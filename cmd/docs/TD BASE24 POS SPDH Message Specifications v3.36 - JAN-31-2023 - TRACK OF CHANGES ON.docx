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EDD78" w14:textId="77777777" w:rsidR="00AF543B" w:rsidRDefault="00AF543B">
      <w:pPr>
        <w:rPr>
          <w:rFonts w:ascii="Verdana" w:hAnsi="Verdana"/>
        </w:rPr>
      </w:pPr>
      <w:bookmarkStart w:id="2" w:name="_Toc509286480"/>
      <w:bookmarkStart w:id="3" w:name="_Toc75147159"/>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1182"/>
      </w:tblGrid>
      <w:tr w:rsidR="00AF543B" w14:paraId="187EB6F1" w14:textId="77777777" w:rsidTr="00AF543B">
        <w:trPr>
          <w:jc w:val="right"/>
        </w:trPr>
        <w:tc>
          <w:tcPr>
            <w:tcW w:w="1248" w:type="dxa"/>
          </w:tcPr>
          <w:p w14:paraId="793310DE" w14:textId="77777777" w:rsidR="00AF543B" w:rsidRDefault="00AF543B" w:rsidP="00AF543B">
            <w:pPr>
              <w:jc w:val="right"/>
              <w:rPr>
                <w:rFonts w:ascii="Verdana" w:hAnsi="Verdana"/>
              </w:rPr>
            </w:pPr>
            <w:r>
              <w:rPr>
                <w:noProof/>
              </w:rPr>
              <w:drawing>
                <wp:inline distT="0" distB="0" distL="0" distR="0" wp14:anchorId="4A3FB347" wp14:editId="08CD993E">
                  <wp:extent cx="655608" cy="582642"/>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4571" cy="617269"/>
                          </a:xfrm>
                          <a:prstGeom prst="rect">
                            <a:avLst/>
                          </a:prstGeom>
                          <a:noFill/>
                          <a:ln>
                            <a:noFill/>
                          </a:ln>
                        </pic:spPr>
                      </pic:pic>
                    </a:graphicData>
                  </a:graphic>
                </wp:inline>
              </w:drawing>
            </w:r>
          </w:p>
        </w:tc>
        <w:tc>
          <w:tcPr>
            <w:tcW w:w="1182" w:type="dxa"/>
          </w:tcPr>
          <w:p w14:paraId="371B1168" w14:textId="77777777" w:rsidR="00AF543B" w:rsidRDefault="00AF543B" w:rsidP="00AF543B">
            <w:pPr>
              <w:spacing w:before="120"/>
              <w:rPr>
                <w:b/>
                <w:bCs/>
                <w:color w:val="375623" w:themeColor="accent4"/>
                <w:sz w:val="40"/>
                <w:szCs w:val="40"/>
              </w:rPr>
            </w:pPr>
            <w:r w:rsidRPr="00AF543B">
              <w:rPr>
                <w:b/>
                <w:bCs/>
                <w:color w:val="375623" w:themeColor="accent4"/>
                <w:sz w:val="40"/>
                <w:szCs w:val="40"/>
              </w:rPr>
              <w:t>Bank</w:t>
            </w:r>
          </w:p>
          <w:p w14:paraId="247786E5" w14:textId="77777777" w:rsidR="00AF543B" w:rsidRDefault="00AF543B">
            <w:pPr>
              <w:rPr>
                <w:rFonts w:ascii="Verdana" w:hAnsi="Verdana"/>
              </w:rPr>
            </w:pPr>
          </w:p>
        </w:tc>
      </w:tr>
    </w:tbl>
    <w:p w14:paraId="503CF46C" w14:textId="77777777" w:rsidR="00AF543B" w:rsidRDefault="00AF543B">
      <w:pPr>
        <w:rPr>
          <w:rFonts w:ascii="Verdana" w:hAnsi="Verdana"/>
        </w:rPr>
      </w:pPr>
    </w:p>
    <w:p w14:paraId="4D79A7E7" w14:textId="77777777" w:rsidR="00AF543B" w:rsidRDefault="00AF543B">
      <w:pPr>
        <w:rPr>
          <w:rFonts w:ascii="Verdana" w:hAnsi="Verdana"/>
        </w:rPr>
      </w:pPr>
    </w:p>
    <w:p w14:paraId="4F2B2C7F" w14:textId="77777777" w:rsidR="00C21BB6" w:rsidRDefault="00C21BB6">
      <w:pPr>
        <w:rPr>
          <w:rFonts w:ascii="Verdana" w:hAnsi="Verdana"/>
        </w:rPr>
      </w:pPr>
    </w:p>
    <w:p w14:paraId="4656ED56" w14:textId="77777777" w:rsidR="00AF543B" w:rsidRDefault="00AF543B">
      <w:pPr>
        <w:rPr>
          <w:rFonts w:ascii="Verdana" w:hAnsi="Verdana"/>
        </w:rPr>
      </w:pPr>
    </w:p>
    <w:p w14:paraId="0FDBD6FC" w14:textId="77777777" w:rsidR="00AF543B" w:rsidRDefault="00AF543B">
      <w:pPr>
        <w:rPr>
          <w:rFonts w:ascii="Verdana" w:hAnsi="Verdana"/>
        </w:rPr>
      </w:pPr>
    </w:p>
    <w:p w14:paraId="7FD333BF" w14:textId="77777777" w:rsidR="00AF543B" w:rsidRDefault="00AF543B">
      <w:pPr>
        <w:rPr>
          <w:rFonts w:ascii="Verdana" w:hAnsi="Verdana"/>
        </w:rPr>
      </w:pPr>
    </w:p>
    <w:p w14:paraId="64751B0C" w14:textId="77777777" w:rsidR="00AF543B" w:rsidRDefault="00AF543B">
      <w:pPr>
        <w:rPr>
          <w:rFonts w:ascii="Verdana" w:hAnsi="Verdana"/>
        </w:rPr>
      </w:pPr>
    </w:p>
    <w:p w14:paraId="7B9B9484" w14:textId="77777777" w:rsidR="00AF543B" w:rsidRDefault="00AF543B">
      <w:pPr>
        <w:rPr>
          <w:rFonts w:ascii="Verdana" w:hAnsi="Verdana"/>
        </w:rPr>
      </w:pPr>
    </w:p>
    <w:p w14:paraId="1A9D8125" w14:textId="77777777" w:rsidR="00AF543B" w:rsidRDefault="00AF543B">
      <w:pPr>
        <w:rPr>
          <w:rFonts w:ascii="Verdana" w:hAnsi="Verdana"/>
        </w:rPr>
      </w:pPr>
    </w:p>
    <w:p w14:paraId="27701F37" w14:textId="77777777" w:rsidR="00AF543B" w:rsidRDefault="00AF543B">
      <w:pPr>
        <w:rPr>
          <w:rFonts w:ascii="Verdana" w:hAnsi="Verdana"/>
        </w:rPr>
      </w:pPr>
    </w:p>
    <w:p w14:paraId="136A525B" w14:textId="77777777" w:rsidR="00AF543B" w:rsidRDefault="00AF543B">
      <w:pPr>
        <w:rPr>
          <w:rFonts w:ascii="Verdana" w:hAnsi="Verdana"/>
        </w:rPr>
      </w:pPr>
    </w:p>
    <w:p w14:paraId="70E62A92" w14:textId="77777777" w:rsidR="00AF543B" w:rsidRDefault="00AF543B">
      <w:pPr>
        <w:rPr>
          <w:rFonts w:ascii="Verdana" w:hAnsi="Verdana"/>
        </w:rPr>
      </w:pPr>
    </w:p>
    <w:p w14:paraId="48FC281D" w14:textId="77777777" w:rsidR="00AF543B" w:rsidRDefault="00AF543B">
      <w:pPr>
        <w:rPr>
          <w:rFonts w:ascii="Verdana" w:hAnsi="Verdana"/>
        </w:rPr>
      </w:pPr>
    </w:p>
    <w:p w14:paraId="0C9BAACB" w14:textId="77777777" w:rsidR="00C21BB6" w:rsidRDefault="00C21BB6">
      <w:pPr>
        <w:rPr>
          <w:rFonts w:ascii="Verdana" w:hAnsi="Verdana"/>
        </w:rPr>
      </w:pPr>
    </w:p>
    <w:p w14:paraId="4AF3E172" w14:textId="77777777" w:rsidR="00452DF8" w:rsidRPr="00AC0384" w:rsidRDefault="00452DF8">
      <w:pPr>
        <w:rPr>
          <w:rFonts w:ascii="Verdana" w:hAnsi="Verdana"/>
          <w:b/>
          <w:bCs/>
          <w:color w:val="375623" w:themeColor="accent4"/>
          <w:sz w:val="44"/>
          <w:szCs w:val="44"/>
        </w:rPr>
      </w:pPr>
      <w:r w:rsidRPr="00AC0384">
        <w:rPr>
          <w:rFonts w:ascii="Verdana" w:hAnsi="Verdana"/>
          <w:b/>
          <w:bCs/>
          <w:color w:val="375623" w:themeColor="accent4"/>
          <w:sz w:val="44"/>
          <w:szCs w:val="44"/>
        </w:rPr>
        <w:t>TD Merchant Solutions</w:t>
      </w:r>
      <w:r w:rsidR="00AC0384" w:rsidRPr="00AC0384">
        <w:rPr>
          <w:rFonts w:ascii="Verdana" w:hAnsi="Verdana"/>
          <w:b/>
          <w:bCs/>
          <w:color w:val="375623" w:themeColor="accent4"/>
          <w:sz w:val="44"/>
          <w:szCs w:val="44"/>
        </w:rPr>
        <w:t xml:space="preserve"> – POS Processing</w:t>
      </w:r>
    </w:p>
    <w:p w14:paraId="091CB8FF" w14:textId="77777777" w:rsidR="00452DF8" w:rsidRPr="00452DF8" w:rsidRDefault="00452DF8">
      <w:pPr>
        <w:rPr>
          <w:rFonts w:ascii="Verdana" w:hAnsi="Verdana"/>
          <w:b/>
          <w:bCs/>
          <w:color w:val="70AD47" w:themeColor="accent6"/>
        </w:rPr>
      </w:pPr>
    </w:p>
    <w:p w14:paraId="2DF1B54D" w14:textId="77777777" w:rsidR="00C21BB6" w:rsidRPr="00AC0384" w:rsidRDefault="00452DF8">
      <w:pPr>
        <w:rPr>
          <w:rFonts w:ascii="Verdana" w:hAnsi="Verdana"/>
          <w:b/>
          <w:bCs/>
          <w:color w:val="538135" w:themeColor="accent3"/>
          <w:sz w:val="48"/>
          <w:szCs w:val="48"/>
        </w:rPr>
      </w:pPr>
      <w:r w:rsidRPr="00AC0384">
        <w:rPr>
          <w:rFonts w:ascii="Verdana" w:hAnsi="Verdana"/>
          <w:b/>
          <w:bCs/>
          <w:color w:val="538135" w:themeColor="accent3"/>
          <w:sz w:val="48"/>
          <w:szCs w:val="48"/>
        </w:rPr>
        <w:t>SPDH Message Specifications</w:t>
      </w:r>
    </w:p>
    <w:p w14:paraId="2CC51A53" w14:textId="77777777" w:rsidR="00452DF8" w:rsidRPr="00AF543B" w:rsidRDefault="00452DF8">
      <w:pPr>
        <w:rPr>
          <w:rFonts w:ascii="Verdana" w:hAnsi="Verdana"/>
          <w:b/>
          <w:bCs/>
          <w:color w:val="538135" w:themeColor="accent3"/>
          <w:sz w:val="20"/>
          <w:szCs w:val="20"/>
        </w:rPr>
      </w:pPr>
    </w:p>
    <w:p w14:paraId="208FA358" w14:textId="77777777" w:rsidR="00452DF8" w:rsidRPr="00C422C1" w:rsidRDefault="00452DF8">
      <w:pPr>
        <w:rPr>
          <w:rFonts w:cstheme="minorHAnsi"/>
          <w:b/>
          <w:bCs/>
          <w:color w:val="375623" w:themeColor="accent4"/>
          <w:sz w:val="28"/>
          <w:szCs w:val="28"/>
        </w:rPr>
      </w:pPr>
      <w:r w:rsidRPr="00C422C1">
        <w:rPr>
          <w:rFonts w:cstheme="minorHAnsi"/>
          <w:b/>
          <w:bCs/>
          <w:color w:val="375623" w:themeColor="accent4"/>
          <w:sz w:val="28"/>
          <w:szCs w:val="28"/>
        </w:rPr>
        <w:t>Technical Specifications</w:t>
      </w:r>
    </w:p>
    <w:p w14:paraId="417A1B7E" w14:textId="77777777" w:rsidR="00C21BB6" w:rsidRDefault="00C21BB6">
      <w:pPr>
        <w:rPr>
          <w:rFonts w:ascii="Verdana" w:hAnsi="Verdana"/>
        </w:rPr>
      </w:pPr>
    </w:p>
    <w:p w14:paraId="047D9748" w14:textId="77777777" w:rsidR="00AF543B" w:rsidRDefault="00AF543B">
      <w:pPr>
        <w:rPr>
          <w:rFonts w:ascii="Verdana" w:hAnsi="Verdana"/>
        </w:rPr>
      </w:pPr>
    </w:p>
    <w:p w14:paraId="612144D9" w14:textId="77777777" w:rsidR="00AC0384" w:rsidRDefault="00AC0384">
      <w:pPr>
        <w:rPr>
          <w:rFonts w:ascii="Verdana" w:hAnsi="Verdana"/>
        </w:rPr>
      </w:pPr>
    </w:p>
    <w:p w14:paraId="545B32AA" w14:textId="77777777" w:rsidR="00AF543B" w:rsidRDefault="00AF543B">
      <w:pPr>
        <w:rPr>
          <w:rFonts w:ascii="Verdana" w:hAnsi="Verdana"/>
        </w:rPr>
      </w:pPr>
    </w:p>
    <w:p w14:paraId="49B38AEF" w14:textId="367A0A50" w:rsidR="00C21BB6" w:rsidRPr="00C422C1" w:rsidRDefault="00AF543B">
      <w:pPr>
        <w:rPr>
          <w:rFonts w:ascii="Verdana" w:hAnsi="Verdana"/>
          <w:b/>
          <w:bCs/>
          <w:i/>
          <w:iCs/>
          <w:color w:val="375623" w:themeColor="accent4"/>
          <w:sz w:val="18"/>
          <w:szCs w:val="18"/>
        </w:rPr>
      </w:pPr>
      <w:r w:rsidRPr="00C422C1">
        <w:rPr>
          <w:rFonts w:ascii="Verdana" w:hAnsi="Verdana"/>
          <w:b/>
          <w:bCs/>
          <w:i/>
          <w:iCs/>
          <w:color w:val="375623" w:themeColor="accent4"/>
          <w:sz w:val="18"/>
          <w:szCs w:val="18"/>
        </w:rPr>
        <w:t xml:space="preserve">Effective </w:t>
      </w:r>
      <w:del w:id="4" w:author="Fernandez, Susana" w:date="2023-01-26T13:19:00Z">
        <w:r w:rsidR="00711941" w:rsidDel="00136837">
          <w:rPr>
            <w:rFonts w:ascii="Verdana" w:hAnsi="Verdana"/>
            <w:b/>
            <w:bCs/>
            <w:i/>
            <w:iCs/>
            <w:color w:val="375623" w:themeColor="accent4"/>
            <w:sz w:val="18"/>
            <w:szCs w:val="18"/>
          </w:rPr>
          <w:delText>1</w:delText>
        </w:r>
        <w:r w:rsidR="00B51B7C" w:rsidDel="00136837">
          <w:rPr>
            <w:rFonts w:ascii="Verdana" w:hAnsi="Verdana"/>
            <w:b/>
            <w:bCs/>
            <w:i/>
            <w:iCs/>
            <w:color w:val="375623" w:themeColor="accent4"/>
            <w:sz w:val="18"/>
            <w:szCs w:val="18"/>
          </w:rPr>
          <w:delText>8</w:delText>
        </w:r>
        <w:r w:rsidR="00531798" w:rsidRPr="00C422C1" w:rsidDel="00136837">
          <w:rPr>
            <w:rFonts w:ascii="Verdana" w:hAnsi="Verdana"/>
            <w:b/>
            <w:bCs/>
            <w:i/>
            <w:iCs/>
            <w:color w:val="375623" w:themeColor="accent4"/>
            <w:sz w:val="18"/>
            <w:szCs w:val="18"/>
          </w:rPr>
          <w:delText xml:space="preserve"> </w:delText>
        </w:r>
        <w:r w:rsidR="00EB086A" w:rsidDel="00136837">
          <w:rPr>
            <w:rFonts w:ascii="Verdana" w:hAnsi="Verdana"/>
            <w:b/>
            <w:bCs/>
            <w:i/>
            <w:iCs/>
            <w:color w:val="375623" w:themeColor="accent4"/>
            <w:sz w:val="18"/>
            <w:szCs w:val="18"/>
          </w:rPr>
          <w:delText>Octo</w:delText>
        </w:r>
        <w:r w:rsidR="00F27868" w:rsidDel="00136837">
          <w:rPr>
            <w:rFonts w:ascii="Verdana" w:hAnsi="Verdana"/>
            <w:b/>
            <w:bCs/>
            <w:i/>
            <w:iCs/>
            <w:color w:val="375623" w:themeColor="accent4"/>
            <w:sz w:val="18"/>
            <w:szCs w:val="18"/>
          </w:rPr>
          <w:delText>ber</w:delText>
        </w:r>
        <w:r w:rsidR="00823F1F" w:rsidDel="00136837">
          <w:rPr>
            <w:rFonts w:ascii="Verdana" w:hAnsi="Verdana"/>
            <w:b/>
            <w:bCs/>
            <w:i/>
            <w:iCs/>
            <w:color w:val="375623" w:themeColor="accent4"/>
            <w:sz w:val="18"/>
            <w:szCs w:val="18"/>
          </w:rPr>
          <w:delText xml:space="preserve"> 2022</w:delText>
        </w:r>
      </w:del>
      <w:ins w:id="5" w:author="Fernandez, Susana" w:date="2023-01-26T13:19:00Z">
        <w:r w:rsidR="00136837">
          <w:rPr>
            <w:rFonts w:ascii="Verdana" w:hAnsi="Verdana"/>
            <w:b/>
            <w:bCs/>
            <w:i/>
            <w:iCs/>
            <w:color w:val="375623" w:themeColor="accent4"/>
            <w:sz w:val="18"/>
            <w:szCs w:val="18"/>
          </w:rPr>
          <w:t>3</w:t>
        </w:r>
      </w:ins>
      <w:ins w:id="6" w:author="Fernandez, Susana" w:date="2023-01-31T09:09:00Z">
        <w:r w:rsidR="006A55CD">
          <w:rPr>
            <w:rFonts w:ascii="Verdana" w:hAnsi="Verdana"/>
            <w:b/>
            <w:bCs/>
            <w:i/>
            <w:iCs/>
            <w:color w:val="375623" w:themeColor="accent4"/>
            <w:sz w:val="18"/>
            <w:szCs w:val="18"/>
          </w:rPr>
          <w:t>1</w:t>
        </w:r>
      </w:ins>
      <w:ins w:id="7" w:author="Fernandez, Susana" w:date="2023-01-26T13:19:00Z">
        <w:r w:rsidR="00136837">
          <w:rPr>
            <w:rFonts w:ascii="Verdana" w:hAnsi="Verdana"/>
            <w:b/>
            <w:bCs/>
            <w:i/>
            <w:iCs/>
            <w:color w:val="375623" w:themeColor="accent4"/>
            <w:sz w:val="18"/>
            <w:szCs w:val="18"/>
          </w:rPr>
          <w:t xml:space="preserve"> January 2023</w:t>
        </w:r>
      </w:ins>
    </w:p>
    <w:p w14:paraId="07E5D13D" w14:textId="454DC080" w:rsidR="00AF543B" w:rsidRPr="00C422C1" w:rsidRDefault="00AF543B">
      <w:pPr>
        <w:rPr>
          <w:rFonts w:ascii="Verdana" w:hAnsi="Verdana"/>
          <w:b/>
          <w:bCs/>
          <w:i/>
          <w:iCs/>
          <w:color w:val="375623" w:themeColor="accent4"/>
          <w:sz w:val="18"/>
          <w:szCs w:val="18"/>
        </w:rPr>
      </w:pPr>
      <w:r w:rsidRPr="00C422C1">
        <w:rPr>
          <w:rFonts w:ascii="Verdana" w:hAnsi="Verdana"/>
          <w:b/>
          <w:bCs/>
          <w:i/>
          <w:iCs/>
          <w:color w:val="375623" w:themeColor="accent4"/>
          <w:sz w:val="18"/>
          <w:szCs w:val="18"/>
        </w:rPr>
        <w:t>Version 3.3</w:t>
      </w:r>
      <w:ins w:id="8" w:author="Fernandez, Susana" w:date="2023-01-26T13:19:00Z">
        <w:r w:rsidR="00136837">
          <w:rPr>
            <w:rFonts w:ascii="Verdana" w:hAnsi="Verdana"/>
            <w:b/>
            <w:bCs/>
            <w:i/>
            <w:iCs/>
            <w:color w:val="375623" w:themeColor="accent4"/>
            <w:sz w:val="18"/>
            <w:szCs w:val="18"/>
          </w:rPr>
          <w:t>6</w:t>
        </w:r>
      </w:ins>
      <w:del w:id="9" w:author="Fernandez, Susana" w:date="2023-01-26T13:19:00Z">
        <w:r w:rsidR="00F27868" w:rsidDel="00136837">
          <w:rPr>
            <w:rFonts w:ascii="Verdana" w:hAnsi="Verdana"/>
            <w:b/>
            <w:bCs/>
            <w:i/>
            <w:iCs/>
            <w:color w:val="375623" w:themeColor="accent4"/>
            <w:sz w:val="18"/>
            <w:szCs w:val="18"/>
          </w:rPr>
          <w:delText>5</w:delText>
        </w:r>
      </w:del>
    </w:p>
    <w:p w14:paraId="1698BF8B" w14:textId="77777777" w:rsidR="00C21BB6" w:rsidRDefault="00C21BB6">
      <w:pPr>
        <w:rPr>
          <w:rFonts w:ascii="Verdana" w:hAnsi="Verdana"/>
        </w:rPr>
      </w:pPr>
    </w:p>
    <w:p w14:paraId="7CF8FBAD" w14:textId="77777777" w:rsidR="00C21BB6" w:rsidRDefault="00C21BB6">
      <w:pPr>
        <w:rPr>
          <w:rFonts w:ascii="Verdana" w:hAnsi="Verdana"/>
        </w:rPr>
      </w:pPr>
    </w:p>
    <w:p w14:paraId="76DC2749" w14:textId="77777777" w:rsidR="00C21BB6" w:rsidRDefault="00C21BB6">
      <w:pPr>
        <w:rPr>
          <w:rFonts w:ascii="Verdana" w:hAnsi="Verdana"/>
        </w:rPr>
      </w:pPr>
    </w:p>
    <w:p w14:paraId="76DC1D11" w14:textId="77777777" w:rsidR="00C21BB6" w:rsidRDefault="00C21BB6">
      <w:pPr>
        <w:rPr>
          <w:rFonts w:ascii="Verdana" w:hAnsi="Verdana"/>
        </w:rPr>
      </w:pPr>
    </w:p>
    <w:p w14:paraId="7554179F" w14:textId="77777777" w:rsidR="00C21BB6" w:rsidRDefault="00C21BB6">
      <w:pPr>
        <w:rPr>
          <w:rFonts w:ascii="Verdana" w:hAnsi="Verdana"/>
        </w:rPr>
      </w:pPr>
    </w:p>
    <w:p w14:paraId="361B381B" w14:textId="77777777" w:rsidR="00C21BB6" w:rsidRDefault="00C21BB6">
      <w:pPr>
        <w:rPr>
          <w:rFonts w:ascii="Verdana" w:hAnsi="Verdana"/>
        </w:rPr>
      </w:pPr>
    </w:p>
    <w:p w14:paraId="4D443BB3" w14:textId="77777777" w:rsidR="00C21BB6" w:rsidRDefault="00C21BB6">
      <w:pPr>
        <w:rPr>
          <w:rFonts w:ascii="Verdana" w:hAnsi="Verdana"/>
        </w:rPr>
      </w:pPr>
    </w:p>
    <w:p w14:paraId="4DB31E57" w14:textId="77777777" w:rsidR="00C21BB6" w:rsidRDefault="00C21BB6">
      <w:pPr>
        <w:rPr>
          <w:rFonts w:ascii="Verdana" w:hAnsi="Verdana"/>
        </w:rPr>
      </w:pPr>
    </w:p>
    <w:p w14:paraId="6B9FC10D" w14:textId="77777777" w:rsidR="00C21BB6" w:rsidRDefault="00C21BB6">
      <w:pPr>
        <w:rPr>
          <w:rFonts w:ascii="Verdana" w:hAnsi="Verdana"/>
        </w:rPr>
      </w:pPr>
    </w:p>
    <w:p w14:paraId="6ABDFA91" w14:textId="77777777" w:rsidR="00C21BB6" w:rsidRDefault="00396FE1" w:rsidP="00396FE1">
      <w:pPr>
        <w:tabs>
          <w:tab w:val="left" w:pos="3907"/>
        </w:tabs>
        <w:rPr>
          <w:rFonts w:ascii="Verdana" w:hAnsi="Verdana"/>
        </w:rPr>
      </w:pPr>
      <w:r>
        <w:rPr>
          <w:rFonts w:ascii="Verdana" w:hAnsi="Verdana"/>
        </w:rPr>
        <w:tab/>
      </w:r>
    </w:p>
    <w:p w14:paraId="15428DC8" w14:textId="77777777" w:rsidR="00C21BB6" w:rsidRDefault="00C21BB6">
      <w:pPr>
        <w:rPr>
          <w:rFonts w:ascii="Verdana" w:hAnsi="Verdana"/>
        </w:rPr>
      </w:pPr>
    </w:p>
    <w:p w14:paraId="3545E3DC" w14:textId="77777777" w:rsidR="00C21BB6" w:rsidRDefault="00C21BB6">
      <w:pPr>
        <w:rPr>
          <w:rFonts w:ascii="Verdana" w:hAnsi="Verdana"/>
        </w:rPr>
      </w:pPr>
    </w:p>
    <w:p w14:paraId="55433D39" w14:textId="77777777" w:rsidR="00AC0384" w:rsidRDefault="00AC0384">
      <w:pPr>
        <w:rPr>
          <w:rFonts w:ascii="Verdana" w:hAnsi="Verdana"/>
        </w:rPr>
      </w:pPr>
    </w:p>
    <w:p w14:paraId="0F90866E" w14:textId="77777777" w:rsidR="00AC0384" w:rsidRDefault="00AC0384">
      <w:pPr>
        <w:rPr>
          <w:rFonts w:ascii="Verdana" w:hAnsi="Verdana"/>
        </w:rPr>
      </w:pPr>
    </w:p>
    <w:p w14:paraId="3681F1D1" w14:textId="77777777" w:rsidR="00505A2D" w:rsidRPr="00505A2D" w:rsidRDefault="00505A2D">
      <w:pPr>
        <w:rPr>
          <w:rFonts w:ascii="Verdana" w:hAnsi="Verdana"/>
          <w:color w:val="538135" w:themeColor="accent3"/>
          <w:sz w:val="20"/>
          <w:szCs w:val="20"/>
          <w:u w:val="single"/>
        </w:rPr>
      </w:pPr>
    </w:p>
    <w:p w14:paraId="3226C02F" w14:textId="77777777" w:rsidR="00AC0384" w:rsidRPr="00AC0384" w:rsidRDefault="00AC0384">
      <w:pPr>
        <w:rPr>
          <w:rFonts w:ascii="Verdana" w:hAnsi="Verdana"/>
          <w:b/>
          <w:bCs/>
          <w:color w:val="375623" w:themeColor="accent4"/>
          <w:sz w:val="20"/>
          <w:szCs w:val="20"/>
        </w:rPr>
        <w:sectPr w:rsidR="00AC0384" w:rsidRPr="00AC0384" w:rsidSect="005D2DE8">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432" w:footer="432" w:gutter="0"/>
          <w:cols w:space="720"/>
          <w:docGrid w:linePitch="360"/>
        </w:sectPr>
      </w:pPr>
      <w:r w:rsidRPr="00AC0384">
        <w:rPr>
          <w:rFonts w:ascii="Verdana" w:hAnsi="Verdana"/>
          <w:color w:val="375623" w:themeColor="accent4"/>
          <w:sz w:val="20"/>
          <w:szCs w:val="20"/>
        </w:rPr>
        <w:t>TD  Bank Merchant Solutions – Proprietary &amp; Confidential</w:t>
      </w:r>
    </w:p>
    <w:p w14:paraId="13A79C13" w14:textId="77777777" w:rsidR="00C21BB6" w:rsidRPr="001F4AB2" w:rsidRDefault="00C21BB6" w:rsidP="001F4AB2">
      <w:pPr>
        <w:rPr>
          <w:rFonts w:cs="Arial"/>
          <w:b/>
          <w:color w:val="538135" w:themeColor="accent3"/>
          <w:sz w:val="28"/>
          <w:szCs w:val="28"/>
        </w:rPr>
      </w:pPr>
      <w:r w:rsidRPr="001F4AB2">
        <w:rPr>
          <w:rFonts w:cs="Arial"/>
          <w:b/>
          <w:color w:val="538135" w:themeColor="accent3"/>
          <w:sz w:val="28"/>
          <w:szCs w:val="28"/>
        </w:rPr>
        <w:lastRenderedPageBreak/>
        <w:t>Revision History</w:t>
      </w:r>
    </w:p>
    <w:p w14:paraId="201B45F1" w14:textId="77777777" w:rsidR="00C21BB6" w:rsidRDefault="00C21BB6"/>
    <w:tbl>
      <w:tblPr>
        <w:tblW w:w="9214" w:type="dxa"/>
        <w:tblInd w:w="108"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068"/>
        <w:gridCol w:w="1524"/>
        <w:gridCol w:w="5328"/>
        <w:gridCol w:w="1294"/>
      </w:tblGrid>
      <w:tr w:rsidR="00C21BB6" w14:paraId="3731B0DF" w14:textId="77777777" w:rsidTr="00944998">
        <w:trPr>
          <w:tblHeader/>
        </w:trPr>
        <w:tc>
          <w:tcPr>
            <w:tcW w:w="1068" w:type="dxa"/>
            <w:shd w:val="clear" w:color="auto" w:fill="auto"/>
            <w:vAlign w:val="center"/>
          </w:tcPr>
          <w:p w14:paraId="5156FB80" w14:textId="77777777" w:rsidR="00C21BB6" w:rsidRPr="00C24849" w:rsidRDefault="00C21BB6" w:rsidP="00944998">
            <w:pPr>
              <w:spacing w:before="120" w:after="120"/>
              <w:jc w:val="center"/>
              <w:rPr>
                <w:b/>
              </w:rPr>
            </w:pPr>
            <w:r w:rsidRPr="00C24849">
              <w:rPr>
                <w:b/>
              </w:rPr>
              <w:t>Version Number</w:t>
            </w:r>
          </w:p>
        </w:tc>
        <w:tc>
          <w:tcPr>
            <w:tcW w:w="1524" w:type="dxa"/>
            <w:shd w:val="clear" w:color="auto" w:fill="auto"/>
            <w:vAlign w:val="center"/>
          </w:tcPr>
          <w:p w14:paraId="10FB4C3F" w14:textId="77777777" w:rsidR="00C21BB6" w:rsidRPr="00C24849" w:rsidRDefault="00C21BB6" w:rsidP="00944998">
            <w:pPr>
              <w:spacing w:before="120" w:after="120"/>
              <w:rPr>
                <w:b/>
              </w:rPr>
            </w:pPr>
            <w:r w:rsidRPr="00C24849">
              <w:rPr>
                <w:b/>
              </w:rPr>
              <w:t>Revision Date</w:t>
            </w:r>
          </w:p>
        </w:tc>
        <w:tc>
          <w:tcPr>
            <w:tcW w:w="5328" w:type="dxa"/>
            <w:shd w:val="clear" w:color="auto" w:fill="auto"/>
            <w:vAlign w:val="center"/>
          </w:tcPr>
          <w:p w14:paraId="13A8D233" w14:textId="77777777" w:rsidR="00C21BB6" w:rsidRPr="00C24849" w:rsidRDefault="00C21BB6" w:rsidP="00944998">
            <w:pPr>
              <w:spacing w:before="120" w:after="120"/>
              <w:rPr>
                <w:b/>
              </w:rPr>
            </w:pPr>
            <w:r w:rsidRPr="00C24849">
              <w:rPr>
                <w:b/>
              </w:rPr>
              <w:t>Summary of Changes</w:t>
            </w:r>
          </w:p>
        </w:tc>
        <w:tc>
          <w:tcPr>
            <w:tcW w:w="1294" w:type="dxa"/>
            <w:shd w:val="clear" w:color="auto" w:fill="auto"/>
            <w:vAlign w:val="center"/>
          </w:tcPr>
          <w:p w14:paraId="4E94A2AD" w14:textId="77777777" w:rsidR="00C21BB6" w:rsidRPr="00C24849" w:rsidRDefault="00C21BB6" w:rsidP="00944998">
            <w:pPr>
              <w:spacing w:before="120" w:after="120"/>
              <w:jc w:val="center"/>
              <w:rPr>
                <w:b/>
              </w:rPr>
            </w:pPr>
            <w:r w:rsidRPr="00C24849">
              <w:rPr>
                <w:b/>
              </w:rPr>
              <w:t>Modified by</w:t>
            </w:r>
          </w:p>
        </w:tc>
      </w:tr>
      <w:tr w:rsidR="004528E6" w:rsidRPr="00D06F88" w14:paraId="66376BBB" w14:textId="77777777" w:rsidTr="00944998">
        <w:tc>
          <w:tcPr>
            <w:tcW w:w="1068" w:type="dxa"/>
          </w:tcPr>
          <w:p w14:paraId="085B35AE" w14:textId="77777777" w:rsidR="004528E6" w:rsidRPr="00D06F88" w:rsidRDefault="004528E6" w:rsidP="00CB2C7B">
            <w:pPr>
              <w:pStyle w:val="TOC1"/>
              <w:jc w:val="center"/>
            </w:pPr>
            <w:r w:rsidRPr="00D06F88">
              <w:t>3.0</w:t>
            </w:r>
          </w:p>
        </w:tc>
        <w:tc>
          <w:tcPr>
            <w:tcW w:w="1524" w:type="dxa"/>
          </w:tcPr>
          <w:p w14:paraId="2E26FF72" w14:textId="77777777" w:rsidR="004528E6" w:rsidRPr="00D06F88" w:rsidRDefault="001A506C" w:rsidP="001A506C">
            <w:pPr>
              <w:pStyle w:val="TOC1"/>
            </w:pPr>
            <w:r w:rsidRPr="00D06F88">
              <w:t>May 9</w:t>
            </w:r>
            <w:r w:rsidR="004528E6" w:rsidRPr="00D06F88">
              <w:t xml:space="preserve"> 2017</w:t>
            </w:r>
          </w:p>
        </w:tc>
        <w:tc>
          <w:tcPr>
            <w:tcW w:w="5328" w:type="dxa"/>
          </w:tcPr>
          <w:p w14:paraId="29228AD6" w14:textId="77777777" w:rsidR="004528E6" w:rsidRPr="00D06F88" w:rsidRDefault="004528E6" w:rsidP="004F451E">
            <w:r w:rsidRPr="00D06F88">
              <w:t>Republish document as version 3.0</w:t>
            </w:r>
            <w:r w:rsidR="00FC47C8" w:rsidRPr="00D06F88">
              <w:t>.</w:t>
            </w:r>
          </w:p>
        </w:tc>
        <w:tc>
          <w:tcPr>
            <w:tcW w:w="1294" w:type="dxa"/>
          </w:tcPr>
          <w:p w14:paraId="2D350617" w14:textId="77777777" w:rsidR="004528E6" w:rsidRPr="00D06F88" w:rsidRDefault="00FC47C8" w:rsidP="00944998">
            <w:pPr>
              <w:jc w:val="center"/>
            </w:pPr>
            <w:r w:rsidRPr="00D06F88">
              <w:t>A.L.</w:t>
            </w:r>
          </w:p>
        </w:tc>
      </w:tr>
      <w:tr w:rsidR="00BC028C" w:rsidRPr="00D06F88" w14:paraId="67585C59" w14:textId="77777777" w:rsidTr="00944998">
        <w:tc>
          <w:tcPr>
            <w:tcW w:w="1068" w:type="dxa"/>
          </w:tcPr>
          <w:p w14:paraId="772CDACB" w14:textId="77777777" w:rsidR="00BC028C" w:rsidRPr="00D06F88" w:rsidRDefault="00BC028C" w:rsidP="00CB2C7B">
            <w:pPr>
              <w:pStyle w:val="TOC1"/>
              <w:jc w:val="center"/>
            </w:pPr>
            <w:r w:rsidRPr="00D06F88">
              <w:t>3.1</w:t>
            </w:r>
          </w:p>
        </w:tc>
        <w:tc>
          <w:tcPr>
            <w:tcW w:w="1524" w:type="dxa"/>
          </w:tcPr>
          <w:p w14:paraId="0ED2933D" w14:textId="77777777" w:rsidR="00BC028C" w:rsidRPr="00D06F88" w:rsidRDefault="00BC028C">
            <w:r w:rsidRPr="00D06F88">
              <w:t>May 9 2017</w:t>
            </w:r>
          </w:p>
        </w:tc>
        <w:tc>
          <w:tcPr>
            <w:tcW w:w="5328" w:type="dxa"/>
          </w:tcPr>
          <w:p w14:paraId="3F673771" w14:textId="77777777" w:rsidR="00BC028C" w:rsidRPr="00D06F88" w:rsidRDefault="00BC028C">
            <w:r w:rsidRPr="0024643F">
              <w:rPr>
                <w:b/>
                <w:bCs/>
              </w:rPr>
              <w:t>Added new SFID T in FID 9</w:t>
            </w:r>
            <w:r w:rsidRPr="00D06F88">
              <w:t xml:space="preserve"> – E-commerce Additional Information</w:t>
            </w:r>
          </w:p>
        </w:tc>
        <w:tc>
          <w:tcPr>
            <w:tcW w:w="1294" w:type="dxa"/>
          </w:tcPr>
          <w:p w14:paraId="75C6D14D" w14:textId="77777777" w:rsidR="00BC028C" w:rsidRPr="00D06F88" w:rsidRDefault="00BC028C" w:rsidP="00944998">
            <w:pPr>
              <w:jc w:val="center"/>
            </w:pPr>
            <w:r w:rsidRPr="00D06F88">
              <w:t>S.F.</w:t>
            </w:r>
          </w:p>
        </w:tc>
      </w:tr>
      <w:tr w:rsidR="00AA6468" w:rsidRPr="00D06F88" w14:paraId="36FC9C87" w14:textId="77777777" w:rsidTr="00944998">
        <w:tc>
          <w:tcPr>
            <w:tcW w:w="1068" w:type="dxa"/>
          </w:tcPr>
          <w:p w14:paraId="43DBB965" w14:textId="77777777" w:rsidR="00AA6468" w:rsidRPr="00D06F88" w:rsidRDefault="00AA6468" w:rsidP="00CB2C7B">
            <w:pPr>
              <w:pStyle w:val="TOC1"/>
              <w:jc w:val="center"/>
            </w:pPr>
            <w:r w:rsidRPr="00D06F88">
              <w:t>3.2</w:t>
            </w:r>
          </w:p>
        </w:tc>
        <w:tc>
          <w:tcPr>
            <w:tcW w:w="1524" w:type="dxa"/>
          </w:tcPr>
          <w:p w14:paraId="5F642338" w14:textId="77777777" w:rsidR="00AA6468" w:rsidRPr="00D06F88" w:rsidRDefault="00AA6468" w:rsidP="00AA6468">
            <w:r w:rsidRPr="00D06F88">
              <w:t>May 10 2017</w:t>
            </w:r>
          </w:p>
        </w:tc>
        <w:tc>
          <w:tcPr>
            <w:tcW w:w="5328" w:type="dxa"/>
          </w:tcPr>
          <w:p w14:paraId="1FA7F8C8" w14:textId="77777777" w:rsidR="00AA6468" w:rsidRPr="00D06F88" w:rsidRDefault="00AA6468">
            <w:r w:rsidRPr="0024643F">
              <w:rPr>
                <w:b/>
                <w:bCs/>
              </w:rPr>
              <w:t>Added new FID y</w:t>
            </w:r>
            <w:r w:rsidRPr="00D06F88">
              <w:t xml:space="preserve"> to support protected PAN flag/data.</w:t>
            </w:r>
          </w:p>
        </w:tc>
        <w:tc>
          <w:tcPr>
            <w:tcW w:w="1294" w:type="dxa"/>
          </w:tcPr>
          <w:p w14:paraId="09FFD78B" w14:textId="77777777" w:rsidR="00AA6468" w:rsidRPr="00D06F88" w:rsidRDefault="00AA6468" w:rsidP="00944998">
            <w:pPr>
              <w:jc w:val="center"/>
            </w:pPr>
            <w:r w:rsidRPr="00D06F88">
              <w:t>R.Y.</w:t>
            </w:r>
          </w:p>
        </w:tc>
      </w:tr>
      <w:tr w:rsidR="00BE79A4" w:rsidRPr="00D06F88" w14:paraId="69DA890F" w14:textId="77777777" w:rsidTr="00944998">
        <w:tc>
          <w:tcPr>
            <w:tcW w:w="1068" w:type="dxa"/>
          </w:tcPr>
          <w:p w14:paraId="140DC741" w14:textId="77777777" w:rsidR="00BE79A4" w:rsidRPr="00D06F88" w:rsidRDefault="00BE79A4" w:rsidP="00CB2C7B">
            <w:pPr>
              <w:pStyle w:val="TOC1"/>
              <w:jc w:val="center"/>
            </w:pPr>
            <w:r w:rsidRPr="00D06F88">
              <w:t>3.3</w:t>
            </w:r>
          </w:p>
        </w:tc>
        <w:tc>
          <w:tcPr>
            <w:tcW w:w="1524" w:type="dxa"/>
          </w:tcPr>
          <w:p w14:paraId="6FA1C4C7" w14:textId="77777777" w:rsidR="00BE79A4" w:rsidRPr="00D06F88" w:rsidRDefault="00BE79A4" w:rsidP="00AA6468">
            <w:r w:rsidRPr="00D06F88">
              <w:t>Aug 11 2017</w:t>
            </w:r>
          </w:p>
        </w:tc>
        <w:tc>
          <w:tcPr>
            <w:tcW w:w="5328" w:type="dxa"/>
          </w:tcPr>
          <w:p w14:paraId="2C070107" w14:textId="77777777" w:rsidR="00BE79A4" w:rsidRPr="0024643F" w:rsidRDefault="00BE79A4">
            <w:pPr>
              <w:rPr>
                <w:b/>
                <w:bCs/>
              </w:rPr>
            </w:pPr>
            <w:r w:rsidRPr="0024643F">
              <w:rPr>
                <w:b/>
                <w:bCs/>
              </w:rPr>
              <w:t>FID 9 SFID Q – Digital Wallet (updated)</w:t>
            </w:r>
          </w:p>
          <w:p w14:paraId="23BF3167" w14:textId="77777777" w:rsidR="00BE79A4" w:rsidRPr="00D06F88" w:rsidRDefault="00BE79A4">
            <w:r w:rsidRPr="00D06F88">
              <w:t>Mastercard has modified the values that can be sent in this field</w:t>
            </w:r>
          </w:p>
        </w:tc>
        <w:tc>
          <w:tcPr>
            <w:tcW w:w="1294" w:type="dxa"/>
          </w:tcPr>
          <w:p w14:paraId="78D6F74F" w14:textId="77777777" w:rsidR="00BE79A4" w:rsidRPr="00D06F88" w:rsidRDefault="00BE79A4" w:rsidP="00944998">
            <w:pPr>
              <w:jc w:val="center"/>
            </w:pPr>
            <w:r w:rsidRPr="00D06F88">
              <w:t>S.F.</w:t>
            </w:r>
          </w:p>
        </w:tc>
      </w:tr>
      <w:tr w:rsidR="00BA3F80" w:rsidRPr="00D06F88" w14:paraId="068FA87D" w14:textId="77777777" w:rsidTr="00944998">
        <w:tc>
          <w:tcPr>
            <w:tcW w:w="1068" w:type="dxa"/>
          </w:tcPr>
          <w:p w14:paraId="7FC8EBEC" w14:textId="77777777" w:rsidR="00BA3F80" w:rsidRPr="00D06F88" w:rsidRDefault="00BA3F80" w:rsidP="00CB2C7B">
            <w:pPr>
              <w:pStyle w:val="TOC1"/>
              <w:jc w:val="center"/>
            </w:pPr>
            <w:r w:rsidRPr="00D06F88">
              <w:t>3.4</w:t>
            </w:r>
          </w:p>
        </w:tc>
        <w:tc>
          <w:tcPr>
            <w:tcW w:w="1524" w:type="dxa"/>
          </w:tcPr>
          <w:p w14:paraId="5A0FB704" w14:textId="77777777" w:rsidR="00BA3F80" w:rsidRPr="00D06F88" w:rsidRDefault="00BA3F80" w:rsidP="00AA6468">
            <w:r w:rsidRPr="00D06F88">
              <w:t>Sep 20 2017</w:t>
            </w:r>
          </w:p>
        </w:tc>
        <w:tc>
          <w:tcPr>
            <w:tcW w:w="5328" w:type="dxa"/>
          </w:tcPr>
          <w:p w14:paraId="27ECFF14" w14:textId="77777777" w:rsidR="00BA3F80" w:rsidRPr="00D06F88" w:rsidRDefault="00591949">
            <w:r w:rsidRPr="0024643F">
              <w:rPr>
                <w:b/>
                <w:bCs/>
              </w:rPr>
              <w:t>Add FID 9 SFID U</w:t>
            </w:r>
            <w:r w:rsidRPr="00D06F88">
              <w:t xml:space="preserve"> – Additional Processing information.</w:t>
            </w:r>
          </w:p>
          <w:p w14:paraId="4A0267F3" w14:textId="77777777" w:rsidR="00591949" w:rsidRPr="00D06F88" w:rsidRDefault="00591949" w:rsidP="00591949">
            <w:r w:rsidRPr="0024643F">
              <w:rPr>
                <w:b/>
                <w:bCs/>
              </w:rPr>
              <w:t>Add DIDs O thru S</w:t>
            </w:r>
            <w:r w:rsidRPr="00D06F88">
              <w:t xml:space="preserve"> – Download Tags</w:t>
            </w:r>
          </w:p>
        </w:tc>
        <w:tc>
          <w:tcPr>
            <w:tcW w:w="1294" w:type="dxa"/>
          </w:tcPr>
          <w:p w14:paraId="595AAC45" w14:textId="77777777" w:rsidR="00BA3F80" w:rsidRPr="00D06F88" w:rsidRDefault="00BA3F80" w:rsidP="00944998">
            <w:pPr>
              <w:jc w:val="center"/>
            </w:pPr>
            <w:r w:rsidRPr="00D06F88">
              <w:t>A.L.</w:t>
            </w:r>
          </w:p>
        </w:tc>
      </w:tr>
      <w:tr w:rsidR="00DB3DE1" w:rsidRPr="00D06F88" w14:paraId="2329D165" w14:textId="77777777" w:rsidTr="00944998">
        <w:tc>
          <w:tcPr>
            <w:tcW w:w="1068" w:type="dxa"/>
          </w:tcPr>
          <w:p w14:paraId="503F7995" w14:textId="77777777" w:rsidR="00DB3DE1" w:rsidRPr="00D06F88" w:rsidRDefault="00DB3DE1" w:rsidP="00CB2C7B">
            <w:pPr>
              <w:pStyle w:val="TOC1"/>
              <w:jc w:val="center"/>
            </w:pPr>
            <w:r w:rsidRPr="00D06F88">
              <w:t>3.5</w:t>
            </w:r>
          </w:p>
        </w:tc>
        <w:tc>
          <w:tcPr>
            <w:tcW w:w="1524" w:type="dxa"/>
          </w:tcPr>
          <w:p w14:paraId="2E282F7B" w14:textId="77777777" w:rsidR="00DB3DE1" w:rsidRPr="00D06F88" w:rsidRDefault="00B1401E" w:rsidP="0011521B">
            <w:r w:rsidRPr="00D06F88">
              <w:t xml:space="preserve">Oct </w:t>
            </w:r>
            <w:r w:rsidR="0011521B" w:rsidRPr="00D06F88">
              <w:t>1</w:t>
            </w:r>
            <w:r w:rsidRPr="00D06F88">
              <w:t>0</w:t>
            </w:r>
            <w:r w:rsidR="00DB3DE1" w:rsidRPr="00D06F88">
              <w:t xml:space="preserve"> 2017</w:t>
            </w:r>
          </w:p>
        </w:tc>
        <w:tc>
          <w:tcPr>
            <w:tcW w:w="5328" w:type="dxa"/>
          </w:tcPr>
          <w:p w14:paraId="56B2602B" w14:textId="77777777" w:rsidR="00C638C2" w:rsidRPr="0024643F" w:rsidRDefault="00C638C2" w:rsidP="00C638C2">
            <w:pPr>
              <w:rPr>
                <w:b/>
                <w:bCs/>
              </w:rPr>
            </w:pPr>
            <w:r w:rsidRPr="0024643F">
              <w:rPr>
                <w:b/>
                <w:bCs/>
              </w:rPr>
              <w:t xml:space="preserve">New </w:t>
            </w:r>
            <w:r w:rsidR="00282C46" w:rsidRPr="0024643F">
              <w:rPr>
                <w:b/>
                <w:bCs/>
              </w:rPr>
              <w:t xml:space="preserve">section </w:t>
            </w:r>
            <w:r w:rsidRPr="0024643F">
              <w:rPr>
                <w:b/>
                <w:bCs/>
              </w:rPr>
              <w:t>– Merchant Initiated Transactions (MIT)</w:t>
            </w:r>
          </w:p>
          <w:p w14:paraId="14202D56" w14:textId="77777777" w:rsidR="00C638C2" w:rsidRPr="00D06F88" w:rsidRDefault="00C638C2" w:rsidP="00C638C2">
            <w:r w:rsidRPr="00D06F88">
              <w:t>FID 6 – SFID</w:t>
            </w:r>
            <w:r w:rsidR="000F7E54" w:rsidRPr="00D06F88">
              <w:t xml:space="preserve"> F – Electronic Commerce Flag, </w:t>
            </w:r>
            <w:r w:rsidRPr="00D06F88">
              <w:t xml:space="preserve">Position 2 – Payment Indicator </w:t>
            </w:r>
          </w:p>
          <w:p w14:paraId="3177FC4F" w14:textId="77777777" w:rsidR="00C638C2" w:rsidRPr="00D06F88" w:rsidRDefault="00C638C2" w:rsidP="000F7E54">
            <w:pPr>
              <w:ind w:left="360"/>
            </w:pPr>
            <w:r w:rsidRPr="00D06F88">
              <w:t>Added new values</w:t>
            </w:r>
          </w:p>
          <w:p w14:paraId="631721C9" w14:textId="77777777" w:rsidR="00C638C2" w:rsidRPr="00D06F88" w:rsidRDefault="00C638C2" w:rsidP="00C638C2">
            <w:r w:rsidRPr="00D06F88">
              <w:t>FID z -  Interchange Compliance Data</w:t>
            </w:r>
          </w:p>
          <w:p w14:paraId="097819FA" w14:textId="77777777" w:rsidR="00C638C2" w:rsidRPr="00D06F88" w:rsidRDefault="00C638C2" w:rsidP="000F7E54">
            <w:pPr>
              <w:ind w:left="360"/>
            </w:pPr>
            <w:r w:rsidRPr="00D06F88">
              <w:t>Changed the name of the FID</w:t>
            </w:r>
          </w:p>
          <w:p w14:paraId="5F894C42" w14:textId="77777777" w:rsidR="00C638C2" w:rsidRPr="00D06F88" w:rsidRDefault="00C638C2" w:rsidP="000F7E54">
            <w:pPr>
              <w:ind w:left="360"/>
            </w:pPr>
            <w:r w:rsidRPr="00D06F88">
              <w:t>Added clarification for MIT transactions</w:t>
            </w:r>
          </w:p>
          <w:p w14:paraId="313F61E9" w14:textId="77777777" w:rsidR="00C638C2" w:rsidRPr="00D06F88" w:rsidRDefault="00C638C2" w:rsidP="00C638C2">
            <w:r w:rsidRPr="00D06F88">
              <w:t>FID F – Approval Code</w:t>
            </w:r>
          </w:p>
          <w:p w14:paraId="679BEAA1" w14:textId="77777777" w:rsidR="00C638C2" w:rsidRPr="00D06F88" w:rsidRDefault="00C638C2" w:rsidP="000F7E54">
            <w:pPr>
              <w:ind w:left="360"/>
            </w:pPr>
            <w:r w:rsidRPr="00D06F88">
              <w:t>Needed for MIT transactions as well</w:t>
            </w:r>
          </w:p>
          <w:p w14:paraId="63850B29" w14:textId="77777777" w:rsidR="000F7E54" w:rsidRPr="00D06F88" w:rsidRDefault="00C638C2" w:rsidP="000F7E54">
            <w:r w:rsidRPr="00D06F88">
              <w:t>FID 6 – SFID 0 – Additional Point of Service Data</w:t>
            </w:r>
          </w:p>
          <w:p w14:paraId="020A1A96" w14:textId="77777777" w:rsidR="000F7E54" w:rsidRPr="00D06F88" w:rsidRDefault="00C638C2" w:rsidP="000F7E54">
            <w:pPr>
              <w:ind w:left="360"/>
            </w:pPr>
            <w:r w:rsidRPr="00D06F88">
              <w:t>New subFID for credentials on file</w:t>
            </w:r>
          </w:p>
        </w:tc>
        <w:tc>
          <w:tcPr>
            <w:tcW w:w="1294" w:type="dxa"/>
          </w:tcPr>
          <w:p w14:paraId="58AA952D" w14:textId="77777777" w:rsidR="00DB3DE1" w:rsidRPr="00D06F88" w:rsidRDefault="00DB3DE1" w:rsidP="00944998">
            <w:pPr>
              <w:jc w:val="center"/>
            </w:pPr>
            <w:r w:rsidRPr="00D06F88">
              <w:t>S.F.</w:t>
            </w:r>
          </w:p>
        </w:tc>
      </w:tr>
      <w:tr w:rsidR="00E85EB0" w:rsidRPr="00D06F88" w14:paraId="10904718" w14:textId="77777777" w:rsidTr="00944998">
        <w:tc>
          <w:tcPr>
            <w:tcW w:w="1068" w:type="dxa"/>
          </w:tcPr>
          <w:p w14:paraId="1652C558" w14:textId="77777777" w:rsidR="00E85EB0" w:rsidRPr="00D06F88" w:rsidRDefault="00E85EB0" w:rsidP="00CB2C7B">
            <w:pPr>
              <w:pStyle w:val="TOC1"/>
              <w:jc w:val="center"/>
            </w:pPr>
            <w:r w:rsidRPr="00D06F88">
              <w:t>3.6</w:t>
            </w:r>
          </w:p>
        </w:tc>
        <w:tc>
          <w:tcPr>
            <w:tcW w:w="1524" w:type="dxa"/>
          </w:tcPr>
          <w:p w14:paraId="0069768C" w14:textId="77777777" w:rsidR="00E85EB0" w:rsidRPr="00D06F88" w:rsidRDefault="00E85EB0" w:rsidP="0011521B">
            <w:r w:rsidRPr="00D06F88">
              <w:t>Jan 17 2018</w:t>
            </w:r>
          </w:p>
        </w:tc>
        <w:tc>
          <w:tcPr>
            <w:tcW w:w="5328" w:type="dxa"/>
          </w:tcPr>
          <w:p w14:paraId="68F58776" w14:textId="77777777" w:rsidR="00E85EB0" w:rsidRPr="00D06F88" w:rsidRDefault="002727E5" w:rsidP="00C638C2">
            <w:r w:rsidRPr="00D06F88">
              <w:t>Support of Unscheduled transactions</w:t>
            </w:r>
          </w:p>
          <w:p w14:paraId="2E5AB953" w14:textId="77777777" w:rsidR="002727E5" w:rsidRPr="00D06F88" w:rsidRDefault="002727E5" w:rsidP="00C638C2">
            <w:r w:rsidRPr="00D06F88">
              <w:t>Removed the "***Future" indication from</w:t>
            </w:r>
          </w:p>
          <w:p w14:paraId="698465E3" w14:textId="77777777" w:rsidR="00371FF8" w:rsidRPr="00D06F88" w:rsidRDefault="00282C46" w:rsidP="00F12805">
            <w:pPr>
              <w:pStyle w:val="ListParagraph"/>
              <w:numPr>
                <w:ilvl w:val="0"/>
                <w:numId w:val="55"/>
              </w:numPr>
            </w:pPr>
            <w:r>
              <w:t>Section</w:t>
            </w:r>
            <w:r w:rsidRPr="00D06F88">
              <w:t xml:space="preserve"> </w:t>
            </w:r>
            <w:r w:rsidR="002727E5" w:rsidRPr="00D06F88">
              <w:t xml:space="preserve">– </w:t>
            </w:r>
            <w:r w:rsidR="002727E5" w:rsidRPr="0024643F">
              <w:rPr>
                <w:b/>
                <w:bCs/>
              </w:rPr>
              <w:t>Merchant Initiated Transactions</w:t>
            </w:r>
          </w:p>
          <w:p w14:paraId="1745B346" w14:textId="77777777" w:rsidR="00371FF8" w:rsidRPr="00D06F88" w:rsidRDefault="00371FF8" w:rsidP="00F12805">
            <w:pPr>
              <w:pStyle w:val="ListParagraph"/>
              <w:numPr>
                <w:ilvl w:val="0"/>
                <w:numId w:val="55"/>
              </w:numPr>
            </w:pPr>
            <w:r w:rsidRPr="00D06F88">
              <w:t xml:space="preserve">Added description of </w:t>
            </w:r>
            <w:r w:rsidRPr="0024643F">
              <w:rPr>
                <w:b/>
                <w:bCs/>
              </w:rPr>
              <w:t>Unscheduled transactions</w:t>
            </w:r>
          </w:p>
          <w:p w14:paraId="67FB36EE" w14:textId="77777777" w:rsidR="00371FF8" w:rsidRPr="00D06F88" w:rsidRDefault="00371FF8" w:rsidP="00F12805">
            <w:pPr>
              <w:pStyle w:val="ListParagraph"/>
              <w:numPr>
                <w:ilvl w:val="0"/>
                <w:numId w:val="55"/>
              </w:numPr>
            </w:pPr>
            <w:r w:rsidRPr="0024643F">
              <w:rPr>
                <w:b/>
                <w:bCs/>
              </w:rPr>
              <w:t>MIT Transactions</w:t>
            </w:r>
            <w:r w:rsidRPr="00D06F88">
              <w:t xml:space="preserve"> – Request Message</w:t>
            </w:r>
          </w:p>
          <w:p w14:paraId="2B7732A3" w14:textId="77777777" w:rsidR="00371FF8" w:rsidRPr="00D06F88" w:rsidRDefault="00371FF8" w:rsidP="00F12805">
            <w:pPr>
              <w:pStyle w:val="ListParagraph"/>
              <w:numPr>
                <w:ilvl w:val="1"/>
                <w:numId w:val="55"/>
              </w:numPr>
              <w:ind w:left="641" w:hanging="357"/>
            </w:pPr>
            <w:r w:rsidRPr="00D06F88">
              <w:t>Fixed the Approval Code column description for Reauthorization Transactions</w:t>
            </w:r>
            <w:r w:rsidR="00F6707F" w:rsidRPr="00D06F88">
              <w:t xml:space="preserve"> and Recurring Payment Transactions</w:t>
            </w:r>
          </w:p>
          <w:p w14:paraId="16DE5974" w14:textId="77777777" w:rsidR="00371FF8" w:rsidRPr="00D06F88" w:rsidRDefault="00371FF8" w:rsidP="00F12805">
            <w:pPr>
              <w:pStyle w:val="ListParagraph"/>
              <w:numPr>
                <w:ilvl w:val="1"/>
                <w:numId w:val="55"/>
              </w:numPr>
              <w:ind w:left="641" w:hanging="357"/>
            </w:pPr>
            <w:r w:rsidRPr="00D06F88">
              <w:t>Added Unscheduled row</w:t>
            </w:r>
          </w:p>
          <w:p w14:paraId="6B1A807E" w14:textId="77777777" w:rsidR="002B7032" w:rsidRPr="00D06F88" w:rsidRDefault="002B7032" w:rsidP="00F12805">
            <w:pPr>
              <w:pStyle w:val="ListParagraph"/>
              <w:numPr>
                <w:ilvl w:val="0"/>
                <w:numId w:val="55"/>
              </w:numPr>
            </w:pPr>
            <w:r w:rsidRPr="0024643F">
              <w:rPr>
                <w:b/>
                <w:bCs/>
              </w:rPr>
              <w:t>FID 6 – SFID F – Electronic Commerce Flag, Position 2</w:t>
            </w:r>
            <w:r w:rsidRPr="00D06F88">
              <w:t xml:space="preserve"> – Payment Indicator</w:t>
            </w:r>
          </w:p>
          <w:p w14:paraId="72C05B4E" w14:textId="77777777" w:rsidR="002727E5" w:rsidRPr="0024643F" w:rsidRDefault="002727E5" w:rsidP="00F12805">
            <w:pPr>
              <w:pStyle w:val="ListParagraph"/>
              <w:numPr>
                <w:ilvl w:val="0"/>
                <w:numId w:val="55"/>
              </w:numPr>
              <w:rPr>
                <w:b/>
                <w:bCs/>
              </w:rPr>
            </w:pPr>
            <w:r w:rsidRPr="0024643F">
              <w:rPr>
                <w:b/>
                <w:bCs/>
              </w:rPr>
              <w:t>FID z – Interchange Compliance Data</w:t>
            </w:r>
          </w:p>
          <w:p w14:paraId="587BB127" w14:textId="77777777" w:rsidR="00371FF8" w:rsidRPr="00D06F88" w:rsidRDefault="001C3F59" w:rsidP="00F12805">
            <w:pPr>
              <w:pStyle w:val="ListParagraph"/>
              <w:numPr>
                <w:ilvl w:val="0"/>
                <w:numId w:val="55"/>
              </w:numPr>
            </w:pPr>
            <w:r w:rsidRPr="00D06F88">
              <w:t>Reviewed and Approved KW March 8, 2018</w:t>
            </w:r>
          </w:p>
        </w:tc>
        <w:tc>
          <w:tcPr>
            <w:tcW w:w="1294" w:type="dxa"/>
          </w:tcPr>
          <w:p w14:paraId="1C47FBB6" w14:textId="77777777" w:rsidR="00E85EB0" w:rsidRPr="00D06F88" w:rsidRDefault="002727E5" w:rsidP="00944998">
            <w:pPr>
              <w:jc w:val="center"/>
            </w:pPr>
            <w:r w:rsidRPr="00D06F88">
              <w:t>S.F.</w:t>
            </w:r>
          </w:p>
        </w:tc>
      </w:tr>
      <w:tr w:rsidR="009F37AB" w:rsidRPr="00D06F88" w14:paraId="5A8588A5" w14:textId="77777777" w:rsidTr="00944998">
        <w:tc>
          <w:tcPr>
            <w:tcW w:w="1068" w:type="dxa"/>
          </w:tcPr>
          <w:p w14:paraId="0A040C42" w14:textId="77777777" w:rsidR="009F37AB" w:rsidRPr="00D06F88" w:rsidRDefault="009F37AB" w:rsidP="00CB2C7B">
            <w:pPr>
              <w:pStyle w:val="TOC1"/>
              <w:jc w:val="center"/>
            </w:pPr>
            <w:r w:rsidRPr="00D06F88">
              <w:t>3.7</w:t>
            </w:r>
          </w:p>
        </w:tc>
        <w:tc>
          <w:tcPr>
            <w:tcW w:w="1524" w:type="dxa"/>
          </w:tcPr>
          <w:p w14:paraId="5856FDB7" w14:textId="77777777" w:rsidR="009F37AB" w:rsidRPr="00D06F88" w:rsidRDefault="009F37AB" w:rsidP="0011521B">
            <w:r w:rsidRPr="00D06F88">
              <w:t>Mar 19 2018</w:t>
            </w:r>
          </w:p>
        </w:tc>
        <w:tc>
          <w:tcPr>
            <w:tcW w:w="5328" w:type="dxa"/>
          </w:tcPr>
          <w:p w14:paraId="1C504919" w14:textId="77777777" w:rsidR="009F37AB" w:rsidRPr="00D06F88" w:rsidRDefault="009F37AB" w:rsidP="00C638C2">
            <w:r w:rsidRPr="00D06F88">
              <w:t>Add P2Pe</w:t>
            </w:r>
            <w:r w:rsidR="00040952" w:rsidRPr="00D06F88">
              <w:t xml:space="preserve"> (Point to Point Encryption)</w:t>
            </w:r>
          </w:p>
        </w:tc>
        <w:tc>
          <w:tcPr>
            <w:tcW w:w="1294" w:type="dxa"/>
          </w:tcPr>
          <w:p w14:paraId="4F1101F9" w14:textId="77777777" w:rsidR="009F37AB" w:rsidRPr="00D06F88" w:rsidRDefault="009F37AB" w:rsidP="00944998">
            <w:pPr>
              <w:jc w:val="center"/>
            </w:pPr>
            <w:r w:rsidRPr="00D06F88">
              <w:t>A.L.</w:t>
            </w:r>
          </w:p>
        </w:tc>
      </w:tr>
      <w:tr w:rsidR="005903EA" w:rsidRPr="00D06F88" w14:paraId="14BEE342" w14:textId="77777777" w:rsidTr="00944998">
        <w:tc>
          <w:tcPr>
            <w:tcW w:w="1068" w:type="dxa"/>
          </w:tcPr>
          <w:p w14:paraId="4FD7FDF4" w14:textId="77777777" w:rsidR="005903EA" w:rsidRPr="00D06F88" w:rsidRDefault="005903EA" w:rsidP="00CB2C7B">
            <w:pPr>
              <w:pStyle w:val="TOC1"/>
              <w:jc w:val="center"/>
            </w:pPr>
            <w:r w:rsidRPr="00D06F88">
              <w:lastRenderedPageBreak/>
              <w:t>3.8</w:t>
            </w:r>
          </w:p>
        </w:tc>
        <w:tc>
          <w:tcPr>
            <w:tcW w:w="1524" w:type="dxa"/>
          </w:tcPr>
          <w:p w14:paraId="2C365594" w14:textId="77777777" w:rsidR="005903EA" w:rsidRPr="00D06F88" w:rsidRDefault="005903EA" w:rsidP="0011521B">
            <w:r w:rsidRPr="00D06F88">
              <w:t>Apr 09 2018</w:t>
            </w:r>
          </w:p>
        </w:tc>
        <w:tc>
          <w:tcPr>
            <w:tcW w:w="5328" w:type="dxa"/>
          </w:tcPr>
          <w:p w14:paraId="3B7DE3BC" w14:textId="77777777" w:rsidR="005903EA" w:rsidRPr="0024643F" w:rsidRDefault="005903EA" w:rsidP="00F12805">
            <w:pPr>
              <w:pStyle w:val="ListParagraph"/>
              <w:numPr>
                <w:ilvl w:val="0"/>
                <w:numId w:val="55"/>
              </w:numPr>
              <w:rPr>
                <w:b/>
                <w:bCs/>
              </w:rPr>
            </w:pPr>
            <w:r w:rsidRPr="0024643F">
              <w:rPr>
                <w:b/>
                <w:bCs/>
              </w:rPr>
              <w:t xml:space="preserve">Clarification to CIT's tables </w:t>
            </w:r>
          </w:p>
          <w:p w14:paraId="67967C62" w14:textId="77777777" w:rsidR="005903EA" w:rsidRPr="00D06F88" w:rsidRDefault="005903EA" w:rsidP="00F12805">
            <w:pPr>
              <w:pStyle w:val="ListParagraph"/>
              <w:numPr>
                <w:ilvl w:val="0"/>
                <w:numId w:val="55"/>
              </w:numPr>
            </w:pPr>
            <w:r w:rsidRPr="0024643F">
              <w:rPr>
                <w:b/>
                <w:bCs/>
              </w:rPr>
              <w:t>VbV downgrade</w:t>
            </w:r>
            <w:r w:rsidRPr="00D06F88">
              <w:t xml:space="preserve"> (FID 6 SFID W)</w:t>
            </w:r>
          </w:p>
          <w:p w14:paraId="132EBAAF" w14:textId="77777777" w:rsidR="00C24849" w:rsidRPr="00D06F88" w:rsidRDefault="00C24849" w:rsidP="00F12805">
            <w:pPr>
              <w:pStyle w:val="ListParagraph"/>
              <w:numPr>
                <w:ilvl w:val="0"/>
                <w:numId w:val="55"/>
              </w:numPr>
            </w:pPr>
            <w:r w:rsidRPr="00D06F88">
              <w:t xml:space="preserve">Appendix C – Response Code 076 – Added description Insufficient Funds </w:t>
            </w:r>
          </w:p>
        </w:tc>
        <w:tc>
          <w:tcPr>
            <w:tcW w:w="1294" w:type="dxa"/>
          </w:tcPr>
          <w:p w14:paraId="02BC8174" w14:textId="77777777" w:rsidR="005903EA" w:rsidRPr="00D06F88" w:rsidRDefault="005903EA" w:rsidP="00944998">
            <w:pPr>
              <w:jc w:val="center"/>
            </w:pPr>
            <w:r w:rsidRPr="00D06F88">
              <w:t>S.F.</w:t>
            </w:r>
          </w:p>
        </w:tc>
      </w:tr>
      <w:tr w:rsidR="003D24F7" w:rsidRPr="00D06F88" w14:paraId="3A999D99" w14:textId="77777777" w:rsidTr="00944998">
        <w:tc>
          <w:tcPr>
            <w:tcW w:w="1068" w:type="dxa"/>
          </w:tcPr>
          <w:p w14:paraId="7A212395" w14:textId="77777777" w:rsidR="003D24F7" w:rsidRPr="00D06F88" w:rsidRDefault="003D24F7" w:rsidP="00CB2C7B">
            <w:pPr>
              <w:pStyle w:val="TOC1"/>
              <w:jc w:val="center"/>
            </w:pPr>
            <w:r w:rsidRPr="00D06F88">
              <w:t>3.9</w:t>
            </w:r>
          </w:p>
        </w:tc>
        <w:tc>
          <w:tcPr>
            <w:tcW w:w="1524" w:type="dxa"/>
          </w:tcPr>
          <w:p w14:paraId="645EFC58" w14:textId="77777777" w:rsidR="003D24F7" w:rsidRPr="00D06F88" w:rsidRDefault="003D24F7" w:rsidP="0011521B">
            <w:r w:rsidRPr="00D06F88">
              <w:t>Apr 18 2018</w:t>
            </w:r>
          </w:p>
        </w:tc>
        <w:tc>
          <w:tcPr>
            <w:tcW w:w="5328" w:type="dxa"/>
          </w:tcPr>
          <w:p w14:paraId="2B03A77E" w14:textId="77777777" w:rsidR="003D24F7" w:rsidRPr="00D06F88" w:rsidRDefault="0084732D" w:rsidP="003D24F7">
            <w:r w:rsidRPr="0024643F">
              <w:rPr>
                <w:b/>
                <w:bCs/>
              </w:rPr>
              <w:t>Update P2Pe BLOB</w:t>
            </w:r>
            <w:r w:rsidRPr="00D06F88">
              <w:t xml:space="preserve"> description to add CVD Padding considerations and CVD Presence Indicator.</w:t>
            </w:r>
          </w:p>
        </w:tc>
        <w:tc>
          <w:tcPr>
            <w:tcW w:w="1294" w:type="dxa"/>
          </w:tcPr>
          <w:p w14:paraId="463D595A" w14:textId="77777777" w:rsidR="003D24F7" w:rsidRPr="00D06F88" w:rsidRDefault="003D24F7" w:rsidP="00944998">
            <w:pPr>
              <w:jc w:val="center"/>
            </w:pPr>
            <w:r w:rsidRPr="00D06F88">
              <w:t>A.L.</w:t>
            </w:r>
          </w:p>
        </w:tc>
      </w:tr>
      <w:tr w:rsidR="00FE171B" w:rsidRPr="00D06F88" w14:paraId="3D69C250" w14:textId="77777777" w:rsidTr="00944998">
        <w:tc>
          <w:tcPr>
            <w:tcW w:w="1068" w:type="dxa"/>
          </w:tcPr>
          <w:p w14:paraId="323FD07F" w14:textId="77777777" w:rsidR="00FE171B" w:rsidRPr="00D06F88" w:rsidRDefault="00FE171B" w:rsidP="00CB2C7B">
            <w:pPr>
              <w:pStyle w:val="TOC1"/>
              <w:jc w:val="center"/>
            </w:pPr>
            <w:r w:rsidRPr="00D06F88">
              <w:t>3.10</w:t>
            </w:r>
          </w:p>
        </w:tc>
        <w:tc>
          <w:tcPr>
            <w:tcW w:w="1524" w:type="dxa"/>
          </w:tcPr>
          <w:p w14:paraId="552E70C7" w14:textId="77777777" w:rsidR="00FE171B" w:rsidRPr="00D06F88" w:rsidRDefault="00FE171B" w:rsidP="0011521B">
            <w:r w:rsidRPr="00D06F88">
              <w:t>July 30 2018</w:t>
            </w:r>
          </w:p>
        </w:tc>
        <w:tc>
          <w:tcPr>
            <w:tcW w:w="5328" w:type="dxa"/>
          </w:tcPr>
          <w:p w14:paraId="71A9578F" w14:textId="77777777" w:rsidR="00FE171B" w:rsidRPr="00D06F88" w:rsidRDefault="00FE171B" w:rsidP="003D24F7">
            <w:r w:rsidRPr="0024643F">
              <w:rPr>
                <w:b/>
                <w:bCs/>
              </w:rPr>
              <w:t>Updated FID z</w:t>
            </w:r>
            <w:r w:rsidRPr="00D06F88">
              <w:t xml:space="preserve"> – Trace ID or Transactions Identifier it will be returned to the Acceptance Solution if it is configured, applicable to ALL PCN's </w:t>
            </w:r>
          </w:p>
        </w:tc>
        <w:tc>
          <w:tcPr>
            <w:tcW w:w="1294" w:type="dxa"/>
          </w:tcPr>
          <w:p w14:paraId="0890FDEA" w14:textId="77777777" w:rsidR="00FE171B" w:rsidRPr="00D06F88" w:rsidRDefault="00FE171B" w:rsidP="00944998">
            <w:pPr>
              <w:jc w:val="center"/>
            </w:pPr>
            <w:r w:rsidRPr="00D06F88">
              <w:t>S.F.</w:t>
            </w:r>
          </w:p>
        </w:tc>
      </w:tr>
      <w:tr w:rsidR="005B62DE" w:rsidRPr="00D06F88" w14:paraId="0B70DF18" w14:textId="77777777" w:rsidTr="00944998">
        <w:tc>
          <w:tcPr>
            <w:tcW w:w="1068" w:type="dxa"/>
          </w:tcPr>
          <w:p w14:paraId="1D505BC5" w14:textId="77777777" w:rsidR="005B62DE" w:rsidRPr="00D06F88" w:rsidRDefault="005B62DE" w:rsidP="00CB2C7B">
            <w:pPr>
              <w:pStyle w:val="TOC1"/>
              <w:jc w:val="center"/>
            </w:pPr>
            <w:r w:rsidRPr="00D06F88">
              <w:t>3.11</w:t>
            </w:r>
          </w:p>
        </w:tc>
        <w:tc>
          <w:tcPr>
            <w:tcW w:w="1524" w:type="dxa"/>
          </w:tcPr>
          <w:p w14:paraId="2EDD4CD7" w14:textId="77777777" w:rsidR="005B62DE" w:rsidRPr="00D06F88" w:rsidRDefault="005B62DE" w:rsidP="0011521B">
            <w:r w:rsidRPr="00D06F88">
              <w:t xml:space="preserve">Aug 23 </w:t>
            </w:r>
            <w:r w:rsidR="005B2C57" w:rsidRPr="00D06F88">
              <w:t>2</w:t>
            </w:r>
            <w:r w:rsidRPr="00D06F88">
              <w:t>018</w:t>
            </w:r>
          </w:p>
        </w:tc>
        <w:tc>
          <w:tcPr>
            <w:tcW w:w="5328" w:type="dxa"/>
          </w:tcPr>
          <w:p w14:paraId="7AD99763" w14:textId="77777777" w:rsidR="005B62DE" w:rsidRPr="00D06F88" w:rsidRDefault="001F11E4" w:rsidP="003D24F7">
            <w:r w:rsidRPr="0024643F">
              <w:rPr>
                <w:b/>
                <w:bCs/>
              </w:rPr>
              <w:t>AFT changes</w:t>
            </w:r>
            <w:r w:rsidRPr="00D06F88">
              <w:t>:</w:t>
            </w:r>
          </w:p>
          <w:p w14:paraId="0891B584" w14:textId="77777777" w:rsidR="001F11E4" w:rsidRPr="00D06F88" w:rsidRDefault="001F11E4" w:rsidP="00F12805">
            <w:pPr>
              <w:pStyle w:val="ListParagraph"/>
              <w:numPr>
                <w:ilvl w:val="0"/>
                <w:numId w:val="64"/>
              </w:numPr>
            </w:pPr>
            <w:r w:rsidRPr="00D06F88">
              <w:t>Add SFID 9L (BAI)</w:t>
            </w:r>
          </w:p>
          <w:p w14:paraId="58ED48DE" w14:textId="77777777" w:rsidR="001F11E4" w:rsidRPr="00D06F88" w:rsidRDefault="001F11E4" w:rsidP="00F12805">
            <w:pPr>
              <w:pStyle w:val="ListParagraph"/>
              <w:numPr>
                <w:ilvl w:val="0"/>
                <w:numId w:val="64"/>
              </w:numPr>
            </w:pPr>
            <w:r w:rsidRPr="00D06F88">
              <w:t>Update FID 'a' to include Recipient Name for AFT PP</w:t>
            </w:r>
          </w:p>
        </w:tc>
        <w:tc>
          <w:tcPr>
            <w:tcW w:w="1294" w:type="dxa"/>
          </w:tcPr>
          <w:p w14:paraId="2211442B" w14:textId="77777777" w:rsidR="005B62DE" w:rsidRPr="00D06F88" w:rsidRDefault="005B62DE" w:rsidP="00944998">
            <w:pPr>
              <w:jc w:val="center"/>
            </w:pPr>
            <w:r w:rsidRPr="00D06F88">
              <w:t>A.L.</w:t>
            </w:r>
          </w:p>
        </w:tc>
      </w:tr>
      <w:tr w:rsidR="00DA395F" w:rsidRPr="00D06F88" w14:paraId="5C3635AA" w14:textId="77777777" w:rsidTr="00944998">
        <w:tc>
          <w:tcPr>
            <w:tcW w:w="1068" w:type="dxa"/>
          </w:tcPr>
          <w:p w14:paraId="042B5B69" w14:textId="77777777" w:rsidR="00DA395F" w:rsidRPr="00D06F88" w:rsidRDefault="00DA395F" w:rsidP="00CB2C7B">
            <w:pPr>
              <w:pStyle w:val="TOC1"/>
              <w:jc w:val="center"/>
            </w:pPr>
            <w:r w:rsidRPr="00D06F88">
              <w:t>3.12</w:t>
            </w:r>
          </w:p>
        </w:tc>
        <w:tc>
          <w:tcPr>
            <w:tcW w:w="1524" w:type="dxa"/>
          </w:tcPr>
          <w:p w14:paraId="0E5E8DC2" w14:textId="77777777" w:rsidR="00DA395F" w:rsidRPr="00D06F88" w:rsidRDefault="00DA395F" w:rsidP="0011521B">
            <w:r w:rsidRPr="00D06F88">
              <w:t>Aug 23 2018</w:t>
            </w:r>
          </w:p>
        </w:tc>
        <w:tc>
          <w:tcPr>
            <w:tcW w:w="5328" w:type="dxa"/>
          </w:tcPr>
          <w:p w14:paraId="5C71114F" w14:textId="77777777" w:rsidR="00DA395F" w:rsidRPr="00D06F88" w:rsidRDefault="00DA395F" w:rsidP="003D24F7">
            <w:r w:rsidRPr="0024643F">
              <w:rPr>
                <w:b/>
                <w:bCs/>
              </w:rPr>
              <w:t>Update FID 'a'</w:t>
            </w:r>
            <w:r w:rsidRPr="00D06F88">
              <w:t xml:space="preserve"> for downloads.  New/updated Tags.</w:t>
            </w:r>
          </w:p>
        </w:tc>
        <w:tc>
          <w:tcPr>
            <w:tcW w:w="1294" w:type="dxa"/>
          </w:tcPr>
          <w:p w14:paraId="78B1E8A0" w14:textId="77777777" w:rsidR="00DA395F" w:rsidRPr="00D06F88" w:rsidRDefault="00DA395F" w:rsidP="00944998">
            <w:pPr>
              <w:jc w:val="center"/>
            </w:pPr>
            <w:r w:rsidRPr="00D06F88">
              <w:t>A.L.</w:t>
            </w:r>
          </w:p>
        </w:tc>
      </w:tr>
      <w:tr w:rsidR="00D95257" w:rsidRPr="00D06F88" w14:paraId="78C16E28" w14:textId="77777777" w:rsidTr="00944998">
        <w:tc>
          <w:tcPr>
            <w:tcW w:w="1068" w:type="dxa"/>
          </w:tcPr>
          <w:p w14:paraId="26B59832" w14:textId="77777777" w:rsidR="00D95257" w:rsidRPr="00D06F88" w:rsidRDefault="00D95257" w:rsidP="00CB2C7B">
            <w:pPr>
              <w:pStyle w:val="TOC1"/>
              <w:jc w:val="center"/>
            </w:pPr>
            <w:r w:rsidRPr="00D06F88">
              <w:t>3.13</w:t>
            </w:r>
          </w:p>
        </w:tc>
        <w:tc>
          <w:tcPr>
            <w:tcW w:w="1524" w:type="dxa"/>
          </w:tcPr>
          <w:p w14:paraId="1F9C7D0C" w14:textId="77777777" w:rsidR="00D95257" w:rsidRPr="00D06F88" w:rsidRDefault="00B56BF1" w:rsidP="0011521B">
            <w:r w:rsidRPr="00D06F88">
              <w:t>Oct 02</w:t>
            </w:r>
            <w:r w:rsidR="00D95257" w:rsidRPr="00D06F88">
              <w:t xml:space="preserve"> 2018</w:t>
            </w:r>
          </w:p>
        </w:tc>
        <w:tc>
          <w:tcPr>
            <w:tcW w:w="5328" w:type="dxa"/>
          </w:tcPr>
          <w:p w14:paraId="517608C1" w14:textId="77777777" w:rsidR="00C046F8" w:rsidRPr="00D06F88" w:rsidRDefault="00C046F8" w:rsidP="00B56BF1">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CIT Transactions with credentials on file</w:t>
            </w:r>
            <w:r w:rsidRPr="00D06F88">
              <w:rPr>
                <w:snapToGrid w:val="0"/>
                <w:color w:val="000000"/>
              </w:rPr>
              <w:t xml:space="preserve"> – Request Messages</w:t>
            </w:r>
            <w:r w:rsidR="00B56BF1" w:rsidRPr="00D06F88">
              <w:rPr>
                <w:snapToGrid w:val="0"/>
                <w:color w:val="000000"/>
              </w:rPr>
              <w:t xml:space="preserve"> </w:t>
            </w:r>
          </w:p>
          <w:p w14:paraId="383AB452" w14:textId="77777777" w:rsidR="00D95257" w:rsidRPr="00D06F88" w:rsidRDefault="00D95257" w:rsidP="00F12805">
            <w:pPr>
              <w:pStyle w:val="ListParagraph"/>
              <w:numPr>
                <w:ilvl w:val="0"/>
                <w:numId w:val="55"/>
              </w:numPr>
            </w:pPr>
            <w:r w:rsidRPr="00D06F88">
              <w:t>Added some clarifications</w:t>
            </w:r>
            <w:r w:rsidR="00B56BF1" w:rsidRPr="00D06F88">
              <w:t xml:space="preserve"> on which transactions to use FID 6.0 – Payment Information indicator for credentials on file</w:t>
            </w:r>
          </w:p>
        </w:tc>
        <w:tc>
          <w:tcPr>
            <w:tcW w:w="1294" w:type="dxa"/>
          </w:tcPr>
          <w:p w14:paraId="3F249052" w14:textId="77777777" w:rsidR="00D95257" w:rsidRPr="00D06F88" w:rsidRDefault="00D95257" w:rsidP="00944998">
            <w:pPr>
              <w:jc w:val="center"/>
            </w:pPr>
            <w:r w:rsidRPr="00D06F88">
              <w:t>S.F.</w:t>
            </w:r>
          </w:p>
        </w:tc>
      </w:tr>
      <w:tr w:rsidR="008E6F8B" w:rsidRPr="00D06F88" w14:paraId="5E62DFFF" w14:textId="77777777" w:rsidTr="00944998">
        <w:tc>
          <w:tcPr>
            <w:tcW w:w="1068" w:type="dxa"/>
          </w:tcPr>
          <w:p w14:paraId="2FABE29A" w14:textId="77777777" w:rsidR="008E6F8B" w:rsidRPr="00D06F88" w:rsidRDefault="008E6F8B" w:rsidP="00CB2C7B">
            <w:pPr>
              <w:pStyle w:val="TOC1"/>
              <w:jc w:val="center"/>
            </w:pPr>
            <w:r w:rsidRPr="00D06F88">
              <w:t>3.14</w:t>
            </w:r>
          </w:p>
        </w:tc>
        <w:tc>
          <w:tcPr>
            <w:tcW w:w="1524" w:type="dxa"/>
          </w:tcPr>
          <w:p w14:paraId="70210156" w14:textId="77777777" w:rsidR="008E6F8B" w:rsidRPr="00D06F88" w:rsidRDefault="008E6F8B" w:rsidP="0011521B">
            <w:r w:rsidRPr="00D06F88">
              <w:t>Nov 2</w:t>
            </w:r>
            <w:r w:rsidR="000B76FA" w:rsidRPr="00D06F88">
              <w:t>2</w:t>
            </w:r>
            <w:r w:rsidRPr="00D06F88">
              <w:t xml:space="preserve"> 2018</w:t>
            </w:r>
          </w:p>
        </w:tc>
        <w:tc>
          <w:tcPr>
            <w:tcW w:w="5328" w:type="dxa"/>
          </w:tcPr>
          <w:p w14:paraId="3D3D46D0" w14:textId="77777777" w:rsidR="00251862" w:rsidRPr="00D06F88" w:rsidRDefault="00251862" w:rsidP="00B56BF1">
            <w:pPr>
              <w:keepNext/>
              <w:keepLines/>
              <w:tabs>
                <w:tab w:val="left" w:pos="0"/>
                <w:tab w:val="left" w:pos="720"/>
                <w:tab w:val="left" w:pos="1440"/>
                <w:tab w:val="left" w:pos="2160"/>
                <w:tab w:val="left" w:pos="2880"/>
                <w:tab w:val="left" w:pos="3600"/>
                <w:tab w:val="left" w:pos="4320"/>
              </w:tabs>
              <w:spacing w:line="240" w:lineRule="atLeast"/>
              <w:rPr>
                <w:b/>
                <w:snapToGrid w:val="0"/>
                <w:color w:val="000000"/>
              </w:rPr>
            </w:pPr>
            <w:r w:rsidRPr="00D06F88">
              <w:rPr>
                <w:b/>
                <w:snapToGrid w:val="0"/>
                <w:color w:val="000000"/>
              </w:rPr>
              <w:t>Modified FID's:</w:t>
            </w:r>
          </w:p>
          <w:p w14:paraId="72D27C17" w14:textId="77777777" w:rsidR="008E6F8B" w:rsidRPr="00D06F88" w:rsidRDefault="008E6F8B"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lang w:val="en-CA"/>
              </w:rPr>
            </w:pPr>
            <w:r w:rsidRPr="00D06F88">
              <w:rPr>
                <w:snapToGrid w:val="0"/>
                <w:color w:val="000000"/>
              </w:rPr>
              <w:t xml:space="preserve">FID Z – </w:t>
            </w:r>
            <w:r w:rsidR="007F5EE4" w:rsidRPr="00D06F88">
              <w:rPr>
                <w:snapToGrid w:val="0"/>
                <w:color w:val="000000"/>
              </w:rPr>
              <w:t>this field is n</w:t>
            </w:r>
            <w:r w:rsidRPr="00D06F88">
              <w:rPr>
                <w:snapToGrid w:val="0"/>
                <w:color w:val="000000"/>
              </w:rPr>
              <w:t xml:space="preserve">eeded in preauth completions if it is </w:t>
            </w:r>
            <w:r w:rsidRPr="00D06F88">
              <w:rPr>
                <w:snapToGrid w:val="0"/>
                <w:color w:val="000000"/>
                <w:lang w:val="en-CA"/>
              </w:rPr>
              <w:t xml:space="preserve">present in </w:t>
            </w:r>
            <w:r w:rsidR="007F5EE4" w:rsidRPr="00D06F88">
              <w:rPr>
                <w:snapToGrid w:val="0"/>
                <w:color w:val="000000"/>
                <w:lang w:val="en-CA"/>
              </w:rPr>
              <w:t xml:space="preserve">the original </w:t>
            </w:r>
            <w:r w:rsidRPr="00D06F88">
              <w:rPr>
                <w:snapToGrid w:val="0"/>
                <w:color w:val="000000"/>
                <w:lang w:val="en-CA"/>
              </w:rPr>
              <w:t>peauth response</w:t>
            </w:r>
          </w:p>
          <w:p w14:paraId="0FEF7917" w14:textId="77777777" w:rsidR="00251862" w:rsidRPr="00D06F88" w:rsidRDefault="00251862"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lang w:val="en-CA"/>
              </w:rPr>
            </w:pPr>
            <w:r w:rsidRPr="00D06F88">
              <w:rPr>
                <w:snapToGrid w:val="0"/>
                <w:color w:val="000000"/>
                <w:lang w:val="en-CA"/>
              </w:rPr>
              <w:t>FID 6 SFID Y – Mastercard support for EMV 3DS v 2.0</w:t>
            </w:r>
          </w:p>
          <w:p w14:paraId="71052F36" w14:textId="77777777" w:rsidR="004A5E6D" w:rsidRPr="00D06F88" w:rsidRDefault="004A5E6D"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lang w:val="en-CA"/>
              </w:rPr>
            </w:pPr>
            <w:r w:rsidRPr="00D06F88">
              <w:rPr>
                <w:snapToGrid w:val="0"/>
                <w:color w:val="000000"/>
                <w:lang w:val="en-CA"/>
              </w:rPr>
              <w:t>FID 6 SFID W – typo errors: changed AVV to AAV</w:t>
            </w:r>
          </w:p>
          <w:p w14:paraId="6EF10BDF" w14:textId="77777777" w:rsidR="00B30966" w:rsidRPr="00D06F88" w:rsidRDefault="00B30966" w:rsidP="00B56BF1">
            <w:pPr>
              <w:keepNext/>
              <w:keepLines/>
              <w:tabs>
                <w:tab w:val="left" w:pos="0"/>
                <w:tab w:val="left" w:pos="720"/>
                <w:tab w:val="left" w:pos="1440"/>
                <w:tab w:val="left" w:pos="2160"/>
                <w:tab w:val="left" w:pos="2880"/>
                <w:tab w:val="left" w:pos="3600"/>
                <w:tab w:val="left" w:pos="4320"/>
              </w:tabs>
              <w:spacing w:line="240" w:lineRule="atLeast"/>
              <w:rPr>
                <w:b/>
                <w:snapToGrid w:val="0"/>
                <w:color w:val="000000"/>
                <w:lang w:val="en-CA"/>
              </w:rPr>
            </w:pPr>
            <w:r w:rsidRPr="00D06F88">
              <w:rPr>
                <w:b/>
                <w:snapToGrid w:val="0"/>
                <w:color w:val="000000"/>
                <w:lang w:val="en-CA"/>
              </w:rPr>
              <w:t>New</w:t>
            </w:r>
            <w:r w:rsidR="00251862" w:rsidRPr="00D06F88">
              <w:rPr>
                <w:b/>
                <w:snapToGrid w:val="0"/>
                <w:color w:val="000000"/>
                <w:lang w:val="en-CA"/>
              </w:rPr>
              <w:t xml:space="preserve"> FID's:</w:t>
            </w:r>
          </w:p>
          <w:p w14:paraId="30616186" w14:textId="77777777" w:rsidR="00B30966" w:rsidRPr="00D06F88" w:rsidRDefault="00B30966"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lang w:val="fr-FR"/>
              </w:rPr>
            </w:pPr>
            <w:r w:rsidRPr="00D06F88">
              <w:rPr>
                <w:snapToGrid w:val="0"/>
                <w:color w:val="000000"/>
                <w:lang w:val="fr-FR"/>
              </w:rPr>
              <w:t>FID 9 SFID W – mPOS Acceptance Device</w:t>
            </w:r>
          </w:p>
          <w:p w14:paraId="22E720BB" w14:textId="77777777" w:rsidR="00D81AD1" w:rsidRPr="00D06F88" w:rsidRDefault="00251862"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lang w:val="en-CA"/>
              </w:rPr>
              <w:t>FID 9 SFID Y – Extended Authentication Data – Mastercard EMV 3DS v 2.0</w:t>
            </w:r>
          </w:p>
          <w:p w14:paraId="17DF719D" w14:textId="77777777" w:rsidR="00DC583D" w:rsidRPr="00D06F88" w:rsidRDefault="00DC583D" w:rsidP="00F12805">
            <w:pPr>
              <w:pStyle w:val="ListParagraph"/>
              <w:keepNext/>
              <w:keepLines/>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Updated FID 9 summary table with the 2 new SFID's</w:t>
            </w:r>
          </w:p>
        </w:tc>
        <w:tc>
          <w:tcPr>
            <w:tcW w:w="1294" w:type="dxa"/>
          </w:tcPr>
          <w:p w14:paraId="7216590B" w14:textId="77777777" w:rsidR="008E6F8B" w:rsidRPr="00D06F88" w:rsidRDefault="008E6F8B" w:rsidP="00944998">
            <w:pPr>
              <w:jc w:val="center"/>
            </w:pPr>
            <w:r w:rsidRPr="00D06F88">
              <w:t>S.F.</w:t>
            </w:r>
          </w:p>
        </w:tc>
      </w:tr>
      <w:tr w:rsidR="00A00CB5" w:rsidRPr="00D06F88" w14:paraId="7621182E" w14:textId="77777777" w:rsidTr="00944998">
        <w:tc>
          <w:tcPr>
            <w:tcW w:w="1068" w:type="dxa"/>
          </w:tcPr>
          <w:p w14:paraId="12383426" w14:textId="77777777" w:rsidR="00A00CB5" w:rsidRPr="00D06F88" w:rsidRDefault="00A00CB5" w:rsidP="00CB2C7B">
            <w:pPr>
              <w:pStyle w:val="TOC1"/>
              <w:jc w:val="center"/>
            </w:pPr>
            <w:r w:rsidRPr="00D06F88">
              <w:t>3.14</w:t>
            </w:r>
          </w:p>
        </w:tc>
        <w:tc>
          <w:tcPr>
            <w:tcW w:w="1524" w:type="dxa"/>
          </w:tcPr>
          <w:p w14:paraId="1135489C" w14:textId="77777777" w:rsidR="00A00CB5" w:rsidRPr="00D06F88" w:rsidRDefault="00A00CB5" w:rsidP="0011521B">
            <w:r w:rsidRPr="00D06F88">
              <w:t>Nov 26 2018</w:t>
            </w:r>
          </w:p>
        </w:tc>
        <w:tc>
          <w:tcPr>
            <w:tcW w:w="5328" w:type="dxa"/>
          </w:tcPr>
          <w:p w14:paraId="442F41FE" w14:textId="77777777" w:rsidR="00A00CB5" w:rsidRPr="00D06F88" w:rsidRDefault="00A00CB5" w:rsidP="00B56BF1">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Updated FID q (Track2), FID 6B (Manual CVD), and FID 2 (Track1)</w:t>
            </w:r>
            <w:r w:rsidRPr="00D06F88">
              <w:rPr>
                <w:snapToGrid w:val="0"/>
                <w:color w:val="000000"/>
              </w:rPr>
              <w:t xml:space="preserve"> to indicate that these fields will NEVER go back in a Response for P2Pe solutions.</w:t>
            </w:r>
            <w:r w:rsidR="003F4214" w:rsidRPr="00D06F88">
              <w:rPr>
                <w:snapToGrid w:val="0"/>
                <w:color w:val="000000"/>
              </w:rPr>
              <w:t xml:space="preserve">  Also updated FID 6B (Manual CVD) to indicate th</w:t>
            </w:r>
            <w:r w:rsidR="00354DC6" w:rsidRPr="00D06F88">
              <w:rPr>
                <w:snapToGrid w:val="0"/>
                <w:color w:val="000000"/>
              </w:rPr>
              <w:t>at</w:t>
            </w:r>
            <w:r w:rsidR="003F4214" w:rsidRPr="00D06F88">
              <w:rPr>
                <w:snapToGrid w:val="0"/>
                <w:color w:val="000000"/>
              </w:rPr>
              <w:t xml:space="preserve"> other fillers are acceptable.</w:t>
            </w:r>
          </w:p>
        </w:tc>
        <w:tc>
          <w:tcPr>
            <w:tcW w:w="1294" w:type="dxa"/>
          </w:tcPr>
          <w:p w14:paraId="64038563" w14:textId="77777777" w:rsidR="00A00CB5" w:rsidRPr="00D06F88" w:rsidRDefault="00A00CB5" w:rsidP="00944998">
            <w:pPr>
              <w:jc w:val="center"/>
            </w:pPr>
            <w:r w:rsidRPr="00D06F88">
              <w:t>A.L.</w:t>
            </w:r>
          </w:p>
        </w:tc>
      </w:tr>
      <w:tr w:rsidR="00334553" w:rsidRPr="00D06F88" w14:paraId="18D81563" w14:textId="77777777" w:rsidTr="00944998">
        <w:tc>
          <w:tcPr>
            <w:tcW w:w="1068" w:type="dxa"/>
          </w:tcPr>
          <w:p w14:paraId="6EA98828" w14:textId="77777777" w:rsidR="00334553" w:rsidRPr="00D06F88" w:rsidRDefault="00334553" w:rsidP="00CB2C7B">
            <w:pPr>
              <w:pStyle w:val="TOC1"/>
              <w:jc w:val="center"/>
            </w:pPr>
            <w:r w:rsidRPr="00D06F88">
              <w:t>3.15</w:t>
            </w:r>
          </w:p>
        </w:tc>
        <w:tc>
          <w:tcPr>
            <w:tcW w:w="1524" w:type="dxa"/>
          </w:tcPr>
          <w:p w14:paraId="78D952A6" w14:textId="77777777" w:rsidR="00334553" w:rsidRPr="00D06F88" w:rsidRDefault="00334553" w:rsidP="0011521B">
            <w:r w:rsidRPr="00D06F88">
              <w:t>Jan 16 2019</w:t>
            </w:r>
          </w:p>
        </w:tc>
        <w:tc>
          <w:tcPr>
            <w:tcW w:w="5328" w:type="dxa"/>
          </w:tcPr>
          <w:p w14:paraId="4444AEB4" w14:textId="77777777" w:rsidR="00334553" w:rsidRPr="000B5BCD" w:rsidRDefault="00334553" w:rsidP="00B56BF1">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9 SFID Y</w:t>
            </w:r>
          </w:p>
          <w:p w14:paraId="19EF07BC" w14:textId="77777777" w:rsidR="00334553" w:rsidRPr="00D06F88" w:rsidRDefault="00334553" w:rsidP="00B56BF1">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Added </w:t>
            </w:r>
            <w:r w:rsidR="001A46B8" w:rsidRPr="00D06F88">
              <w:rPr>
                <w:snapToGrid w:val="0"/>
                <w:color w:val="000000"/>
              </w:rPr>
              <w:t>edit checks for this field</w:t>
            </w:r>
          </w:p>
        </w:tc>
        <w:tc>
          <w:tcPr>
            <w:tcW w:w="1294" w:type="dxa"/>
          </w:tcPr>
          <w:p w14:paraId="020870B2" w14:textId="77777777" w:rsidR="00334553" w:rsidRPr="00D06F88" w:rsidRDefault="00334553" w:rsidP="00944998">
            <w:pPr>
              <w:jc w:val="center"/>
            </w:pPr>
            <w:r w:rsidRPr="00D06F88">
              <w:t>S.F.</w:t>
            </w:r>
          </w:p>
        </w:tc>
      </w:tr>
      <w:tr w:rsidR="00610F9A" w:rsidRPr="00D06F88" w14:paraId="534CACDB" w14:textId="77777777" w:rsidTr="00944998">
        <w:tc>
          <w:tcPr>
            <w:tcW w:w="1068" w:type="dxa"/>
          </w:tcPr>
          <w:p w14:paraId="34B93DB3" w14:textId="77777777" w:rsidR="00610F9A" w:rsidRPr="00D06F88" w:rsidRDefault="00610F9A" w:rsidP="00CB2C7B">
            <w:pPr>
              <w:pStyle w:val="TOC1"/>
              <w:jc w:val="center"/>
            </w:pPr>
            <w:r w:rsidRPr="00D06F88">
              <w:lastRenderedPageBreak/>
              <w:t>3.16</w:t>
            </w:r>
          </w:p>
        </w:tc>
        <w:tc>
          <w:tcPr>
            <w:tcW w:w="1524" w:type="dxa"/>
          </w:tcPr>
          <w:p w14:paraId="4180D87D" w14:textId="77777777" w:rsidR="00610F9A" w:rsidRPr="00D06F88" w:rsidRDefault="00320387" w:rsidP="0011521B">
            <w:r w:rsidRPr="00D06F88">
              <w:t>Mar 05</w:t>
            </w:r>
            <w:r w:rsidR="00610F9A" w:rsidRPr="00D06F88">
              <w:t xml:space="preserve"> 2019</w:t>
            </w:r>
          </w:p>
        </w:tc>
        <w:tc>
          <w:tcPr>
            <w:tcW w:w="5328" w:type="dxa"/>
          </w:tcPr>
          <w:p w14:paraId="06FE12CC" w14:textId="77777777" w:rsidR="00610F9A" w:rsidRPr="000B5BCD" w:rsidRDefault="00610F9A" w:rsidP="00B56BF1">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F – Approval Code</w:t>
            </w:r>
          </w:p>
          <w:p w14:paraId="5C23D85A" w14:textId="77777777" w:rsidR="00610F9A" w:rsidRPr="0070398E" w:rsidRDefault="00610F9A" w:rsidP="00F12805">
            <w:pPr>
              <w:pStyle w:val="ListParagraph"/>
              <w:keepNext/>
              <w:keepLines/>
              <w:numPr>
                <w:ilvl w:val="0"/>
                <w:numId w:val="169"/>
              </w:numPr>
              <w:tabs>
                <w:tab w:val="left" w:pos="0"/>
                <w:tab w:val="left" w:pos="720"/>
                <w:tab w:val="left" w:pos="1440"/>
                <w:tab w:val="left" w:pos="2160"/>
                <w:tab w:val="left" w:pos="2880"/>
                <w:tab w:val="left" w:pos="3600"/>
                <w:tab w:val="left" w:pos="4320"/>
              </w:tabs>
              <w:spacing w:line="240" w:lineRule="atLeast"/>
              <w:rPr>
                <w:snapToGrid w:val="0"/>
                <w:color w:val="000000"/>
              </w:rPr>
            </w:pPr>
            <w:r w:rsidRPr="0070398E">
              <w:rPr>
                <w:snapToGrid w:val="0"/>
                <w:color w:val="000000"/>
              </w:rPr>
              <w:t xml:space="preserve">If response is generated by </w:t>
            </w:r>
            <w:r w:rsidR="00C23BE0" w:rsidRPr="0070398E">
              <w:rPr>
                <w:snapToGrid w:val="0"/>
                <w:color w:val="000000"/>
              </w:rPr>
              <w:t>TD</w:t>
            </w:r>
            <w:r w:rsidRPr="0070398E">
              <w:rPr>
                <w:snapToGrid w:val="0"/>
                <w:color w:val="000000"/>
              </w:rPr>
              <w:t xml:space="preserve"> position</w:t>
            </w:r>
            <w:r w:rsidR="00C23BE0" w:rsidRPr="0070398E">
              <w:rPr>
                <w:snapToGrid w:val="0"/>
                <w:color w:val="000000"/>
              </w:rPr>
              <w:t>s 07-08 contain</w:t>
            </w:r>
            <w:r w:rsidRPr="0070398E">
              <w:rPr>
                <w:snapToGrid w:val="0"/>
                <w:color w:val="000000"/>
              </w:rPr>
              <w:t xml:space="preserve"> a value of " B"</w:t>
            </w:r>
            <w:r w:rsidR="00C23BE0" w:rsidRPr="0070398E">
              <w:rPr>
                <w:snapToGrid w:val="0"/>
                <w:color w:val="000000"/>
              </w:rPr>
              <w:t xml:space="preserve"> (space followed by capital B)</w:t>
            </w:r>
          </w:p>
        </w:tc>
        <w:tc>
          <w:tcPr>
            <w:tcW w:w="1294" w:type="dxa"/>
          </w:tcPr>
          <w:p w14:paraId="662FD008" w14:textId="77777777" w:rsidR="00610F9A" w:rsidRPr="00D06F88" w:rsidRDefault="00610F9A" w:rsidP="00944998">
            <w:pPr>
              <w:jc w:val="center"/>
            </w:pPr>
            <w:r w:rsidRPr="00D06F88">
              <w:t>S.F.</w:t>
            </w:r>
          </w:p>
        </w:tc>
      </w:tr>
      <w:tr w:rsidR="00B80610" w:rsidRPr="00D06F88" w14:paraId="0446C32C" w14:textId="77777777" w:rsidTr="00944998">
        <w:tc>
          <w:tcPr>
            <w:tcW w:w="1068" w:type="dxa"/>
          </w:tcPr>
          <w:p w14:paraId="3F902141" w14:textId="77777777" w:rsidR="00B80610" w:rsidRPr="00D06F88" w:rsidRDefault="00B80610" w:rsidP="00CB2C7B">
            <w:pPr>
              <w:pStyle w:val="TOC1"/>
              <w:jc w:val="center"/>
            </w:pPr>
            <w:r w:rsidRPr="00D06F88">
              <w:t>3.17</w:t>
            </w:r>
          </w:p>
        </w:tc>
        <w:tc>
          <w:tcPr>
            <w:tcW w:w="1524" w:type="dxa"/>
          </w:tcPr>
          <w:p w14:paraId="17589056" w14:textId="77777777" w:rsidR="00B80610" w:rsidRPr="00D06F88" w:rsidRDefault="00B80610" w:rsidP="0011521B">
            <w:r w:rsidRPr="00D06F88">
              <w:t xml:space="preserve">Jun </w:t>
            </w:r>
            <w:r w:rsidR="00DF6C47" w:rsidRPr="00D06F88">
              <w:t>5</w:t>
            </w:r>
            <w:r w:rsidRPr="00D06F88">
              <w:t xml:space="preserve"> 2019</w:t>
            </w:r>
          </w:p>
        </w:tc>
        <w:tc>
          <w:tcPr>
            <w:tcW w:w="5328" w:type="dxa"/>
          </w:tcPr>
          <w:p w14:paraId="3BA5DEED" w14:textId="77777777" w:rsidR="00B80610" w:rsidRPr="00D06F88" w:rsidRDefault="00B80610" w:rsidP="00B56BF1">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Added</w:t>
            </w:r>
            <w:r w:rsidRPr="00D06F88">
              <w:rPr>
                <w:snapToGrid w:val="0"/>
                <w:color w:val="000000"/>
              </w:rPr>
              <w:t xml:space="preserve"> </w:t>
            </w:r>
            <w:r w:rsidRPr="0024643F">
              <w:rPr>
                <w:b/>
                <w:bCs/>
                <w:snapToGrid w:val="0"/>
                <w:color w:val="000000"/>
              </w:rPr>
              <w:t>Incremental Authorization</w:t>
            </w:r>
            <w:r w:rsidRPr="00D06F88">
              <w:rPr>
                <w:snapToGrid w:val="0"/>
                <w:color w:val="000000"/>
              </w:rPr>
              <w:t xml:space="preserve"> support for restaurants (food and beverages) ONLY</w:t>
            </w:r>
          </w:p>
          <w:p w14:paraId="6565FFF7" w14:textId="77777777" w:rsidR="00B80610" w:rsidRPr="00D06F88" w:rsidRDefault="00B80610" w:rsidP="00F12805">
            <w:pPr>
              <w:pStyle w:val="ListParagraph"/>
              <w:keepNext/>
              <w:keepLines/>
              <w:numPr>
                <w:ilvl w:val="0"/>
                <w:numId w:val="168"/>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Update – Merchant Initiated Transactions (MIT)</w:t>
            </w:r>
          </w:p>
          <w:p w14:paraId="151986B7" w14:textId="77777777" w:rsidR="00B80610" w:rsidRPr="00D06F88" w:rsidRDefault="00B80610" w:rsidP="00F12805">
            <w:pPr>
              <w:pStyle w:val="ListParagraph"/>
              <w:keepNext/>
              <w:keepLines/>
              <w:numPr>
                <w:ilvl w:val="0"/>
                <w:numId w:val="168"/>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F – Approval Code</w:t>
            </w:r>
          </w:p>
          <w:p w14:paraId="0F51E81C" w14:textId="77777777" w:rsidR="00B80610" w:rsidRPr="00D06F88" w:rsidRDefault="00B80610" w:rsidP="00F12805">
            <w:pPr>
              <w:pStyle w:val="ListParagraph"/>
              <w:keepNext/>
              <w:keepLines/>
              <w:numPr>
                <w:ilvl w:val="0"/>
                <w:numId w:val="168"/>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F Position 2 – Payment Indicator</w:t>
            </w:r>
          </w:p>
          <w:p w14:paraId="5442348A" w14:textId="77777777" w:rsidR="00B80610" w:rsidRPr="00D06F88" w:rsidRDefault="00B80610" w:rsidP="00F12805">
            <w:pPr>
              <w:pStyle w:val="ListParagraph"/>
              <w:keepNext/>
              <w:keepLines/>
              <w:numPr>
                <w:ilvl w:val="0"/>
                <w:numId w:val="168"/>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z – Trace ID</w:t>
            </w:r>
          </w:p>
          <w:p w14:paraId="0AE67F15" w14:textId="77777777" w:rsidR="00CE399D" w:rsidRPr="00D06F88" w:rsidRDefault="00CE399D" w:rsidP="00CE399D">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Also, add support for Double Length Keys with 6 check digits instead of 4 check digits.</w:t>
            </w:r>
          </w:p>
        </w:tc>
        <w:tc>
          <w:tcPr>
            <w:tcW w:w="1294" w:type="dxa"/>
          </w:tcPr>
          <w:p w14:paraId="47A60027" w14:textId="77777777" w:rsidR="00B80610" w:rsidRPr="00D06F88" w:rsidRDefault="00B80610" w:rsidP="00944998">
            <w:pPr>
              <w:jc w:val="center"/>
            </w:pPr>
            <w:r w:rsidRPr="00D06F88">
              <w:t>S.F.</w:t>
            </w:r>
          </w:p>
          <w:p w14:paraId="4660A27F" w14:textId="77777777" w:rsidR="00CE399D" w:rsidRPr="00D06F88" w:rsidRDefault="00CE399D" w:rsidP="00944998">
            <w:pPr>
              <w:jc w:val="center"/>
            </w:pPr>
            <w:r w:rsidRPr="00D06F88">
              <w:t>A.L.</w:t>
            </w:r>
          </w:p>
        </w:tc>
      </w:tr>
      <w:tr w:rsidR="00C640B1" w:rsidRPr="00D06F88" w14:paraId="2928AA78" w14:textId="77777777" w:rsidTr="00944998">
        <w:tc>
          <w:tcPr>
            <w:tcW w:w="1068" w:type="dxa"/>
          </w:tcPr>
          <w:p w14:paraId="29BA2B14" w14:textId="77777777" w:rsidR="00C640B1" w:rsidRPr="00D06F88" w:rsidRDefault="00C640B1" w:rsidP="00CB2C7B">
            <w:pPr>
              <w:pStyle w:val="TOC1"/>
              <w:jc w:val="center"/>
            </w:pPr>
            <w:r w:rsidRPr="00D06F88">
              <w:t>3.18</w:t>
            </w:r>
          </w:p>
        </w:tc>
        <w:tc>
          <w:tcPr>
            <w:tcW w:w="1524" w:type="dxa"/>
          </w:tcPr>
          <w:p w14:paraId="66136BAA" w14:textId="77777777" w:rsidR="00C640B1" w:rsidRPr="00D06F88" w:rsidRDefault="00C640B1" w:rsidP="0011521B">
            <w:r w:rsidRPr="00D06F88">
              <w:t>Ju</w:t>
            </w:r>
            <w:r w:rsidR="0087044D" w:rsidRPr="00D06F88">
              <w:t>l 3</w:t>
            </w:r>
            <w:r w:rsidRPr="00D06F88">
              <w:t xml:space="preserve"> 2019</w:t>
            </w:r>
          </w:p>
        </w:tc>
        <w:tc>
          <w:tcPr>
            <w:tcW w:w="5328" w:type="dxa"/>
          </w:tcPr>
          <w:p w14:paraId="12164AF4" w14:textId="77777777" w:rsidR="00C640B1" w:rsidRPr="00D06F88" w:rsidRDefault="00C640B1" w:rsidP="00B56BF1">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Added new FID 9 SFID a</w:t>
            </w:r>
            <w:r w:rsidRPr="00D06F88">
              <w:rPr>
                <w:snapToGrid w:val="0"/>
                <w:color w:val="000000"/>
              </w:rPr>
              <w:t xml:space="preserve"> – Multiple C</w:t>
            </w:r>
            <w:r w:rsidR="00CE305A" w:rsidRPr="00D06F88">
              <w:rPr>
                <w:snapToGrid w:val="0"/>
                <w:color w:val="000000"/>
              </w:rPr>
              <w:t>ompletion</w:t>
            </w:r>
            <w:r w:rsidRPr="00D06F88">
              <w:rPr>
                <w:snapToGrid w:val="0"/>
                <w:color w:val="000000"/>
              </w:rPr>
              <w:t xml:space="preserve"> Indicator</w:t>
            </w:r>
          </w:p>
        </w:tc>
        <w:tc>
          <w:tcPr>
            <w:tcW w:w="1294" w:type="dxa"/>
          </w:tcPr>
          <w:p w14:paraId="7C461F38" w14:textId="77777777" w:rsidR="00C640B1" w:rsidRPr="00D06F88" w:rsidRDefault="00C640B1" w:rsidP="00944998">
            <w:pPr>
              <w:jc w:val="center"/>
            </w:pPr>
            <w:r w:rsidRPr="00D06F88">
              <w:t>S.F.</w:t>
            </w:r>
          </w:p>
        </w:tc>
      </w:tr>
      <w:tr w:rsidR="00E32FFD" w:rsidRPr="00D06F88" w14:paraId="0C330954" w14:textId="77777777" w:rsidTr="00944998">
        <w:tc>
          <w:tcPr>
            <w:tcW w:w="1068" w:type="dxa"/>
          </w:tcPr>
          <w:p w14:paraId="182092A4" w14:textId="77777777" w:rsidR="00E32FFD" w:rsidRPr="00D06F88" w:rsidRDefault="00E32FFD" w:rsidP="00CB2C7B">
            <w:pPr>
              <w:pStyle w:val="TOC1"/>
              <w:jc w:val="center"/>
            </w:pPr>
            <w:r w:rsidRPr="00D06F88">
              <w:t>3.19</w:t>
            </w:r>
          </w:p>
        </w:tc>
        <w:tc>
          <w:tcPr>
            <w:tcW w:w="1524" w:type="dxa"/>
          </w:tcPr>
          <w:p w14:paraId="34A65746" w14:textId="77777777" w:rsidR="00E32FFD" w:rsidRPr="00D06F88" w:rsidRDefault="00E32FFD" w:rsidP="0011521B">
            <w:r w:rsidRPr="00D06F88">
              <w:t xml:space="preserve">Jul </w:t>
            </w:r>
            <w:r w:rsidR="00A55B7D" w:rsidRPr="00D06F88">
              <w:t>3</w:t>
            </w:r>
            <w:r w:rsidR="008855AE" w:rsidRPr="00D06F88">
              <w:t>1</w:t>
            </w:r>
            <w:r w:rsidRPr="00D06F88">
              <w:t xml:space="preserve"> 2019</w:t>
            </w:r>
          </w:p>
        </w:tc>
        <w:tc>
          <w:tcPr>
            <w:tcW w:w="5328" w:type="dxa"/>
          </w:tcPr>
          <w:p w14:paraId="6C6EED05" w14:textId="77777777" w:rsidR="00E32FFD" w:rsidRPr="0024643F" w:rsidRDefault="00E32FFD" w:rsidP="00F12805">
            <w:pPr>
              <w:pStyle w:val="ListParagraph"/>
              <w:keepNext/>
              <w:keepLines/>
              <w:numPr>
                <w:ilvl w:val="0"/>
                <w:numId w:val="67"/>
              </w:numPr>
              <w:tabs>
                <w:tab w:val="left" w:pos="0"/>
                <w:tab w:val="left" w:pos="720"/>
                <w:tab w:val="left" w:pos="1440"/>
                <w:tab w:val="left" w:pos="2160"/>
                <w:tab w:val="left" w:pos="2880"/>
                <w:tab w:val="left" w:pos="3600"/>
                <w:tab w:val="left" w:pos="4320"/>
              </w:tabs>
              <w:spacing w:line="240" w:lineRule="atLeast"/>
              <w:rPr>
                <w:b/>
                <w:bCs/>
                <w:snapToGrid w:val="0"/>
                <w:color w:val="000000"/>
              </w:rPr>
            </w:pPr>
            <w:r w:rsidRPr="0024643F">
              <w:rPr>
                <w:b/>
                <w:bCs/>
                <w:snapToGrid w:val="0"/>
                <w:color w:val="000000"/>
              </w:rPr>
              <w:t xml:space="preserve">FID 6 SFID V </w:t>
            </w:r>
            <w:r w:rsidR="00A55B7D" w:rsidRPr="0024643F">
              <w:rPr>
                <w:b/>
                <w:bCs/>
                <w:snapToGrid w:val="0"/>
                <w:color w:val="000000"/>
              </w:rPr>
              <w:t>&amp; FID 6 SFID Y</w:t>
            </w:r>
          </w:p>
          <w:p w14:paraId="7687DBCA" w14:textId="77777777" w:rsidR="00D4062D" w:rsidRPr="00D06F88" w:rsidRDefault="00D4062D" w:rsidP="00D4062D">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Added Mastercard support for EMV 3DS version 2.0 – Identity Check</w:t>
            </w:r>
          </w:p>
          <w:p w14:paraId="5507C1B4" w14:textId="77777777" w:rsidR="00D4062D" w:rsidRPr="0024643F" w:rsidRDefault="00D4062D"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b/>
                <w:bCs/>
                <w:snapToGrid w:val="0"/>
                <w:color w:val="000000"/>
              </w:rPr>
            </w:pPr>
            <w:r w:rsidRPr="0024643F">
              <w:rPr>
                <w:b/>
                <w:bCs/>
                <w:snapToGrid w:val="0"/>
                <w:color w:val="000000"/>
              </w:rPr>
              <w:t>FID 9 SFID R</w:t>
            </w:r>
          </w:p>
          <w:p w14:paraId="259EF0D5" w14:textId="77777777" w:rsidR="00D4062D" w:rsidRPr="00D06F88" w:rsidRDefault="00A55B7D" w:rsidP="00D4062D">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Future – Added support for credentials on file with tokenized PAN</w:t>
            </w:r>
          </w:p>
        </w:tc>
        <w:tc>
          <w:tcPr>
            <w:tcW w:w="1294" w:type="dxa"/>
          </w:tcPr>
          <w:p w14:paraId="5D89D812" w14:textId="77777777" w:rsidR="00E32FFD" w:rsidRPr="00D06F88" w:rsidRDefault="00E32FFD" w:rsidP="00944998">
            <w:pPr>
              <w:jc w:val="center"/>
            </w:pPr>
            <w:r w:rsidRPr="00D06F88">
              <w:t>S.F.</w:t>
            </w:r>
          </w:p>
        </w:tc>
      </w:tr>
      <w:tr w:rsidR="00665D22" w:rsidRPr="00D06F88" w14:paraId="1E1EAFC9" w14:textId="77777777" w:rsidTr="00944998">
        <w:tc>
          <w:tcPr>
            <w:tcW w:w="1068" w:type="dxa"/>
          </w:tcPr>
          <w:p w14:paraId="1CF98661" w14:textId="77777777" w:rsidR="00665D22" w:rsidRPr="00D06F88" w:rsidRDefault="00665D22" w:rsidP="00CB2C7B">
            <w:pPr>
              <w:pStyle w:val="TOC1"/>
              <w:jc w:val="center"/>
            </w:pPr>
            <w:r w:rsidRPr="00D06F88">
              <w:t>3.20</w:t>
            </w:r>
          </w:p>
        </w:tc>
        <w:tc>
          <w:tcPr>
            <w:tcW w:w="1524" w:type="dxa"/>
          </w:tcPr>
          <w:p w14:paraId="2BA4E6D2" w14:textId="77777777" w:rsidR="00665D22" w:rsidRPr="00D06F88" w:rsidRDefault="00665D22" w:rsidP="0011521B">
            <w:r w:rsidRPr="00D06F88">
              <w:t>Oct 8, 2019</w:t>
            </w:r>
          </w:p>
        </w:tc>
        <w:tc>
          <w:tcPr>
            <w:tcW w:w="5328" w:type="dxa"/>
          </w:tcPr>
          <w:p w14:paraId="7037C6E0" w14:textId="77777777" w:rsidR="00665D22" w:rsidRPr="00D06F88" w:rsidRDefault="00665D22" w:rsidP="00665D22">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MIT Transactions</w:t>
            </w:r>
            <w:r w:rsidRPr="00D06F88">
              <w:rPr>
                <w:snapToGrid w:val="0"/>
                <w:color w:val="000000"/>
              </w:rPr>
              <w:t xml:space="preserve"> – Request Messages Table</w:t>
            </w:r>
          </w:p>
          <w:p w14:paraId="26D56F3F" w14:textId="77777777" w:rsidR="00665D22" w:rsidRPr="00D06F88" w:rsidRDefault="00665D22"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Unscheduled transactions – FID z trace id validity</w:t>
            </w:r>
          </w:p>
        </w:tc>
        <w:tc>
          <w:tcPr>
            <w:tcW w:w="1294" w:type="dxa"/>
          </w:tcPr>
          <w:p w14:paraId="65197EB4" w14:textId="77777777" w:rsidR="00665D22" w:rsidRPr="00D06F88" w:rsidRDefault="00665D22" w:rsidP="00944998">
            <w:pPr>
              <w:jc w:val="center"/>
            </w:pPr>
            <w:r w:rsidRPr="00D06F88">
              <w:t>S.F.</w:t>
            </w:r>
          </w:p>
        </w:tc>
      </w:tr>
      <w:tr w:rsidR="00932FF2" w:rsidRPr="00D06F88" w14:paraId="798DCF76" w14:textId="77777777" w:rsidTr="00944998">
        <w:tc>
          <w:tcPr>
            <w:tcW w:w="1068" w:type="dxa"/>
          </w:tcPr>
          <w:p w14:paraId="1A4A772E" w14:textId="77777777" w:rsidR="00932FF2" w:rsidRPr="00D06F88" w:rsidRDefault="00932FF2" w:rsidP="00CB2C7B">
            <w:pPr>
              <w:pStyle w:val="TOC1"/>
              <w:jc w:val="center"/>
            </w:pPr>
            <w:r w:rsidRPr="00D06F88">
              <w:t>3.21</w:t>
            </w:r>
          </w:p>
        </w:tc>
        <w:tc>
          <w:tcPr>
            <w:tcW w:w="1524" w:type="dxa"/>
          </w:tcPr>
          <w:p w14:paraId="35CAEC4A" w14:textId="77777777" w:rsidR="00932FF2" w:rsidRPr="00D06F88" w:rsidRDefault="00932FF2" w:rsidP="0011521B">
            <w:r w:rsidRPr="00D06F88">
              <w:t>Nov 21 2019</w:t>
            </w:r>
          </w:p>
        </w:tc>
        <w:tc>
          <w:tcPr>
            <w:tcW w:w="5328" w:type="dxa"/>
          </w:tcPr>
          <w:p w14:paraId="44D79EC9" w14:textId="77777777" w:rsidR="00932FF2" w:rsidRPr="00D06F88" w:rsidRDefault="00C816E6" w:rsidP="00665D22">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Proprietary Fleet Support</w:t>
            </w:r>
            <w:r w:rsidR="00AB1C62" w:rsidRPr="00D06F88">
              <w:rPr>
                <w:snapToGrid w:val="0"/>
                <w:color w:val="000000"/>
              </w:rPr>
              <w:t xml:space="preserve">.   </w:t>
            </w:r>
            <w:r w:rsidR="00D525FE" w:rsidRPr="00D06F88">
              <w:rPr>
                <w:snapToGrid w:val="0"/>
                <w:color w:val="000000"/>
              </w:rPr>
              <w:t xml:space="preserve">Use </w:t>
            </w:r>
            <w:r w:rsidR="00D525FE" w:rsidRPr="0024643F">
              <w:rPr>
                <w:b/>
                <w:bCs/>
                <w:snapToGrid w:val="0"/>
                <w:color w:val="000000"/>
              </w:rPr>
              <w:t>FID N and FID O</w:t>
            </w:r>
            <w:r w:rsidR="00D525FE" w:rsidRPr="00D06F88">
              <w:rPr>
                <w:snapToGrid w:val="0"/>
                <w:color w:val="000000"/>
              </w:rPr>
              <w:t xml:space="preserve"> for Customer ID in Proprietary Fleet Transactions.</w:t>
            </w:r>
            <w:r w:rsidR="00D117CC" w:rsidRPr="00D06F88">
              <w:rPr>
                <w:snapToGrid w:val="0"/>
                <w:color w:val="000000"/>
              </w:rPr>
              <w:t xml:space="preserve">  Also add Card type "FL".</w:t>
            </w:r>
          </w:p>
        </w:tc>
        <w:tc>
          <w:tcPr>
            <w:tcW w:w="1294" w:type="dxa"/>
          </w:tcPr>
          <w:p w14:paraId="1EF35EF0" w14:textId="77777777" w:rsidR="00932FF2" w:rsidRPr="00D06F88" w:rsidRDefault="00932FF2" w:rsidP="00944998">
            <w:pPr>
              <w:jc w:val="center"/>
            </w:pPr>
            <w:r w:rsidRPr="00D06F88">
              <w:t>A.L.</w:t>
            </w:r>
          </w:p>
        </w:tc>
      </w:tr>
      <w:tr w:rsidR="00320896" w:rsidRPr="00D06F88" w14:paraId="08A36C4B" w14:textId="77777777" w:rsidTr="00944998">
        <w:tc>
          <w:tcPr>
            <w:tcW w:w="1068" w:type="dxa"/>
          </w:tcPr>
          <w:p w14:paraId="505CDD80" w14:textId="77777777" w:rsidR="00320896" w:rsidRPr="00D06F88" w:rsidRDefault="00320896" w:rsidP="00CB2C7B">
            <w:pPr>
              <w:pStyle w:val="TOC1"/>
              <w:jc w:val="center"/>
            </w:pPr>
            <w:r w:rsidRPr="00D06F88">
              <w:t>3.22</w:t>
            </w:r>
          </w:p>
        </w:tc>
        <w:tc>
          <w:tcPr>
            <w:tcW w:w="1524" w:type="dxa"/>
          </w:tcPr>
          <w:p w14:paraId="15AA4641" w14:textId="77777777" w:rsidR="00320896" w:rsidRPr="00D06F88" w:rsidRDefault="00320896" w:rsidP="0011521B">
            <w:r w:rsidRPr="00D06F88">
              <w:t>Dec 18 2019</w:t>
            </w:r>
          </w:p>
        </w:tc>
        <w:tc>
          <w:tcPr>
            <w:tcW w:w="5328" w:type="dxa"/>
          </w:tcPr>
          <w:p w14:paraId="4055DB6B" w14:textId="77777777" w:rsidR="00320896" w:rsidRPr="00D06F88" w:rsidRDefault="00320896" w:rsidP="00665D22">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24643F">
              <w:rPr>
                <w:b/>
                <w:bCs/>
                <w:snapToGrid w:val="0"/>
                <w:color w:val="000000"/>
              </w:rPr>
              <w:t>Add FID 6D for Fleet Data</w:t>
            </w:r>
            <w:r w:rsidRPr="00D06F88">
              <w:rPr>
                <w:snapToGrid w:val="0"/>
                <w:color w:val="000000"/>
              </w:rPr>
              <w:t>.  Remove FID N/O as per update 3.21 above.</w:t>
            </w:r>
          </w:p>
        </w:tc>
        <w:tc>
          <w:tcPr>
            <w:tcW w:w="1294" w:type="dxa"/>
          </w:tcPr>
          <w:p w14:paraId="38CF6D5D" w14:textId="77777777" w:rsidR="00320896" w:rsidRPr="00D06F88" w:rsidRDefault="00320896" w:rsidP="00944998">
            <w:pPr>
              <w:jc w:val="center"/>
            </w:pPr>
            <w:r w:rsidRPr="00D06F88">
              <w:t>A.L.</w:t>
            </w:r>
          </w:p>
        </w:tc>
      </w:tr>
      <w:tr w:rsidR="00CB2C7B" w:rsidRPr="00D06F88" w14:paraId="7542EC01" w14:textId="77777777" w:rsidTr="00944998">
        <w:tc>
          <w:tcPr>
            <w:tcW w:w="1068" w:type="dxa"/>
          </w:tcPr>
          <w:p w14:paraId="007E351E" w14:textId="77777777" w:rsidR="00CB2C7B" w:rsidRPr="00D06F88" w:rsidRDefault="00CB2C7B" w:rsidP="00CB2C7B">
            <w:pPr>
              <w:pStyle w:val="TOC1"/>
              <w:jc w:val="center"/>
            </w:pPr>
            <w:r w:rsidRPr="00D06F88">
              <w:t>3.23</w:t>
            </w:r>
          </w:p>
        </w:tc>
        <w:tc>
          <w:tcPr>
            <w:tcW w:w="1524" w:type="dxa"/>
          </w:tcPr>
          <w:p w14:paraId="04C87866" w14:textId="77777777" w:rsidR="00CB2C7B" w:rsidRPr="00D06F88" w:rsidRDefault="00790C0D" w:rsidP="0011521B">
            <w:r w:rsidRPr="00D06F88">
              <w:t xml:space="preserve">Feb </w:t>
            </w:r>
            <w:r w:rsidR="00D57D9B" w:rsidRPr="00D06F88">
              <w:t>10</w:t>
            </w:r>
            <w:r w:rsidR="00CB2C7B" w:rsidRPr="00D06F88">
              <w:t xml:space="preserve"> 2020</w:t>
            </w:r>
          </w:p>
        </w:tc>
        <w:tc>
          <w:tcPr>
            <w:tcW w:w="5328" w:type="dxa"/>
          </w:tcPr>
          <w:p w14:paraId="19BF92E3" w14:textId="77777777" w:rsidR="00A710DA" w:rsidRPr="0024643F" w:rsidRDefault="00F3534E"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24643F">
              <w:rPr>
                <w:b/>
                <w:bCs/>
                <w:snapToGrid w:val="0"/>
                <w:color w:val="000000"/>
              </w:rPr>
              <w:t>Deferred authorization support</w:t>
            </w:r>
          </w:p>
          <w:p w14:paraId="6572C56B" w14:textId="77777777" w:rsidR="00790C0D" w:rsidRPr="00D06F88" w:rsidRDefault="00790C0D" w:rsidP="00F12805">
            <w:pPr>
              <w:pStyle w:val="ListParagraph"/>
              <w:keepNext/>
              <w:keepLines/>
              <w:numPr>
                <w:ilvl w:val="0"/>
                <w:numId w:val="7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Added </w:t>
            </w:r>
            <w:r w:rsidR="00282C46">
              <w:rPr>
                <w:snapToGrid w:val="0"/>
                <w:color w:val="000000"/>
              </w:rPr>
              <w:t xml:space="preserve">Deferred authorization </w:t>
            </w:r>
          </w:p>
          <w:p w14:paraId="7F0C8838" w14:textId="77777777" w:rsidR="00790C0D" w:rsidRPr="00D06F88" w:rsidRDefault="00790C0D" w:rsidP="00F12805">
            <w:pPr>
              <w:pStyle w:val="ListParagraph"/>
              <w:keepNext/>
              <w:keepLines/>
              <w:numPr>
                <w:ilvl w:val="0"/>
                <w:numId w:val="7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Updated FID 6 SFID 0 Position 7 Real-time Data Indicator </w:t>
            </w:r>
          </w:p>
          <w:p w14:paraId="1ED2C368" w14:textId="77777777" w:rsidR="00005722" w:rsidRPr="00D06F88" w:rsidRDefault="00EE1F7C" w:rsidP="004215D9">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Added support of American Express Account Verify</w:t>
            </w:r>
          </w:p>
        </w:tc>
        <w:tc>
          <w:tcPr>
            <w:tcW w:w="1294" w:type="dxa"/>
          </w:tcPr>
          <w:p w14:paraId="169F3863" w14:textId="77777777" w:rsidR="00CB2C7B" w:rsidRPr="00D06F88" w:rsidRDefault="00CB2C7B" w:rsidP="00944998">
            <w:pPr>
              <w:jc w:val="center"/>
            </w:pPr>
            <w:r w:rsidRPr="00D06F88">
              <w:t>S.F.</w:t>
            </w:r>
          </w:p>
        </w:tc>
      </w:tr>
      <w:tr w:rsidR="00A130D1" w:rsidRPr="00D06F88" w14:paraId="7F1B48FF" w14:textId="77777777" w:rsidTr="00944998">
        <w:tc>
          <w:tcPr>
            <w:tcW w:w="1068" w:type="dxa"/>
          </w:tcPr>
          <w:p w14:paraId="2364CB7D" w14:textId="77777777" w:rsidR="00A130D1" w:rsidRPr="00D06F88" w:rsidRDefault="00A130D1" w:rsidP="00CB2C7B">
            <w:pPr>
              <w:pStyle w:val="TOC1"/>
              <w:jc w:val="center"/>
            </w:pPr>
            <w:r w:rsidRPr="00D06F88">
              <w:lastRenderedPageBreak/>
              <w:t>3.24</w:t>
            </w:r>
          </w:p>
        </w:tc>
        <w:tc>
          <w:tcPr>
            <w:tcW w:w="1524" w:type="dxa"/>
          </w:tcPr>
          <w:p w14:paraId="6CDF4E41" w14:textId="77777777" w:rsidR="00A130D1" w:rsidRPr="00D06F88" w:rsidRDefault="009E0027" w:rsidP="0011521B">
            <w:r w:rsidRPr="00D06F88">
              <w:t>Jun</w:t>
            </w:r>
            <w:r w:rsidR="004215D9" w:rsidRPr="00D06F88">
              <w:t xml:space="preserve"> </w:t>
            </w:r>
            <w:r w:rsidR="006F7938" w:rsidRPr="00D06F88">
              <w:t>1</w:t>
            </w:r>
            <w:r w:rsidR="004215D9" w:rsidRPr="00D06F88">
              <w:t xml:space="preserve"> </w:t>
            </w:r>
            <w:r w:rsidR="00A130D1" w:rsidRPr="00D06F88">
              <w:t>2020</w:t>
            </w:r>
          </w:p>
        </w:tc>
        <w:tc>
          <w:tcPr>
            <w:tcW w:w="5328" w:type="dxa"/>
          </w:tcPr>
          <w:p w14:paraId="4DC9F744" w14:textId="77777777" w:rsidR="00A130D1" w:rsidRPr="000B5BCD" w:rsidRDefault="002B14DE"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Add new FID 5 – TOKEN Buffer</w:t>
            </w:r>
          </w:p>
          <w:p w14:paraId="581FDC05" w14:textId="77777777" w:rsidR="002B14DE" w:rsidRPr="00D06F88" w:rsidRDefault="002B14DE" w:rsidP="00F12805">
            <w:pPr>
              <w:pStyle w:val="ListParagraph"/>
              <w:keepNext/>
              <w:keepLines/>
              <w:numPr>
                <w:ilvl w:val="0"/>
                <w:numId w:val="80"/>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Defined TOKEN SX </w:t>
            </w:r>
            <w:r w:rsidR="00362094" w:rsidRPr="00D06F88">
              <w:rPr>
                <w:snapToGrid w:val="0"/>
                <w:color w:val="000000"/>
              </w:rPr>
              <w:t>– Digital Payment Authentication</w:t>
            </w:r>
          </w:p>
          <w:p w14:paraId="5948905E" w14:textId="77777777" w:rsidR="004735B0" w:rsidRPr="00D06F88" w:rsidRDefault="00362094" w:rsidP="00F12805">
            <w:pPr>
              <w:pStyle w:val="ListParagraph"/>
              <w:keepNext/>
              <w:keepLines/>
              <w:numPr>
                <w:ilvl w:val="0"/>
                <w:numId w:val="80"/>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Defined TOKE FJ – Digital Remote Payment</w:t>
            </w:r>
          </w:p>
          <w:p w14:paraId="4FD75D35" w14:textId="77777777" w:rsidR="004735B0" w:rsidRPr="000B5BCD" w:rsidRDefault="004735B0"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 xml:space="preserve">Modified FID 6 SFID Y </w:t>
            </w:r>
          </w:p>
          <w:p w14:paraId="141FAC26" w14:textId="77777777" w:rsidR="004735B0" w:rsidRPr="00D06F88" w:rsidRDefault="004735B0" w:rsidP="00F12805">
            <w:pPr>
              <w:pStyle w:val="ListParagraph"/>
              <w:keepNext/>
              <w:keepLines/>
              <w:numPr>
                <w:ilvl w:val="0"/>
                <w:numId w:val="74"/>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This SFID will be used for 3DS/EMV 3DS AAV value, the DSRP cryptogram will need to be sent in the new FID 5</w:t>
            </w:r>
          </w:p>
          <w:p w14:paraId="1E1BE4E1" w14:textId="77777777" w:rsidR="00A077AD" w:rsidRPr="000B5BCD" w:rsidRDefault="00A077AD" w:rsidP="00A077AD">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Modified FID 6 SFID V</w:t>
            </w:r>
          </w:p>
          <w:p w14:paraId="2F28529F" w14:textId="77777777" w:rsidR="00A077AD" w:rsidRPr="00D06F88" w:rsidRDefault="00A077AD" w:rsidP="00F12805">
            <w:pPr>
              <w:pStyle w:val="ListParagraph"/>
              <w:keepNext/>
              <w:keepLines/>
              <w:numPr>
                <w:ilvl w:val="0"/>
                <w:numId w:val="74"/>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The authentication collector indicator for In-App transactions needs to be based on the DSRP cryptogram</w:t>
            </w:r>
          </w:p>
          <w:p w14:paraId="38F67128" w14:textId="77777777" w:rsidR="009E0027" w:rsidRPr="000B5BCD" w:rsidRDefault="009E0027" w:rsidP="009E0027">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Partial Approvals</w:t>
            </w:r>
          </w:p>
          <w:p w14:paraId="615FEBBD" w14:textId="77777777" w:rsidR="009E0027" w:rsidRPr="00D06F88" w:rsidRDefault="009E0027"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Modified FID B</w:t>
            </w:r>
          </w:p>
          <w:p w14:paraId="37E39431" w14:textId="77777777" w:rsidR="009E0027" w:rsidRPr="00D06F88" w:rsidRDefault="009E0027"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Clarification on partial approval when the customer/merchant want to cancel the transaction</w:t>
            </w:r>
          </w:p>
          <w:p w14:paraId="30B8F02C" w14:textId="77777777" w:rsidR="009E0027" w:rsidRPr="000B5BCD" w:rsidRDefault="003450EF" w:rsidP="009E0027">
            <w:pPr>
              <w:pStyle w:val="ListParagraph"/>
              <w:keepNext/>
              <w:keepLines/>
              <w:tabs>
                <w:tab w:val="left" w:pos="0"/>
                <w:tab w:val="left" w:pos="720"/>
                <w:tab w:val="left" w:pos="1440"/>
                <w:tab w:val="left" w:pos="2160"/>
                <w:tab w:val="left" w:pos="2880"/>
                <w:tab w:val="left" w:pos="3600"/>
                <w:tab w:val="left" w:pos="4320"/>
              </w:tabs>
              <w:spacing w:line="240" w:lineRule="atLeast"/>
              <w:ind w:left="0"/>
              <w:rPr>
                <w:b/>
                <w:bCs/>
                <w:snapToGrid w:val="0"/>
                <w:color w:val="000000"/>
              </w:rPr>
            </w:pPr>
            <w:r w:rsidRPr="000B5BCD">
              <w:rPr>
                <w:b/>
                <w:bCs/>
                <w:snapToGrid w:val="0"/>
                <w:color w:val="000000"/>
              </w:rPr>
              <w:t>F</w:t>
            </w:r>
            <w:r w:rsidR="009E0027" w:rsidRPr="000B5BCD">
              <w:rPr>
                <w:b/>
                <w:bCs/>
                <w:snapToGrid w:val="0"/>
                <w:color w:val="000000"/>
              </w:rPr>
              <w:t>ree trials or introductory promotions</w:t>
            </w:r>
          </w:p>
          <w:p w14:paraId="41E28FB1" w14:textId="77777777" w:rsidR="009E0027" w:rsidRPr="00D06F88" w:rsidRDefault="009E0027"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Modified FID a Positions 53-64 to indicate the end of free trial </w:t>
            </w:r>
          </w:p>
        </w:tc>
        <w:tc>
          <w:tcPr>
            <w:tcW w:w="1294" w:type="dxa"/>
          </w:tcPr>
          <w:p w14:paraId="2BAF4C9F" w14:textId="77777777" w:rsidR="00A130D1" w:rsidRPr="00D06F88" w:rsidRDefault="00A130D1" w:rsidP="00944998">
            <w:pPr>
              <w:jc w:val="center"/>
            </w:pPr>
            <w:r w:rsidRPr="00D06F88">
              <w:t>S.F.</w:t>
            </w:r>
          </w:p>
        </w:tc>
      </w:tr>
      <w:tr w:rsidR="0043286B" w:rsidRPr="00D06F88" w14:paraId="45AFEA3E" w14:textId="77777777" w:rsidTr="00944998">
        <w:tc>
          <w:tcPr>
            <w:tcW w:w="1068" w:type="dxa"/>
          </w:tcPr>
          <w:p w14:paraId="54CC6BA7" w14:textId="77777777" w:rsidR="0043286B" w:rsidRPr="00D06F88" w:rsidRDefault="0043286B" w:rsidP="00CB2C7B">
            <w:pPr>
              <w:pStyle w:val="TOC1"/>
              <w:jc w:val="center"/>
            </w:pPr>
            <w:r w:rsidRPr="00D06F88">
              <w:t>3.25</w:t>
            </w:r>
          </w:p>
        </w:tc>
        <w:tc>
          <w:tcPr>
            <w:tcW w:w="1524" w:type="dxa"/>
          </w:tcPr>
          <w:p w14:paraId="414AB9D0" w14:textId="77777777" w:rsidR="0043286B" w:rsidRPr="00D06F88" w:rsidRDefault="0043286B" w:rsidP="0011521B">
            <w:r w:rsidRPr="00D06F88">
              <w:t>Aug 19 2020</w:t>
            </w:r>
          </w:p>
        </w:tc>
        <w:tc>
          <w:tcPr>
            <w:tcW w:w="5328" w:type="dxa"/>
          </w:tcPr>
          <w:p w14:paraId="6AC739BA" w14:textId="77777777" w:rsidR="0043286B" w:rsidRPr="000B5BCD" w:rsidRDefault="0043286B"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5</w:t>
            </w:r>
            <w:r w:rsidR="005B0919" w:rsidRPr="000B5BCD">
              <w:rPr>
                <w:b/>
                <w:bCs/>
                <w:snapToGrid w:val="0"/>
                <w:color w:val="000000"/>
              </w:rPr>
              <w:t xml:space="preserve"> – Token Buffer</w:t>
            </w:r>
          </w:p>
          <w:p w14:paraId="77FE7440" w14:textId="77777777" w:rsidR="0043286B" w:rsidRPr="00D06F88" w:rsidRDefault="0043286B"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Modified the MAX length</w:t>
            </w:r>
            <w:r w:rsidR="005B0919" w:rsidRPr="00D06F88">
              <w:rPr>
                <w:snapToGrid w:val="0"/>
                <w:color w:val="000000"/>
              </w:rPr>
              <w:t xml:space="preserve"> of the buffer</w:t>
            </w:r>
          </w:p>
          <w:p w14:paraId="77BEB9CD" w14:textId="77777777" w:rsidR="0043286B" w:rsidRPr="000B5BCD" w:rsidRDefault="0043286B" w:rsidP="0043286B">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6 SFID Q – EMV Response Data</w:t>
            </w:r>
          </w:p>
          <w:p w14:paraId="6AEAE5BB" w14:textId="77777777" w:rsidR="0043286B" w:rsidRPr="00D06F88" w:rsidRDefault="0043286B"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Position 03-04 – Authorization Response Code, added new value of "Z1"</w:t>
            </w:r>
          </w:p>
        </w:tc>
        <w:tc>
          <w:tcPr>
            <w:tcW w:w="1294" w:type="dxa"/>
          </w:tcPr>
          <w:p w14:paraId="507C254D" w14:textId="77777777" w:rsidR="0043286B" w:rsidRPr="00D06F88" w:rsidRDefault="0043286B" w:rsidP="00944998">
            <w:pPr>
              <w:jc w:val="center"/>
            </w:pPr>
            <w:r w:rsidRPr="00D06F88">
              <w:t>S.F.</w:t>
            </w:r>
          </w:p>
        </w:tc>
      </w:tr>
      <w:tr w:rsidR="00343724" w:rsidRPr="00D06F88" w14:paraId="2FA073E8" w14:textId="77777777" w:rsidTr="00944998">
        <w:tc>
          <w:tcPr>
            <w:tcW w:w="1068" w:type="dxa"/>
          </w:tcPr>
          <w:p w14:paraId="08BA1C40" w14:textId="77777777" w:rsidR="00343724" w:rsidRPr="00D06F88" w:rsidRDefault="00343724" w:rsidP="00CB2C7B">
            <w:pPr>
              <w:pStyle w:val="TOC1"/>
              <w:jc w:val="center"/>
            </w:pPr>
            <w:r w:rsidRPr="00D06F88">
              <w:t>3.</w:t>
            </w:r>
            <w:r w:rsidR="00524926" w:rsidRPr="00D06F88">
              <w:t>2</w:t>
            </w:r>
            <w:r w:rsidRPr="00D06F88">
              <w:t>6</w:t>
            </w:r>
          </w:p>
        </w:tc>
        <w:tc>
          <w:tcPr>
            <w:tcW w:w="1524" w:type="dxa"/>
          </w:tcPr>
          <w:p w14:paraId="66DA80EA" w14:textId="77777777" w:rsidR="00343724" w:rsidRPr="00D06F88" w:rsidRDefault="00343724" w:rsidP="0011521B">
            <w:r w:rsidRPr="00D06F88">
              <w:t>Nov 4, 2020</w:t>
            </w:r>
          </w:p>
        </w:tc>
        <w:tc>
          <w:tcPr>
            <w:tcW w:w="5328" w:type="dxa"/>
          </w:tcPr>
          <w:p w14:paraId="67907DA7" w14:textId="77777777" w:rsidR="00343724" w:rsidRPr="00D06F88" w:rsidRDefault="00343724" w:rsidP="004215D9">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0B5BCD">
              <w:rPr>
                <w:b/>
                <w:bCs/>
                <w:snapToGrid w:val="0"/>
                <w:color w:val="000000"/>
              </w:rPr>
              <w:t>FID a – Optional Data</w:t>
            </w:r>
            <w:r w:rsidRPr="00D06F88">
              <w:rPr>
                <w:snapToGrid w:val="0"/>
                <w:color w:val="000000"/>
              </w:rPr>
              <w:t xml:space="preserve"> (for Download Requests</w:t>
            </w:r>
          </w:p>
          <w:p w14:paraId="2D31580B" w14:textId="77777777" w:rsidR="00343724" w:rsidRPr="00D06F88" w:rsidRDefault="00343724"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Added new Tag CT</w:t>
            </w:r>
          </w:p>
          <w:p w14:paraId="590B78CF" w14:textId="77777777" w:rsidR="00343724" w:rsidRPr="000B5BCD" w:rsidRDefault="00343724" w:rsidP="00343724">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5 – Token Buffer</w:t>
            </w:r>
          </w:p>
          <w:p w14:paraId="28267CBC" w14:textId="77777777" w:rsidR="00343724" w:rsidRPr="00D06F88" w:rsidRDefault="00343724"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Changed the length to 1500 bytes</w:t>
            </w:r>
          </w:p>
          <w:p w14:paraId="678C0279" w14:textId="77777777" w:rsidR="00343724" w:rsidRPr="000B5BCD" w:rsidRDefault="00343724" w:rsidP="00343724">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 xml:space="preserve">FID 6 SFID 0 </w:t>
            </w:r>
          </w:p>
          <w:p w14:paraId="0147D56C" w14:textId="77777777" w:rsidR="00343724" w:rsidRPr="00D06F88" w:rsidRDefault="00343724"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Change the length to variable 2 to 10 bytes</w:t>
            </w:r>
          </w:p>
        </w:tc>
        <w:tc>
          <w:tcPr>
            <w:tcW w:w="1294" w:type="dxa"/>
          </w:tcPr>
          <w:p w14:paraId="3BD32E35" w14:textId="77777777" w:rsidR="00343724" w:rsidRPr="00D06F88" w:rsidRDefault="00343724" w:rsidP="00944998">
            <w:pPr>
              <w:jc w:val="center"/>
            </w:pPr>
            <w:r w:rsidRPr="00D06F88">
              <w:t>A.L./S.F</w:t>
            </w:r>
          </w:p>
        </w:tc>
      </w:tr>
      <w:tr w:rsidR="006A6C40" w:rsidRPr="00D06F88" w14:paraId="2306FB3A" w14:textId="77777777" w:rsidTr="00944998">
        <w:tc>
          <w:tcPr>
            <w:tcW w:w="1068" w:type="dxa"/>
          </w:tcPr>
          <w:p w14:paraId="398B699E" w14:textId="77777777" w:rsidR="006A6C40" w:rsidRPr="00D06F88" w:rsidRDefault="006A6C40" w:rsidP="00CB2C7B">
            <w:pPr>
              <w:pStyle w:val="TOC1"/>
              <w:jc w:val="center"/>
            </w:pPr>
            <w:r w:rsidRPr="00D06F88">
              <w:t>3.27</w:t>
            </w:r>
          </w:p>
        </w:tc>
        <w:tc>
          <w:tcPr>
            <w:tcW w:w="1524" w:type="dxa"/>
          </w:tcPr>
          <w:p w14:paraId="345FA02D" w14:textId="77777777" w:rsidR="006A6C40" w:rsidRPr="00D06F88" w:rsidRDefault="006A6C40" w:rsidP="0011521B">
            <w:r w:rsidRPr="00D06F88">
              <w:t>Dec 1</w:t>
            </w:r>
            <w:r w:rsidR="00F10207" w:rsidRPr="00D06F88">
              <w:t>8</w:t>
            </w:r>
            <w:r w:rsidRPr="00D06F88">
              <w:t>, 2020</w:t>
            </w:r>
          </w:p>
        </w:tc>
        <w:tc>
          <w:tcPr>
            <w:tcW w:w="5328" w:type="dxa"/>
          </w:tcPr>
          <w:p w14:paraId="5390A6A7" w14:textId="77777777" w:rsidR="006A6C40" w:rsidRPr="000B5BCD" w:rsidRDefault="00E42EFF"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6 SFID 0 Position 2</w:t>
            </w:r>
          </w:p>
          <w:p w14:paraId="6F56395E" w14:textId="77777777" w:rsidR="00E42EFF" w:rsidRPr="00D06F88" w:rsidRDefault="00E42EFF"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Added new value of "3"</w:t>
            </w:r>
          </w:p>
          <w:p w14:paraId="59E3D025" w14:textId="77777777" w:rsidR="00E42EFF" w:rsidRPr="000B5BCD" w:rsidRDefault="00E42EFF" w:rsidP="00E42EFF">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0B5BCD">
              <w:rPr>
                <w:b/>
                <w:bCs/>
                <w:snapToGrid w:val="0"/>
                <w:color w:val="000000"/>
              </w:rPr>
              <w:t>FID 5 – Token Buffer</w:t>
            </w:r>
          </w:p>
          <w:p w14:paraId="13B5052B" w14:textId="77777777" w:rsidR="00E42EFF" w:rsidRPr="00D06F88" w:rsidRDefault="00E42EFF"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Added support of TOKEN FH – SCA Strong Customer Support</w:t>
            </w:r>
          </w:p>
        </w:tc>
        <w:tc>
          <w:tcPr>
            <w:tcW w:w="1294" w:type="dxa"/>
          </w:tcPr>
          <w:p w14:paraId="2294016A" w14:textId="77777777" w:rsidR="006A6C40" w:rsidRPr="00D06F88" w:rsidRDefault="00E42EFF" w:rsidP="00944998">
            <w:pPr>
              <w:jc w:val="center"/>
            </w:pPr>
            <w:r w:rsidRPr="00D06F88">
              <w:t>S.F.</w:t>
            </w:r>
          </w:p>
        </w:tc>
      </w:tr>
      <w:tr w:rsidR="001638D9" w:rsidRPr="00D06F88" w14:paraId="1AEAEE34" w14:textId="77777777" w:rsidTr="00944998">
        <w:tc>
          <w:tcPr>
            <w:tcW w:w="1068" w:type="dxa"/>
          </w:tcPr>
          <w:p w14:paraId="5DE0B0FE" w14:textId="77777777" w:rsidR="001638D9" w:rsidRPr="00D06F88" w:rsidRDefault="001638D9" w:rsidP="00CB2C7B">
            <w:pPr>
              <w:pStyle w:val="TOC1"/>
              <w:jc w:val="center"/>
            </w:pPr>
            <w:r w:rsidRPr="00D06F88">
              <w:lastRenderedPageBreak/>
              <w:t>3.28</w:t>
            </w:r>
            <w:r w:rsidR="00CE0FF2" w:rsidRPr="00D06F88">
              <w:t xml:space="preserve"> - DRAFT</w:t>
            </w:r>
          </w:p>
        </w:tc>
        <w:tc>
          <w:tcPr>
            <w:tcW w:w="1524" w:type="dxa"/>
          </w:tcPr>
          <w:p w14:paraId="0FF2E0B6" w14:textId="77777777" w:rsidR="001638D9" w:rsidRPr="00D06F88" w:rsidRDefault="001638D9" w:rsidP="0011521B">
            <w:r w:rsidRPr="00D06F88">
              <w:t>Feb 26, 2021</w:t>
            </w:r>
          </w:p>
        </w:tc>
        <w:tc>
          <w:tcPr>
            <w:tcW w:w="5328" w:type="dxa"/>
          </w:tcPr>
          <w:p w14:paraId="73A350D3" w14:textId="77777777" w:rsidR="001638D9" w:rsidRPr="00D06F88" w:rsidRDefault="007364F3" w:rsidP="004215D9">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DRAFT - </w:t>
            </w:r>
            <w:r w:rsidR="001638D9" w:rsidRPr="00D06F88">
              <w:rPr>
                <w:snapToGrid w:val="0"/>
                <w:color w:val="000000"/>
              </w:rPr>
              <w:t>Added support to Transit Transaction Processing</w:t>
            </w:r>
          </w:p>
          <w:p w14:paraId="5B609D05" w14:textId="77777777" w:rsidR="001638D9" w:rsidRPr="00D06F88" w:rsidRDefault="001638D9" w:rsidP="004215D9">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2474B816" w14:textId="77777777" w:rsidR="001638D9" w:rsidRPr="00D06F88" w:rsidRDefault="001638D9"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Modified FID's</w:t>
            </w:r>
          </w:p>
          <w:p w14:paraId="2CC6F3B8"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X – Point of Service Data</w:t>
            </w:r>
          </w:p>
          <w:p w14:paraId="67809782" w14:textId="77777777" w:rsidR="00CE0FF2" w:rsidRPr="00D06F88" w:rsidRDefault="00CE0FF2"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9 SFID S – Token Response Data</w:t>
            </w:r>
          </w:p>
          <w:p w14:paraId="4B4142DF" w14:textId="77777777" w:rsidR="00CE0FF2" w:rsidRPr="00D06F88" w:rsidRDefault="00CE0FF2"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5 – Added TOKEN SO - PAR</w:t>
            </w:r>
          </w:p>
          <w:p w14:paraId="21AF4D64" w14:textId="77777777" w:rsidR="001638D9" w:rsidRPr="00D06F88" w:rsidRDefault="001638D9" w:rsidP="001638D9">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5D38A9C7" w14:textId="77777777" w:rsidR="001638D9" w:rsidRPr="00D06F88" w:rsidRDefault="001638D9"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New FID's</w:t>
            </w:r>
          </w:p>
          <w:p w14:paraId="61D616D3"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snapToGrid w:val="0"/>
                <w:color w:val="000000"/>
              </w:rPr>
              <w:t>FID 6 SFID h – System Trace Number</w:t>
            </w:r>
          </w:p>
          <w:p w14:paraId="6D368D31"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snapToGrid w:val="0"/>
                <w:color w:val="000000"/>
              </w:rPr>
              <w:t>FID 6 SFID i – Retrieval Reference Number</w:t>
            </w:r>
          </w:p>
          <w:p w14:paraId="60D38A42"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snapToGrid w:val="0"/>
                <w:color w:val="000000"/>
              </w:rPr>
              <w:t>FID 6 SFID s – Transit Transaction Data</w:t>
            </w:r>
          </w:p>
          <w:p w14:paraId="2E6BF0C0" w14:textId="77777777" w:rsidR="001638D9" w:rsidRPr="00D06F88" w:rsidRDefault="001638D9" w:rsidP="001638D9">
            <w:pPr>
              <w:pStyle w:val="ListParagraph"/>
              <w:keepNext/>
              <w:keepLines/>
              <w:tabs>
                <w:tab w:val="left" w:pos="0"/>
                <w:tab w:val="left" w:pos="720"/>
                <w:tab w:val="left" w:pos="1440"/>
                <w:tab w:val="left" w:pos="2160"/>
                <w:tab w:val="left" w:pos="2880"/>
                <w:tab w:val="left" w:pos="3600"/>
                <w:tab w:val="left" w:pos="4320"/>
              </w:tabs>
              <w:spacing w:line="240" w:lineRule="atLeast"/>
              <w:ind w:left="360"/>
              <w:rPr>
                <w:b/>
                <w:bCs/>
                <w:snapToGrid w:val="0"/>
                <w:color w:val="000000"/>
              </w:rPr>
            </w:pPr>
          </w:p>
          <w:p w14:paraId="7DFFC95E" w14:textId="77777777" w:rsidR="001638D9" w:rsidRPr="00D06F88" w:rsidRDefault="001638D9"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Clarification FID's</w:t>
            </w:r>
          </w:p>
          <w:p w14:paraId="58DD1043"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B – Amount</w:t>
            </w:r>
          </w:p>
          <w:p w14:paraId="33C5B095"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e – POS Condition Code</w:t>
            </w:r>
          </w:p>
          <w:p w14:paraId="42142097" w14:textId="77777777" w:rsidR="00CE0FF2" w:rsidRPr="00D06F88" w:rsidRDefault="00CE0FF2"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q – Track 2/Customer</w:t>
            </w:r>
          </w:p>
          <w:p w14:paraId="1933203E"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z – Trace ID</w:t>
            </w:r>
          </w:p>
          <w:p w14:paraId="5968A6C4"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A – Original Time and Date</w:t>
            </w:r>
          </w:p>
          <w:p w14:paraId="1ED2888B"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lang w:val="fr-FR"/>
              </w:rPr>
            </w:pPr>
            <w:r w:rsidRPr="00D06F88">
              <w:rPr>
                <w:snapToGrid w:val="0"/>
                <w:color w:val="000000"/>
                <w:lang w:val="fr-FR"/>
              </w:rPr>
              <w:t>FID 6 SFID E – POS Entry Mode</w:t>
            </w:r>
          </w:p>
          <w:p w14:paraId="0DCD0016"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F Pos 2 – MIT Indicator</w:t>
            </w:r>
          </w:p>
          <w:p w14:paraId="0C88F954"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O – EMV Request Data</w:t>
            </w:r>
          </w:p>
          <w:p w14:paraId="7DD1BADE" w14:textId="77777777" w:rsidR="001638D9" w:rsidRPr="00D06F88" w:rsidRDefault="001638D9" w:rsidP="00F12805">
            <w:pPr>
              <w:pStyle w:val="ListParagraph"/>
              <w:keepNext/>
              <w:keepLines/>
              <w:numPr>
                <w:ilvl w:val="0"/>
                <w:numId w:val="71"/>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6 SFID 0 Pos 7 – Additional POS Data</w:t>
            </w:r>
          </w:p>
          <w:p w14:paraId="71FACF0E" w14:textId="77777777" w:rsidR="00CE0FF2" w:rsidRPr="00D06F88" w:rsidRDefault="00CE0FF2" w:rsidP="00CE0FF2">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3DE64864" w14:textId="77777777" w:rsidR="007364F3" w:rsidRPr="00D06F88" w:rsidRDefault="007364F3" w:rsidP="00CE0FF2">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New Section</w:t>
            </w:r>
          </w:p>
          <w:p w14:paraId="46740B5B" w14:textId="77777777" w:rsidR="00CE0FF2" w:rsidRPr="00D06F88" w:rsidRDefault="00CE0FF2"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Transit Merchants</w:t>
            </w:r>
          </w:p>
          <w:p w14:paraId="6CE47287" w14:textId="77777777" w:rsidR="008376AE" w:rsidRPr="00D06F88" w:rsidRDefault="008376AE" w:rsidP="001638D9">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tc>
        <w:tc>
          <w:tcPr>
            <w:tcW w:w="1294" w:type="dxa"/>
          </w:tcPr>
          <w:p w14:paraId="130AA865" w14:textId="77777777" w:rsidR="001638D9" w:rsidRPr="00D06F88" w:rsidRDefault="001638D9" w:rsidP="00944998">
            <w:pPr>
              <w:jc w:val="center"/>
            </w:pPr>
            <w:r w:rsidRPr="00D06F88">
              <w:t>S.F.</w:t>
            </w:r>
          </w:p>
        </w:tc>
      </w:tr>
      <w:tr w:rsidR="00CE37F5" w:rsidRPr="00D06F88" w14:paraId="1D44A8E6" w14:textId="77777777" w:rsidTr="00944998">
        <w:tc>
          <w:tcPr>
            <w:tcW w:w="1068" w:type="dxa"/>
          </w:tcPr>
          <w:p w14:paraId="41C10D9E" w14:textId="77777777" w:rsidR="00CE37F5" w:rsidRPr="00D06F88" w:rsidRDefault="00CE37F5" w:rsidP="00CB2C7B">
            <w:pPr>
              <w:pStyle w:val="TOC1"/>
              <w:jc w:val="center"/>
            </w:pPr>
            <w:r w:rsidRPr="00D06F88">
              <w:lastRenderedPageBreak/>
              <w:t>3.29</w:t>
            </w:r>
          </w:p>
        </w:tc>
        <w:tc>
          <w:tcPr>
            <w:tcW w:w="1524" w:type="dxa"/>
          </w:tcPr>
          <w:p w14:paraId="2634403D" w14:textId="77777777" w:rsidR="00CE37F5" w:rsidRPr="00D06F88" w:rsidRDefault="00F72FAF" w:rsidP="0011521B">
            <w:r w:rsidRPr="00D06F88">
              <w:t>May 10</w:t>
            </w:r>
            <w:r w:rsidR="00CE37F5" w:rsidRPr="00D06F88">
              <w:t>, 2021</w:t>
            </w:r>
          </w:p>
        </w:tc>
        <w:tc>
          <w:tcPr>
            <w:tcW w:w="5328" w:type="dxa"/>
          </w:tcPr>
          <w:p w14:paraId="3D9135D5" w14:textId="77777777" w:rsidR="00CE37F5" w:rsidRPr="00D06F88" w:rsidRDefault="00CE37F5"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Appendix C – Response Codes</w:t>
            </w:r>
          </w:p>
          <w:p w14:paraId="06CB05C6" w14:textId="77777777" w:rsidR="00CE37F5" w:rsidRPr="00D06F88" w:rsidRDefault="00CE37F5"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Modified descriptions of response codes:</w:t>
            </w:r>
          </w:p>
          <w:p w14:paraId="35A924CB"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088 – Decline – No Retry</w:t>
            </w:r>
          </w:p>
          <w:p w14:paraId="34F54B80"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909 – Capture Card – No Retry</w:t>
            </w:r>
          </w:p>
          <w:p w14:paraId="415E397A"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56CFDE34" w14:textId="77777777" w:rsidR="00CE37F5" w:rsidRPr="00D06F88" w:rsidRDefault="00CE37F5"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Added one new response code:</w:t>
            </w:r>
          </w:p>
          <w:p w14:paraId="7F8C4568"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700 – Auth Cancelled – No Retry</w:t>
            </w:r>
          </w:p>
          <w:p w14:paraId="434FA2CA"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6124EA89" w14:textId="77777777" w:rsidR="00CE37F5" w:rsidRPr="00D06F88" w:rsidRDefault="00CE37F5" w:rsidP="00CE37F5">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FID 9 SFID R – Token Authorization Data</w:t>
            </w:r>
          </w:p>
          <w:p w14:paraId="60466ABA" w14:textId="77777777" w:rsidR="00CE37F5" w:rsidRPr="00D06F88" w:rsidRDefault="00506505"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Position 14 – Transaction Type</w:t>
            </w:r>
          </w:p>
          <w:p w14:paraId="08793D10" w14:textId="77777777" w:rsidR="00506505" w:rsidRPr="00D06F88" w:rsidRDefault="00506505" w:rsidP="00506505">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D06F88">
              <w:rPr>
                <w:snapToGrid w:val="0"/>
                <w:color w:val="000000"/>
              </w:rPr>
              <w:t>Added clarification that the In-App indicator is required for purchase, preauth and preauth completion transactions</w:t>
            </w:r>
          </w:p>
          <w:p w14:paraId="2E2839F9" w14:textId="77777777" w:rsidR="00306699" w:rsidRPr="00D06F88" w:rsidRDefault="00306699" w:rsidP="00506505">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5844D0E9" w14:textId="77777777" w:rsidR="00306699" w:rsidRPr="00D06F88" w:rsidRDefault="00306699" w:rsidP="00306699">
            <w:pPr>
              <w:pStyle w:val="ListParagraph"/>
              <w:keepNext/>
              <w:keepLines/>
              <w:tabs>
                <w:tab w:val="left" w:pos="0"/>
                <w:tab w:val="left" w:pos="720"/>
                <w:tab w:val="left" w:pos="1440"/>
                <w:tab w:val="left" w:pos="2160"/>
                <w:tab w:val="left" w:pos="2880"/>
                <w:tab w:val="left" w:pos="3600"/>
                <w:tab w:val="left" w:pos="4320"/>
              </w:tabs>
              <w:spacing w:line="240" w:lineRule="atLeast"/>
              <w:ind w:left="0"/>
              <w:rPr>
                <w:snapToGrid w:val="0"/>
                <w:color w:val="000000"/>
              </w:rPr>
            </w:pPr>
            <w:r w:rsidRPr="00D06F88">
              <w:rPr>
                <w:snapToGrid w:val="0"/>
                <w:color w:val="000000"/>
              </w:rPr>
              <w:t>In preparation of Mastercard Click to Pay, modified:</w:t>
            </w:r>
          </w:p>
          <w:p w14:paraId="630F511C" w14:textId="77777777" w:rsidR="00306699" w:rsidRPr="00D06F88" w:rsidRDefault="00306699"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9 SFID Q – Wallet ID</w:t>
            </w:r>
          </w:p>
          <w:p w14:paraId="5DA79089" w14:textId="77777777" w:rsidR="00306699" w:rsidRPr="00D06F88" w:rsidRDefault="00306699" w:rsidP="00F12805">
            <w:pPr>
              <w:pStyle w:val="ListParagraph"/>
              <w:keepNext/>
              <w:keepLines/>
              <w:numPr>
                <w:ilvl w:val="0"/>
                <w:numId w:val="82"/>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FID 9 SFID R – Token Requestor ID</w:t>
            </w:r>
          </w:p>
        </w:tc>
        <w:tc>
          <w:tcPr>
            <w:tcW w:w="1294" w:type="dxa"/>
          </w:tcPr>
          <w:p w14:paraId="0060D128" w14:textId="77777777" w:rsidR="00CE37F5" w:rsidRPr="00D06F88" w:rsidRDefault="00752116" w:rsidP="00944998">
            <w:pPr>
              <w:jc w:val="center"/>
            </w:pPr>
            <w:r w:rsidRPr="00D06F88">
              <w:t>S.F.</w:t>
            </w:r>
          </w:p>
        </w:tc>
      </w:tr>
      <w:tr w:rsidR="00752116" w:rsidRPr="00D06F88" w14:paraId="76AD4F13" w14:textId="77777777" w:rsidTr="00944998">
        <w:tc>
          <w:tcPr>
            <w:tcW w:w="1068" w:type="dxa"/>
          </w:tcPr>
          <w:p w14:paraId="6E105054" w14:textId="77777777" w:rsidR="00752116" w:rsidRPr="00D06F88" w:rsidRDefault="00752116" w:rsidP="00CB2C7B">
            <w:pPr>
              <w:pStyle w:val="TOC1"/>
              <w:jc w:val="center"/>
            </w:pPr>
            <w:r w:rsidRPr="00D06F88">
              <w:t>3.30</w:t>
            </w:r>
          </w:p>
        </w:tc>
        <w:tc>
          <w:tcPr>
            <w:tcW w:w="1524" w:type="dxa"/>
          </w:tcPr>
          <w:p w14:paraId="02E68767" w14:textId="77777777" w:rsidR="00752116" w:rsidRPr="00D06F88" w:rsidRDefault="00752116" w:rsidP="0011521B">
            <w:r w:rsidRPr="00D06F88">
              <w:t>June 1, 2021</w:t>
            </w:r>
          </w:p>
        </w:tc>
        <w:tc>
          <w:tcPr>
            <w:tcW w:w="5328" w:type="dxa"/>
          </w:tcPr>
          <w:p w14:paraId="60E528A6" w14:textId="77777777" w:rsidR="00752116" w:rsidRPr="00D06F88" w:rsidRDefault="007B2C37" w:rsidP="004215D9">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 xml:space="preserve">Added </w:t>
            </w:r>
            <w:r w:rsidR="00752116" w:rsidRPr="00D06F88">
              <w:rPr>
                <w:b/>
                <w:bCs/>
                <w:snapToGrid w:val="0"/>
                <w:color w:val="000000"/>
              </w:rPr>
              <w:t>Transit Merchants</w:t>
            </w:r>
            <w:r w:rsidR="00ED4FD9" w:rsidRPr="00D06F88">
              <w:rPr>
                <w:b/>
                <w:bCs/>
                <w:snapToGrid w:val="0"/>
                <w:color w:val="000000"/>
              </w:rPr>
              <w:t xml:space="preserve"> – Transit Transactions Supported </w:t>
            </w:r>
          </w:p>
          <w:p w14:paraId="525544EB" w14:textId="77777777" w:rsidR="00752116" w:rsidRPr="00D06F88" w:rsidRDefault="00752116" w:rsidP="00F12805">
            <w:pPr>
              <w:pStyle w:val="ListParagraph"/>
              <w:keepNext/>
              <w:keepLines/>
              <w:numPr>
                <w:ilvl w:val="0"/>
                <w:numId w:val="94"/>
              </w:numPr>
              <w:tabs>
                <w:tab w:val="left" w:pos="0"/>
                <w:tab w:val="left" w:pos="720"/>
                <w:tab w:val="left" w:pos="1440"/>
                <w:tab w:val="left" w:pos="2160"/>
                <w:tab w:val="left" w:pos="2880"/>
                <w:tab w:val="left" w:pos="3600"/>
                <w:tab w:val="left" w:pos="4320"/>
              </w:tabs>
              <w:spacing w:line="240" w:lineRule="atLeast"/>
              <w:rPr>
                <w:b/>
                <w:bCs/>
                <w:i/>
                <w:iCs/>
                <w:snapToGrid w:val="0"/>
                <w:color w:val="000000"/>
              </w:rPr>
            </w:pPr>
            <w:r w:rsidRPr="00D06F88">
              <w:rPr>
                <w:b/>
                <w:bCs/>
                <w:i/>
                <w:iCs/>
                <w:snapToGrid w:val="0"/>
                <w:color w:val="000000"/>
              </w:rPr>
              <w:t>Pre</w:t>
            </w:r>
            <w:r w:rsidR="00ED4FD9" w:rsidRPr="00D06F88">
              <w:rPr>
                <w:b/>
                <w:bCs/>
                <w:i/>
                <w:iCs/>
                <w:snapToGrid w:val="0"/>
                <w:color w:val="000000"/>
              </w:rPr>
              <w:t>- Authorization</w:t>
            </w:r>
          </w:p>
          <w:p w14:paraId="2C41C955" w14:textId="77777777" w:rsidR="00752116" w:rsidRPr="00D06F88" w:rsidRDefault="00752116" w:rsidP="00F12805">
            <w:pPr>
              <w:pStyle w:val="ListParagraph"/>
              <w:keepNext/>
              <w:keepLines/>
              <w:numPr>
                <w:ilvl w:val="1"/>
                <w:numId w:val="94"/>
              </w:numPr>
              <w:tabs>
                <w:tab w:val="left" w:pos="0"/>
                <w:tab w:val="left" w:pos="720"/>
                <w:tab w:val="left" w:pos="1440"/>
                <w:tab w:val="left" w:pos="2160"/>
                <w:tab w:val="left" w:pos="2880"/>
                <w:tab w:val="left" w:pos="3600"/>
                <w:tab w:val="left" w:pos="4320"/>
              </w:tabs>
              <w:spacing w:line="240" w:lineRule="atLeast"/>
              <w:ind w:left="720"/>
              <w:rPr>
                <w:snapToGrid w:val="0"/>
                <w:color w:val="000000"/>
              </w:rPr>
            </w:pPr>
            <w:r w:rsidRPr="00D06F88">
              <w:rPr>
                <w:snapToGrid w:val="0"/>
                <w:color w:val="000000"/>
              </w:rPr>
              <w:t xml:space="preserve">Added FID 6.0 Pos 7 </w:t>
            </w:r>
            <w:r w:rsidR="00ED4FD9" w:rsidRPr="00D06F88">
              <w:rPr>
                <w:snapToGrid w:val="0"/>
                <w:color w:val="000000"/>
              </w:rPr>
              <w:t xml:space="preserve">as required </w:t>
            </w:r>
            <w:r w:rsidRPr="00D06F88">
              <w:rPr>
                <w:snapToGrid w:val="0"/>
                <w:color w:val="000000"/>
              </w:rPr>
              <w:t>on request</w:t>
            </w:r>
            <w:r w:rsidR="00ED4FD9" w:rsidRPr="00D06F88">
              <w:rPr>
                <w:snapToGrid w:val="0"/>
                <w:color w:val="000000"/>
              </w:rPr>
              <w:t xml:space="preserve"> messages</w:t>
            </w:r>
          </w:p>
          <w:p w14:paraId="72D5932C" w14:textId="77777777" w:rsidR="00752116" w:rsidRPr="00D06F88" w:rsidRDefault="00ED4FD9" w:rsidP="00F12805">
            <w:pPr>
              <w:pStyle w:val="ListParagraph"/>
              <w:keepNext/>
              <w:keepLines/>
              <w:numPr>
                <w:ilvl w:val="0"/>
                <w:numId w:val="94"/>
              </w:numPr>
              <w:tabs>
                <w:tab w:val="left" w:pos="0"/>
                <w:tab w:val="left" w:pos="720"/>
                <w:tab w:val="left" w:pos="1440"/>
                <w:tab w:val="left" w:pos="2160"/>
                <w:tab w:val="left" w:pos="2880"/>
                <w:tab w:val="left" w:pos="3600"/>
                <w:tab w:val="left" w:pos="4320"/>
              </w:tabs>
              <w:spacing w:line="240" w:lineRule="atLeast"/>
              <w:rPr>
                <w:b/>
                <w:bCs/>
                <w:i/>
                <w:iCs/>
                <w:snapToGrid w:val="0"/>
                <w:color w:val="000000"/>
              </w:rPr>
            </w:pPr>
            <w:r w:rsidRPr="00D06F88">
              <w:rPr>
                <w:b/>
                <w:bCs/>
                <w:i/>
                <w:iCs/>
                <w:snapToGrid w:val="0"/>
                <w:color w:val="000000"/>
              </w:rPr>
              <w:t>Pre-Authorization Completion</w:t>
            </w:r>
          </w:p>
          <w:p w14:paraId="067C0243" w14:textId="77777777" w:rsidR="00752116" w:rsidRPr="00D06F88" w:rsidRDefault="00752116" w:rsidP="00F12805">
            <w:pPr>
              <w:pStyle w:val="ListParagraph"/>
              <w:keepNext/>
              <w:keepLines/>
              <w:numPr>
                <w:ilvl w:val="1"/>
                <w:numId w:val="94"/>
              </w:numPr>
              <w:tabs>
                <w:tab w:val="left" w:pos="0"/>
                <w:tab w:val="left" w:pos="720"/>
                <w:tab w:val="left" w:pos="1440"/>
                <w:tab w:val="left" w:pos="2160"/>
                <w:tab w:val="left" w:pos="2880"/>
                <w:tab w:val="left" w:pos="3600"/>
                <w:tab w:val="left" w:pos="4320"/>
              </w:tabs>
              <w:spacing w:line="240" w:lineRule="atLeast"/>
              <w:ind w:left="720"/>
              <w:rPr>
                <w:snapToGrid w:val="0"/>
                <w:color w:val="000000"/>
              </w:rPr>
            </w:pPr>
            <w:r w:rsidRPr="00D06F88">
              <w:rPr>
                <w:snapToGrid w:val="0"/>
                <w:color w:val="000000"/>
              </w:rPr>
              <w:t xml:space="preserve">Added clarifications </w:t>
            </w:r>
            <w:r w:rsidR="00ED4FD9" w:rsidRPr="00D06F88">
              <w:rPr>
                <w:snapToGrid w:val="0"/>
                <w:color w:val="000000"/>
              </w:rPr>
              <w:t>if the value sent on completions are taken</w:t>
            </w:r>
            <w:r w:rsidRPr="00D06F88">
              <w:rPr>
                <w:snapToGrid w:val="0"/>
                <w:color w:val="000000"/>
              </w:rPr>
              <w:t xml:space="preserve"> from request or response message</w:t>
            </w:r>
          </w:p>
        </w:tc>
        <w:tc>
          <w:tcPr>
            <w:tcW w:w="1294" w:type="dxa"/>
          </w:tcPr>
          <w:p w14:paraId="5E6F80CE" w14:textId="77777777" w:rsidR="00752116" w:rsidRPr="00D06F88" w:rsidRDefault="00752116" w:rsidP="00944998">
            <w:pPr>
              <w:jc w:val="center"/>
            </w:pPr>
            <w:r w:rsidRPr="00D06F88">
              <w:t>S.F.</w:t>
            </w:r>
          </w:p>
        </w:tc>
      </w:tr>
      <w:tr w:rsidR="00DD1BB0" w:rsidRPr="00D06F88" w14:paraId="4E4AF710" w14:textId="77777777" w:rsidTr="00944998">
        <w:tc>
          <w:tcPr>
            <w:tcW w:w="1068" w:type="dxa"/>
          </w:tcPr>
          <w:p w14:paraId="71BF8FD9" w14:textId="77777777" w:rsidR="00DD1BB0" w:rsidRPr="00D06F88" w:rsidRDefault="00DD1BB0" w:rsidP="00CB2C7B">
            <w:pPr>
              <w:pStyle w:val="TOC1"/>
              <w:jc w:val="center"/>
            </w:pPr>
            <w:r w:rsidRPr="00D06F88">
              <w:t>3.31</w:t>
            </w:r>
          </w:p>
        </w:tc>
        <w:tc>
          <w:tcPr>
            <w:tcW w:w="1524" w:type="dxa"/>
          </w:tcPr>
          <w:p w14:paraId="5CFE7316" w14:textId="77777777" w:rsidR="00DD1BB0" w:rsidRPr="00D06F88" w:rsidRDefault="00DD1BB0" w:rsidP="0011521B">
            <w:r w:rsidRPr="00D06F88">
              <w:t>August 16, 2021</w:t>
            </w:r>
          </w:p>
        </w:tc>
        <w:tc>
          <w:tcPr>
            <w:tcW w:w="5328" w:type="dxa"/>
          </w:tcPr>
          <w:p w14:paraId="28920B8E" w14:textId="77777777" w:rsidR="00DD1BB0" w:rsidRPr="00D06F88" w:rsidRDefault="007B2C37" w:rsidP="00A75C7C">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r>
              <w:rPr>
                <w:b/>
                <w:bCs/>
                <w:snapToGrid w:val="0"/>
                <w:color w:val="000000"/>
              </w:rPr>
              <w:t xml:space="preserve">Added </w:t>
            </w:r>
            <w:r w:rsidR="00DD1BB0" w:rsidRPr="00D06F88">
              <w:rPr>
                <w:b/>
                <w:bCs/>
                <w:snapToGrid w:val="0"/>
                <w:color w:val="000000"/>
              </w:rPr>
              <w:t xml:space="preserve">Merchant OMNI Tokenization – </w:t>
            </w:r>
            <w:r w:rsidR="00DD1BB0" w:rsidRPr="00D06F88">
              <w:rPr>
                <w:snapToGrid w:val="0"/>
                <w:color w:val="000000"/>
              </w:rPr>
              <w:t>New program</w:t>
            </w:r>
          </w:p>
          <w:p w14:paraId="05D20408" w14:textId="77777777" w:rsidR="00DD1BB0" w:rsidRPr="00D06F88" w:rsidRDefault="00DD1BB0" w:rsidP="00A75C7C">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64F15848" w14:textId="77777777" w:rsidR="00DD1BB0" w:rsidRPr="00D06F88" w:rsidRDefault="00DD1BB0"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06F88">
              <w:rPr>
                <w:b/>
                <w:bCs/>
                <w:snapToGrid w:val="0"/>
                <w:color w:val="000000"/>
              </w:rPr>
              <w:t>FID y – Payment and Reporting Tokens</w:t>
            </w:r>
          </w:p>
          <w:p w14:paraId="19D4B6E6" w14:textId="77777777" w:rsidR="00DD1BB0" w:rsidRPr="00D06F88" w:rsidRDefault="00DD1BB0"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Redefined to support the Merchant OMNI Tokenization program</w:t>
            </w:r>
          </w:p>
          <w:p w14:paraId="107948E2" w14:textId="77777777" w:rsidR="00DD1BB0" w:rsidRPr="00D06F88" w:rsidRDefault="00DD1BB0" w:rsidP="00A75C7C">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17EDC9D7" w14:textId="77777777" w:rsidR="00A75C7C" w:rsidRPr="00D06F88" w:rsidRDefault="00A75C7C" w:rsidP="00A75C7C">
            <w:pPr>
              <w:pStyle w:val="Heading1"/>
              <w:pageBreakBefore/>
              <w:spacing w:before="0" w:after="0"/>
              <w:rPr>
                <w:rFonts w:asciiTheme="minorHAnsi" w:hAnsiTheme="minorHAnsi"/>
                <w:snapToGrid w:val="0"/>
                <w:color w:val="000000"/>
                <w:sz w:val="21"/>
                <w:szCs w:val="21"/>
              </w:rPr>
            </w:pPr>
            <w:bookmarkStart w:id="10" w:name="_Toc126079195"/>
            <w:r w:rsidRPr="00D06F88">
              <w:rPr>
                <w:rFonts w:asciiTheme="minorHAnsi" w:hAnsiTheme="minorHAnsi"/>
                <w:snapToGrid w:val="0"/>
                <w:color w:val="000000"/>
                <w:sz w:val="21"/>
                <w:szCs w:val="21"/>
              </w:rPr>
              <w:t>Appendix A – Financial Identifier Descriptions</w:t>
            </w:r>
            <w:bookmarkEnd w:id="10"/>
            <w:r w:rsidRPr="00D06F88">
              <w:rPr>
                <w:rFonts w:asciiTheme="minorHAnsi" w:hAnsiTheme="minorHAnsi"/>
                <w:snapToGrid w:val="0"/>
                <w:color w:val="000000"/>
                <w:sz w:val="21"/>
                <w:szCs w:val="21"/>
              </w:rPr>
              <w:t xml:space="preserve"> </w:t>
            </w:r>
          </w:p>
          <w:p w14:paraId="1864F860" w14:textId="77777777" w:rsidR="00A75C7C" w:rsidRPr="00D06F88" w:rsidRDefault="00A75C7C" w:rsidP="00F12805">
            <w:pPr>
              <w:pStyle w:val="ListParagraph"/>
              <w:numPr>
                <w:ilvl w:val="0"/>
                <w:numId w:val="95"/>
              </w:numPr>
            </w:pPr>
            <w:r w:rsidRPr="00D06F88">
              <w:t>Modified FID y</w:t>
            </w:r>
          </w:p>
          <w:p w14:paraId="74994859" w14:textId="77777777" w:rsidR="00A75C7C" w:rsidRPr="00D06F88" w:rsidRDefault="00A75C7C" w:rsidP="00A75C7C">
            <w:pPr>
              <w:pStyle w:val="ListParagraph"/>
              <w:keepNext/>
              <w:keepLines/>
              <w:tabs>
                <w:tab w:val="left" w:pos="0"/>
                <w:tab w:val="left" w:pos="720"/>
                <w:tab w:val="left" w:pos="1440"/>
                <w:tab w:val="left" w:pos="2160"/>
                <w:tab w:val="left" w:pos="2880"/>
                <w:tab w:val="left" w:pos="3600"/>
                <w:tab w:val="left" w:pos="4320"/>
              </w:tabs>
              <w:spacing w:line="240" w:lineRule="atLeast"/>
              <w:ind w:left="0"/>
              <w:rPr>
                <w:b/>
                <w:bCs/>
                <w:snapToGrid w:val="0"/>
                <w:color w:val="000000"/>
              </w:rPr>
            </w:pPr>
          </w:p>
          <w:p w14:paraId="3779777E" w14:textId="77777777" w:rsidR="00800B7D" w:rsidRPr="00D06F88" w:rsidRDefault="00800B7D" w:rsidP="00A75C7C">
            <w:pPr>
              <w:pStyle w:val="ListParagraph"/>
              <w:keepNext/>
              <w:keepLines/>
              <w:tabs>
                <w:tab w:val="left" w:pos="0"/>
                <w:tab w:val="left" w:pos="720"/>
                <w:tab w:val="left" w:pos="1440"/>
                <w:tab w:val="left" w:pos="2160"/>
                <w:tab w:val="left" w:pos="2880"/>
                <w:tab w:val="left" w:pos="3600"/>
                <w:tab w:val="left" w:pos="4320"/>
              </w:tabs>
              <w:spacing w:line="240" w:lineRule="atLeast"/>
              <w:ind w:left="0"/>
              <w:rPr>
                <w:b/>
                <w:bCs/>
                <w:snapToGrid w:val="0"/>
                <w:color w:val="000000"/>
              </w:rPr>
            </w:pPr>
            <w:r w:rsidRPr="00D06F88">
              <w:rPr>
                <w:b/>
                <w:bCs/>
                <w:snapToGrid w:val="0"/>
                <w:color w:val="000000"/>
              </w:rPr>
              <w:t>Appendix C – Response Codes</w:t>
            </w:r>
          </w:p>
          <w:p w14:paraId="49E9EBAC" w14:textId="77777777" w:rsidR="00800B7D" w:rsidRPr="00D06F88" w:rsidRDefault="00800B7D"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rPr>
                <w:snapToGrid w:val="0"/>
                <w:color w:val="000000"/>
              </w:rPr>
            </w:pPr>
            <w:r w:rsidRPr="00D06F88">
              <w:rPr>
                <w:snapToGrid w:val="0"/>
                <w:color w:val="000000"/>
              </w:rPr>
              <w:t xml:space="preserve">Added new response codes </w:t>
            </w:r>
          </w:p>
          <w:p w14:paraId="2E030997" w14:textId="77777777" w:rsidR="00800B7D" w:rsidRPr="00D06F88" w:rsidRDefault="00800B7D" w:rsidP="00A75C7C">
            <w:pPr>
              <w:pStyle w:val="ListParagraph"/>
              <w:keepNext/>
              <w:keepLines/>
              <w:tabs>
                <w:tab w:val="left" w:pos="0"/>
                <w:tab w:val="left" w:pos="720"/>
                <w:tab w:val="left" w:pos="1440"/>
                <w:tab w:val="left" w:pos="2160"/>
                <w:tab w:val="left" w:pos="2880"/>
                <w:tab w:val="left" w:pos="3600"/>
                <w:tab w:val="left" w:pos="4320"/>
              </w:tabs>
              <w:spacing w:line="240" w:lineRule="atLeast"/>
              <w:ind w:left="360"/>
              <w:rPr>
                <w:snapToGrid w:val="0"/>
                <w:color w:val="000000"/>
              </w:rPr>
            </w:pPr>
          </w:p>
        </w:tc>
        <w:tc>
          <w:tcPr>
            <w:tcW w:w="1294" w:type="dxa"/>
          </w:tcPr>
          <w:p w14:paraId="4593B31B" w14:textId="77777777" w:rsidR="00DD1BB0" w:rsidRPr="00D06F88" w:rsidRDefault="00DD1BB0" w:rsidP="00944998">
            <w:pPr>
              <w:jc w:val="center"/>
            </w:pPr>
            <w:r w:rsidRPr="00D06F88">
              <w:t>S.F.</w:t>
            </w:r>
          </w:p>
        </w:tc>
      </w:tr>
      <w:tr w:rsidR="00531798" w:rsidRPr="00D06F88" w14:paraId="68ACD1B4" w14:textId="77777777" w:rsidTr="00944998">
        <w:tc>
          <w:tcPr>
            <w:tcW w:w="1068" w:type="dxa"/>
          </w:tcPr>
          <w:p w14:paraId="3B2FF4FD" w14:textId="2DAF2F8A" w:rsidR="00531798" w:rsidRPr="00D06F88" w:rsidRDefault="00531798" w:rsidP="00CB2C7B">
            <w:pPr>
              <w:pStyle w:val="TOC1"/>
              <w:jc w:val="center"/>
            </w:pPr>
            <w:r>
              <w:lastRenderedPageBreak/>
              <w:t>3.32</w:t>
            </w:r>
          </w:p>
        </w:tc>
        <w:tc>
          <w:tcPr>
            <w:tcW w:w="1524" w:type="dxa"/>
          </w:tcPr>
          <w:p w14:paraId="39D65BB0" w14:textId="6F2F89DD" w:rsidR="00531798" w:rsidRPr="00D06F88" w:rsidRDefault="00531798" w:rsidP="0011521B">
            <w:r>
              <w:t>October 6, 2021</w:t>
            </w:r>
          </w:p>
        </w:tc>
        <w:tc>
          <w:tcPr>
            <w:tcW w:w="5328" w:type="dxa"/>
          </w:tcPr>
          <w:p w14:paraId="70850622" w14:textId="77777777" w:rsidR="00531798" w:rsidRDefault="00EB0C92"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6 SFID s – Transit Transaction Data</w:t>
            </w:r>
          </w:p>
          <w:p w14:paraId="7929F46C" w14:textId="77777777" w:rsidR="00EB0C92" w:rsidRPr="00EB0C92" w:rsidRDefault="00EB0C92"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b/>
                <w:bCs/>
                <w:snapToGrid w:val="0"/>
                <w:color w:val="000000"/>
              </w:rPr>
            </w:pPr>
            <w:r>
              <w:rPr>
                <w:snapToGrid w:val="0"/>
                <w:color w:val="000000"/>
              </w:rPr>
              <w:t>Fixed Transporter Mode Indicator descriptions</w:t>
            </w:r>
          </w:p>
          <w:p w14:paraId="11EF40E2" w14:textId="77777777" w:rsidR="00EB0C92" w:rsidRDefault="00EB0C92" w:rsidP="00EB0C92">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p w14:paraId="4A6AD7D0" w14:textId="77777777" w:rsidR="003C0B0C" w:rsidRDefault="003C0B0C" w:rsidP="00EB0C92">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Appendix B – Download Data</w:t>
            </w:r>
          </w:p>
          <w:p w14:paraId="1273A0BE" w14:textId="77777777" w:rsidR="003C0B0C" w:rsidRDefault="003C0B0C"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Download response codes</w:t>
            </w:r>
          </w:p>
          <w:p w14:paraId="6EB56469" w14:textId="77777777" w:rsidR="003C0B0C" w:rsidRDefault="003C0B0C" w:rsidP="003C0B0C">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4C6787F0" w14:textId="596865BF" w:rsidR="00C721D1" w:rsidRPr="00C721D1" w:rsidRDefault="00C721D1" w:rsidP="003C0B0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C721D1">
              <w:rPr>
                <w:b/>
                <w:bCs/>
                <w:snapToGrid w:val="0"/>
                <w:color w:val="000000"/>
              </w:rPr>
              <w:t xml:space="preserve">Appendix </w:t>
            </w:r>
            <w:r w:rsidR="003D7C8A">
              <w:rPr>
                <w:b/>
                <w:bCs/>
                <w:snapToGrid w:val="0"/>
                <w:color w:val="000000"/>
              </w:rPr>
              <w:t>D</w:t>
            </w:r>
            <w:r w:rsidRPr="00C721D1">
              <w:rPr>
                <w:b/>
                <w:bCs/>
                <w:snapToGrid w:val="0"/>
                <w:color w:val="000000"/>
              </w:rPr>
              <w:t xml:space="preserve"> – ISO Reason Codes</w:t>
            </w:r>
          </w:p>
          <w:p w14:paraId="6F88373E" w14:textId="595B675B" w:rsidR="00C721D1" w:rsidRPr="00C721D1" w:rsidRDefault="00C721D1"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several ISO Reason Codes (41, 59, 81 and 83)</w:t>
            </w:r>
          </w:p>
        </w:tc>
        <w:tc>
          <w:tcPr>
            <w:tcW w:w="1294" w:type="dxa"/>
          </w:tcPr>
          <w:p w14:paraId="57BC2A3A" w14:textId="20260905" w:rsidR="00531798" w:rsidRPr="00D06F88" w:rsidRDefault="00EB0C92" w:rsidP="00944998">
            <w:pPr>
              <w:jc w:val="center"/>
            </w:pPr>
            <w:r>
              <w:t>S.F.</w:t>
            </w:r>
          </w:p>
        </w:tc>
      </w:tr>
      <w:tr w:rsidR="003D7C8A" w:rsidRPr="00D06F88" w14:paraId="7CE412FD" w14:textId="77777777" w:rsidTr="00B006FD">
        <w:tc>
          <w:tcPr>
            <w:tcW w:w="1068" w:type="dxa"/>
            <w:tcBorders>
              <w:bottom w:val="single" w:sz="4" w:space="0" w:color="auto"/>
            </w:tcBorders>
          </w:tcPr>
          <w:p w14:paraId="11EDFF3B" w14:textId="0F5DD488" w:rsidR="003D7C8A" w:rsidRDefault="003D7C8A" w:rsidP="00CB2C7B">
            <w:pPr>
              <w:pStyle w:val="TOC1"/>
              <w:jc w:val="center"/>
            </w:pPr>
            <w:r>
              <w:t>3.33</w:t>
            </w:r>
          </w:p>
        </w:tc>
        <w:tc>
          <w:tcPr>
            <w:tcW w:w="1524" w:type="dxa"/>
          </w:tcPr>
          <w:p w14:paraId="726525D0" w14:textId="621C1DEF" w:rsidR="003D7C8A" w:rsidRDefault="003D7C8A" w:rsidP="0011521B">
            <w:r>
              <w:t>November 16, 2021</w:t>
            </w:r>
          </w:p>
        </w:tc>
        <w:tc>
          <w:tcPr>
            <w:tcW w:w="5328" w:type="dxa"/>
          </w:tcPr>
          <w:p w14:paraId="5F2B7249" w14:textId="77777777" w:rsidR="003D7C8A" w:rsidRDefault="003D7C8A"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y – Payment and Reporting Tokens</w:t>
            </w:r>
          </w:p>
          <w:p w14:paraId="3726CEF8" w14:textId="77777777" w:rsidR="003D7C8A" w:rsidRDefault="003D7C8A"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new token status value</w:t>
            </w:r>
          </w:p>
          <w:p w14:paraId="481EA47C" w14:textId="77777777" w:rsidR="003D7C8A" w:rsidRDefault="003D7C8A" w:rsidP="003D7C8A">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p w14:paraId="4AA97BC9" w14:textId="77777777" w:rsidR="003D7C8A" w:rsidRPr="003D7C8A" w:rsidRDefault="003D7C8A" w:rsidP="003D7C8A">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3D7C8A">
              <w:rPr>
                <w:b/>
                <w:bCs/>
                <w:snapToGrid w:val="0"/>
                <w:color w:val="000000"/>
              </w:rPr>
              <w:t>Appendix C – Response Codes</w:t>
            </w:r>
          </w:p>
          <w:p w14:paraId="0B7DF320" w14:textId="77777777" w:rsidR="003D7C8A" w:rsidRDefault="003D7C8A"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2 new response code (717 and 718)</w:t>
            </w:r>
          </w:p>
          <w:p w14:paraId="2D68A349" w14:textId="440B95C8" w:rsidR="003D7C8A" w:rsidRPr="003D7C8A" w:rsidRDefault="003D7C8A" w:rsidP="003D7C8A">
            <w:pPr>
              <w:keepNext/>
              <w:keepLines/>
              <w:tabs>
                <w:tab w:val="left" w:pos="0"/>
                <w:tab w:val="left" w:pos="720"/>
                <w:tab w:val="left" w:pos="1440"/>
                <w:tab w:val="left" w:pos="2160"/>
                <w:tab w:val="left" w:pos="2880"/>
                <w:tab w:val="left" w:pos="3600"/>
                <w:tab w:val="left" w:pos="4320"/>
              </w:tabs>
              <w:spacing w:line="240" w:lineRule="atLeast"/>
              <w:rPr>
                <w:snapToGrid w:val="0"/>
                <w:color w:val="000000"/>
              </w:rPr>
            </w:pPr>
          </w:p>
        </w:tc>
        <w:tc>
          <w:tcPr>
            <w:tcW w:w="1294" w:type="dxa"/>
          </w:tcPr>
          <w:p w14:paraId="224CF1C7" w14:textId="3C9E832F" w:rsidR="003D7C8A" w:rsidRDefault="003D7C8A" w:rsidP="00944998">
            <w:pPr>
              <w:jc w:val="center"/>
            </w:pPr>
            <w:r>
              <w:t>S.F.</w:t>
            </w:r>
          </w:p>
        </w:tc>
      </w:tr>
      <w:tr w:rsidR="00823F1F" w:rsidRPr="00D06F88" w14:paraId="7220E878" w14:textId="77777777" w:rsidTr="00B006FD">
        <w:tc>
          <w:tcPr>
            <w:tcW w:w="1068" w:type="dxa"/>
            <w:tcBorders>
              <w:top w:val="single" w:sz="4" w:space="0" w:color="auto"/>
              <w:bottom w:val="nil"/>
              <w:right w:val="single" w:sz="4" w:space="0" w:color="auto"/>
            </w:tcBorders>
          </w:tcPr>
          <w:p w14:paraId="044F4A43" w14:textId="3BC2F745" w:rsidR="00823F1F" w:rsidRDefault="00823F1F" w:rsidP="00CB2C7B">
            <w:pPr>
              <w:pStyle w:val="TOC1"/>
              <w:jc w:val="center"/>
            </w:pPr>
            <w:r>
              <w:t>3.34</w:t>
            </w:r>
          </w:p>
        </w:tc>
        <w:tc>
          <w:tcPr>
            <w:tcW w:w="1524" w:type="dxa"/>
            <w:tcBorders>
              <w:left w:val="single" w:sz="4" w:space="0" w:color="auto"/>
            </w:tcBorders>
          </w:tcPr>
          <w:p w14:paraId="70E0ADC0" w14:textId="632DFB2D" w:rsidR="00823F1F" w:rsidRDefault="00823F1F" w:rsidP="0011521B">
            <w:r>
              <w:t xml:space="preserve">February </w:t>
            </w:r>
            <w:r w:rsidR="00D8386F">
              <w:t>11</w:t>
            </w:r>
            <w:r>
              <w:t>, 2022</w:t>
            </w:r>
          </w:p>
        </w:tc>
        <w:tc>
          <w:tcPr>
            <w:tcW w:w="5328" w:type="dxa"/>
          </w:tcPr>
          <w:p w14:paraId="3476B881" w14:textId="78C61B18" w:rsidR="00823F1F" w:rsidRDefault="00823F1F"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a -</w:t>
            </w:r>
            <w:r w:rsidR="00D93939">
              <w:rPr>
                <w:b/>
                <w:bCs/>
                <w:snapToGrid w:val="0"/>
                <w:color w:val="000000"/>
              </w:rPr>
              <w:t xml:space="preserve"> </w:t>
            </w:r>
            <w:r>
              <w:rPr>
                <w:b/>
                <w:bCs/>
                <w:snapToGrid w:val="0"/>
                <w:color w:val="000000"/>
              </w:rPr>
              <w:t>Optional Data (for Download Requests)</w:t>
            </w:r>
          </w:p>
          <w:p w14:paraId="779FD398" w14:textId="67C81293" w:rsidR="00823F1F" w:rsidRDefault="00823F1F"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new Tag</w:t>
            </w:r>
            <w:r w:rsidR="00D8386F">
              <w:rPr>
                <w:snapToGrid w:val="0"/>
                <w:color w:val="000000"/>
              </w:rPr>
              <w:t>s (GC/GI1/GI2/GP1/GP2/MTI)</w:t>
            </w:r>
          </w:p>
          <w:p w14:paraId="76768E8A" w14:textId="54B4BAFF" w:rsidR="00823F1F" w:rsidRDefault="00823F1F"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tc>
        <w:tc>
          <w:tcPr>
            <w:tcW w:w="1294" w:type="dxa"/>
          </w:tcPr>
          <w:p w14:paraId="3D4744A3" w14:textId="618E4B73" w:rsidR="00823F1F" w:rsidRDefault="00823F1F" w:rsidP="00944998">
            <w:pPr>
              <w:jc w:val="center"/>
            </w:pPr>
            <w:r>
              <w:t>A.L.</w:t>
            </w:r>
          </w:p>
        </w:tc>
      </w:tr>
      <w:tr w:rsidR="00B006FD" w:rsidRPr="00D06F88" w14:paraId="2F59FD74" w14:textId="77777777" w:rsidTr="00711941">
        <w:tc>
          <w:tcPr>
            <w:tcW w:w="1068" w:type="dxa"/>
            <w:tcBorders>
              <w:top w:val="nil"/>
              <w:bottom w:val="nil"/>
              <w:right w:val="single" w:sz="4" w:space="0" w:color="auto"/>
            </w:tcBorders>
          </w:tcPr>
          <w:p w14:paraId="1AE1275A" w14:textId="77777777" w:rsidR="00B006FD" w:rsidRDefault="00B006FD" w:rsidP="00CB2C7B">
            <w:pPr>
              <w:pStyle w:val="TOC1"/>
              <w:jc w:val="center"/>
            </w:pPr>
          </w:p>
        </w:tc>
        <w:tc>
          <w:tcPr>
            <w:tcW w:w="1524" w:type="dxa"/>
            <w:tcBorders>
              <w:left w:val="single" w:sz="4" w:space="0" w:color="auto"/>
            </w:tcBorders>
          </w:tcPr>
          <w:p w14:paraId="4AAF709A" w14:textId="42F80E4F" w:rsidR="00B006FD" w:rsidRDefault="00B006FD" w:rsidP="0011521B">
            <w:r>
              <w:t>March 28, 2022</w:t>
            </w:r>
          </w:p>
        </w:tc>
        <w:tc>
          <w:tcPr>
            <w:tcW w:w="5328" w:type="dxa"/>
          </w:tcPr>
          <w:p w14:paraId="218AB11A" w14:textId="7A44EAF1" w:rsidR="00B006FD" w:rsidRDefault="00B006FD"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y – Payment and Reporting Tokens</w:t>
            </w:r>
          </w:p>
          <w:p w14:paraId="477F93AB" w14:textId="670742A4" w:rsidR="00B006FD" w:rsidRPr="00B006FD" w:rsidRDefault="00B006FD"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 xml:space="preserve">Updated Position 20-23 and Response Message (the correct position for credentials on file is FID 6 SFID 0 Position </w:t>
            </w:r>
            <w:r w:rsidRPr="00B006FD">
              <w:rPr>
                <w:b/>
                <w:bCs/>
                <w:snapToGrid w:val="0"/>
                <w:color w:val="000000"/>
              </w:rPr>
              <w:t>"2"</w:t>
            </w:r>
          </w:p>
        </w:tc>
        <w:tc>
          <w:tcPr>
            <w:tcW w:w="1294" w:type="dxa"/>
          </w:tcPr>
          <w:p w14:paraId="0450EB28" w14:textId="2DF66D60" w:rsidR="00B006FD" w:rsidRDefault="00870BE1" w:rsidP="00944998">
            <w:pPr>
              <w:jc w:val="center"/>
            </w:pPr>
            <w:r>
              <w:t>S.F.</w:t>
            </w:r>
          </w:p>
        </w:tc>
      </w:tr>
      <w:tr w:rsidR="00711941" w:rsidRPr="00D06F88" w14:paraId="0C713051" w14:textId="77777777" w:rsidTr="00F27868">
        <w:tc>
          <w:tcPr>
            <w:tcW w:w="1068" w:type="dxa"/>
            <w:tcBorders>
              <w:top w:val="nil"/>
              <w:bottom w:val="single" w:sz="4" w:space="0" w:color="auto"/>
              <w:right w:val="single" w:sz="4" w:space="0" w:color="auto"/>
            </w:tcBorders>
          </w:tcPr>
          <w:p w14:paraId="63168A01" w14:textId="77777777" w:rsidR="00711941" w:rsidRDefault="00711941" w:rsidP="00CB2C7B">
            <w:pPr>
              <w:pStyle w:val="TOC1"/>
              <w:jc w:val="center"/>
            </w:pPr>
          </w:p>
        </w:tc>
        <w:tc>
          <w:tcPr>
            <w:tcW w:w="1524" w:type="dxa"/>
            <w:tcBorders>
              <w:left w:val="single" w:sz="4" w:space="0" w:color="auto"/>
            </w:tcBorders>
          </w:tcPr>
          <w:p w14:paraId="72B94365" w14:textId="7F3E0520" w:rsidR="00711941" w:rsidRDefault="00711941" w:rsidP="0011521B">
            <w:r>
              <w:t>April 12, 2022</w:t>
            </w:r>
          </w:p>
        </w:tc>
        <w:tc>
          <w:tcPr>
            <w:tcW w:w="5328" w:type="dxa"/>
          </w:tcPr>
          <w:p w14:paraId="22B5C5D9" w14:textId="77777777" w:rsidR="00711941" w:rsidRDefault="00711941"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6 SFID F Pos 1 – E-commerce Flag</w:t>
            </w:r>
          </w:p>
          <w:p w14:paraId="485B5D45" w14:textId="1F2E8935" w:rsidR="00711941" w:rsidRPr="00711941" w:rsidRDefault="00711941"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Updated the response message description</w:t>
            </w:r>
          </w:p>
        </w:tc>
        <w:tc>
          <w:tcPr>
            <w:tcW w:w="1294" w:type="dxa"/>
          </w:tcPr>
          <w:p w14:paraId="74160956" w14:textId="5ED273B8" w:rsidR="00711941" w:rsidRDefault="00711941" w:rsidP="00944998">
            <w:pPr>
              <w:jc w:val="center"/>
            </w:pPr>
            <w:r>
              <w:t>S.F.</w:t>
            </w:r>
          </w:p>
        </w:tc>
      </w:tr>
      <w:tr w:rsidR="00F27868" w:rsidRPr="00D06F88" w14:paraId="21C18AB9" w14:textId="77777777" w:rsidTr="00DE7515">
        <w:tc>
          <w:tcPr>
            <w:tcW w:w="1068" w:type="dxa"/>
            <w:tcBorders>
              <w:top w:val="single" w:sz="4" w:space="0" w:color="auto"/>
              <w:bottom w:val="nil"/>
              <w:right w:val="single" w:sz="4" w:space="0" w:color="auto"/>
            </w:tcBorders>
          </w:tcPr>
          <w:p w14:paraId="56629BD4" w14:textId="63F75F8C" w:rsidR="00F27868" w:rsidRDefault="00F27868" w:rsidP="00CB2C7B">
            <w:pPr>
              <w:pStyle w:val="TOC1"/>
              <w:jc w:val="center"/>
            </w:pPr>
            <w:r>
              <w:t>3.35</w:t>
            </w:r>
          </w:p>
        </w:tc>
        <w:tc>
          <w:tcPr>
            <w:tcW w:w="1524" w:type="dxa"/>
            <w:tcBorders>
              <w:left w:val="single" w:sz="4" w:space="0" w:color="auto"/>
              <w:bottom w:val="nil"/>
            </w:tcBorders>
          </w:tcPr>
          <w:p w14:paraId="2000F473" w14:textId="68595EE0" w:rsidR="00F27868" w:rsidRDefault="00B51B7C" w:rsidP="0011521B">
            <w:r>
              <w:t>Octo</w:t>
            </w:r>
            <w:r w:rsidR="00F27868">
              <w:t>ber 1</w:t>
            </w:r>
            <w:r>
              <w:t>8</w:t>
            </w:r>
            <w:r w:rsidR="00F27868">
              <w:t>, 2022</w:t>
            </w:r>
          </w:p>
        </w:tc>
        <w:tc>
          <w:tcPr>
            <w:tcW w:w="5328" w:type="dxa"/>
          </w:tcPr>
          <w:p w14:paraId="06BAB379" w14:textId="0F1ABCA9" w:rsidR="00D24F2F" w:rsidRDefault="00D24F2F"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MIT Transactions</w:t>
            </w:r>
          </w:p>
          <w:p w14:paraId="4C1C44F5" w14:textId="3005012D" w:rsidR="00D24F2F" w:rsidRDefault="00D24F2F"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Added new requirement for recurring payment transaction</w:t>
            </w:r>
          </w:p>
          <w:p w14:paraId="14E3A8E8" w14:textId="1050A5E1" w:rsidR="00D24F2F" w:rsidRPr="00D24F2F" w:rsidRDefault="00D24F2F"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Updated MIT Table (recurring payment row)</w:t>
            </w:r>
          </w:p>
          <w:p w14:paraId="325691E4" w14:textId="77777777" w:rsidR="00D24F2F" w:rsidRDefault="00D24F2F"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p w14:paraId="7E64627F" w14:textId="4383CCDA" w:rsidR="00DE7515" w:rsidRDefault="00DE7515"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sidRPr="00DE7515">
              <w:rPr>
                <w:b/>
                <w:bCs/>
                <w:snapToGrid w:val="0"/>
                <w:color w:val="000000"/>
              </w:rPr>
              <w:t>FID 6 SFID F – Electronic Commerce Flag – Position 2 Payment Indicator</w:t>
            </w:r>
          </w:p>
          <w:p w14:paraId="25BFAE99" w14:textId="77777777" w:rsidR="00F27868" w:rsidRDefault="00F27868"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Support 2 types of recurring payment transactions:</w:t>
            </w:r>
          </w:p>
          <w:p w14:paraId="3F403DA2" w14:textId="77777777" w:rsidR="00F27868" w:rsidRDefault="00F27868" w:rsidP="00F12805">
            <w:pPr>
              <w:pStyle w:val="ListParagraph"/>
              <w:keepNext/>
              <w:keepLines/>
              <w:numPr>
                <w:ilvl w:val="1"/>
                <w:numId w:val="95"/>
              </w:num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fixed amount and frequency</w:t>
            </w:r>
          </w:p>
          <w:p w14:paraId="75F3CE23" w14:textId="7447E486" w:rsidR="00F27868" w:rsidRDefault="00F27868" w:rsidP="00F12805">
            <w:pPr>
              <w:pStyle w:val="ListParagraph"/>
              <w:keepNext/>
              <w:keepLines/>
              <w:numPr>
                <w:ilvl w:val="1"/>
                <w:numId w:val="95"/>
              </w:num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variable amount and fixed frequency</w:t>
            </w:r>
          </w:p>
          <w:p w14:paraId="515B41EB" w14:textId="77777777" w:rsidR="00F27868" w:rsidRDefault="00F27868" w:rsidP="00DE7515">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p w14:paraId="2164585D" w14:textId="77777777" w:rsidR="00DE7515" w:rsidRDefault="00DE7515" w:rsidP="00DE7515">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FID 0 – Additional Point of Service Data</w:t>
            </w:r>
          </w:p>
          <w:p w14:paraId="5FAEB0D9" w14:textId="3C7A75CE" w:rsidR="00DE7515" w:rsidRPr="00DE7515" w:rsidRDefault="00DE7515" w:rsidP="00F12805">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Pr>
                <w:snapToGrid w:val="0"/>
                <w:color w:val="000000"/>
              </w:rPr>
              <w:t>This field if it is present on preauth transactions will need to be sent with the same value on preauth completion(s)</w:t>
            </w:r>
          </w:p>
        </w:tc>
        <w:tc>
          <w:tcPr>
            <w:tcW w:w="1294" w:type="dxa"/>
            <w:tcBorders>
              <w:bottom w:val="nil"/>
            </w:tcBorders>
          </w:tcPr>
          <w:p w14:paraId="4BC36333" w14:textId="0CE58550" w:rsidR="00F27868" w:rsidRDefault="00F27868" w:rsidP="00944998">
            <w:pPr>
              <w:jc w:val="center"/>
            </w:pPr>
            <w:r>
              <w:t>S.F.</w:t>
            </w:r>
          </w:p>
        </w:tc>
      </w:tr>
      <w:tr w:rsidR="00DE7515" w:rsidRPr="00D06F88" w14:paraId="0B91A0E9" w14:textId="77777777" w:rsidTr="00DE7515">
        <w:tc>
          <w:tcPr>
            <w:tcW w:w="1068" w:type="dxa"/>
            <w:tcBorders>
              <w:top w:val="nil"/>
              <w:bottom w:val="nil"/>
              <w:right w:val="single" w:sz="4" w:space="0" w:color="auto"/>
            </w:tcBorders>
          </w:tcPr>
          <w:p w14:paraId="42E41363" w14:textId="77777777" w:rsidR="00DE7515" w:rsidRDefault="00DE7515" w:rsidP="00CB2C7B">
            <w:pPr>
              <w:pStyle w:val="TOC1"/>
              <w:jc w:val="center"/>
            </w:pPr>
          </w:p>
        </w:tc>
        <w:tc>
          <w:tcPr>
            <w:tcW w:w="1524" w:type="dxa"/>
            <w:tcBorders>
              <w:top w:val="nil"/>
              <w:left w:val="single" w:sz="4" w:space="0" w:color="auto"/>
              <w:bottom w:val="nil"/>
            </w:tcBorders>
          </w:tcPr>
          <w:p w14:paraId="42C8A3D7" w14:textId="77777777" w:rsidR="00DE7515" w:rsidRDefault="00DE7515" w:rsidP="0011521B"/>
        </w:tc>
        <w:tc>
          <w:tcPr>
            <w:tcW w:w="5328" w:type="dxa"/>
          </w:tcPr>
          <w:p w14:paraId="206BCFF9" w14:textId="758E94FA" w:rsidR="00DE7515" w:rsidRDefault="00D016FB"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 xml:space="preserve">Added </w:t>
            </w:r>
            <w:r w:rsidR="00914240">
              <w:rPr>
                <w:b/>
                <w:bCs/>
                <w:snapToGrid w:val="0"/>
                <w:color w:val="000000"/>
              </w:rPr>
              <w:t xml:space="preserve">Credit </w:t>
            </w:r>
            <w:r w:rsidR="00DE7515">
              <w:rPr>
                <w:b/>
                <w:bCs/>
                <w:snapToGrid w:val="0"/>
                <w:color w:val="000000"/>
              </w:rPr>
              <w:t>Surcharge</w:t>
            </w:r>
            <w:r>
              <w:rPr>
                <w:b/>
                <w:bCs/>
                <w:snapToGrid w:val="0"/>
                <w:color w:val="000000"/>
              </w:rPr>
              <w:t xml:space="preserve"> Support</w:t>
            </w:r>
          </w:p>
          <w:p w14:paraId="08B13BE5" w14:textId="1253686E" w:rsidR="00D016FB" w:rsidRDefault="00D016FB"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p w14:paraId="24DA0C32" w14:textId="6C090BD2" w:rsidR="00D016FB" w:rsidRPr="00136837" w:rsidRDefault="00D016FB" w:rsidP="00136837">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136837">
              <w:rPr>
                <w:snapToGrid w:val="0"/>
                <w:color w:val="000000"/>
              </w:rPr>
              <w:t>New FID 9 SFID b – Surcharge Fee Information</w:t>
            </w:r>
          </w:p>
          <w:p w14:paraId="26425802" w14:textId="42D27F56" w:rsidR="00D016FB" w:rsidRPr="00DE7515" w:rsidRDefault="00D016FB"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p>
        </w:tc>
        <w:tc>
          <w:tcPr>
            <w:tcW w:w="1294" w:type="dxa"/>
            <w:tcBorders>
              <w:top w:val="nil"/>
              <w:bottom w:val="nil"/>
            </w:tcBorders>
          </w:tcPr>
          <w:p w14:paraId="5A370397" w14:textId="77777777" w:rsidR="00DE7515" w:rsidRDefault="00DE7515" w:rsidP="00944998">
            <w:pPr>
              <w:jc w:val="center"/>
            </w:pPr>
          </w:p>
        </w:tc>
      </w:tr>
      <w:tr w:rsidR="00DE7515" w:rsidRPr="00D06F88" w14:paraId="491B1FCD" w14:textId="77777777" w:rsidTr="00136837">
        <w:tc>
          <w:tcPr>
            <w:tcW w:w="1068" w:type="dxa"/>
            <w:tcBorders>
              <w:top w:val="nil"/>
              <w:bottom w:val="single" w:sz="4" w:space="0" w:color="auto"/>
              <w:right w:val="single" w:sz="4" w:space="0" w:color="auto"/>
            </w:tcBorders>
          </w:tcPr>
          <w:p w14:paraId="561C0A9C" w14:textId="77777777" w:rsidR="00DE7515" w:rsidRDefault="00DE7515" w:rsidP="00CB2C7B">
            <w:pPr>
              <w:pStyle w:val="TOC1"/>
              <w:jc w:val="center"/>
            </w:pPr>
          </w:p>
        </w:tc>
        <w:tc>
          <w:tcPr>
            <w:tcW w:w="1524" w:type="dxa"/>
            <w:tcBorders>
              <w:top w:val="nil"/>
              <w:left w:val="single" w:sz="4" w:space="0" w:color="auto"/>
              <w:bottom w:val="single" w:sz="4" w:space="0" w:color="auto"/>
            </w:tcBorders>
          </w:tcPr>
          <w:p w14:paraId="0CCFF34B" w14:textId="77777777" w:rsidR="00DE7515" w:rsidRDefault="00DE7515" w:rsidP="0011521B"/>
        </w:tc>
        <w:tc>
          <w:tcPr>
            <w:tcW w:w="5328" w:type="dxa"/>
            <w:tcBorders>
              <w:bottom w:val="single" w:sz="4" w:space="0" w:color="auto"/>
            </w:tcBorders>
          </w:tcPr>
          <w:p w14:paraId="20B537F3" w14:textId="240C5FB2" w:rsidR="00DE7515" w:rsidRDefault="00943747" w:rsidP="00A75C7C">
            <w:pPr>
              <w:keepNext/>
              <w:keepLines/>
              <w:tabs>
                <w:tab w:val="left" w:pos="0"/>
                <w:tab w:val="left" w:pos="720"/>
                <w:tab w:val="left" w:pos="1440"/>
                <w:tab w:val="left" w:pos="2160"/>
                <w:tab w:val="left" w:pos="2880"/>
                <w:tab w:val="left" w:pos="3600"/>
                <w:tab w:val="left" w:pos="4320"/>
              </w:tabs>
              <w:spacing w:line="240" w:lineRule="atLeast"/>
              <w:rPr>
                <w:b/>
                <w:bCs/>
                <w:snapToGrid w:val="0"/>
                <w:color w:val="000000"/>
              </w:rPr>
            </w:pPr>
            <w:r>
              <w:rPr>
                <w:b/>
                <w:bCs/>
                <w:snapToGrid w:val="0"/>
                <w:color w:val="000000"/>
              </w:rPr>
              <w:t xml:space="preserve">Added </w:t>
            </w:r>
            <w:r w:rsidR="00A22CD1">
              <w:rPr>
                <w:b/>
                <w:bCs/>
                <w:snapToGrid w:val="0"/>
                <w:color w:val="000000"/>
              </w:rPr>
              <w:t xml:space="preserve">Web browser </w:t>
            </w:r>
            <w:r w:rsidR="00DE7515">
              <w:rPr>
                <w:b/>
                <w:bCs/>
                <w:snapToGrid w:val="0"/>
                <w:color w:val="000000"/>
              </w:rPr>
              <w:t>AutoFill</w:t>
            </w:r>
            <w:r w:rsidR="00A22CD1">
              <w:rPr>
                <w:b/>
                <w:bCs/>
                <w:snapToGrid w:val="0"/>
                <w:color w:val="000000"/>
              </w:rPr>
              <w:t xml:space="preserve"> Support</w:t>
            </w:r>
          </w:p>
        </w:tc>
        <w:tc>
          <w:tcPr>
            <w:tcW w:w="1294" w:type="dxa"/>
            <w:tcBorders>
              <w:top w:val="nil"/>
              <w:bottom w:val="single" w:sz="4" w:space="0" w:color="auto"/>
            </w:tcBorders>
          </w:tcPr>
          <w:p w14:paraId="6330257D" w14:textId="77777777" w:rsidR="00DE7515" w:rsidRDefault="00DE7515" w:rsidP="00944998">
            <w:pPr>
              <w:jc w:val="center"/>
            </w:pPr>
          </w:p>
        </w:tc>
      </w:tr>
      <w:tr w:rsidR="00136837" w:rsidRPr="00D06F88" w14:paraId="2761CC6D" w14:textId="77777777" w:rsidTr="00123E1B">
        <w:trPr>
          <w:ins w:id="11" w:author="Fernandez, Susana" w:date="2023-01-26T13:21:00Z"/>
        </w:trPr>
        <w:tc>
          <w:tcPr>
            <w:tcW w:w="1068" w:type="dxa"/>
            <w:tcBorders>
              <w:top w:val="single" w:sz="4" w:space="0" w:color="auto"/>
              <w:bottom w:val="nil"/>
              <w:right w:val="single" w:sz="4" w:space="0" w:color="auto"/>
            </w:tcBorders>
          </w:tcPr>
          <w:p w14:paraId="33C89B87" w14:textId="6862FF2B" w:rsidR="00136837" w:rsidRDefault="00136837" w:rsidP="00CB2C7B">
            <w:pPr>
              <w:pStyle w:val="TOC1"/>
              <w:jc w:val="center"/>
              <w:rPr>
                <w:ins w:id="12" w:author="Fernandez, Susana" w:date="2023-01-26T13:21:00Z"/>
              </w:rPr>
            </w:pPr>
            <w:ins w:id="13" w:author="Fernandez, Susana" w:date="2023-01-26T13:21:00Z">
              <w:r>
                <w:t>3.36</w:t>
              </w:r>
            </w:ins>
          </w:p>
        </w:tc>
        <w:tc>
          <w:tcPr>
            <w:tcW w:w="1524" w:type="dxa"/>
            <w:tcBorders>
              <w:top w:val="single" w:sz="4" w:space="0" w:color="auto"/>
              <w:left w:val="single" w:sz="4" w:space="0" w:color="auto"/>
              <w:bottom w:val="nil"/>
            </w:tcBorders>
          </w:tcPr>
          <w:p w14:paraId="3203586C" w14:textId="4530B685" w:rsidR="00136837" w:rsidRDefault="00136837" w:rsidP="0011521B">
            <w:pPr>
              <w:rPr>
                <w:ins w:id="14" w:author="Fernandez, Susana" w:date="2023-01-26T13:21:00Z"/>
              </w:rPr>
            </w:pPr>
            <w:ins w:id="15" w:author="Fernandez, Susana" w:date="2023-01-26T13:21:00Z">
              <w:r>
                <w:t>January 3</w:t>
              </w:r>
            </w:ins>
            <w:ins w:id="16" w:author="Fernandez, Susana" w:date="2023-01-31T14:21:00Z">
              <w:r w:rsidR="00234E5F">
                <w:t>1</w:t>
              </w:r>
            </w:ins>
            <w:ins w:id="17" w:author="Fernandez, Susana" w:date="2023-01-26T13:21:00Z">
              <w:r>
                <w:t>, 2023</w:t>
              </w:r>
            </w:ins>
          </w:p>
        </w:tc>
        <w:tc>
          <w:tcPr>
            <w:tcW w:w="5328" w:type="dxa"/>
            <w:tcBorders>
              <w:top w:val="single" w:sz="4" w:space="0" w:color="auto"/>
              <w:bottom w:val="single" w:sz="4" w:space="0" w:color="auto"/>
            </w:tcBorders>
          </w:tcPr>
          <w:p w14:paraId="66415EF6" w14:textId="77777777" w:rsidR="00136837" w:rsidRDefault="00136837" w:rsidP="00A75C7C">
            <w:pPr>
              <w:keepNext/>
              <w:keepLines/>
              <w:tabs>
                <w:tab w:val="left" w:pos="0"/>
                <w:tab w:val="left" w:pos="720"/>
                <w:tab w:val="left" w:pos="1440"/>
                <w:tab w:val="left" w:pos="2160"/>
                <w:tab w:val="left" w:pos="2880"/>
                <w:tab w:val="left" w:pos="3600"/>
                <w:tab w:val="left" w:pos="4320"/>
              </w:tabs>
              <w:spacing w:line="240" w:lineRule="atLeast"/>
              <w:rPr>
                <w:ins w:id="18" w:author="Fernandez, Susana" w:date="2023-01-26T13:21:00Z"/>
                <w:b/>
                <w:bCs/>
                <w:snapToGrid w:val="0"/>
                <w:color w:val="000000"/>
              </w:rPr>
            </w:pPr>
            <w:ins w:id="19" w:author="Fernandez, Susana" w:date="2023-01-26T13:21:00Z">
              <w:r>
                <w:rPr>
                  <w:b/>
                  <w:bCs/>
                  <w:snapToGrid w:val="0"/>
                  <w:color w:val="000000"/>
                </w:rPr>
                <w:t>Credit Surcharge Support</w:t>
              </w:r>
            </w:ins>
          </w:p>
          <w:p w14:paraId="714E8606" w14:textId="6C78859E" w:rsidR="00136837" w:rsidRDefault="00136837" w:rsidP="00136837">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ins w:id="20" w:author="Fernandez, Susana" w:date="2023-01-26T13:22:00Z"/>
                <w:snapToGrid w:val="0"/>
                <w:color w:val="000000"/>
              </w:rPr>
            </w:pPr>
            <w:ins w:id="21" w:author="Fernandez, Susana" w:date="2023-01-26T13:22:00Z">
              <w:r>
                <w:rPr>
                  <w:snapToGrid w:val="0"/>
                  <w:color w:val="000000"/>
                </w:rPr>
                <w:t>Added clarification on credit surcharge transactions</w:t>
              </w:r>
            </w:ins>
          </w:p>
          <w:p w14:paraId="0E516411" w14:textId="77777777" w:rsidR="00136837" w:rsidRDefault="00136837" w:rsidP="00136837">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ins w:id="22" w:author="Fernandez, Susana" w:date="2023-01-26T14:03:00Z"/>
                <w:snapToGrid w:val="0"/>
                <w:color w:val="000000"/>
              </w:rPr>
            </w:pPr>
            <w:ins w:id="23" w:author="Fernandez, Susana" w:date="2023-01-26T13:22:00Z">
              <w:r>
                <w:rPr>
                  <w:snapToGrid w:val="0"/>
                  <w:color w:val="000000"/>
                </w:rPr>
                <w:t xml:space="preserve">Modified FID 9 </w:t>
              </w:r>
            </w:ins>
            <w:ins w:id="24" w:author="Fernandez, Susana" w:date="2023-01-26T13:23:00Z">
              <w:r>
                <w:rPr>
                  <w:snapToGrid w:val="0"/>
                  <w:color w:val="000000"/>
                </w:rPr>
                <w:t>SFIB b – Surcharge Fee Information – Position 10, added a new field</w:t>
              </w:r>
            </w:ins>
          </w:p>
          <w:p w14:paraId="4563F190" w14:textId="40DD0364" w:rsidR="00BD2C6B" w:rsidRPr="00136837" w:rsidRDefault="00BD2C6B" w:rsidP="00136837">
            <w:pPr>
              <w:pStyle w:val="ListParagraph"/>
              <w:keepNext/>
              <w:keepLines/>
              <w:numPr>
                <w:ilvl w:val="0"/>
                <w:numId w:val="95"/>
              </w:numPr>
              <w:tabs>
                <w:tab w:val="left" w:pos="0"/>
                <w:tab w:val="left" w:pos="720"/>
                <w:tab w:val="left" w:pos="1440"/>
                <w:tab w:val="left" w:pos="2160"/>
                <w:tab w:val="left" w:pos="2880"/>
                <w:tab w:val="left" w:pos="3600"/>
                <w:tab w:val="left" w:pos="4320"/>
              </w:tabs>
              <w:spacing w:line="240" w:lineRule="atLeast"/>
              <w:ind w:left="360"/>
              <w:rPr>
                <w:ins w:id="25" w:author="Fernandez, Susana" w:date="2023-01-26T13:21:00Z"/>
                <w:snapToGrid w:val="0"/>
                <w:color w:val="000000"/>
              </w:rPr>
            </w:pPr>
            <w:ins w:id="26" w:author="Fernandez, Susana" w:date="2023-01-26T14:03:00Z">
              <w:r>
                <w:rPr>
                  <w:snapToGrid w:val="0"/>
                  <w:color w:val="000000"/>
                </w:rPr>
                <w:t>Appendix C – Response Codes</w:t>
              </w:r>
              <w:r>
                <w:rPr>
                  <w:snapToGrid w:val="0"/>
                  <w:color w:val="000000"/>
                </w:rPr>
                <w:br/>
                <w:t>Added new re</w:t>
              </w:r>
            </w:ins>
            <w:ins w:id="27" w:author="Fernandez, Susana" w:date="2023-01-26T14:04:00Z">
              <w:r>
                <w:rPr>
                  <w:snapToGrid w:val="0"/>
                  <w:color w:val="000000"/>
                </w:rPr>
                <w:t xml:space="preserve">sponse codes related to credit surcharge </w:t>
              </w:r>
            </w:ins>
          </w:p>
        </w:tc>
        <w:tc>
          <w:tcPr>
            <w:tcW w:w="1294" w:type="dxa"/>
            <w:tcBorders>
              <w:top w:val="single" w:sz="4" w:space="0" w:color="auto"/>
              <w:bottom w:val="single" w:sz="4" w:space="0" w:color="auto"/>
            </w:tcBorders>
          </w:tcPr>
          <w:p w14:paraId="26370259" w14:textId="20C72C81" w:rsidR="00136837" w:rsidRDefault="00136837" w:rsidP="00944998">
            <w:pPr>
              <w:jc w:val="center"/>
              <w:rPr>
                <w:ins w:id="28" w:author="Fernandez, Susana" w:date="2023-01-26T13:21:00Z"/>
              </w:rPr>
            </w:pPr>
            <w:ins w:id="29" w:author="Fernandez, Susana" w:date="2023-01-26T13:23:00Z">
              <w:r>
                <w:t>S.F.</w:t>
              </w:r>
            </w:ins>
          </w:p>
        </w:tc>
      </w:tr>
      <w:tr w:rsidR="00123E1B" w:rsidRPr="00D06F88" w14:paraId="49919D4B" w14:textId="77777777" w:rsidTr="00123E1B">
        <w:trPr>
          <w:ins w:id="30" w:author="Fernandez, Susana" w:date="2023-01-26T13:50:00Z"/>
        </w:trPr>
        <w:tc>
          <w:tcPr>
            <w:tcW w:w="1068" w:type="dxa"/>
            <w:tcBorders>
              <w:top w:val="nil"/>
              <w:bottom w:val="single" w:sz="4" w:space="0" w:color="auto"/>
              <w:right w:val="single" w:sz="4" w:space="0" w:color="auto"/>
            </w:tcBorders>
          </w:tcPr>
          <w:p w14:paraId="29B6366B" w14:textId="77777777" w:rsidR="00123E1B" w:rsidRDefault="00123E1B" w:rsidP="00CB2C7B">
            <w:pPr>
              <w:pStyle w:val="TOC1"/>
              <w:jc w:val="center"/>
              <w:rPr>
                <w:ins w:id="31" w:author="Fernandez, Susana" w:date="2023-01-26T13:50:00Z"/>
              </w:rPr>
            </w:pPr>
          </w:p>
        </w:tc>
        <w:tc>
          <w:tcPr>
            <w:tcW w:w="1524" w:type="dxa"/>
            <w:tcBorders>
              <w:top w:val="nil"/>
              <w:left w:val="single" w:sz="4" w:space="0" w:color="auto"/>
            </w:tcBorders>
          </w:tcPr>
          <w:p w14:paraId="4E527432" w14:textId="77777777" w:rsidR="00123E1B" w:rsidRDefault="00123E1B" w:rsidP="0011521B">
            <w:pPr>
              <w:rPr>
                <w:ins w:id="32" w:author="Fernandez, Susana" w:date="2023-01-26T13:50:00Z"/>
              </w:rPr>
            </w:pPr>
          </w:p>
        </w:tc>
        <w:tc>
          <w:tcPr>
            <w:tcW w:w="5328" w:type="dxa"/>
            <w:tcBorders>
              <w:top w:val="single" w:sz="4" w:space="0" w:color="auto"/>
            </w:tcBorders>
          </w:tcPr>
          <w:p w14:paraId="129B7518" w14:textId="77777777" w:rsidR="00123E1B" w:rsidRDefault="00123E1B" w:rsidP="00A75C7C">
            <w:pPr>
              <w:keepNext/>
              <w:keepLines/>
              <w:tabs>
                <w:tab w:val="left" w:pos="0"/>
                <w:tab w:val="left" w:pos="720"/>
                <w:tab w:val="left" w:pos="1440"/>
                <w:tab w:val="left" w:pos="2160"/>
                <w:tab w:val="left" w:pos="2880"/>
                <w:tab w:val="left" w:pos="3600"/>
                <w:tab w:val="left" w:pos="4320"/>
              </w:tabs>
              <w:spacing w:line="240" w:lineRule="atLeast"/>
              <w:rPr>
                <w:ins w:id="33" w:author="Fernandez, Susana" w:date="2023-01-26T13:51:00Z"/>
                <w:b/>
                <w:bCs/>
                <w:snapToGrid w:val="0"/>
                <w:color w:val="000000"/>
              </w:rPr>
            </w:pPr>
            <w:ins w:id="34" w:author="Fernandez, Susana" w:date="2023-01-26T13:51:00Z">
              <w:r>
                <w:rPr>
                  <w:b/>
                  <w:bCs/>
                  <w:snapToGrid w:val="0"/>
                  <w:color w:val="000000"/>
                </w:rPr>
                <w:t>FID 6 SFID q – EMV Supplementary Request Data</w:t>
              </w:r>
            </w:ins>
          </w:p>
          <w:p w14:paraId="4C408D63" w14:textId="36C9F29C" w:rsidR="00123E1B" w:rsidRPr="00123E1B" w:rsidRDefault="00123E1B" w:rsidP="00F3131C">
            <w:pPr>
              <w:pStyle w:val="ListParagraph"/>
              <w:keepNext/>
              <w:keepLines/>
              <w:numPr>
                <w:ilvl w:val="0"/>
                <w:numId w:val="186"/>
              </w:numPr>
              <w:tabs>
                <w:tab w:val="left" w:pos="0"/>
                <w:tab w:val="left" w:pos="720"/>
                <w:tab w:val="left" w:pos="1440"/>
                <w:tab w:val="left" w:pos="2160"/>
                <w:tab w:val="left" w:pos="2880"/>
                <w:tab w:val="left" w:pos="3600"/>
                <w:tab w:val="left" w:pos="4320"/>
              </w:tabs>
              <w:spacing w:line="240" w:lineRule="atLeast"/>
              <w:ind w:left="360"/>
              <w:rPr>
                <w:ins w:id="35" w:author="Fernandez, Susana" w:date="2023-01-26T13:50:00Z"/>
                <w:b/>
                <w:bCs/>
                <w:snapToGrid w:val="0"/>
                <w:color w:val="000000"/>
              </w:rPr>
            </w:pPr>
            <w:ins w:id="36" w:author="Fernandez, Susana" w:date="2023-01-26T13:52:00Z">
              <w:r>
                <w:rPr>
                  <w:snapToGrid w:val="0"/>
                  <w:color w:val="000000"/>
                </w:rPr>
                <w:t>Updated Form Factor Indicator – Byte 4 – Payment Transaction Technology – bit 8 – Tap-to-phone indicator</w:t>
              </w:r>
            </w:ins>
          </w:p>
        </w:tc>
        <w:tc>
          <w:tcPr>
            <w:tcW w:w="1294" w:type="dxa"/>
            <w:tcBorders>
              <w:top w:val="single" w:sz="4" w:space="0" w:color="auto"/>
            </w:tcBorders>
          </w:tcPr>
          <w:p w14:paraId="637CE608" w14:textId="5F5605CE" w:rsidR="00123E1B" w:rsidRDefault="00123E1B" w:rsidP="00944998">
            <w:pPr>
              <w:jc w:val="center"/>
              <w:rPr>
                <w:ins w:id="37" w:author="Fernandez, Susana" w:date="2023-01-26T13:50:00Z"/>
              </w:rPr>
            </w:pPr>
            <w:ins w:id="38" w:author="Fernandez, Susana" w:date="2023-01-26T13:51:00Z">
              <w:r>
                <w:t>S.F.</w:t>
              </w:r>
            </w:ins>
          </w:p>
        </w:tc>
      </w:tr>
    </w:tbl>
    <w:p w14:paraId="2CF4FC00" w14:textId="77777777" w:rsidR="00ED4FD9" w:rsidRPr="00D06F88" w:rsidRDefault="00ED4FD9">
      <w:pPr>
        <w:rPr>
          <w:b/>
          <w:bCs/>
        </w:rPr>
      </w:pPr>
    </w:p>
    <w:p w14:paraId="4D746803" w14:textId="77777777" w:rsidR="00ED4FD9" w:rsidRPr="00D06F88" w:rsidRDefault="00ED4FD9">
      <w:pPr>
        <w:rPr>
          <w:b/>
          <w:bCs/>
        </w:rPr>
      </w:pPr>
    </w:p>
    <w:p w14:paraId="05C71708" w14:textId="77777777" w:rsidR="00ED4FD9" w:rsidRDefault="00ED4FD9">
      <w:pPr>
        <w:rPr>
          <w:b/>
          <w:bCs/>
        </w:rPr>
      </w:pPr>
    </w:p>
    <w:p w14:paraId="41CB3C83" w14:textId="77777777" w:rsidR="001A506C" w:rsidRPr="001F4AB2" w:rsidRDefault="001A506C" w:rsidP="001F4AB2">
      <w:pPr>
        <w:pBdr>
          <w:top w:val="single" w:sz="6" w:space="6" w:color="auto"/>
        </w:pBdr>
        <w:rPr>
          <w:rFonts w:cs="Arial"/>
          <w:b/>
          <w:color w:val="538135" w:themeColor="accent3"/>
          <w:sz w:val="28"/>
          <w:szCs w:val="28"/>
        </w:rPr>
      </w:pPr>
      <w:r w:rsidRPr="001F4AB2">
        <w:rPr>
          <w:rFonts w:cs="Arial"/>
          <w:b/>
          <w:color w:val="538135" w:themeColor="accent3"/>
          <w:sz w:val="28"/>
          <w:szCs w:val="28"/>
        </w:rPr>
        <w:t>Distribution</w:t>
      </w:r>
    </w:p>
    <w:p w14:paraId="2CDD46AE" w14:textId="77777777" w:rsidR="001A506C" w:rsidRDefault="001A506C" w:rsidP="001A506C"/>
    <w:tbl>
      <w:tblPr>
        <w:tblW w:w="9180" w:type="dxa"/>
        <w:tblInd w:w="108"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9180"/>
      </w:tblGrid>
      <w:tr w:rsidR="001A506C" w14:paraId="0F9FB556" w14:textId="77777777" w:rsidTr="001F4AB2">
        <w:trPr>
          <w:tblHeader/>
        </w:trPr>
        <w:tc>
          <w:tcPr>
            <w:tcW w:w="9180" w:type="dxa"/>
            <w:shd w:val="clear" w:color="auto" w:fill="auto"/>
            <w:vAlign w:val="center"/>
          </w:tcPr>
          <w:p w14:paraId="3FED59ED" w14:textId="77777777" w:rsidR="001A506C" w:rsidRDefault="001A506C" w:rsidP="001F4AB2">
            <w:pPr>
              <w:spacing w:before="120" w:after="120"/>
              <w:rPr>
                <w:b/>
              </w:rPr>
            </w:pPr>
            <w:r>
              <w:rPr>
                <w:b/>
              </w:rPr>
              <w:t>Description</w:t>
            </w:r>
          </w:p>
        </w:tc>
      </w:tr>
      <w:tr w:rsidR="001A506C" w14:paraId="7B3077CF" w14:textId="77777777" w:rsidTr="001F4AB2">
        <w:tc>
          <w:tcPr>
            <w:tcW w:w="9180" w:type="dxa"/>
            <w:shd w:val="clear" w:color="auto" w:fill="auto"/>
          </w:tcPr>
          <w:p w14:paraId="7CFC6EB8" w14:textId="77777777" w:rsidR="001A506C" w:rsidRDefault="001A506C" w:rsidP="00A078EC">
            <w:pPr>
              <w:pStyle w:val="TOC1"/>
            </w:pPr>
            <w:r>
              <w:t>TD B</w:t>
            </w:r>
            <w:r w:rsidR="00E30F58">
              <w:t>ASE</w:t>
            </w:r>
            <w:r>
              <w:t>24 POS Development Team</w:t>
            </w:r>
          </w:p>
        </w:tc>
      </w:tr>
      <w:tr w:rsidR="001A506C" w14:paraId="4CD1C063" w14:textId="77777777" w:rsidTr="001F4AB2">
        <w:tc>
          <w:tcPr>
            <w:tcW w:w="9180" w:type="dxa"/>
            <w:shd w:val="clear" w:color="auto" w:fill="auto"/>
            <w:vAlign w:val="center"/>
          </w:tcPr>
          <w:p w14:paraId="0D7140DB" w14:textId="77777777" w:rsidR="001A506C" w:rsidRDefault="001A506C" w:rsidP="00A078EC">
            <w:pPr>
              <w:rPr>
                <w:rFonts w:cs="Arial"/>
              </w:rPr>
            </w:pPr>
            <w:r>
              <w:rPr>
                <w:rFonts w:cs="Arial"/>
              </w:rPr>
              <w:t>TDMS Core Systems Manager, Transaction Processing</w:t>
            </w:r>
          </w:p>
        </w:tc>
      </w:tr>
      <w:tr w:rsidR="001A506C" w14:paraId="7EA940B7" w14:textId="77777777" w:rsidTr="001F4AB2">
        <w:tc>
          <w:tcPr>
            <w:tcW w:w="9180" w:type="dxa"/>
            <w:shd w:val="clear" w:color="auto" w:fill="auto"/>
            <w:vAlign w:val="center"/>
          </w:tcPr>
          <w:p w14:paraId="25CE83F6" w14:textId="77777777" w:rsidR="001A506C" w:rsidRDefault="001A506C" w:rsidP="00A078EC">
            <w:pPr>
              <w:rPr>
                <w:rFonts w:cs="Arial"/>
              </w:rPr>
            </w:pPr>
            <w:r>
              <w:rPr>
                <w:rFonts w:cs="Arial"/>
              </w:rPr>
              <w:t>TDMS Solution Consultant, Integrated Solutions</w:t>
            </w:r>
          </w:p>
        </w:tc>
      </w:tr>
      <w:tr w:rsidR="001A506C" w14:paraId="2088A152" w14:textId="77777777" w:rsidTr="001F4AB2">
        <w:tc>
          <w:tcPr>
            <w:tcW w:w="9180" w:type="dxa"/>
            <w:shd w:val="clear" w:color="auto" w:fill="auto"/>
            <w:vAlign w:val="center"/>
          </w:tcPr>
          <w:p w14:paraId="3E24B034" w14:textId="77777777" w:rsidR="001A506C" w:rsidRDefault="001A506C" w:rsidP="001A506C">
            <w:pPr>
              <w:rPr>
                <w:rFonts w:cs="Arial"/>
              </w:rPr>
            </w:pPr>
            <w:r>
              <w:rPr>
                <w:rFonts w:cs="Arial"/>
              </w:rPr>
              <w:t>TDMS Authorized POS Solution developers under non-disclosure agreements</w:t>
            </w:r>
          </w:p>
        </w:tc>
      </w:tr>
    </w:tbl>
    <w:p w14:paraId="34A185E1" w14:textId="77777777" w:rsidR="001A506C" w:rsidRDefault="001A506C" w:rsidP="001A506C">
      <w:pPr>
        <w:rPr>
          <w:b/>
          <w:bCs/>
        </w:rPr>
      </w:pPr>
    </w:p>
    <w:p w14:paraId="3399E055" w14:textId="77777777" w:rsidR="001A506C" w:rsidRDefault="001A506C">
      <w:pPr>
        <w:rPr>
          <w:b/>
          <w:bCs/>
        </w:rPr>
      </w:pPr>
    </w:p>
    <w:p w14:paraId="313FDD52" w14:textId="77777777" w:rsidR="001A506C" w:rsidRDefault="001A506C">
      <w:pPr>
        <w:rPr>
          <w:b/>
          <w:bCs/>
        </w:rPr>
      </w:pPr>
    </w:p>
    <w:p w14:paraId="7A1A4E5B" w14:textId="77777777" w:rsidR="00C21BB6" w:rsidRDefault="002D6BC0">
      <w:pPr>
        <w:rPr>
          <w:b/>
          <w:bCs/>
        </w:rPr>
      </w:pPr>
      <w:r>
        <w:rPr>
          <w:b/>
          <w:bCs/>
        </w:rPr>
        <w:br w:type="page"/>
      </w:r>
    </w:p>
    <w:p w14:paraId="5E3CE268" w14:textId="77777777" w:rsidR="00C21BB6" w:rsidRDefault="00C21BB6"/>
    <w:p w14:paraId="60C6989B" w14:textId="77777777" w:rsidR="00C21BB6" w:rsidRPr="008362A6" w:rsidRDefault="0079007F" w:rsidP="0079007F">
      <w:pPr>
        <w:jc w:val="center"/>
        <w:rPr>
          <w:b/>
        </w:rPr>
      </w:pPr>
      <w:r w:rsidRPr="008362A6">
        <w:rPr>
          <w:b/>
        </w:rPr>
        <w:t>Table of Contents</w:t>
      </w:r>
    </w:p>
    <w:p w14:paraId="3DD95092" w14:textId="77777777" w:rsidR="0079007F" w:rsidRDefault="0079007F"/>
    <w:p w14:paraId="3B36E42A" w14:textId="51821017" w:rsidR="002D0328" w:rsidRDefault="00C21BB6">
      <w:pPr>
        <w:pStyle w:val="TOC1"/>
        <w:tabs>
          <w:tab w:val="right" w:leader="dot" w:pos="9350"/>
        </w:tabs>
        <w:rPr>
          <w:ins w:id="39" w:author="Fernandez, Susana" w:date="2023-01-31T17:39:00Z"/>
          <w:noProof/>
          <w:szCs w:val="22"/>
        </w:rPr>
      </w:pPr>
      <w:r>
        <w:fldChar w:fldCharType="begin"/>
      </w:r>
      <w:r>
        <w:instrText xml:space="preserve"> TOC \o "1-2" \h \z </w:instrText>
      </w:r>
      <w:r>
        <w:fldChar w:fldCharType="separate"/>
      </w:r>
      <w:ins w:id="40" w:author="Fernandez, Susana" w:date="2023-01-31T17:39:00Z">
        <w:r w:rsidR="002D0328" w:rsidRPr="00CD48FA">
          <w:rPr>
            <w:rStyle w:val="Hyperlink"/>
            <w:noProof/>
          </w:rPr>
          <w:fldChar w:fldCharType="begin"/>
        </w:r>
        <w:r w:rsidR="002D0328" w:rsidRPr="00CD48FA">
          <w:rPr>
            <w:rStyle w:val="Hyperlink"/>
            <w:noProof/>
          </w:rPr>
          <w:instrText xml:space="preserve"> </w:instrText>
        </w:r>
        <w:r w:rsidR="002D0328">
          <w:rPr>
            <w:noProof/>
          </w:rPr>
          <w:instrText>HYPERLINK \l "_Toc126079195"</w:instrText>
        </w:r>
        <w:r w:rsidR="002D0328" w:rsidRPr="00CD48FA">
          <w:rPr>
            <w:rStyle w:val="Hyperlink"/>
            <w:noProof/>
          </w:rPr>
          <w:instrText xml:space="preserve"> </w:instrText>
        </w:r>
        <w:r w:rsidR="002D0328" w:rsidRPr="00CD48FA">
          <w:rPr>
            <w:rStyle w:val="Hyperlink"/>
            <w:noProof/>
          </w:rPr>
        </w:r>
        <w:r w:rsidR="002D0328" w:rsidRPr="00CD48FA">
          <w:rPr>
            <w:rStyle w:val="Hyperlink"/>
            <w:noProof/>
          </w:rPr>
          <w:fldChar w:fldCharType="separate"/>
        </w:r>
        <w:r w:rsidR="002D0328" w:rsidRPr="00CD48FA">
          <w:rPr>
            <w:rStyle w:val="Hyperlink"/>
            <w:noProof/>
            <w:snapToGrid w:val="0"/>
          </w:rPr>
          <w:t>Appendix A – Financial Identifier Descriptions</w:t>
        </w:r>
        <w:r w:rsidR="002D0328">
          <w:rPr>
            <w:noProof/>
            <w:webHidden/>
          </w:rPr>
          <w:tab/>
        </w:r>
        <w:r w:rsidR="002D0328">
          <w:rPr>
            <w:noProof/>
            <w:webHidden/>
          </w:rPr>
          <w:fldChar w:fldCharType="begin"/>
        </w:r>
        <w:r w:rsidR="002D0328">
          <w:rPr>
            <w:noProof/>
            <w:webHidden/>
          </w:rPr>
          <w:instrText xml:space="preserve"> PAGEREF _Toc126079195 \h </w:instrText>
        </w:r>
        <w:r w:rsidR="002D0328">
          <w:rPr>
            <w:noProof/>
            <w:webHidden/>
          </w:rPr>
        </w:r>
      </w:ins>
      <w:r w:rsidR="002D0328">
        <w:rPr>
          <w:noProof/>
          <w:webHidden/>
        </w:rPr>
        <w:fldChar w:fldCharType="separate"/>
      </w:r>
      <w:ins w:id="41" w:author="Fernandez, Susana" w:date="2023-01-31T17:39:00Z">
        <w:r w:rsidR="002D0328">
          <w:rPr>
            <w:noProof/>
            <w:webHidden/>
          </w:rPr>
          <w:t>7</w:t>
        </w:r>
        <w:r w:rsidR="002D0328">
          <w:rPr>
            <w:noProof/>
            <w:webHidden/>
          </w:rPr>
          <w:fldChar w:fldCharType="end"/>
        </w:r>
        <w:r w:rsidR="002D0328" w:rsidRPr="00CD48FA">
          <w:rPr>
            <w:rStyle w:val="Hyperlink"/>
            <w:noProof/>
          </w:rPr>
          <w:fldChar w:fldCharType="end"/>
        </w:r>
      </w:ins>
    </w:p>
    <w:p w14:paraId="43DBE8EA" w14:textId="6A410755" w:rsidR="002D0328" w:rsidRDefault="002D0328">
      <w:pPr>
        <w:pStyle w:val="TOC1"/>
        <w:tabs>
          <w:tab w:val="right" w:leader="dot" w:pos="9350"/>
        </w:tabs>
        <w:rPr>
          <w:ins w:id="42" w:author="Fernandez, Susana" w:date="2023-01-31T17:39:00Z"/>
          <w:noProof/>
          <w:szCs w:val="22"/>
        </w:rPr>
      </w:pPr>
      <w:ins w:id="4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"_Toc126079196"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Introduction</w:t>
        </w:r>
        <w:r>
          <w:rPr>
            <w:noProof/>
            <w:webHidden/>
          </w:rPr>
          <w:tab/>
        </w:r>
        <w:r>
          <w:rPr>
            <w:noProof/>
            <w:webHidden/>
          </w:rPr>
          <w:fldChar w:fldCharType="begin"/>
        </w:r>
        <w:r>
          <w:rPr>
            <w:noProof/>
            <w:webHidden/>
          </w:rPr>
          <w:instrText xml:space="preserve"> PAGEREF _Toc126079196 \h </w:instrText>
        </w:r>
        <w:r>
          <w:rPr>
            <w:noProof/>
            <w:webHidden/>
          </w:rPr>
        </w:r>
      </w:ins>
      <w:r>
        <w:rPr>
          <w:noProof/>
          <w:webHidden/>
        </w:rPr>
        <w:fldChar w:fldCharType="separate"/>
      </w:r>
      <w:ins w:id="44" w:author="Fernandez, Susana" w:date="2023-01-31T17:39:00Z">
        <w:r>
          <w:rPr>
            <w:noProof/>
            <w:webHidden/>
          </w:rPr>
          <w:t>15</w:t>
        </w:r>
        <w:r>
          <w:rPr>
            <w:noProof/>
            <w:webHidden/>
          </w:rPr>
          <w:fldChar w:fldCharType="end"/>
        </w:r>
        <w:r w:rsidRPr="00CD48FA">
          <w:rPr>
            <w:rStyle w:val="Hyperlink"/>
            <w:noProof/>
          </w:rPr>
          <w:fldChar w:fldCharType="end"/>
        </w:r>
      </w:ins>
    </w:p>
    <w:p w14:paraId="668321B0" w14:textId="76BB286E" w:rsidR="002D0328" w:rsidRDefault="002D0328">
      <w:pPr>
        <w:pStyle w:val="TOC2"/>
        <w:tabs>
          <w:tab w:val="right" w:leader="dot" w:pos="9350"/>
        </w:tabs>
        <w:rPr>
          <w:ins w:id="45" w:author="Fernandez, Susana" w:date="2023-01-31T17:39:00Z"/>
          <w:noProof/>
          <w:szCs w:val="22"/>
        </w:rPr>
      </w:pPr>
      <w:ins w:id="4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"_Toc126079197"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Purpose</w:t>
        </w:r>
        <w:r>
          <w:rPr>
            <w:noProof/>
            <w:webHidden/>
          </w:rPr>
          <w:tab/>
        </w:r>
        <w:r>
          <w:rPr>
            <w:noProof/>
            <w:webHidden/>
          </w:rPr>
          <w:fldChar w:fldCharType="begin"/>
        </w:r>
        <w:r>
          <w:rPr>
            <w:noProof/>
            <w:webHidden/>
          </w:rPr>
          <w:instrText xml:space="preserve"> PAGEREF _Toc126079197 \h </w:instrText>
        </w:r>
        <w:r>
          <w:rPr>
            <w:noProof/>
            <w:webHidden/>
          </w:rPr>
        </w:r>
      </w:ins>
      <w:r>
        <w:rPr>
          <w:noProof/>
          <w:webHidden/>
        </w:rPr>
        <w:fldChar w:fldCharType="separate"/>
      </w:r>
      <w:ins w:id="47" w:author="Fernandez, Susana" w:date="2023-01-31T17:39:00Z">
        <w:r>
          <w:rPr>
            <w:noProof/>
            <w:webHidden/>
          </w:rPr>
          <w:t>15</w:t>
        </w:r>
        <w:r>
          <w:rPr>
            <w:noProof/>
            <w:webHidden/>
          </w:rPr>
          <w:fldChar w:fldCharType="end"/>
        </w:r>
        <w:r w:rsidRPr="00CD48FA">
          <w:rPr>
            <w:rStyle w:val="Hyperlink"/>
            <w:noProof/>
          </w:rPr>
          <w:fldChar w:fldCharType="end"/>
        </w:r>
      </w:ins>
    </w:p>
    <w:p w14:paraId="4FB03E1E" w14:textId="3AFCB698" w:rsidR="002D0328" w:rsidRDefault="002D0328">
      <w:pPr>
        <w:pStyle w:val="TOC2"/>
        <w:tabs>
          <w:tab w:val="right" w:leader="dot" w:pos="9350"/>
        </w:tabs>
        <w:rPr>
          <w:ins w:id="48" w:author="Fernandez, Susana" w:date="2023-01-31T17:39:00Z"/>
          <w:noProof/>
          <w:szCs w:val="22"/>
        </w:rPr>
      </w:pPr>
      <w:ins w:id="4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"_Toc126079198"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Document Conventions</w:t>
        </w:r>
        <w:r>
          <w:rPr>
            <w:noProof/>
            <w:webHidden/>
          </w:rPr>
          <w:tab/>
        </w:r>
        <w:r>
          <w:rPr>
            <w:noProof/>
            <w:webHidden/>
          </w:rPr>
          <w:fldChar w:fldCharType="begin"/>
        </w:r>
        <w:r>
          <w:rPr>
            <w:noProof/>
            <w:webHidden/>
          </w:rPr>
          <w:instrText xml:space="preserve"> PAGEREF _Toc126079198 \h </w:instrText>
        </w:r>
        <w:r>
          <w:rPr>
            <w:noProof/>
            <w:webHidden/>
          </w:rPr>
        </w:r>
      </w:ins>
      <w:r>
        <w:rPr>
          <w:noProof/>
          <w:webHidden/>
        </w:rPr>
        <w:fldChar w:fldCharType="separate"/>
      </w:r>
      <w:ins w:id="50" w:author="Fernandez, Susana" w:date="2023-01-31T17:39:00Z">
        <w:r>
          <w:rPr>
            <w:noProof/>
            <w:webHidden/>
          </w:rPr>
          <w:t>17</w:t>
        </w:r>
        <w:r>
          <w:rPr>
            <w:noProof/>
            <w:webHidden/>
          </w:rPr>
          <w:fldChar w:fldCharType="end"/>
        </w:r>
        <w:r w:rsidRPr="00CD48FA">
          <w:rPr>
            <w:rStyle w:val="Hyperlink"/>
            <w:noProof/>
          </w:rPr>
          <w:fldChar w:fldCharType="end"/>
        </w:r>
      </w:ins>
    </w:p>
    <w:p w14:paraId="374BF54B" w14:textId="0E6F86B5" w:rsidR="002D0328" w:rsidRDefault="002D0328">
      <w:pPr>
        <w:pStyle w:val="TOC2"/>
        <w:tabs>
          <w:tab w:val="right" w:leader="dot" w:pos="9350"/>
        </w:tabs>
        <w:rPr>
          <w:ins w:id="51" w:author="Fernandez, Susana" w:date="2023-01-31T17:39:00Z"/>
          <w:noProof/>
          <w:szCs w:val="22"/>
        </w:rPr>
      </w:pPr>
      <w:ins w:id="5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"_Toc126079199"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Intended Audience</w:t>
        </w:r>
        <w:r>
          <w:rPr>
            <w:noProof/>
            <w:webHidden/>
          </w:rPr>
          <w:tab/>
        </w:r>
        <w:r>
          <w:rPr>
            <w:noProof/>
            <w:webHidden/>
          </w:rPr>
          <w:fldChar w:fldCharType="begin"/>
        </w:r>
        <w:r>
          <w:rPr>
            <w:noProof/>
            <w:webHidden/>
          </w:rPr>
          <w:instrText xml:space="preserve"> PAGEREF _Toc126079199 \h </w:instrText>
        </w:r>
        <w:r>
          <w:rPr>
            <w:noProof/>
            <w:webHidden/>
          </w:rPr>
        </w:r>
      </w:ins>
      <w:r>
        <w:rPr>
          <w:noProof/>
          <w:webHidden/>
        </w:rPr>
        <w:fldChar w:fldCharType="separate"/>
      </w:r>
      <w:ins w:id="53" w:author="Fernandez, Susana" w:date="2023-01-31T17:39:00Z">
        <w:r>
          <w:rPr>
            <w:noProof/>
            <w:webHidden/>
          </w:rPr>
          <w:t>17</w:t>
        </w:r>
        <w:r>
          <w:rPr>
            <w:noProof/>
            <w:webHidden/>
          </w:rPr>
          <w:fldChar w:fldCharType="end"/>
        </w:r>
        <w:r w:rsidRPr="00CD48FA">
          <w:rPr>
            <w:rStyle w:val="Hyperlink"/>
            <w:noProof/>
          </w:rPr>
          <w:fldChar w:fldCharType="end"/>
        </w:r>
      </w:ins>
    </w:p>
    <w:p w14:paraId="780E0367" w14:textId="6B15716F" w:rsidR="002D0328" w:rsidRDefault="002D0328">
      <w:pPr>
        <w:pStyle w:val="TOC2"/>
        <w:tabs>
          <w:tab w:val="right" w:leader="dot" w:pos="9350"/>
        </w:tabs>
        <w:rPr>
          <w:ins w:id="54" w:author="Fernandez, Susana" w:date="2023-01-31T17:39:00Z"/>
          <w:noProof/>
          <w:szCs w:val="22"/>
        </w:rPr>
      </w:pPr>
      <w:ins w:id="5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Product Scope</w:t>
        </w:r>
        <w:r>
          <w:rPr>
            <w:noProof/>
            <w:webHidden/>
          </w:rPr>
          <w:tab/>
        </w:r>
        <w:r>
          <w:rPr>
            <w:noProof/>
            <w:webHidden/>
          </w:rPr>
          <w:fldChar w:fldCharType="begin"/>
        </w:r>
        <w:r>
          <w:rPr>
            <w:noProof/>
            <w:webHidden/>
          </w:rPr>
          <w:instrText xml:space="preserve"> PAGEREF _Toc126079200 \h </w:instrText>
        </w:r>
        <w:r>
          <w:rPr>
            <w:noProof/>
            <w:webHidden/>
          </w:rPr>
        </w:r>
      </w:ins>
      <w:r>
        <w:rPr>
          <w:noProof/>
          <w:webHidden/>
        </w:rPr>
        <w:fldChar w:fldCharType="separate"/>
      </w:r>
      <w:ins w:id="56" w:author="Fernandez, Susana" w:date="2023-01-31T17:39:00Z">
        <w:r>
          <w:rPr>
            <w:noProof/>
            <w:webHidden/>
          </w:rPr>
          <w:t>17</w:t>
        </w:r>
        <w:r>
          <w:rPr>
            <w:noProof/>
            <w:webHidden/>
          </w:rPr>
          <w:fldChar w:fldCharType="end"/>
        </w:r>
        <w:r w:rsidRPr="00CD48FA">
          <w:rPr>
            <w:rStyle w:val="Hyperlink"/>
            <w:noProof/>
          </w:rPr>
          <w:fldChar w:fldCharType="end"/>
        </w:r>
      </w:ins>
    </w:p>
    <w:p w14:paraId="4CA5795C" w14:textId="5B60A5D1" w:rsidR="002D0328" w:rsidRDefault="002D0328">
      <w:pPr>
        <w:pStyle w:val="TOC2"/>
        <w:tabs>
          <w:tab w:val="right" w:leader="dot" w:pos="9350"/>
        </w:tabs>
        <w:rPr>
          <w:ins w:id="57" w:author="Fernandez, Susana" w:date="2023-01-31T17:39:00Z"/>
          <w:noProof/>
          <w:szCs w:val="22"/>
        </w:rPr>
      </w:pPr>
      <w:ins w:id="5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References</w:t>
        </w:r>
        <w:r>
          <w:rPr>
            <w:noProof/>
            <w:webHidden/>
          </w:rPr>
          <w:tab/>
        </w:r>
        <w:r>
          <w:rPr>
            <w:noProof/>
            <w:webHidden/>
          </w:rPr>
          <w:fldChar w:fldCharType="begin"/>
        </w:r>
        <w:r>
          <w:rPr>
            <w:noProof/>
            <w:webHidden/>
          </w:rPr>
          <w:instrText xml:space="preserve"> PAGEREF _Toc126079201 \h </w:instrText>
        </w:r>
        <w:r>
          <w:rPr>
            <w:noProof/>
            <w:webHidden/>
          </w:rPr>
        </w:r>
      </w:ins>
      <w:r>
        <w:rPr>
          <w:noProof/>
          <w:webHidden/>
        </w:rPr>
        <w:fldChar w:fldCharType="separate"/>
      </w:r>
      <w:ins w:id="59" w:author="Fernandez, Susana" w:date="2023-01-31T17:39:00Z">
        <w:r>
          <w:rPr>
            <w:noProof/>
            <w:webHidden/>
          </w:rPr>
          <w:t>17</w:t>
        </w:r>
        <w:r>
          <w:rPr>
            <w:noProof/>
            <w:webHidden/>
          </w:rPr>
          <w:fldChar w:fldCharType="end"/>
        </w:r>
        <w:r w:rsidRPr="00CD48FA">
          <w:rPr>
            <w:rStyle w:val="Hyperlink"/>
            <w:noProof/>
          </w:rPr>
          <w:fldChar w:fldCharType="end"/>
        </w:r>
      </w:ins>
    </w:p>
    <w:p w14:paraId="032D8A7A" w14:textId="04C7CC59" w:rsidR="002D0328" w:rsidRDefault="002D0328">
      <w:pPr>
        <w:pStyle w:val="TOC1"/>
        <w:tabs>
          <w:tab w:val="right" w:leader="dot" w:pos="9350"/>
        </w:tabs>
        <w:rPr>
          <w:ins w:id="60" w:author="Fernandez, Susana" w:date="2023-01-31T17:39:00Z"/>
          <w:noProof/>
          <w:szCs w:val="22"/>
        </w:rPr>
      </w:pPr>
      <w:ins w:id="6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lang w:val="en-GB"/>
          </w:rPr>
          <w:t>System Overview</w:t>
        </w:r>
        <w:r>
          <w:rPr>
            <w:noProof/>
            <w:webHidden/>
          </w:rPr>
          <w:tab/>
        </w:r>
        <w:r>
          <w:rPr>
            <w:noProof/>
            <w:webHidden/>
          </w:rPr>
          <w:fldChar w:fldCharType="begin"/>
        </w:r>
        <w:r>
          <w:rPr>
            <w:noProof/>
            <w:webHidden/>
          </w:rPr>
          <w:instrText xml:space="preserve"> PAGEREF _Toc126079202 \h </w:instrText>
        </w:r>
        <w:r>
          <w:rPr>
            <w:noProof/>
            <w:webHidden/>
          </w:rPr>
        </w:r>
      </w:ins>
      <w:r>
        <w:rPr>
          <w:noProof/>
          <w:webHidden/>
        </w:rPr>
        <w:fldChar w:fldCharType="separate"/>
      </w:r>
      <w:ins w:id="62" w:author="Fernandez, Susana" w:date="2023-01-31T17:39:00Z">
        <w:r>
          <w:rPr>
            <w:noProof/>
            <w:webHidden/>
          </w:rPr>
          <w:t>19</w:t>
        </w:r>
        <w:r>
          <w:rPr>
            <w:noProof/>
            <w:webHidden/>
          </w:rPr>
          <w:fldChar w:fldCharType="end"/>
        </w:r>
        <w:r w:rsidRPr="00CD48FA">
          <w:rPr>
            <w:rStyle w:val="Hyperlink"/>
            <w:noProof/>
          </w:rPr>
          <w:fldChar w:fldCharType="end"/>
        </w:r>
      </w:ins>
    </w:p>
    <w:p w14:paraId="05262BD0" w14:textId="7472D2A1" w:rsidR="002D0328" w:rsidRDefault="002D0328">
      <w:pPr>
        <w:pStyle w:val="TOC2"/>
        <w:tabs>
          <w:tab w:val="right" w:leader="dot" w:pos="9350"/>
        </w:tabs>
        <w:rPr>
          <w:ins w:id="63" w:author="Fernandez, Susana" w:date="2023-01-31T17:39:00Z"/>
          <w:noProof/>
          <w:szCs w:val="22"/>
        </w:rPr>
      </w:pPr>
      <w:ins w:id="6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System Overview Description</w:t>
        </w:r>
        <w:r>
          <w:rPr>
            <w:noProof/>
            <w:webHidden/>
          </w:rPr>
          <w:tab/>
        </w:r>
        <w:r>
          <w:rPr>
            <w:noProof/>
            <w:webHidden/>
          </w:rPr>
          <w:fldChar w:fldCharType="begin"/>
        </w:r>
        <w:r>
          <w:rPr>
            <w:noProof/>
            <w:webHidden/>
          </w:rPr>
          <w:instrText xml:space="preserve"> PAGEREF _Toc126079203 \h </w:instrText>
        </w:r>
        <w:r>
          <w:rPr>
            <w:noProof/>
            <w:webHidden/>
          </w:rPr>
        </w:r>
      </w:ins>
      <w:r>
        <w:rPr>
          <w:noProof/>
          <w:webHidden/>
        </w:rPr>
        <w:fldChar w:fldCharType="separate"/>
      </w:r>
      <w:ins w:id="65" w:author="Fernandez, Susana" w:date="2023-01-31T17:39:00Z">
        <w:r>
          <w:rPr>
            <w:noProof/>
            <w:webHidden/>
          </w:rPr>
          <w:t>19</w:t>
        </w:r>
        <w:r>
          <w:rPr>
            <w:noProof/>
            <w:webHidden/>
          </w:rPr>
          <w:fldChar w:fldCharType="end"/>
        </w:r>
        <w:r w:rsidRPr="00CD48FA">
          <w:rPr>
            <w:rStyle w:val="Hyperlink"/>
            <w:noProof/>
          </w:rPr>
          <w:fldChar w:fldCharType="end"/>
        </w:r>
      </w:ins>
    </w:p>
    <w:p w14:paraId="246B749A" w14:textId="634D08DB" w:rsidR="002D0328" w:rsidRDefault="002D0328">
      <w:pPr>
        <w:pStyle w:val="TOC2"/>
        <w:tabs>
          <w:tab w:val="right" w:leader="dot" w:pos="9350"/>
        </w:tabs>
        <w:rPr>
          <w:ins w:id="66" w:author="Fernandez, Susana" w:date="2023-01-31T17:39:00Z"/>
          <w:noProof/>
          <w:szCs w:val="22"/>
        </w:rPr>
      </w:pPr>
      <w:ins w:id="6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System Overview Diagram</w:t>
        </w:r>
        <w:r>
          <w:rPr>
            <w:noProof/>
            <w:webHidden/>
          </w:rPr>
          <w:tab/>
        </w:r>
        <w:r>
          <w:rPr>
            <w:noProof/>
            <w:webHidden/>
          </w:rPr>
          <w:fldChar w:fldCharType="begin"/>
        </w:r>
        <w:r>
          <w:rPr>
            <w:noProof/>
            <w:webHidden/>
          </w:rPr>
          <w:instrText xml:space="preserve"> PAGEREF _Toc126079204 \h </w:instrText>
        </w:r>
        <w:r>
          <w:rPr>
            <w:noProof/>
            <w:webHidden/>
          </w:rPr>
        </w:r>
      </w:ins>
      <w:r>
        <w:rPr>
          <w:noProof/>
          <w:webHidden/>
        </w:rPr>
        <w:fldChar w:fldCharType="separate"/>
      </w:r>
      <w:ins w:id="68" w:author="Fernandez, Susana" w:date="2023-01-31T17:39:00Z">
        <w:r>
          <w:rPr>
            <w:noProof/>
            <w:webHidden/>
          </w:rPr>
          <w:t>19</w:t>
        </w:r>
        <w:r>
          <w:rPr>
            <w:noProof/>
            <w:webHidden/>
          </w:rPr>
          <w:fldChar w:fldCharType="end"/>
        </w:r>
        <w:r w:rsidRPr="00CD48FA">
          <w:rPr>
            <w:rStyle w:val="Hyperlink"/>
            <w:noProof/>
          </w:rPr>
          <w:fldChar w:fldCharType="end"/>
        </w:r>
      </w:ins>
    </w:p>
    <w:p w14:paraId="4964FE98" w14:textId="6C0C9845" w:rsidR="002D0328" w:rsidRDefault="002D0328">
      <w:pPr>
        <w:pStyle w:val="TOC2"/>
        <w:tabs>
          <w:tab w:val="right" w:leader="dot" w:pos="9350"/>
        </w:tabs>
        <w:rPr>
          <w:ins w:id="69" w:author="Fernandez, Susana" w:date="2023-01-31T17:39:00Z"/>
          <w:noProof/>
          <w:szCs w:val="22"/>
        </w:rPr>
      </w:pPr>
      <w:ins w:id="7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Transaction Types Supported For TD POS B24 Host (Host 1)</w:t>
        </w:r>
        <w:r>
          <w:rPr>
            <w:noProof/>
            <w:webHidden/>
          </w:rPr>
          <w:tab/>
        </w:r>
        <w:r>
          <w:rPr>
            <w:noProof/>
            <w:webHidden/>
          </w:rPr>
          <w:fldChar w:fldCharType="begin"/>
        </w:r>
        <w:r>
          <w:rPr>
            <w:noProof/>
            <w:webHidden/>
          </w:rPr>
          <w:instrText xml:space="preserve"> PAGEREF _Toc126079205 \h </w:instrText>
        </w:r>
        <w:r>
          <w:rPr>
            <w:noProof/>
            <w:webHidden/>
          </w:rPr>
        </w:r>
      </w:ins>
      <w:r>
        <w:rPr>
          <w:noProof/>
          <w:webHidden/>
        </w:rPr>
        <w:fldChar w:fldCharType="separate"/>
      </w:r>
      <w:ins w:id="71" w:author="Fernandez, Susana" w:date="2023-01-31T17:39:00Z">
        <w:r>
          <w:rPr>
            <w:noProof/>
            <w:webHidden/>
          </w:rPr>
          <w:t>20</w:t>
        </w:r>
        <w:r>
          <w:rPr>
            <w:noProof/>
            <w:webHidden/>
          </w:rPr>
          <w:fldChar w:fldCharType="end"/>
        </w:r>
        <w:r w:rsidRPr="00CD48FA">
          <w:rPr>
            <w:rStyle w:val="Hyperlink"/>
            <w:noProof/>
          </w:rPr>
          <w:fldChar w:fldCharType="end"/>
        </w:r>
      </w:ins>
    </w:p>
    <w:p w14:paraId="4287E2D3" w14:textId="64E99560" w:rsidR="002D0328" w:rsidRDefault="002D0328">
      <w:pPr>
        <w:pStyle w:val="TOC2"/>
        <w:tabs>
          <w:tab w:val="right" w:leader="dot" w:pos="9350"/>
        </w:tabs>
        <w:rPr>
          <w:ins w:id="72" w:author="Fernandez, Susana" w:date="2023-01-31T17:39:00Z"/>
          <w:noProof/>
          <w:szCs w:val="22"/>
        </w:rPr>
      </w:pPr>
      <w:ins w:id="7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Transaction Types Supported For Host 3</w:t>
        </w:r>
        <w:r>
          <w:rPr>
            <w:noProof/>
            <w:webHidden/>
          </w:rPr>
          <w:tab/>
        </w:r>
        <w:r>
          <w:rPr>
            <w:noProof/>
            <w:webHidden/>
          </w:rPr>
          <w:fldChar w:fldCharType="begin"/>
        </w:r>
        <w:r>
          <w:rPr>
            <w:noProof/>
            <w:webHidden/>
          </w:rPr>
          <w:instrText xml:space="preserve"> PAGEREF _Toc126079206 \h </w:instrText>
        </w:r>
        <w:r>
          <w:rPr>
            <w:noProof/>
            <w:webHidden/>
          </w:rPr>
        </w:r>
      </w:ins>
      <w:r>
        <w:rPr>
          <w:noProof/>
          <w:webHidden/>
        </w:rPr>
        <w:fldChar w:fldCharType="separate"/>
      </w:r>
      <w:ins w:id="74" w:author="Fernandez, Susana" w:date="2023-01-31T17:39:00Z">
        <w:r>
          <w:rPr>
            <w:noProof/>
            <w:webHidden/>
          </w:rPr>
          <w:t>69</w:t>
        </w:r>
        <w:r>
          <w:rPr>
            <w:noProof/>
            <w:webHidden/>
          </w:rPr>
          <w:fldChar w:fldCharType="end"/>
        </w:r>
        <w:r w:rsidRPr="00CD48FA">
          <w:rPr>
            <w:rStyle w:val="Hyperlink"/>
            <w:noProof/>
          </w:rPr>
          <w:fldChar w:fldCharType="end"/>
        </w:r>
      </w:ins>
    </w:p>
    <w:p w14:paraId="72159376" w14:textId="6195294F" w:rsidR="002D0328" w:rsidRDefault="002D0328">
      <w:pPr>
        <w:pStyle w:val="TOC1"/>
        <w:tabs>
          <w:tab w:val="right" w:leader="dot" w:pos="9350"/>
        </w:tabs>
        <w:rPr>
          <w:ins w:id="75" w:author="Fernandez, Susana" w:date="2023-01-31T17:39:00Z"/>
          <w:noProof/>
          <w:szCs w:val="22"/>
        </w:rPr>
      </w:pPr>
      <w:ins w:id="7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COMMUNICATION PROTOCOLS</w:t>
        </w:r>
        <w:r>
          <w:rPr>
            <w:noProof/>
            <w:webHidden/>
          </w:rPr>
          <w:tab/>
        </w:r>
        <w:r>
          <w:rPr>
            <w:noProof/>
            <w:webHidden/>
          </w:rPr>
          <w:fldChar w:fldCharType="begin"/>
        </w:r>
        <w:r>
          <w:rPr>
            <w:noProof/>
            <w:webHidden/>
          </w:rPr>
          <w:instrText xml:space="preserve"> PAGEREF _Toc126079207 \h </w:instrText>
        </w:r>
        <w:r>
          <w:rPr>
            <w:noProof/>
            <w:webHidden/>
          </w:rPr>
        </w:r>
      </w:ins>
      <w:r>
        <w:rPr>
          <w:noProof/>
          <w:webHidden/>
        </w:rPr>
        <w:fldChar w:fldCharType="separate"/>
      </w:r>
      <w:ins w:id="77" w:author="Fernandez, Susana" w:date="2023-01-31T17:39:00Z">
        <w:r>
          <w:rPr>
            <w:noProof/>
            <w:webHidden/>
          </w:rPr>
          <w:t>71</w:t>
        </w:r>
        <w:r>
          <w:rPr>
            <w:noProof/>
            <w:webHidden/>
          </w:rPr>
          <w:fldChar w:fldCharType="end"/>
        </w:r>
        <w:r w:rsidRPr="00CD48FA">
          <w:rPr>
            <w:rStyle w:val="Hyperlink"/>
            <w:noProof/>
          </w:rPr>
          <w:fldChar w:fldCharType="end"/>
        </w:r>
      </w:ins>
    </w:p>
    <w:p w14:paraId="40C71BC4" w14:textId="2A1D6190" w:rsidR="002D0328" w:rsidRDefault="002D0328">
      <w:pPr>
        <w:pStyle w:val="TOC2"/>
        <w:tabs>
          <w:tab w:val="right" w:leader="dot" w:pos="9350"/>
        </w:tabs>
        <w:rPr>
          <w:ins w:id="78" w:author="Fernandez, Susana" w:date="2023-01-31T17:39:00Z"/>
          <w:noProof/>
          <w:szCs w:val="22"/>
        </w:rPr>
      </w:pPr>
      <w:ins w:id="7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DATAPAC 3201 for TD POS B24 Host (Host 1)</w:t>
        </w:r>
        <w:r>
          <w:rPr>
            <w:noProof/>
            <w:webHidden/>
          </w:rPr>
          <w:tab/>
        </w:r>
        <w:r>
          <w:rPr>
            <w:noProof/>
            <w:webHidden/>
          </w:rPr>
          <w:fldChar w:fldCharType="begin"/>
        </w:r>
        <w:r>
          <w:rPr>
            <w:noProof/>
            <w:webHidden/>
          </w:rPr>
          <w:instrText xml:space="preserve"> PAGEREF _Toc126079208 \h </w:instrText>
        </w:r>
        <w:r>
          <w:rPr>
            <w:noProof/>
            <w:webHidden/>
          </w:rPr>
        </w:r>
      </w:ins>
      <w:r>
        <w:rPr>
          <w:noProof/>
          <w:webHidden/>
        </w:rPr>
        <w:fldChar w:fldCharType="separate"/>
      </w:r>
      <w:ins w:id="80" w:author="Fernandez, Susana" w:date="2023-01-31T17:39:00Z">
        <w:r>
          <w:rPr>
            <w:noProof/>
            <w:webHidden/>
          </w:rPr>
          <w:t>72</w:t>
        </w:r>
        <w:r>
          <w:rPr>
            <w:noProof/>
            <w:webHidden/>
          </w:rPr>
          <w:fldChar w:fldCharType="end"/>
        </w:r>
        <w:r w:rsidRPr="00CD48FA">
          <w:rPr>
            <w:rStyle w:val="Hyperlink"/>
            <w:noProof/>
          </w:rPr>
          <w:fldChar w:fldCharType="end"/>
        </w:r>
      </w:ins>
    </w:p>
    <w:p w14:paraId="3180F875" w14:textId="220BFE42" w:rsidR="002D0328" w:rsidRDefault="002D0328">
      <w:pPr>
        <w:pStyle w:val="TOC2"/>
        <w:tabs>
          <w:tab w:val="right" w:leader="dot" w:pos="9350"/>
        </w:tabs>
        <w:rPr>
          <w:ins w:id="81" w:author="Fernandez, Susana" w:date="2023-01-31T17:39:00Z"/>
          <w:noProof/>
          <w:szCs w:val="22"/>
        </w:rPr>
      </w:pPr>
      <w:ins w:id="8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"_Toc126079209"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DATAPAC 3101 for TD POS B24 Host (Host 1)</w:t>
        </w:r>
        <w:r>
          <w:rPr>
            <w:noProof/>
            <w:webHidden/>
          </w:rPr>
          <w:tab/>
        </w:r>
        <w:r>
          <w:rPr>
            <w:noProof/>
            <w:webHidden/>
          </w:rPr>
          <w:fldChar w:fldCharType="begin"/>
        </w:r>
        <w:r>
          <w:rPr>
            <w:noProof/>
            <w:webHidden/>
          </w:rPr>
          <w:instrText xml:space="preserve"> PAGEREF _Toc126079209 \h </w:instrText>
        </w:r>
        <w:r>
          <w:rPr>
            <w:noProof/>
            <w:webHidden/>
          </w:rPr>
        </w:r>
      </w:ins>
      <w:r>
        <w:rPr>
          <w:noProof/>
          <w:webHidden/>
        </w:rPr>
        <w:fldChar w:fldCharType="separate"/>
      </w:r>
      <w:ins w:id="83" w:author="Fernandez, Susana" w:date="2023-01-31T17:39:00Z">
        <w:r>
          <w:rPr>
            <w:noProof/>
            <w:webHidden/>
          </w:rPr>
          <w:t>72</w:t>
        </w:r>
        <w:r>
          <w:rPr>
            <w:noProof/>
            <w:webHidden/>
          </w:rPr>
          <w:fldChar w:fldCharType="end"/>
        </w:r>
        <w:r w:rsidRPr="00CD48FA">
          <w:rPr>
            <w:rStyle w:val="Hyperlink"/>
            <w:noProof/>
          </w:rPr>
          <w:fldChar w:fldCharType="end"/>
        </w:r>
      </w:ins>
    </w:p>
    <w:p w14:paraId="3BC87A91" w14:textId="27C44506" w:rsidR="002D0328" w:rsidRDefault="002D0328">
      <w:pPr>
        <w:pStyle w:val="TOC2"/>
        <w:tabs>
          <w:tab w:val="right" w:leader="dot" w:pos="9350"/>
        </w:tabs>
        <w:rPr>
          <w:ins w:id="84" w:author="Fernandez, Susana" w:date="2023-01-31T17:39:00Z"/>
          <w:noProof/>
          <w:szCs w:val="22"/>
        </w:rPr>
      </w:pPr>
      <w:ins w:id="8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NGD (same protocol as 3101) for TD POS B24 Host (Host 1)</w:t>
        </w:r>
        <w:r>
          <w:rPr>
            <w:noProof/>
            <w:webHidden/>
          </w:rPr>
          <w:tab/>
        </w:r>
        <w:r>
          <w:rPr>
            <w:noProof/>
            <w:webHidden/>
          </w:rPr>
          <w:fldChar w:fldCharType="begin"/>
        </w:r>
        <w:r>
          <w:rPr>
            <w:noProof/>
            <w:webHidden/>
          </w:rPr>
          <w:instrText xml:space="preserve"> PAGEREF _Toc126079210 \h </w:instrText>
        </w:r>
        <w:r>
          <w:rPr>
            <w:noProof/>
            <w:webHidden/>
          </w:rPr>
        </w:r>
      </w:ins>
      <w:r>
        <w:rPr>
          <w:noProof/>
          <w:webHidden/>
        </w:rPr>
        <w:fldChar w:fldCharType="separate"/>
      </w:r>
      <w:ins w:id="86" w:author="Fernandez, Susana" w:date="2023-01-31T17:39:00Z">
        <w:r>
          <w:rPr>
            <w:noProof/>
            <w:webHidden/>
          </w:rPr>
          <w:t>72</w:t>
        </w:r>
        <w:r>
          <w:rPr>
            <w:noProof/>
            <w:webHidden/>
          </w:rPr>
          <w:fldChar w:fldCharType="end"/>
        </w:r>
        <w:r w:rsidRPr="00CD48FA">
          <w:rPr>
            <w:rStyle w:val="Hyperlink"/>
            <w:noProof/>
          </w:rPr>
          <w:fldChar w:fldCharType="end"/>
        </w:r>
      </w:ins>
    </w:p>
    <w:p w14:paraId="1512F341" w14:textId="4C76B9B6" w:rsidR="002D0328" w:rsidRDefault="002D0328">
      <w:pPr>
        <w:pStyle w:val="TOC2"/>
        <w:tabs>
          <w:tab w:val="right" w:leader="dot" w:pos="9350"/>
        </w:tabs>
        <w:rPr>
          <w:ins w:id="87" w:author="Fernandez, Susana" w:date="2023-01-31T17:39:00Z"/>
          <w:noProof/>
          <w:szCs w:val="22"/>
        </w:rPr>
      </w:pPr>
      <w:ins w:id="8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TCP/IP for TD POS B24 Host (Host 1)</w:t>
        </w:r>
        <w:r>
          <w:rPr>
            <w:noProof/>
            <w:webHidden/>
          </w:rPr>
          <w:tab/>
        </w:r>
        <w:r>
          <w:rPr>
            <w:noProof/>
            <w:webHidden/>
          </w:rPr>
          <w:fldChar w:fldCharType="begin"/>
        </w:r>
        <w:r>
          <w:rPr>
            <w:noProof/>
            <w:webHidden/>
          </w:rPr>
          <w:instrText xml:space="preserve"> PAGEREF _Toc126079211 \h </w:instrText>
        </w:r>
        <w:r>
          <w:rPr>
            <w:noProof/>
            <w:webHidden/>
          </w:rPr>
        </w:r>
      </w:ins>
      <w:r>
        <w:rPr>
          <w:noProof/>
          <w:webHidden/>
        </w:rPr>
        <w:fldChar w:fldCharType="separate"/>
      </w:r>
      <w:ins w:id="89" w:author="Fernandez, Susana" w:date="2023-01-31T17:39:00Z">
        <w:r>
          <w:rPr>
            <w:noProof/>
            <w:webHidden/>
          </w:rPr>
          <w:t>73</w:t>
        </w:r>
        <w:r>
          <w:rPr>
            <w:noProof/>
            <w:webHidden/>
          </w:rPr>
          <w:fldChar w:fldCharType="end"/>
        </w:r>
        <w:r w:rsidRPr="00CD48FA">
          <w:rPr>
            <w:rStyle w:val="Hyperlink"/>
            <w:noProof/>
          </w:rPr>
          <w:fldChar w:fldCharType="end"/>
        </w:r>
      </w:ins>
    </w:p>
    <w:p w14:paraId="130AD1A5" w14:textId="537EDE27" w:rsidR="002D0328" w:rsidRDefault="002D0328">
      <w:pPr>
        <w:pStyle w:val="TOC1"/>
        <w:tabs>
          <w:tab w:val="right" w:leader="dot" w:pos="9350"/>
        </w:tabs>
        <w:rPr>
          <w:ins w:id="90" w:author="Fernandez, Susana" w:date="2023-01-31T17:39:00Z"/>
          <w:noProof/>
          <w:szCs w:val="22"/>
        </w:rPr>
      </w:pPr>
      <w:ins w:id="9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rFonts w:cs="Arial"/>
            <w:noProof/>
          </w:rPr>
          <w:t>MESSAGE FLOWS FOR</w:t>
        </w:r>
        <w:r w:rsidRPr="00CD48FA">
          <w:rPr>
            <w:rStyle w:val="Hyperlink"/>
            <w:noProof/>
          </w:rPr>
          <w:t xml:space="preserve"> TD POS B24 HOST (HOST 1)</w:t>
        </w:r>
        <w:r>
          <w:rPr>
            <w:noProof/>
            <w:webHidden/>
          </w:rPr>
          <w:tab/>
        </w:r>
        <w:r>
          <w:rPr>
            <w:noProof/>
            <w:webHidden/>
          </w:rPr>
          <w:fldChar w:fldCharType="begin"/>
        </w:r>
        <w:r>
          <w:rPr>
            <w:noProof/>
            <w:webHidden/>
          </w:rPr>
          <w:instrText xml:space="preserve"> PAGEREF _Toc126079212 \h </w:instrText>
        </w:r>
        <w:r>
          <w:rPr>
            <w:noProof/>
            <w:webHidden/>
          </w:rPr>
        </w:r>
      </w:ins>
      <w:r>
        <w:rPr>
          <w:noProof/>
          <w:webHidden/>
        </w:rPr>
        <w:fldChar w:fldCharType="separate"/>
      </w:r>
      <w:ins w:id="92" w:author="Fernandez, Susana" w:date="2023-01-31T17:39:00Z">
        <w:r>
          <w:rPr>
            <w:noProof/>
            <w:webHidden/>
          </w:rPr>
          <w:t>75</w:t>
        </w:r>
        <w:r>
          <w:rPr>
            <w:noProof/>
            <w:webHidden/>
          </w:rPr>
          <w:fldChar w:fldCharType="end"/>
        </w:r>
        <w:r w:rsidRPr="00CD48FA">
          <w:rPr>
            <w:rStyle w:val="Hyperlink"/>
            <w:noProof/>
          </w:rPr>
          <w:fldChar w:fldCharType="end"/>
        </w:r>
      </w:ins>
    </w:p>
    <w:p w14:paraId="21194FEE" w14:textId="5E1B476B" w:rsidR="002D0328" w:rsidRDefault="002D0328">
      <w:pPr>
        <w:pStyle w:val="TOC2"/>
        <w:tabs>
          <w:tab w:val="right" w:leader="dot" w:pos="9350"/>
        </w:tabs>
        <w:rPr>
          <w:ins w:id="93" w:author="Fernandez, Susana" w:date="2023-01-31T17:39:00Z"/>
          <w:noProof/>
          <w:szCs w:val="22"/>
        </w:rPr>
      </w:pPr>
      <w:ins w:id="9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Online Financial Transactions</w:t>
        </w:r>
        <w:r>
          <w:rPr>
            <w:noProof/>
            <w:webHidden/>
          </w:rPr>
          <w:tab/>
        </w:r>
        <w:r>
          <w:rPr>
            <w:noProof/>
            <w:webHidden/>
          </w:rPr>
          <w:fldChar w:fldCharType="begin"/>
        </w:r>
        <w:r>
          <w:rPr>
            <w:noProof/>
            <w:webHidden/>
          </w:rPr>
          <w:instrText xml:space="preserve"> PAGEREF _Toc126079213 \h </w:instrText>
        </w:r>
        <w:r>
          <w:rPr>
            <w:noProof/>
            <w:webHidden/>
          </w:rPr>
        </w:r>
      </w:ins>
      <w:r>
        <w:rPr>
          <w:noProof/>
          <w:webHidden/>
        </w:rPr>
        <w:fldChar w:fldCharType="separate"/>
      </w:r>
      <w:ins w:id="95" w:author="Fernandez, Susana" w:date="2023-01-31T17:39:00Z">
        <w:r>
          <w:rPr>
            <w:noProof/>
            <w:webHidden/>
          </w:rPr>
          <w:t>75</w:t>
        </w:r>
        <w:r>
          <w:rPr>
            <w:noProof/>
            <w:webHidden/>
          </w:rPr>
          <w:fldChar w:fldCharType="end"/>
        </w:r>
        <w:r w:rsidRPr="00CD48FA">
          <w:rPr>
            <w:rStyle w:val="Hyperlink"/>
            <w:noProof/>
          </w:rPr>
          <w:fldChar w:fldCharType="end"/>
        </w:r>
      </w:ins>
    </w:p>
    <w:p w14:paraId="631C1EA6" w14:textId="42E0D5A8" w:rsidR="002D0328" w:rsidRDefault="002D0328">
      <w:pPr>
        <w:pStyle w:val="TOC2"/>
        <w:tabs>
          <w:tab w:val="right" w:leader="dot" w:pos="9350"/>
        </w:tabs>
        <w:rPr>
          <w:ins w:id="96" w:author="Fernandez, Susana" w:date="2023-01-31T17:39:00Z"/>
          <w:noProof/>
          <w:szCs w:val="22"/>
        </w:rPr>
      </w:pPr>
      <w:ins w:id="9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Financial Transaction Reversal</w:t>
        </w:r>
        <w:r>
          <w:rPr>
            <w:noProof/>
            <w:webHidden/>
          </w:rPr>
          <w:tab/>
        </w:r>
        <w:r>
          <w:rPr>
            <w:noProof/>
            <w:webHidden/>
          </w:rPr>
          <w:fldChar w:fldCharType="begin"/>
        </w:r>
        <w:r>
          <w:rPr>
            <w:noProof/>
            <w:webHidden/>
          </w:rPr>
          <w:instrText xml:space="preserve"> PAGEREF _Toc126079214 \h </w:instrText>
        </w:r>
        <w:r>
          <w:rPr>
            <w:noProof/>
            <w:webHidden/>
          </w:rPr>
        </w:r>
      </w:ins>
      <w:r>
        <w:rPr>
          <w:noProof/>
          <w:webHidden/>
        </w:rPr>
        <w:fldChar w:fldCharType="separate"/>
      </w:r>
      <w:ins w:id="98" w:author="Fernandez, Susana" w:date="2023-01-31T17:39:00Z">
        <w:r>
          <w:rPr>
            <w:noProof/>
            <w:webHidden/>
          </w:rPr>
          <w:t>77</w:t>
        </w:r>
        <w:r>
          <w:rPr>
            <w:noProof/>
            <w:webHidden/>
          </w:rPr>
          <w:fldChar w:fldCharType="end"/>
        </w:r>
        <w:r w:rsidRPr="00CD48FA">
          <w:rPr>
            <w:rStyle w:val="Hyperlink"/>
            <w:noProof/>
          </w:rPr>
          <w:fldChar w:fldCharType="end"/>
        </w:r>
      </w:ins>
    </w:p>
    <w:p w14:paraId="48D0A131" w14:textId="0AB4BCD3" w:rsidR="002D0328" w:rsidRDefault="002D0328">
      <w:pPr>
        <w:pStyle w:val="TOC2"/>
        <w:tabs>
          <w:tab w:val="right" w:leader="dot" w:pos="9350"/>
        </w:tabs>
        <w:rPr>
          <w:ins w:id="99" w:author="Fernandez, Susana" w:date="2023-01-31T17:39:00Z"/>
          <w:noProof/>
          <w:szCs w:val="22"/>
        </w:rPr>
      </w:pPr>
      <w:ins w:id="10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Offline EMV Transaction Advice Messages</w:t>
        </w:r>
        <w:r>
          <w:rPr>
            <w:noProof/>
            <w:webHidden/>
          </w:rPr>
          <w:tab/>
        </w:r>
        <w:r>
          <w:rPr>
            <w:noProof/>
            <w:webHidden/>
          </w:rPr>
          <w:fldChar w:fldCharType="begin"/>
        </w:r>
        <w:r>
          <w:rPr>
            <w:noProof/>
            <w:webHidden/>
          </w:rPr>
          <w:instrText xml:space="preserve"> PAGEREF _Toc126079215 \h </w:instrText>
        </w:r>
        <w:r>
          <w:rPr>
            <w:noProof/>
            <w:webHidden/>
          </w:rPr>
        </w:r>
      </w:ins>
      <w:r>
        <w:rPr>
          <w:noProof/>
          <w:webHidden/>
        </w:rPr>
        <w:fldChar w:fldCharType="separate"/>
      </w:r>
      <w:ins w:id="101" w:author="Fernandez, Susana" w:date="2023-01-31T17:39:00Z">
        <w:r>
          <w:rPr>
            <w:noProof/>
            <w:webHidden/>
          </w:rPr>
          <w:t>89</w:t>
        </w:r>
        <w:r>
          <w:rPr>
            <w:noProof/>
            <w:webHidden/>
          </w:rPr>
          <w:fldChar w:fldCharType="end"/>
        </w:r>
        <w:r w:rsidRPr="00CD48FA">
          <w:rPr>
            <w:rStyle w:val="Hyperlink"/>
            <w:noProof/>
          </w:rPr>
          <w:fldChar w:fldCharType="end"/>
        </w:r>
      </w:ins>
    </w:p>
    <w:p w14:paraId="06C4BB4E" w14:textId="65E082C2" w:rsidR="002D0328" w:rsidRDefault="002D0328">
      <w:pPr>
        <w:pStyle w:val="TOC2"/>
        <w:tabs>
          <w:tab w:val="right" w:leader="dot" w:pos="9350"/>
        </w:tabs>
        <w:rPr>
          <w:ins w:id="102" w:author="Fernandez, Susana" w:date="2023-01-31T17:39:00Z"/>
          <w:noProof/>
          <w:szCs w:val="22"/>
        </w:rPr>
      </w:pPr>
      <w:ins w:id="10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Store-and-Forward Messages</w:t>
        </w:r>
        <w:r>
          <w:rPr>
            <w:noProof/>
            <w:webHidden/>
          </w:rPr>
          <w:tab/>
        </w:r>
        <w:r>
          <w:rPr>
            <w:noProof/>
            <w:webHidden/>
          </w:rPr>
          <w:fldChar w:fldCharType="begin"/>
        </w:r>
        <w:r>
          <w:rPr>
            <w:noProof/>
            <w:webHidden/>
          </w:rPr>
          <w:instrText xml:space="preserve"> PAGEREF _Toc126079216 \h </w:instrText>
        </w:r>
        <w:r>
          <w:rPr>
            <w:noProof/>
            <w:webHidden/>
          </w:rPr>
        </w:r>
      </w:ins>
      <w:r>
        <w:rPr>
          <w:noProof/>
          <w:webHidden/>
        </w:rPr>
        <w:fldChar w:fldCharType="separate"/>
      </w:r>
      <w:ins w:id="104" w:author="Fernandez, Susana" w:date="2023-01-31T17:39:00Z">
        <w:r>
          <w:rPr>
            <w:noProof/>
            <w:webHidden/>
          </w:rPr>
          <w:t>92</w:t>
        </w:r>
        <w:r>
          <w:rPr>
            <w:noProof/>
            <w:webHidden/>
          </w:rPr>
          <w:fldChar w:fldCharType="end"/>
        </w:r>
        <w:r w:rsidRPr="00CD48FA">
          <w:rPr>
            <w:rStyle w:val="Hyperlink"/>
            <w:noProof/>
          </w:rPr>
          <w:fldChar w:fldCharType="end"/>
        </w:r>
      </w:ins>
    </w:p>
    <w:p w14:paraId="44526565" w14:textId="7247C5E0" w:rsidR="002D0328" w:rsidRDefault="002D0328">
      <w:pPr>
        <w:pStyle w:val="TOC2"/>
        <w:tabs>
          <w:tab w:val="right" w:leader="dot" w:pos="9350"/>
        </w:tabs>
        <w:rPr>
          <w:ins w:id="105" w:author="Fernandez, Susana" w:date="2023-01-31T17:39:00Z"/>
          <w:noProof/>
          <w:szCs w:val="22"/>
        </w:rPr>
      </w:pPr>
      <w:ins w:id="10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Force Post Messages</w:t>
        </w:r>
        <w:r>
          <w:rPr>
            <w:noProof/>
            <w:webHidden/>
          </w:rPr>
          <w:tab/>
        </w:r>
        <w:r>
          <w:rPr>
            <w:noProof/>
            <w:webHidden/>
          </w:rPr>
          <w:fldChar w:fldCharType="begin"/>
        </w:r>
        <w:r>
          <w:rPr>
            <w:noProof/>
            <w:webHidden/>
          </w:rPr>
          <w:instrText xml:space="preserve"> PAGEREF _Toc126079217 \h </w:instrText>
        </w:r>
        <w:r>
          <w:rPr>
            <w:noProof/>
            <w:webHidden/>
          </w:rPr>
        </w:r>
      </w:ins>
      <w:r>
        <w:rPr>
          <w:noProof/>
          <w:webHidden/>
        </w:rPr>
        <w:fldChar w:fldCharType="separate"/>
      </w:r>
      <w:ins w:id="107" w:author="Fernandez, Susana" w:date="2023-01-31T17:39:00Z">
        <w:r>
          <w:rPr>
            <w:noProof/>
            <w:webHidden/>
          </w:rPr>
          <w:t>94</w:t>
        </w:r>
        <w:r>
          <w:rPr>
            <w:noProof/>
            <w:webHidden/>
          </w:rPr>
          <w:fldChar w:fldCharType="end"/>
        </w:r>
        <w:r w:rsidRPr="00CD48FA">
          <w:rPr>
            <w:rStyle w:val="Hyperlink"/>
            <w:noProof/>
          </w:rPr>
          <w:fldChar w:fldCharType="end"/>
        </w:r>
      </w:ins>
    </w:p>
    <w:p w14:paraId="2808A72A" w14:textId="2F6D33E3" w:rsidR="002D0328" w:rsidRDefault="002D0328">
      <w:pPr>
        <w:pStyle w:val="TOC2"/>
        <w:tabs>
          <w:tab w:val="right" w:leader="dot" w:pos="9350"/>
        </w:tabs>
        <w:rPr>
          <w:ins w:id="108" w:author="Fernandez, Susana" w:date="2023-01-31T17:39:00Z"/>
          <w:noProof/>
          <w:szCs w:val="22"/>
        </w:rPr>
      </w:pPr>
      <w:ins w:id="10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Administrative Messages</w:t>
        </w:r>
        <w:r>
          <w:rPr>
            <w:noProof/>
            <w:webHidden/>
          </w:rPr>
          <w:tab/>
        </w:r>
        <w:r>
          <w:rPr>
            <w:noProof/>
            <w:webHidden/>
          </w:rPr>
          <w:fldChar w:fldCharType="begin"/>
        </w:r>
        <w:r>
          <w:rPr>
            <w:noProof/>
            <w:webHidden/>
          </w:rPr>
          <w:instrText xml:space="preserve"> PAGEREF _Toc126079218 \h </w:instrText>
        </w:r>
        <w:r>
          <w:rPr>
            <w:noProof/>
            <w:webHidden/>
          </w:rPr>
        </w:r>
      </w:ins>
      <w:r>
        <w:rPr>
          <w:noProof/>
          <w:webHidden/>
        </w:rPr>
        <w:fldChar w:fldCharType="separate"/>
      </w:r>
      <w:ins w:id="110" w:author="Fernandez, Susana" w:date="2023-01-31T17:39:00Z">
        <w:r>
          <w:rPr>
            <w:noProof/>
            <w:webHidden/>
          </w:rPr>
          <w:t>95</w:t>
        </w:r>
        <w:r>
          <w:rPr>
            <w:noProof/>
            <w:webHidden/>
          </w:rPr>
          <w:fldChar w:fldCharType="end"/>
        </w:r>
        <w:r w:rsidRPr="00CD48FA">
          <w:rPr>
            <w:rStyle w:val="Hyperlink"/>
            <w:noProof/>
          </w:rPr>
          <w:fldChar w:fldCharType="end"/>
        </w:r>
      </w:ins>
    </w:p>
    <w:p w14:paraId="6F01B711" w14:textId="657A8986" w:rsidR="002D0328" w:rsidRDefault="002D0328">
      <w:pPr>
        <w:pStyle w:val="TOC1"/>
        <w:tabs>
          <w:tab w:val="right" w:leader="dot" w:pos="9350"/>
        </w:tabs>
        <w:rPr>
          <w:ins w:id="111" w:author="Fernandez, Susana" w:date="2023-01-31T17:39:00Z"/>
          <w:noProof/>
          <w:szCs w:val="22"/>
        </w:rPr>
      </w:pPr>
      <w:ins w:id="11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"_Toc126079219"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Multi Host Support</w:t>
        </w:r>
        <w:r>
          <w:rPr>
            <w:noProof/>
            <w:webHidden/>
          </w:rPr>
          <w:tab/>
        </w:r>
        <w:r>
          <w:rPr>
            <w:noProof/>
            <w:webHidden/>
          </w:rPr>
          <w:fldChar w:fldCharType="begin"/>
        </w:r>
        <w:r>
          <w:rPr>
            <w:noProof/>
            <w:webHidden/>
          </w:rPr>
          <w:instrText xml:space="preserve"> PAGEREF _Toc126079219 \h </w:instrText>
        </w:r>
        <w:r>
          <w:rPr>
            <w:noProof/>
            <w:webHidden/>
          </w:rPr>
        </w:r>
      </w:ins>
      <w:r>
        <w:rPr>
          <w:noProof/>
          <w:webHidden/>
        </w:rPr>
        <w:fldChar w:fldCharType="separate"/>
      </w:r>
      <w:ins w:id="113" w:author="Fernandez, Susana" w:date="2023-01-31T17:39:00Z">
        <w:r>
          <w:rPr>
            <w:noProof/>
            <w:webHidden/>
          </w:rPr>
          <w:t>100</w:t>
        </w:r>
        <w:r>
          <w:rPr>
            <w:noProof/>
            <w:webHidden/>
          </w:rPr>
          <w:fldChar w:fldCharType="end"/>
        </w:r>
        <w:r w:rsidRPr="00CD48FA">
          <w:rPr>
            <w:rStyle w:val="Hyperlink"/>
            <w:noProof/>
          </w:rPr>
          <w:fldChar w:fldCharType="end"/>
        </w:r>
      </w:ins>
    </w:p>
    <w:p w14:paraId="2FD90BF3" w14:textId="28EDC771" w:rsidR="002D0328" w:rsidRDefault="002D0328">
      <w:pPr>
        <w:pStyle w:val="TOC2"/>
        <w:tabs>
          <w:tab w:val="right" w:leader="dot" w:pos="9350"/>
        </w:tabs>
        <w:rPr>
          <w:ins w:id="114" w:author="Fernandez, Susana" w:date="2023-01-31T17:39:00Z"/>
          <w:noProof/>
          <w:szCs w:val="22"/>
        </w:rPr>
      </w:pPr>
      <w:ins w:id="11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TD Gateway - Communication Protocol and Message Format</w:t>
        </w:r>
        <w:r>
          <w:rPr>
            <w:noProof/>
            <w:webHidden/>
          </w:rPr>
          <w:tab/>
        </w:r>
        <w:r>
          <w:rPr>
            <w:noProof/>
            <w:webHidden/>
          </w:rPr>
          <w:fldChar w:fldCharType="begin"/>
        </w:r>
        <w:r>
          <w:rPr>
            <w:noProof/>
            <w:webHidden/>
          </w:rPr>
          <w:instrText xml:space="preserve"> PAGEREF _Toc126079220 \h </w:instrText>
        </w:r>
        <w:r>
          <w:rPr>
            <w:noProof/>
            <w:webHidden/>
          </w:rPr>
        </w:r>
      </w:ins>
      <w:r>
        <w:rPr>
          <w:noProof/>
          <w:webHidden/>
        </w:rPr>
        <w:fldChar w:fldCharType="separate"/>
      </w:r>
      <w:ins w:id="116" w:author="Fernandez, Susana" w:date="2023-01-31T17:39:00Z">
        <w:r>
          <w:rPr>
            <w:noProof/>
            <w:webHidden/>
          </w:rPr>
          <w:t>101</w:t>
        </w:r>
        <w:r>
          <w:rPr>
            <w:noProof/>
            <w:webHidden/>
          </w:rPr>
          <w:fldChar w:fldCharType="end"/>
        </w:r>
        <w:r w:rsidRPr="00CD48FA">
          <w:rPr>
            <w:rStyle w:val="Hyperlink"/>
            <w:noProof/>
          </w:rPr>
          <w:fldChar w:fldCharType="end"/>
        </w:r>
      </w:ins>
    </w:p>
    <w:p w14:paraId="34AC3E06" w14:textId="6F4CAD0B" w:rsidR="002D0328" w:rsidRDefault="002D0328">
      <w:pPr>
        <w:pStyle w:val="TOC2"/>
        <w:tabs>
          <w:tab w:val="right" w:leader="dot" w:pos="9350"/>
        </w:tabs>
        <w:rPr>
          <w:ins w:id="117" w:author="Fernandez, Susana" w:date="2023-01-31T17:39:00Z"/>
          <w:noProof/>
          <w:szCs w:val="22"/>
        </w:rPr>
      </w:pPr>
      <w:ins w:id="11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Host 3 Message Format</w:t>
        </w:r>
        <w:r>
          <w:rPr>
            <w:noProof/>
            <w:webHidden/>
          </w:rPr>
          <w:tab/>
        </w:r>
        <w:r>
          <w:rPr>
            <w:noProof/>
            <w:webHidden/>
          </w:rPr>
          <w:fldChar w:fldCharType="begin"/>
        </w:r>
        <w:r>
          <w:rPr>
            <w:noProof/>
            <w:webHidden/>
          </w:rPr>
          <w:instrText xml:space="preserve"> PAGEREF _Toc126079221 \h </w:instrText>
        </w:r>
        <w:r>
          <w:rPr>
            <w:noProof/>
            <w:webHidden/>
          </w:rPr>
        </w:r>
      </w:ins>
      <w:r>
        <w:rPr>
          <w:noProof/>
          <w:webHidden/>
        </w:rPr>
        <w:fldChar w:fldCharType="separate"/>
      </w:r>
      <w:ins w:id="119" w:author="Fernandez, Susana" w:date="2023-01-31T17:39:00Z">
        <w:r>
          <w:rPr>
            <w:noProof/>
            <w:webHidden/>
          </w:rPr>
          <w:t>101</w:t>
        </w:r>
        <w:r>
          <w:rPr>
            <w:noProof/>
            <w:webHidden/>
          </w:rPr>
          <w:fldChar w:fldCharType="end"/>
        </w:r>
        <w:r w:rsidRPr="00CD48FA">
          <w:rPr>
            <w:rStyle w:val="Hyperlink"/>
            <w:noProof/>
          </w:rPr>
          <w:fldChar w:fldCharType="end"/>
        </w:r>
      </w:ins>
    </w:p>
    <w:p w14:paraId="4ED4305D" w14:textId="2C72AAFC" w:rsidR="002D0328" w:rsidRDefault="002D0328">
      <w:pPr>
        <w:pStyle w:val="TOC1"/>
        <w:tabs>
          <w:tab w:val="right" w:leader="dot" w:pos="9350"/>
        </w:tabs>
        <w:rPr>
          <w:ins w:id="120" w:author="Fernandez, Susana" w:date="2023-01-31T17:39:00Z"/>
          <w:noProof/>
          <w:szCs w:val="22"/>
        </w:rPr>
      </w:pPr>
      <w:ins w:id="12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Card Session Initiation</w:t>
        </w:r>
        <w:r>
          <w:rPr>
            <w:noProof/>
            <w:webHidden/>
          </w:rPr>
          <w:tab/>
        </w:r>
        <w:r>
          <w:rPr>
            <w:noProof/>
            <w:webHidden/>
          </w:rPr>
          <w:fldChar w:fldCharType="begin"/>
        </w:r>
        <w:r>
          <w:rPr>
            <w:noProof/>
            <w:webHidden/>
          </w:rPr>
          <w:instrText xml:space="preserve"> PAGEREF _Toc126079222 \h </w:instrText>
        </w:r>
        <w:r>
          <w:rPr>
            <w:noProof/>
            <w:webHidden/>
          </w:rPr>
        </w:r>
      </w:ins>
      <w:r>
        <w:rPr>
          <w:noProof/>
          <w:webHidden/>
        </w:rPr>
        <w:fldChar w:fldCharType="separate"/>
      </w:r>
      <w:ins w:id="122" w:author="Fernandez, Susana" w:date="2023-01-31T17:39:00Z">
        <w:r>
          <w:rPr>
            <w:noProof/>
            <w:webHidden/>
          </w:rPr>
          <w:t>103</w:t>
        </w:r>
        <w:r>
          <w:rPr>
            <w:noProof/>
            <w:webHidden/>
          </w:rPr>
          <w:fldChar w:fldCharType="end"/>
        </w:r>
        <w:r w:rsidRPr="00CD48FA">
          <w:rPr>
            <w:rStyle w:val="Hyperlink"/>
            <w:noProof/>
          </w:rPr>
          <w:fldChar w:fldCharType="end"/>
        </w:r>
      </w:ins>
    </w:p>
    <w:p w14:paraId="3D5044DD" w14:textId="016E4399" w:rsidR="002D0328" w:rsidRDefault="002D0328">
      <w:pPr>
        <w:pStyle w:val="TOC2"/>
        <w:tabs>
          <w:tab w:val="right" w:leader="dot" w:pos="9350"/>
        </w:tabs>
        <w:rPr>
          <w:ins w:id="123" w:author="Fernandez, Susana" w:date="2023-01-31T17:39:00Z"/>
          <w:noProof/>
          <w:szCs w:val="22"/>
        </w:rPr>
      </w:pPr>
      <w:ins w:id="12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Canadian Acquired</w:t>
        </w:r>
        <w:r>
          <w:rPr>
            <w:noProof/>
            <w:webHidden/>
          </w:rPr>
          <w:tab/>
        </w:r>
        <w:r>
          <w:rPr>
            <w:noProof/>
            <w:webHidden/>
          </w:rPr>
          <w:fldChar w:fldCharType="begin"/>
        </w:r>
        <w:r>
          <w:rPr>
            <w:noProof/>
            <w:webHidden/>
          </w:rPr>
          <w:instrText xml:space="preserve"> PAGEREF _Toc126079223 \h </w:instrText>
        </w:r>
        <w:r>
          <w:rPr>
            <w:noProof/>
            <w:webHidden/>
          </w:rPr>
        </w:r>
      </w:ins>
      <w:r>
        <w:rPr>
          <w:noProof/>
          <w:webHidden/>
        </w:rPr>
        <w:fldChar w:fldCharType="separate"/>
      </w:r>
      <w:ins w:id="125" w:author="Fernandez, Susana" w:date="2023-01-31T17:39:00Z">
        <w:r>
          <w:rPr>
            <w:noProof/>
            <w:webHidden/>
          </w:rPr>
          <w:t>103</w:t>
        </w:r>
        <w:r>
          <w:rPr>
            <w:noProof/>
            <w:webHidden/>
          </w:rPr>
          <w:fldChar w:fldCharType="end"/>
        </w:r>
        <w:r w:rsidRPr="00CD48FA">
          <w:rPr>
            <w:rStyle w:val="Hyperlink"/>
            <w:noProof/>
          </w:rPr>
          <w:fldChar w:fldCharType="end"/>
        </w:r>
      </w:ins>
    </w:p>
    <w:p w14:paraId="4B6EAD66" w14:textId="729EE49A" w:rsidR="002D0328" w:rsidRDefault="002D0328">
      <w:pPr>
        <w:pStyle w:val="TOC2"/>
        <w:tabs>
          <w:tab w:val="right" w:leader="dot" w:pos="9350"/>
        </w:tabs>
        <w:rPr>
          <w:ins w:id="126" w:author="Fernandez, Susana" w:date="2023-01-31T17:39:00Z"/>
          <w:noProof/>
          <w:szCs w:val="22"/>
        </w:rPr>
      </w:pPr>
      <w:ins w:id="12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US Acquired</w:t>
        </w:r>
        <w:r>
          <w:rPr>
            <w:noProof/>
            <w:webHidden/>
          </w:rPr>
          <w:tab/>
        </w:r>
        <w:r>
          <w:rPr>
            <w:noProof/>
            <w:webHidden/>
          </w:rPr>
          <w:fldChar w:fldCharType="begin"/>
        </w:r>
        <w:r>
          <w:rPr>
            <w:noProof/>
            <w:webHidden/>
          </w:rPr>
          <w:instrText xml:space="preserve"> PAGEREF _Toc126079224 \h </w:instrText>
        </w:r>
        <w:r>
          <w:rPr>
            <w:noProof/>
            <w:webHidden/>
          </w:rPr>
        </w:r>
      </w:ins>
      <w:r>
        <w:rPr>
          <w:noProof/>
          <w:webHidden/>
        </w:rPr>
        <w:fldChar w:fldCharType="separate"/>
      </w:r>
      <w:ins w:id="128" w:author="Fernandez, Susana" w:date="2023-01-31T17:39:00Z">
        <w:r>
          <w:rPr>
            <w:noProof/>
            <w:webHidden/>
          </w:rPr>
          <w:t>105</w:t>
        </w:r>
        <w:r>
          <w:rPr>
            <w:noProof/>
            <w:webHidden/>
          </w:rPr>
          <w:fldChar w:fldCharType="end"/>
        </w:r>
        <w:r w:rsidRPr="00CD48FA">
          <w:rPr>
            <w:rStyle w:val="Hyperlink"/>
            <w:noProof/>
          </w:rPr>
          <w:fldChar w:fldCharType="end"/>
        </w:r>
      </w:ins>
    </w:p>
    <w:p w14:paraId="6FFEF718" w14:textId="3BF28E88" w:rsidR="002D0328" w:rsidRDefault="002D0328">
      <w:pPr>
        <w:pStyle w:val="TOC1"/>
        <w:tabs>
          <w:tab w:val="right" w:leader="dot" w:pos="9350"/>
        </w:tabs>
        <w:rPr>
          <w:ins w:id="129" w:author="Fernandez, Susana" w:date="2023-01-31T17:39:00Z"/>
          <w:noProof/>
          <w:szCs w:val="22"/>
        </w:rPr>
      </w:pPr>
      <w:ins w:id="13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Track 2 Encryption</w:t>
        </w:r>
        <w:r>
          <w:rPr>
            <w:noProof/>
            <w:webHidden/>
          </w:rPr>
          <w:tab/>
        </w:r>
        <w:r>
          <w:rPr>
            <w:noProof/>
            <w:webHidden/>
          </w:rPr>
          <w:fldChar w:fldCharType="begin"/>
        </w:r>
        <w:r>
          <w:rPr>
            <w:noProof/>
            <w:webHidden/>
          </w:rPr>
          <w:instrText xml:space="preserve"> PAGEREF _Toc126079225 \h </w:instrText>
        </w:r>
        <w:r>
          <w:rPr>
            <w:noProof/>
            <w:webHidden/>
          </w:rPr>
        </w:r>
      </w:ins>
      <w:r>
        <w:rPr>
          <w:noProof/>
          <w:webHidden/>
        </w:rPr>
        <w:fldChar w:fldCharType="separate"/>
      </w:r>
      <w:ins w:id="131" w:author="Fernandez, Susana" w:date="2023-01-31T17:39:00Z">
        <w:r>
          <w:rPr>
            <w:noProof/>
            <w:webHidden/>
          </w:rPr>
          <w:t>107</w:t>
        </w:r>
        <w:r>
          <w:rPr>
            <w:noProof/>
            <w:webHidden/>
          </w:rPr>
          <w:fldChar w:fldCharType="end"/>
        </w:r>
        <w:r w:rsidRPr="00CD48FA">
          <w:rPr>
            <w:rStyle w:val="Hyperlink"/>
            <w:noProof/>
          </w:rPr>
          <w:fldChar w:fldCharType="end"/>
        </w:r>
      </w:ins>
    </w:p>
    <w:p w14:paraId="235A5A24" w14:textId="5B47C96F" w:rsidR="002D0328" w:rsidRDefault="002D0328">
      <w:pPr>
        <w:pStyle w:val="TOC2"/>
        <w:tabs>
          <w:tab w:val="right" w:leader="dot" w:pos="9350"/>
        </w:tabs>
        <w:rPr>
          <w:ins w:id="132" w:author="Fernandez, Susana" w:date="2023-01-31T17:39:00Z"/>
          <w:noProof/>
          <w:szCs w:val="22"/>
        </w:rPr>
      </w:pPr>
      <w:ins w:id="13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End to End Encryption</w:t>
        </w:r>
        <w:r>
          <w:rPr>
            <w:noProof/>
            <w:webHidden/>
          </w:rPr>
          <w:tab/>
        </w:r>
        <w:r>
          <w:rPr>
            <w:noProof/>
            <w:webHidden/>
          </w:rPr>
          <w:fldChar w:fldCharType="begin"/>
        </w:r>
        <w:r>
          <w:rPr>
            <w:noProof/>
            <w:webHidden/>
          </w:rPr>
          <w:instrText xml:space="preserve"> PAGEREF _Toc126079226 \h </w:instrText>
        </w:r>
        <w:r>
          <w:rPr>
            <w:noProof/>
            <w:webHidden/>
          </w:rPr>
        </w:r>
      </w:ins>
      <w:r>
        <w:rPr>
          <w:noProof/>
          <w:webHidden/>
        </w:rPr>
        <w:fldChar w:fldCharType="separate"/>
      </w:r>
      <w:ins w:id="134" w:author="Fernandez, Susana" w:date="2023-01-31T17:39:00Z">
        <w:r>
          <w:rPr>
            <w:noProof/>
            <w:webHidden/>
          </w:rPr>
          <w:t>107</w:t>
        </w:r>
        <w:r>
          <w:rPr>
            <w:noProof/>
            <w:webHidden/>
          </w:rPr>
          <w:fldChar w:fldCharType="end"/>
        </w:r>
        <w:r w:rsidRPr="00CD48FA">
          <w:rPr>
            <w:rStyle w:val="Hyperlink"/>
            <w:noProof/>
          </w:rPr>
          <w:fldChar w:fldCharType="end"/>
        </w:r>
      </w:ins>
    </w:p>
    <w:p w14:paraId="5C40EBD2" w14:textId="0F93DA05" w:rsidR="002D0328" w:rsidRDefault="002D0328">
      <w:pPr>
        <w:pStyle w:val="TOC2"/>
        <w:tabs>
          <w:tab w:val="right" w:leader="dot" w:pos="9350"/>
        </w:tabs>
        <w:rPr>
          <w:ins w:id="135" w:author="Fernandez, Susana" w:date="2023-01-31T17:39:00Z"/>
          <w:noProof/>
          <w:szCs w:val="22"/>
        </w:rPr>
      </w:pPr>
      <w:ins w:id="13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Point to Point Encryption</w:t>
        </w:r>
        <w:r>
          <w:rPr>
            <w:noProof/>
            <w:webHidden/>
          </w:rPr>
          <w:tab/>
        </w:r>
        <w:r>
          <w:rPr>
            <w:noProof/>
            <w:webHidden/>
          </w:rPr>
          <w:fldChar w:fldCharType="begin"/>
        </w:r>
        <w:r>
          <w:rPr>
            <w:noProof/>
            <w:webHidden/>
          </w:rPr>
          <w:instrText xml:space="preserve"> PAGEREF _Toc126079227 \h </w:instrText>
        </w:r>
        <w:r>
          <w:rPr>
            <w:noProof/>
            <w:webHidden/>
          </w:rPr>
        </w:r>
      </w:ins>
      <w:r>
        <w:rPr>
          <w:noProof/>
          <w:webHidden/>
        </w:rPr>
        <w:fldChar w:fldCharType="separate"/>
      </w:r>
      <w:ins w:id="137" w:author="Fernandez, Susana" w:date="2023-01-31T17:39:00Z">
        <w:r>
          <w:rPr>
            <w:noProof/>
            <w:webHidden/>
          </w:rPr>
          <w:t>107</w:t>
        </w:r>
        <w:r>
          <w:rPr>
            <w:noProof/>
            <w:webHidden/>
          </w:rPr>
          <w:fldChar w:fldCharType="end"/>
        </w:r>
        <w:r w:rsidRPr="00CD48FA">
          <w:rPr>
            <w:rStyle w:val="Hyperlink"/>
            <w:noProof/>
          </w:rPr>
          <w:fldChar w:fldCharType="end"/>
        </w:r>
      </w:ins>
    </w:p>
    <w:p w14:paraId="41A3C1D6" w14:textId="4B496192" w:rsidR="002D0328" w:rsidRDefault="002D0328">
      <w:pPr>
        <w:pStyle w:val="TOC1"/>
        <w:tabs>
          <w:tab w:val="right" w:leader="dot" w:pos="9350"/>
        </w:tabs>
        <w:rPr>
          <w:ins w:id="138" w:author="Fernandez, Susana" w:date="2023-01-31T17:39:00Z"/>
          <w:noProof/>
          <w:szCs w:val="22"/>
        </w:rPr>
      </w:pPr>
      <w:ins w:id="13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Shared PINPad Support</w:t>
        </w:r>
        <w:r>
          <w:rPr>
            <w:noProof/>
            <w:webHidden/>
          </w:rPr>
          <w:tab/>
        </w:r>
        <w:r>
          <w:rPr>
            <w:noProof/>
            <w:webHidden/>
          </w:rPr>
          <w:fldChar w:fldCharType="begin"/>
        </w:r>
        <w:r>
          <w:rPr>
            <w:noProof/>
            <w:webHidden/>
          </w:rPr>
          <w:instrText xml:space="preserve"> PAGEREF _Toc126079228 \h </w:instrText>
        </w:r>
        <w:r>
          <w:rPr>
            <w:noProof/>
            <w:webHidden/>
          </w:rPr>
        </w:r>
      </w:ins>
      <w:r>
        <w:rPr>
          <w:noProof/>
          <w:webHidden/>
        </w:rPr>
        <w:fldChar w:fldCharType="separate"/>
      </w:r>
      <w:ins w:id="140" w:author="Fernandez, Susana" w:date="2023-01-31T17:39:00Z">
        <w:r>
          <w:rPr>
            <w:noProof/>
            <w:webHidden/>
          </w:rPr>
          <w:t>108</w:t>
        </w:r>
        <w:r>
          <w:rPr>
            <w:noProof/>
            <w:webHidden/>
          </w:rPr>
          <w:fldChar w:fldCharType="end"/>
        </w:r>
        <w:r w:rsidRPr="00CD48FA">
          <w:rPr>
            <w:rStyle w:val="Hyperlink"/>
            <w:noProof/>
          </w:rPr>
          <w:fldChar w:fldCharType="end"/>
        </w:r>
      </w:ins>
    </w:p>
    <w:p w14:paraId="425013D2" w14:textId="4D026251" w:rsidR="002D0328" w:rsidRDefault="002D0328">
      <w:pPr>
        <w:pStyle w:val="TOC1"/>
        <w:tabs>
          <w:tab w:val="right" w:leader="dot" w:pos="9350"/>
        </w:tabs>
        <w:rPr>
          <w:ins w:id="141" w:author="Fernandez, Susana" w:date="2023-01-31T17:39:00Z"/>
          <w:noProof/>
          <w:szCs w:val="22"/>
        </w:rPr>
      </w:pPr>
      <w:ins w:id="14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"_Toc126079229"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Card Level2 Support</w:t>
        </w:r>
        <w:r>
          <w:rPr>
            <w:noProof/>
            <w:webHidden/>
          </w:rPr>
          <w:tab/>
        </w:r>
        <w:r>
          <w:rPr>
            <w:noProof/>
            <w:webHidden/>
          </w:rPr>
          <w:fldChar w:fldCharType="begin"/>
        </w:r>
        <w:r>
          <w:rPr>
            <w:noProof/>
            <w:webHidden/>
          </w:rPr>
          <w:instrText xml:space="preserve"> PAGEREF _Toc126079229 \h </w:instrText>
        </w:r>
        <w:r>
          <w:rPr>
            <w:noProof/>
            <w:webHidden/>
          </w:rPr>
        </w:r>
      </w:ins>
      <w:r>
        <w:rPr>
          <w:noProof/>
          <w:webHidden/>
        </w:rPr>
        <w:fldChar w:fldCharType="separate"/>
      </w:r>
      <w:ins w:id="143" w:author="Fernandez, Susana" w:date="2023-01-31T17:39:00Z">
        <w:r>
          <w:rPr>
            <w:noProof/>
            <w:webHidden/>
          </w:rPr>
          <w:t>109</w:t>
        </w:r>
        <w:r>
          <w:rPr>
            <w:noProof/>
            <w:webHidden/>
          </w:rPr>
          <w:fldChar w:fldCharType="end"/>
        </w:r>
        <w:r w:rsidRPr="00CD48FA">
          <w:rPr>
            <w:rStyle w:val="Hyperlink"/>
            <w:noProof/>
          </w:rPr>
          <w:fldChar w:fldCharType="end"/>
        </w:r>
      </w:ins>
    </w:p>
    <w:p w14:paraId="15153A68" w14:textId="747C9AD8" w:rsidR="002D0328" w:rsidRDefault="002D0328">
      <w:pPr>
        <w:pStyle w:val="TOC1"/>
        <w:tabs>
          <w:tab w:val="right" w:leader="dot" w:pos="9350"/>
        </w:tabs>
        <w:rPr>
          <w:ins w:id="144" w:author="Fernandez, Susana" w:date="2023-01-31T17:39:00Z"/>
          <w:noProof/>
          <w:szCs w:val="22"/>
        </w:rPr>
      </w:pPr>
      <w:ins w:id="14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SPDH MESSAGE STRUCTURES</w:t>
        </w:r>
        <w:r>
          <w:rPr>
            <w:noProof/>
            <w:webHidden/>
          </w:rPr>
          <w:tab/>
        </w:r>
        <w:r>
          <w:rPr>
            <w:noProof/>
            <w:webHidden/>
          </w:rPr>
          <w:fldChar w:fldCharType="begin"/>
        </w:r>
        <w:r>
          <w:rPr>
            <w:noProof/>
            <w:webHidden/>
          </w:rPr>
          <w:instrText xml:space="preserve"> PAGEREF _Toc126079230 \h </w:instrText>
        </w:r>
        <w:r>
          <w:rPr>
            <w:noProof/>
            <w:webHidden/>
          </w:rPr>
        </w:r>
      </w:ins>
      <w:r>
        <w:rPr>
          <w:noProof/>
          <w:webHidden/>
        </w:rPr>
        <w:fldChar w:fldCharType="separate"/>
      </w:r>
      <w:ins w:id="146" w:author="Fernandez, Susana" w:date="2023-01-31T17:39:00Z">
        <w:r>
          <w:rPr>
            <w:noProof/>
            <w:webHidden/>
          </w:rPr>
          <w:t>110</w:t>
        </w:r>
        <w:r>
          <w:rPr>
            <w:noProof/>
            <w:webHidden/>
          </w:rPr>
          <w:fldChar w:fldCharType="end"/>
        </w:r>
        <w:r w:rsidRPr="00CD48FA">
          <w:rPr>
            <w:rStyle w:val="Hyperlink"/>
            <w:noProof/>
          </w:rPr>
          <w:fldChar w:fldCharType="end"/>
        </w:r>
      </w:ins>
    </w:p>
    <w:p w14:paraId="6A6E5676" w14:textId="00CC3C61" w:rsidR="002D0328" w:rsidRDefault="002D0328">
      <w:pPr>
        <w:pStyle w:val="TOC2"/>
        <w:tabs>
          <w:tab w:val="right" w:leader="dot" w:pos="9350"/>
        </w:tabs>
        <w:rPr>
          <w:ins w:id="147" w:author="Fernandez, Susana" w:date="2023-01-31T17:39:00Z"/>
          <w:noProof/>
          <w:szCs w:val="22"/>
        </w:rPr>
      </w:pPr>
      <w:ins w:id="14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STANDARD HEADER FIELDS</w:t>
        </w:r>
        <w:r>
          <w:rPr>
            <w:noProof/>
            <w:webHidden/>
          </w:rPr>
          <w:tab/>
        </w:r>
        <w:r>
          <w:rPr>
            <w:noProof/>
            <w:webHidden/>
          </w:rPr>
          <w:fldChar w:fldCharType="begin"/>
        </w:r>
        <w:r>
          <w:rPr>
            <w:noProof/>
            <w:webHidden/>
          </w:rPr>
          <w:instrText xml:space="preserve"> PAGEREF _Toc126079231 \h </w:instrText>
        </w:r>
        <w:r>
          <w:rPr>
            <w:noProof/>
            <w:webHidden/>
          </w:rPr>
        </w:r>
      </w:ins>
      <w:r>
        <w:rPr>
          <w:noProof/>
          <w:webHidden/>
        </w:rPr>
        <w:fldChar w:fldCharType="separate"/>
      </w:r>
      <w:ins w:id="149" w:author="Fernandez, Susana" w:date="2023-01-31T17:39:00Z">
        <w:r>
          <w:rPr>
            <w:noProof/>
            <w:webHidden/>
          </w:rPr>
          <w:t>110</w:t>
        </w:r>
        <w:r>
          <w:rPr>
            <w:noProof/>
            <w:webHidden/>
          </w:rPr>
          <w:fldChar w:fldCharType="end"/>
        </w:r>
        <w:r w:rsidRPr="00CD48FA">
          <w:rPr>
            <w:rStyle w:val="Hyperlink"/>
            <w:noProof/>
          </w:rPr>
          <w:fldChar w:fldCharType="end"/>
        </w:r>
      </w:ins>
    </w:p>
    <w:p w14:paraId="25F7CCED" w14:textId="1D932982" w:rsidR="002D0328" w:rsidRDefault="002D0328">
      <w:pPr>
        <w:pStyle w:val="TOC2"/>
        <w:tabs>
          <w:tab w:val="right" w:leader="dot" w:pos="9350"/>
        </w:tabs>
        <w:rPr>
          <w:ins w:id="150" w:author="Fernandez, Susana" w:date="2023-01-31T17:39:00Z"/>
          <w:noProof/>
          <w:szCs w:val="22"/>
        </w:rPr>
      </w:pPr>
      <w:ins w:id="15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MESSAGE HEADER FOR HOST 3 INSTANT CREDIT</w:t>
        </w:r>
        <w:r>
          <w:rPr>
            <w:noProof/>
            <w:webHidden/>
          </w:rPr>
          <w:tab/>
        </w:r>
        <w:r>
          <w:rPr>
            <w:noProof/>
            <w:webHidden/>
          </w:rPr>
          <w:fldChar w:fldCharType="begin"/>
        </w:r>
        <w:r>
          <w:rPr>
            <w:noProof/>
            <w:webHidden/>
          </w:rPr>
          <w:instrText xml:space="preserve"> PAGEREF _Toc126079232 \h </w:instrText>
        </w:r>
        <w:r>
          <w:rPr>
            <w:noProof/>
            <w:webHidden/>
          </w:rPr>
        </w:r>
      </w:ins>
      <w:r>
        <w:rPr>
          <w:noProof/>
          <w:webHidden/>
        </w:rPr>
        <w:fldChar w:fldCharType="separate"/>
      </w:r>
      <w:ins w:id="152" w:author="Fernandez, Susana" w:date="2023-01-31T17:39:00Z">
        <w:r>
          <w:rPr>
            <w:noProof/>
            <w:webHidden/>
          </w:rPr>
          <w:t>117</w:t>
        </w:r>
        <w:r>
          <w:rPr>
            <w:noProof/>
            <w:webHidden/>
          </w:rPr>
          <w:fldChar w:fldCharType="end"/>
        </w:r>
        <w:r w:rsidRPr="00CD48FA">
          <w:rPr>
            <w:rStyle w:val="Hyperlink"/>
            <w:noProof/>
          </w:rPr>
          <w:fldChar w:fldCharType="end"/>
        </w:r>
      </w:ins>
    </w:p>
    <w:p w14:paraId="2E7D74B1" w14:textId="21C03EE7" w:rsidR="002D0328" w:rsidRDefault="002D0328">
      <w:pPr>
        <w:pStyle w:val="TOC2"/>
        <w:tabs>
          <w:tab w:val="right" w:leader="dot" w:pos="9350"/>
        </w:tabs>
        <w:rPr>
          <w:ins w:id="153" w:author="Fernandez, Susana" w:date="2023-01-31T17:39:00Z"/>
          <w:noProof/>
          <w:szCs w:val="22"/>
        </w:rPr>
      </w:pPr>
      <w:ins w:id="15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MANDATORY REQUEST AND RESPONSE (OPTIONAL) DATA FIELDS FOR TD POS B24 HOST (HOST 1)</w:t>
        </w:r>
        <w:r>
          <w:rPr>
            <w:noProof/>
            <w:webHidden/>
          </w:rPr>
          <w:tab/>
        </w:r>
        <w:r>
          <w:rPr>
            <w:noProof/>
            <w:webHidden/>
          </w:rPr>
          <w:fldChar w:fldCharType="begin"/>
        </w:r>
        <w:r>
          <w:rPr>
            <w:noProof/>
            <w:webHidden/>
          </w:rPr>
          <w:instrText xml:space="preserve"> PAGEREF _Toc126079233 \h </w:instrText>
        </w:r>
        <w:r>
          <w:rPr>
            <w:noProof/>
            <w:webHidden/>
          </w:rPr>
        </w:r>
      </w:ins>
      <w:r>
        <w:rPr>
          <w:noProof/>
          <w:webHidden/>
        </w:rPr>
        <w:fldChar w:fldCharType="separate"/>
      </w:r>
      <w:ins w:id="155" w:author="Fernandez, Susana" w:date="2023-01-31T17:39:00Z">
        <w:r>
          <w:rPr>
            <w:noProof/>
            <w:webHidden/>
          </w:rPr>
          <w:t>121</w:t>
        </w:r>
        <w:r>
          <w:rPr>
            <w:noProof/>
            <w:webHidden/>
          </w:rPr>
          <w:fldChar w:fldCharType="end"/>
        </w:r>
        <w:r w:rsidRPr="00CD48FA">
          <w:rPr>
            <w:rStyle w:val="Hyperlink"/>
            <w:noProof/>
          </w:rPr>
          <w:fldChar w:fldCharType="end"/>
        </w:r>
      </w:ins>
    </w:p>
    <w:p w14:paraId="1DF286EA" w14:textId="010E619E" w:rsidR="002D0328" w:rsidRDefault="002D0328">
      <w:pPr>
        <w:pStyle w:val="TOC2"/>
        <w:tabs>
          <w:tab w:val="right" w:leader="dot" w:pos="9350"/>
        </w:tabs>
        <w:rPr>
          <w:ins w:id="156" w:author="Fernandez, Susana" w:date="2023-01-31T17:39:00Z"/>
          <w:noProof/>
          <w:szCs w:val="22"/>
        </w:rPr>
      </w:pPr>
      <w:ins w:id="15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MANDATORY REQUEST AND RESPONSE (OPTIONAL) DATA FIELDS FOR HOST (HOST 3)</w:t>
        </w:r>
        <w:r>
          <w:rPr>
            <w:noProof/>
            <w:webHidden/>
          </w:rPr>
          <w:tab/>
        </w:r>
        <w:r>
          <w:rPr>
            <w:noProof/>
            <w:webHidden/>
          </w:rPr>
          <w:fldChar w:fldCharType="begin"/>
        </w:r>
        <w:r>
          <w:rPr>
            <w:noProof/>
            <w:webHidden/>
          </w:rPr>
          <w:instrText xml:space="preserve"> PAGEREF _Toc126079234 \h </w:instrText>
        </w:r>
        <w:r>
          <w:rPr>
            <w:noProof/>
            <w:webHidden/>
          </w:rPr>
        </w:r>
      </w:ins>
      <w:r>
        <w:rPr>
          <w:noProof/>
          <w:webHidden/>
        </w:rPr>
        <w:fldChar w:fldCharType="separate"/>
      </w:r>
      <w:ins w:id="158" w:author="Fernandez, Susana" w:date="2023-01-31T17:39:00Z">
        <w:r>
          <w:rPr>
            <w:noProof/>
            <w:webHidden/>
          </w:rPr>
          <w:t>130</w:t>
        </w:r>
        <w:r>
          <w:rPr>
            <w:noProof/>
            <w:webHidden/>
          </w:rPr>
          <w:fldChar w:fldCharType="end"/>
        </w:r>
        <w:r w:rsidRPr="00CD48FA">
          <w:rPr>
            <w:rStyle w:val="Hyperlink"/>
            <w:noProof/>
          </w:rPr>
          <w:fldChar w:fldCharType="end"/>
        </w:r>
      </w:ins>
    </w:p>
    <w:p w14:paraId="7C2E85F6" w14:textId="00C68046" w:rsidR="002D0328" w:rsidRDefault="002D0328">
      <w:pPr>
        <w:pStyle w:val="TOC2"/>
        <w:tabs>
          <w:tab w:val="right" w:leader="dot" w:pos="9350"/>
        </w:tabs>
        <w:rPr>
          <w:ins w:id="159" w:author="Fernandez, Susana" w:date="2023-01-31T17:39:00Z"/>
          <w:noProof/>
          <w:szCs w:val="22"/>
        </w:rPr>
      </w:pPr>
      <w:ins w:id="160" w:author="Fernandez, Susana" w:date="2023-01-31T17:39:00Z">
        <w:r w:rsidRPr="00CD48FA">
          <w:rPr>
            <w:rStyle w:val="Hyperlink"/>
            <w:noProof/>
          </w:rPr>
          <w:lastRenderedPageBreak/>
          <w:fldChar w:fldCharType="begin"/>
        </w:r>
        <w:r w:rsidRPr="00CD48FA">
          <w:rPr>
            <w:rStyle w:val="Hyperlink"/>
            <w:noProof/>
          </w:rPr>
          <w:instrText xml:space="preserve"> </w:instrText>
        </w:r>
        <w:r>
          <w:rPr>
            <w:noProof/>
          </w:rPr>
          <w:instrText>HYPERLINK \l "_Toc126079235"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BASE24 CONFIGURATION OF PARAMETER DOWNLOAD</w:t>
        </w:r>
        <w:r>
          <w:rPr>
            <w:noProof/>
            <w:webHidden/>
          </w:rPr>
          <w:tab/>
        </w:r>
        <w:r>
          <w:rPr>
            <w:noProof/>
            <w:webHidden/>
          </w:rPr>
          <w:fldChar w:fldCharType="begin"/>
        </w:r>
        <w:r>
          <w:rPr>
            <w:noProof/>
            <w:webHidden/>
          </w:rPr>
          <w:instrText xml:space="preserve"> PAGEREF _Toc126079235 \h </w:instrText>
        </w:r>
        <w:r>
          <w:rPr>
            <w:noProof/>
            <w:webHidden/>
          </w:rPr>
        </w:r>
      </w:ins>
      <w:r>
        <w:rPr>
          <w:noProof/>
          <w:webHidden/>
        </w:rPr>
        <w:fldChar w:fldCharType="separate"/>
      </w:r>
      <w:ins w:id="161" w:author="Fernandez, Susana" w:date="2023-01-31T17:39:00Z">
        <w:r>
          <w:rPr>
            <w:noProof/>
            <w:webHidden/>
          </w:rPr>
          <w:t>132</w:t>
        </w:r>
        <w:r>
          <w:rPr>
            <w:noProof/>
            <w:webHidden/>
          </w:rPr>
          <w:fldChar w:fldCharType="end"/>
        </w:r>
        <w:r w:rsidRPr="00CD48FA">
          <w:rPr>
            <w:rStyle w:val="Hyperlink"/>
            <w:noProof/>
          </w:rPr>
          <w:fldChar w:fldCharType="end"/>
        </w:r>
      </w:ins>
    </w:p>
    <w:p w14:paraId="1FD62F19" w14:textId="4EA80723" w:rsidR="002D0328" w:rsidRDefault="002D0328">
      <w:pPr>
        <w:pStyle w:val="TOC1"/>
        <w:tabs>
          <w:tab w:val="right" w:leader="dot" w:pos="9350"/>
        </w:tabs>
        <w:rPr>
          <w:ins w:id="162" w:author="Fernandez, Susana" w:date="2023-01-31T17:39:00Z"/>
          <w:noProof/>
          <w:szCs w:val="22"/>
        </w:rPr>
      </w:pPr>
      <w:ins w:id="16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lang w:val="fr-FR"/>
          </w:rPr>
          <w:t>APPENDIX A - FINANCIAL IDENTIFIERS DESCRIPTIONS (FIDS)</w:t>
        </w:r>
        <w:r>
          <w:rPr>
            <w:noProof/>
            <w:webHidden/>
          </w:rPr>
          <w:tab/>
        </w:r>
        <w:r>
          <w:rPr>
            <w:noProof/>
            <w:webHidden/>
          </w:rPr>
          <w:fldChar w:fldCharType="begin"/>
        </w:r>
        <w:r>
          <w:rPr>
            <w:noProof/>
            <w:webHidden/>
          </w:rPr>
          <w:instrText xml:space="preserve"> PAGEREF _Toc126079236 \h </w:instrText>
        </w:r>
        <w:r>
          <w:rPr>
            <w:noProof/>
            <w:webHidden/>
          </w:rPr>
        </w:r>
      </w:ins>
      <w:r>
        <w:rPr>
          <w:noProof/>
          <w:webHidden/>
        </w:rPr>
        <w:fldChar w:fldCharType="separate"/>
      </w:r>
      <w:ins w:id="164" w:author="Fernandez, Susana" w:date="2023-01-31T17:39:00Z">
        <w:r>
          <w:rPr>
            <w:noProof/>
            <w:webHidden/>
          </w:rPr>
          <w:t>135</w:t>
        </w:r>
        <w:r>
          <w:rPr>
            <w:noProof/>
            <w:webHidden/>
          </w:rPr>
          <w:fldChar w:fldCharType="end"/>
        </w:r>
        <w:r w:rsidRPr="00CD48FA">
          <w:rPr>
            <w:rStyle w:val="Hyperlink"/>
            <w:noProof/>
          </w:rPr>
          <w:fldChar w:fldCharType="end"/>
        </w:r>
      </w:ins>
    </w:p>
    <w:p w14:paraId="76D987F4" w14:textId="5B664D5F" w:rsidR="002D0328" w:rsidRDefault="002D0328">
      <w:pPr>
        <w:pStyle w:val="TOC2"/>
        <w:tabs>
          <w:tab w:val="right" w:leader="dot" w:pos="9350"/>
        </w:tabs>
        <w:rPr>
          <w:ins w:id="165" w:author="Fernandez, Susana" w:date="2023-01-31T17:39:00Z"/>
          <w:noProof/>
          <w:szCs w:val="22"/>
        </w:rPr>
      </w:pPr>
      <w:ins w:id="16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Optional Data FIDS For TD POS B24 HOST (HOST 1)</w:t>
        </w:r>
        <w:r>
          <w:rPr>
            <w:noProof/>
            <w:webHidden/>
          </w:rPr>
          <w:tab/>
        </w:r>
        <w:r>
          <w:rPr>
            <w:noProof/>
            <w:webHidden/>
          </w:rPr>
          <w:fldChar w:fldCharType="begin"/>
        </w:r>
        <w:r>
          <w:rPr>
            <w:noProof/>
            <w:webHidden/>
          </w:rPr>
          <w:instrText xml:space="preserve"> PAGEREF _Toc126079237 \h </w:instrText>
        </w:r>
        <w:r>
          <w:rPr>
            <w:noProof/>
            <w:webHidden/>
          </w:rPr>
        </w:r>
      </w:ins>
      <w:r>
        <w:rPr>
          <w:noProof/>
          <w:webHidden/>
        </w:rPr>
        <w:fldChar w:fldCharType="separate"/>
      </w:r>
      <w:ins w:id="167" w:author="Fernandez, Susana" w:date="2023-01-31T17:39:00Z">
        <w:r>
          <w:rPr>
            <w:noProof/>
            <w:webHidden/>
          </w:rPr>
          <w:t>135</w:t>
        </w:r>
        <w:r>
          <w:rPr>
            <w:noProof/>
            <w:webHidden/>
          </w:rPr>
          <w:fldChar w:fldCharType="end"/>
        </w:r>
        <w:r w:rsidRPr="00CD48FA">
          <w:rPr>
            <w:rStyle w:val="Hyperlink"/>
            <w:noProof/>
          </w:rPr>
          <w:fldChar w:fldCharType="end"/>
        </w:r>
      </w:ins>
    </w:p>
    <w:p w14:paraId="12418C7C" w14:textId="366632B6" w:rsidR="002D0328" w:rsidRDefault="002D0328">
      <w:pPr>
        <w:pStyle w:val="TOC2"/>
        <w:tabs>
          <w:tab w:val="right" w:leader="dot" w:pos="9350"/>
        </w:tabs>
        <w:rPr>
          <w:ins w:id="168" w:author="Fernandez, Susana" w:date="2023-01-31T17:39:00Z"/>
          <w:noProof/>
          <w:szCs w:val="22"/>
        </w:rPr>
      </w:pPr>
      <w:ins w:id="16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Optional Data FIDS For HOST (HOST 3)</w:t>
        </w:r>
        <w:r>
          <w:rPr>
            <w:noProof/>
            <w:webHidden/>
          </w:rPr>
          <w:tab/>
        </w:r>
        <w:r>
          <w:rPr>
            <w:noProof/>
            <w:webHidden/>
          </w:rPr>
          <w:fldChar w:fldCharType="begin"/>
        </w:r>
        <w:r>
          <w:rPr>
            <w:noProof/>
            <w:webHidden/>
          </w:rPr>
          <w:instrText xml:space="preserve"> PAGEREF _Toc126079238 \h </w:instrText>
        </w:r>
        <w:r>
          <w:rPr>
            <w:noProof/>
            <w:webHidden/>
          </w:rPr>
        </w:r>
      </w:ins>
      <w:r>
        <w:rPr>
          <w:noProof/>
          <w:webHidden/>
        </w:rPr>
        <w:fldChar w:fldCharType="separate"/>
      </w:r>
      <w:ins w:id="170" w:author="Fernandez, Susana" w:date="2023-01-31T17:39:00Z">
        <w:r>
          <w:rPr>
            <w:noProof/>
            <w:webHidden/>
          </w:rPr>
          <w:t>137</w:t>
        </w:r>
        <w:r>
          <w:rPr>
            <w:noProof/>
            <w:webHidden/>
          </w:rPr>
          <w:fldChar w:fldCharType="end"/>
        </w:r>
        <w:r w:rsidRPr="00CD48FA">
          <w:rPr>
            <w:rStyle w:val="Hyperlink"/>
            <w:noProof/>
          </w:rPr>
          <w:fldChar w:fldCharType="end"/>
        </w:r>
      </w:ins>
    </w:p>
    <w:p w14:paraId="77B739CD" w14:textId="079EA86C" w:rsidR="002D0328" w:rsidRDefault="002D0328">
      <w:pPr>
        <w:pStyle w:val="TOC2"/>
        <w:tabs>
          <w:tab w:val="right" w:leader="dot" w:pos="9350"/>
        </w:tabs>
        <w:rPr>
          <w:ins w:id="171" w:author="Fernandez, Susana" w:date="2023-01-31T17:39:00Z"/>
          <w:noProof/>
          <w:szCs w:val="22"/>
        </w:rPr>
      </w:pPr>
      <w:ins w:id="17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"_Toc126079239"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A – Billing Address</w:t>
        </w:r>
        <w:r>
          <w:rPr>
            <w:noProof/>
            <w:webHidden/>
          </w:rPr>
          <w:tab/>
        </w:r>
        <w:r>
          <w:rPr>
            <w:noProof/>
            <w:webHidden/>
          </w:rPr>
          <w:fldChar w:fldCharType="begin"/>
        </w:r>
        <w:r>
          <w:rPr>
            <w:noProof/>
            <w:webHidden/>
          </w:rPr>
          <w:instrText xml:space="preserve"> PAGEREF _Toc126079239 \h </w:instrText>
        </w:r>
        <w:r>
          <w:rPr>
            <w:noProof/>
            <w:webHidden/>
          </w:rPr>
        </w:r>
      </w:ins>
      <w:r>
        <w:rPr>
          <w:noProof/>
          <w:webHidden/>
        </w:rPr>
        <w:fldChar w:fldCharType="separate"/>
      </w:r>
      <w:ins w:id="173" w:author="Fernandez, Susana" w:date="2023-01-31T17:39:00Z">
        <w:r>
          <w:rPr>
            <w:noProof/>
            <w:webHidden/>
          </w:rPr>
          <w:t>139</w:t>
        </w:r>
        <w:r>
          <w:rPr>
            <w:noProof/>
            <w:webHidden/>
          </w:rPr>
          <w:fldChar w:fldCharType="end"/>
        </w:r>
        <w:r w:rsidRPr="00CD48FA">
          <w:rPr>
            <w:rStyle w:val="Hyperlink"/>
            <w:noProof/>
          </w:rPr>
          <w:fldChar w:fldCharType="end"/>
        </w:r>
      </w:ins>
    </w:p>
    <w:p w14:paraId="4B31559F" w14:textId="15C9E6E1" w:rsidR="002D0328" w:rsidRDefault="002D0328">
      <w:pPr>
        <w:pStyle w:val="TOC2"/>
        <w:tabs>
          <w:tab w:val="right" w:leader="dot" w:pos="9350"/>
        </w:tabs>
        <w:rPr>
          <w:ins w:id="174" w:author="Fernandez, Susana" w:date="2023-01-31T17:39:00Z"/>
          <w:noProof/>
          <w:szCs w:val="22"/>
        </w:rPr>
      </w:pPr>
      <w:ins w:id="17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B – Amount 1</w:t>
        </w:r>
        <w:r>
          <w:rPr>
            <w:noProof/>
            <w:webHidden/>
          </w:rPr>
          <w:tab/>
        </w:r>
        <w:r>
          <w:rPr>
            <w:noProof/>
            <w:webHidden/>
          </w:rPr>
          <w:fldChar w:fldCharType="begin"/>
        </w:r>
        <w:r>
          <w:rPr>
            <w:noProof/>
            <w:webHidden/>
          </w:rPr>
          <w:instrText xml:space="preserve"> PAGEREF _Toc126079240 \h </w:instrText>
        </w:r>
        <w:r>
          <w:rPr>
            <w:noProof/>
            <w:webHidden/>
          </w:rPr>
        </w:r>
      </w:ins>
      <w:r>
        <w:rPr>
          <w:noProof/>
          <w:webHidden/>
        </w:rPr>
        <w:fldChar w:fldCharType="separate"/>
      </w:r>
      <w:ins w:id="176" w:author="Fernandez, Susana" w:date="2023-01-31T17:39:00Z">
        <w:r>
          <w:rPr>
            <w:noProof/>
            <w:webHidden/>
          </w:rPr>
          <w:t>139</w:t>
        </w:r>
        <w:r>
          <w:rPr>
            <w:noProof/>
            <w:webHidden/>
          </w:rPr>
          <w:fldChar w:fldCharType="end"/>
        </w:r>
        <w:r w:rsidRPr="00CD48FA">
          <w:rPr>
            <w:rStyle w:val="Hyperlink"/>
            <w:noProof/>
          </w:rPr>
          <w:fldChar w:fldCharType="end"/>
        </w:r>
      </w:ins>
    </w:p>
    <w:p w14:paraId="3EAEA12F" w14:textId="5F6BA00F" w:rsidR="002D0328" w:rsidRDefault="002D0328">
      <w:pPr>
        <w:pStyle w:val="TOC2"/>
        <w:tabs>
          <w:tab w:val="right" w:leader="dot" w:pos="9350"/>
        </w:tabs>
        <w:rPr>
          <w:ins w:id="177" w:author="Fernandez, Susana" w:date="2023-01-31T17:39:00Z"/>
          <w:noProof/>
          <w:szCs w:val="22"/>
        </w:rPr>
      </w:pPr>
      <w:ins w:id="17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C – Amount 2</w:t>
        </w:r>
        <w:r>
          <w:rPr>
            <w:noProof/>
            <w:webHidden/>
          </w:rPr>
          <w:tab/>
        </w:r>
        <w:r>
          <w:rPr>
            <w:noProof/>
            <w:webHidden/>
          </w:rPr>
          <w:fldChar w:fldCharType="begin"/>
        </w:r>
        <w:r>
          <w:rPr>
            <w:noProof/>
            <w:webHidden/>
          </w:rPr>
          <w:instrText xml:space="preserve"> PAGEREF _Toc126079241 \h </w:instrText>
        </w:r>
        <w:r>
          <w:rPr>
            <w:noProof/>
            <w:webHidden/>
          </w:rPr>
        </w:r>
      </w:ins>
      <w:r>
        <w:rPr>
          <w:noProof/>
          <w:webHidden/>
        </w:rPr>
        <w:fldChar w:fldCharType="separate"/>
      </w:r>
      <w:ins w:id="179" w:author="Fernandez, Susana" w:date="2023-01-31T17:39:00Z">
        <w:r>
          <w:rPr>
            <w:noProof/>
            <w:webHidden/>
          </w:rPr>
          <w:t>140</w:t>
        </w:r>
        <w:r>
          <w:rPr>
            <w:noProof/>
            <w:webHidden/>
          </w:rPr>
          <w:fldChar w:fldCharType="end"/>
        </w:r>
        <w:r w:rsidRPr="00CD48FA">
          <w:rPr>
            <w:rStyle w:val="Hyperlink"/>
            <w:noProof/>
          </w:rPr>
          <w:fldChar w:fldCharType="end"/>
        </w:r>
      </w:ins>
    </w:p>
    <w:p w14:paraId="4C6A5B8B" w14:textId="64E52C2C" w:rsidR="002D0328" w:rsidRDefault="002D0328">
      <w:pPr>
        <w:pStyle w:val="TOC2"/>
        <w:tabs>
          <w:tab w:val="right" w:leader="dot" w:pos="9350"/>
        </w:tabs>
        <w:rPr>
          <w:ins w:id="180" w:author="Fernandez, Susana" w:date="2023-01-31T17:39:00Z"/>
          <w:noProof/>
          <w:szCs w:val="22"/>
        </w:rPr>
      </w:pPr>
      <w:ins w:id="18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D – Application Account Type</w:t>
        </w:r>
        <w:r>
          <w:rPr>
            <w:noProof/>
            <w:webHidden/>
          </w:rPr>
          <w:tab/>
        </w:r>
        <w:r>
          <w:rPr>
            <w:noProof/>
            <w:webHidden/>
          </w:rPr>
          <w:fldChar w:fldCharType="begin"/>
        </w:r>
        <w:r>
          <w:rPr>
            <w:noProof/>
            <w:webHidden/>
          </w:rPr>
          <w:instrText xml:space="preserve"> PAGEREF _Toc126079242 \h </w:instrText>
        </w:r>
        <w:r>
          <w:rPr>
            <w:noProof/>
            <w:webHidden/>
          </w:rPr>
        </w:r>
      </w:ins>
      <w:r>
        <w:rPr>
          <w:noProof/>
          <w:webHidden/>
        </w:rPr>
        <w:fldChar w:fldCharType="separate"/>
      </w:r>
      <w:ins w:id="182" w:author="Fernandez, Susana" w:date="2023-01-31T17:39:00Z">
        <w:r>
          <w:rPr>
            <w:noProof/>
            <w:webHidden/>
          </w:rPr>
          <w:t>141</w:t>
        </w:r>
        <w:r>
          <w:rPr>
            <w:noProof/>
            <w:webHidden/>
          </w:rPr>
          <w:fldChar w:fldCharType="end"/>
        </w:r>
        <w:r w:rsidRPr="00CD48FA">
          <w:rPr>
            <w:rStyle w:val="Hyperlink"/>
            <w:noProof/>
          </w:rPr>
          <w:fldChar w:fldCharType="end"/>
        </w:r>
      </w:ins>
    </w:p>
    <w:p w14:paraId="2746CAAD" w14:textId="6817EE65" w:rsidR="002D0328" w:rsidRDefault="002D0328">
      <w:pPr>
        <w:pStyle w:val="TOC2"/>
        <w:tabs>
          <w:tab w:val="right" w:leader="dot" w:pos="9350"/>
        </w:tabs>
        <w:rPr>
          <w:ins w:id="183" w:author="Fernandez, Susana" w:date="2023-01-31T17:39:00Z"/>
          <w:noProof/>
          <w:szCs w:val="22"/>
        </w:rPr>
      </w:pPr>
      <w:ins w:id="18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E – Application Account Number</w:t>
        </w:r>
        <w:r>
          <w:rPr>
            <w:noProof/>
            <w:webHidden/>
          </w:rPr>
          <w:tab/>
        </w:r>
        <w:r>
          <w:rPr>
            <w:noProof/>
            <w:webHidden/>
          </w:rPr>
          <w:fldChar w:fldCharType="begin"/>
        </w:r>
        <w:r>
          <w:rPr>
            <w:noProof/>
            <w:webHidden/>
          </w:rPr>
          <w:instrText xml:space="preserve"> PAGEREF _Toc126079243 \h </w:instrText>
        </w:r>
        <w:r>
          <w:rPr>
            <w:noProof/>
            <w:webHidden/>
          </w:rPr>
        </w:r>
      </w:ins>
      <w:r>
        <w:rPr>
          <w:noProof/>
          <w:webHidden/>
        </w:rPr>
        <w:fldChar w:fldCharType="separate"/>
      </w:r>
      <w:ins w:id="185" w:author="Fernandez, Susana" w:date="2023-01-31T17:39:00Z">
        <w:r>
          <w:rPr>
            <w:noProof/>
            <w:webHidden/>
          </w:rPr>
          <w:t>141</w:t>
        </w:r>
        <w:r>
          <w:rPr>
            <w:noProof/>
            <w:webHidden/>
          </w:rPr>
          <w:fldChar w:fldCharType="end"/>
        </w:r>
        <w:r w:rsidRPr="00CD48FA">
          <w:rPr>
            <w:rStyle w:val="Hyperlink"/>
            <w:noProof/>
          </w:rPr>
          <w:fldChar w:fldCharType="end"/>
        </w:r>
      </w:ins>
    </w:p>
    <w:p w14:paraId="61DA06E4" w14:textId="75D7DE51" w:rsidR="002D0328" w:rsidRDefault="002D0328">
      <w:pPr>
        <w:pStyle w:val="TOC2"/>
        <w:tabs>
          <w:tab w:val="right" w:leader="dot" w:pos="9350"/>
        </w:tabs>
        <w:rPr>
          <w:ins w:id="186" w:author="Fernandez, Susana" w:date="2023-01-31T17:39:00Z"/>
          <w:noProof/>
          <w:szCs w:val="22"/>
        </w:rPr>
      </w:pPr>
      <w:ins w:id="18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F – Approval Code</w:t>
        </w:r>
        <w:r>
          <w:rPr>
            <w:noProof/>
            <w:webHidden/>
          </w:rPr>
          <w:tab/>
        </w:r>
        <w:r>
          <w:rPr>
            <w:noProof/>
            <w:webHidden/>
          </w:rPr>
          <w:fldChar w:fldCharType="begin"/>
        </w:r>
        <w:r>
          <w:rPr>
            <w:noProof/>
            <w:webHidden/>
          </w:rPr>
          <w:instrText xml:space="preserve"> PAGEREF _Toc126079244 \h </w:instrText>
        </w:r>
        <w:r>
          <w:rPr>
            <w:noProof/>
            <w:webHidden/>
          </w:rPr>
        </w:r>
      </w:ins>
      <w:r>
        <w:rPr>
          <w:noProof/>
          <w:webHidden/>
        </w:rPr>
        <w:fldChar w:fldCharType="separate"/>
      </w:r>
      <w:ins w:id="188" w:author="Fernandez, Susana" w:date="2023-01-31T17:39:00Z">
        <w:r>
          <w:rPr>
            <w:noProof/>
            <w:webHidden/>
          </w:rPr>
          <w:t>141</w:t>
        </w:r>
        <w:r>
          <w:rPr>
            <w:noProof/>
            <w:webHidden/>
          </w:rPr>
          <w:fldChar w:fldCharType="end"/>
        </w:r>
        <w:r w:rsidRPr="00CD48FA">
          <w:rPr>
            <w:rStyle w:val="Hyperlink"/>
            <w:noProof/>
          </w:rPr>
          <w:fldChar w:fldCharType="end"/>
        </w:r>
      </w:ins>
    </w:p>
    <w:p w14:paraId="044753F0" w14:textId="121B4A59" w:rsidR="002D0328" w:rsidRDefault="002D0328">
      <w:pPr>
        <w:pStyle w:val="TOC2"/>
        <w:tabs>
          <w:tab w:val="right" w:leader="dot" w:pos="9350"/>
        </w:tabs>
        <w:rPr>
          <w:ins w:id="189" w:author="Fernandez, Susana" w:date="2023-01-31T17:39:00Z"/>
          <w:noProof/>
          <w:szCs w:val="22"/>
        </w:rPr>
      </w:pPr>
      <w:ins w:id="19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G – Authentication Code</w:t>
        </w:r>
        <w:r>
          <w:rPr>
            <w:noProof/>
            <w:webHidden/>
          </w:rPr>
          <w:tab/>
        </w:r>
        <w:r>
          <w:rPr>
            <w:noProof/>
            <w:webHidden/>
          </w:rPr>
          <w:fldChar w:fldCharType="begin"/>
        </w:r>
        <w:r>
          <w:rPr>
            <w:noProof/>
            <w:webHidden/>
          </w:rPr>
          <w:instrText xml:space="preserve"> PAGEREF _Toc126079245 \h </w:instrText>
        </w:r>
        <w:r>
          <w:rPr>
            <w:noProof/>
            <w:webHidden/>
          </w:rPr>
        </w:r>
      </w:ins>
      <w:r>
        <w:rPr>
          <w:noProof/>
          <w:webHidden/>
        </w:rPr>
        <w:fldChar w:fldCharType="separate"/>
      </w:r>
      <w:ins w:id="191" w:author="Fernandez, Susana" w:date="2023-01-31T17:39:00Z">
        <w:r>
          <w:rPr>
            <w:noProof/>
            <w:webHidden/>
          </w:rPr>
          <w:t>144</w:t>
        </w:r>
        <w:r>
          <w:rPr>
            <w:noProof/>
            <w:webHidden/>
          </w:rPr>
          <w:fldChar w:fldCharType="end"/>
        </w:r>
        <w:r w:rsidRPr="00CD48FA">
          <w:rPr>
            <w:rStyle w:val="Hyperlink"/>
            <w:noProof/>
          </w:rPr>
          <w:fldChar w:fldCharType="end"/>
        </w:r>
      </w:ins>
    </w:p>
    <w:p w14:paraId="3F6BE25F" w14:textId="12AECBAB" w:rsidR="002D0328" w:rsidRDefault="002D0328">
      <w:pPr>
        <w:pStyle w:val="TOC2"/>
        <w:tabs>
          <w:tab w:val="right" w:leader="dot" w:pos="9350"/>
        </w:tabs>
        <w:rPr>
          <w:ins w:id="192" w:author="Fernandez, Susana" w:date="2023-01-31T17:39:00Z"/>
          <w:noProof/>
          <w:szCs w:val="22"/>
        </w:rPr>
      </w:pPr>
      <w:ins w:id="19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H – Authentication Key</w:t>
        </w:r>
        <w:r>
          <w:rPr>
            <w:noProof/>
            <w:webHidden/>
          </w:rPr>
          <w:tab/>
        </w:r>
        <w:r>
          <w:rPr>
            <w:noProof/>
            <w:webHidden/>
          </w:rPr>
          <w:fldChar w:fldCharType="begin"/>
        </w:r>
        <w:r>
          <w:rPr>
            <w:noProof/>
            <w:webHidden/>
          </w:rPr>
          <w:instrText xml:space="preserve"> PAGEREF _Toc126079246 \h </w:instrText>
        </w:r>
        <w:r>
          <w:rPr>
            <w:noProof/>
            <w:webHidden/>
          </w:rPr>
        </w:r>
      </w:ins>
      <w:r>
        <w:rPr>
          <w:noProof/>
          <w:webHidden/>
        </w:rPr>
        <w:fldChar w:fldCharType="separate"/>
      </w:r>
      <w:ins w:id="194" w:author="Fernandez, Susana" w:date="2023-01-31T17:39:00Z">
        <w:r>
          <w:rPr>
            <w:noProof/>
            <w:webHidden/>
          </w:rPr>
          <w:t>144</w:t>
        </w:r>
        <w:r>
          <w:rPr>
            <w:noProof/>
            <w:webHidden/>
          </w:rPr>
          <w:fldChar w:fldCharType="end"/>
        </w:r>
        <w:r w:rsidRPr="00CD48FA">
          <w:rPr>
            <w:rStyle w:val="Hyperlink"/>
            <w:noProof/>
          </w:rPr>
          <w:fldChar w:fldCharType="end"/>
        </w:r>
      </w:ins>
    </w:p>
    <w:p w14:paraId="28D83B97" w14:textId="69689374" w:rsidR="002D0328" w:rsidRDefault="002D0328">
      <w:pPr>
        <w:pStyle w:val="TOC2"/>
        <w:tabs>
          <w:tab w:val="right" w:leader="dot" w:pos="9350"/>
        </w:tabs>
        <w:rPr>
          <w:ins w:id="195" w:author="Fernandez, Susana" w:date="2023-01-31T17:39:00Z"/>
          <w:noProof/>
          <w:szCs w:val="22"/>
        </w:rPr>
      </w:pPr>
      <w:ins w:id="19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I – Field Decryption Key</w:t>
        </w:r>
        <w:r>
          <w:rPr>
            <w:noProof/>
            <w:webHidden/>
          </w:rPr>
          <w:tab/>
        </w:r>
        <w:r>
          <w:rPr>
            <w:noProof/>
            <w:webHidden/>
          </w:rPr>
          <w:fldChar w:fldCharType="begin"/>
        </w:r>
        <w:r>
          <w:rPr>
            <w:noProof/>
            <w:webHidden/>
          </w:rPr>
          <w:instrText xml:space="preserve"> PAGEREF _Toc126079247 \h </w:instrText>
        </w:r>
        <w:r>
          <w:rPr>
            <w:noProof/>
            <w:webHidden/>
          </w:rPr>
        </w:r>
      </w:ins>
      <w:r>
        <w:rPr>
          <w:noProof/>
          <w:webHidden/>
        </w:rPr>
        <w:fldChar w:fldCharType="separate"/>
      </w:r>
      <w:ins w:id="197" w:author="Fernandez, Susana" w:date="2023-01-31T17:39:00Z">
        <w:r>
          <w:rPr>
            <w:noProof/>
            <w:webHidden/>
          </w:rPr>
          <w:t>145</w:t>
        </w:r>
        <w:r>
          <w:rPr>
            <w:noProof/>
            <w:webHidden/>
          </w:rPr>
          <w:fldChar w:fldCharType="end"/>
        </w:r>
        <w:r w:rsidRPr="00CD48FA">
          <w:rPr>
            <w:rStyle w:val="Hyperlink"/>
            <w:noProof/>
          </w:rPr>
          <w:fldChar w:fldCharType="end"/>
        </w:r>
      </w:ins>
    </w:p>
    <w:p w14:paraId="0A72EAF9" w14:textId="7C4D068D" w:rsidR="002D0328" w:rsidRDefault="002D0328">
      <w:pPr>
        <w:pStyle w:val="TOC2"/>
        <w:tabs>
          <w:tab w:val="right" w:leader="dot" w:pos="9350"/>
        </w:tabs>
        <w:rPr>
          <w:ins w:id="198" w:author="Fernandez, Susana" w:date="2023-01-31T17:39:00Z"/>
          <w:noProof/>
          <w:szCs w:val="22"/>
        </w:rPr>
      </w:pPr>
      <w:ins w:id="19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J – Available Balance</w:t>
        </w:r>
        <w:r>
          <w:rPr>
            <w:noProof/>
            <w:webHidden/>
          </w:rPr>
          <w:tab/>
        </w:r>
        <w:r>
          <w:rPr>
            <w:noProof/>
            <w:webHidden/>
          </w:rPr>
          <w:fldChar w:fldCharType="begin"/>
        </w:r>
        <w:r>
          <w:rPr>
            <w:noProof/>
            <w:webHidden/>
          </w:rPr>
          <w:instrText xml:space="preserve"> PAGEREF _Toc126079248 \h </w:instrText>
        </w:r>
        <w:r>
          <w:rPr>
            <w:noProof/>
            <w:webHidden/>
          </w:rPr>
        </w:r>
      </w:ins>
      <w:r>
        <w:rPr>
          <w:noProof/>
          <w:webHidden/>
        </w:rPr>
        <w:fldChar w:fldCharType="separate"/>
      </w:r>
      <w:ins w:id="200" w:author="Fernandez, Susana" w:date="2023-01-31T17:39:00Z">
        <w:r>
          <w:rPr>
            <w:noProof/>
            <w:webHidden/>
          </w:rPr>
          <w:t>145</w:t>
        </w:r>
        <w:r>
          <w:rPr>
            <w:noProof/>
            <w:webHidden/>
          </w:rPr>
          <w:fldChar w:fldCharType="end"/>
        </w:r>
        <w:r w:rsidRPr="00CD48FA">
          <w:rPr>
            <w:rStyle w:val="Hyperlink"/>
            <w:noProof/>
          </w:rPr>
          <w:fldChar w:fldCharType="end"/>
        </w:r>
      </w:ins>
    </w:p>
    <w:p w14:paraId="75AD0122" w14:textId="42720F56" w:rsidR="002D0328" w:rsidRDefault="002D0328">
      <w:pPr>
        <w:pStyle w:val="TOC2"/>
        <w:tabs>
          <w:tab w:val="right" w:leader="dot" w:pos="9350"/>
        </w:tabs>
        <w:rPr>
          <w:ins w:id="201" w:author="Fernandez, Susana" w:date="2023-01-31T17:39:00Z"/>
          <w:noProof/>
          <w:szCs w:val="22"/>
        </w:rPr>
      </w:pPr>
      <w:ins w:id="20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"_Toc126079249"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M – Communications Key</w:t>
        </w:r>
        <w:r>
          <w:rPr>
            <w:noProof/>
            <w:webHidden/>
          </w:rPr>
          <w:tab/>
        </w:r>
        <w:r>
          <w:rPr>
            <w:noProof/>
            <w:webHidden/>
          </w:rPr>
          <w:fldChar w:fldCharType="begin"/>
        </w:r>
        <w:r>
          <w:rPr>
            <w:noProof/>
            <w:webHidden/>
          </w:rPr>
          <w:instrText xml:space="preserve"> PAGEREF _Toc126079249 \h </w:instrText>
        </w:r>
        <w:r>
          <w:rPr>
            <w:noProof/>
            <w:webHidden/>
          </w:rPr>
        </w:r>
      </w:ins>
      <w:r>
        <w:rPr>
          <w:noProof/>
          <w:webHidden/>
        </w:rPr>
        <w:fldChar w:fldCharType="separate"/>
      </w:r>
      <w:ins w:id="203" w:author="Fernandez, Susana" w:date="2023-01-31T17:39:00Z">
        <w:r>
          <w:rPr>
            <w:noProof/>
            <w:webHidden/>
          </w:rPr>
          <w:t>146</w:t>
        </w:r>
        <w:r>
          <w:rPr>
            <w:noProof/>
            <w:webHidden/>
          </w:rPr>
          <w:fldChar w:fldCharType="end"/>
        </w:r>
        <w:r w:rsidRPr="00CD48FA">
          <w:rPr>
            <w:rStyle w:val="Hyperlink"/>
            <w:noProof/>
          </w:rPr>
          <w:fldChar w:fldCharType="end"/>
        </w:r>
      </w:ins>
    </w:p>
    <w:p w14:paraId="09117BC7" w14:textId="6F801FFF" w:rsidR="002D0328" w:rsidRDefault="002D0328">
      <w:pPr>
        <w:pStyle w:val="TOC2"/>
        <w:tabs>
          <w:tab w:val="right" w:leader="dot" w:pos="9350"/>
        </w:tabs>
        <w:rPr>
          <w:ins w:id="204" w:author="Fernandez, Susana" w:date="2023-01-31T17:39:00Z"/>
          <w:noProof/>
          <w:szCs w:val="22"/>
        </w:rPr>
      </w:pPr>
      <w:ins w:id="20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P – Draft Capture Flag</w:t>
        </w:r>
        <w:r>
          <w:rPr>
            <w:noProof/>
            <w:webHidden/>
          </w:rPr>
          <w:tab/>
        </w:r>
        <w:r>
          <w:rPr>
            <w:noProof/>
            <w:webHidden/>
          </w:rPr>
          <w:fldChar w:fldCharType="begin"/>
        </w:r>
        <w:r>
          <w:rPr>
            <w:noProof/>
            <w:webHidden/>
          </w:rPr>
          <w:instrText xml:space="preserve"> PAGEREF _Toc126079250 \h </w:instrText>
        </w:r>
        <w:r>
          <w:rPr>
            <w:noProof/>
            <w:webHidden/>
          </w:rPr>
        </w:r>
      </w:ins>
      <w:r>
        <w:rPr>
          <w:noProof/>
          <w:webHidden/>
        </w:rPr>
        <w:fldChar w:fldCharType="separate"/>
      </w:r>
      <w:ins w:id="206" w:author="Fernandez, Susana" w:date="2023-01-31T17:39:00Z">
        <w:r>
          <w:rPr>
            <w:noProof/>
            <w:webHidden/>
          </w:rPr>
          <w:t>146</w:t>
        </w:r>
        <w:r>
          <w:rPr>
            <w:noProof/>
            <w:webHidden/>
          </w:rPr>
          <w:fldChar w:fldCharType="end"/>
        </w:r>
        <w:r w:rsidRPr="00CD48FA">
          <w:rPr>
            <w:rStyle w:val="Hyperlink"/>
            <w:noProof/>
          </w:rPr>
          <w:fldChar w:fldCharType="end"/>
        </w:r>
      </w:ins>
    </w:p>
    <w:p w14:paraId="7EC62FAC" w14:textId="39E3A575" w:rsidR="002D0328" w:rsidRDefault="002D0328">
      <w:pPr>
        <w:pStyle w:val="TOC2"/>
        <w:tabs>
          <w:tab w:val="right" w:leader="dot" w:pos="9350"/>
        </w:tabs>
        <w:rPr>
          <w:ins w:id="207" w:author="Fernandez, Susana" w:date="2023-01-31T17:39:00Z"/>
          <w:noProof/>
          <w:szCs w:val="22"/>
        </w:rPr>
      </w:pPr>
      <w:ins w:id="20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Q – ECHO Data</w:t>
        </w:r>
        <w:r>
          <w:rPr>
            <w:noProof/>
            <w:webHidden/>
          </w:rPr>
          <w:tab/>
        </w:r>
        <w:r>
          <w:rPr>
            <w:noProof/>
            <w:webHidden/>
          </w:rPr>
          <w:fldChar w:fldCharType="begin"/>
        </w:r>
        <w:r>
          <w:rPr>
            <w:noProof/>
            <w:webHidden/>
          </w:rPr>
          <w:instrText xml:space="preserve"> PAGEREF _Toc126079251 \h </w:instrText>
        </w:r>
        <w:r>
          <w:rPr>
            <w:noProof/>
            <w:webHidden/>
          </w:rPr>
        </w:r>
      </w:ins>
      <w:r>
        <w:rPr>
          <w:noProof/>
          <w:webHidden/>
        </w:rPr>
        <w:fldChar w:fldCharType="separate"/>
      </w:r>
      <w:ins w:id="209" w:author="Fernandez, Susana" w:date="2023-01-31T17:39:00Z">
        <w:r>
          <w:rPr>
            <w:noProof/>
            <w:webHidden/>
          </w:rPr>
          <w:t>147</w:t>
        </w:r>
        <w:r>
          <w:rPr>
            <w:noProof/>
            <w:webHidden/>
          </w:rPr>
          <w:fldChar w:fldCharType="end"/>
        </w:r>
        <w:r w:rsidRPr="00CD48FA">
          <w:rPr>
            <w:rStyle w:val="Hyperlink"/>
            <w:noProof/>
          </w:rPr>
          <w:fldChar w:fldCharType="end"/>
        </w:r>
      </w:ins>
    </w:p>
    <w:p w14:paraId="141FC409" w14:textId="140B2E8B" w:rsidR="002D0328" w:rsidRDefault="002D0328">
      <w:pPr>
        <w:pStyle w:val="TOC2"/>
        <w:tabs>
          <w:tab w:val="right" w:leader="dot" w:pos="9350"/>
        </w:tabs>
        <w:rPr>
          <w:ins w:id="210" w:author="Fernandez, Susana" w:date="2023-01-31T17:39:00Z"/>
          <w:noProof/>
          <w:szCs w:val="22"/>
        </w:rPr>
      </w:pPr>
      <w:ins w:id="21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R – Card Type</w:t>
        </w:r>
        <w:r>
          <w:rPr>
            <w:noProof/>
            <w:webHidden/>
          </w:rPr>
          <w:tab/>
        </w:r>
        <w:r>
          <w:rPr>
            <w:noProof/>
            <w:webHidden/>
          </w:rPr>
          <w:fldChar w:fldCharType="begin"/>
        </w:r>
        <w:r>
          <w:rPr>
            <w:noProof/>
            <w:webHidden/>
          </w:rPr>
          <w:instrText xml:space="preserve"> PAGEREF _Toc126079252 \h </w:instrText>
        </w:r>
        <w:r>
          <w:rPr>
            <w:noProof/>
            <w:webHidden/>
          </w:rPr>
        </w:r>
      </w:ins>
      <w:r>
        <w:rPr>
          <w:noProof/>
          <w:webHidden/>
        </w:rPr>
        <w:fldChar w:fldCharType="separate"/>
      </w:r>
      <w:ins w:id="212" w:author="Fernandez, Susana" w:date="2023-01-31T17:39:00Z">
        <w:r>
          <w:rPr>
            <w:noProof/>
            <w:webHidden/>
          </w:rPr>
          <w:t>151</w:t>
        </w:r>
        <w:r>
          <w:rPr>
            <w:noProof/>
            <w:webHidden/>
          </w:rPr>
          <w:fldChar w:fldCharType="end"/>
        </w:r>
        <w:r w:rsidRPr="00CD48FA">
          <w:rPr>
            <w:rStyle w:val="Hyperlink"/>
            <w:noProof/>
          </w:rPr>
          <w:fldChar w:fldCharType="end"/>
        </w:r>
      </w:ins>
    </w:p>
    <w:p w14:paraId="21B04C23" w14:textId="4DAF62C3" w:rsidR="002D0328" w:rsidRDefault="002D0328">
      <w:pPr>
        <w:pStyle w:val="TOC2"/>
        <w:tabs>
          <w:tab w:val="right" w:leader="dot" w:pos="9350"/>
        </w:tabs>
        <w:rPr>
          <w:ins w:id="213" w:author="Fernandez, Susana" w:date="2023-01-31T17:39:00Z"/>
          <w:noProof/>
          <w:szCs w:val="22"/>
        </w:rPr>
      </w:pPr>
      <w:ins w:id="21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S – Invoice Number</w:t>
        </w:r>
        <w:r>
          <w:rPr>
            <w:noProof/>
            <w:webHidden/>
          </w:rPr>
          <w:tab/>
        </w:r>
        <w:r>
          <w:rPr>
            <w:noProof/>
            <w:webHidden/>
          </w:rPr>
          <w:fldChar w:fldCharType="begin"/>
        </w:r>
        <w:r>
          <w:rPr>
            <w:noProof/>
            <w:webHidden/>
          </w:rPr>
          <w:instrText xml:space="preserve"> PAGEREF _Toc126079253 \h </w:instrText>
        </w:r>
        <w:r>
          <w:rPr>
            <w:noProof/>
            <w:webHidden/>
          </w:rPr>
        </w:r>
      </w:ins>
      <w:r>
        <w:rPr>
          <w:noProof/>
          <w:webHidden/>
        </w:rPr>
        <w:fldChar w:fldCharType="separate"/>
      </w:r>
      <w:ins w:id="215" w:author="Fernandez, Susana" w:date="2023-01-31T17:39:00Z">
        <w:r>
          <w:rPr>
            <w:noProof/>
            <w:webHidden/>
          </w:rPr>
          <w:t>151</w:t>
        </w:r>
        <w:r>
          <w:rPr>
            <w:noProof/>
            <w:webHidden/>
          </w:rPr>
          <w:fldChar w:fldCharType="end"/>
        </w:r>
        <w:r w:rsidRPr="00CD48FA">
          <w:rPr>
            <w:rStyle w:val="Hyperlink"/>
            <w:noProof/>
          </w:rPr>
          <w:fldChar w:fldCharType="end"/>
        </w:r>
      </w:ins>
    </w:p>
    <w:p w14:paraId="03659D68" w14:textId="7A565F6F" w:rsidR="002D0328" w:rsidRDefault="002D0328">
      <w:pPr>
        <w:pStyle w:val="TOC2"/>
        <w:tabs>
          <w:tab w:val="right" w:leader="dot" w:pos="9350"/>
        </w:tabs>
        <w:rPr>
          <w:ins w:id="216" w:author="Fernandez, Susana" w:date="2023-01-31T17:39:00Z"/>
          <w:noProof/>
          <w:szCs w:val="22"/>
        </w:rPr>
      </w:pPr>
      <w:ins w:id="21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T – Invoice Number/Original ***Not used***</w:t>
        </w:r>
        <w:r>
          <w:rPr>
            <w:noProof/>
            <w:webHidden/>
          </w:rPr>
          <w:tab/>
        </w:r>
        <w:r>
          <w:rPr>
            <w:noProof/>
            <w:webHidden/>
          </w:rPr>
          <w:fldChar w:fldCharType="begin"/>
        </w:r>
        <w:r>
          <w:rPr>
            <w:noProof/>
            <w:webHidden/>
          </w:rPr>
          <w:instrText xml:space="preserve"> PAGEREF _Toc126079254 \h </w:instrText>
        </w:r>
        <w:r>
          <w:rPr>
            <w:noProof/>
            <w:webHidden/>
          </w:rPr>
        </w:r>
      </w:ins>
      <w:r>
        <w:rPr>
          <w:noProof/>
          <w:webHidden/>
        </w:rPr>
        <w:fldChar w:fldCharType="separate"/>
      </w:r>
      <w:ins w:id="218" w:author="Fernandez, Susana" w:date="2023-01-31T17:39:00Z">
        <w:r>
          <w:rPr>
            <w:noProof/>
            <w:webHidden/>
          </w:rPr>
          <w:t>152</w:t>
        </w:r>
        <w:r>
          <w:rPr>
            <w:noProof/>
            <w:webHidden/>
          </w:rPr>
          <w:fldChar w:fldCharType="end"/>
        </w:r>
        <w:r w:rsidRPr="00CD48FA">
          <w:rPr>
            <w:rStyle w:val="Hyperlink"/>
            <w:noProof/>
          </w:rPr>
          <w:fldChar w:fldCharType="end"/>
        </w:r>
      </w:ins>
    </w:p>
    <w:p w14:paraId="6C544538" w14:textId="2C650A54" w:rsidR="002D0328" w:rsidRDefault="002D0328">
      <w:pPr>
        <w:pStyle w:val="TOC2"/>
        <w:tabs>
          <w:tab w:val="right" w:leader="dot" w:pos="9350"/>
        </w:tabs>
        <w:rPr>
          <w:ins w:id="219" w:author="Fernandez, Susana" w:date="2023-01-31T17:39:00Z"/>
          <w:noProof/>
          <w:szCs w:val="22"/>
        </w:rPr>
      </w:pPr>
      <w:ins w:id="22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U – Language Code</w:t>
        </w:r>
        <w:r>
          <w:rPr>
            <w:noProof/>
            <w:webHidden/>
          </w:rPr>
          <w:tab/>
        </w:r>
        <w:r>
          <w:rPr>
            <w:noProof/>
            <w:webHidden/>
          </w:rPr>
          <w:fldChar w:fldCharType="begin"/>
        </w:r>
        <w:r>
          <w:rPr>
            <w:noProof/>
            <w:webHidden/>
          </w:rPr>
          <w:instrText xml:space="preserve"> PAGEREF _Toc126079255 \h </w:instrText>
        </w:r>
        <w:r>
          <w:rPr>
            <w:noProof/>
            <w:webHidden/>
          </w:rPr>
        </w:r>
      </w:ins>
      <w:r>
        <w:rPr>
          <w:noProof/>
          <w:webHidden/>
        </w:rPr>
        <w:fldChar w:fldCharType="separate"/>
      </w:r>
      <w:ins w:id="221" w:author="Fernandez, Susana" w:date="2023-01-31T17:39:00Z">
        <w:r>
          <w:rPr>
            <w:noProof/>
            <w:webHidden/>
          </w:rPr>
          <w:t>152</w:t>
        </w:r>
        <w:r>
          <w:rPr>
            <w:noProof/>
            <w:webHidden/>
          </w:rPr>
          <w:fldChar w:fldCharType="end"/>
        </w:r>
        <w:r w:rsidRPr="00CD48FA">
          <w:rPr>
            <w:rStyle w:val="Hyperlink"/>
            <w:noProof/>
          </w:rPr>
          <w:fldChar w:fldCharType="end"/>
        </w:r>
      </w:ins>
    </w:p>
    <w:p w14:paraId="77F05626" w14:textId="4EDA5033" w:rsidR="002D0328" w:rsidRDefault="002D0328">
      <w:pPr>
        <w:pStyle w:val="TOC2"/>
        <w:tabs>
          <w:tab w:val="right" w:leader="dot" w:pos="9350"/>
        </w:tabs>
        <w:rPr>
          <w:ins w:id="222" w:author="Fernandez, Susana" w:date="2023-01-31T17:39:00Z"/>
          <w:noProof/>
          <w:szCs w:val="22"/>
        </w:rPr>
      </w:pPr>
      <w:ins w:id="22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FID V – Downline Load Key</w:t>
        </w:r>
        <w:r>
          <w:rPr>
            <w:noProof/>
            <w:webHidden/>
          </w:rPr>
          <w:tab/>
        </w:r>
        <w:r>
          <w:rPr>
            <w:noProof/>
            <w:webHidden/>
          </w:rPr>
          <w:fldChar w:fldCharType="begin"/>
        </w:r>
        <w:r>
          <w:rPr>
            <w:noProof/>
            <w:webHidden/>
          </w:rPr>
          <w:instrText xml:space="preserve"> PAGEREF _Toc126079256 \h </w:instrText>
        </w:r>
        <w:r>
          <w:rPr>
            <w:noProof/>
            <w:webHidden/>
          </w:rPr>
        </w:r>
      </w:ins>
      <w:r>
        <w:rPr>
          <w:noProof/>
          <w:webHidden/>
        </w:rPr>
        <w:fldChar w:fldCharType="separate"/>
      </w:r>
      <w:ins w:id="224" w:author="Fernandez, Susana" w:date="2023-01-31T17:39:00Z">
        <w:r>
          <w:rPr>
            <w:noProof/>
            <w:webHidden/>
          </w:rPr>
          <w:t>153</w:t>
        </w:r>
        <w:r>
          <w:rPr>
            <w:noProof/>
            <w:webHidden/>
          </w:rPr>
          <w:fldChar w:fldCharType="end"/>
        </w:r>
        <w:r w:rsidRPr="00CD48FA">
          <w:rPr>
            <w:rStyle w:val="Hyperlink"/>
            <w:noProof/>
          </w:rPr>
          <w:fldChar w:fldCharType="end"/>
        </w:r>
      </w:ins>
    </w:p>
    <w:p w14:paraId="5A25E3B8" w14:textId="6162643B" w:rsidR="002D0328" w:rsidRDefault="002D0328">
      <w:pPr>
        <w:pStyle w:val="TOC2"/>
        <w:tabs>
          <w:tab w:val="right" w:leader="dot" w:pos="9350"/>
        </w:tabs>
        <w:rPr>
          <w:ins w:id="225" w:author="Fernandez, Susana" w:date="2023-01-31T17:39:00Z"/>
          <w:noProof/>
          <w:szCs w:val="22"/>
        </w:rPr>
      </w:pPr>
      <w:ins w:id="22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FID W – Download Text</w:t>
        </w:r>
        <w:r>
          <w:rPr>
            <w:noProof/>
            <w:webHidden/>
          </w:rPr>
          <w:tab/>
        </w:r>
        <w:r>
          <w:rPr>
            <w:noProof/>
            <w:webHidden/>
          </w:rPr>
          <w:fldChar w:fldCharType="begin"/>
        </w:r>
        <w:r>
          <w:rPr>
            <w:noProof/>
            <w:webHidden/>
          </w:rPr>
          <w:instrText xml:space="preserve"> PAGEREF _Toc126079257 \h </w:instrText>
        </w:r>
        <w:r>
          <w:rPr>
            <w:noProof/>
            <w:webHidden/>
          </w:rPr>
        </w:r>
      </w:ins>
      <w:r>
        <w:rPr>
          <w:noProof/>
          <w:webHidden/>
        </w:rPr>
        <w:fldChar w:fldCharType="separate"/>
      </w:r>
      <w:ins w:id="227" w:author="Fernandez, Susana" w:date="2023-01-31T17:39:00Z">
        <w:r>
          <w:rPr>
            <w:noProof/>
            <w:webHidden/>
          </w:rPr>
          <w:t>154</w:t>
        </w:r>
        <w:r>
          <w:rPr>
            <w:noProof/>
            <w:webHidden/>
          </w:rPr>
          <w:fldChar w:fldCharType="end"/>
        </w:r>
        <w:r w:rsidRPr="00CD48FA">
          <w:rPr>
            <w:rStyle w:val="Hyperlink"/>
            <w:noProof/>
          </w:rPr>
          <w:fldChar w:fldCharType="end"/>
        </w:r>
      </w:ins>
    </w:p>
    <w:p w14:paraId="7A9DE3AE" w14:textId="35388745" w:rsidR="002D0328" w:rsidRDefault="002D0328">
      <w:pPr>
        <w:pStyle w:val="TOC2"/>
        <w:tabs>
          <w:tab w:val="right" w:leader="dot" w:pos="9350"/>
        </w:tabs>
        <w:rPr>
          <w:ins w:id="228" w:author="Fernandez, Susana" w:date="2023-01-31T17:39:00Z"/>
          <w:noProof/>
          <w:szCs w:val="22"/>
        </w:rPr>
      </w:pPr>
      <w:ins w:id="22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FID X – Interac ISO response message</w:t>
        </w:r>
        <w:r>
          <w:rPr>
            <w:noProof/>
            <w:webHidden/>
          </w:rPr>
          <w:tab/>
        </w:r>
        <w:r>
          <w:rPr>
            <w:noProof/>
            <w:webHidden/>
          </w:rPr>
          <w:fldChar w:fldCharType="begin"/>
        </w:r>
        <w:r>
          <w:rPr>
            <w:noProof/>
            <w:webHidden/>
          </w:rPr>
          <w:instrText xml:space="preserve"> PAGEREF _Toc126079258 \h </w:instrText>
        </w:r>
        <w:r>
          <w:rPr>
            <w:noProof/>
            <w:webHidden/>
          </w:rPr>
        </w:r>
      </w:ins>
      <w:r>
        <w:rPr>
          <w:noProof/>
          <w:webHidden/>
        </w:rPr>
        <w:fldChar w:fldCharType="separate"/>
      </w:r>
      <w:ins w:id="230" w:author="Fernandez, Susana" w:date="2023-01-31T17:39:00Z">
        <w:r>
          <w:rPr>
            <w:noProof/>
            <w:webHidden/>
          </w:rPr>
          <w:t>154</w:t>
        </w:r>
        <w:r>
          <w:rPr>
            <w:noProof/>
            <w:webHidden/>
          </w:rPr>
          <w:fldChar w:fldCharType="end"/>
        </w:r>
        <w:r w:rsidRPr="00CD48FA">
          <w:rPr>
            <w:rStyle w:val="Hyperlink"/>
            <w:noProof/>
          </w:rPr>
          <w:fldChar w:fldCharType="end"/>
        </w:r>
      </w:ins>
    </w:p>
    <w:p w14:paraId="16348240" w14:textId="0FDA9A56" w:rsidR="002D0328" w:rsidRDefault="002D0328">
      <w:pPr>
        <w:pStyle w:val="TOC2"/>
        <w:tabs>
          <w:tab w:val="right" w:leader="dot" w:pos="9350"/>
        </w:tabs>
        <w:rPr>
          <w:ins w:id="231" w:author="Fernandez, Susana" w:date="2023-01-31T17:39:00Z"/>
          <w:noProof/>
          <w:szCs w:val="22"/>
        </w:rPr>
      </w:pPr>
      <w:ins w:id="23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"_Toc126079259"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Y – Postal (ZIP) Code</w:t>
        </w:r>
        <w:r>
          <w:rPr>
            <w:noProof/>
            <w:webHidden/>
          </w:rPr>
          <w:tab/>
        </w:r>
        <w:r>
          <w:rPr>
            <w:noProof/>
            <w:webHidden/>
          </w:rPr>
          <w:fldChar w:fldCharType="begin"/>
        </w:r>
        <w:r>
          <w:rPr>
            <w:noProof/>
            <w:webHidden/>
          </w:rPr>
          <w:instrText xml:space="preserve"> PAGEREF _Toc126079259 \h </w:instrText>
        </w:r>
        <w:r>
          <w:rPr>
            <w:noProof/>
            <w:webHidden/>
          </w:rPr>
        </w:r>
      </w:ins>
      <w:r>
        <w:rPr>
          <w:noProof/>
          <w:webHidden/>
        </w:rPr>
        <w:fldChar w:fldCharType="separate"/>
      </w:r>
      <w:ins w:id="233" w:author="Fernandez, Susana" w:date="2023-01-31T17:39:00Z">
        <w:r>
          <w:rPr>
            <w:noProof/>
            <w:webHidden/>
          </w:rPr>
          <w:t>154</w:t>
        </w:r>
        <w:r>
          <w:rPr>
            <w:noProof/>
            <w:webHidden/>
          </w:rPr>
          <w:fldChar w:fldCharType="end"/>
        </w:r>
        <w:r w:rsidRPr="00CD48FA">
          <w:rPr>
            <w:rStyle w:val="Hyperlink"/>
            <w:noProof/>
          </w:rPr>
          <w:fldChar w:fldCharType="end"/>
        </w:r>
      </w:ins>
    </w:p>
    <w:p w14:paraId="7775846C" w14:textId="4C9697BF" w:rsidR="002D0328" w:rsidRDefault="002D0328">
      <w:pPr>
        <w:pStyle w:val="TOC2"/>
        <w:tabs>
          <w:tab w:val="right" w:leader="dot" w:pos="9350"/>
        </w:tabs>
        <w:rPr>
          <w:ins w:id="234" w:author="Fernandez, Susana" w:date="2023-01-31T17:39:00Z"/>
          <w:noProof/>
          <w:szCs w:val="22"/>
        </w:rPr>
      </w:pPr>
      <w:ins w:id="23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Z – Address Verification Status Code</w:t>
        </w:r>
        <w:r>
          <w:rPr>
            <w:noProof/>
            <w:webHidden/>
          </w:rPr>
          <w:tab/>
        </w:r>
        <w:r>
          <w:rPr>
            <w:noProof/>
            <w:webHidden/>
          </w:rPr>
          <w:fldChar w:fldCharType="begin"/>
        </w:r>
        <w:r>
          <w:rPr>
            <w:noProof/>
            <w:webHidden/>
          </w:rPr>
          <w:instrText xml:space="preserve"> PAGEREF _Toc126079260 \h </w:instrText>
        </w:r>
        <w:r>
          <w:rPr>
            <w:noProof/>
            <w:webHidden/>
          </w:rPr>
        </w:r>
      </w:ins>
      <w:r>
        <w:rPr>
          <w:noProof/>
          <w:webHidden/>
        </w:rPr>
        <w:fldChar w:fldCharType="separate"/>
      </w:r>
      <w:ins w:id="236" w:author="Fernandez, Susana" w:date="2023-01-31T17:39:00Z">
        <w:r>
          <w:rPr>
            <w:noProof/>
            <w:webHidden/>
          </w:rPr>
          <w:t>155</w:t>
        </w:r>
        <w:r>
          <w:rPr>
            <w:noProof/>
            <w:webHidden/>
          </w:rPr>
          <w:fldChar w:fldCharType="end"/>
        </w:r>
        <w:r w:rsidRPr="00CD48FA">
          <w:rPr>
            <w:rStyle w:val="Hyperlink"/>
            <w:noProof/>
          </w:rPr>
          <w:fldChar w:fldCharType="end"/>
        </w:r>
      </w:ins>
    </w:p>
    <w:p w14:paraId="726625C2" w14:textId="52D6CA41" w:rsidR="002D0328" w:rsidRDefault="002D0328">
      <w:pPr>
        <w:pStyle w:val="TOC2"/>
        <w:tabs>
          <w:tab w:val="right" w:leader="dot" w:pos="9350"/>
        </w:tabs>
        <w:rPr>
          <w:ins w:id="237" w:author="Fernandez, Susana" w:date="2023-01-31T17:39:00Z"/>
          <w:noProof/>
          <w:szCs w:val="22"/>
        </w:rPr>
      </w:pPr>
      <w:ins w:id="23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a – Optional Data (for Financial Transactions)</w:t>
        </w:r>
        <w:r>
          <w:rPr>
            <w:noProof/>
            <w:webHidden/>
          </w:rPr>
          <w:tab/>
        </w:r>
        <w:r>
          <w:rPr>
            <w:noProof/>
            <w:webHidden/>
          </w:rPr>
          <w:fldChar w:fldCharType="begin"/>
        </w:r>
        <w:r>
          <w:rPr>
            <w:noProof/>
            <w:webHidden/>
          </w:rPr>
          <w:instrText xml:space="preserve"> PAGEREF _Toc126079261 \h </w:instrText>
        </w:r>
        <w:r>
          <w:rPr>
            <w:noProof/>
            <w:webHidden/>
          </w:rPr>
        </w:r>
      </w:ins>
      <w:r>
        <w:rPr>
          <w:noProof/>
          <w:webHidden/>
        </w:rPr>
        <w:fldChar w:fldCharType="separate"/>
      </w:r>
      <w:ins w:id="239" w:author="Fernandez, Susana" w:date="2023-01-31T17:39:00Z">
        <w:r>
          <w:rPr>
            <w:noProof/>
            <w:webHidden/>
          </w:rPr>
          <w:t>156</w:t>
        </w:r>
        <w:r>
          <w:rPr>
            <w:noProof/>
            <w:webHidden/>
          </w:rPr>
          <w:fldChar w:fldCharType="end"/>
        </w:r>
        <w:r w:rsidRPr="00CD48FA">
          <w:rPr>
            <w:rStyle w:val="Hyperlink"/>
            <w:noProof/>
          </w:rPr>
          <w:fldChar w:fldCharType="end"/>
        </w:r>
      </w:ins>
    </w:p>
    <w:p w14:paraId="53C36D80" w14:textId="7ED4DFB7" w:rsidR="002D0328" w:rsidRDefault="002D0328">
      <w:pPr>
        <w:pStyle w:val="TOC2"/>
        <w:tabs>
          <w:tab w:val="right" w:leader="dot" w:pos="9350"/>
        </w:tabs>
        <w:rPr>
          <w:ins w:id="240" w:author="Fernandez, Susana" w:date="2023-01-31T17:39:00Z"/>
          <w:noProof/>
          <w:szCs w:val="22"/>
        </w:rPr>
      </w:pPr>
      <w:ins w:id="24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a – Optional Data (for Download Requests)</w:t>
        </w:r>
        <w:r>
          <w:rPr>
            <w:noProof/>
            <w:webHidden/>
          </w:rPr>
          <w:tab/>
        </w:r>
        <w:r>
          <w:rPr>
            <w:noProof/>
            <w:webHidden/>
          </w:rPr>
          <w:fldChar w:fldCharType="begin"/>
        </w:r>
        <w:r>
          <w:rPr>
            <w:noProof/>
            <w:webHidden/>
          </w:rPr>
          <w:instrText xml:space="preserve"> PAGEREF _Toc126079262 \h </w:instrText>
        </w:r>
        <w:r>
          <w:rPr>
            <w:noProof/>
            <w:webHidden/>
          </w:rPr>
        </w:r>
      </w:ins>
      <w:r>
        <w:rPr>
          <w:noProof/>
          <w:webHidden/>
        </w:rPr>
        <w:fldChar w:fldCharType="separate"/>
      </w:r>
      <w:ins w:id="242" w:author="Fernandez, Susana" w:date="2023-01-31T17:39:00Z">
        <w:r>
          <w:rPr>
            <w:noProof/>
            <w:webHidden/>
          </w:rPr>
          <w:t>161</w:t>
        </w:r>
        <w:r>
          <w:rPr>
            <w:noProof/>
            <w:webHidden/>
          </w:rPr>
          <w:fldChar w:fldCharType="end"/>
        </w:r>
        <w:r w:rsidRPr="00CD48FA">
          <w:rPr>
            <w:rStyle w:val="Hyperlink"/>
            <w:noProof/>
          </w:rPr>
          <w:fldChar w:fldCharType="end"/>
        </w:r>
      </w:ins>
    </w:p>
    <w:p w14:paraId="0B4CA23E" w14:textId="150B9ABC" w:rsidR="002D0328" w:rsidRDefault="002D0328">
      <w:pPr>
        <w:pStyle w:val="TOC2"/>
        <w:tabs>
          <w:tab w:val="right" w:leader="dot" w:pos="9350"/>
        </w:tabs>
        <w:rPr>
          <w:ins w:id="243" w:author="Fernandez, Susana" w:date="2023-01-31T17:39:00Z"/>
          <w:noProof/>
          <w:szCs w:val="22"/>
        </w:rPr>
      </w:pPr>
      <w:ins w:id="24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b – PIN/Customer</w:t>
        </w:r>
        <w:r>
          <w:rPr>
            <w:noProof/>
            <w:webHidden/>
          </w:rPr>
          <w:tab/>
        </w:r>
        <w:r>
          <w:rPr>
            <w:noProof/>
            <w:webHidden/>
          </w:rPr>
          <w:fldChar w:fldCharType="begin"/>
        </w:r>
        <w:r>
          <w:rPr>
            <w:noProof/>
            <w:webHidden/>
          </w:rPr>
          <w:instrText xml:space="preserve"> PAGEREF _Toc126079263 \h </w:instrText>
        </w:r>
        <w:r>
          <w:rPr>
            <w:noProof/>
            <w:webHidden/>
          </w:rPr>
        </w:r>
      </w:ins>
      <w:r>
        <w:rPr>
          <w:noProof/>
          <w:webHidden/>
        </w:rPr>
        <w:fldChar w:fldCharType="separate"/>
      </w:r>
      <w:ins w:id="245" w:author="Fernandez, Susana" w:date="2023-01-31T17:39:00Z">
        <w:r>
          <w:rPr>
            <w:noProof/>
            <w:webHidden/>
          </w:rPr>
          <w:t>163</w:t>
        </w:r>
        <w:r>
          <w:rPr>
            <w:noProof/>
            <w:webHidden/>
          </w:rPr>
          <w:fldChar w:fldCharType="end"/>
        </w:r>
        <w:r w:rsidRPr="00CD48FA">
          <w:rPr>
            <w:rStyle w:val="Hyperlink"/>
            <w:noProof/>
          </w:rPr>
          <w:fldChar w:fldCharType="end"/>
        </w:r>
      </w:ins>
    </w:p>
    <w:p w14:paraId="15F8D6BA" w14:textId="1FAEB2A4" w:rsidR="002D0328" w:rsidRDefault="002D0328">
      <w:pPr>
        <w:pStyle w:val="TOC2"/>
        <w:tabs>
          <w:tab w:val="right" w:leader="dot" w:pos="9350"/>
        </w:tabs>
        <w:rPr>
          <w:ins w:id="246" w:author="Fernandez, Susana" w:date="2023-01-31T17:39:00Z"/>
          <w:noProof/>
          <w:szCs w:val="22"/>
        </w:rPr>
      </w:pPr>
      <w:ins w:id="24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d – Retailer ID</w:t>
        </w:r>
        <w:r>
          <w:rPr>
            <w:noProof/>
            <w:webHidden/>
          </w:rPr>
          <w:tab/>
        </w:r>
        <w:r>
          <w:rPr>
            <w:noProof/>
            <w:webHidden/>
          </w:rPr>
          <w:fldChar w:fldCharType="begin"/>
        </w:r>
        <w:r>
          <w:rPr>
            <w:noProof/>
            <w:webHidden/>
          </w:rPr>
          <w:instrText xml:space="preserve"> PAGEREF _Toc126079264 \h </w:instrText>
        </w:r>
        <w:r>
          <w:rPr>
            <w:noProof/>
            <w:webHidden/>
          </w:rPr>
        </w:r>
      </w:ins>
      <w:r>
        <w:rPr>
          <w:noProof/>
          <w:webHidden/>
        </w:rPr>
        <w:fldChar w:fldCharType="separate"/>
      </w:r>
      <w:ins w:id="248" w:author="Fernandez, Susana" w:date="2023-01-31T17:39:00Z">
        <w:r>
          <w:rPr>
            <w:noProof/>
            <w:webHidden/>
          </w:rPr>
          <w:t>163</w:t>
        </w:r>
        <w:r>
          <w:rPr>
            <w:noProof/>
            <w:webHidden/>
          </w:rPr>
          <w:fldChar w:fldCharType="end"/>
        </w:r>
        <w:r w:rsidRPr="00CD48FA">
          <w:rPr>
            <w:rStyle w:val="Hyperlink"/>
            <w:noProof/>
          </w:rPr>
          <w:fldChar w:fldCharType="end"/>
        </w:r>
      </w:ins>
    </w:p>
    <w:p w14:paraId="06526BE0" w14:textId="25F0C21B" w:rsidR="002D0328" w:rsidRDefault="002D0328">
      <w:pPr>
        <w:pStyle w:val="TOC2"/>
        <w:tabs>
          <w:tab w:val="right" w:leader="dot" w:pos="9350"/>
        </w:tabs>
        <w:rPr>
          <w:ins w:id="249" w:author="Fernandez, Susana" w:date="2023-01-31T17:39:00Z"/>
          <w:noProof/>
          <w:szCs w:val="22"/>
        </w:rPr>
      </w:pPr>
      <w:ins w:id="25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e – POS Condition Code</w:t>
        </w:r>
        <w:r>
          <w:rPr>
            <w:noProof/>
            <w:webHidden/>
          </w:rPr>
          <w:tab/>
        </w:r>
        <w:r>
          <w:rPr>
            <w:noProof/>
            <w:webHidden/>
          </w:rPr>
          <w:fldChar w:fldCharType="begin"/>
        </w:r>
        <w:r>
          <w:rPr>
            <w:noProof/>
            <w:webHidden/>
          </w:rPr>
          <w:instrText xml:space="preserve"> PAGEREF _Toc126079265 \h </w:instrText>
        </w:r>
        <w:r>
          <w:rPr>
            <w:noProof/>
            <w:webHidden/>
          </w:rPr>
        </w:r>
      </w:ins>
      <w:r>
        <w:rPr>
          <w:noProof/>
          <w:webHidden/>
        </w:rPr>
        <w:fldChar w:fldCharType="separate"/>
      </w:r>
      <w:ins w:id="251" w:author="Fernandez, Susana" w:date="2023-01-31T17:39:00Z">
        <w:r>
          <w:rPr>
            <w:noProof/>
            <w:webHidden/>
          </w:rPr>
          <w:t>164</w:t>
        </w:r>
        <w:r>
          <w:rPr>
            <w:noProof/>
            <w:webHidden/>
          </w:rPr>
          <w:fldChar w:fldCharType="end"/>
        </w:r>
        <w:r w:rsidRPr="00CD48FA">
          <w:rPr>
            <w:rStyle w:val="Hyperlink"/>
            <w:noProof/>
          </w:rPr>
          <w:fldChar w:fldCharType="end"/>
        </w:r>
      </w:ins>
    </w:p>
    <w:p w14:paraId="23011CBC" w14:textId="2C467349" w:rsidR="002D0328" w:rsidRDefault="002D0328">
      <w:pPr>
        <w:pStyle w:val="TOC2"/>
        <w:tabs>
          <w:tab w:val="right" w:leader="dot" w:pos="9350"/>
        </w:tabs>
        <w:rPr>
          <w:ins w:id="252" w:author="Fernandez, Susana" w:date="2023-01-31T17:39:00Z"/>
          <w:noProof/>
          <w:szCs w:val="22"/>
        </w:rPr>
      </w:pPr>
      <w:ins w:id="25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f – PIN Length or Receipt Data</w:t>
        </w:r>
        <w:r>
          <w:rPr>
            <w:noProof/>
            <w:webHidden/>
          </w:rPr>
          <w:tab/>
        </w:r>
        <w:r>
          <w:rPr>
            <w:noProof/>
            <w:webHidden/>
          </w:rPr>
          <w:fldChar w:fldCharType="begin"/>
        </w:r>
        <w:r>
          <w:rPr>
            <w:noProof/>
            <w:webHidden/>
          </w:rPr>
          <w:instrText xml:space="preserve"> PAGEREF _Toc126079266 \h </w:instrText>
        </w:r>
        <w:r>
          <w:rPr>
            <w:noProof/>
            <w:webHidden/>
          </w:rPr>
        </w:r>
      </w:ins>
      <w:r>
        <w:rPr>
          <w:noProof/>
          <w:webHidden/>
        </w:rPr>
        <w:fldChar w:fldCharType="separate"/>
      </w:r>
      <w:ins w:id="254" w:author="Fernandez, Susana" w:date="2023-01-31T17:39:00Z">
        <w:r>
          <w:rPr>
            <w:noProof/>
            <w:webHidden/>
          </w:rPr>
          <w:t>165</w:t>
        </w:r>
        <w:r>
          <w:rPr>
            <w:noProof/>
            <w:webHidden/>
          </w:rPr>
          <w:fldChar w:fldCharType="end"/>
        </w:r>
        <w:r w:rsidRPr="00CD48FA">
          <w:rPr>
            <w:rStyle w:val="Hyperlink"/>
            <w:noProof/>
          </w:rPr>
          <w:fldChar w:fldCharType="end"/>
        </w:r>
      </w:ins>
    </w:p>
    <w:p w14:paraId="7CB82026" w14:textId="5B04ED1F" w:rsidR="002D0328" w:rsidRDefault="002D0328">
      <w:pPr>
        <w:pStyle w:val="TOC2"/>
        <w:tabs>
          <w:tab w:val="right" w:leader="dot" w:pos="9350"/>
        </w:tabs>
        <w:rPr>
          <w:ins w:id="255" w:author="Fernandez, Susana" w:date="2023-01-31T17:39:00Z"/>
          <w:noProof/>
          <w:szCs w:val="22"/>
        </w:rPr>
      </w:pPr>
      <w:ins w:id="25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g – Response Display</w:t>
        </w:r>
        <w:r>
          <w:rPr>
            <w:noProof/>
            <w:webHidden/>
          </w:rPr>
          <w:tab/>
        </w:r>
        <w:r>
          <w:rPr>
            <w:noProof/>
            <w:webHidden/>
          </w:rPr>
          <w:fldChar w:fldCharType="begin"/>
        </w:r>
        <w:r>
          <w:rPr>
            <w:noProof/>
            <w:webHidden/>
          </w:rPr>
          <w:instrText xml:space="preserve"> PAGEREF _Toc126079267 \h </w:instrText>
        </w:r>
        <w:r>
          <w:rPr>
            <w:noProof/>
            <w:webHidden/>
          </w:rPr>
        </w:r>
      </w:ins>
      <w:r>
        <w:rPr>
          <w:noProof/>
          <w:webHidden/>
        </w:rPr>
        <w:fldChar w:fldCharType="separate"/>
      </w:r>
      <w:ins w:id="257" w:author="Fernandez, Susana" w:date="2023-01-31T17:39:00Z">
        <w:r>
          <w:rPr>
            <w:noProof/>
            <w:webHidden/>
          </w:rPr>
          <w:t>166</w:t>
        </w:r>
        <w:r>
          <w:rPr>
            <w:noProof/>
            <w:webHidden/>
          </w:rPr>
          <w:fldChar w:fldCharType="end"/>
        </w:r>
        <w:r w:rsidRPr="00CD48FA">
          <w:rPr>
            <w:rStyle w:val="Hyperlink"/>
            <w:noProof/>
          </w:rPr>
          <w:fldChar w:fldCharType="end"/>
        </w:r>
      </w:ins>
    </w:p>
    <w:p w14:paraId="3EB6596D" w14:textId="2B8544F2" w:rsidR="002D0328" w:rsidRDefault="002D0328">
      <w:pPr>
        <w:pStyle w:val="TOC2"/>
        <w:tabs>
          <w:tab w:val="right" w:leader="dot" w:pos="9350"/>
        </w:tabs>
        <w:rPr>
          <w:ins w:id="258" w:author="Fernandez, Susana" w:date="2023-01-31T17:39:00Z"/>
          <w:noProof/>
          <w:szCs w:val="22"/>
        </w:rPr>
      </w:pPr>
      <w:ins w:id="25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h – Sequence Number</w:t>
        </w:r>
        <w:r>
          <w:rPr>
            <w:noProof/>
            <w:webHidden/>
          </w:rPr>
          <w:tab/>
        </w:r>
        <w:r>
          <w:rPr>
            <w:noProof/>
            <w:webHidden/>
          </w:rPr>
          <w:fldChar w:fldCharType="begin"/>
        </w:r>
        <w:r>
          <w:rPr>
            <w:noProof/>
            <w:webHidden/>
          </w:rPr>
          <w:instrText xml:space="preserve"> PAGEREF _Toc126079268 \h </w:instrText>
        </w:r>
        <w:r>
          <w:rPr>
            <w:noProof/>
            <w:webHidden/>
          </w:rPr>
        </w:r>
      </w:ins>
      <w:r>
        <w:rPr>
          <w:noProof/>
          <w:webHidden/>
        </w:rPr>
        <w:fldChar w:fldCharType="separate"/>
      </w:r>
      <w:ins w:id="260" w:author="Fernandez, Susana" w:date="2023-01-31T17:39:00Z">
        <w:r>
          <w:rPr>
            <w:noProof/>
            <w:webHidden/>
          </w:rPr>
          <w:t>167</w:t>
        </w:r>
        <w:r>
          <w:rPr>
            <w:noProof/>
            <w:webHidden/>
          </w:rPr>
          <w:fldChar w:fldCharType="end"/>
        </w:r>
        <w:r w:rsidRPr="00CD48FA">
          <w:rPr>
            <w:rStyle w:val="Hyperlink"/>
            <w:noProof/>
          </w:rPr>
          <w:fldChar w:fldCharType="end"/>
        </w:r>
      </w:ins>
    </w:p>
    <w:p w14:paraId="74917BBE" w14:textId="259306A9" w:rsidR="002D0328" w:rsidRDefault="002D0328">
      <w:pPr>
        <w:pStyle w:val="TOC2"/>
        <w:tabs>
          <w:tab w:val="right" w:leader="dot" w:pos="9350"/>
        </w:tabs>
        <w:rPr>
          <w:ins w:id="261" w:author="Fernandez, Susana" w:date="2023-01-31T17:39:00Z"/>
          <w:noProof/>
          <w:szCs w:val="22"/>
        </w:rPr>
      </w:pPr>
      <w:ins w:id="26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"_Toc126079269"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i – Sequence Number/Original ***Not used***</w:t>
        </w:r>
        <w:r>
          <w:rPr>
            <w:noProof/>
            <w:webHidden/>
          </w:rPr>
          <w:tab/>
        </w:r>
        <w:r>
          <w:rPr>
            <w:noProof/>
            <w:webHidden/>
          </w:rPr>
          <w:fldChar w:fldCharType="begin"/>
        </w:r>
        <w:r>
          <w:rPr>
            <w:noProof/>
            <w:webHidden/>
          </w:rPr>
          <w:instrText xml:space="preserve"> PAGEREF _Toc126079269 \h </w:instrText>
        </w:r>
        <w:r>
          <w:rPr>
            <w:noProof/>
            <w:webHidden/>
          </w:rPr>
        </w:r>
      </w:ins>
      <w:r>
        <w:rPr>
          <w:noProof/>
          <w:webHidden/>
        </w:rPr>
        <w:fldChar w:fldCharType="separate"/>
      </w:r>
      <w:ins w:id="263" w:author="Fernandez, Susana" w:date="2023-01-31T17:39:00Z">
        <w:r>
          <w:rPr>
            <w:noProof/>
            <w:webHidden/>
          </w:rPr>
          <w:t>169</w:t>
        </w:r>
        <w:r>
          <w:rPr>
            <w:noProof/>
            <w:webHidden/>
          </w:rPr>
          <w:fldChar w:fldCharType="end"/>
        </w:r>
        <w:r w:rsidRPr="00CD48FA">
          <w:rPr>
            <w:rStyle w:val="Hyperlink"/>
            <w:noProof/>
          </w:rPr>
          <w:fldChar w:fldCharType="end"/>
        </w:r>
      </w:ins>
    </w:p>
    <w:p w14:paraId="0C451D5D" w14:textId="7073E0FC" w:rsidR="002D0328" w:rsidRDefault="002D0328">
      <w:pPr>
        <w:pStyle w:val="TOC2"/>
        <w:tabs>
          <w:tab w:val="right" w:leader="dot" w:pos="9350"/>
        </w:tabs>
        <w:rPr>
          <w:ins w:id="264" w:author="Fernandez, Susana" w:date="2023-01-31T17:39:00Z"/>
          <w:noProof/>
          <w:szCs w:val="22"/>
        </w:rPr>
      </w:pPr>
      <w:ins w:id="26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j – State Code</w:t>
        </w:r>
        <w:r>
          <w:rPr>
            <w:noProof/>
            <w:webHidden/>
          </w:rPr>
          <w:tab/>
        </w:r>
        <w:r>
          <w:rPr>
            <w:noProof/>
            <w:webHidden/>
          </w:rPr>
          <w:fldChar w:fldCharType="begin"/>
        </w:r>
        <w:r>
          <w:rPr>
            <w:noProof/>
            <w:webHidden/>
          </w:rPr>
          <w:instrText xml:space="preserve"> PAGEREF _Toc126079270 \h </w:instrText>
        </w:r>
        <w:r>
          <w:rPr>
            <w:noProof/>
            <w:webHidden/>
          </w:rPr>
        </w:r>
      </w:ins>
      <w:r>
        <w:rPr>
          <w:noProof/>
          <w:webHidden/>
        </w:rPr>
        <w:fldChar w:fldCharType="separate"/>
      </w:r>
      <w:ins w:id="266" w:author="Fernandez, Susana" w:date="2023-01-31T17:39:00Z">
        <w:r>
          <w:rPr>
            <w:noProof/>
            <w:webHidden/>
          </w:rPr>
          <w:t>169</w:t>
        </w:r>
        <w:r>
          <w:rPr>
            <w:noProof/>
            <w:webHidden/>
          </w:rPr>
          <w:fldChar w:fldCharType="end"/>
        </w:r>
        <w:r w:rsidRPr="00CD48FA">
          <w:rPr>
            <w:rStyle w:val="Hyperlink"/>
            <w:noProof/>
          </w:rPr>
          <w:fldChar w:fldCharType="end"/>
        </w:r>
      </w:ins>
    </w:p>
    <w:p w14:paraId="52843DA5" w14:textId="1D71B1BB" w:rsidR="002D0328" w:rsidRDefault="002D0328">
      <w:pPr>
        <w:pStyle w:val="TOC2"/>
        <w:tabs>
          <w:tab w:val="right" w:leader="dot" w:pos="9350"/>
        </w:tabs>
        <w:rPr>
          <w:ins w:id="267" w:author="Fernandez, Susana" w:date="2023-01-31T17:39:00Z"/>
          <w:noProof/>
          <w:szCs w:val="22"/>
        </w:rPr>
      </w:pPr>
      <w:ins w:id="26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k – Birth Date</w:t>
        </w:r>
        <w:r>
          <w:rPr>
            <w:noProof/>
            <w:webHidden/>
          </w:rPr>
          <w:tab/>
        </w:r>
        <w:r>
          <w:rPr>
            <w:noProof/>
            <w:webHidden/>
          </w:rPr>
          <w:fldChar w:fldCharType="begin"/>
        </w:r>
        <w:r>
          <w:rPr>
            <w:noProof/>
            <w:webHidden/>
          </w:rPr>
          <w:instrText xml:space="preserve"> PAGEREF _Toc126079271 \h </w:instrText>
        </w:r>
        <w:r>
          <w:rPr>
            <w:noProof/>
            <w:webHidden/>
          </w:rPr>
        </w:r>
      </w:ins>
      <w:r>
        <w:rPr>
          <w:noProof/>
          <w:webHidden/>
        </w:rPr>
        <w:fldChar w:fldCharType="separate"/>
      </w:r>
      <w:ins w:id="269" w:author="Fernandez, Susana" w:date="2023-01-31T17:39:00Z">
        <w:r>
          <w:rPr>
            <w:noProof/>
            <w:webHidden/>
          </w:rPr>
          <w:t>169</w:t>
        </w:r>
        <w:r>
          <w:rPr>
            <w:noProof/>
            <w:webHidden/>
          </w:rPr>
          <w:fldChar w:fldCharType="end"/>
        </w:r>
        <w:r w:rsidRPr="00CD48FA">
          <w:rPr>
            <w:rStyle w:val="Hyperlink"/>
            <w:noProof/>
          </w:rPr>
          <w:fldChar w:fldCharType="end"/>
        </w:r>
      </w:ins>
    </w:p>
    <w:p w14:paraId="363DBA02" w14:textId="213C8C00" w:rsidR="002D0328" w:rsidRDefault="002D0328">
      <w:pPr>
        <w:pStyle w:val="TOC2"/>
        <w:tabs>
          <w:tab w:val="right" w:leader="dot" w:pos="9350"/>
        </w:tabs>
        <w:rPr>
          <w:ins w:id="270" w:author="Fernandez, Susana" w:date="2023-01-31T17:39:00Z"/>
          <w:noProof/>
          <w:szCs w:val="22"/>
        </w:rPr>
      </w:pPr>
      <w:ins w:id="27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l – Total/Batch</w:t>
        </w:r>
        <w:r>
          <w:rPr>
            <w:noProof/>
            <w:webHidden/>
          </w:rPr>
          <w:tab/>
        </w:r>
        <w:r>
          <w:rPr>
            <w:noProof/>
            <w:webHidden/>
          </w:rPr>
          <w:fldChar w:fldCharType="begin"/>
        </w:r>
        <w:r>
          <w:rPr>
            <w:noProof/>
            <w:webHidden/>
          </w:rPr>
          <w:instrText xml:space="preserve"> PAGEREF _Toc126079272 \h </w:instrText>
        </w:r>
        <w:r>
          <w:rPr>
            <w:noProof/>
            <w:webHidden/>
          </w:rPr>
        </w:r>
      </w:ins>
      <w:r>
        <w:rPr>
          <w:noProof/>
          <w:webHidden/>
        </w:rPr>
        <w:fldChar w:fldCharType="separate"/>
      </w:r>
      <w:ins w:id="272" w:author="Fernandez, Susana" w:date="2023-01-31T17:39:00Z">
        <w:r>
          <w:rPr>
            <w:noProof/>
            <w:webHidden/>
          </w:rPr>
          <w:t>170</w:t>
        </w:r>
        <w:r>
          <w:rPr>
            <w:noProof/>
            <w:webHidden/>
          </w:rPr>
          <w:fldChar w:fldCharType="end"/>
        </w:r>
        <w:r w:rsidRPr="00CD48FA">
          <w:rPr>
            <w:rStyle w:val="Hyperlink"/>
            <w:noProof/>
          </w:rPr>
          <w:fldChar w:fldCharType="end"/>
        </w:r>
      </w:ins>
    </w:p>
    <w:p w14:paraId="7915BB1C" w14:textId="7ECD324B" w:rsidR="002D0328" w:rsidRDefault="002D0328">
      <w:pPr>
        <w:pStyle w:val="TOC2"/>
        <w:tabs>
          <w:tab w:val="right" w:leader="dot" w:pos="9350"/>
        </w:tabs>
        <w:rPr>
          <w:ins w:id="273" w:author="Fernandez, Susana" w:date="2023-01-31T17:39:00Z"/>
          <w:noProof/>
          <w:szCs w:val="22"/>
        </w:rPr>
      </w:pPr>
      <w:ins w:id="27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q – Track 2/Customer</w:t>
        </w:r>
        <w:r>
          <w:rPr>
            <w:noProof/>
            <w:webHidden/>
          </w:rPr>
          <w:tab/>
        </w:r>
        <w:r>
          <w:rPr>
            <w:noProof/>
            <w:webHidden/>
          </w:rPr>
          <w:fldChar w:fldCharType="begin"/>
        </w:r>
        <w:r>
          <w:rPr>
            <w:noProof/>
            <w:webHidden/>
          </w:rPr>
          <w:instrText xml:space="preserve"> PAGEREF _Toc126079273 \h </w:instrText>
        </w:r>
        <w:r>
          <w:rPr>
            <w:noProof/>
            <w:webHidden/>
          </w:rPr>
        </w:r>
      </w:ins>
      <w:r>
        <w:rPr>
          <w:noProof/>
          <w:webHidden/>
        </w:rPr>
        <w:fldChar w:fldCharType="separate"/>
      </w:r>
      <w:ins w:id="275" w:author="Fernandez, Susana" w:date="2023-01-31T17:39:00Z">
        <w:r>
          <w:rPr>
            <w:noProof/>
            <w:webHidden/>
          </w:rPr>
          <w:t>171</w:t>
        </w:r>
        <w:r>
          <w:rPr>
            <w:noProof/>
            <w:webHidden/>
          </w:rPr>
          <w:fldChar w:fldCharType="end"/>
        </w:r>
        <w:r w:rsidRPr="00CD48FA">
          <w:rPr>
            <w:rStyle w:val="Hyperlink"/>
            <w:noProof/>
          </w:rPr>
          <w:fldChar w:fldCharType="end"/>
        </w:r>
      </w:ins>
    </w:p>
    <w:p w14:paraId="51B81FF3" w14:textId="604969A2" w:rsidR="002D0328" w:rsidRDefault="002D0328">
      <w:pPr>
        <w:pStyle w:val="TOC2"/>
        <w:tabs>
          <w:tab w:val="right" w:leader="dot" w:pos="9350"/>
        </w:tabs>
        <w:rPr>
          <w:ins w:id="276" w:author="Fernandez, Susana" w:date="2023-01-31T17:39:00Z"/>
          <w:noProof/>
          <w:szCs w:val="22"/>
        </w:rPr>
      </w:pPr>
      <w:ins w:id="27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y – Payment and Reporting Tokens</w:t>
        </w:r>
        <w:r>
          <w:rPr>
            <w:noProof/>
            <w:webHidden/>
          </w:rPr>
          <w:tab/>
        </w:r>
        <w:r>
          <w:rPr>
            <w:noProof/>
            <w:webHidden/>
          </w:rPr>
          <w:fldChar w:fldCharType="begin"/>
        </w:r>
        <w:r>
          <w:rPr>
            <w:noProof/>
            <w:webHidden/>
          </w:rPr>
          <w:instrText xml:space="preserve"> PAGEREF _Toc126079274 \h </w:instrText>
        </w:r>
        <w:r>
          <w:rPr>
            <w:noProof/>
            <w:webHidden/>
          </w:rPr>
        </w:r>
      </w:ins>
      <w:r>
        <w:rPr>
          <w:noProof/>
          <w:webHidden/>
        </w:rPr>
        <w:fldChar w:fldCharType="separate"/>
      </w:r>
      <w:ins w:id="278" w:author="Fernandez, Susana" w:date="2023-01-31T17:39:00Z">
        <w:r>
          <w:rPr>
            <w:noProof/>
            <w:webHidden/>
          </w:rPr>
          <w:t>174</w:t>
        </w:r>
        <w:r>
          <w:rPr>
            <w:noProof/>
            <w:webHidden/>
          </w:rPr>
          <w:fldChar w:fldCharType="end"/>
        </w:r>
        <w:r w:rsidRPr="00CD48FA">
          <w:rPr>
            <w:rStyle w:val="Hyperlink"/>
            <w:noProof/>
          </w:rPr>
          <w:fldChar w:fldCharType="end"/>
        </w:r>
      </w:ins>
    </w:p>
    <w:p w14:paraId="1FAE9402" w14:textId="19AAE916" w:rsidR="002D0328" w:rsidRDefault="002D0328">
      <w:pPr>
        <w:pStyle w:val="TOC2"/>
        <w:tabs>
          <w:tab w:val="right" w:leader="dot" w:pos="9350"/>
        </w:tabs>
        <w:rPr>
          <w:ins w:id="279" w:author="Fernandez, Susana" w:date="2023-01-31T17:39:00Z"/>
          <w:noProof/>
          <w:szCs w:val="22"/>
        </w:rPr>
      </w:pPr>
      <w:ins w:id="28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z – Interchange Compliance Data</w:t>
        </w:r>
        <w:r>
          <w:rPr>
            <w:noProof/>
            <w:webHidden/>
          </w:rPr>
          <w:tab/>
        </w:r>
        <w:r>
          <w:rPr>
            <w:noProof/>
            <w:webHidden/>
          </w:rPr>
          <w:fldChar w:fldCharType="begin"/>
        </w:r>
        <w:r>
          <w:rPr>
            <w:noProof/>
            <w:webHidden/>
          </w:rPr>
          <w:instrText xml:space="preserve"> PAGEREF _Toc126079275 \h </w:instrText>
        </w:r>
        <w:r>
          <w:rPr>
            <w:noProof/>
            <w:webHidden/>
          </w:rPr>
        </w:r>
      </w:ins>
      <w:r>
        <w:rPr>
          <w:noProof/>
          <w:webHidden/>
        </w:rPr>
        <w:fldChar w:fldCharType="separate"/>
      </w:r>
      <w:ins w:id="281" w:author="Fernandez, Susana" w:date="2023-01-31T17:39:00Z">
        <w:r>
          <w:rPr>
            <w:noProof/>
            <w:webHidden/>
          </w:rPr>
          <w:t>177</w:t>
        </w:r>
        <w:r>
          <w:rPr>
            <w:noProof/>
            <w:webHidden/>
          </w:rPr>
          <w:fldChar w:fldCharType="end"/>
        </w:r>
        <w:r w:rsidRPr="00CD48FA">
          <w:rPr>
            <w:rStyle w:val="Hyperlink"/>
            <w:noProof/>
          </w:rPr>
          <w:fldChar w:fldCharType="end"/>
        </w:r>
      </w:ins>
    </w:p>
    <w:p w14:paraId="0770C554" w14:textId="3FECA162" w:rsidR="002D0328" w:rsidRDefault="002D0328">
      <w:pPr>
        <w:pStyle w:val="TOC2"/>
        <w:tabs>
          <w:tab w:val="right" w:leader="dot" w:pos="9350"/>
        </w:tabs>
        <w:rPr>
          <w:ins w:id="282" w:author="Fernandez, Susana" w:date="2023-01-31T17:39:00Z"/>
          <w:noProof/>
          <w:szCs w:val="22"/>
        </w:rPr>
      </w:pPr>
      <w:ins w:id="28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1 – PS2000 Data</w:t>
        </w:r>
        <w:r>
          <w:rPr>
            <w:noProof/>
            <w:webHidden/>
          </w:rPr>
          <w:tab/>
        </w:r>
        <w:r>
          <w:rPr>
            <w:noProof/>
            <w:webHidden/>
          </w:rPr>
          <w:fldChar w:fldCharType="begin"/>
        </w:r>
        <w:r>
          <w:rPr>
            <w:noProof/>
            <w:webHidden/>
          </w:rPr>
          <w:instrText xml:space="preserve"> PAGEREF _Toc126079276 \h </w:instrText>
        </w:r>
        <w:r>
          <w:rPr>
            <w:noProof/>
            <w:webHidden/>
          </w:rPr>
        </w:r>
      </w:ins>
      <w:r>
        <w:rPr>
          <w:noProof/>
          <w:webHidden/>
        </w:rPr>
        <w:fldChar w:fldCharType="separate"/>
      </w:r>
      <w:ins w:id="284" w:author="Fernandez, Susana" w:date="2023-01-31T17:39:00Z">
        <w:r>
          <w:rPr>
            <w:noProof/>
            <w:webHidden/>
          </w:rPr>
          <w:t>178</w:t>
        </w:r>
        <w:r>
          <w:rPr>
            <w:noProof/>
            <w:webHidden/>
          </w:rPr>
          <w:fldChar w:fldCharType="end"/>
        </w:r>
        <w:r w:rsidRPr="00CD48FA">
          <w:rPr>
            <w:rStyle w:val="Hyperlink"/>
            <w:noProof/>
          </w:rPr>
          <w:fldChar w:fldCharType="end"/>
        </w:r>
      </w:ins>
    </w:p>
    <w:p w14:paraId="0C4EEEA0" w14:textId="64407E59" w:rsidR="002D0328" w:rsidRDefault="002D0328">
      <w:pPr>
        <w:pStyle w:val="TOC2"/>
        <w:tabs>
          <w:tab w:val="right" w:leader="dot" w:pos="9350"/>
        </w:tabs>
        <w:rPr>
          <w:ins w:id="285" w:author="Fernandez, Susana" w:date="2023-01-31T17:39:00Z"/>
          <w:noProof/>
          <w:szCs w:val="22"/>
        </w:rPr>
      </w:pPr>
      <w:ins w:id="28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2 – Track 1/Customer</w:t>
        </w:r>
        <w:r>
          <w:rPr>
            <w:noProof/>
            <w:webHidden/>
          </w:rPr>
          <w:tab/>
        </w:r>
        <w:r>
          <w:rPr>
            <w:noProof/>
            <w:webHidden/>
          </w:rPr>
          <w:fldChar w:fldCharType="begin"/>
        </w:r>
        <w:r>
          <w:rPr>
            <w:noProof/>
            <w:webHidden/>
          </w:rPr>
          <w:instrText xml:space="preserve"> PAGEREF _Toc126079277 \h </w:instrText>
        </w:r>
        <w:r>
          <w:rPr>
            <w:noProof/>
            <w:webHidden/>
          </w:rPr>
        </w:r>
      </w:ins>
      <w:r>
        <w:rPr>
          <w:noProof/>
          <w:webHidden/>
        </w:rPr>
        <w:fldChar w:fldCharType="separate"/>
      </w:r>
      <w:ins w:id="287" w:author="Fernandez, Susana" w:date="2023-01-31T17:39:00Z">
        <w:r>
          <w:rPr>
            <w:noProof/>
            <w:webHidden/>
          </w:rPr>
          <w:t>179</w:t>
        </w:r>
        <w:r>
          <w:rPr>
            <w:noProof/>
            <w:webHidden/>
          </w:rPr>
          <w:fldChar w:fldCharType="end"/>
        </w:r>
        <w:r w:rsidRPr="00CD48FA">
          <w:rPr>
            <w:rStyle w:val="Hyperlink"/>
            <w:noProof/>
          </w:rPr>
          <w:fldChar w:fldCharType="end"/>
        </w:r>
      </w:ins>
    </w:p>
    <w:p w14:paraId="4B253210" w14:textId="3A92FD5C" w:rsidR="002D0328" w:rsidRDefault="002D0328">
      <w:pPr>
        <w:pStyle w:val="TOC2"/>
        <w:tabs>
          <w:tab w:val="right" w:leader="dot" w:pos="9350"/>
        </w:tabs>
        <w:rPr>
          <w:ins w:id="288" w:author="Fernandez, Susana" w:date="2023-01-31T17:39:00Z"/>
          <w:noProof/>
          <w:szCs w:val="22"/>
        </w:rPr>
      </w:pPr>
      <w:ins w:id="28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"_Toc126079278"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5 – Token Buffer</w:t>
        </w:r>
        <w:r>
          <w:rPr>
            <w:noProof/>
            <w:webHidden/>
          </w:rPr>
          <w:tab/>
        </w:r>
        <w:r>
          <w:rPr>
            <w:noProof/>
            <w:webHidden/>
          </w:rPr>
          <w:fldChar w:fldCharType="begin"/>
        </w:r>
        <w:r>
          <w:rPr>
            <w:noProof/>
            <w:webHidden/>
          </w:rPr>
          <w:instrText xml:space="preserve"> PAGEREF _Toc126079278 \h </w:instrText>
        </w:r>
        <w:r>
          <w:rPr>
            <w:noProof/>
            <w:webHidden/>
          </w:rPr>
        </w:r>
      </w:ins>
      <w:r>
        <w:rPr>
          <w:noProof/>
          <w:webHidden/>
        </w:rPr>
        <w:fldChar w:fldCharType="separate"/>
      </w:r>
      <w:ins w:id="290" w:author="Fernandez, Susana" w:date="2023-01-31T17:39:00Z">
        <w:r>
          <w:rPr>
            <w:noProof/>
            <w:webHidden/>
          </w:rPr>
          <w:t>181</w:t>
        </w:r>
        <w:r>
          <w:rPr>
            <w:noProof/>
            <w:webHidden/>
          </w:rPr>
          <w:fldChar w:fldCharType="end"/>
        </w:r>
        <w:r w:rsidRPr="00CD48FA">
          <w:rPr>
            <w:rStyle w:val="Hyperlink"/>
            <w:noProof/>
          </w:rPr>
          <w:fldChar w:fldCharType="end"/>
        </w:r>
      </w:ins>
    </w:p>
    <w:p w14:paraId="6CFE63A8" w14:textId="14B99E04" w:rsidR="002D0328" w:rsidRDefault="002D0328">
      <w:pPr>
        <w:pStyle w:val="TOC2"/>
        <w:tabs>
          <w:tab w:val="right" w:leader="dot" w:pos="9350"/>
        </w:tabs>
        <w:rPr>
          <w:ins w:id="291" w:author="Fernandez, Susana" w:date="2023-01-31T17:39:00Z"/>
          <w:noProof/>
          <w:szCs w:val="22"/>
        </w:rPr>
      </w:pPr>
      <w:ins w:id="292" w:author="Fernandez, Susana" w:date="2023-01-31T17:39:00Z">
        <w:r w:rsidRPr="00CD48FA">
          <w:rPr>
            <w:rStyle w:val="Hyperlink"/>
            <w:noProof/>
          </w:rPr>
          <w:lastRenderedPageBreak/>
          <w:fldChar w:fldCharType="begin"/>
        </w:r>
        <w:r w:rsidRPr="00CD48FA">
          <w:rPr>
            <w:rStyle w:val="Hyperlink"/>
            <w:noProof/>
          </w:rPr>
          <w:instrText xml:space="preserve"> </w:instrText>
        </w:r>
        <w:r>
          <w:rPr>
            <w:noProof/>
          </w:rPr>
          <w:instrText>HYPERLINK \l "_Toc126079279"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6 – Product SubFIDs</w:t>
        </w:r>
        <w:r>
          <w:rPr>
            <w:noProof/>
            <w:webHidden/>
          </w:rPr>
          <w:tab/>
        </w:r>
        <w:r>
          <w:rPr>
            <w:noProof/>
            <w:webHidden/>
          </w:rPr>
          <w:fldChar w:fldCharType="begin"/>
        </w:r>
        <w:r>
          <w:rPr>
            <w:noProof/>
            <w:webHidden/>
          </w:rPr>
          <w:instrText xml:space="preserve"> PAGEREF _Toc126079279 \h </w:instrText>
        </w:r>
        <w:r>
          <w:rPr>
            <w:noProof/>
            <w:webHidden/>
          </w:rPr>
        </w:r>
      </w:ins>
      <w:r>
        <w:rPr>
          <w:noProof/>
          <w:webHidden/>
        </w:rPr>
        <w:fldChar w:fldCharType="separate"/>
      </w:r>
      <w:ins w:id="293" w:author="Fernandez, Susana" w:date="2023-01-31T17:39:00Z">
        <w:r>
          <w:rPr>
            <w:noProof/>
            <w:webHidden/>
          </w:rPr>
          <w:t>192</w:t>
        </w:r>
        <w:r>
          <w:rPr>
            <w:noProof/>
            <w:webHidden/>
          </w:rPr>
          <w:fldChar w:fldCharType="end"/>
        </w:r>
        <w:r w:rsidRPr="00CD48FA">
          <w:rPr>
            <w:rStyle w:val="Hyperlink"/>
            <w:noProof/>
          </w:rPr>
          <w:fldChar w:fldCharType="end"/>
        </w:r>
      </w:ins>
    </w:p>
    <w:p w14:paraId="764207AF" w14:textId="5794B7D1" w:rsidR="002D0328" w:rsidRDefault="002D0328">
      <w:pPr>
        <w:pStyle w:val="TOC2"/>
        <w:tabs>
          <w:tab w:val="right" w:leader="dot" w:pos="9350"/>
        </w:tabs>
        <w:rPr>
          <w:ins w:id="294" w:author="Fernandez, Susana" w:date="2023-01-31T17:39:00Z"/>
          <w:noProof/>
          <w:szCs w:val="22"/>
        </w:rPr>
      </w:pPr>
      <w:ins w:id="29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9 – Customer SubFIDs</w:t>
        </w:r>
        <w:r>
          <w:rPr>
            <w:noProof/>
            <w:webHidden/>
          </w:rPr>
          <w:tab/>
        </w:r>
        <w:r>
          <w:rPr>
            <w:noProof/>
            <w:webHidden/>
          </w:rPr>
          <w:fldChar w:fldCharType="begin"/>
        </w:r>
        <w:r>
          <w:rPr>
            <w:noProof/>
            <w:webHidden/>
          </w:rPr>
          <w:instrText xml:space="preserve"> PAGEREF _Toc126079280 \h </w:instrText>
        </w:r>
        <w:r>
          <w:rPr>
            <w:noProof/>
            <w:webHidden/>
          </w:rPr>
        </w:r>
      </w:ins>
      <w:r>
        <w:rPr>
          <w:noProof/>
          <w:webHidden/>
        </w:rPr>
        <w:fldChar w:fldCharType="separate"/>
      </w:r>
      <w:ins w:id="296" w:author="Fernandez, Susana" w:date="2023-01-31T17:39:00Z">
        <w:r>
          <w:rPr>
            <w:noProof/>
            <w:webHidden/>
          </w:rPr>
          <w:t>192</w:t>
        </w:r>
        <w:r>
          <w:rPr>
            <w:noProof/>
            <w:webHidden/>
          </w:rPr>
          <w:fldChar w:fldCharType="end"/>
        </w:r>
        <w:r w:rsidRPr="00CD48FA">
          <w:rPr>
            <w:rStyle w:val="Hyperlink"/>
            <w:noProof/>
          </w:rPr>
          <w:fldChar w:fldCharType="end"/>
        </w:r>
      </w:ins>
    </w:p>
    <w:p w14:paraId="5E2DB4E4" w14:textId="3208D738" w:rsidR="002D0328" w:rsidRDefault="002D0328">
      <w:pPr>
        <w:pStyle w:val="TOC1"/>
        <w:tabs>
          <w:tab w:val="right" w:leader="dot" w:pos="9350"/>
        </w:tabs>
        <w:rPr>
          <w:ins w:id="297" w:author="Fernandez, Susana" w:date="2023-01-31T17:39:00Z"/>
          <w:noProof/>
          <w:szCs w:val="22"/>
        </w:rPr>
      </w:pPr>
      <w:ins w:id="29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Optional Data Subfields (FID 6)</w:t>
        </w:r>
        <w:r>
          <w:rPr>
            <w:noProof/>
            <w:webHidden/>
          </w:rPr>
          <w:tab/>
        </w:r>
        <w:r>
          <w:rPr>
            <w:noProof/>
            <w:webHidden/>
          </w:rPr>
          <w:fldChar w:fldCharType="begin"/>
        </w:r>
        <w:r>
          <w:rPr>
            <w:noProof/>
            <w:webHidden/>
          </w:rPr>
          <w:instrText xml:space="preserve"> PAGEREF _Toc126079281 \h </w:instrText>
        </w:r>
        <w:r>
          <w:rPr>
            <w:noProof/>
            <w:webHidden/>
          </w:rPr>
        </w:r>
      </w:ins>
      <w:r>
        <w:rPr>
          <w:noProof/>
          <w:webHidden/>
        </w:rPr>
        <w:fldChar w:fldCharType="separate"/>
      </w:r>
      <w:ins w:id="299" w:author="Fernandez, Susana" w:date="2023-01-31T17:39:00Z">
        <w:r>
          <w:rPr>
            <w:noProof/>
            <w:webHidden/>
          </w:rPr>
          <w:t>193</w:t>
        </w:r>
        <w:r>
          <w:rPr>
            <w:noProof/>
            <w:webHidden/>
          </w:rPr>
          <w:fldChar w:fldCharType="end"/>
        </w:r>
        <w:r w:rsidRPr="00CD48FA">
          <w:rPr>
            <w:rStyle w:val="Hyperlink"/>
            <w:noProof/>
          </w:rPr>
          <w:fldChar w:fldCharType="end"/>
        </w:r>
      </w:ins>
    </w:p>
    <w:p w14:paraId="1A817376" w14:textId="12435F92" w:rsidR="002D0328" w:rsidRDefault="002D0328">
      <w:pPr>
        <w:pStyle w:val="TOC2"/>
        <w:tabs>
          <w:tab w:val="right" w:leader="dot" w:pos="9350"/>
        </w:tabs>
        <w:rPr>
          <w:ins w:id="300" w:author="Fernandez, Susana" w:date="2023-01-31T17:39:00Z"/>
          <w:noProof/>
          <w:szCs w:val="22"/>
        </w:rPr>
      </w:pPr>
      <w:ins w:id="30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Product SubFIDs Subfield Structures For HOST 1</w:t>
        </w:r>
        <w:r>
          <w:rPr>
            <w:noProof/>
            <w:webHidden/>
          </w:rPr>
          <w:tab/>
        </w:r>
        <w:r>
          <w:rPr>
            <w:noProof/>
            <w:webHidden/>
          </w:rPr>
          <w:fldChar w:fldCharType="begin"/>
        </w:r>
        <w:r>
          <w:rPr>
            <w:noProof/>
            <w:webHidden/>
          </w:rPr>
          <w:instrText xml:space="preserve"> PAGEREF _Toc126079282 \h </w:instrText>
        </w:r>
        <w:r>
          <w:rPr>
            <w:noProof/>
            <w:webHidden/>
          </w:rPr>
        </w:r>
      </w:ins>
      <w:r>
        <w:rPr>
          <w:noProof/>
          <w:webHidden/>
        </w:rPr>
        <w:fldChar w:fldCharType="separate"/>
      </w:r>
      <w:ins w:id="302" w:author="Fernandez, Susana" w:date="2023-01-31T17:39:00Z">
        <w:r>
          <w:rPr>
            <w:noProof/>
            <w:webHidden/>
          </w:rPr>
          <w:t>193</w:t>
        </w:r>
        <w:r>
          <w:rPr>
            <w:noProof/>
            <w:webHidden/>
          </w:rPr>
          <w:fldChar w:fldCharType="end"/>
        </w:r>
        <w:r w:rsidRPr="00CD48FA">
          <w:rPr>
            <w:rStyle w:val="Hyperlink"/>
            <w:noProof/>
          </w:rPr>
          <w:fldChar w:fldCharType="end"/>
        </w:r>
      </w:ins>
    </w:p>
    <w:p w14:paraId="7337272B" w14:textId="48C5DFC1" w:rsidR="002D0328" w:rsidRDefault="002D0328">
      <w:pPr>
        <w:pStyle w:val="TOC2"/>
        <w:tabs>
          <w:tab w:val="right" w:leader="dot" w:pos="9350"/>
        </w:tabs>
        <w:rPr>
          <w:ins w:id="303" w:author="Fernandez, Susana" w:date="2023-01-31T17:39:00Z"/>
          <w:noProof/>
          <w:szCs w:val="22"/>
        </w:rPr>
      </w:pPr>
      <w:ins w:id="30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Product SubFIDs Subfield Structures For HOST 3</w:t>
        </w:r>
        <w:r>
          <w:rPr>
            <w:noProof/>
            <w:webHidden/>
          </w:rPr>
          <w:tab/>
        </w:r>
        <w:r>
          <w:rPr>
            <w:noProof/>
            <w:webHidden/>
          </w:rPr>
          <w:fldChar w:fldCharType="begin"/>
        </w:r>
        <w:r>
          <w:rPr>
            <w:noProof/>
            <w:webHidden/>
          </w:rPr>
          <w:instrText xml:space="preserve"> PAGEREF _Toc126079283 \h </w:instrText>
        </w:r>
        <w:r>
          <w:rPr>
            <w:noProof/>
            <w:webHidden/>
          </w:rPr>
        </w:r>
      </w:ins>
      <w:r>
        <w:rPr>
          <w:noProof/>
          <w:webHidden/>
        </w:rPr>
        <w:fldChar w:fldCharType="separate"/>
      </w:r>
      <w:ins w:id="305" w:author="Fernandez, Susana" w:date="2023-01-31T17:39:00Z">
        <w:r>
          <w:rPr>
            <w:noProof/>
            <w:webHidden/>
          </w:rPr>
          <w:t>194</w:t>
        </w:r>
        <w:r>
          <w:rPr>
            <w:noProof/>
            <w:webHidden/>
          </w:rPr>
          <w:fldChar w:fldCharType="end"/>
        </w:r>
        <w:r w:rsidRPr="00CD48FA">
          <w:rPr>
            <w:rStyle w:val="Hyperlink"/>
            <w:noProof/>
          </w:rPr>
          <w:fldChar w:fldCharType="end"/>
        </w:r>
      </w:ins>
    </w:p>
    <w:p w14:paraId="25E68A65" w14:textId="2190931D" w:rsidR="002D0328" w:rsidRDefault="002D0328">
      <w:pPr>
        <w:pStyle w:val="TOC1"/>
        <w:tabs>
          <w:tab w:val="right" w:leader="dot" w:pos="9350"/>
        </w:tabs>
        <w:rPr>
          <w:ins w:id="306" w:author="Fernandez, Susana" w:date="2023-01-31T17:39:00Z"/>
          <w:noProof/>
          <w:szCs w:val="22"/>
        </w:rPr>
      </w:pPr>
      <w:ins w:id="30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FID 6 Subfield Descriptions</w:t>
        </w:r>
        <w:r>
          <w:rPr>
            <w:noProof/>
            <w:webHidden/>
          </w:rPr>
          <w:tab/>
        </w:r>
        <w:r>
          <w:rPr>
            <w:noProof/>
            <w:webHidden/>
          </w:rPr>
          <w:fldChar w:fldCharType="begin"/>
        </w:r>
        <w:r>
          <w:rPr>
            <w:noProof/>
            <w:webHidden/>
          </w:rPr>
          <w:instrText xml:space="preserve"> PAGEREF _Toc126079284 \h </w:instrText>
        </w:r>
        <w:r>
          <w:rPr>
            <w:noProof/>
            <w:webHidden/>
          </w:rPr>
        </w:r>
      </w:ins>
      <w:r>
        <w:rPr>
          <w:noProof/>
          <w:webHidden/>
        </w:rPr>
        <w:fldChar w:fldCharType="separate"/>
      </w:r>
      <w:ins w:id="308" w:author="Fernandez, Susana" w:date="2023-01-31T17:39:00Z">
        <w:r>
          <w:rPr>
            <w:noProof/>
            <w:webHidden/>
          </w:rPr>
          <w:t>195</w:t>
        </w:r>
        <w:r>
          <w:rPr>
            <w:noProof/>
            <w:webHidden/>
          </w:rPr>
          <w:fldChar w:fldCharType="end"/>
        </w:r>
        <w:r w:rsidRPr="00CD48FA">
          <w:rPr>
            <w:rStyle w:val="Hyperlink"/>
            <w:noProof/>
          </w:rPr>
          <w:fldChar w:fldCharType="end"/>
        </w:r>
      </w:ins>
    </w:p>
    <w:p w14:paraId="1857FC37" w14:textId="6C329381" w:rsidR="002D0328" w:rsidRDefault="002D0328">
      <w:pPr>
        <w:pStyle w:val="TOC2"/>
        <w:tabs>
          <w:tab w:val="right" w:leader="dot" w:pos="9350"/>
        </w:tabs>
        <w:rPr>
          <w:ins w:id="309" w:author="Fernandez, Susana" w:date="2023-01-31T17:39:00Z"/>
          <w:noProof/>
          <w:szCs w:val="22"/>
        </w:rPr>
      </w:pPr>
      <w:ins w:id="31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A – BASE24 Original Data</w:t>
        </w:r>
        <w:r>
          <w:rPr>
            <w:noProof/>
            <w:webHidden/>
          </w:rPr>
          <w:tab/>
        </w:r>
        <w:r>
          <w:rPr>
            <w:noProof/>
            <w:webHidden/>
          </w:rPr>
          <w:fldChar w:fldCharType="begin"/>
        </w:r>
        <w:r>
          <w:rPr>
            <w:noProof/>
            <w:webHidden/>
          </w:rPr>
          <w:instrText xml:space="preserve"> PAGEREF _Toc126079285 \h </w:instrText>
        </w:r>
        <w:r>
          <w:rPr>
            <w:noProof/>
            <w:webHidden/>
          </w:rPr>
        </w:r>
      </w:ins>
      <w:r>
        <w:rPr>
          <w:noProof/>
          <w:webHidden/>
        </w:rPr>
        <w:fldChar w:fldCharType="separate"/>
      </w:r>
      <w:ins w:id="311" w:author="Fernandez, Susana" w:date="2023-01-31T17:39:00Z">
        <w:r>
          <w:rPr>
            <w:noProof/>
            <w:webHidden/>
          </w:rPr>
          <w:t>195</w:t>
        </w:r>
        <w:r>
          <w:rPr>
            <w:noProof/>
            <w:webHidden/>
          </w:rPr>
          <w:fldChar w:fldCharType="end"/>
        </w:r>
        <w:r w:rsidRPr="00CD48FA">
          <w:rPr>
            <w:rStyle w:val="Hyperlink"/>
            <w:noProof/>
          </w:rPr>
          <w:fldChar w:fldCharType="end"/>
        </w:r>
      </w:ins>
    </w:p>
    <w:p w14:paraId="02739450" w14:textId="146FC09F" w:rsidR="002D0328" w:rsidRDefault="002D0328">
      <w:pPr>
        <w:pStyle w:val="TOC2"/>
        <w:tabs>
          <w:tab w:val="right" w:leader="dot" w:pos="9350"/>
        </w:tabs>
        <w:rPr>
          <w:ins w:id="312" w:author="Fernandez, Susana" w:date="2023-01-31T17:39:00Z"/>
          <w:noProof/>
          <w:szCs w:val="22"/>
        </w:rPr>
      </w:pPr>
      <w:ins w:id="31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B – Manual CVD - Customer</w:t>
        </w:r>
        <w:r>
          <w:rPr>
            <w:noProof/>
            <w:webHidden/>
          </w:rPr>
          <w:tab/>
        </w:r>
        <w:r>
          <w:rPr>
            <w:noProof/>
            <w:webHidden/>
          </w:rPr>
          <w:fldChar w:fldCharType="begin"/>
        </w:r>
        <w:r>
          <w:rPr>
            <w:noProof/>
            <w:webHidden/>
          </w:rPr>
          <w:instrText xml:space="preserve"> PAGEREF _Toc126079286 \h </w:instrText>
        </w:r>
        <w:r>
          <w:rPr>
            <w:noProof/>
            <w:webHidden/>
          </w:rPr>
        </w:r>
      </w:ins>
      <w:r>
        <w:rPr>
          <w:noProof/>
          <w:webHidden/>
        </w:rPr>
        <w:fldChar w:fldCharType="separate"/>
      </w:r>
      <w:ins w:id="314" w:author="Fernandez, Susana" w:date="2023-01-31T17:39:00Z">
        <w:r>
          <w:rPr>
            <w:noProof/>
            <w:webHidden/>
          </w:rPr>
          <w:t>196</w:t>
        </w:r>
        <w:r>
          <w:rPr>
            <w:noProof/>
            <w:webHidden/>
          </w:rPr>
          <w:fldChar w:fldCharType="end"/>
        </w:r>
        <w:r w:rsidRPr="00CD48FA">
          <w:rPr>
            <w:rStyle w:val="Hyperlink"/>
            <w:noProof/>
          </w:rPr>
          <w:fldChar w:fldCharType="end"/>
        </w:r>
      </w:ins>
    </w:p>
    <w:p w14:paraId="270D7BBC" w14:textId="10E0C5AE" w:rsidR="002D0328" w:rsidRDefault="002D0328">
      <w:pPr>
        <w:pStyle w:val="TOC2"/>
        <w:tabs>
          <w:tab w:val="right" w:leader="dot" w:pos="9350"/>
        </w:tabs>
        <w:rPr>
          <w:ins w:id="315" w:author="Fernandez, Susana" w:date="2023-01-31T17:39:00Z"/>
          <w:noProof/>
          <w:szCs w:val="22"/>
        </w:rPr>
      </w:pPr>
      <w:ins w:id="31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D – Fleet Card Data</w:t>
        </w:r>
        <w:r>
          <w:rPr>
            <w:noProof/>
            <w:webHidden/>
          </w:rPr>
          <w:tab/>
        </w:r>
        <w:r>
          <w:rPr>
            <w:noProof/>
            <w:webHidden/>
          </w:rPr>
          <w:fldChar w:fldCharType="begin"/>
        </w:r>
        <w:r>
          <w:rPr>
            <w:noProof/>
            <w:webHidden/>
          </w:rPr>
          <w:instrText xml:space="preserve"> PAGEREF _Toc126079287 \h </w:instrText>
        </w:r>
        <w:r>
          <w:rPr>
            <w:noProof/>
            <w:webHidden/>
          </w:rPr>
        </w:r>
      </w:ins>
      <w:r>
        <w:rPr>
          <w:noProof/>
          <w:webHidden/>
        </w:rPr>
        <w:fldChar w:fldCharType="separate"/>
      </w:r>
      <w:ins w:id="317" w:author="Fernandez, Susana" w:date="2023-01-31T17:39:00Z">
        <w:r>
          <w:rPr>
            <w:noProof/>
            <w:webHidden/>
          </w:rPr>
          <w:t>197</w:t>
        </w:r>
        <w:r>
          <w:rPr>
            <w:noProof/>
            <w:webHidden/>
          </w:rPr>
          <w:fldChar w:fldCharType="end"/>
        </w:r>
        <w:r w:rsidRPr="00CD48FA">
          <w:rPr>
            <w:rStyle w:val="Hyperlink"/>
            <w:noProof/>
          </w:rPr>
          <w:fldChar w:fldCharType="end"/>
        </w:r>
      </w:ins>
    </w:p>
    <w:p w14:paraId="4B509764" w14:textId="060AB127" w:rsidR="002D0328" w:rsidRDefault="002D0328">
      <w:pPr>
        <w:pStyle w:val="TOC2"/>
        <w:tabs>
          <w:tab w:val="right" w:leader="dot" w:pos="9350"/>
        </w:tabs>
        <w:rPr>
          <w:ins w:id="318" w:author="Fernandez, Susana" w:date="2023-01-31T17:39:00Z"/>
          <w:noProof/>
          <w:szCs w:val="22"/>
        </w:rPr>
      </w:pPr>
      <w:ins w:id="31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E – POS Entry Mode</w:t>
        </w:r>
        <w:r>
          <w:rPr>
            <w:noProof/>
            <w:webHidden/>
          </w:rPr>
          <w:tab/>
        </w:r>
        <w:r>
          <w:rPr>
            <w:noProof/>
            <w:webHidden/>
          </w:rPr>
          <w:fldChar w:fldCharType="begin"/>
        </w:r>
        <w:r>
          <w:rPr>
            <w:noProof/>
            <w:webHidden/>
          </w:rPr>
          <w:instrText xml:space="preserve"> PAGEREF _Toc126079288 \h </w:instrText>
        </w:r>
        <w:r>
          <w:rPr>
            <w:noProof/>
            <w:webHidden/>
          </w:rPr>
        </w:r>
      </w:ins>
      <w:r>
        <w:rPr>
          <w:noProof/>
          <w:webHidden/>
        </w:rPr>
        <w:fldChar w:fldCharType="separate"/>
      </w:r>
      <w:ins w:id="320" w:author="Fernandez, Susana" w:date="2023-01-31T17:39:00Z">
        <w:r>
          <w:rPr>
            <w:noProof/>
            <w:webHidden/>
          </w:rPr>
          <w:t>205</w:t>
        </w:r>
        <w:r>
          <w:rPr>
            <w:noProof/>
            <w:webHidden/>
          </w:rPr>
          <w:fldChar w:fldCharType="end"/>
        </w:r>
        <w:r w:rsidRPr="00CD48FA">
          <w:rPr>
            <w:rStyle w:val="Hyperlink"/>
            <w:noProof/>
          </w:rPr>
          <w:fldChar w:fldCharType="end"/>
        </w:r>
      </w:ins>
    </w:p>
    <w:p w14:paraId="6DCCBBBB" w14:textId="4F9F5810" w:rsidR="002D0328" w:rsidRDefault="002D0328">
      <w:pPr>
        <w:pStyle w:val="TOC2"/>
        <w:tabs>
          <w:tab w:val="right" w:leader="dot" w:pos="9350"/>
        </w:tabs>
        <w:rPr>
          <w:ins w:id="321" w:author="Fernandez, Susana" w:date="2023-01-31T17:39:00Z"/>
          <w:noProof/>
          <w:szCs w:val="22"/>
        </w:rPr>
      </w:pPr>
      <w:ins w:id="32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"_Toc126079289"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F – Electronic Commerce Flag</w:t>
        </w:r>
        <w:r>
          <w:rPr>
            <w:noProof/>
            <w:webHidden/>
          </w:rPr>
          <w:tab/>
        </w:r>
        <w:r>
          <w:rPr>
            <w:noProof/>
            <w:webHidden/>
          </w:rPr>
          <w:fldChar w:fldCharType="begin"/>
        </w:r>
        <w:r>
          <w:rPr>
            <w:noProof/>
            <w:webHidden/>
          </w:rPr>
          <w:instrText xml:space="preserve"> PAGEREF _Toc126079289 \h </w:instrText>
        </w:r>
        <w:r>
          <w:rPr>
            <w:noProof/>
            <w:webHidden/>
          </w:rPr>
        </w:r>
      </w:ins>
      <w:r>
        <w:rPr>
          <w:noProof/>
          <w:webHidden/>
        </w:rPr>
        <w:fldChar w:fldCharType="separate"/>
      </w:r>
      <w:ins w:id="323" w:author="Fernandez, Susana" w:date="2023-01-31T17:39:00Z">
        <w:r>
          <w:rPr>
            <w:noProof/>
            <w:webHidden/>
          </w:rPr>
          <w:t>207</w:t>
        </w:r>
        <w:r>
          <w:rPr>
            <w:noProof/>
            <w:webHidden/>
          </w:rPr>
          <w:fldChar w:fldCharType="end"/>
        </w:r>
        <w:r w:rsidRPr="00CD48FA">
          <w:rPr>
            <w:rStyle w:val="Hyperlink"/>
            <w:noProof/>
          </w:rPr>
          <w:fldChar w:fldCharType="end"/>
        </w:r>
      </w:ins>
    </w:p>
    <w:p w14:paraId="624ADE0E" w14:textId="3686E7E0" w:rsidR="002D0328" w:rsidRDefault="002D0328">
      <w:pPr>
        <w:pStyle w:val="TOC2"/>
        <w:tabs>
          <w:tab w:val="right" w:leader="dot" w:pos="9350"/>
        </w:tabs>
        <w:rPr>
          <w:ins w:id="324" w:author="Fernandez, Susana" w:date="2023-01-31T17:39:00Z"/>
          <w:noProof/>
          <w:szCs w:val="22"/>
        </w:rPr>
      </w:pPr>
      <w:ins w:id="32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G – Commercial Card Type</w:t>
        </w:r>
        <w:r>
          <w:rPr>
            <w:noProof/>
            <w:webHidden/>
          </w:rPr>
          <w:tab/>
        </w:r>
        <w:r>
          <w:rPr>
            <w:noProof/>
            <w:webHidden/>
          </w:rPr>
          <w:fldChar w:fldCharType="begin"/>
        </w:r>
        <w:r>
          <w:rPr>
            <w:noProof/>
            <w:webHidden/>
          </w:rPr>
          <w:instrText xml:space="preserve"> PAGEREF _Toc126079290 \h </w:instrText>
        </w:r>
        <w:r>
          <w:rPr>
            <w:noProof/>
            <w:webHidden/>
          </w:rPr>
        </w:r>
      </w:ins>
      <w:r>
        <w:rPr>
          <w:noProof/>
          <w:webHidden/>
        </w:rPr>
        <w:fldChar w:fldCharType="separate"/>
      </w:r>
      <w:ins w:id="326" w:author="Fernandez, Susana" w:date="2023-01-31T17:39:00Z">
        <w:r>
          <w:rPr>
            <w:noProof/>
            <w:webHidden/>
          </w:rPr>
          <w:t>208</w:t>
        </w:r>
        <w:r>
          <w:rPr>
            <w:noProof/>
            <w:webHidden/>
          </w:rPr>
          <w:fldChar w:fldCharType="end"/>
        </w:r>
        <w:r w:rsidRPr="00CD48FA">
          <w:rPr>
            <w:rStyle w:val="Hyperlink"/>
            <w:noProof/>
          </w:rPr>
          <w:fldChar w:fldCharType="end"/>
        </w:r>
      </w:ins>
    </w:p>
    <w:p w14:paraId="6D35B94B" w14:textId="463EA5EF" w:rsidR="002D0328" w:rsidRDefault="002D0328">
      <w:pPr>
        <w:pStyle w:val="TOC2"/>
        <w:tabs>
          <w:tab w:val="right" w:leader="dot" w:pos="9350"/>
        </w:tabs>
        <w:rPr>
          <w:ins w:id="327" w:author="Fernandez, Susana" w:date="2023-01-31T17:39:00Z"/>
          <w:noProof/>
          <w:szCs w:val="22"/>
        </w:rPr>
      </w:pPr>
      <w:ins w:id="32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H – Card Verification Digits Presence Indicator and Results</w:t>
        </w:r>
        <w:r>
          <w:rPr>
            <w:noProof/>
            <w:webHidden/>
          </w:rPr>
          <w:tab/>
        </w:r>
        <w:r>
          <w:rPr>
            <w:noProof/>
            <w:webHidden/>
          </w:rPr>
          <w:fldChar w:fldCharType="begin"/>
        </w:r>
        <w:r>
          <w:rPr>
            <w:noProof/>
            <w:webHidden/>
          </w:rPr>
          <w:instrText xml:space="preserve"> PAGEREF _Toc126079291 \h </w:instrText>
        </w:r>
        <w:r>
          <w:rPr>
            <w:noProof/>
            <w:webHidden/>
          </w:rPr>
        </w:r>
      </w:ins>
      <w:r>
        <w:rPr>
          <w:noProof/>
          <w:webHidden/>
        </w:rPr>
        <w:fldChar w:fldCharType="separate"/>
      </w:r>
      <w:ins w:id="329" w:author="Fernandez, Susana" w:date="2023-01-31T17:39:00Z">
        <w:r>
          <w:rPr>
            <w:noProof/>
            <w:webHidden/>
          </w:rPr>
          <w:t>209</w:t>
        </w:r>
        <w:r>
          <w:rPr>
            <w:noProof/>
            <w:webHidden/>
          </w:rPr>
          <w:fldChar w:fldCharType="end"/>
        </w:r>
        <w:r w:rsidRPr="00CD48FA">
          <w:rPr>
            <w:rStyle w:val="Hyperlink"/>
            <w:noProof/>
          </w:rPr>
          <w:fldChar w:fldCharType="end"/>
        </w:r>
      </w:ins>
    </w:p>
    <w:p w14:paraId="411255E7" w14:textId="267CD726" w:rsidR="002D0328" w:rsidRDefault="002D0328">
      <w:pPr>
        <w:pStyle w:val="TOC2"/>
        <w:tabs>
          <w:tab w:val="right" w:leader="dot" w:pos="9350"/>
        </w:tabs>
        <w:rPr>
          <w:ins w:id="330" w:author="Fernandez, Susana" w:date="2023-01-31T17:39:00Z"/>
          <w:noProof/>
          <w:szCs w:val="22"/>
        </w:rPr>
      </w:pPr>
      <w:ins w:id="33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I – Currency Code Indicator</w:t>
        </w:r>
        <w:r>
          <w:rPr>
            <w:noProof/>
            <w:webHidden/>
          </w:rPr>
          <w:tab/>
        </w:r>
        <w:r>
          <w:rPr>
            <w:noProof/>
            <w:webHidden/>
          </w:rPr>
          <w:fldChar w:fldCharType="begin"/>
        </w:r>
        <w:r>
          <w:rPr>
            <w:noProof/>
            <w:webHidden/>
          </w:rPr>
          <w:instrText xml:space="preserve"> PAGEREF _Toc126079292 \h </w:instrText>
        </w:r>
        <w:r>
          <w:rPr>
            <w:noProof/>
            <w:webHidden/>
          </w:rPr>
        </w:r>
      </w:ins>
      <w:r>
        <w:rPr>
          <w:noProof/>
          <w:webHidden/>
        </w:rPr>
        <w:fldChar w:fldCharType="separate"/>
      </w:r>
      <w:ins w:id="332" w:author="Fernandez, Susana" w:date="2023-01-31T17:39:00Z">
        <w:r>
          <w:rPr>
            <w:noProof/>
            <w:webHidden/>
          </w:rPr>
          <w:t>210</w:t>
        </w:r>
        <w:r>
          <w:rPr>
            <w:noProof/>
            <w:webHidden/>
          </w:rPr>
          <w:fldChar w:fldCharType="end"/>
        </w:r>
        <w:r w:rsidRPr="00CD48FA">
          <w:rPr>
            <w:rStyle w:val="Hyperlink"/>
            <w:noProof/>
          </w:rPr>
          <w:fldChar w:fldCharType="end"/>
        </w:r>
      </w:ins>
    </w:p>
    <w:p w14:paraId="777648DE" w14:textId="5CB0CAE5" w:rsidR="002D0328" w:rsidRDefault="002D0328">
      <w:pPr>
        <w:pStyle w:val="TOC2"/>
        <w:tabs>
          <w:tab w:val="right" w:leader="dot" w:pos="9350"/>
        </w:tabs>
        <w:rPr>
          <w:ins w:id="333" w:author="Fernandez, Susana" w:date="2023-01-31T17:39:00Z"/>
          <w:noProof/>
          <w:szCs w:val="22"/>
        </w:rPr>
      </w:pPr>
      <w:ins w:id="33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J – Cardholder Certificate Serial Number</w:t>
        </w:r>
        <w:r>
          <w:rPr>
            <w:noProof/>
            <w:webHidden/>
          </w:rPr>
          <w:tab/>
        </w:r>
        <w:r>
          <w:rPr>
            <w:noProof/>
            <w:webHidden/>
          </w:rPr>
          <w:fldChar w:fldCharType="begin"/>
        </w:r>
        <w:r>
          <w:rPr>
            <w:noProof/>
            <w:webHidden/>
          </w:rPr>
          <w:instrText xml:space="preserve"> PAGEREF _Toc126079293 \h </w:instrText>
        </w:r>
        <w:r>
          <w:rPr>
            <w:noProof/>
            <w:webHidden/>
          </w:rPr>
        </w:r>
      </w:ins>
      <w:r>
        <w:rPr>
          <w:noProof/>
          <w:webHidden/>
        </w:rPr>
        <w:fldChar w:fldCharType="separate"/>
      </w:r>
      <w:ins w:id="335" w:author="Fernandez, Susana" w:date="2023-01-31T17:39:00Z">
        <w:r>
          <w:rPr>
            <w:noProof/>
            <w:webHidden/>
          </w:rPr>
          <w:t>211</w:t>
        </w:r>
        <w:r>
          <w:rPr>
            <w:noProof/>
            <w:webHidden/>
          </w:rPr>
          <w:fldChar w:fldCharType="end"/>
        </w:r>
        <w:r w:rsidRPr="00CD48FA">
          <w:rPr>
            <w:rStyle w:val="Hyperlink"/>
            <w:noProof/>
          </w:rPr>
          <w:fldChar w:fldCharType="end"/>
        </w:r>
      </w:ins>
    </w:p>
    <w:p w14:paraId="0FD67792" w14:textId="012251D7" w:rsidR="002D0328" w:rsidRDefault="002D0328">
      <w:pPr>
        <w:pStyle w:val="TOC2"/>
        <w:tabs>
          <w:tab w:val="right" w:leader="dot" w:pos="9350"/>
        </w:tabs>
        <w:rPr>
          <w:ins w:id="336" w:author="Fernandez, Susana" w:date="2023-01-31T17:39:00Z"/>
          <w:noProof/>
          <w:szCs w:val="22"/>
        </w:rPr>
      </w:pPr>
      <w:ins w:id="33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SFID K – Merchant Certificate Serial Number</w:t>
        </w:r>
        <w:r>
          <w:rPr>
            <w:noProof/>
            <w:webHidden/>
          </w:rPr>
          <w:tab/>
        </w:r>
        <w:r>
          <w:rPr>
            <w:noProof/>
            <w:webHidden/>
          </w:rPr>
          <w:fldChar w:fldCharType="begin"/>
        </w:r>
        <w:r>
          <w:rPr>
            <w:noProof/>
            <w:webHidden/>
          </w:rPr>
          <w:instrText xml:space="preserve"> PAGEREF _Toc126079294 \h </w:instrText>
        </w:r>
        <w:r>
          <w:rPr>
            <w:noProof/>
            <w:webHidden/>
          </w:rPr>
        </w:r>
      </w:ins>
      <w:r>
        <w:rPr>
          <w:noProof/>
          <w:webHidden/>
        </w:rPr>
        <w:fldChar w:fldCharType="separate"/>
      </w:r>
      <w:ins w:id="338" w:author="Fernandez, Susana" w:date="2023-01-31T17:39:00Z">
        <w:r>
          <w:rPr>
            <w:noProof/>
            <w:webHidden/>
          </w:rPr>
          <w:t>211</w:t>
        </w:r>
        <w:r>
          <w:rPr>
            <w:noProof/>
            <w:webHidden/>
          </w:rPr>
          <w:fldChar w:fldCharType="end"/>
        </w:r>
        <w:r w:rsidRPr="00CD48FA">
          <w:rPr>
            <w:rStyle w:val="Hyperlink"/>
            <w:noProof/>
          </w:rPr>
          <w:fldChar w:fldCharType="end"/>
        </w:r>
      </w:ins>
    </w:p>
    <w:p w14:paraId="31B5C686" w14:textId="2031D57C" w:rsidR="002D0328" w:rsidRDefault="002D0328">
      <w:pPr>
        <w:pStyle w:val="TOC2"/>
        <w:tabs>
          <w:tab w:val="right" w:leader="dot" w:pos="9350"/>
        </w:tabs>
        <w:rPr>
          <w:ins w:id="339" w:author="Fernandez, Susana" w:date="2023-01-31T17:39:00Z"/>
          <w:noProof/>
          <w:szCs w:val="22"/>
        </w:rPr>
      </w:pPr>
      <w:ins w:id="34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L – XID/TRANS STAIN</w:t>
        </w:r>
        <w:r>
          <w:rPr>
            <w:noProof/>
            <w:webHidden/>
          </w:rPr>
          <w:tab/>
        </w:r>
        <w:r>
          <w:rPr>
            <w:noProof/>
            <w:webHidden/>
          </w:rPr>
          <w:fldChar w:fldCharType="begin"/>
        </w:r>
        <w:r>
          <w:rPr>
            <w:noProof/>
            <w:webHidden/>
          </w:rPr>
          <w:instrText xml:space="preserve"> PAGEREF _Toc126079295 \h </w:instrText>
        </w:r>
        <w:r>
          <w:rPr>
            <w:noProof/>
            <w:webHidden/>
          </w:rPr>
        </w:r>
      </w:ins>
      <w:r>
        <w:rPr>
          <w:noProof/>
          <w:webHidden/>
        </w:rPr>
        <w:fldChar w:fldCharType="separate"/>
      </w:r>
      <w:ins w:id="341" w:author="Fernandez, Susana" w:date="2023-01-31T17:39:00Z">
        <w:r>
          <w:rPr>
            <w:noProof/>
            <w:webHidden/>
          </w:rPr>
          <w:t>211</w:t>
        </w:r>
        <w:r>
          <w:rPr>
            <w:noProof/>
            <w:webHidden/>
          </w:rPr>
          <w:fldChar w:fldCharType="end"/>
        </w:r>
        <w:r w:rsidRPr="00CD48FA">
          <w:rPr>
            <w:rStyle w:val="Hyperlink"/>
            <w:noProof/>
          </w:rPr>
          <w:fldChar w:fldCharType="end"/>
        </w:r>
      </w:ins>
    </w:p>
    <w:p w14:paraId="258DDC25" w14:textId="285493A0" w:rsidR="002D0328" w:rsidRDefault="002D0328">
      <w:pPr>
        <w:pStyle w:val="TOC2"/>
        <w:tabs>
          <w:tab w:val="right" w:leader="dot" w:pos="9350"/>
        </w:tabs>
        <w:rPr>
          <w:ins w:id="342" w:author="Fernandez, Susana" w:date="2023-01-31T17:39:00Z"/>
          <w:noProof/>
          <w:szCs w:val="22"/>
        </w:rPr>
      </w:pPr>
      <w:ins w:id="34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SFID O – EMV Request Data</w:t>
        </w:r>
        <w:r>
          <w:rPr>
            <w:noProof/>
            <w:webHidden/>
          </w:rPr>
          <w:tab/>
        </w:r>
        <w:r>
          <w:rPr>
            <w:noProof/>
            <w:webHidden/>
          </w:rPr>
          <w:fldChar w:fldCharType="begin"/>
        </w:r>
        <w:r>
          <w:rPr>
            <w:noProof/>
            <w:webHidden/>
          </w:rPr>
          <w:instrText xml:space="preserve"> PAGEREF _Toc126079296 \h </w:instrText>
        </w:r>
        <w:r>
          <w:rPr>
            <w:noProof/>
            <w:webHidden/>
          </w:rPr>
        </w:r>
      </w:ins>
      <w:r>
        <w:rPr>
          <w:noProof/>
          <w:webHidden/>
        </w:rPr>
        <w:fldChar w:fldCharType="separate"/>
      </w:r>
      <w:ins w:id="344" w:author="Fernandez, Susana" w:date="2023-01-31T17:39:00Z">
        <w:r>
          <w:rPr>
            <w:noProof/>
            <w:webHidden/>
          </w:rPr>
          <w:t>212</w:t>
        </w:r>
        <w:r>
          <w:rPr>
            <w:noProof/>
            <w:webHidden/>
          </w:rPr>
          <w:fldChar w:fldCharType="end"/>
        </w:r>
        <w:r w:rsidRPr="00CD48FA">
          <w:rPr>
            <w:rStyle w:val="Hyperlink"/>
            <w:noProof/>
          </w:rPr>
          <w:fldChar w:fldCharType="end"/>
        </w:r>
      </w:ins>
    </w:p>
    <w:p w14:paraId="4E434CA2" w14:textId="7374D641" w:rsidR="002D0328" w:rsidRDefault="002D0328">
      <w:pPr>
        <w:pStyle w:val="TOC2"/>
        <w:tabs>
          <w:tab w:val="right" w:leader="dot" w:pos="9350"/>
        </w:tabs>
        <w:rPr>
          <w:ins w:id="345" w:author="Fernandez, Susana" w:date="2023-01-31T17:39:00Z"/>
          <w:noProof/>
          <w:szCs w:val="22"/>
        </w:rPr>
      </w:pPr>
      <w:ins w:id="34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P – EMV Additional Request Data</w:t>
        </w:r>
        <w:r>
          <w:rPr>
            <w:noProof/>
            <w:webHidden/>
          </w:rPr>
          <w:tab/>
        </w:r>
        <w:r>
          <w:rPr>
            <w:noProof/>
            <w:webHidden/>
          </w:rPr>
          <w:fldChar w:fldCharType="begin"/>
        </w:r>
        <w:r>
          <w:rPr>
            <w:noProof/>
            <w:webHidden/>
          </w:rPr>
          <w:instrText xml:space="preserve"> PAGEREF _Toc126079297 \h </w:instrText>
        </w:r>
        <w:r>
          <w:rPr>
            <w:noProof/>
            <w:webHidden/>
          </w:rPr>
        </w:r>
      </w:ins>
      <w:r>
        <w:rPr>
          <w:noProof/>
          <w:webHidden/>
        </w:rPr>
        <w:fldChar w:fldCharType="separate"/>
      </w:r>
      <w:ins w:id="347" w:author="Fernandez, Susana" w:date="2023-01-31T17:39:00Z">
        <w:r>
          <w:rPr>
            <w:noProof/>
            <w:webHidden/>
          </w:rPr>
          <w:t>222</w:t>
        </w:r>
        <w:r>
          <w:rPr>
            <w:noProof/>
            <w:webHidden/>
          </w:rPr>
          <w:fldChar w:fldCharType="end"/>
        </w:r>
        <w:r w:rsidRPr="00CD48FA">
          <w:rPr>
            <w:rStyle w:val="Hyperlink"/>
            <w:noProof/>
          </w:rPr>
          <w:fldChar w:fldCharType="end"/>
        </w:r>
      </w:ins>
    </w:p>
    <w:p w14:paraId="06DFD0DA" w14:textId="4CFFADE1" w:rsidR="002D0328" w:rsidRDefault="002D0328">
      <w:pPr>
        <w:pStyle w:val="TOC2"/>
        <w:tabs>
          <w:tab w:val="right" w:leader="dot" w:pos="9350"/>
        </w:tabs>
        <w:rPr>
          <w:ins w:id="348" w:author="Fernandez, Susana" w:date="2023-01-31T17:39:00Z"/>
          <w:noProof/>
          <w:szCs w:val="22"/>
        </w:rPr>
      </w:pPr>
      <w:ins w:id="34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Q – EMV Response Data</w:t>
        </w:r>
        <w:r>
          <w:rPr>
            <w:noProof/>
            <w:webHidden/>
          </w:rPr>
          <w:tab/>
        </w:r>
        <w:r>
          <w:rPr>
            <w:noProof/>
            <w:webHidden/>
          </w:rPr>
          <w:fldChar w:fldCharType="begin"/>
        </w:r>
        <w:r>
          <w:rPr>
            <w:noProof/>
            <w:webHidden/>
          </w:rPr>
          <w:instrText xml:space="preserve"> PAGEREF _Toc126079298 \h </w:instrText>
        </w:r>
        <w:r>
          <w:rPr>
            <w:noProof/>
            <w:webHidden/>
          </w:rPr>
        </w:r>
      </w:ins>
      <w:r>
        <w:rPr>
          <w:noProof/>
          <w:webHidden/>
        </w:rPr>
        <w:fldChar w:fldCharType="separate"/>
      </w:r>
      <w:ins w:id="350" w:author="Fernandez, Susana" w:date="2023-01-31T17:39:00Z">
        <w:r>
          <w:rPr>
            <w:noProof/>
            <w:webHidden/>
          </w:rPr>
          <w:t>227</w:t>
        </w:r>
        <w:r>
          <w:rPr>
            <w:noProof/>
            <w:webHidden/>
          </w:rPr>
          <w:fldChar w:fldCharType="end"/>
        </w:r>
        <w:r w:rsidRPr="00CD48FA">
          <w:rPr>
            <w:rStyle w:val="Hyperlink"/>
            <w:noProof/>
          </w:rPr>
          <w:fldChar w:fldCharType="end"/>
        </w:r>
      </w:ins>
    </w:p>
    <w:p w14:paraId="535BE12F" w14:textId="3CA0C519" w:rsidR="002D0328" w:rsidRDefault="002D0328">
      <w:pPr>
        <w:pStyle w:val="TOC2"/>
        <w:tabs>
          <w:tab w:val="right" w:leader="dot" w:pos="9350"/>
        </w:tabs>
        <w:rPr>
          <w:ins w:id="351" w:author="Fernandez, Susana" w:date="2023-01-31T17:39:00Z"/>
          <w:noProof/>
          <w:szCs w:val="22"/>
        </w:rPr>
      </w:pPr>
      <w:ins w:id="35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"_Toc126079299"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R – EMV Additional Response Data</w:t>
        </w:r>
        <w:r>
          <w:rPr>
            <w:noProof/>
            <w:webHidden/>
          </w:rPr>
          <w:tab/>
        </w:r>
        <w:r>
          <w:rPr>
            <w:noProof/>
            <w:webHidden/>
          </w:rPr>
          <w:fldChar w:fldCharType="begin"/>
        </w:r>
        <w:r>
          <w:rPr>
            <w:noProof/>
            <w:webHidden/>
          </w:rPr>
          <w:instrText xml:space="preserve"> PAGEREF _Toc126079299 \h </w:instrText>
        </w:r>
        <w:r>
          <w:rPr>
            <w:noProof/>
            <w:webHidden/>
          </w:rPr>
        </w:r>
      </w:ins>
      <w:r>
        <w:rPr>
          <w:noProof/>
          <w:webHidden/>
        </w:rPr>
        <w:fldChar w:fldCharType="separate"/>
      </w:r>
      <w:ins w:id="353" w:author="Fernandez, Susana" w:date="2023-01-31T17:39:00Z">
        <w:r>
          <w:rPr>
            <w:noProof/>
            <w:webHidden/>
          </w:rPr>
          <w:t>230</w:t>
        </w:r>
        <w:r>
          <w:rPr>
            <w:noProof/>
            <w:webHidden/>
          </w:rPr>
          <w:fldChar w:fldCharType="end"/>
        </w:r>
        <w:r w:rsidRPr="00CD48FA">
          <w:rPr>
            <w:rStyle w:val="Hyperlink"/>
            <w:noProof/>
          </w:rPr>
          <w:fldChar w:fldCharType="end"/>
        </w:r>
      </w:ins>
    </w:p>
    <w:p w14:paraId="06DAA570" w14:textId="3CB51321" w:rsidR="002D0328" w:rsidRDefault="002D0328">
      <w:pPr>
        <w:pStyle w:val="TOC2"/>
        <w:tabs>
          <w:tab w:val="right" w:leader="dot" w:pos="9350"/>
        </w:tabs>
        <w:rPr>
          <w:ins w:id="354" w:author="Fernandez, Susana" w:date="2023-01-31T17:39:00Z"/>
          <w:noProof/>
          <w:szCs w:val="22"/>
        </w:rPr>
      </w:pPr>
      <w:ins w:id="35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T – KSN</w:t>
        </w:r>
        <w:r>
          <w:rPr>
            <w:noProof/>
            <w:webHidden/>
          </w:rPr>
          <w:tab/>
        </w:r>
        <w:r>
          <w:rPr>
            <w:noProof/>
            <w:webHidden/>
          </w:rPr>
          <w:fldChar w:fldCharType="begin"/>
        </w:r>
        <w:r>
          <w:rPr>
            <w:noProof/>
            <w:webHidden/>
          </w:rPr>
          <w:instrText xml:space="preserve"> PAGEREF _Toc126079300 \h </w:instrText>
        </w:r>
        <w:r>
          <w:rPr>
            <w:noProof/>
            <w:webHidden/>
          </w:rPr>
        </w:r>
      </w:ins>
      <w:r>
        <w:rPr>
          <w:noProof/>
          <w:webHidden/>
        </w:rPr>
        <w:fldChar w:fldCharType="separate"/>
      </w:r>
      <w:ins w:id="356" w:author="Fernandez, Susana" w:date="2023-01-31T17:39:00Z">
        <w:r>
          <w:rPr>
            <w:noProof/>
            <w:webHidden/>
          </w:rPr>
          <w:t>231</w:t>
        </w:r>
        <w:r>
          <w:rPr>
            <w:noProof/>
            <w:webHidden/>
          </w:rPr>
          <w:fldChar w:fldCharType="end"/>
        </w:r>
        <w:r w:rsidRPr="00CD48FA">
          <w:rPr>
            <w:rStyle w:val="Hyperlink"/>
            <w:noProof/>
          </w:rPr>
          <w:fldChar w:fldCharType="end"/>
        </w:r>
      </w:ins>
    </w:p>
    <w:p w14:paraId="0D09799B" w14:textId="5113F246" w:rsidR="002D0328" w:rsidRDefault="002D0328">
      <w:pPr>
        <w:pStyle w:val="TOC2"/>
        <w:tabs>
          <w:tab w:val="right" w:leader="dot" w:pos="9350"/>
        </w:tabs>
        <w:rPr>
          <w:ins w:id="357" w:author="Fernandez, Susana" w:date="2023-01-31T17:39:00Z"/>
          <w:noProof/>
          <w:szCs w:val="22"/>
        </w:rPr>
      </w:pPr>
      <w:ins w:id="35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V – Authentication Collection Indicator</w:t>
        </w:r>
        <w:r>
          <w:rPr>
            <w:noProof/>
            <w:webHidden/>
          </w:rPr>
          <w:tab/>
        </w:r>
        <w:r>
          <w:rPr>
            <w:noProof/>
            <w:webHidden/>
          </w:rPr>
          <w:fldChar w:fldCharType="begin"/>
        </w:r>
        <w:r>
          <w:rPr>
            <w:noProof/>
            <w:webHidden/>
          </w:rPr>
          <w:instrText xml:space="preserve"> PAGEREF _Toc126079301 \h </w:instrText>
        </w:r>
        <w:r>
          <w:rPr>
            <w:noProof/>
            <w:webHidden/>
          </w:rPr>
        </w:r>
      </w:ins>
      <w:r>
        <w:rPr>
          <w:noProof/>
          <w:webHidden/>
        </w:rPr>
        <w:fldChar w:fldCharType="separate"/>
      </w:r>
      <w:ins w:id="359" w:author="Fernandez, Susana" w:date="2023-01-31T17:39:00Z">
        <w:r>
          <w:rPr>
            <w:noProof/>
            <w:webHidden/>
          </w:rPr>
          <w:t>233</w:t>
        </w:r>
        <w:r>
          <w:rPr>
            <w:noProof/>
            <w:webHidden/>
          </w:rPr>
          <w:fldChar w:fldCharType="end"/>
        </w:r>
        <w:r w:rsidRPr="00CD48FA">
          <w:rPr>
            <w:rStyle w:val="Hyperlink"/>
            <w:noProof/>
          </w:rPr>
          <w:fldChar w:fldCharType="end"/>
        </w:r>
      </w:ins>
    </w:p>
    <w:p w14:paraId="3F8AE076" w14:textId="47A09D53" w:rsidR="002D0328" w:rsidRDefault="002D0328">
      <w:pPr>
        <w:pStyle w:val="TOC2"/>
        <w:tabs>
          <w:tab w:val="right" w:leader="dot" w:pos="9350"/>
        </w:tabs>
        <w:rPr>
          <w:ins w:id="360" w:author="Fernandez, Susana" w:date="2023-01-31T17:39:00Z"/>
          <w:noProof/>
          <w:szCs w:val="22"/>
        </w:rPr>
      </w:pPr>
      <w:ins w:id="36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W – CAVV/AAV/AEVV Result Code</w:t>
        </w:r>
        <w:r>
          <w:rPr>
            <w:noProof/>
            <w:webHidden/>
          </w:rPr>
          <w:tab/>
        </w:r>
        <w:r>
          <w:rPr>
            <w:noProof/>
            <w:webHidden/>
          </w:rPr>
          <w:fldChar w:fldCharType="begin"/>
        </w:r>
        <w:r>
          <w:rPr>
            <w:noProof/>
            <w:webHidden/>
          </w:rPr>
          <w:instrText xml:space="preserve"> PAGEREF _Toc126079302 \h </w:instrText>
        </w:r>
        <w:r>
          <w:rPr>
            <w:noProof/>
            <w:webHidden/>
          </w:rPr>
        </w:r>
      </w:ins>
      <w:r>
        <w:rPr>
          <w:noProof/>
          <w:webHidden/>
        </w:rPr>
        <w:fldChar w:fldCharType="separate"/>
      </w:r>
      <w:ins w:id="362" w:author="Fernandez, Susana" w:date="2023-01-31T17:39:00Z">
        <w:r>
          <w:rPr>
            <w:noProof/>
            <w:webHidden/>
          </w:rPr>
          <w:t>237</w:t>
        </w:r>
        <w:r>
          <w:rPr>
            <w:noProof/>
            <w:webHidden/>
          </w:rPr>
          <w:fldChar w:fldCharType="end"/>
        </w:r>
        <w:r w:rsidRPr="00CD48FA">
          <w:rPr>
            <w:rStyle w:val="Hyperlink"/>
            <w:noProof/>
          </w:rPr>
          <w:fldChar w:fldCharType="end"/>
        </w:r>
      </w:ins>
    </w:p>
    <w:p w14:paraId="4DD1EEB3" w14:textId="657765DE" w:rsidR="002D0328" w:rsidRDefault="002D0328">
      <w:pPr>
        <w:pStyle w:val="TOC2"/>
        <w:tabs>
          <w:tab w:val="right" w:leader="dot" w:pos="9350"/>
        </w:tabs>
        <w:rPr>
          <w:ins w:id="363" w:author="Fernandez, Susana" w:date="2023-01-31T17:39:00Z"/>
          <w:noProof/>
          <w:szCs w:val="22"/>
        </w:rPr>
      </w:pPr>
      <w:ins w:id="36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X – Point of Service Data</w:t>
        </w:r>
        <w:r>
          <w:rPr>
            <w:noProof/>
            <w:webHidden/>
          </w:rPr>
          <w:tab/>
        </w:r>
        <w:r>
          <w:rPr>
            <w:noProof/>
            <w:webHidden/>
          </w:rPr>
          <w:fldChar w:fldCharType="begin"/>
        </w:r>
        <w:r>
          <w:rPr>
            <w:noProof/>
            <w:webHidden/>
          </w:rPr>
          <w:instrText xml:space="preserve"> PAGEREF _Toc126079303 \h </w:instrText>
        </w:r>
        <w:r>
          <w:rPr>
            <w:noProof/>
            <w:webHidden/>
          </w:rPr>
        </w:r>
      </w:ins>
      <w:r>
        <w:rPr>
          <w:noProof/>
          <w:webHidden/>
        </w:rPr>
        <w:fldChar w:fldCharType="separate"/>
      </w:r>
      <w:ins w:id="365" w:author="Fernandez, Susana" w:date="2023-01-31T17:39:00Z">
        <w:r>
          <w:rPr>
            <w:noProof/>
            <w:webHidden/>
          </w:rPr>
          <w:t>239</w:t>
        </w:r>
        <w:r>
          <w:rPr>
            <w:noProof/>
            <w:webHidden/>
          </w:rPr>
          <w:fldChar w:fldCharType="end"/>
        </w:r>
        <w:r w:rsidRPr="00CD48FA">
          <w:rPr>
            <w:rStyle w:val="Hyperlink"/>
            <w:noProof/>
          </w:rPr>
          <w:fldChar w:fldCharType="end"/>
        </w:r>
      </w:ins>
    </w:p>
    <w:p w14:paraId="09BF2F15" w14:textId="7F9B6044" w:rsidR="002D0328" w:rsidRDefault="002D0328">
      <w:pPr>
        <w:pStyle w:val="TOC2"/>
        <w:tabs>
          <w:tab w:val="right" w:leader="dot" w:pos="9350"/>
        </w:tabs>
        <w:rPr>
          <w:ins w:id="366" w:author="Fernandez, Susana" w:date="2023-01-31T17:39:00Z"/>
          <w:noProof/>
          <w:szCs w:val="22"/>
        </w:rPr>
      </w:pPr>
      <w:ins w:id="36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Y – Authentication Data</w:t>
        </w:r>
        <w:r>
          <w:rPr>
            <w:noProof/>
            <w:webHidden/>
          </w:rPr>
          <w:tab/>
        </w:r>
        <w:r>
          <w:rPr>
            <w:noProof/>
            <w:webHidden/>
          </w:rPr>
          <w:fldChar w:fldCharType="begin"/>
        </w:r>
        <w:r>
          <w:rPr>
            <w:noProof/>
            <w:webHidden/>
          </w:rPr>
          <w:instrText xml:space="preserve"> PAGEREF _Toc126079304 \h </w:instrText>
        </w:r>
        <w:r>
          <w:rPr>
            <w:noProof/>
            <w:webHidden/>
          </w:rPr>
        </w:r>
      </w:ins>
      <w:r>
        <w:rPr>
          <w:noProof/>
          <w:webHidden/>
        </w:rPr>
        <w:fldChar w:fldCharType="separate"/>
      </w:r>
      <w:ins w:id="368" w:author="Fernandez, Susana" w:date="2023-01-31T17:39:00Z">
        <w:r>
          <w:rPr>
            <w:noProof/>
            <w:webHidden/>
          </w:rPr>
          <w:t>241</w:t>
        </w:r>
        <w:r>
          <w:rPr>
            <w:noProof/>
            <w:webHidden/>
          </w:rPr>
          <w:fldChar w:fldCharType="end"/>
        </w:r>
        <w:r w:rsidRPr="00CD48FA">
          <w:rPr>
            <w:rStyle w:val="Hyperlink"/>
            <w:noProof/>
          </w:rPr>
          <w:fldChar w:fldCharType="end"/>
        </w:r>
      </w:ins>
    </w:p>
    <w:p w14:paraId="067DFB3E" w14:textId="3FB373DC" w:rsidR="002D0328" w:rsidRDefault="002D0328">
      <w:pPr>
        <w:pStyle w:val="TOC2"/>
        <w:tabs>
          <w:tab w:val="right" w:leader="dot" w:pos="9350"/>
        </w:tabs>
        <w:rPr>
          <w:ins w:id="369" w:author="Fernandez, Susana" w:date="2023-01-31T17:39:00Z"/>
          <w:noProof/>
          <w:szCs w:val="22"/>
        </w:rPr>
      </w:pPr>
      <w:ins w:id="37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h – System Trace Number</w:t>
        </w:r>
        <w:r>
          <w:rPr>
            <w:noProof/>
            <w:webHidden/>
          </w:rPr>
          <w:tab/>
        </w:r>
        <w:r>
          <w:rPr>
            <w:noProof/>
            <w:webHidden/>
          </w:rPr>
          <w:fldChar w:fldCharType="begin"/>
        </w:r>
        <w:r>
          <w:rPr>
            <w:noProof/>
            <w:webHidden/>
          </w:rPr>
          <w:instrText xml:space="preserve"> PAGEREF _Toc126079305 \h </w:instrText>
        </w:r>
        <w:r>
          <w:rPr>
            <w:noProof/>
            <w:webHidden/>
          </w:rPr>
        </w:r>
      </w:ins>
      <w:r>
        <w:rPr>
          <w:noProof/>
          <w:webHidden/>
        </w:rPr>
        <w:fldChar w:fldCharType="separate"/>
      </w:r>
      <w:ins w:id="371" w:author="Fernandez, Susana" w:date="2023-01-31T17:39:00Z">
        <w:r>
          <w:rPr>
            <w:noProof/>
            <w:webHidden/>
          </w:rPr>
          <w:t>242</w:t>
        </w:r>
        <w:r>
          <w:rPr>
            <w:noProof/>
            <w:webHidden/>
          </w:rPr>
          <w:fldChar w:fldCharType="end"/>
        </w:r>
        <w:r w:rsidRPr="00CD48FA">
          <w:rPr>
            <w:rStyle w:val="Hyperlink"/>
            <w:noProof/>
          </w:rPr>
          <w:fldChar w:fldCharType="end"/>
        </w:r>
      </w:ins>
    </w:p>
    <w:p w14:paraId="2A1C3F5C" w14:textId="1D360402" w:rsidR="002D0328" w:rsidRDefault="002D0328">
      <w:pPr>
        <w:pStyle w:val="TOC2"/>
        <w:tabs>
          <w:tab w:val="right" w:leader="dot" w:pos="9350"/>
        </w:tabs>
        <w:rPr>
          <w:ins w:id="372" w:author="Fernandez, Susana" w:date="2023-01-31T17:39:00Z"/>
          <w:noProof/>
          <w:szCs w:val="22"/>
        </w:rPr>
      </w:pPr>
      <w:ins w:id="37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i – Retrieval Reference Number</w:t>
        </w:r>
        <w:r>
          <w:rPr>
            <w:noProof/>
            <w:webHidden/>
          </w:rPr>
          <w:tab/>
        </w:r>
        <w:r>
          <w:rPr>
            <w:noProof/>
            <w:webHidden/>
          </w:rPr>
          <w:fldChar w:fldCharType="begin"/>
        </w:r>
        <w:r>
          <w:rPr>
            <w:noProof/>
            <w:webHidden/>
          </w:rPr>
          <w:instrText xml:space="preserve"> PAGEREF _Toc126079306 \h </w:instrText>
        </w:r>
        <w:r>
          <w:rPr>
            <w:noProof/>
            <w:webHidden/>
          </w:rPr>
        </w:r>
      </w:ins>
      <w:r>
        <w:rPr>
          <w:noProof/>
          <w:webHidden/>
        </w:rPr>
        <w:fldChar w:fldCharType="separate"/>
      </w:r>
      <w:ins w:id="374" w:author="Fernandez, Susana" w:date="2023-01-31T17:39:00Z">
        <w:r>
          <w:rPr>
            <w:noProof/>
            <w:webHidden/>
          </w:rPr>
          <w:t>243</w:t>
        </w:r>
        <w:r>
          <w:rPr>
            <w:noProof/>
            <w:webHidden/>
          </w:rPr>
          <w:fldChar w:fldCharType="end"/>
        </w:r>
        <w:r w:rsidRPr="00CD48FA">
          <w:rPr>
            <w:rStyle w:val="Hyperlink"/>
            <w:noProof/>
          </w:rPr>
          <w:fldChar w:fldCharType="end"/>
        </w:r>
      </w:ins>
    </w:p>
    <w:p w14:paraId="18B76AFD" w14:textId="1D53A47C" w:rsidR="002D0328" w:rsidRDefault="002D0328">
      <w:pPr>
        <w:pStyle w:val="TOC2"/>
        <w:tabs>
          <w:tab w:val="right" w:leader="dot" w:pos="9350"/>
        </w:tabs>
        <w:rPr>
          <w:ins w:id="375" w:author="Fernandez, Susana" w:date="2023-01-31T17:39:00Z"/>
          <w:noProof/>
          <w:szCs w:val="22"/>
        </w:rPr>
      </w:pPr>
      <w:ins w:id="37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g – POS Merchant Data</w:t>
        </w:r>
        <w:r>
          <w:rPr>
            <w:noProof/>
            <w:webHidden/>
          </w:rPr>
          <w:tab/>
        </w:r>
        <w:r>
          <w:rPr>
            <w:noProof/>
            <w:webHidden/>
          </w:rPr>
          <w:fldChar w:fldCharType="begin"/>
        </w:r>
        <w:r>
          <w:rPr>
            <w:noProof/>
            <w:webHidden/>
          </w:rPr>
          <w:instrText xml:space="preserve"> PAGEREF _Toc126079307 \h </w:instrText>
        </w:r>
        <w:r>
          <w:rPr>
            <w:noProof/>
            <w:webHidden/>
          </w:rPr>
        </w:r>
      </w:ins>
      <w:r>
        <w:rPr>
          <w:noProof/>
          <w:webHidden/>
        </w:rPr>
        <w:fldChar w:fldCharType="separate"/>
      </w:r>
      <w:ins w:id="377" w:author="Fernandez, Susana" w:date="2023-01-31T17:39:00Z">
        <w:r>
          <w:rPr>
            <w:noProof/>
            <w:webHidden/>
          </w:rPr>
          <w:t>243</w:t>
        </w:r>
        <w:r>
          <w:rPr>
            <w:noProof/>
            <w:webHidden/>
          </w:rPr>
          <w:fldChar w:fldCharType="end"/>
        </w:r>
        <w:r w:rsidRPr="00CD48FA">
          <w:rPr>
            <w:rStyle w:val="Hyperlink"/>
            <w:noProof/>
          </w:rPr>
          <w:fldChar w:fldCharType="end"/>
        </w:r>
      </w:ins>
    </w:p>
    <w:p w14:paraId="4F903916" w14:textId="5B7DC436" w:rsidR="002D0328" w:rsidRDefault="002D0328">
      <w:pPr>
        <w:pStyle w:val="TOC2"/>
        <w:tabs>
          <w:tab w:val="right" w:leader="dot" w:pos="9350"/>
        </w:tabs>
        <w:rPr>
          <w:ins w:id="378" w:author="Fernandez, Susana" w:date="2023-01-31T17:39:00Z"/>
          <w:noProof/>
          <w:szCs w:val="22"/>
        </w:rPr>
      </w:pPr>
      <w:ins w:id="37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k – Card Level Results</w:t>
        </w:r>
        <w:r>
          <w:rPr>
            <w:noProof/>
            <w:webHidden/>
          </w:rPr>
          <w:tab/>
        </w:r>
        <w:r>
          <w:rPr>
            <w:noProof/>
            <w:webHidden/>
          </w:rPr>
          <w:fldChar w:fldCharType="begin"/>
        </w:r>
        <w:r>
          <w:rPr>
            <w:noProof/>
            <w:webHidden/>
          </w:rPr>
          <w:instrText xml:space="preserve"> PAGEREF _Toc126079308 \h </w:instrText>
        </w:r>
        <w:r>
          <w:rPr>
            <w:noProof/>
            <w:webHidden/>
          </w:rPr>
        </w:r>
      </w:ins>
      <w:r>
        <w:rPr>
          <w:noProof/>
          <w:webHidden/>
        </w:rPr>
        <w:fldChar w:fldCharType="separate"/>
      </w:r>
      <w:ins w:id="380" w:author="Fernandez, Susana" w:date="2023-01-31T17:39:00Z">
        <w:r>
          <w:rPr>
            <w:noProof/>
            <w:webHidden/>
          </w:rPr>
          <w:t>244</w:t>
        </w:r>
        <w:r>
          <w:rPr>
            <w:noProof/>
            <w:webHidden/>
          </w:rPr>
          <w:fldChar w:fldCharType="end"/>
        </w:r>
        <w:r w:rsidRPr="00CD48FA">
          <w:rPr>
            <w:rStyle w:val="Hyperlink"/>
            <w:noProof/>
          </w:rPr>
          <w:fldChar w:fldCharType="end"/>
        </w:r>
      </w:ins>
    </w:p>
    <w:p w14:paraId="6AEADE47" w14:textId="3C097CCF" w:rsidR="002D0328" w:rsidRDefault="002D0328">
      <w:pPr>
        <w:pStyle w:val="TOC2"/>
        <w:tabs>
          <w:tab w:val="right" w:leader="dot" w:pos="9350"/>
        </w:tabs>
        <w:rPr>
          <w:ins w:id="381" w:author="Fernandez, Susana" w:date="2023-01-31T17:39:00Z"/>
          <w:noProof/>
          <w:szCs w:val="22"/>
        </w:rPr>
      </w:pPr>
      <w:ins w:id="38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"_Toc126079309"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o – American Express Additional Data</w:t>
        </w:r>
        <w:r>
          <w:rPr>
            <w:noProof/>
            <w:webHidden/>
          </w:rPr>
          <w:tab/>
        </w:r>
        <w:r>
          <w:rPr>
            <w:noProof/>
            <w:webHidden/>
          </w:rPr>
          <w:fldChar w:fldCharType="begin"/>
        </w:r>
        <w:r>
          <w:rPr>
            <w:noProof/>
            <w:webHidden/>
          </w:rPr>
          <w:instrText xml:space="preserve"> PAGEREF _Toc126079309 \h </w:instrText>
        </w:r>
        <w:r>
          <w:rPr>
            <w:noProof/>
            <w:webHidden/>
          </w:rPr>
        </w:r>
      </w:ins>
      <w:r>
        <w:rPr>
          <w:noProof/>
          <w:webHidden/>
        </w:rPr>
        <w:fldChar w:fldCharType="separate"/>
      </w:r>
      <w:ins w:id="383" w:author="Fernandez, Susana" w:date="2023-01-31T17:39:00Z">
        <w:r>
          <w:rPr>
            <w:noProof/>
            <w:webHidden/>
          </w:rPr>
          <w:t>244</w:t>
        </w:r>
        <w:r>
          <w:rPr>
            <w:noProof/>
            <w:webHidden/>
          </w:rPr>
          <w:fldChar w:fldCharType="end"/>
        </w:r>
        <w:r w:rsidRPr="00CD48FA">
          <w:rPr>
            <w:rStyle w:val="Hyperlink"/>
            <w:noProof/>
          </w:rPr>
          <w:fldChar w:fldCharType="end"/>
        </w:r>
      </w:ins>
    </w:p>
    <w:p w14:paraId="4F5E291A" w14:textId="7F93A4CC" w:rsidR="002D0328" w:rsidRDefault="002D0328">
      <w:pPr>
        <w:pStyle w:val="TOC2"/>
        <w:tabs>
          <w:tab w:val="right" w:leader="dot" w:pos="9350"/>
        </w:tabs>
        <w:rPr>
          <w:ins w:id="384" w:author="Fernandez, Susana" w:date="2023-01-31T17:39:00Z"/>
          <w:noProof/>
          <w:szCs w:val="22"/>
        </w:rPr>
      </w:pPr>
      <w:ins w:id="38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SFID q – EMV Supplementary Request Data</w:t>
        </w:r>
        <w:r>
          <w:rPr>
            <w:noProof/>
            <w:webHidden/>
          </w:rPr>
          <w:tab/>
        </w:r>
        <w:r>
          <w:rPr>
            <w:noProof/>
            <w:webHidden/>
          </w:rPr>
          <w:fldChar w:fldCharType="begin"/>
        </w:r>
        <w:r>
          <w:rPr>
            <w:noProof/>
            <w:webHidden/>
          </w:rPr>
          <w:instrText xml:space="preserve"> PAGEREF _Toc126079310 \h </w:instrText>
        </w:r>
        <w:r>
          <w:rPr>
            <w:noProof/>
            <w:webHidden/>
          </w:rPr>
        </w:r>
      </w:ins>
      <w:r>
        <w:rPr>
          <w:noProof/>
          <w:webHidden/>
        </w:rPr>
        <w:fldChar w:fldCharType="separate"/>
      </w:r>
      <w:ins w:id="386" w:author="Fernandez, Susana" w:date="2023-01-31T17:39:00Z">
        <w:r>
          <w:rPr>
            <w:noProof/>
            <w:webHidden/>
          </w:rPr>
          <w:t>248</w:t>
        </w:r>
        <w:r>
          <w:rPr>
            <w:noProof/>
            <w:webHidden/>
          </w:rPr>
          <w:fldChar w:fldCharType="end"/>
        </w:r>
        <w:r w:rsidRPr="00CD48FA">
          <w:rPr>
            <w:rStyle w:val="Hyperlink"/>
            <w:noProof/>
          </w:rPr>
          <w:fldChar w:fldCharType="end"/>
        </w:r>
      </w:ins>
    </w:p>
    <w:p w14:paraId="6A5BA615" w14:textId="1A83A22C" w:rsidR="002D0328" w:rsidRDefault="002D0328">
      <w:pPr>
        <w:pStyle w:val="TOC2"/>
        <w:tabs>
          <w:tab w:val="right" w:leader="dot" w:pos="9350"/>
        </w:tabs>
        <w:rPr>
          <w:ins w:id="387" w:author="Fernandez, Susana" w:date="2023-01-31T17:39:00Z"/>
          <w:noProof/>
          <w:szCs w:val="22"/>
        </w:rPr>
      </w:pPr>
      <w:ins w:id="38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s – Transit Transaction Data</w:t>
        </w:r>
        <w:r>
          <w:rPr>
            <w:noProof/>
            <w:webHidden/>
          </w:rPr>
          <w:tab/>
        </w:r>
        <w:r>
          <w:rPr>
            <w:noProof/>
            <w:webHidden/>
          </w:rPr>
          <w:fldChar w:fldCharType="begin"/>
        </w:r>
        <w:r>
          <w:rPr>
            <w:noProof/>
            <w:webHidden/>
          </w:rPr>
          <w:instrText xml:space="preserve"> PAGEREF _Toc126079311 \h </w:instrText>
        </w:r>
        <w:r>
          <w:rPr>
            <w:noProof/>
            <w:webHidden/>
          </w:rPr>
        </w:r>
      </w:ins>
      <w:r>
        <w:rPr>
          <w:noProof/>
          <w:webHidden/>
        </w:rPr>
        <w:fldChar w:fldCharType="separate"/>
      </w:r>
      <w:ins w:id="389" w:author="Fernandez, Susana" w:date="2023-01-31T17:39:00Z">
        <w:r>
          <w:rPr>
            <w:noProof/>
            <w:webHidden/>
          </w:rPr>
          <w:t>254</w:t>
        </w:r>
        <w:r>
          <w:rPr>
            <w:noProof/>
            <w:webHidden/>
          </w:rPr>
          <w:fldChar w:fldCharType="end"/>
        </w:r>
        <w:r w:rsidRPr="00CD48FA">
          <w:rPr>
            <w:rStyle w:val="Hyperlink"/>
            <w:noProof/>
          </w:rPr>
          <w:fldChar w:fldCharType="end"/>
        </w:r>
      </w:ins>
    </w:p>
    <w:p w14:paraId="58FF5316" w14:textId="7A1572B7" w:rsidR="002D0328" w:rsidRDefault="002D0328">
      <w:pPr>
        <w:pStyle w:val="TOC2"/>
        <w:tabs>
          <w:tab w:val="right" w:leader="dot" w:pos="9350"/>
        </w:tabs>
        <w:rPr>
          <w:ins w:id="390" w:author="Fernandez, Susana" w:date="2023-01-31T17:39:00Z"/>
          <w:noProof/>
          <w:szCs w:val="22"/>
        </w:rPr>
      </w:pPr>
      <w:ins w:id="39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0 – Additional Point of Service Data</w:t>
        </w:r>
        <w:r>
          <w:rPr>
            <w:noProof/>
            <w:webHidden/>
          </w:rPr>
          <w:tab/>
        </w:r>
        <w:r>
          <w:rPr>
            <w:noProof/>
            <w:webHidden/>
          </w:rPr>
          <w:fldChar w:fldCharType="begin"/>
        </w:r>
        <w:r>
          <w:rPr>
            <w:noProof/>
            <w:webHidden/>
          </w:rPr>
          <w:instrText xml:space="preserve"> PAGEREF _Toc126079312 \h </w:instrText>
        </w:r>
        <w:r>
          <w:rPr>
            <w:noProof/>
            <w:webHidden/>
          </w:rPr>
        </w:r>
      </w:ins>
      <w:r>
        <w:rPr>
          <w:noProof/>
          <w:webHidden/>
        </w:rPr>
        <w:fldChar w:fldCharType="separate"/>
      </w:r>
      <w:ins w:id="392" w:author="Fernandez, Susana" w:date="2023-01-31T17:39:00Z">
        <w:r>
          <w:rPr>
            <w:noProof/>
            <w:webHidden/>
          </w:rPr>
          <w:t>256</w:t>
        </w:r>
        <w:r>
          <w:rPr>
            <w:noProof/>
            <w:webHidden/>
          </w:rPr>
          <w:fldChar w:fldCharType="end"/>
        </w:r>
        <w:r w:rsidRPr="00CD48FA">
          <w:rPr>
            <w:rStyle w:val="Hyperlink"/>
            <w:noProof/>
          </w:rPr>
          <w:fldChar w:fldCharType="end"/>
        </w:r>
      </w:ins>
    </w:p>
    <w:p w14:paraId="56235C91" w14:textId="2562C3FC" w:rsidR="002D0328" w:rsidRDefault="002D0328">
      <w:pPr>
        <w:pStyle w:val="TOC1"/>
        <w:tabs>
          <w:tab w:val="right" w:leader="dot" w:pos="9350"/>
        </w:tabs>
        <w:rPr>
          <w:ins w:id="393" w:author="Fernandez, Susana" w:date="2023-01-31T17:39:00Z"/>
          <w:noProof/>
          <w:szCs w:val="22"/>
        </w:rPr>
      </w:pPr>
      <w:ins w:id="39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Optional Data Subfields (FID 9)</w:t>
        </w:r>
        <w:r>
          <w:rPr>
            <w:noProof/>
            <w:webHidden/>
          </w:rPr>
          <w:tab/>
        </w:r>
        <w:r>
          <w:rPr>
            <w:noProof/>
            <w:webHidden/>
          </w:rPr>
          <w:fldChar w:fldCharType="begin"/>
        </w:r>
        <w:r>
          <w:rPr>
            <w:noProof/>
            <w:webHidden/>
          </w:rPr>
          <w:instrText xml:space="preserve"> PAGEREF _Toc126079313 \h </w:instrText>
        </w:r>
        <w:r>
          <w:rPr>
            <w:noProof/>
            <w:webHidden/>
          </w:rPr>
        </w:r>
      </w:ins>
      <w:r>
        <w:rPr>
          <w:noProof/>
          <w:webHidden/>
        </w:rPr>
        <w:fldChar w:fldCharType="separate"/>
      </w:r>
      <w:ins w:id="395" w:author="Fernandez, Susana" w:date="2023-01-31T17:39:00Z">
        <w:r>
          <w:rPr>
            <w:noProof/>
            <w:webHidden/>
          </w:rPr>
          <w:t>259</w:t>
        </w:r>
        <w:r>
          <w:rPr>
            <w:noProof/>
            <w:webHidden/>
          </w:rPr>
          <w:fldChar w:fldCharType="end"/>
        </w:r>
        <w:r w:rsidRPr="00CD48FA">
          <w:rPr>
            <w:rStyle w:val="Hyperlink"/>
            <w:noProof/>
          </w:rPr>
          <w:fldChar w:fldCharType="end"/>
        </w:r>
      </w:ins>
    </w:p>
    <w:p w14:paraId="25A2FDE5" w14:textId="7E4690BB" w:rsidR="002D0328" w:rsidRDefault="002D0328">
      <w:pPr>
        <w:pStyle w:val="TOC2"/>
        <w:tabs>
          <w:tab w:val="right" w:leader="dot" w:pos="9350"/>
        </w:tabs>
        <w:rPr>
          <w:ins w:id="396" w:author="Fernandez, Susana" w:date="2023-01-31T17:39:00Z"/>
          <w:noProof/>
          <w:szCs w:val="22"/>
        </w:rPr>
      </w:pPr>
      <w:ins w:id="39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Customer SubFIDs Subfield Structures For TD POS B24 HOST (HOST 1)</w:t>
        </w:r>
        <w:r>
          <w:rPr>
            <w:noProof/>
            <w:webHidden/>
          </w:rPr>
          <w:tab/>
        </w:r>
        <w:r>
          <w:rPr>
            <w:noProof/>
            <w:webHidden/>
          </w:rPr>
          <w:fldChar w:fldCharType="begin"/>
        </w:r>
        <w:r>
          <w:rPr>
            <w:noProof/>
            <w:webHidden/>
          </w:rPr>
          <w:instrText xml:space="preserve"> PAGEREF _Toc126079314 \h </w:instrText>
        </w:r>
        <w:r>
          <w:rPr>
            <w:noProof/>
            <w:webHidden/>
          </w:rPr>
        </w:r>
      </w:ins>
      <w:r>
        <w:rPr>
          <w:noProof/>
          <w:webHidden/>
        </w:rPr>
        <w:fldChar w:fldCharType="separate"/>
      </w:r>
      <w:ins w:id="398" w:author="Fernandez, Susana" w:date="2023-01-31T17:39:00Z">
        <w:r>
          <w:rPr>
            <w:noProof/>
            <w:webHidden/>
          </w:rPr>
          <w:t>259</w:t>
        </w:r>
        <w:r>
          <w:rPr>
            <w:noProof/>
            <w:webHidden/>
          </w:rPr>
          <w:fldChar w:fldCharType="end"/>
        </w:r>
        <w:r w:rsidRPr="00CD48FA">
          <w:rPr>
            <w:rStyle w:val="Hyperlink"/>
            <w:noProof/>
          </w:rPr>
          <w:fldChar w:fldCharType="end"/>
        </w:r>
      </w:ins>
    </w:p>
    <w:p w14:paraId="78F2FE26" w14:textId="10E30271" w:rsidR="002D0328" w:rsidRDefault="002D0328">
      <w:pPr>
        <w:pStyle w:val="TOC2"/>
        <w:tabs>
          <w:tab w:val="right" w:leader="dot" w:pos="9350"/>
        </w:tabs>
        <w:rPr>
          <w:ins w:id="399" w:author="Fernandez, Susana" w:date="2023-01-31T17:39:00Z"/>
          <w:noProof/>
          <w:szCs w:val="22"/>
        </w:rPr>
      </w:pPr>
      <w:ins w:id="40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Customer SubFIDs Subfield Structures  HOST 3</w:t>
        </w:r>
        <w:r>
          <w:rPr>
            <w:noProof/>
            <w:webHidden/>
          </w:rPr>
          <w:tab/>
        </w:r>
        <w:r>
          <w:rPr>
            <w:noProof/>
            <w:webHidden/>
          </w:rPr>
          <w:fldChar w:fldCharType="begin"/>
        </w:r>
        <w:r>
          <w:rPr>
            <w:noProof/>
            <w:webHidden/>
          </w:rPr>
          <w:instrText xml:space="preserve"> PAGEREF _Toc126079315 \h </w:instrText>
        </w:r>
        <w:r>
          <w:rPr>
            <w:noProof/>
            <w:webHidden/>
          </w:rPr>
        </w:r>
      </w:ins>
      <w:r>
        <w:rPr>
          <w:noProof/>
          <w:webHidden/>
        </w:rPr>
        <w:fldChar w:fldCharType="separate"/>
      </w:r>
      <w:ins w:id="401" w:author="Fernandez, Susana" w:date="2023-01-31T17:39:00Z">
        <w:r>
          <w:rPr>
            <w:noProof/>
            <w:webHidden/>
          </w:rPr>
          <w:t>260</w:t>
        </w:r>
        <w:r>
          <w:rPr>
            <w:noProof/>
            <w:webHidden/>
          </w:rPr>
          <w:fldChar w:fldCharType="end"/>
        </w:r>
        <w:r w:rsidRPr="00CD48FA">
          <w:rPr>
            <w:rStyle w:val="Hyperlink"/>
            <w:noProof/>
          </w:rPr>
          <w:fldChar w:fldCharType="end"/>
        </w:r>
      </w:ins>
    </w:p>
    <w:p w14:paraId="1D0CEE58" w14:textId="7C8306B4" w:rsidR="002D0328" w:rsidRDefault="002D0328">
      <w:pPr>
        <w:pStyle w:val="TOC2"/>
        <w:tabs>
          <w:tab w:val="right" w:leader="dot" w:pos="9350"/>
        </w:tabs>
        <w:rPr>
          <w:ins w:id="402" w:author="Fernandez, Susana" w:date="2023-01-31T17:39:00Z"/>
          <w:noProof/>
          <w:szCs w:val="22"/>
        </w:rPr>
      </w:pPr>
      <w:ins w:id="40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Subfield Descriptions</w:t>
        </w:r>
        <w:r>
          <w:rPr>
            <w:noProof/>
            <w:webHidden/>
          </w:rPr>
          <w:tab/>
        </w:r>
        <w:r>
          <w:rPr>
            <w:noProof/>
            <w:webHidden/>
          </w:rPr>
          <w:fldChar w:fldCharType="begin"/>
        </w:r>
        <w:r>
          <w:rPr>
            <w:noProof/>
            <w:webHidden/>
          </w:rPr>
          <w:instrText xml:space="preserve"> PAGEREF _Toc126079316 \h </w:instrText>
        </w:r>
        <w:r>
          <w:rPr>
            <w:noProof/>
            <w:webHidden/>
          </w:rPr>
        </w:r>
      </w:ins>
      <w:r>
        <w:rPr>
          <w:noProof/>
          <w:webHidden/>
        </w:rPr>
        <w:fldChar w:fldCharType="separate"/>
      </w:r>
      <w:ins w:id="404" w:author="Fernandez, Susana" w:date="2023-01-31T17:39:00Z">
        <w:r>
          <w:rPr>
            <w:noProof/>
            <w:webHidden/>
          </w:rPr>
          <w:t>261</w:t>
        </w:r>
        <w:r>
          <w:rPr>
            <w:noProof/>
            <w:webHidden/>
          </w:rPr>
          <w:fldChar w:fldCharType="end"/>
        </w:r>
        <w:r w:rsidRPr="00CD48FA">
          <w:rPr>
            <w:rStyle w:val="Hyperlink"/>
            <w:noProof/>
          </w:rPr>
          <w:fldChar w:fldCharType="end"/>
        </w:r>
      </w:ins>
    </w:p>
    <w:p w14:paraId="1420673C" w14:textId="1138345E" w:rsidR="002D0328" w:rsidRDefault="002D0328">
      <w:pPr>
        <w:pStyle w:val="TOC2"/>
        <w:tabs>
          <w:tab w:val="right" w:leader="dot" w:pos="9350"/>
        </w:tabs>
        <w:rPr>
          <w:ins w:id="405" w:author="Fernandez, Susana" w:date="2023-01-31T17:39:00Z"/>
          <w:noProof/>
          <w:szCs w:val="22"/>
        </w:rPr>
      </w:pPr>
      <w:ins w:id="40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A – Terminal Capabilities</w:t>
        </w:r>
        <w:r>
          <w:rPr>
            <w:noProof/>
            <w:webHidden/>
          </w:rPr>
          <w:tab/>
        </w:r>
        <w:r>
          <w:rPr>
            <w:noProof/>
            <w:webHidden/>
          </w:rPr>
          <w:fldChar w:fldCharType="begin"/>
        </w:r>
        <w:r>
          <w:rPr>
            <w:noProof/>
            <w:webHidden/>
          </w:rPr>
          <w:instrText xml:space="preserve"> PAGEREF _Toc126079317 \h </w:instrText>
        </w:r>
        <w:r>
          <w:rPr>
            <w:noProof/>
            <w:webHidden/>
          </w:rPr>
        </w:r>
      </w:ins>
      <w:r>
        <w:rPr>
          <w:noProof/>
          <w:webHidden/>
        </w:rPr>
        <w:fldChar w:fldCharType="separate"/>
      </w:r>
      <w:ins w:id="407" w:author="Fernandez, Susana" w:date="2023-01-31T17:39:00Z">
        <w:r>
          <w:rPr>
            <w:noProof/>
            <w:webHidden/>
          </w:rPr>
          <w:t>262</w:t>
        </w:r>
        <w:r>
          <w:rPr>
            <w:noProof/>
            <w:webHidden/>
          </w:rPr>
          <w:fldChar w:fldCharType="end"/>
        </w:r>
        <w:r w:rsidRPr="00CD48FA">
          <w:rPr>
            <w:rStyle w:val="Hyperlink"/>
            <w:noProof/>
          </w:rPr>
          <w:fldChar w:fldCharType="end"/>
        </w:r>
      </w:ins>
    </w:p>
    <w:p w14:paraId="3A25244A" w14:textId="21DE6F50" w:rsidR="002D0328" w:rsidRDefault="002D0328">
      <w:pPr>
        <w:pStyle w:val="TOC2"/>
        <w:tabs>
          <w:tab w:val="right" w:leader="dot" w:pos="9350"/>
        </w:tabs>
        <w:rPr>
          <w:ins w:id="408" w:author="Fernandez, Susana" w:date="2023-01-31T17:39:00Z"/>
          <w:noProof/>
          <w:szCs w:val="22"/>
        </w:rPr>
      </w:pPr>
      <w:ins w:id="40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B – American Express Extended Address</w:t>
        </w:r>
        <w:r>
          <w:rPr>
            <w:noProof/>
            <w:webHidden/>
          </w:rPr>
          <w:tab/>
        </w:r>
        <w:r>
          <w:rPr>
            <w:noProof/>
            <w:webHidden/>
          </w:rPr>
          <w:fldChar w:fldCharType="begin"/>
        </w:r>
        <w:r>
          <w:rPr>
            <w:noProof/>
            <w:webHidden/>
          </w:rPr>
          <w:instrText xml:space="preserve"> PAGEREF _Toc126079318 \h </w:instrText>
        </w:r>
        <w:r>
          <w:rPr>
            <w:noProof/>
            <w:webHidden/>
          </w:rPr>
        </w:r>
      </w:ins>
      <w:r>
        <w:rPr>
          <w:noProof/>
          <w:webHidden/>
        </w:rPr>
        <w:fldChar w:fldCharType="separate"/>
      </w:r>
      <w:ins w:id="410" w:author="Fernandez, Susana" w:date="2023-01-31T17:39:00Z">
        <w:r>
          <w:rPr>
            <w:noProof/>
            <w:webHidden/>
          </w:rPr>
          <w:t>265</w:t>
        </w:r>
        <w:r>
          <w:rPr>
            <w:noProof/>
            <w:webHidden/>
          </w:rPr>
          <w:fldChar w:fldCharType="end"/>
        </w:r>
        <w:r w:rsidRPr="00CD48FA">
          <w:rPr>
            <w:rStyle w:val="Hyperlink"/>
            <w:noProof/>
          </w:rPr>
          <w:fldChar w:fldCharType="end"/>
        </w:r>
      </w:ins>
    </w:p>
    <w:p w14:paraId="3DEE0D44" w14:textId="57D6CD7E" w:rsidR="002D0328" w:rsidRDefault="002D0328">
      <w:pPr>
        <w:pStyle w:val="TOC2"/>
        <w:tabs>
          <w:tab w:val="right" w:leader="dot" w:pos="9350"/>
        </w:tabs>
        <w:rPr>
          <w:ins w:id="411" w:author="Fernandez, Susana" w:date="2023-01-31T17:39:00Z"/>
          <w:noProof/>
          <w:szCs w:val="22"/>
        </w:rPr>
      </w:pPr>
      <w:ins w:id="41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"_Toc126079319"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C – Full Name</w:t>
        </w:r>
        <w:r>
          <w:rPr>
            <w:noProof/>
            <w:webHidden/>
          </w:rPr>
          <w:tab/>
        </w:r>
        <w:r>
          <w:rPr>
            <w:noProof/>
            <w:webHidden/>
          </w:rPr>
          <w:fldChar w:fldCharType="begin"/>
        </w:r>
        <w:r>
          <w:rPr>
            <w:noProof/>
            <w:webHidden/>
          </w:rPr>
          <w:instrText xml:space="preserve"> PAGEREF _Toc126079319 \h </w:instrText>
        </w:r>
        <w:r>
          <w:rPr>
            <w:noProof/>
            <w:webHidden/>
          </w:rPr>
        </w:r>
      </w:ins>
      <w:r>
        <w:rPr>
          <w:noProof/>
          <w:webHidden/>
        </w:rPr>
        <w:fldChar w:fldCharType="separate"/>
      </w:r>
      <w:ins w:id="413" w:author="Fernandez, Susana" w:date="2023-01-31T17:39:00Z">
        <w:r>
          <w:rPr>
            <w:noProof/>
            <w:webHidden/>
          </w:rPr>
          <w:t>266</w:t>
        </w:r>
        <w:r>
          <w:rPr>
            <w:noProof/>
            <w:webHidden/>
          </w:rPr>
          <w:fldChar w:fldCharType="end"/>
        </w:r>
        <w:r w:rsidRPr="00CD48FA">
          <w:rPr>
            <w:rStyle w:val="Hyperlink"/>
            <w:noProof/>
          </w:rPr>
          <w:fldChar w:fldCharType="end"/>
        </w:r>
      </w:ins>
    </w:p>
    <w:p w14:paraId="707FB022" w14:textId="1B4B15DF" w:rsidR="002D0328" w:rsidRDefault="002D0328">
      <w:pPr>
        <w:pStyle w:val="TOC2"/>
        <w:tabs>
          <w:tab w:val="right" w:leader="dot" w:pos="9350"/>
        </w:tabs>
        <w:rPr>
          <w:ins w:id="414" w:author="Fernandez, Susana" w:date="2023-01-31T17:39:00Z"/>
          <w:noProof/>
          <w:szCs w:val="22"/>
        </w:rPr>
      </w:pPr>
      <w:ins w:id="41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D – Home Telephone Number</w:t>
        </w:r>
        <w:r>
          <w:rPr>
            <w:noProof/>
            <w:webHidden/>
          </w:rPr>
          <w:tab/>
        </w:r>
        <w:r>
          <w:rPr>
            <w:noProof/>
            <w:webHidden/>
          </w:rPr>
          <w:fldChar w:fldCharType="begin"/>
        </w:r>
        <w:r>
          <w:rPr>
            <w:noProof/>
            <w:webHidden/>
          </w:rPr>
          <w:instrText xml:space="preserve"> PAGEREF _Toc126079320 \h </w:instrText>
        </w:r>
        <w:r>
          <w:rPr>
            <w:noProof/>
            <w:webHidden/>
          </w:rPr>
        </w:r>
      </w:ins>
      <w:r>
        <w:rPr>
          <w:noProof/>
          <w:webHidden/>
        </w:rPr>
        <w:fldChar w:fldCharType="separate"/>
      </w:r>
      <w:ins w:id="416" w:author="Fernandez, Susana" w:date="2023-01-31T17:39:00Z">
        <w:r>
          <w:rPr>
            <w:noProof/>
            <w:webHidden/>
          </w:rPr>
          <w:t>266</w:t>
        </w:r>
        <w:r>
          <w:rPr>
            <w:noProof/>
            <w:webHidden/>
          </w:rPr>
          <w:fldChar w:fldCharType="end"/>
        </w:r>
        <w:r w:rsidRPr="00CD48FA">
          <w:rPr>
            <w:rStyle w:val="Hyperlink"/>
            <w:noProof/>
          </w:rPr>
          <w:fldChar w:fldCharType="end"/>
        </w:r>
      </w:ins>
    </w:p>
    <w:p w14:paraId="6D94FEA9" w14:textId="694078D8" w:rsidR="002D0328" w:rsidRDefault="002D0328">
      <w:pPr>
        <w:pStyle w:val="TOC2"/>
        <w:tabs>
          <w:tab w:val="right" w:leader="dot" w:pos="9350"/>
        </w:tabs>
        <w:rPr>
          <w:ins w:id="417" w:author="Fernandez, Susana" w:date="2023-01-31T17:39:00Z"/>
          <w:noProof/>
          <w:szCs w:val="22"/>
        </w:rPr>
      </w:pPr>
      <w:ins w:id="41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E – Social Insurance Number – SIN</w:t>
        </w:r>
        <w:r>
          <w:rPr>
            <w:noProof/>
            <w:webHidden/>
          </w:rPr>
          <w:tab/>
        </w:r>
        <w:r>
          <w:rPr>
            <w:noProof/>
            <w:webHidden/>
          </w:rPr>
          <w:fldChar w:fldCharType="begin"/>
        </w:r>
        <w:r>
          <w:rPr>
            <w:noProof/>
            <w:webHidden/>
          </w:rPr>
          <w:instrText xml:space="preserve"> PAGEREF _Toc126079321 \h </w:instrText>
        </w:r>
        <w:r>
          <w:rPr>
            <w:noProof/>
            <w:webHidden/>
          </w:rPr>
        </w:r>
      </w:ins>
      <w:r>
        <w:rPr>
          <w:noProof/>
          <w:webHidden/>
        </w:rPr>
        <w:fldChar w:fldCharType="separate"/>
      </w:r>
      <w:ins w:id="419" w:author="Fernandez, Susana" w:date="2023-01-31T17:39:00Z">
        <w:r>
          <w:rPr>
            <w:noProof/>
            <w:webHidden/>
          </w:rPr>
          <w:t>266</w:t>
        </w:r>
        <w:r>
          <w:rPr>
            <w:noProof/>
            <w:webHidden/>
          </w:rPr>
          <w:fldChar w:fldCharType="end"/>
        </w:r>
        <w:r w:rsidRPr="00CD48FA">
          <w:rPr>
            <w:rStyle w:val="Hyperlink"/>
            <w:noProof/>
          </w:rPr>
          <w:fldChar w:fldCharType="end"/>
        </w:r>
      </w:ins>
    </w:p>
    <w:p w14:paraId="07FA9268" w14:textId="08DA451C" w:rsidR="002D0328" w:rsidRDefault="002D0328">
      <w:pPr>
        <w:pStyle w:val="TOC2"/>
        <w:tabs>
          <w:tab w:val="right" w:leader="dot" w:pos="9350"/>
        </w:tabs>
        <w:rPr>
          <w:ins w:id="420" w:author="Fernandez, Susana" w:date="2023-01-31T17:39:00Z"/>
          <w:noProof/>
          <w:szCs w:val="22"/>
        </w:rPr>
      </w:pPr>
      <w:ins w:id="42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F – Instant Credit Status</w:t>
        </w:r>
        <w:r>
          <w:rPr>
            <w:noProof/>
            <w:webHidden/>
          </w:rPr>
          <w:tab/>
        </w:r>
        <w:r>
          <w:rPr>
            <w:noProof/>
            <w:webHidden/>
          </w:rPr>
          <w:fldChar w:fldCharType="begin"/>
        </w:r>
        <w:r>
          <w:rPr>
            <w:noProof/>
            <w:webHidden/>
          </w:rPr>
          <w:instrText xml:space="preserve"> PAGEREF _Toc126079322 \h </w:instrText>
        </w:r>
        <w:r>
          <w:rPr>
            <w:noProof/>
            <w:webHidden/>
          </w:rPr>
        </w:r>
      </w:ins>
      <w:r>
        <w:rPr>
          <w:noProof/>
          <w:webHidden/>
        </w:rPr>
        <w:fldChar w:fldCharType="separate"/>
      </w:r>
      <w:ins w:id="422" w:author="Fernandez, Susana" w:date="2023-01-31T17:39:00Z">
        <w:r>
          <w:rPr>
            <w:noProof/>
            <w:webHidden/>
          </w:rPr>
          <w:t>267</w:t>
        </w:r>
        <w:r>
          <w:rPr>
            <w:noProof/>
            <w:webHidden/>
          </w:rPr>
          <w:fldChar w:fldCharType="end"/>
        </w:r>
        <w:r w:rsidRPr="00CD48FA">
          <w:rPr>
            <w:rStyle w:val="Hyperlink"/>
            <w:noProof/>
          </w:rPr>
          <w:fldChar w:fldCharType="end"/>
        </w:r>
      </w:ins>
    </w:p>
    <w:p w14:paraId="32CF60BF" w14:textId="52CBFFD3" w:rsidR="002D0328" w:rsidRDefault="002D0328">
      <w:pPr>
        <w:pStyle w:val="TOC2"/>
        <w:tabs>
          <w:tab w:val="right" w:leader="dot" w:pos="9350"/>
        </w:tabs>
        <w:rPr>
          <w:ins w:id="423" w:author="Fernandez, Susana" w:date="2023-01-31T17:39:00Z"/>
          <w:noProof/>
          <w:szCs w:val="22"/>
        </w:rPr>
      </w:pPr>
      <w:ins w:id="424" w:author="Fernandez, Susana" w:date="2023-01-31T17:39:00Z">
        <w:r w:rsidRPr="00CD48FA">
          <w:rPr>
            <w:rStyle w:val="Hyperlink"/>
            <w:noProof/>
          </w:rPr>
          <w:lastRenderedPageBreak/>
          <w:fldChar w:fldCharType="begin"/>
        </w:r>
        <w:r w:rsidRPr="00CD48FA">
          <w:rPr>
            <w:rStyle w:val="Hyperlink"/>
            <w:noProof/>
          </w:rPr>
          <w:instrText xml:space="preserve"> </w:instrText>
        </w:r>
        <w:r>
          <w:rPr>
            <w:noProof/>
          </w:rPr>
          <w:instrText>HYPERLINK \l "_Toc126079323"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G – Instant Credit Decline Code</w:t>
        </w:r>
        <w:r>
          <w:rPr>
            <w:noProof/>
            <w:webHidden/>
          </w:rPr>
          <w:tab/>
        </w:r>
        <w:r>
          <w:rPr>
            <w:noProof/>
            <w:webHidden/>
          </w:rPr>
          <w:fldChar w:fldCharType="begin"/>
        </w:r>
        <w:r>
          <w:rPr>
            <w:noProof/>
            <w:webHidden/>
          </w:rPr>
          <w:instrText xml:space="preserve"> PAGEREF _Toc126079323 \h </w:instrText>
        </w:r>
        <w:r>
          <w:rPr>
            <w:noProof/>
            <w:webHidden/>
          </w:rPr>
        </w:r>
      </w:ins>
      <w:r>
        <w:rPr>
          <w:noProof/>
          <w:webHidden/>
        </w:rPr>
        <w:fldChar w:fldCharType="separate"/>
      </w:r>
      <w:ins w:id="425" w:author="Fernandez, Susana" w:date="2023-01-31T17:39:00Z">
        <w:r>
          <w:rPr>
            <w:noProof/>
            <w:webHidden/>
          </w:rPr>
          <w:t>267</w:t>
        </w:r>
        <w:r>
          <w:rPr>
            <w:noProof/>
            <w:webHidden/>
          </w:rPr>
          <w:fldChar w:fldCharType="end"/>
        </w:r>
        <w:r w:rsidRPr="00CD48FA">
          <w:rPr>
            <w:rStyle w:val="Hyperlink"/>
            <w:noProof/>
          </w:rPr>
          <w:fldChar w:fldCharType="end"/>
        </w:r>
      </w:ins>
    </w:p>
    <w:p w14:paraId="58BF455E" w14:textId="6A189F76" w:rsidR="002D0328" w:rsidRDefault="002D0328">
      <w:pPr>
        <w:pStyle w:val="TOC2"/>
        <w:tabs>
          <w:tab w:val="right" w:leader="dot" w:pos="9350"/>
        </w:tabs>
        <w:rPr>
          <w:ins w:id="426" w:author="Fernandez, Susana" w:date="2023-01-31T17:39:00Z"/>
          <w:noProof/>
          <w:szCs w:val="22"/>
        </w:rPr>
      </w:pPr>
      <w:ins w:id="42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H – Payment Type</w:t>
        </w:r>
        <w:r>
          <w:rPr>
            <w:noProof/>
            <w:webHidden/>
          </w:rPr>
          <w:tab/>
        </w:r>
        <w:r>
          <w:rPr>
            <w:noProof/>
            <w:webHidden/>
          </w:rPr>
          <w:fldChar w:fldCharType="begin"/>
        </w:r>
        <w:r>
          <w:rPr>
            <w:noProof/>
            <w:webHidden/>
          </w:rPr>
          <w:instrText xml:space="preserve"> PAGEREF _Toc126079324 \h </w:instrText>
        </w:r>
        <w:r>
          <w:rPr>
            <w:noProof/>
            <w:webHidden/>
          </w:rPr>
        </w:r>
      </w:ins>
      <w:r>
        <w:rPr>
          <w:noProof/>
          <w:webHidden/>
        </w:rPr>
        <w:fldChar w:fldCharType="separate"/>
      </w:r>
      <w:ins w:id="428" w:author="Fernandez, Susana" w:date="2023-01-31T17:39:00Z">
        <w:r>
          <w:rPr>
            <w:noProof/>
            <w:webHidden/>
          </w:rPr>
          <w:t>267</w:t>
        </w:r>
        <w:r>
          <w:rPr>
            <w:noProof/>
            <w:webHidden/>
          </w:rPr>
          <w:fldChar w:fldCharType="end"/>
        </w:r>
        <w:r w:rsidRPr="00CD48FA">
          <w:rPr>
            <w:rStyle w:val="Hyperlink"/>
            <w:noProof/>
          </w:rPr>
          <w:fldChar w:fldCharType="end"/>
        </w:r>
      </w:ins>
    </w:p>
    <w:p w14:paraId="3CD51A04" w14:textId="7E98937B" w:rsidR="002D0328" w:rsidRDefault="002D0328">
      <w:pPr>
        <w:pStyle w:val="TOC2"/>
        <w:tabs>
          <w:tab w:val="right" w:leader="dot" w:pos="9350"/>
        </w:tabs>
        <w:rPr>
          <w:ins w:id="429" w:author="Fernandez, Susana" w:date="2023-01-31T17:39:00Z"/>
          <w:noProof/>
          <w:szCs w:val="22"/>
        </w:rPr>
      </w:pPr>
      <w:ins w:id="43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I – Retrieval Reference Number</w:t>
        </w:r>
        <w:r>
          <w:rPr>
            <w:noProof/>
            <w:webHidden/>
          </w:rPr>
          <w:tab/>
        </w:r>
        <w:r>
          <w:rPr>
            <w:noProof/>
            <w:webHidden/>
          </w:rPr>
          <w:fldChar w:fldCharType="begin"/>
        </w:r>
        <w:r>
          <w:rPr>
            <w:noProof/>
            <w:webHidden/>
          </w:rPr>
          <w:instrText xml:space="preserve"> PAGEREF _Toc126079325 \h </w:instrText>
        </w:r>
        <w:r>
          <w:rPr>
            <w:noProof/>
            <w:webHidden/>
          </w:rPr>
        </w:r>
      </w:ins>
      <w:r>
        <w:rPr>
          <w:noProof/>
          <w:webHidden/>
        </w:rPr>
        <w:fldChar w:fldCharType="separate"/>
      </w:r>
      <w:ins w:id="431" w:author="Fernandez, Susana" w:date="2023-01-31T17:39:00Z">
        <w:r>
          <w:rPr>
            <w:noProof/>
            <w:webHidden/>
          </w:rPr>
          <w:t>268</w:t>
        </w:r>
        <w:r>
          <w:rPr>
            <w:noProof/>
            <w:webHidden/>
          </w:rPr>
          <w:fldChar w:fldCharType="end"/>
        </w:r>
        <w:r w:rsidRPr="00CD48FA">
          <w:rPr>
            <w:rStyle w:val="Hyperlink"/>
            <w:noProof/>
          </w:rPr>
          <w:fldChar w:fldCharType="end"/>
        </w:r>
      </w:ins>
    </w:p>
    <w:p w14:paraId="5653D063" w14:textId="237F360F" w:rsidR="002D0328" w:rsidRDefault="002D0328">
      <w:pPr>
        <w:pStyle w:val="TOC2"/>
        <w:tabs>
          <w:tab w:val="right" w:leader="dot" w:pos="9350"/>
        </w:tabs>
        <w:rPr>
          <w:ins w:id="432" w:author="Fernandez, Susana" w:date="2023-01-31T17:39:00Z"/>
          <w:noProof/>
          <w:szCs w:val="22"/>
        </w:rPr>
      </w:pPr>
      <w:ins w:id="43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J – Credit Plan Number</w:t>
        </w:r>
        <w:r>
          <w:rPr>
            <w:noProof/>
            <w:webHidden/>
          </w:rPr>
          <w:tab/>
        </w:r>
        <w:r>
          <w:rPr>
            <w:noProof/>
            <w:webHidden/>
          </w:rPr>
          <w:fldChar w:fldCharType="begin"/>
        </w:r>
        <w:r>
          <w:rPr>
            <w:noProof/>
            <w:webHidden/>
          </w:rPr>
          <w:instrText xml:space="preserve"> PAGEREF _Toc126079326 \h </w:instrText>
        </w:r>
        <w:r>
          <w:rPr>
            <w:noProof/>
            <w:webHidden/>
          </w:rPr>
        </w:r>
      </w:ins>
      <w:r>
        <w:rPr>
          <w:noProof/>
          <w:webHidden/>
        </w:rPr>
        <w:fldChar w:fldCharType="separate"/>
      </w:r>
      <w:ins w:id="434" w:author="Fernandez, Susana" w:date="2023-01-31T17:39:00Z">
        <w:r>
          <w:rPr>
            <w:noProof/>
            <w:webHidden/>
          </w:rPr>
          <w:t>268</w:t>
        </w:r>
        <w:r>
          <w:rPr>
            <w:noProof/>
            <w:webHidden/>
          </w:rPr>
          <w:fldChar w:fldCharType="end"/>
        </w:r>
        <w:r w:rsidRPr="00CD48FA">
          <w:rPr>
            <w:rStyle w:val="Hyperlink"/>
            <w:noProof/>
          </w:rPr>
          <w:fldChar w:fldCharType="end"/>
        </w:r>
      </w:ins>
    </w:p>
    <w:p w14:paraId="686E43FF" w14:textId="135D139E" w:rsidR="002D0328" w:rsidRDefault="002D0328">
      <w:pPr>
        <w:pStyle w:val="TOC2"/>
        <w:tabs>
          <w:tab w:val="right" w:leader="dot" w:pos="9350"/>
        </w:tabs>
        <w:rPr>
          <w:ins w:id="435" w:author="Fernandez, Susana" w:date="2023-01-31T17:39:00Z"/>
          <w:noProof/>
          <w:szCs w:val="22"/>
        </w:rPr>
      </w:pPr>
      <w:ins w:id="43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K – Masked PAN</w:t>
        </w:r>
        <w:r>
          <w:rPr>
            <w:noProof/>
            <w:webHidden/>
          </w:rPr>
          <w:tab/>
        </w:r>
        <w:r>
          <w:rPr>
            <w:noProof/>
            <w:webHidden/>
          </w:rPr>
          <w:fldChar w:fldCharType="begin"/>
        </w:r>
        <w:r>
          <w:rPr>
            <w:noProof/>
            <w:webHidden/>
          </w:rPr>
          <w:instrText xml:space="preserve"> PAGEREF _Toc126079327 \h </w:instrText>
        </w:r>
        <w:r>
          <w:rPr>
            <w:noProof/>
            <w:webHidden/>
          </w:rPr>
        </w:r>
      </w:ins>
      <w:r>
        <w:rPr>
          <w:noProof/>
          <w:webHidden/>
        </w:rPr>
        <w:fldChar w:fldCharType="separate"/>
      </w:r>
      <w:ins w:id="437" w:author="Fernandez, Susana" w:date="2023-01-31T17:39:00Z">
        <w:r>
          <w:rPr>
            <w:noProof/>
            <w:webHidden/>
          </w:rPr>
          <w:t>268</w:t>
        </w:r>
        <w:r>
          <w:rPr>
            <w:noProof/>
            <w:webHidden/>
          </w:rPr>
          <w:fldChar w:fldCharType="end"/>
        </w:r>
        <w:r w:rsidRPr="00CD48FA">
          <w:rPr>
            <w:rStyle w:val="Hyperlink"/>
            <w:noProof/>
          </w:rPr>
          <w:fldChar w:fldCharType="end"/>
        </w:r>
      </w:ins>
    </w:p>
    <w:p w14:paraId="69338C43" w14:textId="1C83F134" w:rsidR="002D0328" w:rsidRDefault="002D0328">
      <w:pPr>
        <w:pStyle w:val="TOC2"/>
        <w:tabs>
          <w:tab w:val="right" w:leader="dot" w:pos="9350"/>
        </w:tabs>
        <w:rPr>
          <w:ins w:id="438" w:author="Fernandez, Susana" w:date="2023-01-31T17:39:00Z"/>
          <w:noProof/>
          <w:szCs w:val="22"/>
        </w:rPr>
      </w:pPr>
      <w:ins w:id="43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L – Business Application Identifier</w:t>
        </w:r>
        <w:r>
          <w:rPr>
            <w:noProof/>
            <w:webHidden/>
          </w:rPr>
          <w:tab/>
        </w:r>
        <w:r>
          <w:rPr>
            <w:noProof/>
            <w:webHidden/>
          </w:rPr>
          <w:fldChar w:fldCharType="begin"/>
        </w:r>
        <w:r>
          <w:rPr>
            <w:noProof/>
            <w:webHidden/>
          </w:rPr>
          <w:instrText xml:space="preserve"> PAGEREF _Toc126079328 \h </w:instrText>
        </w:r>
        <w:r>
          <w:rPr>
            <w:noProof/>
            <w:webHidden/>
          </w:rPr>
        </w:r>
      </w:ins>
      <w:r>
        <w:rPr>
          <w:noProof/>
          <w:webHidden/>
        </w:rPr>
        <w:fldChar w:fldCharType="separate"/>
      </w:r>
      <w:ins w:id="440" w:author="Fernandez, Susana" w:date="2023-01-31T17:39:00Z">
        <w:r>
          <w:rPr>
            <w:noProof/>
            <w:webHidden/>
          </w:rPr>
          <w:t>269</w:t>
        </w:r>
        <w:r>
          <w:rPr>
            <w:noProof/>
            <w:webHidden/>
          </w:rPr>
          <w:fldChar w:fldCharType="end"/>
        </w:r>
        <w:r w:rsidRPr="00CD48FA">
          <w:rPr>
            <w:rStyle w:val="Hyperlink"/>
            <w:noProof/>
          </w:rPr>
          <w:fldChar w:fldCharType="end"/>
        </w:r>
      </w:ins>
    </w:p>
    <w:p w14:paraId="7998E57D" w14:textId="27B2A980" w:rsidR="002D0328" w:rsidRDefault="002D0328">
      <w:pPr>
        <w:pStyle w:val="TOC2"/>
        <w:tabs>
          <w:tab w:val="right" w:leader="dot" w:pos="9350"/>
        </w:tabs>
        <w:rPr>
          <w:ins w:id="441" w:author="Fernandez, Susana" w:date="2023-01-31T17:39:00Z"/>
          <w:noProof/>
          <w:szCs w:val="22"/>
        </w:rPr>
      </w:pPr>
      <w:ins w:id="44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"_Toc126079329"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N – Card Totals Group Index</w:t>
        </w:r>
        <w:r>
          <w:rPr>
            <w:noProof/>
            <w:webHidden/>
          </w:rPr>
          <w:tab/>
        </w:r>
        <w:r>
          <w:rPr>
            <w:noProof/>
            <w:webHidden/>
          </w:rPr>
          <w:fldChar w:fldCharType="begin"/>
        </w:r>
        <w:r>
          <w:rPr>
            <w:noProof/>
            <w:webHidden/>
          </w:rPr>
          <w:instrText xml:space="preserve"> PAGEREF _Toc126079329 \h </w:instrText>
        </w:r>
        <w:r>
          <w:rPr>
            <w:noProof/>
            <w:webHidden/>
          </w:rPr>
        </w:r>
      </w:ins>
      <w:r>
        <w:rPr>
          <w:noProof/>
          <w:webHidden/>
        </w:rPr>
        <w:fldChar w:fldCharType="separate"/>
      </w:r>
      <w:ins w:id="443" w:author="Fernandez, Susana" w:date="2023-01-31T17:39:00Z">
        <w:r>
          <w:rPr>
            <w:noProof/>
            <w:webHidden/>
          </w:rPr>
          <w:t>269</w:t>
        </w:r>
        <w:r>
          <w:rPr>
            <w:noProof/>
            <w:webHidden/>
          </w:rPr>
          <w:fldChar w:fldCharType="end"/>
        </w:r>
        <w:r w:rsidRPr="00CD48FA">
          <w:rPr>
            <w:rStyle w:val="Hyperlink"/>
            <w:noProof/>
          </w:rPr>
          <w:fldChar w:fldCharType="end"/>
        </w:r>
      </w:ins>
    </w:p>
    <w:p w14:paraId="79A8F5FA" w14:textId="47047ACE" w:rsidR="002D0328" w:rsidRDefault="002D0328">
      <w:pPr>
        <w:pStyle w:val="TOC2"/>
        <w:tabs>
          <w:tab w:val="right" w:leader="dot" w:pos="9350"/>
        </w:tabs>
        <w:rPr>
          <w:ins w:id="444" w:author="Fernandez, Susana" w:date="2023-01-31T17:39:00Z"/>
          <w:noProof/>
          <w:szCs w:val="22"/>
        </w:rPr>
      </w:pPr>
      <w:ins w:id="44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O – Card Totals</w:t>
        </w:r>
        <w:r>
          <w:rPr>
            <w:noProof/>
            <w:webHidden/>
          </w:rPr>
          <w:tab/>
        </w:r>
        <w:r>
          <w:rPr>
            <w:noProof/>
            <w:webHidden/>
          </w:rPr>
          <w:fldChar w:fldCharType="begin"/>
        </w:r>
        <w:r>
          <w:rPr>
            <w:noProof/>
            <w:webHidden/>
          </w:rPr>
          <w:instrText xml:space="preserve"> PAGEREF _Toc126079330 \h </w:instrText>
        </w:r>
        <w:r>
          <w:rPr>
            <w:noProof/>
            <w:webHidden/>
          </w:rPr>
        </w:r>
      </w:ins>
      <w:r>
        <w:rPr>
          <w:noProof/>
          <w:webHidden/>
        </w:rPr>
        <w:fldChar w:fldCharType="separate"/>
      </w:r>
      <w:ins w:id="446" w:author="Fernandez, Susana" w:date="2023-01-31T17:39:00Z">
        <w:r>
          <w:rPr>
            <w:noProof/>
            <w:webHidden/>
          </w:rPr>
          <w:t>270</w:t>
        </w:r>
        <w:r>
          <w:rPr>
            <w:noProof/>
            <w:webHidden/>
          </w:rPr>
          <w:fldChar w:fldCharType="end"/>
        </w:r>
        <w:r w:rsidRPr="00CD48FA">
          <w:rPr>
            <w:rStyle w:val="Hyperlink"/>
            <w:noProof/>
          </w:rPr>
          <w:fldChar w:fldCharType="end"/>
        </w:r>
      </w:ins>
    </w:p>
    <w:p w14:paraId="61F1648A" w14:textId="5689FE11" w:rsidR="002D0328" w:rsidRDefault="002D0328">
      <w:pPr>
        <w:pStyle w:val="TOC2"/>
        <w:tabs>
          <w:tab w:val="right" w:leader="dot" w:pos="9350"/>
        </w:tabs>
        <w:rPr>
          <w:ins w:id="447" w:author="Fernandez, Susana" w:date="2023-01-31T17:39:00Z"/>
          <w:noProof/>
          <w:szCs w:val="22"/>
        </w:rPr>
      </w:pPr>
      <w:ins w:id="44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P – Prepaid Gift Card Purchase data for Discover</w:t>
        </w:r>
        <w:r>
          <w:rPr>
            <w:noProof/>
            <w:webHidden/>
          </w:rPr>
          <w:tab/>
        </w:r>
        <w:r>
          <w:rPr>
            <w:noProof/>
            <w:webHidden/>
          </w:rPr>
          <w:fldChar w:fldCharType="begin"/>
        </w:r>
        <w:r>
          <w:rPr>
            <w:noProof/>
            <w:webHidden/>
          </w:rPr>
          <w:instrText xml:space="preserve"> PAGEREF _Toc126079331 \h </w:instrText>
        </w:r>
        <w:r>
          <w:rPr>
            <w:noProof/>
            <w:webHidden/>
          </w:rPr>
        </w:r>
      </w:ins>
      <w:r>
        <w:rPr>
          <w:noProof/>
          <w:webHidden/>
        </w:rPr>
        <w:fldChar w:fldCharType="separate"/>
      </w:r>
      <w:ins w:id="449" w:author="Fernandez, Susana" w:date="2023-01-31T17:39:00Z">
        <w:r>
          <w:rPr>
            <w:noProof/>
            <w:webHidden/>
          </w:rPr>
          <w:t>272</w:t>
        </w:r>
        <w:r>
          <w:rPr>
            <w:noProof/>
            <w:webHidden/>
          </w:rPr>
          <w:fldChar w:fldCharType="end"/>
        </w:r>
        <w:r w:rsidRPr="00CD48FA">
          <w:rPr>
            <w:rStyle w:val="Hyperlink"/>
            <w:noProof/>
          </w:rPr>
          <w:fldChar w:fldCharType="end"/>
        </w:r>
      </w:ins>
    </w:p>
    <w:p w14:paraId="04AAF18E" w14:textId="28FE56F7" w:rsidR="002D0328" w:rsidRDefault="002D0328">
      <w:pPr>
        <w:pStyle w:val="TOC2"/>
        <w:tabs>
          <w:tab w:val="right" w:leader="dot" w:pos="9350"/>
        </w:tabs>
        <w:rPr>
          <w:ins w:id="450" w:author="Fernandez, Susana" w:date="2023-01-31T17:39:00Z"/>
          <w:noProof/>
          <w:szCs w:val="22"/>
        </w:rPr>
      </w:pPr>
      <w:ins w:id="45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Q – Digital Wallet Information</w:t>
        </w:r>
        <w:r>
          <w:rPr>
            <w:noProof/>
            <w:webHidden/>
          </w:rPr>
          <w:tab/>
        </w:r>
        <w:r>
          <w:rPr>
            <w:noProof/>
            <w:webHidden/>
          </w:rPr>
          <w:fldChar w:fldCharType="begin"/>
        </w:r>
        <w:r>
          <w:rPr>
            <w:noProof/>
            <w:webHidden/>
          </w:rPr>
          <w:instrText xml:space="preserve"> PAGEREF _Toc126079332 \h </w:instrText>
        </w:r>
        <w:r>
          <w:rPr>
            <w:noProof/>
            <w:webHidden/>
          </w:rPr>
        </w:r>
      </w:ins>
      <w:r>
        <w:rPr>
          <w:noProof/>
          <w:webHidden/>
        </w:rPr>
        <w:fldChar w:fldCharType="separate"/>
      </w:r>
      <w:ins w:id="452" w:author="Fernandez, Susana" w:date="2023-01-31T17:39:00Z">
        <w:r>
          <w:rPr>
            <w:noProof/>
            <w:webHidden/>
          </w:rPr>
          <w:t>273</w:t>
        </w:r>
        <w:r>
          <w:rPr>
            <w:noProof/>
            <w:webHidden/>
          </w:rPr>
          <w:fldChar w:fldCharType="end"/>
        </w:r>
        <w:r w:rsidRPr="00CD48FA">
          <w:rPr>
            <w:rStyle w:val="Hyperlink"/>
            <w:noProof/>
          </w:rPr>
          <w:fldChar w:fldCharType="end"/>
        </w:r>
      </w:ins>
    </w:p>
    <w:p w14:paraId="2D018BE2" w14:textId="12C50757" w:rsidR="002D0328" w:rsidRDefault="002D0328">
      <w:pPr>
        <w:pStyle w:val="TOC2"/>
        <w:tabs>
          <w:tab w:val="right" w:leader="dot" w:pos="9350"/>
        </w:tabs>
        <w:rPr>
          <w:ins w:id="453" w:author="Fernandez, Susana" w:date="2023-01-31T17:39:00Z"/>
          <w:noProof/>
          <w:szCs w:val="22"/>
        </w:rPr>
      </w:pPr>
      <w:ins w:id="45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SFID R – Token Authorization Data</w:t>
        </w:r>
        <w:r>
          <w:rPr>
            <w:noProof/>
            <w:webHidden/>
          </w:rPr>
          <w:tab/>
        </w:r>
        <w:r>
          <w:rPr>
            <w:noProof/>
            <w:webHidden/>
          </w:rPr>
          <w:fldChar w:fldCharType="begin"/>
        </w:r>
        <w:r>
          <w:rPr>
            <w:noProof/>
            <w:webHidden/>
          </w:rPr>
          <w:instrText xml:space="preserve"> PAGEREF _Toc126079333 \h </w:instrText>
        </w:r>
        <w:r>
          <w:rPr>
            <w:noProof/>
            <w:webHidden/>
          </w:rPr>
        </w:r>
      </w:ins>
      <w:r>
        <w:rPr>
          <w:noProof/>
          <w:webHidden/>
        </w:rPr>
        <w:fldChar w:fldCharType="separate"/>
      </w:r>
      <w:ins w:id="455" w:author="Fernandez, Susana" w:date="2023-01-31T17:39:00Z">
        <w:r>
          <w:rPr>
            <w:noProof/>
            <w:webHidden/>
          </w:rPr>
          <w:t>275</w:t>
        </w:r>
        <w:r>
          <w:rPr>
            <w:noProof/>
            <w:webHidden/>
          </w:rPr>
          <w:fldChar w:fldCharType="end"/>
        </w:r>
        <w:r w:rsidRPr="00CD48FA">
          <w:rPr>
            <w:rStyle w:val="Hyperlink"/>
            <w:noProof/>
          </w:rPr>
          <w:fldChar w:fldCharType="end"/>
        </w:r>
      </w:ins>
    </w:p>
    <w:p w14:paraId="2F6038E4" w14:textId="374AD3AD" w:rsidR="002D0328" w:rsidRDefault="002D0328">
      <w:pPr>
        <w:pStyle w:val="TOC2"/>
        <w:tabs>
          <w:tab w:val="right" w:leader="dot" w:pos="9350"/>
        </w:tabs>
        <w:rPr>
          <w:ins w:id="456" w:author="Fernandez, Susana" w:date="2023-01-31T17:39:00Z"/>
          <w:noProof/>
          <w:szCs w:val="22"/>
        </w:rPr>
      </w:pPr>
      <w:ins w:id="45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S – Token Response Data</w:t>
        </w:r>
        <w:r>
          <w:rPr>
            <w:noProof/>
            <w:webHidden/>
          </w:rPr>
          <w:tab/>
        </w:r>
        <w:r>
          <w:rPr>
            <w:noProof/>
            <w:webHidden/>
          </w:rPr>
          <w:fldChar w:fldCharType="begin"/>
        </w:r>
        <w:r>
          <w:rPr>
            <w:noProof/>
            <w:webHidden/>
          </w:rPr>
          <w:instrText xml:space="preserve"> PAGEREF _Toc126079334 \h </w:instrText>
        </w:r>
        <w:r>
          <w:rPr>
            <w:noProof/>
            <w:webHidden/>
          </w:rPr>
        </w:r>
      </w:ins>
      <w:r>
        <w:rPr>
          <w:noProof/>
          <w:webHidden/>
        </w:rPr>
        <w:fldChar w:fldCharType="separate"/>
      </w:r>
      <w:ins w:id="458" w:author="Fernandez, Susana" w:date="2023-01-31T17:39:00Z">
        <w:r>
          <w:rPr>
            <w:noProof/>
            <w:webHidden/>
          </w:rPr>
          <w:t>277</w:t>
        </w:r>
        <w:r>
          <w:rPr>
            <w:noProof/>
            <w:webHidden/>
          </w:rPr>
          <w:fldChar w:fldCharType="end"/>
        </w:r>
        <w:r w:rsidRPr="00CD48FA">
          <w:rPr>
            <w:rStyle w:val="Hyperlink"/>
            <w:noProof/>
          </w:rPr>
          <w:fldChar w:fldCharType="end"/>
        </w:r>
      </w:ins>
    </w:p>
    <w:p w14:paraId="197349DD" w14:textId="390AD046" w:rsidR="002D0328" w:rsidRDefault="002D0328">
      <w:pPr>
        <w:pStyle w:val="TOC2"/>
        <w:tabs>
          <w:tab w:val="right" w:leader="dot" w:pos="9350"/>
        </w:tabs>
        <w:rPr>
          <w:ins w:id="459" w:author="Fernandez, Susana" w:date="2023-01-31T17:39:00Z"/>
          <w:noProof/>
          <w:szCs w:val="22"/>
        </w:rPr>
      </w:pPr>
      <w:ins w:id="46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T – E-commerce Additional Information</w:t>
        </w:r>
        <w:r>
          <w:rPr>
            <w:noProof/>
            <w:webHidden/>
          </w:rPr>
          <w:tab/>
        </w:r>
        <w:r>
          <w:rPr>
            <w:noProof/>
            <w:webHidden/>
          </w:rPr>
          <w:fldChar w:fldCharType="begin"/>
        </w:r>
        <w:r>
          <w:rPr>
            <w:noProof/>
            <w:webHidden/>
          </w:rPr>
          <w:instrText xml:space="preserve"> PAGEREF _Toc126079335 \h </w:instrText>
        </w:r>
        <w:r>
          <w:rPr>
            <w:noProof/>
            <w:webHidden/>
          </w:rPr>
        </w:r>
      </w:ins>
      <w:r>
        <w:rPr>
          <w:noProof/>
          <w:webHidden/>
        </w:rPr>
        <w:fldChar w:fldCharType="separate"/>
      </w:r>
      <w:ins w:id="461" w:author="Fernandez, Susana" w:date="2023-01-31T17:39:00Z">
        <w:r>
          <w:rPr>
            <w:noProof/>
            <w:webHidden/>
          </w:rPr>
          <w:t>278</w:t>
        </w:r>
        <w:r>
          <w:rPr>
            <w:noProof/>
            <w:webHidden/>
          </w:rPr>
          <w:fldChar w:fldCharType="end"/>
        </w:r>
        <w:r w:rsidRPr="00CD48FA">
          <w:rPr>
            <w:rStyle w:val="Hyperlink"/>
            <w:noProof/>
          </w:rPr>
          <w:fldChar w:fldCharType="end"/>
        </w:r>
      </w:ins>
    </w:p>
    <w:p w14:paraId="76E55E40" w14:textId="64A7E9E7" w:rsidR="002D0328" w:rsidRDefault="002D0328">
      <w:pPr>
        <w:pStyle w:val="TOC2"/>
        <w:tabs>
          <w:tab w:val="right" w:leader="dot" w:pos="9350"/>
        </w:tabs>
        <w:rPr>
          <w:ins w:id="462" w:author="Fernandez, Susana" w:date="2023-01-31T17:39:00Z"/>
          <w:noProof/>
          <w:szCs w:val="22"/>
        </w:rPr>
      </w:pPr>
      <w:ins w:id="46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U – Additional Processing Information</w:t>
        </w:r>
        <w:r>
          <w:rPr>
            <w:noProof/>
            <w:webHidden/>
          </w:rPr>
          <w:tab/>
        </w:r>
        <w:r>
          <w:rPr>
            <w:noProof/>
            <w:webHidden/>
          </w:rPr>
          <w:fldChar w:fldCharType="begin"/>
        </w:r>
        <w:r>
          <w:rPr>
            <w:noProof/>
            <w:webHidden/>
          </w:rPr>
          <w:instrText xml:space="preserve"> PAGEREF _Toc126079336 \h </w:instrText>
        </w:r>
        <w:r>
          <w:rPr>
            <w:noProof/>
            <w:webHidden/>
          </w:rPr>
        </w:r>
      </w:ins>
      <w:r>
        <w:rPr>
          <w:noProof/>
          <w:webHidden/>
        </w:rPr>
        <w:fldChar w:fldCharType="separate"/>
      </w:r>
      <w:ins w:id="464" w:author="Fernandez, Susana" w:date="2023-01-31T17:39:00Z">
        <w:r>
          <w:rPr>
            <w:noProof/>
            <w:webHidden/>
          </w:rPr>
          <w:t>279</w:t>
        </w:r>
        <w:r>
          <w:rPr>
            <w:noProof/>
            <w:webHidden/>
          </w:rPr>
          <w:fldChar w:fldCharType="end"/>
        </w:r>
        <w:r w:rsidRPr="00CD48FA">
          <w:rPr>
            <w:rStyle w:val="Hyperlink"/>
            <w:noProof/>
          </w:rPr>
          <w:fldChar w:fldCharType="end"/>
        </w:r>
      </w:ins>
    </w:p>
    <w:p w14:paraId="585DBB94" w14:textId="1A6CE38B" w:rsidR="002D0328" w:rsidRDefault="002D0328">
      <w:pPr>
        <w:pStyle w:val="TOC2"/>
        <w:tabs>
          <w:tab w:val="right" w:leader="dot" w:pos="9350"/>
        </w:tabs>
        <w:rPr>
          <w:ins w:id="465" w:author="Fernandez, Susana" w:date="2023-01-31T17:39:00Z"/>
          <w:noProof/>
          <w:szCs w:val="22"/>
        </w:rPr>
      </w:pPr>
      <w:ins w:id="46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W – mPOS Acceptance Device</w:t>
        </w:r>
        <w:r>
          <w:rPr>
            <w:noProof/>
            <w:webHidden/>
          </w:rPr>
          <w:tab/>
        </w:r>
        <w:r>
          <w:rPr>
            <w:noProof/>
            <w:webHidden/>
          </w:rPr>
          <w:fldChar w:fldCharType="begin"/>
        </w:r>
        <w:r>
          <w:rPr>
            <w:noProof/>
            <w:webHidden/>
          </w:rPr>
          <w:instrText xml:space="preserve"> PAGEREF _Toc126079337 \h </w:instrText>
        </w:r>
        <w:r>
          <w:rPr>
            <w:noProof/>
            <w:webHidden/>
          </w:rPr>
        </w:r>
      </w:ins>
      <w:r>
        <w:rPr>
          <w:noProof/>
          <w:webHidden/>
        </w:rPr>
        <w:fldChar w:fldCharType="separate"/>
      </w:r>
      <w:ins w:id="467" w:author="Fernandez, Susana" w:date="2023-01-31T17:39:00Z">
        <w:r>
          <w:rPr>
            <w:noProof/>
            <w:webHidden/>
          </w:rPr>
          <w:t>280</w:t>
        </w:r>
        <w:r>
          <w:rPr>
            <w:noProof/>
            <w:webHidden/>
          </w:rPr>
          <w:fldChar w:fldCharType="end"/>
        </w:r>
        <w:r w:rsidRPr="00CD48FA">
          <w:rPr>
            <w:rStyle w:val="Hyperlink"/>
            <w:noProof/>
          </w:rPr>
          <w:fldChar w:fldCharType="end"/>
        </w:r>
      </w:ins>
    </w:p>
    <w:p w14:paraId="1EF20033" w14:textId="79878C13" w:rsidR="002D0328" w:rsidRDefault="002D0328">
      <w:pPr>
        <w:pStyle w:val="TOC2"/>
        <w:tabs>
          <w:tab w:val="right" w:leader="dot" w:pos="9350"/>
        </w:tabs>
        <w:rPr>
          <w:ins w:id="468" w:author="Fernandez, Susana" w:date="2023-01-31T17:39:00Z"/>
          <w:noProof/>
          <w:szCs w:val="22"/>
        </w:rPr>
      </w:pPr>
      <w:ins w:id="46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 xml:space="preserve">SFID Y – Extended </w:t>
        </w:r>
        <w:r w:rsidRPr="00CD48FA">
          <w:rPr>
            <w:rStyle w:val="Hyperlink"/>
            <w:noProof/>
            <w:snapToGrid w:val="0"/>
            <w:lang w:val="en-CA"/>
          </w:rPr>
          <w:t xml:space="preserve">Authentication </w:t>
        </w:r>
        <w:r w:rsidRPr="00CD48FA">
          <w:rPr>
            <w:rStyle w:val="Hyperlink"/>
            <w:noProof/>
            <w:snapToGrid w:val="0"/>
          </w:rPr>
          <w:t>Data</w:t>
        </w:r>
        <w:r>
          <w:rPr>
            <w:noProof/>
            <w:webHidden/>
          </w:rPr>
          <w:tab/>
        </w:r>
        <w:r>
          <w:rPr>
            <w:noProof/>
            <w:webHidden/>
          </w:rPr>
          <w:fldChar w:fldCharType="begin"/>
        </w:r>
        <w:r>
          <w:rPr>
            <w:noProof/>
            <w:webHidden/>
          </w:rPr>
          <w:instrText xml:space="preserve"> PAGEREF _Toc126079338 \h </w:instrText>
        </w:r>
        <w:r>
          <w:rPr>
            <w:noProof/>
            <w:webHidden/>
          </w:rPr>
        </w:r>
      </w:ins>
      <w:r>
        <w:rPr>
          <w:noProof/>
          <w:webHidden/>
        </w:rPr>
        <w:fldChar w:fldCharType="separate"/>
      </w:r>
      <w:ins w:id="470" w:author="Fernandez, Susana" w:date="2023-01-31T17:39:00Z">
        <w:r>
          <w:rPr>
            <w:noProof/>
            <w:webHidden/>
          </w:rPr>
          <w:t>281</w:t>
        </w:r>
        <w:r>
          <w:rPr>
            <w:noProof/>
            <w:webHidden/>
          </w:rPr>
          <w:fldChar w:fldCharType="end"/>
        </w:r>
        <w:r w:rsidRPr="00CD48FA">
          <w:rPr>
            <w:rStyle w:val="Hyperlink"/>
            <w:noProof/>
          </w:rPr>
          <w:fldChar w:fldCharType="end"/>
        </w:r>
      </w:ins>
    </w:p>
    <w:p w14:paraId="44FE596D" w14:textId="08542957" w:rsidR="002D0328" w:rsidRDefault="002D0328">
      <w:pPr>
        <w:pStyle w:val="TOC2"/>
        <w:tabs>
          <w:tab w:val="right" w:leader="dot" w:pos="9350"/>
        </w:tabs>
        <w:rPr>
          <w:ins w:id="471" w:author="Fernandez, Susana" w:date="2023-01-31T17:39:00Z"/>
          <w:noProof/>
          <w:szCs w:val="22"/>
        </w:rPr>
      </w:pPr>
      <w:ins w:id="47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"_Toc126079339"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a – Multiple Completion Indicator</w:t>
        </w:r>
        <w:r>
          <w:rPr>
            <w:noProof/>
            <w:webHidden/>
          </w:rPr>
          <w:tab/>
        </w:r>
        <w:r>
          <w:rPr>
            <w:noProof/>
            <w:webHidden/>
          </w:rPr>
          <w:fldChar w:fldCharType="begin"/>
        </w:r>
        <w:r>
          <w:rPr>
            <w:noProof/>
            <w:webHidden/>
          </w:rPr>
          <w:instrText xml:space="preserve"> PAGEREF _Toc126079339 \h </w:instrText>
        </w:r>
        <w:r>
          <w:rPr>
            <w:noProof/>
            <w:webHidden/>
          </w:rPr>
        </w:r>
      </w:ins>
      <w:r>
        <w:rPr>
          <w:noProof/>
          <w:webHidden/>
        </w:rPr>
        <w:fldChar w:fldCharType="separate"/>
      </w:r>
      <w:ins w:id="473" w:author="Fernandez, Susana" w:date="2023-01-31T17:39:00Z">
        <w:r>
          <w:rPr>
            <w:noProof/>
            <w:webHidden/>
          </w:rPr>
          <w:t>282</w:t>
        </w:r>
        <w:r>
          <w:rPr>
            <w:noProof/>
            <w:webHidden/>
          </w:rPr>
          <w:fldChar w:fldCharType="end"/>
        </w:r>
        <w:r w:rsidRPr="00CD48FA">
          <w:rPr>
            <w:rStyle w:val="Hyperlink"/>
            <w:noProof/>
          </w:rPr>
          <w:fldChar w:fldCharType="end"/>
        </w:r>
      </w:ins>
    </w:p>
    <w:p w14:paraId="6CB98D93" w14:textId="34D4625D" w:rsidR="002D0328" w:rsidRDefault="002D0328">
      <w:pPr>
        <w:pStyle w:val="TOC2"/>
        <w:tabs>
          <w:tab w:val="right" w:leader="dot" w:pos="9350"/>
        </w:tabs>
        <w:rPr>
          <w:ins w:id="474" w:author="Fernandez, Susana" w:date="2023-01-31T17:39:00Z"/>
          <w:noProof/>
          <w:szCs w:val="22"/>
        </w:rPr>
      </w:pPr>
      <w:ins w:id="47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SFID b – Surcharge Fee Information</w:t>
        </w:r>
        <w:r>
          <w:rPr>
            <w:noProof/>
            <w:webHidden/>
          </w:rPr>
          <w:tab/>
        </w:r>
        <w:r>
          <w:rPr>
            <w:noProof/>
            <w:webHidden/>
          </w:rPr>
          <w:fldChar w:fldCharType="begin"/>
        </w:r>
        <w:r>
          <w:rPr>
            <w:noProof/>
            <w:webHidden/>
          </w:rPr>
          <w:instrText xml:space="preserve"> PAGEREF _Toc126079340 \h </w:instrText>
        </w:r>
        <w:r>
          <w:rPr>
            <w:noProof/>
            <w:webHidden/>
          </w:rPr>
        </w:r>
      </w:ins>
      <w:r>
        <w:rPr>
          <w:noProof/>
          <w:webHidden/>
        </w:rPr>
        <w:fldChar w:fldCharType="separate"/>
      </w:r>
      <w:ins w:id="476" w:author="Fernandez, Susana" w:date="2023-01-31T17:39:00Z">
        <w:r>
          <w:rPr>
            <w:noProof/>
            <w:webHidden/>
          </w:rPr>
          <w:t>283</w:t>
        </w:r>
        <w:r>
          <w:rPr>
            <w:noProof/>
            <w:webHidden/>
          </w:rPr>
          <w:fldChar w:fldCharType="end"/>
        </w:r>
        <w:r w:rsidRPr="00CD48FA">
          <w:rPr>
            <w:rStyle w:val="Hyperlink"/>
            <w:noProof/>
          </w:rPr>
          <w:fldChar w:fldCharType="end"/>
        </w:r>
      </w:ins>
    </w:p>
    <w:p w14:paraId="25793E95" w14:textId="28BAD6F7" w:rsidR="002D0328" w:rsidRDefault="002D0328">
      <w:pPr>
        <w:pStyle w:val="TOC2"/>
        <w:tabs>
          <w:tab w:val="right" w:leader="dot" w:pos="9350"/>
        </w:tabs>
        <w:rPr>
          <w:ins w:id="477" w:author="Fernandez, Susana" w:date="2023-01-31T17:39:00Z"/>
          <w:noProof/>
          <w:szCs w:val="22"/>
        </w:rPr>
      </w:pPr>
      <w:ins w:id="47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Instant Credit Data FIDs For TD POS B24 HOST 3</w:t>
        </w:r>
        <w:r>
          <w:rPr>
            <w:noProof/>
            <w:webHidden/>
          </w:rPr>
          <w:tab/>
        </w:r>
        <w:r>
          <w:rPr>
            <w:noProof/>
            <w:webHidden/>
          </w:rPr>
          <w:fldChar w:fldCharType="begin"/>
        </w:r>
        <w:r>
          <w:rPr>
            <w:noProof/>
            <w:webHidden/>
          </w:rPr>
          <w:instrText xml:space="preserve"> PAGEREF _Toc126079341 \h </w:instrText>
        </w:r>
        <w:r>
          <w:rPr>
            <w:noProof/>
            <w:webHidden/>
          </w:rPr>
        </w:r>
      </w:ins>
      <w:r>
        <w:rPr>
          <w:noProof/>
          <w:webHidden/>
        </w:rPr>
        <w:fldChar w:fldCharType="separate"/>
      </w:r>
      <w:ins w:id="479" w:author="Fernandez, Susana" w:date="2023-01-31T17:39:00Z">
        <w:r>
          <w:rPr>
            <w:noProof/>
            <w:webHidden/>
          </w:rPr>
          <w:t>286</w:t>
        </w:r>
        <w:r>
          <w:rPr>
            <w:noProof/>
            <w:webHidden/>
          </w:rPr>
          <w:fldChar w:fldCharType="end"/>
        </w:r>
        <w:r w:rsidRPr="00CD48FA">
          <w:rPr>
            <w:rStyle w:val="Hyperlink"/>
            <w:noProof/>
          </w:rPr>
          <w:fldChar w:fldCharType="end"/>
        </w:r>
      </w:ins>
    </w:p>
    <w:p w14:paraId="3762AF79" w14:textId="1BD4DD54" w:rsidR="002D0328" w:rsidRDefault="002D0328">
      <w:pPr>
        <w:pStyle w:val="TOC1"/>
        <w:tabs>
          <w:tab w:val="right" w:leader="dot" w:pos="9350"/>
        </w:tabs>
        <w:rPr>
          <w:ins w:id="480" w:author="Fernandez, Susana" w:date="2023-01-31T17:39:00Z"/>
          <w:noProof/>
          <w:szCs w:val="22"/>
        </w:rPr>
      </w:pPr>
      <w:ins w:id="48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B - DOWNLOAD DATA FIELDS (DIDs) DESCRIPTIONS FOR TD POS B24 HOST (HOST 1)</w:t>
        </w:r>
        <w:r>
          <w:rPr>
            <w:noProof/>
            <w:webHidden/>
          </w:rPr>
          <w:tab/>
        </w:r>
        <w:r>
          <w:rPr>
            <w:noProof/>
            <w:webHidden/>
          </w:rPr>
          <w:fldChar w:fldCharType="begin"/>
        </w:r>
        <w:r>
          <w:rPr>
            <w:noProof/>
            <w:webHidden/>
          </w:rPr>
          <w:instrText xml:space="preserve"> PAGEREF _Toc126079342 \h </w:instrText>
        </w:r>
        <w:r>
          <w:rPr>
            <w:noProof/>
            <w:webHidden/>
          </w:rPr>
        </w:r>
      </w:ins>
      <w:r>
        <w:rPr>
          <w:noProof/>
          <w:webHidden/>
        </w:rPr>
        <w:fldChar w:fldCharType="separate"/>
      </w:r>
      <w:ins w:id="482" w:author="Fernandez, Susana" w:date="2023-01-31T17:39:00Z">
        <w:r>
          <w:rPr>
            <w:noProof/>
            <w:webHidden/>
          </w:rPr>
          <w:t>290</w:t>
        </w:r>
        <w:r>
          <w:rPr>
            <w:noProof/>
            <w:webHidden/>
          </w:rPr>
          <w:fldChar w:fldCharType="end"/>
        </w:r>
        <w:r w:rsidRPr="00CD48FA">
          <w:rPr>
            <w:rStyle w:val="Hyperlink"/>
            <w:noProof/>
          </w:rPr>
          <w:fldChar w:fldCharType="end"/>
        </w:r>
      </w:ins>
    </w:p>
    <w:p w14:paraId="5FF28A86" w14:textId="1159838C" w:rsidR="002D0328" w:rsidRDefault="002D0328">
      <w:pPr>
        <w:pStyle w:val="TOC2"/>
        <w:tabs>
          <w:tab w:val="right" w:leader="dot" w:pos="9350"/>
        </w:tabs>
        <w:rPr>
          <w:ins w:id="483" w:author="Fernandez, Susana" w:date="2023-01-31T17:39:00Z"/>
          <w:noProof/>
          <w:szCs w:val="22"/>
        </w:rPr>
      </w:pPr>
      <w:ins w:id="48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A – Supervisory Transaction Set</w:t>
        </w:r>
        <w:r>
          <w:rPr>
            <w:noProof/>
            <w:webHidden/>
          </w:rPr>
          <w:tab/>
        </w:r>
        <w:r>
          <w:rPr>
            <w:noProof/>
            <w:webHidden/>
          </w:rPr>
          <w:fldChar w:fldCharType="begin"/>
        </w:r>
        <w:r>
          <w:rPr>
            <w:noProof/>
            <w:webHidden/>
          </w:rPr>
          <w:instrText xml:space="preserve"> PAGEREF _Toc126079343 \h </w:instrText>
        </w:r>
        <w:r>
          <w:rPr>
            <w:noProof/>
            <w:webHidden/>
          </w:rPr>
        </w:r>
      </w:ins>
      <w:r>
        <w:rPr>
          <w:noProof/>
          <w:webHidden/>
        </w:rPr>
        <w:fldChar w:fldCharType="separate"/>
      </w:r>
      <w:ins w:id="485" w:author="Fernandez, Susana" w:date="2023-01-31T17:39:00Z">
        <w:r>
          <w:rPr>
            <w:noProof/>
            <w:webHidden/>
          </w:rPr>
          <w:t>290</w:t>
        </w:r>
        <w:r>
          <w:rPr>
            <w:noProof/>
            <w:webHidden/>
          </w:rPr>
          <w:fldChar w:fldCharType="end"/>
        </w:r>
        <w:r w:rsidRPr="00CD48FA">
          <w:rPr>
            <w:rStyle w:val="Hyperlink"/>
            <w:noProof/>
          </w:rPr>
          <w:fldChar w:fldCharType="end"/>
        </w:r>
      </w:ins>
    </w:p>
    <w:p w14:paraId="76B92126" w14:textId="4A779625" w:rsidR="002D0328" w:rsidRDefault="002D0328">
      <w:pPr>
        <w:pStyle w:val="TOC2"/>
        <w:tabs>
          <w:tab w:val="right" w:leader="dot" w:pos="9350"/>
        </w:tabs>
        <w:rPr>
          <w:ins w:id="486" w:author="Fernandez, Susana" w:date="2023-01-31T17:39:00Z"/>
          <w:noProof/>
          <w:szCs w:val="22"/>
        </w:rPr>
      </w:pPr>
      <w:ins w:id="48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E – Device Set Up Flags</w:t>
        </w:r>
        <w:r>
          <w:rPr>
            <w:noProof/>
            <w:webHidden/>
          </w:rPr>
          <w:tab/>
        </w:r>
        <w:r>
          <w:rPr>
            <w:noProof/>
            <w:webHidden/>
          </w:rPr>
          <w:fldChar w:fldCharType="begin"/>
        </w:r>
        <w:r>
          <w:rPr>
            <w:noProof/>
            <w:webHidden/>
          </w:rPr>
          <w:instrText xml:space="preserve"> PAGEREF _Toc126079344 \h </w:instrText>
        </w:r>
        <w:r>
          <w:rPr>
            <w:noProof/>
            <w:webHidden/>
          </w:rPr>
        </w:r>
      </w:ins>
      <w:r>
        <w:rPr>
          <w:noProof/>
          <w:webHidden/>
        </w:rPr>
        <w:fldChar w:fldCharType="separate"/>
      </w:r>
      <w:ins w:id="488" w:author="Fernandez, Susana" w:date="2023-01-31T17:39:00Z">
        <w:r>
          <w:rPr>
            <w:noProof/>
            <w:webHidden/>
          </w:rPr>
          <w:t>291</w:t>
        </w:r>
        <w:r>
          <w:rPr>
            <w:noProof/>
            <w:webHidden/>
          </w:rPr>
          <w:fldChar w:fldCharType="end"/>
        </w:r>
        <w:r w:rsidRPr="00CD48FA">
          <w:rPr>
            <w:rStyle w:val="Hyperlink"/>
            <w:noProof/>
          </w:rPr>
          <w:fldChar w:fldCharType="end"/>
        </w:r>
      </w:ins>
    </w:p>
    <w:p w14:paraId="3739B347" w14:textId="097D6F86" w:rsidR="002D0328" w:rsidRDefault="002D0328">
      <w:pPr>
        <w:pStyle w:val="TOC2"/>
        <w:tabs>
          <w:tab w:val="right" w:leader="dot" w:pos="9350"/>
        </w:tabs>
        <w:rPr>
          <w:ins w:id="489" w:author="Fernandez, Susana" w:date="2023-01-31T17:39:00Z"/>
          <w:noProof/>
          <w:szCs w:val="22"/>
        </w:rPr>
      </w:pPr>
      <w:ins w:id="49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F – Network Control</w:t>
        </w:r>
        <w:r>
          <w:rPr>
            <w:noProof/>
            <w:webHidden/>
          </w:rPr>
          <w:tab/>
        </w:r>
        <w:r>
          <w:rPr>
            <w:noProof/>
            <w:webHidden/>
          </w:rPr>
          <w:fldChar w:fldCharType="begin"/>
        </w:r>
        <w:r>
          <w:rPr>
            <w:noProof/>
            <w:webHidden/>
          </w:rPr>
          <w:instrText xml:space="preserve"> PAGEREF _Toc126079345 \h </w:instrText>
        </w:r>
        <w:r>
          <w:rPr>
            <w:noProof/>
            <w:webHidden/>
          </w:rPr>
        </w:r>
      </w:ins>
      <w:r>
        <w:rPr>
          <w:noProof/>
          <w:webHidden/>
        </w:rPr>
        <w:fldChar w:fldCharType="separate"/>
      </w:r>
      <w:ins w:id="491" w:author="Fernandez, Susana" w:date="2023-01-31T17:39:00Z">
        <w:r>
          <w:rPr>
            <w:noProof/>
            <w:webHidden/>
          </w:rPr>
          <w:t>292</w:t>
        </w:r>
        <w:r>
          <w:rPr>
            <w:noProof/>
            <w:webHidden/>
          </w:rPr>
          <w:fldChar w:fldCharType="end"/>
        </w:r>
        <w:r w:rsidRPr="00CD48FA">
          <w:rPr>
            <w:rStyle w:val="Hyperlink"/>
            <w:noProof/>
          </w:rPr>
          <w:fldChar w:fldCharType="end"/>
        </w:r>
      </w:ins>
    </w:p>
    <w:p w14:paraId="3B9F8A07" w14:textId="3222DAE6" w:rsidR="002D0328" w:rsidRDefault="002D0328">
      <w:pPr>
        <w:pStyle w:val="TOC2"/>
        <w:tabs>
          <w:tab w:val="right" w:leader="dot" w:pos="9350"/>
        </w:tabs>
        <w:rPr>
          <w:ins w:id="492" w:author="Fernandez, Susana" w:date="2023-01-31T17:39:00Z"/>
          <w:noProof/>
          <w:szCs w:val="22"/>
        </w:rPr>
      </w:pPr>
      <w:ins w:id="49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I – PIN PAD Individual Entry Timer</w:t>
        </w:r>
        <w:r>
          <w:rPr>
            <w:noProof/>
            <w:webHidden/>
          </w:rPr>
          <w:tab/>
        </w:r>
        <w:r>
          <w:rPr>
            <w:noProof/>
            <w:webHidden/>
          </w:rPr>
          <w:fldChar w:fldCharType="begin"/>
        </w:r>
        <w:r>
          <w:rPr>
            <w:noProof/>
            <w:webHidden/>
          </w:rPr>
          <w:instrText xml:space="preserve"> PAGEREF _Toc126079346 \h </w:instrText>
        </w:r>
        <w:r>
          <w:rPr>
            <w:noProof/>
            <w:webHidden/>
          </w:rPr>
        </w:r>
      </w:ins>
      <w:r>
        <w:rPr>
          <w:noProof/>
          <w:webHidden/>
        </w:rPr>
        <w:fldChar w:fldCharType="separate"/>
      </w:r>
      <w:ins w:id="494" w:author="Fernandez, Susana" w:date="2023-01-31T17:39:00Z">
        <w:r>
          <w:rPr>
            <w:noProof/>
            <w:webHidden/>
          </w:rPr>
          <w:t>292</w:t>
        </w:r>
        <w:r>
          <w:rPr>
            <w:noProof/>
            <w:webHidden/>
          </w:rPr>
          <w:fldChar w:fldCharType="end"/>
        </w:r>
        <w:r w:rsidRPr="00CD48FA">
          <w:rPr>
            <w:rStyle w:val="Hyperlink"/>
            <w:noProof/>
          </w:rPr>
          <w:fldChar w:fldCharType="end"/>
        </w:r>
      </w:ins>
    </w:p>
    <w:p w14:paraId="727F0336" w14:textId="5BF0A4FD" w:rsidR="002D0328" w:rsidRDefault="002D0328">
      <w:pPr>
        <w:pStyle w:val="TOC2"/>
        <w:tabs>
          <w:tab w:val="right" w:leader="dot" w:pos="9350"/>
        </w:tabs>
        <w:rPr>
          <w:ins w:id="495" w:author="Fernandez, Susana" w:date="2023-01-31T17:39:00Z"/>
          <w:noProof/>
          <w:szCs w:val="22"/>
        </w:rPr>
      </w:pPr>
      <w:ins w:id="49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J – PIN PAD Overall Entry Timer</w:t>
        </w:r>
        <w:r>
          <w:rPr>
            <w:noProof/>
            <w:webHidden/>
          </w:rPr>
          <w:tab/>
        </w:r>
        <w:r>
          <w:rPr>
            <w:noProof/>
            <w:webHidden/>
          </w:rPr>
          <w:fldChar w:fldCharType="begin"/>
        </w:r>
        <w:r>
          <w:rPr>
            <w:noProof/>
            <w:webHidden/>
          </w:rPr>
          <w:instrText xml:space="preserve"> PAGEREF _Toc126079347 \h </w:instrText>
        </w:r>
        <w:r>
          <w:rPr>
            <w:noProof/>
            <w:webHidden/>
          </w:rPr>
        </w:r>
      </w:ins>
      <w:r>
        <w:rPr>
          <w:noProof/>
          <w:webHidden/>
        </w:rPr>
        <w:fldChar w:fldCharType="separate"/>
      </w:r>
      <w:ins w:id="497" w:author="Fernandez, Susana" w:date="2023-01-31T17:39:00Z">
        <w:r>
          <w:rPr>
            <w:noProof/>
            <w:webHidden/>
          </w:rPr>
          <w:t>292</w:t>
        </w:r>
        <w:r>
          <w:rPr>
            <w:noProof/>
            <w:webHidden/>
          </w:rPr>
          <w:fldChar w:fldCharType="end"/>
        </w:r>
        <w:r w:rsidRPr="00CD48FA">
          <w:rPr>
            <w:rStyle w:val="Hyperlink"/>
            <w:noProof/>
          </w:rPr>
          <w:fldChar w:fldCharType="end"/>
        </w:r>
      </w:ins>
    </w:p>
    <w:p w14:paraId="0DAB1233" w14:textId="5CFF5319" w:rsidR="002D0328" w:rsidRDefault="002D0328">
      <w:pPr>
        <w:pStyle w:val="TOC2"/>
        <w:tabs>
          <w:tab w:val="right" w:leader="dot" w:pos="9350"/>
        </w:tabs>
        <w:rPr>
          <w:ins w:id="498" w:author="Fernandez, Susana" w:date="2023-01-31T17:39:00Z"/>
          <w:noProof/>
          <w:szCs w:val="22"/>
        </w:rPr>
      </w:pPr>
      <w:ins w:id="49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K – Debit Card Transaction Timer</w:t>
        </w:r>
        <w:r>
          <w:rPr>
            <w:noProof/>
            <w:webHidden/>
          </w:rPr>
          <w:tab/>
        </w:r>
        <w:r>
          <w:rPr>
            <w:noProof/>
            <w:webHidden/>
          </w:rPr>
          <w:fldChar w:fldCharType="begin"/>
        </w:r>
        <w:r>
          <w:rPr>
            <w:noProof/>
            <w:webHidden/>
          </w:rPr>
          <w:instrText xml:space="preserve"> PAGEREF _Toc126079348 \h </w:instrText>
        </w:r>
        <w:r>
          <w:rPr>
            <w:noProof/>
            <w:webHidden/>
          </w:rPr>
        </w:r>
      </w:ins>
      <w:r>
        <w:rPr>
          <w:noProof/>
          <w:webHidden/>
        </w:rPr>
        <w:fldChar w:fldCharType="separate"/>
      </w:r>
      <w:ins w:id="500" w:author="Fernandez, Susana" w:date="2023-01-31T17:39:00Z">
        <w:r>
          <w:rPr>
            <w:noProof/>
            <w:webHidden/>
          </w:rPr>
          <w:t>293</w:t>
        </w:r>
        <w:r>
          <w:rPr>
            <w:noProof/>
            <w:webHidden/>
          </w:rPr>
          <w:fldChar w:fldCharType="end"/>
        </w:r>
        <w:r w:rsidRPr="00CD48FA">
          <w:rPr>
            <w:rStyle w:val="Hyperlink"/>
            <w:noProof/>
          </w:rPr>
          <w:fldChar w:fldCharType="end"/>
        </w:r>
      </w:ins>
    </w:p>
    <w:p w14:paraId="76E5F16F" w14:textId="4385BB04" w:rsidR="002D0328" w:rsidRDefault="002D0328">
      <w:pPr>
        <w:pStyle w:val="TOC2"/>
        <w:tabs>
          <w:tab w:val="right" w:leader="dot" w:pos="9350"/>
        </w:tabs>
        <w:rPr>
          <w:ins w:id="501" w:author="Fernandez, Susana" w:date="2023-01-31T17:39:00Z"/>
          <w:noProof/>
          <w:szCs w:val="22"/>
        </w:rPr>
      </w:pPr>
      <w:ins w:id="50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"_Toc126079349"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L – Pre-Dial Delay Value</w:t>
        </w:r>
        <w:r>
          <w:rPr>
            <w:noProof/>
            <w:webHidden/>
          </w:rPr>
          <w:tab/>
        </w:r>
        <w:r>
          <w:rPr>
            <w:noProof/>
            <w:webHidden/>
          </w:rPr>
          <w:fldChar w:fldCharType="begin"/>
        </w:r>
        <w:r>
          <w:rPr>
            <w:noProof/>
            <w:webHidden/>
          </w:rPr>
          <w:instrText xml:space="preserve"> PAGEREF _Toc126079349 \h </w:instrText>
        </w:r>
        <w:r>
          <w:rPr>
            <w:noProof/>
            <w:webHidden/>
          </w:rPr>
        </w:r>
      </w:ins>
      <w:r>
        <w:rPr>
          <w:noProof/>
          <w:webHidden/>
        </w:rPr>
        <w:fldChar w:fldCharType="separate"/>
      </w:r>
      <w:ins w:id="503" w:author="Fernandez, Susana" w:date="2023-01-31T17:39:00Z">
        <w:r>
          <w:rPr>
            <w:noProof/>
            <w:webHidden/>
          </w:rPr>
          <w:t>293</w:t>
        </w:r>
        <w:r>
          <w:rPr>
            <w:noProof/>
            <w:webHidden/>
          </w:rPr>
          <w:fldChar w:fldCharType="end"/>
        </w:r>
        <w:r w:rsidRPr="00CD48FA">
          <w:rPr>
            <w:rStyle w:val="Hyperlink"/>
            <w:noProof/>
          </w:rPr>
          <w:fldChar w:fldCharType="end"/>
        </w:r>
      </w:ins>
    </w:p>
    <w:p w14:paraId="6E6C3764" w14:textId="34C07385" w:rsidR="002D0328" w:rsidRDefault="002D0328">
      <w:pPr>
        <w:pStyle w:val="TOC2"/>
        <w:tabs>
          <w:tab w:val="right" w:leader="dot" w:pos="9350"/>
        </w:tabs>
        <w:rPr>
          <w:ins w:id="504" w:author="Fernandez, Susana" w:date="2023-01-31T17:39:00Z"/>
          <w:noProof/>
          <w:szCs w:val="22"/>
        </w:rPr>
      </w:pPr>
      <w:ins w:id="50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M – Valid Card Reader Value</w:t>
        </w:r>
        <w:r>
          <w:rPr>
            <w:noProof/>
            <w:webHidden/>
          </w:rPr>
          <w:tab/>
        </w:r>
        <w:r>
          <w:rPr>
            <w:noProof/>
            <w:webHidden/>
          </w:rPr>
          <w:fldChar w:fldCharType="begin"/>
        </w:r>
        <w:r>
          <w:rPr>
            <w:noProof/>
            <w:webHidden/>
          </w:rPr>
          <w:instrText xml:space="preserve"> PAGEREF _Toc126079350 \h </w:instrText>
        </w:r>
        <w:r>
          <w:rPr>
            <w:noProof/>
            <w:webHidden/>
          </w:rPr>
        </w:r>
      </w:ins>
      <w:r>
        <w:rPr>
          <w:noProof/>
          <w:webHidden/>
        </w:rPr>
        <w:fldChar w:fldCharType="separate"/>
      </w:r>
      <w:ins w:id="506" w:author="Fernandez, Susana" w:date="2023-01-31T17:39:00Z">
        <w:r>
          <w:rPr>
            <w:noProof/>
            <w:webHidden/>
          </w:rPr>
          <w:t>293</w:t>
        </w:r>
        <w:r>
          <w:rPr>
            <w:noProof/>
            <w:webHidden/>
          </w:rPr>
          <w:fldChar w:fldCharType="end"/>
        </w:r>
        <w:r w:rsidRPr="00CD48FA">
          <w:rPr>
            <w:rStyle w:val="Hyperlink"/>
            <w:noProof/>
          </w:rPr>
          <w:fldChar w:fldCharType="end"/>
        </w:r>
      </w:ins>
    </w:p>
    <w:p w14:paraId="4895F223" w14:textId="76B9F992" w:rsidR="002D0328" w:rsidRDefault="002D0328">
      <w:pPr>
        <w:pStyle w:val="TOC2"/>
        <w:tabs>
          <w:tab w:val="right" w:leader="dot" w:pos="9350"/>
        </w:tabs>
        <w:rPr>
          <w:ins w:id="507" w:author="Fernandez, Susana" w:date="2023-01-31T17:39:00Z"/>
          <w:noProof/>
          <w:szCs w:val="22"/>
        </w:rPr>
      </w:pPr>
      <w:ins w:id="50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N – Encryption Flag</w:t>
        </w:r>
        <w:r>
          <w:rPr>
            <w:noProof/>
            <w:webHidden/>
          </w:rPr>
          <w:tab/>
        </w:r>
        <w:r>
          <w:rPr>
            <w:noProof/>
            <w:webHidden/>
          </w:rPr>
          <w:fldChar w:fldCharType="begin"/>
        </w:r>
        <w:r>
          <w:rPr>
            <w:noProof/>
            <w:webHidden/>
          </w:rPr>
          <w:instrText xml:space="preserve"> PAGEREF _Toc126079351 \h </w:instrText>
        </w:r>
        <w:r>
          <w:rPr>
            <w:noProof/>
            <w:webHidden/>
          </w:rPr>
        </w:r>
      </w:ins>
      <w:r>
        <w:rPr>
          <w:noProof/>
          <w:webHidden/>
        </w:rPr>
        <w:fldChar w:fldCharType="separate"/>
      </w:r>
      <w:ins w:id="509" w:author="Fernandez, Susana" w:date="2023-01-31T17:39:00Z">
        <w:r>
          <w:rPr>
            <w:noProof/>
            <w:webHidden/>
          </w:rPr>
          <w:t>293</w:t>
        </w:r>
        <w:r>
          <w:rPr>
            <w:noProof/>
            <w:webHidden/>
          </w:rPr>
          <w:fldChar w:fldCharType="end"/>
        </w:r>
        <w:r w:rsidRPr="00CD48FA">
          <w:rPr>
            <w:rStyle w:val="Hyperlink"/>
            <w:noProof/>
          </w:rPr>
          <w:fldChar w:fldCharType="end"/>
        </w:r>
      </w:ins>
    </w:p>
    <w:p w14:paraId="3B76F777" w14:textId="63B01AF8" w:rsidR="002D0328" w:rsidRDefault="002D0328">
      <w:pPr>
        <w:pStyle w:val="TOC2"/>
        <w:tabs>
          <w:tab w:val="right" w:leader="dot" w:pos="9350"/>
        </w:tabs>
        <w:rPr>
          <w:ins w:id="510" w:author="Fernandez, Susana" w:date="2023-01-31T17:39:00Z"/>
          <w:noProof/>
          <w:szCs w:val="22"/>
        </w:rPr>
      </w:pPr>
      <w:ins w:id="51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O-S – Download Tags</w:t>
        </w:r>
        <w:r>
          <w:rPr>
            <w:noProof/>
            <w:webHidden/>
          </w:rPr>
          <w:tab/>
        </w:r>
        <w:r>
          <w:rPr>
            <w:noProof/>
            <w:webHidden/>
          </w:rPr>
          <w:fldChar w:fldCharType="begin"/>
        </w:r>
        <w:r>
          <w:rPr>
            <w:noProof/>
            <w:webHidden/>
          </w:rPr>
          <w:instrText xml:space="preserve"> PAGEREF _Toc126079352 \h </w:instrText>
        </w:r>
        <w:r>
          <w:rPr>
            <w:noProof/>
            <w:webHidden/>
          </w:rPr>
        </w:r>
      </w:ins>
      <w:r>
        <w:rPr>
          <w:noProof/>
          <w:webHidden/>
        </w:rPr>
        <w:fldChar w:fldCharType="separate"/>
      </w:r>
      <w:ins w:id="512" w:author="Fernandez, Susana" w:date="2023-01-31T17:39:00Z">
        <w:r>
          <w:rPr>
            <w:noProof/>
            <w:webHidden/>
          </w:rPr>
          <w:t>293</w:t>
        </w:r>
        <w:r>
          <w:rPr>
            <w:noProof/>
            <w:webHidden/>
          </w:rPr>
          <w:fldChar w:fldCharType="end"/>
        </w:r>
        <w:r w:rsidRPr="00CD48FA">
          <w:rPr>
            <w:rStyle w:val="Hyperlink"/>
            <w:noProof/>
          </w:rPr>
          <w:fldChar w:fldCharType="end"/>
        </w:r>
      </w:ins>
    </w:p>
    <w:p w14:paraId="5E006666" w14:textId="676BFDE0" w:rsidR="002D0328" w:rsidRDefault="002D0328">
      <w:pPr>
        <w:pStyle w:val="TOC2"/>
        <w:tabs>
          <w:tab w:val="right" w:leader="dot" w:pos="9350"/>
        </w:tabs>
        <w:rPr>
          <w:ins w:id="513" w:author="Fernandez, Susana" w:date="2023-01-31T17:39:00Z"/>
          <w:noProof/>
          <w:szCs w:val="22"/>
        </w:rPr>
      </w:pPr>
      <w:ins w:id="51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T-Z - Reserved</w:t>
        </w:r>
        <w:r>
          <w:rPr>
            <w:noProof/>
            <w:webHidden/>
          </w:rPr>
          <w:tab/>
        </w:r>
        <w:r>
          <w:rPr>
            <w:noProof/>
            <w:webHidden/>
          </w:rPr>
          <w:fldChar w:fldCharType="begin"/>
        </w:r>
        <w:r>
          <w:rPr>
            <w:noProof/>
            <w:webHidden/>
          </w:rPr>
          <w:instrText xml:space="preserve"> PAGEREF _Toc126079353 \h </w:instrText>
        </w:r>
        <w:r>
          <w:rPr>
            <w:noProof/>
            <w:webHidden/>
          </w:rPr>
        </w:r>
      </w:ins>
      <w:r>
        <w:rPr>
          <w:noProof/>
          <w:webHidden/>
        </w:rPr>
        <w:fldChar w:fldCharType="separate"/>
      </w:r>
      <w:ins w:id="515" w:author="Fernandez, Susana" w:date="2023-01-31T17:39:00Z">
        <w:r>
          <w:rPr>
            <w:noProof/>
            <w:webHidden/>
          </w:rPr>
          <w:t>294</w:t>
        </w:r>
        <w:r>
          <w:rPr>
            <w:noProof/>
            <w:webHidden/>
          </w:rPr>
          <w:fldChar w:fldCharType="end"/>
        </w:r>
        <w:r w:rsidRPr="00CD48FA">
          <w:rPr>
            <w:rStyle w:val="Hyperlink"/>
            <w:noProof/>
          </w:rPr>
          <w:fldChar w:fldCharType="end"/>
        </w:r>
      </w:ins>
    </w:p>
    <w:p w14:paraId="50652C8C" w14:textId="6DF13EB0" w:rsidR="002D0328" w:rsidRDefault="002D0328">
      <w:pPr>
        <w:pStyle w:val="TOC2"/>
        <w:tabs>
          <w:tab w:val="right" w:leader="dot" w:pos="9350"/>
        </w:tabs>
        <w:rPr>
          <w:ins w:id="516" w:author="Fernandez, Susana" w:date="2023-01-31T17:39:00Z"/>
          <w:noProof/>
          <w:szCs w:val="22"/>
        </w:rPr>
      </w:pPr>
      <w:ins w:id="51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DIDs 0-29 – Card Prefix Range Information</w:t>
        </w:r>
        <w:r>
          <w:rPr>
            <w:noProof/>
            <w:webHidden/>
          </w:rPr>
          <w:tab/>
        </w:r>
        <w:r>
          <w:rPr>
            <w:noProof/>
            <w:webHidden/>
          </w:rPr>
          <w:fldChar w:fldCharType="begin"/>
        </w:r>
        <w:r>
          <w:rPr>
            <w:noProof/>
            <w:webHidden/>
          </w:rPr>
          <w:instrText xml:space="preserve"> PAGEREF _Toc126079354 \h </w:instrText>
        </w:r>
        <w:r>
          <w:rPr>
            <w:noProof/>
            <w:webHidden/>
          </w:rPr>
        </w:r>
      </w:ins>
      <w:r>
        <w:rPr>
          <w:noProof/>
          <w:webHidden/>
        </w:rPr>
        <w:fldChar w:fldCharType="separate"/>
      </w:r>
      <w:ins w:id="518" w:author="Fernandez, Susana" w:date="2023-01-31T17:39:00Z">
        <w:r>
          <w:rPr>
            <w:noProof/>
            <w:webHidden/>
          </w:rPr>
          <w:t>294</w:t>
        </w:r>
        <w:r>
          <w:rPr>
            <w:noProof/>
            <w:webHidden/>
          </w:rPr>
          <w:fldChar w:fldCharType="end"/>
        </w:r>
        <w:r w:rsidRPr="00CD48FA">
          <w:rPr>
            <w:rStyle w:val="Hyperlink"/>
            <w:noProof/>
          </w:rPr>
          <w:fldChar w:fldCharType="end"/>
        </w:r>
      </w:ins>
    </w:p>
    <w:p w14:paraId="546ADA5D" w14:textId="2444AD17" w:rsidR="002D0328" w:rsidRDefault="002D0328">
      <w:pPr>
        <w:pStyle w:val="TOC2"/>
        <w:tabs>
          <w:tab w:val="right" w:leader="dot" w:pos="9350"/>
        </w:tabs>
        <w:rPr>
          <w:ins w:id="519" w:author="Fernandez, Susana" w:date="2023-01-31T17:39:00Z"/>
          <w:noProof/>
          <w:szCs w:val="22"/>
        </w:rPr>
      </w:pPr>
      <w:ins w:id="52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a – TERM-NAM-LOC</w:t>
        </w:r>
        <w:r>
          <w:rPr>
            <w:noProof/>
            <w:webHidden/>
          </w:rPr>
          <w:tab/>
        </w:r>
        <w:r>
          <w:rPr>
            <w:noProof/>
            <w:webHidden/>
          </w:rPr>
          <w:fldChar w:fldCharType="begin"/>
        </w:r>
        <w:r>
          <w:rPr>
            <w:noProof/>
            <w:webHidden/>
          </w:rPr>
          <w:instrText xml:space="preserve"> PAGEREF _Toc126079355 \h </w:instrText>
        </w:r>
        <w:r>
          <w:rPr>
            <w:noProof/>
            <w:webHidden/>
          </w:rPr>
        </w:r>
      </w:ins>
      <w:r>
        <w:rPr>
          <w:noProof/>
          <w:webHidden/>
        </w:rPr>
        <w:fldChar w:fldCharType="separate"/>
      </w:r>
      <w:ins w:id="521" w:author="Fernandez, Susana" w:date="2023-01-31T17:39:00Z">
        <w:r>
          <w:rPr>
            <w:noProof/>
            <w:webHidden/>
          </w:rPr>
          <w:t>297</w:t>
        </w:r>
        <w:r>
          <w:rPr>
            <w:noProof/>
            <w:webHidden/>
          </w:rPr>
          <w:fldChar w:fldCharType="end"/>
        </w:r>
        <w:r w:rsidRPr="00CD48FA">
          <w:rPr>
            <w:rStyle w:val="Hyperlink"/>
            <w:noProof/>
          </w:rPr>
          <w:fldChar w:fldCharType="end"/>
        </w:r>
      </w:ins>
    </w:p>
    <w:p w14:paraId="22480405" w14:textId="5F2FE6B0" w:rsidR="002D0328" w:rsidRDefault="002D0328">
      <w:pPr>
        <w:pStyle w:val="TOC2"/>
        <w:tabs>
          <w:tab w:val="right" w:leader="dot" w:pos="9350"/>
        </w:tabs>
        <w:rPr>
          <w:ins w:id="522" w:author="Fernandez, Susana" w:date="2023-01-31T17:39:00Z"/>
          <w:noProof/>
          <w:szCs w:val="22"/>
        </w:rPr>
      </w:pPr>
      <w:ins w:id="52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b – TERM-CITY-ST</w:t>
        </w:r>
        <w:r>
          <w:rPr>
            <w:noProof/>
            <w:webHidden/>
          </w:rPr>
          <w:tab/>
        </w:r>
        <w:r>
          <w:rPr>
            <w:noProof/>
            <w:webHidden/>
          </w:rPr>
          <w:fldChar w:fldCharType="begin"/>
        </w:r>
        <w:r>
          <w:rPr>
            <w:noProof/>
            <w:webHidden/>
          </w:rPr>
          <w:instrText xml:space="preserve"> PAGEREF _Toc126079356 \h </w:instrText>
        </w:r>
        <w:r>
          <w:rPr>
            <w:noProof/>
            <w:webHidden/>
          </w:rPr>
        </w:r>
      </w:ins>
      <w:r>
        <w:rPr>
          <w:noProof/>
          <w:webHidden/>
        </w:rPr>
        <w:fldChar w:fldCharType="separate"/>
      </w:r>
      <w:ins w:id="524" w:author="Fernandez, Susana" w:date="2023-01-31T17:39:00Z">
        <w:r>
          <w:rPr>
            <w:noProof/>
            <w:webHidden/>
          </w:rPr>
          <w:t>297</w:t>
        </w:r>
        <w:r>
          <w:rPr>
            <w:noProof/>
            <w:webHidden/>
          </w:rPr>
          <w:fldChar w:fldCharType="end"/>
        </w:r>
        <w:r w:rsidRPr="00CD48FA">
          <w:rPr>
            <w:rStyle w:val="Hyperlink"/>
            <w:noProof/>
          </w:rPr>
          <w:fldChar w:fldCharType="end"/>
        </w:r>
      </w:ins>
    </w:p>
    <w:p w14:paraId="3FCEEC50" w14:textId="1A45048E" w:rsidR="002D0328" w:rsidRDefault="002D0328">
      <w:pPr>
        <w:pStyle w:val="TOC2"/>
        <w:tabs>
          <w:tab w:val="right" w:leader="dot" w:pos="9350"/>
        </w:tabs>
        <w:rPr>
          <w:ins w:id="525" w:author="Fernandez, Susana" w:date="2023-01-31T17:39:00Z"/>
          <w:noProof/>
          <w:szCs w:val="22"/>
        </w:rPr>
      </w:pPr>
      <w:ins w:id="52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c – TERM-OWNER-NAME</w:t>
        </w:r>
        <w:r>
          <w:rPr>
            <w:noProof/>
            <w:webHidden/>
          </w:rPr>
          <w:tab/>
        </w:r>
        <w:r>
          <w:rPr>
            <w:noProof/>
            <w:webHidden/>
          </w:rPr>
          <w:fldChar w:fldCharType="begin"/>
        </w:r>
        <w:r>
          <w:rPr>
            <w:noProof/>
            <w:webHidden/>
          </w:rPr>
          <w:instrText xml:space="preserve"> PAGEREF _Toc126079357 \h </w:instrText>
        </w:r>
        <w:r>
          <w:rPr>
            <w:noProof/>
            <w:webHidden/>
          </w:rPr>
        </w:r>
      </w:ins>
      <w:r>
        <w:rPr>
          <w:noProof/>
          <w:webHidden/>
        </w:rPr>
        <w:fldChar w:fldCharType="separate"/>
      </w:r>
      <w:ins w:id="527" w:author="Fernandez, Susana" w:date="2023-01-31T17:39:00Z">
        <w:r>
          <w:rPr>
            <w:noProof/>
            <w:webHidden/>
          </w:rPr>
          <w:t>298</w:t>
        </w:r>
        <w:r>
          <w:rPr>
            <w:noProof/>
            <w:webHidden/>
          </w:rPr>
          <w:fldChar w:fldCharType="end"/>
        </w:r>
        <w:r w:rsidRPr="00CD48FA">
          <w:rPr>
            <w:rStyle w:val="Hyperlink"/>
            <w:noProof/>
          </w:rPr>
          <w:fldChar w:fldCharType="end"/>
        </w:r>
      </w:ins>
    </w:p>
    <w:p w14:paraId="004C9142" w14:textId="55652EAD" w:rsidR="002D0328" w:rsidRDefault="002D0328">
      <w:pPr>
        <w:pStyle w:val="TOC2"/>
        <w:tabs>
          <w:tab w:val="right" w:leader="dot" w:pos="9350"/>
        </w:tabs>
        <w:rPr>
          <w:ins w:id="528" w:author="Fernandez, Susana" w:date="2023-01-31T17:39:00Z"/>
          <w:noProof/>
          <w:szCs w:val="22"/>
        </w:rPr>
      </w:pPr>
      <w:ins w:id="52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g – P-Key</w:t>
        </w:r>
        <w:r>
          <w:rPr>
            <w:noProof/>
            <w:webHidden/>
          </w:rPr>
          <w:tab/>
        </w:r>
        <w:r>
          <w:rPr>
            <w:noProof/>
            <w:webHidden/>
          </w:rPr>
          <w:fldChar w:fldCharType="begin"/>
        </w:r>
        <w:r>
          <w:rPr>
            <w:noProof/>
            <w:webHidden/>
          </w:rPr>
          <w:instrText xml:space="preserve"> PAGEREF _Toc126079358 \h </w:instrText>
        </w:r>
        <w:r>
          <w:rPr>
            <w:noProof/>
            <w:webHidden/>
          </w:rPr>
        </w:r>
      </w:ins>
      <w:r>
        <w:rPr>
          <w:noProof/>
          <w:webHidden/>
        </w:rPr>
        <w:fldChar w:fldCharType="separate"/>
      </w:r>
      <w:ins w:id="530" w:author="Fernandez, Susana" w:date="2023-01-31T17:39:00Z">
        <w:r>
          <w:rPr>
            <w:noProof/>
            <w:webHidden/>
          </w:rPr>
          <w:t>298</w:t>
        </w:r>
        <w:r>
          <w:rPr>
            <w:noProof/>
            <w:webHidden/>
          </w:rPr>
          <w:fldChar w:fldCharType="end"/>
        </w:r>
        <w:r w:rsidRPr="00CD48FA">
          <w:rPr>
            <w:rStyle w:val="Hyperlink"/>
            <w:noProof/>
          </w:rPr>
          <w:fldChar w:fldCharType="end"/>
        </w:r>
      </w:ins>
    </w:p>
    <w:p w14:paraId="146D3C70" w14:textId="022D6109" w:rsidR="002D0328" w:rsidRDefault="002D0328">
      <w:pPr>
        <w:pStyle w:val="TOC2"/>
        <w:tabs>
          <w:tab w:val="right" w:leader="dot" w:pos="9350"/>
        </w:tabs>
        <w:rPr>
          <w:ins w:id="531" w:author="Fernandez, Susana" w:date="2023-01-31T17:39:00Z"/>
          <w:noProof/>
          <w:szCs w:val="22"/>
        </w:rPr>
      </w:pPr>
      <w:ins w:id="53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"_Toc126079359"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h – A-Key</w:t>
        </w:r>
        <w:r>
          <w:rPr>
            <w:noProof/>
            <w:webHidden/>
          </w:rPr>
          <w:tab/>
        </w:r>
        <w:r>
          <w:rPr>
            <w:noProof/>
            <w:webHidden/>
          </w:rPr>
          <w:fldChar w:fldCharType="begin"/>
        </w:r>
        <w:r>
          <w:rPr>
            <w:noProof/>
            <w:webHidden/>
          </w:rPr>
          <w:instrText xml:space="preserve"> PAGEREF _Toc126079359 \h </w:instrText>
        </w:r>
        <w:r>
          <w:rPr>
            <w:noProof/>
            <w:webHidden/>
          </w:rPr>
        </w:r>
      </w:ins>
      <w:r>
        <w:rPr>
          <w:noProof/>
          <w:webHidden/>
        </w:rPr>
        <w:fldChar w:fldCharType="separate"/>
      </w:r>
      <w:ins w:id="533" w:author="Fernandez, Susana" w:date="2023-01-31T17:39:00Z">
        <w:r>
          <w:rPr>
            <w:noProof/>
            <w:webHidden/>
          </w:rPr>
          <w:t>299</w:t>
        </w:r>
        <w:r>
          <w:rPr>
            <w:noProof/>
            <w:webHidden/>
          </w:rPr>
          <w:fldChar w:fldCharType="end"/>
        </w:r>
        <w:r w:rsidRPr="00CD48FA">
          <w:rPr>
            <w:rStyle w:val="Hyperlink"/>
            <w:noProof/>
          </w:rPr>
          <w:fldChar w:fldCharType="end"/>
        </w:r>
      </w:ins>
    </w:p>
    <w:p w14:paraId="3DB455A7" w14:textId="0A337082" w:rsidR="002D0328" w:rsidRDefault="002D0328">
      <w:pPr>
        <w:pStyle w:val="TOC2"/>
        <w:tabs>
          <w:tab w:val="right" w:leader="dot" w:pos="9350"/>
        </w:tabs>
        <w:rPr>
          <w:ins w:id="534" w:author="Fernandez, Susana" w:date="2023-01-31T17:39:00Z"/>
          <w:noProof/>
          <w:szCs w:val="22"/>
        </w:rPr>
      </w:pPr>
      <w:ins w:id="53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i – PIN PAD Character</w:t>
        </w:r>
        <w:r>
          <w:rPr>
            <w:noProof/>
            <w:webHidden/>
          </w:rPr>
          <w:tab/>
        </w:r>
        <w:r>
          <w:rPr>
            <w:noProof/>
            <w:webHidden/>
          </w:rPr>
          <w:fldChar w:fldCharType="begin"/>
        </w:r>
        <w:r>
          <w:rPr>
            <w:noProof/>
            <w:webHidden/>
          </w:rPr>
          <w:instrText xml:space="preserve"> PAGEREF _Toc126079360 \h </w:instrText>
        </w:r>
        <w:r>
          <w:rPr>
            <w:noProof/>
            <w:webHidden/>
          </w:rPr>
        </w:r>
      </w:ins>
      <w:r>
        <w:rPr>
          <w:noProof/>
          <w:webHidden/>
        </w:rPr>
        <w:fldChar w:fldCharType="separate"/>
      </w:r>
      <w:ins w:id="536" w:author="Fernandez, Susana" w:date="2023-01-31T17:39:00Z">
        <w:r>
          <w:rPr>
            <w:noProof/>
            <w:webHidden/>
          </w:rPr>
          <w:t>299</w:t>
        </w:r>
        <w:r>
          <w:rPr>
            <w:noProof/>
            <w:webHidden/>
          </w:rPr>
          <w:fldChar w:fldCharType="end"/>
        </w:r>
        <w:r w:rsidRPr="00CD48FA">
          <w:rPr>
            <w:rStyle w:val="Hyperlink"/>
            <w:noProof/>
          </w:rPr>
          <w:fldChar w:fldCharType="end"/>
        </w:r>
      </w:ins>
    </w:p>
    <w:p w14:paraId="4A46BC05" w14:textId="536D6C3B" w:rsidR="002D0328" w:rsidRDefault="002D0328">
      <w:pPr>
        <w:pStyle w:val="TOC2"/>
        <w:tabs>
          <w:tab w:val="right" w:leader="dot" w:pos="9350"/>
        </w:tabs>
        <w:rPr>
          <w:ins w:id="537" w:author="Fernandez, Susana" w:date="2023-01-31T17:39:00Z"/>
          <w:noProof/>
          <w:szCs w:val="22"/>
        </w:rPr>
      </w:pPr>
      <w:ins w:id="53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j – F-Key</w:t>
        </w:r>
        <w:r>
          <w:rPr>
            <w:noProof/>
            <w:webHidden/>
          </w:rPr>
          <w:tab/>
        </w:r>
        <w:r>
          <w:rPr>
            <w:noProof/>
            <w:webHidden/>
          </w:rPr>
          <w:fldChar w:fldCharType="begin"/>
        </w:r>
        <w:r>
          <w:rPr>
            <w:noProof/>
            <w:webHidden/>
          </w:rPr>
          <w:instrText xml:space="preserve"> PAGEREF _Toc126079361 \h </w:instrText>
        </w:r>
        <w:r>
          <w:rPr>
            <w:noProof/>
            <w:webHidden/>
          </w:rPr>
        </w:r>
      </w:ins>
      <w:r>
        <w:rPr>
          <w:noProof/>
          <w:webHidden/>
        </w:rPr>
        <w:fldChar w:fldCharType="separate"/>
      </w:r>
      <w:ins w:id="539" w:author="Fernandez, Susana" w:date="2023-01-31T17:39:00Z">
        <w:r>
          <w:rPr>
            <w:noProof/>
            <w:webHidden/>
          </w:rPr>
          <w:t>300</w:t>
        </w:r>
        <w:r>
          <w:rPr>
            <w:noProof/>
            <w:webHidden/>
          </w:rPr>
          <w:fldChar w:fldCharType="end"/>
        </w:r>
        <w:r w:rsidRPr="00CD48FA">
          <w:rPr>
            <w:rStyle w:val="Hyperlink"/>
            <w:noProof/>
          </w:rPr>
          <w:fldChar w:fldCharType="end"/>
        </w:r>
      </w:ins>
    </w:p>
    <w:p w14:paraId="16A7DB65" w14:textId="1864FECF" w:rsidR="002D0328" w:rsidRDefault="002D0328">
      <w:pPr>
        <w:pStyle w:val="TOC2"/>
        <w:tabs>
          <w:tab w:val="right" w:leader="dot" w:pos="9350"/>
        </w:tabs>
        <w:rPr>
          <w:ins w:id="540" w:author="Fernandez, Susana" w:date="2023-01-31T17:39:00Z"/>
          <w:noProof/>
          <w:szCs w:val="22"/>
        </w:rPr>
      </w:pPr>
      <w:ins w:id="54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k - Service</w:t>
        </w:r>
        <w:r>
          <w:rPr>
            <w:noProof/>
            <w:webHidden/>
          </w:rPr>
          <w:tab/>
        </w:r>
        <w:r>
          <w:rPr>
            <w:noProof/>
            <w:webHidden/>
          </w:rPr>
          <w:fldChar w:fldCharType="begin"/>
        </w:r>
        <w:r>
          <w:rPr>
            <w:noProof/>
            <w:webHidden/>
          </w:rPr>
          <w:instrText xml:space="preserve"> PAGEREF _Toc126079362 \h </w:instrText>
        </w:r>
        <w:r>
          <w:rPr>
            <w:noProof/>
            <w:webHidden/>
          </w:rPr>
        </w:r>
      </w:ins>
      <w:r>
        <w:rPr>
          <w:noProof/>
          <w:webHidden/>
        </w:rPr>
        <w:fldChar w:fldCharType="separate"/>
      </w:r>
      <w:ins w:id="542" w:author="Fernandez, Susana" w:date="2023-01-31T17:39:00Z">
        <w:r>
          <w:rPr>
            <w:noProof/>
            <w:webHidden/>
          </w:rPr>
          <w:t>301</w:t>
        </w:r>
        <w:r>
          <w:rPr>
            <w:noProof/>
            <w:webHidden/>
          </w:rPr>
          <w:fldChar w:fldCharType="end"/>
        </w:r>
        <w:r w:rsidRPr="00CD48FA">
          <w:rPr>
            <w:rStyle w:val="Hyperlink"/>
            <w:noProof/>
          </w:rPr>
          <w:fldChar w:fldCharType="end"/>
        </w:r>
      </w:ins>
    </w:p>
    <w:p w14:paraId="4098616C" w14:textId="1290A494" w:rsidR="002D0328" w:rsidRDefault="002D0328">
      <w:pPr>
        <w:pStyle w:val="TOC2"/>
        <w:tabs>
          <w:tab w:val="right" w:leader="dot" w:pos="9350"/>
        </w:tabs>
        <w:rPr>
          <w:ins w:id="543" w:author="Fernandez, Susana" w:date="2023-01-31T17:39:00Z"/>
          <w:noProof/>
          <w:szCs w:val="22"/>
        </w:rPr>
      </w:pPr>
      <w:ins w:id="54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p – Allowed Transactions</w:t>
        </w:r>
        <w:r>
          <w:rPr>
            <w:noProof/>
            <w:webHidden/>
          </w:rPr>
          <w:tab/>
        </w:r>
        <w:r>
          <w:rPr>
            <w:noProof/>
            <w:webHidden/>
          </w:rPr>
          <w:fldChar w:fldCharType="begin"/>
        </w:r>
        <w:r>
          <w:rPr>
            <w:noProof/>
            <w:webHidden/>
          </w:rPr>
          <w:instrText xml:space="preserve"> PAGEREF _Toc126079363 \h </w:instrText>
        </w:r>
        <w:r>
          <w:rPr>
            <w:noProof/>
            <w:webHidden/>
          </w:rPr>
        </w:r>
      </w:ins>
      <w:r>
        <w:rPr>
          <w:noProof/>
          <w:webHidden/>
        </w:rPr>
        <w:fldChar w:fldCharType="separate"/>
      </w:r>
      <w:ins w:id="545" w:author="Fernandez, Susana" w:date="2023-01-31T17:39:00Z">
        <w:r>
          <w:rPr>
            <w:noProof/>
            <w:webHidden/>
          </w:rPr>
          <w:t>302</w:t>
        </w:r>
        <w:r>
          <w:rPr>
            <w:noProof/>
            <w:webHidden/>
          </w:rPr>
          <w:fldChar w:fldCharType="end"/>
        </w:r>
        <w:r w:rsidRPr="00CD48FA">
          <w:rPr>
            <w:rStyle w:val="Hyperlink"/>
            <w:noProof/>
          </w:rPr>
          <w:fldChar w:fldCharType="end"/>
        </w:r>
      </w:ins>
    </w:p>
    <w:p w14:paraId="30DE3AC3" w14:textId="5D07B702" w:rsidR="002D0328" w:rsidRDefault="002D0328">
      <w:pPr>
        <w:pStyle w:val="TOC2"/>
        <w:tabs>
          <w:tab w:val="right" w:leader="dot" w:pos="9350"/>
        </w:tabs>
        <w:rPr>
          <w:ins w:id="546" w:author="Fernandez, Susana" w:date="2023-01-31T17:39:00Z"/>
          <w:noProof/>
          <w:szCs w:val="22"/>
        </w:rPr>
      </w:pPr>
      <w:ins w:id="54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s – FIID Table</w:t>
        </w:r>
        <w:r>
          <w:rPr>
            <w:noProof/>
            <w:webHidden/>
          </w:rPr>
          <w:tab/>
        </w:r>
        <w:r>
          <w:rPr>
            <w:noProof/>
            <w:webHidden/>
          </w:rPr>
          <w:fldChar w:fldCharType="begin"/>
        </w:r>
        <w:r>
          <w:rPr>
            <w:noProof/>
            <w:webHidden/>
          </w:rPr>
          <w:instrText xml:space="preserve"> PAGEREF _Toc126079364 \h </w:instrText>
        </w:r>
        <w:r>
          <w:rPr>
            <w:noProof/>
            <w:webHidden/>
          </w:rPr>
        </w:r>
      </w:ins>
      <w:r>
        <w:rPr>
          <w:noProof/>
          <w:webHidden/>
        </w:rPr>
        <w:fldChar w:fldCharType="separate"/>
      </w:r>
      <w:ins w:id="548" w:author="Fernandez, Susana" w:date="2023-01-31T17:39:00Z">
        <w:r>
          <w:rPr>
            <w:noProof/>
            <w:webHidden/>
          </w:rPr>
          <w:t>303</w:t>
        </w:r>
        <w:r>
          <w:rPr>
            <w:noProof/>
            <w:webHidden/>
          </w:rPr>
          <w:fldChar w:fldCharType="end"/>
        </w:r>
        <w:r w:rsidRPr="00CD48FA">
          <w:rPr>
            <w:rStyle w:val="Hyperlink"/>
            <w:noProof/>
          </w:rPr>
          <w:fldChar w:fldCharType="end"/>
        </w:r>
      </w:ins>
    </w:p>
    <w:p w14:paraId="58810C1A" w14:textId="798348D7" w:rsidR="002D0328" w:rsidRDefault="002D0328">
      <w:pPr>
        <w:pStyle w:val="TOC2"/>
        <w:tabs>
          <w:tab w:val="right" w:leader="dot" w:pos="9350"/>
        </w:tabs>
        <w:rPr>
          <w:ins w:id="549" w:author="Fernandez, Susana" w:date="2023-01-31T17:39:00Z"/>
          <w:noProof/>
          <w:szCs w:val="22"/>
        </w:rPr>
      </w:pPr>
      <w:ins w:id="55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snapToGrid w:val="0"/>
          </w:rPr>
          <w:t>DID t – Currency Code</w:t>
        </w:r>
        <w:r>
          <w:rPr>
            <w:noProof/>
            <w:webHidden/>
          </w:rPr>
          <w:tab/>
        </w:r>
        <w:r>
          <w:rPr>
            <w:noProof/>
            <w:webHidden/>
          </w:rPr>
          <w:fldChar w:fldCharType="begin"/>
        </w:r>
        <w:r>
          <w:rPr>
            <w:noProof/>
            <w:webHidden/>
          </w:rPr>
          <w:instrText xml:space="preserve"> PAGEREF _Toc126079365 \h </w:instrText>
        </w:r>
        <w:r>
          <w:rPr>
            <w:noProof/>
            <w:webHidden/>
          </w:rPr>
        </w:r>
      </w:ins>
      <w:r>
        <w:rPr>
          <w:noProof/>
          <w:webHidden/>
        </w:rPr>
        <w:fldChar w:fldCharType="separate"/>
      </w:r>
      <w:ins w:id="551" w:author="Fernandez, Susana" w:date="2023-01-31T17:39:00Z">
        <w:r>
          <w:rPr>
            <w:noProof/>
            <w:webHidden/>
          </w:rPr>
          <w:t>304</w:t>
        </w:r>
        <w:r>
          <w:rPr>
            <w:noProof/>
            <w:webHidden/>
          </w:rPr>
          <w:fldChar w:fldCharType="end"/>
        </w:r>
        <w:r w:rsidRPr="00CD48FA">
          <w:rPr>
            <w:rStyle w:val="Hyperlink"/>
            <w:noProof/>
          </w:rPr>
          <w:fldChar w:fldCharType="end"/>
        </w:r>
      </w:ins>
    </w:p>
    <w:p w14:paraId="69BA234D" w14:textId="13D4ED0B" w:rsidR="002D0328" w:rsidRDefault="002D0328">
      <w:pPr>
        <w:pStyle w:val="TOC2"/>
        <w:tabs>
          <w:tab w:val="right" w:leader="dot" w:pos="9350"/>
        </w:tabs>
        <w:rPr>
          <w:ins w:id="552" w:author="Fernandez, Susana" w:date="2023-01-31T17:39:00Z"/>
          <w:noProof/>
          <w:szCs w:val="22"/>
        </w:rPr>
      </w:pPr>
      <w:ins w:id="553" w:author="Fernandez, Susana" w:date="2023-01-31T17:39:00Z">
        <w:r w:rsidRPr="00CD48FA">
          <w:rPr>
            <w:rStyle w:val="Hyperlink"/>
            <w:noProof/>
          </w:rPr>
          <w:lastRenderedPageBreak/>
          <w:fldChar w:fldCharType="begin"/>
        </w:r>
        <w:r w:rsidRPr="00CD48FA">
          <w:rPr>
            <w:rStyle w:val="Hyperlink"/>
            <w:noProof/>
          </w:rPr>
          <w:instrText xml:space="preserve"> </w:instrText>
        </w:r>
        <w:r>
          <w:rPr>
            <w:noProof/>
          </w:rPr>
          <w:instrText>HYPERLINK \l "_Toc126079366"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Download Response Codes</w:t>
        </w:r>
        <w:r>
          <w:rPr>
            <w:noProof/>
            <w:webHidden/>
          </w:rPr>
          <w:tab/>
        </w:r>
        <w:r>
          <w:rPr>
            <w:noProof/>
            <w:webHidden/>
          </w:rPr>
          <w:fldChar w:fldCharType="begin"/>
        </w:r>
        <w:r>
          <w:rPr>
            <w:noProof/>
            <w:webHidden/>
          </w:rPr>
          <w:instrText xml:space="preserve"> PAGEREF _Toc126079366 \h </w:instrText>
        </w:r>
        <w:r>
          <w:rPr>
            <w:noProof/>
            <w:webHidden/>
          </w:rPr>
        </w:r>
      </w:ins>
      <w:r>
        <w:rPr>
          <w:noProof/>
          <w:webHidden/>
        </w:rPr>
        <w:fldChar w:fldCharType="separate"/>
      </w:r>
      <w:ins w:id="554" w:author="Fernandez, Susana" w:date="2023-01-31T17:39:00Z">
        <w:r>
          <w:rPr>
            <w:noProof/>
            <w:webHidden/>
          </w:rPr>
          <w:t>304</w:t>
        </w:r>
        <w:r>
          <w:rPr>
            <w:noProof/>
            <w:webHidden/>
          </w:rPr>
          <w:fldChar w:fldCharType="end"/>
        </w:r>
        <w:r w:rsidRPr="00CD48FA">
          <w:rPr>
            <w:rStyle w:val="Hyperlink"/>
            <w:noProof/>
          </w:rPr>
          <w:fldChar w:fldCharType="end"/>
        </w:r>
      </w:ins>
    </w:p>
    <w:p w14:paraId="24E9235B" w14:textId="71C241A0" w:rsidR="002D0328" w:rsidRDefault="002D0328">
      <w:pPr>
        <w:pStyle w:val="TOC1"/>
        <w:tabs>
          <w:tab w:val="right" w:leader="dot" w:pos="9350"/>
        </w:tabs>
        <w:rPr>
          <w:ins w:id="555" w:author="Fernandez, Susana" w:date="2023-01-31T17:39:00Z"/>
          <w:noProof/>
          <w:szCs w:val="22"/>
        </w:rPr>
      </w:pPr>
      <w:ins w:id="55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C - RESPONSE CODES</w:t>
        </w:r>
        <w:r>
          <w:rPr>
            <w:noProof/>
            <w:webHidden/>
          </w:rPr>
          <w:tab/>
        </w:r>
        <w:r>
          <w:rPr>
            <w:noProof/>
            <w:webHidden/>
          </w:rPr>
          <w:fldChar w:fldCharType="begin"/>
        </w:r>
        <w:r>
          <w:rPr>
            <w:noProof/>
            <w:webHidden/>
          </w:rPr>
          <w:instrText xml:space="preserve"> PAGEREF _Toc126079367 \h </w:instrText>
        </w:r>
        <w:r>
          <w:rPr>
            <w:noProof/>
            <w:webHidden/>
          </w:rPr>
        </w:r>
      </w:ins>
      <w:r>
        <w:rPr>
          <w:noProof/>
          <w:webHidden/>
        </w:rPr>
        <w:fldChar w:fldCharType="separate"/>
      </w:r>
      <w:ins w:id="557" w:author="Fernandez, Susana" w:date="2023-01-31T17:39:00Z">
        <w:r>
          <w:rPr>
            <w:noProof/>
            <w:webHidden/>
          </w:rPr>
          <w:t>305</w:t>
        </w:r>
        <w:r>
          <w:rPr>
            <w:noProof/>
            <w:webHidden/>
          </w:rPr>
          <w:fldChar w:fldCharType="end"/>
        </w:r>
        <w:r w:rsidRPr="00CD48FA">
          <w:rPr>
            <w:rStyle w:val="Hyperlink"/>
            <w:noProof/>
          </w:rPr>
          <w:fldChar w:fldCharType="end"/>
        </w:r>
      </w:ins>
    </w:p>
    <w:p w14:paraId="1EFE207E" w14:textId="6E7C86C0" w:rsidR="002D0328" w:rsidRDefault="002D0328">
      <w:pPr>
        <w:pStyle w:val="TOC1"/>
        <w:tabs>
          <w:tab w:val="right" w:leader="dot" w:pos="9350"/>
        </w:tabs>
        <w:rPr>
          <w:ins w:id="558" w:author="Fernandez, Susana" w:date="2023-01-31T17:39:00Z"/>
          <w:noProof/>
          <w:szCs w:val="22"/>
        </w:rPr>
      </w:pPr>
      <w:ins w:id="55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D - ISO REASON CODES</w:t>
        </w:r>
        <w:r>
          <w:rPr>
            <w:noProof/>
            <w:webHidden/>
          </w:rPr>
          <w:tab/>
        </w:r>
        <w:r>
          <w:rPr>
            <w:noProof/>
            <w:webHidden/>
          </w:rPr>
          <w:fldChar w:fldCharType="begin"/>
        </w:r>
        <w:r>
          <w:rPr>
            <w:noProof/>
            <w:webHidden/>
          </w:rPr>
          <w:instrText xml:space="preserve"> PAGEREF _Toc126079368 \h </w:instrText>
        </w:r>
        <w:r>
          <w:rPr>
            <w:noProof/>
            <w:webHidden/>
          </w:rPr>
        </w:r>
      </w:ins>
      <w:r>
        <w:rPr>
          <w:noProof/>
          <w:webHidden/>
        </w:rPr>
        <w:fldChar w:fldCharType="separate"/>
      </w:r>
      <w:ins w:id="560" w:author="Fernandez, Susana" w:date="2023-01-31T17:39:00Z">
        <w:r>
          <w:rPr>
            <w:noProof/>
            <w:webHidden/>
          </w:rPr>
          <w:t>309</w:t>
        </w:r>
        <w:r>
          <w:rPr>
            <w:noProof/>
            <w:webHidden/>
          </w:rPr>
          <w:fldChar w:fldCharType="end"/>
        </w:r>
        <w:r w:rsidRPr="00CD48FA">
          <w:rPr>
            <w:rStyle w:val="Hyperlink"/>
            <w:noProof/>
          </w:rPr>
          <w:fldChar w:fldCharType="end"/>
        </w:r>
      </w:ins>
    </w:p>
    <w:p w14:paraId="163151BA" w14:textId="2EE4B5FE" w:rsidR="002D0328" w:rsidRDefault="002D0328">
      <w:pPr>
        <w:pStyle w:val="TOC1"/>
        <w:tabs>
          <w:tab w:val="right" w:leader="dot" w:pos="9350"/>
        </w:tabs>
        <w:rPr>
          <w:ins w:id="561" w:author="Fernandez, Susana" w:date="2023-01-31T17:39:00Z"/>
          <w:noProof/>
          <w:szCs w:val="22"/>
        </w:rPr>
      </w:pPr>
      <w:ins w:id="56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"_Toc126079369"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E - TRACK 1 LAYOUT</w:t>
        </w:r>
        <w:r>
          <w:rPr>
            <w:noProof/>
            <w:webHidden/>
          </w:rPr>
          <w:tab/>
        </w:r>
        <w:r>
          <w:rPr>
            <w:noProof/>
            <w:webHidden/>
          </w:rPr>
          <w:fldChar w:fldCharType="begin"/>
        </w:r>
        <w:r>
          <w:rPr>
            <w:noProof/>
            <w:webHidden/>
          </w:rPr>
          <w:instrText xml:space="preserve"> PAGEREF _Toc126079369 \h </w:instrText>
        </w:r>
        <w:r>
          <w:rPr>
            <w:noProof/>
            <w:webHidden/>
          </w:rPr>
        </w:r>
      </w:ins>
      <w:r>
        <w:rPr>
          <w:noProof/>
          <w:webHidden/>
        </w:rPr>
        <w:fldChar w:fldCharType="separate"/>
      </w:r>
      <w:ins w:id="563" w:author="Fernandez, Susana" w:date="2023-01-31T17:39:00Z">
        <w:r>
          <w:rPr>
            <w:noProof/>
            <w:webHidden/>
          </w:rPr>
          <w:t>312</w:t>
        </w:r>
        <w:r>
          <w:rPr>
            <w:noProof/>
            <w:webHidden/>
          </w:rPr>
          <w:fldChar w:fldCharType="end"/>
        </w:r>
        <w:r w:rsidRPr="00CD48FA">
          <w:rPr>
            <w:rStyle w:val="Hyperlink"/>
            <w:noProof/>
          </w:rPr>
          <w:fldChar w:fldCharType="end"/>
        </w:r>
      </w:ins>
    </w:p>
    <w:p w14:paraId="7D18F8C6" w14:textId="37EB72CD" w:rsidR="002D0328" w:rsidRDefault="002D0328">
      <w:pPr>
        <w:pStyle w:val="TOC1"/>
        <w:tabs>
          <w:tab w:val="right" w:leader="dot" w:pos="9350"/>
        </w:tabs>
        <w:rPr>
          <w:ins w:id="564" w:author="Fernandez, Susana" w:date="2023-01-31T17:39:00Z"/>
          <w:noProof/>
          <w:szCs w:val="22"/>
        </w:rPr>
      </w:pPr>
      <w:ins w:id="56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F - TRACK 2 LAYOUT</w:t>
        </w:r>
        <w:r>
          <w:rPr>
            <w:noProof/>
            <w:webHidden/>
          </w:rPr>
          <w:tab/>
        </w:r>
        <w:r>
          <w:rPr>
            <w:noProof/>
            <w:webHidden/>
          </w:rPr>
          <w:fldChar w:fldCharType="begin"/>
        </w:r>
        <w:r>
          <w:rPr>
            <w:noProof/>
            <w:webHidden/>
          </w:rPr>
          <w:instrText xml:space="preserve"> PAGEREF _Toc126079370 \h </w:instrText>
        </w:r>
        <w:r>
          <w:rPr>
            <w:noProof/>
            <w:webHidden/>
          </w:rPr>
        </w:r>
      </w:ins>
      <w:r>
        <w:rPr>
          <w:noProof/>
          <w:webHidden/>
        </w:rPr>
        <w:fldChar w:fldCharType="separate"/>
      </w:r>
      <w:ins w:id="566" w:author="Fernandez, Susana" w:date="2023-01-31T17:39:00Z">
        <w:r>
          <w:rPr>
            <w:noProof/>
            <w:webHidden/>
          </w:rPr>
          <w:t>313</w:t>
        </w:r>
        <w:r>
          <w:rPr>
            <w:noProof/>
            <w:webHidden/>
          </w:rPr>
          <w:fldChar w:fldCharType="end"/>
        </w:r>
        <w:r w:rsidRPr="00CD48FA">
          <w:rPr>
            <w:rStyle w:val="Hyperlink"/>
            <w:noProof/>
          </w:rPr>
          <w:fldChar w:fldCharType="end"/>
        </w:r>
      </w:ins>
    </w:p>
    <w:p w14:paraId="420CCA93" w14:textId="135752A4" w:rsidR="002D0328" w:rsidRDefault="002D0328">
      <w:pPr>
        <w:pStyle w:val="TOC1"/>
        <w:tabs>
          <w:tab w:val="right" w:leader="dot" w:pos="9350"/>
        </w:tabs>
        <w:rPr>
          <w:ins w:id="567" w:author="Fernandez, Susana" w:date="2023-01-31T17:39:00Z"/>
          <w:noProof/>
          <w:szCs w:val="22"/>
        </w:rPr>
      </w:pPr>
      <w:ins w:id="56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G – FULL TERMINAL DOWNLOAD EXAMPLE</w:t>
        </w:r>
        <w:r>
          <w:rPr>
            <w:noProof/>
            <w:webHidden/>
          </w:rPr>
          <w:tab/>
        </w:r>
        <w:r>
          <w:rPr>
            <w:noProof/>
            <w:webHidden/>
          </w:rPr>
          <w:fldChar w:fldCharType="begin"/>
        </w:r>
        <w:r>
          <w:rPr>
            <w:noProof/>
            <w:webHidden/>
          </w:rPr>
          <w:instrText xml:space="preserve"> PAGEREF _Toc126079371 \h </w:instrText>
        </w:r>
        <w:r>
          <w:rPr>
            <w:noProof/>
            <w:webHidden/>
          </w:rPr>
        </w:r>
      </w:ins>
      <w:r>
        <w:rPr>
          <w:noProof/>
          <w:webHidden/>
        </w:rPr>
        <w:fldChar w:fldCharType="separate"/>
      </w:r>
      <w:ins w:id="569" w:author="Fernandez, Susana" w:date="2023-01-31T17:39:00Z">
        <w:r>
          <w:rPr>
            <w:noProof/>
            <w:webHidden/>
          </w:rPr>
          <w:t>314</w:t>
        </w:r>
        <w:r>
          <w:rPr>
            <w:noProof/>
            <w:webHidden/>
          </w:rPr>
          <w:fldChar w:fldCharType="end"/>
        </w:r>
        <w:r w:rsidRPr="00CD48FA">
          <w:rPr>
            <w:rStyle w:val="Hyperlink"/>
            <w:noProof/>
          </w:rPr>
          <w:fldChar w:fldCharType="end"/>
        </w:r>
      </w:ins>
    </w:p>
    <w:p w14:paraId="7FC452F9" w14:textId="74B2B5BA" w:rsidR="002D0328" w:rsidRDefault="002D0328">
      <w:pPr>
        <w:pStyle w:val="TOC1"/>
        <w:tabs>
          <w:tab w:val="right" w:leader="dot" w:pos="9350"/>
        </w:tabs>
        <w:rPr>
          <w:ins w:id="570" w:author="Fernandez, Susana" w:date="2023-01-31T17:39:00Z"/>
          <w:noProof/>
          <w:szCs w:val="22"/>
        </w:rPr>
      </w:pPr>
      <w:ins w:id="57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H – EMV Transactions Payment Networks ONLINE/OFFLINE PIN Support</w:t>
        </w:r>
        <w:r>
          <w:rPr>
            <w:noProof/>
            <w:webHidden/>
          </w:rPr>
          <w:tab/>
        </w:r>
        <w:r>
          <w:rPr>
            <w:noProof/>
            <w:webHidden/>
          </w:rPr>
          <w:fldChar w:fldCharType="begin"/>
        </w:r>
        <w:r>
          <w:rPr>
            <w:noProof/>
            <w:webHidden/>
          </w:rPr>
          <w:instrText xml:space="preserve"> PAGEREF _Toc126079372 \h </w:instrText>
        </w:r>
        <w:r>
          <w:rPr>
            <w:noProof/>
            <w:webHidden/>
          </w:rPr>
        </w:r>
      </w:ins>
      <w:r>
        <w:rPr>
          <w:noProof/>
          <w:webHidden/>
        </w:rPr>
        <w:fldChar w:fldCharType="separate"/>
      </w:r>
      <w:ins w:id="572" w:author="Fernandez, Susana" w:date="2023-01-31T17:39:00Z">
        <w:r>
          <w:rPr>
            <w:noProof/>
            <w:webHidden/>
          </w:rPr>
          <w:t>320</w:t>
        </w:r>
        <w:r>
          <w:rPr>
            <w:noProof/>
            <w:webHidden/>
          </w:rPr>
          <w:fldChar w:fldCharType="end"/>
        </w:r>
        <w:r w:rsidRPr="00CD48FA">
          <w:rPr>
            <w:rStyle w:val="Hyperlink"/>
            <w:noProof/>
          </w:rPr>
          <w:fldChar w:fldCharType="end"/>
        </w:r>
      </w:ins>
    </w:p>
    <w:p w14:paraId="29B0180A" w14:textId="56808650" w:rsidR="002D0328" w:rsidRDefault="002D0328">
      <w:pPr>
        <w:pStyle w:val="TOC2"/>
        <w:tabs>
          <w:tab w:val="right" w:leader="dot" w:pos="9350"/>
        </w:tabs>
        <w:rPr>
          <w:ins w:id="573" w:author="Fernandez, Susana" w:date="2023-01-31T17:39:00Z"/>
          <w:noProof/>
          <w:szCs w:val="22"/>
        </w:rPr>
      </w:pPr>
      <w:ins w:id="574"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"_Toc126079373"</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U.S. – Payment Networks – PIN support</w:t>
        </w:r>
        <w:r>
          <w:rPr>
            <w:noProof/>
            <w:webHidden/>
          </w:rPr>
          <w:tab/>
        </w:r>
        <w:r>
          <w:rPr>
            <w:noProof/>
            <w:webHidden/>
          </w:rPr>
          <w:fldChar w:fldCharType="begin"/>
        </w:r>
        <w:r>
          <w:rPr>
            <w:noProof/>
            <w:webHidden/>
          </w:rPr>
          <w:instrText xml:space="preserve"> PAGEREF _Toc126079373 \h </w:instrText>
        </w:r>
        <w:r>
          <w:rPr>
            <w:noProof/>
            <w:webHidden/>
          </w:rPr>
        </w:r>
      </w:ins>
      <w:r>
        <w:rPr>
          <w:noProof/>
          <w:webHidden/>
        </w:rPr>
        <w:fldChar w:fldCharType="separate"/>
      </w:r>
      <w:ins w:id="575" w:author="Fernandez, Susana" w:date="2023-01-31T17:39:00Z">
        <w:r>
          <w:rPr>
            <w:noProof/>
            <w:webHidden/>
          </w:rPr>
          <w:t>320</w:t>
        </w:r>
        <w:r>
          <w:rPr>
            <w:noProof/>
            <w:webHidden/>
          </w:rPr>
          <w:fldChar w:fldCharType="end"/>
        </w:r>
        <w:r w:rsidRPr="00CD48FA">
          <w:rPr>
            <w:rStyle w:val="Hyperlink"/>
            <w:noProof/>
          </w:rPr>
          <w:fldChar w:fldCharType="end"/>
        </w:r>
      </w:ins>
    </w:p>
    <w:p w14:paraId="6396FB97" w14:textId="23A7062F" w:rsidR="002D0328" w:rsidRDefault="002D0328">
      <w:pPr>
        <w:pStyle w:val="TOC2"/>
        <w:tabs>
          <w:tab w:val="right" w:leader="dot" w:pos="9350"/>
        </w:tabs>
        <w:rPr>
          <w:ins w:id="576" w:author="Fernandez, Susana" w:date="2023-01-31T17:39:00Z"/>
          <w:noProof/>
          <w:szCs w:val="22"/>
        </w:rPr>
      </w:pPr>
      <w:ins w:id="577"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"_Toc126079374"</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Canada – Payment Networks – PIN support</w:t>
        </w:r>
        <w:r>
          <w:rPr>
            <w:noProof/>
            <w:webHidden/>
          </w:rPr>
          <w:tab/>
        </w:r>
        <w:r>
          <w:rPr>
            <w:noProof/>
            <w:webHidden/>
          </w:rPr>
          <w:fldChar w:fldCharType="begin"/>
        </w:r>
        <w:r>
          <w:rPr>
            <w:noProof/>
            <w:webHidden/>
          </w:rPr>
          <w:instrText xml:space="preserve"> PAGEREF _Toc126079374 \h </w:instrText>
        </w:r>
        <w:r>
          <w:rPr>
            <w:noProof/>
            <w:webHidden/>
          </w:rPr>
        </w:r>
      </w:ins>
      <w:r>
        <w:rPr>
          <w:noProof/>
          <w:webHidden/>
        </w:rPr>
        <w:fldChar w:fldCharType="separate"/>
      </w:r>
      <w:ins w:id="578" w:author="Fernandez, Susana" w:date="2023-01-31T17:39:00Z">
        <w:r>
          <w:rPr>
            <w:noProof/>
            <w:webHidden/>
          </w:rPr>
          <w:t>320</w:t>
        </w:r>
        <w:r>
          <w:rPr>
            <w:noProof/>
            <w:webHidden/>
          </w:rPr>
          <w:fldChar w:fldCharType="end"/>
        </w:r>
        <w:r w:rsidRPr="00CD48FA">
          <w:rPr>
            <w:rStyle w:val="Hyperlink"/>
            <w:noProof/>
          </w:rPr>
          <w:fldChar w:fldCharType="end"/>
        </w:r>
      </w:ins>
    </w:p>
    <w:p w14:paraId="323EC665" w14:textId="3807B7A3" w:rsidR="002D0328" w:rsidRDefault="002D0328">
      <w:pPr>
        <w:pStyle w:val="TOC1"/>
        <w:tabs>
          <w:tab w:val="right" w:leader="dot" w:pos="9350"/>
        </w:tabs>
        <w:rPr>
          <w:ins w:id="579" w:author="Fernandez, Susana" w:date="2023-01-31T17:39:00Z"/>
          <w:noProof/>
          <w:szCs w:val="22"/>
        </w:rPr>
      </w:pPr>
      <w:ins w:id="580"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"_Toc126079375"</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APPENDIX I – HOST 3 FLEET TRANSACTION MESSAGE EXAMPLE</w:t>
        </w:r>
        <w:r>
          <w:rPr>
            <w:noProof/>
            <w:webHidden/>
          </w:rPr>
          <w:tab/>
        </w:r>
        <w:r>
          <w:rPr>
            <w:noProof/>
            <w:webHidden/>
          </w:rPr>
          <w:fldChar w:fldCharType="begin"/>
        </w:r>
        <w:r>
          <w:rPr>
            <w:noProof/>
            <w:webHidden/>
          </w:rPr>
          <w:instrText xml:space="preserve"> PAGEREF _Toc126079375 \h </w:instrText>
        </w:r>
        <w:r>
          <w:rPr>
            <w:noProof/>
            <w:webHidden/>
          </w:rPr>
        </w:r>
      </w:ins>
      <w:r>
        <w:rPr>
          <w:noProof/>
          <w:webHidden/>
        </w:rPr>
        <w:fldChar w:fldCharType="separate"/>
      </w:r>
      <w:ins w:id="581" w:author="Fernandez, Susana" w:date="2023-01-31T17:39:00Z">
        <w:r>
          <w:rPr>
            <w:noProof/>
            <w:webHidden/>
          </w:rPr>
          <w:t>321</w:t>
        </w:r>
        <w:r>
          <w:rPr>
            <w:noProof/>
            <w:webHidden/>
          </w:rPr>
          <w:fldChar w:fldCharType="end"/>
        </w:r>
        <w:r w:rsidRPr="00CD48FA">
          <w:rPr>
            <w:rStyle w:val="Hyperlink"/>
            <w:noProof/>
          </w:rPr>
          <w:fldChar w:fldCharType="end"/>
        </w:r>
      </w:ins>
    </w:p>
    <w:p w14:paraId="2D4DD1CE" w14:textId="71C2661A" w:rsidR="002D0328" w:rsidRDefault="002D0328">
      <w:pPr>
        <w:pStyle w:val="TOC2"/>
        <w:tabs>
          <w:tab w:val="right" w:leader="dot" w:pos="9350"/>
        </w:tabs>
        <w:rPr>
          <w:ins w:id="582" w:author="Fernandez, Susana" w:date="2023-01-31T17:39:00Z"/>
          <w:noProof/>
          <w:szCs w:val="22"/>
        </w:rPr>
      </w:pPr>
      <w:ins w:id="583"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"_Toc126079376"</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Normal Purchase Transaction (Fleet)</w:t>
        </w:r>
        <w:r>
          <w:rPr>
            <w:noProof/>
            <w:webHidden/>
          </w:rPr>
          <w:tab/>
        </w:r>
        <w:r>
          <w:rPr>
            <w:noProof/>
            <w:webHidden/>
          </w:rPr>
          <w:fldChar w:fldCharType="begin"/>
        </w:r>
        <w:r>
          <w:rPr>
            <w:noProof/>
            <w:webHidden/>
          </w:rPr>
          <w:instrText xml:space="preserve"> PAGEREF _Toc126079376 \h </w:instrText>
        </w:r>
        <w:r>
          <w:rPr>
            <w:noProof/>
            <w:webHidden/>
          </w:rPr>
        </w:r>
      </w:ins>
      <w:r>
        <w:rPr>
          <w:noProof/>
          <w:webHidden/>
        </w:rPr>
        <w:fldChar w:fldCharType="separate"/>
      </w:r>
      <w:ins w:id="584" w:author="Fernandez, Susana" w:date="2023-01-31T17:39:00Z">
        <w:r>
          <w:rPr>
            <w:noProof/>
            <w:webHidden/>
          </w:rPr>
          <w:t>321</w:t>
        </w:r>
        <w:r>
          <w:rPr>
            <w:noProof/>
            <w:webHidden/>
          </w:rPr>
          <w:fldChar w:fldCharType="end"/>
        </w:r>
        <w:r w:rsidRPr="00CD48FA">
          <w:rPr>
            <w:rStyle w:val="Hyperlink"/>
            <w:noProof/>
          </w:rPr>
          <w:fldChar w:fldCharType="end"/>
        </w:r>
      </w:ins>
    </w:p>
    <w:p w14:paraId="1D769FC2" w14:textId="34C83305" w:rsidR="002D0328" w:rsidRDefault="002D0328">
      <w:pPr>
        <w:pStyle w:val="TOC2"/>
        <w:tabs>
          <w:tab w:val="right" w:leader="dot" w:pos="9350"/>
        </w:tabs>
        <w:rPr>
          <w:ins w:id="585" w:author="Fernandez, Susana" w:date="2023-01-31T17:39:00Z"/>
          <w:noProof/>
          <w:szCs w:val="22"/>
        </w:rPr>
      </w:pPr>
      <w:ins w:id="586"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"_Toc126079377"</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Pre-Authorization Purchase Transaction (Fleet)</w:t>
        </w:r>
        <w:r>
          <w:rPr>
            <w:noProof/>
            <w:webHidden/>
          </w:rPr>
          <w:tab/>
        </w:r>
        <w:r>
          <w:rPr>
            <w:noProof/>
            <w:webHidden/>
          </w:rPr>
          <w:fldChar w:fldCharType="begin"/>
        </w:r>
        <w:r>
          <w:rPr>
            <w:noProof/>
            <w:webHidden/>
          </w:rPr>
          <w:instrText xml:space="preserve"> PAGEREF _Toc126079377 \h </w:instrText>
        </w:r>
        <w:r>
          <w:rPr>
            <w:noProof/>
            <w:webHidden/>
          </w:rPr>
        </w:r>
      </w:ins>
      <w:r>
        <w:rPr>
          <w:noProof/>
          <w:webHidden/>
        </w:rPr>
        <w:fldChar w:fldCharType="separate"/>
      </w:r>
      <w:ins w:id="587" w:author="Fernandez, Susana" w:date="2023-01-31T17:39:00Z">
        <w:r>
          <w:rPr>
            <w:noProof/>
            <w:webHidden/>
          </w:rPr>
          <w:t>324</w:t>
        </w:r>
        <w:r>
          <w:rPr>
            <w:noProof/>
            <w:webHidden/>
          </w:rPr>
          <w:fldChar w:fldCharType="end"/>
        </w:r>
        <w:r w:rsidRPr="00CD48FA">
          <w:rPr>
            <w:rStyle w:val="Hyperlink"/>
            <w:noProof/>
          </w:rPr>
          <w:fldChar w:fldCharType="end"/>
        </w:r>
      </w:ins>
    </w:p>
    <w:p w14:paraId="6ADB99BC" w14:textId="5BC1370F" w:rsidR="002D0328" w:rsidRDefault="002D0328">
      <w:pPr>
        <w:pStyle w:val="TOC2"/>
        <w:tabs>
          <w:tab w:val="right" w:leader="dot" w:pos="9350"/>
        </w:tabs>
        <w:rPr>
          <w:ins w:id="588" w:author="Fernandez, Susana" w:date="2023-01-31T17:39:00Z"/>
          <w:noProof/>
          <w:szCs w:val="22"/>
        </w:rPr>
      </w:pPr>
      <w:ins w:id="589"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"_Toc126079378"</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Pre-Authorization Purchase Completion Transaction (Fleet)</w:t>
        </w:r>
        <w:r>
          <w:rPr>
            <w:noProof/>
            <w:webHidden/>
          </w:rPr>
          <w:tab/>
        </w:r>
        <w:r>
          <w:rPr>
            <w:noProof/>
            <w:webHidden/>
          </w:rPr>
          <w:fldChar w:fldCharType="begin"/>
        </w:r>
        <w:r>
          <w:rPr>
            <w:noProof/>
            <w:webHidden/>
          </w:rPr>
          <w:instrText xml:space="preserve"> PAGEREF _Toc126079378 \h </w:instrText>
        </w:r>
        <w:r>
          <w:rPr>
            <w:noProof/>
            <w:webHidden/>
          </w:rPr>
        </w:r>
      </w:ins>
      <w:r>
        <w:rPr>
          <w:noProof/>
          <w:webHidden/>
        </w:rPr>
        <w:fldChar w:fldCharType="separate"/>
      </w:r>
      <w:ins w:id="590" w:author="Fernandez, Susana" w:date="2023-01-31T17:39:00Z">
        <w:r>
          <w:rPr>
            <w:noProof/>
            <w:webHidden/>
          </w:rPr>
          <w:t>326</w:t>
        </w:r>
        <w:r>
          <w:rPr>
            <w:noProof/>
            <w:webHidden/>
          </w:rPr>
          <w:fldChar w:fldCharType="end"/>
        </w:r>
        <w:r w:rsidRPr="00CD48FA">
          <w:rPr>
            <w:rStyle w:val="Hyperlink"/>
            <w:noProof/>
          </w:rPr>
          <w:fldChar w:fldCharType="end"/>
        </w:r>
      </w:ins>
    </w:p>
    <w:p w14:paraId="05A5AD59" w14:textId="7FA4FBD7" w:rsidR="002D0328" w:rsidRDefault="002D0328">
      <w:pPr>
        <w:pStyle w:val="TOC2"/>
        <w:tabs>
          <w:tab w:val="right" w:leader="dot" w:pos="9350"/>
        </w:tabs>
        <w:rPr>
          <w:ins w:id="591" w:author="Fernandez, Susana" w:date="2023-01-31T17:39:00Z"/>
          <w:noProof/>
          <w:szCs w:val="22"/>
        </w:rPr>
      </w:pPr>
      <w:ins w:id="592"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"_Toc126079379"</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Decline Normal Purchase Transaction (Fleet)</w:t>
        </w:r>
        <w:r>
          <w:rPr>
            <w:noProof/>
            <w:webHidden/>
          </w:rPr>
          <w:tab/>
        </w:r>
        <w:r>
          <w:rPr>
            <w:noProof/>
            <w:webHidden/>
          </w:rPr>
          <w:fldChar w:fldCharType="begin"/>
        </w:r>
        <w:r>
          <w:rPr>
            <w:noProof/>
            <w:webHidden/>
          </w:rPr>
          <w:instrText xml:space="preserve"> PAGEREF _Toc126079379 \h </w:instrText>
        </w:r>
        <w:r>
          <w:rPr>
            <w:noProof/>
            <w:webHidden/>
          </w:rPr>
        </w:r>
      </w:ins>
      <w:r>
        <w:rPr>
          <w:noProof/>
          <w:webHidden/>
        </w:rPr>
        <w:fldChar w:fldCharType="separate"/>
      </w:r>
      <w:ins w:id="593" w:author="Fernandez, Susana" w:date="2023-01-31T17:39:00Z">
        <w:r>
          <w:rPr>
            <w:noProof/>
            <w:webHidden/>
          </w:rPr>
          <w:t>329</w:t>
        </w:r>
        <w:r>
          <w:rPr>
            <w:noProof/>
            <w:webHidden/>
          </w:rPr>
          <w:fldChar w:fldCharType="end"/>
        </w:r>
        <w:r w:rsidRPr="00CD48FA">
          <w:rPr>
            <w:rStyle w:val="Hyperlink"/>
            <w:noProof/>
          </w:rPr>
          <w:fldChar w:fldCharType="end"/>
        </w:r>
      </w:ins>
    </w:p>
    <w:p w14:paraId="3FF7E01C" w14:textId="07BDEC7F" w:rsidR="002D0328" w:rsidRDefault="002D0328">
      <w:pPr>
        <w:pStyle w:val="TOC2"/>
        <w:tabs>
          <w:tab w:val="right" w:leader="dot" w:pos="9350"/>
        </w:tabs>
        <w:rPr>
          <w:ins w:id="594" w:author="Fernandez, Susana" w:date="2023-01-31T17:39:00Z"/>
          <w:noProof/>
          <w:szCs w:val="22"/>
        </w:rPr>
      </w:pPr>
      <w:ins w:id="595"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"_Toc126079380"</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Decline Pre-Authorization Purchase Transaction (Fleet)</w:t>
        </w:r>
        <w:r>
          <w:rPr>
            <w:noProof/>
            <w:webHidden/>
          </w:rPr>
          <w:tab/>
        </w:r>
        <w:r>
          <w:rPr>
            <w:noProof/>
            <w:webHidden/>
          </w:rPr>
          <w:fldChar w:fldCharType="begin"/>
        </w:r>
        <w:r>
          <w:rPr>
            <w:noProof/>
            <w:webHidden/>
          </w:rPr>
          <w:instrText xml:space="preserve"> PAGEREF _Toc126079380 \h </w:instrText>
        </w:r>
        <w:r>
          <w:rPr>
            <w:noProof/>
            <w:webHidden/>
          </w:rPr>
        </w:r>
      </w:ins>
      <w:r>
        <w:rPr>
          <w:noProof/>
          <w:webHidden/>
        </w:rPr>
        <w:fldChar w:fldCharType="separate"/>
      </w:r>
      <w:ins w:id="596" w:author="Fernandez, Susana" w:date="2023-01-31T17:39:00Z">
        <w:r>
          <w:rPr>
            <w:noProof/>
            <w:webHidden/>
          </w:rPr>
          <w:t>332</w:t>
        </w:r>
        <w:r>
          <w:rPr>
            <w:noProof/>
            <w:webHidden/>
          </w:rPr>
          <w:fldChar w:fldCharType="end"/>
        </w:r>
        <w:r w:rsidRPr="00CD48FA">
          <w:rPr>
            <w:rStyle w:val="Hyperlink"/>
            <w:noProof/>
          </w:rPr>
          <w:fldChar w:fldCharType="end"/>
        </w:r>
      </w:ins>
    </w:p>
    <w:p w14:paraId="235D7587" w14:textId="1AE0F53E" w:rsidR="002D0328" w:rsidRDefault="002D0328">
      <w:pPr>
        <w:pStyle w:val="TOC2"/>
        <w:tabs>
          <w:tab w:val="right" w:leader="dot" w:pos="9350"/>
        </w:tabs>
        <w:rPr>
          <w:ins w:id="597" w:author="Fernandez, Susana" w:date="2023-01-31T17:39:00Z"/>
          <w:noProof/>
          <w:szCs w:val="22"/>
        </w:rPr>
      </w:pPr>
      <w:ins w:id="598"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"_Toc126079381"</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Batch Close Administrative Transaction</w:t>
        </w:r>
        <w:r>
          <w:rPr>
            <w:noProof/>
            <w:webHidden/>
          </w:rPr>
          <w:tab/>
        </w:r>
        <w:r>
          <w:rPr>
            <w:noProof/>
            <w:webHidden/>
          </w:rPr>
          <w:fldChar w:fldCharType="begin"/>
        </w:r>
        <w:r>
          <w:rPr>
            <w:noProof/>
            <w:webHidden/>
          </w:rPr>
          <w:instrText xml:space="preserve"> PAGEREF _Toc126079381 \h </w:instrText>
        </w:r>
        <w:r>
          <w:rPr>
            <w:noProof/>
            <w:webHidden/>
          </w:rPr>
        </w:r>
      </w:ins>
      <w:r>
        <w:rPr>
          <w:noProof/>
          <w:webHidden/>
        </w:rPr>
        <w:fldChar w:fldCharType="separate"/>
      </w:r>
      <w:ins w:id="599" w:author="Fernandez, Susana" w:date="2023-01-31T17:39:00Z">
        <w:r>
          <w:rPr>
            <w:noProof/>
            <w:webHidden/>
          </w:rPr>
          <w:t>335</w:t>
        </w:r>
        <w:r>
          <w:rPr>
            <w:noProof/>
            <w:webHidden/>
          </w:rPr>
          <w:fldChar w:fldCharType="end"/>
        </w:r>
        <w:r w:rsidRPr="00CD48FA">
          <w:rPr>
            <w:rStyle w:val="Hyperlink"/>
            <w:noProof/>
          </w:rPr>
          <w:fldChar w:fldCharType="end"/>
        </w:r>
      </w:ins>
    </w:p>
    <w:p w14:paraId="53729056" w14:textId="2BF435A6" w:rsidR="002D0328" w:rsidRDefault="002D0328">
      <w:pPr>
        <w:pStyle w:val="TOC2"/>
        <w:tabs>
          <w:tab w:val="right" w:leader="dot" w:pos="9350"/>
        </w:tabs>
        <w:rPr>
          <w:ins w:id="600" w:author="Fernandez, Susana" w:date="2023-01-31T17:39:00Z"/>
          <w:noProof/>
          <w:szCs w:val="22"/>
        </w:rPr>
      </w:pPr>
      <w:ins w:id="601" w:author="Fernandez, Susana" w:date="2023-01-31T17:39:00Z">
        <w:r w:rsidRPr="00CD48FA">
          <w:rPr>
            <w:rStyle w:val="Hyperlink"/>
            <w:noProof/>
          </w:rPr>
          <w:fldChar w:fldCharType="begin"/>
        </w:r>
        <w:r w:rsidRPr="00CD48FA">
          <w:rPr>
            <w:rStyle w:val="Hyperlink"/>
            <w:noProof/>
          </w:rPr>
          <w:instrText xml:space="preserve"> </w:instrText>
        </w:r>
        <w:r>
          <w:rPr>
            <w:noProof/>
          </w:rPr>
          <w:instrText>HYPERLINK \l "_Toc126079382"</w:instrText>
        </w:r>
        <w:r w:rsidRPr="00CD48FA">
          <w:rPr>
            <w:rStyle w:val="Hyperlink"/>
            <w:noProof/>
          </w:rPr>
          <w:instrText xml:space="preserve"> </w:instrText>
        </w:r>
        <w:r w:rsidRPr="00CD48FA">
          <w:rPr>
            <w:rStyle w:val="Hyperlink"/>
            <w:noProof/>
          </w:rPr>
        </w:r>
        <w:r w:rsidRPr="00CD48FA">
          <w:rPr>
            <w:rStyle w:val="Hyperlink"/>
            <w:noProof/>
          </w:rPr>
          <w:fldChar w:fldCharType="separate"/>
        </w:r>
        <w:r w:rsidRPr="00CD48FA">
          <w:rPr>
            <w:rStyle w:val="Hyperlink"/>
            <w:noProof/>
          </w:rPr>
          <w:t>Transaction Request for Instant Credit</w:t>
        </w:r>
        <w:r>
          <w:rPr>
            <w:noProof/>
            <w:webHidden/>
          </w:rPr>
          <w:tab/>
        </w:r>
        <w:r>
          <w:rPr>
            <w:noProof/>
            <w:webHidden/>
          </w:rPr>
          <w:fldChar w:fldCharType="begin"/>
        </w:r>
        <w:r>
          <w:rPr>
            <w:noProof/>
            <w:webHidden/>
          </w:rPr>
          <w:instrText xml:space="preserve"> PAGEREF _Toc126079382 \h </w:instrText>
        </w:r>
        <w:r>
          <w:rPr>
            <w:noProof/>
            <w:webHidden/>
          </w:rPr>
        </w:r>
      </w:ins>
      <w:r>
        <w:rPr>
          <w:noProof/>
          <w:webHidden/>
        </w:rPr>
        <w:fldChar w:fldCharType="separate"/>
      </w:r>
      <w:ins w:id="602" w:author="Fernandez, Susana" w:date="2023-01-31T17:39:00Z">
        <w:r>
          <w:rPr>
            <w:noProof/>
            <w:webHidden/>
          </w:rPr>
          <w:t>338</w:t>
        </w:r>
        <w:r>
          <w:rPr>
            <w:noProof/>
            <w:webHidden/>
          </w:rPr>
          <w:fldChar w:fldCharType="end"/>
        </w:r>
        <w:r w:rsidRPr="00CD48FA">
          <w:rPr>
            <w:rStyle w:val="Hyperlink"/>
            <w:noProof/>
          </w:rPr>
          <w:fldChar w:fldCharType="end"/>
        </w:r>
      </w:ins>
    </w:p>
    <w:p w14:paraId="65389210" w14:textId="6D181A57" w:rsidR="00232E96" w:rsidDel="00022CDD" w:rsidRDefault="00232E96">
      <w:pPr>
        <w:pStyle w:val="TOC1"/>
        <w:tabs>
          <w:tab w:val="right" w:leader="dot" w:pos="9350"/>
        </w:tabs>
        <w:rPr>
          <w:del w:id="603" w:author="Fernandez, Susana" w:date="2023-01-30T16:41:00Z"/>
          <w:noProof/>
          <w:szCs w:val="22"/>
        </w:rPr>
      </w:pPr>
      <w:del w:id="604" w:author="Fernandez, Susana" w:date="2023-01-30T16:41:00Z">
        <w:r w:rsidRPr="00022CDD" w:rsidDel="00022CDD">
          <w:rPr>
            <w:noProof/>
            <w:snapToGrid w:val="0"/>
          </w:rPr>
          <w:delText>Appendix A – Financial Identifier Descriptions</w:delText>
        </w:r>
        <w:r w:rsidDel="00022CDD">
          <w:rPr>
            <w:noProof/>
            <w:webHidden/>
          </w:rPr>
          <w:tab/>
          <w:delText>7</w:delText>
        </w:r>
      </w:del>
    </w:p>
    <w:p w14:paraId="46484BF9" w14:textId="3EFC7C9B" w:rsidR="00232E96" w:rsidDel="00022CDD" w:rsidRDefault="00232E96">
      <w:pPr>
        <w:pStyle w:val="TOC1"/>
        <w:tabs>
          <w:tab w:val="right" w:leader="dot" w:pos="9350"/>
        </w:tabs>
        <w:rPr>
          <w:del w:id="605" w:author="Fernandez, Susana" w:date="2023-01-30T16:41:00Z"/>
          <w:noProof/>
          <w:szCs w:val="22"/>
        </w:rPr>
      </w:pPr>
      <w:del w:id="606" w:author="Fernandez, Susana" w:date="2023-01-30T16:41:00Z">
        <w:r w:rsidRPr="00022CDD" w:rsidDel="00022CDD">
          <w:rPr>
            <w:noProof/>
          </w:rPr>
          <w:delText>Introduction</w:delText>
        </w:r>
        <w:r w:rsidDel="00022CDD">
          <w:rPr>
            <w:noProof/>
            <w:webHidden/>
          </w:rPr>
          <w:tab/>
          <w:delText>15</w:delText>
        </w:r>
      </w:del>
    </w:p>
    <w:p w14:paraId="5E977954" w14:textId="3F1C4505" w:rsidR="00232E96" w:rsidDel="00022CDD" w:rsidRDefault="00232E96">
      <w:pPr>
        <w:pStyle w:val="TOC2"/>
        <w:tabs>
          <w:tab w:val="right" w:leader="dot" w:pos="9350"/>
        </w:tabs>
        <w:rPr>
          <w:del w:id="607" w:author="Fernandez, Susana" w:date="2023-01-30T16:41:00Z"/>
          <w:noProof/>
          <w:szCs w:val="22"/>
        </w:rPr>
      </w:pPr>
      <w:del w:id="608" w:author="Fernandez, Susana" w:date="2023-01-30T16:41:00Z">
        <w:r w:rsidRPr="00022CDD" w:rsidDel="00022CDD">
          <w:rPr>
            <w:noProof/>
          </w:rPr>
          <w:delText>Purpose</w:delText>
        </w:r>
        <w:r w:rsidDel="00022CDD">
          <w:rPr>
            <w:noProof/>
            <w:webHidden/>
          </w:rPr>
          <w:tab/>
          <w:delText>15</w:delText>
        </w:r>
      </w:del>
    </w:p>
    <w:p w14:paraId="74167E9A" w14:textId="64D724AC" w:rsidR="00232E96" w:rsidDel="00022CDD" w:rsidRDefault="00232E96">
      <w:pPr>
        <w:pStyle w:val="TOC2"/>
        <w:tabs>
          <w:tab w:val="right" w:leader="dot" w:pos="9350"/>
        </w:tabs>
        <w:rPr>
          <w:del w:id="609" w:author="Fernandez, Susana" w:date="2023-01-30T16:41:00Z"/>
          <w:noProof/>
          <w:szCs w:val="22"/>
        </w:rPr>
      </w:pPr>
      <w:del w:id="610" w:author="Fernandez, Susana" w:date="2023-01-30T16:41:00Z">
        <w:r w:rsidRPr="00022CDD" w:rsidDel="00022CDD">
          <w:rPr>
            <w:noProof/>
          </w:rPr>
          <w:delText>Document Conventions</w:delText>
        </w:r>
        <w:r w:rsidDel="00022CDD">
          <w:rPr>
            <w:noProof/>
            <w:webHidden/>
          </w:rPr>
          <w:tab/>
          <w:delText>17</w:delText>
        </w:r>
      </w:del>
    </w:p>
    <w:p w14:paraId="1E03DA26" w14:textId="19F3D36F" w:rsidR="00232E96" w:rsidDel="00022CDD" w:rsidRDefault="00232E96">
      <w:pPr>
        <w:pStyle w:val="TOC2"/>
        <w:tabs>
          <w:tab w:val="right" w:leader="dot" w:pos="9350"/>
        </w:tabs>
        <w:rPr>
          <w:del w:id="611" w:author="Fernandez, Susana" w:date="2023-01-30T16:41:00Z"/>
          <w:noProof/>
          <w:szCs w:val="22"/>
        </w:rPr>
      </w:pPr>
      <w:del w:id="612" w:author="Fernandez, Susana" w:date="2023-01-30T16:41:00Z">
        <w:r w:rsidRPr="00022CDD" w:rsidDel="00022CDD">
          <w:rPr>
            <w:noProof/>
          </w:rPr>
          <w:delText>Intended Audience</w:delText>
        </w:r>
        <w:r w:rsidDel="00022CDD">
          <w:rPr>
            <w:noProof/>
            <w:webHidden/>
          </w:rPr>
          <w:tab/>
          <w:delText>17</w:delText>
        </w:r>
      </w:del>
    </w:p>
    <w:p w14:paraId="14D4B58E" w14:textId="6BAD498A" w:rsidR="00232E96" w:rsidDel="00022CDD" w:rsidRDefault="00232E96">
      <w:pPr>
        <w:pStyle w:val="TOC2"/>
        <w:tabs>
          <w:tab w:val="right" w:leader="dot" w:pos="9350"/>
        </w:tabs>
        <w:rPr>
          <w:del w:id="613" w:author="Fernandez, Susana" w:date="2023-01-30T16:41:00Z"/>
          <w:noProof/>
          <w:szCs w:val="22"/>
        </w:rPr>
      </w:pPr>
      <w:del w:id="614" w:author="Fernandez, Susana" w:date="2023-01-30T16:41:00Z">
        <w:r w:rsidRPr="00022CDD" w:rsidDel="00022CDD">
          <w:rPr>
            <w:noProof/>
          </w:rPr>
          <w:delText>Product Scope</w:delText>
        </w:r>
        <w:r w:rsidDel="00022CDD">
          <w:rPr>
            <w:noProof/>
            <w:webHidden/>
          </w:rPr>
          <w:tab/>
          <w:delText>17</w:delText>
        </w:r>
      </w:del>
    </w:p>
    <w:p w14:paraId="3F45C295" w14:textId="0B3646DD" w:rsidR="00232E96" w:rsidDel="00022CDD" w:rsidRDefault="00232E96">
      <w:pPr>
        <w:pStyle w:val="TOC2"/>
        <w:tabs>
          <w:tab w:val="right" w:leader="dot" w:pos="9350"/>
        </w:tabs>
        <w:rPr>
          <w:del w:id="615" w:author="Fernandez, Susana" w:date="2023-01-30T16:41:00Z"/>
          <w:noProof/>
          <w:szCs w:val="22"/>
        </w:rPr>
      </w:pPr>
      <w:del w:id="616" w:author="Fernandez, Susana" w:date="2023-01-30T16:41:00Z">
        <w:r w:rsidRPr="00022CDD" w:rsidDel="00022CDD">
          <w:rPr>
            <w:noProof/>
          </w:rPr>
          <w:delText>References</w:delText>
        </w:r>
        <w:r w:rsidDel="00022CDD">
          <w:rPr>
            <w:noProof/>
            <w:webHidden/>
          </w:rPr>
          <w:tab/>
          <w:delText>17</w:delText>
        </w:r>
      </w:del>
    </w:p>
    <w:p w14:paraId="7246983B" w14:textId="1DE46E9C" w:rsidR="00232E96" w:rsidDel="00022CDD" w:rsidRDefault="00232E96">
      <w:pPr>
        <w:pStyle w:val="TOC1"/>
        <w:tabs>
          <w:tab w:val="right" w:leader="dot" w:pos="9350"/>
        </w:tabs>
        <w:rPr>
          <w:del w:id="617" w:author="Fernandez, Susana" w:date="2023-01-30T16:41:00Z"/>
          <w:noProof/>
          <w:szCs w:val="22"/>
        </w:rPr>
      </w:pPr>
      <w:del w:id="618" w:author="Fernandez, Susana" w:date="2023-01-30T16:41:00Z">
        <w:r w:rsidRPr="00022CDD" w:rsidDel="00022CDD">
          <w:rPr>
            <w:noProof/>
            <w:lang w:val="en-GB"/>
          </w:rPr>
          <w:delText>System Overview</w:delText>
        </w:r>
        <w:r w:rsidDel="00022CDD">
          <w:rPr>
            <w:noProof/>
            <w:webHidden/>
          </w:rPr>
          <w:tab/>
          <w:delText>19</w:delText>
        </w:r>
      </w:del>
    </w:p>
    <w:p w14:paraId="194B01ED" w14:textId="20597BE8" w:rsidR="00232E96" w:rsidDel="00022CDD" w:rsidRDefault="00232E96">
      <w:pPr>
        <w:pStyle w:val="TOC2"/>
        <w:tabs>
          <w:tab w:val="right" w:leader="dot" w:pos="9350"/>
        </w:tabs>
        <w:rPr>
          <w:del w:id="619" w:author="Fernandez, Susana" w:date="2023-01-30T16:41:00Z"/>
          <w:noProof/>
          <w:szCs w:val="22"/>
        </w:rPr>
      </w:pPr>
      <w:del w:id="620" w:author="Fernandez, Susana" w:date="2023-01-30T16:41:00Z">
        <w:r w:rsidRPr="00022CDD" w:rsidDel="00022CDD">
          <w:rPr>
            <w:noProof/>
          </w:rPr>
          <w:delText>System Overview Description</w:delText>
        </w:r>
        <w:r w:rsidDel="00022CDD">
          <w:rPr>
            <w:noProof/>
            <w:webHidden/>
          </w:rPr>
          <w:tab/>
          <w:delText>19</w:delText>
        </w:r>
      </w:del>
    </w:p>
    <w:p w14:paraId="6D95A98D" w14:textId="2300BCD2" w:rsidR="00232E96" w:rsidDel="00022CDD" w:rsidRDefault="00232E96">
      <w:pPr>
        <w:pStyle w:val="TOC2"/>
        <w:tabs>
          <w:tab w:val="right" w:leader="dot" w:pos="9350"/>
        </w:tabs>
        <w:rPr>
          <w:del w:id="621" w:author="Fernandez, Susana" w:date="2023-01-30T16:41:00Z"/>
          <w:noProof/>
          <w:szCs w:val="22"/>
        </w:rPr>
      </w:pPr>
      <w:del w:id="622" w:author="Fernandez, Susana" w:date="2023-01-30T16:41:00Z">
        <w:r w:rsidRPr="00022CDD" w:rsidDel="00022CDD">
          <w:rPr>
            <w:noProof/>
          </w:rPr>
          <w:delText>System Overview Diagram</w:delText>
        </w:r>
        <w:r w:rsidDel="00022CDD">
          <w:rPr>
            <w:noProof/>
            <w:webHidden/>
          </w:rPr>
          <w:tab/>
          <w:delText>19</w:delText>
        </w:r>
      </w:del>
    </w:p>
    <w:p w14:paraId="219678DD" w14:textId="49C40369" w:rsidR="00232E96" w:rsidDel="00022CDD" w:rsidRDefault="00232E96">
      <w:pPr>
        <w:pStyle w:val="TOC2"/>
        <w:tabs>
          <w:tab w:val="right" w:leader="dot" w:pos="9350"/>
        </w:tabs>
        <w:rPr>
          <w:del w:id="623" w:author="Fernandez, Susana" w:date="2023-01-30T16:41:00Z"/>
          <w:noProof/>
          <w:szCs w:val="22"/>
        </w:rPr>
      </w:pPr>
      <w:del w:id="624" w:author="Fernandez, Susana" w:date="2023-01-30T16:41:00Z">
        <w:r w:rsidRPr="00022CDD" w:rsidDel="00022CDD">
          <w:rPr>
            <w:noProof/>
          </w:rPr>
          <w:delText>Transaction Types Supported For TD POS B24 Host (Host 1)</w:delText>
        </w:r>
        <w:r w:rsidDel="00022CDD">
          <w:rPr>
            <w:noProof/>
            <w:webHidden/>
          </w:rPr>
          <w:tab/>
          <w:delText>20</w:delText>
        </w:r>
      </w:del>
    </w:p>
    <w:p w14:paraId="24A78CD4" w14:textId="5A49C522" w:rsidR="00232E96" w:rsidDel="00022CDD" w:rsidRDefault="00232E96">
      <w:pPr>
        <w:pStyle w:val="TOC2"/>
        <w:tabs>
          <w:tab w:val="right" w:leader="dot" w:pos="9350"/>
        </w:tabs>
        <w:rPr>
          <w:del w:id="625" w:author="Fernandez, Susana" w:date="2023-01-30T16:41:00Z"/>
          <w:noProof/>
          <w:szCs w:val="22"/>
        </w:rPr>
      </w:pPr>
      <w:del w:id="626" w:author="Fernandez, Susana" w:date="2023-01-30T16:41:00Z">
        <w:r w:rsidRPr="00022CDD" w:rsidDel="00022CDD">
          <w:rPr>
            <w:noProof/>
          </w:rPr>
          <w:delText>Transaction Types Supported For Host 3</w:delText>
        </w:r>
        <w:r w:rsidDel="00022CDD">
          <w:rPr>
            <w:noProof/>
            <w:webHidden/>
          </w:rPr>
          <w:tab/>
          <w:delText>60</w:delText>
        </w:r>
      </w:del>
    </w:p>
    <w:p w14:paraId="4AD272FD" w14:textId="3C75F514" w:rsidR="00232E96" w:rsidDel="00022CDD" w:rsidRDefault="00232E96">
      <w:pPr>
        <w:pStyle w:val="TOC1"/>
        <w:tabs>
          <w:tab w:val="right" w:leader="dot" w:pos="9350"/>
        </w:tabs>
        <w:rPr>
          <w:del w:id="627" w:author="Fernandez, Susana" w:date="2023-01-30T16:41:00Z"/>
          <w:noProof/>
          <w:szCs w:val="22"/>
        </w:rPr>
      </w:pPr>
      <w:del w:id="628" w:author="Fernandez, Susana" w:date="2023-01-30T16:41:00Z">
        <w:r w:rsidRPr="00022CDD" w:rsidDel="00022CDD">
          <w:rPr>
            <w:noProof/>
          </w:rPr>
          <w:delText>COMMUNICATION PROTOCOLS</w:delText>
        </w:r>
        <w:r w:rsidDel="00022CDD">
          <w:rPr>
            <w:noProof/>
            <w:webHidden/>
          </w:rPr>
          <w:tab/>
          <w:delText>62</w:delText>
        </w:r>
      </w:del>
    </w:p>
    <w:p w14:paraId="069222D0" w14:textId="6F67539C" w:rsidR="00232E96" w:rsidDel="00022CDD" w:rsidRDefault="00232E96">
      <w:pPr>
        <w:pStyle w:val="TOC2"/>
        <w:tabs>
          <w:tab w:val="right" w:leader="dot" w:pos="9350"/>
        </w:tabs>
        <w:rPr>
          <w:del w:id="629" w:author="Fernandez, Susana" w:date="2023-01-30T16:41:00Z"/>
          <w:noProof/>
          <w:szCs w:val="22"/>
        </w:rPr>
      </w:pPr>
      <w:del w:id="630" w:author="Fernandez, Susana" w:date="2023-01-30T16:41:00Z">
        <w:r w:rsidRPr="00022CDD" w:rsidDel="00022CDD">
          <w:rPr>
            <w:noProof/>
          </w:rPr>
          <w:delText>DATAPAC 3201 for TD POS B24 Host (Host 1)</w:delText>
        </w:r>
        <w:r w:rsidDel="00022CDD">
          <w:rPr>
            <w:noProof/>
            <w:webHidden/>
          </w:rPr>
          <w:tab/>
          <w:delText>63</w:delText>
        </w:r>
      </w:del>
    </w:p>
    <w:p w14:paraId="2F4E434E" w14:textId="31D19746" w:rsidR="00232E96" w:rsidDel="00022CDD" w:rsidRDefault="00232E96">
      <w:pPr>
        <w:pStyle w:val="TOC2"/>
        <w:tabs>
          <w:tab w:val="right" w:leader="dot" w:pos="9350"/>
        </w:tabs>
        <w:rPr>
          <w:del w:id="631" w:author="Fernandez, Susana" w:date="2023-01-30T16:41:00Z"/>
          <w:noProof/>
          <w:szCs w:val="22"/>
        </w:rPr>
      </w:pPr>
      <w:del w:id="632" w:author="Fernandez, Susana" w:date="2023-01-30T16:41:00Z">
        <w:r w:rsidRPr="00022CDD" w:rsidDel="00022CDD">
          <w:rPr>
            <w:noProof/>
          </w:rPr>
          <w:delText>DATAPAC 3101 for TD POS B24 Host (Host 1)</w:delText>
        </w:r>
        <w:r w:rsidDel="00022CDD">
          <w:rPr>
            <w:noProof/>
            <w:webHidden/>
          </w:rPr>
          <w:tab/>
          <w:delText>63</w:delText>
        </w:r>
      </w:del>
    </w:p>
    <w:p w14:paraId="6878D496" w14:textId="1213C01F" w:rsidR="00232E96" w:rsidDel="00022CDD" w:rsidRDefault="00232E96">
      <w:pPr>
        <w:pStyle w:val="TOC2"/>
        <w:tabs>
          <w:tab w:val="right" w:leader="dot" w:pos="9350"/>
        </w:tabs>
        <w:rPr>
          <w:del w:id="633" w:author="Fernandez, Susana" w:date="2023-01-30T16:41:00Z"/>
          <w:noProof/>
          <w:szCs w:val="22"/>
        </w:rPr>
      </w:pPr>
      <w:del w:id="634" w:author="Fernandez, Susana" w:date="2023-01-30T16:41:00Z">
        <w:r w:rsidRPr="00022CDD" w:rsidDel="00022CDD">
          <w:rPr>
            <w:noProof/>
          </w:rPr>
          <w:delText>NGD (same protocol as 3101) for TD POS B24 Host (Host 1)</w:delText>
        </w:r>
        <w:r w:rsidDel="00022CDD">
          <w:rPr>
            <w:noProof/>
            <w:webHidden/>
          </w:rPr>
          <w:tab/>
          <w:delText>63</w:delText>
        </w:r>
      </w:del>
    </w:p>
    <w:p w14:paraId="7E8062BE" w14:textId="2D65DF8D" w:rsidR="00232E96" w:rsidDel="00022CDD" w:rsidRDefault="00232E96">
      <w:pPr>
        <w:pStyle w:val="TOC2"/>
        <w:tabs>
          <w:tab w:val="right" w:leader="dot" w:pos="9350"/>
        </w:tabs>
        <w:rPr>
          <w:del w:id="635" w:author="Fernandez, Susana" w:date="2023-01-30T16:41:00Z"/>
          <w:noProof/>
          <w:szCs w:val="22"/>
        </w:rPr>
      </w:pPr>
      <w:del w:id="636" w:author="Fernandez, Susana" w:date="2023-01-30T16:41:00Z">
        <w:r w:rsidRPr="00022CDD" w:rsidDel="00022CDD">
          <w:rPr>
            <w:noProof/>
          </w:rPr>
          <w:delText>TCP/IP for TD POS B24 Host (Host 1)</w:delText>
        </w:r>
        <w:r w:rsidDel="00022CDD">
          <w:rPr>
            <w:noProof/>
            <w:webHidden/>
          </w:rPr>
          <w:tab/>
          <w:delText>64</w:delText>
        </w:r>
      </w:del>
    </w:p>
    <w:p w14:paraId="1E591494" w14:textId="15FD5A74" w:rsidR="00232E96" w:rsidDel="00022CDD" w:rsidRDefault="00232E96">
      <w:pPr>
        <w:pStyle w:val="TOC1"/>
        <w:tabs>
          <w:tab w:val="right" w:leader="dot" w:pos="9350"/>
        </w:tabs>
        <w:rPr>
          <w:del w:id="637" w:author="Fernandez, Susana" w:date="2023-01-30T16:41:00Z"/>
          <w:noProof/>
          <w:szCs w:val="22"/>
        </w:rPr>
      </w:pPr>
      <w:del w:id="638" w:author="Fernandez, Susana" w:date="2023-01-30T16:41:00Z">
        <w:r w:rsidRPr="00022CDD" w:rsidDel="00022CDD">
          <w:rPr>
            <w:rFonts w:cs="Arial"/>
            <w:noProof/>
          </w:rPr>
          <w:delText>MESSAGE FLOWS FOR</w:delText>
        </w:r>
        <w:r w:rsidRPr="00022CDD" w:rsidDel="00022CDD">
          <w:rPr>
            <w:noProof/>
          </w:rPr>
          <w:delText xml:space="preserve"> TD POS B24 HOST (HOST 1)</w:delText>
        </w:r>
        <w:r w:rsidDel="00022CDD">
          <w:rPr>
            <w:noProof/>
            <w:webHidden/>
          </w:rPr>
          <w:tab/>
          <w:delText>66</w:delText>
        </w:r>
      </w:del>
    </w:p>
    <w:p w14:paraId="5A77277D" w14:textId="7F48BCE2" w:rsidR="00232E96" w:rsidDel="00022CDD" w:rsidRDefault="00232E96">
      <w:pPr>
        <w:pStyle w:val="TOC2"/>
        <w:tabs>
          <w:tab w:val="right" w:leader="dot" w:pos="9350"/>
        </w:tabs>
        <w:rPr>
          <w:del w:id="639" w:author="Fernandez, Susana" w:date="2023-01-30T16:41:00Z"/>
          <w:noProof/>
          <w:szCs w:val="22"/>
        </w:rPr>
      </w:pPr>
      <w:del w:id="640" w:author="Fernandez, Susana" w:date="2023-01-30T16:41:00Z">
        <w:r w:rsidRPr="00022CDD" w:rsidDel="00022CDD">
          <w:rPr>
            <w:noProof/>
            <w:snapToGrid w:val="0"/>
          </w:rPr>
          <w:delText>Online Financial Transactions</w:delText>
        </w:r>
        <w:r w:rsidDel="00022CDD">
          <w:rPr>
            <w:noProof/>
            <w:webHidden/>
          </w:rPr>
          <w:tab/>
          <w:delText>66</w:delText>
        </w:r>
      </w:del>
    </w:p>
    <w:p w14:paraId="2832C951" w14:textId="5A3F88A9" w:rsidR="00232E96" w:rsidDel="00022CDD" w:rsidRDefault="00232E96">
      <w:pPr>
        <w:pStyle w:val="TOC2"/>
        <w:tabs>
          <w:tab w:val="right" w:leader="dot" w:pos="9350"/>
        </w:tabs>
        <w:rPr>
          <w:del w:id="641" w:author="Fernandez, Susana" w:date="2023-01-30T16:41:00Z"/>
          <w:noProof/>
          <w:szCs w:val="22"/>
        </w:rPr>
      </w:pPr>
      <w:del w:id="642" w:author="Fernandez, Susana" w:date="2023-01-30T16:41:00Z">
        <w:r w:rsidRPr="00022CDD" w:rsidDel="00022CDD">
          <w:rPr>
            <w:noProof/>
          </w:rPr>
          <w:delText>Financial Transaction Reversal</w:delText>
        </w:r>
        <w:r w:rsidDel="00022CDD">
          <w:rPr>
            <w:noProof/>
            <w:webHidden/>
          </w:rPr>
          <w:tab/>
          <w:delText>68</w:delText>
        </w:r>
      </w:del>
    </w:p>
    <w:p w14:paraId="3F61F946" w14:textId="61565DFF" w:rsidR="00232E96" w:rsidDel="00022CDD" w:rsidRDefault="00232E96">
      <w:pPr>
        <w:pStyle w:val="TOC2"/>
        <w:tabs>
          <w:tab w:val="right" w:leader="dot" w:pos="9350"/>
        </w:tabs>
        <w:rPr>
          <w:del w:id="643" w:author="Fernandez, Susana" w:date="2023-01-30T16:41:00Z"/>
          <w:noProof/>
          <w:szCs w:val="22"/>
        </w:rPr>
      </w:pPr>
      <w:del w:id="644" w:author="Fernandez, Susana" w:date="2023-01-30T16:41:00Z">
        <w:r w:rsidRPr="00022CDD" w:rsidDel="00022CDD">
          <w:rPr>
            <w:noProof/>
          </w:rPr>
          <w:delText>Offline EMV Transaction Advice Messages</w:delText>
        </w:r>
        <w:r w:rsidDel="00022CDD">
          <w:rPr>
            <w:noProof/>
            <w:webHidden/>
          </w:rPr>
          <w:tab/>
          <w:delText>80</w:delText>
        </w:r>
      </w:del>
    </w:p>
    <w:p w14:paraId="2CA4CBE5" w14:textId="003D91F9" w:rsidR="00232E96" w:rsidDel="00022CDD" w:rsidRDefault="00232E96">
      <w:pPr>
        <w:pStyle w:val="TOC2"/>
        <w:tabs>
          <w:tab w:val="right" w:leader="dot" w:pos="9350"/>
        </w:tabs>
        <w:rPr>
          <w:del w:id="645" w:author="Fernandez, Susana" w:date="2023-01-30T16:41:00Z"/>
          <w:noProof/>
          <w:szCs w:val="22"/>
        </w:rPr>
      </w:pPr>
      <w:del w:id="646" w:author="Fernandez, Susana" w:date="2023-01-30T16:41:00Z">
        <w:r w:rsidRPr="00022CDD" w:rsidDel="00022CDD">
          <w:rPr>
            <w:noProof/>
          </w:rPr>
          <w:delText>Store-and-Forward Messages</w:delText>
        </w:r>
        <w:r w:rsidDel="00022CDD">
          <w:rPr>
            <w:noProof/>
            <w:webHidden/>
          </w:rPr>
          <w:tab/>
          <w:delText>83</w:delText>
        </w:r>
      </w:del>
    </w:p>
    <w:p w14:paraId="492EE562" w14:textId="72E25B02" w:rsidR="00232E96" w:rsidDel="00022CDD" w:rsidRDefault="00232E96">
      <w:pPr>
        <w:pStyle w:val="TOC2"/>
        <w:tabs>
          <w:tab w:val="right" w:leader="dot" w:pos="9350"/>
        </w:tabs>
        <w:rPr>
          <w:del w:id="647" w:author="Fernandez, Susana" w:date="2023-01-30T16:41:00Z"/>
          <w:noProof/>
          <w:szCs w:val="22"/>
        </w:rPr>
      </w:pPr>
      <w:del w:id="648" w:author="Fernandez, Susana" w:date="2023-01-30T16:41:00Z">
        <w:r w:rsidRPr="00022CDD" w:rsidDel="00022CDD">
          <w:rPr>
            <w:noProof/>
          </w:rPr>
          <w:delText>Force Post Messages</w:delText>
        </w:r>
        <w:r w:rsidDel="00022CDD">
          <w:rPr>
            <w:noProof/>
            <w:webHidden/>
          </w:rPr>
          <w:tab/>
          <w:delText>85</w:delText>
        </w:r>
      </w:del>
    </w:p>
    <w:p w14:paraId="2722CE99" w14:textId="486DDD5C" w:rsidR="00232E96" w:rsidDel="00022CDD" w:rsidRDefault="00232E96">
      <w:pPr>
        <w:pStyle w:val="TOC2"/>
        <w:tabs>
          <w:tab w:val="right" w:leader="dot" w:pos="9350"/>
        </w:tabs>
        <w:rPr>
          <w:del w:id="649" w:author="Fernandez, Susana" w:date="2023-01-30T16:41:00Z"/>
          <w:noProof/>
          <w:szCs w:val="22"/>
        </w:rPr>
      </w:pPr>
      <w:del w:id="650" w:author="Fernandez, Susana" w:date="2023-01-30T16:41:00Z">
        <w:r w:rsidRPr="00022CDD" w:rsidDel="00022CDD">
          <w:rPr>
            <w:noProof/>
          </w:rPr>
          <w:delText>Administrative Messages</w:delText>
        </w:r>
        <w:r w:rsidDel="00022CDD">
          <w:rPr>
            <w:noProof/>
            <w:webHidden/>
          </w:rPr>
          <w:tab/>
          <w:delText>86</w:delText>
        </w:r>
      </w:del>
    </w:p>
    <w:p w14:paraId="7D5C8FEE" w14:textId="7F1C48A9" w:rsidR="00232E96" w:rsidDel="00022CDD" w:rsidRDefault="00232E96">
      <w:pPr>
        <w:pStyle w:val="TOC1"/>
        <w:tabs>
          <w:tab w:val="right" w:leader="dot" w:pos="9350"/>
        </w:tabs>
        <w:rPr>
          <w:del w:id="651" w:author="Fernandez, Susana" w:date="2023-01-30T16:41:00Z"/>
          <w:noProof/>
          <w:szCs w:val="22"/>
        </w:rPr>
      </w:pPr>
      <w:del w:id="652" w:author="Fernandez, Susana" w:date="2023-01-30T16:41:00Z">
        <w:r w:rsidRPr="00022CDD" w:rsidDel="00022CDD">
          <w:rPr>
            <w:noProof/>
          </w:rPr>
          <w:delText>Multi Host Support</w:delText>
        </w:r>
        <w:r w:rsidDel="00022CDD">
          <w:rPr>
            <w:noProof/>
            <w:webHidden/>
          </w:rPr>
          <w:tab/>
          <w:delText>91</w:delText>
        </w:r>
      </w:del>
    </w:p>
    <w:p w14:paraId="630AA12F" w14:textId="70E5652A" w:rsidR="00232E96" w:rsidDel="00022CDD" w:rsidRDefault="00232E96">
      <w:pPr>
        <w:pStyle w:val="TOC2"/>
        <w:tabs>
          <w:tab w:val="right" w:leader="dot" w:pos="9350"/>
        </w:tabs>
        <w:rPr>
          <w:del w:id="653" w:author="Fernandez, Susana" w:date="2023-01-30T16:41:00Z"/>
          <w:noProof/>
          <w:szCs w:val="22"/>
        </w:rPr>
      </w:pPr>
      <w:del w:id="654" w:author="Fernandez, Susana" w:date="2023-01-30T16:41:00Z">
        <w:r w:rsidRPr="00022CDD" w:rsidDel="00022CDD">
          <w:rPr>
            <w:noProof/>
          </w:rPr>
          <w:delText>TD Gateway - Communication Protocol and Message Format</w:delText>
        </w:r>
        <w:r w:rsidDel="00022CDD">
          <w:rPr>
            <w:noProof/>
            <w:webHidden/>
          </w:rPr>
          <w:tab/>
          <w:delText>92</w:delText>
        </w:r>
      </w:del>
    </w:p>
    <w:p w14:paraId="29D66E81" w14:textId="37B29DF4" w:rsidR="00232E96" w:rsidDel="00022CDD" w:rsidRDefault="00232E96">
      <w:pPr>
        <w:pStyle w:val="TOC2"/>
        <w:tabs>
          <w:tab w:val="right" w:leader="dot" w:pos="9350"/>
        </w:tabs>
        <w:rPr>
          <w:del w:id="655" w:author="Fernandez, Susana" w:date="2023-01-30T16:41:00Z"/>
          <w:noProof/>
          <w:szCs w:val="22"/>
        </w:rPr>
      </w:pPr>
      <w:del w:id="656" w:author="Fernandez, Susana" w:date="2023-01-30T16:41:00Z">
        <w:r w:rsidRPr="00022CDD" w:rsidDel="00022CDD">
          <w:rPr>
            <w:noProof/>
          </w:rPr>
          <w:delText>Host 3 Message Format</w:delText>
        </w:r>
        <w:r w:rsidDel="00022CDD">
          <w:rPr>
            <w:noProof/>
            <w:webHidden/>
          </w:rPr>
          <w:tab/>
          <w:delText>92</w:delText>
        </w:r>
      </w:del>
    </w:p>
    <w:p w14:paraId="225A09F4" w14:textId="5CF1EAE1" w:rsidR="00232E96" w:rsidDel="00022CDD" w:rsidRDefault="00232E96">
      <w:pPr>
        <w:pStyle w:val="TOC1"/>
        <w:tabs>
          <w:tab w:val="right" w:leader="dot" w:pos="9350"/>
        </w:tabs>
        <w:rPr>
          <w:del w:id="657" w:author="Fernandez, Susana" w:date="2023-01-30T16:41:00Z"/>
          <w:noProof/>
          <w:szCs w:val="22"/>
        </w:rPr>
      </w:pPr>
      <w:del w:id="658" w:author="Fernandez, Susana" w:date="2023-01-30T16:41:00Z">
        <w:r w:rsidRPr="00022CDD" w:rsidDel="00022CDD">
          <w:rPr>
            <w:noProof/>
          </w:rPr>
          <w:delText>Card Session Initiation</w:delText>
        </w:r>
        <w:r w:rsidDel="00022CDD">
          <w:rPr>
            <w:noProof/>
            <w:webHidden/>
          </w:rPr>
          <w:tab/>
          <w:delText>94</w:delText>
        </w:r>
      </w:del>
    </w:p>
    <w:p w14:paraId="733CAD3B" w14:textId="2FF6320B" w:rsidR="00232E96" w:rsidDel="00022CDD" w:rsidRDefault="00232E96">
      <w:pPr>
        <w:pStyle w:val="TOC2"/>
        <w:tabs>
          <w:tab w:val="right" w:leader="dot" w:pos="9350"/>
        </w:tabs>
        <w:rPr>
          <w:del w:id="659" w:author="Fernandez, Susana" w:date="2023-01-30T16:41:00Z"/>
          <w:noProof/>
          <w:szCs w:val="22"/>
        </w:rPr>
      </w:pPr>
      <w:del w:id="660" w:author="Fernandez, Susana" w:date="2023-01-30T16:41:00Z">
        <w:r w:rsidRPr="00022CDD" w:rsidDel="00022CDD">
          <w:rPr>
            <w:noProof/>
          </w:rPr>
          <w:delText>Canadian Acquired</w:delText>
        </w:r>
        <w:r w:rsidDel="00022CDD">
          <w:rPr>
            <w:noProof/>
            <w:webHidden/>
          </w:rPr>
          <w:tab/>
          <w:delText>94</w:delText>
        </w:r>
      </w:del>
    </w:p>
    <w:p w14:paraId="79CE973B" w14:textId="64BE52C2" w:rsidR="00232E96" w:rsidDel="00022CDD" w:rsidRDefault="00232E96">
      <w:pPr>
        <w:pStyle w:val="TOC2"/>
        <w:tabs>
          <w:tab w:val="right" w:leader="dot" w:pos="9350"/>
        </w:tabs>
        <w:rPr>
          <w:del w:id="661" w:author="Fernandez, Susana" w:date="2023-01-30T16:41:00Z"/>
          <w:noProof/>
          <w:szCs w:val="22"/>
        </w:rPr>
      </w:pPr>
      <w:del w:id="662" w:author="Fernandez, Susana" w:date="2023-01-30T16:41:00Z">
        <w:r w:rsidRPr="00022CDD" w:rsidDel="00022CDD">
          <w:rPr>
            <w:noProof/>
          </w:rPr>
          <w:delText>US Acquired</w:delText>
        </w:r>
        <w:r w:rsidDel="00022CDD">
          <w:rPr>
            <w:noProof/>
            <w:webHidden/>
          </w:rPr>
          <w:tab/>
          <w:delText>96</w:delText>
        </w:r>
      </w:del>
    </w:p>
    <w:p w14:paraId="058CBABB" w14:textId="1C9B2EC2" w:rsidR="00232E96" w:rsidDel="00022CDD" w:rsidRDefault="00232E96">
      <w:pPr>
        <w:pStyle w:val="TOC1"/>
        <w:tabs>
          <w:tab w:val="right" w:leader="dot" w:pos="9350"/>
        </w:tabs>
        <w:rPr>
          <w:del w:id="663" w:author="Fernandez, Susana" w:date="2023-01-30T16:41:00Z"/>
          <w:noProof/>
          <w:szCs w:val="22"/>
        </w:rPr>
      </w:pPr>
      <w:del w:id="664" w:author="Fernandez, Susana" w:date="2023-01-30T16:41:00Z">
        <w:r w:rsidRPr="00022CDD" w:rsidDel="00022CDD">
          <w:rPr>
            <w:noProof/>
          </w:rPr>
          <w:delText>Track 2 Encryption</w:delText>
        </w:r>
        <w:r w:rsidDel="00022CDD">
          <w:rPr>
            <w:noProof/>
            <w:webHidden/>
          </w:rPr>
          <w:tab/>
          <w:delText>98</w:delText>
        </w:r>
      </w:del>
    </w:p>
    <w:p w14:paraId="02E45B00" w14:textId="559D77DD" w:rsidR="00232E96" w:rsidDel="00022CDD" w:rsidRDefault="00232E96">
      <w:pPr>
        <w:pStyle w:val="TOC2"/>
        <w:tabs>
          <w:tab w:val="right" w:leader="dot" w:pos="9350"/>
        </w:tabs>
        <w:rPr>
          <w:del w:id="665" w:author="Fernandez, Susana" w:date="2023-01-30T16:41:00Z"/>
          <w:noProof/>
          <w:szCs w:val="22"/>
        </w:rPr>
      </w:pPr>
      <w:del w:id="666" w:author="Fernandez, Susana" w:date="2023-01-30T16:41:00Z">
        <w:r w:rsidRPr="00022CDD" w:rsidDel="00022CDD">
          <w:rPr>
            <w:noProof/>
          </w:rPr>
          <w:delText>End to End Encryption</w:delText>
        </w:r>
        <w:r w:rsidDel="00022CDD">
          <w:rPr>
            <w:noProof/>
            <w:webHidden/>
          </w:rPr>
          <w:tab/>
          <w:delText>98</w:delText>
        </w:r>
      </w:del>
    </w:p>
    <w:p w14:paraId="0D83B1EC" w14:textId="3CF497ED" w:rsidR="00232E96" w:rsidDel="00022CDD" w:rsidRDefault="00232E96">
      <w:pPr>
        <w:pStyle w:val="TOC2"/>
        <w:tabs>
          <w:tab w:val="right" w:leader="dot" w:pos="9350"/>
        </w:tabs>
        <w:rPr>
          <w:del w:id="667" w:author="Fernandez, Susana" w:date="2023-01-30T16:41:00Z"/>
          <w:noProof/>
          <w:szCs w:val="22"/>
        </w:rPr>
      </w:pPr>
      <w:del w:id="668" w:author="Fernandez, Susana" w:date="2023-01-30T16:41:00Z">
        <w:r w:rsidRPr="00022CDD" w:rsidDel="00022CDD">
          <w:rPr>
            <w:noProof/>
          </w:rPr>
          <w:delText>Point to Point Encryption</w:delText>
        </w:r>
        <w:r w:rsidDel="00022CDD">
          <w:rPr>
            <w:noProof/>
            <w:webHidden/>
          </w:rPr>
          <w:tab/>
          <w:delText>98</w:delText>
        </w:r>
      </w:del>
    </w:p>
    <w:p w14:paraId="104D5094" w14:textId="5BBC0A97" w:rsidR="00232E96" w:rsidDel="00022CDD" w:rsidRDefault="00232E96">
      <w:pPr>
        <w:pStyle w:val="TOC1"/>
        <w:tabs>
          <w:tab w:val="right" w:leader="dot" w:pos="9350"/>
        </w:tabs>
        <w:rPr>
          <w:del w:id="669" w:author="Fernandez, Susana" w:date="2023-01-30T16:41:00Z"/>
          <w:noProof/>
          <w:szCs w:val="22"/>
        </w:rPr>
      </w:pPr>
      <w:del w:id="670" w:author="Fernandez, Susana" w:date="2023-01-30T16:41:00Z">
        <w:r w:rsidRPr="00022CDD" w:rsidDel="00022CDD">
          <w:rPr>
            <w:noProof/>
          </w:rPr>
          <w:delText>Shared PINPad Support</w:delText>
        </w:r>
        <w:r w:rsidDel="00022CDD">
          <w:rPr>
            <w:noProof/>
            <w:webHidden/>
          </w:rPr>
          <w:tab/>
          <w:delText>99</w:delText>
        </w:r>
      </w:del>
    </w:p>
    <w:p w14:paraId="0118FDD5" w14:textId="5417C214" w:rsidR="00232E96" w:rsidDel="00022CDD" w:rsidRDefault="00232E96">
      <w:pPr>
        <w:pStyle w:val="TOC1"/>
        <w:tabs>
          <w:tab w:val="right" w:leader="dot" w:pos="9350"/>
        </w:tabs>
        <w:rPr>
          <w:del w:id="671" w:author="Fernandez, Susana" w:date="2023-01-30T16:41:00Z"/>
          <w:noProof/>
          <w:szCs w:val="22"/>
        </w:rPr>
      </w:pPr>
      <w:del w:id="672" w:author="Fernandez, Susana" w:date="2023-01-30T16:41:00Z">
        <w:r w:rsidRPr="00022CDD" w:rsidDel="00022CDD">
          <w:rPr>
            <w:noProof/>
          </w:rPr>
          <w:delText>Card Level2 Support</w:delText>
        </w:r>
        <w:r w:rsidDel="00022CDD">
          <w:rPr>
            <w:noProof/>
            <w:webHidden/>
          </w:rPr>
          <w:tab/>
          <w:delText>100</w:delText>
        </w:r>
      </w:del>
    </w:p>
    <w:p w14:paraId="36CE9378" w14:textId="78043FC7" w:rsidR="00232E96" w:rsidDel="00022CDD" w:rsidRDefault="00232E96">
      <w:pPr>
        <w:pStyle w:val="TOC1"/>
        <w:tabs>
          <w:tab w:val="right" w:leader="dot" w:pos="9350"/>
        </w:tabs>
        <w:rPr>
          <w:del w:id="673" w:author="Fernandez, Susana" w:date="2023-01-30T16:41:00Z"/>
          <w:noProof/>
          <w:szCs w:val="22"/>
        </w:rPr>
      </w:pPr>
      <w:del w:id="674" w:author="Fernandez, Susana" w:date="2023-01-30T16:41:00Z">
        <w:r w:rsidRPr="00022CDD" w:rsidDel="00022CDD">
          <w:rPr>
            <w:noProof/>
          </w:rPr>
          <w:delText>SPDH MESSAGE STRUCTURES</w:delText>
        </w:r>
        <w:r w:rsidDel="00022CDD">
          <w:rPr>
            <w:noProof/>
            <w:webHidden/>
          </w:rPr>
          <w:tab/>
          <w:delText>101</w:delText>
        </w:r>
      </w:del>
    </w:p>
    <w:p w14:paraId="2DFC3A30" w14:textId="7D48D522" w:rsidR="00232E96" w:rsidDel="00022CDD" w:rsidRDefault="00232E96">
      <w:pPr>
        <w:pStyle w:val="TOC2"/>
        <w:tabs>
          <w:tab w:val="right" w:leader="dot" w:pos="9350"/>
        </w:tabs>
        <w:rPr>
          <w:del w:id="675" w:author="Fernandez, Susana" w:date="2023-01-30T16:41:00Z"/>
          <w:noProof/>
          <w:szCs w:val="22"/>
        </w:rPr>
      </w:pPr>
      <w:del w:id="676" w:author="Fernandez, Susana" w:date="2023-01-30T16:41:00Z">
        <w:r w:rsidRPr="00022CDD" w:rsidDel="00022CDD">
          <w:rPr>
            <w:noProof/>
          </w:rPr>
          <w:delText>STANDARD HEADER FIELDS</w:delText>
        </w:r>
        <w:r w:rsidDel="00022CDD">
          <w:rPr>
            <w:noProof/>
            <w:webHidden/>
          </w:rPr>
          <w:tab/>
          <w:delText>101</w:delText>
        </w:r>
      </w:del>
    </w:p>
    <w:p w14:paraId="40510F57" w14:textId="548EDBD3" w:rsidR="00232E96" w:rsidDel="00022CDD" w:rsidRDefault="00232E96">
      <w:pPr>
        <w:pStyle w:val="TOC2"/>
        <w:tabs>
          <w:tab w:val="right" w:leader="dot" w:pos="9350"/>
        </w:tabs>
        <w:rPr>
          <w:del w:id="677" w:author="Fernandez, Susana" w:date="2023-01-30T16:41:00Z"/>
          <w:noProof/>
          <w:szCs w:val="22"/>
        </w:rPr>
      </w:pPr>
      <w:del w:id="678" w:author="Fernandez, Susana" w:date="2023-01-30T16:41:00Z">
        <w:r w:rsidRPr="00022CDD" w:rsidDel="00022CDD">
          <w:rPr>
            <w:noProof/>
          </w:rPr>
          <w:delText>MESSAGE HEADER FOR HOST 3 INSTANT CREDIT</w:delText>
        </w:r>
        <w:r w:rsidDel="00022CDD">
          <w:rPr>
            <w:noProof/>
            <w:webHidden/>
          </w:rPr>
          <w:tab/>
          <w:delText>108</w:delText>
        </w:r>
      </w:del>
    </w:p>
    <w:p w14:paraId="00C65686" w14:textId="2BCBFA29" w:rsidR="00232E96" w:rsidDel="00022CDD" w:rsidRDefault="00232E96">
      <w:pPr>
        <w:pStyle w:val="TOC2"/>
        <w:tabs>
          <w:tab w:val="right" w:leader="dot" w:pos="9350"/>
        </w:tabs>
        <w:rPr>
          <w:del w:id="679" w:author="Fernandez, Susana" w:date="2023-01-30T16:41:00Z"/>
          <w:noProof/>
          <w:szCs w:val="22"/>
        </w:rPr>
      </w:pPr>
      <w:del w:id="680" w:author="Fernandez, Susana" w:date="2023-01-30T16:41:00Z">
        <w:r w:rsidRPr="00022CDD" w:rsidDel="00022CDD">
          <w:rPr>
            <w:noProof/>
          </w:rPr>
          <w:delText>MANDATORY REQUEST AND RESPONSE (OPTIONAL) DATA FIELDS FOR TD POS B24 HOST (HOST 1)</w:delText>
        </w:r>
        <w:r w:rsidDel="00022CDD">
          <w:rPr>
            <w:noProof/>
            <w:webHidden/>
          </w:rPr>
          <w:tab/>
          <w:delText>112</w:delText>
        </w:r>
      </w:del>
    </w:p>
    <w:p w14:paraId="53F204F5" w14:textId="79AF1A96" w:rsidR="00232E96" w:rsidDel="00022CDD" w:rsidRDefault="00232E96">
      <w:pPr>
        <w:pStyle w:val="TOC2"/>
        <w:tabs>
          <w:tab w:val="right" w:leader="dot" w:pos="9350"/>
        </w:tabs>
        <w:rPr>
          <w:del w:id="681" w:author="Fernandez, Susana" w:date="2023-01-30T16:41:00Z"/>
          <w:noProof/>
          <w:szCs w:val="22"/>
        </w:rPr>
      </w:pPr>
      <w:del w:id="682" w:author="Fernandez, Susana" w:date="2023-01-30T16:41:00Z">
        <w:r w:rsidRPr="00022CDD" w:rsidDel="00022CDD">
          <w:rPr>
            <w:noProof/>
          </w:rPr>
          <w:delText>MANDATORY REQUEST AND RESPONSE (OPTIONAL) DATA FIELDS FOR HOST (HOST 3)</w:delText>
        </w:r>
        <w:r w:rsidDel="00022CDD">
          <w:rPr>
            <w:noProof/>
            <w:webHidden/>
          </w:rPr>
          <w:tab/>
          <w:delText>121</w:delText>
        </w:r>
      </w:del>
    </w:p>
    <w:p w14:paraId="06B50047" w14:textId="571B97D0" w:rsidR="00232E96" w:rsidDel="00022CDD" w:rsidRDefault="00232E96">
      <w:pPr>
        <w:pStyle w:val="TOC2"/>
        <w:tabs>
          <w:tab w:val="right" w:leader="dot" w:pos="9350"/>
        </w:tabs>
        <w:rPr>
          <w:del w:id="683" w:author="Fernandez, Susana" w:date="2023-01-30T16:41:00Z"/>
          <w:noProof/>
          <w:szCs w:val="22"/>
        </w:rPr>
      </w:pPr>
      <w:del w:id="684" w:author="Fernandez, Susana" w:date="2023-01-30T16:41:00Z">
        <w:r w:rsidRPr="00022CDD" w:rsidDel="00022CDD">
          <w:rPr>
            <w:noProof/>
          </w:rPr>
          <w:delText>BASE24 CONFIGURATION OF PARAMETER DOWNLOAD</w:delText>
        </w:r>
        <w:r w:rsidDel="00022CDD">
          <w:rPr>
            <w:noProof/>
            <w:webHidden/>
          </w:rPr>
          <w:tab/>
          <w:delText>123</w:delText>
        </w:r>
      </w:del>
    </w:p>
    <w:p w14:paraId="68D8577E" w14:textId="0ED80C40" w:rsidR="00232E96" w:rsidDel="00022CDD" w:rsidRDefault="00232E96">
      <w:pPr>
        <w:pStyle w:val="TOC1"/>
        <w:tabs>
          <w:tab w:val="right" w:leader="dot" w:pos="9350"/>
        </w:tabs>
        <w:rPr>
          <w:del w:id="685" w:author="Fernandez, Susana" w:date="2023-01-30T16:41:00Z"/>
          <w:noProof/>
          <w:szCs w:val="22"/>
        </w:rPr>
      </w:pPr>
      <w:del w:id="686" w:author="Fernandez, Susana" w:date="2023-01-30T16:41:00Z">
        <w:r w:rsidRPr="00022CDD" w:rsidDel="00022CDD">
          <w:rPr>
            <w:noProof/>
            <w:lang w:val="fr-FR"/>
          </w:rPr>
          <w:delText>APPENDIX A - FINANCIAL IDENTIFIERS DESCRIPTIONS (FIDS)</w:delText>
        </w:r>
        <w:r w:rsidDel="00022CDD">
          <w:rPr>
            <w:noProof/>
            <w:webHidden/>
          </w:rPr>
          <w:tab/>
          <w:delText>126</w:delText>
        </w:r>
      </w:del>
    </w:p>
    <w:p w14:paraId="4EA1635A" w14:textId="75723057" w:rsidR="00232E96" w:rsidDel="00022CDD" w:rsidRDefault="00232E96">
      <w:pPr>
        <w:pStyle w:val="TOC2"/>
        <w:tabs>
          <w:tab w:val="right" w:leader="dot" w:pos="9350"/>
        </w:tabs>
        <w:rPr>
          <w:del w:id="687" w:author="Fernandez, Susana" w:date="2023-01-30T16:41:00Z"/>
          <w:noProof/>
          <w:szCs w:val="22"/>
        </w:rPr>
      </w:pPr>
      <w:del w:id="688" w:author="Fernandez, Susana" w:date="2023-01-30T16:41:00Z">
        <w:r w:rsidRPr="00022CDD" w:rsidDel="00022CDD">
          <w:rPr>
            <w:noProof/>
          </w:rPr>
          <w:delText>Optional Data FIDS For TD POS B24 HOST (HOST 1)</w:delText>
        </w:r>
        <w:r w:rsidDel="00022CDD">
          <w:rPr>
            <w:noProof/>
            <w:webHidden/>
          </w:rPr>
          <w:tab/>
          <w:delText>126</w:delText>
        </w:r>
      </w:del>
    </w:p>
    <w:p w14:paraId="206D40B9" w14:textId="556C7D17" w:rsidR="00232E96" w:rsidDel="00022CDD" w:rsidRDefault="00232E96">
      <w:pPr>
        <w:pStyle w:val="TOC2"/>
        <w:tabs>
          <w:tab w:val="right" w:leader="dot" w:pos="9350"/>
        </w:tabs>
        <w:rPr>
          <w:del w:id="689" w:author="Fernandez, Susana" w:date="2023-01-30T16:41:00Z"/>
          <w:noProof/>
          <w:szCs w:val="22"/>
        </w:rPr>
      </w:pPr>
      <w:del w:id="690" w:author="Fernandez, Susana" w:date="2023-01-30T16:41:00Z">
        <w:r w:rsidRPr="00022CDD" w:rsidDel="00022CDD">
          <w:rPr>
            <w:noProof/>
          </w:rPr>
          <w:delText>Optional Data FIDS For HOST (HOST 3)</w:delText>
        </w:r>
        <w:r w:rsidDel="00022CDD">
          <w:rPr>
            <w:noProof/>
            <w:webHidden/>
          </w:rPr>
          <w:tab/>
          <w:delText>128</w:delText>
        </w:r>
      </w:del>
    </w:p>
    <w:p w14:paraId="1A58C88F" w14:textId="02376ACE" w:rsidR="00232E96" w:rsidDel="00022CDD" w:rsidRDefault="00232E96">
      <w:pPr>
        <w:pStyle w:val="TOC2"/>
        <w:tabs>
          <w:tab w:val="right" w:leader="dot" w:pos="9350"/>
        </w:tabs>
        <w:rPr>
          <w:del w:id="691" w:author="Fernandez, Susana" w:date="2023-01-30T16:41:00Z"/>
          <w:noProof/>
          <w:szCs w:val="22"/>
        </w:rPr>
      </w:pPr>
      <w:del w:id="692" w:author="Fernandez, Susana" w:date="2023-01-30T16:41:00Z">
        <w:r w:rsidRPr="00022CDD" w:rsidDel="00022CDD">
          <w:rPr>
            <w:noProof/>
            <w:snapToGrid w:val="0"/>
          </w:rPr>
          <w:delText>FID A – Billing Address</w:delText>
        </w:r>
        <w:r w:rsidDel="00022CDD">
          <w:rPr>
            <w:noProof/>
            <w:webHidden/>
          </w:rPr>
          <w:tab/>
          <w:delText>130</w:delText>
        </w:r>
      </w:del>
    </w:p>
    <w:p w14:paraId="5B12D723" w14:textId="71BF77B4" w:rsidR="00232E96" w:rsidDel="00022CDD" w:rsidRDefault="00232E96">
      <w:pPr>
        <w:pStyle w:val="TOC2"/>
        <w:tabs>
          <w:tab w:val="right" w:leader="dot" w:pos="9350"/>
        </w:tabs>
        <w:rPr>
          <w:del w:id="693" w:author="Fernandez, Susana" w:date="2023-01-30T16:41:00Z"/>
          <w:noProof/>
          <w:szCs w:val="22"/>
        </w:rPr>
      </w:pPr>
      <w:del w:id="694" w:author="Fernandez, Susana" w:date="2023-01-30T16:41:00Z">
        <w:r w:rsidRPr="00022CDD" w:rsidDel="00022CDD">
          <w:rPr>
            <w:noProof/>
            <w:snapToGrid w:val="0"/>
          </w:rPr>
          <w:delText>FID B – Amount 1</w:delText>
        </w:r>
        <w:r w:rsidDel="00022CDD">
          <w:rPr>
            <w:noProof/>
            <w:webHidden/>
          </w:rPr>
          <w:tab/>
          <w:delText>130</w:delText>
        </w:r>
      </w:del>
    </w:p>
    <w:p w14:paraId="7CD43499" w14:textId="080C1AE6" w:rsidR="00232E96" w:rsidDel="00022CDD" w:rsidRDefault="00232E96">
      <w:pPr>
        <w:pStyle w:val="TOC2"/>
        <w:tabs>
          <w:tab w:val="right" w:leader="dot" w:pos="9350"/>
        </w:tabs>
        <w:rPr>
          <w:del w:id="695" w:author="Fernandez, Susana" w:date="2023-01-30T16:41:00Z"/>
          <w:noProof/>
          <w:szCs w:val="22"/>
        </w:rPr>
      </w:pPr>
      <w:del w:id="696" w:author="Fernandez, Susana" w:date="2023-01-30T16:41:00Z">
        <w:r w:rsidRPr="00022CDD" w:rsidDel="00022CDD">
          <w:rPr>
            <w:noProof/>
            <w:snapToGrid w:val="0"/>
          </w:rPr>
          <w:delText>FID C – Amount 2</w:delText>
        </w:r>
        <w:r w:rsidDel="00022CDD">
          <w:rPr>
            <w:noProof/>
            <w:webHidden/>
          </w:rPr>
          <w:tab/>
          <w:delText>131</w:delText>
        </w:r>
      </w:del>
    </w:p>
    <w:p w14:paraId="73F2DE72" w14:textId="3391D90C" w:rsidR="00232E96" w:rsidDel="00022CDD" w:rsidRDefault="00232E96">
      <w:pPr>
        <w:pStyle w:val="TOC2"/>
        <w:tabs>
          <w:tab w:val="right" w:leader="dot" w:pos="9350"/>
        </w:tabs>
        <w:rPr>
          <w:del w:id="697" w:author="Fernandez, Susana" w:date="2023-01-30T16:41:00Z"/>
          <w:noProof/>
          <w:szCs w:val="22"/>
        </w:rPr>
      </w:pPr>
      <w:del w:id="698" w:author="Fernandez, Susana" w:date="2023-01-30T16:41:00Z">
        <w:r w:rsidRPr="00022CDD" w:rsidDel="00022CDD">
          <w:rPr>
            <w:noProof/>
            <w:snapToGrid w:val="0"/>
          </w:rPr>
          <w:delText>FID D – Application Account Type</w:delText>
        </w:r>
        <w:r w:rsidDel="00022CDD">
          <w:rPr>
            <w:noProof/>
            <w:webHidden/>
          </w:rPr>
          <w:tab/>
          <w:delText>132</w:delText>
        </w:r>
      </w:del>
    </w:p>
    <w:p w14:paraId="474CA7D6" w14:textId="5F244A2E" w:rsidR="00232E96" w:rsidDel="00022CDD" w:rsidRDefault="00232E96">
      <w:pPr>
        <w:pStyle w:val="TOC2"/>
        <w:tabs>
          <w:tab w:val="right" w:leader="dot" w:pos="9350"/>
        </w:tabs>
        <w:rPr>
          <w:del w:id="699" w:author="Fernandez, Susana" w:date="2023-01-30T16:41:00Z"/>
          <w:noProof/>
          <w:szCs w:val="22"/>
        </w:rPr>
      </w:pPr>
      <w:del w:id="700" w:author="Fernandez, Susana" w:date="2023-01-30T16:41:00Z">
        <w:r w:rsidRPr="00022CDD" w:rsidDel="00022CDD">
          <w:rPr>
            <w:noProof/>
            <w:snapToGrid w:val="0"/>
          </w:rPr>
          <w:delText>FID E – Application Account Number</w:delText>
        </w:r>
        <w:r w:rsidDel="00022CDD">
          <w:rPr>
            <w:noProof/>
            <w:webHidden/>
          </w:rPr>
          <w:tab/>
          <w:delText>132</w:delText>
        </w:r>
      </w:del>
    </w:p>
    <w:p w14:paraId="62CF9049" w14:textId="202E5F07" w:rsidR="00232E96" w:rsidDel="00022CDD" w:rsidRDefault="00232E96">
      <w:pPr>
        <w:pStyle w:val="TOC2"/>
        <w:tabs>
          <w:tab w:val="right" w:leader="dot" w:pos="9350"/>
        </w:tabs>
        <w:rPr>
          <w:del w:id="701" w:author="Fernandez, Susana" w:date="2023-01-30T16:41:00Z"/>
          <w:noProof/>
          <w:szCs w:val="22"/>
        </w:rPr>
      </w:pPr>
      <w:del w:id="702" w:author="Fernandez, Susana" w:date="2023-01-30T16:41:00Z">
        <w:r w:rsidRPr="00022CDD" w:rsidDel="00022CDD">
          <w:rPr>
            <w:noProof/>
            <w:snapToGrid w:val="0"/>
          </w:rPr>
          <w:delText>FID F – Approval Code</w:delText>
        </w:r>
        <w:r w:rsidDel="00022CDD">
          <w:rPr>
            <w:noProof/>
            <w:webHidden/>
          </w:rPr>
          <w:tab/>
          <w:delText>132</w:delText>
        </w:r>
      </w:del>
    </w:p>
    <w:p w14:paraId="4FDF2EAA" w14:textId="66E1B523" w:rsidR="00232E96" w:rsidDel="00022CDD" w:rsidRDefault="00232E96">
      <w:pPr>
        <w:pStyle w:val="TOC2"/>
        <w:tabs>
          <w:tab w:val="right" w:leader="dot" w:pos="9350"/>
        </w:tabs>
        <w:rPr>
          <w:del w:id="703" w:author="Fernandez, Susana" w:date="2023-01-30T16:41:00Z"/>
          <w:noProof/>
          <w:szCs w:val="22"/>
        </w:rPr>
      </w:pPr>
      <w:del w:id="704" w:author="Fernandez, Susana" w:date="2023-01-30T16:41:00Z">
        <w:r w:rsidRPr="00022CDD" w:rsidDel="00022CDD">
          <w:rPr>
            <w:noProof/>
            <w:snapToGrid w:val="0"/>
          </w:rPr>
          <w:delText>FID G – Authentication Code</w:delText>
        </w:r>
        <w:r w:rsidDel="00022CDD">
          <w:rPr>
            <w:noProof/>
            <w:webHidden/>
          </w:rPr>
          <w:tab/>
          <w:delText>135</w:delText>
        </w:r>
      </w:del>
    </w:p>
    <w:p w14:paraId="400E0A0C" w14:textId="4B2966DE" w:rsidR="00232E96" w:rsidDel="00022CDD" w:rsidRDefault="00232E96">
      <w:pPr>
        <w:pStyle w:val="TOC2"/>
        <w:tabs>
          <w:tab w:val="right" w:leader="dot" w:pos="9350"/>
        </w:tabs>
        <w:rPr>
          <w:del w:id="705" w:author="Fernandez, Susana" w:date="2023-01-30T16:41:00Z"/>
          <w:noProof/>
          <w:szCs w:val="22"/>
        </w:rPr>
      </w:pPr>
      <w:del w:id="706" w:author="Fernandez, Susana" w:date="2023-01-30T16:41:00Z">
        <w:r w:rsidRPr="00022CDD" w:rsidDel="00022CDD">
          <w:rPr>
            <w:noProof/>
            <w:snapToGrid w:val="0"/>
          </w:rPr>
          <w:delText>FID H – Authentication Key</w:delText>
        </w:r>
        <w:r w:rsidDel="00022CDD">
          <w:rPr>
            <w:noProof/>
            <w:webHidden/>
          </w:rPr>
          <w:tab/>
          <w:delText>135</w:delText>
        </w:r>
      </w:del>
    </w:p>
    <w:p w14:paraId="75A4437A" w14:textId="4A4D9007" w:rsidR="00232E96" w:rsidDel="00022CDD" w:rsidRDefault="00232E96">
      <w:pPr>
        <w:pStyle w:val="TOC2"/>
        <w:tabs>
          <w:tab w:val="right" w:leader="dot" w:pos="9350"/>
        </w:tabs>
        <w:rPr>
          <w:del w:id="707" w:author="Fernandez, Susana" w:date="2023-01-30T16:41:00Z"/>
          <w:noProof/>
          <w:szCs w:val="22"/>
        </w:rPr>
      </w:pPr>
      <w:del w:id="708" w:author="Fernandez, Susana" w:date="2023-01-30T16:41:00Z">
        <w:r w:rsidRPr="00022CDD" w:rsidDel="00022CDD">
          <w:rPr>
            <w:noProof/>
            <w:snapToGrid w:val="0"/>
          </w:rPr>
          <w:delText>FID I – Field Decryption Key</w:delText>
        </w:r>
        <w:r w:rsidDel="00022CDD">
          <w:rPr>
            <w:noProof/>
            <w:webHidden/>
          </w:rPr>
          <w:tab/>
          <w:delText>136</w:delText>
        </w:r>
      </w:del>
    </w:p>
    <w:p w14:paraId="39BD8659" w14:textId="235724CC" w:rsidR="00232E96" w:rsidDel="00022CDD" w:rsidRDefault="00232E96">
      <w:pPr>
        <w:pStyle w:val="TOC2"/>
        <w:tabs>
          <w:tab w:val="right" w:leader="dot" w:pos="9350"/>
        </w:tabs>
        <w:rPr>
          <w:del w:id="709" w:author="Fernandez, Susana" w:date="2023-01-30T16:41:00Z"/>
          <w:noProof/>
          <w:szCs w:val="22"/>
        </w:rPr>
      </w:pPr>
      <w:del w:id="710" w:author="Fernandez, Susana" w:date="2023-01-30T16:41:00Z">
        <w:r w:rsidRPr="00022CDD" w:rsidDel="00022CDD">
          <w:rPr>
            <w:noProof/>
            <w:snapToGrid w:val="0"/>
          </w:rPr>
          <w:delText>FID J – Available Balance</w:delText>
        </w:r>
        <w:r w:rsidDel="00022CDD">
          <w:rPr>
            <w:noProof/>
            <w:webHidden/>
          </w:rPr>
          <w:tab/>
          <w:delText>136</w:delText>
        </w:r>
      </w:del>
    </w:p>
    <w:p w14:paraId="36D7D4E1" w14:textId="3D0151BC" w:rsidR="00232E96" w:rsidDel="00022CDD" w:rsidRDefault="00232E96">
      <w:pPr>
        <w:pStyle w:val="TOC2"/>
        <w:tabs>
          <w:tab w:val="right" w:leader="dot" w:pos="9350"/>
        </w:tabs>
        <w:rPr>
          <w:del w:id="711" w:author="Fernandez, Susana" w:date="2023-01-30T16:41:00Z"/>
          <w:noProof/>
          <w:szCs w:val="22"/>
        </w:rPr>
      </w:pPr>
      <w:del w:id="712" w:author="Fernandez, Susana" w:date="2023-01-30T16:41:00Z">
        <w:r w:rsidRPr="00022CDD" w:rsidDel="00022CDD">
          <w:rPr>
            <w:noProof/>
            <w:snapToGrid w:val="0"/>
          </w:rPr>
          <w:delText>FID M – Communications Key</w:delText>
        </w:r>
        <w:r w:rsidDel="00022CDD">
          <w:rPr>
            <w:noProof/>
            <w:webHidden/>
          </w:rPr>
          <w:tab/>
          <w:delText>137</w:delText>
        </w:r>
      </w:del>
    </w:p>
    <w:p w14:paraId="110E9FB2" w14:textId="1398A668" w:rsidR="00232E96" w:rsidDel="00022CDD" w:rsidRDefault="00232E96">
      <w:pPr>
        <w:pStyle w:val="TOC2"/>
        <w:tabs>
          <w:tab w:val="right" w:leader="dot" w:pos="9350"/>
        </w:tabs>
        <w:rPr>
          <w:del w:id="713" w:author="Fernandez, Susana" w:date="2023-01-30T16:41:00Z"/>
          <w:noProof/>
          <w:szCs w:val="22"/>
        </w:rPr>
      </w:pPr>
      <w:del w:id="714" w:author="Fernandez, Susana" w:date="2023-01-30T16:41:00Z">
        <w:r w:rsidRPr="00022CDD" w:rsidDel="00022CDD">
          <w:rPr>
            <w:noProof/>
            <w:snapToGrid w:val="0"/>
          </w:rPr>
          <w:delText>FID P – Draft Capture Flag</w:delText>
        </w:r>
        <w:r w:rsidDel="00022CDD">
          <w:rPr>
            <w:noProof/>
            <w:webHidden/>
          </w:rPr>
          <w:tab/>
          <w:delText>137</w:delText>
        </w:r>
      </w:del>
    </w:p>
    <w:p w14:paraId="79112EFA" w14:textId="5617AC77" w:rsidR="00232E96" w:rsidDel="00022CDD" w:rsidRDefault="00232E96">
      <w:pPr>
        <w:pStyle w:val="TOC2"/>
        <w:tabs>
          <w:tab w:val="right" w:leader="dot" w:pos="9350"/>
        </w:tabs>
        <w:rPr>
          <w:del w:id="715" w:author="Fernandez, Susana" w:date="2023-01-30T16:41:00Z"/>
          <w:noProof/>
          <w:szCs w:val="22"/>
        </w:rPr>
      </w:pPr>
      <w:del w:id="716" w:author="Fernandez, Susana" w:date="2023-01-30T16:41:00Z">
        <w:r w:rsidRPr="00022CDD" w:rsidDel="00022CDD">
          <w:rPr>
            <w:noProof/>
            <w:snapToGrid w:val="0"/>
          </w:rPr>
          <w:delText>FID Q – ECHO Data</w:delText>
        </w:r>
        <w:r w:rsidDel="00022CDD">
          <w:rPr>
            <w:noProof/>
            <w:webHidden/>
          </w:rPr>
          <w:tab/>
          <w:delText>138</w:delText>
        </w:r>
      </w:del>
    </w:p>
    <w:p w14:paraId="23441952" w14:textId="03FF5B84" w:rsidR="00232E96" w:rsidDel="00022CDD" w:rsidRDefault="00232E96">
      <w:pPr>
        <w:pStyle w:val="TOC2"/>
        <w:tabs>
          <w:tab w:val="right" w:leader="dot" w:pos="9350"/>
        </w:tabs>
        <w:rPr>
          <w:del w:id="717" w:author="Fernandez, Susana" w:date="2023-01-30T16:41:00Z"/>
          <w:noProof/>
          <w:szCs w:val="22"/>
        </w:rPr>
      </w:pPr>
      <w:del w:id="718" w:author="Fernandez, Susana" w:date="2023-01-30T16:41:00Z">
        <w:r w:rsidRPr="00022CDD" w:rsidDel="00022CDD">
          <w:rPr>
            <w:noProof/>
            <w:snapToGrid w:val="0"/>
          </w:rPr>
          <w:delText>FID R – Card Type</w:delText>
        </w:r>
        <w:r w:rsidDel="00022CDD">
          <w:rPr>
            <w:noProof/>
            <w:webHidden/>
          </w:rPr>
          <w:tab/>
          <w:delText>142</w:delText>
        </w:r>
      </w:del>
    </w:p>
    <w:p w14:paraId="068C12DE" w14:textId="323960CC" w:rsidR="00232E96" w:rsidDel="00022CDD" w:rsidRDefault="00232E96">
      <w:pPr>
        <w:pStyle w:val="TOC2"/>
        <w:tabs>
          <w:tab w:val="right" w:leader="dot" w:pos="9350"/>
        </w:tabs>
        <w:rPr>
          <w:del w:id="719" w:author="Fernandez, Susana" w:date="2023-01-30T16:41:00Z"/>
          <w:noProof/>
          <w:szCs w:val="22"/>
        </w:rPr>
      </w:pPr>
      <w:del w:id="720" w:author="Fernandez, Susana" w:date="2023-01-30T16:41:00Z">
        <w:r w:rsidRPr="00022CDD" w:rsidDel="00022CDD">
          <w:rPr>
            <w:noProof/>
            <w:snapToGrid w:val="0"/>
          </w:rPr>
          <w:delText>FID S – Invoice Number</w:delText>
        </w:r>
        <w:r w:rsidDel="00022CDD">
          <w:rPr>
            <w:noProof/>
            <w:webHidden/>
          </w:rPr>
          <w:tab/>
          <w:delText>142</w:delText>
        </w:r>
      </w:del>
    </w:p>
    <w:p w14:paraId="46BC8B57" w14:textId="0DD97624" w:rsidR="00232E96" w:rsidDel="00022CDD" w:rsidRDefault="00232E96">
      <w:pPr>
        <w:pStyle w:val="TOC2"/>
        <w:tabs>
          <w:tab w:val="right" w:leader="dot" w:pos="9350"/>
        </w:tabs>
        <w:rPr>
          <w:del w:id="721" w:author="Fernandez, Susana" w:date="2023-01-30T16:41:00Z"/>
          <w:noProof/>
          <w:szCs w:val="22"/>
        </w:rPr>
      </w:pPr>
      <w:del w:id="722" w:author="Fernandez, Susana" w:date="2023-01-30T16:41:00Z">
        <w:r w:rsidRPr="00022CDD" w:rsidDel="00022CDD">
          <w:rPr>
            <w:noProof/>
            <w:snapToGrid w:val="0"/>
          </w:rPr>
          <w:delText>FID T – Invoice Number/Original ***Not used***</w:delText>
        </w:r>
        <w:r w:rsidDel="00022CDD">
          <w:rPr>
            <w:noProof/>
            <w:webHidden/>
          </w:rPr>
          <w:tab/>
          <w:delText>143</w:delText>
        </w:r>
      </w:del>
    </w:p>
    <w:p w14:paraId="4A3A6764" w14:textId="2A7C403F" w:rsidR="00232E96" w:rsidDel="00022CDD" w:rsidRDefault="00232E96">
      <w:pPr>
        <w:pStyle w:val="TOC2"/>
        <w:tabs>
          <w:tab w:val="right" w:leader="dot" w:pos="9350"/>
        </w:tabs>
        <w:rPr>
          <w:del w:id="723" w:author="Fernandez, Susana" w:date="2023-01-30T16:41:00Z"/>
          <w:noProof/>
          <w:szCs w:val="22"/>
        </w:rPr>
      </w:pPr>
      <w:del w:id="724" w:author="Fernandez, Susana" w:date="2023-01-30T16:41:00Z">
        <w:r w:rsidRPr="00022CDD" w:rsidDel="00022CDD">
          <w:rPr>
            <w:noProof/>
            <w:snapToGrid w:val="0"/>
          </w:rPr>
          <w:delText>FID U – Language Code</w:delText>
        </w:r>
        <w:r w:rsidDel="00022CDD">
          <w:rPr>
            <w:noProof/>
            <w:webHidden/>
          </w:rPr>
          <w:tab/>
          <w:delText>143</w:delText>
        </w:r>
      </w:del>
    </w:p>
    <w:p w14:paraId="3D9D388D" w14:textId="03F49C47" w:rsidR="00232E96" w:rsidDel="00022CDD" w:rsidRDefault="00232E96">
      <w:pPr>
        <w:pStyle w:val="TOC2"/>
        <w:tabs>
          <w:tab w:val="right" w:leader="dot" w:pos="9350"/>
        </w:tabs>
        <w:rPr>
          <w:del w:id="725" w:author="Fernandez, Susana" w:date="2023-01-30T16:41:00Z"/>
          <w:noProof/>
          <w:szCs w:val="22"/>
        </w:rPr>
      </w:pPr>
      <w:del w:id="726" w:author="Fernandez, Susana" w:date="2023-01-30T16:41:00Z">
        <w:r w:rsidRPr="00022CDD" w:rsidDel="00022CDD">
          <w:rPr>
            <w:noProof/>
          </w:rPr>
          <w:delText>FID V – Downline Load Key</w:delText>
        </w:r>
        <w:r w:rsidDel="00022CDD">
          <w:rPr>
            <w:noProof/>
            <w:webHidden/>
          </w:rPr>
          <w:tab/>
          <w:delText>144</w:delText>
        </w:r>
      </w:del>
    </w:p>
    <w:p w14:paraId="538F4F2A" w14:textId="7E1D7E86" w:rsidR="00232E96" w:rsidDel="00022CDD" w:rsidRDefault="00232E96">
      <w:pPr>
        <w:pStyle w:val="TOC2"/>
        <w:tabs>
          <w:tab w:val="right" w:leader="dot" w:pos="9350"/>
        </w:tabs>
        <w:rPr>
          <w:del w:id="727" w:author="Fernandez, Susana" w:date="2023-01-30T16:41:00Z"/>
          <w:noProof/>
          <w:szCs w:val="22"/>
        </w:rPr>
      </w:pPr>
      <w:del w:id="728" w:author="Fernandez, Susana" w:date="2023-01-30T16:41:00Z">
        <w:r w:rsidRPr="00022CDD" w:rsidDel="00022CDD">
          <w:rPr>
            <w:noProof/>
          </w:rPr>
          <w:delText>FID W – Download Text</w:delText>
        </w:r>
        <w:r w:rsidDel="00022CDD">
          <w:rPr>
            <w:noProof/>
            <w:webHidden/>
          </w:rPr>
          <w:tab/>
          <w:delText>145</w:delText>
        </w:r>
      </w:del>
    </w:p>
    <w:p w14:paraId="3BDCE536" w14:textId="49AEEBAD" w:rsidR="00232E96" w:rsidDel="00022CDD" w:rsidRDefault="00232E96">
      <w:pPr>
        <w:pStyle w:val="TOC2"/>
        <w:tabs>
          <w:tab w:val="right" w:leader="dot" w:pos="9350"/>
        </w:tabs>
        <w:rPr>
          <w:del w:id="729" w:author="Fernandez, Susana" w:date="2023-01-30T16:41:00Z"/>
          <w:noProof/>
          <w:szCs w:val="22"/>
        </w:rPr>
      </w:pPr>
      <w:del w:id="730" w:author="Fernandez, Susana" w:date="2023-01-30T16:41:00Z">
        <w:r w:rsidRPr="00022CDD" w:rsidDel="00022CDD">
          <w:rPr>
            <w:noProof/>
          </w:rPr>
          <w:delText>FID X – Interac ISO response message</w:delText>
        </w:r>
        <w:r w:rsidDel="00022CDD">
          <w:rPr>
            <w:noProof/>
            <w:webHidden/>
          </w:rPr>
          <w:tab/>
          <w:delText>145</w:delText>
        </w:r>
      </w:del>
    </w:p>
    <w:p w14:paraId="24521220" w14:textId="0136AAEE" w:rsidR="00232E96" w:rsidDel="00022CDD" w:rsidRDefault="00232E96">
      <w:pPr>
        <w:pStyle w:val="TOC2"/>
        <w:tabs>
          <w:tab w:val="right" w:leader="dot" w:pos="9350"/>
        </w:tabs>
        <w:rPr>
          <w:del w:id="731" w:author="Fernandez, Susana" w:date="2023-01-30T16:41:00Z"/>
          <w:noProof/>
          <w:szCs w:val="22"/>
        </w:rPr>
      </w:pPr>
      <w:del w:id="732" w:author="Fernandez, Susana" w:date="2023-01-30T16:41:00Z">
        <w:r w:rsidRPr="00022CDD" w:rsidDel="00022CDD">
          <w:rPr>
            <w:noProof/>
            <w:snapToGrid w:val="0"/>
          </w:rPr>
          <w:delText>FID Y – Postal (ZIP) Code</w:delText>
        </w:r>
        <w:r w:rsidDel="00022CDD">
          <w:rPr>
            <w:noProof/>
            <w:webHidden/>
          </w:rPr>
          <w:tab/>
          <w:delText>145</w:delText>
        </w:r>
      </w:del>
    </w:p>
    <w:p w14:paraId="7B8E105E" w14:textId="691FCC06" w:rsidR="00232E96" w:rsidDel="00022CDD" w:rsidRDefault="00232E96">
      <w:pPr>
        <w:pStyle w:val="TOC2"/>
        <w:tabs>
          <w:tab w:val="right" w:leader="dot" w:pos="9350"/>
        </w:tabs>
        <w:rPr>
          <w:del w:id="733" w:author="Fernandez, Susana" w:date="2023-01-30T16:41:00Z"/>
          <w:noProof/>
          <w:szCs w:val="22"/>
        </w:rPr>
      </w:pPr>
      <w:del w:id="734" w:author="Fernandez, Susana" w:date="2023-01-30T16:41:00Z">
        <w:r w:rsidRPr="00022CDD" w:rsidDel="00022CDD">
          <w:rPr>
            <w:noProof/>
            <w:snapToGrid w:val="0"/>
          </w:rPr>
          <w:delText>FID Z – Address Verification Status Code</w:delText>
        </w:r>
        <w:r w:rsidDel="00022CDD">
          <w:rPr>
            <w:noProof/>
            <w:webHidden/>
          </w:rPr>
          <w:tab/>
          <w:delText>146</w:delText>
        </w:r>
      </w:del>
    </w:p>
    <w:p w14:paraId="1416CF93" w14:textId="43ACDA0E" w:rsidR="00232E96" w:rsidDel="00022CDD" w:rsidRDefault="00232E96">
      <w:pPr>
        <w:pStyle w:val="TOC2"/>
        <w:tabs>
          <w:tab w:val="right" w:leader="dot" w:pos="9350"/>
        </w:tabs>
        <w:rPr>
          <w:del w:id="735" w:author="Fernandez, Susana" w:date="2023-01-30T16:41:00Z"/>
          <w:noProof/>
          <w:szCs w:val="22"/>
        </w:rPr>
      </w:pPr>
      <w:del w:id="736" w:author="Fernandez, Susana" w:date="2023-01-30T16:41:00Z">
        <w:r w:rsidRPr="00022CDD" w:rsidDel="00022CDD">
          <w:rPr>
            <w:noProof/>
            <w:snapToGrid w:val="0"/>
          </w:rPr>
          <w:delText>FID a – Optional Data (for Financial Transactions)</w:delText>
        </w:r>
        <w:r w:rsidDel="00022CDD">
          <w:rPr>
            <w:noProof/>
            <w:webHidden/>
          </w:rPr>
          <w:tab/>
          <w:delText>147</w:delText>
        </w:r>
      </w:del>
    </w:p>
    <w:p w14:paraId="4A2603C2" w14:textId="12C36CCA" w:rsidR="00232E96" w:rsidDel="00022CDD" w:rsidRDefault="00232E96">
      <w:pPr>
        <w:pStyle w:val="TOC2"/>
        <w:tabs>
          <w:tab w:val="right" w:leader="dot" w:pos="9350"/>
        </w:tabs>
        <w:rPr>
          <w:del w:id="737" w:author="Fernandez, Susana" w:date="2023-01-30T16:41:00Z"/>
          <w:noProof/>
          <w:szCs w:val="22"/>
        </w:rPr>
      </w:pPr>
      <w:del w:id="738" w:author="Fernandez, Susana" w:date="2023-01-30T16:41:00Z">
        <w:r w:rsidRPr="00022CDD" w:rsidDel="00022CDD">
          <w:rPr>
            <w:noProof/>
            <w:snapToGrid w:val="0"/>
          </w:rPr>
          <w:delText>FID a – Optional Data (for Download Requests)</w:delText>
        </w:r>
        <w:r w:rsidDel="00022CDD">
          <w:rPr>
            <w:noProof/>
            <w:webHidden/>
          </w:rPr>
          <w:tab/>
          <w:delText>152</w:delText>
        </w:r>
      </w:del>
    </w:p>
    <w:p w14:paraId="2F6AFCA6" w14:textId="12F0A5E4" w:rsidR="00232E96" w:rsidDel="00022CDD" w:rsidRDefault="00232E96">
      <w:pPr>
        <w:pStyle w:val="TOC2"/>
        <w:tabs>
          <w:tab w:val="right" w:leader="dot" w:pos="9350"/>
        </w:tabs>
        <w:rPr>
          <w:del w:id="739" w:author="Fernandez, Susana" w:date="2023-01-30T16:41:00Z"/>
          <w:noProof/>
          <w:szCs w:val="22"/>
        </w:rPr>
      </w:pPr>
      <w:del w:id="740" w:author="Fernandez, Susana" w:date="2023-01-30T16:41:00Z">
        <w:r w:rsidRPr="00022CDD" w:rsidDel="00022CDD">
          <w:rPr>
            <w:noProof/>
            <w:snapToGrid w:val="0"/>
          </w:rPr>
          <w:delText>FID b – PIN/Customer</w:delText>
        </w:r>
        <w:r w:rsidDel="00022CDD">
          <w:rPr>
            <w:noProof/>
            <w:webHidden/>
          </w:rPr>
          <w:tab/>
          <w:delText>154</w:delText>
        </w:r>
      </w:del>
    </w:p>
    <w:p w14:paraId="366B379C" w14:textId="478E1849" w:rsidR="00232E96" w:rsidDel="00022CDD" w:rsidRDefault="00232E96">
      <w:pPr>
        <w:pStyle w:val="TOC2"/>
        <w:tabs>
          <w:tab w:val="right" w:leader="dot" w:pos="9350"/>
        </w:tabs>
        <w:rPr>
          <w:del w:id="741" w:author="Fernandez, Susana" w:date="2023-01-30T16:41:00Z"/>
          <w:noProof/>
          <w:szCs w:val="22"/>
        </w:rPr>
      </w:pPr>
      <w:del w:id="742" w:author="Fernandez, Susana" w:date="2023-01-30T16:41:00Z">
        <w:r w:rsidRPr="00022CDD" w:rsidDel="00022CDD">
          <w:rPr>
            <w:noProof/>
            <w:snapToGrid w:val="0"/>
          </w:rPr>
          <w:delText>FID d – Retailer ID</w:delText>
        </w:r>
        <w:r w:rsidDel="00022CDD">
          <w:rPr>
            <w:noProof/>
            <w:webHidden/>
          </w:rPr>
          <w:tab/>
          <w:delText>154</w:delText>
        </w:r>
      </w:del>
    </w:p>
    <w:p w14:paraId="4A412434" w14:textId="39C3B756" w:rsidR="00232E96" w:rsidDel="00022CDD" w:rsidRDefault="00232E96">
      <w:pPr>
        <w:pStyle w:val="TOC2"/>
        <w:tabs>
          <w:tab w:val="right" w:leader="dot" w:pos="9350"/>
        </w:tabs>
        <w:rPr>
          <w:del w:id="743" w:author="Fernandez, Susana" w:date="2023-01-30T16:41:00Z"/>
          <w:noProof/>
          <w:szCs w:val="22"/>
        </w:rPr>
      </w:pPr>
      <w:del w:id="744" w:author="Fernandez, Susana" w:date="2023-01-30T16:41:00Z">
        <w:r w:rsidRPr="00022CDD" w:rsidDel="00022CDD">
          <w:rPr>
            <w:noProof/>
            <w:snapToGrid w:val="0"/>
          </w:rPr>
          <w:delText>FID e – POS Condition Code</w:delText>
        </w:r>
        <w:r w:rsidDel="00022CDD">
          <w:rPr>
            <w:noProof/>
            <w:webHidden/>
          </w:rPr>
          <w:tab/>
          <w:delText>155</w:delText>
        </w:r>
      </w:del>
    </w:p>
    <w:p w14:paraId="4016B223" w14:textId="548C2312" w:rsidR="00232E96" w:rsidDel="00022CDD" w:rsidRDefault="00232E96">
      <w:pPr>
        <w:pStyle w:val="TOC2"/>
        <w:tabs>
          <w:tab w:val="right" w:leader="dot" w:pos="9350"/>
        </w:tabs>
        <w:rPr>
          <w:del w:id="745" w:author="Fernandez, Susana" w:date="2023-01-30T16:41:00Z"/>
          <w:noProof/>
          <w:szCs w:val="22"/>
        </w:rPr>
      </w:pPr>
      <w:del w:id="746" w:author="Fernandez, Susana" w:date="2023-01-30T16:41:00Z">
        <w:r w:rsidRPr="00022CDD" w:rsidDel="00022CDD">
          <w:rPr>
            <w:noProof/>
            <w:snapToGrid w:val="0"/>
          </w:rPr>
          <w:delText>FID f – PIN Length or Receipt Data</w:delText>
        </w:r>
        <w:r w:rsidDel="00022CDD">
          <w:rPr>
            <w:noProof/>
            <w:webHidden/>
          </w:rPr>
          <w:tab/>
          <w:delText>156</w:delText>
        </w:r>
      </w:del>
    </w:p>
    <w:p w14:paraId="41BCBAFD" w14:textId="406EF2F3" w:rsidR="00232E96" w:rsidDel="00022CDD" w:rsidRDefault="00232E96">
      <w:pPr>
        <w:pStyle w:val="TOC2"/>
        <w:tabs>
          <w:tab w:val="right" w:leader="dot" w:pos="9350"/>
        </w:tabs>
        <w:rPr>
          <w:del w:id="747" w:author="Fernandez, Susana" w:date="2023-01-30T16:41:00Z"/>
          <w:noProof/>
          <w:szCs w:val="22"/>
        </w:rPr>
      </w:pPr>
      <w:del w:id="748" w:author="Fernandez, Susana" w:date="2023-01-30T16:41:00Z">
        <w:r w:rsidRPr="00022CDD" w:rsidDel="00022CDD">
          <w:rPr>
            <w:noProof/>
            <w:snapToGrid w:val="0"/>
          </w:rPr>
          <w:delText>FID g – Response Display</w:delText>
        </w:r>
        <w:r w:rsidDel="00022CDD">
          <w:rPr>
            <w:noProof/>
            <w:webHidden/>
          </w:rPr>
          <w:tab/>
          <w:delText>157</w:delText>
        </w:r>
      </w:del>
    </w:p>
    <w:p w14:paraId="005E4053" w14:textId="3B12A82B" w:rsidR="00232E96" w:rsidDel="00022CDD" w:rsidRDefault="00232E96">
      <w:pPr>
        <w:pStyle w:val="TOC2"/>
        <w:tabs>
          <w:tab w:val="right" w:leader="dot" w:pos="9350"/>
        </w:tabs>
        <w:rPr>
          <w:del w:id="749" w:author="Fernandez, Susana" w:date="2023-01-30T16:41:00Z"/>
          <w:noProof/>
          <w:szCs w:val="22"/>
        </w:rPr>
      </w:pPr>
      <w:del w:id="750" w:author="Fernandez, Susana" w:date="2023-01-30T16:41:00Z">
        <w:r w:rsidRPr="00022CDD" w:rsidDel="00022CDD">
          <w:rPr>
            <w:noProof/>
            <w:snapToGrid w:val="0"/>
          </w:rPr>
          <w:delText>FID h – Sequence Number</w:delText>
        </w:r>
        <w:r w:rsidDel="00022CDD">
          <w:rPr>
            <w:noProof/>
            <w:webHidden/>
          </w:rPr>
          <w:tab/>
          <w:delText>158</w:delText>
        </w:r>
      </w:del>
    </w:p>
    <w:p w14:paraId="3AD65D69" w14:textId="761883E9" w:rsidR="00232E96" w:rsidDel="00022CDD" w:rsidRDefault="00232E96">
      <w:pPr>
        <w:pStyle w:val="TOC2"/>
        <w:tabs>
          <w:tab w:val="right" w:leader="dot" w:pos="9350"/>
        </w:tabs>
        <w:rPr>
          <w:del w:id="751" w:author="Fernandez, Susana" w:date="2023-01-30T16:41:00Z"/>
          <w:noProof/>
          <w:szCs w:val="22"/>
        </w:rPr>
      </w:pPr>
      <w:del w:id="752" w:author="Fernandez, Susana" w:date="2023-01-30T16:41:00Z">
        <w:r w:rsidRPr="00022CDD" w:rsidDel="00022CDD">
          <w:rPr>
            <w:noProof/>
            <w:snapToGrid w:val="0"/>
          </w:rPr>
          <w:delText>FID i – Sequence Number/Original ***Not used***</w:delText>
        </w:r>
        <w:r w:rsidDel="00022CDD">
          <w:rPr>
            <w:noProof/>
            <w:webHidden/>
          </w:rPr>
          <w:tab/>
          <w:delText>160</w:delText>
        </w:r>
      </w:del>
    </w:p>
    <w:p w14:paraId="4CCA53E5" w14:textId="19AF4A8B" w:rsidR="00232E96" w:rsidDel="00022CDD" w:rsidRDefault="00232E96">
      <w:pPr>
        <w:pStyle w:val="TOC2"/>
        <w:tabs>
          <w:tab w:val="right" w:leader="dot" w:pos="9350"/>
        </w:tabs>
        <w:rPr>
          <w:del w:id="753" w:author="Fernandez, Susana" w:date="2023-01-30T16:41:00Z"/>
          <w:noProof/>
          <w:szCs w:val="22"/>
        </w:rPr>
      </w:pPr>
      <w:del w:id="754" w:author="Fernandez, Susana" w:date="2023-01-30T16:41:00Z">
        <w:r w:rsidRPr="00022CDD" w:rsidDel="00022CDD">
          <w:rPr>
            <w:noProof/>
            <w:snapToGrid w:val="0"/>
          </w:rPr>
          <w:delText>FID j – State Code</w:delText>
        </w:r>
        <w:r w:rsidDel="00022CDD">
          <w:rPr>
            <w:noProof/>
            <w:webHidden/>
          </w:rPr>
          <w:tab/>
          <w:delText>160</w:delText>
        </w:r>
      </w:del>
    </w:p>
    <w:p w14:paraId="09015CC0" w14:textId="3FF86261" w:rsidR="00232E96" w:rsidDel="00022CDD" w:rsidRDefault="00232E96">
      <w:pPr>
        <w:pStyle w:val="TOC2"/>
        <w:tabs>
          <w:tab w:val="right" w:leader="dot" w:pos="9350"/>
        </w:tabs>
        <w:rPr>
          <w:del w:id="755" w:author="Fernandez, Susana" w:date="2023-01-30T16:41:00Z"/>
          <w:noProof/>
          <w:szCs w:val="22"/>
        </w:rPr>
      </w:pPr>
      <w:del w:id="756" w:author="Fernandez, Susana" w:date="2023-01-30T16:41:00Z">
        <w:r w:rsidRPr="00022CDD" w:rsidDel="00022CDD">
          <w:rPr>
            <w:noProof/>
            <w:snapToGrid w:val="0"/>
          </w:rPr>
          <w:delText>FID k – Birth Date</w:delText>
        </w:r>
        <w:r w:rsidDel="00022CDD">
          <w:rPr>
            <w:noProof/>
            <w:webHidden/>
          </w:rPr>
          <w:tab/>
          <w:delText>160</w:delText>
        </w:r>
      </w:del>
    </w:p>
    <w:p w14:paraId="144FDC16" w14:textId="38DB6E36" w:rsidR="00232E96" w:rsidDel="00022CDD" w:rsidRDefault="00232E96">
      <w:pPr>
        <w:pStyle w:val="TOC2"/>
        <w:tabs>
          <w:tab w:val="right" w:leader="dot" w:pos="9350"/>
        </w:tabs>
        <w:rPr>
          <w:del w:id="757" w:author="Fernandez, Susana" w:date="2023-01-30T16:41:00Z"/>
          <w:noProof/>
          <w:szCs w:val="22"/>
        </w:rPr>
      </w:pPr>
      <w:del w:id="758" w:author="Fernandez, Susana" w:date="2023-01-30T16:41:00Z">
        <w:r w:rsidRPr="00022CDD" w:rsidDel="00022CDD">
          <w:rPr>
            <w:noProof/>
            <w:snapToGrid w:val="0"/>
          </w:rPr>
          <w:delText>FID l – Total/Batch</w:delText>
        </w:r>
        <w:r w:rsidDel="00022CDD">
          <w:rPr>
            <w:noProof/>
            <w:webHidden/>
          </w:rPr>
          <w:tab/>
          <w:delText>161</w:delText>
        </w:r>
      </w:del>
    </w:p>
    <w:p w14:paraId="56BB0385" w14:textId="78085686" w:rsidR="00232E96" w:rsidDel="00022CDD" w:rsidRDefault="00232E96">
      <w:pPr>
        <w:pStyle w:val="TOC2"/>
        <w:tabs>
          <w:tab w:val="right" w:leader="dot" w:pos="9350"/>
        </w:tabs>
        <w:rPr>
          <w:del w:id="759" w:author="Fernandez, Susana" w:date="2023-01-30T16:41:00Z"/>
          <w:noProof/>
          <w:szCs w:val="22"/>
        </w:rPr>
      </w:pPr>
      <w:del w:id="760" w:author="Fernandez, Susana" w:date="2023-01-30T16:41:00Z">
        <w:r w:rsidRPr="00022CDD" w:rsidDel="00022CDD">
          <w:rPr>
            <w:noProof/>
            <w:snapToGrid w:val="0"/>
          </w:rPr>
          <w:delText>FID q – Track 2/Customer</w:delText>
        </w:r>
        <w:r w:rsidDel="00022CDD">
          <w:rPr>
            <w:noProof/>
            <w:webHidden/>
          </w:rPr>
          <w:tab/>
          <w:delText>162</w:delText>
        </w:r>
      </w:del>
    </w:p>
    <w:p w14:paraId="5F82E2C0" w14:textId="2D8B1E08" w:rsidR="00232E96" w:rsidDel="00022CDD" w:rsidRDefault="00232E96">
      <w:pPr>
        <w:pStyle w:val="TOC2"/>
        <w:tabs>
          <w:tab w:val="right" w:leader="dot" w:pos="9350"/>
        </w:tabs>
        <w:rPr>
          <w:del w:id="761" w:author="Fernandez, Susana" w:date="2023-01-30T16:41:00Z"/>
          <w:noProof/>
          <w:szCs w:val="22"/>
        </w:rPr>
      </w:pPr>
      <w:del w:id="762" w:author="Fernandez, Susana" w:date="2023-01-30T16:41:00Z">
        <w:r w:rsidRPr="00022CDD" w:rsidDel="00022CDD">
          <w:rPr>
            <w:noProof/>
            <w:snapToGrid w:val="0"/>
          </w:rPr>
          <w:delText>FID y – Payment and Reporting Tokens</w:delText>
        </w:r>
        <w:r w:rsidDel="00022CDD">
          <w:rPr>
            <w:noProof/>
            <w:webHidden/>
          </w:rPr>
          <w:tab/>
          <w:delText>165</w:delText>
        </w:r>
      </w:del>
    </w:p>
    <w:p w14:paraId="3B41CCFF" w14:textId="2161661F" w:rsidR="00232E96" w:rsidDel="00022CDD" w:rsidRDefault="00232E96">
      <w:pPr>
        <w:pStyle w:val="TOC2"/>
        <w:tabs>
          <w:tab w:val="right" w:leader="dot" w:pos="9350"/>
        </w:tabs>
        <w:rPr>
          <w:del w:id="763" w:author="Fernandez, Susana" w:date="2023-01-30T16:41:00Z"/>
          <w:noProof/>
          <w:szCs w:val="22"/>
        </w:rPr>
      </w:pPr>
      <w:del w:id="764" w:author="Fernandez, Susana" w:date="2023-01-30T16:41:00Z">
        <w:r w:rsidRPr="00022CDD" w:rsidDel="00022CDD">
          <w:rPr>
            <w:noProof/>
            <w:snapToGrid w:val="0"/>
          </w:rPr>
          <w:delText>FID z – Interchange Compliance Data</w:delText>
        </w:r>
        <w:r w:rsidDel="00022CDD">
          <w:rPr>
            <w:noProof/>
            <w:webHidden/>
          </w:rPr>
          <w:tab/>
          <w:delText>168</w:delText>
        </w:r>
      </w:del>
    </w:p>
    <w:p w14:paraId="66622608" w14:textId="74727022" w:rsidR="00232E96" w:rsidDel="00022CDD" w:rsidRDefault="00232E96">
      <w:pPr>
        <w:pStyle w:val="TOC2"/>
        <w:tabs>
          <w:tab w:val="right" w:leader="dot" w:pos="9350"/>
        </w:tabs>
        <w:rPr>
          <w:del w:id="765" w:author="Fernandez, Susana" w:date="2023-01-30T16:41:00Z"/>
          <w:noProof/>
          <w:szCs w:val="22"/>
        </w:rPr>
      </w:pPr>
      <w:del w:id="766" w:author="Fernandez, Susana" w:date="2023-01-30T16:41:00Z">
        <w:r w:rsidRPr="00022CDD" w:rsidDel="00022CDD">
          <w:rPr>
            <w:noProof/>
            <w:snapToGrid w:val="0"/>
          </w:rPr>
          <w:delText>FID 1 – PS2000 Data</w:delText>
        </w:r>
        <w:r w:rsidDel="00022CDD">
          <w:rPr>
            <w:noProof/>
            <w:webHidden/>
          </w:rPr>
          <w:tab/>
          <w:delText>169</w:delText>
        </w:r>
      </w:del>
    </w:p>
    <w:p w14:paraId="5E59E11D" w14:textId="61246B21" w:rsidR="00232E96" w:rsidDel="00022CDD" w:rsidRDefault="00232E96">
      <w:pPr>
        <w:pStyle w:val="TOC2"/>
        <w:tabs>
          <w:tab w:val="right" w:leader="dot" w:pos="9350"/>
        </w:tabs>
        <w:rPr>
          <w:del w:id="767" w:author="Fernandez, Susana" w:date="2023-01-30T16:41:00Z"/>
          <w:noProof/>
          <w:szCs w:val="22"/>
        </w:rPr>
      </w:pPr>
      <w:del w:id="768" w:author="Fernandez, Susana" w:date="2023-01-30T16:41:00Z">
        <w:r w:rsidRPr="00022CDD" w:rsidDel="00022CDD">
          <w:rPr>
            <w:noProof/>
            <w:snapToGrid w:val="0"/>
          </w:rPr>
          <w:delText>FID 2 – Track 1/Customer</w:delText>
        </w:r>
        <w:r w:rsidDel="00022CDD">
          <w:rPr>
            <w:noProof/>
            <w:webHidden/>
          </w:rPr>
          <w:tab/>
          <w:delText>170</w:delText>
        </w:r>
      </w:del>
    </w:p>
    <w:p w14:paraId="391DF811" w14:textId="049FE7A7" w:rsidR="00232E96" w:rsidDel="00022CDD" w:rsidRDefault="00232E96">
      <w:pPr>
        <w:pStyle w:val="TOC2"/>
        <w:tabs>
          <w:tab w:val="right" w:leader="dot" w:pos="9350"/>
        </w:tabs>
        <w:rPr>
          <w:del w:id="769" w:author="Fernandez, Susana" w:date="2023-01-30T16:41:00Z"/>
          <w:noProof/>
          <w:szCs w:val="22"/>
        </w:rPr>
      </w:pPr>
      <w:del w:id="770" w:author="Fernandez, Susana" w:date="2023-01-30T16:41:00Z">
        <w:r w:rsidRPr="00022CDD" w:rsidDel="00022CDD">
          <w:rPr>
            <w:noProof/>
            <w:snapToGrid w:val="0"/>
          </w:rPr>
          <w:delText>FID 5 – Token Buffer</w:delText>
        </w:r>
        <w:r w:rsidDel="00022CDD">
          <w:rPr>
            <w:noProof/>
            <w:webHidden/>
          </w:rPr>
          <w:tab/>
          <w:delText>172</w:delText>
        </w:r>
      </w:del>
    </w:p>
    <w:p w14:paraId="4DC2788B" w14:textId="125E5029" w:rsidR="00232E96" w:rsidDel="00022CDD" w:rsidRDefault="00232E96">
      <w:pPr>
        <w:pStyle w:val="TOC2"/>
        <w:tabs>
          <w:tab w:val="right" w:leader="dot" w:pos="9350"/>
        </w:tabs>
        <w:rPr>
          <w:del w:id="771" w:author="Fernandez, Susana" w:date="2023-01-30T16:41:00Z"/>
          <w:noProof/>
          <w:szCs w:val="22"/>
        </w:rPr>
      </w:pPr>
      <w:del w:id="772" w:author="Fernandez, Susana" w:date="2023-01-30T16:41:00Z">
        <w:r w:rsidRPr="00022CDD" w:rsidDel="00022CDD">
          <w:rPr>
            <w:noProof/>
            <w:snapToGrid w:val="0"/>
          </w:rPr>
          <w:delText>FID 6 – Product SubFIDs</w:delText>
        </w:r>
        <w:r w:rsidDel="00022CDD">
          <w:rPr>
            <w:noProof/>
            <w:webHidden/>
          </w:rPr>
          <w:tab/>
          <w:delText>183</w:delText>
        </w:r>
      </w:del>
    </w:p>
    <w:p w14:paraId="38975A91" w14:textId="04AE5B3F" w:rsidR="00232E96" w:rsidDel="00022CDD" w:rsidRDefault="00232E96">
      <w:pPr>
        <w:pStyle w:val="TOC2"/>
        <w:tabs>
          <w:tab w:val="right" w:leader="dot" w:pos="9350"/>
        </w:tabs>
        <w:rPr>
          <w:del w:id="773" w:author="Fernandez, Susana" w:date="2023-01-30T16:41:00Z"/>
          <w:noProof/>
          <w:szCs w:val="22"/>
        </w:rPr>
      </w:pPr>
      <w:del w:id="774" w:author="Fernandez, Susana" w:date="2023-01-30T16:41:00Z">
        <w:r w:rsidRPr="00022CDD" w:rsidDel="00022CDD">
          <w:rPr>
            <w:noProof/>
            <w:snapToGrid w:val="0"/>
          </w:rPr>
          <w:delText>FID 9 – Customer SubFIDs</w:delText>
        </w:r>
        <w:r w:rsidDel="00022CDD">
          <w:rPr>
            <w:noProof/>
            <w:webHidden/>
          </w:rPr>
          <w:tab/>
          <w:delText>183</w:delText>
        </w:r>
      </w:del>
    </w:p>
    <w:p w14:paraId="217A4000" w14:textId="6628719C" w:rsidR="00232E96" w:rsidDel="00022CDD" w:rsidRDefault="00232E96">
      <w:pPr>
        <w:pStyle w:val="TOC1"/>
        <w:tabs>
          <w:tab w:val="right" w:leader="dot" w:pos="9350"/>
        </w:tabs>
        <w:rPr>
          <w:del w:id="775" w:author="Fernandez, Susana" w:date="2023-01-30T16:41:00Z"/>
          <w:noProof/>
          <w:szCs w:val="22"/>
        </w:rPr>
      </w:pPr>
      <w:del w:id="776" w:author="Fernandez, Susana" w:date="2023-01-30T16:41:00Z">
        <w:r w:rsidRPr="00022CDD" w:rsidDel="00022CDD">
          <w:rPr>
            <w:noProof/>
          </w:rPr>
          <w:delText>Optional Data Subfields (FID 6)</w:delText>
        </w:r>
        <w:r w:rsidDel="00022CDD">
          <w:rPr>
            <w:noProof/>
            <w:webHidden/>
          </w:rPr>
          <w:tab/>
          <w:delText>184</w:delText>
        </w:r>
      </w:del>
    </w:p>
    <w:p w14:paraId="69F5F2E0" w14:textId="6B5FF255" w:rsidR="00232E96" w:rsidDel="00022CDD" w:rsidRDefault="00232E96">
      <w:pPr>
        <w:pStyle w:val="TOC2"/>
        <w:tabs>
          <w:tab w:val="right" w:leader="dot" w:pos="9350"/>
        </w:tabs>
        <w:rPr>
          <w:del w:id="777" w:author="Fernandez, Susana" w:date="2023-01-30T16:41:00Z"/>
          <w:noProof/>
          <w:szCs w:val="22"/>
        </w:rPr>
      </w:pPr>
      <w:del w:id="778" w:author="Fernandez, Susana" w:date="2023-01-30T16:41:00Z">
        <w:r w:rsidRPr="00022CDD" w:rsidDel="00022CDD">
          <w:rPr>
            <w:noProof/>
            <w:snapToGrid w:val="0"/>
          </w:rPr>
          <w:delText>Product SubFIDs Subfield Structures For HOST 1</w:delText>
        </w:r>
        <w:r w:rsidDel="00022CDD">
          <w:rPr>
            <w:noProof/>
            <w:webHidden/>
          </w:rPr>
          <w:tab/>
          <w:delText>184</w:delText>
        </w:r>
      </w:del>
    </w:p>
    <w:p w14:paraId="1B736208" w14:textId="2299DF25" w:rsidR="00232E96" w:rsidDel="00022CDD" w:rsidRDefault="00232E96">
      <w:pPr>
        <w:pStyle w:val="TOC2"/>
        <w:tabs>
          <w:tab w:val="right" w:leader="dot" w:pos="9350"/>
        </w:tabs>
        <w:rPr>
          <w:del w:id="779" w:author="Fernandez, Susana" w:date="2023-01-30T16:41:00Z"/>
          <w:noProof/>
          <w:szCs w:val="22"/>
        </w:rPr>
      </w:pPr>
      <w:del w:id="780" w:author="Fernandez, Susana" w:date="2023-01-30T16:41:00Z">
        <w:r w:rsidRPr="00022CDD" w:rsidDel="00022CDD">
          <w:rPr>
            <w:noProof/>
            <w:snapToGrid w:val="0"/>
          </w:rPr>
          <w:delText>Product SubFIDs Subfield Structures For HOST 3</w:delText>
        </w:r>
        <w:r w:rsidDel="00022CDD">
          <w:rPr>
            <w:noProof/>
            <w:webHidden/>
          </w:rPr>
          <w:tab/>
          <w:delText>185</w:delText>
        </w:r>
      </w:del>
    </w:p>
    <w:p w14:paraId="34847A8A" w14:textId="0461CF0B" w:rsidR="00232E96" w:rsidDel="00022CDD" w:rsidRDefault="00232E96">
      <w:pPr>
        <w:pStyle w:val="TOC1"/>
        <w:tabs>
          <w:tab w:val="right" w:leader="dot" w:pos="9350"/>
        </w:tabs>
        <w:rPr>
          <w:del w:id="781" w:author="Fernandez, Susana" w:date="2023-01-30T16:41:00Z"/>
          <w:noProof/>
          <w:szCs w:val="22"/>
        </w:rPr>
      </w:pPr>
      <w:del w:id="782" w:author="Fernandez, Susana" w:date="2023-01-30T16:41:00Z">
        <w:r w:rsidRPr="00022CDD" w:rsidDel="00022CDD">
          <w:rPr>
            <w:noProof/>
            <w:snapToGrid w:val="0"/>
          </w:rPr>
          <w:delText>FID 6 Subfield Descriptions</w:delText>
        </w:r>
        <w:r w:rsidDel="00022CDD">
          <w:rPr>
            <w:noProof/>
            <w:webHidden/>
          </w:rPr>
          <w:tab/>
          <w:delText>186</w:delText>
        </w:r>
      </w:del>
    </w:p>
    <w:p w14:paraId="595DCB5C" w14:textId="39B4B64C" w:rsidR="00232E96" w:rsidDel="00022CDD" w:rsidRDefault="00232E96">
      <w:pPr>
        <w:pStyle w:val="TOC2"/>
        <w:tabs>
          <w:tab w:val="right" w:leader="dot" w:pos="9350"/>
        </w:tabs>
        <w:rPr>
          <w:del w:id="783" w:author="Fernandez, Susana" w:date="2023-01-30T16:41:00Z"/>
          <w:noProof/>
          <w:szCs w:val="22"/>
        </w:rPr>
      </w:pPr>
      <w:del w:id="784" w:author="Fernandez, Susana" w:date="2023-01-30T16:41:00Z">
        <w:r w:rsidRPr="00022CDD" w:rsidDel="00022CDD">
          <w:rPr>
            <w:noProof/>
            <w:snapToGrid w:val="0"/>
          </w:rPr>
          <w:delText>SFID A – BASE24 Original Data</w:delText>
        </w:r>
        <w:r w:rsidDel="00022CDD">
          <w:rPr>
            <w:noProof/>
            <w:webHidden/>
          </w:rPr>
          <w:tab/>
          <w:delText>186</w:delText>
        </w:r>
      </w:del>
    </w:p>
    <w:p w14:paraId="7E4F7058" w14:textId="47197C4F" w:rsidR="00232E96" w:rsidDel="00022CDD" w:rsidRDefault="00232E96">
      <w:pPr>
        <w:pStyle w:val="TOC2"/>
        <w:tabs>
          <w:tab w:val="right" w:leader="dot" w:pos="9350"/>
        </w:tabs>
        <w:rPr>
          <w:del w:id="785" w:author="Fernandez, Susana" w:date="2023-01-30T16:41:00Z"/>
          <w:noProof/>
          <w:szCs w:val="22"/>
        </w:rPr>
      </w:pPr>
      <w:del w:id="786" w:author="Fernandez, Susana" w:date="2023-01-30T16:41:00Z">
        <w:r w:rsidRPr="00022CDD" w:rsidDel="00022CDD">
          <w:rPr>
            <w:noProof/>
            <w:snapToGrid w:val="0"/>
          </w:rPr>
          <w:delText>SFID B – Manual CVD - Customer</w:delText>
        </w:r>
        <w:r w:rsidDel="00022CDD">
          <w:rPr>
            <w:noProof/>
            <w:webHidden/>
          </w:rPr>
          <w:tab/>
          <w:delText>187</w:delText>
        </w:r>
      </w:del>
    </w:p>
    <w:p w14:paraId="4895DDB3" w14:textId="57DD90B9" w:rsidR="00232E96" w:rsidDel="00022CDD" w:rsidRDefault="00232E96">
      <w:pPr>
        <w:pStyle w:val="TOC2"/>
        <w:tabs>
          <w:tab w:val="right" w:leader="dot" w:pos="9350"/>
        </w:tabs>
        <w:rPr>
          <w:del w:id="787" w:author="Fernandez, Susana" w:date="2023-01-30T16:41:00Z"/>
          <w:noProof/>
          <w:szCs w:val="22"/>
        </w:rPr>
      </w:pPr>
      <w:del w:id="788" w:author="Fernandez, Susana" w:date="2023-01-30T16:41:00Z">
        <w:r w:rsidRPr="00022CDD" w:rsidDel="00022CDD">
          <w:rPr>
            <w:noProof/>
            <w:snapToGrid w:val="0"/>
          </w:rPr>
          <w:delText>SFID D – Fleet Card Data</w:delText>
        </w:r>
        <w:r w:rsidDel="00022CDD">
          <w:rPr>
            <w:noProof/>
            <w:webHidden/>
          </w:rPr>
          <w:tab/>
          <w:delText>188</w:delText>
        </w:r>
      </w:del>
    </w:p>
    <w:p w14:paraId="3866EE13" w14:textId="21D94763" w:rsidR="00232E96" w:rsidDel="00022CDD" w:rsidRDefault="00232E96">
      <w:pPr>
        <w:pStyle w:val="TOC2"/>
        <w:tabs>
          <w:tab w:val="right" w:leader="dot" w:pos="9350"/>
        </w:tabs>
        <w:rPr>
          <w:del w:id="789" w:author="Fernandez, Susana" w:date="2023-01-30T16:41:00Z"/>
          <w:noProof/>
          <w:szCs w:val="22"/>
        </w:rPr>
      </w:pPr>
      <w:del w:id="790" w:author="Fernandez, Susana" w:date="2023-01-30T16:41:00Z">
        <w:r w:rsidRPr="00022CDD" w:rsidDel="00022CDD">
          <w:rPr>
            <w:noProof/>
            <w:snapToGrid w:val="0"/>
          </w:rPr>
          <w:delText>SFID E – POS Entry Mode</w:delText>
        </w:r>
        <w:r w:rsidDel="00022CDD">
          <w:rPr>
            <w:noProof/>
            <w:webHidden/>
          </w:rPr>
          <w:tab/>
          <w:delText>196</w:delText>
        </w:r>
      </w:del>
    </w:p>
    <w:p w14:paraId="5FC824C5" w14:textId="7D7304E1" w:rsidR="00232E96" w:rsidDel="00022CDD" w:rsidRDefault="00232E96">
      <w:pPr>
        <w:pStyle w:val="TOC2"/>
        <w:tabs>
          <w:tab w:val="right" w:leader="dot" w:pos="9350"/>
        </w:tabs>
        <w:rPr>
          <w:del w:id="791" w:author="Fernandez, Susana" w:date="2023-01-30T16:41:00Z"/>
          <w:noProof/>
          <w:szCs w:val="22"/>
        </w:rPr>
      </w:pPr>
      <w:del w:id="792" w:author="Fernandez, Susana" w:date="2023-01-30T16:41:00Z">
        <w:r w:rsidRPr="00022CDD" w:rsidDel="00022CDD">
          <w:rPr>
            <w:noProof/>
            <w:snapToGrid w:val="0"/>
          </w:rPr>
          <w:delText>SFID F – Electronic Commerce Flag</w:delText>
        </w:r>
        <w:r w:rsidDel="00022CDD">
          <w:rPr>
            <w:noProof/>
            <w:webHidden/>
          </w:rPr>
          <w:tab/>
          <w:delText>198</w:delText>
        </w:r>
      </w:del>
    </w:p>
    <w:p w14:paraId="1C37798D" w14:textId="22CB19B8" w:rsidR="00232E96" w:rsidDel="00022CDD" w:rsidRDefault="00232E96">
      <w:pPr>
        <w:pStyle w:val="TOC2"/>
        <w:tabs>
          <w:tab w:val="right" w:leader="dot" w:pos="9350"/>
        </w:tabs>
        <w:rPr>
          <w:del w:id="793" w:author="Fernandez, Susana" w:date="2023-01-30T16:41:00Z"/>
          <w:noProof/>
          <w:szCs w:val="22"/>
        </w:rPr>
      </w:pPr>
      <w:del w:id="794" w:author="Fernandez, Susana" w:date="2023-01-30T16:41:00Z">
        <w:r w:rsidRPr="00022CDD" w:rsidDel="00022CDD">
          <w:rPr>
            <w:noProof/>
            <w:snapToGrid w:val="0"/>
          </w:rPr>
          <w:delText>SFID G – Commercial Card Type</w:delText>
        </w:r>
        <w:r w:rsidDel="00022CDD">
          <w:rPr>
            <w:noProof/>
            <w:webHidden/>
          </w:rPr>
          <w:tab/>
          <w:delText>199</w:delText>
        </w:r>
      </w:del>
    </w:p>
    <w:p w14:paraId="173EE3DA" w14:textId="01A89642" w:rsidR="00232E96" w:rsidDel="00022CDD" w:rsidRDefault="00232E96">
      <w:pPr>
        <w:pStyle w:val="TOC2"/>
        <w:tabs>
          <w:tab w:val="right" w:leader="dot" w:pos="9350"/>
        </w:tabs>
        <w:rPr>
          <w:del w:id="795" w:author="Fernandez, Susana" w:date="2023-01-30T16:41:00Z"/>
          <w:noProof/>
          <w:szCs w:val="22"/>
        </w:rPr>
      </w:pPr>
      <w:del w:id="796" w:author="Fernandez, Susana" w:date="2023-01-30T16:41:00Z">
        <w:r w:rsidRPr="00022CDD" w:rsidDel="00022CDD">
          <w:rPr>
            <w:noProof/>
            <w:snapToGrid w:val="0"/>
          </w:rPr>
          <w:delText>SFID H – Card Verification Digits Presence Indicator and Results</w:delText>
        </w:r>
        <w:r w:rsidDel="00022CDD">
          <w:rPr>
            <w:noProof/>
            <w:webHidden/>
          </w:rPr>
          <w:tab/>
          <w:delText>200</w:delText>
        </w:r>
      </w:del>
    </w:p>
    <w:p w14:paraId="62B7DC90" w14:textId="295D8817" w:rsidR="00232E96" w:rsidDel="00022CDD" w:rsidRDefault="00232E96">
      <w:pPr>
        <w:pStyle w:val="TOC2"/>
        <w:tabs>
          <w:tab w:val="right" w:leader="dot" w:pos="9350"/>
        </w:tabs>
        <w:rPr>
          <w:del w:id="797" w:author="Fernandez, Susana" w:date="2023-01-30T16:41:00Z"/>
          <w:noProof/>
          <w:szCs w:val="22"/>
        </w:rPr>
      </w:pPr>
      <w:del w:id="798" w:author="Fernandez, Susana" w:date="2023-01-30T16:41:00Z">
        <w:r w:rsidRPr="00022CDD" w:rsidDel="00022CDD">
          <w:rPr>
            <w:noProof/>
            <w:snapToGrid w:val="0"/>
          </w:rPr>
          <w:delText>SFID I – Currency Code Indicator</w:delText>
        </w:r>
        <w:r w:rsidDel="00022CDD">
          <w:rPr>
            <w:noProof/>
            <w:webHidden/>
          </w:rPr>
          <w:tab/>
          <w:delText>201</w:delText>
        </w:r>
      </w:del>
    </w:p>
    <w:p w14:paraId="42956D42" w14:textId="6D5A0ED2" w:rsidR="00232E96" w:rsidDel="00022CDD" w:rsidRDefault="00232E96">
      <w:pPr>
        <w:pStyle w:val="TOC2"/>
        <w:tabs>
          <w:tab w:val="right" w:leader="dot" w:pos="9350"/>
        </w:tabs>
        <w:rPr>
          <w:del w:id="799" w:author="Fernandez, Susana" w:date="2023-01-30T16:41:00Z"/>
          <w:noProof/>
          <w:szCs w:val="22"/>
        </w:rPr>
      </w:pPr>
      <w:del w:id="800" w:author="Fernandez, Susana" w:date="2023-01-30T16:41:00Z">
        <w:r w:rsidRPr="00022CDD" w:rsidDel="00022CDD">
          <w:rPr>
            <w:noProof/>
            <w:snapToGrid w:val="0"/>
          </w:rPr>
          <w:delText>SFID J – Cardholder Certificate Serial Number</w:delText>
        </w:r>
        <w:r w:rsidDel="00022CDD">
          <w:rPr>
            <w:noProof/>
            <w:webHidden/>
          </w:rPr>
          <w:tab/>
          <w:delText>202</w:delText>
        </w:r>
      </w:del>
    </w:p>
    <w:p w14:paraId="798D5ADC" w14:textId="71D75E6D" w:rsidR="00232E96" w:rsidDel="00022CDD" w:rsidRDefault="00232E96">
      <w:pPr>
        <w:pStyle w:val="TOC2"/>
        <w:tabs>
          <w:tab w:val="right" w:leader="dot" w:pos="9350"/>
        </w:tabs>
        <w:rPr>
          <w:del w:id="801" w:author="Fernandez, Susana" w:date="2023-01-30T16:41:00Z"/>
          <w:noProof/>
          <w:szCs w:val="22"/>
        </w:rPr>
      </w:pPr>
      <w:del w:id="802" w:author="Fernandez, Susana" w:date="2023-01-30T16:41:00Z">
        <w:r w:rsidRPr="00022CDD" w:rsidDel="00022CDD">
          <w:rPr>
            <w:noProof/>
          </w:rPr>
          <w:delText>SFID K – Merchant Certificate Serial Number</w:delText>
        </w:r>
        <w:r w:rsidDel="00022CDD">
          <w:rPr>
            <w:noProof/>
            <w:webHidden/>
          </w:rPr>
          <w:tab/>
          <w:delText>202</w:delText>
        </w:r>
      </w:del>
    </w:p>
    <w:p w14:paraId="3EE39A9D" w14:textId="4B27DADD" w:rsidR="00232E96" w:rsidDel="00022CDD" w:rsidRDefault="00232E96">
      <w:pPr>
        <w:pStyle w:val="TOC2"/>
        <w:tabs>
          <w:tab w:val="right" w:leader="dot" w:pos="9350"/>
        </w:tabs>
        <w:rPr>
          <w:del w:id="803" w:author="Fernandez, Susana" w:date="2023-01-30T16:41:00Z"/>
          <w:noProof/>
          <w:szCs w:val="22"/>
        </w:rPr>
      </w:pPr>
      <w:del w:id="804" w:author="Fernandez, Susana" w:date="2023-01-30T16:41:00Z">
        <w:r w:rsidRPr="00022CDD" w:rsidDel="00022CDD">
          <w:rPr>
            <w:noProof/>
            <w:snapToGrid w:val="0"/>
          </w:rPr>
          <w:delText>SFID L – XID/TRANS STAIN</w:delText>
        </w:r>
        <w:r w:rsidDel="00022CDD">
          <w:rPr>
            <w:noProof/>
            <w:webHidden/>
          </w:rPr>
          <w:tab/>
          <w:delText>202</w:delText>
        </w:r>
      </w:del>
    </w:p>
    <w:p w14:paraId="3CAF5A11" w14:textId="7F5F70AA" w:rsidR="00232E96" w:rsidDel="00022CDD" w:rsidRDefault="00232E96">
      <w:pPr>
        <w:pStyle w:val="TOC2"/>
        <w:tabs>
          <w:tab w:val="right" w:leader="dot" w:pos="9350"/>
        </w:tabs>
        <w:rPr>
          <w:del w:id="805" w:author="Fernandez, Susana" w:date="2023-01-30T16:41:00Z"/>
          <w:noProof/>
          <w:szCs w:val="22"/>
        </w:rPr>
      </w:pPr>
      <w:del w:id="806" w:author="Fernandez, Susana" w:date="2023-01-30T16:41:00Z">
        <w:r w:rsidRPr="00022CDD" w:rsidDel="00022CDD">
          <w:rPr>
            <w:noProof/>
          </w:rPr>
          <w:delText>SFID O – EMV Request Data</w:delText>
        </w:r>
        <w:r w:rsidDel="00022CDD">
          <w:rPr>
            <w:noProof/>
            <w:webHidden/>
          </w:rPr>
          <w:tab/>
          <w:delText>203</w:delText>
        </w:r>
      </w:del>
    </w:p>
    <w:p w14:paraId="2E1F20A2" w14:textId="62C6F1D5" w:rsidR="00232E96" w:rsidDel="00022CDD" w:rsidRDefault="00232E96">
      <w:pPr>
        <w:pStyle w:val="TOC2"/>
        <w:tabs>
          <w:tab w:val="right" w:leader="dot" w:pos="9350"/>
        </w:tabs>
        <w:rPr>
          <w:del w:id="807" w:author="Fernandez, Susana" w:date="2023-01-30T16:41:00Z"/>
          <w:noProof/>
          <w:szCs w:val="22"/>
        </w:rPr>
      </w:pPr>
      <w:del w:id="808" w:author="Fernandez, Susana" w:date="2023-01-30T16:41:00Z">
        <w:r w:rsidRPr="00022CDD" w:rsidDel="00022CDD">
          <w:rPr>
            <w:noProof/>
            <w:snapToGrid w:val="0"/>
          </w:rPr>
          <w:delText>SFID P – EMV Additional Request Data</w:delText>
        </w:r>
        <w:r w:rsidDel="00022CDD">
          <w:rPr>
            <w:noProof/>
            <w:webHidden/>
          </w:rPr>
          <w:tab/>
          <w:delText>213</w:delText>
        </w:r>
      </w:del>
    </w:p>
    <w:p w14:paraId="7B33B440" w14:textId="31DF43E7" w:rsidR="00232E96" w:rsidDel="00022CDD" w:rsidRDefault="00232E96">
      <w:pPr>
        <w:pStyle w:val="TOC2"/>
        <w:tabs>
          <w:tab w:val="right" w:leader="dot" w:pos="9350"/>
        </w:tabs>
        <w:rPr>
          <w:del w:id="809" w:author="Fernandez, Susana" w:date="2023-01-30T16:41:00Z"/>
          <w:noProof/>
          <w:szCs w:val="22"/>
        </w:rPr>
      </w:pPr>
      <w:del w:id="810" w:author="Fernandez, Susana" w:date="2023-01-30T16:41:00Z">
        <w:r w:rsidRPr="00022CDD" w:rsidDel="00022CDD">
          <w:rPr>
            <w:noProof/>
            <w:snapToGrid w:val="0"/>
          </w:rPr>
          <w:delText>SFID Q – EMV Response Data</w:delText>
        </w:r>
        <w:r w:rsidDel="00022CDD">
          <w:rPr>
            <w:noProof/>
            <w:webHidden/>
          </w:rPr>
          <w:tab/>
          <w:delText>218</w:delText>
        </w:r>
      </w:del>
    </w:p>
    <w:p w14:paraId="0996ED72" w14:textId="3BA6EEDA" w:rsidR="00232E96" w:rsidDel="00022CDD" w:rsidRDefault="00232E96">
      <w:pPr>
        <w:pStyle w:val="TOC2"/>
        <w:tabs>
          <w:tab w:val="right" w:leader="dot" w:pos="9350"/>
        </w:tabs>
        <w:rPr>
          <w:del w:id="811" w:author="Fernandez, Susana" w:date="2023-01-30T16:41:00Z"/>
          <w:noProof/>
          <w:szCs w:val="22"/>
        </w:rPr>
      </w:pPr>
      <w:del w:id="812" w:author="Fernandez, Susana" w:date="2023-01-30T16:41:00Z">
        <w:r w:rsidRPr="00022CDD" w:rsidDel="00022CDD">
          <w:rPr>
            <w:noProof/>
            <w:snapToGrid w:val="0"/>
          </w:rPr>
          <w:delText>SFID R – EMV Additional Response Data</w:delText>
        </w:r>
        <w:r w:rsidDel="00022CDD">
          <w:rPr>
            <w:noProof/>
            <w:webHidden/>
          </w:rPr>
          <w:tab/>
          <w:delText>221</w:delText>
        </w:r>
      </w:del>
    </w:p>
    <w:p w14:paraId="7E1FDAFE" w14:textId="62667BEF" w:rsidR="00232E96" w:rsidDel="00022CDD" w:rsidRDefault="00232E96">
      <w:pPr>
        <w:pStyle w:val="TOC2"/>
        <w:tabs>
          <w:tab w:val="right" w:leader="dot" w:pos="9350"/>
        </w:tabs>
        <w:rPr>
          <w:del w:id="813" w:author="Fernandez, Susana" w:date="2023-01-30T16:41:00Z"/>
          <w:noProof/>
          <w:szCs w:val="22"/>
        </w:rPr>
      </w:pPr>
      <w:del w:id="814" w:author="Fernandez, Susana" w:date="2023-01-30T16:41:00Z">
        <w:r w:rsidRPr="00022CDD" w:rsidDel="00022CDD">
          <w:rPr>
            <w:noProof/>
            <w:snapToGrid w:val="0"/>
          </w:rPr>
          <w:delText>SFID T – KSN</w:delText>
        </w:r>
        <w:r w:rsidDel="00022CDD">
          <w:rPr>
            <w:noProof/>
            <w:webHidden/>
          </w:rPr>
          <w:tab/>
          <w:delText>222</w:delText>
        </w:r>
      </w:del>
    </w:p>
    <w:p w14:paraId="27214566" w14:textId="2A6BB57C" w:rsidR="00232E96" w:rsidDel="00022CDD" w:rsidRDefault="00232E96">
      <w:pPr>
        <w:pStyle w:val="TOC2"/>
        <w:tabs>
          <w:tab w:val="right" w:leader="dot" w:pos="9350"/>
        </w:tabs>
        <w:rPr>
          <w:del w:id="815" w:author="Fernandez, Susana" w:date="2023-01-30T16:41:00Z"/>
          <w:noProof/>
          <w:szCs w:val="22"/>
        </w:rPr>
      </w:pPr>
      <w:del w:id="816" w:author="Fernandez, Susana" w:date="2023-01-30T16:41:00Z">
        <w:r w:rsidRPr="00022CDD" w:rsidDel="00022CDD">
          <w:rPr>
            <w:noProof/>
            <w:snapToGrid w:val="0"/>
          </w:rPr>
          <w:delText>SFID V – Authentication Collection Indicator</w:delText>
        </w:r>
        <w:r w:rsidDel="00022CDD">
          <w:rPr>
            <w:noProof/>
            <w:webHidden/>
          </w:rPr>
          <w:tab/>
          <w:delText>224</w:delText>
        </w:r>
      </w:del>
    </w:p>
    <w:p w14:paraId="42702F19" w14:textId="39B262BF" w:rsidR="00232E96" w:rsidDel="00022CDD" w:rsidRDefault="00232E96">
      <w:pPr>
        <w:pStyle w:val="TOC2"/>
        <w:tabs>
          <w:tab w:val="right" w:leader="dot" w:pos="9350"/>
        </w:tabs>
        <w:rPr>
          <w:del w:id="817" w:author="Fernandez, Susana" w:date="2023-01-30T16:41:00Z"/>
          <w:noProof/>
          <w:szCs w:val="22"/>
        </w:rPr>
      </w:pPr>
      <w:del w:id="818" w:author="Fernandez, Susana" w:date="2023-01-30T16:41:00Z">
        <w:r w:rsidRPr="00022CDD" w:rsidDel="00022CDD">
          <w:rPr>
            <w:noProof/>
            <w:snapToGrid w:val="0"/>
          </w:rPr>
          <w:delText>SFID W – CAVV/AAV/AEVV Result Code</w:delText>
        </w:r>
        <w:r w:rsidDel="00022CDD">
          <w:rPr>
            <w:noProof/>
            <w:webHidden/>
          </w:rPr>
          <w:tab/>
          <w:delText>228</w:delText>
        </w:r>
      </w:del>
    </w:p>
    <w:p w14:paraId="64CBB223" w14:textId="241BA7C6" w:rsidR="00232E96" w:rsidDel="00022CDD" w:rsidRDefault="00232E96">
      <w:pPr>
        <w:pStyle w:val="TOC2"/>
        <w:tabs>
          <w:tab w:val="right" w:leader="dot" w:pos="9350"/>
        </w:tabs>
        <w:rPr>
          <w:del w:id="819" w:author="Fernandez, Susana" w:date="2023-01-30T16:41:00Z"/>
          <w:noProof/>
          <w:szCs w:val="22"/>
        </w:rPr>
      </w:pPr>
      <w:del w:id="820" w:author="Fernandez, Susana" w:date="2023-01-30T16:41:00Z">
        <w:r w:rsidRPr="00022CDD" w:rsidDel="00022CDD">
          <w:rPr>
            <w:noProof/>
            <w:snapToGrid w:val="0"/>
          </w:rPr>
          <w:delText>SFID X – Point of Service Data</w:delText>
        </w:r>
        <w:r w:rsidDel="00022CDD">
          <w:rPr>
            <w:noProof/>
            <w:webHidden/>
          </w:rPr>
          <w:tab/>
          <w:delText>230</w:delText>
        </w:r>
      </w:del>
    </w:p>
    <w:p w14:paraId="757DE3AB" w14:textId="1EA3F563" w:rsidR="00232E96" w:rsidDel="00022CDD" w:rsidRDefault="00232E96">
      <w:pPr>
        <w:pStyle w:val="TOC2"/>
        <w:tabs>
          <w:tab w:val="right" w:leader="dot" w:pos="9350"/>
        </w:tabs>
        <w:rPr>
          <w:del w:id="821" w:author="Fernandez, Susana" w:date="2023-01-30T16:41:00Z"/>
          <w:noProof/>
          <w:szCs w:val="22"/>
        </w:rPr>
      </w:pPr>
      <w:del w:id="822" w:author="Fernandez, Susana" w:date="2023-01-30T16:41:00Z">
        <w:r w:rsidRPr="00022CDD" w:rsidDel="00022CDD">
          <w:rPr>
            <w:noProof/>
            <w:snapToGrid w:val="0"/>
          </w:rPr>
          <w:delText>SFID Y – Authentication Data</w:delText>
        </w:r>
        <w:r w:rsidDel="00022CDD">
          <w:rPr>
            <w:noProof/>
            <w:webHidden/>
          </w:rPr>
          <w:tab/>
          <w:delText>232</w:delText>
        </w:r>
      </w:del>
    </w:p>
    <w:p w14:paraId="79941A18" w14:textId="6AAE86CF" w:rsidR="00232E96" w:rsidDel="00022CDD" w:rsidRDefault="00232E96">
      <w:pPr>
        <w:pStyle w:val="TOC2"/>
        <w:tabs>
          <w:tab w:val="right" w:leader="dot" w:pos="9350"/>
        </w:tabs>
        <w:rPr>
          <w:del w:id="823" w:author="Fernandez, Susana" w:date="2023-01-30T16:41:00Z"/>
          <w:noProof/>
          <w:szCs w:val="22"/>
        </w:rPr>
      </w:pPr>
      <w:del w:id="824" w:author="Fernandez, Susana" w:date="2023-01-30T16:41:00Z">
        <w:r w:rsidRPr="00022CDD" w:rsidDel="00022CDD">
          <w:rPr>
            <w:noProof/>
            <w:snapToGrid w:val="0"/>
          </w:rPr>
          <w:delText>SFID h – System Trace Number</w:delText>
        </w:r>
        <w:r w:rsidDel="00022CDD">
          <w:rPr>
            <w:noProof/>
            <w:webHidden/>
          </w:rPr>
          <w:tab/>
          <w:delText>233</w:delText>
        </w:r>
      </w:del>
    </w:p>
    <w:p w14:paraId="41B9F80A" w14:textId="2FEC9DF8" w:rsidR="00232E96" w:rsidDel="00022CDD" w:rsidRDefault="00232E96">
      <w:pPr>
        <w:pStyle w:val="TOC2"/>
        <w:tabs>
          <w:tab w:val="right" w:leader="dot" w:pos="9350"/>
        </w:tabs>
        <w:rPr>
          <w:del w:id="825" w:author="Fernandez, Susana" w:date="2023-01-30T16:41:00Z"/>
          <w:noProof/>
          <w:szCs w:val="22"/>
        </w:rPr>
      </w:pPr>
      <w:del w:id="826" w:author="Fernandez, Susana" w:date="2023-01-30T16:41:00Z">
        <w:r w:rsidRPr="00022CDD" w:rsidDel="00022CDD">
          <w:rPr>
            <w:noProof/>
            <w:snapToGrid w:val="0"/>
          </w:rPr>
          <w:delText>SFID i – Retrieval Reference Number</w:delText>
        </w:r>
        <w:r w:rsidDel="00022CDD">
          <w:rPr>
            <w:noProof/>
            <w:webHidden/>
          </w:rPr>
          <w:tab/>
          <w:delText>234</w:delText>
        </w:r>
      </w:del>
    </w:p>
    <w:p w14:paraId="166D7213" w14:textId="61273A77" w:rsidR="00232E96" w:rsidDel="00022CDD" w:rsidRDefault="00232E96">
      <w:pPr>
        <w:pStyle w:val="TOC2"/>
        <w:tabs>
          <w:tab w:val="right" w:leader="dot" w:pos="9350"/>
        </w:tabs>
        <w:rPr>
          <w:del w:id="827" w:author="Fernandez, Susana" w:date="2023-01-30T16:41:00Z"/>
          <w:noProof/>
          <w:szCs w:val="22"/>
        </w:rPr>
      </w:pPr>
      <w:del w:id="828" w:author="Fernandez, Susana" w:date="2023-01-30T16:41:00Z">
        <w:r w:rsidRPr="00022CDD" w:rsidDel="00022CDD">
          <w:rPr>
            <w:noProof/>
            <w:snapToGrid w:val="0"/>
          </w:rPr>
          <w:delText>SFID g – POS Merchant Data</w:delText>
        </w:r>
        <w:r w:rsidDel="00022CDD">
          <w:rPr>
            <w:noProof/>
            <w:webHidden/>
          </w:rPr>
          <w:tab/>
          <w:delText>234</w:delText>
        </w:r>
      </w:del>
    </w:p>
    <w:p w14:paraId="7FBDFF97" w14:textId="79BDE407" w:rsidR="00232E96" w:rsidDel="00022CDD" w:rsidRDefault="00232E96">
      <w:pPr>
        <w:pStyle w:val="TOC2"/>
        <w:tabs>
          <w:tab w:val="right" w:leader="dot" w:pos="9350"/>
        </w:tabs>
        <w:rPr>
          <w:del w:id="829" w:author="Fernandez, Susana" w:date="2023-01-30T16:41:00Z"/>
          <w:noProof/>
          <w:szCs w:val="22"/>
        </w:rPr>
      </w:pPr>
      <w:del w:id="830" w:author="Fernandez, Susana" w:date="2023-01-30T16:41:00Z">
        <w:r w:rsidRPr="00022CDD" w:rsidDel="00022CDD">
          <w:rPr>
            <w:noProof/>
            <w:snapToGrid w:val="0"/>
          </w:rPr>
          <w:delText>SFID k – Card Level Results</w:delText>
        </w:r>
        <w:r w:rsidDel="00022CDD">
          <w:rPr>
            <w:noProof/>
            <w:webHidden/>
          </w:rPr>
          <w:tab/>
          <w:delText>235</w:delText>
        </w:r>
      </w:del>
    </w:p>
    <w:p w14:paraId="37034901" w14:textId="4680A213" w:rsidR="00232E96" w:rsidDel="00022CDD" w:rsidRDefault="00232E96">
      <w:pPr>
        <w:pStyle w:val="TOC2"/>
        <w:tabs>
          <w:tab w:val="right" w:leader="dot" w:pos="9350"/>
        </w:tabs>
        <w:rPr>
          <w:del w:id="831" w:author="Fernandez, Susana" w:date="2023-01-30T16:41:00Z"/>
          <w:noProof/>
          <w:szCs w:val="22"/>
        </w:rPr>
      </w:pPr>
      <w:del w:id="832" w:author="Fernandez, Susana" w:date="2023-01-30T16:41:00Z">
        <w:r w:rsidRPr="00022CDD" w:rsidDel="00022CDD">
          <w:rPr>
            <w:noProof/>
            <w:snapToGrid w:val="0"/>
          </w:rPr>
          <w:delText>SFID o – American Express Additional Data</w:delText>
        </w:r>
        <w:r w:rsidDel="00022CDD">
          <w:rPr>
            <w:noProof/>
            <w:webHidden/>
          </w:rPr>
          <w:tab/>
          <w:delText>235</w:delText>
        </w:r>
      </w:del>
    </w:p>
    <w:p w14:paraId="14147CAA" w14:textId="5382AEA5" w:rsidR="00232E96" w:rsidDel="00022CDD" w:rsidRDefault="00232E96">
      <w:pPr>
        <w:pStyle w:val="TOC2"/>
        <w:tabs>
          <w:tab w:val="right" w:leader="dot" w:pos="9350"/>
        </w:tabs>
        <w:rPr>
          <w:del w:id="833" w:author="Fernandez, Susana" w:date="2023-01-30T16:41:00Z"/>
          <w:noProof/>
          <w:szCs w:val="22"/>
        </w:rPr>
      </w:pPr>
      <w:del w:id="834" w:author="Fernandez, Susana" w:date="2023-01-30T16:41:00Z">
        <w:r w:rsidRPr="00022CDD" w:rsidDel="00022CDD">
          <w:rPr>
            <w:noProof/>
          </w:rPr>
          <w:delText>SFID q – EMV Supplementary Request Data</w:delText>
        </w:r>
        <w:r w:rsidDel="00022CDD">
          <w:rPr>
            <w:noProof/>
            <w:webHidden/>
          </w:rPr>
          <w:tab/>
          <w:delText>239</w:delText>
        </w:r>
      </w:del>
    </w:p>
    <w:p w14:paraId="70FF3C4E" w14:textId="73A4D04E" w:rsidR="00232E96" w:rsidDel="00022CDD" w:rsidRDefault="00232E96">
      <w:pPr>
        <w:pStyle w:val="TOC2"/>
        <w:tabs>
          <w:tab w:val="right" w:leader="dot" w:pos="9350"/>
        </w:tabs>
        <w:rPr>
          <w:del w:id="835" w:author="Fernandez, Susana" w:date="2023-01-30T16:41:00Z"/>
          <w:noProof/>
          <w:szCs w:val="22"/>
        </w:rPr>
      </w:pPr>
      <w:del w:id="836" w:author="Fernandez, Susana" w:date="2023-01-30T16:41:00Z">
        <w:r w:rsidRPr="00022CDD" w:rsidDel="00022CDD">
          <w:rPr>
            <w:noProof/>
            <w:snapToGrid w:val="0"/>
          </w:rPr>
          <w:delText>SFID s – Transit Transaction Data</w:delText>
        </w:r>
        <w:r w:rsidDel="00022CDD">
          <w:rPr>
            <w:noProof/>
            <w:webHidden/>
          </w:rPr>
          <w:tab/>
          <w:delText>245</w:delText>
        </w:r>
      </w:del>
    </w:p>
    <w:p w14:paraId="0AB95F2C" w14:textId="5B25D7EE" w:rsidR="00232E96" w:rsidDel="00022CDD" w:rsidRDefault="00232E96">
      <w:pPr>
        <w:pStyle w:val="TOC2"/>
        <w:tabs>
          <w:tab w:val="right" w:leader="dot" w:pos="9350"/>
        </w:tabs>
        <w:rPr>
          <w:del w:id="837" w:author="Fernandez, Susana" w:date="2023-01-30T16:41:00Z"/>
          <w:noProof/>
          <w:szCs w:val="22"/>
        </w:rPr>
      </w:pPr>
      <w:del w:id="838" w:author="Fernandez, Susana" w:date="2023-01-30T16:41:00Z">
        <w:r w:rsidRPr="00022CDD" w:rsidDel="00022CDD">
          <w:rPr>
            <w:noProof/>
            <w:snapToGrid w:val="0"/>
          </w:rPr>
          <w:delText>SFID 0 – Additional Point of Service Data</w:delText>
        </w:r>
        <w:r w:rsidDel="00022CDD">
          <w:rPr>
            <w:noProof/>
            <w:webHidden/>
          </w:rPr>
          <w:tab/>
          <w:delText>247</w:delText>
        </w:r>
      </w:del>
    </w:p>
    <w:p w14:paraId="0484BE94" w14:textId="744241EB" w:rsidR="00232E96" w:rsidDel="00022CDD" w:rsidRDefault="00232E96">
      <w:pPr>
        <w:pStyle w:val="TOC1"/>
        <w:tabs>
          <w:tab w:val="right" w:leader="dot" w:pos="9350"/>
        </w:tabs>
        <w:rPr>
          <w:del w:id="839" w:author="Fernandez, Susana" w:date="2023-01-30T16:41:00Z"/>
          <w:noProof/>
          <w:szCs w:val="22"/>
        </w:rPr>
      </w:pPr>
      <w:del w:id="840" w:author="Fernandez, Susana" w:date="2023-01-30T16:41:00Z">
        <w:r w:rsidRPr="00022CDD" w:rsidDel="00022CDD">
          <w:rPr>
            <w:noProof/>
          </w:rPr>
          <w:delText>Optional Data Subfields (FID 9)</w:delText>
        </w:r>
        <w:r w:rsidDel="00022CDD">
          <w:rPr>
            <w:noProof/>
            <w:webHidden/>
          </w:rPr>
          <w:tab/>
          <w:delText>250</w:delText>
        </w:r>
      </w:del>
    </w:p>
    <w:p w14:paraId="738FF1F4" w14:textId="0FDDA1B1" w:rsidR="00232E96" w:rsidDel="00022CDD" w:rsidRDefault="00232E96">
      <w:pPr>
        <w:pStyle w:val="TOC2"/>
        <w:tabs>
          <w:tab w:val="right" w:leader="dot" w:pos="9350"/>
        </w:tabs>
        <w:rPr>
          <w:del w:id="841" w:author="Fernandez, Susana" w:date="2023-01-30T16:41:00Z"/>
          <w:noProof/>
          <w:szCs w:val="22"/>
        </w:rPr>
      </w:pPr>
      <w:del w:id="842" w:author="Fernandez, Susana" w:date="2023-01-30T16:41:00Z">
        <w:r w:rsidRPr="00022CDD" w:rsidDel="00022CDD">
          <w:rPr>
            <w:noProof/>
            <w:snapToGrid w:val="0"/>
          </w:rPr>
          <w:delText>Customer SubFIDs Subfield Structures For TD POS B24 HOST (HOST 1)</w:delText>
        </w:r>
        <w:r w:rsidDel="00022CDD">
          <w:rPr>
            <w:noProof/>
            <w:webHidden/>
          </w:rPr>
          <w:tab/>
          <w:delText>250</w:delText>
        </w:r>
      </w:del>
    </w:p>
    <w:p w14:paraId="744214B3" w14:textId="6FD223DD" w:rsidR="00232E96" w:rsidDel="00022CDD" w:rsidRDefault="00232E96">
      <w:pPr>
        <w:pStyle w:val="TOC2"/>
        <w:tabs>
          <w:tab w:val="right" w:leader="dot" w:pos="9350"/>
        </w:tabs>
        <w:rPr>
          <w:del w:id="843" w:author="Fernandez, Susana" w:date="2023-01-30T16:41:00Z"/>
          <w:noProof/>
          <w:szCs w:val="22"/>
        </w:rPr>
      </w:pPr>
      <w:del w:id="844" w:author="Fernandez, Susana" w:date="2023-01-30T16:41:00Z">
        <w:r w:rsidRPr="00022CDD" w:rsidDel="00022CDD">
          <w:rPr>
            <w:noProof/>
            <w:snapToGrid w:val="0"/>
          </w:rPr>
          <w:delText>Customer SubFIDs Subfield Structures  HOST 3</w:delText>
        </w:r>
        <w:r w:rsidDel="00022CDD">
          <w:rPr>
            <w:noProof/>
            <w:webHidden/>
          </w:rPr>
          <w:tab/>
          <w:delText>251</w:delText>
        </w:r>
      </w:del>
    </w:p>
    <w:p w14:paraId="262108FF" w14:textId="5D2CDC54" w:rsidR="00232E96" w:rsidDel="00022CDD" w:rsidRDefault="00232E96">
      <w:pPr>
        <w:pStyle w:val="TOC2"/>
        <w:tabs>
          <w:tab w:val="right" w:leader="dot" w:pos="9350"/>
        </w:tabs>
        <w:rPr>
          <w:del w:id="845" w:author="Fernandez, Susana" w:date="2023-01-30T16:41:00Z"/>
          <w:noProof/>
          <w:szCs w:val="22"/>
        </w:rPr>
      </w:pPr>
      <w:del w:id="846" w:author="Fernandez, Susana" w:date="2023-01-30T16:41:00Z">
        <w:r w:rsidRPr="00022CDD" w:rsidDel="00022CDD">
          <w:rPr>
            <w:noProof/>
            <w:snapToGrid w:val="0"/>
          </w:rPr>
          <w:delText>Subfield Descriptions</w:delText>
        </w:r>
        <w:r w:rsidDel="00022CDD">
          <w:rPr>
            <w:noProof/>
            <w:webHidden/>
          </w:rPr>
          <w:tab/>
          <w:delText>252</w:delText>
        </w:r>
      </w:del>
    </w:p>
    <w:p w14:paraId="5C62DCC0" w14:textId="6813BBC0" w:rsidR="00232E96" w:rsidDel="00022CDD" w:rsidRDefault="00232E96">
      <w:pPr>
        <w:pStyle w:val="TOC2"/>
        <w:tabs>
          <w:tab w:val="right" w:leader="dot" w:pos="9350"/>
        </w:tabs>
        <w:rPr>
          <w:del w:id="847" w:author="Fernandez, Susana" w:date="2023-01-30T16:41:00Z"/>
          <w:noProof/>
          <w:szCs w:val="22"/>
        </w:rPr>
      </w:pPr>
      <w:del w:id="848" w:author="Fernandez, Susana" w:date="2023-01-30T16:41:00Z">
        <w:r w:rsidRPr="00022CDD" w:rsidDel="00022CDD">
          <w:rPr>
            <w:noProof/>
            <w:snapToGrid w:val="0"/>
          </w:rPr>
          <w:delText>SFID A – Terminal Capabilities</w:delText>
        </w:r>
        <w:r w:rsidDel="00022CDD">
          <w:rPr>
            <w:noProof/>
            <w:webHidden/>
          </w:rPr>
          <w:tab/>
          <w:delText>253</w:delText>
        </w:r>
      </w:del>
    </w:p>
    <w:p w14:paraId="57BBA1D7" w14:textId="2A983C84" w:rsidR="00232E96" w:rsidDel="00022CDD" w:rsidRDefault="00232E96">
      <w:pPr>
        <w:pStyle w:val="TOC2"/>
        <w:tabs>
          <w:tab w:val="right" w:leader="dot" w:pos="9350"/>
        </w:tabs>
        <w:rPr>
          <w:del w:id="849" w:author="Fernandez, Susana" w:date="2023-01-30T16:41:00Z"/>
          <w:noProof/>
          <w:szCs w:val="22"/>
        </w:rPr>
      </w:pPr>
      <w:del w:id="850" w:author="Fernandez, Susana" w:date="2023-01-30T16:41:00Z">
        <w:r w:rsidRPr="00022CDD" w:rsidDel="00022CDD">
          <w:rPr>
            <w:noProof/>
            <w:snapToGrid w:val="0"/>
          </w:rPr>
          <w:delText>SFID B – American Express Extended Address</w:delText>
        </w:r>
        <w:r w:rsidDel="00022CDD">
          <w:rPr>
            <w:noProof/>
            <w:webHidden/>
          </w:rPr>
          <w:tab/>
          <w:delText>256</w:delText>
        </w:r>
      </w:del>
    </w:p>
    <w:p w14:paraId="543CAB1E" w14:textId="4DA06A4B" w:rsidR="00232E96" w:rsidDel="00022CDD" w:rsidRDefault="00232E96">
      <w:pPr>
        <w:pStyle w:val="TOC2"/>
        <w:tabs>
          <w:tab w:val="right" w:leader="dot" w:pos="9350"/>
        </w:tabs>
        <w:rPr>
          <w:del w:id="851" w:author="Fernandez, Susana" w:date="2023-01-30T16:41:00Z"/>
          <w:noProof/>
          <w:szCs w:val="22"/>
        </w:rPr>
      </w:pPr>
      <w:del w:id="852" w:author="Fernandez, Susana" w:date="2023-01-30T16:41:00Z">
        <w:r w:rsidRPr="00022CDD" w:rsidDel="00022CDD">
          <w:rPr>
            <w:noProof/>
            <w:snapToGrid w:val="0"/>
          </w:rPr>
          <w:delText>SFID C – Full Name</w:delText>
        </w:r>
        <w:r w:rsidDel="00022CDD">
          <w:rPr>
            <w:noProof/>
            <w:webHidden/>
          </w:rPr>
          <w:tab/>
          <w:delText>257</w:delText>
        </w:r>
      </w:del>
    </w:p>
    <w:p w14:paraId="367D7AF6" w14:textId="3FCAB52E" w:rsidR="00232E96" w:rsidDel="00022CDD" w:rsidRDefault="00232E96">
      <w:pPr>
        <w:pStyle w:val="TOC2"/>
        <w:tabs>
          <w:tab w:val="right" w:leader="dot" w:pos="9350"/>
        </w:tabs>
        <w:rPr>
          <w:del w:id="853" w:author="Fernandez, Susana" w:date="2023-01-30T16:41:00Z"/>
          <w:noProof/>
          <w:szCs w:val="22"/>
        </w:rPr>
      </w:pPr>
      <w:del w:id="854" w:author="Fernandez, Susana" w:date="2023-01-30T16:41:00Z">
        <w:r w:rsidRPr="00022CDD" w:rsidDel="00022CDD">
          <w:rPr>
            <w:noProof/>
            <w:snapToGrid w:val="0"/>
          </w:rPr>
          <w:delText>SFID D – Home Telephone Number</w:delText>
        </w:r>
        <w:r w:rsidDel="00022CDD">
          <w:rPr>
            <w:noProof/>
            <w:webHidden/>
          </w:rPr>
          <w:tab/>
          <w:delText>257</w:delText>
        </w:r>
      </w:del>
    </w:p>
    <w:p w14:paraId="06E2F9C6" w14:textId="35238763" w:rsidR="00232E96" w:rsidDel="00022CDD" w:rsidRDefault="00232E96">
      <w:pPr>
        <w:pStyle w:val="TOC2"/>
        <w:tabs>
          <w:tab w:val="right" w:leader="dot" w:pos="9350"/>
        </w:tabs>
        <w:rPr>
          <w:del w:id="855" w:author="Fernandez, Susana" w:date="2023-01-30T16:41:00Z"/>
          <w:noProof/>
          <w:szCs w:val="22"/>
        </w:rPr>
      </w:pPr>
      <w:del w:id="856" w:author="Fernandez, Susana" w:date="2023-01-30T16:41:00Z">
        <w:r w:rsidRPr="00022CDD" w:rsidDel="00022CDD">
          <w:rPr>
            <w:noProof/>
            <w:snapToGrid w:val="0"/>
          </w:rPr>
          <w:delText>SFID E – Social Insurance Number – SIN</w:delText>
        </w:r>
        <w:r w:rsidDel="00022CDD">
          <w:rPr>
            <w:noProof/>
            <w:webHidden/>
          </w:rPr>
          <w:tab/>
          <w:delText>257</w:delText>
        </w:r>
      </w:del>
    </w:p>
    <w:p w14:paraId="4C94E291" w14:textId="06484B3E" w:rsidR="00232E96" w:rsidDel="00022CDD" w:rsidRDefault="00232E96">
      <w:pPr>
        <w:pStyle w:val="TOC2"/>
        <w:tabs>
          <w:tab w:val="right" w:leader="dot" w:pos="9350"/>
        </w:tabs>
        <w:rPr>
          <w:del w:id="857" w:author="Fernandez, Susana" w:date="2023-01-30T16:41:00Z"/>
          <w:noProof/>
          <w:szCs w:val="22"/>
        </w:rPr>
      </w:pPr>
      <w:del w:id="858" w:author="Fernandez, Susana" w:date="2023-01-30T16:41:00Z">
        <w:r w:rsidRPr="00022CDD" w:rsidDel="00022CDD">
          <w:rPr>
            <w:noProof/>
            <w:snapToGrid w:val="0"/>
          </w:rPr>
          <w:delText>SFID F – Instant Credit Status</w:delText>
        </w:r>
        <w:r w:rsidDel="00022CDD">
          <w:rPr>
            <w:noProof/>
            <w:webHidden/>
          </w:rPr>
          <w:tab/>
          <w:delText>258</w:delText>
        </w:r>
      </w:del>
    </w:p>
    <w:p w14:paraId="06C4B304" w14:textId="0D019137" w:rsidR="00232E96" w:rsidDel="00022CDD" w:rsidRDefault="00232E96">
      <w:pPr>
        <w:pStyle w:val="TOC2"/>
        <w:tabs>
          <w:tab w:val="right" w:leader="dot" w:pos="9350"/>
        </w:tabs>
        <w:rPr>
          <w:del w:id="859" w:author="Fernandez, Susana" w:date="2023-01-30T16:41:00Z"/>
          <w:noProof/>
          <w:szCs w:val="22"/>
        </w:rPr>
      </w:pPr>
      <w:del w:id="860" w:author="Fernandez, Susana" w:date="2023-01-30T16:41:00Z">
        <w:r w:rsidRPr="00022CDD" w:rsidDel="00022CDD">
          <w:rPr>
            <w:noProof/>
            <w:snapToGrid w:val="0"/>
          </w:rPr>
          <w:delText>SFID G – Instant Credit Decline Code</w:delText>
        </w:r>
        <w:r w:rsidDel="00022CDD">
          <w:rPr>
            <w:noProof/>
            <w:webHidden/>
          </w:rPr>
          <w:tab/>
          <w:delText>258</w:delText>
        </w:r>
      </w:del>
    </w:p>
    <w:p w14:paraId="431447DE" w14:textId="72A064F1" w:rsidR="00232E96" w:rsidDel="00022CDD" w:rsidRDefault="00232E96">
      <w:pPr>
        <w:pStyle w:val="TOC2"/>
        <w:tabs>
          <w:tab w:val="right" w:leader="dot" w:pos="9350"/>
        </w:tabs>
        <w:rPr>
          <w:del w:id="861" w:author="Fernandez, Susana" w:date="2023-01-30T16:41:00Z"/>
          <w:noProof/>
          <w:szCs w:val="22"/>
        </w:rPr>
      </w:pPr>
      <w:del w:id="862" w:author="Fernandez, Susana" w:date="2023-01-30T16:41:00Z">
        <w:r w:rsidRPr="00022CDD" w:rsidDel="00022CDD">
          <w:rPr>
            <w:noProof/>
            <w:snapToGrid w:val="0"/>
          </w:rPr>
          <w:delText>SFID H – Payment Type</w:delText>
        </w:r>
        <w:r w:rsidDel="00022CDD">
          <w:rPr>
            <w:noProof/>
            <w:webHidden/>
          </w:rPr>
          <w:tab/>
          <w:delText>258</w:delText>
        </w:r>
      </w:del>
    </w:p>
    <w:p w14:paraId="7C15D7F3" w14:textId="08ECB000" w:rsidR="00232E96" w:rsidDel="00022CDD" w:rsidRDefault="00232E96">
      <w:pPr>
        <w:pStyle w:val="TOC2"/>
        <w:tabs>
          <w:tab w:val="right" w:leader="dot" w:pos="9350"/>
        </w:tabs>
        <w:rPr>
          <w:del w:id="863" w:author="Fernandez, Susana" w:date="2023-01-30T16:41:00Z"/>
          <w:noProof/>
          <w:szCs w:val="22"/>
        </w:rPr>
      </w:pPr>
      <w:del w:id="864" w:author="Fernandez, Susana" w:date="2023-01-30T16:41:00Z">
        <w:r w:rsidRPr="00022CDD" w:rsidDel="00022CDD">
          <w:rPr>
            <w:noProof/>
            <w:snapToGrid w:val="0"/>
          </w:rPr>
          <w:delText>SFID I – Retrieval Reference Number</w:delText>
        </w:r>
        <w:r w:rsidDel="00022CDD">
          <w:rPr>
            <w:noProof/>
            <w:webHidden/>
          </w:rPr>
          <w:tab/>
          <w:delText>259</w:delText>
        </w:r>
      </w:del>
    </w:p>
    <w:p w14:paraId="6D0A9058" w14:textId="0D219DB4" w:rsidR="00232E96" w:rsidDel="00022CDD" w:rsidRDefault="00232E96">
      <w:pPr>
        <w:pStyle w:val="TOC2"/>
        <w:tabs>
          <w:tab w:val="right" w:leader="dot" w:pos="9350"/>
        </w:tabs>
        <w:rPr>
          <w:del w:id="865" w:author="Fernandez, Susana" w:date="2023-01-30T16:41:00Z"/>
          <w:noProof/>
          <w:szCs w:val="22"/>
        </w:rPr>
      </w:pPr>
      <w:del w:id="866" w:author="Fernandez, Susana" w:date="2023-01-30T16:41:00Z">
        <w:r w:rsidRPr="00022CDD" w:rsidDel="00022CDD">
          <w:rPr>
            <w:noProof/>
            <w:snapToGrid w:val="0"/>
          </w:rPr>
          <w:delText>SFID J – Credit Plan Number</w:delText>
        </w:r>
        <w:r w:rsidDel="00022CDD">
          <w:rPr>
            <w:noProof/>
            <w:webHidden/>
          </w:rPr>
          <w:tab/>
          <w:delText>259</w:delText>
        </w:r>
      </w:del>
    </w:p>
    <w:p w14:paraId="49505E9A" w14:textId="000698A2" w:rsidR="00232E96" w:rsidDel="00022CDD" w:rsidRDefault="00232E96">
      <w:pPr>
        <w:pStyle w:val="TOC2"/>
        <w:tabs>
          <w:tab w:val="right" w:leader="dot" w:pos="9350"/>
        </w:tabs>
        <w:rPr>
          <w:del w:id="867" w:author="Fernandez, Susana" w:date="2023-01-30T16:41:00Z"/>
          <w:noProof/>
          <w:szCs w:val="22"/>
        </w:rPr>
      </w:pPr>
      <w:del w:id="868" w:author="Fernandez, Susana" w:date="2023-01-30T16:41:00Z">
        <w:r w:rsidRPr="00022CDD" w:rsidDel="00022CDD">
          <w:rPr>
            <w:noProof/>
            <w:snapToGrid w:val="0"/>
          </w:rPr>
          <w:delText>SFID K – Masked PAN</w:delText>
        </w:r>
        <w:r w:rsidDel="00022CDD">
          <w:rPr>
            <w:noProof/>
            <w:webHidden/>
          </w:rPr>
          <w:tab/>
          <w:delText>259</w:delText>
        </w:r>
      </w:del>
    </w:p>
    <w:p w14:paraId="2B4A23AC" w14:textId="1687C5A2" w:rsidR="00232E96" w:rsidDel="00022CDD" w:rsidRDefault="00232E96">
      <w:pPr>
        <w:pStyle w:val="TOC2"/>
        <w:tabs>
          <w:tab w:val="right" w:leader="dot" w:pos="9350"/>
        </w:tabs>
        <w:rPr>
          <w:del w:id="869" w:author="Fernandez, Susana" w:date="2023-01-30T16:41:00Z"/>
          <w:noProof/>
          <w:szCs w:val="22"/>
        </w:rPr>
      </w:pPr>
      <w:del w:id="870" w:author="Fernandez, Susana" w:date="2023-01-30T16:41:00Z">
        <w:r w:rsidRPr="00022CDD" w:rsidDel="00022CDD">
          <w:rPr>
            <w:noProof/>
            <w:snapToGrid w:val="0"/>
          </w:rPr>
          <w:delText>SFID L – Business Application Identifier</w:delText>
        </w:r>
        <w:r w:rsidDel="00022CDD">
          <w:rPr>
            <w:noProof/>
            <w:webHidden/>
          </w:rPr>
          <w:tab/>
          <w:delText>260</w:delText>
        </w:r>
      </w:del>
    </w:p>
    <w:p w14:paraId="56473C46" w14:textId="6A25F1F6" w:rsidR="00232E96" w:rsidDel="00022CDD" w:rsidRDefault="00232E96">
      <w:pPr>
        <w:pStyle w:val="TOC2"/>
        <w:tabs>
          <w:tab w:val="right" w:leader="dot" w:pos="9350"/>
        </w:tabs>
        <w:rPr>
          <w:del w:id="871" w:author="Fernandez, Susana" w:date="2023-01-30T16:41:00Z"/>
          <w:noProof/>
          <w:szCs w:val="22"/>
        </w:rPr>
      </w:pPr>
      <w:del w:id="872" w:author="Fernandez, Susana" w:date="2023-01-30T16:41:00Z">
        <w:r w:rsidRPr="00022CDD" w:rsidDel="00022CDD">
          <w:rPr>
            <w:noProof/>
            <w:snapToGrid w:val="0"/>
          </w:rPr>
          <w:delText>SFID N – Card Totals Group Index</w:delText>
        </w:r>
        <w:r w:rsidDel="00022CDD">
          <w:rPr>
            <w:noProof/>
            <w:webHidden/>
          </w:rPr>
          <w:tab/>
          <w:delText>260</w:delText>
        </w:r>
      </w:del>
    </w:p>
    <w:p w14:paraId="05E02B84" w14:textId="273792D7" w:rsidR="00232E96" w:rsidDel="00022CDD" w:rsidRDefault="00232E96">
      <w:pPr>
        <w:pStyle w:val="TOC2"/>
        <w:tabs>
          <w:tab w:val="right" w:leader="dot" w:pos="9350"/>
        </w:tabs>
        <w:rPr>
          <w:del w:id="873" w:author="Fernandez, Susana" w:date="2023-01-30T16:41:00Z"/>
          <w:noProof/>
          <w:szCs w:val="22"/>
        </w:rPr>
      </w:pPr>
      <w:del w:id="874" w:author="Fernandez, Susana" w:date="2023-01-30T16:41:00Z">
        <w:r w:rsidRPr="00022CDD" w:rsidDel="00022CDD">
          <w:rPr>
            <w:noProof/>
            <w:snapToGrid w:val="0"/>
          </w:rPr>
          <w:delText>SFID O – Card Totals</w:delText>
        </w:r>
        <w:r w:rsidDel="00022CDD">
          <w:rPr>
            <w:noProof/>
            <w:webHidden/>
          </w:rPr>
          <w:tab/>
          <w:delText>261</w:delText>
        </w:r>
      </w:del>
    </w:p>
    <w:p w14:paraId="03F21184" w14:textId="2403E778" w:rsidR="00232E96" w:rsidDel="00022CDD" w:rsidRDefault="00232E96">
      <w:pPr>
        <w:pStyle w:val="TOC2"/>
        <w:tabs>
          <w:tab w:val="right" w:leader="dot" w:pos="9350"/>
        </w:tabs>
        <w:rPr>
          <w:del w:id="875" w:author="Fernandez, Susana" w:date="2023-01-30T16:41:00Z"/>
          <w:noProof/>
          <w:szCs w:val="22"/>
        </w:rPr>
      </w:pPr>
      <w:del w:id="876" w:author="Fernandez, Susana" w:date="2023-01-30T16:41:00Z">
        <w:r w:rsidRPr="00022CDD" w:rsidDel="00022CDD">
          <w:rPr>
            <w:noProof/>
            <w:snapToGrid w:val="0"/>
          </w:rPr>
          <w:delText>SFID P – Prepaid Gift Card Purchase data for Discover</w:delText>
        </w:r>
        <w:r w:rsidDel="00022CDD">
          <w:rPr>
            <w:noProof/>
            <w:webHidden/>
          </w:rPr>
          <w:tab/>
          <w:delText>263</w:delText>
        </w:r>
      </w:del>
    </w:p>
    <w:p w14:paraId="7896AF05" w14:textId="62D01F2F" w:rsidR="00232E96" w:rsidDel="00022CDD" w:rsidRDefault="00232E96">
      <w:pPr>
        <w:pStyle w:val="TOC2"/>
        <w:tabs>
          <w:tab w:val="right" w:leader="dot" w:pos="9350"/>
        </w:tabs>
        <w:rPr>
          <w:del w:id="877" w:author="Fernandez, Susana" w:date="2023-01-30T16:41:00Z"/>
          <w:noProof/>
          <w:szCs w:val="22"/>
        </w:rPr>
      </w:pPr>
      <w:del w:id="878" w:author="Fernandez, Susana" w:date="2023-01-30T16:41:00Z">
        <w:r w:rsidRPr="00022CDD" w:rsidDel="00022CDD">
          <w:rPr>
            <w:noProof/>
            <w:snapToGrid w:val="0"/>
          </w:rPr>
          <w:delText>SFID Q – Digital Wallet Information</w:delText>
        </w:r>
        <w:r w:rsidDel="00022CDD">
          <w:rPr>
            <w:noProof/>
            <w:webHidden/>
          </w:rPr>
          <w:tab/>
          <w:delText>264</w:delText>
        </w:r>
      </w:del>
    </w:p>
    <w:p w14:paraId="47C54A41" w14:textId="1AD67F75" w:rsidR="00232E96" w:rsidDel="00022CDD" w:rsidRDefault="00232E96">
      <w:pPr>
        <w:pStyle w:val="TOC2"/>
        <w:tabs>
          <w:tab w:val="right" w:leader="dot" w:pos="9350"/>
        </w:tabs>
        <w:rPr>
          <w:del w:id="879" w:author="Fernandez, Susana" w:date="2023-01-30T16:41:00Z"/>
          <w:noProof/>
          <w:szCs w:val="22"/>
        </w:rPr>
      </w:pPr>
      <w:del w:id="880" w:author="Fernandez, Susana" w:date="2023-01-30T16:41:00Z">
        <w:r w:rsidRPr="00022CDD" w:rsidDel="00022CDD">
          <w:rPr>
            <w:noProof/>
          </w:rPr>
          <w:delText>SFID R – Token Authorization Data</w:delText>
        </w:r>
        <w:r w:rsidDel="00022CDD">
          <w:rPr>
            <w:noProof/>
            <w:webHidden/>
          </w:rPr>
          <w:tab/>
          <w:delText>266</w:delText>
        </w:r>
      </w:del>
    </w:p>
    <w:p w14:paraId="76BE67C4" w14:textId="149AA9DE" w:rsidR="00232E96" w:rsidDel="00022CDD" w:rsidRDefault="00232E96">
      <w:pPr>
        <w:pStyle w:val="TOC2"/>
        <w:tabs>
          <w:tab w:val="right" w:leader="dot" w:pos="9350"/>
        </w:tabs>
        <w:rPr>
          <w:del w:id="881" w:author="Fernandez, Susana" w:date="2023-01-30T16:41:00Z"/>
          <w:noProof/>
          <w:szCs w:val="22"/>
        </w:rPr>
      </w:pPr>
      <w:del w:id="882" w:author="Fernandez, Susana" w:date="2023-01-30T16:41:00Z">
        <w:r w:rsidRPr="00022CDD" w:rsidDel="00022CDD">
          <w:rPr>
            <w:noProof/>
            <w:snapToGrid w:val="0"/>
          </w:rPr>
          <w:delText>SFID S – Token Response Data</w:delText>
        </w:r>
        <w:r w:rsidDel="00022CDD">
          <w:rPr>
            <w:noProof/>
            <w:webHidden/>
          </w:rPr>
          <w:tab/>
          <w:delText>268</w:delText>
        </w:r>
      </w:del>
    </w:p>
    <w:p w14:paraId="019FC756" w14:textId="5231021E" w:rsidR="00232E96" w:rsidDel="00022CDD" w:rsidRDefault="00232E96">
      <w:pPr>
        <w:pStyle w:val="TOC2"/>
        <w:tabs>
          <w:tab w:val="right" w:leader="dot" w:pos="9350"/>
        </w:tabs>
        <w:rPr>
          <w:del w:id="883" w:author="Fernandez, Susana" w:date="2023-01-30T16:41:00Z"/>
          <w:noProof/>
          <w:szCs w:val="22"/>
        </w:rPr>
      </w:pPr>
      <w:del w:id="884" w:author="Fernandez, Susana" w:date="2023-01-30T16:41:00Z">
        <w:r w:rsidRPr="00022CDD" w:rsidDel="00022CDD">
          <w:rPr>
            <w:noProof/>
            <w:snapToGrid w:val="0"/>
          </w:rPr>
          <w:delText>SFID T – E-commerce Additional Information</w:delText>
        </w:r>
        <w:r w:rsidDel="00022CDD">
          <w:rPr>
            <w:noProof/>
            <w:webHidden/>
          </w:rPr>
          <w:tab/>
          <w:delText>269</w:delText>
        </w:r>
      </w:del>
    </w:p>
    <w:p w14:paraId="69AEEEE7" w14:textId="0E2F3410" w:rsidR="00232E96" w:rsidDel="00022CDD" w:rsidRDefault="00232E96">
      <w:pPr>
        <w:pStyle w:val="TOC2"/>
        <w:tabs>
          <w:tab w:val="right" w:leader="dot" w:pos="9350"/>
        </w:tabs>
        <w:rPr>
          <w:del w:id="885" w:author="Fernandez, Susana" w:date="2023-01-30T16:41:00Z"/>
          <w:noProof/>
          <w:szCs w:val="22"/>
        </w:rPr>
      </w:pPr>
      <w:del w:id="886" w:author="Fernandez, Susana" w:date="2023-01-30T16:41:00Z">
        <w:r w:rsidRPr="00022CDD" w:rsidDel="00022CDD">
          <w:rPr>
            <w:noProof/>
            <w:snapToGrid w:val="0"/>
          </w:rPr>
          <w:delText>SFID U – Additional Processing Information</w:delText>
        </w:r>
        <w:r w:rsidDel="00022CDD">
          <w:rPr>
            <w:noProof/>
            <w:webHidden/>
          </w:rPr>
          <w:tab/>
          <w:delText>270</w:delText>
        </w:r>
      </w:del>
    </w:p>
    <w:p w14:paraId="77100AC1" w14:textId="341BD9A5" w:rsidR="00232E96" w:rsidDel="00022CDD" w:rsidRDefault="00232E96">
      <w:pPr>
        <w:pStyle w:val="TOC2"/>
        <w:tabs>
          <w:tab w:val="right" w:leader="dot" w:pos="9350"/>
        </w:tabs>
        <w:rPr>
          <w:del w:id="887" w:author="Fernandez, Susana" w:date="2023-01-30T16:41:00Z"/>
          <w:noProof/>
          <w:szCs w:val="22"/>
        </w:rPr>
      </w:pPr>
      <w:del w:id="888" w:author="Fernandez, Susana" w:date="2023-01-30T16:41:00Z">
        <w:r w:rsidRPr="00022CDD" w:rsidDel="00022CDD">
          <w:rPr>
            <w:noProof/>
            <w:snapToGrid w:val="0"/>
          </w:rPr>
          <w:delText>SFID W – mPOS Acceptance Device</w:delText>
        </w:r>
        <w:r w:rsidDel="00022CDD">
          <w:rPr>
            <w:noProof/>
            <w:webHidden/>
          </w:rPr>
          <w:tab/>
          <w:delText>271</w:delText>
        </w:r>
      </w:del>
    </w:p>
    <w:p w14:paraId="3D797690" w14:textId="0591E58B" w:rsidR="00232E96" w:rsidDel="00022CDD" w:rsidRDefault="00232E96">
      <w:pPr>
        <w:pStyle w:val="TOC2"/>
        <w:tabs>
          <w:tab w:val="right" w:leader="dot" w:pos="9350"/>
        </w:tabs>
        <w:rPr>
          <w:del w:id="889" w:author="Fernandez, Susana" w:date="2023-01-30T16:41:00Z"/>
          <w:noProof/>
          <w:szCs w:val="22"/>
        </w:rPr>
      </w:pPr>
      <w:del w:id="890" w:author="Fernandez, Susana" w:date="2023-01-30T16:41:00Z">
        <w:r w:rsidRPr="00022CDD" w:rsidDel="00022CDD">
          <w:rPr>
            <w:noProof/>
            <w:snapToGrid w:val="0"/>
          </w:rPr>
          <w:delText xml:space="preserve">SFID Y – Extended </w:delText>
        </w:r>
        <w:r w:rsidRPr="00022CDD" w:rsidDel="00022CDD">
          <w:rPr>
            <w:noProof/>
            <w:snapToGrid w:val="0"/>
            <w:lang w:val="en-CA"/>
          </w:rPr>
          <w:delText xml:space="preserve">Authentication </w:delText>
        </w:r>
        <w:r w:rsidRPr="00022CDD" w:rsidDel="00022CDD">
          <w:rPr>
            <w:noProof/>
            <w:snapToGrid w:val="0"/>
          </w:rPr>
          <w:delText>Data</w:delText>
        </w:r>
        <w:r w:rsidDel="00022CDD">
          <w:rPr>
            <w:noProof/>
            <w:webHidden/>
          </w:rPr>
          <w:tab/>
          <w:delText>272</w:delText>
        </w:r>
      </w:del>
    </w:p>
    <w:p w14:paraId="77C6543E" w14:textId="290012D8" w:rsidR="00232E96" w:rsidDel="00022CDD" w:rsidRDefault="00232E96">
      <w:pPr>
        <w:pStyle w:val="TOC2"/>
        <w:tabs>
          <w:tab w:val="right" w:leader="dot" w:pos="9350"/>
        </w:tabs>
        <w:rPr>
          <w:del w:id="891" w:author="Fernandez, Susana" w:date="2023-01-30T16:41:00Z"/>
          <w:noProof/>
          <w:szCs w:val="22"/>
        </w:rPr>
      </w:pPr>
      <w:del w:id="892" w:author="Fernandez, Susana" w:date="2023-01-30T16:41:00Z">
        <w:r w:rsidRPr="00022CDD" w:rsidDel="00022CDD">
          <w:rPr>
            <w:noProof/>
            <w:snapToGrid w:val="0"/>
          </w:rPr>
          <w:delText>SFID a – Multiple Completion Indicator</w:delText>
        </w:r>
        <w:r w:rsidDel="00022CDD">
          <w:rPr>
            <w:noProof/>
            <w:webHidden/>
          </w:rPr>
          <w:tab/>
          <w:delText>273</w:delText>
        </w:r>
      </w:del>
    </w:p>
    <w:p w14:paraId="0E9AB7E0" w14:textId="73917D02" w:rsidR="00232E96" w:rsidDel="00022CDD" w:rsidRDefault="00232E96">
      <w:pPr>
        <w:pStyle w:val="TOC2"/>
        <w:tabs>
          <w:tab w:val="right" w:leader="dot" w:pos="9350"/>
        </w:tabs>
        <w:rPr>
          <w:del w:id="893" w:author="Fernandez, Susana" w:date="2023-01-30T16:41:00Z"/>
          <w:noProof/>
          <w:szCs w:val="22"/>
        </w:rPr>
      </w:pPr>
      <w:del w:id="894" w:author="Fernandez, Susana" w:date="2023-01-30T16:41:00Z">
        <w:r w:rsidRPr="00022CDD" w:rsidDel="00022CDD">
          <w:rPr>
            <w:noProof/>
            <w:snapToGrid w:val="0"/>
          </w:rPr>
          <w:delText>SFID b – Surcharge Fee Information</w:delText>
        </w:r>
        <w:r w:rsidDel="00022CDD">
          <w:rPr>
            <w:noProof/>
            <w:webHidden/>
          </w:rPr>
          <w:tab/>
          <w:delText>274</w:delText>
        </w:r>
      </w:del>
    </w:p>
    <w:p w14:paraId="608CCED6" w14:textId="37624F5A" w:rsidR="00232E96" w:rsidDel="00022CDD" w:rsidRDefault="00232E96">
      <w:pPr>
        <w:pStyle w:val="TOC2"/>
        <w:tabs>
          <w:tab w:val="right" w:leader="dot" w:pos="9350"/>
        </w:tabs>
        <w:rPr>
          <w:del w:id="895" w:author="Fernandez, Susana" w:date="2023-01-30T16:41:00Z"/>
          <w:noProof/>
          <w:szCs w:val="22"/>
        </w:rPr>
      </w:pPr>
      <w:del w:id="896" w:author="Fernandez, Susana" w:date="2023-01-30T16:41:00Z">
        <w:r w:rsidRPr="00022CDD" w:rsidDel="00022CDD">
          <w:rPr>
            <w:noProof/>
          </w:rPr>
          <w:delText>Instant Credit Data FIDs For TD POS B24 HOST 3</w:delText>
        </w:r>
        <w:r w:rsidDel="00022CDD">
          <w:rPr>
            <w:noProof/>
            <w:webHidden/>
          </w:rPr>
          <w:tab/>
          <w:delText>276</w:delText>
        </w:r>
      </w:del>
    </w:p>
    <w:p w14:paraId="14E7C601" w14:textId="506968A2" w:rsidR="00232E96" w:rsidDel="00022CDD" w:rsidRDefault="00232E96">
      <w:pPr>
        <w:pStyle w:val="TOC1"/>
        <w:tabs>
          <w:tab w:val="right" w:leader="dot" w:pos="9350"/>
        </w:tabs>
        <w:rPr>
          <w:del w:id="897" w:author="Fernandez, Susana" w:date="2023-01-30T16:41:00Z"/>
          <w:noProof/>
          <w:szCs w:val="22"/>
        </w:rPr>
      </w:pPr>
      <w:del w:id="898" w:author="Fernandez, Susana" w:date="2023-01-30T16:41:00Z">
        <w:r w:rsidRPr="00022CDD" w:rsidDel="00022CDD">
          <w:rPr>
            <w:noProof/>
          </w:rPr>
          <w:delText>APPENDIX B - DOWNLOAD DATA FIELDS (DIDs) DESCRIPTIONS FOR TD POS B24 HOST (HOST 1)</w:delText>
        </w:r>
        <w:r w:rsidDel="00022CDD">
          <w:rPr>
            <w:noProof/>
            <w:webHidden/>
          </w:rPr>
          <w:tab/>
          <w:delText>280</w:delText>
        </w:r>
      </w:del>
    </w:p>
    <w:p w14:paraId="1AA3DB2C" w14:textId="5B924EED" w:rsidR="00232E96" w:rsidDel="00022CDD" w:rsidRDefault="00232E96">
      <w:pPr>
        <w:pStyle w:val="TOC2"/>
        <w:tabs>
          <w:tab w:val="right" w:leader="dot" w:pos="9350"/>
        </w:tabs>
        <w:rPr>
          <w:del w:id="899" w:author="Fernandez, Susana" w:date="2023-01-30T16:41:00Z"/>
          <w:noProof/>
          <w:szCs w:val="22"/>
        </w:rPr>
      </w:pPr>
      <w:del w:id="900" w:author="Fernandez, Susana" w:date="2023-01-30T16:41:00Z">
        <w:r w:rsidRPr="00022CDD" w:rsidDel="00022CDD">
          <w:rPr>
            <w:noProof/>
            <w:snapToGrid w:val="0"/>
          </w:rPr>
          <w:delText>DID A – Supervisory Transaction Set</w:delText>
        </w:r>
        <w:r w:rsidDel="00022CDD">
          <w:rPr>
            <w:noProof/>
            <w:webHidden/>
          </w:rPr>
          <w:tab/>
          <w:delText>280</w:delText>
        </w:r>
      </w:del>
    </w:p>
    <w:p w14:paraId="1B1BF36A" w14:textId="133B6743" w:rsidR="00232E96" w:rsidDel="00022CDD" w:rsidRDefault="00232E96">
      <w:pPr>
        <w:pStyle w:val="TOC2"/>
        <w:tabs>
          <w:tab w:val="right" w:leader="dot" w:pos="9350"/>
        </w:tabs>
        <w:rPr>
          <w:del w:id="901" w:author="Fernandez, Susana" w:date="2023-01-30T16:41:00Z"/>
          <w:noProof/>
          <w:szCs w:val="22"/>
        </w:rPr>
      </w:pPr>
      <w:del w:id="902" w:author="Fernandez, Susana" w:date="2023-01-30T16:41:00Z">
        <w:r w:rsidRPr="00022CDD" w:rsidDel="00022CDD">
          <w:rPr>
            <w:noProof/>
            <w:snapToGrid w:val="0"/>
          </w:rPr>
          <w:delText>DID E – Device Set Up Flags</w:delText>
        </w:r>
        <w:r w:rsidDel="00022CDD">
          <w:rPr>
            <w:noProof/>
            <w:webHidden/>
          </w:rPr>
          <w:tab/>
          <w:delText>281</w:delText>
        </w:r>
      </w:del>
    </w:p>
    <w:p w14:paraId="1A55E77A" w14:textId="1F81A7A8" w:rsidR="00232E96" w:rsidDel="00022CDD" w:rsidRDefault="00232E96">
      <w:pPr>
        <w:pStyle w:val="TOC2"/>
        <w:tabs>
          <w:tab w:val="right" w:leader="dot" w:pos="9350"/>
        </w:tabs>
        <w:rPr>
          <w:del w:id="903" w:author="Fernandez, Susana" w:date="2023-01-30T16:41:00Z"/>
          <w:noProof/>
          <w:szCs w:val="22"/>
        </w:rPr>
      </w:pPr>
      <w:del w:id="904" w:author="Fernandez, Susana" w:date="2023-01-30T16:41:00Z">
        <w:r w:rsidRPr="00022CDD" w:rsidDel="00022CDD">
          <w:rPr>
            <w:noProof/>
            <w:snapToGrid w:val="0"/>
          </w:rPr>
          <w:delText>DID F – Network Control</w:delText>
        </w:r>
        <w:r w:rsidDel="00022CDD">
          <w:rPr>
            <w:noProof/>
            <w:webHidden/>
          </w:rPr>
          <w:tab/>
          <w:delText>282</w:delText>
        </w:r>
      </w:del>
    </w:p>
    <w:p w14:paraId="6C9DEF1C" w14:textId="79862B64" w:rsidR="00232E96" w:rsidDel="00022CDD" w:rsidRDefault="00232E96">
      <w:pPr>
        <w:pStyle w:val="TOC2"/>
        <w:tabs>
          <w:tab w:val="right" w:leader="dot" w:pos="9350"/>
        </w:tabs>
        <w:rPr>
          <w:del w:id="905" w:author="Fernandez, Susana" w:date="2023-01-30T16:41:00Z"/>
          <w:noProof/>
          <w:szCs w:val="22"/>
        </w:rPr>
      </w:pPr>
      <w:del w:id="906" w:author="Fernandez, Susana" w:date="2023-01-30T16:41:00Z">
        <w:r w:rsidRPr="00022CDD" w:rsidDel="00022CDD">
          <w:rPr>
            <w:noProof/>
            <w:snapToGrid w:val="0"/>
          </w:rPr>
          <w:delText>DID I – PIN PAD Individual Entry Timer</w:delText>
        </w:r>
        <w:r w:rsidDel="00022CDD">
          <w:rPr>
            <w:noProof/>
            <w:webHidden/>
          </w:rPr>
          <w:tab/>
          <w:delText>282</w:delText>
        </w:r>
      </w:del>
    </w:p>
    <w:p w14:paraId="01EB036E" w14:textId="6B198AA6" w:rsidR="00232E96" w:rsidDel="00022CDD" w:rsidRDefault="00232E96">
      <w:pPr>
        <w:pStyle w:val="TOC2"/>
        <w:tabs>
          <w:tab w:val="right" w:leader="dot" w:pos="9350"/>
        </w:tabs>
        <w:rPr>
          <w:del w:id="907" w:author="Fernandez, Susana" w:date="2023-01-30T16:41:00Z"/>
          <w:noProof/>
          <w:szCs w:val="22"/>
        </w:rPr>
      </w:pPr>
      <w:del w:id="908" w:author="Fernandez, Susana" w:date="2023-01-30T16:41:00Z">
        <w:r w:rsidRPr="00022CDD" w:rsidDel="00022CDD">
          <w:rPr>
            <w:noProof/>
            <w:snapToGrid w:val="0"/>
          </w:rPr>
          <w:delText>DID J – PIN PAD Overall Entry Timer</w:delText>
        </w:r>
        <w:r w:rsidDel="00022CDD">
          <w:rPr>
            <w:noProof/>
            <w:webHidden/>
          </w:rPr>
          <w:tab/>
          <w:delText>282</w:delText>
        </w:r>
      </w:del>
    </w:p>
    <w:p w14:paraId="2FEF48FC" w14:textId="745E409A" w:rsidR="00232E96" w:rsidDel="00022CDD" w:rsidRDefault="00232E96">
      <w:pPr>
        <w:pStyle w:val="TOC2"/>
        <w:tabs>
          <w:tab w:val="right" w:leader="dot" w:pos="9350"/>
        </w:tabs>
        <w:rPr>
          <w:del w:id="909" w:author="Fernandez, Susana" w:date="2023-01-30T16:41:00Z"/>
          <w:noProof/>
          <w:szCs w:val="22"/>
        </w:rPr>
      </w:pPr>
      <w:del w:id="910" w:author="Fernandez, Susana" w:date="2023-01-30T16:41:00Z">
        <w:r w:rsidRPr="00022CDD" w:rsidDel="00022CDD">
          <w:rPr>
            <w:noProof/>
            <w:snapToGrid w:val="0"/>
          </w:rPr>
          <w:delText>DID K – Debit Card Transaction Timer</w:delText>
        </w:r>
        <w:r w:rsidDel="00022CDD">
          <w:rPr>
            <w:noProof/>
            <w:webHidden/>
          </w:rPr>
          <w:tab/>
          <w:delText>283</w:delText>
        </w:r>
      </w:del>
    </w:p>
    <w:p w14:paraId="09CFC3F8" w14:textId="4336BCE9" w:rsidR="00232E96" w:rsidDel="00022CDD" w:rsidRDefault="00232E96">
      <w:pPr>
        <w:pStyle w:val="TOC2"/>
        <w:tabs>
          <w:tab w:val="right" w:leader="dot" w:pos="9350"/>
        </w:tabs>
        <w:rPr>
          <w:del w:id="911" w:author="Fernandez, Susana" w:date="2023-01-30T16:41:00Z"/>
          <w:noProof/>
          <w:szCs w:val="22"/>
        </w:rPr>
      </w:pPr>
      <w:del w:id="912" w:author="Fernandez, Susana" w:date="2023-01-30T16:41:00Z">
        <w:r w:rsidRPr="00022CDD" w:rsidDel="00022CDD">
          <w:rPr>
            <w:noProof/>
            <w:snapToGrid w:val="0"/>
          </w:rPr>
          <w:delText>DID L – Pre-Dial Delay Value</w:delText>
        </w:r>
        <w:r w:rsidDel="00022CDD">
          <w:rPr>
            <w:noProof/>
            <w:webHidden/>
          </w:rPr>
          <w:tab/>
          <w:delText>283</w:delText>
        </w:r>
      </w:del>
    </w:p>
    <w:p w14:paraId="029DB21A" w14:textId="4B446DA6" w:rsidR="00232E96" w:rsidDel="00022CDD" w:rsidRDefault="00232E96">
      <w:pPr>
        <w:pStyle w:val="TOC2"/>
        <w:tabs>
          <w:tab w:val="right" w:leader="dot" w:pos="9350"/>
        </w:tabs>
        <w:rPr>
          <w:del w:id="913" w:author="Fernandez, Susana" w:date="2023-01-30T16:41:00Z"/>
          <w:noProof/>
          <w:szCs w:val="22"/>
        </w:rPr>
      </w:pPr>
      <w:del w:id="914" w:author="Fernandez, Susana" w:date="2023-01-30T16:41:00Z">
        <w:r w:rsidRPr="00022CDD" w:rsidDel="00022CDD">
          <w:rPr>
            <w:noProof/>
            <w:snapToGrid w:val="0"/>
          </w:rPr>
          <w:delText>DID M – Valid Card Reader Value</w:delText>
        </w:r>
        <w:r w:rsidDel="00022CDD">
          <w:rPr>
            <w:noProof/>
            <w:webHidden/>
          </w:rPr>
          <w:tab/>
          <w:delText>283</w:delText>
        </w:r>
      </w:del>
    </w:p>
    <w:p w14:paraId="76C63AFA" w14:textId="5C86D7B9" w:rsidR="00232E96" w:rsidDel="00022CDD" w:rsidRDefault="00232E96">
      <w:pPr>
        <w:pStyle w:val="TOC2"/>
        <w:tabs>
          <w:tab w:val="right" w:leader="dot" w:pos="9350"/>
        </w:tabs>
        <w:rPr>
          <w:del w:id="915" w:author="Fernandez, Susana" w:date="2023-01-30T16:41:00Z"/>
          <w:noProof/>
          <w:szCs w:val="22"/>
        </w:rPr>
      </w:pPr>
      <w:del w:id="916" w:author="Fernandez, Susana" w:date="2023-01-30T16:41:00Z">
        <w:r w:rsidRPr="00022CDD" w:rsidDel="00022CDD">
          <w:rPr>
            <w:noProof/>
            <w:snapToGrid w:val="0"/>
          </w:rPr>
          <w:delText>DID N – Encryption Flag</w:delText>
        </w:r>
        <w:r w:rsidDel="00022CDD">
          <w:rPr>
            <w:noProof/>
            <w:webHidden/>
          </w:rPr>
          <w:tab/>
          <w:delText>283</w:delText>
        </w:r>
      </w:del>
    </w:p>
    <w:p w14:paraId="2DD1771E" w14:textId="150C3C44" w:rsidR="00232E96" w:rsidDel="00022CDD" w:rsidRDefault="00232E96">
      <w:pPr>
        <w:pStyle w:val="TOC2"/>
        <w:tabs>
          <w:tab w:val="right" w:leader="dot" w:pos="9350"/>
        </w:tabs>
        <w:rPr>
          <w:del w:id="917" w:author="Fernandez, Susana" w:date="2023-01-30T16:41:00Z"/>
          <w:noProof/>
          <w:szCs w:val="22"/>
        </w:rPr>
      </w:pPr>
      <w:del w:id="918" w:author="Fernandez, Susana" w:date="2023-01-30T16:41:00Z">
        <w:r w:rsidRPr="00022CDD" w:rsidDel="00022CDD">
          <w:rPr>
            <w:noProof/>
            <w:snapToGrid w:val="0"/>
          </w:rPr>
          <w:delText>DID O-S – Download Tags</w:delText>
        </w:r>
        <w:r w:rsidDel="00022CDD">
          <w:rPr>
            <w:noProof/>
            <w:webHidden/>
          </w:rPr>
          <w:tab/>
          <w:delText>283</w:delText>
        </w:r>
      </w:del>
    </w:p>
    <w:p w14:paraId="57D392D6" w14:textId="0B3A81DA" w:rsidR="00232E96" w:rsidDel="00022CDD" w:rsidRDefault="00232E96">
      <w:pPr>
        <w:pStyle w:val="TOC2"/>
        <w:tabs>
          <w:tab w:val="right" w:leader="dot" w:pos="9350"/>
        </w:tabs>
        <w:rPr>
          <w:del w:id="919" w:author="Fernandez, Susana" w:date="2023-01-30T16:41:00Z"/>
          <w:noProof/>
          <w:szCs w:val="22"/>
        </w:rPr>
      </w:pPr>
      <w:del w:id="920" w:author="Fernandez, Susana" w:date="2023-01-30T16:41:00Z">
        <w:r w:rsidRPr="00022CDD" w:rsidDel="00022CDD">
          <w:rPr>
            <w:noProof/>
            <w:snapToGrid w:val="0"/>
          </w:rPr>
          <w:delText>DID T-Z - Reserved</w:delText>
        </w:r>
        <w:r w:rsidDel="00022CDD">
          <w:rPr>
            <w:noProof/>
            <w:webHidden/>
          </w:rPr>
          <w:tab/>
          <w:delText>284</w:delText>
        </w:r>
      </w:del>
    </w:p>
    <w:p w14:paraId="6AB50CE2" w14:textId="0E774698" w:rsidR="00232E96" w:rsidDel="00022CDD" w:rsidRDefault="00232E96">
      <w:pPr>
        <w:pStyle w:val="TOC2"/>
        <w:tabs>
          <w:tab w:val="right" w:leader="dot" w:pos="9350"/>
        </w:tabs>
        <w:rPr>
          <w:del w:id="921" w:author="Fernandez, Susana" w:date="2023-01-30T16:41:00Z"/>
          <w:noProof/>
          <w:szCs w:val="22"/>
        </w:rPr>
      </w:pPr>
      <w:del w:id="922" w:author="Fernandez, Susana" w:date="2023-01-30T16:41:00Z">
        <w:r w:rsidRPr="00022CDD" w:rsidDel="00022CDD">
          <w:rPr>
            <w:noProof/>
            <w:snapToGrid w:val="0"/>
          </w:rPr>
          <w:delText>DIDs 0-29 – Card Prefix Range Information</w:delText>
        </w:r>
        <w:r w:rsidDel="00022CDD">
          <w:rPr>
            <w:noProof/>
            <w:webHidden/>
          </w:rPr>
          <w:tab/>
          <w:delText>284</w:delText>
        </w:r>
      </w:del>
    </w:p>
    <w:p w14:paraId="3EBC1E95" w14:textId="1E839274" w:rsidR="00232E96" w:rsidDel="00022CDD" w:rsidRDefault="00232E96">
      <w:pPr>
        <w:pStyle w:val="TOC2"/>
        <w:tabs>
          <w:tab w:val="right" w:leader="dot" w:pos="9350"/>
        </w:tabs>
        <w:rPr>
          <w:del w:id="923" w:author="Fernandez, Susana" w:date="2023-01-30T16:41:00Z"/>
          <w:noProof/>
          <w:szCs w:val="22"/>
        </w:rPr>
      </w:pPr>
      <w:del w:id="924" w:author="Fernandez, Susana" w:date="2023-01-30T16:41:00Z">
        <w:r w:rsidRPr="00022CDD" w:rsidDel="00022CDD">
          <w:rPr>
            <w:noProof/>
            <w:snapToGrid w:val="0"/>
          </w:rPr>
          <w:delText>DID a – TERM-NAM-LOC</w:delText>
        </w:r>
        <w:r w:rsidDel="00022CDD">
          <w:rPr>
            <w:noProof/>
            <w:webHidden/>
          </w:rPr>
          <w:tab/>
          <w:delText>287</w:delText>
        </w:r>
      </w:del>
    </w:p>
    <w:p w14:paraId="51EE03DC" w14:textId="7AA3DDC3" w:rsidR="00232E96" w:rsidDel="00022CDD" w:rsidRDefault="00232E96">
      <w:pPr>
        <w:pStyle w:val="TOC2"/>
        <w:tabs>
          <w:tab w:val="right" w:leader="dot" w:pos="9350"/>
        </w:tabs>
        <w:rPr>
          <w:del w:id="925" w:author="Fernandez, Susana" w:date="2023-01-30T16:41:00Z"/>
          <w:noProof/>
          <w:szCs w:val="22"/>
        </w:rPr>
      </w:pPr>
      <w:del w:id="926" w:author="Fernandez, Susana" w:date="2023-01-30T16:41:00Z">
        <w:r w:rsidRPr="00022CDD" w:rsidDel="00022CDD">
          <w:rPr>
            <w:noProof/>
            <w:snapToGrid w:val="0"/>
          </w:rPr>
          <w:delText>DID b – TERM-CITY-ST</w:delText>
        </w:r>
        <w:r w:rsidDel="00022CDD">
          <w:rPr>
            <w:noProof/>
            <w:webHidden/>
          </w:rPr>
          <w:tab/>
          <w:delText>287</w:delText>
        </w:r>
      </w:del>
    </w:p>
    <w:p w14:paraId="3316DE92" w14:textId="110AC38C" w:rsidR="00232E96" w:rsidDel="00022CDD" w:rsidRDefault="00232E96">
      <w:pPr>
        <w:pStyle w:val="TOC2"/>
        <w:tabs>
          <w:tab w:val="right" w:leader="dot" w:pos="9350"/>
        </w:tabs>
        <w:rPr>
          <w:del w:id="927" w:author="Fernandez, Susana" w:date="2023-01-30T16:41:00Z"/>
          <w:noProof/>
          <w:szCs w:val="22"/>
        </w:rPr>
      </w:pPr>
      <w:del w:id="928" w:author="Fernandez, Susana" w:date="2023-01-30T16:41:00Z">
        <w:r w:rsidRPr="00022CDD" w:rsidDel="00022CDD">
          <w:rPr>
            <w:noProof/>
            <w:snapToGrid w:val="0"/>
          </w:rPr>
          <w:delText>DID c – TERM-OWNER-NAME</w:delText>
        </w:r>
        <w:r w:rsidDel="00022CDD">
          <w:rPr>
            <w:noProof/>
            <w:webHidden/>
          </w:rPr>
          <w:tab/>
          <w:delText>288</w:delText>
        </w:r>
      </w:del>
    </w:p>
    <w:p w14:paraId="0F65641A" w14:textId="6D60BEFE" w:rsidR="00232E96" w:rsidDel="00022CDD" w:rsidRDefault="00232E96">
      <w:pPr>
        <w:pStyle w:val="TOC2"/>
        <w:tabs>
          <w:tab w:val="right" w:leader="dot" w:pos="9350"/>
        </w:tabs>
        <w:rPr>
          <w:del w:id="929" w:author="Fernandez, Susana" w:date="2023-01-30T16:41:00Z"/>
          <w:noProof/>
          <w:szCs w:val="22"/>
        </w:rPr>
      </w:pPr>
      <w:del w:id="930" w:author="Fernandez, Susana" w:date="2023-01-30T16:41:00Z">
        <w:r w:rsidRPr="00022CDD" w:rsidDel="00022CDD">
          <w:rPr>
            <w:noProof/>
            <w:snapToGrid w:val="0"/>
          </w:rPr>
          <w:delText>DID g – P-Key</w:delText>
        </w:r>
        <w:r w:rsidDel="00022CDD">
          <w:rPr>
            <w:noProof/>
            <w:webHidden/>
          </w:rPr>
          <w:tab/>
          <w:delText>288</w:delText>
        </w:r>
      </w:del>
    </w:p>
    <w:p w14:paraId="3FBE03D9" w14:textId="5394D0C9" w:rsidR="00232E96" w:rsidDel="00022CDD" w:rsidRDefault="00232E96">
      <w:pPr>
        <w:pStyle w:val="TOC2"/>
        <w:tabs>
          <w:tab w:val="right" w:leader="dot" w:pos="9350"/>
        </w:tabs>
        <w:rPr>
          <w:del w:id="931" w:author="Fernandez, Susana" w:date="2023-01-30T16:41:00Z"/>
          <w:noProof/>
          <w:szCs w:val="22"/>
        </w:rPr>
      </w:pPr>
      <w:del w:id="932" w:author="Fernandez, Susana" w:date="2023-01-30T16:41:00Z">
        <w:r w:rsidRPr="00022CDD" w:rsidDel="00022CDD">
          <w:rPr>
            <w:noProof/>
            <w:snapToGrid w:val="0"/>
          </w:rPr>
          <w:delText>DID h – A-Key</w:delText>
        </w:r>
        <w:r w:rsidDel="00022CDD">
          <w:rPr>
            <w:noProof/>
            <w:webHidden/>
          </w:rPr>
          <w:tab/>
          <w:delText>289</w:delText>
        </w:r>
      </w:del>
    </w:p>
    <w:p w14:paraId="77A683D4" w14:textId="70095829" w:rsidR="00232E96" w:rsidDel="00022CDD" w:rsidRDefault="00232E96">
      <w:pPr>
        <w:pStyle w:val="TOC2"/>
        <w:tabs>
          <w:tab w:val="right" w:leader="dot" w:pos="9350"/>
        </w:tabs>
        <w:rPr>
          <w:del w:id="933" w:author="Fernandez, Susana" w:date="2023-01-30T16:41:00Z"/>
          <w:noProof/>
          <w:szCs w:val="22"/>
        </w:rPr>
      </w:pPr>
      <w:del w:id="934" w:author="Fernandez, Susana" w:date="2023-01-30T16:41:00Z">
        <w:r w:rsidRPr="00022CDD" w:rsidDel="00022CDD">
          <w:rPr>
            <w:noProof/>
            <w:snapToGrid w:val="0"/>
          </w:rPr>
          <w:delText>DID i – PIN PAD Character</w:delText>
        </w:r>
        <w:r w:rsidDel="00022CDD">
          <w:rPr>
            <w:noProof/>
            <w:webHidden/>
          </w:rPr>
          <w:tab/>
          <w:delText>289</w:delText>
        </w:r>
      </w:del>
    </w:p>
    <w:p w14:paraId="4A1C60B7" w14:textId="02FE8344" w:rsidR="00232E96" w:rsidDel="00022CDD" w:rsidRDefault="00232E96">
      <w:pPr>
        <w:pStyle w:val="TOC2"/>
        <w:tabs>
          <w:tab w:val="right" w:leader="dot" w:pos="9350"/>
        </w:tabs>
        <w:rPr>
          <w:del w:id="935" w:author="Fernandez, Susana" w:date="2023-01-30T16:41:00Z"/>
          <w:noProof/>
          <w:szCs w:val="22"/>
        </w:rPr>
      </w:pPr>
      <w:del w:id="936" w:author="Fernandez, Susana" w:date="2023-01-30T16:41:00Z">
        <w:r w:rsidRPr="00022CDD" w:rsidDel="00022CDD">
          <w:rPr>
            <w:noProof/>
            <w:snapToGrid w:val="0"/>
          </w:rPr>
          <w:delText>DID j – F-Key</w:delText>
        </w:r>
        <w:r w:rsidDel="00022CDD">
          <w:rPr>
            <w:noProof/>
            <w:webHidden/>
          </w:rPr>
          <w:tab/>
          <w:delText>290</w:delText>
        </w:r>
      </w:del>
    </w:p>
    <w:p w14:paraId="3DB71A55" w14:textId="70B52EB9" w:rsidR="00232E96" w:rsidDel="00022CDD" w:rsidRDefault="00232E96">
      <w:pPr>
        <w:pStyle w:val="TOC2"/>
        <w:tabs>
          <w:tab w:val="right" w:leader="dot" w:pos="9350"/>
        </w:tabs>
        <w:rPr>
          <w:del w:id="937" w:author="Fernandez, Susana" w:date="2023-01-30T16:41:00Z"/>
          <w:noProof/>
          <w:szCs w:val="22"/>
        </w:rPr>
      </w:pPr>
      <w:del w:id="938" w:author="Fernandez, Susana" w:date="2023-01-30T16:41:00Z">
        <w:r w:rsidRPr="00022CDD" w:rsidDel="00022CDD">
          <w:rPr>
            <w:noProof/>
            <w:snapToGrid w:val="0"/>
          </w:rPr>
          <w:delText>DID k - Service</w:delText>
        </w:r>
        <w:r w:rsidDel="00022CDD">
          <w:rPr>
            <w:noProof/>
            <w:webHidden/>
          </w:rPr>
          <w:tab/>
          <w:delText>291</w:delText>
        </w:r>
      </w:del>
    </w:p>
    <w:p w14:paraId="3479FE27" w14:textId="64558662" w:rsidR="00232E96" w:rsidDel="00022CDD" w:rsidRDefault="00232E96">
      <w:pPr>
        <w:pStyle w:val="TOC2"/>
        <w:tabs>
          <w:tab w:val="right" w:leader="dot" w:pos="9350"/>
        </w:tabs>
        <w:rPr>
          <w:del w:id="939" w:author="Fernandez, Susana" w:date="2023-01-30T16:41:00Z"/>
          <w:noProof/>
          <w:szCs w:val="22"/>
        </w:rPr>
      </w:pPr>
      <w:del w:id="940" w:author="Fernandez, Susana" w:date="2023-01-30T16:41:00Z">
        <w:r w:rsidRPr="00022CDD" w:rsidDel="00022CDD">
          <w:rPr>
            <w:noProof/>
            <w:snapToGrid w:val="0"/>
          </w:rPr>
          <w:delText>DID p – Allowed Transactions</w:delText>
        </w:r>
        <w:r w:rsidDel="00022CDD">
          <w:rPr>
            <w:noProof/>
            <w:webHidden/>
          </w:rPr>
          <w:tab/>
          <w:delText>292</w:delText>
        </w:r>
      </w:del>
    </w:p>
    <w:p w14:paraId="4717FEC0" w14:textId="6BC72EB7" w:rsidR="00232E96" w:rsidDel="00022CDD" w:rsidRDefault="00232E96">
      <w:pPr>
        <w:pStyle w:val="TOC2"/>
        <w:tabs>
          <w:tab w:val="right" w:leader="dot" w:pos="9350"/>
        </w:tabs>
        <w:rPr>
          <w:del w:id="941" w:author="Fernandez, Susana" w:date="2023-01-30T16:41:00Z"/>
          <w:noProof/>
          <w:szCs w:val="22"/>
        </w:rPr>
      </w:pPr>
      <w:del w:id="942" w:author="Fernandez, Susana" w:date="2023-01-30T16:41:00Z">
        <w:r w:rsidRPr="00022CDD" w:rsidDel="00022CDD">
          <w:rPr>
            <w:noProof/>
            <w:snapToGrid w:val="0"/>
          </w:rPr>
          <w:delText>DID s – FIID Table</w:delText>
        </w:r>
        <w:r w:rsidDel="00022CDD">
          <w:rPr>
            <w:noProof/>
            <w:webHidden/>
          </w:rPr>
          <w:tab/>
          <w:delText>293</w:delText>
        </w:r>
      </w:del>
    </w:p>
    <w:p w14:paraId="7E94EAC1" w14:textId="69E04AD5" w:rsidR="00232E96" w:rsidDel="00022CDD" w:rsidRDefault="00232E96">
      <w:pPr>
        <w:pStyle w:val="TOC2"/>
        <w:tabs>
          <w:tab w:val="right" w:leader="dot" w:pos="9350"/>
        </w:tabs>
        <w:rPr>
          <w:del w:id="943" w:author="Fernandez, Susana" w:date="2023-01-30T16:41:00Z"/>
          <w:noProof/>
          <w:szCs w:val="22"/>
        </w:rPr>
      </w:pPr>
      <w:del w:id="944" w:author="Fernandez, Susana" w:date="2023-01-30T16:41:00Z">
        <w:r w:rsidRPr="00022CDD" w:rsidDel="00022CDD">
          <w:rPr>
            <w:noProof/>
            <w:snapToGrid w:val="0"/>
          </w:rPr>
          <w:delText>DID t – Currency Code</w:delText>
        </w:r>
        <w:r w:rsidDel="00022CDD">
          <w:rPr>
            <w:noProof/>
            <w:webHidden/>
          </w:rPr>
          <w:tab/>
          <w:delText>294</w:delText>
        </w:r>
      </w:del>
    </w:p>
    <w:p w14:paraId="31FEFA9B" w14:textId="36A3351B" w:rsidR="00232E96" w:rsidDel="00022CDD" w:rsidRDefault="00232E96">
      <w:pPr>
        <w:pStyle w:val="TOC2"/>
        <w:tabs>
          <w:tab w:val="right" w:leader="dot" w:pos="9350"/>
        </w:tabs>
        <w:rPr>
          <w:del w:id="945" w:author="Fernandez, Susana" w:date="2023-01-30T16:41:00Z"/>
          <w:noProof/>
          <w:szCs w:val="22"/>
        </w:rPr>
      </w:pPr>
      <w:del w:id="946" w:author="Fernandez, Susana" w:date="2023-01-30T16:41:00Z">
        <w:r w:rsidRPr="00022CDD" w:rsidDel="00022CDD">
          <w:rPr>
            <w:noProof/>
          </w:rPr>
          <w:delText>Download Response Codes</w:delText>
        </w:r>
        <w:r w:rsidDel="00022CDD">
          <w:rPr>
            <w:noProof/>
            <w:webHidden/>
          </w:rPr>
          <w:tab/>
          <w:delText>294</w:delText>
        </w:r>
      </w:del>
    </w:p>
    <w:p w14:paraId="1DE0D5F7" w14:textId="6867F8D6" w:rsidR="00232E96" w:rsidDel="00022CDD" w:rsidRDefault="00232E96">
      <w:pPr>
        <w:pStyle w:val="TOC1"/>
        <w:tabs>
          <w:tab w:val="right" w:leader="dot" w:pos="9350"/>
        </w:tabs>
        <w:rPr>
          <w:del w:id="947" w:author="Fernandez, Susana" w:date="2023-01-30T16:41:00Z"/>
          <w:noProof/>
          <w:szCs w:val="22"/>
        </w:rPr>
      </w:pPr>
      <w:del w:id="948" w:author="Fernandez, Susana" w:date="2023-01-30T16:41:00Z">
        <w:r w:rsidRPr="00022CDD" w:rsidDel="00022CDD">
          <w:rPr>
            <w:noProof/>
          </w:rPr>
          <w:delText>APPENDIX C - RESPONSE CODES</w:delText>
        </w:r>
        <w:r w:rsidDel="00022CDD">
          <w:rPr>
            <w:noProof/>
            <w:webHidden/>
          </w:rPr>
          <w:tab/>
          <w:delText>295</w:delText>
        </w:r>
      </w:del>
    </w:p>
    <w:p w14:paraId="557D2D69" w14:textId="28D65C4D" w:rsidR="00232E96" w:rsidDel="00022CDD" w:rsidRDefault="00232E96">
      <w:pPr>
        <w:pStyle w:val="TOC1"/>
        <w:tabs>
          <w:tab w:val="right" w:leader="dot" w:pos="9350"/>
        </w:tabs>
        <w:rPr>
          <w:del w:id="949" w:author="Fernandez, Susana" w:date="2023-01-30T16:41:00Z"/>
          <w:noProof/>
          <w:szCs w:val="22"/>
        </w:rPr>
      </w:pPr>
      <w:del w:id="950" w:author="Fernandez, Susana" w:date="2023-01-30T16:41:00Z">
        <w:r w:rsidRPr="00022CDD" w:rsidDel="00022CDD">
          <w:rPr>
            <w:noProof/>
          </w:rPr>
          <w:delText>APPENDIX D - ISO REASON CODES</w:delText>
        </w:r>
        <w:r w:rsidDel="00022CDD">
          <w:rPr>
            <w:noProof/>
            <w:webHidden/>
          </w:rPr>
          <w:tab/>
          <w:delText>299</w:delText>
        </w:r>
      </w:del>
    </w:p>
    <w:p w14:paraId="3E43F654" w14:textId="7F2F8773" w:rsidR="00232E96" w:rsidDel="00022CDD" w:rsidRDefault="00232E96">
      <w:pPr>
        <w:pStyle w:val="TOC1"/>
        <w:tabs>
          <w:tab w:val="right" w:leader="dot" w:pos="9350"/>
        </w:tabs>
        <w:rPr>
          <w:del w:id="951" w:author="Fernandez, Susana" w:date="2023-01-30T16:41:00Z"/>
          <w:noProof/>
          <w:szCs w:val="22"/>
        </w:rPr>
      </w:pPr>
      <w:del w:id="952" w:author="Fernandez, Susana" w:date="2023-01-30T16:41:00Z">
        <w:r w:rsidRPr="00022CDD" w:rsidDel="00022CDD">
          <w:rPr>
            <w:noProof/>
          </w:rPr>
          <w:delText>APPENDIX E - TRACK 1 LAYOUT</w:delText>
        </w:r>
        <w:r w:rsidDel="00022CDD">
          <w:rPr>
            <w:noProof/>
            <w:webHidden/>
          </w:rPr>
          <w:tab/>
          <w:delText>302</w:delText>
        </w:r>
      </w:del>
    </w:p>
    <w:p w14:paraId="504DBE8B" w14:textId="67B1798C" w:rsidR="00232E96" w:rsidDel="00022CDD" w:rsidRDefault="00232E96">
      <w:pPr>
        <w:pStyle w:val="TOC1"/>
        <w:tabs>
          <w:tab w:val="right" w:leader="dot" w:pos="9350"/>
        </w:tabs>
        <w:rPr>
          <w:del w:id="953" w:author="Fernandez, Susana" w:date="2023-01-30T16:41:00Z"/>
          <w:noProof/>
          <w:szCs w:val="22"/>
        </w:rPr>
      </w:pPr>
      <w:del w:id="954" w:author="Fernandez, Susana" w:date="2023-01-30T16:41:00Z">
        <w:r w:rsidRPr="00022CDD" w:rsidDel="00022CDD">
          <w:rPr>
            <w:noProof/>
          </w:rPr>
          <w:delText>APPENDIX F - TRACK 2 LAYOUT</w:delText>
        </w:r>
        <w:r w:rsidDel="00022CDD">
          <w:rPr>
            <w:noProof/>
            <w:webHidden/>
          </w:rPr>
          <w:tab/>
          <w:delText>303</w:delText>
        </w:r>
      </w:del>
    </w:p>
    <w:p w14:paraId="5193C604" w14:textId="13C4BC14" w:rsidR="00232E96" w:rsidDel="00022CDD" w:rsidRDefault="00232E96">
      <w:pPr>
        <w:pStyle w:val="TOC1"/>
        <w:tabs>
          <w:tab w:val="right" w:leader="dot" w:pos="9350"/>
        </w:tabs>
        <w:rPr>
          <w:del w:id="955" w:author="Fernandez, Susana" w:date="2023-01-30T16:41:00Z"/>
          <w:noProof/>
          <w:szCs w:val="22"/>
        </w:rPr>
      </w:pPr>
      <w:del w:id="956" w:author="Fernandez, Susana" w:date="2023-01-30T16:41:00Z">
        <w:r w:rsidRPr="00022CDD" w:rsidDel="00022CDD">
          <w:rPr>
            <w:noProof/>
          </w:rPr>
          <w:delText>APPENDIX G – FULL TERMINAL DOWNLOAD EXAMPLE</w:delText>
        </w:r>
        <w:r w:rsidDel="00022CDD">
          <w:rPr>
            <w:noProof/>
            <w:webHidden/>
          </w:rPr>
          <w:tab/>
          <w:delText>304</w:delText>
        </w:r>
      </w:del>
    </w:p>
    <w:p w14:paraId="2D207A65" w14:textId="2700A204" w:rsidR="00232E96" w:rsidDel="00022CDD" w:rsidRDefault="00232E96">
      <w:pPr>
        <w:pStyle w:val="TOC1"/>
        <w:tabs>
          <w:tab w:val="right" w:leader="dot" w:pos="9350"/>
        </w:tabs>
        <w:rPr>
          <w:del w:id="957" w:author="Fernandez, Susana" w:date="2023-01-30T16:41:00Z"/>
          <w:noProof/>
          <w:szCs w:val="22"/>
        </w:rPr>
      </w:pPr>
      <w:del w:id="958" w:author="Fernandez, Susana" w:date="2023-01-30T16:41:00Z">
        <w:r w:rsidRPr="00022CDD" w:rsidDel="00022CDD">
          <w:rPr>
            <w:noProof/>
          </w:rPr>
          <w:delText>APPENDIX H – EMV Transactions Payment Networks ONLINE/OFFLINE PIN Support</w:delText>
        </w:r>
        <w:r w:rsidDel="00022CDD">
          <w:rPr>
            <w:noProof/>
            <w:webHidden/>
          </w:rPr>
          <w:tab/>
          <w:delText>310</w:delText>
        </w:r>
      </w:del>
    </w:p>
    <w:p w14:paraId="52044098" w14:textId="49986BFD" w:rsidR="00232E96" w:rsidDel="00022CDD" w:rsidRDefault="00232E96">
      <w:pPr>
        <w:pStyle w:val="TOC2"/>
        <w:tabs>
          <w:tab w:val="right" w:leader="dot" w:pos="9350"/>
        </w:tabs>
        <w:rPr>
          <w:del w:id="959" w:author="Fernandez, Susana" w:date="2023-01-30T16:41:00Z"/>
          <w:noProof/>
          <w:szCs w:val="22"/>
        </w:rPr>
      </w:pPr>
      <w:del w:id="960" w:author="Fernandez, Susana" w:date="2023-01-30T16:41:00Z">
        <w:r w:rsidRPr="00022CDD" w:rsidDel="00022CDD">
          <w:rPr>
            <w:noProof/>
          </w:rPr>
          <w:delText>U.S. – Payment Networks – PIN support</w:delText>
        </w:r>
        <w:r w:rsidDel="00022CDD">
          <w:rPr>
            <w:noProof/>
            <w:webHidden/>
          </w:rPr>
          <w:tab/>
          <w:delText>310</w:delText>
        </w:r>
      </w:del>
    </w:p>
    <w:p w14:paraId="082EE123" w14:textId="44A7763C" w:rsidR="00232E96" w:rsidDel="00022CDD" w:rsidRDefault="00232E96">
      <w:pPr>
        <w:pStyle w:val="TOC2"/>
        <w:tabs>
          <w:tab w:val="right" w:leader="dot" w:pos="9350"/>
        </w:tabs>
        <w:rPr>
          <w:del w:id="961" w:author="Fernandez, Susana" w:date="2023-01-30T16:41:00Z"/>
          <w:noProof/>
          <w:szCs w:val="22"/>
        </w:rPr>
      </w:pPr>
      <w:del w:id="962" w:author="Fernandez, Susana" w:date="2023-01-30T16:41:00Z">
        <w:r w:rsidRPr="00022CDD" w:rsidDel="00022CDD">
          <w:rPr>
            <w:noProof/>
          </w:rPr>
          <w:delText>Canada – Payment Networks – PIN support</w:delText>
        </w:r>
        <w:r w:rsidDel="00022CDD">
          <w:rPr>
            <w:noProof/>
            <w:webHidden/>
          </w:rPr>
          <w:tab/>
          <w:delText>310</w:delText>
        </w:r>
      </w:del>
    </w:p>
    <w:p w14:paraId="097FADFF" w14:textId="115406A2" w:rsidR="00232E96" w:rsidDel="00022CDD" w:rsidRDefault="00232E96">
      <w:pPr>
        <w:pStyle w:val="TOC1"/>
        <w:tabs>
          <w:tab w:val="right" w:leader="dot" w:pos="9350"/>
        </w:tabs>
        <w:rPr>
          <w:del w:id="963" w:author="Fernandez, Susana" w:date="2023-01-30T16:41:00Z"/>
          <w:noProof/>
          <w:szCs w:val="22"/>
        </w:rPr>
      </w:pPr>
      <w:del w:id="964" w:author="Fernandez, Susana" w:date="2023-01-30T16:41:00Z">
        <w:r w:rsidRPr="00022CDD" w:rsidDel="00022CDD">
          <w:rPr>
            <w:noProof/>
          </w:rPr>
          <w:delText>APPENDIX I – HOST 3 FLEET TRANSACTION MESSAGE EXAMPLE</w:delText>
        </w:r>
        <w:r w:rsidDel="00022CDD">
          <w:rPr>
            <w:noProof/>
            <w:webHidden/>
          </w:rPr>
          <w:tab/>
          <w:delText>311</w:delText>
        </w:r>
      </w:del>
    </w:p>
    <w:p w14:paraId="0242BE8C" w14:textId="2BA6BAA8" w:rsidR="00232E96" w:rsidDel="00022CDD" w:rsidRDefault="00232E96">
      <w:pPr>
        <w:pStyle w:val="TOC2"/>
        <w:tabs>
          <w:tab w:val="right" w:leader="dot" w:pos="9350"/>
        </w:tabs>
        <w:rPr>
          <w:del w:id="965" w:author="Fernandez, Susana" w:date="2023-01-30T16:41:00Z"/>
          <w:noProof/>
          <w:szCs w:val="22"/>
        </w:rPr>
      </w:pPr>
      <w:del w:id="966" w:author="Fernandez, Susana" w:date="2023-01-30T16:41:00Z">
        <w:r w:rsidRPr="00022CDD" w:rsidDel="00022CDD">
          <w:rPr>
            <w:noProof/>
          </w:rPr>
          <w:delText>Normal Purchase Transaction (Fleet)</w:delText>
        </w:r>
        <w:r w:rsidDel="00022CDD">
          <w:rPr>
            <w:noProof/>
            <w:webHidden/>
          </w:rPr>
          <w:tab/>
          <w:delText>311</w:delText>
        </w:r>
      </w:del>
    </w:p>
    <w:p w14:paraId="5594A918" w14:textId="493107F9" w:rsidR="00232E96" w:rsidDel="00022CDD" w:rsidRDefault="00232E96">
      <w:pPr>
        <w:pStyle w:val="TOC2"/>
        <w:tabs>
          <w:tab w:val="right" w:leader="dot" w:pos="9350"/>
        </w:tabs>
        <w:rPr>
          <w:del w:id="967" w:author="Fernandez, Susana" w:date="2023-01-30T16:41:00Z"/>
          <w:noProof/>
          <w:szCs w:val="22"/>
        </w:rPr>
      </w:pPr>
      <w:del w:id="968" w:author="Fernandez, Susana" w:date="2023-01-30T16:41:00Z">
        <w:r w:rsidRPr="00022CDD" w:rsidDel="00022CDD">
          <w:rPr>
            <w:noProof/>
          </w:rPr>
          <w:delText>Pre-Authorization Purchase Transaction (Fleet)</w:delText>
        </w:r>
        <w:r w:rsidDel="00022CDD">
          <w:rPr>
            <w:noProof/>
            <w:webHidden/>
          </w:rPr>
          <w:tab/>
          <w:delText>314</w:delText>
        </w:r>
      </w:del>
    </w:p>
    <w:p w14:paraId="4327EC51" w14:textId="74161991" w:rsidR="00232E96" w:rsidDel="00022CDD" w:rsidRDefault="00232E96">
      <w:pPr>
        <w:pStyle w:val="TOC2"/>
        <w:tabs>
          <w:tab w:val="right" w:leader="dot" w:pos="9350"/>
        </w:tabs>
        <w:rPr>
          <w:del w:id="969" w:author="Fernandez, Susana" w:date="2023-01-30T16:41:00Z"/>
          <w:noProof/>
          <w:szCs w:val="22"/>
        </w:rPr>
      </w:pPr>
      <w:del w:id="970" w:author="Fernandez, Susana" w:date="2023-01-30T16:41:00Z">
        <w:r w:rsidRPr="00022CDD" w:rsidDel="00022CDD">
          <w:rPr>
            <w:noProof/>
          </w:rPr>
          <w:delText>Pre-Authorization Purchase Completion Transaction (Fleet)</w:delText>
        </w:r>
        <w:r w:rsidDel="00022CDD">
          <w:rPr>
            <w:noProof/>
            <w:webHidden/>
          </w:rPr>
          <w:tab/>
          <w:delText>316</w:delText>
        </w:r>
      </w:del>
    </w:p>
    <w:p w14:paraId="6DA1ADCC" w14:textId="111E1D72" w:rsidR="00232E96" w:rsidDel="00022CDD" w:rsidRDefault="00232E96">
      <w:pPr>
        <w:pStyle w:val="TOC2"/>
        <w:tabs>
          <w:tab w:val="right" w:leader="dot" w:pos="9350"/>
        </w:tabs>
        <w:rPr>
          <w:del w:id="971" w:author="Fernandez, Susana" w:date="2023-01-30T16:41:00Z"/>
          <w:noProof/>
          <w:szCs w:val="22"/>
        </w:rPr>
      </w:pPr>
      <w:del w:id="972" w:author="Fernandez, Susana" w:date="2023-01-30T16:41:00Z">
        <w:r w:rsidRPr="00022CDD" w:rsidDel="00022CDD">
          <w:rPr>
            <w:noProof/>
          </w:rPr>
          <w:delText>Decline Normal Purchase Transaction (Fleet)</w:delText>
        </w:r>
        <w:r w:rsidDel="00022CDD">
          <w:rPr>
            <w:noProof/>
            <w:webHidden/>
          </w:rPr>
          <w:tab/>
          <w:delText>319</w:delText>
        </w:r>
      </w:del>
    </w:p>
    <w:p w14:paraId="6E956B29" w14:textId="4A2590C6" w:rsidR="00232E96" w:rsidDel="00022CDD" w:rsidRDefault="00232E96">
      <w:pPr>
        <w:pStyle w:val="TOC2"/>
        <w:tabs>
          <w:tab w:val="right" w:leader="dot" w:pos="9350"/>
        </w:tabs>
        <w:rPr>
          <w:del w:id="973" w:author="Fernandez, Susana" w:date="2023-01-30T16:41:00Z"/>
          <w:noProof/>
          <w:szCs w:val="22"/>
        </w:rPr>
      </w:pPr>
      <w:del w:id="974" w:author="Fernandez, Susana" w:date="2023-01-30T16:41:00Z">
        <w:r w:rsidRPr="00022CDD" w:rsidDel="00022CDD">
          <w:rPr>
            <w:noProof/>
          </w:rPr>
          <w:delText>Decline Pre-Authorization Purchase Transaction (Fleet)</w:delText>
        </w:r>
        <w:r w:rsidDel="00022CDD">
          <w:rPr>
            <w:noProof/>
            <w:webHidden/>
          </w:rPr>
          <w:tab/>
          <w:delText>322</w:delText>
        </w:r>
      </w:del>
    </w:p>
    <w:p w14:paraId="753CEE11" w14:textId="75CE95F2" w:rsidR="00232E96" w:rsidDel="00022CDD" w:rsidRDefault="00232E96">
      <w:pPr>
        <w:pStyle w:val="TOC2"/>
        <w:tabs>
          <w:tab w:val="right" w:leader="dot" w:pos="9350"/>
        </w:tabs>
        <w:rPr>
          <w:del w:id="975" w:author="Fernandez, Susana" w:date="2023-01-30T16:41:00Z"/>
          <w:noProof/>
          <w:szCs w:val="22"/>
        </w:rPr>
      </w:pPr>
      <w:del w:id="976" w:author="Fernandez, Susana" w:date="2023-01-30T16:41:00Z">
        <w:r w:rsidRPr="00022CDD" w:rsidDel="00022CDD">
          <w:rPr>
            <w:noProof/>
          </w:rPr>
          <w:delText>Batch Close Administrative Transaction</w:delText>
        </w:r>
        <w:r w:rsidDel="00022CDD">
          <w:rPr>
            <w:noProof/>
            <w:webHidden/>
          </w:rPr>
          <w:tab/>
          <w:delText>325</w:delText>
        </w:r>
      </w:del>
    </w:p>
    <w:p w14:paraId="3D85EADA" w14:textId="7C6327BD" w:rsidR="00232E96" w:rsidDel="00022CDD" w:rsidRDefault="00232E96">
      <w:pPr>
        <w:pStyle w:val="TOC2"/>
        <w:tabs>
          <w:tab w:val="right" w:leader="dot" w:pos="9350"/>
        </w:tabs>
        <w:rPr>
          <w:del w:id="977" w:author="Fernandez, Susana" w:date="2023-01-30T16:41:00Z"/>
          <w:noProof/>
          <w:szCs w:val="22"/>
        </w:rPr>
      </w:pPr>
      <w:del w:id="978" w:author="Fernandez, Susana" w:date="2023-01-30T16:41:00Z">
        <w:r w:rsidRPr="00022CDD" w:rsidDel="00022CDD">
          <w:rPr>
            <w:noProof/>
          </w:rPr>
          <w:delText>Transaction Request for Instant Credit</w:delText>
        </w:r>
        <w:r w:rsidDel="00022CDD">
          <w:rPr>
            <w:noProof/>
            <w:webHidden/>
          </w:rPr>
          <w:tab/>
          <w:delText>328</w:delText>
        </w:r>
      </w:del>
    </w:p>
    <w:p w14:paraId="2DB28E2D" w14:textId="77777777" w:rsidR="00C21BB6" w:rsidRDefault="00C21BB6">
      <w:r>
        <w:fldChar w:fldCharType="end"/>
      </w:r>
    </w:p>
    <w:p w14:paraId="36052FFC" w14:textId="77777777" w:rsidR="00C21BB6" w:rsidRDefault="00C21BB6">
      <w:pPr>
        <w:jc w:val="both"/>
        <w:rPr>
          <w:rFonts w:ascii="Arial Narrow" w:hAnsi="Arial Narrow"/>
        </w:rPr>
      </w:pPr>
    </w:p>
    <w:p w14:paraId="000EB602" w14:textId="77777777" w:rsidR="00A50935" w:rsidRDefault="00A50935">
      <w:pPr>
        <w:jc w:val="both"/>
        <w:rPr>
          <w:rFonts w:ascii="Arial Narrow" w:hAnsi="Arial Narrow"/>
        </w:rPr>
        <w:sectPr w:rsidR="00A50935">
          <w:headerReference w:type="default" r:id="rId15"/>
          <w:footerReference w:type="default" r:id="rId16"/>
          <w:pgSz w:w="12240" w:h="15840" w:code="1"/>
          <w:pgMar w:top="1440" w:right="1440" w:bottom="1440" w:left="1440" w:header="720" w:footer="576" w:gutter="0"/>
          <w:cols w:space="720"/>
        </w:sectPr>
      </w:pPr>
    </w:p>
    <w:p w14:paraId="4F692DF0" w14:textId="77777777" w:rsidR="00C21BB6" w:rsidRDefault="00C21BB6">
      <w:pPr>
        <w:pStyle w:val="Heading1"/>
      </w:pPr>
      <w:bookmarkStart w:id="981" w:name="_Toc439994665"/>
      <w:bookmarkStart w:id="982" w:name="_Toc1793329"/>
      <w:bookmarkStart w:id="983" w:name="_Toc89083101"/>
      <w:bookmarkStart w:id="984" w:name="_Toc128225695"/>
      <w:bookmarkStart w:id="985" w:name="_Toc181695913"/>
      <w:bookmarkStart w:id="986" w:name="_Toc224977491"/>
      <w:bookmarkStart w:id="987" w:name="_Toc379192360"/>
      <w:bookmarkStart w:id="988" w:name="_Toc30407642"/>
      <w:bookmarkStart w:id="989" w:name="_Toc126079196"/>
      <w:r>
        <w:lastRenderedPageBreak/>
        <w:t>Introduction</w:t>
      </w:r>
      <w:bookmarkEnd w:id="981"/>
      <w:bookmarkEnd w:id="982"/>
      <w:bookmarkEnd w:id="983"/>
      <w:bookmarkEnd w:id="984"/>
      <w:bookmarkEnd w:id="985"/>
      <w:bookmarkEnd w:id="986"/>
      <w:bookmarkEnd w:id="987"/>
      <w:bookmarkEnd w:id="988"/>
      <w:bookmarkEnd w:id="989"/>
    </w:p>
    <w:p w14:paraId="11142769" w14:textId="77777777" w:rsidR="00C21BB6" w:rsidRDefault="00C21BB6" w:rsidP="00847896">
      <w:pPr>
        <w:pStyle w:val="Heading2"/>
      </w:pPr>
      <w:bookmarkStart w:id="990" w:name="_Toc439994667"/>
      <w:bookmarkStart w:id="991" w:name="_Toc1793330"/>
      <w:bookmarkStart w:id="992" w:name="_Toc89083102"/>
      <w:bookmarkStart w:id="993" w:name="_Toc128225696"/>
      <w:bookmarkStart w:id="994" w:name="_Toc181695914"/>
      <w:bookmarkStart w:id="995" w:name="_Toc224977492"/>
      <w:bookmarkStart w:id="996" w:name="_Toc379192361"/>
      <w:bookmarkStart w:id="997" w:name="_Toc30407643"/>
      <w:bookmarkStart w:id="998" w:name="_Toc126079197"/>
      <w:r w:rsidRPr="00C1213B">
        <w:t>Purpose</w:t>
      </w:r>
      <w:bookmarkEnd w:id="990"/>
      <w:bookmarkEnd w:id="991"/>
      <w:bookmarkEnd w:id="992"/>
      <w:bookmarkEnd w:id="993"/>
      <w:bookmarkEnd w:id="994"/>
      <w:bookmarkEnd w:id="995"/>
      <w:bookmarkEnd w:id="996"/>
      <w:bookmarkEnd w:id="997"/>
      <w:bookmarkEnd w:id="998"/>
      <w:r>
        <w:t xml:space="preserve"> </w:t>
      </w:r>
    </w:p>
    <w:p w14:paraId="4D389261" w14:textId="77777777" w:rsidR="003D4AC0"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 xml:space="preserve">This document is a functional specification for the interface between a point of sale (POS) device and Toronto Dominion Bank </w:t>
      </w:r>
      <w:r w:rsidR="007B54DF">
        <w:rPr>
          <w:lang w:val="en-GB"/>
        </w:rPr>
        <w:t xml:space="preserve">(Host 1) and  </w:t>
      </w:r>
      <w:r w:rsidR="00923E86">
        <w:rPr>
          <w:lang w:val="en-GB"/>
        </w:rPr>
        <w:t>BASE24</w:t>
      </w:r>
      <w:r w:rsidR="007B54DF">
        <w:rPr>
          <w:lang w:val="en-GB"/>
        </w:rPr>
        <w:t xml:space="preserve"> (Host 3).</w:t>
      </w:r>
      <w:r>
        <w:rPr>
          <w:lang w:val="en-GB"/>
        </w:rPr>
        <w:t xml:space="preserve"> </w:t>
      </w:r>
      <w:r w:rsidR="00C055DB" w:rsidRPr="00C055DB">
        <w:rPr>
          <w:lang w:val="en-GB"/>
        </w:rPr>
        <w:t xml:space="preserve">Host 3 is defined </w:t>
      </w:r>
      <w:r w:rsidR="00923E86">
        <w:rPr>
          <w:lang w:val="en-GB"/>
        </w:rPr>
        <w:t>for</w:t>
      </w:r>
      <w:r w:rsidR="00C055DB" w:rsidRPr="00C055DB">
        <w:rPr>
          <w:lang w:val="en-GB"/>
        </w:rPr>
        <w:t xml:space="preserve"> Private Label </w:t>
      </w:r>
      <w:r w:rsidR="00923E86">
        <w:rPr>
          <w:lang w:val="en-GB"/>
        </w:rPr>
        <w:t xml:space="preserve">Instant Credit </w:t>
      </w:r>
      <w:r w:rsidR="00C055DB" w:rsidRPr="00C055DB">
        <w:rPr>
          <w:lang w:val="en-GB"/>
        </w:rPr>
        <w:t xml:space="preserve">and Fleet card transactions routed </w:t>
      </w:r>
      <w:r w:rsidR="00C055DB">
        <w:rPr>
          <w:lang w:val="en-GB"/>
        </w:rPr>
        <w:t xml:space="preserve">directly </w:t>
      </w:r>
      <w:r w:rsidR="00923E86">
        <w:rPr>
          <w:lang w:val="en-GB"/>
        </w:rPr>
        <w:t xml:space="preserve">to BASE24 </w:t>
      </w:r>
      <w:r w:rsidR="00C055DB" w:rsidRPr="00C055DB">
        <w:rPr>
          <w:lang w:val="en-GB"/>
        </w:rPr>
        <w:t>via TD Gateway</w:t>
      </w:r>
      <w:r w:rsidR="00923E86">
        <w:rPr>
          <w:lang w:val="en-GB"/>
        </w:rPr>
        <w:t>.</w:t>
      </w:r>
    </w:p>
    <w:p w14:paraId="0E5465AA"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p>
    <w:p w14:paraId="56CCD6BD" w14:textId="77777777" w:rsidR="007B54DF" w:rsidRDefault="007B54DF" w:rsidP="008871DD">
      <w:pPr>
        <w:tabs>
          <w:tab w:val="left" w:pos="288"/>
          <w:tab w:val="left" w:pos="720"/>
          <w:tab w:val="left" w:pos="1094"/>
          <w:tab w:val="left" w:pos="1440"/>
          <w:tab w:val="left" w:pos="4320"/>
          <w:tab w:val="left" w:pos="6681"/>
          <w:tab w:val="left" w:pos="8640"/>
          <w:tab w:val="left" w:pos="9331"/>
        </w:tabs>
        <w:rPr>
          <w:lang w:val="en-GB"/>
        </w:rPr>
      </w:pPr>
      <w:r>
        <w:rPr>
          <w:lang w:val="en-GB"/>
        </w:rPr>
        <w:t xml:space="preserve">For Multi Host support requirements, see </w:t>
      </w:r>
      <w:r w:rsidR="00141B81">
        <w:rPr>
          <w:lang w:val="en-GB"/>
        </w:rPr>
        <w:t>Multi Host Support</w:t>
      </w:r>
      <w:r>
        <w:rPr>
          <w:lang w:val="en-GB"/>
        </w:rPr>
        <w:t>.</w:t>
      </w:r>
    </w:p>
    <w:p w14:paraId="0B570268" w14:textId="77777777" w:rsidR="007B54DF" w:rsidRDefault="007B54DF" w:rsidP="008871DD">
      <w:pPr>
        <w:tabs>
          <w:tab w:val="left" w:pos="288"/>
          <w:tab w:val="left" w:pos="720"/>
          <w:tab w:val="left" w:pos="1094"/>
          <w:tab w:val="left" w:pos="1440"/>
          <w:tab w:val="left" w:pos="4320"/>
          <w:tab w:val="left" w:pos="6681"/>
          <w:tab w:val="left" w:pos="8640"/>
          <w:tab w:val="left" w:pos="9331"/>
        </w:tabs>
        <w:rPr>
          <w:lang w:val="en-GB"/>
        </w:rPr>
      </w:pPr>
    </w:p>
    <w:p w14:paraId="2403F8EB" w14:textId="77777777" w:rsidR="00CC5F4E" w:rsidRDefault="007B54DF" w:rsidP="008871DD">
      <w:pPr>
        <w:tabs>
          <w:tab w:val="left" w:pos="288"/>
          <w:tab w:val="left" w:pos="720"/>
          <w:tab w:val="left" w:pos="1094"/>
          <w:tab w:val="left" w:pos="1440"/>
          <w:tab w:val="left" w:pos="4320"/>
          <w:tab w:val="left" w:pos="6681"/>
          <w:tab w:val="left" w:pos="8640"/>
          <w:tab w:val="left" w:pos="9331"/>
        </w:tabs>
        <w:rPr>
          <w:lang w:val="en-GB"/>
        </w:rPr>
      </w:pPr>
      <w:r>
        <w:rPr>
          <w:lang w:val="en-GB"/>
        </w:rPr>
        <w:t xml:space="preserve">Host 1 supports the following card type categories:  </w:t>
      </w:r>
    </w:p>
    <w:p w14:paraId="47711E7F" w14:textId="77777777" w:rsidR="005F56B9" w:rsidRDefault="005F56B9" w:rsidP="008871DD">
      <w:pPr>
        <w:tabs>
          <w:tab w:val="left" w:pos="288"/>
          <w:tab w:val="left" w:pos="720"/>
          <w:tab w:val="left" w:pos="1094"/>
          <w:tab w:val="left" w:pos="1440"/>
          <w:tab w:val="left" w:pos="4320"/>
          <w:tab w:val="left" w:pos="6681"/>
          <w:tab w:val="left" w:pos="8640"/>
          <w:tab w:val="left" w:pos="9331"/>
        </w:tabs>
        <w:rPr>
          <w:lang w:val="en-GB"/>
        </w:rPr>
      </w:pPr>
    </w:p>
    <w:p w14:paraId="59ABC0C8" w14:textId="77777777" w:rsidR="00CC5F4E" w:rsidRPr="00FB3DB9" w:rsidRDefault="007B54DF" w:rsidP="00F12805">
      <w:pPr>
        <w:pStyle w:val="ListParagraph"/>
        <w:numPr>
          <w:ilvl w:val="0"/>
          <w:numId w:val="95"/>
        </w:numPr>
        <w:rPr>
          <w:lang w:val="en-GB"/>
        </w:rPr>
      </w:pPr>
      <w:r w:rsidRPr="00FB3DB9">
        <w:rPr>
          <w:lang w:val="en-GB"/>
        </w:rPr>
        <w:t>Debit</w:t>
      </w:r>
    </w:p>
    <w:p w14:paraId="2D0F9FE9" w14:textId="77777777" w:rsidR="00CC5F4E" w:rsidRPr="00FB3DB9" w:rsidRDefault="007B54DF" w:rsidP="00F12805">
      <w:pPr>
        <w:pStyle w:val="ListParagraph"/>
        <w:numPr>
          <w:ilvl w:val="0"/>
          <w:numId w:val="95"/>
        </w:numPr>
        <w:rPr>
          <w:lang w:val="en-GB"/>
        </w:rPr>
      </w:pPr>
      <w:r w:rsidRPr="00FB3DB9">
        <w:rPr>
          <w:lang w:val="en-GB"/>
        </w:rPr>
        <w:t>Credit</w:t>
      </w:r>
    </w:p>
    <w:p w14:paraId="4B766CA9" w14:textId="77777777" w:rsidR="007B54DF" w:rsidRPr="00FB3DB9" w:rsidRDefault="00CC5F4E" w:rsidP="00F12805">
      <w:pPr>
        <w:pStyle w:val="ListParagraph"/>
        <w:numPr>
          <w:ilvl w:val="0"/>
          <w:numId w:val="95"/>
        </w:numPr>
        <w:rPr>
          <w:lang w:val="en-GB"/>
        </w:rPr>
      </w:pPr>
      <w:r w:rsidRPr="00FB3DB9">
        <w:rPr>
          <w:lang w:val="en-GB"/>
        </w:rPr>
        <w:t>Private Label</w:t>
      </w:r>
    </w:p>
    <w:p w14:paraId="19336005" w14:textId="77777777" w:rsidR="00CC5F4E" w:rsidRDefault="00CC5F4E" w:rsidP="008871DD">
      <w:pPr>
        <w:tabs>
          <w:tab w:val="left" w:pos="288"/>
          <w:tab w:val="left" w:pos="720"/>
          <w:tab w:val="left" w:pos="1094"/>
          <w:tab w:val="left" w:pos="1440"/>
          <w:tab w:val="left" w:pos="4320"/>
          <w:tab w:val="left" w:pos="6681"/>
          <w:tab w:val="left" w:pos="8640"/>
          <w:tab w:val="left" w:pos="9331"/>
        </w:tabs>
        <w:ind w:left="360"/>
        <w:rPr>
          <w:lang w:val="en-GB"/>
        </w:rPr>
      </w:pPr>
    </w:p>
    <w:p w14:paraId="62F76460" w14:textId="77777777" w:rsidR="00CC5F4E" w:rsidRDefault="00CC5F4E" w:rsidP="008871DD">
      <w:pPr>
        <w:tabs>
          <w:tab w:val="left" w:pos="288"/>
          <w:tab w:val="left" w:pos="720"/>
          <w:tab w:val="left" w:pos="1094"/>
          <w:tab w:val="left" w:pos="1440"/>
          <w:tab w:val="left" w:pos="4320"/>
          <w:tab w:val="left" w:pos="6681"/>
          <w:tab w:val="left" w:pos="8640"/>
          <w:tab w:val="left" w:pos="9331"/>
        </w:tabs>
        <w:rPr>
          <w:lang w:val="en-GB"/>
        </w:rPr>
      </w:pPr>
      <w:r>
        <w:rPr>
          <w:lang w:val="en-GB"/>
        </w:rPr>
        <w:t>Host 3 supports the following card type categories:</w:t>
      </w:r>
    </w:p>
    <w:p w14:paraId="47D2986E" w14:textId="77777777" w:rsidR="005F56B9" w:rsidRDefault="005F56B9" w:rsidP="008871DD">
      <w:pPr>
        <w:tabs>
          <w:tab w:val="left" w:pos="288"/>
          <w:tab w:val="left" w:pos="720"/>
          <w:tab w:val="left" w:pos="1094"/>
          <w:tab w:val="left" w:pos="1440"/>
          <w:tab w:val="left" w:pos="4320"/>
          <w:tab w:val="left" w:pos="6681"/>
          <w:tab w:val="left" w:pos="8640"/>
          <w:tab w:val="left" w:pos="9331"/>
        </w:tabs>
        <w:rPr>
          <w:lang w:val="en-GB"/>
        </w:rPr>
      </w:pPr>
    </w:p>
    <w:p w14:paraId="752EA0D4" w14:textId="77777777" w:rsidR="00CC5F4E" w:rsidRPr="00FB3DB9" w:rsidRDefault="00CC5F4E" w:rsidP="00F12805">
      <w:pPr>
        <w:pStyle w:val="ListParagraph"/>
        <w:numPr>
          <w:ilvl w:val="0"/>
          <w:numId w:val="104"/>
        </w:numPr>
        <w:rPr>
          <w:lang w:val="en-GB"/>
        </w:rPr>
      </w:pPr>
      <w:r w:rsidRPr="00FB3DB9">
        <w:rPr>
          <w:lang w:val="en-GB"/>
        </w:rPr>
        <w:t>Private Label</w:t>
      </w:r>
      <w:r w:rsidR="00923E86" w:rsidRPr="00FB3DB9">
        <w:rPr>
          <w:lang w:val="en-GB"/>
        </w:rPr>
        <w:t xml:space="preserve"> – Instant Credit (Credit Score)</w:t>
      </w:r>
    </w:p>
    <w:p w14:paraId="18DCE24C" w14:textId="77777777" w:rsidR="00CC5F4E" w:rsidRPr="00FB3DB9" w:rsidRDefault="00CC5F4E" w:rsidP="00F12805">
      <w:pPr>
        <w:pStyle w:val="ListParagraph"/>
        <w:numPr>
          <w:ilvl w:val="0"/>
          <w:numId w:val="104"/>
        </w:numPr>
        <w:rPr>
          <w:lang w:val="en-GB"/>
        </w:rPr>
      </w:pPr>
      <w:r w:rsidRPr="00FB3DB9">
        <w:rPr>
          <w:lang w:val="en-GB"/>
        </w:rPr>
        <w:t>Fleet</w:t>
      </w:r>
    </w:p>
    <w:p w14:paraId="6CE24C0F" w14:textId="77777777" w:rsidR="00CC5F4E" w:rsidRDefault="00CC5F4E" w:rsidP="008871DD">
      <w:pPr>
        <w:tabs>
          <w:tab w:val="left" w:pos="288"/>
          <w:tab w:val="left" w:pos="720"/>
          <w:tab w:val="left" w:pos="1094"/>
          <w:tab w:val="left" w:pos="1440"/>
          <w:tab w:val="left" w:pos="4320"/>
          <w:tab w:val="left" w:pos="6681"/>
          <w:tab w:val="left" w:pos="8640"/>
          <w:tab w:val="left" w:pos="9331"/>
        </w:tabs>
        <w:rPr>
          <w:lang w:val="en-GB"/>
        </w:rPr>
      </w:pPr>
    </w:p>
    <w:p w14:paraId="408CBC1B" w14:textId="77777777" w:rsidR="00CC5F4E" w:rsidRDefault="00CC5F4E" w:rsidP="00FB3DB9">
      <w:pPr>
        <w:rPr>
          <w:lang w:val="en-GB"/>
        </w:rPr>
      </w:pPr>
      <w:r>
        <w:rPr>
          <w:lang w:val="en-GB"/>
        </w:rPr>
        <w:t>Loyalty and Air Miles transactions are not supported</w:t>
      </w:r>
      <w:r w:rsidR="00584FF9">
        <w:rPr>
          <w:lang w:val="en-GB"/>
        </w:rPr>
        <w:t xml:space="preserve"> by HOST1 or HOST3.</w:t>
      </w:r>
    </w:p>
    <w:p w14:paraId="72193DEF" w14:textId="77777777" w:rsidR="00CC5F4E" w:rsidRDefault="00CC5F4E" w:rsidP="00FB3DB9">
      <w:pPr>
        <w:rPr>
          <w:lang w:val="en-GB"/>
        </w:rPr>
      </w:pPr>
    </w:p>
    <w:p w14:paraId="4D69E9C4" w14:textId="77777777" w:rsidR="00CC5F4E" w:rsidRDefault="00CC5F4E" w:rsidP="00FB3DB9">
      <w:pPr>
        <w:rPr>
          <w:lang w:val="en-GB"/>
        </w:rPr>
      </w:pPr>
      <w:r>
        <w:rPr>
          <w:lang w:val="en-GB"/>
        </w:rPr>
        <w:t>Host 3 does not support EMV transactions.</w:t>
      </w:r>
    </w:p>
    <w:p w14:paraId="7339EC6D" w14:textId="77777777" w:rsidR="00923E86" w:rsidRDefault="00923E86" w:rsidP="00FB3DB9">
      <w:pPr>
        <w:rPr>
          <w:lang w:val="en-GB"/>
        </w:rPr>
      </w:pPr>
      <w:r>
        <w:rPr>
          <w:lang w:val="en-GB"/>
        </w:rPr>
        <w:t>Host 3 does not support MAC</w:t>
      </w:r>
      <w:r w:rsidR="007B7636">
        <w:rPr>
          <w:lang w:val="en-GB"/>
        </w:rPr>
        <w:t>,</w:t>
      </w:r>
      <w:r>
        <w:rPr>
          <w:lang w:val="en-GB"/>
        </w:rPr>
        <w:t xml:space="preserve"> </w:t>
      </w:r>
      <w:r w:rsidR="00DD39D4">
        <w:rPr>
          <w:lang w:val="en-GB"/>
        </w:rPr>
        <w:t>Track 2</w:t>
      </w:r>
      <w:r w:rsidR="007B7636">
        <w:rPr>
          <w:lang w:val="en-GB"/>
        </w:rPr>
        <w:t>,</w:t>
      </w:r>
      <w:r w:rsidR="00DD39D4">
        <w:rPr>
          <w:lang w:val="en-GB"/>
        </w:rPr>
        <w:t xml:space="preserve"> </w:t>
      </w:r>
      <w:r>
        <w:rPr>
          <w:lang w:val="en-GB"/>
        </w:rPr>
        <w:t>or Data Encryption.</w:t>
      </w:r>
    </w:p>
    <w:p w14:paraId="103004D7" w14:textId="77777777" w:rsidR="009E6D00" w:rsidRDefault="009E6D00" w:rsidP="008871DD">
      <w:pPr>
        <w:tabs>
          <w:tab w:val="left" w:pos="288"/>
          <w:tab w:val="left" w:pos="720"/>
          <w:tab w:val="left" w:pos="1094"/>
          <w:tab w:val="left" w:pos="1440"/>
          <w:tab w:val="left" w:pos="4320"/>
          <w:tab w:val="left" w:pos="6681"/>
          <w:tab w:val="left" w:pos="8640"/>
          <w:tab w:val="left" w:pos="9331"/>
        </w:tabs>
        <w:rPr>
          <w:lang w:val="en-GB"/>
        </w:rPr>
      </w:pPr>
    </w:p>
    <w:p w14:paraId="1D366DAC"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 xml:space="preserve">The document serves as an application program interface to BASE24 SPDH and is to be used in conjunction with specific POS solution specification documents. </w:t>
      </w:r>
    </w:p>
    <w:p w14:paraId="4C1A107D"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p>
    <w:p w14:paraId="1EF75D4F" w14:textId="77777777" w:rsidR="00C1213B"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This document describes the following:</w:t>
      </w:r>
    </w:p>
    <w:p w14:paraId="12C367A2" w14:textId="77777777" w:rsidR="005F56B9" w:rsidRDefault="005F56B9" w:rsidP="008871DD">
      <w:pPr>
        <w:tabs>
          <w:tab w:val="left" w:pos="288"/>
          <w:tab w:val="left" w:pos="720"/>
          <w:tab w:val="left" w:pos="1094"/>
          <w:tab w:val="left" w:pos="1440"/>
          <w:tab w:val="left" w:pos="4320"/>
          <w:tab w:val="left" w:pos="6681"/>
          <w:tab w:val="left" w:pos="8640"/>
          <w:tab w:val="left" w:pos="9331"/>
        </w:tabs>
        <w:rPr>
          <w:lang w:val="en-GB"/>
        </w:rPr>
      </w:pPr>
    </w:p>
    <w:p w14:paraId="6D6B73B6" w14:textId="77777777" w:rsidR="00C21BB6" w:rsidRPr="00FB3DB9" w:rsidRDefault="00C21BB6" w:rsidP="00F12805">
      <w:pPr>
        <w:pStyle w:val="ListParagraph"/>
        <w:numPr>
          <w:ilvl w:val="0"/>
          <w:numId w:val="105"/>
        </w:numPr>
        <w:rPr>
          <w:lang w:val="en-GB"/>
        </w:rPr>
      </w:pPr>
      <w:r w:rsidRPr="00FB3DB9">
        <w:rPr>
          <w:lang w:val="en-GB"/>
        </w:rPr>
        <w:t xml:space="preserve">Communication protocols </w:t>
      </w:r>
    </w:p>
    <w:p w14:paraId="4E43005B" w14:textId="77777777" w:rsidR="00C21BB6" w:rsidRPr="00FB3DB9" w:rsidRDefault="00C21BB6" w:rsidP="00F12805">
      <w:pPr>
        <w:pStyle w:val="ListParagraph"/>
        <w:numPr>
          <w:ilvl w:val="0"/>
          <w:numId w:val="105"/>
        </w:numPr>
        <w:rPr>
          <w:lang w:val="en-GB"/>
        </w:rPr>
      </w:pPr>
      <w:r w:rsidRPr="00FB3DB9">
        <w:rPr>
          <w:lang w:val="en-GB"/>
        </w:rPr>
        <w:t>Supported transactions</w:t>
      </w:r>
    </w:p>
    <w:p w14:paraId="7B718AFB" w14:textId="77777777" w:rsidR="00C21BB6" w:rsidRPr="00FB3DB9" w:rsidRDefault="00C21BB6" w:rsidP="00F12805">
      <w:pPr>
        <w:pStyle w:val="ListParagraph"/>
        <w:numPr>
          <w:ilvl w:val="0"/>
          <w:numId w:val="105"/>
        </w:numPr>
        <w:rPr>
          <w:lang w:val="en-GB"/>
        </w:rPr>
      </w:pPr>
      <w:r w:rsidRPr="00FB3DB9">
        <w:rPr>
          <w:lang w:val="en-GB"/>
        </w:rPr>
        <w:t>POS message exchanged between the TANDEM host and the POS devices (Message flows)</w:t>
      </w:r>
    </w:p>
    <w:p w14:paraId="4DEDBCEA" w14:textId="77777777" w:rsidR="00C21BB6" w:rsidRPr="00FB3DB9" w:rsidRDefault="00C21BB6" w:rsidP="00F12805">
      <w:pPr>
        <w:pStyle w:val="ListParagraph"/>
        <w:numPr>
          <w:ilvl w:val="0"/>
          <w:numId w:val="105"/>
        </w:numPr>
        <w:rPr>
          <w:lang w:val="en-GB"/>
        </w:rPr>
      </w:pPr>
      <w:r w:rsidRPr="00FB3DB9">
        <w:rPr>
          <w:lang w:val="en-GB"/>
        </w:rPr>
        <w:t>Message structures</w:t>
      </w:r>
    </w:p>
    <w:p w14:paraId="34752F0E" w14:textId="77777777" w:rsidR="00C21BB6" w:rsidRPr="00FB3DB9" w:rsidRDefault="00C21BB6" w:rsidP="00F12805">
      <w:pPr>
        <w:pStyle w:val="ListParagraph"/>
        <w:numPr>
          <w:ilvl w:val="0"/>
          <w:numId w:val="105"/>
        </w:numPr>
        <w:rPr>
          <w:lang w:val="en-GB"/>
        </w:rPr>
      </w:pPr>
      <w:r w:rsidRPr="00FB3DB9">
        <w:rPr>
          <w:lang w:val="en-GB"/>
        </w:rPr>
        <w:t>Description and format of the data elements constituting the exchanged messages (appendices)</w:t>
      </w:r>
    </w:p>
    <w:p w14:paraId="0E9B01F5"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p>
    <w:p w14:paraId="6BA6CD9F"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In order to develop a terminal with the ability to communicate to TD’s BASE24 SPDH and process transactions, the following steps should be taken:</w:t>
      </w:r>
    </w:p>
    <w:p w14:paraId="792B40BF" w14:textId="77777777" w:rsidR="005F56B9" w:rsidRDefault="005F56B9" w:rsidP="008871DD">
      <w:pPr>
        <w:tabs>
          <w:tab w:val="left" w:pos="288"/>
          <w:tab w:val="left" w:pos="720"/>
          <w:tab w:val="left" w:pos="1094"/>
          <w:tab w:val="left" w:pos="1440"/>
          <w:tab w:val="left" w:pos="4320"/>
          <w:tab w:val="left" w:pos="6681"/>
          <w:tab w:val="left" w:pos="8640"/>
          <w:tab w:val="left" w:pos="9331"/>
        </w:tabs>
        <w:rPr>
          <w:lang w:val="en-GB"/>
        </w:rPr>
      </w:pPr>
    </w:p>
    <w:p w14:paraId="0B5FE67C" w14:textId="77777777" w:rsidR="005F56B9" w:rsidRDefault="005F56B9">
      <w:pPr>
        <w:rPr>
          <w:b/>
          <w:bCs/>
          <w:lang w:val="en-GB"/>
        </w:rPr>
      </w:pPr>
      <w:r>
        <w:rPr>
          <w:b/>
          <w:bCs/>
          <w:lang w:val="en-GB"/>
        </w:rPr>
        <w:br w:type="page"/>
      </w:r>
    </w:p>
    <w:p w14:paraId="7919E9B3" w14:textId="77777777" w:rsidR="00C21BB6" w:rsidRPr="009A587C" w:rsidRDefault="00C21BB6" w:rsidP="002339E1">
      <w:pPr>
        <w:numPr>
          <w:ilvl w:val="0"/>
          <w:numId w:val="25"/>
        </w:numPr>
        <w:tabs>
          <w:tab w:val="clear" w:pos="1008"/>
          <w:tab w:val="left" w:pos="288"/>
          <w:tab w:val="num" w:pos="360"/>
          <w:tab w:val="left" w:pos="1094"/>
          <w:tab w:val="left" w:pos="1440"/>
          <w:tab w:val="left" w:pos="4320"/>
          <w:tab w:val="left" w:pos="6681"/>
          <w:tab w:val="left" w:pos="8640"/>
          <w:tab w:val="left" w:pos="9331"/>
        </w:tabs>
        <w:ind w:left="360"/>
        <w:rPr>
          <w:b/>
          <w:bCs/>
          <w:color w:val="538135" w:themeColor="accent3"/>
          <w:sz w:val="24"/>
          <w:szCs w:val="24"/>
          <w:lang w:val="en-GB"/>
        </w:rPr>
      </w:pPr>
      <w:r w:rsidRPr="009A587C">
        <w:rPr>
          <w:b/>
          <w:bCs/>
          <w:color w:val="538135" w:themeColor="accent3"/>
          <w:sz w:val="24"/>
          <w:szCs w:val="24"/>
          <w:lang w:val="en-GB"/>
        </w:rPr>
        <w:lastRenderedPageBreak/>
        <w:t>Chose a communication protocol</w:t>
      </w:r>
    </w:p>
    <w:p w14:paraId="7227833E" w14:textId="77777777" w:rsidR="00C21BB6" w:rsidRDefault="00C21BB6" w:rsidP="00FB3DB9">
      <w:pPr>
        <w:tabs>
          <w:tab w:val="left" w:pos="288"/>
          <w:tab w:val="left" w:pos="720"/>
          <w:tab w:val="left" w:pos="1094"/>
          <w:tab w:val="left" w:pos="1440"/>
          <w:tab w:val="left" w:pos="4320"/>
          <w:tab w:val="left" w:pos="6681"/>
          <w:tab w:val="left" w:pos="8640"/>
          <w:tab w:val="left" w:pos="9331"/>
        </w:tabs>
        <w:ind w:left="360"/>
        <w:rPr>
          <w:lang w:val="en-GB"/>
        </w:rPr>
      </w:pPr>
      <w:r>
        <w:rPr>
          <w:lang w:val="en-GB"/>
        </w:rPr>
        <w:t xml:space="preserve">Depending on the choice of protocol from </w:t>
      </w:r>
      <w:r w:rsidR="00141B81">
        <w:rPr>
          <w:lang w:val="en-GB"/>
        </w:rPr>
        <w:t>Communication Protocols</w:t>
      </w:r>
      <w:r>
        <w:rPr>
          <w:lang w:val="en-GB"/>
        </w:rPr>
        <w:t>, the terminal developer will have to include the proper protocol header and trailer.</w:t>
      </w:r>
    </w:p>
    <w:p w14:paraId="70E2CE3E" w14:textId="77777777" w:rsidR="00C21BB6" w:rsidRDefault="00C21BB6" w:rsidP="00FB3DB9">
      <w:pPr>
        <w:tabs>
          <w:tab w:val="left" w:pos="288"/>
          <w:tab w:val="left" w:pos="720"/>
          <w:tab w:val="left" w:pos="1094"/>
          <w:tab w:val="left" w:pos="1440"/>
          <w:tab w:val="left" w:pos="4320"/>
          <w:tab w:val="left" w:pos="6681"/>
          <w:tab w:val="left" w:pos="8640"/>
          <w:tab w:val="left" w:pos="9331"/>
        </w:tabs>
        <w:rPr>
          <w:lang w:val="en-GB"/>
        </w:rPr>
      </w:pPr>
    </w:p>
    <w:p w14:paraId="480F0FF1" w14:textId="77777777" w:rsidR="00C21BB6" w:rsidRPr="009A587C" w:rsidRDefault="00C21BB6" w:rsidP="002339E1">
      <w:pPr>
        <w:numPr>
          <w:ilvl w:val="0"/>
          <w:numId w:val="25"/>
        </w:numPr>
        <w:tabs>
          <w:tab w:val="clear" w:pos="1008"/>
          <w:tab w:val="left" w:pos="288"/>
          <w:tab w:val="num" w:pos="360"/>
          <w:tab w:val="left" w:pos="1094"/>
          <w:tab w:val="left" w:pos="1440"/>
          <w:tab w:val="left" w:pos="4320"/>
          <w:tab w:val="left" w:pos="6681"/>
          <w:tab w:val="left" w:pos="8640"/>
          <w:tab w:val="left" w:pos="9331"/>
        </w:tabs>
        <w:ind w:left="360"/>
        <w:rPr>
          <w:b/>
          <w:bCs/>
          <w:color w:val="538135" w:themeColor="accent3"/>
          <w:sz w:val="24"/>
          <w:szCs w:val="24"/>
          <w:lang w:val="en-GB"/>
        </w:rPr>
      </w:pPr>
      <w:r w:rsidRPr="009A587C">
        <w:rPr>
          <w:b/>
          <w:bCs/>
          <w:color w:val="538135" w:themeColor="accent3"/>
          <w:sz w:val="24"/>
          <w:szCs w:val="24"/>
          <w:lang w:val="en-GB"/>
        </w:rPr>
        <w:t>Understand the mechanism of flow of messages between the POS device and SPDH</w:t>
      </w:r>
    </w:p>
    <w:p w14:paraId="04E36E4A" w14:textId="77777777" w:rsidR="00C21BB6" w:rsidRDefault="00141B81" w:rsidP="00FB3DB9">
      <w:pPr>
        <w:tabs>
          <w:tab w:val="left" w:pos="288"/>
          <w:tab w:val="left" w:pos="720"/>
          <w:tab w:val="left" w:pos="1094"/>
          <w:tab w:val="left" w:pos="1440"/>
          <w:tab w:val="left" w:pos="4320"/>
          <w:tab w:val="left" w:pos="6681"/>
          <w:tab w:val="left" w:pos="8640"/>
          <w:tab w:val="left" w:pos="9331"/>
        </w:tabs>
        <w:ind w:left="360"/>
        <w:rPr>
          <w:lang w:val="en-GB"/>
        </w:rPr>
      </w:pPr>
      <w:r>
        <w:rPr>
          <w:lang w:val="en-GB"/>
        </w:rPr>
        <w:t>"Message Flows for TD POS B24 HOST" Section</w:t>
      </w:r>
      <w:r w:rsidR="00C21BB6">
        <w:rPr>
          <w:lang w:val="en-GB"/>
        </w:rPr>
        <w:t xml:space="preserve"> provides description of message flows, in various conditions, required to properly process transactions requests, responses and the other types of messages.  </w:t>
      </w:r>
    </w:p>
    <w:p w14:paraId="240AC947" w14:textId="77777777" w:rsidR="00C21BB6" w:rsidRDefault="00C21BB6" w:rsidP="00FB3DB9">
      <w:pPr>
        <w:tabs>
          <w:tab w:val="left" w:pos="288"/>
          <w:tab w:val="left" w:pos="720"/>
          <w:tab w:val="left" w:pos="1094"/>
          <w:tab w:val="left" w:pos="1440"/>
          <w:tab w:val="left" w:pos="4320"/>
          <w:tab w:val="left" w:pos="6681"/>
          <w:tab w:val="left" w:pos="8640"/>
          <w:tab w:val="left" w:pos="9331"/>
        </w:tabs>
        <w:rPr>
          <w:lang w:val="en-GB"/>
        </w:rPr>
      </w:pPr>
    </w:p>
    <w:p w14:paraId="4CD86BB4" w14:textId="77777777" w:rsidR="00C21BB6" w:rsidRPr="009A587C" w:rsidRDefault="00C21BB6" w:rsidP="002339E1">
      <w:pPr>
        <w:numPr>
          <w:ilvl w:val="0"/>
          <w:numId w:val="25"/>
        </w:numPr>
        <w:tabs>
          <w:tab w:val="clear" w:pos="1008"/>
          <w:tab w:val="left" w:pos="288"/>
          <w:tab w:val="num" w:pos="360"/>
          <w:tab w:val="left" w:pos="1094"/>
          <w:tab w:val="left" w:pos="1440"/>
          <w:tab w:val="left" w:pos="4320"/>
          <w:tab w:val="left" w:pos="6681"/>
          <w:tab w:val="left" w:pos="8640"/>
          <w:tab w:val="left" w:pos="9331"/>
        </w:tabs>
        <w:ind w:left="360"/>
        <w:rPr>
          <w:b/>
          <w:bCs/>
          <w:color w:val="538135" w:themeColor="accent3"/>
          <w:sz w:val="24"/>
          <w:szCs w:val="24"/>
          <w:lang w:val="en-GB"/>
        </w:rPr>
      </w:pPr>
      <w:r w:rsidRPr="009A587C">
        <w:rPr>
          <w:b/>
          <w:bCs/>
          <w:color w:val="538135" w:themeColor="accent3"/>
          <w:sz w:val="24"/>
          <w:szCs w:val="24"/>
          <w:lang w:val="en-GB"/>
        </w:rPr>
        <w:t>Formulate BASE24 message</w:t>
      </w:r>
    </w:p>
    <w:p w14:paraId="25A8BA19" w14:textId="77777777" w:rsidR="00C21BB6" w:rsidRDefault="00C21BB6" w:rsidP="00FB3DB9">
      <w:pPr>
        <w:tabs>
          <w:tab w:val="left" w:pos="288"/>
          <w:tab w:val="left" w:pos="720"/>
          <w:tab w:val="left" w:pos="1094"/>
          <w:tab w:val="left" w:pos="1440"/>
          <w:tab w:val="left" w:pos="4320"/>
          <w:tab w:val="left" w:pos="6681"/>
          <w:tab w:val="left" w:pos="8640"/>
          <w:tab w:val="left" w:pos="9331"/>
        </w:tabs>
        <w:ind w:left="360"/>
        <w:rPr>
          <w:lang w:val="en-GB"/>
        </w:rPr>
      </w:pPr>
      <w:r>
        <w:rPr>
          <w:lang w:val="en-GB"/>
        </w:rPr>
        <w:t>Using the information</w:t>
      </w:r>
      <w:r w:rsidR="00141B81">
        <w:rPr>
          <w:lang w:val="en-GB"/>
        </w:rPr>
        <w:t xml:space="preserve"> provided</w:t>
      </w:r>
      <w:r>
        <w:rPr>
          <w:lang w:val="en-GB"/>
        </w:rPr>
        <w:t xml:space="preserve"> in </w:t>
      </w:r>
      <w:r w:rsidR="00141B81">
        <w:rPr>
          <w:lang w:val="en-GB"/>
        </w:rPr>
        <w:t>"Multi Host Support",</w:t>
      </w:r>
      <w:r>
        <w:rPr>
          <w:lang w:val="en-GB"/>
        </w:rPr>
        <w:t xml:space="preserve"> the developer of the POS device can formulate the standard message header, the optional data fields required for requests and responses, and download fields required for successful downloading of information from BASE24 to the POS device.</w:t>
      </w:r>
    </w:p>
    <w:p w14:paraId="54F82586" w14:textId="77777777" w:rsidR="00C1213B" w:rsidRDefault="00C1213B" w:rsidP="00FB3DB9">
      <w:pPr>
        <w:tabs>
          <w:tab w:val="left" w:pos="288"/>
          <w:tab w:val="left" w:pos="720"/>
          <w:tab w:val="left" w:pos="1094"/>
          <w:tab w:val="left" w:pos="1440"/>
          <w:tab w:val="left" w:pos="4320"/>
          <w:tab w:val="left" w:pos="6681"/>
          <w:tab w:val="left" w:pos="8640"/>
          <w:tab w:val="left" w:pos="9331"/>
        </w:tabs>
        <w:ind w:left="360"/>
        <w:rPr>
          <w:lang w:val="en-GB"/>
        </w:rPr>
      </w:pPr>
    </w:p>
    <w:p w14:paraId="4EC47AB8" w14:textId="77777777" w:rsidR="00C21BB6" w:rsidRDefault="00C21BB6">
      <w:pPr>
        <w:tabs>
          <w:tab w:val="left" w:pos="288"/>
          <w:tab w:val="left" w:pos="720"/>
          <w:tab w:val="left" w:pos="1094"/>
          <w:tab w:val="left" w:pos="1440"/>
          <w:tab w:val="left" w:pos="4320"/>
          <w:tab w:val="left" w:pos="6681"/>
          <w:tab w:val="left" w:pos="8640"/>
          <w:tab w:val="left" w:pos="9331"/>
        </w:tabs>
        <w:ind w:left="288"/>
        <w:rPr>
          <w:lang w:val="en-GB"/>
        </w:rPr>
      </w:pPr>
    </w:p>
    <w:p w14:paraId="62A4B40B" w14:textId="77777777" w:rsidR="00C21BB6" w:rsidRDefault="005D4D32">
      <w:r>
        <w:br w:type="page"/>
      </w:r>
    </w:p>
    <w:p w14:paraId="639BE39C" w14:textId="77777777" w:rsidR="00C21BB6" w:rsidRDefault="00C21BB6"/>
    <w:p w14:paraId="6E77BACD" w14:textId="77777777" w:rsidR="00C21BB6" w:rsidRDefault="00C21BB6" w:rsidP="00847896">
      <w:pPr>
        <w:pStyle w:val="Heading2"/>
      </w:pPr>
      <w:bookmarkStart w:id="999" w:name="_Toc439994668"/>
      <w:bookmarkStart w:id="1000" w:name="_Toc1793331"/>
      <w:bookmarkStart w:id="1001" w:name="_Toc89083103"/>
      <w:bookmarkStart w:id="1002" w:name="_Toc128225697"/>
      <w:bookmarkStart w:id="1003" w:name="_Toc181695915"/>
      <w:bookmarkStart w:id="1004" w:name="_Toc224977493"/>
      <w:bookmarkStart w:id="1005" w:name="_Toc379192362"/>
      <w:bookmarkStart w:id="1006" w:name="_Toc30407644"/>
      <w:bookmarkStart w:id="1007" w:name="_Toc126079198"/>
      <w:r>
        <w:t>Document Conventions</w:t>
      </w:r>
      <w:bookmarkEnd w:id="999"/>
      <w:bookmarkEnd w:id="1000"/>
      <w:bookmarkEnd w:id="1001"/>
      <w:bookmarkEnd w:id="1002"/>
      <w:bookmarkEnd w:id="1003"/>
      <w:bookmarkEnd w:id="1004"/>
      <w:bookmarkEnd w:id="1005"/>
      <w:bookmarkEnd w:id="1006"/>
      <w:bookmarkEnd w:id="1007"/>
    </w:p>
    <w:p w14:paraId="0246303B" w14:textId="77777777" w:rsidR="00C21BB6" w:rsidRDefault="00C21BB6"/>
    <w:p w14:paraId="59B4EE52" w14:textId="77777777" w:rsidR="00C21BB6" w:rsidRDefault="00C21BB6" w:rsidP="00847896">
      <w:pPr>
        <w:pStyle w:val="Heading2"/>
      </w:pPr>
      <w:bookmarkStart w:id="1008" w:name="_Toc89083104"/>
      <w:bookmarkStart w:id="1009" w:name="_Toc128225698"/>
      <w:bookmarkStart w:id="1010" w:name="_Toc181695916"/>
      <w:bookmarkStart w:id="1011" w:name="_Toc224977494"/>
      <w:bookmarkStart w:id="1012" w:name="_Toc379192363"/>
      <w:bookmarkStart w:id="1013" w:name="_Toc30407645"/>
      <w:bookmarkStart w:id="1014" w:name="_Toc439994669"/>
      <w:bookmarkStart w:id="1015" w:name="_Toc1793332"/>
      <w:bookmarkStart w:id="1016" w:name="_Toc126079199"/>
      <w:r>
        <w:t>Intended Audience</w:t>
      </w:r>
      <w:bookmarkEnd w:id="1008"/>
      <w:bookmarkEnd w:id="1009"/>
      <w:bookmarkEnd w:id="1010"/>
      <w:bookmarkEnd w:id="1011"/>
      <w:bookmarkEnd w:id="1012"/>
      <w:bookmarkEnd w:id="1013"/>
      <w:bookmarkEnd w:id="1016"/>
      <w:r>
        <w:t xml:space="preserve"> </w:t>
      </w:r>
      <w:bookmarkEnd w:id="1014"/>
      <w:bookmarkEnd w:id="1015"/>
    </w:p>
    <w:p w14:paraId="0D27A40D" w14:textId="77777777" w:rsidR="00C21BB6" w:rsidRPr="008871DD" w:rsidRDefault="004F451E" w:rsidP="002339E1">
      <w:pPr>
        <w:pStyle w:val="ListParagraph"/>
        <w:numPr>
          <w:ilvl w:val="0"/>
          <w:numId w:val="25"/>
        </w:numPr>
        <w:ind w:left="720"/>
        <w:rPr>
          <w:lang w:val="en-GB"/>
        </w:rPr>
      </w:pPr>
      <w:r w:rsidRPr="008871DD">
        <w:rPr>
          <w:lang w:val="en-GB"/>
        </w:rPr>
        <w:t xml:space="preserve">TD </w:t>
      </w:r>
      <w:r w:rsidR="00C21BB6" w:rsidRPr="008871DD">
        <w:rPr>
          <w:lang w:val="en-GB"/>
        </w:rPr>
        <w:t xml:space="preserve">Merchant </w:t>
      </w:r>
      <w:r w:rsidR="007B7636" w:rsidRPr="008871DD">
        <w:rPr>
          <w:lang w:val="en-GB"/>
        </w:rPr>
        <w:t>Solutions</w:t>
      </w:r>
    </w:p>
    <w:p w14:paraId="44CD2C30" w14:textId="77777777" w:rsidR="00C21BB6" w:rsidRPr="008871DD" w:rsidRDefault="004F451E" w:rsidP="002339E1">
      <w:pPr>
        <w:pStyle w:val="ListParagraph"/>
        <w:numPr>
          <w:ilvl w:val="0"/>
          <w:numId w:val="25"/>
        </w:numPr>
        <w:ind w:left="720"/>
        <w:rPr>
          <w:lang w:val="en-GB"/>
        </w:rPr>
      </w:pPr>
      <w:r w:rsidRPr="008871DD">
        <w:rPr>
          <w:lang w:val="en-GB"/>
        </w:rPr>
        <w:t>Base24</w:t>
      </w:r>
      <w:r w:rsidR="00C21BB6" w:rsidRPr="008871DD">
        <w:rPr>
          <w:lang w:val="en-GB"/>
        </w:rPr>
        <w:t xml:space="preserve"> developers</w:t>
      </w:r>
    </w:p>
    <w:p w14:paraId="0E250063" w14:textId="77777777" w:rsidR="00C21BB6" w:rsidRPr="008871DD" w:rsidRDefault="00C21BB6" w:rsidP="002339E1">
      <w:pPr>
        <w:pStyle w:val="ListParagraph"/>
        <w:numPr>
          <w:ilvl w:val="0"/>
          <w:numId w:val="25"/>
        </w:numPr>
        <w:ind w:left="720"/>
        <w:rPr>
          <w:lang w:val="en-GB"/>
        </w:rPr>
      </w:pPr>
      <w:r w:rsidRPr="008871DD">
        <w:rPr>
          <w:lang w:val="en-GB"/>
        </w:rPr>
        <w:t>POS Device group</w:t>
      </w:r>
    </w:p>
    <w:p w14:paraId="3C8C8C5D" w14:textId="77777777" w:rsidR="00C21BB6" w:rsidRPr="008871DD" w:rsidRDefault="00C21BB6" w:rsidP="002339E1">
      <w:pPr>
        <w:pStyle w:val="ListParagraph"/>
        <w:numPr>
          <w:ilvl w:val="0"/>
          <w:numId w:val="25"/>
        </w:numPr>
        <w:ind w:left="720"/>
        <w:rPr>
          <w:lang w:val="en-GB"/>
        </w:rPr>
      </w:pPr>
      <w:r w:rsidRPr="008871DD">
        <w:rPr>
          <w:lang w:val="en-GB"/>
        </w:rPr>
        <w:t>POS terminal vendors</w:t>
      </w:r>
    </w:p>
    <w:p w14:paraId="76F1A0AD" w14:textId="77777777" w:rsidR="00C21BB6" w:rsidRDefault="00C21BB6">
      <w:pPr>
        <w:tabs>
          <w:tab w:val="left" w:pos="288"/>
          <w:tab w:val="left" w:pos="720"/>
          <w:tab w:val="left" w:pos="1094"/>
          <w:tab w:val="left" w:pos="1440"/>
          <w:tab w:val="left" w:pos="4320"/>
          <w:tab w:val="left" w:pos="6681"/>
          <w:tab w:val="left" w:pos="8640"/>
          <w:tab w:val="left" w:pos="9331"/>
        </w:tabs>
        <w:ind w:left="648"/>
        <w:rPr>
          <w:lang w:val="en-GB"/>
        </w:rPr>
      </w:pPr>
    </w:p>
    <w:p w14:paraId="2EAE0555" w14:textId="77777777" w:rsidR="00C21BB6" w:rsidRDefault="00C21BB6" w:rsidP="00847896">
      <w:pPr>
        <w:pStyle w:val="Heading2"/>
      </w:pPr>
      <w:bookmarkStart w:id="1017" w:name="_Toc439994670"/>
      <w:bookmarkStart w:id="1018" w:name="_Toc1793333"/>
      <w:bookmarkStart w:id="1019" w:name="_Toc89083105"/>
      <w:bookmarkStart w:id="1020" w:name="_Toc128225699"/>
      <w:bookmarkStart w:id="1021" w:name="_Toc181695917"/>
      <w:bookmarkStart w:id="1022" w:name="_Toc224977495"/>
      <w:bookmarkStart w:id="1023" w:name="_Toc379192364"/>
      <w:bookmarkStart w:id="1024" w:name="_Toc30407646"/>
      <w:bookmarkStart w:id="1025" w:name="_Toc126079200"/>
      <w:r>
        <w:t>Product Scope</w:t>
      </w:r>
      <w:bookmarkEnd w:id="1017"/>
      <w:bookmarkEnd w:id="1018"/>
      <w:bookmarkEnd w:id="1019"/>
      <w:bookmarkEnd w:id="1020"/>
      <w:bookmarkEnd w:id="1021"/>
      <w:bookmarkEnd w:id="1022"/>
      <w:bookmarkEnd w:id="1023"/>
      <w:bookmarkEnd w:id="1024"/>
      <w:bookmarkEnd w:id="1025"/>
    </w:p>
    <w:p w14:paraId="650F6AB7" w14:textId="77777777" w:rsidR="00C21BB6" w:rsidRDefault="00C21BB6" w:rsidP="002339E1">
      <w:pPr>
        <w:numPr>
          <w:ilvl w:val="0"/>
          <w:numId w:val="25"/>
        </w:numPr>
        <w:tabs>
          <w:tab w:val="left" w:pos="288"/>
          <w:tab w:val="left" w:pos="720"/>
          <w:tab w:val="left" w:pos="1094"/>
          <w:tab w:val="left" w:pos="1440"/>
          <w:tab w:val="left" w:pos="4320"/>
          <w:tab w:val="left" w:pos="6681"/>
          <w:tab w:val="left" w:pos="8640"/>
          <w:tab w:val="left" w:pos="9331"/>
        </w:tabs>
        <w:ind w:left="720"/>
        <w:rPr>
          <w:lang w:val="en-GB"/>
        </w:rPr>
      </w:pPr>
      <w:r>
        <w:rPr>
          <w:lang w:val="en-GB"/>
        </w:rPr>
        <w:t>6.0 message formats</w:t>
      </w:r>
    </w:p>
    <w:p w14:paraId="1B7DCA58" w14:textId="77777777" w:rsidR="00C21BB6" w:rsidRDefault="00C21BB6" w:rsidP="008871DD"/>
    <w:p w14:paraId="43C85FF8" w14:textId="77777777" w:rsidR="00C21BB6" w:rsidRDefault="00C21BB6" w:rsidP="00847896">
      <w:pPr>
        <w:pStyle w:val="Heading2"/>
      </w:pPr>
      <w:bookmarkStart w:id="1026" w:name="_Toc439994672"/>
      <w:bookmarkStart w:id="1027" w:name="_Toc1793334"/>
      <w:bookmarkStart w:id="1028" w:name="_Toc89083106"/>
      <w:bookmarkStart w:id="1029" w:name="_Toc128225700"/>
      <w:bookmarkStart w:id="1030" w:name="_Toc181695918"/>
      <w:bookmarkStart w:id="1031" w:name="_Toc224977496"/>
      <w:bookmarkStart w:id="1032" w:name="_Toc379192365"/>
      <w:bookmarkStart w:id="1033" w:name="_Toc30407647"/>
      <w:bookmarkStart w:id="1034" w:name="_Toc126079201"/>
      <w:r>
        <w:t>References</w:t>
      </w:r>
      <w:bookmarkEnd w:id="1026"/>
      <w:bookmarkEnd w:id="1027"/>
      <w:bookmarkEnd w:id="1028"/>
      <w:bookmarkEnd w:id="1029"/>
      <w:bookmarkEnd w:id="1030"/>
      <w:bookmarkEnd w:id="1031"/>
      <w:bookmarkEnd w:id="1032"/>
      <w:bookmarkEnd w:id="1033"/>
      <w:bookmarkEnd w:id="1034"/>
    </w:p>
    <w:p w14:paraId="79168A4D" w14:textId="77777777" w:rsidR="00C21BB6" w:rsidRDefault="00C21BB6" w:rsidP="002339E1">
      <w:pPr>
        <w:numPr>
          <w:ilvl w:val="0"/>
          <w:numId w:val="24"/>
        </w:numPr>
        <w:tabs>
          <w:tab w:val="left" w:pos="288"/>
          <w:tab w:val="left" w:pos="720"/>
          <w:tab w:val="left" w:pos="1094"/>
          <w:tab w:val="left" w:pos="1440"/>
          <w:tab w:val="left" w:pos="4320"/>
          <w:tab w:val="left" w:pos="6681"/>
          <w:tab w:val="left" w:pos="8640"/>
          <w:tab w:val="left" w:pos="9331"/>
        </w:tabs>
        <w:ind w:left="720"/>
        <w:rPr>
          <w:lang w:val="en-GB"/>
        </w:rPr>
      </w:pPr>
      <w:r>
        <w:rPr>
          <w:lang w:val="en-GB"/>
        </w:rPr>
        <w:t xml:space="preserve">ACI - Standard POS Device Message Specifications Manual </w:t>
      </w:r>
    </w:p>
    <w:p w14:paraId="70C4AAAC" w14:textId="77777777" w:rsidR="00C21BB6" w:rsidRDefault="00C21BB6" w:rsidP="002339E1">
      <w:pPr>
        <w:pStyle w:val="BodyTextIndent"/>
        <w:numPr>
          <w:ilvl w:val="0"/>
          <w:numId w:val="24"/>
        </w:numPr>
        <w:ind w:left="720"/>
      </w:pPr>
      <w:r>
        <w:t>BASE24 POS Transaction Processing Manual</w:t>
      </w:r>
    </w:p>
    <w:p w14:paraId="43D48EAE" w14:textId="77777777" w:rsidR="00C21BB6" w:rsidRDefault="00C21BB6" w:rsidP="002339E1">
      <w:pPr>
        <w:pStyle w:val="BodyTextIndent"/>
        <w:numPr>
          <w:ilvl w:val="0"/>
          <w:numId w:val="24"/>
        </w:numPr>
        <w:ind w:left="720"/>
      </w:pPr>
      <w:r>
        <w:t xml:space="preserve">VISA Canada Smart Payment Best Practices and Information </w:t>
      </w:r>
    </w:p>
    <w:p w14:paraId="4C728F56" w14:textId="77777777" w:rsidR="00C21BB6" w:rsidRDefault="00C21BB6" w:rsidP="002339E1">
      <w:pPr>
        <w:pStyle w:val="BodyTextIndent"/>
        <w:numPr>
          <w:ilvl w:val="0"/>
          <w:numId w:val="24"/>
        </w:numPr>
        <w:ind w:left="720"/>
      </w:pPr>
      <w:r>
        <w:t xml:space="preserve">VISA Smart Debit/VISA Smart Credit System Technical Manual </w:t>
      </w:r>
    </w:p>
    <w:p w14:paraId="61F1C62F" w14:textId="77777777" w:rsidR="00C21BB6" w:rsidRDefault="00C21BB6" w:rsidP="002339E1">
      <w:pPr>
        <w:pStyle w:val="BodyTextIndent"/>
        <w:numPr>
          <w:ilvl w:val="0"/>
          <w:numId w:val="24"/>
        </w:numPr>
        <w:ind w:left="720"/>
      </w:pPr>
      <w:r>
        <w:t xml:space="preserve">INTERAC IDP Functional Specification </w:t>
      </w:r>
    </w:p>
    <w:p w14:paraId="134CE127" w14:textId="77777777" w:rsidR="00A84D1B" w:rsidRDefault="00A84D1B" w:rsidP="002339E1">
      <w:pPr>
        <w:pStyle w:val="BodyTextIndent"/>
        <w:numPr>
          <w:ilvl w:val="0"/>
          <w:numId w:val="24"/>
        </w:numPr>
        <w:ind w:left="720"/>
      </w:pPr>
      <w:r w:rsidRPr="00A84D1B">
        <w:t>M/Chip Functional Architecture for Debit and Credit</w:t>
      </w:r>
    </w:p>
    <w:p w14:paraId="0766541D" w14:textId="77777777" w:rsidR="00C21BB6" w:rsidRDefault="00C21BB6" w:rsidP="002339E1">
      <w:pPr>
        <w:pStyle w:val="BodyTextIndent"/>
        <w:numPr>
          <w:ilvl w:val="0"/>
          <w:numId w:val="24"/>
        </w:numPr>
        <w:ind w:left="720"/>
      </w:pPr>
      <w:r>
        <w:t xml:space="preserve">Chip Readiness Initiative IDP Terminal Specification </w:t>
      </w:r>
    </w:p>
    <w:p w14:paraId="7BB57FD3" w14:textId="77777777" w:rsidR="00832F66" w:rsidRDefault="00C21BB6" w:rsidP="002339E1">
      <w:pPr>
        <w:pStyle w:val="BodyTextIndent"/>
        <w:numPr>
          <w:ilvl w:val="0"/>
          <w:numId w:val="24"/>
        </w:numPr>
        <w:ind w:left="720"/>
      </w:pPr>
      <w:r>
        <w:t xml:space="preserve">EMV Chip Mapping Template - Visa to MasterCard Gateway </w:t>
      </w:r>
    </w:p>
    <w:p w14:paraId="7CF5B0B1" w14:textId="77777777" w:rsidR="00C21BB6" w:rsidRDefault="00C21BB6" w:rsidP="002339E1">
      <w:pPr>
        <w:pStyle w:val="BodyTextIndent"/>
        <w:numPr>
          <w:ilvl w:val="0"/>
          <w:numId w:val="24"/>
        </w:numPr>
        <w:ind w:left="720"/>
      </w:pPr>
      <w:r>
        <w:t xml:space="preserve">EMV Book 2 &amp; 3 </w:t>
      </w:r>
    </w:p>
    <w:p w14:paraId="78887DFE" w14:textId="77777777" w:rsidR="00C21BB6" w:rsidRDefault="00C21BB6" w:rsidP="002339E1">
      <w:pPr>
        <w:pStyle w:val="BodyTextIndent"/>
        <w:numPr>
          <w:ilvl w:val="0"/>
          <w:numId w:val="24"/>
        </w:numPr>
        <w:ind w:left="720"/>
      </w:pPr>
      <w:r>
        <w:t>VISA: EMV Chip Mapping Template</w:t>
      </w:r>
    </w:p>
    <w:p w14:paraId="275677AE" w14:textId="77777777" w:rsidR="00832F66" w:rsidRDefault="004A0676" w:rsidP="002339E1">
      <w:pPr>
        <w:pStyle w:val="BodyTextIndent"/>
        <w:numPr>
          <w:ilvl w:val="0"/>
          <w:numId w:val="24"/>
        </w:numPr>
        <w:ind w:left="720"/>
      </w:pPr>
      <w:r>
        <w:t xml:space="preserve">VISA: Visa Contactless Payment Specification </w:t>
      </w:r>
    </w:p>
    <w:p w14:paraId="3B3A122C" w14:textId="77777777" w:rsidR="00ED63C0" w:rsidRPr="007C5E77" w:rsidRDefault="00ED63C0" w:rsidP="002339E1">
      <w:pPr>
        <w:pStyle w:val="BodyTextIndent"/>
        <w:numPr>
          <w:ilvl w:val="0"/>
          <w:numId w:val="24"/>
        </w:numPr>
        <w:ind w:left="720"/>
      </w:pPr>
      <w:r>
        <w:t xml:space="preserve">EMV: </w:t>
      </w:r>
      <w:r w:rsidRPr="00832F66">
        <w:rPr>
          <w:snapToGrid w:val="0"/>
          <w:color w:val="000000"/>
        </w:rPr>
        <w:t>EMV General bulletin no. 31 Multiple Configuration Kernels with PIN Pad Change Testing Process</w:t>
      </w:r>
    </w:p>
    <w:p w14:paraId="3DD7F228" w14:textId="77777777" w:rsidR="00832F66" w:rsidRDefault="007C5E77" w:rsidP="002339E1">
      <w:pPr>
        <w:pStyle w:val="BodyTextIndent"/>
        <w:numPr>
          <w:ilvl w:val="0"/>
          <w:numId w:val="24"/>
        </w:numPr>
        <w:ind w:left="720"/>
      </w:pPr>
      <w:r>
        <w:t>American Express ICC Payment Specification Terminal Specification (AEIPS 4.1)</w:t>
      </w:r>
      <w:r w:rsidR="00832F66" w:rsidDel="00832F66">
        <w:t xml:space="preserve"> </w:t>
      </w:r>
    </w:p>
    <w:p w14:paraId="2071D002" w14:textId="77777777" w:rsidR="000521B2" w:rsidRDefault="000521B2" w:rsidP="002339E1">
      <w:pPr>
        <w:pStyle w:val="BodyTextIndent"/>
        <w:numPr>
          <w:ilvl w:val="0"/>
          <w:numId w:val="24"/>
        </w:numPr>
        <w:ind w:left="720"/>
      </w:pPr>
      <w:r>
        <w:t>AMEX: Implementing American Express EMV acceptance on a Terminal</w:t>
      </w:r>
    </w:p>
    <w:p w14:paraId="4945B0A5" w14:textId="77777777" w:rsidR="00F43943" w:rsidRPr="00F43943" w:rsidRDefault="00F43943" w:rsidP="002339E1">
      <w:pPr>
        <w:pStyle w:val="BodyTextIndent"/>
        <w:numPr>
          <w:ilvl w:val="0"/>
          <w:numId w:val="24"/>
        </w:numPr>
        <w:ind w:left="720"/>
      </w:pPr>
      <w:r w:rsidRPr="00F43943">
        <w:t>MasterCard</w:t>
      </w:r>
      <w:r w:rsidR="00832F66">
        <w:t xml:space="preserve"> </w:t>
      </w:r>
      <w:r w:rsidRPr="00F43943">
        <w:t>®</w:t>
      </w:r>
      <w:r w:rsidR="00832F66">
        <w:t xml:space="preserve"> </w:t>
      </w:r>
      <w:r w:rsidRPr="00F43943">
        <w:t xml:space="preserve">PayPass </w:t>
      </w:r>
      <w:r>
        <w:t xml:space="preserve">- </w:t>
      </w:r>
      <w:r w:rsidRPr="00F43943">
        <w:t>M/C</w:t>
      </w:r>
      <w:r>
        <w:t>hip</w:t>
      </w:r>
      <w:r w:rsidRPr="00F43943">
        <w:t xml:space="preserve">, </w:t>
      </w:r>
      <w:r>
        <w:t>Acquirer Implementation Requirements</w:t>
      </w:r>
      <w:r w:rsidRPr="00F43943">
        <w:t xml:space="preserve"> </w:t>
      </w:r>
    </w:p>
    <w:p w14:paraId="11969491" w14:textId="77777777" w:rsidR="00F43943" w:rsidRDefault="00F43943" w:rsidP="002339E1">
      <w:pPr>
        <w:pStyle w:val="BodyTextIndent"/>
        <w:numPr>
          <w:ilvl w:val="0"/>
          <w:numId w:val="24"/>
        </w:numPr>
        <w:ind w:left="720"/>
      </w:pPr>
      <w:r w:rsidRPr="00F43943">
        <w:t>MasterCard</w:t>
      </w:r>
      <w:r w:rsidR="00832F66">
        <w:t xml:space="preserve"> </w:t>
      </w:r>
      <w:r w:rsidRPr="00F43943">
        <w:t>®</w:t>
      </w:r>
      <w:r w:rsidR="00832F66">
        <w:t xml:space="preserve"> </w:t>
      </w:r>
      <w:r w:rsidRPr="00F43943">
        <w:t>PayPass - Mag Stripe, Acquirer Implementation Requirements</w:t>
      </w:r>
      <w:r>
        <w:t>,</w:t>
      </w:r>
    </w:p>
    <w:p w14:paraId="58CE445C" w14:textId="77777777" w:rsidR="006431C1" w:rsidRDefault="006431C1" w:rsidP="002339E1">
      <w:pPr>
        <w:pStyle w:val="BodyTextIndent"/>
        <w:numPr>
          <w:ilvl w:val="0"/>
          <w:numId w:val="24"/>
        </w:numPr>
        <w:ind w:left="720"/>
      </w:pPr>
      <w:r>
        <w:t xml:space="preserve">VISA Debit – Canadian Functional Specifications </w:t>
      </w:r>
    </w:p>
    <w:p w14:paraId="7C215469" w14:textId="77777777" w:rsidR="004945A6" w:rsidRDefault="004945A6" w:rsidP="002339E1">
      <w:pPr>
        <w:pStyle w:val="BodyTextIndent"/>
        <w:numPr>
          <w:ilvl w:val="0"/>
          <w:numId w:val="24"/>
        </w:numPr>
        <w:ind w:left="720"/>
      </w:pPr>
      <w:r>
        <w:t xml:space="preserve">Maestro Global Rules </w:t>
      </w:r>
    </w:p>
    <w:p w14:paraId="25B03BEE" w14:textId="77777777" w:rsidR="00606DFE" w:rsidRPr="005D4D32" w:rsidRDefault="00606DFE" w:rsidP="002339E1">
      <w:pPr>
        <w:pStyle w:val="BodyTextIndent"/>
        <w:numPr>
          <w:ilvl w:val="0"/>
          <w:numId w:val="24"/>
        </w:numPr>
        <w:ind w:left="720"/>
      </w:pPr>
      <w:r w:rsidRPr="005D4D32">
        <w:t>V.I.P. System SMS POS (Visa &amp; Visa Electron) Technical Specifications</w:t>
      </w:r>
    </w:p>
    <w:p w14:paraId="74F7CFA2" w14:textId="77777777" w:rsidR="00606DFE" w:rsidRPr="005D4D32" w:rsidRDefault="00606DFE" w:rsidP="002339E1">
      <w:pPr>
        <w:pStyle w:val="BodyTextIndent"/>
        <w:numPr>
          <w:ilvl w:val="0"/>
          <w:numId w:val="24"/>
        </w:numPr>
        <w:ind w:left="720"/>
      </w:pPr>
      <w:r w:rsidRPr="005D4D32">
        <w:t>V.I.P. System SMS POS (Visa &amp; Visa Electron) Processing</w:t>
      </w:r>
      <w:r w:rsidR="00832F66">
        <w:t xml:space="preserve"> </w:t>
      </w:r>
      <w:r w:rsidRPr="005D4D32">
        <w:t xml:space="preserve">Specifications </w:t>
      </w:r>
    </w:p>
    <w:p w14:paraId="61E56034" w14:textId="77777777" w:rsidR="00606DFE" w:rsidRPr="005D4D32" w:rsidRDefault="00606DFE" w:rsidP="002339E1">
      <w:pPr>
        <w:pStyle w:val="BodyTextIndent"/>
        <w:numPr>
          <w:ilvl w:val="0"/>
          <w:numId w:val="24"/>
        </w:numPr>
        <w:ind w:left="720"/>
      </w:pPr>
      <w:r w:rsidRPr="005D4D32">
        <w:t>V.I.P. System BASE I Technical Specifications</w:t>
      </w:r>
    </w:p>
    <w:p w14:paraId="37A88987" w14:textId="77777777" w:rsidR="00606DFE" w:rsidRPr="005D4D32" w:rsidRDefault="00606DFE" w:rsidP="002339E1">
      <w:pPr>
        <w:pStyle w:val="BodyTextIndent"/>
        <w:numPr>
          <w:ilvl w:val="0"/>
          <w:numId w:val="24"/>
        </w:numPr>
        <w:ind w:left="720"/>
      </w:pPr>
      <w:r w:rsidRPr="005D4D32">
        <w:t xml:space="preserve">V.I.P. System BASE I Processing Specifications </w:t>
      </w:r>
    </w:p>
    <w:p w14:paraId="57B0C354" w14:textId="77777777" w:rsidR="00606DFE" w:rsidRPr="005D4D32" w:rsidRDefault="00606DFE" w:rsidP="002339E1">
      <w:pPr>
        <w:pStyle w:val="BodyTextIndent"/>
        <w:numPr>
          <w:ilvl w:val="0"/>
          <w:numId w:val="24"/>
        </w:numPr>
        <w:ind w:left="720"/>
      </w:pPr>
      <w:r w:rsidRPr="005D4D32">
        <w:t xml:space="preserve">Visa Chip Card Acceptance Device Reference Guide Requirements and Best Practices </w:t>
      </w:r>
    </w:p>
    <w:p w14:paraId="33424BB4" w14:textId="77777777" w:rsidR="00606DFE" w:rsidRPr="005D4D32" w:rsidRDefault="00606DFE" w:rsidP="002339E1">
      <w:pPr>
        <w:pStyle w:val="BodyTextIndent"/>
        <w:numPr>
          <w:ilvl w:val="0"/>
          <w:numId w:val="24"/>
        </w:numPr>
        <w:ind w:left="720"/>
      </w:pPr>
      <w:r w:rsidRPr="005D4D32">
        <w:t xml:space="preserve">Visa International Operating Regulations, Volume 1 – General Rules </w:t>
      </w:r>
    </w:p>
    <w:p w14:paraId="115EF83C" w14:textId="77777777" w:rsidR="00606DFE" w:rsidRPr="005D4D32" w:rsidRDefault="00606DFE" w:rsidP="002339E1">
      <w:pPr>
        <w:pStyle w:val="BodyTextIndent"/>
        <w:numPr>
          <w:ilvl w:val="0"/>
          <w:numId w:val="24"/>
        </w:numPr>
        <w:ind w:left="720"/>
      </w:pPr>
      <w:r w:rsidRPr="005D4D32">
        <w:lastRenderedPageBreak/>
        <w:t xml:space="preserve">ACI BASE24 Tokens Manual </w:t>
      </w:r>
    </w:p>
    <w:p w14:paraId="0365BFFC" w14:textId="77777777" w:rsidR="00606DFE" w:rsidRPr="005D4D32" w:rsidRDefault="00606DFE" w:rsidP="002339E1">
      <w:pPr>
        <w:pStyle w:val="BodyTextIndent"/>
        <w:numPr>
          <w:ilvl w:val="0"/>
          <w:numId w:val="24"/>
        </w:numPr>
        <w:ind w:left="720"/>
      </w:pPr>
      <w:r w:rsidRPr="005D4D32">
        <w:t xml:space="preserve">MasterCard Authorization System Manual </w:t>
      </w:r>
    </w:p>
    <w:p w14:paraId="7182E423" w14:textId="77777777" w:rsidR="00606DFE" w:rsidRPr="005D4D32" w:rsidRDefault="00606DFE" w:rsidP="002339E1">
      <w:pPr>
        <w:pStyle w:val="BodyTextIndent"/>
        <w:numPr>
          <w:ilvl w:val="0"/>
          <w:numId w:val="24"/>
        </w:numPr>
        <w:ind w:left="720"/>
      </w:pPr>
      <w:r w:rsidRPr="005D4D32">
        <w:t xml:space="preserve">MasterCard Chargeback Guide </w:t>
      </w:r>
    </w:p>
    <w:p w14:paraId="4576F864" w14:textId="77777777" w:rsidR="00606DFE" w:rsidRPr="005D4D32" w:rsidRDefault="00606DFE" w:rsidP="002339E1">
      <w:pPr>
        <w:pStyle w:val="BodyTextIndent"/>
        <w:numPr>
          <w:ilvl w:val="0"/>
          <w:numId w:val="24"/>
        </w:numPr>
        <w:ind w:left="720"/>
      </w:pPr>
      <w:r w:rsidRPr="005D4D32">
        <w:t xml:space="preserve">MasterCard Customer Interface Specification </w:t>
      </w:r>
    </w:p>
    <w:p w14:paraId="002400E7" w14:textId="77777777" w:rsidR="00606DFE" w:rsidRPr="005D4D32" w:rsidRDefault="00606DFE" w:rsidP="002339E1">
      <w:pPr>
        <w:pStyle w:val="BodyTextIndent"/>
        <w:numPr>
          <w:ilvl w:val="0"/>
          <w:numId w:val="24"/>
        </w:numPr>
        <w:ind w:left="720"/>
      </w:pPr>
      <w:r w:rsidRPr="005D4D32">
        <w:t>American Express Global Credit Authorization Guide</w:t>
      </w:r>
    </w:p>
    <w:p w14:paraId="004358F7" w14:textId="77777777" w:rsidR="00606DFE" w:rsidRDefault="00606DFE" w:rsidP="002339E1">
      <w:pPr>
        <w:pStyle w:val="BodyTextIndent"/>
        <w:numPr>
          <w:ilvl w:val="0"/>
          <w:numId w:val="24"/>
        </w:numPr>
        <w:ind w:left="720"/>
      </w:pPr>
      <w:r w:rsidRPr="005D4D32">
        <w:t>American Express North American CAPN Authorization Business Requirements and Applications Test Plan</w:t>
      </w:r>
    </w:p>
    <w:p w14:paraId="32B8B44E" w14:textId="77777777" w:rsidR="001E1FBA" w:rsidRDefault="001E1FBA" w:rsidP="002339E1">
      <w:pPr>
        <w:pStyle w:val="BodyTextIndent"/>
        <w:numPr>
          <w:ilvl w:val="0"/>
          <w:numId w:val="24"/>
        </w:numPr>
        <w:ind w:left="720"/>
      </w:pPr>
      <w:r>
        <w:t xml:space="preserve">Interac IDP Functional Specifications </w:t>
      </w:r>
    </w:p>
    <w:p w14:paraId="72E9DB81" w14:textId="77777777" w:rsidR="00731F43" w:rsidRDefault="00731F43" w:rsidP="002339E1">
      <w:pPr>
        <w:pStyle w:val="BodyTextIndent"/>
        <w:numPr>
          <w:ilvl w:val="0"/>
          <w:numId w:val="24"/>
        </w:numPr>
        <w:ind w:left="720"/>
      </w:pPr>
      <w:r>
        <w:t>Fifth Third ISO 8583 Message Formats</w:t>
      </w:r>
    </w:p>
    <w:p w14:paraId="1096CD7A" w14:textId="77777777" w:rsidR="0048702A" w:rsidRPr="0048702A" w:rsidRDefault="0048702A" w:rsidP="002339E1">
      <w:pPr>
        <w:pStyle w:val="BodyTextIndent"/>
        <w:numPr>
          <w:ilvl w:val="0"/>
          <w:numId w:val="24"/>
        </w:numPr>
        <w:ind w:left="720"/>
      </w:pPr>
      <w:r w:rsidRPr="0048702A">
        <w:rPr>
          <w:lang w:val="en-CA"/>
        </w:rPr>
        <w:t xml:space="preserve">Discover Authorization Interface Technical Specifications </w:t>
      </w:r>
    </w:p>
    <w:p w14:paraId="045588E1" w14:textId="77777777" w:rsidR="0048702A" w:rsidRPr="0048702A" w:rsidRDefault="0048702A" w:rsidP="002339E1">
      <w:pPr>
        <w:pStyle w:val="BodyTextIndent"/>
        <w:numPr>
          <w:ilvl w:val="0"/>
          <w:numId w:val="24"/>
        </w:numPr>
        <w:ind w:left="720"/>
      </w:pPr>
      <w:r w:rsidRPr="0048702A">
        <w:rPr>
          <w:lang w:val="en-CA"/>
        </w:rPr>
        <w:t xml:space="preserve">Discover Technical Specifications Common Appendices </w:t>
      </w:r>
    </w:p>
    <w:p w14:paraId="6070E51F" w14:textId="77777777" w:rsidR="0048702A" w:rsidRPr="00DA7A00" w:rsidRDefault="0048702A" w:rsidP="002339E1">
      <w:pPr>
        <w:pStyle w:val="BodyTextIndent"/>
        <w:numPr>
          <w:ilvl w:val="0"/>
          <w:numId w:val="24"/>
        </w:numPr>
        <w:ind w:left="720"/>
      </w:pPr>
      <w:r w:rsidRPr="0048702A">
        <w:rPr>
          <w:lang w:val="en-CA"/>
        </w:rPr>
        <w:t xml:space="preserve">Discover Acquirer Operating Regulations </w:t>
      </w:r>
    </w:p>
    <w:p w14:paraId="6612B7BE" w14:textId="77777777" w:rsidR="00783558" w:rsidRDefault="00783558" w:rsidP="002339E1">
      <w:pPr>
        <w:pStyle w:val="BodyTextIndent"/>
        <w:numPr>
          <w:ilvl w:val="0"/>
          <w:numId w:val="24"/>
        </w:numPr>
        <w:ind w:left="720"/>
        <w:rPr>
          <w:lang w:val="en-CA"/>
        </w:rPr>
      </w:pPr>
      <w:r>
        <w:rPr>
          <w:lang w:val="en-CA"/>
        </w:rPr>
        <w:t xml:space="preserve">American Express: </w:t>
      </w:r>
      <w:r w:rsidRPr="00DA7A00">
        <w:rPr>
          <w:lang w:val="en-CA"/>
        </w:rPr>
        <w:t xml:space="preserve">Expresspay </w:t>
      </w:r>
      <w:r w:rsidR="00832F66">
        <w:rPr>
          <w:lang w:val="en-CA"/>
        </w:rPr>
        <w:t>and</w:t>
      </w:r>
      <w:r w:rsidRPr="00DA7A00">
        <w:rPr>
          <w:lang w:val="en-CA"/>
        </w:rPr>
        <w:t xml:space="preserve"> Terminal Specification</w:t>
      </w:r>
    </w:p>
    <w:p w14:paraId="771FD9EC" w14:textId="77777777" w:rsidR="006564A1" w:rsidRPr="00DA7A00" w:rsidRDefault="006564A1" w:rsidP="002339E1">
      <w:pPr>
        <w:pStyle w:val="BodyTextIndent"/>
        <w:numPr>
          <w:ilvl w:val="0"/>
          <w:numId w:val="24"/>
        </w:numPr>
        <w:ind w:left="720"/>
        <w:rPr>
          <w:lang w:val="en-CA"/>
        </w:rPr>
      </w:pPr>
      <w:r>
        <w:rPr>
          <w:lang w:val="en-CA"/>
        </w:rPr>
        <w:t xml:space="preserve">UnionPay International Technical Specifications on Bankcard Interoperability </w:t>
      </w:r>
    </w:p>
    <w:p w14:paraId="1BF83423" w14:textId="77777777" w:rsidR="007B274F" w:rsidRDefault="00B15A9C" w:rsidP="002339E1">
      <w:pPr>
        <w:pStyle w:val="BodyTextIndent"/>
        <w:numPr>
          <w:ilvl w:val="0"/>
          <w:numId w:val="24"/>
        </w:numPr>
        <w:ind w:left="720"/>
      </w:pPr>
      <w:bookmarkStart w:id="1035" w:name="_Toc244934601"/>
      <w:bookmarkStart w:id="1036" w:name="_Toc244934602"/>
      <w:bookmarkStart w:id="1037" w:name="_Toc244934603"/>
      <w:bookmarkEnd w:id="1035"/>
      <w:bookmarkEnd w:id="1036"/>
      <w:bookmarkEnd w:id="1037"/>
      <w:r>
        <w:t>TD Retail</w:t>
      </w:r>
      <w:r w:rsidR="007B274F">
        <w:t xml:space="preserve"> Card Services (RCS) Private Label Cards </w:t>
      </w:r>
    </w:p>
    <w:p w14:paraId="1BF4F0DE" w14:textId="77777777" w:rsidR="00C21BB6" w:rsidRDefault="00C21BB6" w:rsidP="00AA14F9">
      <w:pPr>
        <w:pStyle w:val="Heading1"/>
        <w:rPr>
          <w:lang w:val="en-GB"/>
        </w:rPr>
      </w:pPr>
      <w:r>
        <w:rPr>
          <w:lang w:val="en-GB"/>
        </w:rPr>
        <w:br w:type="page"/>
      </w:r>
      <w:bookmarkStart w:id="1038" w:name="_Toc481808696"/>
      <w:bookmarkStart w:id="1039" w:name="_Toc481808797"/>
      <w:bookmarkStart w:id="1040" w:name="_Toc89083107"/>
      <w:bookmarkStart w:id="1041" w:name="_Toc128225701"/>
      <w:bookmarkStart w:id="1042" w:name="_Toc181695919"/>
      <w:bookmarkStart w:id="1043" w:name="_Toc224977497"/>
      <w:bookmarkStart w:id="1044" w:name="_Toc379192366"/>
      <w:bookmarkStart w:id="1045" w:name="_Toc30407648"/>
      <w:bookmarkStart w:id="1046" w:name="_Toc126079202"/>
      <w:r>
        <w:rPr>
          <w:lang w:val="en-GB"/>
        </w:rPr>
        <w:lastRenderedPageBreak/>
        <w:t>System Overview</w:t>
      </w:r>
      <w:bookmarkEnd w:id="1038"/>
      <w:bookmarkEnd w:id="1039"/>
      <w:bookmarkEnd w:id="1040"/>
      <w:bookmarkEnd w:id="1041"/>
      <w:bookmarkEnd w:id="1042"/>
      <w:bookmarkEnd w:id="1043"/>
      <w:bookmarkEnd w:id="1044"/>
      <w:bookmarkEnd w:id="1045"/>
      <w:bookmarkEnd w:id="1046"/>
    </w:p>
    <w:p w14:paraId="1EC9396F" w14:textId="77777777" w:rsidR="00C21BB6" w:rsidRDefault="00C21BB6" w:rsidP="00847896">
      <w:pPr>
        <w:pStyle w:val="Heading2"/>
      </w:pPr>
      <w:bookmarkStart w:id="1047" w:name="_Toc481808697"/>
      <w:bookmarkStart w:id="1048" w:name="_Toc481808798"/>
      <w:bookmarkStart w:id="1049" w:name="_Toc89083108"/>
      <w:bookmarkStart w:id="1050" w:name="_Toc128225702"/>
      <w:bookmarkStart w:id="1051" w:name="_Toc181695920"/>
      <w:bookmarkStart w:id="1052" w:name="_Toc224977498"/>
      <w:bookmarkStart w:id="1053" w:name="_Toc379192367"/>
      <w:bookmarkStart w:id="1054" w:name="_Toc30407649"/>
      <w:bookmarkStart w:id="1055" w:name="_Toc126079203"/>
      <w:r>
        <w:t>System Overview Description</w:t>
      </w:r>
      <w:bookmarkEnd w:id="1047"/>
      <w:bookmarkEnd w:id="1048"/>
      <w:bookmarkEnd w:id="1049"/>
      <w:bookmarkEnd w:id="1050"/>
      <w:bookmarkEnd w:id="1051"/>
      <w:bookmarkEnd w:id="1052"/>
      <w:bookmarkEnd w:id="1053"/>
      <w:bookmarkEnd w:id="1054"/>
      <w:bookmarkEnd w:id="1055"/>
    </w:p>
    <w:p w14:paraId="28AD276D"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Merchant POS devices connect to TD Bank BASE24 system and they communicate with the SPDH module of BASE24</w:t>
      </w:r>
      <w:r w:rsidR="004F451E">
        <w:rPr>
          <w:lang w:val="en-GB"/>
        </w:rPr>
        <w:t xml:space="preserve">. </w:t>
      </w:r>
      <w:r>
        <w:rPr>
          <w:lang w:val="en-GB"/>
        </w:rPr>
        <w:t xml:space="preserve"> This document specifies the message between the POS device and the SPDH.</w:t>
      </w:r>
    </w:p>
    <w:p w14:paraId="15CE3ABF" w14:textId="77777777" w:rsidR="00213C9E" w:rsidRDefault="00213C9E" w:rsidP="008871DD">
      <w:pPr>
        <w:tabs>
          <w:tab w:val="left" w:pos="288"/>
          <w:tab w:val="left" w:pos="720"/>
          <w:tab w:val="left" w:pos="1094"/>
          <w:tab w:val="left" w:pos="1440"/>
          <w:tab w:val="left" w:pos="4320"/>
          <w:tab w:val="left" w:pos="6681"/>
          <w:tab w:val="left" w:pos="8640"/>
          <w:tab w:val="left" w:pos="9331"/>
        </w:tabs>
        <w:rPr>
          <w:lang w:val="en-GB"/>
        </w:rPr>
      </w:pPr>
    </w:p>
    <w:p w14:paraId="23B06311" w14:textId="77777777" w:rsidR="00C21BB6" w:rsidRDefault="00C21BB6" w:rsidP="008871DD">
      <w:pPr>
        <w:tabs>
          <w:tab w:val="left" w:pos="288"/>
          <w:tab w:val="left" w:pos="720"/>
          <w:tab w:val="left" w:pos="1094"/>
          <w:tab w:val="left" w:pos="1440"/>
          <w:tab w:val="left" w:pos="4320"/>
          <w:tab w:val="left" w:pos="6681"/>
          <w:tab w:val="left" w:pos="8640"/>
          <w:tab w:val="left" w:pos="9331"/>
        </w:tabs>
        <w:rPr>
          <w:lang w:val="en-GB"/>
        </w:rPr>
      </w:pPr>
      <w:r>
        <w:rPr>
          <w:lang w:val="en-GB"/>
        </w:rPr>
        <w:t>Once the POS transactions are received by TD Bank, they will be routed by the TD system to the card issuing institution for authorization.  The response will be routed back to the merchant in the same manner.</w:t>
      </w:r>
    </w:p>
    <w:p w14:paraId="40D54710" w14:textId="77777777" w:rsidR="00C21BB6" w:rsidRDefault="00C21BB6">
      <w:pPr>
        <w:rPr>
          <w:lang w:val="en-GB"/>
        </w:rPr>
      </w:pPr>
    </w:p>
    <w:p w14:paraId="5113FA04" w14:textId="77777777" w:rsidR="00C21BB6" w:rsidRDefault="00C21BB6" w:rsidP="00847896">
      <w:pPr>
        <w:pStyle w:val="Heading2"/>
      </w:pPr>
      <w:bookmarkStart w:id="1056" w:name="_Toc481808698"/>
      <w:bookmarkStart w:id="1057" w:name="_Toc481808799"/>
      <w:bookmarkStart w:id="1058" w:name="_Toc89083109"/>
      <w:bookmarkStart w:id="1059" w:name="_Toc128225703"/>
      <w:bookmarkStart w:id="1060" w:name="_Toc181695921"/>
      <w:bookmarkStart w:id="1061" w:name="_Toc224977499"/>
      <w:bookmarkStart w:id="1062" w:name="_Toc379192368"/>
      <w:bookmarkStart w:id="1063" w:name="_Toc30407650"/>
      <w:bookmarkStart w:id="1064" w:name="_Toc126079204"/>
      <w:r>
        <w:t>System Overview Diagram</w:t>
      </w:r>
      <w:bookmarkEnd w:id="1056"/>
      <w:bookmarkEnd w:id="1057"/>
      <w:bookmarkEnd w:id="1058"/>
      <w:bookmarkEnd w:id="1059"/>
      <w:bookmarkEnd w:id="1060"/>
      <w:bookmarkEnd w:id="1061"/>
      <w:bookmarkEnd w:id="1062"/>
      <w:bookmarkEnd w:id="1063"/>
      <w:bookmarkEnd w:id="1064"/>
      <w:r w:rsidR="00213C9E">
        <w:t xml:space="preserve"> </w:t>
      </w:r>
    </w:p>
    <w:bookmarkStart w:id="1065" w:name="_Toc481808703"/>
    <w:bookmarkStart w:id="1066" w:name="_Toc481808804"/>
    <w:bookmarkStart w:id="1067" w:name="_Toc89083114"/>
    <w:p w14:paraId="066B570E" w14:textId="77777777" w:rsidR="00C21BB6" w:rsidRDefault="004F451E">
      <w:r>
        <w:object w:dxaOrig="13231" w:dyaOrig="7285" w14:anchorId="5E438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295pt" o:ole="">
            <v:imagedata r:id="rId17" o:title=""/>
          </v:shape>
          <o:OLEObject Type="Embed" ProgID="Visio.Drawing.11" ShapeID="_x0000_i1025" DrawAspect="Content" ObjectID="_1736692389" r:id="rId18"/>
        </w:object>
      </w:r>
    </w:p>
    <w:p w14:paraId="5EF76144" w14:textId="77777777" w:rsidR="005F56B9" w:rsidRDefault="005F56B9">
      <w:pPr>
        <w:rPr>
          <w:rFonts w:asciiTheme="majorHAnsi" w:eastAsiaTheme="majorEastAsia" w:hAnsiTheme="majorHAnsi" w:cstheme="majorBidi"/>
          <w:b/>
          <w:color w:val="70AD47" w:themeColor="accent2"/>
          <w:sz w:val="36"/>
          <w:szCs w:val="28"/>
        </w:rPr>
      </w:pPr>
      <w:bookmarkStart w:id="1068" w:name="_Toc128225704"/>
      <w:bookmarkStart w:id="1069" w:name="_Toc181695922"/>
      <w:bookmarkStart w:id="1070" w:name="_Toc224977500"/>
      <w:bookmarkStart w:id="1071" w:name="_Toc379192369"/>
      <w:bookmarkStart w:id="1072" w:name="_Toc30407651"/>
      <w:r>
        <w:br w:type="page"/>
      </w:r>
    </w:p>
    <w:p w14:paraId="535B5BD9" w14:textId="77777777" w:rsidR="00C21BB6" w:rsidRDefault="00C21BB6" w:rsidP="00847896">
      <w:pPr>
        <w:pStyle w:val="Heading2"/>
      </w:pPr>
      <w:bookmarkStart w:id="1073" w:name="_Toc126079205"/>
      <w:r>
        <w:lastRenderedPageBreak/>
        <w:t>Transaction Types Supported</w:t>
      </w:r>
      <w:bookmarkEnd w:id="1065"/>
      <w:bookmarkEnd w:id="1066"/>
      <w:bookmarkEnd w:id="1067"/>
      <w:bookmarkEnd w:id="1068"/>
      <w:bookmarkEnd w:id="1069"/>
      <w:bookmarkEnd w:id="1070"/>
      <w:r w:rsidR="009D43EE">
        <w:t xml:space="preserve"> For TD POS B24 Host (Host 1)</w:t>
      </w:r>
      <w:bookmarkEnd w:id="1071"/>
      <w:bookmarkEnd w:id="1072"/>
      <w:bookmarkEnd w:id="1073"/>
      <w:r w:rsidR="009D43EE">
        <w:t xml:space="preserve"> </w:t>
      </w:r>
    </w:p>
    <w:p w14:paraId="72DF6E1E" w14:textId="77777777" w:rsidR="00C21BB6" w:rsidRDefault="00C21BB6" w:rsidP="00E9760F">
      <w:pPr>
        <w:pStyle w:val="Heading3"/>
        <w:rPr>
          <w:lang w:val="en-GB"/>
        </w:rPr>
      </w:pPr>
      <w:bookmarkStart w:id="1074" w:name="_Toc481808704"/>
      <w:bookmarkStart w:id="1075" w:name="_Toc481808805"/>
      <w:bookmarkStart w:id="1076" w:name="_Toc89083115"/>
      <w:r>
        <w:rPr>
          <w:lang w:val="en-GB"/>
        </w:rPr>
        <w:t>Financial Transactions</w:t>
      </w:r>
      <w:bookmarkEnd w:id="1074"/>
      <w:bookmarkEnd w:id="1075"/>
      <w:bookmarkEnd w:id="1076"/>
    </w:p>
    <w:p w14:paraId="00907062" w14:textId="77777777" w:rsidR="00C21BB6" w:rsidRDefault="00C21BB6">
      <w:pPr>
        <w:pStyle w:val="BodyText3"/>
        <w:rPr>
          <w:snapToGrid/>
        </w:rPr>
      </w:pPr>
      <w:r>
        <w:rPr>
          <w:snapToGrid/>
        </w:rPr>
        <w:t>A terminal may support multiple tender types. There are several ways a terminal can decide on the type of transaction, e.g. through the use of a key on the POS device or the service code on the card.</w:t>
      </w:r>
    </w:p>
    <w:p w14:paraId="40342044" w14:textId="77777777" w:rsidR="007B54DF" w:rsidRDefault="007B54DF" w:rsidP="007B54DF">
      <w:pPr>
        <w:tabs>
          <w:tab w:val="left" w:pos="288"/>
          <w:tab w:val="left" w:pos="720"/>
          <w:tab w:val="left" w:pos="1094"/>
          <w:tab w:val="left" w:pos="1440"/>
          <w:tab w:val="left" w:pos="4320"/>
          <w:tab w:val="left" w:pos="6681"/>
          <w:tab w:val="left" w:pos="8640"/>
          <w:tab w:val="left" w:pos="9331"/>
        </w:tabs>
        <w:rPr>
          <w:rFonts w:cs="Arial"/>
          <w:snapToGrid w:val="0"/>
          <w:color w:val="000000"/>
        </w:rPr>
      </w:pPr>
    </w:p>
    <w:p w14:paraId="2AC6A12E" w14:textId="77777777" w:rsidR="007B54DF" w:rsidRDefault="007B54DF" w:rsidP="007B54DF">
      <w:pPr>
        <w:tabs>
          <w:tab w:val="left" w:pos="288"/>
          <w:tab w:val="left" w:pos="720"/>
          <w:tab w:val="left" w:pos="1094"/>
          <w:tab w:val="left" w:pos="1440"/>
          <w:tab w:val="left" w:pos="4320"/>
          <w:tab w:val="left" w:pos="6681"/>
          <w:tab w:val="left" w:pos="8640"/>
          <w:tab w:val="left" w:pos="9331"/>
        </w:tabs>
        <w:rPr>
          <w:lang w:val="en-GB"/>
        </w:rPr>
      </w:pPr>
      <w:r>
        <w:rPr>
          <w:lang w:val="en-GB"/>
        </w:rPr>
        <w:t>Support for EMV is limited to the following payment schemes:</w:t>
      </w:r>
    </w:p>
    <w:p w14:paraId="212223CD" w14:textId="77777777" w:rsidR="00C1213B" w:rsidRDefault="00C1213B" w:rsidP="007B54DF">
      <w:pPr>
        <w:tabs>
          <w:tab w:val="left" w:pos="288"/>
          <w:tab w:val="left" w:pos="720"/>
          <w:tab w:val="left" w:pos="1094"/>
          <w:tab w:val="left" w:pos="1440"/>
          <w:tab w:val="left" w:pos="4320"/>
          <w:tab w:val="left" w:pos="6681"/>
          <w:tab w:val="left" w:pos="8640"/>
          <w:tab w:val="left" w:pos="9331"/>
        </w:tabs>
        <w:rPr>
          <w:lang w:val="en-GB"/>
        </w:rPr>
      </w:pPr>
    </w:p>
    <w:p w14:paraId="35C42AE4" w14:textId="77777777" w:rsidR="007B54DF" w:rsidRPr="008871DD" w:rsidRDefault="007B54DF" w:rsidP="00F12805">
      <w:pPr>
        <w:pStyle w:val="ListParagraph"/>
        <w:numPr>
          <w:ilvl w:val="0"/>
          <w:numId w:val="98"/>
        </w:numPr>
        <w:tabs>
          <w:tab w:val="left" w:pos="288"/>
          <w:tab w:val="left" w:pos="1094"/>
          <w:tab w:val="left" w:pos="1440"/>
          <w:tab w:val="left" w:pos="4320"/>
          <w:tab w:val="left" w:pos="6681"/>
          <w:tab w:val="left" w:pos="8640"/>
          <w:tab w:val="left" w:pos="9331"/>
        </w:tabs>
        <w:ind w:left="720"/>
        <w:rPr>
          <w:lang w:val="en-GB"/>
        </w:rPr>
      </w:pPr>
      <w:r w:rsidRPr="008871DD">
        <w:rPr>
          <w:lang w:val="en-GB"/>
        </w:rPr>
        <w:t>Visa VSDC including CCD support And Visa Debit</w:t>
      </w:r>
    </w:p>
    <w:p w14:paraId="41AE483E" w14:textId="77777777" w:rsidR="007B54DF" w:rsidRPr="008871DD" w:rsidRDefault="007B54DF" w:rsidP="00F12805">
      <w:pPr>
        <w:pStyle w:val="ListParagraph"/>
        <w:numPr>
          <w:ilvl w:val="0"/>
          <w:numId w:val="98"/>
        </w:numPr>
        <w:tabs>
          <w:tab w:val="left" w:pos="288"/>
          <w:tab w:val="left" w:pos="1094"/>
          <w:tab w:val="left" w:pos="1440"/>
          <w:tab w:val="left" w:pos="4320"/>
          <w:tab w:val="left" w:pos="6681"/>
          <w:tab w:val="left" w:pos="8640"/>
          <w:tab w:val="left" w:pos="9331"/>
        </w:tabs>
        <w:ind w:left="720"/>
        <w:rPr>
          <w:lang w:val="en-GB"/>
        </w:rPr>
      </w:pPr>
      <w:r w:rsidRPr="008871DD">
        <w:rPr>
          <w:lang w:val="en-GB"/>
        </w:rPr>
        <w:t>Visa Contactless MSD and qVSDC (excluding capture of form factor)</w:t>
      </w:r>
    </w:p>
    <w:p w14:paraId="56163D13" w14:textId="77777777" w:rsidR="008871DD" w:rsidRPr="008871DD" w:rsidRDefault="007B54DF" w:rsidP="00F12805">
      <w:pPr>
        <w:pStyle w:val="ListParagraph"/>
        <w:numPr>
          <w:ilvl w:val="0"/>
          <w:numId w:val="98"/>
        </w:numPr>
        <w:tabs>
          <w:tab w:val="left" w:pos="288"/>
          <w:tab w:val="left" w:pos="1094"/>
          <w:tab w:val="left" w:pos="1440"/>
          <w:tab w:val="left" w:pos="4320"/>
          <w:tab w:val="left" w:pos="6681"/>
          <w:tab w:val="left" w:pos="8640"/>
          <w:tab w:val="left" w:pos="9331"/>
        </w:tabs>
        <w:ind w:left="720"/>
        <w:rPr>
          <w:lang w:val="en-GB"/>
        </w:rPr>
      </w:pPr>
      <w:r w:rsidRPr="008871DD">
        <w:rPr>
          <w:lang w:val="en-GB"/>
        </w:rPr>
        <w:t xml:space="preserve">Interac ICC support </w:t>
      </w:r>
    </w:p>
    <w:p w14:paraId="2E31F7D7" w14:textId="77777777" w:rsidR="008871DD" w:rsidRDefault="007B54DF" w:rsidP="00F12805">
      <w:pPr>
        <w:pStyle w:val="ListParagraph"/>
        <w:numPr>
          <w:ilvl w:val="0"/>
          <w:numId w:val="98"/>
        </w:numPr>
        <w:tabs>
          <w:tab w:val="left" w:pos="288"/>
          <w:tab w:val="left" w:pos="1094"/>
          <w:tab w:val="left" w:pos="1440"/>
          <w:tab w:val="left" w:pos="4320"/>
          <w:tab w:val="left" w:pos="6681"/>
          <w:tab w:val="left" w:pos="8640"/>
          <w:tab w:val="left" w:pos="9331"/>
        </w:tabs>
        <w:ind w:left="720"/>
        <w:rPr>
          <w:lang w:val="en-GB"/>
        </w:rPr>
      </w:pPr>
      <w:r w:rsidRPr="008871DD">
        <w:rPr>
          <w:lang w:val="en-GB"/>
        </w:rPr>
        <w:t>MasterCard m/Chip support</w:t>
      </w:r>
    </w:p>
    <w:p w14:paraId="4DFDC933" w14:textId="77777777" w:rsidR="007B54DF" w:rsidRPr="008871DD" w:rsidRDefault="007B54DF" w:rsidP="00F12805">
      <w:pPr>
        <w:pStyle w:val="ListParagraph"/>
        <w:numPr>
          <w:ilvl w:val="0"/>
          <w:numId w:val="98"/>
        </w:numPr>
        <w:tabs>
          <w:tab w:val="left" w:pos="288"/>
          <w:tab w:val="left" w:pos="1094"/>
          <w:tab w:val="left" w:pos="1440"/>
          <w:tab w:val="left" w:pos="4320"/>
          <w:tab w:val="left" w:pos="6681"/>
          <w:tab w:val="left" w:pos="8640"/>
          <w:tab w:val="left" w:pos="9331"/>
        </w:tabs>
        <w:ind w:left="720"/>
        <w:rPr>
          <w:lang w:val="en-GB"/>
        </w:rPr>
      </w:pPr>
      <w:r w:rsidRPr="008871DD">
        <w:rPr>
          <w:lang w:val="en-GB"/>
        </w:rPr>
        <w:t>Maestro Chip support</w:t>
      </w:r>
    </w:p>
    <w:p w14:paraId="1C1C780E" w14:textId="77777777" w:rsidR="007B54DF" w:rsidRDefault="007B54DF"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American Express ICC support</w:t>
      </w:r>
    </w:p>
    <w:p w14:paraId="0B36725A" w14:textId="77777777" w:rsidR="007B54DF" w:rsidRDefault="007B54DF"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MasterCard PayPass (Contactless) MSD and m/Chip</w:t>
      </w:r>
    </w:p>
    <w:p w14:paraId="42CDA230" w14:textId="77777777" w:rsidR="007B54DF" w:rsidRDefault="007B54DF"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Interac Contactless Chip (Flash) support</w:t>
      </w:r>
    </w:p>
    <w:p w14:paraId="65D3EDD1" w14:textId="77777777" w:rsidR="0048702A" w:rsidRDefault="0048702A"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Discover Network EMV (contact only)</w:t>
      </w:r>
    </w:p>
    <w:p w14:paraId="0E5757BA" w14:textId="77777777" w:rsidR="00783558" w:rsidRDefault="00783558"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American Express ExpressPay (Contactless) MSD and Chip</w:t>
      </w:r>
    </w:p>
    <w:p w14:paraId="47CD2428" w14:textId="77777777" w:rsidR="00A40B25" w:rsidRDefault="00A40B25" w:rsidP="00F12805">
      <w:pPr>
        <w:numPr>
          <w:ilvl w:val="0"/>
          <w:numId w:val="97"/>
        </w:numPr>
        <w:tabs>
          <w:tab w:val="left" w:pos="288"/>
          <w:tab w:val="left" w:pos="1094"/>
          <w:tab w:val="left" w:pos="1440"/>
          <w:tab w:val="left" w:pos="4320"/>
          <w:tab w:val="left" w:pos="6681"/>
          <w:tab w:val="left" w:pos="8640"/>
          <w:tab w:val="left" w:pos="9331"/>
        </w:tabs>
        <w:rPr>
          <w:lang w:val="en-GB"/>
        </w:rPr>
      </w:pPr>
      <w:r>
        <w:rPr>
          <w:lang w:val="en-GB"/>
        </w:rPr>
        <w:t xml:space="preserve">UnionPay </w:t>
      </w:r>
      <w:r w:rsidR="004044B5">
        <w:rPr>
          <w:lang w:val="en-GB"/>
        </w:rPr>
        <w:t>ICC support (Credit, Debit and Quasi Credit) (</w:t>
      </w:r>
      <w:r>
        <w:rPr>
          <w:lang w:val="en-GB"/>
        </w:rPr>
        <w:t>Contact and Contactless</w:t>
      </w:r>
      <w:r w:rsidR="004044B5">
        <w:rPr>
          <w:lang w:val="en-GB"/>
        </w:rPr>
        <w:t>)</w:t>
      </w:r>
    </w:p>
    <w:p w14:paraId="23F0E51B" w14:textId="77777777" w:rsidR="007B54DF" w:rsidRDefault="007B54DF" w:rsidP="007B54DF">
      <w:pPr>
        <w:tabs>
          <w:tab w:val="left" w:pos="288"/>
          <w:tab w:val="left" w:pos="720"/>
          <w:tab w:val="left" w:pos="1094"/>
          <w:tab w:val="left" w:pos="1440"/>
          <w:tab w:val="left" w:pos="4320"/>
          <w:tab w:val="left" w:pos="6681"/>
          <w:tab w:val="left" w:pos="8640"/>
          <w:tab w:val="left" w:pos="9331"/>
        </w:tabs>
        <w:rPr>
          <w:lang w:val="en-GB"/>
        </w:rPr>
      </w:pPr>
    </w:p>
    <w:p w14:paraId="6B91F6BA" w14:textId="77777777" w:rsidR="003C242A" w:rsidRDefault="007B54DF" w:rsidP="007B54DF">
      <w:pPr>
        <w:tabs>
          <w:tab w:val="left" w:pos="0"/>
          <w:tab w:val="left" w:pos="720"/>
          <w:tab w:val="left" w:pos="1440"/>
          <w:tab w:val="left" w:pos="2160"/>
          <w:tab w:val="left" w:pos="2880"/>
          <w:tab w:val="left" w:pos="3600"/>
          <w:tab w:val="left" w:pos="4320"/>
        </w:tabs>
        <w:spacing w:line="240" w:lineRule="atLeast"/>
        <w:rPr>
          <w:lang w:val="en-GB"/>
        </w:rPr>
      </w:pPr>
      <w:r>
        <w:rPr>
          <w:lang w:val="en-GB"/>
        </w:rPr>
        <w:t>Interac</w:t>
      </w:r>
      <w:r w:rsidR="003C242A">
        <w:rPr>
          <w:lang w:val="en-GB"/>
        </w:rPr>
        <w:t xml:space="preserve"> Magnetic Stripe</w:t>
      </w:r>
      <w:r w:rsidR="00731F43">
        <w:rPr>
          <w:lang w:val="en-GB"/>
        </w:rPr>
        <w:t xml:space="preserve">, </w:t>
      </w:r>
      <w:r>
        <w:rPr>
          <w:lang w:val="en-GB"/>
        </w:rPr>
        <w:t xml:space="preserve">Maestro Magnetic </w:t>
      </w:r>
      <w:r w:rsidR="001F5BFA">
        <w:rPr>
          <w:lang w:val="en-GB"/>
        </w:rPr>
        <w:t>Stripe, UnionPay</w:t>
      </w:r>
      <w:r w:rsidR="003C242A">
        <w:rPr>
          <w:lang w:val="en-GB"/>
        </w:rPr>
        <w:t xml:space="preserve"> Debit</w:t>
      </w:r>
      <w:r w:rsidR="00AA63D9">
        <w:rPr>
          <w:lang w:val="en-GB"/>
        </w:rPr>
        <w:t>/Credit,</w:t>
      </w:r>
      <w:r>
        <w:rPr>
          <w:lang w:val="en-GB"/>
        </w:rPr>
        <w:t xml:space="preserve"> </w:t>
      </w:r>
      <w:r w:rsidR="00731F43">
        <w:rPr>
          <w:lang w:val="en-GB"/>
        </w:rPr>
        <w:t xml:space="preserve">and US Debit </w:t>
      </w:r>
      <w:r>
        <w:rPr>
          <w:lang w:val="en-GB"/>
        </w:rPr>
        <w:t xml:space="preserve">transactions support online PIN verification.  </w:t>
      </w:r>
    </w:p>
    <w:p w14:paraId="59B32711" w14:textId="77777777" w:rsidR="00CD04E1" w:rsidRDefault="00CD04E1" w:rsidP="007B54DF">
      <w:pPr>
        <w:tabs>
          <w:tab w:val="left" w:pos="0"/>
          <w:tab w:val="left" w:pos="720"/>
          <w:tab w:val="left" w:pos="1440"/>
          <w:tab w:val="left" w:pos="2160"/>
          <w:tab w:val="left" w:pos="2880"/>
          <w:tab w:val="left" w:pos="3600"/>
          <w:tab w:val="left" w:pos="4320"/>
        </w:tabs>
        <w:spacing w:line="240" w:lineRule="atLeast"/>
        <w:rPr>
          <w:lang w:val="en-GB"/>
        </w:rPr>
      </w:pPr>
    </w:p>
    <w:p w14:paraId="48EEADC9" w14:textId="77777777" w:rsidR="007B54DF" w:rsidRDefault="001F5BFA" w:rsidP="007B54DF">
      <w:pPr>
        <w:tabs>
          <w:tab w:val="left" w:pos="0"/>
          <w:tab w:val="left" w:pos="720"/>
          <w:tab w:val="left" w:pos="1440"/>
          <w:tab w:val="left" w:pos="2160"/>
          <w:tab w:val="left" w:pos="2880"/>
          <w:tab w:val="left" w:pos="3600"/>
          <w:tab w:val="left" w:pos="4320"/>
        </w:tabs>
        <w:spacing w:line="240" w:lineRule="atLeast"/>
        <w:rPr>
          <w:lang w:val="en-GB"/>
        </w:rPr>
      </w:pPr>
      <w:r>
        <w:rPr>
          <w:lang w:val="en-GB"/>
        </w:rPr>
        <w:t>Currently, all</w:t>
      </w:r>
      <w:r w:rsidR="005C4E08">
        <w:rPr>
          <w:lang w:val="en-GB"/>
        </w:rPr>
        <w:t xml:space="preserve"> </w:t>
      </w:r>
      <w:r w:rsidR="007B54DF">
        <w:rPr>
          <w:lang w:val="en-GB"/>
        </w:rPr>
        <w:t xml:space="preserve">PIN verification other than </w:t>
      </w:r>
      <w:r w:rsidR="00731F43">
        <w:rPr>
          <w:lang w:val="en-GB"/>
        </w:rPr>
        <w:t>those</w:t>
      </w:r>
      <w:r w:rsidR="007B54DF">
        <w:rPr>
          <w:lang w:val="en-GB"/>
        </w:rPr>
        <w:t xml:space="preserve"> </w:t>
      </w:r>
      <w:r w:rsidR="00CD04E1">
        <w:rPr>
          <w:lang w:val="en-GB"/>
        </w:rPr>
        <w:t xml:space="preserve">above </w:t>
      </w:r>
      <w:r w:rsidR="00731F43">
        <w:rPr>
          <w:lang w:val="en-GB"/>
        </w:rPr>
        <w:t>are</w:t>
      </w:r>
      <w:r w:rsidR="007B54DF">
        <w:rPr>
          <w:lang w:val="en-GB"/>
        </w:rPr>
        <w:t xml:space="preserve"> performed offline</w:t>
      </w:r>
      <w:r w:rsidR="005C4E08">
        <w:rPr>
          <w:lang w:val="en-GB"/>
        </w:rPr>
        <w:t xml:space="preserve"> by the terminal</w:t>
      </w:r>
    </w:p>
    <w:p w14:paraId="078DE678" w14:textId="77777777" w:rsidR="00CD04E1" w:rsidRDefault="00CD04E1" w:rsidP="007B54DF">
      <w:pPr>
        <w:tabs>
          <w:tab w:val="left" w:pos="0"/>
          <w:tab w:val="left" w:pos="720"/>
          <w:tab w:val="left" w:pos="1440"/>
          <w:tab w:val="left" w:pos="2160"/>
          <w:tab w:val="left" w:pos="2880"/>
          <w:tab w:val="left" w:pos="3600"/>
          <w:tab w:val="left" w:pos="4320"/>
        </w:tabs>
        <w:spacing w:line="240" w:lineRule="atLeast"/>
        <w:rPr>
          <w:lang w:val="en-GB"/>
        </w:rPr>
      </w:pPr>
    </w:p>
    <w:p w14:paraId="69CF3307" w14:textId="77777777" w:rsidR="007B54DF" w:rsidRDefault="00AA63D9" w:rsidP="007B54DF">
      <w:pPr>
        <w:tabs>
          <w:tab w:val="left" w:pos="0"/>
          <w:tab w:val="left" w:pos="720"/>
          <w:tab w:val="left" w:pos="1440"/>
          <w:tab w:val="left" w:pos="2160"/>
          <w:tab w:val="left" w:pos="2880"/>
          <w:tab w:val="left" w:pos="3600"/>
          <w:tab w:val="left" w:pos="4320"/>
        </w:tabs>
        <w:spacing w:line="240" w:lineRule="atLeast"/>
        <w:rPr>
          <w:lang w:val="en-GB"/>
        </w:rPr>
      </w:pPr>
      <w:r>
        <w:rPr>
          <w:lang w:val="en-GB"/>
        </w:rPr>
        <w:t xml:space="preserve">POS Devices which support UnionPay </w:t>
      </w:r>
      <w:r w:rsidR="005C4E08">
        <w:rPr>
          <w:lang w:val="en-GB"/>
        </w:rPr>
        <w:t>must support ONLINE PIN verific</w:t>
      </w:r>
      <w:r w:rsidR="00CD04E1">
        <w:rPr>
          <w:lang w:val="en-GB"/>
        </w:rPr>
        <w:t>ation for all UnionPay cards allowing the cardholder to bypass the PIN entry</w:t>
      </w:r>
      <w:r w:rsidR="005C4E08">
        <w:rPr>
          <w:lang w:val="en-GB"/>
        </w:rPr>
        <w:t>.</w:t>
      </w:r>
    </w:p>
    <w:p w14:paraId="4CE57E8A" w14:textId="77777777" w:rsidR="00E42ABD" w:rsidRDefault="00E42ABD" w:rsidP="007B54DF">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B345CA9" w14:textId="77777777" w:rsidR="00C21BB6" w:rsidRDefault="00C21BB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The following transaction types will be supported</w:t>
      </w:r>
      <w:r w:rsidR="00994F0E">
        <w:rPr>
          <w:rFonts w:cs="Arial"/>
          <w:snapToGrid w:val="0"/>
          <w:color w:val="000000"/>
        </w:rPr>
        <w:t>.</w:t>
      </w:r>
    </w:p>
    <w:p w14:paraId="42D381C8" w14:textId="77777777" w:rsidR="00C21BB6" w:rsidRDefault="00C21BB6">
      <w:pPr>
        <w:rPr>
          <w:lang w:val="en-GB"/>
        </w:rPr>
      </w:pPr>
    </w:p>
    <w:p w14:paraId="4726ACF3" w14:textId="77777777" w:rsidR="00C21BB6" w:rsidRDefault="00185EEC" w:rsidP="00342D35">
      <w:pPr>
        <w:pStyle w:val="Heading4"/>
      </w:pPr>
      <w:r>
        <w:t xml:space="preserve">Canadian </w:t>
      </w:r>
      <w:r w:rsidR="00954333">
        <w:t>Acquired</w:t>
      </w:r>
      <w:r w:rsidR="008000DA">
        <w:t xml:space="preserve"> </w:t>
      </w:r>
      <w:r w:rsidR="008C2F3C">
        <w:t xml:space="preserve">Debit </w:t>
      </w:r>
      <w:r w:rsidR="00C21BB6">
        <w:t>Transactions</w:t>
      </w:r>
    </w:p>
    <w:p w14:paraId="31C5B135" w14:textId="77777777" w:rsidR="008C2F3C" w:rsidRDefault="0015124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b/>
          <w:bCs/>
        </w:rPr>
        <w:t>All</w:t>
      </w:r>
      <w:r>
        <w:rPr>
          <w:rFonts w:cs="Arial"/>
        </w:rPr>
        <w:t xml:space="preserve"> debit transaction requests except pre-auth completions (see </w:t>
      </w:r>
      <w:r w:rsidR="00BC2425">
        <w:rPr>
          <w:rFonts w:cs="Arial"/>
        </w:rPr>
        <w:t>Debit Pre-Auth Completions</w:t>
      </w:r>
      <w:r>
        <w:rPr>
          <w:rFonts w:cs="Arial"/>
        </w:rPr>
        <w:t>)</w:t>
      </w:r>
      <w:r w:rsidR="002926C9">
        <w:rPr>
          <w:rFonts w:cs="Arial"/>
        </w:rPr>
        <w:t xml:space="preserve"> and</w:t>
      </w:r>
      <w:r>
        <w:rPr>
          <w:rFonts w:cs="Arial"/>
        </w:rPr>
        <w:t xml:space="preserve"> offline approvals</w:t>
      </w:r>
      <w:r w:rsidR="00BA1B12">
        <w:rPr>
          <w:rFonts w:cs="Arial"/>
        </w:rPr>
        <w:t>, which use subtypes “S” and “E” respectively,</w:t>
      </w:r>
      <w:r>
        <w:rPr>
          <w:rFonts w:cs="Arial"/>
        </w:rPr>
        <w:t xml:space="preserve"> must be sent as online requests (subtype “O”). </w:t>
      </w:r>
      <w:r w:rsidR="002A1C41">
        <w:rPr>
          <w:rFonts w:cs="Arial"/>
          <w:snapToGrid w:val="0"/>
          <w:color w:val="000000"/>
        </w:rPr>
        <w:t xml:space="preserve">The following </w:t>
      </w:r>
      <w:r w:rsidR="008C2F3C">
        <w:rPr>
          <w:rFonts w:cs="Arial"/>
          <w:snapToGrid w:val="0"/>
          <w:color w:val="000000"/>
        </w:rPr>
        <w:t>Debit card services are supported</w:t>
      </w:r>
      <w:r w:rsidR="002A1C41">
        <w:rPr>
          <w:rFonts w:cs="Arial"/>
          <w:snapToGrid w:val="0"/>
          <w:color w:val="000000"/>
        </w:rPr>
        <w:t>:</w:t>
      </w:r>
      <w:r w:rsidR="008C2F3C">
        <w:rPr>
          <w:rFonts w:cs="Arial"/>
          <w:snapToGrid w:val="0"/>
          <w:color w:val="000000"/>
        </w:rPr>
        <w:t xml:space="preserve"> </w:t>
      </w:r>
    </w:p>
    <w:p w14:paraId="082C0A4F" w14:textId="77777777" w:rsidR="008C2F3C" w:rsidRDefault="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C943A30" w14:textId="77777777" w:rsidR="008C2F3C" w:rsidRDefault="008C2F3C" w:rsidP="000F497B">
      <w:pPr>
        <w:pStyle w:val="Heading5"/>
        <w:rPr>
          <w:lang w:val="en-GB"/>
        </w:rPr>
      </w:pPr>
      <w:r>
        <w:rPr>
          <w:lang w:val="en-GB"/>
        </w:rPr>
        <w:t>IDP Transactions</w:t>
      </w:r>
    </w:p>
    <w:p w14:paraId="7D8913D5"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Normal Purchase</w:t>
      </w:r>
    </w:p>
    <w:p w14:paraId="0ECACEC3"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w:t>
      </w:r>
    </w:p>
    <w:p w14:paraId="156AD666"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 Completion</w:t>
      </w:r>
    </w:p>
    <w:p w14:paraId="3EAFCC70"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Merchandise Return</w:t>
      </w:r>
    </w:p>
    <w:p w14:paraId="7942C62B"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Purchase Adjustment (Void Purchase)</w:t>
      </w:r>
    </w:p>
    <w:p w14:paraId="11B94587"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lastRenderedPageBreak/>
        <w:t>Return Adjustment  (Void Merchandise Return)</w:t>
      </w:r>
    </w:p>
    <w:p w14:paraId="0BAD00B9" w14:textId="77777777" w:rsidR="003C13ED" w:rsidRDefault="003C13E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70160EC" w14:textId="77777777" w:rsidR="00C21BB6" w:rsidRPr="00857915" w:rsidRDefault="00C21BB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Terminals support IDP purchase with cash back and void purchase with cash back transactions. These come to BASE24 as purchase and void purchase transactions.</w:t>
      </w:r>
    </w:p>
    <w:p w14:paraId="5AEFFB8D" w14:textId="77777777" w:rsidR="00C21BB6" w:rsidRDefault="00C21BB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EMV data will be required in all IDP chip card transactions</w:t>
      </w:r>
      <w:r w:rsidR="001E1FBA">
        <w:rPr>
          <w:rFonts w:cs="Arial"/>
          <w:snapToGrid w:val="0"/>
          <w:color w:val="000000"/>
        </w:rPr>
        <w:t xml:space="preserve"> (contact and contactless)</w:t>
      </w:r>
      <w:r>
        <w:rPr>
          <w:rFonts w:cs="Arial"/>
          <w:snapToGrid w:val="0"/>
          <w:color w:val="000000"/>
        </w:rPr>
        <w:t>. Current support for mag stripe transactions will be maintained.</w:t>
      </w:r>
      <w:r w:rsidR="003A5566">
        <w:rPr>
          <w:rFonts w:cs="Arial"/>
          <w:snapToGrid w:val="0"/>
          <w:color w:val="000000"/>
        </w:rPr>
        <w:t xml:space="preserve"> </w:t>
      </w:r>
    </w:p>
    <w:p w14:paraId="43922471" w14:textId="77777777" w:rsidR="003A5566" w:rsidRDefault="003A556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588CE32F" w14:textId="77777777" w:rsidR="003A5566" w:rsidRDefault="003A556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Additional requirements for pre-auth/completions as follows:</w:t>
      </w:r>
    </w:p>
    <w:p w14:paraId="2FF45DA3" w14:textId="77777777" w:rsidR="003A5566" w:rsidRDefault="003A556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CB90EB4" w14:textId="77777777" w:rsidR="003A5566" w:rsidRDefault="003A556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Completions require all the EMV data values (i.e. FID 6; SFIDs E, I, O, P, Q Note: Issuer Authentication Data may be zeroes) from the original Pre-auth transaction for clearing purposes.</w:t>
      </w:r>
    </w:p>
    <w:p w14:paraId="7275FD15" w14:textId="77777777" w:rsidR="003A5566" w:rsidRDefault="003A556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The completion amount of the transaction must be present in FID B only.</w:t>
      </w:r>
    </w:p>
    <w:p w14:paraId="337B0BD6" w14:textId="77777777" w:rsidR="003A5566" w:rsidRDefault="003A556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A Pre-auth cannot be upgraded from Manual or Magnetic Stripe to EMV with the completion.</w:t>
      </w:r>
    </w:p>
    <w:p w14:paraId="1281D84D" w14:textId="77777777" w:rsidR="003A5566" w:rsidRDefault="003A556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A53C75C" w14:textId="77777777" w:rsidR="001E1FBA" w:rsidRDefault="001E1FBA"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A card read is required for all transactions except for the following transaction. </w:t>
      </w:r>
      <w:r w:rsidR="0084371B">
        <w:rPr>
          <w:rFonts w:cs="Arial"/>
          <w:snapToGrid w:val="0"/>
          <w:color w:val="000000"/>
        </w:rPr>
        <w:t xml:space="preserve">Pre-auth completions must be initiated using the original transaction data from the POS Solution.  They cannot be an initiated as original transactions.  </w:t>
      </w:r>
      <w:r>
        <w:rPr>
          <w:rFonts w:cs="Arial"/>
          <w:snapToGrid w:val="0"/>
          <w:color w:val="000000"/>
        </w:rPr>
        <w:t>For transactions not requiring a card read, the POS entry mode from the original transaction is required:</w:t>
      </w:r>
    </w:p>
    <w:p w14:paraId="1B13CF8B"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620DC709" w14:textId="77777777" w:rsidR="00BC2425" w:rsidRPr="003C13ED" w:rsidRDefault="001E1FBA"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BC2425">
        <w:rPr>
          <w:rFonts w:cs="Arial"/>
          <w:snapToGrid w:val="0"/>
          <w:color w:val="000000"/>
        </w:rPr>
        <w:t>Pre-Auth Completion</w:t>
      </w:r>
    </w:p>
    <w:p w14:paraId="45997F4F" w14:textId="77777777" w:rsidR="001E1FBA" w:rsidRPr="00BC2425" w:rsidRDefault="001E1FBA" w:rsidP="00BC2425">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CB5C7C7" w14:textId="77777777" w:rsidR="008C2F3C" w:rsidRDefault="00D72A73" w:rsidP="000F497B">
      <w:pPr>
        <w:pStyle w:val="Heading5"/>
        <w:rPr>
          <w:lang w:val="en-GB"/>
        </w:rPr>
      </w:pPr>
      <w:r>
        <w:rPr>
          <w:lang w:val="en-GB"/>
        </w:rPr>
        <w:t xml:space="preserve">Canadian </w:t>
      </w:r>
      <w:r w:rsidR="008C2F3C">
        <w:rPr>
          <w:lang w:val="en-GB"/>
        </w:rPr>
        <w:t>Visa Debit Transactions</w:t>
      </w:r>
    </w:p>
    <w:p w14:paraId="54BDDB1C"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Normal Purchase</w:t>
      </w:r>
    </w:p>
    <w:p w14:paraId="128B9565"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w:t>
      </w:r>
    </w:p>
    <w:p w14:paraId="0FEEFD77" w14:textId="77777777" w:rsid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 Completion</w:t>
      </w:r>
    </w:p>
    <w:p w14:paraId="5E7E736E" w14:textId="77777777" w:rsid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Merchandise Return</w:t>
      </w:r>
    </w:p>
    <w:p w14:paraId="341F1B74" w14:textId="77777777" w:rsidR="004B206B" w:rsidRPr="003C13ED" w:rsidRDefault="004B206B"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with Cashback</w:t>
      </w:r>
    </w:p>
    <w:p w14:paraId="286CF879"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Purchase Adjustment (Void Purchase)</w:t>
      </w:r>
    </w:p>
    <w:p w14:paraId="778510CC"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Return Adjustment (Void Merchandise Return)</w:t>
      </w:r>
    </w:p>
    <w:p w14:paraId="46E24FF4" w14:textId="77777777" w:rsidR="004B206B" w:rsidRDefault="004B206B" w:rsidP="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3222891" w14:textId="77777777" w:rsidR="003C13ED" w:rsidRDefault="00DF269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If a Canadian Visa Debit Chip card is co-branded with Interac, the Interac AID will be selected first as it is done today for any other Canadian issued co-branded cards. In this case the IDP rules apply.</w:t>
      </w:r>
    </w:p>
    <w:p w14:paraId="007B3638" w14:textId="77777777" w:rsidR="00DF269B" w:rsidRDefault="00DF269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1DBB96B" w14:textId="77777777" w:rsidR="00DF269B" w:rsidRDefault="00DF269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At the moment Visa Debit is limited only to eCommerce and MOTO.</w:t>
      </w:r>
    </w:p>
    <w:p w14:paraId="356504C1" w14:textId="77777777" w:rsidR="00DF269B" w:rsidRDefault="00DF269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F743F02" w14:textId="77777777" w:rsidR="008C2F3C" w:rsidRDefault="008C2F3C"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This document uses the term “</w:t>
      </w:r>
      <w:r w:rsidR="00D72A73">
        <w:rPr>
          <w:rFonts w:cs="Arial"/>
          <w:snapToGrid w:val="0"/>
          <w:color w:val="000000"/>
        </w:rPr>
        <w:t xml:space="preserve">Canadian </w:t>
      </w:r>
      <w:r>
        <w:rPr>
          <w:rFonts w:cs="Arial"/>
          <w:snapToGrid w:val="0"/>
          <w:color w:val="000000"/>
        </w:rPr>
        <w:t>Visa Debit transaction” to describe transactions meeting the following requirement</w:t>
      </w:r>
      <w:r w:rsidR="00A62135">
        <w:rPr>
          <w:rFonts w:cs="Arial"/>
          <w:snapToGrid w:val="0"/>
          <w:color w:val="000000"/>
        </w:rPr>
        <w:t>s</w:t>
      </w:r>
      <w:r>
        <w:rPr>
          <w:rFonts w:cs="Arial"/>
          <w:snapToGrid w:val="0"/>
          <w:color w:val="000000"/>
        </w:rPr>
        <w:t>:</w:t>
      </w:r>
    </w:p>
    <w:p w14:paraId="29A21E9F"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4B7D8D02" w14:textId="77777777" w:rsidR="008C2F3C" w:rsidRDefault="008C2F3C"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Card is a Canadian Visa Debit CHIP card </w:t>
      </w:r>
    </w:p>
    <w:p w14:paraId="2A975800" w14:textId="77777777" w:rsidR="008C2F3C" w:rsidRDefault="008C2F3C"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Transaction is a face-to-face, contact CHIP transaction and using the </w:t>
      </w:r>
      <w:r w:rsidR="00677C5C">
        <w:rPr>
          <w:rFonts w:cs="Arial"/>
          <w:snapToGrid w:val="0"/>
          <w:color w:val="000000"/>
        </w:rPr>
        <w:t xml:space="preserve">Canadian </w:t>
      </w:r>
      <w:r>
        <w:rPr>
          <w:rFonts w:cs="Arial"/>
          <w:snapToGrid w:val="0"/>
          <w:color w:val="000000"/>
        </w:rPr>
        <w:t>Visa Debit payment application</w:t>
      </w:r>
    </w:p>
    <w:p w14:paraId="0B17BC6A" w14:textId="77777777" w:rsidR="008C2F3C" w:rsidRDefault="008C2F3C" w:rsidP="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8A3DBC4" w14:textId="77777777" w:rsidR="00451F3E" w:rsidRDefault="00221A0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lastRenderedPageBreak/>
        <w:t xml:space="preserve">Visa requires that all acquirers and acquirer processors </w:t>
      </w:r>
      <w:r w:rsidR="00796553">
        <w:rPr>
          <w:rFonts w:cs="Arial"/>
          <w:snapToGrid w:val="0"/>
          <w:color w:val="000000"/>
        </w:rPr>
        <w:t>of</w:t>
      </w:r>
      <w:r>
        <w:rPr>
          <w:rFonts w:cs="Arial"/>
          <w:snapToGrid w:val="0"/>
          <w:color w:val="000000"/>
        </w:rPr>
        <w:t xml:space="preserve"> Canada </w:t>
      </w:r>
      <w:r w:rsidR="00796553">
        <w:rPr>
          <w:rFonts w:cs="Arial"/>
          <w:snapToGrid w:val="0"/>
          <w:color w:val="000000"/>
        </w:rPr>
        <w:t>domestic point-of-sale (POS) transactions must</w:t>
      </w:r>
      <w:r>
        <w:rPr>
          <w:rFonts w:cs="Arial"/>
          <w:snapToGrid w:val="0"/>
          <w:color w:val="000000"/>
        </w:rPr>
        <w:t xml:space="preserve"> su</w:t>
      </w:r>
      <w:r w:rsidR="00451F3E">
        <w:rPr>
          <w:rFonts w:cs="Arial"/>
          <w:snapToGrid w:val="0"/>
          <w:color w:val="000000"/>
        </w:rPr>
        <w:t>pport purchase with cashback at</w:t>
      </w:r>
      <w:r>
        <w:rPr>
          <w:rFonts w:cs="Arial"/>
          <w:snapToGrid w:val="0"/>
          <w:color w:val="000000"/>
        </w:rPr>
        <w:t xml:space="preserve"> the point of sale (POS) for qualifying general-purpose CHIP and PIN-enabled reloadable prepaid cards and Visa Debit cards.</w:t>
      </w:r>
      <w:r w:rsidR="00451F3E">
        <w:rPr>
          <w:rFonts w:cs="Arial"/>
          <w:snapToGrid w:val="0"/>
          <w:color w:val="000000"/>
        </w:rPr>
        <w:t xml:space="preserve"> Until ONLINE PIN is supported, the POS terminal will perform Offline PIN verification.</w:t>
      </w:r>
    </w:p>
    <w:p w14:paraId="3132BCF4" w14:textId="77777777" w:rsidR="00451F3E" w:rsidRDefault="00451F3E"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0287B2D0" w14:textId="77777777" w:rsidR="004B206B" w:rsidRDefault="004B206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Since the POS Device cannot determine if the </w:t>
      </w:r>
      <w:r w:rsidR="00796553">
        <w:rPr>
          <w:rFonts w:cs="Arial"/>
          <w:snapToGrid w:val="0"/>
          <w:color w:val="000000"/>
        </w:rPr>
        <w:t>Visa</w:t>
      </w:r>
      <w:r>
        <w:rPr>
          <w:rFonts w:cs="Arial"/>
          <w:snapToGrid w:val="0"/>
          <w:color w:val="000000"/>
        </w:rPr>
        <w:t xml:space="preserve"> card is debit or credit, it will read the EMV tag 9F07 (Application Usage Control) to determine if the card supports international </w:t>
      </w:r>
      <w:r w:rsidR="00376095">
        <w:rPr>
          <w:rFonts w:cs="Arial"/>
          <w:snapToGrid w:val="0"/>
          <w:color w:val="000000"/>
        </w:rPr>
        <w:t>or domestic Purchase with Cashb</w:t>
      </w:r>
      <w:r>
        <w:rPr>
          <w:rFonts w:cs="Arial"/>
          <w:snapToGrid w:val="0"/>
          <w:color w:val="000000"/>
        </w:rPr>
        <w:t xml:space="preserve">ack transaction (contact </w:t>
      </w:r>
      <w:r w:rsidR="00451F3E">
        <w:rPr>
          <w:rFonts w:cs="Arial"/>
          <w:snapToGrid w:val="0"/>
          <w:color w:val="000000"/>
        </w:rPr>
        <w:t>and contactless</w:t>
      </w:r>
      <w:r>
        <w:rPr>
          <w:rFonts w:cs="Arial"/>
          <w:snapToGrid w:val="0"/>
          <w:color w:val="000000"/>
        </w:rPr>
        <w:t xml:space="preserve">). </w:t>
      </w:r>
    </w:p>
    <w:p w14:paraId="2AE384B2" w14:textId="77777777" w:rsidR="004B206B" w:rsidRDefault="004B206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If the card does not support </w:t>
      </w:r>
      <w:r w:rsidR="00796553">
        <w:rPr>
          <w:rFonts w:cs="Arial"/>
          <w:snapToGrid w:val="0"/>
          <w:color w:val="000000"/>
        </w:rPr>
        <w:t>international or domestic Cashb</w:t>
      </w:r>
      <w:r>
        <w:rPr>
          <w:rFonts w:cs="Arial"/>
          <w:snapToGrid w:val="0"/>
          <w:color w:val="000000"/>
        </w:rPr>
        <w:t>ack in AUC (Tag 9F07) then the terminal must continue the</w:t>
      </w:r>
      <w:r w:rsidR="00796553">
        <w:rPr>
          <w:rFonts w:cs="Arial"/>
          <w:snapToGrid w:val="0"/>
          <w:color w:val="000000"/>
        </w:rPr>
        <w:t xml:space="preserve"> transaction 'without' the cash</w:t>
      </w:r>
      <w:r>
        <w:rPr>
          <w:rFonts w:cs="Arial"/>
          <w:snapToGrid w:val="0"/>
          <w:color w:val="000000"/>
        </w:rPr>
        <w:t>back option</w:t>
      </w:r>
      <w:r w:rsidR="00451F3E">
        <w:rPr>
          <w:rFonts w:cs="Arial"/>
          <w:snapToGrid w:val="0"/>
          <w:color w:val="000000"/>
        </w:rPr>
        <w:t>.</w:t>
      </w:r>
    </w:p>
    <w:p w14:paraId="75665DCE" w14:textId="77777777" w:rsidR="00451F3E" w:rsidRDefault="00451F3E"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329A111" w14:textId="77777777" w:rsidR="00451F3E" w:rsidRDefault="00796553" w:rsidP="00014496">
      <w:pPr>
        <w:autoSpaceDE w:val="0"/>
        <w:autoSpaceDN w:val="0"/>
        <w:adjustRightInd w:val="0"/>
        <w:ind w:left="360"/>
        <w:rPr>
          <w:rFonts w:cs="Arial"/>
        </w:rPr>
      </w:pPr>
      <w:r w:rsidRPr="00796553">
        <w:rPr>
          <w:rFonts w:cs="Arial"/>
        </w:rPr>
        <w:t>To support Purchase with Cashb</w:t>
      </w:r>
      <w:r w:rsidR="00451F3E" w:rsidRPr="00796553">
        <w:rPr>
          <w:rFonts w:cs="Arial"/>
        </w:rPr>
        <w:t>ack transaction the terminal will need to send in the request the below fields:</w:t>
      </w:r>
    </w:p>
    <w:p w14:paraId="1F15057C" w14:textId="77777777" w:rsidR="005F56B9" w:rsidRPr="00796553" w:rsidRDefault="005F56B9" w:rsidP="00014496">
      <w:pPr>
        <w:autoSpaceDE w:val="0"/>
        <w:autoSpaceDN w:val="0"/>
        <w:adjustRightInd w:val="0"/>
        <w:ind w:left="360"/>
        <w:rPr>
          <w:rFonts w:cs="Arial"/>
        </w:rPr>
      </w:pPr>
    </w:p>
    <w:p w14:paraId="048026B7" w14:textId="77777777" w:rsidR="00451F3E" w:rsidRPr="00BC2425" w:rsidRDefault="00451F3E" w:rsidP="007930C7">
      <w:pPr>
        <w:pStyle w:val="ListParagraph"/>
        <w:numPr>
          <w:ilvl w:val="0"/>
          <w:numId w:val="46"/>
        </w:numPr>
        <w:autoSpaceDE w:val="0"/>
        <w:autoSpaceDN w:val="0"/>
        <w:adjustRightInd w:val="0"/>
        <w:ind w:left="1080"/>
        <w:rPr>
          <w:rFonts w:cs="Arial"/>
        </w:rPr>
      </w:pPr>
      <w:r w:rsidRPr="00BC2425">
        <w:rPr>
          <w:rFonts w:cs="Arial"/>
        </w:rPr>
        <w:t>Transaction Code (Head</w:t>
      </w:r>
      <w:r w:rsidR="00796553" w:rsidRPr="00BC2425">
        <w:rPr>
          <w:rFonts w:cs="Arial"/>
        </w:rPr>
        <w:t>er):  "08" – Purchase with Cash</w:t>
      </w:r>
      <w:r w:rsidRPr="00BC2425">
        <w:rPr>
          <w:rFonts w:cs="Arial"/>
        </w:rPr>
        <w:t>back</w:t>
      </w:r>
    </w:p>
    <w:p w14:paraId="4359E497" w14:textId="77777777" w:rsidR="00451F3E" w:rsidRPr="00BC2425" w:rsidRDefault="00451F3E" w:rsidP="007930C7">
      <w:pPr>
        <w:pStyle w:val="ListParagraph"/>
        <w:numPr>
          <w:ilvl w:val="0"/>
          <w:numId w:val="45"/>
        </w:numPr>
        <w:autoSpaceDE w:val="0"/>
        <w:autoSpaceDN w:val="0"/>
        <w:adjustRightInd w:val="0"/>
        <w:ind w:left="1080"/>
        <w:rPr>
          <w:rFonts w:cs="Arial"/>
        </w:rPr>
      </w:pPr>
      <w:r w:rsidRPr="00BC2425">
        <w:rPr>
          <w:rFonts w:cs="Arial"/>
        </w:rPr>
        <w:t>FID B (Amount 1) Will contain the Total Amount (Purchase amount + Cash back Amount)</w:t>
      </w:r>
    </w:p>
    <w:p w14:paraId="6AA351D7" w14:textId="77777777" w:rsidR="00451F3E" w:rsidRPr="00BC2425" w:rsidRDefault="00451F3E" w:rsidP="007930C7">
      <w:pPr>
        <w:pStyle w:val="ListParagraph"/>
        <w:numPr>
          <w:ilvl w:val="0"/>
          <w:numId w:val="45"/>
        </w:numPr>
        <w:autoSpaceDE w:val="0"/>
        <w:autoSpaceDN w:val="0"/>
        <w:adjustRightInd w:val="0"/>
        <w:ind w:left="1080"/>
        <w:rPr>
          <w:rFonts w:cs="Arial"/>
        </w:rPr>
      </w:pPr>
      <w:r w:rsidRPr="00BC2425">
        <w:rPr>
          <w:rFonts w:cs="Arial"/>
        </w:rPr>
        <w:t>FID C (Amount 2) Will contain the Cashback Amount only</w:t>
      </w:r>
    </w:p>
    <w:p w14:paraId="16878EE8" w14:textId="77777777" w:rsidR="00451F3E" w:rsidRPr="00BC2425" w:rsidRDefault="00451F3E" w:rsidP="007930C7">
      <w:pPr>
        <w:pStyle w:val="ListParagraph"/>
        <w:numPr>
          <w:ilvl w:val="0"/>
          <w:numId w:val="45"/>
        </w:numPr>
        <w:autoSpaceDE w:val="0"/>
        <w:autoSpaceDN w:val="0"/>
        <w:adjustRightInd w:val="0"/>
        <w:ind w:left="1080"/>
        <w:rPr>
          <w:rFonts w:cs="Arial"/>
        </w:rPr>
      </w:pPr>
      <w:r w:rsidRPr="00BC2425">
        <w:rPr>
          <w:rFonts w:cs="Arial"/>
        </w:rPr>
        <w:t>SFID O (EMV Request Data) Cryptogram Transaction Type: "09" – Purchase with Cash back(This is based on ISO)</w:t>
      </w:r>
    </w:p>
    <w:p w14:paraId="6982200A" w14:textId="77777777" w:rsidR="004B206B" w:rsidRDefault="004B206B"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4013FD98" w14:textId="77777777" w:rsidR="00CF0B69" w:rsidRDefault="00CF0B6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Pre-auth Completion</w:t>
      </w:r>
      <w:r w:rsidR="00B11E32">
        <w:rPr>
          <w:rFonts w:cs="Arial"/>
          <w:snapToGrid w:val="0"/>
          <w:color w:val="000000"/>
        </w:rPr>
        <w:t xml:space="preserve"> requests must include </w:t>
      </w:r>
      <w:r>
        <w:rPr>
          <w:rFonts w:cs="Arial"/>
          <w:snapToGrid w:val="0"/>
          <w:color w:val="000000"/>
        </w:rPr>
        <w:t xml:space="preserve">all the CAVV (Verified by Visa) and UCAF (MasterCard SecureCode) data, i.e. FID 6 ;SFIDS L, V, and Y, </w:t>
      </w:r>
      <w:r w:rsidR="00B11E32">
        <w:rPr>
          <w:rFonts w:cs="Arial"/>
          <w:snapToGrid w:val="0"/>
          <w:color w:val="000000"/>
        </w:rPr>
        <w:t>as sent in</w:t>
      </w:r>
      <w:r>
        <w:rPr>
          <w:rFonts w:cs="Arial"/>
          <w:snapToGrid w:val="0"/>
          <w:color w:val="000000"/>
        </w:rPr>
        <w:t xml:space="preserve"> the original Pre-auth transaction for clearing purposes (if applicable).</w:t>
      </w:r>
    </w:p>
    <w:p w14:paraId="59F48184" w14:textId="77777777" w:rsidR="00CF0B69" w:rsidRDefault="00CF0B6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41981DE" w14:textId="77777777" w:rsidR="008C2F3C" w:rsidRDefault="008C2F3C"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Full EMV data will be required in the following </w:t>
      </w:r>
      <w:r w:rsidR="00D72A73">
        <w:rPr>
          <w:rFonts w:cs="Arial"/>
          <w:snapToGrid w:val="0"/>
          <w:color w:val="000000"/>
        </w:rPr>
        <w:t xml:space="preserve">Canadian </w:t>
      </w:r>
      <w:r>
        <w:rPr>
          <w:rFonts w:cs="Arial"/>
          <w:snapToGrid w:val="0"/>
          <w:color w:val="000000"/>
        </w:rPr>
        <w:t>Visa Debit Card transactions:</w:t>
      </w:r>
    </w:p>
    <w:p w14:paraId="3197DE1E"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2A30EEC8" w14:textId="77777777" w:rsidR="008C2F3C" w:rsidRDefault="008C2F3C" w:rsidP="00506DCE">
      <w:pPr>
        <w:numPr>
          <w:ilvl w:val="0"/>
          <w:numId w:val="26"/>
        </w:numPr>
        <w:tabs>
          <w:tab w:val="clear" w:pos="1152"/>
          <w:tab w:val="left" w:pos="0"/>
          <w:tab w:val="left" w:pos="720"/>
          <w:tab w:val="left" w:pos="1440"/>
          <w:tab w:val="num" w:pos="1512"/>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Normal Purchase</w:t>
      </w:r>
    </w:p>
    <w:p w14:paraId="324525E1" w14:textId="77777777" w:rsidR="008C2F3C" w:rsidRDefault="008C2F3C" w:rsidP="00506DCE">
      <w:pPr>
        <w:numPr>
          <w:ilvl w:val="0"/>
          <w:numId w:val="26"/>
        </w:numPr>
        <w:tabs>
          <w:tab w:val="clear" w:pos="1152"/>
          <w:tab w:val="left" w:pos="0"/>
          <w:tab w:val="left" w:pos="720"/>
          <w:tab w:val="left" w:pos="1440"/>
          <w:tab w:val="num" w:pos="1512"/>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Pre-Auth</w:t>
      </w:r>
    </w:p>
    <w:p w14:paraId="21CAFD8F" w14:textId="77777777" w:rsidR="008C2F3C" w:rsidRDefault="008C2F3C" w:rsidP="00506DCE">
      <w:pPr>
        <w:numPr>
          <w:ilvl w:val="0"/>
          <w:numId w:val="26"/>
        </w:numPr>
        <w:tabs>
          <w:tab w:val="clear" w:pos="1152"/>
          <w:tab w:val="left" w:pos="0"/>
          <w:tab w:val="left" w:pos="720"/>
          <w:tab w:val="left" w:pos="1440"/>
          <w:tab w:val="num" w:pos="1512"/>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 xml:space="preserve">Pre-Auth Completion.  </w:t>
      </w:r>
    </w:p>
    <w:p w14:paraId="036E221B" w14:textId="77777777" w:rsidR="008C2F3C" w:rsidRDefault="008C2F3C" w:rsidP="00F12805">
      <w:pPr>
        <w:numPr>
          <w:ilvl w:val="0"/>
          <w:numId w:val="99"/>
        </w:numPr>
        <w:tabs>
          <w:tab w:val="clear" w:pos="1152"/>
          <w:tab w:val="left" w:pos="0"/>
          <w:tab w:val="left" w:pos="720"/>
          <w:tab w:val="left" w:pos="1440"/>
          <w:tab w:val="num" w:pos="1512"/>
          <w:tab w:val="left" w:pos="2160"/>
          <w:tab w:val="left" w:pos="2880"/>
          <w:tab w:val="left" w:pos="3600"/>
          <w:tab w:val="left" w:pos="4320"/>
        </w:tabs>
        <w:spacing w:line="240" w:lineRule="atLeast"/>
        <w:ind w:left="1440"/>
        <w:rPr>
          <w:rFonts w:cs="Arial"/>
          <w:snapToGrid w:val="0"/>
          <w:color w:val="000000"/>
        </w:rPr>
      </w:pPr>
      <w:r>
        <w:rPr>
          <w:rFonts w:cs="Arial"/>
          <w:snapToGrid w:val="0"/>
          <w:color w:val="000000"/>
        </w:rPr>
        <w:t>Pre-auth Completions require all the EMV data values (i.e. FID 6; SFIDs E, I, O, P, Q Note: Issuer Authentication Data may be zeroes) from the original Pre-auth transaction for clearing purposes.</w:t>
      </w:r>
    </w:p>
    <w:p w14:paraId="331F2067" w14:textId="77777777" w:rsidR="008C2F3C" w:rsidRDefault="008C2F3C" w:rsidP="00F12805">
      <w:pPr>
        <w:numPr>
          <w:ilvl w:val="0"/>
          <w:numId w:val="99"/>
        </w:numPr>
        <w:tabs>
          <w:tab w:val="clear" w:pos="1152"/>
          <w:tab w:val="left" w:pos="0"/>
          <w:tab w:val="left" w:pos="720"/>
          <w:tab w:val="left" w:pos="1440"/>
          <w:tab w:val="num" w:pos="1512"/>
          <w:tab w:val="left" w:pos="2160"/>
          <w:tab w:val="left" w:pos="2880"/>
          <w:tab w:val="left" w:pos="3600"/>
          <w:tab w:val="left" w:pos="4320"/>
        </w:tabs>
        <w:spacing w:line="240" w:lineRule="atLeast"/>
        <w:ind w:left="1440"/>
        <w:rPr>
          <w:rFonts w:cs="Arial"/>
          <w:snapToGrid w:val="0"/>
          <w:color w:val="000000"/>
        </w:rPr>
      </w:pPr>
      <w:r>
        <w:rPr>
          <w:rFonts w:cs="Arial"/>
          <w:snapToGrid w:val="0"/>
          <w:color w:val="000000"/>
        </w:rPr>
        <w:t>The completion amount of the transaction must be present in FID B only.</w:t>
      </w:r>
    </w:p>
    <w:p w14:paraId="4C2AEAE8" w14:textId="77777777" w:rsidR="008C2F3C" w:rsidRDefault="008C2F3C" w:rsidP="00F12805">
      <w:pPr>
        <w:numPr>
          <w:ilvl w:val="0"/>
          <w:numId w:val="99"/>
        </w:numPr>
        <w:tabs>
          <w:tab w:val="clear" w:pos="1152"/>
          <w:tab w:val="left" w:pos="0"/>
          <w:tab w:val="left" w:pos="720"/>
          <w:tab w:val="left" w:pos="1440"/>
          <w:tab w:val="num" w:pos="1512"/>
          <w:tab w:val="left" w:pos="2160"/>
          <w:tab w:val="left" w:pos="2880"/>
          <w:tab w:val="left" w:pos="3600"/>
          <w:tab w:val="left" w:pos="4320"/>
        </w:tabs>
        <w:spacing w:line="240" w:lineRule="atLeast"/>
        <w:ind w:left="1440"/>
        <w:rPr>
          <w:rFonts w:cs="Arial"/>
          <w:snapToGrid w:val="0"/>
          <w:color w:val="000000"/>
        </w:rPr>
      </w:pPr>
      <w:r>
        <w:rPr>
          <w:rFonts w:cs="Arial"/>
          <w:snapToGrid w:val="0"/>
          <w:color w:val="000000"/>
        </w:rPr>
        <w:t>A Pre-auth cannot be upgraded from Manual or Magnetic Stripe to EMV with the completion.</w:t>
      </w:r>
    </w:p>
    <w:p w14:paraId="258297CE" w14:textId="77777777" w:rsidR="008C2F3C" w:rsidRDefault="008C2F3C" w:rsidP="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E06854B" w14:textId="77777777" w:rsidR="0093050C" w:rsidRDefault="0093050C"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A card read is required for all transactions except for the following transactions. </w:t>
      </w:r>
      <w:r w:rsidR="004D4A64">
        <w:rPr>
          <w:rFonts w:cs="Arial"/>
          <w:snapToGrid w:val="0"/>
          <w:color w:val="000000"/>
        </w:rPr>
        <w:t>For transactions not requiring a card read, the</w:t>
      </w:r>
      <w:r>
        <w:rPr>
          <w:rFonts w:cs="Arial"/>
          <w:snapToGrid w:val="0"/>
          <w:color w:val="000000"/>
        </w:rPr>
        <w:t xml:space="preserve"> POS entry mode </w:t>
      </w:r>
      <w:r w:rsidR="004D4A64">
        <w:rPr>
          <w:rFonts w:cs="Arial"/>
          <w:snapToGrid w:val="0"/>
          <w:color w:val="000000"/>
        </w:rPr>
        <w:t xml:space="preserve">from the original transaction </w:t>
      </w:r>
      <w:r>
        <w:rPr>
          <w:rFonts w:cs="Arial"/>
          <w:snapToGrid w:val="0"/>
          <w:color w:val="000000"/>
        </w:rPr>
        <w:t>is required:</w:t>
      </w:r>
    </w:p>
    <w:p w14:paraId="7B343E59"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E48CDB3" w14:textId="77777777" w:rsidR="003C13ED" w:rsidRDefault="003C13ED" w:rsidP="00506DCE">
      <w:pPr>
        <w:numPr>
          <w:ilvl w:val="0"/>
          <w:numId w:val="26"/>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Pre-Auth Completion</w:t>
      </w:r>
    </w:p>
    <w:p w14:paraId="6A081F1F" w14:textId="77777777" w:rsidR="0093050C" w:rsidRDefault="0093050C" w:rsidP="00506DCE">
      <w:pPr>
        <w:numPr>
          <w:ilvl w:val="0"/>
          <w:numId w:val="26"/>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Purchase Adjustment (Void Purchase)</w:t>
      </w:r>
    </w:p>
    <w:p w14:paraId="549ED2F5" w14:textId="77777777" w:rsidR="0093050C" w:rsidRDefault="0093050C" w:rsidP="00506DCE">
      <w:pPr>
        <w:numPr>
          <w:ilvl w:val="0"/>
          <w:numId w:val="26"/>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Return Adjustment (Void Merchandise Return)</w:t>
      </w:r>
    </w:p>
    <w:p w14:paraId="6C0FF404" w14:textId="77777777" w:rsidR="005F56B9" w:rsidRDefault="005F56B9" w:rsidP="005F56B9">
      <w:p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p>
    <w:p w14:paraId="3B1136B0" w14:textId="77777777" w:rsidR="0093050C" w:rsidRDefault="004D4A64"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If the card is read for the above transactions, the POS Entry Mode must reflect the new read.</w:t>
      </w:r>
    </w:p>
    <w:p w14:paraId="1E6BD3E2" w14:textId="77777777" w:rsidR="004D4A64" w:rsidRDefault="004D4A64" w:rsidP="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9AC45B1" w14:textId="77777777" w:rsidR="00D83B47" w:rsidRDefault="008C2F3C"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Card not present and contactless transactions using a </w:t>
      </w:r>
      <w:r w:rsidR="00D72A73">
        <w:rPr>
          <w:rFonts w:cs="Arial"/>
          <w:snapToGrid w:val="0"/>
          <w:color w:val="000000"/>
        </w:rPr>
        <w:t xml:space="preserve">Canadian </w:t>
      </w:r>
      <w:r>
        <w:rPr>
          <w:rFonts w:cs="Arial"/>
          <w:snapToGrid w:val="0"/>
          <w:color w:val="000000"/>
        </w:rPr>
        <w:t xml:space="preserve">Visa Debit card are treated by the terminal as credit card transactions. Magstripe transactions using a </w:t>
      </w:r>
      <w:r w:rsidR="00D72A73">
        <w:rPr>
          <w:rFonts w:cs="Arial"/>
          <w:snapToGrid w:val="0"/>
          <w:color w:val="000000"/>
        </w:rPr>
        <w:t xml:space="preserve">Canadian </w:t>
      </w:r>
      <w:r>
        <w:rPr>
          <w:rFonts w:cs="Arial"/>
          <w:snapToGrid w:val="0"/>
          <w:color w:val="000000"/>
        </w:rPr>
        <w:t xml:space="preserve">Visa Debit card will be treated by the terminal as an IDP transaction. </w:t>
      </w:r>
      <w:r w:rsidR="00D83B47">
        <w:rPr>
          <w:rFonts w:cs="Arial"/>
          <w:snapToGrid w:val="0"/>
          <w:color w:val="000000"/>
        </w:rPr>
        <w:t xml:space="preserve">Adjustment transactions and pre-auth completions must be initiated </w:t>
      </w:r>
      <w:r w:rsidR="00BD04F5">
        <w:rPr>
          <w:rFonts w:cs="Arial"/>
          <w:snapToGrid w:val="0"/>
          <w:color w:val="000000"/>
        </w:rPr>
        <w:t>using</w:t>
      </w:r>
      <w:r w:rsidR="00D83B47">
        <w:rPr>
          <w:rFonts w:cs="Arial"/>
          <w:snapToGrid w:val="0"/>
          <w:color w:val="000000"/>
        </w:rPr>
        <w:t xml:space="preserve"> the </w:t>
      </w:r>
      <w:r w:rsidR="00BD04F5">
        <w:rPr>
          <w:rFonts w:cs="Arial"/>
          <w:snapToGrid w:val="0"/>
          <w:color w:val="000000"/>
        </w:rPr>
        <w:t xml:space="preserve">original </w:t>
      </w:r>
      <w:r w:rsidR="00D83B47">
        <w:rPr>
          <w:rFonts w:cs="Arial"/>
          <w:snapToGrid w:val="0"/>
          <w:color w:val="000000"/>
        </w:rPr>
        <w:t xml:space="preserve">transaction </w:t>
      </w:r>
      <w:r w:rsidR="00BD04F5">
        <w:rPr>
          <w:rFonts w:cs="Arial"/>
          <w:snapToGrid w:val="0"/>
          <w:color w:val="000000"/>
        </w:rPr>
        <w:t xml:space="preserve">data </w:t>
      </w:r>
      <w:r w:rsidR="00D83B47">
        <w:rPr>
          <w:rFonts w:cs="Arial"/>
          <w:snapToGrid w:val="0"/>
          <w:color w:val="000000"/>
        </w:rPr>
        <w:t xml:space="preserve">from the </w:t>
      </w:r>
      <w:r w:rsidR="00BD04F5">
        <w:rPr>
          <w:rFonts w:cs="Arial"/>
          <w:snapToGrid w:val="0"/>
          <w:color w:val="000000"/>
        </w:rPr>
        <w:t>POS Solution</w:t>
      </w:r>
      <w:r w:rsidR="00D83B47">
        <w:rPr>
          <w:rFonts w:cs="Arial"/>
          <w:snapToGrid w:val="0"/>
          <w:color w:val="000000"/>
        </w:rPr>
        <w:t>.  They canno</w:t>
      </w:r>
      <w:r w:rsidR="00BD04F5">
        <w:rPr>
          <w:rFonts w:cs="Arial"/>
          <w:snapToGrid w:val="0"/>
          <w:color w:val="000000"/>
        </w:rPr>
        <w:t>t be an initiated as original transactions.</w:t>
      </w:r>
    </w:p>
    <w:p w14:paraId="50FA60CE" w14:textId="77777777" w:rsidR="00D83B47" w:rsidRDefault="00D83B47" w:rsidP="008C2F3C">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0609FF2" w14:textId="77777777" w:rsidR="0093050C" w:rsidRDefault="0093050C" w:rsidP="000F497B">
      <w:pPr>
        <w:pStyle w:val="Heading5"/>
        <w:rPr>
          <w:lang w:val="en-GB"/>
        </w:rPr>
      </w:pPr>
      <w:r>
        <w:rPr>
          <w:lang w:val="en-GB"/>
        </w:rPr>
        <w:t>Maestro Transactions</w:t>
      </w:r>
    </w:p>
    <w:p w14:paraId="05E4C9FB"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Normal Purchase</w:t>
      </w:r>
    </w:p>
    <w:p w14:paraId="3525451A"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w:t>
      </w:r>
    </w:p>
    <w:p w14:paraId="71D8C2A5" w14:textId="77777777" w:rsid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 Completion</w:t>
      </w:r>
    </w:p>
    <w:p w14:paraId="23B029BB"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Merchandise Return</w:t>
      </w:r>
    </w:p>
    <w:p w14:paraId="383DB317"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Purchase Adjustment (Void Purchase)</w:t>
      </w:r>
    </w:p>
    <w:p w14:paraId="320C5020" w14:textId="77777777" w:rsidR="003C13ED" w:rsidRPr="003C13ED" w:rsidRDefault="003C13ED"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Return Adjustment (Void Merchandise Return)</w:t>
      </w:r>
    </w:p>
    <w:p w14:paraId="1D6A9C24" w14:textId="77777777" w:rsidR="003C13ED" w:rsidRDefault="003C13ED" w:rsidP="003C13E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DF4D39E" w14:textId="77777777" w:rsidR="003C13ED" w:rsidRDefault="008D55E0"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Terminals support Maestro purchase with cash back and void purchase with cash back transactions. These come to BASE24 as purchase and void purchase transactions.</w:t>
      </w:r>
    </w:p>
    <w:p w14:paraId="54671343" w14:textId="77777777" w:rsidR="003C13ED" w:rsidRDefault="003C13ED"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Full EMV data will be required in the following </w:t>
      </w:r>
      <w:r w:rsidR="002A1C41">
        <w:rPr>
          <w:rFonts w:cs="Arial"/>
          <w:snapToGrid w:val="0"/>
          <w:color w:val="000000"/>
        </w:rPr>
        <w:t>Maestro Chip</w:t>
      </w:r>
      <w:r>
        <w:rPr>
          <w:rFonts w:cs="Arial"/>
          <w:snapToGrid w:val="0"/>
          <w:color w:val="000000"/>
        </w:rPr>
        <w:t xml:space="preserve"> Card transactions:</w:t>
      </w:r>
    </w:p>
    <w:p w14:paraId="115ADA64"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6578FB21" w14:textId="77777777" w:rsidR="003C13ED" w:rsidRDefault="003C13ED"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Normal Purchase</w:t>
      </w:r>
    </w:p>
    <w:p w14:paraId="6D4701CB" w14:textId="77777777" w:rsidR="003C13ED" w:rsidRDefault="003C13ED"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w:t>
      </w:r>
    </w:p>
    <w:p w14:paraId="581CBCA9" w14:textId="77777777" w:rsidR="003C13ED" w:rsidRDefault="003C13ED"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Completion</w:t>
      </w:r>
    </w:p>
    <w:p w14:paraId="617E793B" w14:textId="77777777" w:rsidR="003C13ED" w:rsidRDefault="003C13ED"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Pre-auth Completions require all the EMV data values (i.e. FID 6; SFIDs E, I, O, P, Q Note: Issuer Authentication Data may be zeroes) from the original Pre-auth transaction for clearing purposes</w:t>
      </w:r>
    </w:p>
    <w:p w14:paraId="4BFDC478" w14:textId="77777777" w:rsidR="003C13ED" w:rsidRDefault="003C13ED"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The completion amount of the transaction must be present in FID B only.</w:t>
      </w:r>
    </w:p>
    <w:p w14:paraId="616708FB" w14:textId="77777777" w:rsidR="003C13ED" w:rsidRDefault="003C13ED"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A Pre-auth cannot be upgraded from Manual or Magnetic Stripe to EMV with the completion</w:t>
      </w:r>
    </w:p>
    <w:p w14:paraId="48D079C6" w14:textId="77777777" w:rsidR="00404F31" w:rsidRDefault="00404F31"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Merchandise Return</w:t>
      </w:r>
    </w:p>
    <w:p w14:paraId="00DC6CB0" w14:textId="77777777" w:rsidR="003C13ED" w:rsidRDefault="003C13ED" w:rsidP="003C13E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342418E" w14:textId="77777777" w:rsidR="004D4A64" w:rsidRDefault="004D4A64"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A card read is required for all transactions except for the following transactions. For transactions not requiring a card read, the POS entry mode from the original transaction is required:</w:t>
      </w:r>
    </w:p>
    <w:p w14:paraId="3FD99F1B" w14:textId="77777777" w:rsidR="005F56B9" w:rsidRDefault="005F56B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AB9AED5" w14:textId="77777777" w:rsidR="003C13ED" w:rsidRDefault="003C13ED"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Completion</w:t>
      </w:r>
    </w:p>
    <w:p w14:paraId="6074DF45" w14:textId="77777777" w:rsidR="00404F31" w:rsidRDefault="00404F31"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Adjustment (Void Purchase)</w:t>
      </w:r>
    </w:p>
    <w:p w14:paraId="7EA63540" w14:textId="77777777" w:rsidR="003C13ED" w:rsidRDefault="003C13ED"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Return Adjustment (Void Merchandise Return)</w:t>
      </w:r>
    </w:p>
    <w:p w14:paraId="4955DAA0" w14:textId="77777777" w:rsidR="005F56B9" w:rsidRDefault="005F56B9" w:rsidP="005F56B9">
      <w:p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p>
    <w:p w14:paraId="7DB1080F" w14:textId="77777777" w:rsidR="004D4A64" w:rsidRDefault="004D4A64"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If the card is read for the above transactions, the POS Entry Mode must reflect the new read.</w:t>
      </w:r>
    </w:p>
    <w:p w14:paraId="0B8F22C9" w14:textId="77777777" w:rsidR="000A0683" w:rsidRDefault="000A0683" w:rsidP="003C13E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D362BE6" w14:textId="77777777" w:rsidR="003C13ED" w:rsidRDefault="003C13ED" w:rsidP="00014496">
      <w:pPr>
        <w:ind w:left="360"/>
        <w:rPr>
          <w:rFonts w:cs="Arial"/>
          <w:snapToGrid w:val="0"/>
          <w:color w:val="000000"/>
        </w:rPr>
      </w:pPr>
      <w:r>
        <w:rPr>
          <w:rFonts w:cs="Arial"/>
          <w:snapToGrid w:val="0"/>
          <w:color w:val="000000"/>
        </w:rPr>
        <w:t xml:space="preserve">PayPass transactions using a Maestro card are treated by the terminal as MasterCard Credit transactions. Both Magstripe and Chip transactions using a Maestro card will be supported. </w:t>
      </w:r>
    </w:p>
    <w:p w14:paraId="723ED6D7" w14:textId="77777777" w:rsidR="00EB0444" w:rsidRPr="00634AEF" w:rsidRDefault="00EB0444" w:rsidP="00B11B85">
      <w:pPr>
        <w:rPr>
          <w:rFonts w:cs="Arial"/>
          <w:lang w:val="en-GB"/>
        </w:rPr>
      </w:pPr>
    </w:p>
    <w:p w14:paraId="6FC4F076" w14:textId="77777777" w:rsidR="00F352BA" w:rsidRDefault="00994F0E" w:rsidP="000F497B">
      <w:pPr>
        <w:pStyle w:val="Heading5"/>
        <w:rPr>
          <w:lang w:val="en-GB"/>
        </w:rPr>
      </w:pPr>
      <w:r>
        <w:rPr>
          <w:lang w:val="en-GB"/>
        </w:rPr>
        <w:lastRenderedPageBreak/>
        <w:t xml:space="preserve">Debit </w:t>
      </w:r>
      <w:r w:rsidR="00F352BA">
        <w:rPr>
          <w:lang w:val="en-GB"/>
        </w:rPr>
        <w:t>Pre-Auth Completions</w:t>
      </w:r>
    </w:p>
    <w:p w14:paraId="7149D088" w14:textId="77777777" w:rsidR="00EB0444" w:rsidRDefault="00F352BA" w:rsidP="00014496">
      <w:pPr>
        <w:ind w:left="360"/>
        <w:rPr>
          <w:rFonts w:cs="Arial"/>
          <w:snapToGrid w:val="0"/>
          <w:color w:val="000000"/>
        </w:rPr>
      </w:pPr>
      <w:r w:rsidRPr="00DC60F1">
        <w:rPr>
          <w:rFonts w:cs="Arial"/>
          <w:snapToGrid w:val="0"/>
          <w:color w:val="000000"/>
        </w:rPr>
        <w:t xml:space="preserve">Because of </w:t>
      </w:r>
      <w:r w:rsidR="00994F0E">
        <w:rPr>
          <w:rFonts w:cs="Arial"/>
          <w:snapToGrid w:val="0"/>
          <w:color w:val="000000"/>
        </w:rPr>
        <w:t>their</w:t>
      </w:r>
      <w:r w:rsidRPr="00DC60F1">
        <w:rPr>
          <w:rFonts w:cs="Arial"/>
          <w:snapToGrid w:val="0"/>
          <w:color w:val="000000"/>
        </w:rPr>
        <w:t xml:space="preserve"> direct impact on the customer</w:t>
      </w:r>
      <w:r>
        <w:rPr>
          <w:rFonts w:cs="Arial"/>
          <w:snapToGrid w:val="0"/>
          <w:color w:val="000000"/>
        </w:rPr>
        <w:t>’s</w:t>
      </w:r>
      <w:r w:rsidRPr="00DC60F1">
        <w:rPr>
          <w:rFonts w:cs="Arial"/>
          <w:snapToGrid w:val="0"/>
          <w:color w:val="000000"/>
        </w:rPr>
        <w:t xml:space="preserve"> saving</w:t>
      </w:r>
      <w:r>
        <w:rPr>
          <w:rFonts w:cs="Arial"/>
          <w:snapToGrid w:val="0"/>
          <w:color w:val="000000"/>
        </w:rPr>
        <w:t>s</w:t>
      </w:r>
      <w:r w:rsidRPr="00DC60F1">
        <w:rPr>
          <w:rFonts w:cs="Arial"/>
          <w:snapToGrid w:val="0"/>
          <w:color w:val="000000"/>
        </w:rPr>
        <w:t xml:space="preserve">/checking </w:t>
      </w:r>
      <w:r>
        <w:rPr>
          <w:rFonts w:cs="Arial"/>
          <w:snapToGrid w:val="0"/>
          <w:color w:val="000000"/>
        </w:rPr>
        <w:t xml:space="preserve">account </w:t>
      </w:r>
      <w:r w:rsidRPr="00DC60F1">
        <w:rPr>
          <w:rFonts w:cs="Arial"/>
          <w:snapToGrid w:val="0"/>
          <w:color w:val="000000"/>
        </w:rPr>
        <w:t>balance</w:t>
      </w:r>
      <w:r>
        <w:rPr>
          <w:rFonts w:cs="Arial"/>
          <w:snapToGrid w:val="0"/>
          <w:color w:val="000000"/>
        </w:rPr>
        <w:t>,</w:t>
      </w:r>
      <w:r w:rsidRPr="00DC60F1">
        <w:rPr>
          <w:rFonts w:cs="Arial"/>
          <w:snapToGrid w:val="0"/>
          <w:color w:val="000000"/>
        </w:rPr>
        <w:t xml:space="preserve"> </w:t>
      </w:r>
      <w:r>
        <w:rPr>
          <w:rFonts w:cs="Arial"/>
          <w:snapToGrid w:val="0"/>
          <w:color w:val="000000"/>
        </w:rPr>
        <w:t xml:space="preserve">the POS device must send </w:t>
      </w:r>
      <w:r w:rsidRPr="00DC60F1">
        <w:rPr>
          <w:rFonts w:cs="Arial"/>
          <w:snapToGrid w:val="0"/>
          <w:color w:val="000000"/>
        </w:rPr>
        <w:t>deb</w:t>
      </w:r>
      <w:r>
        <w:rPr>
          <w:rFonts w:cs="Arial"/>
          <w:snapToGrid w:val="0"/>
          <w:color w:val="000000"/>
        </w:rPr>
        <w:t>i</w:t>
      </w:r>
      <w:r w:rsidRPr="00DC60F1">
        <w:rPr>
          <w:rFonts w:cs="Arial"/>
          <w:snapToGrid w:val="0"/>
          <w:color w:val="000000"/>
        </w:rPr>
        <w:t>t pre-auth completions online</w:t>
      </w:r>
      <w:r>
        <w:rPr>
          <w:rFonts w:cs="Arial"/>
          <w:snapToGrid w:val="0"/>
          <w:color w:val="000000"/>
        </w:rPr>
        <w:t>, using message subtype “S”,</w:t>
      </w:r>
      <w:r w:rsidRPr="00DC60F1">
        <w:rPr>
          <w:rFonts w:cs="Arial"/>
          <w:snapToGrid w:val="0"/>
          <w:color w:val="000000"/>
        </w:rPr>
        <w:t xml:space="preserve"> as soon as the transaction is complete. This also guarantees meeting the time constraints set by the payment </w:t>
      </w:r>
      <w:r>
        <w:rPr>
          <w:rFonts w:cs="Arial"/>
          <w:snapToGrid w:val="0"/>
          <w:color w:val="000000"/>
        </w:rPr>
        <w:t>networks</w:t>
      </w:r>
      <w:r w:rsidRPr="00DC60F1">
        <w:rPr>
          <w:rFonts w:cs="Arial"/>
          <w:snapToGrid w:val="0"/>
          <w:color w:val="000000"/>
        </w:rPr>
        <w:t xml:space="preserve"> on delivery of the debit pre-auth completion.</w:t>
      </w:r>
      <w:r>
        <w:rPr>
          <w:rFonts w:cs="Arial"/>
          <w:snapToGrid w:val="0"/>
          <w:color w:val="000000"/>
        </w:rPr>
        <w:t xml:space="preserve"> The completion amount must be less than or equal to the amount pre-authorized. Both original pre-authorized and final amounts should be present as described in FID B and C description.</w:t>
      </w:r>
    </w:p>
    <w:p w14:paraId="37D1E060" w14:textId="77777777" w:rsidR="00F352BA" w:rsidRDefault="00F352BA" w:rsidP="00F352BA">
      <w:pPr>
        <w:rPr>
          <w:rFonts w:cs="Arial"/>
          <w:lang w:val="en-GB"/>
        </w:rPr>
      </w:pPr>
    </w:p>
    <w:p w14:paraId="09999D2B" w14:textId="77777777" w:rsidR="00A87923" w:rsidRDefault="00A87923" w:rsidP="000F497B">
      <w:pPr>
        <w:pStyle w:val="Heading5"/>
        <w:rPr>
          <w:lang w:val="en-GB"/>
        </w:rPr>
      </w:pPr>
      <w:r>
        <w:rPr>
          <w:lang w:val="en-GB"/>
        </w:rPr>
        <w:t>Debit</w:t>
      </w:r>
      <w:r w:rsidR="00493BC2">
        <w:rPr>
          <w:lang w:val="en-GB"/>
        </w:rPr>
        <w:t xml:space="preserve"> MasterCard</w:t>
      </w:r>
      <w:r>
        <w:rPr>
          <w:lang w:val="en-GB"/>
        </w:rPr>
        <w:t xml:space="preserve"> Transactions</w:t>
      </w:r>
    </w:p>
    <w:p w14:paraId="652F2960" w14:textId="77777777" w:rsidR="00A87923" w:rsidRPr="003C13ED"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Normal Purchase</w:t>
      </w:r>
    </w:p>
    <w:p w14:paraId="5D532EE6" w14:textId="77777777" w:rsidR="00A87923" w:rsidRPr="003C13ED"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w:t>
      </w:r>
    </w:p>
    <w:p w14:paraId="5B3B2464" w14:textId="77777777" w:rsidR="00A87923"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 Completion</w:t>
      </w:r>
    </w:p>
    <w:p w14:paraId="06EFED51" w14:textId="77777777" w:rsidR="00A87923" w:rsidRPr="003C13ED"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Merchandise Return</w:t>
      </w:r>
    </w:p>
    <w:p w14:paraId="3D6FFFDD" w14:textId="77777777" w:rsidR="00A87923" w:rsidRPr="003C13ED"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Purchase Adjustment (Void Purchase</w:t>
      </w:r>
      <w:r w:rsidR="005F7A19">
        <w:rPr>
          <w:rFonts w:cs="Arial"/>
          <w:snapToGrid w:val="0"/>
          <w:color w:val="000000"/>
        </w:rPr>
        <w:t xml:space="preserve"> &amp; Void Purchase with Cash Back</w:t>
      </w:r>
      <w:r w:rsidRPr="003C13ED">
        <w:rPr>
          <w:rFonts w:cs="Arial"/>
          <w:snapToGrid w:val="0"/>
          <w:color w:val="000000"/>
        </w:rPr>
        <w:t>)</w:t>
      </w:r>
    </w:p>
    <w:p w14:paraId="0CB7870C" w14:textId="77777777" w:rsidR="00A87923" w:rsidRDefault="00A87923"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Return Adjustment (Void Merchandise Return)</w:t>
      </w:r>
    </w:p>
    <w:p w14:paraId="77C48EF4" w14:textId="77777777" w:rsidR="00493BC2" w:rsidRDefault="00493BC2"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with Cash Back</w:t>
      </w:r>
    </w:p>
    <w:p w14:paraId="4AAD1E4D" w14:textId="77777777" w:rsidR="00F619A6" w:rsidRDefault="00F619A6"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eCommerce</w:t>
      </w:r>
    </w:p>
    <w:p w14:paraId="6E704CF5" w14:textId="77777777" w:rsidR="00F619A6" w:rsidRDefault="00F619A6"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MOTO</w:t>
      </w:r>
    </w:p>
    <w:p w14:paraId="65453CCD" w14:textId="77777777" w:rsidR="00786DF6" w:rsidRDefault="00786DF6" w:rsidP="00786DF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C3A7099" w14:textId="77777777" w:rsidR="00A062D3" w:rsidRDefault="00786DF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The </w:t>
      </w:r>
      <w:r w:rsidR="00A062D3">
        <w:rPr>
          <w:rFonts w:cs="Arial"/>
          <w:snapToGrid w:val="0"/>
          <w:color w:val="000000"/>
        </w:rPr>
        <w:t>POS Device</w:t>
      </w:r>
      <w:r>
        <w:rPr>
          <w:rFonts w:cs="Arial"/>
          <w:snapToGrid w:val="0"/>
          <w:color w:val="000000"/>
        </w:rPr>
        <w:t xml:space="preserve"> will </w:t>
      </w:r>
      <w:r w:rsidR="00A062D3">
        <w:rPr>
          <w:rFonts w:cs="Arial"/>
          <w:snapToGrid w:val="0"/>
          <w:color w:val="000000"/>
        </w:rPr>
        <w:t xml:space="preserve">process Debit MasterCard exactly like a MasterCard 'credit' transaction </w:t>
      </w:r>
      <w:r w:rsidR="00AA4931">
        <w:rPr>
          <w:rFonts w:cs="Arial"/>
          <w:snapToGrid w:val="0"/>
          <w:color w:val="000000"/>
        </w:rPr>
        <w:t xml:space="preserve"> since the terminal will </w:t>
      </w:r>
      <w:r>
        <w:rPr>
          <w:rFonts w:cs="Arial"/>
          <w:snapToGrid w:val="0"/>
          <w:color w:val="000000"/>
        </w:rPr>
        <w:t xml:space="preserve">not </w:t>
      </w:r>
      <w:r w:rsidR="00AA4931">
        <w:rPr>
          <w:rFonts w:cs="Arial"/>
          <w:snapToGrid w:val="0"/>
          <w:color w:val="000000"/>
        </w:rPr>
        <w:t xml:space="preserve">be able to </w:t>
      </w:r>
      <w:r>
        <w:rPr>
          <w:rFonts w:cs="Arial"/>
          <w:snapToGrid w:val="0"/>
          <w:color w:val="000000"/>
        </w:rPr>
        <w:t xml:space="preserve">differentiate debit </w:t>
      </w:r>
      <w:r w:rsidR="00AA4931">
        <w:rPr>
          <w:rFonts w:cs="Arial"/>
          <w:snapToGrid w:val="0"/>
          <w:color w:val="000000"/>
        </w:rPr>
        <w:t>versus credit.</w:t>
      </w:r>
      <w:r w:rsidR="000016CD">
        <w:rPr>
          <w:rFonts w:cs="Arial"/>
          <w:snapToGrid w:val="0"/>
          <w:color w:val="000000"/>
        </w:rPr>
        <w:t xml:space="preserve"> </w:t>
      </w:r>
      <w:r w:rsidR="00A062D3">
        <w:rPr>
          <w:rFonts w:cs="Arial"/>
          <w:snapToGrid w:val="0"/>
          <w:color w:val="000000"/>
        </w:rPr>
        <w:t>However, for POS Devices which support Debit MasterCard, Base24 will return the Card Type (in FID Q – Echo Data) in a response message to indicate Debit MasterCard (Card Type = "MD").  B</w:t>
      </w:r>
      <w:r w:rsidR="00EA4A3F">
        <w:rPr>
          <w:rFonts w:cs="Arial"/>
          <w:snapToGrid w:val="0"/>
          <w:color w:val="000000"/>
        </w:rPr>
        <w:t>ASE</w:t>
      </w:r>
      <w:r w:rsidR="00A062D3">
        <w:rPr>
          <w:rFonts w:cs="Arial"/>
          <w:snapToGrid w:val="0"/>
          <w:color w:val="000000"/>
        </w:rPr>
        <w:t xml:space="preserve">24 </w:t>
      </w:r>
      <w:r w:rsidR="00B27672">
        <w:rPr>
          <w:rFonts w:cs="Arial"/>
          <w:snapToGrid w:val="0"/>
          <w:color w:val="000000"/>
        </w:rPr>
        <w:t>can</w:t>
      </w:r>
      <w:r w:rsidR="00A062D3">
        <w:rPr>
          <w:rFonts w:cs="Arial"/>
          <w:snapToGrid w:val="0"/>
          <w:color w:val="000000"/>
        </w:rPr>
        <w:t xml:space="preserve"> provide the Card Type decision of "MD" for all </w:t>
      </w:r>
      <w:r w:rsidR="00B27672">
        <w:rPr>
          <w:rFonts w:cs="Arial"/>
          <w:snapToGrid w:val="0"/>
          <w:color w:val="000000"/>
        </w:rPr>
        <w:t>Entry Modes (EMV, Mag Stripe, etc..).  The purpose of the "MD" Card Type being returned to the POS Device is so that the POS Device can maintain separate totals for Debit MasterCard.  Note that the Card Type of "MD" may not be returned for certain conditions because B</w:t>
      </w:r>
      <w:r w:rsidR="00EA4A3F">
        <w:rPr>
          <w:rFonts w:cs="Arial"/>
          <w:snapToGrid w:val="0"/>
          <w:color w:val="000000"/>
        </w:rPr>
        <w:t>ASE</w:t>
      </w:r>
      <w:r w:rsidR="00B27672">
        <w:rPr>
          <w:rFonts w:cs="Arial"/>
          <w:snapToGrid w:val="0"/>
          <w:color w:val="000000"/>
        </w:rPr>
        <w:t xml:space="preserve">24 may have declined the transaction prior to determining the Card Type. </w:t>
      </w:r>
      <w:r w:rsidR="00A062D3">
        <w:rPr>
          <w:rFonts w:cs="Arial"/>
          <w:snapToGrid w:val="0"/>
          <w:color w:val="000000"/>
        </w:rPr>
        <w:t xml:space="preserve"> </w:t>
      </w:r>
    </w:p>
    <w:p w14:paraId="58FE552D" w14:textId="77777777" w:rsidR="005F7A19" w:rsidRDefault="005F7A19"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30169702" w14:textId="77777777" w:rsidR="00786DF6" w:rsidRDefault="009B128E"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If a POS Device supports Card Type "MD", it must maintain separate </w:t>
      </w:r>
      <w:r w:rsidR="00DA41FC">
        <w:rPr>
          <w:rFonts w:cs="Arial"/>
          <w:snapToGrid w:val="0"/>
          <w:color w:val="000000"/>
        </w:rPr>
        <w:t>totals for Debit MasterCard transactions.</w:t>
      </w:r>
      <w:r>
        <w:rPr>
          <w:rFonts w:cs="Arial"/>
          <w:snapToGrid w:val="0"/>
          <w:color w:val="000000"/>
        </w:rPr>
        <w:t xml:space="preserve">  If a POS Device does not support "MD", then all MasterCard transactions are processed as "MC" and the totals are maintained under "MC" only.</w:t>
      </w:r>
    </w:p>
    <w:p w14:paraId="6DAC04A3" w14:textId="77777777" w:rsidR="00786DF6" w:rsidRDefault="00786DF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B3AC40B" w14:textId="77777777" w:rsidR="00146EA5" w:rsidRDefault="00146EA5"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For Purchase with Cash Back, the </w:t>
      </w:r>
      <w:r w:rsidR="009B128E">
        <w:rPr>
          <w:rFonts w:cs="Arial"/>
          <w:snapToGrid w:val="0"/>
          <w:color w:val="000000"/>
        </w:rPr>
        <w:t xml:space="preserve">POS Device </w:t>
      </w:r>
      <w:r>
        <w:rPr>
          <w:rFonts w:cs="Arial"/>
          <w:snapToGrid w:val="0"/>
          <w:color w:val="000000"/>
        </w:rPr>
        <w:t>must send the cash back amount in the amount 2 field</w:t>
      </w:r>
      <w:r w:rsidR="003F004E">
        <w:rPr>
          <w:rFonts w:cs="Arial"/>
          <w:snapToGrid w:val="0"/>
          <w:color w:val="000000"/>
        </w:rPr>
        <w:t xml:space="preserve"> (</w:t>
      </w:r>
      <w:r>
        <w:rPr>
          <w:rFonts w:cs="Arial"/>
          <w:snapToGrid w:val="0"/>
          <w:color w:val="000000"/>
        </w:rPr>
        <w:t>FID C</w:t>
      </w:r>
      <w:r w:rsidR="003F004E">
        <w:rPr>
          <w:rFonts w:cs="Arial"/>
          <w:snapToGrid w:val="0"/>
          <w:color w:val="000000"/>
        </w:rPr>
        <w:t>)</w:t>
      </w:r>
      <w:r>
        <w:rPr>
          <w:rFonts w:cs="Arial"/>
          <w:snapToGrid w:val="0"/>
          <w:color w:val="000000"/>
        </w:rPr>
        <w:t>.  FID B (amount 1) will contain the sum of the purchase and the cash back amounts.</w:t>
      </w:r>
    </w:p>
    <w:p w14:paraId="187FCA51" w14:textId="77777777" w:rsidR="00146EA5" w:rsidRDefault="00146EA5"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98143B0" w14:textId="77777777" w:rsidR="00AA4931" w:rsidRDefault="00786DF6"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Purchase with Cash Back is allowed </w:t>
      </w:r>
      <w:r w:rsidR="003F004E">
        <w:rPr>
          <w:rFonts w:cs="Arial"/>
          <w:snapToGrid w:val="0"/>
          <w:color w:val="000000"/>
        </w:rPr>
        <w:t>for</w:t>
      </w:r>
      <w:r>
        <w:rPr>
          <w:rFonts w:cs="Arial"/>
          <w:snapToGrid w:val="0"/>
          <w:color w:val="000000"/>
        </w:rPr>
        <w:t xml:space="preserve"> Debit MasterCard</w:t>
      </w:r>
      <w:r w:rsidR="000016CD">
        <w:rPr>
          <w:rFonts w:cs="Arial"/>
          <w:snapToGrid w:val="0"/>
          <w:color w:val="000000"/>
        </w:rPr>
        <w:t xml:space="preserve"> only if it is a CHIP card with </w:t>
      </w:r>
      <w:r w:rsidR="003F004E">
        <w:rPr>
          <w:rFonts w:cs="Arial"/>
          <w:snapToGrid w:val="0"/>
          <w:color w:val="000000"/>
        </w:rPr>
        <w:t xml:space="preserve">Offline </w:t>
      </w:r>
      <w:r w:rsidR="000016CD">
        <w:rPr>
          <w:rFonts w:cs="Arial"/>
          <w:snapToGrid w:val="0"/>
          <w:color w:val="000000"/>
        </w:rPr>
        <w:t>PIN verification</w:t>
      </w:r>
      <w:r w:rsidR="003F004E">
        <w:rPr>
          <w:rFonts w:cs="Arial"/>
          <w:snapToGrid w:val="0"/>
          <w:color w:val="000000"/>
        </w:rPr>
        <w:t xml:space="preserve">.  </w:t>
      </w:r>
      <w:r w:rsidR="00F619A6">
        <w:rPr>
          <w:rFonts w:cs="Arial"/>
          <w:snapToGrid w:val="0"/>
          <w:color w:val="000000"/>
        </w:rPr>
        <w:t>Since t</w:t>
      </w:r>
      <w:r w:rsidR="000016CD">
        <w:rPr>
          <w:rFonts w:cs="Arial"/>
          <w:snapToGrid w:val="0"/>
          <w:color w:val="000000"/>
        </w:rPr>
        <w:t xml:space="preserve">he </w:t>
      </w:r>
      <w:r w:rsidR="003F004E">
        <w:rPr>
          <w:rFonts w:cs="Arial"/>
          <w:snapToGrid w:val="0"/>
          <w:color w:val="000000"/>
        </w:rPr>
        <w:t>POS Device</w:t>
      </w:r>
      <w:r w:rsidR="005F7A19">
        <w:rPr>
          <w:rFonts w:cs="Arial"/>
          <w:snapToGrid w:val="0"/>
          <w:color w:val="000000"/>
        </w:rPr>
        <w:t xml:space="preserve"> </w:t>
      </w:r>
      <w:r w:rsidR="00F619A6">
        <w:rPr>
          <w:rFonts w:cs="Arial"/>
          <w:snapToGrid w:val="0"/>
          <w:color w:val="000000"/>
        </w:rPr>
        <w:t xml:space="preserve">cannot determine if the MasterCard card is debit or credit, it </w:t>
      </w:r>
      <w:r w:rsidR="005F7A19">
        <w:rPr>
          <w:rFonts w:cs="Arial"/>
          <w:snapToGrid w:val="0"/>
          <w:color w:val="000000"/>
        </w:rPr>
        <w:t xml:space="preserve">will </w:t>
      </w:r>
      <w:r w:rsidR="00AA4931">
        <w:rPr>
          <w:rFonts w:cs="Arial"/>
          <w:snapToGrid w:val="0"/>
          <w:color w:val="000000"/>
        </w:rPr>
        <w:t xml:space="preserve">read the EMV tag 9F07 (Application Usage Control) to determine if the card supports international or domestic Purchase with Cash Back transaction (contact only). </w:t>
      </w:r>
    </w:p>
    <w:p w14:paraId="6F0EB4F7" w14:textId="77777777" w:rsidR="00A87923" w:rsidRDefault="00AA4931"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If the card doe</w:t>
      </w:r>
      <w:r w:rsidR="000016CD">
        <w:rPr>
          <w:rFonts w:cs="Arial"/>
          <w:snapToGrid w:val="0"/>
          <w:color w:val="000000"/>
        </w:rPr>
        <w:t>s not support international or d</w:t>
      </w:r>
      <w:r>
        <w:rPr>
          <w:rFonts w:cs="Arial"/>
          <w:snapToGrid w:val="0"/>
          <w:color w:val="000000"/>
        </w:rPr>
        <w:t xml:space="preserve">omestic Cash Back in AUC (Tag 9F07) then the terminal must </w:t>
      </w:r>
      <w:r w:rsidR="00B51AF7">
        <w:rPr>
          <w:rFonts w:cs="Arial"/>
          <w:snapToGrid w:val="0"/>
          <w:color w:val="000000"/>
        </w:rPr>
        <w:t>continue</w:t>
      </w:r>
      <w:r>
        <w:rPr>
          <w:rFonts w:cs="Arial"/>
          <w:snapToGrid w:val="0"/>
          <w:color w:val="000000"/>
        </w:rPr>
        <w:t xml:space="preserve"> the transaction </w:t>
      </w:r>
      <w:r w:rsidR="00B51AF7">
        <w:rPr>
          <w:rFonts w:cs="Arial"/>
          <w:snapToGrid w:val="0"/>
          <w:color w:val="000000"/>
        </w:rPr>
        <w:t>'</w:t>
      </w:r>
      <w:r>
        <w:rPr>
          <w:rFonts w:cs="Arial"/>
          <w:snapToGrid w:val="0"/>
          <w:color w:val="000000"/>
        </w:rPr>
        <w:t>without</w:t>
      </w:r>
      <w:r w:rsidR="00B51AF7">
        <w:rPr>
          <w:rFonts w:cs="Arial"/>
          <w:snapToGrid w:val="0"/>
          <w:color w:val="000000"/>
        </w:rPr>
        <w:t>'</w:t>
      </w:r>
      <w:r>
        <w:rPr>
          <w:rFonts w:cs="Arial"/>
          <w:snapToGrid w:val="0"/>
          <w:color w:val="000000"/>
        </w:rPr>
        <w:t xml:space="preserve"> </w:t>
      </w:r>
      <w:r w:rsidR="00B51AF7">
        <w:rPr>
          <w:rFonts w:cs="Arial"/>
          <w:snapToGrid w:val="0"/>
          <w:color w:val="000000"/>
        </w:rPr>
        <w:t xml:space="preserve">the </w:t>
      </w:r>
      <w:r>
        <w:rPr>
          <w:rFonts w:cs="Arial"/>
          <w:snapToGrid w:val="0"/>
          <w:color w:val="000000"/>
        </w:rPr>
        <w:t>cash back option</w:t>
      </w:r>
      <w:r w:rsidR="00B51AF7">
        <w:rPr>
          <w:rFonts w:cs="Arial"/>
          <w:snapToGrid w:val="0"/>
          <w:color w:val="000000"/>
        </w:rPr>
        <w:t>.</w:t>
      </w:r>
    </w:p>
    <w:p w14:paraId="224155A7" w14:textId="77777777" w:rsidR="00AA4931" w:rsidRDefault="00AA4931"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3F7FAD20" w14:textId="77777777" w:rsidR="007F74FD" w:rsidRDefault="00AA4931" w:rsidP="00014496">
      <w:pPr>
        <w:autoSpaceDE w:val="0"/>
        <w:autoSpaceDN w:val="0"/>
        <w:adjustRightInd w:val="0"/>
        <w:ind w:left="360"/>
        <w:rPr>
          <w:rFonts w:cs="Arial"/>
        </w:rPr>
      </w:pPr>
      <w:r>
        <w:rPr>
          <w:rFonts w:cs="Arial"/>
        </w:rPr>
        <w:lastRenderedPageBreak/>
        <w:t>To</w:t>
      </w:r>
      <w:r w:rsidRPr="007F74FD">
        <w:rPr>
          <w:rFonts w:cs="Arial"/>
        </w:rPr>
        <w:t xml:space="preserve"> support</w:t>
      </w:r>
      <w:r>
        <w:rPr>
          <w:rFonts w:cs="Arial"/>
        </w:rPr>
        <w:t xml:space="preserve"> </w:t>
      </w:r>
      <w:r w:rsidRPr="007F74FD">
        <w:rPr>
          <w:rFonts w:cs="Arial"/>
        </w:rPr>
        <w:t>Purchase with</w:t>
      </w:r>
      <w:r>
        <w:rPr>
          <w:rFonts w:cs="Arial"/>
        </w:rPr>
        <w:t xml:space="preserve"> </w:t>
      </w:r>
      <w:r w:rsidRPr="007F74FD">
        <w:rPr>
          <w:rFonts w:cs="Arial"/>
        </w:rPr>
        <w:t>Cash</w:t>
      </w:r>
      <w:r>
        <w:rPr>
          <w:rFonts w:cs="Arial"/>
        </w:rPr>
        <w:t xml:space="preserve"> B</w:t>
      </w:r>
      <w:r w:rsidRPr="007F74FD">
        <w:rPr>
          <w:rFonts w:cs="Arial"/>
        </w:rPr>
        <w:t xml:space="preserve">ack transaction </w:t>
      </w:r>
      <w:r>
        <w:rPr>
          <w:rFonts w:cs="Arial"/>
        </w:rPr>
        <w:t xml:space="preserve">the terminal </w:t>
      </w:r>
      <w:r w:rsidR="007F74FD">
        <w:rPr>
          <w:rFonts w:cs="Arial"/>
        </w:rPr>
        <w:t>will need to send in the request the below fields</w:t>
      </w:r>
      <w:r w:rsidRPr="007F74FD">
        <w:rPr>
          <w:rFonts w:cs="Arial"/>
        </w:rPr>
        <w:t>:</w:t>
      </w:r>
    </w:p>
    <w:p w14:paraId="20218D14" w14:textId="77777777" w:rsidR="005F56B9" w:rsidRDefault="005F56B9" w:rsidP="00014496">
      <w:pPr>
        <w:autoSpaceDE w:val="0"/>
        <w:autoSpaceDN w:val="0"/>
        <w:adjustRightInd w:val="0"/>
        <w:ind w:left="360"/>
        <w:rPr>
          <w:rFonts w:cs="Arial"/>
        </w:rPr>
      </w:pPr>
    </w:p>
    <w:p w14:paraId="422DF3AF" w14:textId="77777777" w:rsidR="007F74FD" w:rsidRPr="008871DD" w:rsidRDefault="007F74FD" w:rsidP="007930C7">
      <w:pPr>
        <w:pStyle w:val="ListParagraph"/>
        <w:numPr>
          <w:ilvl w:val="0"/>
          <w:numId w:val="43"/>
        </w:numPr>
        <w:autoSpaceDE w:val="0"/>
        <w:autoSpaceDN w:val="0"/>
        <w:adjustRightInd w:val="0"/>
        <w:rPr>
          <w:rFonts w:cs="Arial"/>
        </w:rPr>
      </w:pPr>
      <w:r w:rsidRPr="008871DD">
        <w:rPr>
          <w:rFonts w:cs="Arial"/>
        </w:rPr>
        <w:t>Transaction Code (Header)</w:t>
      </w:r>
      <w:r w:rsidR="00C07929" w:rsidRPr="008871DD">
        <w:rPr>
          <w:rFonts w:cs="Arial"/>
        </w:rPr>
        <w:t xml:space="preserve">: </w:t>
      </w:r>
      <w:r w:rsidRPr="008871DD">
        <w:rPr>
          <w:rFonts w:cs="Arial"/>
        </w:rPr>
        <w:t xml:space="preserve"> "08" – Purchase with Cash</w:t>
      </w:r>
      <w:r w:rsidR="00602F5A" w:rsidRPr="008871DD">
        <w:rPr>
          <w:rFonts w:cs="Arial"/>
        </w:rPr>
        <w:t xml:space="preserve"> </w:t>
      </w:r>
      <w:r w:rsidRPr="008871DD">
        <w:rPr>
          <w:rFonts w:cs="Arial"/>
        </w:rPr>
        <w:t>back</w:t>
      </w:r>
    </w:p>
    <w:p w14:paraId="77EA5BFC" w14:textId="77777777" w:rsidR="00AA4931" w:rsidRPr="008871DD" w:rsidRDefault="00AA4931" w:rsidP="007930C7">
      <w:pPr>
        <w:pStyle w:val="ListParagraph"/>
        <w:numPr>
          <w:ilvl w:val="0"/>
          <w:numId w:val="43"/>
        </w:numPr>
        <w:autoSpaceDE w:val="0"/>
        <w:autoSpaceDN w:val="0"/>
        <w:adjustRightInd w:val="0"/>
        <w:rPr>
          <w:rFonts w:cs="Arial"/>
        </w:rPr>
      </w:pPr>
      <w:r w:rsidRPr="008871DD">
        <w:rPr>
          <w:rFonts w:cs="Arial"/>
        </w:rPr>
        <w:t xml:space="preserve">FID B (Amount 1) Will contain the </w:t>
      </w:r>
      <w:r w:rsidR="007F74FD" w:rsidRPr="008871DD">
        <w:rPr>
          <w:rFonts w:cs="Arial"/>
        </w:rPr>
        <w:t>Total Amount (Purchase amount +</w:t>
      </w:r>
      <w:r w:rsidR="00602F5A" w:rsidRPr="008871DD">
        <w:rPr>
          <w:rFonts w:cs="Arial"/>
        </w:rPr>
        <w:t xml:space="preserve"> </w:t>
      </w:r>
      <w:r w:rsidRPr="008871DD">
        <w:rPr>
          <w:rFonts w:cs="Arial"/>
        </w:rPr>
        <w:t>Cash</w:t>
      </w:r>
      <w:r w:rsidR="00602F5A" w:rsidRPr="008871DD">
        <w:rPr>
          <w:rFonts w:cs="Arial"/>
        </w:rPr>
        <w:t xml:space="preserve"> </w:t>
      </w:r>
      <w:r w:rsidRPr="008871DD">
        <w:rPr>
          <w:rFonts w:cs="Arial"/>
        </w:rPr>
        <w:t>back Amount)</w:t>
      </w:r>
    </w:p>
    <w:p w14:paraId="74D7C376" w14:textId="77777777" w:rsidR="00AA4931" w:rsidRPr="008871DD" w:rsidRDefault="00AA4931" w:rsidP="007930C7">
      <w:pPr>
        <w:pStyle w:val="ListParagraph"/>
        <w:numPr>
          <w:ilvl w:val="0"/>
          <w:numId w:val="43"/>
        </w:numPr>
        <w:autoSpaceDE w:val="0"/>
        <w:autoSpaceDN w:val="0"/>
        <w:adjustRightInd w:val="0"/>
        <w:rPr>
          <w:rFonts w:cs="Arial"/>
        </w:rPr>
      </w:pPr>
      <w:r w:rsidRPr="008871DD">
        <w:rPr>
          <w:rFonts w:cs="Arial"/>
        </w:rPr>
        <w:t>FID C (Amount 2) Will contain the Cashback Amount only</w:t>
      </w:r>
    </w:p>
    <w:p w14:paraId="14727BE2" w14:textId="77777777" w:rsidR="00AA4931" w:rsidRPr="008871DD" w:rsidRDefault="00AA4931" w:rsidP="007930C7">
      <w:pPr>
        <w:pStyle w:val="ListParagraph"/>
        <w:numPr>
          <w:ilvl w:val="0"/>
          <w:numId w:val="43"/>
        </w:numPr>
        <w:autoSpaceDE w:val="0"/>
        <w:autoSpaceDN w:val="0"/>
        <w:adjustRightInd w:val="0"/>
        <w:rPr>
          <w:rFonts w:cs="Arial"/>
        </w:rPr>
      </w:pPr>
      <w:r w:rsidRPr="008871DD">
        <w:rPr>
          <w:rFonts w:cs="Arial"/>
        </w:rPr>
        <w:t>SFID O (EMV Request Data)</w:t>
      </w:r>
      <w:r w:rsidR="007F74FD" w:rsidRPr="008871DD">
        <w:rPr>
          <w:rFonts w:cs="Arial"/>
        </w:rPr>
        <w:t xml:space="preserve"> </w:t>
      </w:r>
      <w:r w:rsidRPr="008871DD">
        <w:rPr>
          <w:rFonts w:cs="Arial"/>
        </w:rPr>
        <w:t>Cryptogram Transaction Type</w:t>
      </w:r>
      <w:r w:rsidR="007F74FD" w:rsidRPr="008871DD">
        <w:rPr>
          <w:rFonts w:cs="Arial"/>
        </w:rPr>
        <w:t xml:space="preserve">: </w:t>
      </w:r>
      <w:r w:rsidRPr="008871DD">
        <w:rPr>
          <w:rFonts w:cs="Arial"/>
        </w:rPr>
        <w:t>"09" –</w:t>
      </w:r>
      <w:r w:rsidR="007F74FD" w:rsidRPr="008871DD">
        <w:rPr>
          <w:rFonts w:cs="Arial"/>
        </w:rPr>
        <w:t xml:space="preserve"> Purchase with Cash</w:t>
      </w:r>
      <w:r w:rsidR="00602F5A" w:rsidRPr="008871DD">
        <w:rPr>
          <w:rFonts w:cs="Arial"/>
        </w:rPr>
        <w:t xml:space="preserve"> </w:t>
      </w:r>
      <w:r w:rsidR="007F74FD" w:rsidRPr="008871DD">
        <w:rPr>
          <w:rFonts w:cs="Arial"/>
        </w:rPr>
        <w:t>back</w:t>
      </w:r>
      <w:r w:rsidRPr="008871DD">
        <w:rPr>
          <w:rFonts w:cs="Arial"/>
        </w:rPr>
        <w:t>(This is based on ISO)</w:t>
      </w:r>
    </w:p>
    <w:p w14:paraId="070743E1" w14:textId="77777777" w:rsidR="00AA4931" w:rsidRDefault="00AA4931" w:rsidP="007F74F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CC3B9BF" w14:textId="77777777" w:rsidR="00447697" w:rsidRDefault="00857915"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The</w:t>
      </w:r>
      <w:r w:rsidR="00447697">
        <w:rPr>
          <w:rFonts w:cs="Arial"/>
          <w:snapToGrid w:val="0"/>
          <w:color w:val="000000"/>
        </w:rPr>
        <w:t xml:space="preserve"> Purchase with Cash Back</w:t>
      </w:r>
      <w:r>
        <w:rPr>
          <w:rFonts w:cs="Arial"/>
          <w:snapToGrid w:val="0"/>
          <w:color w:val="000000"/>
        </w:rPr>
        <w:t xml:space="preserve"> Adjustment (Void Purchase with Cash Back</w:t>
      </w:r>
      <w:r w:rsidR="00447697">
        <w:rPr>
          <w:rFonts w:cs="Arial"/>
          <w:snapToGrid w:val="0"/>
          <w:color w:val="000000"/>
        </w:rPr>
        <w:t>)</w:t>
      </w:r>
      <w:r>
        <w:rPr>
          <w:rFonts w:cs="Arial"/>
          <w:snapToGrid w:val="0"/>
          <w:color w:val="000000"/>
        </w:rPr>
        <w:t xml:space="preserve"> wi</w:t>
      </w:r>
      <w:r w:rsidR="005F7A19">
        <w:rPr>
          <w:rFonts w:cs="Arial"/>
          <w:snapToGrid w:val="0"/>
          <w:color w:val="000000"/>
        </w:rPr>
        <w:t>ll done using the</w:t>
      </w:r>
      <w:r w:rsidR="00B51AF7">
        <w:rPr>
          <w:rFonts w:cs="Arial"/>
          <w:snapToGrid w:val="0"/>
          <w:color w:val="000000"/>
        </w:rPr>
        <w:t xml:space="preserve"> normal Purchase Adjustment </w:t>
      </w:r>
      <w:r w:rsidR="005F7A19">
        <w:rPr>
          <w:rFonts w:cs="Arial"/>
          <w:snapToGrid w:val="0"/>
          <w:color w:val="000000"/>
        </w:rPr>
        <w:t>transaction</w:t>
      </w:r>
      <w:r w:rsidR="00B51AF7">
        <w:rPr>
          <w:rFonts w:cs="Arial"/>
          <w:snapToGrid w:val="0"/>
          <w:color w:val="000000"/>
        </w:rPr>
        <w:t xml:space="preserve">.  However, for Purchase with Cashback Voids, the Purchase Adjustment must have 2 amounts.  </w:t>
      </w:r>
      <w:r w:rsidR="005F7A19">
        <w:rPr>
          <w:rFonts w:cs="Arial"/>
          <w:snapToGrid w:val="0"/>
          <w:color w:val="000000"/>
        </w:rPr>
        <w:t xml:space="preserve">FID B (Amount 1) contains the total amount (purchase amount + cash back amount) and FID C (Amount 2) </w:t>
      </w:r>
      <w:r>
        <w:rPr>
          <w:rFonts w:cs="Arial"/>
          <w:snapToGrid w:val="0"/>
          <w:color w:val="000000"/>
        </w:rPr>
        <w:t>contain</w:t>
      </w:r>
      <w:r w:rsidR="005F7A19">
        <w:rPr>
          <w:rFonts w:cs="Arial"/>
          <w:snapToGrid w:val="0"/>
          <w:color w:val="000000"/>
        </w:rPr>
        <w:t>s the cash b</w:t>
      </w:r>
      <w:r>
        <w:rPr>
          <w:rFonts w:cs="Arial"/>
          <w:snapToGrid w:val="0"/>
          <w:color w:val="000000"/>
        </w:rPr>
        <w:t xml:space="preserve">ack </w:t>
      </w:r>
      <w:r w:rsidR="005F7A19">
        <w:rPr>
          <w:rFonts w:cs="Arial"/>
          <w:snapToGrid w:val="0"/>
          <w:color w:val="000000"/>
        </w:rPr>
        <w:t>a</w:t>
      </w:r>
      <w:r>
        <w:rPr>
          <w:rFonts w:cs="Arial"/>
          <w:snapToGrid w:val="0"/>
          <w:color w:val="000000"/>
        </w:rPr>
        <w:t>mount.</w:t>
      </w:r>
    </w:p>
    <w:p w14:paraId="3BB9B844" w14:textId="77777777" w:rsidR="00857915" w:rsidRDefault="00857915" w:rsidP="007F74FD">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5EDEE769" w14:textId="77777777" w:rsidR="00AB63CD" w:rsidRDefault="00DA41FC" w:rsidP="000F497B">
      <w:pPr>
        <w:pStyle w:val="Heading5"/>
        <w:rPr>
          <w:lang w:val="en-GB"/>
        </w:rPr>
      </w:pPr>
      <w:r>
        <w:rPr>
          <w:lang w:val="en-GB"/>
        </w:rPr>
        <w:t>Debit</w:t>
      </w:r>
      <w:r w:rsidR="00146EA5">
        <w:rPr>
          <w:lang w:val="en-GB"/>
        </w:rPr>
        <w:t>/Credit</w:t>
      </w:r>
      <w:r>
        <w:rPr>
          <w:lang w:val="en-GB"/>
        </w:rPr>
        <w:t xml:space="preserve"> Union</w:t>
      </w:r>
      <w:r w:rsidR="00AB63CD">
        <w:rPr>
          <w:lang w:val="en-GB"/>
        </w:rPr>
        <w:t>P</w:t>
      </w:r>
      <w:r>
        <w:rPr>
          <w:lang w:val="en-GB"/>
        </w:rPr>
        <w:t>ay</w:t>
      </w:r>
      <w:r w:rsidR="00AB63CD">
        <w:rPr>
          <w:lang w:val="en-GB"/>
        </w:rPr>
        <w:t xml:space="preserve"> Transactions</w:t>
      </w:r>
    </w:p>
    <w:p w14:paraId="286097C3" w14:textId="77777777" w:rsidR="00F95D40" w:rsidRPr="003C13ED"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Normal Purchase</w:t>
      </w:r>
    </w:p>
    <w:p w14:paraId="1CAAEDE8" w14:textId="77777777" w:rsidR="00F95D40" w:rsidRPr="003C13ED"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w:t>
      </w:r>
    </w:p>
    <w:p w14:paraId="64759D7E" w14:textId="77777777" w:rsidR="00F95D40"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Pre-Auth Purchase Completion</w:t>
      </w:r>
    </w:p>
    <w:p w14:paraId="0F27DE2B" w14:textId="77777777" w:rsidR="00F95D40" w:rsidRPr="003C13ED"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Merchandise Return</w:t>
      </w:r>
    </w:p>
    <w:p w14:paraId="0782C09C" w14:textId="77777777" w:rsidR="00F95D40" w:rsidRPr="003C13ED"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Purchase Adjustment (Void Purchase)</w:t>
      </w:r>
    </w:p>
    <w:p w14:paraId="3E23E1DC" w14:textId="77777777" w:rsidR="00461067" w:rsidRDefault="00F95D4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sidRPr="003C13ED">
        <w:rPr>
          <w:rFonts w:cs="Arial"/>
          <w:snapToGrid w:val="0"/>
          <w:color w:val="000000"/>
        </w:rPr>
        <w:t>Return Adjustment (Void Merchandise Return)</w:t>
      </w:r>
    </w:p>
    <w:p w14:paraId="019C8FD0" w14:textId="77777777" w:rsidR="00B61110" w:rsidRPr="006F05AE" w:rsidRDefault="00B61110" w:rsidP="007930C7">
      <w:pPr>
        <w:numPr>
          <w:ilvl w:val="0"/>
          <w:numId w:val="34"/>
        </w:numPr>
        <w:tabs>
          <w:tab w:val="left" w:pos="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MOTO</w:t>
      </w:r>
    </w:p>
    <w:p w14:paraId="6E45DEB3" w14:textId="77777777" w:rsidR="00CF7F9D" w:rsidRPr="00F95D40" w:rsidRDefault="00CF7F9D" w:rsidP="00F95D40"/>
    <w:p w14:paraId="097D6574" w14:textId="77777777" w:rsidR="00780690" w:rsidRDefault="00780690" w:rsidP="00014496">
      <w:pPr>
        <w:ind w:left="360"/>
        <w:rPr>
          <w:rFonts w:cs="Arial"/>
          <w:snapToGrid w:val="0"/>
          <w:color w:val="000000"/>
        </w:rPr>
      </w:pPr>
      <w:r>
        <w:rPr>
          <w:rFonts w:cs="Arial"/>
          <w:snapToGrid w:val="0"/>
          <w:color w:val="000000"/>
        </w:rPr>
        <w:t>The POS Device must process all UnionPay Credit and Debit transactions using the "credit" message format since the POS Device will not always be able to differentiate debit versus credit.  However, there will be situations in which the POS Device may process a UnionPay card thinking it is another Card Type (for example Interac), in which case the POS Device will send the message to BASE24 as Interac ("debit" message format).  For the Interac scenario, BASE24 may override the Card Type to "UP" (UnionPay) on the response message back to the POS Device, but BASE24 will respond in the same format as the request ("debit" message format).</w:t>
      </w:r>
    </w:p>
    <w:p w14:paraId="2AA9CBDD" w14:textId="77777777" w:rsidR="00446CAD" w:rsidRDefault="00446CAD" w:rsidP="00014496">
      <w:pPr>
        <w:ind w:left="360"/>
        <w:rPr>
          <w:rFonts w:cs="Arial"/>
          <w:snapToGrid w:val="0"/>
          <w:color w:val="000000"/>
        </w:rPr>
      </w:pPr>
    </w:p>
    <w:p w14:paraId="4EFEA404" w14:textId="77777777" w:rsidR="00B61110" w:rsidRDefault="00CF7F9D" w:rsidP="00014496">
      <w:pPr>
        <w:ind w:left="360"/>
        <w:rPr>
          <w:rFonts w:cs="Arial"/>
          <w:snapToGrid w:val="0"/>
          <w:color w:val="000000"/>
        </w:rPr>
      </w:pPr>
      <w:r>
        <w:rPr>
          <w:rFonts w:cs="Arial"/>
          <w:snapToGrid w:val="0"/>
          <w:color w:val="000000"/>
        </w:rPr>
        <w:t>Since the terminal will send the transaction in "credit" message format, the POS device will need to allow additional optional data elements for credit request messages</w:t>
      </w:r>
      <w:r w:rsidR="00E42ABD">
        <w:rPr>
          <w:rFonts w:cs="Arial"/>
          <w:snapToGrid w:val="0"/>
          <w:color w:val="000000"/>
        </w:rPr>
        <w:t xml:space="preserve"> if an Online PIN is entered (FID</w:t>
      </w:r>
      <w:r>
        <w:rPr>
          <w:rFonts w:cs="Arial"/>
          <w:snapToGrid w:val="0"/>
          <w:color w:val="000000"/>
        </w:rPr>
        <w:t xml:space="preserve"> b (PIN) and FID f (PIN len</w:t>
      </w:r>
      <w:r w:rsidR="00E42ABD">
        <w:rPr>
          <w:rFonts w:cs="Arial"/>
          <w:snapToGrid w:val="0"/>
          <w:color w:val="000000"/>
        </w:rPr>
        <w:t>gth)).</w:t>
      </w:r>
    </w:p>
    <w:p w14:paraId="19E71947" w14:textId="77777777" w:rsidR="00B61110" w:rsidRDefault="00B61110" w:rsidP="00014496">
      <w:pPr>
        <w:ind w:left="360"/>
        <w:rPr>
          <w:rFonts w:cs="Arial"/>
          <w:snapToGrid w:val="0"/>
          <w:color w:val="000000"/>
        </w:rPr>
      </w:pPr>
    </w:p>
    <w:p w14:paraId="51C17AE1" w14:textId="77777777" w:rsidR="00146EA5" w:rsidRDefault="00446CAD"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UnionPay requires ONLINE PIN verification for </w:t>
      </w:r>
      <w:r w:rsidR="00DA41FC" w:rsidRPr="00F95D40">
        <w:rPr>
          <w:rFonts w:cs="Arial"/>
          <w:snapToGrid w:val="0"/>
          <w:color w:val="000000"/>
        </w:rPr>
        <w:t>Debit transactions</w:t>
      </w:r>
      <w:r w:rsidR="00146EA5">
        <w:rPr>
          <w:rFonts w:cs="Arial"/>
          <w:snapToGrid w:val="0"/>
          <w:color w:val="000000"/>
        </w:rPr>
        <w:t>, while ONLINE PIN verification is optional</w:t>
      </w:r>
      <w:r w:rsidR="00677EFD">
        <w:rPr>
          <w:rFonts w:cs="Arial"/>
          <w:snapToGrid w:val="0"/>
          <w:color w:val="000000"/>
        </w:rPr>
        <w:t xml:space="preserve"> for Credit transactions</w:t>
      </w:r>
      <w:r w:rsidR="00146EA5">
        <w:rPr>
          <w:rFonts w:cs="Arial"/>
          <w:snapToGrid w:val="0"/>
          <w:color w:val="000000"/>
        </w:rPr>
        <w:t>.</w:t>
      </w:r>
    </w:p>
    <w:p w14:paraId="0693EB86" w14:textId="77777777" w:rsidR="00366061" w:rsidRDefault="00366061"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3BF28BA" w14:textId="77777777" w:rsidR="00366061" w:rsidRDefault="00366061"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The </w:t>
      </w:r>
      <w:r w:rsidR="007841FA">
        <w:rPr>
          <w:rFonts w:cs="Arial"/>
          <w:snapToGrid w:val="0"/>
          <w:color w:val="000000"/>
        </w:rPr>
        <w:t xml:space="preserve">POS Device </w:t>
      </w:r>
      <w:r>
        <w:rPr>
          <w:rFonts w:cs="Arial"/>
          <w:snapToGrid w:val="0"/>
          <w:color w:val="000000"/>
        </w:rPr>
        <w:t xml:space="preserve">will allow ONLINE PIN </w:t>
      </w:r>
      <w:r w:rsidR="00677EFD">
        <w:rPr>
          <w:rFonts w:cs="Arial"/>
          <w:snapToGrid w:val="0"/>
          <w:color w:val="000000"/>
        </w:rPr>
        <w:t>entry</w:t>
      </w:r>
      <w:r>
        <w:rPr>
          <w:rFonts w:cs="Arial"/>
          <w:snapToGrid w:val="0"/>
          <w:color w:val="000000"/>
        </w:rPr>
        <w:t xml:space="preserve"> for UnionPay cards and</w:t>
      </w:r>
      <w:r w:rsidR="00146EA5">
        <w:rPr>
          <w:rFonts w:cs="Arial"/>
          <w:snapToGrid w:val="0"/>
          <w:color w:val="000000"/>
        </w:rPr>
        <w:t xml:space="preserve"> t</w:t>
      </w:r>
      <w:r>
        <w:rPr>
          <w:rFonts w:cs="Arial"/>
          <w:snapToGrid w:val="0"/>
          <w:color w:val="000000"/>
        </w:rPr>
        <w:t xml:space="preserve">he cardholder can choose to bypass </w:t>
      </w:r>
      <w:r w:rsidR="00677EFD">
        <w:rPr>
          <w:rFonts w:cs="Arial"/>
          <w:snapToGrid w:val="0"/>
          <w:color w:val="000000"/>
        </w:rPr>
        <w:t>it</w:t>
      </w:r>
      <w:r>
        <w:rPr>
          <w:rFonts w:cs="Arial"/>
          <w:snapToGrid w:val="0"/>
          <w:color w:val="000000"/>
        </w:rPr>
        <w:t>.</w:t>
      </w:r>
    </w:p>
    <w:p w14:paraId="078A587E" w14:textId="77777777" w:rsidR="00C96F1A" w:rsidRDefault="00C96F1A"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6171830F" w14:textId="77777777" w:rsidR="00C96F1A" w:rsidRDefault="00C96F1A"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ONLINE PIN is not required for Merchandise Return (Refunds) whenever the card </w:t>
      </w:r>
      <w:r w:rsidR="00061E29">
        <w:rPr>
          <w:rFonts w:cs="Arial"/>
          <w:snapToGrid w:val="0"/>
          <w:color w:val="000000"/>
        </w:rPr>
        <w:t>can be</w:t>
      </w:r>
      <w:r>
        <w:rPr>
          <w:rFonts w:cs="Arial"/>
          <w:snapToGrid w:val="0"/>
          <w:color w:val="000000"/>
        </w:rPr>
        <w:t xml:space="preserve"> identified as UnionPay.</w:t>
      </w:r>
    </w:p>
    <w:p w14:paraId="5ABDB382" w14:textId="77777777" w:rsidR="00461067" w:rsidRDefault="00461067"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3A9C72FF" w14:textId="77777777" w:rsidR="00461067" w:rsidRDefault="00461067"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If </w:t>
      </w:r>
      <w:r w:rsidR="007841FA">
        <w:rPr>
          <w:rFonts w:cs="Arial"/>
          <w:snapToGrid w:val="0"/>
          <w:color w:val="000000"/>
        </w:rPr>
        <w:t xml:space="preserve">the </w:t>
      </w:r>
      <w:r>
        <w:rPr>
          <w:rFonts w:cs="Arial"/>
          <w:snapToGrid w:val="0"/>
          <w:color w:val="000000"/>
        </w:rPr>
        <w:t>no CVM rule was applied for a "contact" EMV U</w:t>
      </w:r>
      <w:r w:rsidR="007841FA">
        <w:rPr>
          <w:rFonts w:cs="Arial"/>
          <w:snapToGrid w:val="0"/>
          <w:color w:val="000000"/>
        </w:rPr>
        <w:t>nionPay</w:t>
      </w:r>
      <w:r>
        <w:rPr>
          <w:rFonts w:cs="Arial"/>
          <w:snapToGrid w:val="0"/>
          <w:color w:val="000000"/>
        </w:rPr>
        <w:t xml:space="preserve"> transaction, signature must be collected. This requirement does not apply to contactless.</w:t>
      </w:r>
    </w:p>
    <w:p w14:paraId="1EF46247" w14:textId="77777777" w:rsidR="00366061" w:rsidRDefault="00366061"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206AF5C4" w14:textId="77777777" w:rsidR="00DC368E" w:rsidRDefault="00DC368E"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Account Selection </w:t>
      </w:r>
      <w:r w:rsidR="00677EFD">
        <w:rPr>
          <w:rFonts w:cs="Arial"/>
          <w:snapToGrid w:val="0"/>
          <w:color w:val="000000"/>
        </w:rPr>
        <w:t xml:space="preserve">is </w:t>
      </w:r>
      <w:r w:rsidR="00EC0240">
        <w:rPr>
          <w:rFonts w:cs="Arial"/>
          <w:snapToGrid w:val="0"/>
          <w:color w:val="000000"/>
        </w:rPr>
        <w:t>NOT</w:t>
      </w:r>
      <w:r w:rsidR="00677EFD">
        <w:rPr>
          <w:rFonts w:cs="Arial"/>
          <w:snapToGrid w:val="0"/>
          <w:color w:val="000000"/>
        </w:rPr>
        <w:t xml:space="preserve"> required for </w:t>
      </w:r>
      <w:r w:rsidR="00EC0240">
        <w:rPr>
          <w:rFonts w:cs="Arial"/>
          <w:snapToGrid w:val="0"/>
          <w:color w:val="000000"/>
        </w:rPr>
        <w:t>UnionPay transactions.  However, there will be situations in which the POS Device may process a UnionPay card thinking it is another Card Type (for example Interac), in which case the POS Device will prompt for PIN and Account Selection based on the Interac flow today.  In this case, B</w:t>
      </w:r>
      <w:r w:rsidR="00061E29">
        <w:rPr>
          <w:rFonts w:cs="Arial"/>
          <w:snapToGrid w:val="0"/>
          <w:color w:val="000000"/>
        </w:rPr>
        <w:t>ASE</w:t>
      </w:r>
      <w:r w:rsidR="00EC0240">
        <w:rPr>
          <w:rFonts w:cs="Arial"/>
          <w:snapToGrid w:val="0"/>
          <w:color w:val="000000"/>
        </w:rPr>
        <w:t>24 may override the Card Type to UnionPay and route the transaction to UnionPay instead.  Since Account Selection was performed, B</w:t>
      </w:r>
      <w:r w:rsidR="00061E29">
        <w:rPr>
          <w:rFonts w:cs="Arial"/>
          <w:snapToGrid w:val="0"/>
          <w:color w:val="000000"/>
        </w:rPr>
        <w:t>ASE</w:t>
      </w:r>
      <w:r w:rsidR="00EC0240">
        <w:rPr>
          <w:rFonts w:cs="Arial"/>
          <w:snapToGrid w:val="0"/>
          <w:color w:val="000000"/>
        </w:rPr>
        <w:t>24 will send the Account Type to UnionPay</w:t>
      </w:r>
      <w:r>
        <w:rPr>
          <w:rFonts w:cs="Arial"/>
          <w:snapToGrid w:val="0"/>
          <w:color w:val="000000"/>
        </w:rPr>
        <w:t xml:space="preserve">. </w:t>
      </w:r>
      <w:r w:rsidR="006A45A4">
        <w:rPr>
          <w:rFonts w:cs="Arial"/>
          <w:snapToGrid w:val="0"/>
          <w:color w:val="000000"/>
        </w:rPr>
        <w:t xml:space="preserve"> Only in cases where the POS Device knows it is a UnionPay card will the POS  Device skip Account Selection.</w:t>
      </w:r>
    </w:p>
    <w:p w14:paraId="42632DFB" w14:textId="77777777" w:rsidR="00EE6E8A" w:rsidRDefault="00EE6E8A"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1E7BE7D" w14:textId="4DD82362" w:rsidR="00EE6E8A" w:rsidRDefault="00EE6E8A"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Force post </w:t>
      </w:r>
      <w:r w:rsidR="00A70C10">
        <w:rPr>
          <w:rFonts w:cs="Arial"/>
          <w:snapToGrid w:val="0"/>
          <w:color w:val="000000"/>
        </w:rPr>
        <w:t>is</w:t>
      </w:r>
      <w:r>
        <w:rPr>
          <w:rFonts w:cs="Arial"/>
          <w:snapToGrid w:val="0"/>
          <w:color w:val="000000"/>
        </w:rPr>
        <w:t xml:space="preserve"> not allowed for UnionPay</w:t>
      </w:r>
      <w:r w:rsidR="006A45A4">
        <w:rPr>
          <w:rFonts w:cs="Arial"/>
          <w:snapToGrid w:val="0"/>
          <w:color w:val="000000"/>
        </w:rPr>
        <w:t xml:space="preserve"> </w:t>
      </w:r>
      <w:r w:rsidR="00A70C10">
        <w:rPr>
          <w:rFonts w:cs="Arial"/>
          <w:snapToGrid w:val="0"/>
          <w:color w:val="000000"/>
        </w:rPr>
        <w:t>cards.</w:t>
      </w:r>
    </w:p>
    <w:p w14:paraId="6283A61D" w14:textId="77777777" w:rsidR="00A70C10" w:rsidRDefault="00A70C10" w:rsidP="00014496">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6F88852B" w14:textId="77D2466F" w:rsidR="00A70C10" w:rsidRDefault="00A70C10" w:rsidP="00014496">
      <w:pPr>
        <w:ind w:left="360"/>
        <w:rPr>
          <w:rFonts w:cs="Arial"/>
          <w:snapToGrid w:val="0"/>
          <w:color w:val="000000"/>
        </w:rPr>
      </w:pPr>
      <w:r>
        <w:rPr>
          <w:rFonts w:cs="Arial"/>
          <w:snapToGrid w:val="0"/>
          <w:color w:val="000000"/>
        </w:rPr>
        <w:t xml:space="preserve">All MOTO transactions are allowed by the POS </w:t>
      </w:r>
      <w:r w:rsidR="000A59C3">
        <w:rPr>
          <w:rFonts w:cs="Arial"/>
          <w:snapToGrid w:val="0"/>
          <w:color w:val="000000"/>
        </w:rPr>
        <w:t>Device;</w:t>
      </w:r>
      <w:r>
        <w:rPr>
          <w:rFonts w:cs="Arial"/>
          <w:snapToGrid w:val="0"/>
          <w:color w:val="000000"/>
        </w:rPr>
        <w:t xml:space="preserve"> however, some transactions will be declined by the Issuer when the card </w:t>
      </w:r>
      <w:r w:rsidR="00B14157">
        <w:rPr>
          <w:rFonts w:cs="Arial"/>
          <w:snapToGrid w:val="0"/>
          <w:color w:val="000000"/>
        </w:rPr>
        <w:t xml:space="preserve">is identified </w:t>
      </w:r>
      <w:r>
        <w:rPr>
          <w:rFonts w:cs="Arial"/>
          <w:snapToGrid w:val="0"/>
          <w:color w:val="000000"/>
        </w:rPr>
        <w:t>as "debit"</w:t>
      </w:r>
      <w:r w:rsidR="00B14157">
        <w:rPr>
          <w:rFonts w:cs="Arial"/>
          <w:snapToGrid w:val="0"/>
          <w:color w:val="000000"/>
        </w:rPr>
        <w:t xml:space="preserve"> by the Issuer</w:t>
      </w:r>
      <w:r>
        <w:rPr>
          <w:rFonts w:cs="Arial"/>
          <w:snapToGrid w:val="0"/>
          <w:color w:val="000000"/>
        </w:rPr>
        <w:t>.</w:t>
      </w:r>
    </w:p>
    <w:p w14:paraId="6369AC45" w14:textId="77777777" w:rsidR="00461067" w:rsidRDefault="00461067" w:rsidP="00F95D40">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802B166" w14:textId="77777777" w:rsidR="00461067" w:rsidRPr="00F95D40" w:rsidRDefault="00461067" w:rsidP="00FB3DB9">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Balance Return is </w:t>
      </w:r>
      <w:r w:rsidR="006A45A4">
        <w:rPr>
          <w:rFonts w:cs="Arial"/>
          <w:snapToGrid w:val="0"/>
          <w:color w:val="000000"/>
        </w:rPr>
        <w:t xml:space="preserve">NOT </w:t>
      </w:r>
      <w:r>
        <w:rPr>
          <w:rFonts w:cs="Arial"/>
          <w:snapToGrid w:val="0"/>
          <w:color w:val="000000"/>
        </w:rPr>
        <w:t xml:space="preserve">allowed </w:t>
      </w:r>
      <w:r w:rsidR="006A45A4">
        <w:rPr>
          <w:rFonts w:cs="Arial"/>
          <w:snapToGrid w:val="0"/>
          <w:color w:val="000000"/>
        </w:rPr>
        <w:t>for</w:t>
      </w:r>
      <w:r>
        <w:rPr>
          <w:rFonts w:cs="Arial"/>
          <w:snapToGrid w:val="0"/>
          <w:color w:val="000000"/>
        </w:rPr>
        <w:t xml:space="preserve"> U</w:t>
      </w:r>
      <w:r w:rsidR="006A45A4">
        <w:rPr>
          <w:rFonts w:cs="Arial"/>
          <w:snapToGrid w:val="0"/>
          <w:color w:val="000000"/>
        </w:rPr>
        <w:t xml:space="preserve">nionPay </w:t>
      </w:r>
      <w:r>
        <w:rPr>
          <w:rFonts w:cs="Arial"/>
          <w:snapToGrid w:val="0"/>
          <w:color w:val="000000"/>
        </w:rPr>
        <w:t xml:space="preserve">transactions since </w:t>
      </w:r>
      <w:r w:rsidR="006A45A4">
        <w:rPr>
          <w:rFonts w:cs="Arial"/>
          <w:snapToGrid w:val="0"/>
          <w:color w:val="000000"/>
        </w:rPr>
        <w:t xml:space="preserve">UnionPay </w:t>
      </w:r>
      <w:r>
        <w:rPr>
          <w:rFonts w:cs="Arial"/>
          <w:snapToGrid w:val="0"/>
          <w:color w:val="000000"/>
        </w:rPr>
        <w:t>returns the balance in Chinese currency.</w:t>
      </w:r>
    </w:p>
    <w:p w14:paraId="4A5C8A31" w14:textId="77777777" w:rsidR="00DC368E" w:rsidRDefault="00DC368E" w:rsidP="00FB3DB9">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5B2E6878" w14:textId="77777777" w:rsidR="00890FEA" w:rsidRDefault="00890FEA" w:rsidP="00FB3DB9">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The </w:t>
      </w:r>
      <w:r w:rsidR="006A45A4">
        <w:rPr>
          <w:rFonts w:cs="Arial"/>
          <w:snapToGrid w:val="0"/>
          <w:color w:val="000000"/>
        </w:rPr>
        <w:t xml:space="preserve">POS Device </w:t>
      </w:r>
      <w:r>
        <w:rPr>
          <w:rFonts w:cs="Arial"/>
          <w:snapToGrid w:val="0"/>
          <w:color w:val="000000"/>
        </w:rPr>
        <w:t xml:space="preserve">will </w:t>
      </w:r>
      <w:r w:rsidR="006A45A4">
        <w:rPr>
          <w:rFonts w:cs="Arial"/>
          <w:snapToGrid w:val="0"/>
          <w:color w:val="000000"/>
        </w:rPr>
        <w:t xml:space="preserve">maintain </w:t>
      </w:r>
      <w:r>
        <w:rPr>
          <w:rFonts w:cs="Arial"/>
          <w:snapToGrid w:val="0"/>
          <w:color w:val="000000"/>
        </w:rPr>
        <w:t>a separate total</w:t>
      </w:r>
      <w:r w:rsidR="006A45A4">
        <w:rPr>
          <w:rFonts w:cs="Arial"/>
          <w:snapToGrid w:val="0"/>
          <w:color w:val="000000"/>
        </w:rPr>
        <w:t>s</w:t>
      </w:r>
      <w:r>
        <w:rPr>
          <w:rFonts w:cs="Arial"/>
          <w:snapToGrid w:val="0"/>
          <w:color w:val="000000"/>
        </w:rPr>
        <w:t xml:space="preserve"> bucket for U</w:t>
      </w:r>
      <w:r w:rsidR="006A45A4">
        <w:rPr>
          <w:rFonts w:cs="Arial"/>
          <w:snapToGrid w:val="0"/>
          <w:color w:val="000000"/>
        </w:rPr>
        <w:t>nionPay</w:t>
      </w:r>
      <w:r>
        <w:rPr>
          <w:rFonts w:cs="Arial"/>
          <w:snapToGrid w:val="0"/>
          <w:color w:val="000000"/>
        </w:rPr>
        <w:t xml:space="preserve"> transactions</w:t>
      </w:r>
      <w:r w:rsidR="006A45A4">
        <w:rPr>
          <w:rFonts w:cs="Arial"/>
          <w:snapToGrid w:val="0"/>
          <w:color w:val="000000"/>
        </w:rPr>
        <w:t xml:space="preserve"> (C</w:t>
      </w:r>
      <w:r>
        <w:rPr>
          <w:rFonts w:cs="Arial"/>
          <w:snapToGrid w:val="0"/>
          <w:color w:val="000000"/>
        </w:rPr>
        <w:t xml:space="preserve">ard </w:t>
      </w:r>
      <w:r w:rsidR="006A45A4">
        <w:rPr>
          <w:rFonts w:cs="Arial"/>
          <w:snapToGrid w:val="0"/>
          <w:color w:val="000000"/>
        </w:rPr>
        <w:t>T</w:t>
      </w:r>
      <w:r>
        <w:rPr>
          <w:rFonts w:cs="Arial"/>
          <w:snapToGrid w:val="0"/>
          <w:color w:val="000000"/>
        </w:rPr>
        <w:t>ype "UP"</w:t>
      </w:r>
      <w:r w:rsidR="006A45A4">
        <w:rPr>
          <w:rFonts w:cs="Arial"/>
          <w:snapToGrid w:val="0"/>
          <w:color w:val="000000"/>
        </w:rPr>
        <w:t>)</w:t>
      </w:r>
      <w:r>
        <w:rPr>
          <w:rFonts w:cs="Arial"/>
          <w:snapToGrid w:val="0"/>
          <w:color w:val="000000"/>
        </w:rPr>
        <w:t>.</w:t>
      </w:r>
    </w:p>
    <w:p w14:paraId="1E6AA84D" w14:textId="77777777" w:rsidR="00890FEA" w:rsidRDefault="00890FEA" w:rsidP="00FB3DB9">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7CC74A3E" w14:textId="77777777" w:rsidR="00DC368E" w:rsidRDefault="00DC368E" w:rsidP="00FB3DB9">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Note: If </w:t>
      </w:r>
      <w:r w:rsidR="006A45A4">
        <w:rPr>
          <w:rFonts w:cs="Arial"/>
          <w:snapToGrid w:val="0"/>
          <w:color w:val="000000"/>
        </w:rPr>
        <w:t xml:space="preserve">a </w:t>
      </w:r>
      <w:r>
        <w:rPr>
          <w:rFonts w:cs="Arial"/>
          <w:snapToGrid w:val="0"/>
          <w:color w:val="000000"/>
        </w:rPr>
        <w:t xml:space="preserve">UnionPay </w:t>
      </w:r>
      <w:r w:rsidR="006A45A4">
        <w:rPr>
          <w:rFonts w:cs="Arial"/>
          <w:snapToGrid w:val="0"/>
          <w:color w:val="000000"/>
        </w:rPr>
        <w:t>C</w:t>
      </w:r>
      <w:r>
        <w:rPr>
          <w:rFonts w:cs="Arial"/>
          <w:snapToGrid w:val="0"/>
          <w:color w:val="000000"/>
        </w:rPr>
        <w:t xml:space="preserve">hip </w:t>
      </w:r>
      <w:r w:rsidR="006A45A4">
        <w:rPr>
          <w:rFonts w:cs="Arial"/>
          <w:snapToGrid w:val="0"/>
          <w:color w:val="000000"/>
        </w:rPr>
        <w:t>c</w:t>
      </w:r>
      <w:r>
        <w:rPr>
          <w:rFonts w:cs="Arial"/>
          <w:snapToGrid w:val="0"/>
          <w:color w:val="000000"/>
        </w:rPr>
        <w:t>ard is co-branded with Interac</w:t>
      </w:r>
      <w:r w:rsidR="006A45A4">
        <w:rPr>
          <w:rFonts w:cs="Arial"/>
          <w:snapToGrid w:val="0"/>
          <w:color w:val="000000"/>
        </w:rPr>
        <w:t>,</w:t>
      </w:r>
      <w:r>
        <w:rPr>
          <w:rFonts w:cs="Arial"/>
          <w:snapToGrid w:val="0"/>
          <w:color w:val="000000"/>
        </w:rPr>
        <w:t xml:space="preserve"> the Interac AID will be </w:t>
      </w:r>
      <w:r w:rsidR="006A45A4">
        <w:rPr>
          <w:rFonts w:cs="Arial"/>
          <w:snapToGrid w:val="0"/>
          <w:color w:val="000000"/>
        </w:rPr>
        <w:t xml:space="preserve">selected </w:t>
      </w:r>
      <w:r>
        <w:rPr>
          <w:rFonts w:cs="Arial"/>
          <w:snapToGrid w:val="0"/>
          <w:color w:val="000000"/>
        </w:rPr>
        <w:t xml:space="preserve">first as it is done today for </w:t>
      </w:r>
      <w:r w:rsidR="001F276F">
        <w:rPr>
          <w:rFonts w:cs="Arial"/>
          <w:snapToGrid w:val="0"/>
          <w:color w:val="000000"/>
        </w:rPr>
        <w:t xml:space="preserve">any </w:t>
      </w:r>
      <w:r>
        <w:rPr>
          <w:rFonts w:cs="Arial"/>
          <w:snapToGrid w:val="0"/>
          <w:color w:val="000000"/>
        </w:rPr>
        <w:t>other Cana</w:t>
      </w:r>
      <w:r w:rsidR="001F276F">
        <w:rPr>
          <w:rFonts w:cs="Arial"/>
          <w:snapToGrid w:val="0"/>
          <w:color w:val="000000"/>
        </w:rPr>
        <w:t>dian Issued co-branded cards</w:t>
      </w:r>
      <w:r w:rsidR="006A45A4">
        <w:rPr>
          <w:rFonts w:cs="Arial"/>
          <w:snapToGrid w:val="0"/>
          <w:color w:val="000000"/>
        </w:rPr>
        <w:t xml:space="preserve">.  In this case, the </w:t>
      </w:r>
      <w:r w:rsidR="00366061">
        <w:rPr>
          <w:rFonts w:cs="Arial"/>
          <w:snapToGrid w:val="0"/>
          <w:color w:val="000000"/>
        </w:rPr>
        <w:t>IDP rules apply.</w:t>
      </w:r>
    </w:p>
    <w:p w14:paraId="0478162D" w14:textId="77777777" w:rsidR="001E5163" w:rsidRPr="00F95D40" w:rsidRDefault="001E5163" w:rsidP="00F95D40">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DF77453" w14:textId="77777777" w:rsidR="00BA297B" w:rsidRDefault="00BA297B" w:rsidP="008E7292">
      <w:pPr>
        <w:pStyle w:val="Heading4"/>
      </w:pPr>
      <w:r>
        <w:t xml:space="preserve">US </w:t>
      </w:r>
      <w:r w:rsidR="00954333">
        <w:t>Ac</w:t>
      </w:r>
      <w:r>
        <w:t>quired Debit Transactions</w:t>
      </w:r>
    </w:p>
    <w:p w14:paraId="69363B90" w14:textId="77777777" w:rsidR="00BA297B" w:rsidRPr="00FB3DB9" w:rsidRDefault="00BA297B" w:rsidP="00F12805">
      <w:pPr>
        <w:pStyle w:val="ListParagraph"/>
        <w:numPr>
          <w:ilvl w:val="0"/>
          <w:numId w:val="103"/>
        </w:numPr>
        <w:rPr>
          <w:snapToGrid w:val="0"/>
        </w:rPr>
      </w:pPr>
      <w:r w:rsidRPr="00FB3DB9">
        <w:rPr>
          <w:snapToGrid w:val="0"/>
        </w:rPr>
        <w:t>Normal Purchase</w:t>
      </w:r>
    </w:p>
    <w:p w14:paraId="6097F1FB" w14:textId="77777777" w:rsidR="00BA297B" w:rsidRPr="00FB3DB9" w:rsidRDefault="00BA297B" w:rsidP="00F12805">
      <w:pPr>
        <w:pStyle w:val="ListParagraph"/>
        <w:numPr>
          <w:ilvl w:val="0"/>
          <w:numId w:val="103"/>
        </w:numPr>
        <w:rPr>
          <w:snapToGrid w:val="0"/>
        </w:rPr>
      </w:pPr>
      <w:r w:rsidRPr="00FB3DB9">
        <w:rPr>
          <w:snapToGrid w:val="0"/>
        </w:rPr>
        <w:t>Pre-Auth Purchase</w:t>
      </w:r>
    </w:p>
    <w:p w14:paraId="402B0EE3" w14:textId="77777777" w:rsidR="00BA297B" w:rsidRPr="00FB3DB9" w:rsidRDefault="00BA297B" w:rsidP="00F12805">
      <w:pPr>
        <w:pStyle w:val="ListParagraph"/>
        <w:numPr>
          <w:ilvl w:val="0"/>
          <w:numId w:val="103"/>
        </w:numPr>
        <w:rPr>
          <w:snapToGrid w:val="0"/>
        </w:rPr>
      </w:pPr>
      <w:r w:rsidRPr="00FB3DB9">
        <w:rPr>
          <w:snapToGrid w:val="0"/>
        </w:rPr>
        <w:t>Pre-Auth Purchase Completion</w:t>
      </w:r>
    </w:p>
    <w:p w14:paraId="4EE6F919" w14:textId="77777777" w:rsidR="00BA297B" w:rsidRPr="00FB3DB9" w:rsidRDefault="00BA297B" w:rsidP="00F12805">
      <w:pPr>
        <w:pStyle w:val="ListParagraph"/>
        <w:numPr>
          <w:ilvl w:val="0"/>
          <w:numId w:val="103"/>
        </w:numPr>
        <w:rPr>
          <w:snapToGrid w:val="0"/>
        </w:rPr>
      </w:pPr>
      <w:r w:rsidRPr="00FB3DB9">
        <w:rPr>
          <w:snapToGrid w:val="0"/>
        </w:rPr>
        <w:t>Merchandise Return</w:t>
      </w:r>
    </w:p>
    <w:p w14:paraId="0DEF1DBC" w14:textId="77777777" w:rsidR="00781DC4" w:rsidRPr="00FB3DB9" w:rsidRDefault="00781DC4" w:rsidP="00F12805">
      <w:pPr>
        <w:pStyle w:val="ListParagraph"/>
        <w:numPr>
          <w:ilvl w:val="0"/>
          <w:numId w:val="103"/>
        </w:numPr>
        <w:rPr>
          <w:snapToGrid w:val="0"/>
        </w:rPr>
      </w:pPr>
      <w:r w:rsidRPr="00FB3DB9">
        <w:rPr>
          <w:snapToGrid w:val="0"/>
        </w:rPr>
        <w:t>Balance Inquiry</w:t>
      </w:r>
    </w:p>
    <w:p w14:paraId="29546D1F" w14:textId="77777777" w:rsidR="00BA297B" w:rsidRPr="00FB3DB9" w:rsidRDefault="00BA297B" w:rsidP="00F12805">
      <w:pPr>
        <w:pStyle w:val="ListParagraph"/>
        <w:numPr>
          <w:ilvl w:val="0"/>
          <w:numId w:val="103"/>
        </w:numPr>
        <w:rPr>
          <w:snapToGrid w:val="0"/>
        </w:rPr>
      </w:pPr>
      <w:r w:rsidRPr="00FB3DB9">
        <w:rPr>
          <w:snapToGrid w:val="0"/>
        </w:rPr>
        <w:t>Purchase with Cash Back</w:t>
      </w:r>
    </w:p>
    <w:p w14:paraId="26EAFE1A" w14:textId="77777777" w:rsidR="00851B14" w:rsidRDefault="00851B14" w:rsidP="00851B14">
      <w:pPr>
        <w:tabs>
          <w:tab w:val="left" w:pos="0"/>
          <w:tab w:val="left" w:pos="1440"/>
          <w:tab w:val="left" w:pos="2160"/>
          <w:tab w:val="left" w:pos="2880"/>
          <w:tab w:val="left" w:pos="3600"/>
          <w:tab w:val="left" w:pos="4320"/>
        </w:tabs>
        <w:spacing w:line="240" w:lineRule="atLeast"/>
        <w:ind w:left="360"/>
        <w:rPr>
          <w:rFonts w:cs="Arial"/>
          <w:snapToGrid w:val="0"/>
          <w:color w:val="000000"/>
        </w:rPr>
      </w:pPr>
    </w:p>
    <w:p w14:paraId="2022FBFF" w14:textId="77777777" w:rsidR="00BA297B" w:rsidRDefault="007C0A1B" w:rsidP="00BA297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US devices must </w:t>
      </w:r>
      <w:r w:rsidR="00BA297B">
        <w:rPr>
          <w:rFonts w:cs="Arial"/>
          <w:snapToGrid w:val="0"/>
          <w:color w:val="000000"/>
        </w:rPr>
        <w:t>send the cash back amount in</w:t>
      </w:r>
      <w:r w:rsidR="00781DC4">
        <w:rPr>
          <w:rFonts w:cs="Arial"/>
          <w:snapToGrid w:val="0"/>
          <w:color w:val="000000"/>
        </w:rPr>
        <w:t xml:space="preserve"> the amount 2 field, FID C.</w:t>
      </w:r>
      <w:r>
        <w:rPr>
          <w:rFonts w:cs="Arial"/>
          <w:snapToGrid w:val="0"/>
          <w:color w:val="000000"/>
        </w:rPr>
        <w:t xml:space="preserve">  FID B (amount 1) will contain the sum of the transaction amount and the cash back amount.</w:t>
      </w:r>
    </w:p>
    <w:p w14:paraId="792A233A" w14:textId="77777777" w:rsidR="00BA297B" w:rsidRDefault="00BA297B" w:rsidP="00BA297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0964DBF" w14:textId="77777777" w:rsidR="00E04EF4" w:rsidRPr="00637284" w:rsidRDefault="00E04EF4" w:rsidP="00E04EF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637284">
        <w:rPr>
          <w:rFonts w:cs="Arial"/>
          <w:snapToGrid w:val="0"/>
          <w:color w:val="000000"/>
        </w:rPr>
        <w:t xml:space="preserve">Pre-Auth completions </w:t>
      </w:r>
      <w:r>
        <w:rPr>
          <w:rFonts w:cs="Arial"/>
          <w:snapToGrid w:val="0"/>
          <w:color w:val="000000"/>
        </w:rPr>
        <w:t xml:space="preserve">must be sent </w:t>
      </w:r>
      <w:r w:rsidRPr="00DC60F1">
        <w:rPr>
          <w:rFonts w:cs="Arial"/>
          <w:snapToGrid w:val="0"/>
          <w:color w:val="000000"/>
        </w:rPr>
        <w:t>online</w:t>
      </w:r>
      <w:r>
        <w:rPr>
          <w:rFonts w:cs="Arial"/>
          <w:snapToGrid w:val="0"/>
          <w:color w:val="000000"/>
        </w:rPr>
        <w:t>, using message subtype “S”,</w:t>
      </w:r>
      <w:r w:rsidRPr="00DC60F1">
        <w:rPr>
          <w:rFonts w:cs="Arial"/>
          <w:snapToGrid w:val="0"/>
          <w:color w:val="000000"/>
        </w:rPr>
        <w:t xml:space="preserve"> as soon as the transaction is complete</w:t>
      </w:r>
      <w:r w:rsidRPr="00637284">
        <w:rPr>
          <w:rFonts w:cs="Arial"/>
          <w:snapToGrid w:val="0"/>
          <w:color w:val="000000"/>
        </w:rPr>
        <w:t>. They also must include the approval code obt</w:t>
      </w:r>
      <w:r>
        <w:rPr>
          <w:rFonts w:cs="Arial"/>
          <w:snapToGrid w:val="0"/>
          <w:color w:val="000000"/>
        </w:rPr>
        <w:t>ained in the original pre-auth.  Also, both original pre-authorized and final amounts must be present.  See Appendix A, FID C and FID B descriptions.</w:t>
      </w:r>
    </w:p>
    <w:p w14:paraId="013184F6" w14:textId="77777777" w:rsidR="00BA297B" w:rsidRDefault="00BA297B" w:rsidP="00BA297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3C68C69" w14:textId="77777777" w:rsidR="00BD04F5" w:rsidRDefault="00846EB0" w:rsidP="00BA297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P</w:t>
      </w:r>
      <w:r w:rsidR="00BD04F5" w:rsidRPr="00BD04F5">
        <w:rPr>
          <w:rFonts w:cs="Arial"/>
          <w:snapToGrid w:val="0"/>
          <w:color w:val="000000"/>
        </w:rPr>
        <w:t>re-auth completions must be initiated using the original transaction data from the POS Solution.  They cannot be an initiated as original transactions.</w:t>
      </w:r>
    </w:p>
    <w:p w14:paraId="53057714" w14:textId="77777777" w:rsidR="005065AC" w:rsidRDefault="005065AC" w:rsidP="00BA297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3B624E4" w14:textId="77777777" w:rsidR="00BA297B" w:rsidRDefault="00781DC4" w:rsidP="00027E1E">
      <w:pPr>
        <w:keepLines/>
        <w:widowControl w:val="0"/>
        <w:rPr>
          <w:rFonts w:cs="Arial"/>
          <w:snapToGrid w:val="0"/>
          <w:color w:val="000000"/>
        </w:rPr>
      </w:pPr>
      <w:r>
        <w:rPr>
          <w:rFonts w:cs="Arial"/>
          <w:snapToGrid w:val="0"/>
          <w:color w:val="000000"/>
        </w:rPr>
        <w:t xml:space="preserve">Reversals for financial transactions are also supported.  </w:t>
      </w:r>
    </w:p>
    <w:p w14:paraId="4DB20483" w14:textId="77777777" w:rsidR="00BA297B" w:rsidRDefault="00BA297B" w:rsidP="00027E1E">
      <w:pPr>
        <w:keepLines/>
        <w:widowControl w:val="0"/>
        <w:rPr>
          <w:rFonts w:cs="Arial"/>
          <w:snapToGrid w:val="0"/>
          <w:color w:val="000000"/>
        </w:rPr>
      </w:pPr>
    </w:p>
    <w:p w14:paraId="4163EC95" w14:textId="77777777" w:rsidR="00751A2F" w:rsidRDefault="005E0C83" w:rsidP="00027E1E">
      <w:pPr>
        <w:pStyle w:val="Heading4"/>
        <w:keepNext w:val="0"/>
        <w:widowControl w:val="0"/>
      </w:pPr>
      <w:r>
        <w:t xml:space="preserve">Canadian Acquired </w:t>
      </w:r>
      <w:r w:rsidR="00C21BB6">
        <w:t>Credit Card Transactions</w:t>
      </w:r>
    </w:p>
    <w:p w14:paraId="3177E58C"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Normal Purchase </w:t>
      </w:r>
    </w:p>
    <w:p w14:paraId="5FAE0865"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w:t>
      </w:r>
    </w:p>
    <w:p w14:paraId="3284F10B"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 Completion</w:t>
      </w:r>
    </w:p>
    <w:p w14:paraId="3120117B"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Phone/Mail Order</w:t>
      </w:r>
    </w:p>
    <w:p w14:paraId="364B7766"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Merchandise Return</w:t>
      </w:r>
    </w:p>
    <w:p w14:paraId="0830441F"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Cash Advance</w:t>
      </w:r>
      <w:r w:rsidR="00BD04F5">
        <w:rPr>
          <w:rFonts w:cs="Arial"/>
          <w:snapToGrid w:val="0"/>
          <w:color w:val="000000"/>
        </w:rPr>
        <w:t xml:space="preserve"> (mag stripe at TDCT branch only)</w:t>
      </w:r>
    </w:p>
    <w:p w14:paraId="3EB2185A" w14:textId="77777777" w:rsidR="00954DD6" w:rsidRDefault="00954DD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with Cash Back</w:t>
      </w:r>
    </w:p>
    <w:p w14:paraId="515D0C49" w14:textId="77777777" w:rsidR="00427360" w:rsidRDefault="00427360"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Card Verification (Visa</w:t>
      </w:r>
      <w:r w:rsidR="00382876">
        <w:rPr>
          <w:rFonts w:cs="Arial"/>
          <w:snapToGrid w:val="0"/>
          <w:color w:val="000000"/>
        </w:rPr>
        <w:t>,</w:t>
      </w:r>
      <w:r>
        <w:rPr>
          <w:rFonts w:cs="Arial"/>
          <w:snapToGrid w:val="0"/>
          <w:color w:val="000000"/>
        </w:rPr>
        <w:t xml:space="preserve"> Visa Debit CNP</w:t>
      </w:r>
      <w:r w:rsidR="00382876">
        <w:rPr>
          <w:rFonts w:cs="Arial"/>
          <w:snapToGrid w:val="0"/>
          <w:color w:val="000000"/>
        </w:rPr>
        <w:t>, MasterCard and Discover Network</w:t>
      </w:r>
      <w:r w:rsidR="006149CA">
        <w:rPr>
          <w:rFonts w:cs="Arial"/>
          <w:snapToGrid w:val="0"/>
          <w:color w:val="000000"/>
        </w:rPr>
        <w:t>, and</w:t>
      </w:r>
      <w:r w:rsidR="00EE1F7C">
        <w:rPr>
          <w:rFonts w:cs="Arial"/>
          <w:snapToGrid w:val="0"/>
          <w:color w:val="000000"/>
        </w:rPr>
        <w:t xml:space="preserve"> American Express</w:t>
      </w:r>
      <w:r>
        <w:rPr>
          <w:rFonts w:cs="Arial"/>
          <w:snapToGrid w:val="0"/>
          <w:color w:val="000000"/>
        </w:rPr>
        <w:t xml:space="preserve"> only)</w:t>
      </w:r>
    </w:p>
    <w:p w14:paraId="79AD3351"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Adjustment (Void Purchase)</w:t>
      </w:r>
    </w:p>
    <w:p w14:paraId="0496B2B9" w14:textId="77777777" w:rsidR="00954DD6" w:rsidRPr="00857915"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Return Adjustment (Void Merchandise Return)</w:t>
      </w:r>
    </w:p>
    <w:p w14:paraId="24532645" w14:textId="77777777" w:rsidR="00C21BB6" w:rsidRDefault="00C21BB6" w:rsidP="00506DCE">
      <w:pPr>
        <w:keepLines/>
        <w:widowControl w:val="0"/>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Cash Advance Adjustment</w:t>
      </w:r>
    </w:p>
    <w:p w14:paraId="24EFEE59" w14:textId="77777777" w:rsidR="00C21BB6" w:rsidRPr="00634AEF" w:rsidRDefault="00C21BB6" w:rsidP="00506DCE">
      <w:pPr>
        <w:keepLines/>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cs="Arial"/>
          <w:lang w:val="en-GB"/>
        </w:rPr>
      </w:pPr>
    </w:p>
    <w:p w14:paraId="23979889" w14:textId="77777777" w:rsidR="0012743B" w:rsidRDefault="0012743B" w:rsidP="00506D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cs="Arial"/>
          <w:lang w:val="en-GB"/>
        </w:rPr>
      </w:pPr>
      <w:r w:rsidRPr="00634AEF">
        <w:rPr>
          <w:rFonts w:cs="Arial"/>
          <w:lang w:val="en-GB"/>
        </w:rPr>
        <w:t>The following card types are supported for these transactions:</w:t>
      </w:r>
    </w:p>
    <w:p w14:paraId="09C38F32" w14:textId="77777777" w:rsidR="008871DD" w:rsidRPr="00634AEF" w:rsidRDefault="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tbl>
      <w:tblPr>
        <w:tblW w:w="0" w:type="auto"/>
        <w:tblInd w:w="612"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3132"/>
        <w:gridCol w:w="1458"/>
      </w:tblGrid>
      <w:tr w:rsidR="0012743B" w:rsidRPr="00634AEF" w14:paraId="78258F76" w14:textId="77777777" w:rsidTr="00CD6576">
        <w:tc>
          <w:tcPr>
            <w:tcW w:w="3132" w:type="dxa"/>
            <w:shd w:val="clear" w:color="auto" w:fill="auto"/>
          </w:tcPr>
          <w:p w14:paraId="2E593952" w14:textId="77777777" w:rsidR="0012743B" w:rsidRPr="00634AEF" w:rsidRDefault="0012743B" w:rsidP="00505A2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rPr>
                <w:rFonts w:cs="Arial"/>
                <w:b/>
                <w:lang w:val="en-GB"/>
              </w:rPr>
            </w:pPr>
            <w:r w:rsidRPr="00634AEF">
              <w:rPr>
                <w:rFonts w:cs="Arial"/>
                <w:b/>
                <w:lang w:val="en-GB"/>
              </w:rPr>
              <w:t>Card Description</w:t>
            </w:r>
          </w:p>
        </w:tc>
        <w:tc>
          <w:tcPr>
            <w:tcW w:w="1458" w:type="dxa"/>
            <w:shd w:val="clear" w:color="auto" w:fill="auto"/>
          </w:tcPr>
          <w:p w14:paraId="2FF8D58F" w14:textId="77777777" w:rsidR="0012743B" w:rsidRPr="00634AEF" w:rsidRDefault="0012743B" w:rsidP="001F4AB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rPr>
                <w:rFonts w:cs="Arial"/>
                <w:b/>
                <w:lang w:val="en-GB"/>
              </w:rPr>
            </w:pPr>
            <w:r w:rsidRPr="00634AEF">
              <w:rPr>
                <w:rFonts w:cs="Arial"/>
                <w:b/>
                <w:lang w:val="en-GB"/>
              </w:rPr>
              <w:t>Card Type</w:t>
            </w:r>
          </w:p>
        </w:tc>
      </w:tr>
      <w:tr w:rsidR="0012743B" w:rsidRPr="00634AEF" w14:paraId="56837302" w14:textId="77777777" w:rsidTr="00CD6576">
        <w:tc>
          <w:tcPr>
            <w:tcW w:w="3132" w:type="dxa"/>
            <w:shd w:val="clear" w:color="auto" w:fill="auto"/>
          </w:tcPr>
          <w:p w14:paraId="53FD8AC4"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Visa</w:t>
            </w:r>
          </w:p>
        </w:tc>
        <w:tc>
          <w:tcPr>
            <w:tcW w:w="1458" w:type="dxa"/>
            <w:shd w:val="clear" w:color="auto" w:fill="auto"/>
          </w:tcPr>
          <w:p w14:paraId="40C1666E"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VI</w:t>
            </w:r>
          </w:p>
        </w:tc>
      </w:tr>
      <w:tr w:rsidR="0012743B" w:rsidRPr="00634AEF" w14:paraId="2830EFC4" w14:textId="77777777" w:rsidTr="00CD6576">
        <w:tc>
          <w:tcPr>
            <w:tcW w:w="3132" w:type="dxa"/>
            <w:shd w:val="clear" w:color="auto" w:fill="auto"/>
          </w:tcPr>
          <w:p w14:paraId="0BE006E5"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Visa Debit</w:t>
            </w:r>
          </w:p>
        </w:tc>
        <w:tc>
          <w:tcPr>
            <w:tcW w:w="1458" w:type="dxa"/>
            <w:shd w:val="clear" w:color="auto" w:fill="auto"/>
          </w:tcPr>
          <w:p w14:paraId="2C7539A3"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PV</w:t>
            </w:r>
          </w:p>
        </w:tc>
      </w:tr>
      <w:tr w:rsidR="0012743B" w:rsidRPr="00634AEF" w14:paraId="2EB3B6B2" w14:textId="77777777" w:rsidTr="00CD6576">
        <w:tc>
          <w:tcPr>
            <w:tcW w:w="3132" w:type="dxa"/>
            <w:shd w:val="clear" w:color="auto" w:fill="auto"/>
          </w:tcPr>
          <w:p w14:paraId="786B0BF7" w14:textId="77777777" w:rsidR="0012743B" w:rsidRPr="00634AEF" w:rsidRDefault="001A2FE1"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Pr>
                <w:rFonts w:cs="Arial"/>
                <w:lang w:val="en-GB"/>
              </w:rPr>
              <w:t>MasterC</w:t>
            </w:r>
            <w:r w:rsidR="0012743B" w:rsidRPr="00634AEF">
              <w:rPr>
                <w:rFonts w:cs="Arial"/>
                <w:lang w:val="en-GB"/>
              </w:rPr>
              <w:t>ard</w:t>
            </w:r>
          </w:p>
        </w:tc>
        <w:tc>
          <w:tcPr>
            <w:tcW w:w="1458" w:type="dxa"/>
            <w:shd w:val="clear" w:color="auto" w:fill="auto"/>
          </w:tcPr>
          <w:p w14:paraId="3DB6F3CC"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MC</w:t>
            </w:r>
          </w:p>
        </w:tc>
      </w:tr>
      <w:tr w:rsidR="0012743B" w:rsidRPr="00634AEF" w14:paraId="2AAE3C7C" w14:textId="77777777" w:rsidTr="00CD6576">
        <w:tc>
          <w:tcPr>
            <w:tcW w:w="3132" w:type="dxa"/>
            <w:shd w:val="clear" w:color="auto" w:fill="auto"/>
          </w:tcPr>
          <w:p w14:paraId="3F749F7C"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Amex</w:t>
            </w:r>
          </w:p>
        </w:tc>
        <w:tc>
          <w:tcPr>
            <w:tcW w:w="1458" w:type="dxa"/>
            <w:shd w:val="clear" w:color="auto" w:fill="auto"/>
          </w:tcPr>
          <w:p w14:paraId="78172332"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AM</w:t>
            </w:r>
          </w:p>
        </w:tc>
      </w:tr>
      <w:tr w:rsidR="0012743B" w:rsidRPr="00634AEF" w14:paraId="3F9E4DA1" w14:textId="77777777" w:rsidTr="00CD6576">
        <w:tc>
          <w:tcPr>
            <w:tcW w:w="3132" w:type="dxa"/>
            <w:shd w:val="clear" w:color="auto" w:fill="auto"/>
          </w:tcPr>
          <w:p w14:paraId="79533CAE"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Diners</w:t>
            </w:r>
          </w:p>
        </w:tc>
        <w:tc>
          <w:tcPr>
            <w:tcW w:w="1458" w:type="dxa"/>
            <w:shd w:val="clear" w:color="auto" w:fill="auto"/>
          </w:tcPr>
          <w:p w14:paraId="094BE509"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DC</w:t>
            </w:r>
          </w:p>
        </w:tc>
      </w:tr>
      <w:tr w:rsidR="0012743B" w:rsidRPr="00634AEF" w14:paraId="48211351" w14:textId="77777777" w:rsidTr="00CD6576">
        <w:tc>
          <w:tcPr>
            <w:tcW w:w="3132" w:type="dxa"/>
            <w:shd w:val="clear" w:color="auto" w:fill="auto"/>
          </w:tcPr>
          <w:p w14:paraId="3714FEA4"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Sears</w:t>
            </w:r>
          </w:p>
        </w:tc>
        <w:tc>
          <w:tcPr>
            <w:tcW w:w="1458" w:type="dxa"/>
            <w:shd w:val="clear" w:color="auto" w:fill="auto"/>
          </w:tcPr>
          <w:p w14:paraId="3B79BBA9"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SR</w:t>
            </w:r>
          </w:p>
        </w:tc>
      </w:tr>
      <w:tr w:rsidR="0012743B" w:rsidRPr="00634AEF" w14:paraId="29DC60A5" w14:textId="77777777" w:rsidTr="00CD6576">
        <w:tc>
          <w:tcPr>
            <w:tcW w:w="3132" w:type="dxa"/>
            <w:shd w:val="clear" w:color="auto" w:fill="auto"/>
          </w:tcPr>
          <w:p w14:paraId="37EEEADC"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Discover</w:t>
            </w:r>
          </w:p>
        </w:tc>
        <w:tc>
          <w:tcPr>
            <w:tcW w:w="1458" w:type="dxa"/>
            <w:shd w:val="clear" w:color="auto" w:fill="auto"/>
          </w:tcPr>
          <w:p w14:paraId="63B4CAFE"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DS</w:t>
            </w:r>
          </w:p>
        </w:tc>
      </w:tr>
      <w:tr w:rsidR="0012743B" w:rsidRPr="00634AEF" w14:paraId="628637B9" w14:textId="77777777" w:rsidTr="00CD6576">
        <w:tc>
          <w:tcPr>
            <w:tcW w:w="3132" w:type="dxa"/>
            <w:shd w:val="clear" w:color="auto" w:fill="auto"/>
          </w:tcPr>
          <w:p w14:paraId="067462C7"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Hamilton Discount</w:t>
            </w:r>
          </w:p>
        </w:tc>
        <w:tc>
          <w:tcPr>
            <w:tcW w:w="1458" w:type="dxa"/>
            <w:shd w:val="clear" w:color="auto" w:fill="auto"/>
          </w:tcPr>
          <w:p w14:paraId="39FE0EB0"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HD</w:t>
            </w:r>
          </w:p>
        </w:tc>
      </w:tr>
      <w:tr w:rsidR="0012743B" w:rsidRPr="00634AEF" w14:paraId="2374B167" w14:textId="77777777" w:rsidTr="00CD6576">
        <w:tc>
          <w:tcPr>
            <w:tcW w:w="3132" w:type="dxa"/>
            <w:shd w:val="clear" w:color="auto" w:fill="auto"/>
          </w:tcPr>
          <w:p w14:paraId="5214A07A"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Hudson’s Bay</w:t>
            </w:r>
          </w:p>
        </w:tc>
        <w:tc>
          <w:tcPr>
            <w:tcW w:w="1458" w:type="dxa"/>
            <w:shd w:val="clear" w:color="auto" w:fill="auto"/>
          </w:tcPr>
          <w:p w14:paraId="7C5D5437"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HB</w:t>
            </w:r>
          </w:p>
        </w:tc>
      </w:tr>
      <w:tr w:rsidR="0012743B" w:rsidRPr="00634AEF" w14:paraId="0B66FAFE" w14:textId="77777777" w:rsidTr="00CD6576">
        <w:tc>
          <w:tcPr>
            <w:tcW w:w="3132" w:type="dxa"/>
            <w:shd w:val="clear" w:color="auto" w:fill="auto"/>
          </w:tcPr>
          <w:p w14:paraId="4EC673CA"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Zellers</w:t>
            </w:r>
          </w:p>
        </w:tc>
        <w:tc>
          <w:tcPr>
            <w:tcW w:w="1458" w:type="dxa"/>
            <w:shd w:val="clear" w:color="auto" w:fill="auto"/>
          </w:tcPr>
          <w:p w14:paraId="2E54EF24"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ZL</w:t>
            </w:r>
          </w:p>
        </w:tc>
      </w:tr>
      <w:tr w:rsidR="0012743B" w:rsidRPr="00634AEF" w14:paraId="6CA94F24" w14:textId="77777777" w:rsidTr="00CD6576">
        <w:tc>
          <w:tcPr>
            <w:tcW w:w="3132" w:type="dxa"/>
            <w:shd w:val="clear" w:color="auto" w:fill="auto"/>
          </w:tcPr>
          <w:p w14:paraId="08B79D9F"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The Associate</w:t>
            </w:r>
          </w:p>
        </w:tc>
        <w:tc>
          <w:tcPr>
            <w:tcW w:w="1458" w:type="dxa"/>
            <w:shd w:val="clear" w:color="auto" w:fill="auto"/>
          </w:tcPr>
          <w:p w14:paraId="07268AD9"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AS</w:t>
            </w:r>
          </w:p>
        </w:tc>
      </w:tr>
      <w:tr w:rsidR="0012743B" w:rsidRPr="00634AEF" w14:paraId="7BBEE8CC" w14:textId="77777777" w:rsidTr="00CD6576">
        <w:tc>
          <w:tcPr>
            <w:tcW w:w="3132" w:type="dxa"/>
            <w:shd w:val="clear" w:color="auto" w:fill="auto"/>
          </w:tcPr>
          <w:p w14:paraId="364E0DA4"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NRCS</w:t>
            </w:r>
          </w:p>
        </w:tc>
        <w:tc>
          <w:tcPr>
            <w:tcW w:w="1458" w:type="dxa"/>
            <w:shd w:val="clear" w:color="auto" w:fill="auto"/>
          </w:tcPr>
          <w:p w14:paraId="6B6E2644"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NR</w:t>
            </w:r>
          </w:p>
        </w:tc>
      </w:tr>
      <w:tr w:rsidR="0012743B" w:rsidRPr="00634AEF" w14:paraId="2457EA30" w14:textId="77777777" w:rsidTr="00CD6576">
        <w:tc>
          <w:tcPr>
            <w:tcW w:w="3132" w:type="dxa"/>
            <w:shd w:val="clear" w:color="auto" w:fill="auto"/>
          </w:tcPr>
          <w:p w14:paraId="65F5E21A" w14:textId="77777777" w:rsidR="0012743B" w:rsidRPr="00634AEF" w:rsidRDefault="0012743B"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634AEF">
              <w:rPr>
                <w:rFonts w:cs="Arial"/>
                <w:lang w:val="en-GB"/>
              </w:rPr>
              <w:t>TD Retailer Card Services</w:t>
            </w:r>
          </w:p>
        </w:tc>
        <w:tc>
          <w:tcPr>
            <w:tcW w:w="1458" w:type="dxa"/>
            <w:shd w:val="clear" w:color="auto" w:fill="auto"/>
          </w:tcPr>
          <w:p w14:paraId="24EFF35D" w14:textId="77777777" w:rsidR="0012743B" w:rsidRPr="00634AEF" w:rsidRDefault="0012743B"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634AEF">
              <w:rPr>
                <w:rFonts w:cs="Arial"/>
                <w:lang w:val="en-GB"/>
              </w:rPr>
              <w:t>RC</w:t>
            </w:r>
          </w:p>
        </w:tc>
      </w:tr>
      <w:tr w:rsidR="00FD0E11" w:rsidRPr="00634AEF" w14:paraId="70D5D6B4" w14:textId="77777777" w:rsidTr="00CD6576">
        <w:tc>
          <w:tcPr>
            <w:tcW w:w="3132" w:type="dxa"/>
            <w:shd w:val="clear" w:color="auto" w:fill="auto"/>
          </w:tcPr>
          <w:p w14:paraId="5BBFFE24" w14:textId="77777777" w:rsidR="00FD0E11" w:rsidRPr="00634AEF" w:rsidRDefault="00FD0E11"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Pr>
                <w:rFonts w:cs="Arial"/>
                <w:lang w:val="en-GB"/>
              </w:rPr>
              <w:t>UnionPay</w:t>
            </w:r>
          </w:p>
        </w:tc>
        <w:tc>
          <w:tcPr>
            <w:tcW w:w="1458" w:type="dxa"/>
            <w:shd w:val="clear" w:color="auto" w:fill="auto"/>
          </w:tcPr>
          <w:p w14:paraId="6F858896" w14:textId="77777777" w:rsidR="00FD0E11" w:rsidRPr="00634AEF" w:rsidRDefault="00FD0E11" w:rsidP="008871D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Pr>
                <w:rFonts w:cs="Arial"/>
                <w:lang w:val="en-GB"/>
              </w:rPr>
              <w:t>UP</w:t>
            </w:r>
          </w:p>
        </w:tc>
      </w:tr>
    </w:tbl>
    <w:p w14:paraId="569AAD1A" w14:textId="77777777" w:rsidR="0012743B" w:rsidRPr="00FD0E11" w:rsidRDefault="0012743B" w:rsidP="00FD0E1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cs="Arial"/>
          <w:sz w:val="16"/>
          <w:szCs w:val="16"/>
          <w:lang w:val="en-GB"/>
        </w:rPr>
      </w:pPr>
    </w:p>
    <w:p w14:paraId="06EFA613" w14:textId="77777777" w:rsidR="00CF0B69" w:rsidRPr="00637284" w:rsidRDefault="00CF0B69" w:rsidP="00027E1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637284">
        <w:rPr>
          <w:rFonts w:cs="Arial"/>
          <w:snapToGrid w:val="0"/>
          <w:color w:val="000000"/>
        </w:rPr>
        <w:t>Pre-Auth completions must use message subtype “S”. They also must include the approval code obtained in the original pre-auth</w:t>
      </w:r>
      <w:r w:rsidR="00637284" w:rsidRPr="00637284">
        <w:rPr>
          <w:rFonts w:cs="Arial"/>
          <w:snapToGrid w:val="0"/>
          <w:color w:val="000000"/>
        </w:rPr>
        <w:t xml:space="preserve">. </w:t>
      </w:r>
    </w:p>
    <w:p w14:paraId="32C2E266" w14:textId="77777777" w:rsidR="00B11E32" w:rsidRDefault="00B11E32" w:rsidP="00027E1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9741F12" w14:textId="77777777" w:rsidR="00B11E32" w:rsidRDefault="00B11E32" w:rsidP="00027E1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Pre-auth Completion requests must include all the CAVV (Verified by Visa) and UCAF (MasterCard SecureCode) data, i.e. FID 6 ;SFIDS L, V, and Y, as sent in the original Pre-auth transaction for clearing purposes (if applicable).</w:t>
      </w:r>
    </w:p>
    <w:p w14:paraId="76D8E255" w14:textId="77777777" w:rsidR="00B11E32" w:rsidRDefault="00B11E32" w:rsidP="00027E1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96FCD30" w14:textId="77777777" w:rsidR="00C21BB6" w:rsidRDefault="00C21BB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lastRenderedPageBreak/>
        <w:t>EMV support will cover the following credit transactions. All other transactions will be processed as magnetic stripe (without EMV data) to accommodate potential card not present situations.  EMV data sent in the BASE24 message must correspond to the data exchanged between the terminal and the card.</w:t>
      </w:r>
    </w:p>
    <w:p w14:paraId="511FA372" w14:textId="77777777" w:rsidR="00027E1E" w:rsidRDefault="00027E1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5CE33BD" w14:textId="77777777" w:rsidR="00C21BB6" w:rsidRDefault="00C21BB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Normal Purchase</w:t>
      </w:r>
    </w:p>
    <w:p w14:paraId="12A3C602" w14:textId="77777777" w:rsidR="00C21BB6" w:rsidRDefault="00C21BB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w:t>
      </w:r>
    </w:p>
    <w:p w14:paraId="2FF0073B" w14:textId="77777777" w:rsidR="00C21BB6" w:rsidRDefault="00C21BB6"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Completion</w:t>
      </w:r>
    </w:p>
    <w:p w14:paraId="2652275F" w14:textId="77777777" w:rsidR="00C21BB6" w:rsidRDefault="00C21BB6"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Pre-auth Completions require all the EMV data values (i.e. FID 6; SFIDs E, I, O, P, Q Note: Issuer Authentication Data may be zeroes) from the original Pre-auth transaction for clearing purposes</w:t>
      </w:r>
    </w:p>
    <w:p w14:paraId="38BD1F2F" w14:textId="77777777" w:rsidR="00C21BB6" w:rsidRDefault="00C21BB6"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The completion amount of the transaction must be present in FID B only</w:t>
      </w:r>
    </w:p>
    <w:p w14:paraId="4A622657" w14:textId="77777777" w:rsidR="00C21BB6" w:rsidRDefault="00C21BB6"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A Pre-auth cannot be upgraded from Manual or Magnetic Stripe to EMV with the completion</w:t>
      </w:r>
    </w:p>
    <w:p w14:paraId="3265B066" w14:textId="77777777" w:rsidR="00C21BB6" w:rsidRPr="00415A95" w:rsidRDefault="00C21BB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022CF5E7" w14:textId="77777777" w:rsidR="004D4A64" w:rsidRDefault="004D4A64" w:rsidP="004D4A6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A card read is required for all transactions except for the following transactions. </w:t>
      </w:r>
      <w:r w:rsidR="0084371B">
        <w:rPr>
          <w:rFonts w:cs="Arial"/>
          <w:snapToGrid w:val="0"/>
          <w:color w:val="000000"/>
        </w:rPr>
        <w:t xml:space="preserve">Adjustment transactions and pre-auth completions must be initiated using the original transaction data from the POS Solution.  They cannot be an initiated as original transactions.  </w:t>
      </w:r>
      <w:r>
        <w:rPr>
          <w:rFonts w:cs="Arial"/>
          <w:snapToGrid w:val="0"/>
          <w:color w:val="000000"/>
        </w:rPr>
        <w:t>For transactions not requiring a card read, the POS entry mode from the original transaction is required:</w:t>
      </w:r>
    </w:p>
    <w:p w14:paraId="11E23EEA" w14:textId="77777777" w:rsidR="00027E1E" w:rsidRDefault="00027E1E" w:rsidP="004D4A6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F945FFE" w14:textId="77777777" w:rsidR="008D55E0" w:rsidRDefault="008D55E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Completion</w:t>
      </w:r>
    </w:p>
    <w:p w14:paraId="6A335A9A" w14:textId="77777777" w:rsidR="008D55E0" w:rsidRDefault="008D55E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Adjustment (Void Purchase)</w:t>
      </w:r>
    </w:p>
    <w:p w14:paraId="4F27C326" w14:textId="77777777" w:rsidR="008D55E0" w:rsidRDefault="008D55E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Return Adjustment (Void Merchandise Return)</w:t>
      </w:r>
    </w:p>
    <w:p w14:paraId="437676A6" w14:textId="77777777" w:rsidR="00027E1E" w:rsidRDefault="00027E1E" w:rsidP="00027E1E">
      <w:p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p>
    <w:p w14:paraId="32B2A316" w14:textId="77777777" w:rsidR="004D4A64" w:rsidRDefault="004D4A64" w:rsidP="004D4A6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If the card is read for the above transactions, the POS Entry Mode must reflect the new read.</w:t>
      </w:r>
    </w:p>
    <w:p w14:paraId="0A27423C" w14:textId="77777777" w:rsidR="00DB366D" w:rsidRDefault="00DB366D" w:rsidP="004D4A6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F24B6F7" w14:textId="77777777" w:rsidR="00C21E2F" w:rsidRPr="00C21E2F" w:rsidRDefault="00366061" w:rsidP="00C21E2F">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For UnionPay credit transaction</w:t>
      </w:r>
      <w:r w:rsidR="00B56EAD">
        <w:rPr>
          <w:rFonts w:cs="Arial"/>
          <w:snapToGrid w:val="0"/>
          <w:color w:val="000000"/>
        </w:rPr>
        <w:t>s</w:t>
      </w:r>
      <w:r>
        <w:rPr>
          <w:rFonts w:cs="Arial"/>
          <w:snapToGrid w:val="0"/>
          <w:color w:val="000000"/>
        </w:rPr>
        <w:t xml:space="preserve"> refer to section Debit/Credit UnionPay Transactions.</w:t>
      </w:r>
    </w:p>
    <w:p w14:paraId="5E8BD9ED" w14:textId="77777777" w:rsidR="00C21E2F" w:rsidRDefault="00C21E2F" w:rsidP="004D4A6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6343BC7" w14:textId="77777777" w:rsidR="00C21BB6" w:rsidRDefault="00C21BB6">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Reversals for financial transactions are also supported. Force post is supported for credit card transactions only.</w:t>
      </w:r>
    </w:p>
    <w:p w14:paraId="0CE6239A" w14:textId="77777777" w:rsidR="00751A2F" w:rsidRPr="00DF43BD" w:rsidRDefault="00751A2F">
      <w:pPr>
        <w:rPr>
          <w:rFonts w:cs="Arial"/>
          <w:lang w:val="en-GB"/>
        </w:rPr>
      </w:pPr>
    </w:p>
    <w:p w14:paraId="73F08A68" w14:textId="77777777" w:rsidR="00786F00" w:rsidRDefault="00786F00" w:rsidP="000F497B">
      <w:pPr>
        <w:pStyle w:val="Heading5"/>
        <w:rPr>
          <w:lang w:val="en-GB"/>
        </w:rPr>
      </w:pPr>
      <w:r>
        <w:rPr>
          <w:lang w:val="en-GB"/>
        </w:rPr>
        <w:t>TD Retail Card Services Transactions</w:t>
      </w:r>
    </w:p>
    <w:p w14:paraId="6DFAB236"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Normal Purchase </w:t>
      </w:r>
    </w:p>
    <w:p w14:paraId="4593BA54"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w:t>
      </w:r>
    </w:p>
    <w:p w14:paraId="4F5FF3F8"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 Completion</w:t>
      </w:r>
    </w:p>
    <w:p w14:paraId="2F1F4790"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Merchandise Return</w:t>
      </w:r>
    </w:p>
    <w:p w14:paraId="5E092A50"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Merchandise Return (</w:t>
      </w:r>
      <w:r w:rsidR="009C6844">
        <w:rPr>
          <w:rFonts w:cs="Arial"/>
          <w:snapToGrid w:val="0"/>
          <w:color w:val="000000"/>
        </w:rPr>
        <w:t xml:space="preserve">TD RCS </w:t>
      </w:r>
      <w:r>
        <w:rPr>
          <w:rFonts w:cs="Arial"/>
          <w:snapToGrid w:val="0"/>
          <w:color w:val="000000"/>
        </w:rPr>
        <w:t>Payment)</w:t>
      </w:r>
    </w:p>
    <w:p w14:paraId="20A93873"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Adjustment (Void Purchase)</w:t>
      </w:r>
    </w:p>
    <w:p w14:paraId="16E75125" w14:textId="77777777" w:rsidR="00786F00" w:rsidRDefault="00786F0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Return Adjustment (Void Merchandise Return)</w:t>
      </w:r>
      <w:r w:rsidR="005C56D1">
        <w:rPr>
          <w:rFonts w:cs="Arial"/>
          <w:snapToGrid w:val="0"/>
          <w:color w:val="000000"/>
        </w:rPr>
        <w:t xml:space="preserve"> – (TD RCS Void of Payment)</w:t>
      </w:r>
    </w:p>
    <w:p w14:paraId="4320C937" w14:textId="77777777" w:rsidR="00786F00" w:rsidRPr="00415A95" w:rsidRDefault="00786F00" w:rsidP="00786F0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5BD4157A" w14:textId="77777777" w:rsidR="00786F00" w:rsidRPr="00415A95" w:rsidRDefault="00786F00" w:rsidP="00027E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cs="Arial"/>
          <w:lang w:val="en-GB"/>
        </w:rPr>
      </w:pPr>
      <w:r w:rsidRPr="00415A95">
        <w:rPr>
          <w:rFonts w:cs="Arial"/>
          <w:lang w:val="en-GB"/>
        </w:rPr>
        <w:t xml:space="preserve">TD RCS transactions follow the credit transaction message formats. Furthermore, they must include FID a as specified later in the document. </w:t>
      </w:r>
    </w:p>
    <w:p w14:paraId="7248C2A2" w14:textId="77777777" w:rsidR="00786F00" w:rsidRPr="00415A95" w:rsidRDefault="00786F00" w:rsidP="00027E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cs="Arial"/>
          <w:lang w:val="en-GB"/>
        </w:rPr>
      </w:pPr>
    </w:p>
    <w:p w14:paraId="6C5FAE78" w14:textId="77777777" w:rsidR="00786F00" w:rsidRPr="00637284" w:rsidRDefault="00786F00"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sidRPr="00637284">
        <w:rPr>
          <w:rFonts w:cs="Arial"/>
          <w:snapToGrid w:val="0"/>
          <w:color w:val="000000"/>
        </w:rPr>
        <w:lastRenderedPageBreak/>
        <w:t xml:space="preserve">Pre-Auth completions must use message subtype “S”. They also must include the approval code obtained in the original pre-auth. </w:t>
      </w:r>
    </w:p>
    <w:p w14:paraId="2DB527E8" w14:textId="77777777" w:rsidR="00786F00" w:rsidRPr="00637284" w:rsidRDefault="00786F00"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9C8C1EE" w14:textId="77777777" w:rsidR="00786F00" w:rsidRDefault="00786F00"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 xml:space="preserve">A card read is required for all transactions except for the following transactions. </w:t>
      </w:r>
      <w:r w:rsidR="0084371B">
        <w:rPr>
          <w:rFonts w:cs="Arial"/>
          <w:snapToGrid w:val="0"/>
          <w:color w:val="000000"/>
        </w:rPr>
        <w:t xml:space="preserve">Adjustment transactions and pre-auth completions must be initiated using the original transaction data from the POS Solution.   </w:t>
      </w:r>
      <w:r>
        <w:rPr>
          <w:rFonts w:cs="Arial"/>
          <w:snapToGrid w:val="0"/>
          <w:color w:val="000000"/>
        </w:rPr>
        <w:t>For transactions not requiring a card read, the POS entry mode from the original transaction is required:</w:t>
      </w:r>
    </w:p>
    <w:p w14:paraId="45C48859" w14:textId="77777777" w:rsidR="00027E1E" w:rsidRDefault="00027E1E"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p>
    <w:p w14:paraId="1FAFA3B6" w14:textId="77777777" w:rsidR="00786F00" w:rsidRPr="00506DCE" w:rsidRDefault="00786F00" w:rsidP="00F12805">
      <w:pPr>
        <w:pStyle w:val="ListParagraph"/>
        <w:numPr>
          <w:ilvl w:val="0"/>
          <w:numId w:val="17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506DCE">
        <w:rPr>
          <w:rFonts w:cs="Arial"/>
          <w:snapToGrid w:val="0"/>
          <w:color w:val="000000"/>
        </w:rPr>
        <w:t>Pre-Auth Completion</w:t>
      </w:r>
    </w:p>
    <w:p w14:paraId="30284DBE" w14:textId="77777777" w:rsidR="00786F00" w:rsidRPr="00506DCE" w:rsidRDefault="00786F00" w:rsidP="00F12805">
      <w:pPr>
        <w:pStyle w:val="ListParagraph"/>
        <w:numPr>
          <w:ilvl w:val="0"/>
          <w:numId w:val="17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506DCE">
        <w:rPr>
          <w:rFonts w:cs="Arial"/>
          <w:snapToGrid w:val="0"/>
          <w:color w:val="000000"/>
        </w:rPr>
        <w:t>Purchase Adjustment (Void Purchase)</w:t>
      </w:r>
    </w:p>
    <w:p w14:paraId="153B3696" w14:textId="77777777" w:rsidR="00786F00" w:rsidRPr="00506DCE" w:rsidRDefault="00786F00" w:rsidP="00F12805">
      <w:pPr>
        <w:pStyle w:val="ListParagraph"/>
        <w:numPr>
          <w:ilvl w:val="0"/>
          <w:numId w:val="17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506DCE">
        <w:rPr>
          <w:rFonts w:cs="Arial"/>
          <w:snapToGrid w:val="0"/>
          <w:color w:val="000000"/>
        </w:rPr>
        <w:t>Return Adjustment (Void Merchandise Return)</w:t>
      </w:r>
    </w:p>
    <w:p w14:paraId="1BA9D3B0" w14:textId="77777777" w:rsidR="0084371B" w:rsidRDefault="0084371B" w:rsidP="00786F00">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5D2ACD72" w14:textId="77777777" w:rsidR="00786F00" w:rsidRDefault="00786F00"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If the card is read for the above transactions</w:t>
      </w:r>
      <w:r w:rsidR="0084371B">
        <w:rPr>
          <w:rFonts w:cs="Arial"/>
          <w:snapToGrid w:val="0"/>
          <w:color w:val="000000"/>
        </w:rPr>
        <w:t xml:space="preserve"> (i.e. bypassing the requirement)</w:t>
      </w:r>
      <w:r>
        <w:rPr>
          <w:rFonts w:cs="Arial"/>
          <w:snapToGrid w:val="0"/>
          <w:color w:val="000000"/>
        </w:rPr>
        <w:t>, the POS Entry Mode must reflect the new read.</w:t>
      </w:r>
    </w:p>
    <w:p w14:paraId="4E186555" w14:textId="77777777" w:rsidR="00786F00" w:rsidRPr="00DF43BD" w:rsidRDefault="00786F00" w:rsidP="00027E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cs="Arial"/>
          <w:lang w:val="en-GB"/>
        </w:rPr>
      </w:pPr>
    </w:p>
    <w:p w14:paraId="18F43C55" w14:textId="77777777" w:rsidR="00786F00" w:rsidRDefault="00786F00" w:rsidP="00027E1E">
      <w:pPr>
        <w:tabs>
          <w:tab w:val="left" w:pos="0"/>
          <w:tab w:val="left" w:pos="720"/>
          <w:tab w:val="left" w:pos="1440"/>
          <w:tab w:val="left" w:pos="2160"/>
          <w:tab w:val="left" w:pos="2880"/>
          <w:tab w:val="left" w:pos="3600"/>
          <w:tab w:val="left" w:pos="4320"/>
        </w:tabs>
        <w:spacing w:line="240" w:lineRule="atLeast"/>
        <w:ind w:left="360"/>
        <w:rPr>
          <w:rFonts w:cs="Arial"/>
          <w:snapToGrid w:val="0"/>
          <w:color w:val="000000"/>
        </w:rPr>
      </w:pPr>
      <w:r>
        <w:rPr>
          <w:rFonts w:cs="Arial"/>
          <w:snapToGrid w:val="0"/>
          <w:color w:val="000000"/>
        </w:rPr>
        <w:t>Reversals for financial transactions and force post are also supported. There is no support for VOID of a Payment transaction.</w:t>
      </w:r>
    </w:p>
    <w:p w14:paraId="6CBB432C" w14:textId="77777777" w:rsidR="00EC2230" w:rsidRPr="00EC2230" w:rsidRDefault="00EC2230" w:rsidP="00027E1E">
      <w:pPr>
        <w:ind w:left="360"/>
        <w:rPr>
          <w:rFonts w:cs="Arial"/>
          <w:lang w:val="en-GB"/>
        </w:rPr>
      </w:pPr>
    </w:p>
    <w:p w14:paraId="670CD4F6" w14:textId="77777777" w:rsidR="00EC2230" w:rsidRPr="009A587C" w:rsidRDefault="00EC2230" w:rsidP="00027E1E">
      <w:pPr>
        <w:ind w:left="360"/>
        <w:rPr>
          <w:rFonts w:cs="Arial"/>
          <w:b/>
          <w:bCs/>
          <w:color w:val="538135" w:themeColor="accent3"/>
          <w:lang w:val="en-GB"/>
        </w:rPr>
      </w:pPr>
      <w:r w:rsidRPr="009A587C">
        <w:rPr>
          <w:rFonts w:cs="Arial"/>
          <w:b/>
          <w:bCs/>
          <w:color w:val="538135" w:themeColor="accent3"/>
          <w:lang w:val="en-GB"/>
        </w:rPr>
        <w:t>Host 1 TD RCS Payment transaction processing</w:t>
      </w:r>
    </w:p>
    <w:p w14:paraId="7252C372" w14:textId="77777777" w:rsidR="00EC2230" w:rsidRPr="00EC2230" w:rsidRDefault="00EC2230" w:rsidP="00027E1E">
      <w:pPr>
        <w:autoSpaceDE w:val="0"/>
        <w:autoSpaceDN w:val="0"/>
        <w:adjustRightInd w:val="0"/>
        <w:ind w:left="360"/>
        <w:rPr>
          <w:rFonts w:cs="Arial"/>
          <w:color w:val="000000"/>
        </w:rPr>
      </w:pPr>
    </w:p>
    <w:p w14:paraId="6C20E3B3" w14:textId="77777777" w:rsidR="00EC2230" w:rsidRPr="00506DCE" w:rsidRDefault="00EC2230" w:rsidP="00F12805">
      <w:pPr>
        <w:pStyle w:val="ListParagraph"/>
        <w:numPr>
          <w:ilvl w:val="0"/>
          <w:numId w:val="171"/>
        </w:numPr>
        <w:autoSpaceDE w:val="0"/>
        <w:autoSpaceDN w:val="0"/>
        <w:adjustRightInd w:val="0"/>
        <w:spacing w:after="2"/>
        <w:rPr>
          <w:rFonts w:cs="Arial"/>
          <w:color w:val="000000"/>
        </w:rPr>
      </w:pPr>
      <w:r w:rsidRPr="00506DCE">
        <w:rPr>
          <w:rFonts w:cs="Arial"/>
          <w:color w:val="000000"/>
        </w:rPr>
        <w:t>It use</w:t>
      </w:r>
      <w:r w:rsidR="002D1A20" w:rsidRPr="00506DCE">
        <w:rPr>
          <w:rFonts w:cs="Arial"/>
          <w:color w:val="000000"/>
        </w:rPr>
        <w:t>s</w:t>
      </w:r>
      <w:r w:rsidRPr="00506DCE">
        <w:rPr>
          <w:rFonts w:cs="Arial"/>
          <w:color w:val="000000"/>
        </w:rPr>
        <w:t xml:space="preserve"> the same transaction code as for a regular Credit card Refund transaction</w:t>
      </w:r>
    </w:p>
    <w:p w14:paraId="44CC2A76" w14:textId="77777777" w:rsidR="00EC2230" w:rsidRPr="00506DCE" w:rsidRDefault="00EC2230" w:rsidP="00F12805">
      <w:pPr>
        <w:pStyle w:val="ListParagraph"/>
        <w:numPr>
          <w:ilvl w:val="0"/>
          <w:numId w:val="171"/>
        </w:numPr>
        <w:autoSpaceDE w:val="0"/>
        <w:autoSpaceDN w:val="0"/>
        <w:adjustRightInd w:val="0"/>
        <w:spacing w:after="2"/>
        <w:rPr>
          <w:rFonts w:cs="Arial"/>
          <w:color w:val="000000"/>
        </w:rPr>
      </w:pPr>
      <w:r w:rsidRPr="00506DCE">
        <w:rPr>
          <w:rFonts w:cs="Arial"/>
          <w:color w:val="000000"/>
        </w:rPr>
        <w:t xml:space="preserve">Additional data is required in FID a Additional Merchant Data field. See TD Base24 SPDH Message Specification </w:t>
      </w:r>
    </w:p>
    <w:p w14:paraId="6785C203" w14:textId="77777777" w:rsidR="00EC2230" w:rsidRPr="00506DCE" w:rsidRDefault="00EC2230" w:rsidP="00F12805">
      <w:pPr>
        <w:pStyle w:val="ListParagraph"/>
        <w:numPr>
          <w:ilvl w:val="0"/>
          <w:numId w:val="171"/>
        </w:numPr>
        <w:autoSpaceDE w:val="0"/>
        <w:autoSpaceDN w:val="0"/>
        <w:adjustRightInd w:val="0"/>
        <w:spacing w:after="2"/>
        <w:rPr>
          <w:rFonts w:cs="Arial"/>
          <w:color w:val="000000"/>
        </w:rPr>
      </w:pPr>
      <w:r w:rsidRPr="00506DCE">
        <w:rPr>
          <w:rFonts w:cs="Arial"/>
          <w:color w:val="000000"/>
        </w:rPr>
        <w:t xml:space="preserve">It </w:t>
      </w:r>
      <w:r w:rsidR="002D1A20" w:rsidRPr="00506DCE">
        <w:rPr>
          <w:rFonts w:cs="Arial"/>
          <w:color w:val="000000"/>
        </w:rPr>
        <w:t xml:space="preserve">needs to </w:t>
      </w:r>
      <w:r w:rsidRPr="00506DCE">
        <w:rPr>
          <w:rFonts w:cs="Arial"/>
          <w:color w:val="000000"/>
        </w:rPr>
        <w:t>be counted as a Refund transaction in the totals unless it can be recorded separately</w:t>
      </w:r>
    </w:p>
    <w:p w14:paraId="1170E26E" w14:textId="77777777" w:rsidR="00EC2230" w:rsidRPr="00C13FA6" w:rsidRDefault="00EC2230" w:rsidP="00027E1E">
      <w:pPr>
        <w:ind w:left="360"/>
        <w:rPr>
          <w:rFonts w:cs="Arial"/>
        </w:rPr>
      </w:pPr>
    </w:p>
    <w:p w14:paraId="32AB5AAC" w14:textId="77777777" w:rsidR="00786F00" w:rsidRDefault="00EC2230" w:rsidP="00027E1E">
      <w:pPr>
        <w:ind w:left="360"/>
        <w:rPr>
          <w:rFonts w:cs="Arial"/>
          <w:lang w:val="en-GB"/>
        </w:rPr>
      </w:pPr>
      <w:r>
        <w:rPr>
          <w:rFonts w:cs="Arial"/>
          <w:lang w:val="en-GB"/>
        </w:rPr>
        <w:t xml:space="preserve">Note: </w:t>
      </w:r>
      <w:r w:rsidR="00786F00" w:rsidRPr="00E633B9">
        <w:rPr>
          <w:rFonts w:cs="Arial"/>
          <w:lang w:val="en-GB"/>
        </w:rPr>
        <w:t>Host 1 processing of TD RCS payment transactions using merchandise return will be discontinued and not supported for future implementations of payment transactions.  Further implementations of payment transactions will be specified when support is included.</w:t>
      </w:r>
    </w:p>
    <w:p w14:paraId="72C2419D" w14:textId="77777777" w:rsidR="00EC2230" w:rsidRPr="005C56D1" w:rsidRDefault="00EC2230" w:rsidP="00027E1E">
      <w:pPr>
        <w:ind w:left="360"/>
        <w:rPr>
          <w:rFonts w:cs="Arial"/>
          <w:lang w:val="en-GB"/>
        </w:rPr>
      </w:pPr>
    </w:p>
    <w:p w14:paraId="215C08AB" w14:textId="77777777" w:rsidR="005C56D1" w:rsidRPr="009A587C" w:rsidRDefault="005C56D1" w:rsidP="00027E1E">
      <w:pPr>
        <w:ind w:left="360"/>
        <w:rPr>
          <w:rFonts w:cs="Arial"/>
          <w:b/>
          <w:bCs/>
          <w:color w:val="538135" w:themeColor="accent3"/>
          <w:lang w:val="en-GB"/>
        </w:rPr>
      </w:pPr>
      <w:r w:rsidRPr="009A587C">
        <w:rPr>
          <w:rFonts w:cs="Arial"/>
          <w:b/>
          <w:bCs/>
          <w:color w:val="538135" w:themeColor="accent3"/>
          <w:lang w:val="en-GB"/>
        </w:rPr>
        <w:t>Host 1 TD RCS Void of Payment transaction processing</w:t>
      </w:r>
    </w:p>
    <w:p w14:paraId="62C5397F" w14:textId="77777777" w:rsidR="005C56D1" w:rsidRPr="005C56D1" w:rsidRDefault="005C56D1" w:rsidP="005C56D1">
      <w:pPr>
        <w:pStyle w:val="Default"/>
        <w:rPr>
          <w:rFonts w:ascii="Arial" w:hAnsi="Arial" w:cs="Arial"/>
          <w:sz w:val="20"/>
          <w:szCs w:val="20"/>
        </w:rPr>
      </w:pPr>
    </w:p>
    <w:p w14:paraId="433BB1E0" w14:textId="77777777" w:rsidR="005C56D1" w:rsidRPr="00506DCE" w:rsidRDefault="005C56D1" w:rsidP="00F12805">
      <w:pPr>
        <w:pStyle w:val="ListParagraph"/>
        <w:numPr>
          <w:ilvl w:val="0"/>
          <w:numId w:val="172"/>
        </w:numPr>
        <w:autoSpaceDE w:val="0"/>
        <w:autoSpaceDN w:val="0"/>
        <w:adjustRightInd w:val="0"/>
        <w:spacing w:after="2"/>
        <w:rPr>
          <w:rFonts w:cs="Arial"/>
          <w:color w:val="000000"/>
        </w:rPr>
      </w:pPr>
      <w:r w:rsidRPr="00506DCE">
        <w:rPr>
          <w:rFonts w:cs="Arial"/>
          <w:color w:val="000000"/>
        </w:rPr>
        <w:t>It use</w:t>
      </w:r>
      <w:r w:rsidR="002D1A20" w:rsidRPr="00506DCE">
        <w:rPr>
          <w:rFonts w:cs="Arial"/>
          <w:color w:val="000000"/>
        </w:rPr>
        <w:t>s</w:t>
      </w:r>
      <w:r w:rsidRPr="00506DCE">
        <w:rPr>
          <w:rFonts w:cs="Arial"/>
          <w:color w:val="000000"/>
        </w:rPr>
        <w:t xml:space="preserve"> the transaction code as for a regular credit card Void of Refund transaction. </w:t>
      </w:r>
    </w:p>
    <w:p w14:paraId="6423B810" w14:textId="77777777" w:rsidR="005C56D1" w:rsidRPr="00506DCE" w:rsidRDefault="005C56D1" w:rsidP="00F12805">
      <w:pPr>
        <w:pStyle w:val="ListParagraph"/>
        <w:numPr>
          <w:ilvl w:val="0"/>
          <w:numId w:val="172"/>
        </w:numPr>
        <w:autoSpaceDE w:val="0"/>
        <w:autoSpaceDN w:val="0"/>
        <w:adjustRightInd w:val="0"/>
        <w:spacing w:after="2"/>
        <w:rPr>
          <w:rFonts w:cs="Arial"/>
          <w:color w:val="000000"/>
        </w:rPr>
      </w:pPr>
      <w:r w:rsidRPr="00506DCE">
        <w:rPr>
          <w:rFonts w:cs="Arial"/>
          <w:color w:val="000000"/>
        </w:rPr>
        <w:t xml:space="preserve">Additional data is required in FID a Additional Merchant Data field. See TD Base24 SPDH Message Specification. </w:t>
      </w:r>
    </w:p>
    <w:p w14:paraId="495927E9" w14:textId="77777777" w:rsidR="005C56D1" w:rsidRPr="00506DCE" w:rsidRDefault="005C56D1" w:rsidP="00F12805">
      <w:pPr>
        <w:pStyle w:val="ListParagraph"/>
        <w:numPr>
          <w:ilvl w:val="0"/>
          <w:numId w:val="172"/>
        </w:numPr>
        <w:autoSpaceDE w:val="0"/>
        <w:autoSpaceDN w:val="0"/>
        <w:adjustRightInd w:val="0"/>
        <w:spacing w:after="2"/>
        <w:rPr>
          <w:rFonts w:cs="Arial"/>
          <w:color w:val="000000"/>
        </w:rPr>
      </w:pPr>
      <w:r w:rsidRPr="00506DCE">
        <w:rPr>
          <w:rFonts w:cs="Arial"/>
          <w:color w:val="000000"/>
        </w:rPr>
        <w:t xml:space="preserve">It </w:t>
      </w:r>
      <w:r w:rsidR="002D1A20" w:rsidRPr="00506DCE">
        <w:rPr>
          <w:rFonts w:cs="Arial"/>
          <w:color w:val="000000"/>
        </w:rPr>
        <w:t xml:space="preserve">needs to </w:t>
      </w:r>
      <w:r w:rsidRPr="00506DCE">
        <w:rPr>
          <w:rFonts w:cs="Arial"/>
          <w:color w:val="000000"/>
        </w:rPr>
        <w:t xml:space="preserve">be counted as a Void of Refund transaction in the totals. </w:t>
      </w:r>
    </w:p>
    <w:p w14:paraId="7C5CF746" w14:textId="77777777" w:rsidR="005C56D1" w:rsidRDefault="005C56D1" w:rsidP="00786F00">
      <w:pPr>
        <w:rPr>
          <w:rFonts w:cs="Arial"/>
          <w:lang w:val="en-GB"/>
        </w:rPr>
      </w:pPr>
    </w:p>
    <w:p w14:paraId="15872C46" w14:textId="77777777" w:rsidR="003E5108" w:rsidRDefault="003E5108" w:rsidP="000F497B">
      <w:pPr>
        <w:pStyle w:val="Heading5"/>
        <w:rPr>
          <w:lang w:val="en-GB"/>
        </w:rPr>
      </w:pPr>
      <w:r>
        <w:rPr>
          <w:lang w:val="en-GB"/>
        </w:rPr>
        <w:t>Credit Pre-Auth Completions</w:t>
      </w:r>
    </w:p>
    <w:p w14:paraId="7DBA2602" w14:textId="77777777" w:rsidR="008E7292" w:rsidRPr="00DC60F1" w:rsidRDefault="006349D4" w:rsidP="00027E1E">
      <w:pPr>
        <w:ind w:left="360"/>
        <w:rPr>
          <w:rFonts w:cs="Arial"/>
          <w:snapToGrid w:val="0"/>
          <w:color w:val="000000"/>
        </w:rPr>
      </w:pPr>
      <w:r>
        <w:rPr>
          <w:rFonts w:cs="Arial"/>
          <w:snapToGrid w:val="0"/>
          <w:color w:val="000000"/>
        </w:rPr>
        <w:t>T</w:t>
      </w:r>
      <w:r w:rsidR="003E5108">
        <w:rPr>
          <w:rFonts w:cs="Arial"/>
          <w:snapToGrid w:val="0"/>
          <w:color w:val="000000"/>
        </w:rPr>
        <w:t xml:space="preserve">he POS device must send </w:t>
      </w:r>
      <w:r w:rsidR="00C93F59">
        <w:rPr>
          <w:rFonts w:cs="Arial"/>
          <w:snapToGrid w:val="0"/>
          <w:color w:val="000000"/>
        </w:rPr>
        <w:t>Credit</w:t>
      </w:r>
      <w:r w:rsidR="003E5108" w:rsidRPr="00DC60F1">
        <w:rPr>
          <w:rFonts w:cs="Arial"/>
          <w:snapToGrid w:val="0"/>
          <w:color w:val="000000"/>
        </w:rPr>
        <w:t xml:space="preserve"> pre-auth completions online</w:t>
      </w:r>
      <w:r w:rsidR="003E5108">
        <w:rPr>
          <w:rFonts w:cs="Arial"/>
          <w:snapToGrid w:val="0"/>
          <w:color w:val="000000"/>
        </w:rPr>
        <w:t>, using message subtype “S”,</w:t>
      </w:r>
      <w:r w:rsidR="003E5108" w:rsidRPr="00DC60F1">
        <w:rPr>
          <w:rFonts w:cs="Arial"/>
          <w:snapToGrid w:val="0"/>
          <w:color w:val="000000"/>
        </w:rPr>
        <w:t xml:space="preserve"> as soon as the transaction is complete. This also guarantees meeting the time constraints set by the payment </w:t>
      </w:r>
      <w:r w:rsidR="003E5108">
        <w:rPr>
          <w:rFonts w:cs="Arial"/>
          <w:snapToGrid w:val="0"/>
          <w:color w:val="000000"/>
        </w:rPr>
        <w:t>networks</w:t>
      </w:r>
      <w:r w:rsidR="003E5108" w:rsidRPr="00DC60F1">
        <w:rPr>
          <w:rFonts w:cs="Arial"/>
          <w:snapToGrid w:val="0"/>
          <w:color w:val="000000"/>
        </w:rPr>
        <w:t xml:space="preserve"> on delivery of the pre-auth completion.</w:t>
      </w:r>
      <w:r w:rsidR="003E5108">
        <w:rPr>
          <w:rFonts w:cs="Arial"/>
          <w:snapToGrid w:val="0"/>
          <w:color w:val="000000"/>
        </w:rPr>
        <w:t xml:space="preserve"> The completion amount must be less than or equal to the amount pre-authorized</w:t>
      </w:r>
      <w:r>
        <w:rPr>
          <w:rFonts w:cs="Arial"/>
          <w:snapToGrid w:val="0"/>
          <w:color w:val="000000"/>
        </w:rPr>
        <w:t xml:space="preserve"> for AFDs (Automated Fuel D</w:t>
      </w:r>
      <w:r w:rsidR="00DF43BD">
        <w:rPr>
          <w:rFonts w:cs="Arial"/>
          <w:snapToGrid w:val="0"/>
          <w:color w:val="000000"/>
        </w:rPr>
        <w:t>ispensers</w:t>
      </w:r>
      <w:r>
        <w:rPr>
          <w:rFonts w:cs="Arial"/>
          <w:snapToGrid w:val="0"/>
          <w:color w:val="000000"/>
        </w:rPr>
        <w:t>)</w:t>
      </w:r>
      <w:r w:rsidR="003E5108">
        <w:rPr>
          <w:rFonts w:cs="Arial"/>
          <w:snapToGrid w:val="0"/>
          <w:color w:val="000000"/>
        </w:rPr>
        <w:t xml:space="preserve">. </w:t>
      </w:r>
      <w:r w:rsidR="00C93F59">
        <w:rPr>
          <w:rFonts w:cs="Arial"/>
          <w:snapToGrid w:val="0"/>
          <w:color w:val="000000"/>
        </w:rPr>
        <w:t>Only the final amount is sent in FID B.</w:t>
      </w:r>
    </w:p>
    <w:p w14:paraId="69511DD9" w14:textId="77777777" w:rsidR="00DF43BD" w:rsidRPr="00DF43BD" w:rsidRDefault="00DF43BD">
      <w:pPr>
        <w:rPr>
          <w:rFonts w:cs="Arial"/>
          <w:lang w:val="en-GB"/>
        </w:rPr>
      </w:pPr>
    </w:p>
    <w:p w14:paraId="67F3093D" w14:textId="77777777" w:rsidR="005E0C83" w:rsidRDefault="005E0C83" w:rsidP="008E7292">
      <w:pPr>
        <w:pStyle w:val="Heading4"/>
      </w:pPr>
      <w:r>
        <w:t>US Acquired Credit Card</w:t>
      </w:r>
      <w:r w:rsidR="00846EB0">
        <w:t>/Signature Debit</w:t>
      </w:r>
      <w:r>
        <w:t xml:space="preserve"> Transactions</w:t>
      </w:r>
    </w:p>
    <w:p w14:paraId="71B64937"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Normal Purchase </w:t>
      </w:r>
    </w:p>
    <w:p w14:paraId="7923BDEF"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w:t>
      </w:r>
    </w:p>
    <w:p w14:paraId="6B3A7CDF"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 Purchase Completion</w:t>
      </w:r>
    </w:p>
    <w:p w14:paraId="3DD56B60"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Phone/Mail Order</w:t>
      </w:r>
    </w:p>
    <w:p w14:paraId="3F851F29"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Merchandise Return</w:t>
      </w:r>
    </w:p>
    <w:p w14:paraId="71094733" w14:textId="77777777" w:rsidR="00F6201A" w:rsidRDefault="00F6201A"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Card Verification (Master</w:t>
      </w:r>
      <w:r w:rsidR="00846EB0">
        <w:rPr>
          <w:rFonts w:cs="Arial"/>
          <w:snapToGrid w:val="0"/>
          <w:color w:val="000000"/>
        </w:rPr>
        <w:t>C</w:t>
      </w:r>
      <w:r>
        <w:rPr>
          <w:rFonts w:cs="Arial"/>
          <w:snapToGrid w:val="0"/>
          <w:color w:val="000000"/>
        </w:rPr>
        <w:t>ard</w:t>
      </w:r>
      <w:r w:rsidR="00846EB0">
        <w:rPr>
          <w:rFonts w:cs="Arial"/>
          <w:snapToGrid w:val="0"/>
          <w:color w:val="000000"/>
        </w:rPr>
        <w:t>,</w:t>
      </w:r>
      <w:r w:rsidR="00C13FA6">
        <w:rPr>
          <w:rFonts w:cs="Arial"/>
          <w:snapToGrid w:val="0"/>
          <w:color w:val="000000"/>
        </w:rPr>
        <w:t xml:space="preserve"> Visa</w:t>
      </w:r>
      <w:r w:rsidR="00846EB0">
        <w:rPr>
          <w:rFonts w:cs="Arial"/>
          <w:snapToGrid w:val="0"/>
          <w:color w:val="000000"/>
        </w:rPr>
        <w:t>, and Discover</w:t>
      </w:r>
      <w:r>
        <w:rPr>
          <w:rFonts w:cs="Arial"/>
          <w:snapToGrid w:val="0"/>
          <w:color w:val="000000"/>
        </w:rPr>
        <w:t>)</w:t>
      </w:r>
    </w:p>
    <w:p w14:paraId="0BFD7188" w14:textId="77777777" w:rsidR="007D0F80" w:rsidRDefault="007D0F8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Balance Inquiry</w:t>
      </w:r>
    </w:p>
    <w:p w14:paraId="14F92794" w14:textId="77777777" w:rsidR="007D0F80" w:rsidRDefault="007D0F8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with Cash Back</w:t>
      </w:r>
    </w:p>
    <w:p w14:paraId="357022F2"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Purchase Adjustment (Void Purchase)</w:t>
      </w:r>
    </w:p>
    <w:p w14:paraId="29F97103" w14:textId="77777777" w:rsidR="005E0C83" w:rsidRDefault="005E0C83"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Return Adjustment (Void Merchandise Return)</w:t>
      </w:r>
    </w:p>
    <w:p w14:paraId="6171446C" w14:textId="77777777" w:rsidR="005E0C83" w:rsidRPr="00DF43BD" w:rsidRDefault="005E0C83" w:rsidP="005E0C8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515AD640" w14:textId="77777777" w:rsidR="005E0C83" w:rsidRDefault="005E0C83" w:rsidP="005E0C8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The following card types are supported for these transactions:</w:t>
      </w:r>
    </w:p>
    <w:p w14:paraId="24DA281F" w14:textId="77777777" w:rsidR="00C13FA6" w:rsidRPr="00DF43BD" w:rsidRDefault="00C13FA6" w:rsidP="005E0C8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tbl>
      <w:tblPr>
        <w:tblW w:w="0" w:type="auto"/>
        <w:tblInd w:w="612"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40"/>
        <w:gridCol w:w="2250"/>
      </w:tblGrid>
      <w:tr w:rsidR="005E0C83" w:rsidRPr="00DF43BD" w14:paraId="3475FC31" w14:textId="77777777" w:rsidTr="00CD6576">
        <w:tc>
          <w:tcPr>
            <w:tcW w:w="2340" w:type="dxa"/>
            <w:shd w:val="clear" w:color="auto" w:fill="auto"/>
          </w:tcPr>
          <w:p w14:paraId="6042030E" w14:textId="77777777" w:rsidR="005E0C83" w:rsidRPr="00DF43BD" w:rsidRDefault="005E0C83" w:rsidP="009A587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rPr>
                <w:rFonts w:cs="Arial"/>
                <w:b/>
                <w:lang w:val="en-GB"/>
              </w:rPr>
            </w:pPr>
            <w:r w:rsidRPr="00DF43BD">
              <w:rPr>
                <w:rFonts w:cs="Arial"/>
                <w:b/>
                <w:lang w:val="en-GB"/>
              </w:rPr>
              <w:t>Card Description</w:t>
            </w:r>
          </w:p>
        </w:tc>
        <w:tc>
          <w:tcPr>
            <w:tcW w:w="2250" w:type="dxa"/>
            <w:shd w:val="clear" w:color="auto" w:fill="auto"/>
          </w:tcPr>
          <w:p w14:paraId="5F7C0919" w14:textId="77777777" w:rsidR="005E0C83" w:rsidRPr="00DF43BD" w:rsidRDefault="005E0C83" w:rsidP="001F4AB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rPr>
                <w:rFonts w:cs="Arial"/>
                <w:b/>
                <w:lang w:val="en-GB"/>
              </w:rPr>
            </w:pPr>
            <w:r w:rsidRPr="00DF43BD">
              <w:rPr>
                <w:rFonts w:cs="Arial"/>
                <w:b/>
                <w:lang w:val="en-GB"/>
              </w:rPr>
              <w:t>Card Type</w:t>
            </w:r>
          </w:p>
        </w:tc>
      </w:tr>
      <w:tr w:rsidR="005E0C83" w:rsidRPr="00DF43BD" w14:paraId="1FCD8321" w14:textId="77777777" w:rsidTr="00CD6576">
        <w:tc>
          <w:tcPr>
            <w:tcW w:w="2340" w:type="dxa"/>
            <w:shd w:val="clear" w:color="auto" w:fill="auto"/>
          </w:tcPr>
          <w:p w14:paraId="2D58C429" w14:textId="77777777" w:rsidR="005E0C83" w:rsidRPr="00DF43BD" w:rsidRDefault="005E0C83"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Visa</w:t>
            </w:r>
          </w:p>
        </w:tc>
        <w:tc>
          <w:tcPr>
            <w:tcW w:w="2250" w:type="dxa"/>
            <w:shd w:val="clear" w:color="auto" w:fill="auto"/>
          </w:tcPr>
          <w:p w14:paraId="416A2300" w14:textId="77777777" w:rsidR="005E0C83" w:rsidRPr="00DF43BD" w:rsidRDefault="005E0C83" w:rsidP="00C13FA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DF43BD">
              <w:rPr>
                <w:rFonts w:cs="Arial"/>
                <w:lang w:val="en-GB"/>
              </w:rPr>
              <w:t>VI</w:t>
            </w:r>
          </w:p>
        </w:tc>
      </w:tr>
      <w:tr w:rsidR="005E0C83" w:rsidRPr="00DF43BD" w14:paraId="2800B2B2" w14:textId="77777777" w:rsidTr="00CD6576">
        <w:tc>
          <w:tcPr>
            <w:tcW w:w="2340" w:type="dxa"/>
            <w:shd w:val="clear" w:color="auto" w:fill="auto"/>
          </w:tcPr>
          <w:p w14:paraId="2A2C5172" w14:textId="77777777" w:rsidR="005E0C83" w:rsidRPr="00DF43BD" w:rsidRDefault="005E0C83" w:rsidP="00846EB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Master</w:t>
            </w:r>
            <w:r w:rsidR="00846EB0">
              <w:rPr>
                <w:rFonts w:cs="Arial"/>
                <w:lang w:val="en-GB"/>
              </w:rPr>
              <w:t>C</w:t>
            </w:r>
            <w:r w:rsidRPr="00DF43BD">
              <w:rPr>
                <w:rFonts w:cs="Arial"/>
                <w:lang w:val="en-GB"/>
              </w:rPr>
              <w:t>ard</w:t>
            </w:r>
          </w:p>
        </w:tc>
        <w:tc>
          <w:tcPr>
            <w:tcW w:w="2250" w:type="dxa"/>
            <w:shd w:val="clear" w:color="auto" w:fill="auto"/>
          </w:tcPr>
          <w:p w14:paraId="013D4EB2" w14:textId="77777777" w:rsidR="005E0C83" w:rsidRPr="00DF43BD" w:rsidRDefault="005E0C83" w:rsidP="00C13FA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DF43BD">
              <w:rPr>
                <w:rFonts w:cs="Arial"/>
                <w:lang w:val="en-GB"/>
              </w:rPr>
              <w:t>MC</w:t>
            </w:r>
          </w:p>
        </w:tc>
      </w:tr>
      <w:tr w:rsidR="005E0C83" w:rsidRPr="00DF43BD" w14:paraId="662BBD29" w14:textId="77777777" w:rsidTr="00CD6576">
        <w:tc>
          <w:tcPr>
            <w:tcW w:w="2340" w:type="dxa"/>
            <w:shd w:val="clear" w:color="auto" w:fill="auto"/>
          </w:tcPr>
          <w:p w14:paraId="3DD41AB3" w14:textId="77777777" w:rsidR="005E0C83" w:rsidRPr="00DF43BD" w:rsidRDefault="005E0C83"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Amex</w:t>
            </w:r>
          </w:p>
        </w:tc>
        <w:tc>
          <w:tcPr>
            <w:tcW w:w="2250" w:type="dxa"/>
            <w:shd w:val="clear" w:color="auto" w:fill="auto"/>
          </w:tcPr>
          <w:p w14:paraId="0D1127AD" w14:textId="77777777" w:rsidR="005E0C83" w:rsidRPr="00DF43BD" w:rsidRDefault="005E0C83" w:rsidP="00C13FA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DF43BD">
              <w:rPr>
                <w:rFonts w:cs="Arial"/>
                <w:lang w:val="en-GB"/>
              </w:rPr>
              <w:t>AM</w:t>
            </w:r>
          </w:p>
        </w:tc>
      </w:tr>
      <w:tr w:rsidR="005E0C83" w:rsidRPr="00DF43BD" w14:paraId="15F2D5E7" w14:textId="77777777" w:rsidTr="00CD6576">
        <w:tc>
          <w:tcPr>
            <w:tcW w:w="2340" w:type="dxa"/>
            <w:shd w:val="clear" w:color="auto" w:fill="auto"/>
          </w:tcPr>
          <w:p w14:paraId="3704B945" w14:textId="77777777" w:rsidR="005E0C83" w:rsidRPr="00DF43BD" w:rsidRDefault="005E0C83"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Diners</w:t>
            </w:r>
          </w:p>
        </w:tc>
        <w:tc>
          <w:tcPr>
            <w:tcW w:w="2250" w:type="dxa"/>
            <w:shd w:val="clear" w:color="auto" w:fill="auto"/>
          </w:tcPr>
          <w:p w14:paraId="4B444AB5" w14:textId="77777777" w:rsidR="005E0C83" w:rsidRPr="00DF43BD" w:rsidRDefault="00846EB0" w:rsidP="00C13FA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Pr>
                <w:rFonts w:cs="Arial"/>
                <w:lang w:val="en-GB"/>
              </w:rPr>
              <w:t>DS</w:t>
            </w:r>
          </w:p>
        </w:tc>
      </w:tr>
      <w:tr w:rsidR="005E0C83" w:rsidRPr="00DF43BD" w14:paraId="231A7629" w14:textId="77777777" w:rsidTr="00CD6576">
        <w:tc>
          <w:tcPr>
            <w:tcW w:w="2340" w:type="dxa"/>
            <w:shd w:val="clear" w:color="auto" w:fill="auto"/>
          </w:tcPr>
          <w:p w14:paraId="2004B1B9" w14:textId="77777777" w:rsidR="005E0C83" w:rsidRPr="00DF43BD" w:rsidRDefault="005E0C83" w:rsidP="00462F1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sidRPr="00DF43BD">
              <w:rPr>
                <w:rFonts w:cs="Arial"/>
                <w:lang w:val="en-GB"/>
              </w:rPr>
              <w:t>Discover</w:t>
            </w:r>
          </w:p>
        </w:tc>
        <w:tc>
          <w:tcPr>
            <w:tcW w:w="2250" w:type="dxa"/>
            <w:shd w:val="clear" w:color="auto" w:fill="auto"/>
          </w:tcPr>
          <w:p w14:paraId="6F22BF86" w14:textId="77777777" w:rsidR="005E0C83" w:rsidRPr="00DF43BD" w:rsidRDefault="005E0C83" w:rsidP="00C13FA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Arial"/>
                <w:lang w:val="en-GB"/>
              </w:rPr>
            </w:pPr>
            <w:r w:rsidRPr="00DF43BD">
              <w:rPr>
                <w:rFonts w:cs="Arial"/>
                <w:lang w:val="en-GB"/>
              </w:rPr>
              <w:t>DS</w:t>
            </w:r>
          </w:p>
        </w:tc>
      </w:tr>
    </w:tbl>
    <w:p w14:paraId="4933CDBF" w14:textId="77777777" w:rsidR="005E0C83" w:rsidRPr="00DF43BD" w:rsidRDefault="005E0C83" w:rsidP="005E0C8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636903D5" w14:textId="77777777" w:rsidR="005E0C83" w:rsidRPr="00637284"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637284">
        <w:rPr>
          <w:rFonts w:cs="Arial"/>
          <w:snapToGrid w:val="0"/>
          <w:color w:val="000000"/>
        </w:rPr>
        <w:t xml:space="preserve">Pre-Auth completions </w:t>
      </w:r>
      <w:r>
        <w:rPr>
          <w:rFonts w:cs="Arial"/>
          <w:snapToGrid w:val="0"/>
          <w:color w:val="000000"/>
        </w:rPr>
        <w:t xml:space="preserve">must be sent </w:t>
      </w:r>
      <w:r w:rsidRPr="00DC60F1">
        <w:rPr>
          <w:rFonts w:cs="Arial"/>
          <w:snapToGrid w:val="0"/>
          <w:color w:val="000000"/>
        </w:rPr>
        <w:t>online</w:t>
      </w:r>
      <w:r>
        <w:rPr>
          <w:rFonts w:cs="Arial"/>
          <w:snapToGrid w:val="0"/>
          <w:color w:val="000000"/>
        </w:rPr>
        <w:t>, using message subtype “S”,</w:t>
      </w:r>
      <w:r w:rsidRPr="00DC60F1">
        <w:rPr>
          <w:rFonts w:cs="Arial"/>
          <w:snapToGrid w:val="0"/>
          <w:color w:val="000000"/>
        </w:rPr>
        <w:t xml:space="preserve"> as soon as the transaction is complete</w:t>
      </w:r>
      <w:r w:rsidRPr="00637284">
        <w:rPr>
          <w:rFonts w:cs="Arial"/>
          <w:snapToGrid w:val="0"/>
          <w:color w:val="000000"/>
        </w:rPr>
        <w:t>. They also must include the approval code obt</w:t>
      </w:r>
      <w:r>
        <w:rPr>
          <w:rFonts w:cs="Arial"/>
          <w:snapToGrid w:val="0"/>
          <w:color w:val="000000"/>
        </w:rPr>
        <w:t>ained in the original pre-auth.  Also, both original pre-authorized and final amounts must be present.  See Appendix A, FID C and FID B descriptions.</w:t>
      </w:r>
    </w:p>
    <w:p w14:paraId="4EC4EE5A" w14:textId="77777777" w:rsidR="005E0C83"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3F8C2B7" w14:textId="77777777" w:rsidR="005E0C83"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Pre-auth Completion requests must include all the CAVV (Verified by Visa) and UCAF (MasterCard SecureCode) data, i.e. FID 6 ;SFIDS L, V, and Y, as sent in the original Pre-auth transaction for clearing purposes (if applicable).</w:t>
      </w:r>
    </w:p>
    <w:p w14:paraId="2952E663" w14:textId="77777777" w:rsidR="005E0C83"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C5D19D6" w14:textId="77777777" w:rsidR="002E34C8" w:rsidRDefault="002E34C8" w:rsidP="002E34C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EMV support will cover the following credit transactions. All other transactions will be processed as magnetic stripe (without EMV data) to accommodate potential card not present situations.  EMV data sent in the BASE24 message must correspond to the data exchanged between the terminal and the card.</w:t>
      </w:r>
    </w:p>
    <w:p w14:paraId="4AB51795" w14:textId="77777777" w:rsidR="00027E1E" w:rsidRDefault="00027E1E" w:rsidP="002E34C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0569E40" w14:textId="77777777" w:rsidR="002E34C8" w:rsidRDefault="002E34C8"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Normal Purchase</w:t>
      </w:r>
    </w:p>
    <w:p w14:paraId="3601BF0A" w14:textId="77777777" w:rsidR="002E34C8" w:rsidRDefault="002E34C8"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Pre-Auth</w:t>
      </w:r>
    </w:p>
    <w:p w14:paraId="7C0AA88A" w14:textId="77777777" w:rsidR="002E34C8" w:rsidRDefault="002E34C8"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 xml:space="preserve">Pre-Auth Completion </w:t>
      </w:r>
    </w:p>
    <w:p w14:paraId="3FF0A208" w14:textId="77777777" w:rsidR="002E34C8" w:rsidRDefault="002E34C8"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Pre-auth Completions require all the EMV data values (i.e. FID 6; SFIDs E, I, O, P, Q Note: Issuer Authentication Data may be zeroes) from the original Pre-auth transaction for clearing purposes</w:t>
      </w:r>
    </w:p>
    <w:p w14:paraId="0D84D5F7" w14:textId="77777777" w:rsidR="002E34C8" w:rsidRDefault="002E34C8"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lastRenderedPageBreak/>
        <w:t>The completion amount of the transaction must be present in FID B only</w:t>
      </w:r>
    </w:p>
    <w:p w14:paraId="3C111C07" w14:textId="77777777" w:rsidR="002E34C8" w:rsidRDefault="002E34C8" w:rsidP="002339E1">
      <w:pPr>
        <w:numPr>
          <w:ilvl w:val="1"/>
          <w:numId w:val="26"/>
        </w:numPr>
        <w:tabs>
          <w:tab w:val="left" w:pos="0"/>
          <w:tab w:val="left" w:pos="720"/>
          <w:tab w:val="left" w:pos="1440"/>
          <w:tab w:val="left" w:pos="2160"/>
          <w:tab w:val="left" w:pos="2880"/>
          <w:tab w:val="left" w:pos="3600"/>
          <w:tab w:val="left" w:pos="4320"/>
        </w:tabs>
        <w:spacing w:line="240" w:lineRule="atLeast"/>
        <w:ind w:left="1080"/>
        <w:rPr>
          <w:rFonts w:cs="Arial"/>
          <w:snapToGrid w:val="0"/>
          <w:color w:val="000000"/>
        </w:rPr>
      </w:pPr>
      <w:r>
        <w:rPr>
          <w:rFonts w:cs="Arial"/>
          <w:snapToGrid w:val="0"/>
          <w:color w:val="000000"/>
        </w:rPr>
        <w:t>A Pre-auth cannot be upgraded from Manual or Magnetic Stripe to EMV with the completion</w:t>
      </w:r>
    </w:p>
    <w:p w14:paraId="776D1454" w14:textId="77777777" w:rsidR="002E34C8" w:rsidRPr="00775E51" w:rsidRDefault="007D0F8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775E51">
        <w:rPr>
          <w:rFonts w:cs="Arial"/>
          <w:snapToGrid w:val="0"/>
          <w:color w:val="000000"/>
        </w:rPr>
        <w:t>Balance Inquiry</w:t>
      </w:r>
    </w:p>
    <w:p w14:paraId="2EB1C7EA" w14:textId="77777777" w:rsidR="007D0F80" w:rsidRPr="00775E51" w:rsidRDefault="007D0F80"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775E51">
        <w:rPr>
          <w:rFonts w:cs="Arial"/>
          <w:snapToGrid w:val="0"/>
          <w:color w:val="000000"/>
        </w:rPr>
        <w:t>Purchase with Cash Back</w:t>
      </w:r>
    </w:p>
    <w:p w14:paraId="754F16F9" w14:textId="77777777" w:rsidR="007D0F80" w:rsidRPr="00415A95" w:rsidRDefault="007D0F80" w:rsidP="002E34C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76314CC8" w14:textId="77777777" w:rsidR="002E34C8" w:rsidRDefault="002E34C8" w:rsidP="002E34C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A card read is required for all transactions except </w:t>
      </w:r>
      <w:r w:rsidR="009F4F42">
        <w:rPr>
          <w:rFonts w:cs="Arial"/>
          <w:snapToGrid w:val="0"/>
          <w:color w:val="000000"/>
        </w:rPr>
        <w:t>as described below</w:t>
      </w:r>
      <w:r>
        <w:rPr>
          <w:rFonts w:cs="Arial"/>
          <w:snapToGrid w:val="0"/>
          <w:color w:val="000000"/>
        </w:rPr>
        <w:t>. Adjustment transactions and pre-auth completions must be initiated using the original transaction data from the POS Solution.  They cannot be an initiated as original transactions.  For transactions not requiring a card read, the POS entry mode from the original transaction is required:</w:t>
      </w:r>
    </w:p>
    <w:p w14:paraId="5C5B9E73" w14:textId="77777777" w:rsidR="00027E1E" w:rsidRDefault="00027E1E" w:rsidP="002E34C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1DA7D1D" w14:textId="77777777" w:rsidR="002E34C8" w:rsidRPr="00CD6576" w:rsidRDefault="002E34C8" w:rsidP="00F12805">
      <w:pPr>
        <w:pStyle w:val="ListParagraph"/>
        <w:numPr>
          <w:ilvl w:val="0"/>
          <w:numId w:val="10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Pre-Auth Completion</w:t>
      </w:r>
    </w:p>
    <w:p w14:paraId="75FEAB7B" w14:textId="77777777" w:rsidR="002E34C8" w:rsidRPr="00CD6576" w:rsidRDefault="002E34C8" w:rsidP="00F12805">
      <w:pPr>
        <w:pStyle w:val="ListParagraph"/>
        <w:numPr>
          <w:ilvl w:val="0"/>
          <w:numId w:val="10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Purchase Adjustment (Void Purchase)</w:t>
      </w:r>
    </w:p>
    <w:p w14:paraId="460587BE" w14:textId="77777777" w:rsidR="002E34C8" w:rsidRDefault="002E34C8" w:rsidP="00F12805">
      <w:pPr>
        <w:pStyle w:val="ListParagraph"/>
        <w:numPr>
          <w:ilvl w:val="0"/>
          <w:numId w:val="100"/>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Return Adjustment (Void Merchandise Return)</w:t>
      </w:r>
    </w:p>
    <w:p w14:paraId="5D3559D1" w14:textId="77777777" w:rsidR="00027E1E" w:rsidRPr="00CD6576" w:rsidRDefault="00027E1E" w:rsidP="00027E1E">
      <w:pPr>
        <w:pStyle w:val="ListParagraph"/>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2C37FF0" w14:textId="77777777" w:rsidR="002E34C8" w:rsidRDefault="002E34C8" w:rsidP="002E34C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If the card is read for the above transactions, the POS Entry Mode must reflect the new read.</w:t>
      </w:r>
    </w:p>
    <w:p w14:paraId="0110124D" w14:textId="77777777" w:rsidR="002E34C8" w:rsidRDefault="002E34C8" w:rsidP="005E0C8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p>
    <w:p w14:paraId="609ACDF7" w14:textId="77777777" w:rsidR="00F6201A"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Reversals for </w:t>
      </w:r>
      <w:r w:rsidR="00F6201A">
        <w:rPr>
          <w:rFonts w:cs="Arial"/>
          <w:snapToGrid w:val="0"/>
          <w:color w:val="000000"/>
        </w:rPr>
        <w:t xml:space="preserve">all </w:t>
      </w:r>
      <w:r>
        <w:rPr>
          <w:rFonts w:cs="Arial"/>
          <w:snapToGrid w:val="0"/>
          <w:color w:val="000000"/>
        </w:rPr>
        <w:t>transactions are supported.</w:t>
      </w:r>
    </w:p>
    <w:p w14:paraId="2DDC6D33" w14:textId="77777777" w:rsidR="00F6201A" w:rsidRDefault="00F6201A"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C56151D" w14:textId="77777777" w:rsidR="005E0C83" w:rsidRDefault="005E0C83" w:rsidP="005E0C83">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Force post is supported for </w:t>
      </w:r>
      <w:r w:rsidR="00753B50">
        <w:rPr>
          <w:rFonts w:cs="Arial"/>
          <w:snapToGrid w:val="0"/>
          <w:color w:val="000000"/>
        </w:rPr>
        <w:t>purchase</w:t>
      </w:r>
      <w:r w:rsidR="00FE6610">
        <w:rPr>
          <w:rFonts w:cs="Arial"/>
          <w:snapToGrid w:val="0"/>
          <w:color w:val="000000"/>
        </w:rPr>
        <w:t>, pre</w:t>
      </w:r>
      <w:r w:rsidR="009F4F42">
        <w:rPr>
          <w:rFonts w:cs="Arial"/>
          <w:snapToGrid w:val="0"/>
          <w:color w:val="000000"/>
        </w:rPr>
        <w:t>-</w:t>
      </w:r>
      <w:r w:rsidR="00FE6610">
        <w:rPr>
          <w:rFonts w:cs="Arial"/>
          <w:snapToGrid w:val="0"/>
          <w:color w:val="000000"/>
        </w:rPr>
        <w:t>auth purchase</w:t>
      </w:r>
      <w:r w:rsidR="00FC3246">
        <w:rPr>
          <w:rFonts w:cs="Arial"/>
          <w:snapToGrid w:val="0"/>
          <w:color w:val="000000"/>
        </w:rPr>
        <w:t>, MOTO</w:t>
      </w:r>
      <w:r w:rsidR="00753B50">
        <w:rPr>
          <w:rFonts w:cs="Arial"/>
          <w:snapToGrid w:val="0"/>
          <w:color w:val="000000"/>
        </w:rPr>
        <w:t xml:space="preserve"> and merchandise return</w:t>
      </w:r>
      <w:r w:rsidR="00FC3246">
        <w:rPr>
          <w:rFonts w:cs="Arial"/>
          <w:snapToGrid w:val="0"/>
          <w:color w:val="000000"/>
        </w:rPr>
        <w:t xml:space="preserve">.  Force post </w:t>
      </w:r>
      <w:r w:rsidR="009F4F42">
        <w:rPr>
          <w:rFonts w:cs="Arial"/>
          <w:snapToGrid w:val="0"/>
          <w:color w:val="000000"/>
        </w:rPr>
        <w:t>may be</w:t>
      </w:r>
      <w:r w:rsidR="006B3CD2">
        <w:rPr>
          <w:rFonts w:cs="Arial"/>
          <w:snapToGrid w:val="0"/>
          <w:color w:val="000000"/>
        </w:rPr>
        <w:t xml:space="preserve"> used only when a merchant </w:t>
      </w:r>
      <w:r w:rsidR="009F4F42">
        <w:rPr>
          <w:rFonts w:cs="Arial"/>
          <w:snapToGrid w:val="0"/>
          <w:color w:val="000000"/>
        </w:rPr>
        <w:t>receives</w:t>
      </w:r>
      <w:r w:rsidR="006B3CD2">
        <w:rPr>
          <w:rFonts w:cs="Arial"/>
          <w:snapToGrid w:val="0"/>
          <w:color w:val="000000"/>
        </w:rPr>
        <w:t xml:space="preserve"> an authorization approval </w:t>
      </w:r>
      <w:r w:rsidR="009F4F42">
        <w:rPr>
          <w:rFonts w:cs="Arial"/>
          <w:snapToGrid w:val="0"/>
          <w:color w:val="000000"/>
        </w:rPr>
        <w:t>for</w:t>
      </w:r>
      <w:r w:rsidR="006B3CD2">
        <w:rPr>
          <w:rFonts w:cs="Arial"/>
          <w:snapToGrid w:val="0"/>
          <w:color w:val="000000"/>
        </w:rPr>
        <w:t xml:space="preserve"> the transaction through another method than the POS (i.e. voice authorization)</w:t>
      </w:r>
      <w:r w:rsidR="009F4F42">
        <w:rPr>
          <w:rFonts w:cs="Arial"/>
          <w:snapToGrid w:val="0"/>
          <w:color w:val="000000"/>
        </w:rPr>
        <w:t>. The</w:t>
      </w:r>
      <w:r w:rsidR="00F6201A">
        <w:rPr>
          <w:rFonts w:cs="Arial"/>
          <w:snapToGrid w:val="0"/>
          <w:color w:val="000000"/>
        </w:rPr>
        <w:t xml:space="preserve"> </w:t>
      </w:r>
      <w:r w:rsidR="009F4F42">
        <w:rPr>
          <w:rFonts w:cs="Arial"/>
          <w:snapToGrid w:val="0"/>
          <w:color w:val="000000"/>
        </w:rPr>
        <w:t>only exception is a</w:t>
      </w:r>
      <w:r w:rsidR="00F6201A">
        <w:rPr>
          <w:rFonts w:cs="Arial"/>
          <w:snapToGrid w:val="0"/>
          <w:color w:val="000000"/>
        </w:rPr>
        <w:t xml:space="preserve"> merchandise return which does not need an authorization through another method.</w:t>
      </w:r>
    </w:p>
    <w:p w14:paraId="0D7506B4" w14:textId="77777777" w:rsidR="005E0C83" w:rsidRPr="00DF43BD" w:rsidRDefault="005E0C83">
      <w:pPr>
        <w:rPr>
          <w:rFonts w:cs="Arial"/>
          <w:lang w:val="en-GB"/>
        </w:rPr>
      </w:pPr>
    </w:p>
    <w:p w14:paraId="5D8EE2F5" w14:textId="77777777" w:rsidR="00427360" w:rsidRDefault="00427360" w:rsidP="005E0C83">
      <w:pPr>
        <w:pStyle w:val="Heading4"/>
      </w:pPr>
      <w:r w:rsidRPr="00B527E6">
        <w:t xml:space="preserve">Card </w:t>
      </w:r>
      <w:r w:rsidR="006825A8" w:rsidRPr="00B527E6">
        <w:t>Verification</w:t>
      </w:r>
      <w:r w:rsidRPr="00B527E6">
        <w:t xml:space="preserve"> Transactions (</w:t>
      </w:r>
      <w:r w:rsidR="00F6201A">
        <w:t>Master</w:t>
      </w:r>
      <w:r w:rsidR="004E2A9F">
        <w:t>C</w:t>
      </w:r>
      <w:r w:rsidR="00F6201A">
        <w:t xml:space="preserve">ard, </w:t>
      </w:r>
      <w:r w:rsidRPr="00B527E6">
        <w:t>Visa</w:t>
      </w:r>
      <w:r w:rsidR="009F277A">
        <w:t>,</w:t>
      </w:r>
      <w:r w:rsidRPr="00B527E6">
        <w:t xml:space="preserve"> </w:t>
      </w:r>
      <w:r w:rsidR="00846EB0">
        <w:t xml:space="preserve">Canadian </w:t>
      </w:r>
      <w:r>
        <w:t xml:space="preserve">Visa Debit </w:t>
      </w:r>
      <w:r w:rsidRPr="00B527E6">
        <w:t>CNP</w:t>
      </w:r>
      <w:r w:rsidR="002F4918">
        <w:t>,</w:t>
      </w:r>
      <w:r w:rsidR="009F277A">
        <w:t xml:space="preserve"> Discover </w:t>
      </w:r>
      <w:r w:rsidR="002F4918">
        <w:t xml:space="preserve">and American Express </w:t>
      </w:r>
      <w:r w:rsidR="009F277A">
        <w:t>Network</w:t>
      </w:r>
      <w:r w:rsidR="002F4918">
        <w:t>s</w:t>
      </w:r>
      <w:r w:rsidRPr="00B527E6">
        <w:t xml:space="preserve"> Only)</w:t>
      </w:r>
    </w:p>
    <w:p w14:paraId="4DA5BA5A" w14:textId="77777777" w:rsidR="00427360" w:rsidRDefault="00427360" w:rsidP="00427360">
      <w:pPr>
        <w:rPr>
          <w:lang w:val="en-GB"/>
        </w:rPr>
      </w:pPr>
      <w:r w:rsidRPr="00E40D5B">
        <w:rPr>
          <w:rFonts w:cs="Arial"/>
          <w:lang w:val="en-GB"/>
        </w:rPr>
        <w:t>Visa Account Verification</w:t>
      </w:r>
      <w:r w:rsidR="009F277A">
        <w:rPr>
          <w:rFonts w:cs="Arial"/>
          <w:lang w:val="en-GB"/>
        </w:rPr>
        <w:t>, MasterCard Account Status Inquiry</w:t>
      </w:r>
      <w:r w:rsidR="002F4918">
        <w:rPr>
          <w:rFonts w:cs="Arial"/>
          <w:lang w:val="en-GB"/>
        </w:rPr>
        <w:t>,</w:t>
      </w:r>
      <w:r w:rsidR="009F277A">
        <w:rPr>
          <w:rFonts w:cs="Arial"/>
          <w:lang w:val="en-GB"/>
        </w:rPr>
        <w:t xml:space="preserve"> Discover Network Card Account Verification</w:t>
      </w:r>
      <w:r w:rsidR="002F4918">
        <w:rPr>
          <w:rFonts w:cs="Arial"/>
          <w:lang w:val="en-GB"/>
        </w:rPr>
        <w:t xml:space="preserve"> and American Express Zero Value Account Verify</w:t>
      </w:r>
      <w:r w:rsidRPr="00E40D5B">
        <w:rPr>
          <w:rFonts w:cs="Arial"/>
          <w:lang w:val="en-GB"/>
        </w:rPr>
        <w:t xml:space="preserve"> transactions are implemented as B</w:t>
      </w:r>
      <w:r w:rsidR="002F4918">
        <w:rPr>
          <w:rFonts w:cs="Arial"/>
          <w:lang w:val="en-GB"/>
        </w:rPr>
        <w:t>ASE</w:t>
      </w:r>
      <w:r w:rsidRPr="00E40D5B">
        <w:rPr>
          <w:rFonts w:cs="Arial"/>
          <w:lang w:val="en-GB"/>
        </w:rPr>
        <w:t>24 Card Verification transactions. The tran</w:t>
      </w:r>
      <w:r w:rsidR="00CD6576">
        <w:rPr>
          <w:rFonts w:cs="Arial"/>
          <w:lang w:val="en-GB"/>
        </w:rPr>
        <w:t>saction</w:t>
      </w:r>
      <w:r w:rsidRPr="00E40D5B">
        <w:rPr>
          <w:rFonts w:cs="Arial"/>
          <w:lang w:val="en-GB"/>
        </w:rPr>
        <w:t xml:space="preserve"> code in the Header must be “06” and the message subtype must be “O” (online). The </w:t>
      </w:r>
      <w:r w:rsidR="009F277A">
        <w:rPr>
          <w:rFonts w:cs="Arial"/>
          <w:lang w:val="en-GB"/>
        </w:rPr>
        <w:t>A</w:t>
      </w:r>
      <w:r w:rsidRPr="00E40D5B">
        <w:rPr>
          <w:rFonts w:cs="Arial"/>
          <w:lang w:val="en-GB"/>
        </w:rPr>
        <w:t xml:space="preserve">mount 1 value in FID B must be zero and the POS Entry Mode in FID e must be “00”. AVS and/or </w:t>
      </w:r>
      <w:r w:rsidR="009F277A">
        <w:rPr>
          <w:rFonts w:cs="Arial"/>
          <w:lang w:val="en-GB"/>
        </w:rPr>
        <w:t xml:space="preserve">CVD (Visa </w:t>
      </w:r>
      <w:r w:rsidRPr="00E40D5B">
        <w:rPr>
          <w:rFonts w:cs="Arial"/>
          <w:lang w:val="en-GB"/>
        </w:rPr>
        <w:t>CVV2</w:t>
      </w:r>
      <w:r w:rsidR="009F277A">
        <w:rPr>
          <w:rFonts w:cs="Arial"/>
          <w:lang w:val="en-GB"/>
        </w:rPr>
        <w:t xml:space="preserve">, MasterCard CVC2 and </w:t>
      </w:r>
      <w:r w:rsidR="002A6D20">
        <w:rPr>
          <w:rFonts w:cs="Arial"/>
          <w:lang w:val="en-GB"/>
        </w:rPr>
        <w:t>Discover</w:t>
      </w:r>
      <w:r w:rsidR="002F4918">
        <w:rPr>
          <w:rFonts w:cs="Arial"/>
          <w:lang w:val="en-GB"/>
        </w:rPr>
        <w:t>/American Express</w:t>
      </w:r>
      <w:r w:rsidR="009F277A">
        <w:rPr>
          <w:rFonts w:cs="Arial"/>
          <w:lang w:val="en-GB"/>
        </w:rPr>
        <w:t xml:space="preserve"> CID)</w:t>
      </w:r>
      <w:r w:rsidRPr="00E40D5B">
        <w:rPr>
          <w:rFonts w:cs="Arial"/>
          <w:lang w:val="en-GB"/>
        </w:rPr>
        <w:t xml:space="preserve"> data may be submitted in the request in the appropriate FID 6 SubFIDs</w:t>
      </w:r>
      <w:r>
        <w:rPr>
          <w:rFonts w:cs="Arial"/>
          <w:lang w:val="en-GB"/>
        </w:rPr>
        <w:t>.</w:t>
      </w:r>
    </w:p>
    <w:p w14:paraId="69EAF75E" w14:textId="77777777" w:rsidR="004E60D3" w:rsidRPr="00994F0E" w:rsidRDefault="004E60D3">
      <w:pPr>
        <w:rPr>
          <w:rFonts w:cs="Arial"/>
          <w:lang w:val="en-GB"/>
        </w:rPr>
      </w:pPr>
    </w:p>
    <w:p w14:paraId="7620C7D5" w14:textId="77777777" w:rsidR="002A6D20" w:rsidRDefault="002A6D20" w:rsidP="002A6D20">
      <w:pPr>
        <w:pStyle w:val="Heading4"/>
      </w:pPr>
      <w:r>
        <w:t>Requirement to Provide Address Verification Data and Card Verification Data in Discover Network Transactions</w:t>
      </w:r>
    </w:p>
    <w:p w14:paraId="629F2BCA" w14:textId="77777777" w:rsidR="00CE7EA8" w:rsidRDefault="002A6D20" w:rsidP="002A6D20">
      <w:pPr>
        <w:rPr>
          <w:rFonts w:cs="Arial"/>
          <w:lang w:val="en-GB"/>
        </w:rPr>
      </w:pPr>
      <w:r w:rsidRPr="002A6D20">
        <w:rPr>
          <w:rFonts w:cs="Arial"/>
          <w:lang w:val="en-GB"/>
        </w:rPr>
        <w:t>For Visa, MasterCard and American Express transaction</w:t>
      </w:r>
      <w:r>
        <w:rPr>
          <w:rFonts w:cs="Arial"/>
          <w:lang w:val="en-GB"/>
        </w:rPr>
        <w:t>s there is no mandated requirement for the POS Solution to collect and transmit Address Verification Data or Card Verification Data.</w:t>
      </w:r>
    </w:p>
    <w:p w14:paraId="0F5FD680" w14:textId="77777777" w:rsidR="00CE7EA8" w:rsidRDefault="00CE7EA8" w:rsidP="002A6D20">
      <w:pPr>
        <w:rPr>
          <w:rFonts w:cs="Arial"/>
          <w:lang w:val="en-GB"/>
        </w:rPr>
      </w:pPr>
    </w:p>
    <w:p w14:paraId="6AB4B87A" w14:textId="58E4F660" w:rsidR="00CE7EA8" w:rsidRDefault="00CE7EA8" w:rsidP="002A6D20">
      <w:pPr>
        <w:rPr>
          <w:rFonts w:cs="Arial"/>
          <w:lang w:val="en-GB"/>
        </w:rPr>
      </w:pPr>
      <w:r>
        <w:rPr>
          <w:rFonts w:cs="Arial"/>
          <w:lang w:val="en-GB"/>
        </w:rPr>
        <w:t xml:space="preserve">As of </w:t>
      </w:r>
      <w:r w:rsidR="000A59C3">
        <w:rPr>
          <w:rFonts w:cs="Arial"/>
          <w:lang w:val="en-GB"/>
        </w:rPr>
        <w:t>April 11, 2014,</w:t>
      </w:r>
      <w:r>
        <w:rPr>
          <w:rFonts w:cs="Arial"/>
          <w:lang w:val="en-GB"/>
        </w:rPr>
        <w:t xml:space="preserve"> it will no longer be mandatory in Canada to collect and transmit Address Data for verification. Use of Discover’s Address Verification Service is still mandatory in the U.S., the Caribbean, Mexico and Central America.</w:t>
      </w:r>
    </w:p>
    <w:p w14:paraId="32160134" w14:textId="77777777" w:rsidR="00CE7EA8" w:rsidRDefault="00CE7EA8" w:rsidP="002A6D20">
      <w:pPr>
        <w:rPr>
          <w:rFonts w:cs="Arial"/>
          <w:lang w:val="en-GB"/>
        </w:rPr>
      </w:pPr>
    </w:p>
    <w:p w14:paraId="1138FC6A" w14:textId="77777777" w:rsidR="002A6D20" w:rsidRPr="002A6D20" w:rsidRDefault="002A6D20" w:rsidP="002A6D20">
      <w:pPr>
        <w:rPr>
          <w:rFonts w:cs="Arial"/>
          <w:lang w:val="en-GB"/>
        </w:rPr>
      </w:pPr>
      <w:r>
        <w:rPr>
          <w:rFonts w:cs="Arial"/>
          <w:lang w:val="en-GB"/>
        </w:rPr>
        <w:lastRenderedPageBreak/>
        <w:t>For Card Not Present scenarios</w:t>
      </w:r>
      <w:r w:rsidR="00CE7EA8">
        <w:rPr>
          <w:rFonts w:cs="Arial"/>
          <w:lang w:val="en-GB"/>
        </w:rPr>
        <w:t xml:space="preserve"> and manually entered transactions</w:t>
      </w:r>
      <w:r>
        <w:rPr>
          <w:rFonts w:cs="Arial"/>
          <w:lang w:val="en-GB"/>
        </w:rPr>
        <w:t xml:space="preserve"> involving Discover Network cards it is </w:t>
      </w:r>
      <w:r w:rsidR="00CE7EA8">
        <w:rPr>
          <w:rFonts w:cs="Arial"/>
          <w:lang w:val="en-GB"/>
        </w:rPr>
        <w:t xml:space="preserve">not </w:t>
      </w:r>
      <w:r>
        <w:rPr>
          <w:rFonts w:cs="Arial"/>
          <w:lang w:val="en-GB"/>
        </w:rPr>
        <w:t xml:space="preserve">mandatory to collect and transmit </w:t>
      </w:r>
      <w:r w:rsidR="00CE7EA8">
        <w:rPr>
          <w:rFonts w:cs="Arial"/>
          <w:lang w:val="en-GB"/>
        </w:rPr>
        <w:t xml:space="preserve">CID data </w:t>
      </w:r>
      <w:r>
        <w:rPr>
          <w:rFonts w:cs="Arial"/>
          <w:lang w:val="en-GB"/>
        </w:rPr>
        <w:t>for verification .</w:t>
      </w:r>
      <w:r w:rsidR="00CE7EA8">
        <w:rPr>
          <w:rFonts w:cs="Arial"/>
          <w:lang w:val="en-GB"/>
        </w:rPr>
        <w:t xml:space="preserve"> It is mandatory, however, to send the </w:t>
      </w:r>
      <w:r w:rsidR="000E6B8A">
        <w:rPr>
          <w:rFonts w:cs="Arial"/>
          <w:lang w:val="en-GB"/>
        </w:rPr>
        <w:t>CVD Presence Indicator (see FID 6 SFID H) to state whether the Discover CID is present in the transaction or not.</w:t>
      </w:r>
      <w:r>
        <w:rPr>
          <w:rFonts w:cs="Arial"/>
          <w:lang w:val="en-GB"/>
        </w:rPr>
        <w:t xml:space="preserve"> </w:t>
      </w:r>
      <w:r w:rsidR="000E6B8A">
        <w:rPr>
          <w:rFonts w:cs="Arial"/>
          <w:lang w:val="en-GB"/>
        </w:rPr>
        <w:t xml:space="preserve"> Note that Discover </w:t>
      </w:r>
      <w:r w:rsidR="00AF5B62">
        <w:rPr>
          <w:rFonts w:cs="Arial"/>
          <w:lang w:val="en-GB"/>
        </w:rPr>
        <w:t>can require a merchant to submit the CID in all or a certain portion of its transactions by notifying the Acquirer (TD) in writing.</w:t>
      </w:r>
    </w:p>
    <w:p w14:paraId="52381DC9" w14:textId="77777777" w:rsidR="00BD74CE" w:rsidRPr="00994F0E" w:rsidRDefault="00BD74CE">
      <w:pPr>
        <w:rPr>
          <w:rFonts w:cs="Arial"/>
          <w:lang w:val="en-GB"/>
        </w:rPr>
      </w:pPr>
    </w:p>
    <w:p w14:paraId="4DDB9976" w14:textId="77777777" w:rsidR="00C21BB6" w:rsidRDefault="00C21BB6" w:rsidP="00E9760F">
      <w:pPr>
        <w:pStyle w:val="Heading3"/>
        <w:rPr>
          <w:lang w:val="en-GB"/>
        </w:rPr>
      </w:pPr>
      <w:bookmarkStart w:id="1077" w:name="_Toc481808705"/>
      <w:bookmarkStart w:id="1078" w:name="_Toc481808806"/>
      <w:bookmarkStart w:id="1079" w:name="_Toc89083116"/>
      <w:r>
        <w:rPr>
          <w:lang w:val="en-GB"/>
        </w:rPr>
        <w:t>Administrative Transactions</w:t>
      </w:r>
      <w:bookmarkEnd w:id="1077"/>
      <w:bookmarkEnd w:id="1078"/>
      <w:bookmarkEnd w:id="1079"/>
    </w:p>
    <w:p w14:paraId="7C9B1DDA" w14:textId="77777777" w:rsidR="00C21BB6" w:rsidRPr="00CD6576" w:rsidRDefault="00C21BB6" w:rsidP="00F12805">
      <w:pPr>
        <w:pStyle w:val="ListParagraph"/>
        <w:numPr>
          <w:ilvl w:val="0"/>
          <w:numId w:val="101"/>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Download (full and partial)</w:t>
      </w:r>
    </w:p>
    <w:p w14:paraId="65D53A2A" w14:textId="77777777" w:rsidR="00C21BB6" w:rsidRPr="00CD6576" w:rsidRDefault="00C21BB6" w:rsidP="00F12805">
      <w:pPr>
        <w:pStyle w:val="ListParagraph"/>
        <w:numPr>
          <w:ilvl w:val="0"/>
          <w:numId w:val="101"/>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Batch Subtotals</w:t>
      </w:r>
    </w:p>
    <w:p w14:paraId="402554C5" w14:textId="77777777" w:rsidR="00C21BB6" w:rsidRPr="00CD6576" w:rsidRDefault="00C21BB6" w:rsidP="00F12805">
      <w:pPr>
        <w:pStyle w:val="ListParagraph"/>
        <w:numPr>
          <w:ilvl w:val="0"/>
          <w:numId w:val="101"/>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Batch Close</w:t>
      </w:r>
    </w:p>
    <w:p w14:paraId="7331D88A" w14:textId="77777777" w:rsidR="00631224" w:rsidRPr="00CD6576" w:rsidRDefault="00631224" w:rsidP="00F12805">
      <w:pPr>
        <w:pStyle w:val="ListParagraph"/>
        <w:numPr>
          <w:ilvl w:val="0"/>
          <w:numId w:val="101"/>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Card Subtotals</w:t>
      </w:r>
    </w:p>
    <w:p w14:paraId="5A4D1134" w14:textId="77777777" w:rsidR="00C21BB6" w:rsidRPr="00CD6576" w:rsidRDefault="00C21BB6" w:rsidP="00F12805">
      <w:pPr>
        <w:pStyle w:val="ListParagraph"/>
        <w:numPr>
          <w:ilvl w:val="0"/>
          <w:numId w:val="101"/>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CD6576">
        <w:rPr>
          <w:rFonts w:cs="Arial"/>
          <w:snapToGrid w:val="0"/>
          <w:color w:val="000000"/>
        </w:rPr>
        <w:t>Key Exchange (ISO message only)</w:t>
      </w:r>
    </w:p>
    <w:p w14:paraId="5999E775" w14:textId="77777777" w:rsidR="009D43EE" w:rsidRDefault="009D43EE" w:rsidP="004665A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0515F1B" w14:textId="77777777" w:rsidR="00EC1016" w:rsidRDefault="00EC1016" w:rsidP="004665A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CBA3BFD" w14:textId="77777777" w:rsidR="00EC1016" w:rsidRDefault="00A8436C" w:rsidP="00E9760F">
      <w:pPr>
        <w:pStyle w:val="Heading3"/>
        <w:rPr>
          <w:lang w:val="en-GB"/>
        </w:rPr>
      </w:pPr>
      <w:r>
        <w:rPr>
          <w:lang w:val="en-GB"/>
        </w:rPr>
        <w:t>Merchant Initiated</w:t>
      </w:r>
      <w:r w:rsidR="00EC1016">
        <w:rPr>
          <w:lang w:val="en-GB"/>
        </w:rPr>
        <w:t xml:space="preserve"> Transactions</w:t>
      </w:r>
      <w:r>
        <w:rPr>
          <w:lang w:val="en-GB"/>
        </w:rPr>
        <w:t xml:space="preserve"> (MIT)</w:t>
      </w:r>
    </w:p>
    <w:p w14:paraId="1F9C470F" w14:textId="77777777" w:rsidR="00A8436C" w:rsidRPr="00A8436C" w:rsidRDefault="00A8436C" w:rsidP="003028AB">
      <w:pPr>
        <w:pStyle w:val="NoSpacing"/>
      </w:pPr>
      <w:r w:rsidRPr="00A8436C">
        <w:t>A Consumer Initiated Transaction (CIT) is any transaction where the consumer is present and provides their payment credentials. This can be a terminal in-store, or online through a checkout experience. A consumer initiated transaction contains proof that the cardholder was involved in the transaction.</w:t>
      </w:r>
    </w:p>
    <w:p w14:paraId="495ECCC3" w14:textId="77777777" w:rsidR="00A8436C" w:rsidRPr="00A8436C" w:rsidRDefault="00A8436C" w:rsidP="003028AB">
      <w:pPr>
        <w:pStyle w:val="NoSpacing"/>
      </w:pPr>
      <w:r w:rsidRPr="00A8436C">
        <w:t>The consumer initiated transaction is the proof that the consumer and merchant entered into a relationship and that the payment credentia</w:t>
      </w:r>
      <w:r w:rsidR="006D45DB">
        <w:t xml:space="preserve">l present was in fact a valid </w:t>
      </w:r>
      <w:r w:rsidRPr="00A8436C">
        <w:t>payment instrument.</w:t>
      </w:r>
    </w:p>
    <w:p w14:paraId="54E22529" w14:textId="77777777" w:rsidR="00A8436C" w:rsidRPr="00A8436C" w:rsidRDefault="00A8436C" w:rsidP="003028AB">
      <w:pPr>
        <w:pStyle w:val="NoSpacing"/>
      </w:pPr>
    </w:p>
    <w:p w14:paraId="02B88B50" w14:textId="77777777" w:rsidR="00A8436C" w:rsidRPr="00A8436C" w:rsidRDefault="00A8436C" w:rsidP="003028AB">
      <w:pPr>
        <w:pStyle w:val="NoSpacing"/>
      </w:pPr>
      <w:r w:rsidRPr="00A8436C">
        <w:t>A Merchant Initiated Transaction is any transaction that relates to a previous consumer-initiated transaction, but is conducted without the consumer present, and without any cardholder validation performed. In all cases a merchant initiated transaction must refer to a consumer's original transaction.</w:t>
      </w:r>
    </w:p>
    <w:p w14:paraId="7CC52160" w14:textId="77777777" w:rsidR="00A8436C" w:rsidRDefault="00A8436C" w:rsidP="003028AB">
      <w:pPr>
        <w:pStyle w:val="NoSpacing"/>
      </w:pPr>
    </w:p>
    <w:p w14:paraId="319E4B40" w14:textId="77777777" w:rsidR="00A8436C" w:rsidRDefault="007667C0" w:rsidP="003028AB">
      <w:pPr>
        <w:pStyle w:val="NoSpacing"/>
      </w:pPr>
      <w:r w:rsidRPr="00A8436C">
        <w:t>Not all the merchants are allowed to perform the merchant initiated transactions and there are restrictions by Payment Card Networks as well</w:t>
      </w:r>
      <w:r>
        <w:t>.</w:t>
      </w:r>
      <w:r w:rsidR="00027E1E">
        <w:t xml:space="preserve"> </w:t>
      </w:r>
      <w:r w:rsidR="00A8436C" w:rsidRPr="00A8436C" w:rsidDel="00D46332">
        <w:t>Merchant initiated transactions include:</w:t>
      </w:r>
    </w:p>
    <w:p w14:paraId="20B9ABE5" w14:textId="77777777" w:rsidR="00027E1E" w:rsidRPr="00A8436C" w:rsidDel="00D46332" w:rsidRDefault="00027E1E" w:rsidP="003028AB">
      <w:pPr>
        <w:pStyle w:val="NoSpacing"/>
      </w:pPr>
    </w:p>
    <w:p w14:paraId="0E043B46" w14:textId="77777777" w:rsidR="00435EF2" w:rsidRPr="00A8436C" w:rsidDel="00D46332" w:rsidRDefault="00435EF2" w:rsidP="003028AB">
      <w:pPr>
        <w:pStyle w:val="NoSpacing"/>
        <w:numPr>
          <w:ilvl w:val="0"/>
          <w:numId w:val="54"/>
        </w:numPr>
      </w:pPr>
      <w:r w:rsidRPr="00A8436C" w:rsidDel="00D46332">
        <w:t>Reauthorizations</w:t>
      </w:r>
    </w:p>
    <w:p w14:paraId="5362A00E" w14:textId="77777777" w:rsidR="00435EF2" w:rsidRPr="00A8436C" w:rsidDel="00D46332" w:rsidRDefault="00435EF2" w:rsidP="003028AB">
      <w:pPr>
        <w:pStyle w:val="NoSpacing"/>
        <w:numPr>
          <w:ilvl w:val="0"/>
          <w:numId w:val="54"/>
        </w:numPr>
      </w:pPr>
      <w:r w:rsidRPr="00A8436C" w:rsidDel="00D46332">
        <w:t>Resubmission</w:t>
      </w:r>
    </w:p>
    <w:p w14:paraId="09A318B3" w14:textId="77777777" w:rsidR="00435EF2" w:rsidRPr="00A8436C" w:rsidDel="00D46332" w:rsidRDefault="00435EF2" w:rsidP="003028AB">
      <w:pPr>
        <w:pStyle w:val="NoSpacing"/>
        <w:numPr>
          <w:ilvl w:val="0"/>
          <w:numId w:val="54"/>
        </w:numPr>
      </w:pPr>
      <w:r w:rsidRPr="00A8436C" w:rsidDel="00D46332">
        <w:t>Recurring Payment</w:t>
      </w:r>
    </w:p>
    <w:p w14:paraId="50F735D0" w14:textId="77777777" w:rsidR="00435EF2" w:rsidRPr="00A8436C" w:rsidDel="00D46332" w:rsidRDefault="00435EF2" w:rsidP="003028AB">
      <w:pPr>
        <w:pStyle w:val="NoSpacing"/>
        <w:numPr>
          <w:ilvl w:val="0"/>
          <w:numId w:val="54"/>
        </w:numPr>
      </w:pPr>
      <w:r w:rsidRPr="00A8436C" w:rsidDel="00D46332">
        <w:t>Unscheduled Stored Credential Transactions</w:t>
      </w:r>
      <w:r w:rsidR="00C80F35" w:rsidDel="00D46332">
        <w:tab/>
      </w:r>
    </w:p>
    <w:p w14:paraId="36D83B8A" w14:textId="77777777" w:rsidR="00435EF2" w:rsidDel="00D46332" w:rsidRDefault="00435EF2" w:rsidP="003028AB">
      <w:pPr>
        <w:pStyle w:val="NoSpacing"/>
        <w:numPr>
          <w:ilvl w:val="0"/>
          <w:numId w:val="54"/>
        </w:numPr>
      </w:pPr>
      <w:r w:rsidRPr="00A8436C" w:rsidDel="00D46332">
        <w:t>Other Credential on File</w:t>
      </w:r>
      <w:r w:rsidR="00C80F35" w:rsidDel="00D46332">
        <w:tab/>
      </w:r>
      <w:r w:rsidR="00C80F35" w:rsidDel="00D46332">
        <w:tab/>
      </w:r>
      <w:r w:rsidR="00C80F35" w:rsidDel="00D46332">
        <w:tab/>
        <w:t>***Future</w:t>
      </w:r>
    </w:p>
    <w:p w14:paraId="2070E1D8" w14:textId="77777777" w:rsidR="00A13E2A" w:rsidRPr="00A13E2A" w:rsidDel="00D46332" w:rsidRDefault="00A13E2A" w:rsidP="003028AB">
      <w:pPr>
        <w:pStyle w:val="NoSpacing"/>
        <w:numPr>
          <w:ilvl w:val="0"/>
          <w:numId w:val="54"/>
        </w:numPr>
      </w:pPr>
      <w:r w:rsidRPr="00A8436C" w:rsidDel="00D46332">
        <w:t>Installment</w:t>
      </w:r>
      <w:r w:rsidDel="00D46332">
        <w:tab/>
      </w:r>
      <w:r w:rsidDel="00D46332">
        <w:tab/>
      </w:r>
      <w:r w:rsidDel="00D46332">
        <w:tab/>
      </w:r>
      <w:r w:rsidDel="00D46332">
        <w:tab/>
      </w:r>
      <w:r w:rsidDel="00D46332">
        <w:tab/>
        <w:t>***Future</w:t>
      </w:r>
    </w:p>
    <w:p w14:paraId="2594E49A" w14:textId="77777777" w:rsidR="00435EF2" w:rsidRPr="00A8436C" w:rsidDel="00D46332" w:rsidRDefault="00435EF2" w:rsidP="003028AB">
      <w:pPr>
        <w:pStyle w:val="NoSpacing"/>
        <w:numPr>
          <w:ilvl w:val="0"/>
          <w:numId w:val="54"/>
        </w:numPr>
      </w:pPr>
      <w:r w:rsidRPr="00A8436C" w:rsidDel="00D46332">
        <w:t>Incremental Authorizations</w:t>
      </w:r>
      <w:r w:rsidDel="00D46332">
        <w:tab/>
      </w:r>
      <w:r w:rsidR="00A13E2A" w:rsidDel="00D46332">
        <w:tab/>
      </w:r>
      <w:r w:rsidR="00A13E2A" w:rsidDel="00D46332">
        <w:tab/>
      </w:r>
    </w:p>
    <w:p w14:paraId="5C12A636" w14:textId="77777777" w:rsidR="00A8436C" w:rsidRPr="00A8436C" w:rsidDel="00D46332" w:rsidRDefault="00A8436C" w:rsidP="003028AB">
      <w:pPr>
        <w:pStyle w:val="NoSpacing"/>
        <w:numPr>
          <w:ilvl w:val="0"/>
          <w:numId w:val="54"/>
        </w:numPr>
      </w:pPr>
      <w:r w:rsidRPr="00A8436C" w:rsidDel="00D46332">
        <w:t>Delayed Charges</w:t>
      </w:r>
      <w:r w:rsidDel="00D46332">
        <w:tab/>
      </w:r>
      <w:r w:rsidDel="00D46332">
        <w:tab/>
      </w:r>
      <w:r w:rsidDel="00D46332">
        <w:tab/>
      </w:r>
      <w:r w:rsidDel="00D46332">
        <w:tab/>
        <w:t>***Future</w:t>
      </w:r>
    </w:p>
    <w:p w14:paraId="527F3D48" w14:textId="77777777" w:rsidR="00A8436C" w:rsidRPr="00A8436C" w:rsidDel="00D46332" w:rsidRDefault="00A8436C" w:rsidP="003028AB">
      <w:pPr>
        <w:pStyle w:val="NoSpacing"/>
        <w:numPr>
          <w:ilvl w:val="0"/>
          <w:numId w:val="54"/>
        </w:numPr>
      </w:pPr>
      <w:r w:rsidRPr="00A8436C" w:rsidDel="00D46332">
        <w:t>No show</w:t>
      </w:r>
      <w:r w:rsidDel="00D46332">
        <w:tab/>
      </w:r>
      <w:r w:rsidDel="00D46332">
        <w:tab/>
      </w:r>
      <w:r w:rsidDel="00D46332">
        <w:tab/>
      </w:r>
      <w:r w:rsidDel="00D46332">
        <w:tab/>
      </w:r>
      <w:r w:rsidDel="00D46332">
        <w:tab/>
        <w:t>***Future</w:t>
      </w:r>
    </w:p>
    <w:p w14:paraId="765EE0EC" w14:textId="77777777" w:rsidR="00A8436C" w:rsidRPr="00A8436C" w:rsidDel="00D46332" w:rsidRDefault="00A8436C" w:rsidP="003028AB">
      <w:pPr>
        <w:pStyle w:val="NoSpacing"/>
        <w:numPr>
          <w:ilvl w:val="0"/>
          <w:numId w:val="54"/>
        </w:numPr>
      </w:pPr>
      <w:r w:rsidRPr="00A8436C" w:rsidDel="00D46332">
        <w:t>Account Top Up (only valid in Europe)</w:t>
      </w:r>
      <w:r w:rsidDel="00D46332">
        <w:tab/>
        <w:t>***Future</w:t>
      </w:r>
    </w:p>
    <w:p w14:paraId="30E7C1E9" w14:textId="77777777" w:rsidR="000A7AF9" w:rsidRPr="00945A53" w:rsidRDefault="000A7AF9" w:rsidP="001A4686">
      <w:pPr>
        <w:keepNext/>
        <w:keepLines/>
        <w:rPr>
          <w:rFonts w:cs="Arial"/>
          <w:lang w:val="en-GB"/>
        </w:rPr>
      </w:pPr>
    </w:p>
    <w:p w14:paraId="4606CB01" w14:textId="77777777" w:rsidR="00945A53" w:rsidRPr="00945A53" w:rsidRDefault="00945A53" w:rsidP="005D6E74">
      <w:pPr>
        <w:pStyle w:val="Heading4"/>
      </w:pPr>
      <w:r w:rsidRPr="00945A53">
        <w:t>Reauthorization Transaction</w:t>
      </w:r>
    </w:p>
    <w:p w14:paraId="0DA6CA85" w14:textId="77777777" w:rsidR="00945A53" w:rsidRPr="00945A53" w:rsidRDefault="009B5CBB" w:rsidP="005D6E74">
      <w:pPr>
        <w:keepNext/>
        <w:keepLines/>
        <w:rPr>
          <w:rFonts w:cs="Arial"/>
          <w:lang w:val="en-GB"/>
        </w:rPr>
      </w:pPr>
      <w:r>
        <w:rPr>
          <w:rFonts w:cs="Arial"/>
          <w:lang w:val="en-GB"/>
        </w:rPr>
        <w:t xml:space="preserve">A reauthorization can be used for split shipment when the </w:t>
      </w:r>
      <w:r w:rsidR="009E4B83">
        <w:rPr>
          <w:rFonts w:cs="Arial"/>
          <w:lang w:val="en-GB"/>
        </w:rPr>
        <w:t>period to complete the preauthorization has expired. A split shipment occurs when the goods are not available for shipment at the time of the consumer's purchase. A separate authorization is conducted to ensure that the consumer funds are available when the goods become available to ship.</w:t>
      </w:r>
    </w:p>
    <w:p w14:paraId="52B40C09" w14:textId="77777777" w:rsidR="000A7AF9" w:rsidRDefault="000A7AF9" w:rsidP="001A4686">
      <w:pPr>
        <w:keepNext/>
        <w:keepLines/>
        <w:rPr>
          <w:rFonts w:cs="Arial"/>
          <w:lang w:val="en-GB"/>
        </w:rPr>
      </w:pPr>
    </w:p>
    <w:p w14:paraId="603E8631" w14:textId="77777777" w:rsidR="00945A53" w:rsidRPr="00945A53" w:rsidRDefault="00945A53" w:rsidP="005D6E74">
      <w:pPr>
        <w:pStyle w:val="Heading4"/>
      </w:pPr>
      <w:r w:rsidRPr="00945A53">
        <w:t>Resubmission Transaction</w:t>
      </w:r>
    </w:p>
    <w:p w14:paraId="59AEE63B" w14:textId="77777777" w:rsidR="00945A53" w:rsidRPr="00945A53" w:rsidRDefault="00945A53" w:rsidP="005D6E74">
      <w:pPr>
        <w:keepNext/>
        <w:keepLines/>
        <w:rPr>
          <w:rFonts w:cs="Arial"/>
          <w:lang w:val="en-GB"/>
        </w:rPr>
      </w:pPr>
      <w:r w:rsidRPr="00945A53">
        <w:rPr>
          <w:rFonts w:cs="Arial"/>
          <w:lang w:val="en-GB"/>
        </w:rPr>
        <w:t>This is an event that occurs when the original purchase occurred, but the merchant was unable to obtain authorization at the time the goods or services were provided. A resubmission is only valid when the original authorization presented was declined for insufficient funds</w:t>
      </w:r>
      <w:r w:rsidR="006E1C7A">
        <w:rPr>
          <w:rFonts w:cs="Arial"/>
          <w:lang w:val="en-GB"/>
        </w:rPr>
        <w:t xml:space="preserve"> (response code "076")</w:t>
      </w:r>
      <w:r w:rsidRPr="00945A53">
        <w:rPr>
          <w:rFonts w:cs="Arial"/>
          <w:lang w:val="en-GB"/>
        </w:rPr>
        <w:t xml:space="preserve">. </w:t>
      </w:r>
    </w:p>
    <w:p w14:paraId="25C35CDF" w14:textId="77777777" w:rsidR="00945A53" w:rsidRDefault="00945A53" w:rsidP="001A4686">
      <w:pPr>
        <w:keepNext/>
        <w:keepLines/>
        <w:rPr>
          <w:rFonts w:cs="Arial"/>
          <w:lang w:val="en-GB"/>
        </w:rPr>
      </w:pPr>
    </w:p>
    <w:p w14:paraId="52CE9F04" w14:textId="77777777" w:rsidR="00945A53" w:rsidRPr="00945A53" w:rsidRDefault="00945A53" w:rsidP="005D6E74">
      <w:pPr>
        <w:pStyle w:val="Heading4"/>
      </w:pPr>
      <w:r w:rsidRPr="00945A53">
        <w:t>Recurring Payment Transaction</w:t>
      </w:r>
    </w:p>
    <w:p w14:paraId="5BB74BA5" w14:textId="671EE1D2" w:rsidR="00945A53" w:rsidRDefault="00945A53" w:rsidP="005D6E74">
      <w:pPr>
        <w:keepNext/>
        <w:keepLines/>
        <w:rPr>
          <w:rFonts w:cs="Arial"/>
          <w:lang w:val="en-GB"/>
        </w:rPr>
      </w:pPr>
      <w:r w:rsidRPr="00945A53">
        <w:rPr>
          <w:rFonts w:cs="Arial"/>
          <w:lang w:val="en-GB"/>
        </w:rPr>
        <w:t>A recurring payment is the result of standing instructions governed by a contract between the consumer and the merchant to charge a specific or variable amount, based on a defined interval.</w:t>
      </w:r>
    </w:p>
    <w:p w14:paraId="26CA290E" w14:textId="3495C9EA" w:rsidR="00D8424B" w:rsidRDefault="00D8424B" w:rsidP="005D6E74">
      <w:pPr>
        <w:keepNext/>
        <w:keepLines/>
        <w:rPr>
          <w:rFonts w:cs="Arial"/>
          <w:lang w:val="en-GB"/>
        </w:rPr>
      </w:pPr>
    </w:p>
    <w:p w14:paraId="6E908803" w14:textId="77777777" w:rsidR="00D8424B" w:rsidRDefault="00D8424B" w:rsidP="005D6E74">
      <w:pPr>
        <w:keepNext/>
        <w:keepLines/>
        <w:rPr>
          <w:rFonts w:cs="Arial"/>
          <w:lang w:val="en-GB"/>
        </w:rPr>
      </w:pPr>
      <w:r>
        <w:rPr>
          <w:rFonts w:cs="Arial"/>
          <w:lang w:val="en-GB"/>
        </w:rPr>
        <w:t xml:space="preserve">As per October 2022 merchants must specify the recurring payment transaction type. </w:t>
      </w:r>
    </w:p>
    <w:p w14:paraId="716FE8F3" w14:textId="3CE83986" w:rsidR="00D8424B" w:rsidRDefault="00D8424B" w:rsidP="005D6E74">
      <w:pPr>
        <w:keepNext/>
        <w:keepLines/>
        <w:rPr>
          <w:rFonts w:cs="Arial"/>
          <w:lang w:val="en-GB"/>
        </w:rPr>
      </w:pPr>
      <w:r>
        <w:rPr>
          <w:rFonts w:cs="Arial"/>
          <w:lang w:val="en-GB"/>
        </w:rPr>
        <w:t>Recurring Payment transactions are identified in FID 6 SFID F Position 2</w:t>
      </w:r>
      <w:r w:rsidR="00EB086A">
        <w:rPr>
          <w:rFonts w:cs="Arial"/>
          <w:lang w:val="en-GB"/>
        </w:rPr>
        <w:t>, possible options are</w:t>
      </w:r>
      <w:r>
        <w:rPr>
          <w:rFonts w:cs="Arial"/>
          <w:lang w:val="en-GB"/>
        </w:rPr>
        <w:t>:</w:t>
      </w:r>
    </w:p>
    <w:p w14:paraId="508A06F9" w14:textId="46B7C5A3" w:rsidR="00D8424B" w:rsidRDefault="00D8424B" w:rsidP="00F12805">
      <w:pPr>
        <w:pStyle w:val="ListParagraph"/>
        <w:keepNext/>
        <w:keepLines/>
        <w:numPr>
          <w:ilvl w:val="0"/>
          <w:numId w:val="183"/>
        </w:numPr>
        <w:rPr>
          <w:rFonts w:cs="Arial"/>
          <w:lang w:val="en-GB"/>
        </w:rPr>
      </w:pPr>
      <w:r>
        <w:rPr>
          <w:rFonts w:cs="Arial"/>
          <w:lang w:val="en-GB"/>
        </w:rPr>
        <w:t>Standing Order (variable amount and fixed frequency, for example utility payment)</w:t>
      </w:r>
    </w:p>
    <w:p w14:paraId="1325E88B" w14:textId="56F8DF9E" w:rsidR="00D8424B" w:rsidRPr="00D8424B" w:rsidRDefault="00D8424B" w:rsidP="00F12805">
      <w:pPr>
        <w:pStyle w:val="ListParagraph"/>
        <w:keepNext/>
        <w:keepLines/>
        <w:numPr>
          <w:ilvl w:val="0"/>
          <w:numId w:val="183"/>
        </w:numPr>
        <w:rPr>
          <w:rFonts w:cs="Arial"/>
          <w:lang w:val="en-GB"/>
        </w:rPr>
      </w:pPr>
      <w:r>
        <w:rPr>
          <w:rFonts w:cs="Arial"/>
          <w:lang w:val="en-GB"/>
        </w:rPr>
        <w:t>Subscription (fixed amount and fixed frequency, for example newspaper subscription</w:t>
      </w:r>
    </w:p>
    <w:p w14:paraId="21DDE810" w14:textId="77777777" w:rsidR="00501DF2" w:rsidRPr="00945A53" w:rsidRDefault="00501DF2" w:rsidP="00501DF2">
      <w:pPr>
        <w:keepNext/>
        <w:keepLines/>
        <w:rPr>
          <w:rFonts w:cs="Arial"/>
          <w:lang w:val="en-GB"/>
        </w:rPr>
      </w:pPr>
    </w:p>
    <w:p w14:paraId="591C6F99" w14:textId="77777777" w:rsidR="00501DF2" w:rsidRPr="00945A53" w:rsidRDefault="00501DF2" w:rsidP="005D6E74">
      <w:pPr>
        <w:pStyle w:val="Heading4"/>
      </w:pPr>
      <w:r>
        <w:t>Unscheduled Stored Credential</w:t>
      </w:r>
      <w:r w:rsidRPr="00945A53">
        <w:t xml:space="preserve"> Transaction</w:t>
      </w:r>
    </w:p>
    <w:p w14:paraId="32F22CDB" w14:textId="77777777" w:rsidR="000A7AF9" w:rsidRDefault="00501DF2" w:rsidP="005D6E74">
      <w:pPr>
        <w:keepNext/>
        <w:keepLines/>
        <w:rPr>
          <w:rFonts w:cs="Arial"/>
          <w:lang w:val="en-GB"/>
        </w:rPr>
      </w:pPr>
      <w:r>
        <w:rPr>
          <w:rFonts w:cs="Arial"/>
          <w:lang w:val="en-GB"/>
        </w:rPr>
        <w:t>An unscheduled stored credential transaction is the results of standing instructions governed by a contract between the consumer and the merchant to change on an as-needed basis. Such as, in the case of snow plow service, charging for service after storm.</w:t>
      </w:r>
    </w:p>
    <w:p w14:paraId="0FAF9318" w14:textId="77777777" w:rsidR="00501DF2" w:rsidRDefault="00501DF2" w:rsidP="00501DF2">
      <w:pPr>
        <w:keepNext/>
        <w:keepLines/>
        <w:rPr>
          <w:rFonts w:cs="Arial"/>
          <w:lang w:val="en-GB"/>
        </w:rPr>
      </w:pPr>
    </w:p>
    <w:p w14:paraId="5DAAC8C6" w14:textId="77777777" w:rsidR="00614B4E" w:rsidRPr="00614B4E" w:rsidRDefault="00614B4E" w:rsidP="005D6E74">
      <w:pPr>
        <w:pStyle w:val="Heading4"/>
      </w:pPr>
      <w:r>
        <w:t>Incremental Authorizations</w:t>
      </w:r>
    </w:p>
    <w:p w14:paraId="7BE53196" w14:textId="77777777" w:rsidR="00A767D7" w:rsidRDefault="00A767D7" w:rsidP="000F497B">
      <w:pPr>
        <w:pStyle w:val="Heading5"/>
        <w:rPr>
          <w:lang w:val="en-GB"/>
        </w:rPr>
      </w:pPr>
      <w:r>
        <w:rPr>
          <w:lang w:val="en-GB"/>
        </w:rPr>
        <w:t>Description</w:t>
      </w:r>
      <w:r w:rsidR="000756D4">
        <w:rPr>
          <w:lang w:val="en-GB"/>
        </w:rPr>
        <w:t xml:space="preserve"> and Usage</w:t>
      </w:r>
    </w:p>
    <w:p w14:paraId="22AC49A5" w14:textId="77777777" w:rsidR="00A767D7" w:rsidRPr="00506DCE" w:rsidRDefault="00A767D7" w:rsidP="00F12805">
      <w:pPr>
        <w:pStyle w:val="ListParagraph"/>
        <w:keepNext/>
        <w:keepLines/>
        <w:numPr>
          <w:ilvl w:val="0"/>
          <w:numId w:val="173"/>
        </w:numPr>
        <w:rPr>
          <w:rFonts w:cs="Arial"/>
          <w:lang w:val="en-GB"/>
        </w:rPr>
      </w:pPr>
      <w:r w:rsidRPr="00506DCE">
        <w:rPr>
          <w:rFonts w:cs="Arial"/>
          <w:lang w:val="en-GB"/>
        </w:rPr>
        <w:t>Incremental authorization is a continuation of the consumer's preauthorization where the original approved amount can be modified to reflect the new amount agreed by the consumer and the merchant.</w:t>
      </w:r>
    </w:p>
    <w:p w14:paraId="4692060C" w14:textId="77777777" w:rsidR="00A767D7" w:rsidRPr="00506DCE" w:rsidRDefault="00A767D7" w:rsidP="00F12805">
      <w:pPr>
        <w:pStyle w:val="ListParagraph"/>
        <w:keepNext/>
        <w:keepLines/>
        <w:numPr>
          <w:ilvl w:val="0"/>
          <w:numId w:val="173"/>
        </w:numPr>
        <w:rPr>
          <w:rFonts w:cs="Arial"/>
          <w:lang w:val="en-GB"/>
        </w:rPr>
      </w:pPr>
      <w:r w:rsidRPr="00506DCE">
        <w:rPr>
          <w:rFonts w:cs="Arial"/>
          <w:lang w:val="en-GB"/>
        </w:rPr>
        <w:t>When the gratuity is included in the authorization request and sent as a purchase transaction, then the incremental authorization does not apply.</w:t>
      </w:r>
    </w:p>
    <w:p w14:paraId="6AFEE2A8" w14:textId="77777777" w:rsidR="00A767D7" w:rsidRPr="00506DCE" w:rsidRDefault="00A767D7" w:rsidP="00F12805">
      <w:pPr>
        <w:pStyle w:val="ListParagraph"/>
        <w:keepNext/>
        <w:keepLines/>
        <w:numPr>
          <w:ilvl w:val="0"/>
          <w:numId w:val="173"/>
        </w:numPr>
        <w:rPr>
          <w:rFonts w:cs="Arial"/>
          <w:lang w:val="en-GB"/>
        </w:rPr>
      </w:pPr>
      <w:r w:rsidRPr="00506DCE">
        <w:rPr>
          <w:rFonts w:cs="Arial"/>
          <w:lang w:val="en-GB"/>
        </w:rPr>
        <w:t>Incremental authorization is a preauth transaction that will increase the amount of the original preauthorization transaction.</w:t>
      </w:r>
    </w:p>
    <w:p w14:paraId="4F4A413D" w14:textId="77777777" w:rsidR="00A767D7" w:rsidRPr="00506DCE" w:rsidRDefault="00A767D7" w:rsidP="00F12805">
      <w:pPr>
        <w:pStyle w:val="ListParagraph"/>
        <w:keepNext/>
        <w:keepLines/>
        <w:numPr>
          <w:ilvl w:val="0"/>
          <w:numId w:val="173"/>
        </w:numPr>
        <w:rPr>
          <w:rFonts w:cs="Arial"/>
          <w:b/>
          <w:lang w:val="en-GB"/>
        </w:rPr>
      </w:pPr>
      <w:r w:rsidRPr="00506DCE">
        <w:rPr>
          <w:rFonts w:cs="Arial"/>
          <w:lang w:val="en-GB"/>
        </w:rPr>
        <w:t>Incremental authorizations can be used to add additional expenses of goods and services to an already approved preauthorization.</w:t>
      </w:r>
      <w:r w:rsidR="000756D4" w:rsidRPr="00506DCE">
        <w:rPr>
          <w:rFonts w:cs="Arial"/>
          <w:lang w:val="en-GB"/>
        </w:rPr>
        <w:t xml:space="preserve">  Multiple incremental authorizations can be sent.</w:t>
      </w:r>
    </w:p>
    <w:p w14:paraId="6EB5A4E3" w14:textId="77777777" w:rsidR="00A767D7" w:rsidRPr="00506DCE" w:rsidRDefault="00A767D7" w:rsidP="00F12805">
      <w:pPr>
        <w:pStyle w:val="ListParagraph"/>
        <w:keepNext/>
        <w:keepLines/>
        <w:numPr>
          <w:ilvl w:val="0"/>
          <w:numId w:val="173"/>
        </w:numPr>
        <w:rPr>
          <w:rFonts w:cs="Arial"/>
          <w:lang w:val="en-GB"/>
        </w:rPr>
      </w:pPr>
      <w:r w:rsidRPr="00506DCE">
        <w:rPr>
          <w:rFonts w:cs="Arial"/>
          <w:lang w:val="en-GB"/>
        </w:rPr>
        <w:t>If a restaurant needs to add a tip to a previously authorized preauth transaction, then an incremental authorization for the tip amount is required.</w:t>
      </w:r>
    </w:p>
    <w:p w14:paraId="49838F9A" w14:textId="77777777" w:rsidR="00A767D7" w:rsidRDefault="00A767D7" w:rsidP="001A4686">
      <w:pPr>
        <w:keepNext/>
        <w:keepLines/>
        <w:ind w:left="720"/>
        <w:rPr>
          <w:rFonts w:cs="Arial"/>
          <w:b/>
          <w:lang w:val="en-GB"/>
        </w:rPr>
      </w:pPr>
    </w:p>
    <w:p w14:paraId="5728D997" w14:textId="77777777" w:rsidR="00A767D7" w:rsidRDefault="00A767D7" w:rsidP="000F497B">
      <w:pPr>
        <w:pStyle w:val="Heading5"/>
        <w:rPr>
          <w:lang w:val="en-GB"/>
        </w:rPr>
      </w:pPr>
      <w:r>
        <w:rPr>
          <w:lang w:val="en-GB"/>
        </w:rPr>
        <w:t>Restrictions and Limitations</w:t>
      </w:r>
    </w:p>
    <w:p w14:paraId="55305D1B" w14:textId="77777777" w:rsidR="001A4686" w:rsidRPr="000756D4" w:rsidRDefault="0074247E" w:rsidP="005D6E74">
      <w:pPr>
        <w:keepNext/>
        <w:keepLines/>
        <w:rPr>
          <w:rFonts w:cs="Arial"/>
          <w:lang w:val="en-GB"/>
        </w:rPr>
      </w:pPr>
      <w:r w:rsidRPr="000756D4">
        <w:rPr>
          <w:rFonts w:cs="Arial"/>
          <w:lang w:val="en-GB"/>
        </w:rPr>
        <w:t xml:space="preserve">At this time, incremental authorizations are only allowed </w:t>
      </w:r>
      <w:r w:rsidR="00650085" w:rsidRPr="000756D4">
        <w:rPr>
          <w:rFonts w:cs="Arial"/>
          <w:lang w:val="en-GB"/>
        </w:rPr>
        <w:t>for</w:t>
      </w:r>
      <w:r w:rsidRPr="000756D4">
        <w:rPr>
          <w:rFonts w:cs="Arial"/>
          <w:lang w:val="en-GB"/>
        </w:rPr>
        <w:t xml:space="preserve"> restaurant (food and beverage) MCC's (Merchant Category Code)</w:t>
      </w:r>
      <w:r w:rsidR="007D2C5B" w:rsidRPr="000756D4">
        <w:rPr>
          <w:rFonts w:cs="Arial"/>
          <w:lang w:val="en-GB"/>
        </w:rPr>
        <w:t xml:space="preserve"> and only </w:t>
      </w:r>
      <w:r w:rsidR="00650085" w:rsidRPr="000756D4">
        <w:rPr>
          <w:rFonts w:cs="Arial"/>
          <w:lang w:val="en-GB"/>
        </w:rPr>
        <w:t>for</w:t>
      </w:r>
      <w:r w:rsidR="007D2C5B" w:rsidRPr="000756D4">
        <w:rPr>
          <w:rFonts w:cs="Arial"/>
          <w:lang w:val="en-GB"/>
        </w:rPr>
        <w:t xml:space="preserve"> Mastercard and Visa cards.</w:t>
      </w:r>
    </w:p>
    <w:p w14:paraId="3B70BA30" w14:textId="77777777" w:rsidR="00A767D7" w:rsidRPr="00A767D7" w:rsidRDefault="00A767D7" w:rsidP="00A767D7">
      <w:pPr>
        <w:pStyle w:val="ListParagraph"/>
        <w:keepNext/>
        <w:keepLines/>
        <w:ind w:left="1440"/>
        <w:rPr>
          <w:rFonts w:ascii="Arial" w:hAnsi="Arial" w:cs="Arial"/>
          <w:lang w:val="en-GB"/>
        </w:rPr>
      </w:pPr>
    </w:p>
    <w:p w14:paraId="6EA3940F" w14:textId="77777777" w:rsidR="00A767D7" w:rsidRPr="00A767D7" w:rsidRDefault="00A767D7" w:rsidP="000F497B">
      <w:pPr>
        <w:pStyle w:val="Heading5"/>
        <w:rPr>
          <w:lang w:val="en-GB"/>
        </w:rPr>
      </w:pPr>
      <w:r>
        <w:rPr>
          <w:lang w:val="en-GB"/>
        </w:rPr>
        <w:t>Incremental Authorizations</w:t>
      </w:r>
      <w:r w:rsidR="005D6E74">
        <w:rPr>
          <w:lang w:val="en-GB"/>
        </w:rPr>
        <w:t xml:space="preserve"> Requirements</w:t>
      </w:r>
    </w:p>
    <w:p w14:paraId="1473EE60" w14:textId="77777777" w:rsidR="00A767D7" w:rsidRDefault="00A767D7" w:rsidP="005D6E74">
      <w:pPr>
        <w:keepNext/>
        <w:keepLines/>
        <w:rPr>
          <w:rFonts w:cs="Arial"/>
          <w:lang w:val="en-GB"/>
        </w:rPr>
      </w:pPr>
      <w:r>
        <w:rPr>
          <w:rFonts w:cs="Arial"/>
          <w:lang w:val="en-GB"/>
        </w:rPr>
        <w:t>On preauth incremental transactions, merchants will need to provide some of the fields that were returned in the first preauthorization response message, so the issuer can link the incremental authorization to the original preauthorization transaction. Those fields are:</w:t>
      </w:r>
    </w:p>
    <w:p w14:paraId="3E8C9425" w14:textId="77777777" w:rsidR="005D6E74" w:rsidRDefault="005D6E74" w:rsidP="005D6E74">
      <w:pPr>
        <w:keepNext/>
        <w:keepLines/>
        <w:rPr>
          <w:rFonts w:cs="Arial"/>
          <w:lang w:val="en-GB"/>
        </w:rPr>
      </w:pPr>
    </w:p>
    <w:p w14:paraId="321C1CEB" w14:textId="77777777" w:rsidR="00A767D7" w:rsidRPr="00506DCE" w:rsidRDefault="00A767D7" w:rsidP="00F12805">
      <w:pPr>
        <w:pStyle w:val="ListParagraph"/>
        <w:keepNext/>
        <w:keepLines/>
        <w:numPr>
          <w:ilvl w:val="0"/>
          <w:numId w:val="174"/>
        </w:numPr>
        <w:rPr>
          <w:rFonts w:cs="Arial"/>
          <w:lang w:val="en-GB"/>
        </w:rPr>
      </w:pPr>
      <w:r w:rsidRPr="00506DCE">
        <w:rPr>
          <w:rFonts w:cs="Arial"/>
          <w:lang w:val="en-GB"/>
        </w:rPr>
        <w:t>FID F – Approval Code</w:t>
      </w:r>
    </w:p>
    <w:p w14:paraId="7B8E362A" w14:textId="77777777" w:rsidR="00A767D7" w:rsidRPr="00506DCE" w:rsidRDefault="00A767D7" w:rsidP="00F12805">
      <w:pPr>
        <w:pStyle w:val="ListParagraph"/>
        <w:keepNext/>
        <w:keepLines/>
        <w:numPr>
          <w:ilvl w:val="0"/>
          <w:numId w:val="174"/>
        </w:numPr>
        <w:rPr>
          <w:rFonts w:cs="Arial"/>
          <w:lang w:val="en-GB"/>
        </w:rPr>
      </w:pPr>
      <w:r w:rsidRPr="00506DCE">
        <w:rPr>
          <w:rFonts w:cs="Arial"/>
          <w:lang w:val="en-GB"/>
        </w:rPr>
        <w:t>FID z – Trace ID</w:t>
      </w:r>
    </w:p>
    <w:p w14:paraId="19C0DE73" w14:textId="77777777" w:rsidR="00A767D7" w:rsidRDefault="00A767D7" w:rsidP="005D6E74">
      <w:pPr>
        <w:pStyle w:val="ListParagraph"/>
        <w:keepNext/>
        <w:keepLines/>
        <w:ind w:left="360"/>
        <w:rPr>
          <w:rFonts w:ascii="Arial" w:hAnsi="Arial" w:cs="Arial"/>
          <w:sz w:val="20"/>
          <w:szCs w:val="20"/>
          <w:lang w:val="en-GB"/>
        </w:rPr>
      </w:pPr>
    </w:p>
    <w:p w14:paraId="1722988E" w14:textId="77777777" w:rsidR="00A767D7" w:rsidRDefault="00A767D7" w:rsidP="005D6E74">
      <w:pPr>
        <w:keepNext/>
        <w:keepLines/>
        <w:rPr>
          <w:rFonts w:cs="Arial"/>
          <w:lang w:val="en-GB"/>
        </w:rPr>
      </w:pPr>
      <w:r>
        <w:rPr>
          <w:rFonts w:cs="Arial"/>
          <w:lang w:val="en-GB"/>
        </w:rPr>
        <w:t>Merchants will also need to provide a flag indicating that the preauth transaction is an incremental in:</w:t>
      </w:r>
    </w:p>
    <w:p w14:paraId="25432A99" w14:textId="77777777" w:rsidR="005D6E74" w:rsidRDefault="005D6E74" w:rsidP="005D6E74">
      <w:pPr>
        <w:keepNext/>
        <w:keepLines/>
        <w:rPr>
          <w:rFonts w:cs="Arial"/>
          <w:lang w:val="en-GB"/>
        </w:rPr>
      </w:pPr>
    </w:p>
    <w:p w14:paraId="1CC5ED1A" w14:textId="77777777" w:rsidR="00A767D7" w:rsidRPr="00506DCE" w:rsidRDefault="00A767D7" w:rsidP="00F12805">
      <w:pPr>
        <w:pStyle w:val="ListParagraph"/>
        <w:keepNext/>
        <w:keepLines/>
        <w:numPr>
          <w:ilvl w:val="0"/>
          <w:numId w:val="175"/>
        </w:numPr>
        <w:rPr>
          <w:rFonts w:cs="Arial"/>
          <w:lang w:val="en-GB"/>
        </w:rPr>
      </w:pPr>
      <w:r w:rsidRPr="00506DCE">
        <w:rPr>
          <w:rFonts w:cs="Arial"/>
          <w:lang w:val="en-GB"/>
        </w:rPr>
        <w:t>FID 6 SFID F Position 2 = "N" - incremental</w:t>
      </w:r>
    </w:p>
    <w:p w14:paraId="7025B6CA" w14:textId="77777777" w:rsidR="000756D4" w:rsidRDefault="000756D4" w:rsidP="005D6E74">
      <w:pPr>
        <w:keepNext/>
        <w:keepLines/>
        <w:rPr>
          <w:rFonts w:cs="Arial"/>
          <w:b/>
          <w:lang w:val="en-GB"/>
        </w:rPr>
      </w:pPr>
    </w:p>
    <w:p w14:paraId="71E253FF" w14:textId="77777777" w:rsidR="00A767D7" w:rsidRPr="00A767D7" w:rsidRDefault="00A767D7" w:rsidP="000F497B">
      <w:pPr>
        <w:pStyle w:val="Heading5"/>
        <w:rPr>
          <w:lang w:val="en-GB"/>
        </w:rPr>
      </w:pPr>
      <w:r>
        <w:rPr>
          <w:lang w:val="en-GB"/>
        </w:rPr>
        <w:t>Completions</w:t>
      </w:r>
      <w:r w:rsidR="00542EC2">
        <w:rPr>
          <w:lang w:val="en-GB"/>
        </w:rPr>
        <w:t xml:space="preserve"> for Incremental Authorizations</w:t>
      </w:r>
    </w:p>
    <w:p w14:paraId="12BD5E24" w14:textId="77777777" w:rsidR="00A767D7" w:rsidRDefault="00A767D7" w:rsidP="005D6E74">
      <w:pPr>
        <w:keepNext/>
        <w:keepLines/>
        <w:rPr>
          <w:rFonts w:cs="Arial"/>
          <w:lang w:val="en-GB"/>
        </w:rPr>
      </w:pPr>
      <w:r w:rsidRPr="000756D4">
        <w:rPr>
          <w:rFonts w:cs="Arial"/>
          <w:lang w:val="en-GB"/>
        </w:rPr>
        <w:t xml:space="preserve">Merchants must send in the preauthorization completion; the sum amount of the preauth transaction plus any additional incremental authorization related to the original transaction. </w:t>
      </w:r>
    </w:p>
    <w:p w14:paraId="05D15257" w14:textId="77777777" w:rsidR="0064055E" w:rsidRDefault="0064055E" w:rsidP="005D6E74">
      <w:pPr>
        <w:keepNext/>
        <w:keepLines/>
        <w:rPr>
          <w:rFonts w:cs="Arial"/>
          <w:lang w:val="en-GB"/>
        </w:rPr>
      </w:pPr>
    </w:p>
    <w:p w14:paraId="4A507D1E" w14:textId="77777777" w:rsidR="0064055E" w:rsidRPr="000756D4" w:rsidRDefault="002C03C0" w:rsidP="005D6E74">
      <w:pPr>
        <w:keepNext/>
        <w:keepLines/>
        <w:rPr>
          <w:rFonts w:cs="Arial"/>
          <w:lang w:val="en-GB"/>
        </w:rPr>
      </w:pPr>
      <w:bookmarkStart w:id="1080" w:name="_Hlk10707807"/>
      <w:r>
        <w:rPr>
          <w:rFonts w:cs="Arial"/>
          <w:lang w:val="en-GB"/>
        </w:rPr>
        <w:t>The Trace ID and Approval Code in the preauthorization completion must be</w:t>
      </w:r>
      <w:r w:rsidR="00023760">
        <w:rPr>
          <w:rFonts w:cs="Arial"/>
          <w:lang w:val="en-GB"/>
        </w:rPr>
        <w:t xml:space="preserve"> </w:t>
      </w:r>
      <w:r>
        <w:rPr>
          <w:rFonts w:cs="Arial"/>
          <w:lang w:val="en-GB"/>
        </w:rPr>
        <w:t xml:space="preserve">the </w:t>
      </w:r>
      <w:r w:rsidR="00023760">
        <w:rPr>
          <w:rFonts w:cs="Arial"/>
          <w:lang w:val="en-GB"/>
        </w:rPr>
        <w:t xml:space="preserve">same </w:t>
      </w:r>
      <w:r>
        <w:rPr>
          <w:rFonts w:cs="Arial"/>
          <w:lang w:val="en-GB"/>
        </w:rPr>
        <w:t xml:space="preserve">value </w:t>
      </w:r>
      <w:r w:rsidR="00B46654">
        <w:rPr>
          <w:rFonts w:cs="Arial"/>
          <w:lang w:val="en-GB"/>
        </w:rPr>
        <w:t xml:space="preserve">that was </w:t>
      </w:r>
      <w:r>
        <w:rPr>
          <w:rFonts w:cs="Arial"/>
          <w:lang w:val="en-GB"/>
        </w:rPr>
        <w:t>sent back the first prea</w:t>
      </w:r>
      <w:r w:rsidR="00A010B8">
        <w:rPr>
          <w:rFonts w:cs="Arial"/>
          <w:lang w:val="en-GB"/>
        </w:rPr>
        <w:t>uthorization response message.</w:t>
      </w:r>
      <w:r>
        <w:rPr>
          <w:rFonts w:cs="Arial"/>
          <w:lang w:val="en-GB"/>
        </w:rPr>
        <w:t xml:space="preserve"> </w:t>
      </w:r>
    </w:p>
    <w:bookmarkEnd w:id="1080"/>
    <w:p w14:paraId="0CDCB381" w14:textId="77777777" w:rsidR="00963296" w:rsidRDefault="00963296" w:rsidP="005D6E74">
      <w:pPr>
        <w:keepNext/>
        <w:keepLines/>
        <w:rPr>
          <w:rFonts w:cs="Arial"/>
          <w:lang w:val="en-GB"/>
        </w:rPr>
      </w:pPr>
    </w:p>
    <w:p w14:paraId="09DF19E8" w14:textId="77777777" w:rsidR="00963296" w:rsidRDefault="00963296" w:rsidP="005D6E74">
      <w:pPr>
        <w:keepNext/>
        <w:keepLines/>
        <w:rPr>
          <w:rFonts w:cs="Arial"/>
          <w:lang w:val="en-GB"/>
        </w:rPr>
      </w:pPr>
      <w:r>
        <w:rPr>
          <w:rFonts w:cs="Arial"/>
          <w:lang w:val="en-GB"/>
        </w:rPr>
        <w:t>Merchant</w:t>
      </w:r>
      <w:r w:rsidR="00385E9D">
        <w:rPr>
          <w:rFonts w:cs="Arial"/>
          <w:lang w:val="en-GB"/>
        </w:rPr>
        <w:t>s</w:t>
      </w:r>
      <w:r>
        <w:rPr>
          <w:rFonts w:cs="Arial"/>
          <w:lang w:val="en-GB"/>
        </w:rPr>
        <w:t xml:space="preserve"> can perform one preauth transaction, followed by several preauth incremental transactions, but only one preauth completion is allowed.</w:t>
      </w:r>
    </w:p>
    <w:p w14:paraId="4EF19C0B" w14:textId="77777777" w:rsidR="00385E9D" w:rsidRDefault="00385E9D" w:rsidP="005D6E74">
      <w:pPr>
        <w:keepNext/>
        <w:keepLines/>
        <w:rPr>
          <w:rFonts w:cs="Arial"/>
          <w:lang w:val="en-GB"/>
        </w:rPr>
      </w:pPr>
    </w:p>
    <w:p w14:paraId="25FC25C5" w14:textId="77777777" w:rsidR="00385E9D" w:rsidRDefault="00385E9D" w:rsidP="005D6E74">
      <w:pPr>
        <w:keepNext/>
        <w:keepLines/>
        <w:rPr>
          <w:rFonts w:cs="Arial"/>
          <w:lang w:val="en-GB"/>
        </w:rPr>
      </w:pPr>
      <w:r>
        <w:rPr>
          <w:rFonts w:cs="Arial"/>
          <w:lang w:val="en-GB"/>
        </w:rPr>
        <w:t>Preauthorization transaction plus any additional incremental authorization</w:t>
      </w:r>
      <w:r w:rsidR="00FF1236">
        <w:rPr>
          <w:rFonts w:cs="Arial"/>
          <w:lang w:val="en-GB"/>
        </w:rPr>
        <w:t>s</w:t>
      </w:r>
      <w:r>
        <w:rPr>
          <w:rFonts w:cs="Arial"/>
          <w:lang w:val="en-GB"/>
        </w:rPr>
        <w:t xml:space="preserve"> must be completed within 24 hours.</w:t>
      </w:r>
    </w:p>
    <w:p w14:paraId="5541ACE3" w14:textId="77777777" w:rsidR="000B3CB2" w:rsidRDefault="000B3CB2" w:rsidP="005D6E74">
      <w:pPr>
        <w:keepNext/>
        <w:keepLines/>
        <w:rPr>
          <w:rFonts w:cs="Arial"/>
          <w:lang w:val="en-GB"/>
        </w:rPr>
      </w:pPr>
    </w:p>
    <w:p w14:paraId="539274C1" w14:textId="77777777" w:rsidR="00C4532F" w:rsidRDefault="00AC31B0" w:rsidP="005D6E74">
      <w:pPr>
        <w:keepNext/>
        <w:keepLines/>
        <w:rPr>
          <w:rFonts w:cs="Arial"/>
          <w:lang w:val="en-GB"/>
        </w:rPr>
      </w:pPr>
      <w:r>
        <w:rPr>
          <w:rFonts w:cs="Arial"/>
          <w:lang w:val="en-GB"/>
        </w:rPr>
        <w:t xml:space="preserve">Incremental authorizations can be </w:t>
      </w:r>
      <w:r w:rsidR="00C4532F">
        <w:rPr>
          <w:rFonts w:cs="Arial"/>
          <w:lang w:val="en-GB"/>
        </w:rPr>
        <w:t xml:space="preserve">approved in full, </w:t>
      </w:r>
      <w:r>
        <w:rPr>
          <w:rFonts w:cs="Arial"/>
          <w:lang w:val="en-GB"/>
        </w:rPr>
        <w:t>partially approved</w:t>
      </w:r>
      <w:r w:rsidR="000756D4">
        <w:rPr>
          <w:rFonts w:cs="Arial"/>
          <w:lang w:val="en-GB"/>
        </w:rPr>
        <w:t>,</w:t>
      </w:r>
      <w:r w:rsidR="00C4532F">
        <w:rPr>
          <w:rFonts w:cs="Arial"/>
          <w:lang w:val="en-GB"/>
        </w:rPr>
        <w:t xml:space="preserve"> or declined:</w:t>
      </w:r>
    </w:p>
    <w:p w14:paraId="3495E65B" w14:textId="77777777" w:rsidR="005D6E74" w:rsidRDefault="005D6E74" w:rsidP="005D6E74">
      <w:pPr>
        <w:keepNext/>
        <w:keepLines/>
        <w:rPr>
          <w:rFonts w:cs="Arial"/>
          <w:lang w:val="en-GB"/>
        </w:rPr>
      </w:pPr>
    </w:p>
    <w:p w14:paraId="75B30D84" w14:textId="77777777" w:rsidR="00C4532F" w:rsidRPr="00506DCE" w:rsidRDefault="00C4532F" w:rsidP="00F12805">
      <w:pPr>
        <w:pStyle w:val="ListParagraph"/>
        <w:keepNext/>
        <w:keepLines/>
        <w:numPr>
          <w:ilvl w:val="0"/>
          <w:numId w:val="68"/>
        </w:numPr>
        <w:ind w:left="720"/>
        <w:rPr>
          <w:rFonts w:cs="Arial"/>
          <w:lang w:val="en-GB"/>
        </w:rPr>
      </w:pPr>
      <w:r w:rsidRPr="00506DCE">
        <w:rPr>
          <w:rFonts w:cs="Arial"/>
          <w:lang w:val="en-GB"/>
        </w:rPr>
        <w:t>If the transaction is approved, the merchant can complete for the sum amount of the preauth plus any approved incremental transaction</w:t>
      </w:r>
    </w:p>
    <w:p w14:paraId="711A86B3" w14:textId="77777777" w:rsidR="00C4532F" w:rsidRPr="00506DCE" w:rsidRDefault="00C4532F" w:rsidP="00F12805">
      <w:pPr>
        <w:pStyle w:val="ListParagraph"/>
        <w:keepNext/>
        <w:keepLines/>
        <w:numPr>
          <w:ilvl w:val="0"/>
          <w:numId w:val="68"/>
        </w:numPr>
        <w:ind w:left="720"/>
        <w:rPr>
          <w:rFonts w:cs="Arial"/>
          <w:lang w:val="en-GB"/>
        </w:rPr>
      </w:pPr>
      <w:r w:rsidRPr="00506DCE">
        <w:rPr>
          <w:rFonts w:cs="Arial"/>
          <w:lang w:val="en-GB"/>
        </w:rPr>
        <w:t>If the transaction is partially approved</w:t>
      </w:r>
      <w:r w:rsidR="007D2C5B" w:rsidRPr="00506DCE">
        <w:rPr>
          <w:rFonts w:cs="Arial"/>
          <w:lang w:val="en-GB"/>
        </w:rPr>
        <w:t xml:space="preserve"> (response code = "10"</w:t>
      </w:r>
      <w:r w:rsidR="00FF1236" w:rsidRPr="00506DCE">
        <w:rPr>
          <w:rFonts w:cs="Arial"/>
          <w:lang w:val="en-GB"/>
        </w:rPr>
        <w:t>)</w:t>
      </w:r>
      <w:r w:rsidRPr="00506DCE">
        <w:rPr>
          <w:rFonts w:cs="Arial"/>
          <w:lang w:val="en-GB"/>
        </w:rPr>
        <w:t xml:space="preserve"> the merchant can only complete for the authorized amount (preauth plus any full</w:t>
      </w:r>
      <w:r w:rsidR="00E038C6" w:rsidRPr="00506DCE">
        <w:rPr>
          <w:rFonts w:cs="Arial"/>
          <w:lang w:val="en-GB"/>
        </w:rPr>
        <w:t xml:space="preserve"> incremental approval plus</w:t>
      </w:r>
      <w:r w:rsidRPr="00506DCE">
        <w:rPr>
          <w:rFonts w:cs="Arial"/>
          <w:lang w:val="en-GB"/>
        </w:rPr>
        <w:t xml:space="preserve"> </w:t>
      </w:r>
      <w:r w:rsidR="00E038C6" w:rsidRPr="00506DCE">
        <w:rPr>
          <w:rFonts w:cs="Arial"/>
          <w:lang w:val="en-GB"/>
        </w:rPr>
        <w:t>the</w:t>
      </w:r>
      <w:r w:rsidRPr="00506DCE">
        <w:rPr>
          <w:rFonts w:cs="Arial"/>
          <w:lang w:val="en-GB"/>
        </w:rPr>
        <w:t xml:space="preserve"> partial approved amount)</w:t>
      </w:r>
    </w:p>
    <w:p w14:paraId="21AE63B6" w14:textId="77777777" w:rsidR="00C4532F" w:rsidRPr="00506DCE" w:rsidRDefault="00C4532F" w:rsidP="00F12805">
      <w:pPr>
        <w:pStyle w:val="ListParagraph"/>
        <w:keepNext/>
        <w:keepLines/>
        <w:numPr>
          <w:ilvl w:val="0"/>
          <w:numId w:val="68"/>
        </w:numPr>
        <w:ind w:left="720"/>
        <w:rPr>
          <w:rFonts w:cs="Arial"/>
          <w:lang w:val="en-GB"/>
        </w:rPr>
      </w:pPr>
      <w:r w:rsidRPr="00506DCE">
        <w:rPr>
          <w:rFonts w:cs="Arial"/>
          <w:lang w:val="en-GB"/>
        </w:rPr>
        <w:t xml:space="preserve">If the transaction is declined, the merchant can only complete for the authorized amount, any additional amount can be completed by </w:t>
      </w:r>
      <w:r w:rsidR="00FF1236" w:rsidRPr="00506DCE">
        <w:rPr>
          <w:rFonts w:cs="Arial"/>
          <w:lang w:val="en-GB"/>
        </w:rPr>
        <w:t>another</w:t>
      </w:r>
      <w:r w:rsidRPr="00506DCE">
        <w:rPr>
          <w:rFonts w:cs="Arial"/>
          <w:lang w:val="en-GB"/>
        </w:rPr>
        <w:t xml:space="preserve"> card</w:t>
      </w:r>
    </w:p>
    <w:p w14:paraId="3A33F923" w14:textId="77777777" w:rsidR="000756D4" w:rsidRDefault="000756D4" w:rsidP="005D6E74">
      <w:pPr>
        <w:keepNext/>
        <w:keepLines/>
        <w:rPr>
          <w:rFonts w:cs="Arial"/>
          <w:lang w:val="en-GB"/>
        </w:rPr>
      </w:pPr>
    </w:p>
    <w:p w14:paraId="76E97A25" w14:textId="77777777" w:rsidR="000756D4" w:rsidRPr="000756D4" w:rsidRDefault="000756D4" w:rsidP="005D6E74">
      <w:pPr>
        <w:keepNext/>
        <w:keepLines/>
        <w:rPr>
          <w:rFonts w:cs="Arial"/>
          <w:lang w:val="en-GB"/>
        </w:rPr>
      </w:pPr>
      <w:r w:rsidRPr="000756D4">
        <w:rPr>
          <w:rFonts w:cs="Arial"/>
          <w:lang w:val="en-GB"/>
        </w:rPr>
        <w:t>Preauth completion transactions must not exceed the sum of the cumulative authorized amounts.</w:t>
      </w:r>
    </w:p>
    <w:p w14:paraId="75FFD3C0" w14:textId="77777777" w:rsidR="00D25915" w:rsidRDefault="00D25915" w:rsidP="005D6E74">
      <w:pPr>
        <w:keepNext/>
        <w:keepLines/>
        <w:rPr>
          <w:rFonts w:cs="Arial"/>
          <w:lang w:val="en-GB"/>
        </w:rPr>
      </w:pPr>
    </w:p>
    <w:p w14:paraId="726B65C2" w14:textId="77777777" w:rsidR="000756D4" w:rsidRPr="00D25915" w:rsidRDefault="000756D4" w:rsidP="005D6E74">
      <w:pPr>
        <w:keepNext/>
        <w:keepLines/>
        <w:rPr>
          <w:rFonts w:cs="Arial"/>
          <w:lang w:val="en-GB"/>
        </w:rPr>
      </w:pPr>
      <w:r>
        <w:rPr>
          <w:rFonts w:cs="Arial"/>
          <w:lang w:val="en-GB"/>
        </w:rPr>
        <w:lastRenderedPageBreak/>
        <w:t>Preauth completions for lesser amount than the authorized amount (preauth plus any incremental) are acceptable.</w:t>
      </w:r>
    </w:p>
    <w:p w14:paraId="1D2BAACE" w14:textId="77777777" w:rsidR="000756D4" w:rsidRDefault="000756D4" w:rsidP="005D6E74">
      <w:pPr>
        <w:keepNext/>
        <w:keepLines/>
        <w:rPr>
          <w:rFonts w:cs="Arial"/>
          <w:lang w:val="en-GB"/>
        </w:rPr>
      </w:pPr>
    </w:p>
    <w:p w14:paraId="2F4466E5" w14:textId="77777777" w:rsidR="000756D4" w:rsidRPr="00A767D7" w:rsidRDefault="000756D4" w:rsidP="000F497B">
      <w:pPr>
        <w:pStyle w:val="Heading5"/>
        <w:rPr>
          <w:lang w:val="en-GB"/>
        </w:rPr>
      </w:pPr>
      <w:r>
        <w:rPr>
          <w:lang w:val="en-GB"/>
        </w:rPr>
        <w:t>Cancellations</w:t>
      </w:r>
      <w:r w:rsidR="00542EC2">
        <w:rPr>
          <w:lang w:val="en-GB"/>
        </w:rPr>
        <w:t xml:space="preserve"> for Incremental Authorizations</w:t>
      </w:r>
    </w:p>
    <w:p w14:paraId="6E2C32A9" w14:textId="77777777" w:rsidR="00D25915" w:rsidRDefault="00D27C6A" w:rsidP="005D6E74">
      <w:pPr>
        <w:keepNext/>
        <w:keepLines/>
        <w:rPr>
          <w:rFonts w:cs="Arial"/>
          <w:lang w:val="en-GB"/>
        </w:rPr>
      </w:pPr>
      <w:r>
        <w:rPr>
          <w:rFonts w:cs="Arial"/>
          <w:lang w:val="en-GB"/>
        </w:rPr>
        <w:t>If a merchant needs to cancel a preauth transaction, then a $0 (zero) completion transaction is required</w:t>
      </w:r>
      <w:r w:rsidR="00FF1236">
        <w:rPr>
          <w:rFonts w:cs="Arial"/>
          <w:lang w:val="en-GB"/>
        </w:rPr>
        <w:t>.</w:t>
      </w:r>
      <w:r>
        <w:rPr>
          <w:rFonts w:cs="Arial"/>
          <w:lang w:val="en-GB"/>
        </w:rPr>
        <w:t xml:space="preserve"> </w:t>
      </w:r>
      <w:r w:rsidR="00FF1236">
        <w:rPr>
          <w:rFonts w:cs="Arial"/>
          <w:lang w:val="en-GB"/>
        </w:rPr>
        <w:t>T</w:t>
      </w:r>
      <w:r>
        <w:rPr>
          <w:rFonts w:cs="Arial"/>
          <w:lang w:val="en-GB"/>
        </w:rPr>
        <w:t xml:space="preserve">his transaction will reverse any approved preauth transaction plus any </w:t>
      </w:r>
      <w:r w:rsidR="007D2C5B">
        <w:rPr>
          <w:rFonts w:cs="Arial"/>
          <w:lang w:val="en-GB"/>
        </w:rPr>
        <w:t>approved incremental authorization linked to the preauth transaction</w:t>
      </w:r>
      <w:r w:rsidR="00EB64B2">
        <w:rPr>
          <w:rFonts w:cs="Arial"/>
          <w:lang w:val="en-GB"/>
        </w:rPr>
        <w:t>.</w:t>
      </w:r>
    </w:p>
    <w:p w14:paraId="30A06492" w14:textId="77777777" w:rsidR="005F7D8F" w:rsidRDefault="005F7D8F" w:rsidP="005D6E74">
      <w:pPr>
        <w:keepNext/>
        <w:keepLines/>
        <w:rPr>
          <w:rFonts w:cs="Arial"/>
          <w:lang w:val="en-GB"/>
        </w:rPr>
      </w:pPr>
    </w:p>
    <w:p w14:paraId="143F1387" w14:textId="77777777" w:rsidR="005F7D8F" w:rsidRPr="000756D4" w:rsidRDefault="005F7D8F" w:rsidP="005D6E74">
      <w:pPr>
        <w:keepNext/>
        <w:keepLines/>
        <w:rPr>
          <w:rFonts w:cs="Arial"/>
          <w:lang w:val="en-GB"/>
        </w:rPr>
      </w:pPr>
      <w:r>
        <w:rPr>
          <w:rFonts w:cs="Arial"/>
          <w:lang w:val="en-GB"/>
        </w:rPr>
        <w:t xml:space="preserve">The Trace ID and Approval Code in the preauthorization cancellation must be the same value that was sent back the first preauthorization response message. </w:t>
      </w:r>
    </w:p>
    <w:p w14:paraId="52DCD764" w14:textId="77777777" w:rsidR="00C4532F" w:rsidRDefault="00C4532F" w:rsidP="00C4532F">
      <w:pPr>
        <w:keepNext/>
        <w:keepLines/>
        <w:ind w:left="720"/>
        <w:rPr>
          <w:rFonts w:cs="Arial"/>
          <w:lang w:val="en-GB"/>
        </w:rPr>
      </w:pPr>
    </w:p>
    <w:p w14:paraId="7D3FFDC0" w14:textId="77777777" w:rsidR="005D6E74" w:rsidRDefault="005D6E74">
      <w:pPr>
        <w:rPr>
          <w:rFonts w:asciiTheme="majorHAnsi" w:eastAsiaTheme="majorEastAsia" w:hAnsiTheme="majorHAnsi" w:cs="Arial"/>
          <w:b/>
          <w:color w:val="375623" w:themeColor="accent4"/>
          <w:sz w:val="32"/>
          <w:szCs w:val="22"/>
          <w:lang w:val="en-GB"/>
        </w:rPr>
      </w:pPr>
      <w:r>
        <w:rPr>
          <w:rFonts w:cs="Arial"/>
        </w:rPr>
        <w:br w:type="page"/>
      </w:r>
    </w:p>
    <w:p w14:paraId="1AF6BA92" w14:textId="77777777" w:rsidR="007B4ABD" w:rsidRPr="004C7D38" w:rsidRDefault="007B4ABD" w:rsidP="005D6E74">
      <w:pPr>
        <w:pStyle w:val="Heading4"/>
      </w:pPr>
      <w:r>
        <w:lastRenderedPageBreak/>
        <w:t>C</w:t>
      </w:r>
      <w:r w:rsidRPr="004C7D38">
        <w:t>IT Transaction</w:t>
      </w:r>
      <w:r w:rsidR="007667C0">
        <w:t xml:space="preserve">s with </w:t>
      </w:r>
      <w:r w:rsidR="00857D73">
        <w:t>credentials on file</w:t>
      </w:r>
      <w:r>
        <w:t xml:space="preserve"> – Request Messages</w:t>
      </w:r>
    </w:p>
    <w:p w14:paraId="0660246C" w14:textId="77777777" w:rsidR="007B4ABD" w:rsidRDefault="005903EA"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A stored credential is information used to process future cardholder transactions.</w:t>
      </w:r>
    </w:p>
    <w:p w14:paraId="3161EB3F" w14:textId="77777777" w:rsidR="005E16C9" w:rsidRDefault="005E16C9"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48AA994" w14:textId="77777777" w:rsidR="004D42A8" w:rsidRDefault="005903EA"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A </w:t>
      </w:r>
      <w:r>
        <w:rPr>
          <w:rFonts w:cs="Arial"/>
          <w:b/>
          <w:snapToGrid w:val="0"/>
          <w:color w:val="000000"/>
        </w:rPr>
        <w:t xml:space="preserve">credential is NOT stored credential </w:t>
      </w:r>
      <w:r>
        <w:rPr>
          <w:rFonts w:cs="Arial"/>
          <w:snapToGrid w:val="0"/>
          <w:color w:val="000000"/>
        </w:rPr>
        <w:t>if is used to complete a single transaction</w:t>
      </w:r>
      <w:r w:rsidR="00424875">
        <w:rPr>
          <w:rFonts w:cs="Arial"/>
          <w:snapToGrid w:val="0"/>
          <w:color w:val="000000"/>
        </w:rPr>
        <w:t xml:space="preserve"> and the cardhold</w:t>
      </w:r>
      <w:r w:rsidR="004D42A8">
        <w:rPr>
          <w:rFonts w:cs="Arial"/>
          <w:snapToGrid w:val="0"/>
          <w:color w:val="000000"/>
        </w:rPr>
        <w:t>er is providing the card information.</w:t>
      </w:r>
    </w:p>
    <w:p w14:paraId="26985681" w14:textId="77777777" w:rsidR="005E16C9" w:rsidRDefault="005E16C9"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D3B4E22" w14:textId="77777777" w:rsidR="005903EA" w:rsidRDefault="007979D4"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If a</w:t>
      </w:r>
      <w:r w:rsidR="002E6039">
        <w:rPr>
          <w:rFonts w:cs="Arial"/>
          <w:snapToGrid w:val="0"/>
          <w:color w:val="000000"/>
        </w:rPr>
        <w:t xml:space="preserve"> preauth transaction</w:t>
      </w:r>
      <w:r>
        <w:rPr>
          <w:rFonts w:cs="Arial"/>
          <w:snapToGrid w:val="0"/>
          <w:color w:val="000000"/>
        </w:rPr>
        <w:t xml:space="preserve"> is</w:t>
      </w:r>
      <w:r w:rsidR="004D42A8">
        <w:rPr>
          <w:rFonts w:cs="Arial"/>
          <w:snapToGrid w:val="0"/>
          <w:color w:val="000000"/>
        </w:rPr>
        <w:t xml:space="preserve"> flagged as "credentials on file" (FID 6.0 is present), then the preauth </w:t>
      </w:r>
      <w:r w:rsidR="00E61CE9">
        <w:rPr>
          <w:rFonts w:cs="Arial"/>
          <w:snapToGrid w:val="0"/>
          <w:color w:val="000000"/>
        </w:rPr>
        <w:t xml:space="preserve">completion </w:t>
      </w:r>
      <w:r>
        <w:rPr>
          <w:rFonts w:cs="Arial"/>
          <w:snapToGrid w:val="0"/>
          <w:color w:val="000000"/>
        </w:rPr>
        <w:t>must</w:t>
      </w:r>
      <w:r w:rsidR="004D42A8">
        <w:rPr>
          <w:rFonts w:cs="Arial"/>
          <w:snapToGrid w:val="0"/>
          <w:color w:val="000000"/>
        </w:rPr>
        <w:t xml:space="preserve"> have the FID 6.0 with the same value that was </w:t>
      </w:r>
      <w:r>
        <w:rPr>
          <w:rFonts w:cs="Arial"/>
          <w:snapToGrid w:val="0"/>
          <w:color w:val="000000"/>
        </w:rPr>
        <w:t>present</w:t>
      </w:r>
      <w:r w:rsidR="004D42A8">
        <w:rPr>
          <w:rFonts w:cs="Arial"/>
          <w:snapToGrid w:val="0"/>
          <w:color w:val="000000"/>
        </w:rPr>
        <w:t xml:space="preserve"> in the preauth transaction.</w:t>
      </w:r>
    </w:p>
    <w:p w14:paraId="27313BD4" w14:textId="77777777" w:rsidR="005E16C9" w:rsidRDefault="005E16C9"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6D106D0" w14:textId="77777777" w:rsidR="007979D4" w:rsidRDefault="007979D4"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If a purchase transaction is flagged as "credential on file" (FID 6.0 is present), if a void purchase transaction follows, then FID 6.0 must have the same value that was present in the purchase transaction.</w:t>
      </w:r>
    </w:p>
    <w:p w14:paraId="3BFF2863" w14:textId="77777777" w:rsidR="007979D4" w:rsidRDefault="007979D4"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6BD3B1A" w14:textId="77777777" w:rsidR="007979D4" w:rsidRPr="007979D4" w:rsidRDefault="007979D4"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If a merchandise return or refund transaction is flagged as "credential on file" (FID 6.0 is present), if a void refund follows, then FID 6.0 must have the same value that was present in the refund transaction.</w:t>
      </w:r>
    </w:p>
    <w:p w14:paraId="649125D1" w14:textId="77777777" w:rsidR="007979D4" w:rsidRDefault="007979D4" w:rsidP="005D6E74">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F64A6CE" w14:textId="77777777" w:rsidR="001A0507" w:rsidRDefault="005903EA"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The merchant requires the cardholder authorization to be able to store credentials on file for future cardholder transactions</w:t>
      </w:r>
    </w:p>
    <w:p w14:paraId="43600B8C" w14:textId="77777777" w:rsidR="00CD6576" w:rsidRDefault="00CD6576" w:rsidP="005D6E74">
      <w:pPr>
        <w:keepLines/>
        <w:widowControl w:val="0"/>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p>
    <w:p w14:paraId="56A7C41D" w14:textId="77777777" w:rsidR="005E16C9" w:rsidRDefault="005E16C9" w:rsidP="000F497B">
      <w:pPr>
        <w:pStyle w:val="Heading5"/>
      </w:pPr>
      <w:r>
        <w:t>Credentials are being stored for first time</w:t>
      </w:r>
    </w:p>
    <w:tbl>
      <w:tblPr>
        <w:tblStyle w:val="TableGrid"/>
        <w:tblW w:w="10173" w:type="dxa"/>
        <w:tblBorders>
          <w:left w:val="none" w:sz="0" w:space="0" w:color="auto"/>
          <w:right w:val="none" w:sz="0" w:space="0" w:color="auto"/>
        </w:tblBorders>
        <w:tblLook w:val="04A0" w:firstRow="1" w:lastRow="0" w:firstColumn="1" w:lastColumn="0" w:noHBand="0" w:noVBand="1"/>
      </w:tblPr>
      <w:tblGrid>
        <w:gridCol w:w="2448"/>
        <w:gridCol w:w="3047"/>
        <w:gridCol w:w="4678"/>
      </w:tblGrid>
      <w:tr w:rsidR="001A4686" w:rsidRPr="00940ABB" w14:paraId="1AB90BF5" w14:textId="77777777" w:rsidTr="00C618BF">
        <w:trPr>
          <w:tblHeader/>
        </w:trPr>
        <w:tc>
          <w:tcPr>
            <w:tcW w:w="2448" w:type="dxa"/>
            <w:shd w:val="clear" w:color="auto" w:fill="auto"/>
          </w:tcPr>
          <w:p w14:paraId="7D1B6698" w14:textId="77777777" w:rsidR="001A4686" w:rsidRPr="00940ABB"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Pr>
                <w:rFonts w:cs="Arial"/>
                <w:b/>
                <w:snapToGrid w:val="0"/>
                <w:color w:val="000000"/>
                <w:sz w:val="18"/>
                <w:szCs w:val="18"/>
              </w:rPr>
              <w:t>C</w:t>
            </w:r>
            <w:r w:rsidRPr="00940ABB">
              <w:rPr>
                <w:rFonts w:cs="Arial"/>
                <w:b/>
                <w:snapToGrid w:val="0"/>
                <w:color w:val="000000"/>
                <w:sz w:val="18"/>
                <w:szCs w:val="18"/>
              </w:rPr>
              <w:t>IT</w:t>
            </w:r>
          </w:p>
        </w:tc>
        <w:tc>
          <w:tcPr>
            <w:tcW w:w="3047" w:type="dxa"/>
            <w:shd w:val="clear" w:color="auto" w:fill="auto"/>
          </w:tcPr>
          <w:p w14:paraId="1F3BE229" w14:textId="77777777" w:rsidR="001A4686" w:rsidRPr="00940ABB"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6.0 – Additional Point of Service Data</w:t>
            </w:r>
          </w:p>
        </w:tc>
        <w:tc>
          <w:tcPr>
            <w:tcW w:w="4678" w:type="dxa"/>
            <w:shd w:val="clear" w:color="auto" w:fill="auto"/>
          </w:tcPr>
          <w:p w14:paraId="57600BFF" w14:textId="77777777" w:rsidR="001A4686" w:rsidRPr="00940ABB"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Pr>
                <w:rFonts w:cs="Arial"/>
                <w:b/>
                <w:snapToGrid w:val="0"/>
                <w:color w:val="000000"/>
                <w:sz w:val="18"/>
                <w:szCs w:val="18"/>
              </w:rPr>
              <w:t>FID z – Interchange Compliance Data</w:t>
            </w:r>
          </w:p>
        </w:tc>
      </w:tr>
      <w:tr w:rsidR="001A4686" w:rsidRPr="00CD6576" w14:paraId="07BF79CE" w14:textId="77777777" w:rsidTr="00C618BF">
        <w:tc>
          <w:tcPr>
            <w:tcW w:w="2448" w:type="dxa"/>
            <w:shd w:val="clear" w:color="auto" w:fill="auto"/>
          </w:tcPr>
          <w:p w14:paraId="480C7312" w14:textId="77777777" w:rsidR="005E16C9" w:rsidRPr="00CD6576" w:rsidRDefault="001A4686" w:rsidP="00F12805">
            <w:pPr>
              <w:pStyle w:val="ListParagraph"/>
              <w:keepLines/>
              <w:widowControl w:val="0"/>
              <w:numPr>
                <w:ilvl w:val="0"/>
                <w:numId w:val="6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Purchase</w:t>
            </w:r>
          </w:p>
          <w:p w14:paraId="20A754CE" w14:textId="77777777" w:rsidR="005E16C9" w:rsidRPr="00CD6576" w:rsidRDefault="005903EA" w:rsidP="00F12805">
            <w:pPr>
              <w:pStyle w:val="ListParagraph"/>
              <w:keepLines/>
              <w:widowControl w:val="0"/>
              <w:numPr>
                <w:ilvl w:val="0"/>
                <w:numId w:val="6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Preauth</w:t>
            </w:r>
          </w:p>
          <w:p w14:paraId="4E6D1F74" w14:textId="77777777" w:rsidR="005E16C9" w:rsidRPr="00CD6576" w:rsidRDefault="005E16C9" w:rsidP="00F12805">
            <w:pPr>
              <w:pStyle w:val="ListParagraph"/>
              <w:keepLines/>
              <w:widowControl w:val="0"/>
              <w:numPr>
                <w:ilvl w:val="0"/>
                <w:numId w:val="6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Preauth Completion</w:t>
            </w:r>
          </w:p>
          <w:p w14:paraId="4B5C7CF5" w14:textId="77777777" w:rsidR="005E16C9" w:rsidRPr="00CD6576" w:rsidRDefault="005903EA" w:rsidP="00F12805">
            <w:pPr>
              <w:pStyle w:val="ListParagraph"/>
              <w:keepLines/>
              <w:widowControl w:val="0"/>
              <w:numPr>
                <w:ilvl w:val="0"/>
                <w:numId w:val="6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Card Verify</w:t>
            </w:r>
          </w:p>
          <w:p w14:paraId="36329859" w14:textId="77777777" w:rsidR="001A4686" w:rsidRPr="00CD6576" w:rsidRDefault="00F627EF" w:rsidP="00F12805">
            <w:pPr>
              <w:pStyle w:val="ListParagraph"/>
              <w:keepLines/>
              <w:widowControl w:val="0"/>
              <w:numPr>
                <w:ilvl w:val="0"/>
                <w:numId w:val="6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MOTO</w:t>
            </w:r>
            <w:r w:rsidR="00D95257" w:rsidRPr="00CD6576">
              <w:rPr>
                <w:rFonts w:cs="Arial"/>
                <w:b/>
                <w:snapToGrid w:val="0"/>
                <w:color w:val="000000"/>
                <w:sz w:val="18"/>
                <w:szCs w:val="18"/>
              </w:rPr>
              <w:t xml:space="preserve"> </w:t>
            </w:r>
          </w:p>
          <w:p w14:paraId="4E0B63E6" w14:textId="77777777" w:rsidR="001A4686"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tc>
        <w:tc>
          <w:tcPr>
            <w:tcW w:w="3047" w:type="dxa"/>
            <w:shd w:val="clear" w:color="auto" w:fill="auto"/>
          </w:tcPr>
          <w:p w14:paraId="26045908" w14:textId="77777777" w:rsidR="001A4686"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rFonts w:cs="Arial"/>
                <w:snapToGrid w:val="0"/>
                <w:color w:val="000000"/>
                <w:sz w:val="18"/>
                <w:szCs w:val="18"/>
              </w:rPr>
              <w:t>Valid value:</w:t>
            </w:r>
          </w:p>
          <w:p w14:paraId="0FD83FA8" w14:textId="77777777" w:rsidR="00C07C5D" w:rsidRPr="00CD6576" w:rsidRDefault="00C07C5D"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760EC8E6" w14:textId="77777777" w:rsidR="001A4686"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"0" =</w:t>
            </w:r>
            <w:r w:rsidR="007979D4" w:rsidRPr="00CD6576">
              <w:rPr>
                <w:rFonts w:cs="Arial"/>
                <w:snapToGrid w:val="0"/>
                <w:color w:val="000000"/>
                <w:sz w:val="18"/>
                <w:szCs w:val="18"/>
              </w:rPr>
              <w:tab/>
            </w:r>
            <w:r w:rsidRPr="00CD6576">
              <w:rPr>
                <w:rFonts w:cs="Arial"/>
                <w:snapToGrid w:val="0"/>
                <w:color w:val="000000"/>
                <w:sz w:val="18"/>
                <w:szCs w:val="18"/>
              </w:rPr>
              <w:t>The customer agrees that the merchant can store his/her credential on file for future Transactions</w:t>
            </w:r>
          </w:p>
        </w:tc>
        <w:tc>
          <w:tcPr>
            <w:tcW w:w="4678" w:type="dxa"/>
            <w:shd w:val="clear" w:color="auto" w:fill="auto"/>
          </w:tcPr>
          <w:p w14:paraId="303E1A97" w14:textId="77777777" w:rsidR="00700A45"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rFonts w:cs="Arial"/>
                <w:b/>
                <w:snapToGrid w:val="0"/>
                <w:color w:val="000000"/>
                <w:sz w:val="18"/>
                <w:szCs w:val="18"/>
              </w:rPr>
              <w:t>Trace ID or Transaction Identifier</w:t>
            </w:r>
            <w:r w:rsidRPr="00CD6576">
              <w:rPr>
                <w:rFonts w:cs="Arial"/>
                <w:snapToGrid w:val="0"/>
                <w:color w:val="000000"/>
                <w:sz w:val="18"/>
                <w:szCs w:val="18"/>
              </w:rPr>
              <w:t xml:space="preserve"> </w:t>
            </w:r>
          </w:p>
          <w:p w14:paraId="598ED038" w14:textId="77777777" w:rsidR="001A4686" w:rsidRPr="00CD6576" w:rsidRDefault="00700A45"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rFonts w:cs="Arial"/>
                <w:snapToGrid w:val="0"/>
                <w:color w:val="000000"/>
                <w:sz w:val="18"/>
                <w:szCs w:val="18"/>
              </w:rPr>
              <w:t xml:space="preserve">It </w:t>
            </w:r>
            <w:r w:rsidR="001A4686" w:rsidRPr="00CD6576">
              <w:rPr>
                <w:rFonts w:cs="Arial"/>
                <w:snapToGrid w:val="0"/>
                <w:color w:val="000000"/>
                <w:sz w:val="18"/>
                <w:szCs w:val="18"/>
              </w:rPr>
              <w:t xml:space="preserve">is returned in the authorization response message </w:t>
            </w:r>
          </w:p>
          <w:p w14:paraId="56D6EB7B" w14:textId="77777777" w:rsidR="001A4686"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0E14A02F" w14:textId="77777777" w:rsidR="00D028D9" w:rsidRPr="00CD6576" w:rsidRDefault="001A4686"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rFonts w:cs="Arial"/>
                <w:snapToGrid w:val="0"/>
                <w:color w:val="000000"/>
                <w:sz w:val="18"/>
                <w:szCs w:val="18"/>
              </w:rPr>
              <w:t xml:space="preserve">The Acceptance Solution must store this value and use it for any </w:t>
            </w:r>
            <w:r w:rsidRPr="00CD6576">
              <w:rPr>
                <w:rFonts w:cs="Arial"/>
                <w:b/>
                <w:snapToGrid w:val="0"/>
                <w:color w:val="000000"/>
                <w:sz w:val="18"/>
                <w:szCs w:val="18"/>
              </w:rPr>
              <w:t xml:space="preserve">subsequent </w:t>
            </w:r>
            <w:r w:rsidR="005903EA" w:rsidRPr="00CD6576">
              <w:rPr>
                <w:rFonts w:cs="Arial"/>
                <w:b/>
                <w:snapToGrid w:val="0"/>
                <w:color w:val="000000"/>
                <w:sz w:val="18"/>
                <w:szCs w:val="18"/>
              </w:rPr>
              <w:t xml:space="preserve">MIT </w:t>
            </w:r>
            <w:r w:rsidR="005903EA" w:rsidRPr="00CD6576">
              <w:rPr>
                <w:rFonts w:cs="Arial"/>
                <w:snapToGrid w:val="0"/>
                <w:color w:val="000000"/>
                <w:sz w:val="18"/>
                <w:szCs w:val="18"/>
              </w:rPr>
              <w:t xml:space="preserve">(Merchant Initiated Transaction) </w:t>
            </w:r>
            <w:r w:rsidRPr="00CD6576">
              <w:rPr>
                <w:rFonts w:cs="Arial"/>
                <w:snapToGrid w:val="0"/>
                <w:color w:val="000000"/>
                <w:sz w:val="18"/>
                <w:szCs w:val="18"/>
              </w:rPr>
              <w:t>transaction</w:t>
            </w:r>
            <w:r w:rsidR="00D028D9" w:rsidRPr="00CD6576">
              <w:rPr>
                <w:rFonts w:cs="Arial"/>
                <w:snapToGrid w:val="0"/>
                <w:color w:val="000000"/>
                <w:sz w:val="18"/>
                <w:szCs w:val="18"/>
              </w:rPr>
              <w:t xml:space="preserve"> related to this particular CIT</w:t>
            </w:r>
            <w:r w:rsidR="005903EA" w:rsidRPr="00CD6576">
              <w:rPr>
                <w:rFonts w:cs="Arial"/>
                <w:snapToGrid w:val="0"/>
                <w:color w:val="000000"/>
                <w:sz w:val="18"/>
                <w:szCs w:val="18"/>
              </w:rPr>
              <w:t xml:space="preserve">. </w:t>
            </w:r>
          </w:p>
          <w:p w14:paraId="4851DE06" w14:textId="77777777" w:rsidR="00246953" w:rsidRPr="00CD6576" w:rsidRDefault="005903EA"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rFonts w:cs="Arial"/>
                <w:snapToGrid w:val="0"/>
                <w:color w:val="000000"/>
                <w:sz w:val="18"/>
                <w:szCs w:val="18"/>
              </w:rPr>
              <w:t xml:space="preserve">It is </w:t>
            </w:r>
            <w:r w:rsidR="00D028D9" w:rsidRPr="00CD6576">
              <w:rPr>
                <w:rFonts w:cs="Arial"/>
                <w:snapToGrid w:val="0"/>
                <w:color w:val="000000"/>
                <w:sz w:val="18"/>
                <w:szCs w:val="18"/>
              </w:rPr>
              <w:t>NOT</w:t>
            </w:r>
            <w:r w:rsidRPr="00CD6576">
              <w:rPr>
                <w:rFonts w:cs="Arial"/>
                <w:snapToGrid w:val="0"/>
                <w:color w:val="000000"/>
                <w:sz w:val="18"/>
                <w:szCs w:val="18"/>
              </w:rPr>
              <w:t xml:space="preserve"> required for future CIT (Customer Initiated Transaction) transactions.</w:t>
            </w:r>
          </w:p>
        </w:tc>
      </w:tr>
    </w:tbl>
    <w:p w14:paraId="57B07D58" w14:textId="77777777" w:rsidR="005E16C9" w:rsidRDefault="005E16C9" w:rsidP="005D6E74">
      <w:pPr>
        <w:keepLines/>
        <w:widowControl w:val="0"/>
        <w:rPr>
          <w:rFonts w:cs="Arial"/>
          <w:b/>
          <w:snapToGrid w:val="0"/>
          <w:color w:val="000000"/>
        </w:rPr>
      </w:pPr>
    </w:p>
    <w:p w14:paraId="28C58AF0" w14:textId="77777777" w:rsidR="005E16C9" w:rsidRDefault="005E16C9" w:rsidP="000F497B">
      <w:pPr>
        <w:pStyle w:val="Heading5"/>
      </w:pPr>
      <w:r>
        <w:t>Using credentials already stored on file *</w:t>
      </w:r>
    </w:p>
    <w:tbl>
      <w:tblPr>
        <w:tblStyle w:val="TableGrid"/>
        <w:tblW w:w="10173" w:type="dxa"/>
        <w:tblBorders>
          <w:left w:val="none" w:sz="0" w:space="0" w:color="auto"/>
          <w:right w:val="none" w:sz="0" w:space="0" w:color="auto"/>
        </w:tblBorders>
        <w:tblLook w:val="04A0" w:firstRow="1" w:lastRow="0" w:firstColumn="1" w:lastColumn="0" w:noHBand="0" w:noVBand="1"/>
      </w:tblPr>
      <w:tblGrid>
        <w:gridCol w:w="2448"/>
        <w:gridCol w:w="3047"/>
        <w:gridCol w:w="4678"/>
      </w:tblGrid>
      <w:tr w:rsidR="005E16C9" w:rsidRPr="00940ABB" w14:paraId="5A673782" w14:textId="77777777" w:rsidTr="00C618BF">
        <w:tc>
          <w:tcPr>
            <w:tcW w:w="2448" w:type="dxa"/>
            <w:shd w:val="clear" w:color="auto" w:fill="auto"/>
          </w:tcPr>
          <w:p w14:paraId="3D6FD73B" w14:textId="77777777" w:rsidR="005E16C9" w:rsidRPr="00940ABB"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Pr>
                <w:rFonts w:cs="Arial"/>
                <w:b/>
                <w:snapToGrid w:val="0"/>
                <w:color w:val="000000"/>
                <w:sz w:val="18"/>
                <w:szCs w:val="18"/>
              </w:rPr>
              <w:t>C</w:t>
            </w:r>
            <w:r w:rsidRPr="00940ABB">
              <w:rPr>
                <w:rFonts w:cs="Arial"/>
                <w:b/>
                <w:snapToGrid w:val="0"/>
                <w:color w:val="000000"/>
                <w:sz w:val="18"/>
                <w:szCs w:val="18"/>
              </w:rPr>
              <w:t>IT</w:t>
            </w:r>
          </w:p>
        </w:tc>
        <w:tc>
          <w:tcPr>
            <w:tcW w:w="3047" w:type="dxa"/>
            <w:shd w:val="clear" w:color="auto" w:fill="auto"/>
          </w:tcPr>
          <w:p w14:paraId="06A0B533" w14:textId="77777777" w:rsidR="005E16C9" w:rsidRPr="00940ABB"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6.0 – Additional Point of Service Data</w:t>
            </w:r>
          </w:p>
        </w:tc>
        <w:tc>
          <w:tcPr>
            <w:tcW w:w="4678" w:type="dxa"/>
            <w:shd w:val="clear" w:color="auto" w:fill="auto"/>
          </w:tcPr>
          <w:p w14:paraId="5E5412EF" w14:textId="77777777" w:rsidR="005E16C9" w:rsidRPr="00940ABB"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Pr>
                <w:rFonts w:cs="Arial"/>
                <w:b/>
                <w:snapToGrid w:val="0"/>
                <w:color w:val="000000"/>
                <w:sz w:val="18"/>
                <w:szCs w:val="18"/>
              </w:rPr>
              <w:t>FID z – Interchange Compliance Data</w:t>
            </w:r>
          </w:p>
        </w:tc>
      </w:tr>
      <w:tr w:rsidR="005E16C9" w:rsidRPr="00CD6576" w14:paraId="1E250D5D" w14:textId="77777777" w:rsidTr="00C618BF">
        <w:tc>
          <w:tcPr>
            <w:tcW w:w="2448" w:type="dxa"/>
            <w:shd w:val="clear" w:color="auto" w:fill="auto"/>
          </w:tcPr>
          <w:p w14:paraId="44C96A84"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Purchase</w:t>
            </w:r>
          </w:p>
          <w:p w14:paraId="7E082031"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Preauth</w:t>
            </w:r>
          </w:p>
          <w:p w14:paraId="18C7FAA1"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 xml:space="preserve">Preauth Completion </w:t>
            </w:r>
          </w:p>
          <w:p w14:paraId="4AE6ABA9"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Card Verify</w:t>
            </w:r>
          </w:p>
          <w:p w14:paraId="0E543C94"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MOTO</w:t>
            </w:r>
          </w:p>
          <w:p w14:paraId="50A4A67F"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Refund</w:t>
            </w:r>
          </w:p>
          <w:p w14:paraId="579440D5"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Void Purchase</w:t>
            </w:r>
          </w:p>
          <w:p w14:paraId="6D881E64" w14:textId="77777777" w:rsidR="005E16C9" w:rsidRPr="00CD6576" w:rsidRDefault="005E16C9" w:rsidP="00F12805">
            <w:pPr>
              <w:pStyle w:val="ListParagraph"/>
              <w:keepLines/>
              <w:widowControl w:val="0"/>
              <w:numPr>
                <w:ilvl w:val="0"/>
                <w:numId w:val="66"/>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CD6576">
              <w:rPr>
                <w:rFonts w:cs="Arial"/>
                <w:b/>
                <w:snapToGrid w:val="0"/>
                <w:color w:val="000000"/>
                <w:sz w:val="18"/>
                <w:szCs w:val="18"/>
              </w:rPr>
              <w:t>Void Refund</w:t>
            </w:r>
          </w:p>
          <w:p w14:paraId="1A02DB91"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tc>
        <w:tc>
          <w:tcPr>
            <w:tcW w:w="3047" w:type="dxa"/>
            <w:shd w:val="clear" w:color="auto" w:fill="auto"/>
          </w:tcPr>
          <w:p w14:paraId="7AADF941"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One of the following values:</w:t>
            </w:r>
          </w:p>
          <w:p w14:paraId="7F401990" w14:textId="77777777" w:rsidR="00C07C5D" w:rsidRPr="00CD6576" w:rsidRDefault="00C07C5D"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59219954" w14:textId="77777777" w:rsidR="00700A45" w:rsidRPr="00CD6576" w:rsidRDefault="007979D4"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"1" =</w:t>
            </w:r>
            <w:r w:rsidRPr="00CD6576">
              <w:rPr>
                <w:rFonts w:cs="Arial"/>
                <w:snapToGrid w:val="0"/>
                <w:color w:val="000000"/>
                <w:sz w:val="18"/>
                <w:szCs w:val="18"/>
              </w:rPr>
              <w:tab/>
            </w:r>
            <w:r w:rsidR="00700A45" w:rsidRPr="00CD6576">
              <w:rPr>
                <w:rFonts w:cs="Arial"/>
                <w:snapToGrid w:val="0"/>
                <w:color w:val="000000"/>
                <w:sz w:val="18"/>
                <w:szCs w:val="18"/>
              </w:rPr>
              <w:t>S</w:t>
            </w:r>
            <w:r w:rsidR="005E16C9" w:rsidRPr="00CD6576">
              <w:rPr>
                <w:rFonts w:cs="Arial"/>
                <w:snapToGrid w:val="0"/>
                <w:color w:val="000000"/>
                <w:sz w:val="18"/>
                <w:szCs w:val="18"/>
              </w:rPr>
              <w:t xml:space="preserve">ubsequent transaction </w:t>
            </w:r>
          </w:p>
          <w:p w14:paraId="79041AA2" w14:textId="77777777" w:rsidR="005E16C9" w:rsidRPr="00CD6576" w:rsidRDefault="00700A45"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ab/>
            </w:r>
            <w:r w:rsidR="005E16C9" w:rsidRPr="00CD6576">
              <w:rPr>
                <w:rFonts w:cs="Arial"/>
                <w:snapToGrid w:val="0"/>
                <w:color w:val="000000"/>
                <w:sz w:val="18"/>
                <w:szCs w:val="18"/>
              </w:rPr>
              <w:t>with a Tokenized PAN</w:t>
            </w:r>
          </w:p>
          <w:p w14:paraId="2D7EA101" w14:textId="77777777" w:rsidR="00C07C5D" w:rsidRPr="00CD6576" w:rsidRDefault="00C07C5D"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6DF3696B" w14:textId="47E6FF4B" w:rsidR="00700A45"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 xml:space="preserve">"2" = </w:t>
            </w:r>
            <w:r w:rsidR="00700A45" w:rsidRPr="00CD6576">
              <w:rPr>
                <w:rFonts w:cs="Arial"/>
                <w:snapToGrid w:val="0"/>
                <w:color w:val="000000"/>
                <w:sz w:val="18"/>
                <w:szCs w:val="18"/>
              </w:rPr>
              <w:t>S</w:t>
            </w:r>
            <w:r w:rsidRPr="00CD6576">
              <w:rPr>
                <w:rFonts w:cs="Arial"/>
                <w:snapToGrid w:val="0"/>
                <w:color w:val="000000"/>
                <w:sz w:val="18"/>
                <w:szCs w:val="18"/>
              </w:rPr>
              <w:t xml:space="preserve">ubsequent transaction It </w:t>
            </w:r>
          </w:p>
          <w:p w14:paraId="2E2027B5" w14:textId="77777777" w:rsidR="00700A45" w:rsidRPr="00CD6576" w:rsidRDefault="00700A45"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ab/>
              <w:t>might not be a</w:t>
            </w:r>
            <w:r w:rsidR="005E16C9" w:rsidRPr="00CD6576">
              <w:rPr>
                <w:rFonts w:cs="Arial"/>
                <w:snapToGrid w:val="0"/>
                <w:color w:val="000000"/>
                <w:sz w:val="18"/>
                <w:szCs w:val="18"/>
              </w:rPr>
              <w:t xml:space="preserve"> Tokenized </w:t>
            </w:r>
          </w:p>
          <w:p w14:paraId="22A00BB8" w14:textId="77777777" w:rsidR="005E16C9" w:rsidRPr="00CD6576" w:rsidRDefault="00700A45"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CD6576">
              <w:rPr>
                <w:rFonts w:cs="Arial"/>
                <w:snapToGrid w:val="0"/>
                <w:color w:val="000000"/>
                <w:sz w:val="18"/>
                <w:szCs w:val="18"/>
              </w:rPr>
              <w:tab/>
            </w:r>
            <w:r w:rsidR="005E16C9" w:rsidRPr="00CD6576">
              <w:rPr>
                <w:rFonts w:cs="Arial"/>
                <w:snapToGrid w:val="0"/>
                <w:color w:val="000000"/>
                <w:sz w:val="18"/>
                <w:szCs w:val="18"/>
              </w:rPr>
              <w:t>PAN</w:t>
            </w:r>
          </w:p>
          <w:p w14:paraId="70EE57D3"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02AC2C86"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ind w:left="432" w:hanging="432"/>
              <w:rPr>
                <w:snapToGrid w:val="0"/>
                <w:color w:val="000000"/>
                <w:sz w:val="18"/>
                <w:szCs w:val="18"/>
              </w:rPr>
            </w:pPr>
          </w:p>
        </w:tc>
        <w:tc>
          <w:tcPr>
            <w:tcW w:w="4678" w:type="dxa"/>
            <w:shd w:val="clear" w:color="auto" w:fill="auto"/>
          </w:tcPr>
          <w:p w14:paraId="2234AF54"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r w:rsidRPr="00CD6576">
              <w:rPr>
                <w:b/>
                <w:snapToGrid w:val="0"/>
                <w:color w:val="000000"/>
                <w:sz w:val="18"/>
                <w:szCs w:val="18"/>
              </w:rPr>
              <w:t>Trace ID or Transaction Identifier</w:t>
            </w:r>
            <w:r w:rsidRPr="00CD6576">
              <w:rPr>
                <w:snapToGrid w:val="0"/>
                <w:color w:val="000000"/>
                <w:sz w:val="18"/>
                <w:szCs w:val="18"/>
              </w:rPr>
              <w:t xml:space="preserve"> </w:t>
            </w:r>
          </w:p>
          <w:p w14:paraId="5A36E828"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r w:rsidRPr="00CD6576">
              <w:rPr>
                <w:snapToGrid w:val="0"/>
                <w:color w:val="000000"/>
                <w:sz w:val="18"/>
                <w:szCs w:val="18"/>
              </w:rPr>
              <w:t>It is returned in the authorization response message.</w:t>
            </w:r>
          </w:p>
          <w:p w14:paraId="077531AF"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p>
          <w:p w14:paraId="35FFB04F"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r w:rsidRPr="00CD6576">
              <w:rPr>
                <w:snapToGrid w:val="0"/>
                <w:color w:val="000000"/>
                <w:sz w:val="18"/>
                <w:szCs w:val="18"/>
              </w:rPr>
              <w:t xml:space="preserve">The Acceptance Solution must store this value and use it for any subsequent </w:t>
            </w:r>
            <w:r w:rsidRPr="00CD6576">
              <w:rPr>
                <w:b/>
                <w:snapToGrid w:val="0"/>
                <w:color w:val="000000"/>
                <w:sz w:val="18"/>
                <w:szCs w:val="18"/>
              </w:rPr>
              <w:t>MIT</w:t>
            </w:r>
            <w:r w:rsidRPr="00CD6576">
              <w:rPr>
                <w:snapToGrid w:val="0"/>
                <w:color w:val="000000"/>
                <w:sz w:val="18"/>
                <w:szCs w:val="18"/>
              </w:rPr>
              <w:t xml:space="preserve"> transaction related to this particular CIT. </w:t>
            </w:r>
          </w:p>
          <w:p w14:paraId="2D1BA735"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p>
          <w:p w14:paraId="18EA744C" w14:textId="77777777" w:rsidR="005E16C9" w:rsidRPr="00CD6576" w:rsidRDefault="005E16C9" w:rsidP="005D6E74">
            <w:pPr>
              <w:keepLines/>
              <w:widowControl w:val="0"/>
              <w:tabs>
                <w:tab w:val="left" w:pos="0"/>
                <w:tab w:val="left" w:pos="720"/>
                <w:tab w:val="left" w:pos="1440"/>
                <w:tab w:val="left" w:pos="2160"/>
                <w:tab w:val="left" w:pos="2880"/>
                <w:tab w:val="left" w:pos="3600"/>
                <w:tab w:val="left" w:pos="4320"/>
              </w:tabs>
              <w:spacing w:line="240" w:lineRule="atLeast"/>
              <w:rPr>
                <w:b/>
                <w:snapToGrid w:val="0"/>
                <w:color w:val="000000"/>
                <w:sz w:val="18"/>
                <w:szCs w:val="18"/>
              </w:rPr>
            </w:pPr>
            <w:r w:rsidRPr="00CD6576">
              <w:rPr>
                <w:b/>
                <w:snapToGrid w:val="0"/>
                <w:color w:val="000000"/>
                <w:sz w:val="18"/>
                <w:szCs w:val="18"/>
              </w:rPr>
              <w:t>This FID z – Trace ID is not required for:</w:t>
            </w:r>
          </w:p>
          <w:p w14:paraId="757C4B7E" w14:textId="77777777" w:rsidR="005E16C9" w:rsidRPr="00CD6576" w:rsidRDefault="005E16C9" w:rsidP="00F12805">
            <w:pPr>
              <w:pStyle w:val="ListParagraph"/>
              <w:keepLines/>
              <w:widowControl w:val="0"/>
              <w:numPr>
                <w:ilvl w:val="0"/>
                <w:numId w:val="55"/>
              </w:numPr>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snapToGrid w:val="0"/>
                <w:color w:val="000000"/>
                <w:sz w:val="18"/>
                <w:szCs w:val="18"/>
              </w:rPr>
              <w:t>Future CIT transactions</w:t>
            </w:r>
          </w:p>
          <w:p w14:paraId="3C691058" w14:textId="77777777" w:rsidR="005E16C9" w:rsidRPr="00CD6576" w:rsidRDefault="005E16C9" w:rsidP="00F12805">
            <w:pPr>
              <w:pStyle w:val="ListParagraph"/>
              <w:keepLines/>
              <w:widowControl w:val="0"/>
              <w:numPr>
                <w:ilvl w:val="0"/>
                <w:numId w:val="55"/>
              </w:numPr>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CD6576">
              <w:rPr>
                <w:snapToGrid w:val="0"/>
                <w:color w:val="000000"/>
                <w:sz w:val="18"/>
                <w:szCs w:val="18"/>
              </w:rPr>
              <w:t>Refund</w:t>
            </w:r>
          </w:p>
          <w:p w14:paraId="25A4C548" w14:textId="77777777" w:rsidR="005E16C9" w:rsidRPr="00CD6576" w:rsidRDefault="005E16C9" w:rsidP="00F12805">
            <w:pPr>
              <w:pStyle w:val="ListParagraph"/>
              <w:keepLines/>
              <w:widowControl w:val="0"/>
              <w:numPr>
                <w:ilvl w:val="0"/>
                <w:numId w:val="55"/>
              </w:numPr>
              <w:tabs>
                <w:tab w:val="left" w:pos="0"/>
                <w:tab w:val="left" w:pos="720"/>
                <w:tab w:val="left" w:pos="1440"/>
                <w:tab w:val="left" w:pos="2160"/>
                <w:tab w:val="left" w:pos="2880"/>
                <w:tab w:val="left" w:pos="3600"/>
                <w:tab w:val="left" w:pos="4320"/>
              </w:tabs>
              <w:spacing w:line="240" w:lineRule="atLeast"/>
              <w:rPr>
                <w:snapToGrid w:val="0"/>
                <w:color w:val="000000"/>
                <w:sz w:val="18"/>
                <w:szCs w:val="18"/>
              </w:rPr>
            </w:pPr>
            <w:r w:rsidRPr="00CD6576">
              <w:rPr>
                <w:snapToGrid w:val="0"/>
                <w:color w:val="000000"/>
                <w:sz w:val="18"/>
                <w:szCs w:val="18"/>
              </w:rPr>
              <w:t>Void Purchase</w:t>
            </w:r>
          </w:p>
          <w:p w14:paraId="3D310F4F" w14:textId="77777777" w:rsidR="005E16C9" w:rsidRPr="005D6E74" w:rsidRDefault="005E16C9" w:rsidP="00F12805">
            <w:pPr>
              <w:pStyle w:val="ListParagraph"/>
              <w:keepLines/>
              <w:widowControl w:val="0"/>
              <w:numPr>
                <w:ilvl w:val="0"/>
                <w:numId w:val="55"/>
              </w:numPr>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u w:val="single"/>
              </w:rPr>
            </w:pPr>
            <w:r w:rsidRPr="00CD6576">
              <w:rPr>
                <w:snapToGrid w:val="0"/>
                <w:color w:val="000000"/>
                <w:sz w:val="18"/>
                <w:szCs w:val="18"/>
              </w:rPr>
              <w:t>Void Refund</w:t>
            </w:r>
          </w:p>
        </w:tc>
      </w:tr>
    </w:tbl>
    <w:p w14:paraId="0E7E5D17" w14:textId="77777777" w:rsidR="005903EA" w:rsidRPr="005903EA" w:rsidRDefault="005903EA" w:rsidP="005D6E74">
      <w:pPr>
        <w:keepLines/>
        <w:widowControl w:val="0"/>
        <w:rPr>
          <w:rFonts w:cs="Arial"/>
          <w:snapToGrid w:val="0"/>
          <w:color w:val="000000"/>
        </w:rPr>
      </w:pPr>
      <w:r>
        <w:rPr>
          <w:rFonts w:cs="Arial"/>
          <w:b/>
          <w:snapToGrid w:val="0"/>
          <w:color w:val="000000"/>
        </w:rPr>
        <w:lastRenderedPageBreak/>
        <w:t xml:space="preserve">* </w:t>
      </w:r>
      <w:r>
        <w:rPr>
          <w:rFonts w:cs="Arial"/>
          <w:snapToGrid w:val="0"/>
          <w:color w:val="000000"/>
        </w:rPr>
        <w:t>Each CIT is an</w:t>
      </w:r>
      <w:r w:rsidR="00246953">
        <w:rPr>
          <w:rFonts w:cs="Arial"/>
          <w:snapToGrid w:val="0"/>
          <w:color w:val="000000"/>
        </w:rPr>
        <w:t xml:space="preserve"> unique new CIT where FID z should be stored for future MIT transactions related to that particular CIT.</w:t>
      </w:r>
    </w:p>
    <w:p w14:paraId="20C5E697" w14:textId="77777777" w:rsidR="005903EA" w:rsidRDefault="005903EA" w:rsidP="005D6E74">
      <w:pPr>
        <w:keepLines/>
        <w:widowControl w:val="0"/>
        <w:rPr>
          <w:rFonts w:cs="Arial"/>
          <w:b/>
          <w:snapToGrid w:val="0"/>
          <w:color w:val="000000"/>
        </w:rPr>
      </w:pPr>
    </w:p>
    <w:p w14:paraId="632C0146" w14:textId="77777777" w:rsidR="001A0507" w:rsidRPr="004C7D38" w:rsidRDefault="00BD4422" w:rsidP="00C618BF">
      <w:pPr>
        <w:pStyle w:val="Heading4"/>
      </w:pPr>
      <w:r w:rsidRPr="004C7D38">
        <w:t>MIT Transaction</w:t>
      </w:r>
      <w:r w:rsidR="007667C0">
        <w:t>s</w:t>
      </w:r>
      <w:r>
        <w:t xml:space="preserve"> – Request Messages</w:t>
      </w:r>
    </w:p>
    <w:p w14:paraId="2A39D324" w14:textId="77777777" w:rsidR="00C626E2" w:rsidRDefault="00C626E2" w:rsidP="005D6E74">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rPr>
      </w:pPr>
    </w:p>
    <w:tbl>
      <w:tblPr>
        <w:tblStyle w:val="TableGrid"/>
        <w:tblW w:w="10598" w:type="dxa"/>
        <w:tblBorders>
          <w:left w:val="none" w:sz="0" w:space="0" w:color="auto"/>
          <w:right w:val="none" w:sz="0" w:space="0" w:color="auto"/>
        </w:tblBorders>
        <w:tblLook w:val="04A0" w:firstRow="1" w:lastRow="0" w:firstColumn="1" w:lastColumn="0" w:noHBand="0" w:noVBand="1"/>
      </w:tblPr>
      <w:tblGrid>
        <w:gridCol w:w="1577"/>
        <w:gridCol w:w="2117"/>
        <w:gridCol w:w="2395"/>
        <w:gridCol w:w="2257"/>
        <w:gridCol w:w="2252"/>
      </w:tblGrid>
      <w:tr w:rsidR="00BD4422" w:rsidRPr="00940ABB" w14:paraId="1C078E63" w14:textId="77777777" w:rsidTr="00C618BF">
        <w:trPr>
          <w:tblHeader/>
        </w:trPr>
        <w:tc>
          <w:tcPr>
            <w:tcW w:w="1577" w:type="dxa"/>
            <w:shd w:val="clear" w:color="auto" w:fill="auto"/>
          </w:tcPr>
          <w:p w14:paraId="0765D776"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MIT</w:t>
            </w:r>
          </w:p>
        </w:tc>
        <w:tc>
          <w:tcPr>
            <w:tcW w:w="2117" w:type="dxa"/>
            <w:shd w:val="clear" w:color="auto" w:fill="auto"/>
          </w:tcPr>
          <w:p w14:paraId="69077300"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F – Approval Code</w:t>
            </w:r>
          </w:p>
        </w:tc>
        <w:tc>
          <w:tcPr>
            <w:tcW w:w="2395" w:type="dxa"/>
            <w:shd w:val="clear" w:color="auto" w:fill="auto"/>
          </w:tcPr>
          <w:p w14:paraId="5DD3BC7C"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6.F – Position 2</w:t>
            </w:r>
          </w:p>
          <w:p w14:paraId="1EF2DA0F"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Payment Indicator</w:t>
            </w:r>
          </w:p>
        </w:tc>
        <w:tc>
          <w:tcPr>
            <w:tcW w:w="2257" w:type="dxa"/>
            <w:shd w:val="clear" w:color="auto" w:fill="auto"/>
          </w:tcPr>
          <w:p w14:paraId="65A43256"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z – Interchange Compliance Data</w:t>
            </w:r>
          </w:p>
        </w:tc>
        <w:tc>
          <w:tcPr>
            <w:tcW w:w="2252" w:type="dxa"/>
            <w:shd w:val="clear" w:color="auto" w:fill="auto"/>
          </w:tcPr>
          <w:p w14:paraId="672BF29E"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940ABB">
              <w:rPr>
                <w:rFonts w:cs="Arial"/>
                <w:b/>
                <w:snapToGrid w:val="0"/>
                <w:color w:val="000000"/>
                <w:sz w:val="18"/>
                <w:szCs w:val="18"/>
              </w:rPr>
              <w:t>FID 6.0 – Additional Point of Service Data</w:t>
            </w:r>
          </w:p>
        </w:tc>
      </w:tr>
      <w:tr w:rsidR="00BD4422" w14:paraId="346BDBA7" w14:textId="77777777" w:rsidTr="00C618BF">
        <w:tc>
          <w:tcPr>
            <w:tcW w:w="1577" w:type="dxa"/>
            <w:shd w:val="clear" w:color="auto" w:fill="auto"/>
          </w:tcPr>
          <w:p w14:paraId="68EE3086" w14:textId="77777777" w:rsidR="00BD4422" w:rsidRPr="007667C0"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7667C0">
              <w:rPr>
                <w:rFonts w:cs="Arial"/>
                <w:b/>
                <w:snapToGrid w:val="0"/>
                <w:color w:val="000000"/>
                <w:sz w:val="18"/>
                <w:szCs w:val="18"/>
              </w:rPr>
              <w:t>Reauthorization</w:t>
            </w:r>
          </w:p>
        </w:tc>
        <w:tc>
          <w:tcPr>
            <w:tcW w:w="2117" w:type="dxa"/>
            <w:shd w:val="clear" w:color="auto" w:fill="auto"/>
          </w:tcPr>
          <w:p w14:paraId="14C8663D" w14:textId="77777777" w:rsidR="00BD4422" w:rsidRPr="00940ABB" w:rsidRDefault="00501DF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 xml:space="preserve">Approval Code </w:t>
            </w:r>
            <w:r w:rsidR="00BD4422">
              <w:rPr>
                <w:rFonts w:cs="Arial"/>
                <w:snapToGrid w:val="0"/>
                <w:color w:val="000000"/>
                <w:sz w:val="18"/>
                <w:szCs w:val="18"/>
              </w:rPr>
              <w:t>from original preauthorization response message transaction</w:t>
            </w:r>
          </w:p>
        </w:tc>
        <w:tc>
          <w:tcPr>
            <w:tcW w:w="2395" w:type="dxa"/>
            <w:shd w:val="clear" w:color="auto" w:fill="auto"/>
          </w:tcPr>
          <w:p w14:paraId="6706F8AA" w14:textId="77777777" w:rsidR="00BD4422" w:rsidRDefault="00BD4422" w:rsidP="009A587C">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One of the following</w:t>
            </w:r>
            <w:r w:rsidR="009A587C">
              <w:rPr>
                <w:rFonts w:cs="Arial"/>
                <w:snapToGrid w:val="0"/>
                <w:color w:val="000000"/>
                <w:sz w:val="18"/>
                <w:szCs w:val="18"/>
              </w:rPr>
              <w:t xml:space="preserve"> </w:t>
            </w:r>
            <w:r>
              <w:rPr>
                <w:rFonts w:cs="Arial"/>
                <w:snapToGrid w:val="0"/>
                <w:color w:val="000000"/>
                <w:sz w:val="18"/>
                <w:szCs w:val="18"/>
              </w:rPr>
              <w:t xml:space="preserve">values: </w:t>
            </w:r>
          </w:p>
          <w:p w14:paraId="117E8F0B" w14:textId="77777777" w:rsidR="009A587C" w:rsidRDefault="009A587C"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3F424115"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w:t>
            </w:r>
            <w:r w:rsidR="001246E6">
              <w:rPr>
                <w:rFonts w:cs="Arial"/>
                <w:snapToGrid w:val="0"/>
                <w:color w:val="000000"/>
                <w:sz w:val="18"/>
                <w:szCs w:val="18"/>
              </w:rPr>
              <w:t>P"=</w:t>
            </w:r>
            <w:r w:rsidR="00C626E2">
              <w:rPr>
                <w:rFonts w:cs="Arial"/>
                <w:snapToGrid w:val="0"/>
                <w:color w:val="000000"/>
                <w:sz w:val="18"/>
                <w:szCs w:val="18"/>
              </w:rPr>
              <w:t xml:space="preserve"> </w:t>
            </w:r>
            <w:r w:rsidRPr="00940ABB">
              <w:rPr>
                <w:rFonts w:cs="Arial"/>
                <w:snapToGrid w:val="0"/>
                <w:color w:val="000000"/>
                <w:sz w:val="18"/>
                <w:szCs w:val="18"/>
              </w:rPr>
              <w:t>Partial Shipment</w:t>
            </w:r>
          </w:p>
          <w:p w14:paraId="6BC7A349" w14:textId="77777777" w:rsidR="007D49BE" w:rsidRPr="001246E6" w:rsidRDefault="001246E6"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6"/>
                <w:szCs w:val="16"/>
              </w:rPr>
            </w:pPr>
            <w:r>
              <w:rPr>
                <w:rFonts w:cs="Arial"/>
                <w:snapToGrid w:val="0"/>
                <w:color w:val="000000"/>
                <w:sz w:val="18"/>
                <w:szCs w:val="18"/>
              </w:rPr>
              <w:t>"A"=</w:t>
            </w:r>
            <w:r w:rsidR="00C626E2">
              <w:rPr>
                <w:rFonts w:cs="Arial"/>
                <w:snapToGrid w:val="0"/>
                <w:color w:val="000000"/>
                <w:sz w:val="18"/>
                <w:szCs w:val="18"/>
              </w:rPr>
              <w:t xml:space="preserve"> </w:t>
            </w:r>
            <w:r w:rsidR="007D49BE" w:rsidRPr="00940ABB">
              <w:rPr>
                <w:rFonts w:cs="Arial"/>
                <w:snapToGrid w:val="0"/>
                <w:color w:val="000000"/>
                <w:sz w:val="18"/>
                <w:szCs w:val="18"/>
              </w:rPr>
              <w:t>Full Shipment</w:t>
            </w:r>
            <w:r w:rsidR="007D49BE">
              <w:rPr>
                <w:rFonts w:cs="Arial"/>
                <w:snapToGrid w:val="0"/>
                <w:color w:val="000000"/>
                <w:sz w:val="18"/>
                <w:szCs w:val="18"/>
              </w:rPr>
              <w:t xml:space="preserve"> </w:t>
            </w:r>
            <w:r w:rsidR="007D49BE" w:rsidRPr="001246E6">
              <w:rPr>
                <w:rFonts w:cs="Arial"/>
                <w:snapToGrid w:val="0"/>
                <w:color w:val="000000"/>
                <w:sz w:val="16"/>
                <w:szCs w:val="16"/>
              </w:rPr>
              <w:t>***Future</w:t>
            </w:r>
          </w:p>
          <w:p w14:paraId="64D00D7F" w14:textId="77777777" w:rsidR="007D49BE" w:rsidRPr="00940ABB" w:rsidRDefault="007D49BE"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tc>
        <w:tc>
          <w:tcPr>
            <w:tcW w:w="2257" w:type="dxa"/>
            <w:shd w:val="clear" w:color="auto" w:fill="auto"/>
          </w:tcPr>
          <w:p w14:paraId="1CA2A338"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 xml:space="preserve">Trace ID </w:t>
            </w:r>
            <w:r>
              <w:rPr>
                <w:rFonts w:cs="Arial"/>
                <w:snapToGrid w:val="0"/>
                <w:color w:val="000000"/>
                <w:sz w:val="18"/>
                <w:szCs w:val="18"/>
              </w:rPr>
              <w:t xml:space="preserve">or Transaction Identifier </w:t>
            </w:r>
            <w:r w:rsidRPr="00940ABB">
              <w:rPr>
                <w:rFonts w:cs="Arial"/>
                <w:snapToGrid w:val="0"/>
                <w:color w:val="000000"/>
                <w:sz w:val="18"/>
                <w:szCs w:val="18"/>
              </w:rPr>
              <w:t>from original preauthorization response</w:t>
            </w:r>
            <w:r>
              <w:rPr>
                <w:rFonts w:cs="Arial"/>
                <w:snapToGrid w:val="0"/>
                <w:color w:val="000000"/>
                <w:sz w:val="18"/>
                <w:szCs w:val="18"/>
              </w:rPr>
              <w:t xml:space="preserve"> message</w:t>
            </w:r>
            <w:r w:rsidRPr="00940ABB">
              <w:rPr>
                <w:rFonts w:cs="Arial"/>
                <w:snapToGrid w:val="0"/>
                <w:color w:val="000000"/>
                <w:sz w:val="18"/>
                <w:szCs w:val="18"/>
              </w:rPr>
              <w:t xml:space="preserve"> transaction</w:t>
            </w:r>
          </w:p>
        </w:tc>
        <w:tc>
          <w:tcPr>
            <w:tcW w:w="2252" w:type="dxa"/>
            <w:shd w:val="clear" w:color="auto" w:fill="auto"/>
          </w:tcPr>
          <w:p w14:paraId="265C6C45"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One of the following values:</w:t>
            </w:r>
          </w:p>
          <w:p w14:paraId="42B24D23"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4D4608C9"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"1" = </w:t>
            </w:r>
            <w:r>
              <w:rPr>
                <w:rFonts w:cs="Arial"/>
                <w:snapToGrid w:val="0"/>
                <w:color w:val="000000"/>
                <w:sz w:val="18"/>
                <w:szCs w:val="18"/>
              </w:rPr>
              <w:t xml:space="preserve">subsequent transaction with a </w:t>
            </w:r>
            <w:r w:rsidRPr="00940ABB">
              <w:rPr>
                <w:rFonts w:cs="Arial"/>
                <w:snapToGrid w:val="0"/>
                <w:color w:val="000000"/>
                <w:sz w:val="18"/>
                <w:szCs w:val="18"/>
              </w:rPr>
              <w:t>Tokenized PAN</w:t>
            </w:r>
          </w:p>
          <w:p w14:paraId="12CBF564" w14:textId="77777777" w:rsidR="00246953"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"2" = </w:t>
            </w:r>
            <w:r>
              <w:rPr>
                <w:rFonts w:cs="Arial"/>
                <w:snapToGrid w:val="0"/>
                <w:color w:val="000000"/>
                <w:sz w:val="18"/>
                <w:szCs w:val="18"/>
              </w:rPr>
              <w:t xml:space="preserve">subsequent transaction It might not be a </w:t>
            </w:r>
            <w:r w:rsidRPr="00940ABB">
              <w:rPr>
                <w:rFonts w:cs="Arial"/>
                <w:snapToGrid w:val="0"/>
                <w:color w:val="000000"/>
                <w:sz w:val="18"/>
                <w:szCs w:val="18"/>
              </w:rPr>
              <w:t xml:space="preserve"> Tokenized PAN</w:t>
            </w:r>
          </w:p>
          <w:p w14:paraId="3591C629"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tc>
      </w:tr>
      <w:tr w:rsidR="00BD4422" w14:paraId="725F46E3" w14:textId="77777777" w:rsidTr="00C618BF">
        <w:tc>
          <w:tcPr>
            <w:tcW w:w="1577" w:type="dxa"/>
            <w:shd w:val="clear" w:color="auto" w:fill="auto"/>
          </w:tcPr>
          <w:p w14:paraId="28D65775" w14:textId="77777777" w:rsidR="00BD4422" w:rsidRPr="000C09C4"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rPr>
            </w:pPr>
            <w:r w:rsidRPr="000C09C4">
              <w:rPr>
                <w:rFonts w:cs="Arial"/>
                <w:b/>
                <w:snapToGrid w:val="0"/>
                <w:color w:val="000000"/>
                <w:sz w:val="18"/>
                <w:szCs w:val="18"/>
              </w:rPr>
              <w:t>Resubmission</w:t>
            </w:r>
          </w:p>
        </w:tc>
        <w:tc>
          <w:tcPr>
            <w:tcW w:w="2117" w:type="dxa"/>
            <w:shd w:val="clear" w:color="auto" w:fill="auto"/>
          </w:tcPr>
          <w:p w14:paraId="41E5E96A"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Not required</w:t>
            </w:r>
          </w:p>
        </w:tc>
        <w:tc>
          <w:tcPr>
            <w:tcW w:w="2395" w:type="dxa"/>
            <w:shd w:val="clear" w:color="auto" w:fill="auto"/>
          </w:tcPr>
          <w:p w14:paraId="2C384D0B"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Value:</w:t>
            </w:r>
          </w:p>
          <w:p w14:paraId="06F0680E" w14:textId="77777777" w:rsidR="009A587C" w:rsidRDefault="009A587C"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4FD49862"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"S" - Resubmission</w:t>
            </w:r>
          </w:p>
        </w:tc>
        <w:tc>
          <w:tcPr>
            <w:tcW w:w="2257" w:type="dxa"/>
            <w:shd w:val="clear" w:color="auto" w:fill="auto"/>
          </w:tcPr>
          <w:p w14:paraId="29E6C364"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 xml:space="preserve">Trace ID </w:t>
            </w:r>
            <w:r>
              <w:rPr>
                <w:rFonts w:cs="Arial"/>
                <w:snapToGrid w:val="0"/>
                <w:color w:val="000000"/>
                <w:sz w:val="18"/>
                <w:szCs w:val="18"/>
              </w:rPr>
              <w:t xml:space="preserve">or Transaction Identifier </w:t>
            </w:r>
            <w:r w:rsidRPr="00940ABB">
              <w:rPr>
                <w:rFonts w:cs="Arial"/>
                <w:snapToGrid w:val="0"/>
                <w:color w:val="000000"/>
                <w:sz w:val="18"/>
                <w:szCs w:val="18"/>
              </w:rPr>
              <w:t xml:space="preserve">from </w:t>
            </w:r>
            <w:r w:rsidR="000C09C4">
              <w:rPr>
                <w:rFonts w:cs="Arial"/>
                <w:snapToGrid w:val="0"/>
                <w:color w:val="000000"/>
                <w:sz w:val="18"/>
                <w:szCs w:val="18"/>
              </w:rPr>
              <w:t>the original consumer initiated transaction response message</w:t>
            </w:r>
          </w:p>
        </w:tc>
        <w:tc>
          <w:tcPr>
            <w:tcW w:w="2252" w:type="dxa"/>
            <w:shd w:val="clear" w:color="auto" w:fill="auto"/>
          </w:tcPr>
          <w:p w14:paraId="14E29A5D"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Optional.</w:t>
            </w:r>
          </w:p>
          <w:p w14:paraId="54489CC1"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If present one of the</w:t>
            </w:r>
            <w:r w:rsidR="00C626E2">
              <w:rPr>
                <w:rFonts w:cs="Arial"/>
                <w:snapToGrid w:val="0"/>
                <w:color w:val="000000"/>
                <w:sz w:val="18"/>
                <w:szCs w:val="18"/>
              </w:rPr>
              <w:t xml:space="preserve"> </w:t>
            </w:r>
            <w:r w:rsidRPr="00940ABB">
              <w:rPr>
                <w:rFonts w:cs="Arial"/>
                <w:snapToGrid w:val="0"/>
                <w:color w:val="000000"/>
                <w:sz w:val="18"/>
                <w:szCs w:val="18"/>
              </w:rPr>
              <w:t>following values:</w:t>
            </w:r>
          </w:p>
          <w:p w14:paraId="00B27015"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5882928B"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"1" = </w:t>
            </w:r>
            <w:r>
              <w:rPr>
                <w:rFonts w:cs="Arial"/>
                <w:snapToGrid w:val="0"/>
                <w:color w:val="000000"/>
                <w:sz w:val="18"/>
                <w:szCs w:val="18"/>
              </w:rPr>
              <w:t xml:space="preserve">subsequent transaction with a </w:t>
            </w:r>
            <w:r w:rsidRPr="00940ABB">
              <w:rPr>
                <w:rFonts w:cs="Arial"/>
                <w:snapToGrid w:val="0"/>
                <w:color w:val="000000"/>
                <w:sz w:val="18"/>
                <w:szCs w:val="18"/>
              </w:rPr>
              <w:t>Tokenized PAN</w:t>
            </w:r>
          </w:p>
          <w:p w14:paraId="243CD230" w14:textId="77777777" w:rsidR="00246953"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"2" = </w:t>
            </w:r>
            <w:r>
              <w:rPr>
                <w:rFonts w:cs="Arial"/>
                <w:snapToGrid w:val="0"/>
                <w:color w:val="000000"/>
                <w:sz w:val="18"/>
                <w:szCs w:val="18"/>
              </w:rPr>
              <w:t xml:space="preserve">subsequent transaction It might not be a </w:t>
            </w:r>
            <w:r w:rsidRPr="00940ABB">
              <w:rPr>
                <w:rFonts w:cs="Arial"/>
                <w:snapToGrid w:val="0"/>
                <w:color w:val="000000"/>
                <w:sz w:val="18"/>
                <w:szCs w:val="18"/>
              </w:rPr>
              <w:t xml:space="preserve"> Tokenized PAN</w:t>
            </w:r>
          </w:p>
          <w:p w14:paraId="4C584BC3"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tc>
      </w:tr>
      <w:tr w:rsidR="00BD4422" w14:paraId="3A5B060E" w14:textId="77777777" w:rsidTr="00C618BF">
        <w:tc>
          <w:tcPr>
            <w:tcW w:w="1577" w:type="dxa"/>
            <w:shd w:val="clear" w:color="auto" w:fill="auto"/>
          </w:tcPr>
          <w:p w14:paraId="4C2F6481" w14:textId="77777777" w:rsidR="00BD4422" w:rsidRPr="000C09C4"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lang w:val="en-CA"/>
              </w:rPr>
            </w:pPr>
            <w:r w:rsidRPr="000C09C4">
              <w:rPr>
                <w:rFonts w:cs="Arial"/>
                <w:b/>
                <w:snapToGrid w:val="0"/>
                <w:color w:val="000000"/>
                <w:sz w:val="18"/>
                <w:szCs w:val="18"/>
                <w:lang w:val="en-CA"/>
              </w:rPr>
              <w:t>Recurring Payment</w:t>
            </w:r>
          </w:p>
        </w:tc>
        <w:tc>
          <w:tcPr>
            <w:tcW w:w="2117" w:type="dxa"/>
            <w:shd w:val="clear" w:color="auto" w:fill="auto"/>
          </w:tcPr>
          <w:p w14:paraId="512F9462" w14:textId="77777777" w:rsidR="00BD4422" w:rsidRDefault="00F6707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Approval Code from the original customer initiated transaction response message or the previous recurring authorization response message in this series</w:t>
            </w:r>
          </w:p>
          <w:p w14:paraId="295C668B" w14:textId="77777777" w:rsidR="00F6707F" w:rsidRPr="00F6707F" w:rsidRDefault="00F6707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6"/>
                <w:szCs w:val="16"/>
              </w:rPr>
            </w:pPr>
            <w:r w:rsidRPr="00F6707F">
              <w:rPr>
                <w:rFonts w:cs="Arial"/>
                <w:b/>
                <w:snapToGrid w:val="0"/>
                <w:color w:val="000000"/>
                <w:sz w:val="16"/>
                <w:szCs w:val="16"/>
              </w:rPr>
              <w:t>Note:</w:t>
            </w:r>
          </w:p>
          <w:p w14:paraId="58D6AE66" w14:textId="77777777" w:rsidR="00F6707F" w:rsidRPr="00F6707F" w:rsidRDefault="00F6707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F6707F">
              <w:rPr>
                <w:rFonts w:cs="Arial"/>
                <w:snapToGrid w:val="0"/>
                <w:color w:val="000000"/>
                <w:sz w:val="16"/>
                <w:szCs w:val="16"/>
              </w:rPr>
              <w:t>If the Approval Code is form the CIT, then the Trace ID must also be from the CIT</w:t>
            </w:r>
          </w:p>
          <w:p w14:paraId="3EED58F8" w14:textId="77777777" w:rsidR="00F6707F" w:rsidRDefault="00F6707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F6707F">
              <w:rPr>
                <w:rFonts w:cs="Arial"/>
                <w:snapToGrid w:val="0"/>
                <w:color w:val="000000"/>
                <w:sz w:val="16"/>
                <w:szCs w:val="16"/>
              </w:rPr>
              <w:t>If the Approval Code is from the previous recurring payment transaction, then the Trace ID must also belong to the previous recurring payment transaction</w:t>
            </w:r>
          </w:p>
          <w:p w14:paraId="327AFABC" w14:textId="77777777" w:rsidR="00246953" w:rsidRPr="00F6707F" w:rsidRDefault="00246953"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tc>
        <w:tc>
          <w:tcPr>
            <w:tcW w:w="2395" w:type="dxa"/>
            <w:shd w:val="clear" w:color="auto" w:fill="auto"/>
          </w:tcPr>
          <w:p w14:paraId="32F1D391"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Value:</w:t>
            </w:r>
          </w:p>
          <w:p w14:paraId="024E3048" w14:textId="77777777" w:rsidR="009A587C" w:rsidRDefault="009A587C"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64165B7B" w14:textId="77777777" w:rsidR="00BD4422"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"1" </w:t>
            </w:r>
            <w:r>
              <w:rPr>
                <w:rFonts w:cs="Arial"/>
                <w:snapToGrid w:val="0"/>
                <w:color w:val="000000"/>
                <w:sz w:val="18"/>
                <w:szCs w:val="18"/>
              </w:rPr>
              <w:t>– Recurring Payment</w:t>
            </w:r>
            <w:r w:rsidR="00D8424B">
              <w:rPr>
                <w:rFonts w:cs="Arial"/>
                <w:snapToGrid w:val="0"/>
                <w:color w:val="000000"/>
                <w:sz w:val="18"/>
                <w:szCs w:val="18"/>
              </w:rPr>
              <w:t xml:space="preserve"> (variable amount, fixed frequency)</w:t>
            </w:r>
          </w:p>
          <w:p w14:paraId="0C9EDC07" w14:textId="752DB23A" w:rsidR="00D8424B" w:rsidRPr="00940ABB" w:rsidRDefault="00D8424B"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"F" – Recurring Payment (fixed amount, fixed frequency)</w:t>
            </w:r>
          </w:p>
        </w:tc>
        <w:tc>
          <w:tcPr>
            <w:tcW w:w="2257" w:type="dxa"/>
            <w:shd w:val="clear" w:color="auto" w:fill="auto"/>
          </w:tcPr>
          <w:p w14:paraId="456BAFEB"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 xml:space="preserve">Trace ID or </w:t>
            </w:r>
            <w:r w:rsidRPr="00940ABB">
              <w:rPr>
                <w:rFonts w:cs="Arial"/>
                <w:snapToGrid w:val="0"/>
                <w:color w:val="000000"/>
                <w:sz w:val="18"/>
                <w:szCs w:val="18"/>
              </w:rPr>
              <w:t xml:space="preserve">Transaction </w:t>
            </w:r>
            <w:r w:rsidR="000C09C4">
              <w:rPr>
                <w:rFonts w:cs="Arial"/>
                <w:snapToGrid w:val="0"/>
                <w:color w:val="000000"/>
                <w:sz w:val="18"/>
                <w:szCs w:val="18"/>
              </w:rPr>
              <w:t>Identifier from the original customer initiated transaction</w:t>
            </w:r>
            <w:r w:rsidRPr="00940ABB">
              <w:rPr>
                <w:rFonts w:cs="Arial"/>
                <w:snapToGrid w:val="0"/>
                <w:color w:val="000000"/>
                <w:sz w:val="18"/>
                <w:szCs w:val="18"/>
              </w:rPr>
              <w:t xml:space="preserve"> response message or the previous</w:t>
            </w:r>
            <w:r>
              <w:rPr>
                <w:rFonts w:cs="Arial"/>
                <w:snapToGrid w:val="0"/>
                <w:color w:val="000000"/>
                <w:sz w:val="18"/>
                <w:szCs w:val="18"/>
              </w:rPr>
              <w:t xml:space="preserve"> </w:t>
            </w:r>
            <w:r w:rsidR="000C09C4">
              <w:rPr>
                <w:rFonts w:cs="Arial"/>
                <w:snapToGrid w:val="0"/>
                <w:color w:val="000000"/>
                <w:sz w:val="18"/>
                <w:szCs w:val="18"/>
              </w:rPr>
              <w:t xml:space="preserve">recurring </w:t>
            </w:r>
            <w:r>
              <w:rPr>
                <w:rFonts w:cs="Arial"/>
                <w:snapToGrid w:val="0"/>
                <w:color w:val="000000"/>
                <w:sz w:val="18"/>
                <w:szCs w:val="18"/>
              </w:rPr>
              <w:t xml:space="preserve">authorization </w:t>
            </w:r>
            <w:r w:rsidR="000C09C4">
              <w:rPr>
                <w:rFonts w:cs="Arial"/>
                <w:snapToGrid w:val="0"/>
                <w:color w:val="000000"/>
                <w:sz w:val="18"/>
                <w:szCs w:val="18"/>
              </w:rPr>
              <w:t xml:space="preserve">response message </w:t>
            </w:r>
            <w:r>
              <w:rPr>
                <w:rFonts w:cs="Arial"/>
                <w:snapToGrid w:val="0"/>
                <w:color w:val="000000"/>
                <w:sz w:val="18"/>
                <w:szCs w:val="18"/>
              </w:rPr>
              <w:t>in this series</w:t>
            </w:r>
            <w:r w:rsidRPr="00940ABB">
              <w:rPr>
                <w:rFonts w:cs="Arial"/>
                <w:snapToGrid w:val="0"/>
                <w:color w:val="000000"/>
                <w:sz w:val="18"/>
                <w:szCs w:val="18"/>
              </w:rPr>
              <w:t xml:space="preserve"> </w:t>
            </w:r>
          </w:p>
        </w:tc>
        <w:tc>
          <w:tcPr>
            <w:tcW w:w="2252" w:type="dxa"/>
            <w:shd w:val="clear" w:color="auto" w:fill="auto"/>
          </w:tcPr>
          <w:p w14:paraId="4F489DC2" w14:textId="77777777" w:rsidR="00BD4422" w:rsidRDefault="00BD4422" w:rsidP="009A587C">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One of the following values:</w:t>
            </w:r>
          </w:p>
          <w:p w14:paraId="2FD8EC67"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2FF1E57D"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"1" = </w:t>
            </w:r>
            <w:r>
              <w:rPr>
                <w:rFonts w:cs="Arial"/>
                <w:snapToGrid w:val="0"/>
                <w:color w:val="000000"/>
                <w:sz w:val="18"/>
                <w:szCs w:val="18"/>
              </w:rPr>
              <w:t xml:space="preserve">subsequent transaction with a </w:t>
            </w:r>
            <w:r w:rsidRPr="00940ABB">
              <w:rPr>
                <w:rFonts w:cs="Arial"/>
                <w:snapToGrid w:val="0"/>
                <w:color w:val="000000"/>
                <w:sz w:val="18"/>
                <w:szCs w:val="18"/>
              </w:rPr>
              <w:t>Tokenized PAN</w:t>
            </w:r>
          </w:p>
          <w:p w14:paraId="6DFDBD7B" w14:textId="77777777" w:rsidR="00BD4422" w:rsidRPr="00940ABB" w:rsidRDefault="00BD442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"2" = </w:t>
            </w:r>
            <w:r>
              <w:rPr>
                <w:rFonts w:cs="Arial"/>
                <w:snapToGrid w:val="0"/>
                <w:color w:val="000000"/>
                <w:sz w:val="18"/>
                <w:szCs w:val="18"/>
              </w:rPr>
              <w:t xml:space="preserve">subsequent transaction It might not be a </w:t>
            </w:r>
            <w:r w:rsidRPr="00940ABB">
              <w:rPr>
                <w:rFonts w:cs="Arial"/>
                <w:snapToGrid w:val="0"/>
                <w:color w:val="000000"/>
                <w:sz w:val="18"/>
                <w:szCs w:val="18"/>
              </w:rPr>
              <w:t xml:space="preserve"> Tokenized PAN</w:t>
            </w:r>
          </w:p>
        </w:tc>
      </w:tr>
      <w:tr w:rsidR="00501DF2" w14:paraId="13BAD30F" w14:textId="77777777" w:rsidTr="00C618BF">
        <w:tc>
          <w:tcPr>
            <w:tcW w:w="1577" w:type="dxa"/>
            <w:shd w:val="clear" w:color="auto" w:fill="auto"/>
          </w:tcPr>
          <w:p w14:paraId="51040FFE" w14:textId="77777777" w:rsidR="00501DF2" w:rsidRPr="000C09C4" w:rsidRDefault="00501DF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lang w:val="en-CA"/>
              </w:rPr>
            </w:pPr>
            <w:r>
              <w:rPr>
                <w:rFonts w:cs="Arial"/>
                <w:b/>
                <w:snapToGrid w:val="0"/>
                <w:color w:val="000000"/>
                <w:sz w:val="18"/>
                <w:szCs w:val="18"/>
                <w:lang w:val="en-CA"/>
              </w:rPr>
              <w:lastRenderedPageBreak/>
              <w:t>Unscheduled</w:t>
            </w:r>
          </w:p>
        </w:tc>
        <w:tc>
          <w:tcPr>
            <w:tcW w:w="2117" w:type="dxa"/>
            <w:shd w:val="clear" w:color="auto" w:fill="auto"/>
          </w:tcPr>
          <w:p w14:paraId="23E65300" w14:textId="77777777" w:rsidR="00501DF2" w:rsidRDefault="00F6707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 xml:space="preserve">Approval Code from original customer initiated </w:t>
            </w:r>
            <w:r w:rsidR="00501DF2">
              <w:rPr>
                <w:rFonts w:cs="Arial"/>
                <w:snapToGrid w:val="0"/>
                <w:color w:val="000000"/>
                <w:sz w:val="18"/>
                <w:szCs w:val="18"/>
              </w:rPr>
              <w:t>authorization response message transaction</w:t>
            </w:r>
          </w:p>
        </w:tc>
        <w:tc>
          <w:tcPr>
            <w:tcW w:w="2395" w:type="dxa"/>
            <w:shd w:val="clear" w:color="auto" w:fill="auto"/>
          </w:tcPr>
          <w:p w14:paraId="560AE4AA" w14:textId="77777777" w:rsidR="00501DF2" w:rsidRDefault="00501DF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Value:</w:t>
            </w:r>
          </w:p>
          <w:p w14:paraId="7AF33A67" w14:textId="77777777" w:rsidR="009A587C" w:rsidRDefault="009A587C"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601469CB" w14:textId="77777777" w:rsidR="00501DF2" w:rsidRDefault="00501DF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 xml:space="preserve">"3" – Unscheduled </w:t>
            </w:r>
          </w:p>
        </w:tc>
        <w:tc>
          <w:tcPr>
            <w:tcW w:w="2257" w:type="dxa"/>
            <w:shd w:val="clear" w:color="auto" w:fill="auto"/>
          </w:tcPr>
          <w:p w14:paraId="0A2B6BA3" w14:textId="77777777" w:rsidR="00501DF2" w:rsidRDefault="00501DF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 xml:space="preserve">Trace ID </w:t>
            </w:r>
            <w:r>
              <w:rPr>
                <w:rFonts w:cs="Arial"/>
                <w:snapToGrid w:val="0"/>
                <w:color w:val="000000"/>
                <w:sz w:val="18"/>
                <w:szCs w:val="18"/>
              </w:rPr>
              <w:t xml:space="preserve">or Transaction Identifier </w:t>
            </w:r>
            <w:r w:rsidRPr="00940ABB">
              <w:rPr>
                <w:rFonts w:cs="Arial"/>
                <w:snapToGrid w:val="0"/>
                <w:color w:val="000000"/>
                <w:sz w:val="18"/>
                <w:szCs w:val="18"/>
              </w:rPr>
              <w:t xml:space="preserve">from </w:t>
            </w:r>
            <w:r w:rsidR="00F6707F">
              <w:rPr>
                <w:rFonts w:cs="Arial"/>
                <w:snapToGrid w:val="0"/>
                <w:color w:val="000000"/>
                <w:sz w:val="18"/>
                <w:szCs w:val="18"/>
              </w:rPr>
              <w:t>the original customer</w:t>
            </w:r>
            <w:r>
              <w:rPr>
                <w:rFonts w:cs="Arial"/>
                <w:snapToGrid w:val="0"/>
                <w:color w:val="000000"/>
                <w:sz w:val="18"/>
                <w:szCs w:val="18"/>
              </w:rPr>
              <w:t xml:space="preserve"> initiated transaction response message</w:t>
            </w:r>
            <w:r w:rsidR="00665D22">
              <w:rPr>
                <w:rFonts w:cs="Arial"/>
                <w:snapToGrid w:val="0"/>
                <w:color w:val="000000"/>
                <w:sz w:val="18"/>
                <w:szCs w:val="18"/>
              </w:rPr>
              <w:t xml:space="preserve"> or the previous unscheduled authorization response message in this series</w:t>
            </w:r>
          </w:p>
        </w:tc>
        <w:tc>
          <w:tcPr>
            <w:tcW w:w="2252" w:type="dxa"/>
            <w:shd w:val="clear" w:color="auto" w:fill="auto"/>
          </w:tcPr>
          <w:p w14:paraId="3ECD0C5B" w14:textId="77777777" w:rsidR="00501DF2" w:rsidRDefault="00501DF2"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sidRPr="00940ABB">
              <w:rPr>
                <w:rFonts w:cs="Arial"/>
                <w:snapToGrid w:val="0"/>
                <w:color w:val="000000"/>
                <w:sz w:val="18"/>
                <w:szCs w:val="18"/>
              </w:rPr>
              <w:t>One of the following values:</w:t>
            </w:r>
          </w:p>
          <w:p w14:paraId="5B5FC51D"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0419E35F" w14:textId="77777777" w:rsidR="00501DF2" w:rsidRPr="00940ABB" w:rsidRDefault="00501DF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"1" = </w:t>
            </w:r>
            <w:r>
              <w:rPr>
                <w:rFonts w:cs="Arial"/>
                <w:snapToGrid w:val="0"/>
                <w:color w:val="000000"/>
                <w:sz w:val="18"/>
                <w:szCs w:val="18"/>
              </w:rPr>
              <w:t xml:space="preserve">subsequent transaction with a </w:t>
            </w:r>
            <w:r w:rsidRPr="00940ABB">
              <w:rPr>
                <w:rFonts w:cs="Arial"/>
                <w:snapToGrid w:val="0"/>
                <w:color w:val="000000"/>
                <w:sz w:val="18"/>
                <w:szCs w:val="18"/>
              </w:rPr>
              <w:t>Tokenized PAN</w:t>
            </w:r>
          </w:p>
          <w:p w14:paraId="70347452" w14:textId="77777777" w:rsidR="00501DF2" w:rsidRDefault="00501DF2"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sidRPr="00940ABB">
              <w:rPr>
                <w:rFonts w:cs="Arial"/>
                <w:snapToGrid w:val="0"/>
                <w:color w:val="000000"/>
                <w:sz w:val="18"/>
                <w:szCs w:val="18"/>
              </w:rPr>
              <w:t xml:space="preserve">"2" = </w:t>
            </w:r>
            <w:r>
              <w:rPr>
                <w:rFonts w:cs="Arial"/>
                <w:snapToGrid w:val="0"/>
                <w:color w:val="000000"/>
                <w:sz w:val="18"/>
                <w:szCs w:val="18"/>
              </w:rPr>
              <w:t xml:space="preserve">subsequent transaction It might not be a </w:t>
            </w:r>
            <w:r w:rsidRPr="00940ABB">
              <w:rPr>
                <w:rFonts w:cs="Arial"/>
                <w:snapToGrid w:val="0"/>
                <w:color w:val="000000"/>
                <w:sz w:val="18"/>
                <w:szCs w:val="18"/>
              </w:rPr>
              <w:t xml:space="preserve"> Tokenized PAN</w:t>
            </w:r>
          </w:p>
          <w:p w14:paraId="275F7290"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tc>
      </w:tr>
      <w:tr w:rsidR="007D2C5B" w14:paraId="54813634" w14:textId="77777777" w:rsidTr="00C618BF">
        <w:tc>
          <w:tcPr>
            <w:tcW w:w="1577" w:type="dxa"/>
            <w:shd w:val="clear" w:color="auto" w:fill="auto"/>
          </w:tcPr>
          <w:p w14:paraId="013FAAA3"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rPr>
                <w:rFonts w:cs="Arial"/>
                <w:b/>
                <w:snapToGrid w:val="0"/>
                <w:color w:val="000000"/>
                <w:sz w:val="18"/>
                <w:szCs w:val="18"/>
                <w:lang w:val="en-CA"/>
              </w:rPr>
            </w:pPr>
            <w:r>
              <w:rPr>
                <w:rFonts w:cs="Arial"/>
                <w:b/>
                <w:snapToGrid w:val="0"/>
                <w:color w:val="000000"/>
                <w:sz w:val="18"/>
                <w:szCs w:val="18"/>
                <w:lang w:val="en-CA"/>
              </w:rPr>
              <w:t>Incremental Authorization</w:t>
            </w:r>
          </w:p>
        </w:tc>
        <w:tc>
          <w:tcPr>
            <w:tcW w:w="2117" w:type="dxa"/>
            <w:shd w:val="clear" w:color="auto" w:fill="auto"/>
          </w:tcPr>
          <w:p w14:paraId="0281EDEF"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Approval Code from the original customer initiated preauth response message transaction</w:t>
            </w:r>
          </w:p>
        </w:tc>
        <w:tc>
          <w:tcPr>
            <w:tcW w:w="2395" w:type="dxa"/>
            <w:shd w:val="clear" w:color="auto" w:fill="auto"/>
          </w:tcPr>
          <w:p w14:paraId="4D919E93"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Value:</w:t>
            </w:r>
          </w:p>
          <w:p w14:paraId="667D4DF1" w14:textId="77777777" w:rsidR="009A587C" w:rsidRDefault="009A587C"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p w14:paraId="702414A7"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"N" – Incremental</w:t>
            </w:r>
          </w:p>
        </w:tc>
        <w:tc>
          <w:tcPr>
            <w:tcW w:w="2257" w:type="dxa"/>
            <w:shd w:val="clear" w:color="auto" w:fill="auto"/>
          </w:tcPr>
          <w:p w14:paraId="33393F68" w14:textId="77777777" w:rsidR="007D2C5B" w:rsidRPr="00940AB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Trace ID or Transaction Identifier from the original customer initiated preauth response message transaction</w:t>
            </w:r>
          </w:p>
        </w:tc>
        <w:tc>
          <w:tcPr>
            <w:tcW w:w="2252" w:type="dxa"/>
            <w:shd w:val="clear" w:color="auto" w:fill="auto"/>
          </w:tcPr>
          <w:p w14:paraId="3642529F" w14:textId="77777777" w:rsidR="007D2C5B" w:rsidRDefault="00696D8A"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r>
              <w:rPr>
                <w:rFonts w:cs="Arial"/>
                <w:snapToGrid w:val="0"/>
                <w:color w:val="000000"/>
                <w:sz w:val="18"/>
                <w:szCs w:val="18"/>
              </w:rPr>
              <w:t xml:space="preserve">Applicable only </w:t>
            </w:r>
            <w:r w:rsidR="00860316">
              <w:rPr>
                <w:rFonts w:cs="Arial"/>
                <w:snapToGrid w:val="0"/>
                <w:color w:val="000000"/>
                <w:sz w:val="18"/>
                <w:szCs w:val="18"/>
              </w:rPr>
              <w:t>If the merchant has t</w:t>
            </w:r>
            <w:r>
              <w:rPr>
                <w:rFonts w:cs="Arial"/>
                <w:snapToGrid w:val="0"/>
                <w:color w:val="000000"/>
                <w:sz w:val="18"/>
                <w:szCs w:val="18"/>
              </w:rPr>
              <w:t xml:space="preserve">he credentials stored on file, </w:t>
            </w:r>
            <w:r w:rsidR="00860316">
              <w:rPr>
                <w:rFonts w:cs="Arial"/>
                <w:snapToGrid w:val="0"/>
                <w:color w:val="000000"/>
                <w:sz w:val="18"/>
                <w:szCs w:val="18"/>
              </w:rPr>
              <w:t xml:space="preserve"> with o</w:t>
            </w:r>
            <w:r w:rsidR="007D2C5B">
              <w:rPr>
                <w:rFonts w:cs="Arial"/>
                <w:snapToGrid w:val="0"/>
                <w:color w:val="000000"/>
                <w:sz w:val="18"/>
                <w:szCs w:val="18"/>
              </w:rPr>
              <w:t>ne of the following values:</w:t>
            </w:r>
          </w:p>
          <w:p w14:paraId="29686F6F" w14:textId="77777777" w:rsidR="00C618BF" w:rsidRDefault="00C618BF"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sz w:val="18"/>
                <w:szCs w:val="18"/>
              </w:rPr>
            </w:pPr>
          </w:p>
          <w:p w14:paraId="2687CEB7"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"1" = subsequent transaction with a Tokenized PAN</w:t>
            </w:r>
          </w:p>
          <w:p w14:paraId="431210B5" w14:textId="77777777" w:rsidR="007D2C5B" w:rsidRDefault="007D2C5B"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r>
              <w:rPr>
                <w:rFonts w:cs="Arial"/>
                <w:snapToGrid w:val="0"/>
                <w:color w:val="000000"/>
                <w:sz w:val="18"/>
                <w:szCs w:val="18"/>
              </w:rPr>
              <w:t>"2" = subsequent transaction it might not be a tokenized PAN</w:t>
            </w:r>
          </w:p>
          <w:p w14:paraId="2717BB82" w14:textId="77777777" w:rsidR="00C618BF" w:rsidRPr="00940ABB" w:rsidRDefault="00C618BF" w:rsidP="00C618BF">
            <w:pPr>
              <w:keepLines/>
              <w:widowControl w:val="0"/>
              <w:tabs>
                <w:tab w:val="left" w:pos="0"/>
                <w:tab w:val="left" w:pos="720"/>
                <w:tab w:val="left" w:pos="1440"/>
                <w:tab w:val="left" w:pos="2160"/>
                <w:tab w:val="left" w:pos="2880"/>
                <w:tab w:val="left" w:pos="3600"/>
                <w:tab w:val="left" w:pos="4320"/>
              </w:tabs>
              <w:spacing w:line="240" w:lineRule="atLeast"/>
              <w:ind w:left="432" w:hanging="432"/>
              <w:rPr>
                <w:rFonts w:cs="Arial"/>
                <w:snapToGrid w:val="0"/>
                <w:color w:val="000000"/>
                <w:sz w:val="18"/>
                <w:szCs w:val="18"/>
              </w:rPr>
            </w:pPr>
          </w:p>
        </w:tc>
      </w:tr>
    </w:tbl>
    <w:p w14:paraId="7C0949C5" w14:textId="77777777" w:rsidR="00F576D0" w:rsidRDefault="00F576D0" w:rsidP="00C618BF">
      <w:pPr>
        <w:keepLines/>
        <w:widowControl w:val="0"/>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B600574" w14:textId="77777777" w:rsidR="00F576D0" w:rsidRDefault="00F576D0" w:rsidP="00E9760F">
      <w:pPr>
        <w:pStyle w:val="Heading3"/>
        <w:rPr>
          <w:lang w:val="en-GB"/>
        </w:rPr>
      </w:pPr>
      <w:r>
        <w:rPr>
          <w:lang w:val="en-GB"/>
        </w:rPr>
        <w:lastRenderedPageBreak/>
        <w:t>Deferred Authorizations</w:t>
      </w:r>
    </w:p>
    <w:p w14:paraId="7DBDE26B" w14:textId="77777777" w:rsidR="0076174B" w:rsidRDefault="007D5470"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A deferred authorization is a customer-initiated transaction that </w:t>
      </w:r>
      <w:r w:rsidR="0076174B">
        <w:rPr>
          <w:rFonts w:cs="Arial"/>
          <w:snapToGrid w:val="0"/>
          <w:color w:val="000000"/>
        </w:rPr>
        <w:t xml:space="preserve">occurs when a merchant cannot complete an authorization at the time of the transaction with the cardholder due to connectivity, systems issues or other limitations, and then later </w:t>
      </w:r>
      <w:r w:rsidR="009C34CC">
        <w:rPr>
          <w:rFonts w:cs="Arial"/>
          <w:snapToGrid w:val="0"/>
          <w:color w:val="000000"/>
        </w:rPr>
        <w:t>requests</w:t>
      </w:r>
      <w:r w:rsidR="0076174B">
        <w:rPr>
          <w:rFonts w:cs="Arial"/>
          <w:snapToGrid w:val="0"/>
          <w:color w:val="000000"/>
        </w:rPr>
        <w:t xml:space="preserve"> the authorization when </w:t>
      </w:r>
      <w:r w:rsidR="009C34CC">
        <w:rPr>
          <w:rFonts w:cs="Arial"/>
          <w:snapToGrid w:val="0"/>
          <w:color w:val="000000"/>
        </w:rPr>
        <w:t xml:space="preserve">the merchant </w:t>
      </w:r>
      <w:r w:rsidR="0076174B">
        <w:rPr>
          <w:rFonts w:cs="Arial"/>
          <w:snapToGrid w:val="0"/>
          <w:color w:val="000000"/>
        </w:rPr>
        <w:t>is able to do so.</w:t>
      </w:r>
    </w:p>
    <w:p w14:paraId="78A4144F" w14:textId="77777777" w:rsidR="0076174B" w:rsidRDefault="0076174B"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9AC1B33" w14:textId="77777777" w:rsidR="007D5470" w:rsidRDefault="007D5470"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In order to help issuers to identify these type of transactions, Payment Card Networks have mandated the inclusion of a deferred authorization indicator (FID 6 SFID 0 Position 7)</w:t>
      </w:r>
      <w:r w:rsidR="002F3857">
        <w:rPr>
          <w:rFonts w:cs="Arial"/>
          <w:snapToGrid w:val="0"/>
          <w:color w:val="000000"/>
        </w:rPr>
        <w:t>.</w:t>
      </w:r>
    </w:p>
    <w:p w14:paraId="6A9C6125" w14:textId="77777777" w:rsidR="007D5470" w:rsidRDefault="007D5470"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C47BEAF" w14:textId="77777777" w:rsidR="007D5470" w:rsidRDefault="007D5470"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A </w:t>
      </w:r>
      <w:r w:rsidRPr="00EA3135">
        <w:rPr>
          <w:rFonts w:cs="Arial"/>
          <w:b/>
          <w:snapToGrid w:val="0"/>
          <w:color w:val="000000"/>
        </w:rPr>
        <w:t>deferred authorization is an online authorization request message</w:t>
      </w:r>
      <w:r>
        <w:rPr>
          <w:rFonts w:cs="Arial"/>
          <w:snapToGrid w:val="0"/>
          <w:color w:val="000000"/>
        </w:rPr>
        <w:t xml:space="preserve"> that will be approved or declined by the issuer. Merchants will need a mechanism of storing the deferred authorization messages and send them later on as </w:t>
      </w:r>
      <w:r w:rsidRPr="00EA3135">
        <w:rPr>
          <w:rFonts w:cs="Arial"/>
          <w:snapToGrid w:val="0"/>
          <w:color w:val="000000"/>
        </w:rPr>
        <w:t>"online"</w:t>
      </w:r>
      <w:r>
        <w:rPr>
          <w:rFonts w:cs="Arial"/>
          <w:snapToGrid w:val="0"/>
          <w:color w:val="000000"/>
        </w:rPr>
        <w:t xml:space="preserve"> </w:t>
      </w:r>
      <w:r w:rsidR="009C34CC">
        <w:rPr>
          <w:rFonts w:cs="Arial"/>
          <w:snapToGrid w:val="0"/>
          <w:color w:val="000000"/>
        </w:rPr>
        <w:t xml:space="preserve">request </w:t>
      </w:r>
      <w:r>
        <w:rPr>
          <w:rFonts w:cs="Arial"/>
          <w:snapToGrid w:val="0"/>
          <w:color w:val="000000"/>
        </w:rPr>
        <w:t>transactions and no</w:t>
      </w:r>
      <w:r w:rsidR="009C34CC">
        <w:rPr>
          <w:rFonts w:cs="Arial"/>
          <w:snapToGrid w:val="0"/>
          <w:color w:val="000000"/>
        </w:rPr>
        <w:t>t</w:t>
      </w:r>
      <w:r>
        <w:rPr>
          <w:rFonts w:cs="Arial"/>
          <w:snapToGrid w:val="0"/>
          <w:color w:val="000000"/>
        </w:rPr>
        <w:t xml:space="preserve"> as "force-post" </w:t>
      </w:r>
      <w:r w:rsidR="009C34CC">
        <w:rPr>
          <w:rFonts w:cs="Arial"/>
          <w:snapToGrid w:val="0"/>
          <w:color w:val="000000"/>
        </w:rPr>
        <w:t xml:space="preserve">advice </w:t>
      </w:r>
      <w:r>
        <w:rPr>
          <w:rFonts w:cs="Arial"/>
          <w:snapToGrid w:val="0"/>
          <w:color w:val="000000"/>
        </w:rPr>
        <w:t>transactions.</w:t>
      </w:r>
    </w:p>
    <w:p w14:paraId="376AE4D0" w14:textId="77777777" w:rsidR="00EA3135" w:rsidRDefault="00EA3135"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AD8E3F8" w14:textId="77777777" w:rsidR="00EA3135" w:rsidRDefault="00EA3135"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There are rules defined by Merchant Category Code for deferred authorization processing time frames</w:t>
      </w:r>
      <w:r w:rsidR="002F3857">
        <w:rPr>
          <w:rFonts w:cs="Arial"/>
          <w:snapToGrid w:val="0"/>
          <w:color w:val="000000"/>
        </w:rPr>
        <w:t xml:space="preserve"> </w:t>
      </w:r>
      <w:r w:rsidR="009C34CC">
        <w:rPr>
          <w:rFonts w:cs="Arial"/>
          <w:snapToGrid w:val="0"/>
          <w:color w:val="000000"/>
        </w:rPr>
        <w:t xml:space="preserve">as well as transaction liability (i.e. declines) </w:t>
      </w:r>
      <w:r w:rsidR="002F3857">
        <w:rPr>
          <w:rFonts w:cs="Arial"/>
          <w:snapToGrid w:val="0"/>
          <w:color w:val="000000"/>
        </w:rPr>
        <w:t>that merchants will need to be aware of.</w:t>
      </w:r>
    </w:p>
    <w:p w14:paraId="0DAE63DC" w14:textId="77777777" w:rsidR="00EA3135" w:rsidRDefault="00EA3135"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6399C53" w14:textId="77777777" w:rsidR="00EA3135" w:rsidRDefault="00EA3135"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More details will be listed in this section in </w:t>
      </w:r>
      <w:r w:rsidR="002F3857">
        <w:rPr>
          <w:rFonts w:cs="Arial"/>
          <w:snapToGrid w:val="0"/>
          <w:color w:val="000000"/>
        </w:rPr>
        <w:t xml:space="preserve">the </w:t>
      </w:r>
      <w:r>
        <w:rPr>
          <w:rFonts w:cs="Arial"/>
          <w:snapToGrid w:val="0"/>
          <w:color w:val="000000"/>
        </w:rPr>
        <w:t xml:space="preserve">future </w:t>
      </w:r>
      <w:r w:rsidR="002F3857">
        <w:rPr>
          <w:rFonts w:cs="Arial"/>
          <w:snapToGrid w:val="0"/>
          <w:color w:val="000000"/>
        </w:rPr>
        <w:t xml:space="preserve">to </w:t>
      </w:r>
      <w:r>
        <w:rPr>
          <w:rFonts w:cs="Arial"/>
          <w:snapToGrid w:val="0"/>
          <w:color w:val="000000"/>
        </w:rPr>
        <w:t xml:space="preserve">support deferred authorizations </w:t>
      </w:r>
      <w:r w:rsidR="00134C0C">
        <w:rPr>
          <w:rFonts w:cs="Arial"/>
          <w:snapToGrid w:val="0"/>
          <w:color w:val="000000"/>
        </w:rPr>
        <w:t xml:space="preserve">for merchants such as Mass </w:t>
      </w:r>
      <w:r>
        <w:rPr>
          <w:rFonts w:cs="Arial"/>
          <w:snapToGrid w:val="0"/>
          <w:color w:val="000000"/>
        </w:rPr>
        <w:t>Transit</w:t>
      </w:r>
      <w:r w:rsidR="00134C0C">
        <w:rPr>
          <w:rFonts w:cs="Arial"/>
          <w:snapToGrid w:val="0"/>
          <w:color w:val="000000"/>
        </w:rPr>
        <w:t xml:space="preserve"> Merchants or any other Merchant Category.</w:t>
      </w:r>
    </w:p>
    <w:p w14:paraId="1B2F1F34" w14:textId="77777777" w:rsidR="007D5470" w:rsidRDefault="007D5470"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9CCDBE3" w14:textId="77777777" w:rsidR="00E61B82" w:rsidRDefault="00E61B82"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31C970A" w14:textId="77777777" w:rsidR="00E61B82" w:rsidRDefault="00E61B82"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ADB32F9" w14:textId="77777777" w:rsidR="004D088F" w:rsidRDefault="004D088F">
      <w:pPr>
        <w:rPr>
          <w:b/>
          <w:sz w:val="24"/>
          <w:lang w:val="en-GB"/>
        </w:rPr>
      </w:pPr>
      <w:r>
        <w:rPr>
          <w:lang w:val="en-GB"/>
        </w:rPr>
        <w:br w:type="page"/>
      </w:r>
    </w:p>
    <w:p w14:paraId="063F5A38" w14:textId="77777777" w:rsidR="00E7718C" w:rsidRDefault="00E7718C" w:rsidP="00E9760F">
      <w:pPr>
        <w:pStyle w:val="Heading3"/>
        <w:rPr>
          <w:lang w:val="en-GB"/>
        </w:rPr>
      </w:pPr>
      <w:bookmarkStart w:id="1081" w:name="_Hlk65156953"/>
      <w:r>
        <w:rPr>
          <w:lang w:val="en-GB"/>
        </w:rPr>
        <w:lastRenderedPageBreak/>
        <w:t>Transit Merchants</w:t>
      </w:r>
    </w:p>
    <w:p w14:paraId="4774CF10" w14:textId="77777777" w:rsidR="00E7718C" w:rsidRDefault="00E7718C" w:rsidP="00E7718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The purpose of this section is to define the requirements and guidelines for the processing of contactless payments in the Transit Environment.</w:t>
      </w:r>
    </w:p>
    <w:p w14:paraId="673885E8" w14:textId="77777777" w:rsidR="004D088F" w:rsidRDefault="004D088F" w:rsidP="004D088F">
      <w:pPr>
        <w:pStyle w:val="Heading4"/>
      </w:pPr>
      <w:r>
        <w:t>Stakeholder Highlights for Transit Payment Models</w:t>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5"/>
        <w:gridCol w:w="270"/>
        <w:gridCol w:w="1890"/>
        <w:gridCol w:w="280"/>
        <w:gridCol w:w="1880"/>
        <w:gridCol w:w="270"/>
        <w:gridCol w:w="1791"/>
        <w:gridCol w:w="236"/>
        <w:gridCol w:w="1885"/>
      </w:tblGrid>
      <w:tr w:rsidR="003D4641" w14:paraId="6F9F02E4" w14:textId="77777777" w:rsidTr="00505A2D">
        <w:tc>
          <w:tcPr>
            <w:tcW w:w="1885" w:type="dxa"/>
            <w:shd w:val="clear" w:color="auto" w:fill="BDD6EE" w:themeFill="accent5" w:themeFillTint="66"/>
          </w:tcPr>
          <w:p w14:paraId="7E760119"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bookmarkStart w:id="1082" w:name="_Hlk71533717"/>
            <w:bookmarkEnd w:id="1081"/>
          </w:p>
          <w:p w14:paraId="10152AE6"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noProof/>
                <w:color w:val="000000"/>
              </w:rPr>
              <w:drawing>
                <wp:inline distT="0" distB="0" distL="0" distR="0" wp14:anchorId="0E9F0A01" wp14:editId="064F8A87">
                  <wp:extent cx="468493" cy="563880"/>
                  <wp:effectExtent l="0" t="0" r="0" b="7620"/>
                  <wp:docPr id="10" name="Graphic 10" desc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n.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76200" cy="693517"/>
                          </a:xfrm>
                          <a:prstGeom prst="rect">
                            <a:avLst/>
                          </a:prstGeom>
                        </pic:spPr>
                      </pic:pic>
                    </a:graphicData>
                  </a:graphic>
                </wp:inline>
              </w:drawing>
            </w:r>
            <w:r>
              <w:rPr>
                <w:rFonts w:cs="Arial"/>
                <w:noProof/>
                <w:color w:val="000000"/>
              </w:rPr>
              <w:drawing>
                <wp:inline distT="0" distB="0" distL="0" distR="0" wp14:anchorId="34821F6E" wp14:editId="7EFC9640">
                  <wp:extent cx="230588" cy="230588"/>
                  <wp:effectExtent l="0" t="0" r="0" b="0"/>
                  <wp:docPr id="11" name="Graphic 11" descr="Credi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editcard.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42404" cy="242404"/>
                          </a:xfrm>
                          <a:prstGeom prst="rect">
                            <a:avLst/>
                          </a:prstGeom>
                        </pic:spPr>
                      </pic:pic>
                    </a:graphicData>
                  </a:graphic>
                </wp:inline>
              </w:drawing>
            </w:r>
            <w:r>
              <w:rPr>
                <w:rFonts w:cs="Arial"/>
                <w:snapToGrid w:val="0"/>
                <w:color w:val="000000"/>
              </w:rPr>
              <w:t xml:space="preserve"> </w:t>
            </w:r>
            <w:r>
              <w:rPr>
                <w:rFonts w:cs="Arial"/>
                <w:noProof/>
                <w:color w:val="000000"/>
              </w:rPr>
              <w:drawing>
                <wp:inline distT="0" distB="0" distL="0" distR="0" wp14:anchorId="3B1D068B" wp14:editId="6390CE8C">
                  <wp:extent cx="278296" cy="278296"/>
                  <wp:effectExtent l="0" t="0" r="0" b="7620"/>
                  <wp:docPr id="12" name="Graphic 12" descr="Smart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martphone.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93984" cy="293984"/>
                          </a:xfrm>
                          <a:prstGeom prst="rect">
                            <a:avLst/>
                          </a:prstGeom>
                        </pic:spPr>
                      </pic:pic>
                    </a:graphicData>
                  </a:graphic>
                </wp:inline>
              </w:drawing>
            </w:r>
          </w:p>
          <w:p w14:paraId="171B7520"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tc>
        <w:tc>
          <w:tcPr>
            <w:tcW w:w="270" w:type="dxa"/>
          </w:tcPr>
          <w:p w14:paraId="13690F9D"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tc>
        <w:tc>
          <w:tcPr>
            <w:tcW w:w="1890" w:type="dxa"/>
            <w:shd w:val="clear" w:color="auto" w:fill="AEAAAA" w:themeFill="background2" w:themeFillShade="BF"/>
          </w:tcPr>
          <w:p w14:paraId="4088BC59" w14:textId="77777777" w:rsidR="00751D2F" w:rsidRDefault="00751D2F" w:rsidP="00751D2F">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rPr>
            </w:pPr>
            <w:r>
              <w:rPr>
                <w:rFonts w:cs="Arial"/>
                <w:noProof/>
                <w:color w:val="000000"/>
              </w:rPr>
              <w:drawing>
                <wp:inline distT="0" distB="0" distL="0" distR="0" wp14:anchorId="4550B8B6" wp14:editId="44CAEE84">
                  <wp:extent cx="453225" cy="453225"/>
                  <wp:effectExtent l="0" t="0" r="4445" b="0"/>
                  <wp:docPr id="14" name="Graphic 14" descr="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s.svg"/>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57899" cy="457899"/>
                          </a:xfrm>
                          <a:prstGeom prst="rect">
                            <a:avLst/>
                          </a:prstGeom>
                        </pic:spPr>
                      </pic:pic>
                    </a:graphicData>
                  </a:graphic>
                </wp:inline>
              </w:drawing>
            </w:r>
          </w:p>
          <w:p w14:paraId="58AE72A7" w14:textId="77777777" w:rsidR="00C41E03" w:rsidRDefault="00751D2F" w:rsidP="00751D2F">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rPr>
            </w:pPr>
            <w:r>
              <w:rPr>
                <w:noProof/>
              </w:rPr>
              <w:drawing>
                <wp:inline distT="0" distB="0" distL="0" distR="0" wp14:anchorId="382D13F9" wp14:editId="3463FF04">
                  <wp:extent cx="421419" cy="314325"/>
                  <wp:effectExtent l="0" t="0" r="0" b="0"/>
                  <wp:docPr id="62" name="Graphic 62" descr="Streetcar"/>
                  <wp:cNvGraphicFramePr/>
                  <a:graphic xmlns:a="http://schemas.openxmlformats.org/drawingml/2006/main">
                    <a:graphicData uri="http://schemas.openxmlformats.org/drawingml/2006/picture">
                      <pic:pic xmlns:pic="http://schemas.openxmlformats.org/drawingml/2006/picture">
                        <pic:nvPicPr>
                          <pic:cNvPr id="62" name="Graphic 62" descr="Streetcar"/>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32238" cy="322394"/>
                          </a:xfrm>
                          <a:prstGeom prst="rect">
                            <a:avLst/>
                          </a:prstGeom>
                        </pic:spPr>
                      </pic:pic>
                    </a:graphicData>
                  </a:graphic>
                </wp:inline>
              </w:drawing>
            </w:r>
          </w:p>
        </w:tc>
        <w:tc>
          <w:tcPr>
            <w:tcW w:w="280" w:type="dxa"/>
          </w:tcPr>
          <w:p w14:paraId="37716615"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tc>
        <w:tc>
          <w:tcPr>
            <w:tcW w:w="1880" w:type="dxa"/>
            <w:shd w:val="clear" w:color="auto" w:fill="69BB59"/>
          </w:tcPr>
          <w:p w14:paraId="1465FF4F" w14:textId="77777777" w:rsidR="00C41E03" w:rsidRDefault="00892523" w:rsidP="00C61C3B">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rPr>
            </w:pPr>
            <w:r>
              <w:object w:dxaOrig="1452" w:dyaOrig="1380" w14:anchorId="3CF8C440">
                <v:shape id="_x0000_i1026" type="#_x0000_t75" style="width:1in;height:1in" o:ole="">
                  <v:imagedata r:id="rId29" o:title=""/>
                </v:shape>
                <o:OLEObject Type="Embed" ProgID="PBrush" ShapeID="_x0000_i1026" DrawAspect="Content" ObjectID="_1736692390" r:id="rId30"/>
              </w:object>
            </w:r>
          </w:p>
        </w:tc>
        <w:tc>
          <w:tcPr>
            <w:tcW w:w="270" w:type="dxa"/>
          </w:tcPr>
          <w:p w14:paraId="28003EB6"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tc>
        <w:tc>
          <w:tcPr>
            <w:tcW w:w="1791" w:type="dxa"/>
            <w:shd w:val="clear" w:color="auto" w:fill="ACB9CA" w:themeFill="text2" w:themeFillTint="66"/>
          </w:tcPr>
          <w:p w14:paraId="2C728AC2" w14:textId="77777777" w:rsidR="00751D2F" w:rsidRDefault="00751D2F" w:rsidP="00751D2F">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142089F" w14:textId="77777777" w:rsidR="00C41E03" w:rsidRPr="007205C1" w:rsidRDefault="00751D2F" w:rsidP="00751D2F">
            <w:pPr>
              <w:keepNext/>
              <w:keepLines/>
              <w:tabs>
                <w:tab w:val="left" w:pos="0"/>
                <w:tab w:val="left" w:pos="720"/>
                <w:tab w:val="left" w:pos="1440"/>
                <w:tab w:val="left" w:pos="2160"/>
                <w:tab w:val="left" w:pos="2880"/>
                <w:tab w:val="left" w:pos="3600"/>
                <w:tab w:val="left" w:pos="4320"/>
              </w:tabs>
              <w:spacing w:line="240" w:lineRule="atLeast"/>
              <w:rPr>
                <w:rFonts w:cs="Arial"/>
                <w:b/>
                <w:bCs/>
                <w:snapToGrid w:val="0"/>
                <w:color w:val="0070C0"/>
              </w:rPr>
            </w:pPr>
            <w:r w:rsidRPr="007205C1">
              <w:rPr>
                <w:rFonts w:cs="Arial"/>
                <w:b/>
                <w:bCs/>
                <w:snapToGrid w:val="0"/>
                <w:color w:val="0070C0"/>
              </w:rPr>
              <w:t>Amex</w:t>
            </w:r>
          </w:p>
          <w:p w14:paraId="1D5194EE" w14:textId="77777777" w:rsidR="00751D2F" w:rsidRPr="007205C1" w:rsidRDefault="00751D2F" w:rsidP="00751D2F">
            <w:pPr>
              <w:keepNext/>
              <w:keepLines/>
              <w:tabs>
                <w:tab w:val="left" w:pos="0"/>
                <w:tab w:val="left" w:pos="720"/>
                <w:tab w:val="left" w:pos="1440"/>
                <w:tab w:val="left" w:pos="2160"/>
                <w:tab w:val="left" w:pos="2880"/>
                <w:tab w:val="left" w:pos="3600"/>
                <w:tab w:val="left" w:pos="4320"/>
              </w:tabs>
              <w:spacing w:line="240" w:lineRule="atLeast"/>
              <w:jc w:val="right"/>
              <w:rPr>
                <w:rFonts w:cs="Arial"/>
                <w:b/>
                <w:bCs/>
                <w:snapToGrid w:val="0"/>
                <w:color w:val="FFFF00"/>
              </w:rPr>
            </w:pPr>
            <w:r w:rsidRPr="007205C1">
              <w:rPr>
                <w:rFonts w:cs="Arial"/>
                <w:b/>
                <w:bCs/>
                <w:snapToGrid w:val="0"/>
                <w:color w:val="FFFF00"/>
              </w:rPr>
              <w:t>Interac</w:t>
            </w:r>
          </w:p>
          <w:p w14:paraId="5DCB27C8" w14:textId="77777777" w:rsidR="00751D2F" w:rsidRPr="00C618BF" w:rsidRDefault="00751D2F" w:rsidP="00751D2F">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FFC000"/>
              </w:rPr>
            </w:pPr>
            <w:r w:rsidRPr="00C618BF">
              <w:rPr>
                <w:rFonts w:cs="Arial"/>
                <w:b/>
                <w:bCs/>
                <w:snapToGrid w:val="0"/>
                <w:color w:val="FFC000"/>
              </w:rPr>
              <w:t>Mastercard</w:t>
            </w:r>
          </w:p>
          <w:p w14:paraId="55C1FBC5" w14:textId="77777777" w:rsidR="00751D2F" w:rsidRPr="007205C1" w:rsidRDefault="00751D2F" w:rsidP="00751D2F">
            <w:pPr>
              <w:keepNext/>
              <w:keepLines/>
              <w:tabs>
                <w:tab w:val="left" w:pos="0"/>
                <w:tab w:val="left" w:pos="720"/>
                <w:tab w:val="left" w:pos="1440"/>
                <w:tab w:val="left" w:pos="2160"/>
                <w:tab w:val="left" w:pos="2880"/>
                <w:tab w:val="left" w:pos="3600"/>
                <w:tab w:val="left" w:pos="4320"/>
              </w:tabs>
              <w:spacing w:line="240" w:lineRule="atLeast"/>
              <w:rPr>
                <w:rFonts w:cs="Arial"/>
                <w:b/>
                <w:bCs/>
                <w:snapToGrid w:val="0"/>
                <w:color w:val="44546A" w:themeColor="text2"/>
              </w:rPr>
            </w:pPr>
            <w:r w:rsidRPr="007205C1">
              <w:rPr>
                <w:rFonts w:cs="Arial"/>
                <w:b/>
                <w:bCs/>
                <w:snapToGrid w:val="0"/>
                <w:color w:val="44546A" w:themeColor="text2"/>
              </w:rPr>
              <w:t>Visa</w:t>
            </w:r>
          </w:p>
          <w:p w14:paraId="0DE4A5C9" w14:textId="77777777" w:rsidR="00751D2F" w:rsidRDefault="00751D2F" w:rsidP="00751D2F">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rPr>
            </w:pPr>
          </w:p>
        </w:tc>
        <w:tc>
          <w:tcPr>
            <w:tcW w:w="236" w:type="dxa"/>
          </w:tcPr>
          <w:p w14:paraId="17B8D51B" w14:textId="77777777" w:rsidR="00C41E03" w:rsidRDefault="00C41E03" w:rsidP="00A8436C">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tc>
        <w:tc>
          <w:tcPr>
            <w:tcW w:w="1885" w:type="dxa"/>
            <w:shd w:val="clear" w:color="auto" w:fill="DEEAF6" w:themeFill="accent5" w:themeFillTint="33"/>
          </w:tcPr>
          <w:p w14:paraId="28D4326B" w14:textId="77777777" w:rsidR="00C41E03" w:rsidRDefault="00751D2F" w:rsidP="00C61C3B">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rPr>
            </w:pPr>
            <w:r>
              <w:rPr>
                <w:rFonts w:cs="Arial"/>
                <w:noProof/>
                <w:color w:val="000000"/>
              </w:rPr>
              <w:drawing>
                <wp:inline distT="0" distB="0" distL="0" distR="0" wp14:anchorId="21C2503A" wp14:editId="368C80AF">
                  <wp:extent cx="914400" cy="914400"/>
                  <wp:effectExtent l="0" t="0" r="0" b="0"/>
                  <wp:docPr id="17" name="Graphic 17" descr="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nk.svg"/>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914400" cy="914400"/>
                          </a:xfrm>
                          <a:prstGeom prst="rect">
                            <a:avLst/>
                          </a:prstGeom>
                        </pic:spPr>
                      </pic:pic>
                    </a:graphicData>
                  </a:graphic>
                </wp:inline>
              </w:drawing>
            </w:r>
          </w:p>
        </w:tc>
      </w:tr>
      <w:tr w:rsidR="003D4641" w:rsidRPr="00C626E2" w14:paraId="503921F6" w14:textId="77777777" w:rsidTr="00931B77">
        <w:tc>
          <w:tcPr>
            <w:tcW w:w="1885" w:type="dxa"/>
            <w:shd w:val="clear" w:color="auto" w:fill="auto"/>
          </w:tcPr>
          <w:p w14:paraId="423EE4BB"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Passenger</w:t>
            </w:r>
          </w:p>
          <w:p w14:paraId="01D9B62D"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(Cardholder)</w:t>
            </w:r>
          </w:p>
        </w:tc>
        <w:tc>
          <w:tcPr>
            <w:tcW w:w="270" w:type="dxa"/>
          </w:tcPr>
          <w:p w14:paraId="182E8077"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p>
        </w:tc>
        <w:tc>
          <w:tcPr>
            <w:tcW w:w="1890" w:type="dxa"/>
            <w:shd w:val="clear" w:color="auto" w:fill="auto"/>
          </w:tcPr>
          <w:p w14:paraId="4B031DD7" w14:textId="77777777" w:rsidR="00C41E03" w:rsidRPr="00C626E2" w:rsidRDefault="00C54D74"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Transit Solution</w:t>
            </w:r>
          </w:p>
          <w:p w14:paraId="519C8BF5" w14:textId="77777777" w:rsidR="00B633A4" w:rsidRPr="00C626E2" w:rsidRDefault="00C54D74"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w:t>
            </w:r>
            <w:r w:rsidR="00B633A4" w:rsidRPr="00C626E2">
              <w:rPr>
                <w:rFonts w:cs="Arial"/>
                <w:b/>
                <w:bCs/>
                <w:snapToGrid w:val="0"/>
                <w:color w:val="000000"/>
                <w:sz w:val="18"/>
                <w:szCs w:val="18"/>
              </w:rPr>
              <w:t>Backoffice</w:t>
            </w:r>
            <w:r w:rsidRPr="00C626E2">
              <w:rPr>
                <w:rFonts w:cs="Arial"/>
                <w:b/>
                <w:bCs/>
                <w:snapToGrid w:val="0"/>
                <w:color w:val="000000"/>
                <w:sz w:val="18"/>
                <w:szCs w:val="18"/>
              </w:rPr>
              <w:t>)</w:t>
            </w:r>
          </w:p>
        </w:tc>
        <w:tc>
          <w:tcPr>
            <w:tcW w:w="280" w:type="dxa"/>
          </w:tcPr>
          <w:p w14:paraId="7DB22173"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p>
        </w:tc>
        <w:tc>
          <w:tcPr>
            <w:tcW w:w="1880" w:type="dxa"/>
            <w:shd w:val="clear" w:color="auto" w:fill="auto"/>
          </w:tcPr>
          <w:p w14:paraId="35BA24C0" w14:textId="77777777" w:rsidR="00C41E03" w:rsidRPr="00C626E2" w:rsidRDefault="00751D2F"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TD Host</w:t>
            </w:r>
          </w:p>
          <w:p w14:paraId="4120A9D9" w14:textId="77777777" w:rsidR="00751D2F" w:rsidRPr="00C626E2" w:rsidRDefault="00751D2F"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Acquirer</w:t>
            </w:r>
          </w:p>
        </w:tc>
        <w:tc>
          <w:tcPr>
            <w:tcW w:w="270" w:type="dxa"/>
          </w:tcPr>
          <w:p w14:paraId="1D20CA58"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p>
        </w:tc>
        <w:tc>
          <w:tcPr>
            <w:tcW w:w="1791" w:type="dxa"/>
            <w:shd w:val="clear" w:color="auto" w:fill="auto"/>
          </w:tcPr>
          <w:p w14:paraId="0DFF43A6" w14:textId="77777777" w:rsidR="00C41E03" w:rsidRPr="00C626E2" w:rsidRDefault="00751D2F"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Payment Card Network</w:t>
            </w:r>
          </w:p>
        </w:tc>
        <w:tc>
          <w:tcPr>
            <w:tcW w:w="236" w:type="dxa"/>
          </w:tcPr>
          <w:p w14:paraId="14D2FB31" w14:textId="77777777" w:rsidR="00C41E03" w:rsidRPr="00C626E2" w:rsidRDefault="00C41E03"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p>
        </w:tc>
        <w:tc>
          <w:tcPr>
            <w:tcW w:w="1885" w:type="dxa"/>
            <w:shd w:val="clear" w:color="auto" w:fill="auto"/>
          </w:tcPr>
          <w:p w14:paraId="7CFB5001" w14:textId="77777777" w:rsidR="00C41E03" w:rsidRPr="00C626E2" w:rsidRDefault="00751D2F" w:rsidP="00C41E03">
            <w:pPr>
              <w:keepNext/>
              <w:keepLines/>
              <w:tabs>
                <w:tab w:val="left" w:pos="0"/>
                <w:tab w:val="left" w:pos="720"/>
                <w:tab w:val="left" w:pos="1440"/>
                <w:tab w:val="left" w:pos="2160"/>
                <w:tab w:val="left" w:pos="2880"/>
                <w:tab w:val="left" w:pos="3600"/>
                <w:tab w:val="left" w:pos="4320"/>
              </w:tabs>
              <w:spacing w:line="240" w:lineRule="atLeast"/>
              <w:jc w:val="center"/>
              <w:rPr>
                <w:rFonts w:cs="Arial"/>
                <w:b/>
                <w:bCs/>
                <w:snapToGrid w:val="0"/>
                <w:color w:val="000000"/>
                <w:sz w:val="18"/>
                <w:szCs w:val="18"/>
              </w:rPr>
            </w:pPr>
            <w:r w:rsidRPr="00C626E2">
              <w:rPr>
                <w:rFonts w:cs="Arial"/>
                <w:b/>
                <w:bCs/>
                <w:snapToGrid w:val="0"/>
                <w:color w:val="000000"/>
                <w:sz w:val="18"/>
                <w:szCs w:val="18"/>
              </w:rPr>
              <w:t>Issuer</w:t>
            </w:r>
          </w:p>
        </w:tc>
      </w:tr>
      <w:tr w:rsidR="003D4641" w:rsidRPr="00C626E2" w14:paraId="602CC815" w14:textId="77777777" w:rsidTr="00505A2D">
        <w:tc>
          <w:tcPr>
            <w:tcW w:w="1885" w:type="dxa"/>
            <w:shd w:val="clear" w:color="auto" w:fill="DEEAF6" w:themeFill="accent5" w:themeFillTint="33"/>
          </w:tcPr>
          <w:p w14:paraId="3AD8ADEA" w14:textId="77777777" w:rsidR="00751D2F" w:rsidRPr="00C626E2" w:rsidRDefault="004F40E9"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A passenger is a person holding a contactless-enabled card or payment device that has access to a debit, credit or prepaid card issued by a financial institution</w:t>
            </w:r>
          </w:p>
          <w:p w14:paraId="2594B1CB" w14:textId="77777777" w:rsidR="004F40E9" w:rsidRPr="00C626E2" w:rsidRDefault="004F40E9"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54756CAC" w14:textId="77777777" w:rsidR="004F40E9" w:rsidRPr="00C626E2" w:rsidRDefault="004F40E9"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The passenger gain</w:t>
            </w:r>
            <w:r w:rsidR="006078E1" w:rsidRPr="00C626E2">
              <w:rPr>
                <w:rFonts w:cs="Arial"/>
                <w:snapToGrid w:val="0"/>
                <w:color w:val="000000"/>
                <w:sz w:val="16"/>
                <w:szCs w:val="16"/>
              </w:rPr>
              <w:t>s</w:t>
            </w:r>
            <w:r w:rsidRPr="00C626E2">
              <w:rPr>
                <w:rFonts w:cs="Arial"/>
                <w:snapToGrid w:val="0"/>
                <w:color w:val="000000"/>
                <w:sz w:val="16"/>
                <w:szCs w:val="16"/>
              </w:rPr>
              <w:t xml:space="preserve"> access to the tr</w:t>
            </w:r>
            <w:r w:rsidR="00C61C3B" w:rsidRPr="00C626E2">
              <w:rPr>
                <w:rFonts w:cs="Arial"/>
                <w:snapToGrid w:val="0"/>
                <w:color w:val="000000"/>
                <w:sz w:val="16"/>
                <w:szCs w:val="16"/>
              </w:rPr>
              <w:t>ansit system by "tap in" one of the devices into the transit terminal, in some cases a "tap out" is required so the transit system can calculate the correct amount for a completed trip.</w:t>
            </w:r>
          </w:p>
          <w:p w14:paraId="37D6D79B"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tc>
        <w:tc>
          <w:tcPr>
            <w:tcW w:w="270" w:type="dxa"/>
          </w:tcPr>
          <w:p w14:paraId="481A15F9" w14:textId="77777777" w:rsidR="00751D2F" w:rsidRPr="00C626E2" w:rsidRDefault="00751D2F"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tc>
        <w:tc>
          <w:tcPr>
            <w:tcW w:w="1890" w:type="dxa"/>
            <w:shd w:val="clear" w:color="auto" w:fill="D0CECE" w:themeFill="background2" w:themeFillShade="E6"/>
          </w:tcPr>
          <w:p w14:paraId="2BC9C1EE" w14:textId="77777777" w:rsidR="00751D2F"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The </w:t>
            </w:r>
            <w:r w:rsidR="00C54D74" w:rsidRPr="00C626E2">
              <w:rPr>
                <w:rFonts w:cs="Arial"/>
                <w:snapToGrid w:val="0"/>
                <w:color w:val="000000"/>
                <w:sz w:val="16"/>
                <w:szCs w:val="16"/>
              </w:rPr>
              <w:t>Transit Solution</w:t>
            </w:r>
            <w:r w:rsidRPr="00C626E2">
              <w:rPr>
                <w:rFonts w:cs="Arial"/>
                <w:snapToGrid w:val="0"/>
                <w:color w:val="000000"/>
                <w:sz w:val="16"/>
                <w:szCs w:val="16"/>
              </w:rPr>
              <w:t xml:space="preserve"> acts as the merchant in the payment ecosystem.</w:t>
            </w:r>
          </w:p>
          <w:p w14:paraId="7621A472"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03AE9338"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The </w:t>
            </w:r>
            <w:r w:rsidR="00C54D74" w:rsidRPr="00C626E2">
              <w:rPr>
                <w:rFonts w:cs="Arial"/>
                <w:snapToGrid w:val="0"/>
                <w:color w:val="000000"/>
                <w:sz w:val="16"/>
                <w:szCs w:val="16"/>
              </w:rPr>
              <w:t>Transit Solution</w:t>
            </w:r>
            <w:r w:rsidRPr="00C626E2">
              <w:rPr>
                <w:rFonts w:cs="Arial"/>
                <w:snapToGrid w:val="0"/>
                <w:color w:val="000000"/>
                <w:sz w:val="16"/>
                <w:szCs w:val="16"/>
              </w:rPr>
              <w:t xml:space="preserve"> collects all the passenger tap-ins and calculates the correct amount of a trip.</w:t>
            </w:r>
          </w:p>
          <w:p w14:paraId="5B526ABD" w14:textId="77777777" w:rsidR="001245F8" w:rsidRPr="00C626E2" w:rsidRDefault="001245F8"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p>
          <w:p w14:paraId="03D5B2A0" w14:textId="77777777" w:rsidR="001245F8" w:rsidRPr="00C626E2" w:rsidRDefault="001245F8"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The terminals are contactless only readers and validate the card against the Deny list.</w:t>
            </w:r>
          </w:p>
          <w:p w14:paraId="38324F0F"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7D0FCF5B"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The </w:t>
            </w:r>
            <w:r w:rsidR="00C54D74" w:rsidRPr="00C626E2">
              <w:rPr>
                <w:rFonts w:cs="Arial"/>
                <w:snapToGrid w:val="0"/>
                <w:color w:val="000000"/>
                <w:sz w:val="16"/>
                <w:szCs w:val="16"/>
              </w:rPr>
              <w:t>Transit Solution</w:t>
            </w:r>
            <w:r w:rsidRPr="00C626E2">
              <w:rPr>
                <w:rFonts w:cs="Arial"/>
                <w:snapToGrid w:val="0"/>
                <w:color w:val="000000"/>
                <w:sz w:val="16"/>
                <w:szCs w:val="16"/>
              </w:rPr>
              <w:t xml:space="preserve"> connects to TD Host  Acquirer system for authorization and clearing of the transactions</w:t>
            </w:r>
          </w:p>
          <w:p w14:paraId="6292DF40" w14:textId="77777777" w:rsidR="00B633A4" w:rsidRPr="00C626E2" w:rsidRDefault="00B633A4"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p>
          <w:p w14:paraId="378B8A91" w14:textId="77777777" w:rsidR="00B633A4" w:rsidRPr="00C626E2" w:rsidRDefault="00B633A4"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The </w:t>
            </w:r>
            <w:r w:rsidR="00C54D74" w:rsidRPr="00C626E2">
              <w:rPr>
                <w:rFonts w:cs="Arial"/>
                <w:snapToGrid w:val="0"/>
                <w:color w:val="000000"/>
                <w:sz w:val="16"/>
                <w:szCs w:val="16"/>
              </w:rPr>
              <w:t>Transit Solution</w:t>
            </w:r>
            <w:r w:rsidRPr="00C626E2">
              <w:rPr>
                <w:rFonts w:cs="Arial"/>
                <w:snapToGrid w:val="0"/>
                <w:color w:val="000000"/>
                <w:sz w:val="16"/>
                <w:szCs w:val="16"/>
              </w:rPr>
              <w:t xml:space="preserve"> updates the Deny list on declined transactions and successful debt recovery transactions</w:t>
            </w:r>
          </w:p>
          <w:p w14:paraId="7F4FC13A" w14:textId="77777777" w:rsidR="00931B77" w:rsidRPr="00C626E2" w:rsidRDefault="00931B77"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p>
          <w:p w14:paraId="31B4C522" w14:textId="77777777" w:rsidR="00931B77" w:rsidRPr="00C626E2" w:rsidRDefault="00931B77"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Terminals used by the </w:t>
            </w:r>
            <w:r w:rsidR="00C54D74" w:rsidRPr="00C626E2">
              <w:rPr>
                <w:rFonts w:cs="Arial"/>
                <w:snapToGrid w:val="0"/>
                <w:color w:val="000000"/>
                <w:sz w:val="16"/>
                <w:szCs w:val="16"/>
              </w:rPr>
              <w:t>Transit Solution</w:t>
            </w:r>
            <w:r w:rsidRPr="00C626E2">
              <w:rPr>
                <w:rFonts w:cs="Arial"/>
                <w:snapToGrid w:val="0"/>
                <w:color w:val="000000"/>
                <w:sz w:val="16"/>
                <w:szCs w:val="16"/>
              </w:rPr>
              <w:t xml:space="preserve"> must be compliant and certified with each PCN</w:t>
            </w:r>
          </w:p>
          <w:p w14:paraId="7EFB74F3" w14:textId="77777777" w:rsidR="00B633A4" w:rsidRPr="00C626E2" w:rsidRDefault="00B633A4"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p>
        </w:tc>
        <w:tc>
          <w:tcPr>
            <w:tcW w:w="280" w:type="dxa"/>
          </w:tcPr>
          <w:p w14:paraId="0FC2990C" w14:textId="77777777" w:rsidR="00751D2F" w:rsidRPr="00C626E2" w:rsidRDefault="00751D2F"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tc>
        <w:tc>
          <w:tcPr>
            <w:tcW w:w="1880" w:type="dxa"/>
            <w:shd w:val="clear" w:color="auto" w:fill="E2EFD9" w:themeFill="accent6" w:themeFillTint="33"/>
          </w:tcPr>
          <w:p w14:paraId="3776241F" w14:textId="77777777" w:rsidR="00751D2F"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TD is the Acquiring Bank that support the </w:t>
            </w:r>
            <w:r w:rsidR="00C54D74" w:rsidRPr="00C626E2">
              <w:rPr>
                <w:rFonts w:cs="Arial"/>
                <w:snapToGrid w:val="0"/>
                <w:color w:val="000000"/>
                <w:sz w:val="16"/>
                <w:szCs w:val="16"/>
              </w:rPr>
              <w:t>Transit Solution</w:t>
            </w:r>
            <w:r w:rsidRPr="00C626E2">
              <w:rPr>
                <w:rFonts w:cs="Arial"/>
                <w:snapToGrid w:val="0"/>
                <w:color w:val="000000"/>
                <w:sz w:val="16"/>
                <w:szCs w:val="16"/>
              </w:rPr>
              <w:t>.</w:t>
            </w:r>
          </w:p>
          <w:p w14:paraId="4A548D08"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28B34898"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TD is responsible for requesting the authorization and settling payments on behalf of the </w:t>
            </w:r>
            <w:r w:rsidR="00C54D74" w:rsidRPr="00C626E2">
              <w:rPr>
                <w:rFonts w:cs="Arial"/>
                <w:snapToGrid w:val="0"/>
                <w:color w:val="000000"/>
                <w:sz w:val="16"/>
                <w:szCs w:val="16"/>
              </w:rPr>
              <w:t>Transit Solution</w:t>
            </w:r>
            <w:r w:rsidRPr="00C626E2">
              <w:rPr>
                <w:rFonts w:cs="Arial"/>
                <w:snapToGrid w:val="0"/>
                <w:color w:val="000000"/>
                <w:sz w:val="16"/>
                <w:szCs w:val="16"/>
              </w:rPr>
              <w:t>s</w:t>
            </w:r>
          </w:p>
          <w:p w14:paraId="00F4BD26" w14:textId="77777777" w:rsidR="003D4641"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48090AAF" w14:textId="77777777" w:rsidR="003D4641" w:rsidRPr="00C626E2" w:rsidRDefault="00C54D74"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Transit Solution</w:t>
            </w:r>
            <w:r w:rsidR="003D4641" w:rsidRPr="00C626E2">
              <w:rPr>
                <w:rFonts w:cs="Arial"/>
                <w:snapToGrid w:val="0"/>
                <w:color w:val="000000"/>
                <w:sz w:val="16"/>
                <w:szCs w:val="16"/>
              </w:rPr>
              <w:t>s must comply with TD SPDH Specifications in the submission of transactions</w:t>
            </w:r>
          </w:p>
          <w:p w14:paraId="1DEBB80A" w14:textId="77777777" w:rsidR="003D4641"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77001C1D" w14:textId="77777777" w:rsidR="003D4641"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TD sends authorization request messages to the corresponding PCN by card type</w:t>
            </w:r>
            <w:r w:rsidR="00460B14" w:rsidRPr="00C626E2">
              <w:rPr>
                <w:rFonts w:cs="Arial"/>
                <w:snapToGrid w:val="0"/>
                <w:color w:val="000000"/>
                <w:sz w:val="16"/>
                <w:szCs w:val="16"/>
              </w:rPr>
              <w:t xml:space="preserve"> and forwards the response messages</w:t>
            </w:r>
            <w:r w:rsidR="002232ED" w:rsidRPr="00C626E2">
              <w:rPr>
                <w:rFonts w:cs="Arial"/>
                <w:snapToGrid w:val="0"/>
                <w:color w:val="000000"/>
                <w:sz w:val="16"/>
                <w:szCs w:val="16"/>
              </w:rPr>
              <w:t xml:space="preserve"> back</w:t>
            </w:r>
            <w:r w:rsidR="00460B14" w:rsidRPr="00C626E2">
              <w:rPr>
                <w:rFonts w:cs="Arial"/>
                <w:snapToGrid w:val="0"/>
                <w:color w:val="000000"/>
                <w:sz w:val="16"/>
                <w:szCs w:val="16"/>
              </w:rPr>
              <w:t xml:space="preserve"> to the Transit Solution</w:t>
            </w:r>
          </w:p>
        </w:tc>
        <w:tc>
          <w:tcPr>
            <w:tcW w:w="270" w:type="dxa"/>
          </w:tcPr>
          <w:p w14:paraId="5A43857C" w14:textId="77777777" w:rsidR="00751D2F" w:rsidRPr="00C626E2" w:rsidRDefault="00751D2F"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tc>
        <w:tc>
          <w:tcPr>
            <w:tcW w:w="1791" w:type="dxa"/>
            <w:shd w:val="clear" w:color="auto" w:fill="D5DCE4" w:themeFill="text2" w:themeFillTint="33"/>
          </w:tcPr>
          <w:p w14:paraId="6B64D71D" w14:textId="77777777" w:rsidR="00751D2F"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PCN's are responsible of forwarding the transit transactions to the corresponding issuer for approval</w:t>
            </w:r>
          </w:p>
          <w:p w14:paraId="169D510C" w14:textId="77777777" w:rsidR="003D4641"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2C3B0736" w14:textId="77777777" w:rsidR="003D4641" w:rsidRPr="00C626E2" w:rsidRDefault="003D4641"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Each PCN has its own requirements and rules that merchants, acquirers and issuers must comply with</w:t>
            </w:r>
          </w:p>
        </w:tc>
        <w:tc>
          <w:tcPr>
            <w:tcW w:w="236" w:type="dxa"/>
          </w:tcPr>
          <w:p w14:paraId="6F9071E4" w14:textId="77777777" w:rsidR="00751D2F" w:rsidRPr="00C626E2" w:rsidRDefault="00751D2F"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tc>
        <w:tc>
          <w:tcPr>
            <w:tcW w:w="1885" w:type="dxa"/>
            <w:shd w:val="clear" w:color="auto" w:fill="BDD6EE" w:themeFill="accent5" w:themeFillTint="66"/>
          </w:tcPr>
          <w:p w14:paraId="136E186A"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An issuer is the financial institution that issues a payment card account to the cardholder.</w:t>
            </w:r>
          </w:p>
          <w:p w14:paraId="01AB533C" w14:textId="77777777" w:rsidR="00C61C3B"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jc w:val="center"/>
              <w:rPr>
                <w:rFonts w:cs="Arial"/>
                <w:snapToGrid w:val="0"/>
                <w:color w:val="000000"/>
                <w:sz w:val="16"/>
                <w:szCs w:val="16"/>
              </w:rPr>
            </w:pPr>
          </w:p>
          <w:p w14:paraId="24A4C52B" w14:textId="77777777" w:rsidR="00751D2F" w:rsidRPr="00C626E2" w:rsidRDefault="00C61C3B" w:rsidP="00480CC3">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sz w:val="16"/>
                <w:szCs w:val="16"/>
              </w:rPr>
            </w:pPr>
            <w:r w:rsidRPr="00C626E2">
              <w:rPr>
                <w:rFonts w:cs="Arial"/>
                <w:snapToGrid w:val="0"/>
                <w:color w:val="000000"/>
                <w:sz w:val="16"/>
                <w:szCs w:val="16"/>
              </w:rPr>
              <w:t xml:space="preserve">Issuers are responsible of authorizing and updating cardholders accounts </w:t>
            </w:r>
          </w:p>
        </w:tc>
      </w:tr>
    </w:tbl>
    <w:bookmarkEnd w:id="1082"/>
    <w:p w14:paraId="3104A6B8" w14:textId="77777777" w:rsidR="000D5C36" w:rsidRPr="00E7718C" w:rsidRDefault="00F903B4" w:rsidP="000F497B">
      <w:pPr>
        <w:pStyle w:val="Heading5"/>
      </w:pPr>
      <w:r w:rsidRPr="00E7718C">
        <w:lastRenderedPageBreak/>
        <w:t>Pre-requisite</w:t>
      </w:r>
      <w:r w:rsidR="000D5C36" w:rsidRPr="00E7718C">
        <w:t xml:space="preserve"> for Transit Merchants</w:t>
      </w:r>
    </w:p>
    <w:p w14:paraId="1A7CB990" w14:textId="77777777" w:rsidR="00F903B4" w:rsidRPr="00E7718C" w:rsidRDefault="000D5C36" w:rsidP="000F497B">
      <w:pPr>
        <w:pStyle w:val="Heading5"/>
        <w:numPr>
          <w:ilvl w:val="0"/>
          <w:numId w:val="85"/>
        </w:numPr>
      </w:pPr>
      <w:r w:rsidRPr="00E7718C">
        <w:t>Transit Contactless only Terminals need to be implemented as per each Payment Card Network requirements</w:t>
      </w:r>
    </w:p>
    <w:p w14:paraId="3DE77F30" w14:textId="77777777" w:rsidR="000D5C36" w:rsidRPr="00E7718C" w:rsidRDefault="00727564" w:rsidP="00F12805">
      <w:pPr>
        <w:pStyle w:val="ListParagraph"/>
        <w:numPr>
          <w:ilvl w:val="0"/>
          <w:numId w:val="85"/>
        </w:numPr>
        <w:rPr>
          <w:bCs/>
        </w:rPr>
      </w:pPr>
      <w:r w:rsidRPr="00E7718C">
        <w:rPr>
          <w:rFonts w:cs="Arial"/>
          <w:bCs/>
        </w:rPr>
        <w:t>Terminal c</w:t>
      </w:r>
      <w:r w:rsidR="000D5C36" w:rsidRPr="00E7718C">
        <w:rPr>
          <w:rFonts w:cs="Arial"/>
          <w:bCs/>
        </w:rPr>
        <w:t>ertification with each Payment Network is require</w:t>
      </w:r>
      <w:r w:rsidR="00064748" w:rsidRPr="00E7718C">
        <w:rPr>
          <w:rFonts w:cs="Arial"/>
          <w:bCs/>
        </w:rPr>
        <w:t>d and</w:t>
      </w:r>
      <w:r w:rsidRPr="00E7718C">
        <w:rPr>
          <w:rFonts w:cs="Arial"/>
          <w:bCs/>
        </w:rPr>
        <w:t xml:space="preserve"> terminals must comply with PCN </w:t>
      </w:r>
      <w:r w:rsidR="00064748" w:rsidRPr="00E7718C">
        <w:rPr>
          <w:rFonts w:cs="Arial"/>
          <w:bCs/>
        </w:rPr>
        <w:t>terminal specifications</w:t>
      </w:r>
    </w:p>
    <w:p w14:paraId="75071EEA" w14:textId="77777777" w:rsidR="00F912DA" w:rsidRPr="00E7718C" w:rsidRDefault="00F912DA" w:rsidP="00F12805">
      <w:pPr>
        <w:pStyle w:val="ListParagraph"/>
        <w:numPr>
          <w:ilvl w:val="0"/>
          <w:numId w:val="85"/>
        </w:numPr>
        <w:rPr>
          <w:bCs/>
        </w:rPr>
      </w:pPr>
      <w:r w:rsidRPr="00E7718C">
        <w:rPr>
          <w:rFonts w:cs="Arial"/>
          <w:bCs/>
        </w:rPr>
        <w:t>Transit merchants must certify with TDMS all the supported transactions and comply with this specification</w:t>
      </w:r>
    </w:p>
    <w:p w14:paraId="2D39E5FA" w14:textId="77777777" w:rsidR="000D5C36" w:rsidRPr="00E7718C" w:rsidRDefault="000D5C36" w:rsidP="000D5C36">
      <w:pPr>
        <w:rPr>
          <w:bCs/>
        </w:rPr>
      </w:pPr>
    </w:p>
    <w:p w14:paraId="2138821C" w14:textId="77777777" w:rsidR="00C40ECF" w:rsidRDefault="00C40ECF" w:rsidP="00C82D62">
      <w:pPr>
        <w:pStyle w:val="Heading4"/>
      </w:pPr>
      <w:r>
        <w:t>Transit Merchant Support Highlights</w:t>
      </w:r>
    </w:p>
    <w:p w14:paraId="0FE4414B" w14:textId="77777777" w:rsidR="00C40ECF" w:rsidRPr="00C40ECF" w:rsidRDefault="00C40ECF" w:rsidP="00C40ECF"/>
    <w:p w14:paraId="42A99AE9" w14:textId="77777777" w:rsidR="00C40ECF" w:rsidRPr="00E7718C" w:rsidRDefault="00C40ECF" w:rsidP="00F12805">
      <w:pPr>
        <w:pStyle w:val="ListParagraph"/>
        <w:numPr>
          <w:ilvl w:val="0"/>
          <w:numId w:val="86"/>
        </w:numPr>
        <w:rPr>
          <w:rFonts w:cs="Arial"/>
        </w:rPr>
      </w:pPr>
      <w:r w:rsidRPr="00E7718C">
        <w:rPr>
          <w:rFonts w:cs="Arial"/>
        </w:rPr>
        <w:t>The only Merchant Category Code (MCC) supported at this time is</w:t>
      </w:r>
    </w:p>
    <w:p w14:paraId="7FA8AD1D" w14:textId="77777777" w:rsidR="00C40ECF" w:rsidRPr="00E7718C" w:rsidRDefault="00C40ECF" w:rsidP="00C40ECF">
      <w:pPr>
        <w:pStyle w:val="ListParagraph"/>
        <w:rPr>
          <w:rFonts w:cs="Arial"/>
          <w:b/>
          <w:bCs/>
          <w:i/>
          <w:iCs/>
        </w:rPr>
      </w:pPr>
      <w:r w:rsidRPr="00E7718C">
        <w:rPr>
          <w:rFonts w:cs="Arial"/>
          <w:b/>
          <w:bCs/>
          <w:i/>
          <w:iCs/>
        </w:rPr>
        <w:t xml:space="preserve">4111 - Local and suburban Commuter Passenger transportation, includes ferries </w:t>
      </w:r>
    </w:p>
    <w:p w14:paraId="050634E3" w14:textId="77777777" w:rsidR="00C40ECF" w:rsidRPr="00E7718C" w:rsidRDefault="00C40ECF" w:rsidP="00C40ECF">
      <w:pPr>
        <w:rPr>
          <w:rFonts w:cs="Arial"/>
        </w:rPr>
      </w:pPr>
    </w:p>
    <w:p w14:paraId="5A27ABF9" w14:textId="77777777" w:rsidR="00C40ECF" w:rsidRPr="00E7718C" w:rsidRDefault="00C40ECF" w:rsidP="00F12805">
      <w:pPr>
        <w:pStyle w:val="ListParagraph"/>
        <w:numPr>
          <w:ilvl w:val="0"/>
          <w:numId w:val="86"/>
        </w:numPr>
        <w:rPr>
          <w:rFonts w:cs="Arial"/>
        </w:rPr>
      </w:pPr>
      <w:r w:rsidRPr="00E7718C">
        <w:rPr>
          <w:rFonts w:cs="Arial"/>
          <w:b/>
          <w:bCs/>
          <w:i/>
          <w:iCs/>
        </w:rPr>
        <w:t xml:space="preserve">Authorization amounts supported in preauth/estimated authorization transactions </w:t>
      </w:r>
      <w:r w:rsidRPr="00E7718C">
        <w:rPr>
          <w:rFonts w:cs="Arial"/>
        </w:rPr>
        <w:t xml:space="preserve">are </w:t>
      </w:r>
      <w:r w:rsidR="00282F5F" w:rsidRPr="00E7718C">
        <w:rPr>
          <w:rFonts w:cs="Arial"/>
        </w:rPr>
        <w:t>defined by each</w:t>
      </w:r>
      <w:r w:rsidRPr="00E7718C">
        <w:rPr>
          <w:rFonts w:cs="Arial"/>
        </w:rPr>
        <w:t xml:space="preserve"> Payment Card Networks, refer to TDMS rules and policies for more details</w:t>
      </w:r>
    </w:p>
    <w:p w14:paraId="3EFD628C" w14:textId="77777777" w:rsidR="00C40ECF" w:rsidRPr="00E7718C" w:rsidRDefault="00C40ECF" w:rsidP="00C40ECF">
      <w:pPr>
        <w:pStyle w:val="ListParagraph"/>
        <w:rPr>
          <w:rFonts w:cs="Arial"/>
        </w:rPr>
      </w:pPr>
    </w:p>
    <w:p w14:paraId="19BA6EB3" w14:textId="77777777" w:rsidR="00C40ECF" w:rsidRPr="00E7718C" w:rsidRDefault="00C40ECF" w:rsidP="00F12805">
      <w:pPr>
        <w:pStyle w:val="ListParagraph"/>
        <w:numPr>
          <w:ilvl w:val="0"/>
          <w:numId w:val="86"/>
        </w:numPr>
        <w:rPr>
          <w:rFonts w:cs="Arial"/>
        </w:rPr>
      </w:pPr>
      <w:r w:rsidRPr="00E7718C">
        <w:rPr>
          <w:rFonts w:cs="Arial"/>
          <w:b/>
          <w:bCs/>
          <w:i/>
          <w:iCs/>
        </w:rPr>
        <w:t>Validity dates</w:t>
      </w:r>
      <w:r w:rsidR="00AF1782" w:rsidRPr="00E7718C">
        <w:rPr>
          <w:rFonts w:cs="Arial"/>
          <w:b/>
          <w:bCs/>
          <w:i/>
          <w:iCs/>
        </w:rPr>
        <w:t xml:space="preserve"> </w:t>
      </w:r>
      <w:r w:rsidR="00AF1782" w:rsidRPr="00E7718C">
        <w:rPr>
          <w:rFonts w:cs="Arial"/>
        </w:rPr>
        <w:t>for</w:t>
      </w:r>
      <w:r w:rsidR="00282F5F" w:rsidRPr="00E7718C">
        <w:rPr>
          <w:rFonts w:cs="Arial"/>
        </w:rPr>
        <w:t xml:space="preserve"> preauth</w:t>
      </w:r>
      <w:r w:rsidR="00AF1782" w:rsidRPr="00E7718C">
        <w:rPr>
          <w:rFonts w:cs="Arial"/>
        </w:rPr>
        <w:t xml:space="preserve"> completion and debt recovery</w:t>
      </w:r>
      <w:r w:rsidRPr="00E7718C">
        <w:rPr>
          <w:rFonts w:cs="Arial"/>
        </w:rPr>
        <w:t xml:space="preserve"> </w:t>
      </w:r>
      <w:r w:rsidR="00460B14" w:rsidRPr="00E7718C">
        <w:rPr>
          <w:rFonts w:cs="Arial"/>
        </w:rPr>
        <w:t xml:space="preserve">transactions </w:t>
      </w:r>
      <w:r w:rsidR="00282F5F" w:rsidRPr="00E7718C">
        <w:rPr>
          <w:rFonts w:cs="Arial"/>
        </w:rPr>
        <w:t>are defined</w:t>
      </w:r>
      <w:r w:rsidRPr="00E7718C">
        <w:rPr>
          <w:rFonts w:cs="Arial"/>
        </w:rPr>
        <w:t xml:space="preserve"> by </w:t>
      </w:r>
      <w:r w:rsidR="00282F5F" w:rsidRPr="00E7718C">
        <w:rPr>
          <w:rFonts w:cs="Arial"/>
        </w:rPr>
        <w:t xml:space="preserve">each </w:t>
      </w:r>
      <w:r w:rsidRPr="00E7718C">
        <w:rPr>
          <w:rFonts w:cs="Arial"/>
        </w:rPr>
        <w:t>Payment Card Networks, refer to TDMS rules and policies for more details</w:t>
      </w:r>
    </w:p>
    <w:p w14:paraId="20359AB4" w14:textId="77777777" w:rsidR="00C40ECF" w:rsidRPr="00AF1782" w:rsidRDefault="00C40ECF" w:rsidP="00AF1782">
      <w:pPr>
        <w:rPr>
          <w:rFonts w:cs="Arial"/>
        </w:rPr>
      </w:pPr>
    </w:p>
    <w:p w14:paraId="437C9E6B" w14:textId="77777777" w:rsidR="00C82D62" w:rsidRDefault="00C82D62" w:rsidP="00C82D62">
      <w:pPr>
        <w:pStyle w:val="Heading4"/>
      </w:pPr>
      <w:bookmarkStart w:id="1083" w:name="_Hlk71017544"/>
      <w:r>
        <w:t>Transit Payment Models Supported</w:t>
      </w:r>
    </w:p>
    <w:p w14:paraId="1ED63D19" w14:textId="77777777" w:rsidR="00C82D62" w:rsidRPr="00E7718C" w:rsidRDefault="00C82D62" w:rsidP="00F12805">
      <w:pPr>
        <w:pStyle w:val="ListParagraph"/>
        <w:numPr>
          <w:ilvl w:val="0"/>
          <w:numId w:val="88"/>
        </w:numPr>
        <w:rPr>
          <w:rFonts w:cs="Arial"/>
          <w:snapToGrid w:val="0"/>
        </w:rPr>
      </w:pPr>
      <w:r w:rsidRPr="00E7718C">
        <w:rPr>
          <w:rFonts w:cs="Arial"/>
          <w:snapToGrid w:val="0"/>
        </w:rPr>
        <w:t xml:space="preserve">Purchase Payment </w:t>
      </w:r>
      <w:r w:rsidR="002650A4" w:rsidRPr="00E7718C">
        <w:rPr>
          <w:rFonts w:cs="Arial"/>
          <w:snapToGrid w:val="0"/>
        </w:rPr>
        <w:t xml:space="preserve">Aggregation </w:t>
      </w:r>
      <w:r w:rsidRPr="00E7718C">
        <w:rPr>
          <w:rFonts w:cs="Arial"/>
          <w:snapToGrid w:val="0"/>
        </w:rPr>
        <w:t>Model</w:t>
      </w:r>
    </w:p>
    <w:p w14:paraId="1BF2B3D6" w14:textId="77777777" w:rsidR="00C82D62" w:rsidRPr="00E7718C" w:rsidRDefault="00C82D62" w:rsidP="00F12805">
      <w:pPr>
        <w:pStyle w:val="ListParagraph"/>
        <w:numPr>
          <w:ilvl w:val="0"/>
          <w:numId w:val="88"/>
        </w:numPr>
        <w:rPr>
          <w:rFonts w:cs="Arial"/>
          <w:snapToGrid w:val="0"/>
          <w:color w:val="000000"/>
        </w:rPr>
      </w:pPr>
      <w:r w:rsidRPr="00E7718C">
        <w:rPr>
          <w:rFonts w:cs="Arial"/>
          <w:snapToGrid w:val="0"/>
          <w:color w:val="000000"/>
        </w:rPr>
        <w:t xml:space="preserve">Preauthorization Payment </w:t>
      </w:r>
      <w:r w:rsidR="002650A4" w:rsidRPr="00E7718C">
        <w:rPr>
          <w:rFonts w:cs="Arial"/>
          <w:snapToGrid w:val="0"/>
          <w:color w:val="000000"/>
        </w:rPr>
        <w:t xml:space="preserve">Aggregation </w:t>
      </w:r>
      <w:r w:rsidRPr="00E7718C">
        <w:rPr>
          <w:rFonts w:cs="Arial"/>
          <w:snapToGrid w:val="0"/>
          <w:color w:val="000000"/>
        </w:rPr>
        <w:t>Model</w:t>
      </w:r>
    </w:p>
    <w:p w14:paraId="48E9E4B8" w14:textId="77777777" w:rsidR="00F903B4" w:rsidRPr="00E7718C" w:rsidRDefault="00F903B4">
      <w:pPr>
        <w:rPr>
          <w:snapToGrid w:val="0"/>
        </w:rPr>
      </w:pPr>
    </w:p>
    <w:p w14:paraId="4FF847BA" w14:textId="77777777" w:rsidR="00F903B4" w:rsidRDefault="00F903B4" w:rsidP="000F497B">
      <w:pPr>
        <w:pStyle w:val="Heading5"/>
      </w:pPr>
      <w:r>
        <w:t xml:space="preserve">Purchase </w:t>
      </w:r>
      <w:r w:rsidRPr="00E7718C">
        <w:t>Payment</w:t>
      </w:r>
      <w:r>
        <w:t xml:space="preserve"> </w:t>
      </w:r>
      <w:r w:rsidR="002650A4">
        <w:t xml:space="preserve">Aggregation </w:t>
      </w:r>
      <w:r>
        <w:t>Model</w:t>
      </w:r>
    </w:p>
    <w:p w14:paraId="02E47F18" w14:textId="77777777" w:rsidR="00F903B4" w:rsidRPr="00E7718C" w:rsidRDefault="00F903B4" w:rsidP="00F12805">
      <w:pPr>
        <w:pStyle w:val="ListParagraph"/>
        <w:numPr>
          <w:ilvl w:val="0"/>
          <w:numId w:val="87"/>
        </w:numPr>
        <w:rPr>
          <w:rFonts w:cs="Arial"/>
          <w:snapToGrid w:val="0"/>
        </w:rPr>
      </w:pPr>
      <w:r w:rsidRPr="00E7718C">
        <w:rPr>
          <w:rFonts w:cs="Arial"/>
          <w:snapToGrid w:val="0"/>
        </w:rPr>
        <w:t>Contactless card or device</w:t>
      </w:r>
    </w:p>
    <w:p w14:paraId="12EC6B00" w14:textId="77777777" w:rsidR="00F903B4" w:rsidRPr="00E7718C" w:rsidRDefault="00F903B4" w:rsidP="00F12805">
      <w:pPr>
        <w:pStyle w:val="ListParagraph"/>
        <w:numPr>
          <w:ilvl w:val="0"/>
          <w:numId w:val="87"/>
        </w:numPr>
        <w:rPr>
          <w:rFonts w:cs="Arial"/>
          <w:snapToGrid w:val="0"/>
        </w:rPr>
      </w:pPr>
      <w:r w:rsidRPr="00E7718C">
        <w:rPr>
          <w:rFonts w:cs="Arial"/>
          <w:snapToGrid w:val="0"/>
        </w:rPr>
        <w:t>Transit Readers accept contactless payment only</w:t>
      </w:r>
    </w:p>
    <w:p w14:paraId="12D1AA15" w14:textId="77777777" w:rsidR="00F903B4" w:rsidRPr="00E7718C" w:rsidRDefault="00F903B4" w:rsidP="00F12805">
      <w:pPr>
        <w:pStyle w:val="ListParagraph"/>
        <w:numPr>
          <w:ilvl w:val="0"/>
          <w:numId w:val="87"/>
        </w:numPr>
        <w:rPr>
          <w:rFonts w:cs="Arial"/>
          <w:snapToGrid w:val="0"/>
        </w:rPr>
      </w:pPr>
      <w:r w:rsidRPr="00E7718C">
        <w:rPr>
          <w:rFonts w:cs="Arial"/>
          <w:snapToGrid w:val="0"/>
        </w:rPr>
        <w:t>The final fare charge is not always known</w:t>
      </w:r>
    </w:p>
    <w:p w14:paraId="1076B243" w14:textId="77777777" w:rsidR="002650A4" w:rsidRPr="00E7718C" w:rsidRDefault="002650A4" w:rsidP="00F12805">
      <w:pPr>
        <w:pStyle w:val="ListParagraph"/>
        <w:numPr>
          <w:ilvl w:val="0"/>
          <w:numId w:val="87"/>
        </w:numPr>
        <w:rPr>
          <w:rFonts w:cs="Arial"/>
          <w:snapToGrid w:val="0"/>
        </w:rPr>
      </w:pPr>
      <w:r w:rsidRPr="00E7718C">
        <w:rPr>
          <w:rFonts w:cs="Arial"/>
          <w:snapToGrid w:val="0"/>
        </w:rPr>
        <w:t>This model includes a card verify followed by a deferred authorization</w:t>
      </w:r>
    </w:p>
    <w:p w14:paraId="34A16485" w14:textId="77777777" w:rsidR="00F903B4" w:rsidRPr="00E7718C" w:rsidRDefault="00F903B4" w:rsidP="00F12805">
      <w:pPr>
        <w:pStyle w:val="ListParagraph"/>
        <w:numPr>
          <w:ilvl w:val="0"/>
          <w:numId w:val="87"/>
        </w:numPr>
        <w:rPr>
          <w:rFonts w:cs="Arial"/>
          <w:snapToGrid w:val="0"/>
        </w:rPr>
      </w:pPr>
      <w:r w:rsidRPr="00E7718C">
        <w:rPr>
          <w:rFonts w:cs="Arial"/>
          <w:snapToGrid w:val="0"/>
        </w:rPr>
        <w:t>Fare is calculated at the end of the period (typically 24 hours)</w:t>
      </w:r>
    </w:p>
    <w:p w14:paraId="2E9A144A" w14:textId="77777777" w:rsidR="000D5C36" w:rsidRPr="00E7718C" w:rsidRDefault="00F903B4" w:rsidP="00F12805">
      <w:pPr>
        <w:pStyle w:val="ListParagraph"/>
        <w:numPr>
          <w:ilvl w:val="0"/>
          <w:numId w:val="87"/>
        </w:numPr>
        <w:rPr>
          <w:rFonts w:cs="Arial"/>
          <w:snapToGrid w:val="0"/>
        </w:rPr>
      </w:pPr>
      <w:r w:rsidRPr="00E7718C">
        <w:rPr>
          <w:rFonts w:cs="Arial"/>
          <w:snapToGrid w:val="0"/>
        </w:rPr>
        <w:t>These transactions are sent as Deferred Authorizations</w:t>
      </w:r>
    </w:p>
    <w:p w14:paraId="680929C8" w14:textId="77777777" w:rsidR="000D5C36" w:rsidRPr="00E7718C" w:rsidRDefault="000D5C36" w:rsidP="000D5C36">
      <w:pPr>
        <w:rPr>
          <w:snapToGrid w:val="0"/>
        </w:rPr>
      </w:pPr>
    </w:p>
    <w:p w14:paraId="4294C1C3" w14:textId="77777777" w:rsidR="00727564" w:rsidRDefault="00727564" w:rsidP="000F497B">
      <w:pPr>
        <w:pStyle w:val="Heading5"/>
      </w:pPr>
      <w:r>
        <w:t xml:space="preserve">Pre-Authorization Payment </w:t>
      </w:r>
      <w:r w:rsidR="002650A4">
        <w:t xml:space="preserve">Aggregation </w:t>
      </w:r>
      <w:r>
        <w:t>Model</w:t>
      </w:r>
    </w:p>
    <w:p w14:paraId="5FDA2317" w14:textId="77777777" w:rsidR="00727564" w:rsidRPr="00C618BF" w:rsidRDefault="00727564" w:rsidP="00F12805">
      <w:pPr>
        <w:pStyle w:val="ListParagraph"/>
        <w:numPr>
          <w:ilvl w:val="0"/>
          <w:numId w:val="106"/>
        </w:numPr>
        <w:rPr>
          <w:snapToGrid w:val="0"/>
        </w:rPr>
      </w:pPr>
      <w:r w:rsidRPr="00C618BF">
        <w:rPr>
          <w:snapToGrid w:val="0"/>
        </w:rPr>
        <w:t>Contactless card or device</w:t>
      </w:r>
    </w:p>
    <w:p w14:paraId="4E810D9C" w14:textId="77777777" w:rsidR="00727564" w:rsidRPr="00C618BF" w:rsidRDefault="00727564" w:rsidP="00F12805">
      <w:pPr>
        <w:pStyle w:val="ListParagraph"/>
        <w:numPr>
          <w:ilvl w:val="0"/>
          <w:numId w:val="106"/>
        </w:numPr>
        <w:rPr>
          <w:snapToGrid w:val="0"/>
        </w:rPr>
      </w:pPr>
      <w:r w:rsidRPr="00C618BF">
        <w:rPr>
          <w:snapToGrid w:val="0"/>
        </w:rPr>
        <w:t>Transit Readers accept contactless payment only</w:t>
      </w:r>
    </w:p>
    <w:p w14:paraId="47F3F4DC" w14:textId="77777777" w:rsidR="00727564" w:rsidRPr="00C618BF" w:rsidRDefault="00727564" w:rsidP="00F12805">
      <w:pPr>
        <w:pStyle w:val="ListParagraph"/>
        <w:numPr>
          <w:ilvl w:val="0"/>
          <w:numId w:val="106"/>
        </w:numPr>
        <w:rPr>
          <w:snapToGrid w:val="0"/>
        </w:rPr>
      </w:pPr>
      <w:r w:rsidRPr="00C618BF">
        <w:rPr>
          <w:snapToGrid w:val="0"/>
        </w:rPr>
        <w:t>The amount of the preauthorization is estimated</w:t>
      </w:r>
    </w:p>
    <w:p w14:paraId="750577EE" w14:textId="77777777" w:rsidR="00727564" w:rsidRPr="00C618BF" w:rsidRDefault="00727564" w:rsidP="00F12805">
      <w:pPr>
        <w:pStyle w:val="ListParagraph"/>
        <w:numPr>
          <w:ilvl w:val="0"/>
          <w:numId w:val="106"/>
        </w:numPr>
        <w:rPr>
          <w:snapToGrid w:val="0"/>
        </w:rPr>
      </w:pPr>
      <w:r w:rsidRPr="00C618BF">
        <w:rPr>
          <w:snapToGrid w:val="0"/>
        </w:rPr>
        <w:t>Fare is calculated at the end of the period (typically 24 hours)</w:t>
      </w:r>
    </w:p>
    <w:p w14:paraId="6DD6E7C2" w14:textId="77777777" w:rsidR="00727564" w:rsidRPr="00C618BF" w:rsidRDefault="00727564" w:rsidP="00F12805">
      <w:pPr>
        <w:pStyle w:val="ListParagraph"/>
        <w:numPr>
          <w:ilvl w:val="0"/>
          <w:numId w:val="106"/>
        </w:numPr>
        <w:rPr>
          <w:snapToGrid w:val="0"/>
        </w:rPr>
      </w:pPr>
      <w:r w:rsidRPr="00C618BF">
        <w:rPr>
          <w:snapToGrid w:val="0"/>
        </w:rPr>
        <w:t>These transactions require a</w:t>
      </w:r>
      <w:r w:rsidR="002650A4" w:rsidRPr="00C618BF">
        <w:rPr>
          <w:snapToGrid w:val="0"/>
        </w:rPr>
        <w:t xml:space="preserve">n estimated authorization (called preauthorization request in this document) and a </w:t>
      </w:r>
      <w:r w:rsidRPr="00C618BF">
        <w:rPr>
          <w:snapToGrid w:val="0"/>
        </w:rPr>
        <w:t>preauthorization completion for the final amount for the travel period or when the travel amount reache</w:t>
      </w:r>
      <w:r w:rsidR="00724D87" w:rsidRPr="00C618BF">
        <w:rPr>
          <w:snapToGrid w:val="0"/>
        </w:rPr>
        <w:t>s</w:t>
      </w:r>
      <w:r w:rsidRPr="00C618BF">
        <w:rPr>
          <w:snapToGrid w:val="0"/>
        </w:rPr>
        <w:t xml:space="preserve"> the maximum </w:t>
      </w:r>
      <w:r w:rsidR="00724D87" w:rsidRPr="00C618BF">
        <w:rPr>
          <w:snapToGrid w:val="0"/>
        </w:rPr>
        <w:t xml:space="preserve">amount </w:t>
      </w:r>
      <w:r w:rsidRPr="00C618BF">
        <w:rPr>
          <w:snapToGrid w:val="0"/>
        </w:rPr>
        <w:t>of chargeback protection</w:t>
      </w:r>
    </w:p>
    <w:bookmarkEnd w:id="1083"/>
    <w:p w14:paraId="6885F8E2" w14:textId="77777777" w:rsidR="008910BB" w:rsidRPr="008910BB" w:rsidRDefault="008910BB" w:rsidP="008910BB">
      <w:pPr>
        <w:rPr>
          <w:lang w:val="en-GB"/>
        </w:rPr>
      </w:pPr>
    </w:p>
    <w:p w14:paraId="76A9D63B" w14:textId="77777777" w:rsidR="000D5C36" w:rsidRDefault="000D5C36" w:rsidP="000D5C36">
      <w:pPr>
        <w:pStyle w:val="Heading4"/>
      </w:pPr>
      <w:r>
        <w:lastRenderedPageBreak/>
        <w:t>Transit Transactions Supported</w:t>
      </w:r>
    </w:p>
    <w:p w14:paraId="6C8C975B" w14:textId="77777777" w:rsidR="000D5C36" w:rsidRPr="00E7718C" w:rsidRDefault="000D5C36"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Card Verify</w:t>
      </w:r>
    </w:p>
    <w:p w14:paraId="68977D0F" w14:textId="77777777" w:rsidR="000D5C36" w:rsidRPr="00E7718C" w:rsidRDefault="000D5C36"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Deferred Authorization</w:t>
      </w:r>
    </w:p>
    <w:p w14:paraId="16A5A429" w14:textId="77777777" w:rsidR="00513C32" w:rsidRPr="00E7718C" w:rsidRDefault="000D5C36"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Preauthorization (estimated authorization)</w:t>
      </w:r>
      <w:r w:rsidR="00064748" w:rsidRPr="00E7718C">
        <w:rPr>
          <w:rFonts w:cs="Arial"/>
          <w:snapToGrid w:val="0"/>
          <w:color w:val="000000"/>
        </w:rPr>
        <w:t xml:space="preserve"> </w:t>
      </w:r>
    </w:p>
    <w:p w14:paraId="6B976819" w14:textId="77777777" w:rsidR="000D5C36" w:rsidRPr="00E7718C" w:rsidRDefault="000D5C36"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Preauth</w:t>
      </w:r>
      <w:r w:rsidR="00724D87" w:rsidRPr="00E7718C">
        <w:rPr>
          <w:rFonts w:cs="Arial"/>
          <w:snapToGrid w:val="0"/>
          <w:color w:val="000000"/>
        </w:rPr>
        <w:t>orization</w:t>
      </w:r>
      <w:r w:rsidRPr="00E7718C">
        <w:rPr>
          <w:rFonts w:cs="Arial"/>
          <w:snapToGrid w:val="0"/>
          <w:color w:val="000000"/>
        </w:rPr>
        <w:t xml:space="preserve"> Completion</w:t>
      </w:r>
    </w:p>
    <w:p w14:paraId="2A81718F" w14:textId="77777777" w:rsidR="000D5C36" w:rsidRPr="00E7718C" w:rsidRDefault="000D5C36"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Debt Recovery</w:t>
      </w:r>
    </w:p>
    <w:p w14:paraId="42EE32C5" w14:textId="77777777" w:rsidR="00617CFE" w:rsidRPr="00E7718C" w:rsidRDefault="00617CFE" w:rsidP="00F12805">
      <w:pPr>
        <w:pStyle w:val="ListParagraph"/>
        <w:keepNext/>
        <w:keepLines/>
        <w:numPr>
          <w:ilvl w:val="0"/>
          <w:numId w:val="83"/>
        </w:num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E7718C">
        <w:rPr>
          <w:rFonts w:cs="Arial"/>
          <w:snapToGrid w:val="0"/>
          <w:color w:val="000000"/>
        </w:rPr>
        <w:t>Refunds</w:t>
      </w:r>
    </w:p>
    <w:p w14:paraId="471E95C5" w14:textId="77777777" w:rsidR="000D5C36" w:rsidRPr="00E7718C" w:rsidRDefault="000D5C36" w:rsidP="000D5C36">
      <w:pPr>
        <w:keepNext/>
        <w:keepLines/>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B64771C" w14:textId="77777777" w:rsidR="000D5C36" w:rsidRPr="00E7718C" w:rsidRDefault="000D5C36" w:rsidP="000F497B">
      <w:pPr>
        <w:pStyle w:val="Heading5"/>
      </w:pPr>
      <w:bookmarkStart w:id="1084" w:name="_Hlk70067657"/>
      <w:r w:rsidRPr="00E7718C">
        <w:t>Card Verify</w:t>
      </w:r>
    </w:p>
    <w:p w14:paraId="583A777D" w14:textId="77777777" w:rsidR="000D5C36" w:rsidRDefault="000D5C36" w:rsidP="000D5C36">
      <w:pPr>
        <w:ind w:left="360"/>
      </w:pPr>
      <w:r>
        <w:t>A card verify request is submitted to the issuer by the merchant to verify that the account is in good standing and has not been blocked for any reason. A card verify is not an authorization request and it does not verify the financial standing of the funding account.</w:t>
      </w:r>
    </w:p>
    <w:p w14:paraId="5606DC3D" w14:textId="77777777" w:rsidR="00B633A4" w:rsidRDefault="00B633A4" w:rsidP="000D5C36">
      <w:pPr>
        <w:ind w:left="360"/>
      </w:pPr>
    </w:p>
    <w:p w14:paraId="603BE43A" w14:textId="77777777" w:rsidR="00B633A4" w:rsidRDefault="00B633A4" w:rsidP="000D5C36">
      <w:pPr>
        <w:ind w:left="360"/>
      </w:pPr>
      <w:r>
        <w:t>A Card verify is recommended after a contactless card is first used on the transit merchant's network to quickly identify cancelled, lost or stolen cards.</w:t>
      </w:r>
    </w:p>
    <w:p w14:paraId="74AF7DA1" w14:textId="77777777" w:rsidR="00F044B2" w:rsidRDefault="00F044B2" w:rsidP="000D5C36">
      <w:pPr>
        <w:ind w:left="360"/>
      </w:pPr>
    </w:p>
    <w:p w14:paraId="0B736D4C" w14:textId="77777777" w:rsidR="00B633A4" w:rsidRDefault="00B633A4" w:rsidP="000D5C36">
      <w:pPr>
        <w:ind w:left="360"/>
      </w:pPr>
      <w:bookmarkStart w:id="1085" w:name="_Hlk70066528"/>
      <w:r>
        <w:t>If the card cannot be validated, then the card needs to be added to the Deny Lis</w:t>
      </w:r>
      <w:r w:rsidR="00724D87">
        <w:t>t.</w:t>
      </w:r>
    </w:p>
    <w:p w14:paraId="6634ADFC" w14:textId="77777777" w:rsidR="00611CC9" w:rsidRDefault="00611CC9" w:rsidP="000D5C36">
      <w:pPr>
        <w:ind w:left="360"/>
      </w:pPr>
    </w:p>
    <w:p w14:paraId="0E03914A" w14:textId="77777777" w:rsidR="00611CC9" w:rsidRPr="00B03D4E" w:rsidRDefault="00611CC9" w:rsidP="00F12805">
      <w:pPr>
        <w:pStyle w:val="ListParagraph"/>
        <w:numPr>
          <w:ilvl w:val="0"/>
          <w:numId w:val="92"/>
        </w:numPr>
        <w:ind w:left="720"/>
        <w:rPr>
          <w:rFonts w:cs="Arial"/>
          <w:b/>
          <w:bCs/>
          <w:i/>
          <w:iCs/>
          <w:color w:val="538135" w:themeColor="accent3"/>
        </w:rPr>
      </w:pPr>
      <w:r w:rsidRPr="00B03D4E">
        <w:rPr>
          <w:rFonts w:cs="Arial"/>
          <w:b/>
          <w:bCs/>
          <w:i/>
          <w:iCs/>
          <w:color w:val="538135" w:themeColor="accent3"/>
        </w:rPr>
        <w:t>Card Verify transaction</w:t>
      </w:r>
      <w:r w:rsidR="00AB665C" w:rsidRPr="00B03D4E">
        <w:rPr>
          <w:rFonts w:cs="Arial"/>
          <w:b/>
          <w:bCs/>
          <w:i/>
          <w:iCs/>
          <w:color w:val="538135" w:themeColor="accent3"/>
        </w:rPr>
        <w:t xml:space="preserve"> – Key </w:t>
      </w:r>
      <w:r w:rsidR="00751E88" w:rsidRPr="00B03D4E">
        <w:rPr>
          <w:rFonts w:cs="Arial"/>
          <w:b/>
          <w:bCs/>
          <w:i/>
          <w:iCs/>
          <w:color w:val="538135" w:themeColor="accent3"/>
        </w:rPr>
        <w:t>f</w:t>
      </w:r>
      <w:r w:rsidR="00AB665C" w:rsidRPr="00B03D4E">
        <w:rPr>
          <w:rFonts w:cs="Arial"/>
          <w:b/>
          <w:bCs/>
          <w:i/>
          <w:iCs/>
          <w:color w:val="538135" w:themeColor="accent3"/>
        </w:rPr>
        <w:t>ields</w:t>
      </w:r>
      <w:r w:rsidR="00F044B2" w:rsidRPr="00B03D4E">
        <w:rPr>
          <w:rFonts w:cs="Arial"/>
          <w:b/>
          <w:bCs/>
          <w:i/>
          <w:iCs/>
          <w:color w:val="538135" w:themeColor="accent3"/>
        </w:rPr>
        <w:t xml:space="preserve"> for Transit Merchants at the Point of Entry terminals</w:t>
      </w:r>
    </w:p>
    <w:p w14:paraId="39E97736" w14:textId="77777777" w:rsidR="00AB665C" w:rsidRDefault="00AB665C" w:rsidP="00AB665C">
      <w:pPr>
        <w:pStyle w:val="ListParagraph"/>
        <w:rPr>
          <w:rFonts w:ascii="Arial" w:hAnsi="Arial" w:cs="Arial"/>
          <w:b/>
          <w:bCs/>
          <w:i/>
          <w:iCs/>
          <w:sz w:val="20"/>
          <w:szCs w:val="20"/>
        </w:rPr>
      </w:pPr>
    </w:p>
    <w:p w14:paraId="4C8F165A" w14:textId="77777777" w:rsidR="00AB665C" w:rsidRPr="00AB665C" w:rsidRDefault="00AB665C" w:rsidP="00AB665C">
      <w:pPr>
        <w:ind w:left="720"/>
        <w:rPr>
          <w:b/>
          <w:bCs/>
        </w:rPr>
      </w:pPr>
      <w:r w:rsidRPr="00AB665C">
        <w:rPr>
          <w:b/>
          <w:bCs/>
        </w:rPr>
        <w:t>Request Message</w:t>
      </w:r>
    </w:p>
    <w:p w14:paraId="28595C54" w14:textId="77777777" w:rsidR="00611CC9" w:rsidRDefault="00611CC9" w:rsidP="00AB665C"/>
    <w:tbl>
      <w:tblPr>
        <w:tblStyle w:val="TableGrid"/>
        <w:tblW w:w="8998" w:type="dxa"/>
        <w:tblInd w:w="612" w:type="dxa"/>
        <w:tblBorders>
          <w:left w:val="none" w:sz="0" w:space="0" w:color="auto"/>
          <w:right w:val="none" w:sz="0" w:space="0" w:color="auto"/>
        </w:tblBorders>
        <w:tblLook w:val="04A0" w:firstRow="1" w:lastRow="0" w:firstColumn="1" w:lastColumn="0" w:noHBand="0" w:noVBand="1"/>
      </w:tblPr>
      <w:tblGrid>
        <w:gridCol w:w="4428"/>
        <w:gridCol w:w="4570"/>
      </w:tblGrid>
      <w:tr w:rsidR="00611CC9" w:rsidRPr="00611CC9" w14:paraId="59E27F5D" w14:textId="77777777" w:rsidTr="00B03D4E">
        <w:trPr>
          <w:tblHeader/>
        </w:trPr>
        <w:tc>
          <w:tcPr>
            <w:tcW w:w="4428" w:type="dxa"/>
          </w:tcPr>
          <w:p w14:paraId="0737CFFF" w14:textId="77777777" w:rsidR="00611CC9" w:rsidRPr="00611CC9" w:rsidRDefault="00611CC9" w:rsidP="00611CC9">
            <w:pPr>
              <w:spacing w:before="60" w:after="60"/>
              <w:rPr>
                <w:b/>
                <w:bCs/>
              </w:rPr>
            </w:pPr>
            <w:r w:rsidRPr="00611CC9">
              <w:rPr>
                <w:b/>
                <w:bCs/>
              </w:rPr>
              <w:t>Field</w:t>
            </w:r>
          </w:p>
        </w:tc>
        <w:tc>
          <w:tcPr>
            <w:tcW w:w="4570" w:type="dxa"/>
          </w:tcPr>
          <w:p w14:paraId="03331613" w14:textId="77777777" w:rsidR="00611CC9" w:rsidRPr="00611CC9" w:rsidRDefault="00611CC9" w:rsidP="00611CC9">
            <w:pPr>
              <w:spacing w:before="60" w:after="60"/>
              <w:rPr>
                <w:b/>
                <w:bCs/>
              </w:rPr>
            </w:pPr>
            <w:r w:rsidRPr="00611CC9">
              <w:rPr>
                <w:b/>
                <w:bCs/>
              </w:rPr>
              <w:t>Value</w:t>
            </w:r>
          </w:p>
        </w:tc>
      </w:tr>
      <w:tr w:rsidR="00611CC9" w14:paraId="4C4921FC" w14:textId="77777777" w:rsidTr="00576EA1">
        <w:tc>
          <w:tcPr>
            <w:tcW w:w="4428" w:type="dxa"/>
          </w:tcPr>
          <w:p w14:paraId="613CEFEC" w14:textId="77777777" w:rsidR="00611CC9" w:rsidRDefault="00611CC9" w:rsidP="00C82D62">
            <w:r>
              <w:t>SPDH Header – Message Subtype</w:t>
            </w:r>
          </w:p>
        </w:tc>
        <w:tc>
          <w:tcPr>
            <w:tcW w:w="4570" w:type="dxa"/>
          </w:tcPr>
          <w:p w14:paraId="79CD191B" w14:textId="77777777" w:rsidR="00611CC9" w:rsidRDefault="00611CC9" w:rsidP="00C82D62">
            <w:r>
              <w:t>O – Online</w:t>
            </w:r>
          </w:p>
        </w:tc>
      </w:tr>
      <w:tr w:rsidR="00611CC9" w14:paraId="79BE4B4B" w14:textId="77777777" w:rsidTr="00576EA1">
        <w:tc>
          <w:tcPr>
            <w:tcW w:w="4428" w:type="dxa"/>
          </w:tcPr>
          <w:p w14:paraId="2CA9A015" w14:textId="77777777" w:rsidR="00611CC9" w:rsidRDefault="00611CC9" w:rsidP="00C82D62">
            <w:r>
              <w:t>SDPH Header – Transaction Code</w:t>
            </w:r>
          </w:p>
        </w:tc>
        <w:tc>
          <w:tcPr>
            <w:tcW w:w="4570" w:type="dxa"/>
          </w:tcPr>
          <w:p w14:paraId="026F0FD0" w14:textId="77777777" w:rsidR="00611CC9" w:rsidRDefault="00611CC9" w:rsidP="00C82D62">
            <w:r>
              <w:t>06 – Card Verification</w:t>
            </w:r>
          </w:p>
        </w:tc>
      </w:tr>
      <w:tr w:rsidR="009C1EE0" w14:paraId="57DBCBB7" w14:textId="77777777" w:rsidTr="00576EA1">
        <w:tc>
          <w:tcPr>
            <w:tcW w:w="4428" w:type="dxa"/>
          </w:tcPr>
          <w:p w14:paraId="145B66F3" w14:textId="77777777" w:rsidR="009C1EE0" w:rsidRDefault="009C1EE0" w:rsidP="00C82D62">
            <w:r>
              <w:t>SPDH Header – Processing Flag 2</w:t>
            </w:r>
          </w:p>
        </w:tc>
        <w:tc>
          <w:tcPr>
            <w:tcW w:w="4570" w:type="dxa"/>
          </w:tcPr>
          <w:p w14:paraId="118935A6" w14:textId="77777777" w:rsidR="009C1EE0" w:rsidRDefault="009C1EE0" w:rsidP="00C82D62">
            <w:r>
              <w:t>7 - Contactless</w:t>
            </w:r>
          </w:p>
        </w:tc>
      </w:tr>
      <w:tr w:rsidR="00611CC9" w14:paraId="7D7ABAF8" w14:textId="77777777" w:rsidTr="00576EA1">
        <w:tc>
          <w:tcPr>
            <w:tcW w:w="4428" w:type="dxa"/>
          </w:tcPr>
          <w:p w14:paraId="2622FDFA" w14:textId="77777777" w:rsidR="00611CC9" w:rsidRDefault="00611CC9" w:rsidP="00C82D62">
            <w:r>
              <w:t>FID B – Amount</w:t>
            </w:r>
          </w:p>
        </w:tc>
        <w:tc>
          <w:tcPr>
            <w:tcW w:w="4570" w:type="dxa"/>
          </w:tcPr>
          <w:p w14:paraId="27763923" w14:textId="77777777" w:rsidR="00611CC9" w:rsidRDefault="00611CC9" w:rsidP="00C82D62">
            <w:r>
              <w:t>$0</w:t>
            </w:r>
          </w:p>
        </w:tc>
      </w:tr>
      <w:tr w:rsidR="00E45FC5" w14:paraId="1C4C3CD5" w14:textId="77777777" w:rsidTr="00576EA1">
        <w:tc>
          <w:tcPr>
            <w:tcW w:w="4428" w:type="dxa"/>
          </w:tcPr>
          <w:p w14:paraId="6863B254" w14:textId="77777777" w:rsidR="00E45FC5" w:rsidRPr="00C825D7" w:rsidRDefault="00E45FC5" w:rsidP="003C684D">
            <w:pPr>
              <w:rPr>
                <w:lang w:val="fr-FR"/>
              </w:rPr>
            </w:pPr>
            <w:r w:rsidRPr="00C825D7">
              <w:rPr>
                <w:lang w:val="fr-FR"/>
              </w:rPr>
              <w:t>FID e – POS Condition Code</w:t>
            </w:r>
          </w:p>
        </w:tc>
        <w:tc>
          <w:tcPr>
            <w:tcW w:w="4570" w:type="dxa"/>
          </w:tcPr>
          <w:p w14:paraId="53BD32A1" w14:textId="77777777" w:rsidR="00E45FC5" w:rsidRDefault="00E45FC5" w:rsidP="003C684D">
            <w:r>
              <w:t>27 – unattended terminal – unable to retain card</w:t>
            </w:r>
          </w:p>
        </w:tc>
      </w:tr>
      <w:tr w:rsidR="006A070F" w14:paraId="06F7CA16" w14:textId="77777777" w:rsidTr="00576EA1">
        <w:tc>
          <w:tcPr>
            <w:tcW w:w="4428" w:type="dxa"/>
          </w:tcPr>
          <w:p w14:paraId="33C671E6" w14:textId="77777777" w:rsidR="006A070F" w:rsidRPr="00C825D7" w:rsidRDefault="006A070F" w:rsidP="00C82D62">
            <w:pPr>
              <w:rPr>
                <w:lang w:val="fr-FR"/>
              </w:rPr>
            </w:pPr>
            <w:r w:rsidRPr="00C825D7">
              <w:rPr>
                <w:lang w:val="fr-FR"/>
              </w:rPr>
              <w:t>FID 6 SFID E – POS Entry Mode</w:t>
            </w:r>
          </w:p>
          <w:p w14:paraId="5F0C5912" w14:textId="77777777" w:rsidR="006A070F" w:rsidRDefault="006A070F" w:rsidP="00C82D62">
            <w:r>
              <w:t>Position 1-2</w:t>
            </w:r>
          </w:p>
          <w:p w14:paraId="77C2038B" w14:textId="77777777" w:rsidR="006A070F" w:rsidRDefault="006A070F" w:rsidP="00C82D62">
            <w:r>
              <w:t>Position 3</w:t>
            </w:r>
          </w:p>
        </w:tc>
        <w:tc>
          <w:tcPr>
            <w:tcW w:w="4570" w:type="dxa"/>
          </w:tcPr>
          <w:p w14:paraId="690EDCEF" w14:textId="77777777" w:rsidR="006A070F" w:rsidRDefault="006A070F" w:rsidP="00C82D62"/>
          <w:p w14:paraId="7A3EBD53" w14:textId="77777777" w:rsidR="006A070F" w:rsidRDefault="006A070F" w:rsidP="00C82D62">
            <w:r>
              <w:t>07 – Contactless</w:t>
            </w:r>
          </w:p>
          <w:p w14:paraId="53F206B2" w14:textId="77777777" w:rsidR="006A070F" w:rsidRDefault="006A070F" w:rsidP="00C82D62">
            <w:r>
              <w:t>2 – No PIN Entry Capability</w:t>
            </w:r>
          </w:p>
        </w:tc>
      </w:tr>
      <w:tr w:rsidR="00F044B2" w14:paraId="0635C498" w14:textId="77777777" w:rsidTr="00576EA1">
        <w:tc>
          <w:tcPr>
            <w:tcW w:w="4428" w:type="dxa"/>
          </w:tcPr>
          <w:p w14:paraId="6B106549" w14:textId="77777777" w:rsidR="00F044B2" w:rsidRDefault="00F044B2" w:rsidP="00C82D62">
            <w:r>
              <w:t>FID 6 SFID O – EMV Request Data</w:t>
            </w:r>
          </w:p>
        </w:tc>
        <w:tc>
          <w:tcPr>
            <w:tcW w:w="4570" w:type="dxa"/>
          </w:tcPr>
          <w:p w14:paraId="6F0AA3AB" w14:textId="77777777" w:rsidR="00F044B2" w:rsidRDefault="00F044B2" w:rsidP="00C82D62">
            <w:r>
              <w:t>EMV tags</w:t>
            </w:r>
          </w:p>
        </w:tc>
      </w:tr>
      <w:tr w:rsidR="00F044B2" w14:paraId="189C5F6C" w14:textId="77777777" w:rsidTr="00576EA1">
        <w:tc>
          <w:tcPr>
            <w:tcW w:w="4428" w:type="dxa"/>
          </w:tcPr>
          <w:p w14:paraId="57C3BD3B" w14:textId="77777777" w:rsidR="00F044B2" w:rsidRDefault="00F044B2" w:rsidP="00C82D62">
            <w:r>
              <w:t>FID 6 SFID P – EMV Additional Request Data</w:t>
            </w:r>
          </w:p>
        </w:tc>
        <w:tc>
          <w:tcPr>
            <w:tcW w:w="4570" w:type="dxa"/>
          </w:tcPr>
          <w:p w14:paraId="0B3F5B40" w14:textId="77777777" w:rsidR="00F044B2" w:rsidRDefault="00F044B2" w:rsidP="00C82D62">
            <w:r>
              <w:t>EMV tags</w:t>
            </w:r>
          </w:p>
        </w:tc>
      </w:tr>
      <w:tr w:rsidR="00424E81" w14:paraId="3D72F44F" w14:textId="77777777" w:rsidTr="00576EA1">
        <w:tc>
          <w:tcPr>
            <w:tcW w:w="4428" w:type="dxa"/>
          </w:tcPr>
          <w:p w14:paraId="42057C6A" w14:textId="77777777" w:rsidR="00424E81" w:rsidRDefault="00424E81" w:rsidP="00C82D62">
            <w:r>
              <w:t>FID 6 SFID X – Point of Service Data</w:t>
            </w:r>
          </w:p>
          <w:p w14:paraId="6782C19A" w14:textId="77777777" w:rsidR="00424E81" w:rsidRDefault="00424E81" w:rsidP="00C82D62">
            <w:r>
              <w:t>Pos 1 – Cardholder Present Indicator</w:t>
            </w:r>
          </w:p>
          <w:p w14:paraId="1E4A1BA5" w14:textId="77777777" w:rsidR="00424E81" w:rsidRDefault="00424E81" w:rsidP="00C82D62">
            <w:r>
              <w:t>Pos 2 – Card Present Indicator</w:t>
            </w:r>
          </w:p>
          <w:p w14:paraId="1C135598" w14:textId="77777777" w:rsidR="00424E81" w:rsidRDefault="00424E81" w:rsidP="00C82D62">
            <w:r>
              <w:t>Pos 3 – Transaction Status Indicator</w:t>
            </w:r>
          </w:p>
          <w:p w14:paraId="2CC77B17" w14:textId="77777777" w:rsidR="00424E81" w:rsidRDefault="00424E81" w:rsidP="00C82D62">
            <w:r>
              <w:t xml:space="preserve">Pos 4 – Transaction Security </w:t>
            </w:r>
            <w:r w:rsidR="00576EA1">
              <w:t>Indicator</w:t>
            </w:r>
          </w:p>
          <w:p w14:paraId="7BC9F725" w14:textId="77777777" w:rsidR="00424E81" w:rsidRDefault="00424E81" w:rsidP="00C82D62">
            <w:r>
              <w:t>Pos 5 – Cardholder Activated Terminal</w:t>
            </w:r>
          </w:p>
          <w:p w14:paraId="0E1B45D3" w14:textId="77777777" w:rsidR="00576EA1" w:rsidRDefault="00576EA1" w:rsidP="00C82D62">
            <w:r>
              <w:t xml:space="preserve">Pos 6 - </w:t>
            </w:r>
            <w:r w:rsidRPr="00576EA1">
              <w:rPr>
                <w:bCs/>
                <w:snapToGrid w:val="0"/>
              </w:rPr>
              <w:t>Cardholder ID Method</w:t>
            </w:r>
          </w:p>
        </w:tc>
        <w:tc>
          <w:tcPr>
            <w:tcW w:w="4570" w:type="dxa"/>
          </w:tcPr>
          <w:p w14:paraId="47525B09" w14:textId="77777777" w:rsidR="00424E81" w:rsidRDefault="00424E81" w:rsidP="00C82D62"/>
          <w:p w14:paraId="3D7B48A1" w14:textId="77777777" w:rsidR="00576EA1" w:rsidRDefault="00576EA1" w:rsidP="00576EA1">
            <w:r>
              <w:t>0 – Cardholder present</w:t>
            </w:r>
          </w:p>
          <w:p w14:paraId="3D9E1298" w14:textId="77777777" w:rsidR="00576EA1" w:rsidRDefault="00576EA1" w:rsidP="00576EA1">
            <w:r>
              <w:t>0 – The card is present</w:t>
            </w:r>
          </w:p>
          <w:p w14:paraId="743C1D58" w14:textId="77777777" w:rsidR="00576EA1" w:rsidRDefault="00576EA1" w:rsidP="00576EA1">
            <w:r>
              <w:t>0 – Normal request</w:t>
            </w:r>
          </w:p>
          <w:p w14:paraId="413EA7CA" w14:textId="77777777" w:rsidR="00576EA1" w:rsidRDefault="00576EA1" w:rsidP="00576EA1">
            <w:r>
              <w:t>0 – No security concern</w:t>
            </w:r>
          </w:p>
          <w:p w14:paraId="1BB7BCBD" w14:textId="77777777" w:rsidR="00576EA1" w:rsidRDefault="00576EA1" w:rsidP="00576EA1">
            <w:r>
              <w:t>0 – Not a CAT transaction</w:t>
            </w:r>
          </w:p>
          <w:p w14:paraId="72D055A8" w14:textId="77777777" w:rsidR="00576EA1" w:rsidRDefault="00576EA1" w:rsidP="00576EA1">
            <w:r>
              <w:t>0 – Unknown (default</w:t>
            </w:r>
            <w:r w:rsidR="005E6146">
              <w:t>)</w:t>
            </w:r>
          </w:p>
        </w:tc>
      </w:tr>
    </w:tbl>
    <w:p w14:paraId="7E135249" w14:textId="77777777" w:rsidR="00611CC9" w:rsidRDefault="00611CC9" w:rsidP="00AB665C">
      <w:pPr>
        <w:ind w:left="612"/>
      </w:pPr>
    </w:p>
    <w:p w14:paraId="4648C7AF" w14:textId="77777777" w:rsidR="00F903B4" w:rsidRPr="000B2DBC" w:rsidRDefault="00F903B4" w:rsidP="000B2DBC">
      <w:pPr>
        <w:ind w:left="612"/>
        <w:rPr>
          <w:b/>
          <w:bCs/>
        </w:rPr>
      </w:pPr>
      <w:r w:rsidRPr="00F903B4">
        <w:rPr>
          <w:b/>
          <w:bCs/>
        </w:rPr>
        <w:t>Notes</w:t>
      </w:r>
    </w:p>
    <w:p w14:paraId="71216681" w14:textId="77777777" w:rsidR="00F903B4" w:rsidRPr="00E7718C" w:rsidRDefault="00F903B4" w:rsidP="00F12805">
      <w:pPr>
        <w:pStyle w:val="ListParagraph"/>
        <w:numPr>
          <w:ilvl w:val="0"/>
          <w:numId w:val="84"/>
        </w:numPr>
        <w:ind w:left="972"/>
        <w:rPr>
          <w:rFonts w:cs="Arial"/>
        </w:rPr>
      </w:pPr>
      <w:r w:rsidRPr="00E7718C">
        <w:rPr>
          <w:rFonts w:cs="Arial"/>
        </w:rPr>
        <w:t>Interac does not support card verify transactions</w:t>
      </w:r>
    </w:p>
    <w:bookmarkEnd w:id="1084"/>
    <w:bookmarkEnd w:id="1085"/>
    <w:p w14:paraId="29664C37" w14:textId="77777777" w:rsidR="00F903B4" w:rsidRDefault="00F903B4" w:rsidP="00AB665C"/>
    <w:p w14:paraId="54869C71" w14:textId="77777777" w:rsidR="00F903B4" w:rsidRPr="00460B14" w:rsidRDefault="00F903B4" w:rsidP="000F497B">
      <w:pPr>
        <w:pStyle w:val="Heading5"/>
        <w:rPr>
          <w:bCs/>
        </w:rPr>
      </w:pPr>
      <w:r w:rsidRPr="00460B14">
        <w:rPr>
          <w:bCs/>
        </w:rPr>
        <w:t xml:space="preserve">Deferred </w:t>
      </w:r>
      <w:r w:rsidRPr="00E7718C">
        <w:t>Authorization</w:t>
      </w:r>
    </w:p>
    <w:p w14:paraId="4B2C794F" w14:textId="77777777" w:rsidR="00AF1782" w:rsidRDefault="00F903B4" w:rsidP="00AF1782">
      <w:pPr>
        <w:ind w:left="360"/>
      </w:pPr>
      <w:r>
        <w:t xml:space="preserve">A card present </w:t>
      </w:r>
      <w:r w:rsidR="00AF1782">
        <w:t>environment authorization that is requested after the cardholder has left the point of transaction. It can be a single ride or multi rides where the amount of the transaction is equal to the total fare calculated by the back office.</w:t>
      </w:r>
    </w:p>
    <w:p w14:paraId="0436B8E0" w14:textId="77777777" w:rsidR="00AF1782" w:rsidRDefault="00AF1782" w:rsidP="00AF1782">
      <w:pPr>
        <w:ind w:left="360"/>
      </w:pPr>
    </w:p>
    <w:p w14:paraId="425F0F70" w14:textId="77777777" w:rsidR="00AF1782" w:rsidRPr="00B03D4E" w:rsidRDefault="009B062C" w:rsidP="00F12805">
      <w:pPr>
        <w:pStyle w:val="ListParagraph"/>
        <w:numPr>
          <w:ilvl w:val="0"/>
          <w:numId w:val="93"/>
        </w:numPr>
        <w:rPr>
          <w:rFonts w:cs="Arial"/>
          <w:b/>
          <w:bCs/>
          <w:i/>
          <w:iCs/>
          <w:color w:val="538135" w:themeColor="accent3"/>
        </w:rPr>
      </w:pPr>
      <w:r w:rsidRPr="00B03D4E">
        <w:rPr>
          <w:rFonts w:cs="Arial"/>
          <w:b/>
          <w:bCs/>
          <w:i/>
          <w:iCs/>
          <w:color w:val="538135" w:themeColor="accent3"/>
        </w:rPr>
        <w:t>Deferred Authorization</w:t>
      </w:r>
      <w:r w:rsidR="00AF1782" w:rsidRPr="00B03D4E">
        <w:rPr>
          <w:rFonts w:cs="Arial"/>
          <w:b/>
          <w:bCs/>
          <w:i/>
          <w:iCs/>
          <w:color w:val="538135" w:themeColor="accent3"/>
        </w:rPr>
        <w:t xml:space="preserve"> transaction</w:t>
      </w:r>
      <w:r w:rsidR="00AB665C" w:rsidRPr="00B03D4E">
        <w:rPr>
          <w:rFonts w:cs="Arial"/>
          <w:b/>
          <w:bCs/>
          <w:i/>
          <w:iCs/>
          <w:color w:val="538135" w:themeColor="accent3"/>
        </w:rPr>
        <w:t xml:space="preserve"> – Key fields</w:t>
      </w:r>
    </w:p>
    <w:p w14:paraId="53E02004" w14:textId="77777777" w:rsidR="00AF1782" w:rsidRDefault="00AF1782" w:rsidP="00AF1782">
      <w:pPr>
        <w:ind w:left="360"/>
      </w:pPr>
    </w:p>
    <w:p w14:paraId="58391B9C" w14:textId="77777777" w:rsidR="009B062C" w:rsidRPr="00AB665C" w:rsidRDefault="009B062C" w:rsidP="00AB665C">
      <w:pPr>
        <w:ind w:left="720"/>
        <w:rPr>
          <w:b/>
          <w:bCs/>
        </w:rPr>
      </w:pPr>
      <w:r w:rsidRPr="00AB665C">
        <w:rPr>
          <w:b/>
          <w:bCs/>
        </w:rPr>
        <w:t>Request Message</w:t>
      </w:r>
    </w:p>
    <w:p w14:paraId="21E50791" w14:textId="77777777" w:rsidR="009B062C" w:rsidRPr="009B062C" w:rsidRDefault="009B062C" w:rsidP="00AB665C">
      <w:pPr>
        <w:ind w:left="720"/>
        <w:rPr>
          <w:b/>
          <w:bCs/>
          <w:szCs w:val="22"/>
        </w:rPr>
      </w:pPr>
    </w:p>
    <w:tbl>
      <w:tblPr>
        <w:tblStyle w:val="TableGrid"/>
        <w:tblW w:w="9468" w:type="dxa"/>
        <w:tblInd w:w="720" w:type="dxa"/>
        <w:tblBorders>
          <w:left w:val="none" w:sz="0" w:space="0" w:color="auto"/>
          <w:right w:val="none" w:sz="0" w:space="0" w:color="auto"/>
        </w:tblBorders>
        <w:tblLook w:val="04A0" w:firstRow="1" w:lastRow="0" w:firstColumn="1" w:lastColumn="0" w:noHBand="0" w:noVBand="1"/>
      </w:tblPr>
      <w:tblGrid>
        <w:gridCol w:w="4320"/>
        <w:gridCol w:w="5148"/>
      </w:tblGrid>
      <w:tr w:rsidR="00AF1782" w:rsidRPr="00611CC9" w14:paraId="144D9DE4" w14:textId="77777777" w:rsidTr="001744BC">
        <w:trPr>
          <w:tblHeader/>
        </w:trPr>
        <w:tc>
          <w:tcPr>
            <w:tcW w:w="4320" w:type="dxa"/>
          </w:tcPr>
          <w:p w14:paraId="6A5FFB9F" w14:textId="77777777" w:rsidR="00AF1782" w:rsidRPr="00611CC9" w:rsidRDefault="00AF1782" w:rsidP="00185C22">
            <w:pPr>
              <w:spacing w:before="60" w:after="60"/>
              <w:rPr>
                <w:b/>
                <w:bCs/>
              </w:rPr>
            </w:pPr>
            <w:r w:rsidRPr="00611CC9">
              <w:rPr>
                <w:b/>
                <w:bCs/>
              </w:rPr>
              <w:t>Field</w:t>
            </w:r>
          </w:p>
        </w:tc>
        <w:tc>
          <w:tcPr>
            <w:tcW w:w="5148" w:type="dxa"/>
          </w:tcPr>
          <w:p w14:paraId="7F44FA92" w14:textId="77777777" w:rsidR="00AF1782" w:rsidRPr="00611CC9" w:rsidRDefault="00AF1782" w:rsidP="00185C22">
            <w:pPr>
              <w:spacing w:before="60" w:after="60"/>
              <w:rPr>
                <w:b/>
                <w:bCs/>
              </w:rPr>
            </w:pPr>
            <w:r w:rsidRPr="00611CC9">
              <w:rPr>
                <w:b/>
                <w:bCs/>
              </w:rPr>
              <w:t>Value</w:t>
            </w:r>
          </w:p>
        </w:tc>
      </w:tr>
      <w:tr w:rsidR="00AF1782" w14:paraId="446BB5CE" w14:textId="77777777" w:rsidTr="001744BC">
        <w:tc>
          <w:tcPr>
            <w:tcW w:w="4320" w:type="dxa"/>
          </w:tcPr>
          <w:p w14:paraId="00AEE835" w14:textId="77777777" w:rsidR="00AF1782" w:rsidRDefault="00AF1782" w:rsidP="00185C22">
            <w:r>
              <w:t>SPDH Header – Message Subtype</w:t>
            </w:r>
          </w:p>
        </w:tc>
        <w:tc>
          <w:tcPr>
            <w:tcW w:w="5148" w:type="dxa"/>
          </w:tcPr>
          <w:p w14:paraId="510EEB75" w14:textId="77777777" w:rsidR="00AF1782" w:rsidRDefault="00AF1782" w:rsidP="00185C22">
            <w:r>
              <w:t>O – Online</w:t>
            </w:r>
          </w:p>
        </w:tc>
      </w:tr>
      <w:tr w:rsidR="00AF1782" w14:paraId="4309CC5D" w14:textId="77777777" w:rsidTr="001744BC">
        <w:tc>
          <w:tcPr>
            <w:tcW w:w="4320" w:type="dxa"/>
          </w:tcPr>
          <w:p w14:paraId="732A7E05" w14:textId="77777777" w:rsidR="00AF1782" w:rsidRDefault="00AF1782" w:rsidP="00185C22">
            <w:r>
              <w:t>SDPH Header – Transaction Code</w:t>
            </w:r>
          </w:p>
        </w:tc>
        <w:tc>
          <w:tcPr>
            <w:tcW w:w="5148" w:type="dxa"/>
          </w:tcPr>
          <w:p w14:paraId="40316C05" w14:textId="77777777" w:rsidR="00AF1782" w:rsidRDefault="00AF1782" w:rsidP="00185C22">
            <w:r>
              <w:t>00 – Purchase</w:t>
            </w:r>
          </w:p>
        </w:tc>
      </w:tr>
      <w:tr w:rsidR="00AF1782" w14:paraId="34CACEBD" w14:textId="77777777" w:rsidTr="001744BC">
        <w:tc>
          <w:tcPr>
            <w:tcW w:w="4320" w:type="dxa"/>
          </w:tcPr>
          <w:p w14:paraId="69F1EFBD" w14:textId="77777777" w:rsidR="00AF1782" w:rsidRDefault="00AF1782" w:rsidP="00185C22">
            <w:r>
              <w:t>SPDH Header – Processing Flag 2</w:t>
            </w:r>
          </w:p>
        </w:tc>
        <w:tc>
          <w:tcPr>
            <w:tcW w:w="5148" w:type="dxa"/>
          </w:tcPr>
          <w:p w14:paraId="01870B58" w14:textId="77777777" w:rsidR="00AF1782" w:rsidRDefault="00AF1782" w:rsidP="00185C22">
            <w:r>
              <w:t>7 – EMV contactless</w:t>
            </w:r>
          </w:p>
        </w:tc>
      </w:tr>
      <w:tr w:rsidR="00AF1782" w14:paraId="79558E9B" w14:textId="77777777" w:rsidTr="001744BC">
        <w:tc>
          <w:tcPr>
            <w:tcW w:w="4320" w:type="dxa"/>
          </w:tcPr>
          <w:p w14:paraId="636A0319" w14:textId="77777777" w:rsidR="00AF1782" w:rsidRDefault="00AF1782" w:rsidP="00185C22">
            <w:r>
              <w:t>FID B – Amount</w:t>
            </w:r>
          </w:p>
        </w:tc>
        <w:tc>
          <w:tcPr>
            <w:tcW w:w="5148" w:type="dxa"/>
          </w:tcPr>
          <w:p w14:paraId="7505C4A3" w14:textId="77777777" w:rsidR="00AF1782" w:rsidRDefault="00AF1782" w:rsidP="00185C22">
            <w:r>
              <w:t>The total fare calculated for the period</w:t>
            </w:r>
          </w:p>
        </w:tc>
      </w:tr>
      <w:tr w:rsidR="00AF1782" w14:paraId="6E5637AA" w14:textId="77777777" w:rsidTr="001744BC">
        <w:tc>
          <w:tcPr>
            <w:tcW w:w="4320" w:type="dxa"/>
          </w:tcPr>
          <w:p w14:paraId="624CD801" w14:textId="77777777" w:rsidR="00AF1782" w:rsidRPr="00C825D7" w:rsidRDefault="00AF1782" w:rsidP="00185C22">
            <w:pPr>
              <w:rPr>
                <w:lang w:val="fr-FR"/>
              </w:rPr>
            </w:pPr>
            <w:r w:rsidRPr="00C825D7">
              <w:rPr>
                <w:lang w:val="fr-FR"/>
              </w:rPr>
              <w:t>FID e – POS Condition Code</w:t>
            </w:r>
          </w:p>
        </w:tc>
        <w:tc>
          <w:tcPr>
            <w:tcW w:w="5148" w:type="dxa"/>
          </w:tcPr>
          <w:p w14:paraId="39077668" w14:textId="77777777" w:rsidR="00AF1782" w:rsidRDefault="00AF1782" w:rsidP="00185C22">
            <w:r>
              <w:t>27 – Unattended terminal – unable to retain card</w:t>
            </w:r>
          </w:p>
        </w:tc>
      </w:tr>
      <w:tr w:rsidR="00AF1782" w14:paraId="38DB1C75" w14:textId="77777777" w:rsidTr="001744BC">
        <w:tc>
          <w:tcPr>
            <w:tcW w:w="4320" w:type="dxa"/>
          </w:tcPr>
          <w:p w14:paraId="7CA26453" w14:textId="77777777" w:rsidR="00AF1782" w:rsidRPr="00C825D7" w:rsidRDefault="00AF1782" w:rsidP="00185C22">
            <w:pPr>
              <w:rPr>
                <w:lang w:val="fr-FR"/>
              </w:rPr>
            </w:pPr>
            <w:r w:rsidRPr="00C825D7">
              <w:rPr>
                <w:lang w:val="fr-FR"/>
              </w:rPr>
              <w:t>FID 6 SFID E – POS Entry Mode</w:t>
            </w:r>
          </w:p>
          <w:p w14:paraId="7CEFAFD2" w14:textId="77777777" w:rsidR="00AF1782" w:rsidRDefault="00AF1782" w:rsidP="00185C22">
            <w:r>
              <w:t>Position 1-2</w:t>
            </w:r>
          </w:p>
          <w:p w14:paraId="12390C3E" w14:textId="77777777" w:rsidR="00AF1782" w:rsidRDefault="00AF1782" w:rsidP="00185C22">
            <w:r>
              <w:t>Position 3</w:t>
            </w:r>
          </w:p>
        </w:tc>
        <w:tc>
          <w:tcPr>
            <w:tcW w:w="5148" w:type="dxa"/>
          </w:tcPr>
          <w:p w14:paraId="3197713A" w14:textId="77777777" w:rsidR="00AF1782" w:rsidRDefault="00AF1782" w:rsidP="00185C22"/>
          <w:p w14:paraId="19DF9B95" w14:textId="77777777" w:rsidR="00AF1782" w:rsidRDefault="00AF1782" w:rsidP="00185C22">
            <w:r>
              <w:t>07 – Contactless</w:t>
            </w:r>
          </w:p>
          <w:p w14:paraId="326070FB" w14:textId="77777777" w:rsidR="00AF1782" w:rsidRDefault="00AF1782" w:rsidP="00185C22">
            <w:r>
              <w:t>2 – No PIN Entry Capability</w:t>
            </w:r>
          </w:p>
        </w:tc>
      </w:tr>
      <w:tr w:rsidR="00AF1782" w14:paraId="4652FCBE" w14:textId="77777777" w:rsidTr="001744BC">
        <w:tc>
          <w:tcPr>
            <w:tcW w:w="4320" w:type="dxa"/>
          </w:tcPr>
          <w:p w14:paraId="48DF9516" w14:textId="77777777" w:rsidR="00AF1782" w:rsidRDefault="00AF1782" w:rsidP="00185C22">
            <w:r>
              <w:t>FID 6 SFID s – Transit Transaction Data</w:t>
            </w:r>
          </w:p>
          <w:p w14:paraId="44674C00" w14:textId="77777777" w:rsidR="00AF1782" w:rsidRDefault="00AF1782" w:rsidP="00185C22">
            <w:r>
              <w:t>Position 1-2</w:t>
            </w:r>
            <w:r w:rsidR="009B062C">
              <w:t xml:space="preserve"> – Transaction Type Indicator</w:t>
            </w:r>
          </w:p>
          <w:p w14:paraId="49DB8221" w14:textId="77777777" w:rsidR="009B062C" w:rsidRDefault="009B062C" w:rsidP="00185C22">
            <w:r>
              <w:t>Position 3-4 – Transportation Mode Indicator</w:t>
            </w:r>
          </w:p>
        </w:tc>
        <w:tc>
          <w:tcPr>
            <w:tcW w:w="5148" w:type="dxa"/>
          </w:tcPr>
          <w:p w14:paraId="051BF592" w14:textId="77777777" w:rsidR="00AF1782" w:rsidRDefault="00AF1782" w:rsidP="00185C22"/>
          <w:p w14:paraId="1CA8A3C1" w14:textId="77777777" w:rsidR="00AF1782" w:rsidRDefault="00AF1782" w:rsidP="00185C22">
            <w:r>
              <w:t xml:space="preserve">03 – Authorized aggregated </w:t>
            </w:r>
          </w:p>
          <w:p w14:paraId="0C9EE20E" w14:textId="77777777" w:rsidR="009B062C" w:rsidRDefault="009B062C" w:rsidP="00185C22">
            <w:r>
              <w:t>Any valid value</w:t>
            </w:r>
          </w:p>
        </w:tc>
      </w:tr>
      <w:tr w:rsidR="009B062C" w14:paraId="12D8F882" w14:textId="77777777" w:rsidTr="001744BC">
        <w:tc>
          <w:tcPr>
            <w:tcW w:w="4320" w:type="dxa"/>
          </w:tcPr>
          <w:p w14:paraId="78B6CDB3" w14:textId="77777777" w:rsidR="009B062C" w:rsidRDefault="009B062C" w:rsidP="00185C22">
            <w:r>
              <w:t xml:space="preserve">FID 6 SFID </w:t>
            </w:r>
            <w:r w:rsidR="00000CF4">
              <w:t>O</w:t>
            </w:r>
            <w:r>
              <w:t xml:space="preserve"> – EMV Request Data</w:t>
            </w:r>
          </w:p>
        </w:tc>
        <w:tc>
          <w:tcPr>
            <w:tcW w:w="5148" w:type="dxa"/>
          </w:tcPr>
          <w:p w14:paraId="17FE5393" w14:textId="77777777" w:rsidR="009B062C" w:rsidRDefault="009B062C" w:rsidP="00185C22">
            <w:r>
              <w:t>EMV tags as per Payment Card Network Terminal Specification</w:t>
            </w:r>
            <w:r w:rsidR="0017637B">
              <w:t xml:space="preserve"> *</w:t>
            </w:r>
          </w:p>
        </w:tc>
      </w:tr>
      <w:tr w:rsidR="001744BC" w14:paraId="415B0A3B" w14:textId="77777777" w:rsidTr="001744BC">
        <w:tc>
          <w:tcPr>
            <w:tcW w:w="4320" w:type="dxa"/>
          </w:tcPr>
          <w:p w14:paraId="28C25F5B" w14:textId="77777777" w:rsidR="001744BC" w:rsidRDefault="001744BC" w:rsidP="00185C22">
            <w:r>
              <w:t>FID 6 SFID P – EMV Additional Request Data</w:t>
            </w:r>
          </w:p>
        </w:tc>
        <w:tc>
          <w:tcPr>
            <w:tcW w:w="5148" w:type="dxa"/>
          </w:tcPr>
          <w:p w14:paraId="43D0EE84" w14:textId="77777777" w:rsidR="001744BC" w:rsidRDefault="001744BC" w:rsidP="00185C22">
            <w:r>
              <w:t>EMV tags</w:t>
            </w:r>
          </w:p>
        </w:tc>
      </w:tr>
      <w:tr w:rsidR="009B062C" w14:paraId="7DB8CC36" w14:textId="77777777" w:rsidTr="001744BC">
        <w:tc>
          <w:tcPr>
            <w:tcW w:w="4320" w:type="dxa"/>
          </w:tcPr>
          <w:p w14:paraId="5CA44FD3" w14:textId="77777777" w:rsidR="009B062C" w:rsidRDefault="009B062C" w:rsidP="00185C22">
            <w:r>
              <w:t>FID 6 SFID X – Point of Service Data</w:t>
            </w:r>
          </w:p>
          <w:p w14:paraId="26973C0D" w14:textId="77777777" w:rsidR="009B062C" w:rsidRDefault="009B062C" w:rsidP="00185C22">
            <w:r>
              <w:t>Pos 1 – Cardholder Present Indicator</w:t>
            </w:r>
          </w:p>
          <w:p w14:paraId="12E795DE" w14:textId="77777777" w:rsidR="009B062C" w:rsidRDefault="009B062C" w:rsidP="00185C22">
            <w:r>
              <w:t>Pos 2 – Card Present Indicator</w:t>
            </w:r>
          </w:p>
          <w:p w14:paraId="596D22A4" w14:textId="77777777" w:rsidR="009B062C" w:rsidRDefault="009B062C" w:rsidP="00185C22">
            <w:r>
              <w:t>Pos 3 – Transaction Status Indicator</w:t>
            </w:r>
          </w:p>
          <w:p w14:paraId="4AD6C1DF" w14:textId="77777777" w:rsidR="009B062C" w:rsidRDefault="009B062C" w:rsidP="00185C22">
            <w:r>
              <w:t>Pos 4 – Transaction Security Indicator</w:t>
            </w:r>
          </w:p>
          <w:p w14:paraId="2BD86F1D" w14:textId="77777777" w:rsidR="009B062C" w:rsidRDefault="009B062C" w:rsidP="00185C22">
            <w:r>
              <w:t>Pos 5 – Cardholder Activated Terminal</w:t>
            </w:r>
          </w:p>
          <w:p w14:paraId="292B82FA" w14:textId="77777777" w:rsidR="00576EA1" w:rsidRDefault="00576EA1" w:rsidP="00185C22">
            <w:r>
              <w:t xml:space="preserve">Pos 6 </w:t>
            </w:r>
            <w:r w:rsidR="005E6146">
              <w:t>–</w:t>
            </w:r>
            <w:r>
              <w:t xml:space="preserve"> </w:t>
            </w:r>
            <w:r w:rsidR="005E6146" w:rsidRPr="00576EA1">
              <w:rPr>
                <w:bCs/>
                <w:snapToGrid w:val="0"/>
              </w:rPr>
              <w:t>Cardholder ID Method</w:t>
            </w:r>
          </w:p>
        </w:tc>
        <w:tc>
          <w:tcPr>
            <w:tcW w:w="5148" w:type="dxa"/>
          </w:tcPr>
          <w:p w14:paraId="054C89B0" w14:textId="77777777" w:rsidR="009B062C" w:rsidRDefault="009B062C" w:rsidP="00185C22"/>
          <w:p w14:paraId="644AE8BF" w14:textId="77777777" w:rsidR="009B062C" w:rsidRDefault="009B062C" w:rsidP="00185C22">
            <w:r>
              <w:t>0 – Cardholder present</w:t>
            </w:r>
          </w:p>
          <w:p w14:paraId="28CFCFFD" w14:textId="77777777" w:rsidR="009B062C" w:rsidRDefault="009B062C" w:rsidP="00185C22">
            <w:r>
              <w:t>0 – The card is present</w:t>
            </w:r>
          </w:p>
          <w:p w14:paraId="476AE644" w14:textId="77777777" w:rsidR="009B062C" w:rsidRDefault="009B062C" w:rsidP="00185C22">
            <w:r>
              <w:t>0 – Normal request</w:t>
            </w:r>
          </w:p>
          <w:p w14:paraId="6B1091DF" w14:textId="77777777" w:rsidR="009B062C" w:rsidRDefault="009B062C" w:rsidP="00185C22">
            <w:r>
              <w:t>0 – No security concern</w:t>
            </w:r>
          </w:p>
          <w:p w14:paraId="75B909AD" w14:textId="77777777" w:rsidR="009B062C" w:rsidRDefault="009B062C" w:rsidP="00185C22">
            <w:r>
              <w:t>0 – Not a CAT transaction</w:t>
            </w:r>
          </w:p>
          <w:p w14:paraId="56B520D1" w14:textId="77777777" w:rsidR="005E6146" w:rsidRDefault="005E6146" w:rsidP="00185C22">
            <w:r>
              <w:t>0 – Unknown (default)</w:t>
            </w:r>
          </w:p>
        </w:tc>
      </w:tr>
      <w:tr w:rsidR="00A25A39" w14:paraId="6CB7DAA3" w14:textId="77777777" w:rsidTr="001744BC">
        <w:tc>
          <w:tcPr>
            <w:tcW w:w="4320" w:type="dxa"/>
          </w:tcPr>
          <w:p w14:paraId="357F2F1A" w14:textId="77777777" w:rsidR="00185C22" w:rsidRDefault="00A25A39" w:rsidP="00185C22">
            <w:r>
              <w:t xml:space="preserve">FID 6 SFID </w:t>
            </w:r>
            <w:r w:rsidR="00185C22">
              <w:t xml:space="preserve">0 </w:t>
            </w:r>
          </w:p>
          <w:p w14:paraId="6B3EB91B" w14:textId="77777777" w:rsidR="00A25A39" w:rsidRDefault="00185C22" w:rsidP="00185C22">
            <w:r>
              <w:t>Position 7 – Additional POS Data</w:t>
            </w:r>
          </w:p>
        </w:tc>
        <w:tc>
          <w:tcPr>
            <w:tcW w:w="5148" w:type="dxa"/>
          </w:tcPr>
          <w:p w14:paraId="605037A5" w14:textId="77777777" w:rsidR="00A25A39" w:rsidRDefault="00A25A39" w:rsidP="00185C22"/>
          <w:p w14:paraId="00739215" w14:textId="77777777" w:rsidR="00185C22" w:rsidRDefault="00185C22" w:rsidP="00185C22">
            <w:r>
              <w:t>2 – Deferred/Delayed authorization</w:t>
            </w:r>
            <w:r w:rsidR="009B0C46">
              <w:t xml:space="preserve"> **</w:t>
            </w:r>
          </w:p>
        </w:tc>
      </w:tr>
    </w:tbl>
    <w:p w14:paraId="644B8318" w14:textId="77777777" w:rsidR="0032774F" w:rsidRDefault="0017637B" w:rsidP="0017637B">
      <w:pPr>
        <w:ind w:left="720"/>
      </w:pPr>
      <w:r w:rsidRPr="0017637B">
        <w:rPr>
          <w:sz w:val="18"/>
          <w:szCs w:val="18"/>
        </w:rPr>
        <w:t>* Interac EMV tag 9F10 – IAD (Issuer Application Data) includes EMV tag 9F58 MTI (Merchant Type Indicator) = "04</w:t>
      </w:r>
      <w:r>
        <w:t>"</w:t>
      </w:r>
    </w:p>
    <w:p w14:paraId="3FF11A0B" w14:textId="77777777" w:rsidR="009B0C46" w:rsidRDefault="009B0C46" w:rsidP="0017637B">
      <w:pPr>
        <w:ind w:left="720"/>
      </w:pPr>
      <w:r>
        <w:t>** If the purchase transaction is deferred</w:t>
      </w:r>
    </w:p>
    <w:p w14:paraId="1F80E82C" w14:textId="77777777" w:rsidR="009B062C" w:rsidRDefault="009B062C" w:rsidP="00AB665C">
      <w:pPr>
        <w:ind w:left="720"/>
      </w:pPr>
    </w:p>
    <w:p w14:paraId="2F57A119" w14:textId="77777777" w:rsidR="009B062C" w:rsidRPr="00751E88" w:rsidRDefault="009B062C" w:rsidP="00AB665C">
      <w:pPr>
        <w:ind w:left="720"/>
        <w:rPr>
          <w:b/>
          <w:bCs/>
        </w:rPr>
      </w:pPr>
      <w:r w:rsidRPr="00751E88">
        <w:rPr>
          <w:b/>
          <w:bCs/>
        </w:rPr>
        <w:lastRenderedPageBreak/>
        <w:t>Response Message</w:t>
      </w:r>
    </w:p>
    <w:p w14:paraId="4FCC1000" w14:textId="77777777" w:rsidR="009B062C" w:rsidRPr="009B062C" w:rsidRDefault="009B062C" w:rsidP="00AB665C">
      <w:pPr>
        <w:ind w:left="720"/>
        <w:rPr>
          <w:b/>
          <w:bCs/>
          <w:szCs w:val="22"/>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3955"/>
        <w:gridCol w:w="5225"/>
      </w:tblGrid>
      <w:tr w:rsidR="009B062C" w:rsidRPr="00611CC9" w14:paraId="73414930" w14:textId="77777777" w:rsidTr="00AB665C">
        <w:trPr>
          <w:tblHeader/>
        </w:trPr>
        <w:tc>
          <w:tcPr>
            <w:tcW w:w="3955" w:type="dxa"/>
          </w:tcPr>
          <w:p w14:paraId="628EBA9F" w14:textId="77777777" w:rsidR="009B062C" w:rsidRPr="00611CC9" w:rsidRDefault="009B062C" w:rsidP="00185C22">
            <w:pPr>
              <w:spacing w:before="60" w:after="60"/>
              <w:rPr>
                <w:b/>
                <w:bCs/>
              </w:rPr>
            </w:pPr>
            <w:r w:rsidRPr="00611CC9">
              <w:rPr>
                <w:b/>
                <w:bCs/>
              </w:rPr>
              <w:t>Field</w:t>
            </w:r>
          </w:p>
        </w:tc>
        <w:tc>
          <w:tcPr>
            <w:tcW w:w="5225" w:type="dxa"/>
          </w:tcPr>
          <w:p w14:paraId="189A51D0" w14:textId="77777777" w:rsidR="009B062C" w:rsidRPr="00611CC9" w:rsidRDefault="009B062C" w:rsidP="00185C22">
            <w:pPr>
              <w:spacing w:before="60" w:after="60"/>
              <w:rPr>
                <w:b/>
                <w:bCs/>
              </w:rPr>
            </w:pPr>
            <w:r w:rsidRPr="00611CC9">
              <w:rPr>
                <w:b/>
                <w:bCs/>
              </w:rPr>
              <w:t>Value</w:t>
            </w:r>
          </w:p>
        </w:tc>
      </w:tr>
      <w:tr w:rsidR="00A25A39" w14:paraId="40C5A017" w14:textId="77777777" w:rsidTr="00AB665C">
        <w:tc>
          <w:tcPr>
            <w:tcW w:w="3955" w:type="dxa"/>
          </w:tcPr>
          <w:p w14:paraId="2AA1B238" w14:textId="77777777" w:rsidR="00A25A39" w:rsidRDefault="00A25A39" w:rsidP="00185C22">
            <w:r>
              <w:t>SPDH Header – Response Code</w:t>
            </w:r>
          </w:p>
        </w:tc>
        <w:tc>
          <w:tcPr>
            <w:tcW w:w="5225" w:type="dxa"/>
          </w:tcPr>
          <w:p w14:paraId="183EEAE2" w14:textId="77777777" w:rsidR="00A25A39" w:rsidRDefault="00A25A39" w:rsidP="00185C22">
            <w:r>
              <w:t>Response code of the deferred authorization</w:t>
            </w:r>
          </w:p>
        </w:tc>
      </w:tr>
      <w:tr w:rsidR="00173262" w14:paraId="2F190F5B" w14:textId="77777777" w:rsidTr="00AB665C">
        <w:tc>
          <w:tcPr>
            <w:tcW w:w="3955" w:type="dxa"/>
          </w:tcPr>
          <w:p w14:paraId="789B70D6" w14:textId="77777777" w:rsidR="00173262" w:rsidRDefault="00173262" w:rsidP="00173262">
            <w:r>
              <w:t>FID q – Track 2/Customer</w:t>
            </w:r>
          </w:p>
        </w:tc>
        <w:tc>
          <w:tcPr>
            <w:tcW w:w="5225" w:type="dxa"/>
          </w:tcPr>
          <w:p w14:paraId="7E44C3D0" w14:textId="77777777" w:rsidR="00173262" w:rsidRDefault="00173262" w:rsidP="00173262">
            <w:r>
              <w:t xml:space="preserve">Variable, required for Interac Refunds (when applicable) </w:t>
            </w:r>
          </w:p>
        </w:tc>
      </w:tr>
      <w:tr w:rsidR="00A25A39" w14:paraId="5BBA7588" w14:textId="77777777" w:rsidTr="00AB665C">
        <w:tc>
          <w:tcPr>
            <w:tcW w:w="3955" w:type="dxa"/>
          </w:tcPr>
          <w:p w14:paraId="6F6ED538" w14:textId="77777777" w:rsidR="00A25A39" w:rsidRDefault="00A25A39" w:rsidP="00185C22">
            <w:r>
              <w:t>FID F – Approval Code</w:t>
            </w:r>
          </w:p>
        </w:tc>
        <w:tc>
          <w:tcPr>
            <w:tcW w:w="5225" w:type="dxa"/>
          </w:tcPr>
          <w:p w14:paraId="09F6CA45" w14:textId="77777777" w:rsidR="00A25A39" w:rsidRDefault="00A25A39" w:rsidP="00185C22">
            <w:r>
              <w:t>Variable</w:t>
            </w:r>
          </w:p>
        </w:tc>
      </w:tr>
      <w:tr w:rsidR="00A25A39" w14:paraId="4BF48AA6" w14:textId="77777777" w:rsidTr="00AB665C">
        <w:tc>
          <w:tcPr>
            <w:tcW w:w="3955" w:type="dxa"/>
          </w:tcPr>
          <w:p w14:paraId="1B3BD2A7" w14:textId="77777777" w:rsidR="00A25A39" w:rsidRDefault="00A25A39" w:rsidP="00185C22">
            <w:r>
              <w:t>FID z – Trace ID</w:t>
            </w:r>
          </w:p>
        </w:tc>
        <w:tc>
          <w:tcPr>
            <w:tcW w:w="5225" w:type="dxa"/>
          </w:tcPr>
          <w:p w14:paraId="610D07E3" w14:textId="77777777" w:rsidR="00A25A39" w:rsidRDefault="00A25A39" w:rsidP="00185C22">
            <w:r>
              <w:t>Variable – This value must be stored for subsequent transactions related to the deferred authorization such as debt recovery</w:t>
            </w:r>
          </w:p>
        </w:tc>
      </w:tr>
      <w:tr w:rsidR="00A25A39" w14:paraId="7329A480" w14:textId="77777777" w:rsidTr="00AB665C">
        <w:tc>
          <w:tcPr>
            <w:tcW w:w="3955" w:type="dxa"/>
          </w:tcPr>
          <w:p w14:paraId="7F77CD74" w14:textId="77777777" w:rsidR="00A25A39" w:rsidRDefault="00A25A39" w:rsidP="00185C22">
            <w:r>
              <w:t>FID 5 – TOKEN SO -P</w:t>
            </w:r>
            <w:r w:rsidR="005A132E">
              <w:t>ayment Account Reference</w:t>
            </w:r>
          </w:p>
        </w:tc>
        <w:tc>
          <w:tcPr>
            <w:tcW w:w="5225" w:type="dxa"/>
          </w:tcPr>
          <w:p w14:paraId="3211E276" w14:textId="77777777" w:rsidR="00A25A39" w:rsidRDefault="00A25A39" w:rsidP="00185C22">
            <w:r>
              <w:t>Variable, if return by the Payment Card Network on response messages</w:t>
            </w:r>
          </w:p>
        </w:tc>
      </w:tr>
      <w:tr w:rsidR="009B062C" w14:paraId="037715BF" w14:textId="77777777" w:rsidTr="00AB665C">
        <w:tc>
          <w:tcPr>
            <w:tcW w:w="3955" w:type="dxa"/>
          </w:tcPr>
          <w:p w14:paraId="1F98C853" w14:textId="77777777" w:rsidR="009B062C" w:rsidRDefault="009B062C" w:rsidP="00185C22">
            <w:r>
              <w:t>FID 6 SFID h – System Trace Number</w:t>
            </w:r>
          </w:p>
        </w:tc>
        <w:tc>
          <w:tcPr>
            <w:tcW w:w="5225" w:type="dxa"/>
          </w:tcPr>
          <w:p w14:paraId="4349DB83" w14:textId="77777777" w:rsidR="009B062C" w:rsidRDefault="009B062C" w:rsidP="00185C22">
            <w:r>
              <w:t>Variable – this value must be stored for subsequent transactions related to the deferred authorization such as debt recovery</w:t>
            </w:r>
          </w:p>
        </w:tc>
      </w:tr>
      <w:tr w:rsidR="00A25A39" w14:paraId="1A53AE5E" w14:textId="77777777" w:rsidTr="00AB665C">
        <w:tc>
          <w:tcPr>
            <w:tcW w:w="3955" w:type="dxa"/>
          </w:tcPr>
          <w:p w14:paraId="0A89FC1C" w14:textId="77777777" w:rsidR="00A25A39" w:rsidRDefault="00A25A39" w:rsidP="00185C22">
            <w:r>
              <w:t>FID 6 SFID i – Retrieval Reference Number</w:t>
            </w:r>
          </w:p>
        </w:tc>
        <w:tc>
          <w:tcPr>
            <w:tcW w:w="5225" w:type="dxa"/>
          </w:tcPr>
          <w:p w14:paraId="6A9968BB" w14:textId="77777777" w:rsidR="00A25A39" w:rsidRDefault="00A25A39" w:rsidP="00185C22">
            <w:r>
              <w:t>Variable – this value must be stored for subsequent transactions related to the deferred authorization such as debt recovery</w:t>
            </w:r>
          </w:p>
        </w:tc>
      </w:tr>
      <w:tr w:rsidR="00A25A39" w14:paraId="674FC44F" w14:textId="77777777" w:rsidTr="00AB665C">
        <w:tc>
          <w:tcPr>
            <w:tcW w:w="3955" w:type="dxa"/>
          </w:tcPr>
          <w:p w14:paraId="17551D39" w14:textId="77777777" w:rsidR="00A25A39" w:rsidRDefault="00A25A39" w:rsidP="00185C22">
            <w:r>
              <w:t xml:space="preserve">FID 6 SFID A – BASE24 Original Data </w:t>
            </w:r>
          </w:p>
        </w:tc>
        <w:tc>
          <w:tcPr>
            <w:tcW w:w="5225" w:type="dxa"/>
          </w:tcPr>
          <w:p w14:paraId="374EDBB7" w14:textId="77777777" w:rsidR="00A25A39" w:rsidRDefault="00A25A39" w:rsidP="00185C22">
            <w:r>
              <w:t>Variable – This value must be stored for subsequent transactions related to deferred authorization such as debt recovery</w:t>
            </w:r>
          </w:p>
        </w:tc>
      </w:tr>
      <w:tr w:rsidR="00A25A39" w14:paraId="774F5852" w14:textId="77777777" w:rsidTr="00AB665C">
        <w:tc>
          <w:tcPr>
            <w:tcW w:w="3955" w:type="dxa"/>
          </w:tcPr>
          <w:p w14:paraId="7A2AF9D1" w14:textId="77777777" w:rsidR="00A25A39" w:rsidRDefault="00A25A39" w:rsidP="00185C22">
            <w:r>
              <w:t>FID 9 SFID S – Token Response Data</w:t>
            </w:r>
          </w:p>
        </w:tc>
        <w:tc>
          <w:tcPr>
            <w:tcW w:w="5225" w:type="dxa"/>
          </w:tcPr>
          <w:p w14:paraId="5DBEAF13" w14:textId="77777777" w:rsidR="00A25A39" w:rsidRDefault="00A25A39" w:rsidP="00185C22">
            <w:r>
              <w:t>Variable – This value can be used by the back office to support customer inquiries</w:t>
            </w:r>
            <w:r w:rsidR="006A070F">
              <w:t xml:space="preserve"> or resubmit transactions</w:t>
            </w:r>
          </w:p>
        </w:tc>
      </w:tr>
    </w:tbl>
    <w:p w14:paraId="39FC3BA0" w14:textId="77777777" w:rsidR="00185C22" w:rsidRDefault="00185C22" w:rsidP="00AB665C">
      <w:pPr>
        <w:ind w:left="720"/>
      </w:pPr>
    </w:p>
    <w:p w14:paraId="1C882A17" w14:textId="77777777" w:rsidR="00B03D4E" w:rsidRDefault="00B03D4E">
      <w:pPr>
        <w:rPr>
          <w:rFonts w:asciiTheme="majorHAnsi" w:eastAsiaTheme="majorEastAsia" w:hAnsiTheme="majorHAnsi" w:cstheme="majorBidi"/>
          <w:b/>
          <w:bCs/>
          <w:i/>
          <w:iCs/>
          <w:snapToGrid w:val="0"/>
          <w:color w:val="70AD47" w:themeColor="accent6"/>
          <w:sz w:val="28"/>
          <w:szCs w:val="22"/>
        </w:rPr>
      </w:pPr>
      <w:r>
        <w:rPr>
          <w:bCs/>
        </w:rPr>
        <w:br w:type="page"/>
      </w:r>
    </w:p>
    <w:p w14:paraId="2EC37A57" w14:textId="77777777" w:rsidR="00185C22" w:rsidRPr="00460B14" w:rsidRDefault="00185C22" w:rsidP="000F497B">
      <w:pPr>
        <w:pStyle w:val="Heading5"/>
      </w:pPr>
      <w:r w:rsidRPr="00460B14">
        <w:lastRenderedPageBreak/>
        <w:t>Pre-Authorization</w:t>
      </w:r>
    </w:p>
    <w:p w14:paraId="1C39281C" w14:textId="77777777" w:rsidR="00185C22" w:rsidRDefault="00185C22" w:rsidP="00513C32">
      <w:pPr>
        <w:ind w:left="360"/>
      </w:pPr>
      <w:r>
        <w:t>A card present environment authorization</w:t>
      </w:r>
      <w:r w:rsidR="00513C32">
        <w:t xml:space="preserve"> where</w:t>
      </w:r>
      <w:r>
        <w:t xml:space="preserve"> the final amount is unknown</w:t>
      </w:r>
      <w:r w:rsidR="00513C32">
        <w:t>. T</w:t>
      </w:r>
      <w:r>
        <w:t xml:space="preserve">he final transaction amount </w:t>
      </w:r>
      <w:r w:rsidR="00513C32">
        <w:t xml:space="preserve">is </w:t>
      </w:r>
      <w:r>
        <w:t xml:space="preserve">calculated by the back office at the end of the period </w:t>
      </w:r>
      <w:r w:rsidR="00513C32">
        <w:t>and submitted as preauthorization completion</w:t>
      </w:r>
      <w:r>
        <w:t>.</w:t>
      </w:r>
    </w:p>
    <w:p w14:paraId="57C47F1B" w14:textId="77777777" w:rsidR="00185C22" w:rsidRDefault="00185C22" w:rsidP="00185C22">
      <w:pPr>
        <w:ind w:left="360"/>
      </w:pPr>
    </w:p>
    <w:p w14:paraId="284D0CD8" w14:textId="77777777" w:rsidR="00185C22" w:rsidRDefault="00185C22" w:rsidP="00185C22">
      <w:pPr>
        <w:ind w:left="360"/>
      </w:pPr>
      <w:r>
        <w:t xml:space="preserve">Payment Card Networks have different amount values that are recommending in the initial preauth transaction as well as the maximum amount that the transit merchant can send </w:t>
      </w:r>
      <w:r w:rsidR="008D1696">
        <w:t xml:space="preserve">in </w:t>
      </w:r>
      <w:r>
        <w:t>a preauth completion trans</w:t>
      </w:r>
      <w:r w:rsidR="008D1696">
        <w:t>action</w:t>
      </w:r>
      <w:r>
        <w:t xml:space="preserve">, refer to TDMS </w:t>
      </w:r>
      <w:r w:rsidRPr="00185C22">
        <w:rPr>
          <w:rFonts w:cs="Arial"/>
        </w:rPr>
        <w:t>rules and policies for more details</w:t>
      </w:r>
      <w:r>
        <w:rPr>
          <w:rFonts w:cs="Arial"/>
        </w:rPr>
        <w:t>.</w:t>
      </w:r>
    </w:p>
    <w:p w14:paraId="2EF292BC" w14:textId="77777777" w:rsidR="00185C22" w:rsidRDefault="00185C22" w:rsidP="00185C22">
      <w:pPr>
        <w:ind w:left="360"/>
      </w:pPr>
    </w:p>
    <w:p w14:paraId="2AF40F17" w14:textId="77777777" w:rsidR="00185C22" w:rsidRPr="00B03D4E" w:rsidRDefault="00185C22" w:rsidP="00F12805">
      <w:pPr>
        <w:pStyle w:val="ListParagraph"/>
        <w:numPr>
          <w:ilvl w:val="0"/>
          <w:numId w:val="93"/>
        </w:numPr>
        <w:rPr>
          <w:rFonts w:cs="Arial"/>
          <w:b/>
          <w:bCs/>
          <w:i/>
          <w:iCs/>
          <w:color w:val="538135" w:themeColor="accent3"/>
        </w:rPr>
      </w:pPr>
      <w:r w:rsidRPr="00B03D4E">
        <w:rPr>
          <w:rFonts w:cs="Arial"/>
          <w:b/>
          <w:bCs/>
          <w:i/>
          <w:iCs/>
          <w:color w:val="538135" w:themeColor="accent3"/>
        </w:rPr>
        <w:t>Pre</w:t>
      </w:r>
      <w:r w:rsidR="003634F0" w:rsidRPr="00B03D4E">
        <w:rPr>
          <w:rFonts w:cs="Arial"/>
          <w:b/>
          <w:bCs/>
          <w:i/>
          <w:iCs/>
          <w:color w:val="538135" w:themeColor="accent3"/>
        </w:rPr>
        <w:t>-</w:t>
      </w:r>
      <w:r w:rsidRPr="00B03D4E">
        <w:rPr>
          <w:rFonts w:cs="Arial"/>
          <w:b/>
          <w:bCs/>
          <w:i/>
          <w:iCs/>
          <w:color w:val="538135" w:themeColor="accent3"/>
        </w:rPr>
        <w:t>Authorization transaction</w:t>
      </w:r>
      <w:r w:rsidR="00751E88" w:rsidRPr="00B03D4E">
        <w:rPr>
          <w:rFonts w:cs="Arial"/>
          <w:b/>
          <w:bCs/>
          <w:i/>
          <w:iCs/>
          <w:color w:val="538135" w:themeColor="accent3"/>
        </w:rPr>
        <w:t xml:space="preserve"> – Key fields</w:t>
      </w:r>
    </w:p>
    <w:p w14:paraId="6FF3A232" w14:textId="77777777" w:rsidR="00064748" w:rsidRDefault="00064748" w:rsidP="00185C22">
      <w:pPr>
        <w:ind w:left="360"/>
      </w:pPr>
    </w:p>
    <w:p w14:paraId="70A244E2" w14:textId="77777777" w:rsidR="00185C22" w:rsidRPr="00751E88" w:rsidRDefault="00185C22" w:rsidP="00751E88">
      <w:pPr>
        <w:ind w:left="720"/>
        <w:rPr>
          <w:b/>
          <w:bCs/>
        </w:rPr>
      </w:pPr>
      <w:r w:rsidRPr="00751E88">
        <w:rPr>
          <w:b/>
          <w:bCs/>
        </w:rPr>
        <w:t>Request Message</w:t>
      </w:r>
    </w:p>
    <w:p w14:paraId="1C398186" w14:textId="77777777" w:rsidR="00185C22" w:rsidRPr="009B062C" w:rsidRDefault="00185C22" w:rsidP="00751E88">
      <w:pPr>
        <w:ind w:left="720"/>
        <w:rPr>
          <w:b/>
          <w:bCs/>
          <w:szCs w:val="22"/>
        </w:rPr>
      </w:pPr>
    </w:p>
    <w:tbl>
      <w:tblPr>
        <w:tblStyle w:val="TableGrid"/>
        <w:tblW w:w="9468" w:type="dxa"/>
        <w:tblInd w:w="720" w:type="dxa"/>
        <w:tblBorders>
          <w:left w:val="none" w:sz="0" w:space="0" w:color="auto"/>
          <w:right w:val="none" w:sz="0" w:space="0" w:color="auto"/>
        </w:tblBorders>
        <w:tblLook w:val="04A0" w:firstRow="1" w:lastRow="0" w:firstColumn="1" w:lastColumn="0" w:noHBand="0" w:noVBand="1"/>
      </w:tblPr>
      <w:tblGrid>
        <w:gridCol w:w="4230"/>
        <w:gridCol w:w="5238"/>
      </w:tblGrid>
      <w:tr w:rsidR="00185C22" w:rsidRPr="00611CC9" w14:paraId="27644399" w14:textId="77777777" w:rsidTr="00752116">
        <w:trPr>
          <w:tblHeader/>
        </w:trPr>
        <w:tc>
          <w:tcPr>
            <w:tcW w:w="4230" w:type="dxa"/>
          </w:tcPr>
          <w:p w14:paraId="652AA90D" w14:textId="77777777" w:rsidR="00185C22" w:rsidRPr="00611CC9" w:rsidRDefault="00185C22" w:rsidP="00185C22">
            <w:pPr>
              <w:spacing w:before="60" w:after="60"/>
              <w:rPr>
                <w:b/>
                <w:bCs/>
              </w:rPr>
            </w:pPr>
            <w:r w:rsidRPr="00611CC9">
              <w:rPr>
                <w:b/>
                <w:bCs/>
              </w:rPr>
              <w:t>Field</w:t>
            </w:r>
          </w:p>
        </w:tc>
        <w:tc>
          <w:tcPr>
            <w:tcW w:w="5238" w:type="dxa"/>
          </w:tcPr>
          <w:p w14:paraId="30A43A7B" w14:textId="77777777" w:rsidR="00185C22" w:rsidRPr="00611CC9" w:rsidRDefault="00185C22" w:rsidP="00185C22">
            <w:pPr>
              <w:spacing w:before="60" w:after="60"/>
              <w:rPr>
                <w:b/>
                <w:bCs/>
              </w:rPr>
            </w:pPr>
            <w:r w:rsidRPr="00611CC9">
              <w:rPr>
                <w:b/>
                <w:bCs/>
              </w:rPr>
              <w:t>Value</w:t>
            </w:r>
          </w:p>
        </w:tc>
      </w:tr>
      <w:tr w:rsidR="00185C22" w14:paraId="7515D22B" w14:textId="77777777" w:rsidTr="00752116">
        <w:tc>
          <w:tcPr>
            <w:tcW w:w="4230" w:type="dxa"/>
          </w:tcPr>
          <w:p w14:paraId="4C81FFED" w14:textId="77777777" w:rsidR="00185C22" w:rsidRDefault="00185C22" w:rsidP="00185C22">
            <w:r>
              <w:t>SPDH Header – Message Subtype</w:t>
            </w:r>
          </w:p>
        </w:tc>
        <w:tc>
          <w:tcPr>
            <w:tcW w:w="5238" w:type="dxa"/>
          </w:tcPr>
          <w:p w14:paraId="3243FB8B" w14:textId="77777777" w:rsidR="00185C22" w:rsidRDefault="00185C22" w:rsidP="00185C22">
            <w:r>
              <w:t>O – Online</w:t>
            </w:r>
          </w:p>
        </w:tc>
      </w:tr>
      <w:tr w:rsidR="00185C22" w14:paraId="3EFFEFF0" w14:textId="77777777" w:rsidTr="00752116">
        <w:tc>
          <w:tcPr>
            <w:tcW w:w="4230" w:type="dxa"/>
          </w:tcPr>
          <w:p w14:paraId="612CB12F" w14:textId="77777777" w:rsidR="00185C22" w:rsidRDefault="00185C22" w:rsidP="00185C22">
            <w:r>
              <w:t>SDPH Header – Transaction Code</w:t>
            </w:r>
          </w:p>
        </w:tc>
        <w:tc>
          <w:tcPr>
            <w:tcW w:w="5238" w:type="dxa"/>
          </w:tcPr>
          <w:p w14:paraId="0A9631C4" w14:textId="77777777" w:rsidR="00185C22" w:rsidRDefault="00185C22" w:rsidP="00185C22">
            <w:r>
              <w:t>01 – Pre-Authorization</w:t>
            </w:r>
          </w:p>
        </w:tc>
      </w:tr>
      <w:tr w:rsidR="00185C22" w14:paraId="48068626" w14:textId="77777777" w:rsidTr="00752116">
        <w:tc>
          <w:tcPr>
            <w:tcW w:w="4230" w:type="dxa"/>
          </w:tcPr>
          <w:p w14:paraId="7BA4ABD1" w14:textId="77777777" w:rsidR="00185C22" w:rsidRDefault="00185C22" w:rsidP="00185C22">
            <w:r>
              <w:t>SPDH Header – Processing Flag 2</w:t>
            </w:r>
          </w:p>
        </w:tc>
        <w:tc>
          <w:tcPr>
            <w:tcW w:w="5238" w:type="dxa"/>
          </w:tcPr>
          <w:p w14:paraId="776064C3" w14:textId="77777777" w:rsidR="00185C22" w:rsidRDefault="00185C22" w:rsidP="00185C22">
            <w:r>
              <w:t>7 – EMV contactless</w:t>
            </w:r>
          </w:p>
        </w:tc>
      </w:tr>
      <w:tr w:rsidR="00185C22" w14:paraId="60CBCBEF" w14:textId="77777777" w:rsidTr="00752116">
        <w:tc>
          <w:tcPr>
            <w:tcW w:w="4230" w:type="dxa"/>
          </w:tcPr>
          <w:p w14:paraId="3D553CA4" w14:textId="77777777" w:rsidR="00185C22" w:rsidRDefault="00185C22" w:rsidP="00185C22">
            <w:r>
              <w:t>FID B – Amount</w:t>
            </w:r>
          </w:p>
        </w:tc>
        <w:tc>
          <w:tcPr>
            <w:tcW w:w="5238" w:type="dxa"/>
          </w:tcPr>
          <w:p w14:paraId="0A043B72" w14:textId="77777777" w:rsidR="003634F0" w:rsidRDefault="00185C22" w:rsidP="00185C22">
            <w:r>
              <w:t xml:space="preserve">The total estimated amount, for some Payment Card Networks is a nominal amount, for others </w:t>
            </w:r>
            <w:r w:rsidR="003634F0">
              <w:t xml:space="preserve">the actual estimated amount. </w:t>
            </w:r>
          </w:p>
          <w:p w14:paraId="5F692C0D" w14:textId="77777777" w:rsidR="00185C22" w:rsidRDefault="003634F0" w:rsidP="00185C22">
            <w:r>
              <w:rPr>
                <w:rFonts w:cs="Arial"/>
              </w:rPr>
              <w:t xml:space="preserve">Refer to </w:t>
            </w:r>
            <w:r w:rsidRPr="00185C22">
              <w:rPr>
                <w:rFonts w:cs="Arial"/>
              </w:rPr>
              <w:t>TDMS rules and policies for more details</w:t>
            </w:r>
          </w:p>
        </w:tc>
      </w:tr>
      <w:tr w:rsidR="00185C22" w14:paraId="11F2BF8A" w14:textId="77777777" w:rsidTr="00752116">
        <w:tc>
          <w:tcPr>
            <w:tcW w:w="4230" w:type="dxa"/>
          </w:tcPr>
          <w:p w14:paraId="055B682B" w14:textId="77777777" w:rsidR="00185C22" w:rsidRPr="00C825D7" w:rsidRDefault="00185C22" w:rsidP="00185C22">
            <w:pPr>
              <w:rPr>
                <w:lang w:val="fr-FR"/>
              </w:rPr>
            </w:pPr>
            <w:r w:rsidRPr="00C825D7">
              <w:rPr>
                <w:lang w:val="fr-FR"/>
              </w:rPr>
              <w:t>FID e – POS Condition Code</w:t>
            </w:r>
          </w:p>
        </w:tc>
        <w:tc>
          <w:tcPr>
            <w:tcW w:w="5238" w:type="dxa"/>
          </w:tcPr>
          <w:p w14:paraId="1EB7F305" w14:textId="77777777" w:rsidR="00185C22" w:rsidRDefault="00185C22" w:rsidP="00185C22">
            <w:r>
              <w:t>27 – Unattended terminal – unable to retain card</w:t>
            </w:r>
          </w:p>
        </w:tc>
      </w:tr>
      <w:tr w:rsidR="00185C22" w14:paraId="691FE32C" w14:textId="77777777" w:rsidTr="00752116">
        <w:tc>
          <w:tcPr>
            <w:tcW w:w="4230" w:type="dxa"/>
          </w:tcPr>
          <w:p w14:paraId="28AAD7DE" w14:textId="77777777" w:rsidR="00185C22" w:rsidRPr="00C825D7" w:rsidRDefault="00185C22" w:rsidP="00185C22">
            <w:pPr>
              <w:rPr>
                <w:lang w:val="fr-FR"/>
              </w:rPr>
            </w:pPr>
            <w:r w:rsidRPr="00C825D7">
              <w:rPr>
                <w:lang w:val="fr-FR"/>
              </w:rPr>
              <w:t>FID 6 SFID E – POS Entry Mode</w:t>
            </w:r>
          </w:p>
          <w:p w14:paraId="3D28251C" w14:textId="77777777" w:rsidR="00185C22" w:rsidRDefault="00185C22" w:rsidP="00185C22">
            <w:r>
              <w:t>Position 1-2</w:t>
            </w:r>
          </w:p>
          <w:p w14:paraId="48246542" w14:textId="77777777" w:rsidR="00185C22" w:rsidRDefault="00185C22" w:rsidP="00185C22">
            <w:r>
              <w:t>Position 3</w:t>
            </w:r>
          </w:p>
        </w:tc>
        <w:tc>
          <w:tcPr>
            <w:tcW w:w="5238" w:type="dxa"/>
          </w:tcPr>
          <w:p w14:paraId="374D76C2" w14:textId="77777777" w:rsidR="00185C22" w:rsidRDefault="00185C22" w:rsidP="00185C22"/>
          <w:p w14:paraId="31D1CBE4" w14:textId="77777777" w:rsidR="00185C22" w:rsidRDefault="00185C22" w:rsidP="00185C22">
            <w:r>
              <w:t>07 – Contactless</w:t>
            </w:r>
          </w:p>
          <w:p w14:paraId="5887B461" w14:textId="77777777" w:rsidR="00185C22" w:rsidRDefault="00185C22" w:rsidP="00185C22">
            <w:r>
              <w:t>2 – No PIN Entry Capability</w:t>
            </w:r>
          </w:p>
        </w:tc>
      </w:tr>
      <w:tr w:rsidR="00185C22" w14:paraId="79F0FC35" w14:textId="77777777" w:rsidTr="00752116">
        <w:tc>
          <w:tcPr>
            <w:tcW w:w="4230" w:type="dxa"/>
          </w:tcPr>
          <w:p w14:paraId="075B0B72" w14:textId="77777777" w:rsidR="00185C22" w:rsidRDefault="00185C22" w:rsidP="00185C22">
            <w:r>
              <w:t>FID 6 SFID s – Transit Transaction Data</w:t>
            </w:r>
          </w:p>
          <w:p w14:paraId="4AD2BC93" w14:textId="77777777" w:rsidR="00185C22" w:rsidRDefault="00185C22" w:rsidP="00185C22">
            <w:r>
              <w:t>Position 1-2 – Transaction Type Indicator</w:t>
            </w:r>
          </w:p>
          <w:p w14:paraId="11993B08" w14:textId="77777777" w:rsidR="00185C22" w:rsidRDefault="00185C22" w:rsidP="00185C22">
            <w:r>
              <w:t>Position 3-4 – Transportation Mode Indicator</w:t>
            </w:r>
          </w:p>
        </w:tc>
        <w:tc>
          <w:tcPr>
            <w:tcW w:w="5238" w:type="dxa"/>
          </w:tcPr>
          <w:p w14:paraId="3E7A5D66" w14:textId="77777777" w:rsidR="00185C22" w:rsidRDefault="00185C22" w:rsidP="00185C22"/>
          <w:p w14:paraId="775DF46F" w14:textId="77777777" w:rsidR="00185C22" w:rsidRDefault="00185C22" w:rsidP="00185C22">
            <w:r>
              <w:t xml:space="preserve">03 – Authorized aggregated </w:t>
            </w:r>
          </w:p>
          <w:p w14:paraId="6A77331E" w14:textId="77777777" w:rsidR="00185C22" w:rsidRDefault="00185C22" w:rsidP="00185C22">
            <w:r>
              <w:t>Any valid value</w:t>
            </w:r>
          </w:p>
        </w:tc>
      </w:tr>
      <w:tr w:rsidR="00185C22" w14:paraId="10C10F16" w14:textId="77777777" w:rsidTr="00752116">
        <w:tc>
          <w:tcPr>
            <w:tcW w:w="4230" w:type="dxa"/>
          </w:tcPr>
          <w:p w14:paraId="2D087631" w14:textId="77777777" w:rsidR="00185C22" w:rsidRDefault="00185C22" w:rsidP="00185C22">
            <w:r>
              <w:t xml:space="preserve">FID 6 SFID </w:t>
            </w:r>
            <w:r w:rsidR="00000CF4">
              <w:t>O</w:t>
            </w:r>
            <w:r>
              <w:t xml:space="preserve"> – EMV Request Data</w:t>
            </w:r>
          </w:p>
        </w:tc>
        <w:tc>
          <w:tcPr>
            <w:tcW w:w="5238" w:type="dxa"/>
          </w:tcPr>
          <w:p w14:paraId="38AAEFDF" w14:textId="77777777" w:rsidR="00185C22" w:rsidRDefault="00185C22" w:rsidP="00185C22">
            <w:r>
              <w:t>EMV tags as per Payment Card Network Terminal Specification</w:t>
            </w:r>
            <w:r w:rsidR="00F32C6B">
              <w:t xml:space="preserve"> *</w:t>
            </w:r>
          </w:p>
        </w:tc>
      </w:tr>
      <w:tr w:rsidR="00817218" w14:paraId="63625B22" w14:textId="77777777" w:rsidTr="00752116">
        <w:tc>
          <w:tcPr>
            <w:tcW w:w="4230" w:type="dxa"/>
          </w:tcPr>
          <w:p w14:paraId="596C86FF" w14:textId="77777777" w:rsidR="00817218" w:rsidRDefault="00817218" w:rsidP="00185C22">
            <w:r>
              <w:t>FID 6 SFID P - EMV Additional Request Data</w:t>
            </w:r>
          </w:p>
        </w:tc>
        <w:tc>
          <w:tcPr>
            <w:tcW w:w="5238" w:type="dxa"/>
          </w:tcPr>
          <w:p w14:paraId="3383D3D5" w14:textId="77777777" w:rsidR="00817218" w:rsidRDefault="00817218" w:rsidP="00185C22">
            <w:r>
              <w:t>EMV tags</w:t>
            </w:r>
          </w:p>
        </w:tc>
      </w:tr>
      <w:tr w:rsidR="00185C22" w14:paraId="796B1E9F" w14:textId="77777777" w:rsidTr="00752116">
        <w:tc>
          <w:tcPr>
            <w:tcW w:w="4230" w:type="dxa"/>
          </w:tcPr>
          <w:p w14:paraId="4F4F0F80" w14:textId="77777777" w:rsidR="00185C22" w:rsidRDefault="00185C22" w:rsidP="00185C22">
            <w:r>
              <w:t>FID 6 SFID X – Point of Service Data</w:t>
            </w:r>
          </w:p>
          <w:p w14:paraId="27128DC6" w14:textId="77777777" w:rsidR="00185C22" w:rsidRDefault="00185C22" w:rsidP="00185C22">
            <w:r>
              <w:t>Pos 1 – Cardholder Present Indicator</w:t>
            </w:r>
          </w:p>
          <w:p w14:paraId="0DD5AA77" w14:textId="77777777" w:rsidR="00185C22" w:rsidRDefault="00185C22" w:rsidP="00185C22">
            <w:r>
              <w:t>Pos 2 – Card Present Indicator</w:t>
            </w:r>
          </w:p>
          <w:p w14:paraId="58F96049" w14:textId="77777777" w:rsidR="00185C22" w:rsidRDefault="00185C22" w:rsidP="00185C22">
            <w:r>
              <w:t>Pos 3 – Transaction Status Indicator</w:t>
            </w:r>
          </w:p>
          <w:p w14:paraId="71EFAE2D" w14:textId="77777777" w:rsidR="00185C22" w:rsidRDefault="00185C22" w:rsidP="00185C22">
            <w:r>
              <w:t>Pos 4 – Transaction Security Indicator</w:t>
            </w:r>
          </w:p>
          <w:p w14:paraId="12F9F680" w14:textId="77777777" w:rsidR="00185C22" w:rsidRDefault="00185C22" w:rsidP="00185C22">
            <w:r>
              <w:t>Pos 5 – Cardholder Activated Terminal</w:t>
            </w:r>
          </w:p>
          <w:p w14:paraId="1A72539C" w14:textId="77777777" w:rsidR="005E6146" w:rsidRDefault="005E6146" w:rsidP="00185C22">
            <w:r>
              <w:t xml:space="preserve">Pos 6 – </w:t>
            </w:r>
            <w:r w:rsidRPr="00576EA1">
              <w:rPr>
                <w:bCs/>
                <w:snapToGrid w:val="0"/>
              </w:rPr>
              <w:t>Cardholder ID Method</w:t>
            </w:r>
          </w:p>
        </w:tc>
        <w:tc>
          <w:tcPr>
            <w:tcW w:w="5238" w:type="dxa"/>
          </w:tcPr>
          <w:p w14:paraId="2EFE499C" w14:textId="77777777" w:rsidR="00185C22" w:rsidRDefault="00185C22" w:rsidP="00185C22"/>
          <w:p w14:paraId="6C5AB984" w14:textId="77777777" w:rsidR="00185C22" w:rsidRDefault="00185C22" w:rsidP="00185C22">
            <w:r>
              <w:t>0 – Cardholder present</w:t>
            </w:r>
          </w:p>
          <w:p w14:paraId="6F8BE09B" w14:textId="77777777" w:rsidR="00185C22" w:rsidRDefault="00185C22" w:rsidP="00185C22">
            <w:r>
              <w:t>0 – The card is present</w:t>
            </w:r>
          </w:p>
          <w:p w14:paraId="64348AA0" w14:textId="77777777" w:rsidR="00185C22" w:rsidRDefault="003634F0" w:rsidP="00185C22">
            <w:r>
              <w:t>4</w:t>
            </w:r>
            <w:r w:rsidR="00185C22">
              <w:t xml:space="preserve"> – </w:t>
            </w:r>
            <w:r>
              <w:t>Pre-authorization</w:t>
            </w:r>
            <w:r w:rsidR="00185C22">
              <w:t xml:space="preserve"> request</w:t>
            </w:r>
          </w:p>
          <w:p w14:paraId="4EB700C1" w14:textId="77777777" w:rsidR="00185C22" w:rsidRDefault="00185C22" w:rsidP="00185C22">
            <w:r>
              <w:t>0 – No security concern</w:t>
            </w:r>
          </w:p>
          <w:p w14:paraId="5DA4C3C7" w14:textId="77777777" w:rsidR="00185C22" w:rsidRDefault="00185C22" w:rsidP="00185C22">
            <w:r>
              <w:t>0 – Not a CAT transaction</w:t>
            </w:r>
          </w:p>
          <w:p w14:paraId="14F79711" w14:textId="77777777" w:rsidR="005E6146" w:rsidRDefault="005E6146" w:rsidP="00185C22">
            <w:r>
              <w:t>0 – Unknown (default)</w:t>
            </w:r>
          </w:p>
        </w:tc>
      </w:tr>
      <w:tr w:rsidR="00752116" w14:paraId="72106FDA" w14:textId="77777777" w:rsidTr="00752116">
        <w:tc>
          <w:tcPr>
            <w:tcW w:w="4230" w:type="dxa"/>
          </w:tcPr>
          <w:p w14:paraId="1D82A37D" w14:textId="77777777" w:rsidR="00752116" w:rsidRDefault="00752116" w:rsidP="00752116">
            <w:r>
              <w:t xml:space="preserve">FID 6 SFID 0 </w:t>
            </w:r>
          </w:p>
          <w:p w14:paraId="37C6B147" w14:textId="77777777" w:rsidR="00752116" w:rsidRDefault="00752116" w:rsidP="00752116">
            <w:r>
              <w:t>Position 7 – Additional POS Data</w:t>
            </w:r>
          </w:p>
        </w:tc>
        <w:tc>
          <w:tcPr>
            <w:tcW w:w="5238" w:type="dxa"/>
          </w:tcPr>
          <w:p w14:paraId="5C8BB37A" w14:textId="77777777" w:rsidR="00752116" w:rsidRDefault="00752116" w:rsidP="00752116"/>
          <w:p w14:paraId="7671427B" w14:textId="77777777" w:rsidR="00752116" w:rsidRDefault="00752116" w:rsidP="00752116">
            <w:r>
              <w:t>2 – Deferred/Delayed authorization</w:t>
            </w:r>
            <w:r w:rsidR="003F554F">
              <w:t xml:space="preserve"> **</w:t>
            </w:r>
          </w:p>
        </w:tc>
      </w:tr>
    </w:tbl>
    <w:p w14:paraId="7B9FF21B" w14:textId="77777777" w:rsidR="00F32C6B" w:rsidRDefault="00F32C6B" w:rsidP="00F32C6B">
      <w:pPr>
        <w:ind w:left="720"/>
      </w:pPr>
      <w:r w:rsidRPr="0017637B">
        <w:rPr>
          <w:sz w:val="18"/>
          <w:szCs w:val="18"/>
        </w:rPr>
        <w:t>* Interac EMV tag 9F10 – IAD (Issuer Application Data) includes EMV tag 9F58 MTI (Merchant Type Indicator) = "04</w:t>
      </w:r>
      <w:r>
        <w:t>"</w:t>
      </w:r>
    </w:p>
    <w:p w14:paraId="4217F603" w14:textId="77777777" w:rsidR="003F554F" w:rsidRDefault="003F554F" w:rsidP="00F32C6B">
      <w:pPr>
        <w:ind w:left="720"/>
      </w:pPr>
      <w:r>
        <w:lastRenderedPageBreak/>
        <w:t>** If the pre-auth transaction is deferred</w:t>
      </w:r>
    </w:p>
    <w:p w14:paraId="2C45A2D7" w14:textId="77777777" w:rsidR="0032774F" w:rsidRDefault="0032774F" w:rsidP="00751E88">
      <w:pPr>
        <w:ind w:left="720"/>
      </w:pPr>
    </w:p>
    <w:p w14:paraId="0684CC1B" w14:textId="77777777" w:rsidR="00185C22" w:rsidRPr="00751E88" w:rsidRDefault="00185C22" w:rsidP="00751E88">
      <w:pPr>
        <w:ind w:left="720"/>
        <w:rPr>
          <w:b/>
          <w:bCs/>
        </w:rPr>
      </w:pPr>
      <w:r w:rsidRPr="00751E88">
        <w:rPr>
          <w:b/>
          <w:bCs/>
        </w:rPr>
        <w:t>Response Message</w:t>
      </w:r>
    </w:p>
    <w:p w14:paraId="2F96CB8D" w14:textId="77777777" w:rsidR="00185C22" w:rsidRPr="009B062C" w:rsidRDefault="00185C22" w:rsidP="00751E88">
      <w:pPr>
        <w:ind w:left="720"/>
        <w:rPr>
          <w:b/>
          <w:bCs/>
          <w:szCs w:val="22"/>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3955"/>
        <w:gridCol w:w="5225"/>
      </w:tblGrid>
      <w:tr w:rsidR="00185C22" w:rsidRPr="00611CC9" w14:paraId="1401C173" w14:textId="77777777" w:rsidTr="00751E88">
        <w:trPr>
          <w:tblHeader/>
        </w:trPr>
        <w:tc>
          <w:tcPr>
            <w:tcW w:w="3955" w:type="dxa"/>
          </w:tcPr>
          <w:p w14:paraId="470BAC5A" w14:textId="77777777" w:rsidR="00185C22" w:rsidRPr="00611CC9" w:rsidRDefault="00185C22" w:rsidP="00185C22">
            <w:pPr>
              <w:spacing w:before="60" w:after="60"/>
              <w:rPr>
                <w:b/>
                <w:bCs/>
              </w:rPr>
            </w:pPr>
            <w:r w:rsidRPr="00611CC9">
              <w:rPr>
                <w:b/>
                <w:bCs/>
              </w:rPr>
              <w:t>Field</w:t>
            </w:r>
          </w:p>
        </w:tc>
        <w:tc>
          <w:tcPr>
            <w:tcW w:w="5225" w:type="dxa"/>
          </w:tcPr>
          <w:p w14:paraId="25DFC127" w14:textId="77777777" w:rsidR="00185C22" w:rsidRPr="00611CC9" w:rsidRDefault="00185C22" w:rsidP="00185C22">
            <w:pPr>
              <w:spacing w:before="60" w:after="60"/>
              <w:rPr>
                <w:b/>
                <w:bCs/>
              </w:rPr>
            </w:pPr>
            <w:r w:rsidRPr="00611CC9">
              <w:rPr>
                <w:b/>
                <w:bCs/>
              </w:rPr>
              <w:t>Value</w:t>
            </w:r>
          </w:p>
        </w:tc>
      </w:tr>
      <w:tr w:rsidR="00185C22" w14:paraId="05A121F1" w14:textId="77777777" w:rsidTr="00751E88">
        <w:tc>
          <w:tcPr>
            <w:tcW w:w="3955" w:type="dxa"/>
          </w:tcPr>
          <w:p w14:paraId="226708CF" w14:textId="77777777" w:rsidR="00185C22" w:rsidRDefault="00185C22" w:rsidP="00185C22">
            <w:r>
              <w:t>SPDH Header – Response Code</w:t>
            </w:r>
          </w:p>
        </w:tc>
        <w:tc>
          <w:tcPr>
            <w:tcW w:w="5225" w:type="dxa"/>
          </w:tcPr>
          <w:p w14:paraId="65C9B13B" w14:textId="77777777" w:rsidR="00185C22" w:rsidRDefault="00185C22" w:rsidP="00185C22">
            <w:r>
              <w:t xml:space="preserve">Response code of the </w:t>
            </w:r>
            <w:r w:rsidR="003634F0">
              <w:t>pre-a</w:t>
            </w:r>
            <w:r>
              <w:t>uthorization</w:t>
            </w:r>
          </w:p>
        </w:tc>
      </w:tr>
      <w:tr w:rsidR="00185C22" w14:paraId="3690037C" w14:textId="77777777" w:rsidTr="00751E88">
        <w:tc>
          <w:tcPr>
            <w:tcW w:w="3955" w:type="dxa"/>
          </w:tcPr>
          <w:p w14:paraId="119FD78C" w14:textId="77777777" w:rsidR="00185C22" w:rsidRDefault="00185C22" w:rsidP="00185C22">
            <w:r>
              <w:t>FID q – Track 2/Customer</w:t>
            </w:r>
          </w:p>
        </w:tc>
        <w:tc>
          <w:tcPr>
            <w:tcW w:w="5225" w:type="dxa"/>
          </w:tcPr>
          <w:p w14:paraId="3C1CC3CA" w14:textId="77777777" w:rsidR="00185C22" w:rsidRDefault="00185C22" w:rsidP="00185C22">
            <w:r>
              <w:t>Variable, required for Interac Refunds (when applicable)</w:t>
            </w:r>
            <w:r w:rsidR="00460B14">
              <w:t xml:space="preserve"> – TBD if will be returned on response messages</w:t>
            </w:r>
          </w:p>
        </w:tc>
      </w:tr>
      <w:tr w:rsidR="00185C22" w14:paraId="4418069A" w14:textId="77777777" w:rsidTr="00751E88">
        <w:tc>
          <w:tcPr>
            <w:tcW w:w="3955" w:type="dxa"/>
          </w:tcPr>
          <w:p w14:paraId="4DE2837D" w14:textId="77777777" w:rsidR="00185C22" w:rsidRDefault="00185C22" w:rsidP="00185C22">
            <w:r>
              <w:t>FID F – Approval Code</w:t>
            </w:r>
          </w:p>
        </w:tc>
        <w:tc>
          <w:tcPr>
            <w:tcW w:w="5225" w:type="dxa"/>
          </w:tcPr>
          <w:p w14:paraId="05DB2B47" w14:textId="77777777" w:rsidR="00185C22" w:rsidRDefault="00185C22" w:rsidP="00185C22">
            <w:r>
              <w:t>Variable</w:t>
            </w:r>
            <w:r w:rsidR="003634F0">
              <w:t xml:space="preserve"> – This value must be stored and returned in the preauth completion</w:t>
            </w:r>
          </w:p>
        </w:tc>
      </w:tr>
      <w:tr w:rsidR="00185C22" w14:paraId="68E63F26" w14:textId="77777777" w:rsidTr="00751E88">
        <w:tc>
          <w:tcPr>
            <w:tcW w:w="3955" w:type="dxa"/>
          </w:tcPr>
          <w:p w14:paraId="68C22A8B" w14:textId="77777777" w:rsidR="00185C22" w:rsidRDefault="00185C22" w:rsidP="00185C22">
            <w:r>
              <w:t>FID z – Trace ID</w:t>
            </w:r>
          </w:p>
        </w:tc>
        <w:tc>
          <w:tcPr>
            <w:tcW w:w="5225" w:type="dxa"/>
          </w:tcPr>
          <w:p w14:paraId="7BE70636" w14:textId="77777777" w:rsidR="00185C22" w:rsidRDefault="00185C22" w:rsidP="00185C22">
            <w:r>
              <w:t xml:space="preserve">Variable – This value must be stored </w:t>
            </w:r>
            <w:r w:rsidR="003634F0">
              <w:t xml:space="preserve">and returned in the preauth completion and </w:t>
            </w:r>
            <w:r>
              <w:t>debt recovery</w:t>
            </w:r>
            <w:r w:rsidR="003634F0">
              <w:t xml:space="preserve"> (if applicable)</w:t>
            </w:r>
          </w:p>
        </w:tc>
      </w:tr>
      <w:tr w:rsidR="00185C22" w14:paraId="64539A6F" w14:textId="77777777" w:rsidTr="00751E88">
        <w:tc>
          <w:tcPr>
            <w:tcW w:w="3955" w:type="dxa"/>
          </w:tcPr>
          <w:p w14:paraId="6411869E" w14:textId="77777777" w:rsidR="00185C22" w:rsidRDefault="00185C22" w:rsidP="00185C22">
            <w:r>
              <w:t>FID 5 – TOKEN SO -P</w:t>
            </w:r>
            <w:r w:rsidR="005A132E">
              <w:t xml:space="preserve">ayment </w:t>
            </w:r>
            <w:r>
              <w:t>A</w:t>
            </w:r>
            <w:r w:rsidR="005A132E">
              <w:t xml:space="preserve">ccount </w:t>
            </w:r>
            <w:r>
              <w:t>R</w:t>
            </w:r>
            <w:r w:rsidR="005A132E">
              <w:t>eference</w:t>
            </w:r>
          </w:p>
        </w:tc>
        <w:tc>
          <w:tcPr>
            <w:tcW w:w="5225" w:type="dxa"/>
          </w:tcPr>
          <w:p w14:paraId="0F66583B" w14:textId="77777777" w:rsidR="00185C22" w:rsidRDefault="00185C22" w:rsidP="00185C22">
            <w:r>
              <w:t>Variable, if return by the Payment Card Network on response messages</w:t>
            </w:r>
            <w:r w:rsidR="005A132E">
              <w:t>. If present it must be returned in the preauth completion. No required for debt recovery</w:t>
            </w:r>
          </w:p>
        </w:tc>
      </w:tr>
      <w:tr w:rsidR="003634F0" w14:paraId="67BA31E4" w14:textId="77777777" w:rsidTr="00751E88">
        <w:tc>
          <w:tcPr>
            <w:tcW w:w="3955" w:type="dxa"/>
          </w:tcPr>
          <w:p w14:paraId="76588DB4" w14:textId="77777777" w:rsidR="003634F0" w:rsidRDefault="003634F0" w:rsidP="003634F0">
            <w:r>
              <w:t>FID 6 SFID h – System Trace Number</w:t>
            </w:r>
          </w:p>
        </w:tc>
        <w:tc>
          <w:tcPr>
            <w:tcW w:w="5225" w:type="dxa"/>
          </w:tcPr>
          <w:p w14:paraId="3E413C7C" w14:textId="77777777" w:rsidR="003634F0" w:rsidRDefault="003634F0" w:rsidP="003634F0">
            <w:r>
              <w:t>Variable – This value must be stored and returned in the preauth completion and debt recovery (if applicable)</w:t>
            </w:r>
          </w:p>
        </w:tc>
      </w:tr>
      <w:tr w:rsidR="003634F0" w14:paraId="7C2521C6" w14:textId="77777777" w:rsidTr="00751E88">
        <w:tc>
          <w:tcPr>
            <w:tcW w:w="3955" w:type="dxa"/>
          </w:tcPr>
          <w:p w14:paraId="6D18F7A7" w14:textId="77777777" w:rsidR="003634F0" w:rsidRDefault="003634F0" w:rsidP="003634F0">
            <w:r>
              <w:t>FID 6 SFID i – Retrieval Reference Number</w:t>
            </w:r>
          </w:p>
        </w:tc>
        <w:tc>
          <w:tcPr>
            <w:tcW w:w="5225" w:type="dxa"/>
          </w:tcPr>
          <w:p w14:paraId="71E1BD39" w14:textId="77777777" w:rsidR="003634F0" w:rsidRDefault="003634F0" w:rsidP="003634F0">
            <w:r>
              <w:t>Variable – This value must be stored and returned in the preauth completion and debt recovery (if applicable)</w:t>
            </w:r>
          </w:p>
        </w:tc>
      </w:tr>
      <w:tr w:rsidR="003634F0" w14:paraId="58A5BFD7" w14:textId="77777777" w:rsidTr="00751E88">
        <w:tc>
          <w:tcPr>
            <w:tcW w:w="3955" w:type="dxa"/>
          </w:tcPr>
          <w:p w14:paraId="378DA2B0" w14:textId="77777777" w:rsidR="003634F0" w:rsidRDefault="003634F0" w:rsidP="003634F0">
            <w:r>
              <w:t xml:space="preserve">FID 6 SFID A – BASE24 Original Data </w:t>
            </w:r>
          </w:p>
        </w:tc>
        <w:tc>
          <w:tcPr>
            <w:tcW w:w="5225" w:type="dxa"/>
          </w:tcPr>
          <w:p w14:paraId="4FA71A38" w14:textId="77777777" w:rsidR="003634F0" w:rsidRDefault="003634F0" w:rsidP="003634F0">
            <w:r>
              <w:t>Variable – This value must be stored for subsequent transactions related to deferred authorization such as debt recovery</w:t>
            </w:r>
          </w:p>
        </w:tc>
      </w:tr>
      <w:tr w:rsidR="003634F0" w14:paraId="1F18DEE6" w14:textId="77777777" w:rsidTr="00751E88">
        <w:tc>
          <w:tcPr>
            <w:tcW w:w="3955" w:type="dxa"/>
          </w:tcPr>
          <w:p w14:paraId="69BD91B7" w14:textId="77777777" w:rsidR="003634F0" w:rsidRDefault="003634F0" w:rsidP="003634F0">
            <w:r>
              <w:t>FID 9 SFID S – Token Response Data</w:t>
            </w:r>
          </w:p>
        </w:tc>
        <w:tc>
          <w:tcPr>
            <w:tcW w:w="5225" w:type="dxa"/>
          </w:tcPr>
          <w:p w14:paraId="288C07ED" w14:textId="77777777" w:rsidR="003634F0" w:rsidRDefault="003634F0" w:rsidP="003634F0">
            <w:r>
              <w:t>Variable – This value can be used by the back office to support customer inquiries</w:t>
            </w:r>
            <w:r w:rsidR="00F32C6B">
              <w:t xml:space="preserve"> or resubmit transactions</w:t>
            </w:r>
          </w:p>
        </w:tc>
      </w:tr>
    </w:tbl>
    <w:p w14:paraId="182BE231" w14:textId="77777777" w:rsidR="00934CA7" w:rsidRDefault="00934CA7" w:rsidP="00751E88">
      <w:pPr>
        <w:ind w:left="720"/>
        <w:rPr>
          <w:snapToGrid w:val="0"/>
        </w:rPr>
      </w:pPr>
    </w:p>
    <w:p w14:paraId="669133F6" w14:textId="77777777" w:rsidR="00B03D4E" w:rsidRDefault="00B03D4E">
      <w:pPr>
        <w:rPr>
          <w:rFonts w:asciiTheme="majorHAnsi" w:eastAsiaTheme="majorEastAsia" w:hAnsiTheme="majorHAnsi" w:cstheme="majorBidi"/>
          <w:b/>
          <w:i/>
          <w:iCs/>
          <w:snapToGrid w:val="0"/>
          <w:color w:val="70AD47" w:themeColor="accent6"/>
          <w:sz w:val="28"/>
          <w:szCs w:val="22"/>
        </w:rPr>
      </w:pPr>
      <w:r>
        <w:br w:type="page"/>
      </w:r>
    </w:p>
    <w:p w14:paraId="6B834D1D" w14:textId="77777777" w:rsidR="00513C32" w:rsidRPr="00460B14" w:rsidRDefault="00513C32" w:rsidP="000F497B">
      <w:pPr>
        <w:pStyle w:val="Heading5"/>
      </w:pPr>
      <w:r w:rsidRPr="00460B14">
        <w:lastRenderedPageBreak/>
        <w:t>Pre-Authorization Completion</w:t>
      </w:r>
    </w:p>
    <w:p w14:paraId="27324F31" w14:textId="77777777" w:rsidR="00513C32" w:rsidRDefault="00513C32" w:rsidP="00513C32">
      <w:pPr>
        <w:ind w:left="360"/>
      </w:pPr>
      <w:r>
        <w:t>The back office is responsible of keeping track of the passenger aggregated amount and submit a preauth completion when the limit of chargeback protection is close to be reached or at the end of the period.</w:t>
      </w:r>
    </w:p>
    <w:p w14:paraId="5014D5CE" w14:textId="77777777" w:rsidR="00513C32" w:rsidRDefault="00513C32" w:rsidP="00513C32">
      <w:pPr>
        <w:ind w:left="360"/>
      </w:pPr>
    </w:p>
    <w:p w14:paraId="4A5B12DB" w14:textId="77777777" w:rsidR="00513C32" w:rsidRDefault="00513C32" w:rsidP="00513C32">
      <w:pPr>
        <w:ind w:left="360"/>
      </w:pPr>
      <w:r>
        <w:t xml:space="preserve">Payment Card Networks have different amount values that are recommending in the initial preauth transaction as well as the maximum amount that the transit merchant can send in a preauth completion transaction, refer to TDMS </w:t>
      </w:r>
      <w:r w:rsidRPr="00185C22">
        <w:rPr>
          <w:rFonts w:cs="Arial"/>
        </w:rPr>
        <w:t>rules and policies for more details</w:t>
      </w:r>
      <w:r>
        <w:rPr>
          <w:rFonts w:cs="Arial"/>
        </w:rPr>
        <w:t>.</w:t>
      </w:r>
    </w:p>
    <w:p w14:paraId="22EF3F4A" w14:textId="77777777" w:rsidR="00513C32" w:rsidRDefault="00513C32" w:rsidP="00513C32">
      <w:pPr>
        <w:ind w:left="360"/>
      </w:pPr>
    </w:p>
    <w:p w14:paraId="4F5BCAA8" w14:textId="77777777" w:rsidR="00513C32" w:rsidRPr="00B03D4E" w:rsidRDefault="00513C32" w:rsidP="00F12805">
      <w:pPr>
        <w:pStyle w:val="ListParagraph"/>
        <w:numPr>
          <w:ilvl w:val="0"/>
          <w:numId w:val="93"/>
        </w:numPr>
        <w:rPr>
          <w:rFonts w:ascii="Arial" w:hAnsi="Arial" w:cs="Arial"/>
          <w:b/>
          <w:bCs/>
          <w:i/>
          <w:iCs/>
          <w:color w:val="538135" w:themeColor="accent3"/>
          <w:sz w:val="20"/>
          <w:szCs w:val="20"/>
        </w:rPr>
      </w:pPr>
      <w:r w:rsidRPr="00B03D4E">
        <w:rPr>
          <w:rFonts w:ascii="Arial" w:hAnsi="Arial" w:cs="Arial"/>
          <w:b/>
          <w:bCs/>
          <w:i/>
          <w:iCs/>
          <w:color w:val="538135" w:themeColor="accent3"/>
          <w:sz w:val="20"/>
          <w:szCs w:val="20"/>
        </w:rPr>
        <w:t>Pre-Authorization</w:t>
      </w:r>
      <w:r w:rsidR="00751E88" w:rsidRPr="00B03D4E">
        <w:rPr>
          <w:rFonts w:ascii="Arial" w:hAnsi="Arial" w:cs="Arial"/>
          <w:b/>
          <w:bCs/>
          <w:i/>
          <w:iCs/>
          <w:color w:val="538135" w:themeColor="accent3"/>
          <w:sz w:val="20"/>
          <w:szCs w:val="20"/>
        </w:rPr>
        <w:t xml:space="preserve"> Completion</w:t>
      </w:r>
      <w:r w:rsidRPr="00B03D4E">
        <w:rPr>
          <w:rFonts w:ascii="Arial" w:hAnsi="Arial" w:cs="Arial"/>
          <w:b/>
          <w:bCs/>
          <w:i/>
          <w:iCs/>
          <w:color w:val="538135" w:themeColor="accent3"/>
          <w:sz w:val="20"/>
          <w:szCs w:val="20"/>
        </w:rPr>
        <w:t xml:space="preserve"> transaction</w:t>
      </w:r>
      <w:r w:rsidR="00751E88" w:rsidRPr="00B03D4E">
        <w:rPr>
          <w:rFonts w:ascii="Arial" w:hAnsi="Arial" w:cs="Arial"/>
          <w:b/>
          <w:bCs/>
          <w:i/>
          <w:iCs/>
          <w:color w:val="538135" w:themeColor="accent3"/>
          <w:sz w:val="20"/>
          <w:szCs w:val="20"/>
        </w:rPr>
        <w:t xml:space="preserve"> – Key fields</w:t>
      </w:r>
    </w:p>
    <w:p w14:paraId="0F7A6188" w14:textId="77777777" w:rsidR="00513C32" w:rsidRDefault="00513C32" w:rsidP="00513C32">
      <w:pPr>
        <w:ind w:left="360"/>
      </w:pPr>
    </w:p>
    <w:p w14:paraId="64FC515B" w14:textId="77777777" w:rsidR="00513C32" w:rsidRPr="00751E88" w:rsidRDefault="00513C32" w:rsidP="00751E88">
      <w:pPr>
        <w:ind w:left="720"/>
        <w:rPr>
          <w:b/>
          <w:bCs/>
        </w:rPr>
      </w:pPr>
      <w:r w:rsidRPr="00751E88">
        <w:rPr>
          <w:b/>
          <w:bCs/>
        </w:rPr>
        <w:t>Request Message</w:t>
      </w:r>
    </w:p>
    <w:p w14:paraId="3EC9FDAE" w14:textId="77777777" w:rsidR="00513C32" w:rsidRPr="00751E88" w:rsidRDefault="00513C32" w:rsidP="00751E88">
      <w:pPr>
        <w:ind w:left="720"/>
        <w:rPr>
          <w:szCs w:val="22"/>
        </w:rPr>
      </w:pPr>
    </w:p>
    <w:tbl>
      <w:tblPr>
        <w:tblStyle w:val="TableGrid"/>
        <w:tblW w:w="9380" w:type="dxa"/>
        <w:tblInd w:w="720" w:type="dxa"/>
        <w:tblBorders>
          <w:left w:val="none" w:sz="0" w:space="0" w:color="auto"/>
          <w:right w:val="none" w:sz="0" w:space="0" w:color="auto"/>
        </w:tblBorders>
        <w:tblLook w:val="04A0" w:firstRow="1" w:lastRow="0" w:firstColumn="1" w:lastColumn="0" w:noHBand="0" w:noVBand="1"/>
      </w:tblPr>
      <w:tblGrid>
        <w:gridCol w:w="4340"/>
        <w:gridCol w:w="5040"/>
      </w:tblGrid>
      <w:tr w:rsidR="00513C32" w:rsidRPr="00611CC9" w14:paraId="461F329F" w14:textId="77777777" w:rsidTr="005E6146">
        <w:trPr>
          <w:tblHeader/>
        </w:trPr>
        <w:tc>
          <w:tcPr>
            <w:tcW w:w="4340" w:type="dxa"/>
          </w:tcPr>
          <w:p w14:paraId="6615CC15" w14:textId="77777777" w:rsidR="00513C32" w:rsidRPr="00611CC9" w:rsidRDefault="00513C32" w:rsidP="00282F5F">
            <w:pPr>
              <w:spacing w:before="60" w:after="60"/>
              <w:rPr>
                <w:b/>
                <w:bCs/>
              </w:rPr>
            </w:pPr>
            <w:r w:rsidRPr="00611CC9">
              <w:rPr>
                <w:b/>
                <w:bCs/>
              </w:rPr>
              <w:t>Field</w:t>
            </w:r>
          </w:p>
        </w:tc>
        <w:tc>
          <w:tcPr>
            <w:tcW w:w="5040" w:type="dxa"/>
          </w:tcPr>
          <w:p w14:paraId="6D433398" w14:textId="77777777" w:rsidR="00513C32" w:rsidRPr="00611CC9" w:rsidRDefault="00513C32" w:rsidP="00282F5F">
            <w:pPr>
              <w:spacing w:before="60" w:after="60"/>
              <w:rPr>
                <w:b/>
                <w:bCs/>
              </w:rPr>
            </w:pPr>
            <w:r w:rsidRPr="00611CC9">
              <w:rPr>
                <w:b/>
                <w:bCs/>
              </w:rPr>
              <w:t>Value</w:t>
            </w:r>
          </w:p>
        </w:tc>
      </w:tr>
      <w:tr w:rsidR="00513C32" w14:paraId="1579E87C" w14:textId="77777777" w:rsidTr="005E6146">
        <w:tc>
          <w:tcPr>
            <w:tcW w:w="4340" w:type="dxa"/>
          </w:tcPr>
          <w:p w14:paraId="35E5E6E3" w14:textId="77777777" w:rsidR="00513C32" w:rsidRDefault="00513C32" w:rsidP="00282F5F">
            <w:r>
              <w:t>SDPH Header – Transaction Code</w:t>
            </w:r>
          </w:p>
        </w:tc>
        <w:tc>
          <w:tcPr>
            <w:tcW w:w="5040" w:type="dxa"/>
          </w:tcPr>
          <w:p w14:paraId="4FD7663C" w14:textId="77777777" w:rsidR="00513C32" w:rsidRDefault="00513C32" w:rsidP="00282F5F">
            <w:r>
              <w:t>02 – Pre-Authorization Completion</w:t>
            </w:r>
          </w:p>
        </w:tc>
      </w:tr>
      <w:tr w:rsidR="00513C32" w14:paraId="63A2F77D" w14:textId="77777777" w:rsidTr="005E6146">
        <w:tc>
          <w:tcPr>
            <w:tcW w:w="4340" w:type="dxa"/>
          </w:tcPr>
          <w:p w14:paraId="00D8AAFA" w14:textId="77777777" w:rsidR="00513C32" w:rsidRDefault="00513C32" w:rsidP="00282F5F">
            <w:r>
              <w:t>FID B – Amount</w:t>
            </w:r>
          </w:p>
        </w:tc>
        <w:tc>
          <w:tcPr>
            <w:tcW w:w="5040" w:type="dxa"/>
          </w:tcPr>
          <w:p w14:paraId="1323E8B4" w14:textId="77777777" w:rsidR="00513C32" w:rsidRDefault="00513C32" w:rsidP="00282F5F">
            <w:r>
              <w:t>The final amount, check TDMS policies and rules for each PCN limit amounts</w:t>
            </w:r>
          </w:p>
        </w:tc>
      </w:tr>
      <w:tr w:rsidR="00513C32" w14:paraId="1BC58B0C" w14:textId="77777777" w:rsidTr="005E6146">
        <w:tc>
          <w:tcPr>
            <w:tcW w:w="4340" w:type="dxa"/>
          </w:tcPr>
          <w:p w14:paraId="7DFD614B" w14:textId="77777777" w:rsidR="00513C32" w:rsidRDefault="00513C32" w:rsidP="00282F5F">
            <w:r>
              <w:t xml:space="preserve">FID 6 SFID </w:t>
            </w:r>
            <w:r w:rsidR="00000CF4">
              <w:t>O</w:t>
            </w:r>
            <w:r>
              <w:t xml:space="preserve"> – EMV Request Data</w:t>
            </w:r>
          </w:p>
        </w:tc>
        <w:tc>
          <w:tcPr>
            <w:tcW w:w="5040" w:type="dxa"/>
          </w:tcPr>
          <w:p w14:paraId="7C8A6B89" w14:textId="77777777" w:rsidR="00513C32" w:rsidRDefault="00513C32" w:rsidP="00282F5F">
            <w:r>
              <w:t xml:space="preserve">Copied from the original preauth </w:t>
            </w:r>
            <w:r w:rsidR="003D1ED4">
              <w:t xml:space="preserve">request </w:t>
            </w:r>
            <w:r>
              <w:t>transaction, excluding the following EMV tags:</w:t>
            </w:r>
          </w:p>
          <w:p w14:paraId="654C592F" w14:textId="77777777" w:rsidR="005553D7" w:rsidRDefault="005553D7" w:rsidP="00282F5F"/>
          <w:p w14:paraId="3D064800" w14:textId="77777777" w:rsidR="00513C32" w:rsidRDefault="00513C32" w:rsidP="00282F5F">
            <w:r>
              <w:t>9F26 – Application Cryptogram</w:t>
            </w:r>
          </w:p>
          <w:p w14:paraId="3504FF5E" w14:textId="77777777" w:rsidR="00513C32" w:rsidRDefault="00513C32" w:rsidP="00282F5F">
            <w:r>
              <w:t>9F36 – Application Transaction Counter</w:t>
            </w:r>
          </w:p>
        </w:tc>
      </w:tr>
      <w:tr w:rsidR="00594822" w14:paraId="60CC8D0C" w14:textId="77777777" w:rsidTr="005E6146">
        <w:tc>
          <w:tcPr>
            <w:tcW w:w="4340" w:type="dxa"/>
          </w:tcPr>
          <w:p w14:paraId="0474134B" w14:textId="77777777" w:rsidR="00594822" w:rsidRDefault="00594822" w:rsidP="00594822">
            <w:r>
              <w:t>FID 6 SFID P - EMV Additional Request Data</w:t>
            </w:r>
          </w:p>
        </w:tc>
        <w:tc>
          <w:tcPr>
            <w:tcW w:w="5040" w:type="dxa"/>
          </w:tcPr>
          <w:p w14:paraId="7414E61B" w14:textId="77777777" w:rsidR="00594822" w:rsidRDefault="00594822" w:rsidP="00594822">
            <w:r>
              <w:t>From original preauth transaction</w:t>
            </w:r>
            <w:r w:rsidR="003D1ED4">
              <w:t xml:space="preserve"> request</w:t>
            </w:r>
          </w:p>
        </w:tc>
      </w:tr>
      <w:tr w:rsidR="00594822" w14:paraId="48F2365C" w14:textId="77777777" w:rsidTr="005E6146">
        <w:tc>
          <w:tcPr>
            <w:tcW w:w="4340" w:type="dxa"/>
          </w:tcPr>
          <w:p w14:paraId="224BED49" w14:textId="77777777" w:rsidR="00594822" w:rsidRDefault="00594822" w:rsidP="00594822">
            <w:r>
              <w:t>FID F – Approval Code</w:t>
            </w:r>
          </w:p>
        </w:tc>
        <w:tc>
          <w:tcPr>
            <w:tcW w:w="5040" w:type="dxa"/>
          </w:tcPr>
          <w:p w14:paraId="55DAE0E3" w14:textId="77777777" w:rsidR="00594822" w:rsidRDefault="00594822" w:rsidP="00594822">
            <w:r>
              <w:t>From original preauth transaction</w:t>
            </w:r>
            <w:r w:rsidR="003D1ED4">
              <w:t xml:space="preserve"> response</w:t>
            </w:r>
          </w:p>
        </w:tc>
      </w:tr>
      <w:tr w:rsidR="00594822" w14:paraId="28462DA2" w14:textId="77777777" w:rsidTr="005E6146">
        <w:tc>
          <w:tcPr>
            <w:tcW w:w="4340" w:type="dxa"/>
          </w:tcPr>
          <w:p w14:paraId="0F1C55B8" w14:textId="77777777" w:rsidR="00594822" w:rsidRDefault="00594822" w:rsidP="00594822">
            <w:r>
              <w:t>FID z – Trace ID</w:t>
            </w:r>
          </w:p>
        </w:tc>
        <w:tc>
          <w:tcPr>
            <w:tcW w:w="5040" w:type="dxa"/>
          </w:tcPr>
          <w:p w14:paraId="4D1135B5" w14:textId="77777777" w:rsidR="00594822" w:rsidRDefault="00594822" w:rsidP="00594822">
            <w:r>
              <w:t>From original preauth transaction</w:t>
            </w:r>
            <w:r w:rsidR="003D1ED4">
              <w:t xml:space="preserve"> response</w:t>
            </w:r>
          </w:p>
        </w:tc>
      </w:tr>
      <w:tr w:rsidR="00594822" w14:paraId="2E08ED7E" w14:textId="77777777" w:rsidTr="005E6146">
        <w:tc>
          <w:tcPr>
            <w:tcW w:w="4340" w:type="dxa"/>
          </w:tcPr>
          <w:p w14:paraId="27516144" w14:textId="77777777" w:rsidR="00594822" w:rsidRDefault="00594822" w:rsidP="00594822">
            <w:r>
              <w:t>FID 6 SFID h – System Trace Number</w:t>
            </w:r>
          </w:p>
        </w:tc>
        <w:tc>
          <w:tcPr>
            <w:tcW w:w="5040" w:type="dxa"/>
          </w:tcPr>
          <w:p w14:paraId="780D3721" w14:textId="77777777" w:rsidR="00594822" w:rsidRDefault="00594822" w:rsidP="00594822">
            <w:r>
              <w:t>From original preauth transaction</w:t>
            </w:r>
            <w:r w:rsidR="003D1ED4">
              <w:t xml:space="preserve"> response</w:t>
            </w:r>
          </w:p>
        </w:tc>
      </w:tr>
      <w:tr w:rsidR="00594822" w14:paraId="7C82D041" w14:textId="77777777" w:rsidTr="005E6146">
        <w:tc>
          <w:tcPr>
            <w:tcW w:w="4340" w:type="dxa"/>
            <w:tcBorders>
              <w:bottom w:val="single" w:sz="4" w:space="0" w:color="auto"/>
            </w:tcBorders>
          </w:tcPr>
          <w:p w14:paraId="278BC208" w14:textId="77777777" w:rsidR="00594822" w:rsidRDefault="00594822" w:rsidP="00594822">
            <w:r>
              <w:t>FID 6 SFID i – Retrieval Reference Number</w:t>
            </w:r>
          </w:p>
        </w:tc>
        <w:tc>
          <w:tcPr>
            <w:tcW w:w="5040" w:type="dxa"/>
            <w:tcBorders>
              <w:bottom w:val="single" w:sz="4" w:space="0" w:color="auto"/>
            </w:tcBorders>
          </w:tcPr>
          <w:p w14:paraId="379F7CC8" w14:textId="77777777" w:rsidR="00594822" w:rsidRDefault="00594822" w:rsidP="00594822">
            <w:r>
              <w:t>From original preauth transaction</w:t>
            </w:r>
            <w:r w:rsidR="003D1ED4">
              <w:t xml:space="preserve"> response</w:t>
            </w:r>
          </w:p>
        </w:tc>
      </w:tr>
      <w:tr w:rsidR="005E6146" w14:paraId="1F4B960E" w14:textId="77777777" w:rsidTr="005E6146">
        <w:tblPrEx>
          <w:tblBorders>
            <w:left w:val="single" w:sz="4" w:space="0" w:color="auto"/>
            <w:right w:val="single" w:sz="4" w:space="0" w:color="auto"/>
          </w:tblBorders>
        </w:tblPrEx>
        <w:tc>
          <w:tcPr>
            <w:tcW w:w="4340" w:type="dxa"/>
            <w:tcBorders>
              <w:left w:val="nil"/>
            </w:tcBorders>
          </w:tcPr>
          <w:p w14:paraId="417C5861" w14:textId="77777777" w:rsidR="005E6146" w:rsidRDefault="005E6146" w:rsidP="003C684D">
            <w:r>
              <w:t>FID 6 SFID X – Point of Service Data</w:t>
            </w:r>
          </w:p>
          <w:p w14:paraId="5A576A5D" w14:textId="77777777" w:rsidR="005E6146" w:rsidRDefault="005E6146" w:rsidP="003C684D">
            <w:r>
              <w:t>Pos 1 – Cardholder Present Indicator</w:t>
            </w:r>
          </w:p>
          <w:p w14:paraId="6698458E" w14:textId="77777777" w:rsidR="005E6146" w:rsidRDefault="005E6146" w:rsidP="003C684D">
            <w:r>
              <w:t>Pos 2 – Card Present Indicator</w:t>
            </w:r>
          </w:p>
          <w:p w14:paraId="7AB13545" w14:textId="77777777" w:rsidR="005E6146" w:rsidRDefault="005E6146" w:rsidP="003C684D">
            <w:r>
              <w:t>Pos 3 – Transaction Status Indicator</w:t>
            </w:r>
          </w:p>
          <w:p w14:paraId="7B558C5A" w14:textId="77777777" w:rsidR="005E6146" w:rsidRDefault="005E6146" w:rsidP="003C684D">
            <w:r>
              <w:t>Pos 4 – Transaction Security Indicator</w:t>
            </w:r>
          </w:p>
          <w:p w14:paraId="1BF6554E" w14:textId="77777777" w:rsidR="005E6146" w:rsidRDefault="005E6146" w:rsidP="003C684D">
            <w:r>
              <w:t>Pos 5 – Cardholder Activated Terminal</w:t>
            </w:r>
          </w:p>
          <w:p w14:paraId="54334782" w14:textId="77777777" w:rsidR="005E6146" w:rsidRDefault="005E6146" w:rsidP="003C684D">
            <w:r>
              <w:t xml:space="preserve">Pos 6 – </w:t>
            </w:r>
            <w:r w:rsidRPr="00576EA1">
              <w:rPr>
                <w:bCs/>
                <w:snapToGrid w:val="0"/>
              </w:rPr>
              <w:t>Cardholder ID Method</w:t>
            </w:r>
          </w:p>
        </w:tc>
        <w:tc>
          <w:tcPr>
            <w:tcW w:w="5040" w:type="dxa"/>
            <w:tcBorders>
              <w:right w:val="nil"/>
            </w:tcBorders>
          </w:tcPr>
          <w:p w14:paraId="4E4B2C94" w14:textId="77777777" w:rsidR="005E6146" w:rsidRDefault="005E6146" w:rsidP="003C684D"/>
          <w:p w14:paraId="34FA0840" w14:textId="77777777" w:rsidR="005E6146" w:rsidRDefault="005E6146" w:rsidP="003C684D">
            <w:r>
              <w:t>0 – Cardholder present</w:t>
            </w:r>
          </w:p>
          <w:p w14:paraId="771B5AF6" w14:textId="77777777" w:rsidR="005E6146" w:rsidRDefault="005E6146" w:rsidP="003C684D">
            <w:r>
              <w:t>0 – The card is present</w:t>
            </w:r>
          </w:p>
          <w:p w14:paraId="6F7D75CB" w14:textId="77777777" w:rsidR="005E6146" w:rsidRDefault="005E6146" w:rsidP="003C684D">
            <w:r>
              <w:t>4 – Pre-authorization request</w:t>
            </w:r>
          </w:p>
          <w:p w14:paraId="3B1CD246" w14:textId="77777777" w:rsidR="005E6146" w:rsidRDefault="005E6146" w:rsidP="003C684D">
            <w:r>
              <w:t>0 – No security concern</w:t>
            </w:r>
          </w:p>
          <w:p w14:paraId="5BBBA610" w14:textId="77777777" w:rsidR="005E6146" w:rsidRDefault="005E6146" w:rsidP="003C684D">
            <w:r>
              <w:t>0 – Not a CAT transaction</w:t>
            </w:r>
          </w:p>
          <w:p w14:paraId="48DE9D76" w14:textId="77777777" w:rsidR="005E6146" w:rsidRDefault="005E6146" w:rsidP="003C684D">
            <w:r>
              <w:t>0 – Unknown (default)</w:t>
            </w:r>
          </w:p>
        </w:tc>
      </w:tr>
    </w:tbl>
    <w:p w14:paraId="31C856ED" w14:textId="77777777" w:rsidR="0050155D" w:rsidRDefault="0050155D">
      <w:pPr>
        <w:rPr>
          <w:b/>
          <w:bCs/>
          <w:snapToGrid w:val="0"/>
          <w:sz w:val="24"/>
        </w:rPr>
      </w:pPr>
      <w:bookmarkStart w:id="1086" w:name="_Hlk71022489"/>
    </w:p>
    <w:p w14:paraId="6DBB92A5" w14:textId="77777777" w:rsidR="00B03D4E" w:rsidRDefault="00B03D4E">
      <w:pPr>
        <w:rPr>
          <w:rFonts w:asciiTheme="majorHAnsi" w:eastAsiaTheme="majorEastAsia" w:hAnsiTheme="majorHAnsi" w:cstheme="majorBidi"/>
          <w:b/>
          <w:i/>
          <w:iCs/>
          <w:snapToGrid w:val="0"/>
          <w:color w:val="70AD47" w:themeColor="accent6"/>
          <w:sz w:val="28"/>
          <w:szCs w:val="22"/>
        </w:rPr>
      </w:pPr>
      <w:r>
        <w:br w:type="page"/>
      </w:r>
    </w:p>
    <w:p w14:paraId="4FF5A7E5" w14:textId="77777777" w:rsidR="00064748" w:rsidRPr="00E7718C" w:rsidRDefault="00064748" w:rsidP="000F497B">
      <w:pPr>
        <w:pStyle w:val="Heading5"/>
      </w:pPr>
      <w:r w:rsidRPr="00E7718C">
        <w:lastRenderedPageBreak/>
        <w:t xml:space="preserve">Debt Recovery </w:t>
      </w:r>
    </w:p>
    <w:p w14:paraId="1E36E205" w14:textId="77777777" w:rsidR="00185C22" w:rsidRDefault="00064748" w:rsidP="00064748">
      <w:pPr>
        <w:ind w:left="360"/>
      </w:pPr>
      <w:r>
        <w:t>An issuer may decline some authorization requests, this may be for financial reasons, or other reasons defined by the decline response code provided by the issuer.</w:t>
      </w:r>
    </w:p>
    <w:p w14:paraId="3A89ADE3" w14:textId="77777777" w:rsidR="00064748" w:rsidRDefault="00064748" w:rsidP="00064748">
      <w:pPr>
        <w:ind w:left="360"/>
      </w:pPr>
    </w:p>
    <w:p w14:paraId="4EE0AFA9" w14:textId="77777777" w:rsidR="00064748" w:rsidRDefault="00064748" w:rsidP="00064748">
      <w:pPr>
        <w:ind w:left="360"/>
      </w:pPr>
      <w:r>
        <w:t>When a transaction is declined the transit merchant will place the card in the Deny List until the account returns to good standing conditions.</w:t>
      </w:r>
    </w:p>
    <w:p w14:paraId="1CBFCA34" w14:textId="77777777" w:rsidR="00064748" w:rsidRDefault="00064748" w:rsidP="00064748">
      <w:pPr>
        <w:ind w:left="360"/>
      </w:pPr>
    </w:p>
    <w:p w14:paraId="04BCDE46" w14:textId="77777777" w:rsidR="00064748" w:rsidRDefault="00064748" w:rsidP="00064748">
      <w:pPr>
        <w:ind w:left="360"/>
      </w:pPr>
      <w:r>
        <w:t>Debt recovery can be initiated by:</w:t>
      </w:r>
    </w:p>
    <w:p w14:paraId="5CA7CB71" w14:textId="77777777" w:rsidR="00B03D4E" w:rsidRDefault="00B03D4E" w:rsidP="00064748">
      <w:pPr>
        <w:ind w:left="360"/>
      </w:pPr>
    </w:p>
    <w:p w14:paraId="2C3487BE" w14:textId="77777777" w:rsidR="00064748" w:rsidRPr="00E7718C" w:rsidRDefault="00064748" w:rsidP="00F12805">
      <w:pPr>
        <w:pStyle w:val="ListParagraph"/>
        <w:numPr>
          <w:ilvl w:val="0"/>
          <w:numId w:val="89"/>
        </w:numPr>
        <w:rPr>
          <w:rFonts w:cs="Arial"/>
        </w:rPr>
      </w:pPr>
      <w:r w:rsidRPr="00E7718C">
        <w:rPr>
          <w:rFonts w:cs="Arial"/>
        </w:rPr>
        <w:t>The Merchant, these transactions are known as MIT (Merchant Initiated Transaction) or</w:t>
      </w:r>
    </w:p>
    <w:p w14:paraId="764847C1" w14:textId="77777777" w:rsidR="00064748" w:rsidRPr="00E7718C" w:rsidRDefault="00064748" w:rsidP="00F12805">
      <w:pPr>
        <w:pStyle w:val="ListParagraph"/>
        <w:numPr>
          <w:ilvl w:val="0"/>
          <w:numId w:val="89"/>
        </w:numPr>
        <w:rPr>
          <w:rFonts w:cs="Arial"/>
        </w:rPr>
      </w:pPr>
      <w:r w:rsidRPr="00E7718C">
        <w:rPr>
          <w:rFonts w:cs="Arial"/>
        </w:rPr>
        <w:t>The cardholder, these transactions are known as CIT (Customer Initiated Transaction)</w:t>
      </w:r>
    </w:p>
    <w:p w14:paraId="4DF5BF1C" w14:textId="77777777" w:rsidR="00064748" w:rsidRPr="005553D7" w:rsidRDefault="00064748" w:rsidP="00064748">
      <w:pPr>
        <w:rPr>
          <w:rFonts w:cs="Arial"/>
        </w:rPr>
      </w:pPr>
    </w:p>
    <w:p w14:paraId="67B162B8" w14:textId="77777777" w:rsidR="00C85BC3" w:rsidRDefault="00C85BC3" w:rsidP="00064748">
      <w:pPr>
        <w:ind w:left="360"/>
      </w:pPr>
      <w:r>
        <w:t>The card used on debt recovery transactions must be the same used in the transit system and it is present in the deny list.</w:t>
      </w:r>
    </w:p>
    <w:p w14:paraId="1B252CF9" w14:textId="77777777" w:rsidR="00C85BC3" w:rsidRDefault="00C85BC3" w:rsidP="00064748">
      <w:pPr>
        <w:ind w:left="360"/>
      </w:pPr>
    </w:p>
    <w:p w14:paraId="7C3B1728" w14:textId="77777777" w:rsidR="00064748" w:rsidRDefault="00064748" w:rsidP="00064748">
      <w:pPr>
        <w:ind w:left="360"/>
      </w:pPr>
      <w:r>
        <w:t xml:space="preserve">After a debt is recovered the card </w:t>
      </w:r>
      <w:r w:rsidR="0030053E">
        <w:t>needs to be</w:t>
      </w:r>
      <w:r>
        <w:t xml:space="preserve"> removed from the Deny List</w:t>
      </w:r>
      <w:r w:rsidR="0030053E">
        <w:t xml:space="preserve"> within the time limit specified by each Payment Card Network</w:t>
      </w:r>
      <w:r w:rsidR="00460B14">
        <w:t>, refer to TDMS policies and rules for more information.</w:t>
      </w:r>
    </w:p>
    <w:p w14:paraId="01F45D69" w14:textId="77777777" w:rsidR="001D35DB" w:rsidRDefault="001D35DB" w:rsidP="00064748">
      <w:pPr>
        <w:ind w:left="360"/>
      </w:pPr>
    </w:p>
    <w:bookmarkEnd w:id="1086"/>
    <w:p w14:paraId="16B02CA2" w14:textId="77777777" w:rsidR="00841449" w:rsidRPr="00B03D4E" w:rsidRDefault="00841449" w:rsidP="00B03D4E">
      <w:pPr>
        <w:pStyle w:val="Heading6"/>
        <w:ind w:left="720"/>
      </w:pPr>
      <w:r w:rsidRPr="00B03D4E">
        <w:t>MIT – Merchant Initiated Transaction – Debt Recovery – Re-submission</w:t>
      </w:r>
    </w:p>
    <w:p w14:paraId="7FAD1220" w14:textId="77777777" w:rsidR="00841449" w:rsidRDefault="00841449" w:rsidP="00751E88">
      <w:pPr>
        <w:ind w:left="720"/>
      </w:pPr>
      <w:r>
        <w:t xml:space="preserve">Transit Merchants can re-submit transactions </w:t>
      </w:r>
      <w:r w:rsidR="00617CFE">
        <w:t>, t</w:t>
      </w:r>
      <w:r w:rsidR="0030053E">
        <w:t>he re-attempts must not exceed the</w:t>
      </w:r>
      <w:r>
        <w:t xml:space="preserve"> defined by each Payment Card Network </w:t>
      </w:r>
      <w:r w:rsidR="00270210">
        <w:t xml:space="preserve">and it must be submitted </w:t>
      </w:r>
      <w:r w:rsidR="0030053E">
        <w:t>within a</w:t>
      </w:r>
      <w:r>
        <w:t xml:space="preserve"> pre-established time</w:t>
      </w:r>
      <w:r w:rsidR="0030053E">
        <w:t>frame</w:t>
      </w:r>
      <w:r w:rsidR="00C85EA4">
        <w:t>, refer to TMDS policies and rules for more information.</w:t>
      </w:r>
    </w:p>
    <w:p w14:paraId="2D9D4D36" w14:textId="77777777" w:rsidR="00934CA7" w:rsidRDefault="00934CA7" w:rsidP="00751E88">
      <w:pPr>
        <w:ind w:left="720"/>
      </w:pPr>
    </w:p>
    <w:p w14:paraId="06A7E690" w14:textId="77777777" w:rsidR="00841449" w:rsidRPr="00B03D4E" w:rsidRDefault="00841449" w:rsidP="00751E88">
      <w:pPr>
        <w:ind w:left="720"/>
        <w:rPr>
          <w:b/>
          <w:bCs/>
          <w:i/>
          <w:iCs/>
          <w:color w:val="538135" w:themeColor="accent3"/>
        </w:rPr>
      </w:pPr>
      <w:r w:rsidRPr="00B03D4E">
        <w:rPr>
          <w:b/>
          <w:bCs/>
          <w:i/>
          <w:iCs/>
          <w:color w:val="538135" w:themeColor="accent3"/>
        </w:rPr>
        <w:t>Declined Response Codes that allow Transit Merchants to Resubmit transactions</w:t>
      </w:r>
    </w:p>
    <w:p w14:paraId="7244E2E6" w14:textId="77777777" w:rsidR="00841449" w:rsidRDefault="00841449" w:rsidP="00751E88">
      <w:pPr>
        <w:ind w:left="720"/>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4495"/>
        <w:gridCol w:w="3870"/>
      </w:tblGrid>
      <w:tr w:rsidR="00C85EA4" w:rsidRPr="00C85EA4" w14:paraId="4736EBE6" w14:textId="77777777" w:rsidTr="00751E88">
        <w:tc>
          <w:tcPr>
            <w:tcW w:w="4495" w:type="dxa"/>
          </w:tcPr>
          <w:p w14:paraId="57C1816C" w14:textId="77777777" w:rsidR="00C85EA4" w:rsidRPr="00C85EA4" w:rsidRDefault="00C85EA4" w:rsidP="00C85EA4">
            <w:pPr>
              <w:spacing w:before="60" w:after="60"/>
              <w:rPr>
                <w:b/>
                <w:bCs/>
              </w:rPr>
            </w:pPr>
            <w:r w:rsidRPr="00C85EA4">
              <w:rPr>
                <w:b/>
                <w:bCs/>
              </w:rPr>
              <w:t>ISO Response Code</w:t>
            </w:r>
          </w:p>
        </w:tc>
        <w:tc>
          <w:tcPr>
            <w:tcW w:w="3870" w:type="dxa"/>
          </w:tcPr>
          <w:p w14:paraId="358EED6B" w14:textId="77777777" w:rsidR="00C85EA4" w:rsidRPr="00C85EA4" w:rsidRDefault="00C85EA4" w:rsidP="00C85EA4">
            <w:pPr>
              <w:spacing w:before="60" w:after="60"/>
              <w:rPr>
                <w:b/>
                <w:bCs/>
              </w:rPr>
            </w:pPr>
            <w:r w:rsidRPr="00C85EA4">
              <w:rPr>
                <w:b/>
                <w:bCs/>
              </w:rPr>
              <w:t xml:space="preserve">BASE24 Response Code </w:t>
            </w:r>
          </w:p>
        </w:tc>
      </w:tr>
      <w:tr w:rsidR="00C85EA4" w14:paraId="76023B5E" w14:textId="77777777" w:rsidTr="00751E88">
        <w:tc>
          <w:tcPr>
            <w:tcW w:w="4495" w:type="dxa"/>
          </w:tcPr>
          <w:p w14:paraId="2104C214" w14:textId="77777777" w:rsidR="00C85EA4" w:rsidRDefault="00C85EA4" w:rsidP="00C85EA4">
            <w:pPr>
              <w:spacing w:before="60" w:after="60"/>
            </w:pPr>
            <w:r>
              <w:t>51 – No Sufficient Funds</w:t>
            </w:r>
          </w:p>
        </w:tc>
        <w:tc>
          <w:tcPr>
            <w:tcW w:w="3870" w:type="dxa"/>
          </w:tcPr>
          <w:p w14:paraId="4E9645D7" w14:textId="77777777" w:rsidR="00C85EA4" w:rsidRDefault="00C85EA4" w:rsidP="00C85EA4">
            <w:pPr>
              <w:spacing w:before="60" w:after="60"/>
            </w:pPr>
            <w:r>
              <w:t>076 – Low Funds</w:t>
            </w:r>
          </w:p>
        </w:tc>
      </w:tr>
      <w:tr w:rsidR="00C85EA4" w14:paraId="28291C6E" w14:textId="77777777" w:rsidTr="00751E88">
        <w:tc>
          <w:tcPr>
            <w:tcW w:w="4495" w:type="dxa"/>
          </w:tcPr>
          <w:p w14:paraId="4EAC856D" w14:textId="77777777" w:rsidR="00C85EA4" w:rsidRDefault="00C85EA4" w:rsidP="00C85EA4">
            <w:pPr>
              <w:spacing w:before="60" w:after="60"/>
            </w:pPr>
            <w:r>
              <w:t>61 – Exceeds Withdrawal Amount Limit</w:t>
            </w:r>
          </w:p>
        </w:tc>
        <w:tc>
          <w:tcPr>
            <w:tcW w:w="3870" w:type="dxa"/>
          </w:tcPr>
          <w:p w14:paraId="4B877F3D" w14:textId="77777777" w:rsidR="00C85EA4" w:rsidRDefault="00C85EA4" w:rsidP="00C85EA4">
            <w:pPr>
              <w:spacing w:before="60" w:after="60"/>
            </w:pPr>
            <w:r>
              <w:t>107 – Over daily limit</w:t>
            </w:r>
          </w:p>
        </w:tc>
      </w:tr>
      <w:tr w:rsidR="00C85EA4" w14:paraId="2A93C43C" w14:textId="77777777" w:rsidTr="00751E88">
        <w:tc>
          <w:tcPr>
            <w:tcW w:w="4495" w:type="dxa"/>
          </w:tcPr>
          <w:p w14:paraId="4C34768F" w14:textId="77777777" w:rsidR="00C85EA4" w:rsidRDefault="00C85EA4" w:rsidP="00C85EA4">
            <w:pPr>
              <w:spacing w:before="60" w:after="60"/>
            </w:pPr>
            <w:r>
              <w:t>65 – Exceeds Withdrawal Frequency Limit</w:t>
            </w:r>
          </w:p>
        </w:tc>
        <w:tc>
          <w:tcPr>
            <w:tcW w:w="3870" w:type="dxa"/>
          </w:tcPr>
          <w:p w14:paraId="13B53A8C" w14:textId="77777777" w:rsidR="00C85EA4" w:rsidRDefault="00C85EA4" w:rsidP="00C85EA4">
            <w:pPr>
              <w:spacing w:before="60" w:after="60"/>
            </w:pPr>
            <w:r>
              <w:t>082 – Number times used</w:t>
            </w:r>
          </w:p>
        </w:tc>
      </w:tr>
    </w:tbl>
    <w:p w14:paraId="01DBEE31" w14:textId="77777777" w:rsidR="00841449" w:rsidRDefault="00841449" w:rsidP="00751E88">
      <w:pPr>
        <w:ind w:left="720"/>
      </w:pPr>
    </w:p>
    <w:p w14:paraId="6D4D90B6" w14:textId="77777777" w:rsidR="00841449" w:rsidRDefault="00C85EA4" w:rsidP="00751E88">
      <w:pPr>
        <w:ind w:left="720"/>
      </w:pPr>
      <w:r w:rsidRPr="00C85EA4">
        <w:rPr>
          <w:b/>
          <w:bCs/>
        </w:rPr>
        <w:t>IMPORTANT:</w:t>
      </w:r>
      <w:r>
        <w:t xml:space="preserve"> </w:t>
      </w:r>
      <w:r w:rsidR="00934CA7">
        <w:rPr>
          <w:i/>
          <w:iCs/>
        </w:rPr>
        <w:t>Transit Merchant that receives a Declined Response Code other than the listed above must not resubmit the transaction for authorization, integrity fees might apply</w:t>
      </w:r>
      <w:r w:rsidR="00270210">
        <w:rPr>
          <w:i/>
          <w:iCs/>
        </w:rPr>
        <w:t>.</w:t>
      </w:r>
    </w:p>
    <w:p w14:paraId="53B577D3" w14:textId="77777777" w:rsidR="00934CA7" w:rsidRDefault="00934CA7" w:rsidP="00841449">
      <w:pPr>
        <w:ind w:left="360"/>
      </w:pPr>
    </w:p>
    <w:p w14:paraId="73C2C52C" w14:textId="77777777" w:rsidR="00B03D4E" w:rsidRDefault="00B03D4E">
      <w:pPr>
        <w:rPr>
          <w:rFonts w:ascii="Arial" w:hAnsi="Arial" w:cs="Arial"/>
          <w:b/>
          <w:bCs/>
          <w:i/>
          <w:iCs/>
          <w:color w:val="538135" w:themeColor="accent3"/>
          <w:sz w:val="20"/>
          <w:szCs w:val="20"/>
        </w:rPr>
      </w:pPr>
      <w:r>
        <w:rPr>
          <w:rFonts w:ascii="Arial" w:hAnsi="Arial" w:cs="Arial"/>
          <w:b/>
          <w:bCs/>
          <w:i/>
          <w:iCs/>
          <w:color w:val="538135" w:themeColor="accent3"/>
          <w:sz w:val="20"/>
          <w:szCs w:val="20"/>
        </w:rPr>
        <w:br w:type="page"/>
      </w:r>
    </w:p>
    <w:p w14:paraId="12131BED" w14:textId="77777777" w:rsidR="00934CA7" w:rsidRPr="00B03D4E" w:rsidRDefault="008D1696" w:rsidP="00F12805">
      <w:pPr>
        <w:pStyle w:val="ListParagraph"/>
        <w:numPr>
          <w:ilvl w:val="1"/>
          <w:numId w:val="93"/>
        </w:numPr>
        <w:ind w:left="1080"/>
        <w:rPr>
          <w:rFonts w:ascii="Arial" w:hAnsi="Arial" w:cs="Arial"/>
          <w:b/>
          <w:bCs/>
          <w:i/>
          <w:iCs/>
          <w:color w:val="538135" w:themeColor="accent3"/>
          <w:sz w:val="20"/>
          <w:szCs w:val="20"/>
        </w:rPr>
      </w:pPr>
      <w:r w:rsidRPr="00B03D4E">
        <w:rPr>
          <w:rFonts w:ascii="Arial" w:hAnsi="Arial" w:cs="Arial"/>
          <w:b/>
          <w:bCs/>
          <w:i/>
          <w:iCs/>
          <w:color w:val="538135" w:themeColor="accent3"/>
          <w:sz w:val="20"/>
          <w:szCs w:val="20"/>
        </w:rPr>
        <w:lastRenderedPageBreak/>
        <w:t>MIT – Debt Recovery - Resubmission</w:t>
      </w:r>
      <w:r w:rsidR="00934CA7" w:rsidRPr="00B03D4E">
        <w:rPr>
          <w:rFonts w:ascii="Arial" w:hAnsi="Arial" w:cs="Arial"/>
          <w:b/>
          <w:bCs/>
          <w:i/>
          <w:iCs/>
          <w:color w:val="538135" w:themeColor="accent3"/>
          <w:sz w:val="20"/>
          <w:szCs w:val="20"/>
        </w:rPr>
        <w:t xml:space="preserve"> transaction</w:t>
      </w:r>
      <w:r w:rsidR="00751E88" w:rsidRPr="00B03D4E">
        <w:rPr>
          <w:rFonts w:ascii="Arial" w:hAnsi="Arial" w:cs="Arial"/>
          <w:b/>
          <w:bCs/>
          <w:i/>
          <w:iCs/>
          <w:color w:val="538135" w:themeColor="accent3"/>
          <w:sz w:val="20"/>
          <w:szCs w:val="20"/>
        </w:rPr>
        <w:t xml:space="preserve"> – Key fields</w:t>
      </w:r>
    </w:p>
    <w:p w14:paraId="02231F27" w14:textId="77777777" w:rsidR="00934CA7" w:rsidRDefault="00934CA7" w:rsidP="00934CA7">
      <w:pPr>
        <w:ind w:left="360"/>
      </w:pPr>
    </w:p>
    <w:p w14:paraId="186EDCA8" w14:textId="77777777" w:rsidR="00934CA7" w:rsidRPr="00751E88" w:rsidRDefault="00934CA7" w:rsidP="00751E88">
      <w:pPr>
        <w:ind w:left="1080"/>
        <w:rPr>
          <w:b/>
          <w:bCs/>
        </w:rPr>
      </w:pPr>
      <w:r w:rsidRPr="00751E88">
        <w:rPr>
          <w:b/>
          <w:bCs/>
        </w:rPr>
        <w:t>Request Message</w:t>
      </w:r>
    </w:p>
    <w:p w14:paraId="7013E96E" w14:textId="77777777" w:rsidR="00934CA7" w:rsidRPr="009B062C" w:rsidRDefault="00934CA7" w:rsidP="00751E88">
      <w:pPr>
        <w:ind w:left="1080"/>
        <w:rPr>
          <w:b/>
          <w:bCs/>
          <w:szCs w:val="22"/>
        </w:rPr>
      </w:pPr>
    </w:p>
    <w:tbl>
      <w:tblPr>
        <w:tblStyle w:val="TableGrid"/>
        <w:tblW w:w="8820" w:type="dxa"/>
        <w:tblInd w:w="1080" w:type="dxa"/>
        <w:tblBorders>
          <w:left w:val="none" w:sz="0" w:space="0" w:color="auto"/>
          <w:right w:val="none" w:sz="0" w:space="0" w:color="auto"/>
        </w:tblBorders>
        <w:tblLook w:val="04A0" w:firstRow="1" w:lastRow="0" w:firstColumn="1" w:lastColumn="0" w:noHBand="0" w:noVBand="1"/>
      </w:tblPr>
      <w:tblGrid>
        <w:gridCol w:w="3955"/>
        <w:gridCol w:w="4865"/>
      </w:tblGrid>
      <w:tr w:rsidR="00934CA7" w:rsidRPr="00611CC9" w14:paraId="5D0094B6" w14:textId="77777777" w:rsidTr="005E6146">
        <w:trPr>
          <w:tblHeader/>
        </w:trPr>
        <w:tc>
          <w:tcPr>
            <w:tcW w:w="3955" w:type="dxa"/>
          </w:tcPr>
          <w:p w14:paraId="46EF0DFB" w14:textId="77777777" w:rsidR="00934CA7" w:rsidRPr="00611CC9" w:rsidRDefault="00934CA7" w:rsidP="00282F5F">
            <w:pPr>
              <w:spacing w:before="60" w:after="60"/>
              <w:rPr>
                <w:b/>
                <w:bCs/>
              </w:rPr>
            </w:pPr>
            <w:r w:rsidRPr="00611CC9">
              <w:rPr>
                <w:b/>
                <w:bCs/>
              </w:rPr>
              <w:t>Field</w:t>
            </w:r>
          </w:p>
        </w:tc>
        <w:tc>
          <w:tcPr>
            <w:tcW w:w="4865" w:type="dxa"/>
          </w:tcPr>
          <w:p w14:paraId="5BF83B1C" w14:textId="77777777" w:rsidR="00934CA7" w:rsidRPr="00611CC9" w:rsidRDefault="00934CA7" w:rsidP="00282F5F">
            <w:pPr>
              <w:spacing w:before="60" w:after="60"/>
              <w:rPr>
                <w:b/>
                <w:bCs/>
              </w:rPr>
            </w:pPr>
            <w:r w:rsidRPr="00611CC9">
              <w:rPr>
                <w:b/>
                <w:bCs/>
              </w:rPr>
              <w:t>Value</w:t>
            </w:r>
          </w:p>
        </w:tc>
      </w:tr>
      <w:tr w:rsidR="00934CA7" w14:paraId="7A027034" w14:textId="77777777" w:rsidTr="005E6146">
        <w:tc>
          <w:tcPr>
            <w:tcW w:w="3955" w:type="dxa"/>
          </w:tcPr>
          <w:p w14:paraId="7A55E766" w14:textId="77777777" w:rsidR="00934CA7" w:rsidRDefault="00934CA7" w:rsidP="00282F5F">
            <w:r>
              <w:t>SPDH Header – Message Subtype</w:t>
            </w:r>
          </w:p>
        </w:tc>
        <w:tc>
          <w:tcPr>
            <w:tcW w:w="4865" w:type="dxa"/>
          </w:tcPr>
          <w:p w14:paraId="4C9B39BA" w14:textId="77777777" w:rsidR="00934CA7" w:rsidRDefault="00934CA7" w:rsidP="00282F5F">
            <w:r>
              <w:t>O – Online</w:t>
            </w:r>
          </w:p>
        </w:tc>
      </w:tr>
      <w:tr w:rsidR="00934CA7" w14:paraId="5A33B042" w14:textId="77777777" w:rsidTr="005E6146">
        <w:tc>
          <w:tcPr>
            <w:tcW w:w="3955" w:type="dxa"/>
          </w:tcPr>
          <w:p w14:paraId="4A9780B6" w14:textId="77777777" w:rsidR="00934CA7" w:rsidRDefault="00934CA7" w:rsidP="00282F5F">
            <w:r>
              <w:t>SDPH Header – Transaction Code</w:t>
            </w:r>
          </w:p>
        </w:tc>
        <w:tc>
          <w:tcPr>
            <w:tcW w:w="4865" w:type="dxa"/>
          </w:tcPr>
          <w:p w14:paraId="3131AFD8" w14:textId="77777777" w:rsidR="00934CA7" w:rsidRDefault="00F77D3D" w:rsidP="00282F5F">
            <w:r>
              <w:t>00 – Purchase (only purchase is supported for debt recovery)</w:t>
            </w:r>
          </w:p>
        </w:tc>
      </w:tr>
      <w:tr w:rsidR="00934CA7" w14:paraId="3BFA5EFD" w14:textId="77777777" w:rsidTr="005E6146">
        <w:tc>
          <w:tcPr>
            <w:tcW w:w="3955" w:type="dxa"/>
          </w:tcPr>
          <w:p w14:paraId="0BFDB610" w14:textId="77777777" w:rsidR="00934CA7" w:rsidRDefault="00934CA7" w:rsidP="00282F5F">
            <w:r>
              <w:t>FID B – Amount</w:t>
            </w:r>
          </w:p>
        </w:tc>
        <w:tc>
          <w:tcPr>
            <w:tcW w:w="4865" w:type="dxa"/>
          </w:tcPr>
          <w:p w14:paraId="1F3E2E60" w14:textId="77777777" w:rsidR="00934CA7" w:rsidRDefault="008D1696" w:rsidP="00282F5F">
            <w:r>
              <w:t>Debt amount trying to be recovered</w:t>
            </w:r>
            <w:r w:rsidR="00617CFE">
              <w:t>.</w:t>
            </w:r>
          </w:p>
          <w:p w14:paraId="2F85D2F2" w14:textId="77777777" w:rsidR="00617CFE" w:rsidRDefault="00617CFE" w:rsidP="00282F5F">
            <w:r>
              <w:t>Payment Card Networks have different rules, refer to TMDS policies and rules for more details</w:t>
            </w:r>
          </w:p>
        </w:tc>
      </w:tr>
      <w:tr w:rsidR="00036CCA" w14:paraId="06D5373D" w14:textId="77777777" w:rsidTr="005E6146">
        <w:tc>
          <w:tcPr>
            <w:tcW w:w="3955" w:type="dxa"/>
          </w:tcPr>
          <w:p w14:paraId="0F1AD7EB" w14:textId="77777777" w:rsidR="00036CCA" w:rsidRPr="00C825D7" w:rsidRDefault="00036CCA" w:rsidP="00282F5F">
            <w:pPr>
              <w:rPr>
                <w:lang w:val="fr-FR"/>
              </w:rPr>
            </w:pPr>
            <w:r w:rsidRPr="00C825D7">
              <w:rPr>
                <w:lang w:val="fr-FR"/>
              </w:rPr>
              <w:t>FID 6 SFID E – POS Entry Mode</w:t>
            </w:r>
          </w:p>
          <w:p w14:paraId="13DA1B34" w14:textId="77777777" w:rsidR="00036CCA" w:rsidRDefault="00036CCA" w:rsidP="00282F5F">
            <w:r>
              <w:t>Position 1-2</w:t>
            </w:r>
          </w:p>
          <w:p w14:paraId="315262A6" w14:textId="77777777" w:rsidR="00F32C6B" w:rsidRDefault="00F32C6B" w:rsidP="00282F5F">
            <w:r>
              <w:t>Position 3</w:t>
            </w:r>
          </w:p>
        </w:tc>
        <w:tc>
          <w:tcPr>
            <w:tcW w:w="4865" w:type="dxa"/>
          </w:tcPr>
          <w:p w14:paraId="409F3C18" w14:textId="77777777" w:rsidR="00036CCA" w:rsidRDefault="00036CCA" w:rsidP="00282F5F"/>
          <w:p w14:paraId="37D12AA1" w14:textId="77777777" w:rsidR="00036CCA" w:rsidRDefault="00036CCA" w:rsidP="00282F5F">
            <w:r>
              <w:t>01 – Manually</w:t>
            </w:r>
          </w:p>
          <w:p w14:paraId="6E5D2805" w14:textId="77777777" w:rsidR="00F32C6B" w:rsidRDefault="00F32C6B" w:rsidP="00282F5F">
            <w:r>
              <w:t>2 – No PIN Entry capability</w:t>
            </w:r>
          </w:p>
        </w:tc>
      </w:tr>
      <w:tr w:rsidR="00B82A16" w14:paraId="3C3AC82B" w14:textId="77777777" w:rsidTr="005E6146">
        <w:tc>
          <w:tcPr>
            <w:tcW w:w="3955" w:type="dxa"/>
          </w:tcPr>
          <w:p w14:paraId="3CB4D688" w14:textId="77777777" w:rsidR="00B82A16" w:rsidRPr="00C825D7" w:rsidRDefault="00B82A16" w:rsidP="00282F5F">
            <w:pPr>
              <w:rPr>
                <w:lang w:val="fr-FR"/>
              </w:rPr>
            </w:pPr>
            <w:r w:rsidRPr="00C825D7">
              <w:rPr>
                <w:lang w:val="fr-FR"/>
              </w:rPr>
              <w:t>FID e – POS Condition Code</w:t>
            </w:r>
          </w:p>
        </w:tc>
        <w:tc>
          <w:tcPr>
            <w:tcW w:w="4865" w:type="dxa"/>
          </w:tcPr>
          <w:p w14:paraId="0097022A" w14:textId="77777777" w:rsidR="00B82A16" w:rsidRDefault="00B82A16" w:rsidP="00282F5F">
            <w:r>
              <w:t xml:space="preserve">00 – </w:t>
            </w:r>
            <w:r w:rsidR="00CB12D6">
              <w:rPr>
                <w:snapToGrid w:val="0"/>
              </w:rPr>
              <w:t>Normal presentment</w:t>
            </w:r>
          </w:p>
        </w:tc>
      </w:tr>
      <w:tr w:rsidR="00934CA7" w14:paraId="0F7E7BAD" w14:textId="77777777" w:rsidTr="005E6146">
        <w:tc>
          <w:tcPr>
            <w:tcW w:w="3955" w:type="dxa"/>
          </w:tcPr>
          <w:p w14:paraId="361DFB54" w14:textId="77777777" w:rsidR="00934CA7" w:rsidRDefault="00934CA7" w:rsidP="00282F5F">
            <w:r>
              <w:t>FID 6 SFID s – Transit Transaction Data</w:t>
            </w:r>
          </w:p>
          <w:p w14:paraId="373FA56D" w14:textId="77777777" w:rsidR="00934CA7" w:rsidRDefault="00934CA7" w:rsidP="00282F5F">
            <w:r>
              <w:t>Position 1-2 – Transaction Type Indicator</w:t>
            </w:r>
          </w:p>
          <w:p w14:paraId="1FBA0D42" w14:textId="77777777" w:rsidR="00934CA7" w:rsidRDefault="00934CA7" w:rsidP="00282F5F">
            <w:r>
              <w:t>Position 3-4 – Transportation Mode Indicator</w:t>
            </w:r>
          </w:p>
        </w:tc>
        <w:tc>
          <w:tcPr>
            <w:tcW w:w="4865" w:type="dxa"/>
          </w:tcPr>
          <w:p w14:paraId="3F9B5B78" w14:textId="77777777" w:rsidR="00934CA7" w:rsidRDefault="00934CA7" w:rsidP="00282F5F"/>
          <w:p w14:paraId="4610D0CD" w14:textId="77777777" w:rsidR="00934CA7" w:rsidRDefault="00934CA7" w:rsidP="00282F5F">
            <w:r>
              <w:t>0</w:t>
            </w:r>
            <w:r w:rsidR="008D1696">
              <w:t>7</w:t>
            </w:r>
            <w:r>
              <w:t xml:space="preserve"> – </w:t>
            </w:r>
            <w:r w:rsidR="008D1696">
              <w:t>Debt Recovery</w:t>
            </w:r>
            <w:r>
              <w:t xml:space="preserve"> </w:t>
            </w:r>
          </w:p>
          <w:p w14:paraId="0E2729E2" w14:textId="77777777" w:rsidR="00934CA7" w:rsidRDefault="00934CA7" w:rsidP="00282F5F">
            <w:r>
              <w:t>Any valid value</w:t>
            </w:r>
          </w:p>
        </w:tc>
      </w:tr>
      <w:tr w:rsidR="00934CA7" w14:paraId="5C98C230" w14:textId="77777777" w:rsidTr="005E6146">
        <w:tc>
          <w:tcPr>
            <w:tcW w:w="3955" w:type="dxa"/>
          </w:tcPr>
          <w:p w14:paraId="025B54A6" w14:textId="77777777" w:rsidR="00934CA7" w:rsidRDefault="00934CA7" w:rsidP="00282F5F">
            <w:r>
              <w:t xml:space="preserve">FID 6 SFID </w:t>
            </w:r>
            <w:r w:rsidR="00F32C6B">
              <w:t>O</w:t>
            </w:r>
            <w:r>
              <w:t xml:space="preserve"> – EMV Request Data</w:t>
            </w:r>
          </w:p>
        </w:tc>
        <w:tc>
          <w:tcPr>
            <w:tcW w:w="4865" w:type="dxa"/>
          </w:tcPr>
          <w:p w14:paraId="04CB0BA5" w14:textId="77777777" w:rsidR="008D1696" w:rsidRDefault="008D1696" w:rsidP="00282F5F">
            <w:bookmarkStart w:id="1087" w:name="_Hlk69994932"/>
            <w:r>
              <w:t>Copied from the original declined preauth or purchase transaction, excluding the following EMV tags:</w:t>
            </w:r>
          </w:p>
          <w:p w14:paraId="7C8A7A47" w14:textId="77777777" w:rsidR="008D1696" w:rsidRDefault="008D1696" w:rsidP="00282F5F"/>
          <w:p w14:paraId="6781F59C" w14:textId="77777777" w:rsidR="008D1696" w:rsidRDefault="008D1696" w:rsidP="00282F5F">
            <w:r>
              <w:t>9F26 – Application Cryptogram</w:t>
            </w:r>
          </w:p>
          <w:p w14:paraId="7FB84E17" w14:textId="77777777" w:rsidR="00934CA7" w:rsidRDefault="008D1696" w:rsidP="00282F5F">
            <w:r>
              <w:t>9F36 – Application Transaction Counter</w:t>
            </w:r>
            <w:bookmarkEnd w:id="1087"/>
          </w:p>
        </w:tc>
      </w:tr>
      <w:tr w:rsidR="00F32C6B" w14:paraId="47EC1117" w14:textId="77777777" w:rsidTr="005E6146">
        <w:tc>
          <w:tcPr>
            <w:tcW w:w="3955" w:type="dxa"/>
          </w:tcPr>
          <w:p w14:paraId="6B5E92C3" w14:textId="77777777" w:rsidR="00F32C6B" w:rsidRDefault="00F32C6B" w:rsidP="00282F5F">
            <w:r>
              <w:t>FID 6 SFID P – EMV Additional Request Data</w:t>
            </w:r>
          </w:p>
        </w:tc>
        <w:tc>
          <w:tcPr>
            <w:tcW w:w="4865" w:type="dxa"/>
          </w:tcPr>
          <w:p w14:paraId="26312F30" w14:textId="77777777" w:rsidR="00F32C6B" w:rsidRDefault="00F32C6B" w:rsidP="00282F5F">
            <w:r>
              <w:t>From the original declined transaction</w:t>
            </w:r>
          </w:p>
        </w:tc>
      </w:tr>
      <w:tr w:rsidR="00934CA7" w14:paraId="397F274D" w14:textId="77777777" w:rsidTr="005E6146">
        <w:tc>
          <w:tcPr>
            <w:tcW w:w="3955" w:type="dxa"/>
          </w:tcPr>
          <w:p w14:paraId="4658723A" w14:textId="77777777" w:rsidR="00934CA7" w:rsidRDefault="008D1696" w:rsidP="00282F5F">
            <w:r>
              <w:t>FID 6 SFID h – System Trace Number</w:t>
            </w:r>
          </w:p>
        </w:tc>
        <w:tc>
          <w:tcPr>
            <w:tcW w:w="4865" w:type="dxa"/>
          </w:tcPr>
          <w:p w14:paraId="4A22F0DD" w14:textId="77777777" w:rsidR="008D1696" w:rsidRDefault="008D1696" w:rsidP="00282F5F">
            <w:r>
              <w:t>From the original declined transaction</w:t>
            </w:r>
          </w:p>
        </w:tc>
      </w:tr>
      <w:tr w:rsidR="008D1696" w14:paraId="3B1A91FF" w14:textId="77777777" w:rsidTr="005E6146">
        <w:tc>
          <w:tcPr>
            <w:tcW w:w="3955" w:type="dxa"/>
          </w:tcPr>
          <w:p w14:paraId="5E1386B8" w14:textId="77777777" w:rsidR="008D1696" w:rsidRDefault="008D1696" w:rsidP="00282F5F">
            <w:r>
              <w:t>FID 6 SFID i – Retrieval Reference Number</w:t>
            </w:r>
          </w:p>
        </w:tc>
        <w:tc>
          <w:tcPr>
            <w:tcW w:w="4865" w:type="dxa"/>
          </w:tcPr>
          <w:p w14:paraId="2E242134" w14:textId="77777777" w:rsidR="008D1696" w:rsidRDefault="008D1696" w:rsidP="00282F5F">
            <w:r>
              <w:t>From the original declined transactions</w:t>
            </w:r>
          </w:p>
        </w:tc>
      </w:tr>
      <w:tr w:rsidR="008D1696" w14:paraId="2893B1AC" w14:textId="77777777" w:rsidTr="005E6146">
        <w:tc>
          <w:tcPr>
            <w:tcW w:w="3955" w:type="dxa"/>
          </w:tcPr>
          <w:p w14:paraId="055FAFC5" w14:textId="77777777" w:rsidR="008D1696" w:rsidRDefault="008D1696" w:rsidP="00282F5F">
            <w:r>
              <w:t>FID 6 SFID A – Original Time and Date</w:t>
            </w:r>
          </w:p>
        </w:tc>
        <w:tc>
          <w:tcPr>
            <w:tcW w:w="4865" w:type="dxa"/>
          </w:tcPr>
          <w:p w14:paraId="42E6BAA9" w14:textId="77777777" w:rsidR="008D1696" w:rsidRDefault="008D1696" w:rsidP="00282F5F">
            <w:r>
              <w:t>From the original declined transaction</w:t>
            </w:r>
          </w:p>
        </w:tc>
      </w:tr>
      <w:tr w:rsidR="008D1696" w14:paraId="750EC17C" w14:textId="77777777" w:rsidTr="005E6146">
        <w:tc>
          <w:tcPr>
            <w:tcW w:w="3955" w:type="dxa"/>
          </w:tcPr>
          <w:p w14:paraId="4513E9E0" w14:textId="77777777" w:rsidR="008D1696" w:rsidRPr="00C825D7" w:rsidRDefault="008D1696" w:rsidP="00282F5F">
            <w:pPr>
              <w:rPr>
                <w:lang w:val="fr-FR"/>
              </w:rPr>
            </w:pPr>
            <w:r w:rsidRPr="00C825D7">
              <w:rPr>
                <w:lang w:val="fr-FR"/>
              </w:rPr>
              <w:t>FID 6 SFID F – E-commerce Flag</w:t>
            </w:r>
          </w:p>
          <w:p w14:paraId="280020C6" w14:textId="77777777" w:rsidR="008D1696" w:rsidRDefault="008D1696" w:rsidP="00282F5F">
            <w:r>
              <w:t>Pos 2 – MIT Indicator</w:t>
            </w:r>
          </w:p>
        </w:tc>
        <w:tc>
          <w:tcPr>
            <w:tcW w:w="4865" w:type="dxa"/>
          </w:tcPr>
          <w:p w14:paraId="27F62313" w14:textId="77777777" w:rsidR="008D1696" w:rsidRDefault="008D1696" w:rsidP="00282F5F"/>
          <w:p w14:paraId="28AC4CE5" w14:textId="77777777" w:rsidR="008D1696" w:rsidRDefault="008D1696" w:rsidP="00282F5F">
            <w:r>
              <w:t>S – Resubmission</w:t>
            </w:r>
          </w:p>
        </w:tc>
      </w:tr>
      <w:tr w:rsidR="008D1696" w14:paraId="227E2FC1" w14:textId="77777777" w:rsidTr="005E6146">
        <w:tc>
          <w:tcPr>
            <w:tcW w:w="3955" w:type="dxa"/>
            <w:tcBorders>
              <w:bottom w:val="single" w:sz="4" w:space="0" w:color="auto"/>
            </w:tcBorders>
          </w:tcPr>
          <w:p w14:paraId="52219926" w14:textId="77777777" w:rsidR="008D1696" w:rsidRDefault="008D1696" w:rsidP="00282F5F">
            <w:r>
              <w:t>FID z – Trace ID</w:t>
            </w:r>
          </w:p>
        </w:tc>
        <w:tc>
          <w:tcPr>
            <w:tcW w:w="4865" w:type="dxa"/>
            <w:tcBorders>
              <w:bottom w:val="single" w:sz="4" w:space="0" w:color="auto"/>
            </w:tcBorders>
          </w:tcPr>
          <w:p w14:paraId="6DFD1E3E" w14:textId="77777777" w:rsidR="008D1696" w:rsidRDefault="008D1696" w:rsidP="00282F5F">
            <w:r>
              <w:t>From the original declined transaction</w:t>
            </w:r>
          </w:p>
        </w:tc>
      </w:tr>
      <w:tr w:rsidR="005E6146" w14:paraId="61C65D8E" w14:textId="77777777" w:rsidTr="005E6146">
        <w:tblPrEx>
          <w:tblBorders>
            <w:left w:val="single" w:sz="4" w:space="0" w:color="auto"/>
            <w:right w:val="single" w:sz="4" w:space="0" w:color="auto"/>
          </w:tblBorders>
        </w:tblPrEx>
        <w:tc>
          <w:tcPr>
            <w:tcW w:w="3955" w:type="dxa"/>
            <w:tcBorders>
              <w:left w:val="nil"/>
            </w:tcBorders>
          </w:tcPr>
          <w:p w14:paraId="5DFAC312" w14:textId="77777777" w:rsidR="005E6146" w:rsidRDefault="005E6146" w:rsidP="003C684D">
            <w:r>
              <w:t>FID 6 SFID X – Point of Service Data</w:t>
            </w:r>
          </w:p>
          <w:p w14:paraId="781A8013" w14:textId="77777777" w:rsidR="005E6146" w:rsidRDefault="005E6146" w:rsidP="003C684D">
            <w:r>
              <w:t>Pos 1 – Cardholder Present Indicator</w:t>
            </w:r>
          </w:p>
          <w:p w14:paraId="2BB04061" w14:textId="77777777" w:rsidR="005E6146" w:rsidRDefault="005E6146" w:rsidP="003C684D">
            <w:r>
              <w:t>Pos 2 – Card Present Indicator</w:t>
            </w:r>
          </w:p>
          <w:p w14:paraId="23A29D3C" w14:textId="77777777" w:rsidR="005E6146" w:rsidRDefault="005E6146" w:rsidP="003C684D">
            <w:r>
              <w:t>Pos 3 – Transaction Status Indicator</w:t>
            </w:r>
          </w:p>
          <w:p w14:paraId="3076D207" w14:textId="77777777" w:rsidR="005E6146" w:rsidRDefault="005E6146" w:rsidP="003C684D">
            <w:r>
              <w:t>Pos 4 – Transaction Security Indicator</w:t>
            </w:r>
          </w:p>
          <w:p w14:paraId="5964181B" w14:textId="77777777" w:rsidR="005E6146" w:rsidRDefault="005E6146" w:rsidP="003C684D">
            <w:r>
              <w:t>Pos 5 – Cardholder Activated Terminal</w:t>
            </w:r>
          </w:p>
          <w:p w14:paraId="6FFD9B2C" w14:textId="77777777" w:rsidR="005E6146" w:rsidRDefault="005E6146" w:rsidP="003C684D">
            <w:r>
              <w:t xml:space="preserve">Pos 6 – </w:t>
            </w:r>
            <w:r w:rsidRPr="00576EA1">
              <w:rPr>
                <w:bCs/>
                <w:snapToGrid w:val="0"/>
              </w:rPr>
              <w:t>Cardholder ID Method</w:t>
            </w:r>
          </w:p>
        </w:tc>
        <w:tc>
          <w:tcPr>
            <w:tcW w:w="4865" w:type="dxa"/>
            <w:tcBorders>
              <w:right w:val="nil"/>
            </w:tcBorders>
          </w:tcPr>
          <w:p w14:paraId="6F36DF3E" w14:textId="77777777" w:rsidR="005E6146" w:rsidRDefault="005E6146" w:rsidP="003C684D"/>
          <w:p w14:paraId="271F3BE5" w14:textId="77777777" w:rsidR="005E6146" w:rsidRDefault="005E6146" w:rsidP="003C684D">
            <w:r>
              <w:t>1 – Cardholder not present</w:t>
            </w:r>
          </w:p>
          <w:p w14:paraId="74498918" w14:textId="77777777" w:rsidR="005E6146" w:rsidRDefault="005E6146" w:rsidP="003C684D">
            <w:r>
              <w:t>1 – The card is not present</w:t>
            </w:r>
          </w:p>
          <w:p w14:paraId="441D53CE" w14:textId="77777777" w:rsidR="005E6146" w:rsidRDefault="005E6146" w:rsidP="003C684D">
            <w:r>
              <w:t>0 – Normal request</w:t>
            </w:r>
          </w:p>
          <w:p w14:paraId="3424E9DE" w14:textId="77777777" w:rsidR="005E6146" w:rsidRDefault="005E6146" w:rsidP="003C684D">
            <w:r>
              <w:t>0 – No security concern</w:t>
            </w:r>
          </w:p>
          <w:p w14:paraId="072CAFEF" w14:textId="77777777" w:rsidR="005E6146" w:rsidRDefault="005E6146" w:rsidP="003C684D">
            <w:r>
              <w:t>0 – Not a CAT transaction</w:t>
            </w:r>
          </w:p>
          <w:p w14:paraId="586625D6" w14:textId="77777777" w:rsidR="005E6146" w:rsidRDefault="00F513EA" w:rsidP="003C684D">
            <w:r>
              <w:t>4</w:t>
            </w:r>
            <w:r w:rsidR="005E6146">
              <w:t xml:space="preserve"> – </w:t>
            </w:r>
            <w:r>
              <w:t>None (Cardholder Not Present)</w:t>
            </w:r>
          </w:p>
        </w:tc>
      </w:tr>
    </w:tbl>
    <w:p w14:paraId="11FFF01F" w14:textId="77777777" w:rsidR="00934CA7" w:rsidRDefault="00934CA7" w:rsidP="00751E88">
      <w:pPr>
        <w:ind w:left="1080"/>
      </w:pPr>
    </w:p>
    <w:p w14:paraId="22AB9F71" w14:textId="77777777" w:rsidR="00934CA7" w:rsidRPr="00751E88" w:rsidRDefault="00934CA7" w:rsidP="00751E88">
      <w:pPr>
        <w:ind w:left="1080"/>
        <w:rPr>
          <w:b/>
          <w:bCs/>
        </w:rPr>
      </w:pPr>
      <w:r w:rsidRPr="00751E88">
        <w:rPr>
          <w:b/>
          <w:bCs/>
        </w:rPr>
        <w:t>Response Message</w:t>
      </w:r>
    </w:p>
    <w:p w14:paraId="2D108526" w14:textId="77777777" w:rsidR="00460B14" w:rsidRDefault="00460B14" w:rsidP="00751E88">
      <w:pPr>
        <w:ind w:left="1080"/>
        <w:rPr>
          <w:szCs w:val="22"/>
        </w:rPr>
      </w:pPr>
    </w:p>
    <w:p w14:paraId="6DD0C723" w14:textId="77777777" w:rsidR="008D1696" w:rsidRDefault="008D1696" w:rsidP="00751E88">
      <w:pPr>
        <w:ind w:left="1080"/>
        <w:rPr>
          <w:szCs w:val="22"/>
        </w:rPr>
      </w:pPr>
      <w:r w:rsidRPr="008D1696">
        <w:rPr>
          <w:szCs w:val="22"/>
        </w:rPr>
        <w:t>Nothing unique to Transit Merchant, all the fields returned in a</w:t>
      </w:r>
      <w:r w:rsidR="00173262">
        <w:rPr>
          <w:szCs w:val="22"/>
        </w:rPr>
        <w:t xml:space="preserve"> normal</w:t>
      </w:r>
      <w:r w:rsidRPr="008D1696">
        <w:rPr>
          <w:szCs w:val="22"/>
        </w:rPr>
        <w:t xml:space="preserve"> purchase response message</w:t>
      </w:r>
    </w:p>
    <w:p w14:paraId="7D747CBA" w14:textId="77777777" w:rsidR="00AB665C" w:rsidRPr="008D1696" w:rsidRDefault="00AB665C" w:rsidP="00934CA7">
      <w:pPr>
        <w:ind w:left="360"/>
        <w:rPr>
          <w:szCs w:val="22"/>
        </w:rPr>
      </w:pPr>
    </w:p>
    <w:p w14:paraId="78E1E4E0" w14:textId="77777777" w:rsidR="00841449" w:rsidRPr="00B03D4E" w:rsidRDefault="00841449" w:rsidP="00B03D4E">
      <w:pPr>
        <w:pStyle w:val="Heading6"/>
        <w:ind w:left="720"/>
      </w:pPr>
      <w:r w:rsidRPr="00B03D4E">
        <w:t>CIT – Customer Initiated Transaction – Debt Recovery</w:t>
      </w:r>
    </w:p>
    <w:p w14:paraId="0D166894" w14:textId="77777777" w:rsidR="0062014C" w:rsidRDefault="0062014C" w:rsidP="00000CF4">
      <w:pPr>
        <w:ind w:left="720"/>
      </w:pPr>
      <w:r>
        <w:t>The cardholder can initiate a debt recovery trans</w:t>
      </w:r>
      <w:r w:rsidR="00000CF4">
        <w:t>action</w:t>
      </w:r>
      <w:r>
        <w:t xml:space="preserve"> to have its credentials removed from the Deny List.</w:t>
      </w:r>
      <w:r w:rsidR="00000CF4">
        <w:t xml:space="preserve"> </w:t>
      </w:r>
      <w:r>
        <w:t>The cardholder can select from several channels as it is supported by the Transit Merchant.</w:t>
      </w:r>
    </w:p>
    <w:p w14:paraId="2FB6AB57" w14:textId="77777777" w:rsidR="0062014C" w:rsidRDefault="0062014C" w:rsidP="00751E88">
      <w:pPr>
        <w:ind w:left="720"/>
      </w:pPr>
    </w:p>
    <w:p w14:paraId="0DD7FD94" w14:textId="77777777" w:rsidR="0062014C" w:rsidRDefault="0062014C" w:rsidP="00751E88">
      <w:pPr>
        <w:ind w:left="720"/>
      </w:pPr>
      <w:r>
        <w:t>Cardholder Initiated Transactions can have one of the following forms:</w:t>
      </w:r>
    </w:p>
    <w:p w14:paraId="3227C97E" w14:textId="77777777" w:rsidR="00B03D4E" w:rsidRDefault="00B03D4E" w:rsidP="00751E88">
      <w:pPr>
        <w:ind w:left="720"/>
      </w:pPr>
    </w:p>
    <w:p w14:paraId="3B69BF7D" w14:textId="77777777" w:rsidR="0062014C" w:rsidRPr="00E7718C" w:rsidRDefault="0062014C" w:rsidP="00F12805">
      <w:pPr>
        <w:pStyle w:val="ListParagraph"/>
        <w:numPr>
          <w:ilvl w:val="0"/>
          <w:numId w:val="90"/>
        </w:numPr>
        <w:ind w:left="1080"/>
        <w:rPr>
          <w:rFonts w:cs="Arial"/>
        </w:rPr>
      </w:pPr>
      <w:r w:rsidRPr="00E7718C">
        <w:rPr>
          <w:rFonts w:cs="Arial"/>
        </w:rPr>
        <w:t>CIT – TAP – Card Present</w:t>
      </w:r>
    </w:p>
    <w:p w14:paraId="62E3FAA5" w14:textId="77777777" w:rsidR="0062014C" w:rsidRPr="00E7718C" w:rsidRDefault="0062014C" w:rsidP="00F12805">
      <w:pPr>
        <w:pStyle w:val="ListParagraph"/>
        <w:numPr>
          <w:ilvl w:val="0"/>
          <w:numId w:val="90"/>
        </w:numPr>
        <w:ind w:left="1080"/>
        <w:rPr>
          <w:rFonts w:cs="Arial"/>
        </w:rPr>
      </w:pPr>
      <w:r w:rsidRPr="00E7718C">
        <w:rPr>
          <w:rFonts w:cs="Arial"/>
        </w:rPr>
        <w:t>CIT – MOTO – Card Not Present</w:t>
      </w:r>
    </w:p>
    <w:p w14:paraId="5F137CC8" w14:textId="77777777" w:rsidR="0062014C" w:rsidRPr="00E7718C" w:rsidRDefault="0062014C" w:rsidP="00F12805">
      <w:pPr>
        <w:pStyle w:val="ListParagraph"/>
        <w:numPr>
          <w:ilvl w:val="0"/>
          <w:numId w:val="90"/>
        </w:numPr>
        <w:ind w:left="1080"/>
        <w:rPr>
          <w:rFonts w:cs="Arial"/>
        </w:rPr>
      </w:pPr>
      <w:r w:rsidRPr="00E7718C">
        <w:rPr>
          <w:rFonts w:cs="Arial"/>
        </w:rPr>
        <w:t>CIT – E-commerce – Card Not Present</w:t>
      </w:r>
    </w:p>
    <w:p w14:paraId="09A6F3A1" w14:textId="77777777" w:rsidR="00751E88" w:rsidRPr="00E7718C" w:rsidRDefault="00751E88" w:rsidP="00751E88">
      <w:pPr>
        <w:pStyle w:val="ListParagraph"/>
        <w:ind w:left="1080"/>
        <w:rPr>
          <w:rFonts w:cs="Arial"/>
        </w:rPr>
      </w:pPr>
    </w:p>
    <w:p w14:paraId="64DD1B56" w14:textId="77777777" w:rsidR="0062014C" w:rsidRPr="00B03D4E" w:rsidRDefault="0062014C" w:rsidP="00F12805">
      <w:pPr>
        <w:pStyle w:val="ListParagraph"/>
        <w:numPr>
          <w:ilvl w:val="1"/>
          <w:numId w:val="90"/>
        </w:numPr>
        <w:ind w:left="1080"/>
        <w:rPr>
          <w:rFonts w:cs="Arial"/>
          <w:b/>
          <w:bCs/>
          <w:i/>
          <w:iCs/>
          <w:color w:val="538135" w:themeColor="accent3"/>
        </w:rPr>
      </w:pPr>
      <w:r w:rsidRPr="00B03D4E">
        <w:rPr>
          <w:rFonts w:cs="Arial"/>
          <w:b/>
          <w:bCs/>
          <w:i/>
          <w:iCs/>
          <w:color w:val="538135" w:themeColor="accent3"/>
        </w:rPr>
        <w:t>CIT – Debt Recovery - TAP transaction</w:t>
      </w:r>
      <w:r w:rsidR="00AB665C" w:rsidRPr="00B03D4E">
        <w:rPr>
          <w:rFonts w:cs="Arial"/>
          <w:b/>
          <w:bCs/>
          <w:i/>
          <w:iCs/>
          <w:color w:val="538135" w:themeColor="accent3"/>
        </w:rPr>
        <w:t xml:space="preserve"> – Key fields</w:t>
      </w:r>
    </w:p>
    <w:p w14:paraId="116EA6C2" w14:textId="77777777" w:rsidR="0062014C" w:rsidRPr="00E7718C" w:rsidRDefault="0062014C" w:rsidP="00751E88">
      <w:pPr>
        <w:ind w:left="720"/>
      </w:pPr>
    </w:p>
    <w:p w14:paraId="5D002542" w14:textId="77777777" w:rsidR="0062014C" w:rsidRPr="00751E88" w:rsidRDefault="0062014C" w:rsidP="00751E88">
      <w:pPr>
        <w:ind w:left="1080"/>
        <w:rPr>
          <w:b/>
          <w:bCs/>
        </w:rPr>
      </w:pPr>
      <w:r w:rsidRPr="00751E88">
        <w:rPr>
          <w:b/>
          <w:bCs/>
        </w:rPr>
        <w:t>Request Message</w:t>
      </w:r>
    </w:p>
    <w:p w14:paraId="69A24B70" w14:textId="77777777" w:rsidR="0062014C" w:rsidRPr="009B062C" w:rsidRDefault="0062014C" w:rsidP="00751E88">
      <w:pPr>
        <w:ind w:left="1080"/>
        <w:rPr>
          <w:b/>
          <w:bCs/>
          <w:szCs w:val="22"/>
        </w:rPr>
      </w:pPr>
    </w:p>
    <w:tbl>
      <w:tblPr>
        <w:tblStyle w:val="TableGrid"/>
        <w:tblW w:w="9565" w:type="dxa"/>
        <w:tblInd w:w="1080" w:type="dxa"/>
        <w:tblBorders>
          <w:left w:val="none" w:sz="0" w:space="0" w:color="auto"/>
          <w:right w:val="none" w:sz="0" w:space="0" w:color="auto"/>
        </w:tblBorders>
        <w:tblLook w:val="04A0" w:firstRow="1" w:lastRow="0" w:firstColumn="1" w:lastColumn="0" w:noHBand="0" w:noVBand="1"/>
      </w:tblPr>
      <w:tblGrid>
        <w:gridCol w:w="4340"/>
        <w:gridCol w:w="5225"/>
      </w:tblGrid>
      <w:tr w:rsidR="0062014C" w:rsidRPr="00611CC9" w14:paraId="690E1B23" w14:textId="77777777" w:rsidTr="005E6146">
        <w:trPr>
          <w:tblHeader/>
        </w:trPr>
        <w:tc>
          <w:tcPr>
            <w:tcW w:w="4340" w:type="dxa"/>
          </w:tcPr>
          <w:p w14:paraId="1234E833" w14:textId="77777777" w:rsidR="0062014C" w:rsidRPr="00611CC9" w:rsidRDefault="0062014C" w:rsidP="00282F5F">
            <w:pPr>
              <w:spacing w:before="60" w:after="60"/>
              <w:rPr>
                <w:b/>
                <w:bCs/>
              </w:rPr>
            </w:pPr>
            <w:r w:rsidRPr="00611CC9">
              <w:rPr>
                <w:b/>
                <w:bCs/>
              </w:rPr>
              <w:t>Field</w:t>
            </w:r>
          </w:p>
        </w:tc>
        <w:tc>
          <w:tcPr>
            <w:tcW w:w="5225" w:type="dxa"/>
          </w:tcPr>
          <w:p w14:paraId="12BC9E35" w14:textId="77777777" w:rsidR="0062014C" w:rsidRPr="00611CC9" w:rsidRDefault="0062014C" w:rsidP="00282F5F">
            <w:pPr>
              <w:spacing w:before="60" w:after="60"/>
              <w:rPr>
                <w:b/>
                <w:bCs/>
              </w:rPr>
            </w:pPr>
            <w:r w:rsidRPr="00611CC9">
              <w:rPr>
                <w:b/>
                <w:bCs/>
              </w:rPr>
              <w:t>Value</w:t>
            </w:r>
          </w:p>
        </w:tc>
      </w:tr>
      <w:tr w:rsidR="0062014C" w14:paraId="4A3F25A8" w14:textId="77777777" w:rsidTr="005E6146">
        <w:tc>
          <w:tcPr>
            <w:tcW w:w="4340" w:type="dxa"/>
          </w:tcPr>
          <w:p w14:paraId="5D33FD48" w14:textId="77777777" w:rsidR="0062014C" w:rsidRDefault="0062014C" w:rsidP="00282F5F">
            <w:r>
              <w:t>SPDH Header – Message Subtype</w:t>
            </w:r>
          </w:p>
        </w:tc>
        <w:tc>
          <w:tcPr>
            <w:tcW w:w="5225" w:type="dxa"/>
          </w:tcPr>
          <w:p w14:paraId="2E889EC1" w14:textId="77777777" w:rsidR="0062014C" w:rsidRDefault="0062014C" w:rsidP="00282F5F">
            <w:r>
              <w:t>O – Online</w:t>
            </w:r>
          </w:p>
        </w:tc>
      </w:tr>
      <w:tr w:rsidR="0062014C" w14:paraId="38D16669" w14:textId="77777777" w:rsidTr="005E6146">
        <w:tc>
          <w:tcPr>
            <w:tcW w:w="4340" w:type="dxa"/>
          </w:tcPr>
          <w:p w14:paraId="73948C2C" w14:textId="77777777" w:rsidR="0062014C" w:rsidRDefault="0062014C" w:rsidP="00282F5F">
            <w:r>
              <w:t>SDPH Header – Transaction Code</w:t>
            </w:r>
          </w:p>
        </w:tc>
        <w:tc>
          <w:tcPr>
            <w:tcW w:w="5225" w:type="dxa"/>
          </w:tcPr>
          <w:p w14:paraId="24D274A3" w14:textId="77777777" w:rsidR="0062014C" w:rsidRDefault="00F77D3D" w:rsidP="00282F5F">
            <w:r>
              <w:t>00 – Purchase (only purchase is supported for debt recovery)</w:t>
            </w:r>
          </w:p>
        </w:tc>
      </w:tr>
      <w:tr w:rsidR="00B82A16" w14:paraId="25F5D64E" w14:textId="77777777" w:rsidTr="005E6146">
        <w:tc>
          <w:tcPr>
            <w:tcW w:w="4340" w:type="dxa"/>
          </w:tcPr>
          <w:p w14:paraId="545291C6" w14:textId="77777777" w:rsidR="00B82A16" w:rsidRDefault="00B82A16" w:rsidP="00282F5F">
            <w:r>
              <w:t>SPDH Header – Processing Flag</w:t>
            </w:r>
          </w:p>
        </w:tc>
        <w:tc>
          <w:tcPr>
            <w:tcW w:w="5225" w:type="dxa"/>
          </w:tcPr>
          <w:p w14:paraId="7EAF4BA4" w14:textId="77777777" w:rsidR="00B82A16" w:rsidRDefault="00B82A16" w:rsidP="00282F5F">
            <w:r>
              <w:t>7 - Contactless</w:t>
            </w:r>
          </w:p>
        </w:tc>
      </w:tr>
      <w:tr w:rsidR="0062014C" w14:paraId="330E26D2" w14:textId="77777777" w:rsidTr="005E6146">
        <w:tc>
          <w:tcPr>
            <w:tcW w:w="4340" w:type="dxa"/>
          </w:tcPr>
          <w:p w14:paraId="632B2E66" w14:textId="77777777" w:rsidR="0062014C" w:rsidRDefault="0062014C" w:rsidP="00282F5F">
            <w:r>
              <w:t>FID B – Amount</w:t>
            </w:r>
          </w:p>
        </w:tc>
        <w:tc>
          <w:tcPr>
            <w:tcW w:w="5225" w:type="dxa"/>
          </w:tcPr>
          <w:p w14:paraId="0A9FE483" w14:textId="77777777" w:rsidR="0062014C" w:rsidRDefault="0062014C" w:rsidP="00282F5F">
            <w:r>
              <w:t xml:space="preserve">Debt amount trying to be recovered </w:t>
            </w:r>
          </w:p>
        </w:tc>
      </w:tr>
      <w:tr w:rsidR="0062014C" w14:paraId="650DE741" w14:textId="77777777" w:rsidTr="005E6146">
        <w:tc>
          <w:tcPr>
            <w:tcW w:w="4340" w:type="dxa"/>
          </w:tcPr>
          <w:p w14:paraId="40F406BA" w14:textId="77777777" w:rsidR="0062014C" w:rsidRPr="00C825D7" w:rsidRDefault="0062014C" w:rsidP="00282F5F">
            <w:pPr>
              <w:rPr>
                <w:lang w:val="fr-FR"/>
              </w:rPr>
            </w:pPr>
            <w:r w:rsidRPr="00C825D7">
              <w:rPr>
                <w:lang w:val="fr-FR"/>
              </w:rPr>
              <w:t>FID 6 SFID E – POS Entry Mode</w:t>
            </w:r>
          </w:p>
          <w:p w14:paraId="6CB2EF80" w14:textId="77777777" w:rsidR="0062014C" w:rsidRDefault="0062014C" w:rsidP="00282F5F">
            <w:r>
              <w:t>Position 1-2</w:t>
            </w:r>
          </w:p>
          <w:p w14:paraId="279AEADA" w14:textId="77777777" w:rsidR="0062014C" w:rsidRDefault="0062014C" w:rsidP="00282F5F">
            <w:r>
              <w:t>Position 3</w:t>
            </w:r>
          </w:p>
        </w:tc>
        <w:tc>
          <w:tcPr>
            <w:tcW w:w="5225" w:type="dxa"/>
          </w:tcPr>
          <w:p w14:paraId="7D306FA7" w14:textId="77777777" w:rsidR="0062014C" w:rsidRDefault="0062014C" w:rsidP="00282F5F"/>
          <w:p w14:paraId="46385E4A" w14:textId="77777777" w:rsidR="0062014C" w:rsidRDefault="0062014C" w:rsidP="00282F5F">
            <w:r>
              <w:t>07 – Contactless</w:t>
            </w:r>
          </w:p>
          <w:p w14:paraId="7B862A33" w14:textId="77777777" w:rsidR="0062014C" w:rsidRDefault="0062014C" w:rsidP="00282F5F">
            <w:r>
              <w:t>2 – No PIN Entry Capability</w:t>
            </w:r>
          </w:p>
        </w:tc>
      </w:tr>
      <w:tr w:rsidR="0062014C" w14:paraId="0F78DA75" w14:textId="77777777" w:rsidTr="005E6146">
        <w:tc>
          <w:tcPr>
            <w:tcW w:w="4340" w:type="dxa"/>
          </w:tcPr>
          <w:p w14:paraId="616D84D9" w14:textId="77777777" w:rsidR="0062014C" w:rsidRPr="00C825D7" w:rsidRDefault="0062014C" w:rsidP="00282F5F">
            <w:pPr>
              <w:rPr>
                <w:lang w:val="fr-FR"/>
              </w:rPr>
            </w:pPr>
            <w:r w:rsidRPr="00C825D7">
              <w:rPr>
                <w:lang w:val="fr-FR"/>
              </w:rPr>
              <w:t>FID e – POS Condition Code</w:t>
            </w:r>
          </w:p>
        </w:tc>
        <w:tc>
          <w:tcPr>
            <w:tcW w:w="5225" w:type="dxa"/>
          </w:tcPr>
          <w:p w14:paraId="418E69AD" w14:textId="77777777" w:rsidR="0062014C" w:rsidRDefault="0062014C" w:rsidP="00282F5F">
            <w:r>
              <w:t>27 – Unattended terminal – unable to retain card</w:t>
            </w:r>
          </w:p>
        </w:tc>
      </w:tr>
      <w:tr w:rsidR="0062014C" w14:paraId="0E1A16F0" w14:textId="77777777" w:rsidTr="005E6146">
        <w:tc>
          <w:tcPr>
            <w:tcW w:w="4340" w:type="dxa"/>
          </w:tcPr>
          <w:p w14:paraId="2A616E5B" w14:textId="77777777" w:rsidR="0062014C" w:rsidRDefault="0062014C" w:rsidP="00282F5F">
            <w:r>
              <w:t>FID 6 SFID s – Transit Transaction Data</w:t>
            </w:r>
          </w:p>
          <w:p w14:paraId="76D36735" w14:textId="77777777" w:rsidR="0062014C" w:rsidRDefault="0062014C" w:rsidP="00282F5F">
            <w:r>
              <w:t>Position 1-2 – Transaction Type Indicator</w:t>
            </w:r>
          </w:p>
          <w:p w14:paraId="272B4767" w14:textId="77777777" w:rsidR="0062014C" w:rsidRDefault="0062014C" w:rsidP="00282F5F">
            <w:r>
              <w:t>Position 3-4 – Transportation Mode Indicator</w:t>
            </w:r>
          </w:p>
        </w:tc>
        <w:tc>
          <w:tcPr>
            <w:tcW w:w="5225" w:type="dxa"/>
          </w:tcPr>
          <w:p w14:paraId="425F0AAB" w14:textId="77777777" w:rsidR="0062014C" w:rsidRDefault="0062014C" w:rsidP="00282F5F"/>
          <w:p w14:paraId="53290A34" w14:textId="77777777" w:rsidR="0062014C" w:rsidRDefault="0062014C" w:rsidP="00282F5F">
            <w:r>
              <w:t xml:space="preserve">07 – Debt Recovery </w:t>
            </w:r>
          </w:p>
          <w:p w14:paraId="68793CB0" w14:textId="77777777" w:rsidR="0062014C" w:rsidRDefault="0062014C" w:rsidP="00282F5F">
            <w:r>
              <w:t>Any valid value</w:t>
            </w:r>
          </w:p>
        </w:tc>
      </w:tr>
      <w:tr w:rsidR="0062014C" w14:paraId="7B7B8EEB" w14:textId="77777777" w:rsidTr="005E6146">
        <w:tc>
          <w:tcPr>
            <w:tcW w:w="4340" w:type="dxa"/>
          </w:tcPr>
          <w:p w14:paraId="19EEB75A" w14:textId="77777777" w:rsidR="0062014C" w:rsidRDefault="0062014C" w:rsidP="00282F5F">
            <w:r>
              <w:t xml:space="preserve">FID 6 SFID </w:t>
            </w:r>
            <w:r w:rsidR="00000CF4">
              <w:t>O</w:t>
            </w:r>
            <w:r>
              <w:t xml:space="preserve"> – EMV Request Data</w:t>
            </w:r>
          </w:p>
        </w:tc>
        <w:tc>
          <w:tcPr>
            <w:tcW w:w="5225" w:type="dxa"/>
          </w:tcPr>
          <w:p w14:paraId="75FCBA14" w14:textId="77777777" w:rsidR="0062014C" w:rsidRDefault="0062014C" w:rsidP="00282F5F">
            <w:r>
              <w:t>EMV tag values</w:t>
            </w:r>
          </w:p>
        </w:tc>
      </w:tr>
      <w:tr w:rsidR="00F601AA" w14:paraId="4D4B75D0" w14:textId="77777777" w:rsidTr="005E6146">
        <w:tc>
          <w:tcPr>
            <w:tcW w:w="4340" w:type="dxa"/>
          </w:tcPr>
          <w:p w14:paraId="4E26BEBD" w14:textId="77777777" w:rsidR="00F601AA" w:rsidRDefault="00F601AA" w:rsidP="00282F5F">
            <w:r>
              <w:t>FID 6 SFID P - EMV Additional Request Data</w:t>
            </w:r>
          </w:p>
        </w:tc>
        <w:tc>
          <w:tcPr>
            <w:tcW w:w="5225" w:type="dxa"/>
          </w:tcPr>
          <w:p w14:paraId="3F702BC2" w14:textId="77777777" w:rsidR="00F601AA" w:rsidRDefault="00F601AA" w:rsidP="00282F5F">
            <w:r>
              <w:t>EMV tag values</w:t>
            </w:r>
          </w:p>
        </w:tc>
      </w:tr>
      <w:tr w:rsidR="00B82A16" w14:paraId="5C5D2FEC" w14:textId="77777777" w:rsidTr="005E6146">
        <w:tc>
          <w:tcPr>
            <w:tcW w:w="4340" w:type="dxa"/>
            <w:tcBorders>
              <w:bottom w:val="single" w:sz="4" w:space="0" w:color="auto"/>
            </w:tcBorders>
          </w:tcPr>
          <w:p w14:paraId="62F37936" w14:textId="77777777" w:rsidR="00B82A16" w:rsidRDefault="00B82A16" w:rsidP="00B82A16">
            <w:r>
              <w:t>FID 6 SFID 0 Position 7 – Additional POS Data</w:t>
            </w:r>
          </w:p>
        </w:tc>
        <w:tc>
          <w:tcPr>
            <w:tcW w:w="5225" w:type="dxa"/>
            <w:tcBorders>
              <w:bottom w:val="single" w:sz="4" w:space="0" w:color="auto"/>
            </w:tcBorders>
          </w:tcPr>
          <w:p w14:paraId="317E05DA" w14:textId="77777777" w:rsidR="00B82A16" w:rsidRDefault="00B82A16" w:rsidP="00282F5F">
            <w:r>
              <w:t>2 – Deferred/Delayed authorization*</w:t>
            </w:r>
          </w:p>
          <w:p w14:paraId="4AB351FD" w14:textId="77777777" w:rsidR="00B82A16" w:rsidRDefault="00B82A16" w:rsidP="00282F5F"/>
        </w:tc>
      </w:tr>
      <w:tr w:rsidR="005E6146" w14:paraId="0A3FA886" w14:textId="77777777" w:rsidTr="005E6146">
        <w:tblPrEx>
          <w:tblBorders>
            <w:left w:val="single" w:sz="4" w:space="0" w:color="auto"/>
            <w:right w:val="single" w:sz="4" w:space="0" w:color="auto"/>
          </w:tblBorders>
        </w:tblPrEx>
        <w:tc>
          <w:tcPr>
            <w:tcW w:w="4340" w:type="dxa"/>
            <w:tcBorders>
              <w:left w:val="nil"/>
            </w:tcBorders>
          </w:tcPr>
          <w:p w14:paraId="7E0468D7" w14:textId="77777777" w:rsidR="005E6146" w:rsidRDefault="005E6146" w:rsidP="003C684D">
            <w:r>
              <w:t>FID 6 SFID X – Point of Service Data</w:t>
            </w:r>
          </w:p>
          <w:p w14:paraId="0A3706D5" w14:textId="77777777" w:rsidR="005E6146" w:rsidRDefault="005E6146" w:rsidP="003C684D">
            <w:r>
              <w:t>Pos 1 – Cardholder Present Indicator</w:t>
            </w:r>
          </w:p>
          <w:p w14:paraId="7C0DBD44" w14:textId="77777777" w:rsidR="005E6146" w:rsidRDefault="005E6146" w:rsidP="003C684D">
            <w:r>
              <w:t>Pos 2 – Card Present Indicator</w:t>
            </w:r>
          </w:p>
          <w:p w14:paraId="3622DA22" w14:textId="77777777" w:rsidR="005E6146" w:rsidRDefault="005E6146" w:rsidP="003C684D">
            <w:r>
              <w:lastRenderedPageBreak/>
              <w:t>Pos 3 – Transaction Status Indicator</w:t>
            </w:r>
          </w:p>
          <w:p w14:paraId="72170AB6" w14:textId="77777777" w:rsidR="005E6146" w:rsidRDefault="005E6146" w:rsidP="003C684D">
            <w:r>
              <w:t>Pos 4 – Transaction Security Indicator</w:t>
            </w:r>
          </w:p>
          <w:p w14:paraId="7902E971" w14:textId="77777777" w:rsidR="005E6146" w:rsidRDefault="005E6146" w:rsidP="003C684D">
            <w:r>
              <w:t>Pos 5 – Cardholder Activated Terminal</w:t>
            </w:r>
          </w:p>
          <w:p w14:paraId="7FC281AB" w14:textId="77777777" w:rsidR="005E6146" w:rsidRDefault="005E6146" w:rsidP="003C684D">
            <w:r>
              <w:t xml:space="preserve">Pos 6 – </w:t>
            </w:r>
            <w:r w:rsidRPr="00576EA1">
              <w:rPr>
                <w:bCs/>
                <w:snapToGrid w:val="0"/>
              </w:rPr>
              <w:t>Cardholder ID Method</w:t>
            </w:r>
          </w:p>
        </w:tc>
        <w:tc>
          <w:tcPr>
            <w:tcW w:w="5225" w:type="dxa"/>
            <w:tcBorders>
              <w:right w:val="nil"/>
            </w:tcBorders>
          </w:tcPr>
          <w:p w14:paraId="63F5736E" w14:textId="77777777" w:rsidR="005E6146" w:rsidRDefault="005E6146" w:rsidP="003C684D"/>
          <w:p w14:paraId="5A5A3BF8" w14:textId="77777777" w:rsidR="005E6146" w:rsidRDefault="005E6146" w:rsidP="003C684D">
            <w:r>
              <w:t>0 – Cardholder is present</w:t>
            </w:r>
          </w:p>
          <w:p w14:paraId="52BB8058" w14:textId="77777777" w:rsidR="005E6146" w:rsidRDefault="00F513EA" w:rsidP="003C684D">
            <w:r>
              <w:t>0</w:t>
            </w:r>
            <w:r w:rsidR="005E6146">
              <w:t xml:space="preserve"> – The card is present</w:t>
            </w:r>
          </w:p>
          <w:p w14:paraId="7E379558" w14:textId="77777777" w:rsidR="005E6146" w:rsidRDefault="005E6146" w:rsidP="003C684D">
            <w:r>
              <w:lastRenderedPageBreak/>
              <w:t>0 – Normal request</w:t>
            </w:r>
          </w:p>
          <w:p w14:paraId="356947F5" w14:textId="77777777" w:rsidR="005E6146" w:rsidRDefault="005E6146" w:rsidP="003C684D">
            <w:r>
              <w:t>0 – No security concern</w:t>
            </w:r>
          </w:p>
          <w:p w14:paraId="22FA4691" w14:textId="77777777" w:rsidR="005E6146" w:rsidRDefault="005E6146" w:rsidP="003C684D">
            <w:r>
              <w:t>0 – Not a CAT transaction</w:t>
            </w:r>
          </w:p>
          <w:p w14:paraId="7671E3DE" w14:textId="77777777" w:rsidR="005E6146" w:rsidRDefault="005E6146" w:rsidP="003C684D">
            <w:r>
              <w:t>0 – Unknown (default)</w:t>
            </w:r>
          </w:p>
        </w:tc>
      </w:tr>
    </w:tbl>
    <w:p w14:paraId="4730CD4F" w14:textId="77777777" w:rsidR="0062014C" w:rsidRDefault="00B82A16" w:rsidP="00751E88">
      <w:pPr>
        <w:ind w:left="1080"/>
      </w:pPr>
      <w:r>
        <w:lastRenderedPageBreak/>
        <w:t>*</w:t>
      </w:r>
      <w:r w:rsidRPr="00B82A16">
        <w:rPr>
          <w:sz w:val="18"/>
          <w:szCs w:val="18"/>
        </w:rPr>
        <w:t xml:space="preserve">Only if the authorization is deferred, otherwise </w:t>
      </w:r>
      <w:r w:rsidR="00E573FA">
        <w:rPr>
          <w:sz w:val="18"/>
          <w:szCs w:val="18"/>
        </w:rPr>
        <w:t xml:space="preserve">if the authorization is sent online as the tap happens then this field is </w:t>
      </w:r>
      <w:r w:rsidRPr="00B82A16">
        <w:rPr>
          <w:sz w:val="18"/>
          <w:szCs w:val="18"/>
        </w:rPr>
        <w:t>no</w:t>
      </w:r>
      <w:r w:rsidR="00E573FA">
        <w:rPr>
          <w:sz w:val="18"/>
          <w:szCs w:val="18"/>
        </w:rPr>
        <w:t>t</w:t>
      </w:r>
      <w:r w:rsidRPr="00B82A16">
        <w:rPr>
          <w:sz w:val="18"/>
          <w:szCs w:val="18"/>
        </w:rPr>
        <w:t xml:space="preserve"> present</w:t>
      </w:r>
    </w:p>
    <w:p w14:paraId="3641251E" w14:textId="77777777" w:rsidR="00B82A16" w:rsidRDefault="00B82A16" w:rsidP="00751E88">
      <w:pPr>
        <w:ind w:left="1080"/>
      </w:pPr>
    </w:p>
    <w:p w14:paraId="7C39CC6E" w14:textId="77777777" w:rsidR="0062014C" w:rsidRPr="00751E88" w:rsidRDefault="0062014C" w:rsidP="00751E88">
      <w:pPr>
        <w:ind w:left="1080"/>
        <w:rPr>
          <w:b/>
          <w:bCs/>
        </w:rPr>
      </w:pPr>
      <w:r w:rsidRPr="00751E88">
        <w:rPr>
          <w:b/>
          <w:bCs/>
        </w:rPr>
        <w:t>Response Message</w:t>
      </w:r>
    </w:p>
    <w:p w14:paraId="5064A4AD" w14:textId="77777777" w:rsidR="0062014C" w:rsidRDefault="0062014C" w:rsidP="00751E88">
      <w:pPr>
        <w:ind w:left="1080"/>
        <w:rPr>
          <w:b/>
          <w:bCs/>
          <w:szCs w:val="22"/>
        </w:rPr>
      </w:pPr>
    </w:p>
    <w:p w14:paraId="400E5F7B" w14:textId="77777777" w:rsidR="0062014C" w:rsidRPr="008D1696" w:rsidRDefault="0062014C" w:rsidP="00751E88">
      <w:pPr>
        <w:ind w:left="1080"/>
        <w:rPr>
          <w:szCs w:val="22"/>
        </w:rPr>
      </w:pPr>
      <w:r w:rsidRPr="008D1696">
        <w:rPr>
          <w:szCs w:val="22"/>
        </w:rPr>
        <w:t xml:space="preserve">Nothing unique to Transit Merchant, all the fields returned in a </w:t>
      </w:r>
      <w:r w:rsidR="00173262">
        <w:rPr>
          <w:szCs w:val="22"/>
        </w:rPr>
        <w:t xml:space="preserve">normal </w:t>
      </w:r>
      <w:r w:rsidRPr="008D1696">
        <w:rPr>
          <w:szCs w:val="22"/>
        </w:rPr>
        <w:t>purchase response message</w:t>
      </w:r>
    </w:p>
    <w:p w14:paraId="0271DB56" w14:textId="77777777" w:rsidR="0062014C" w:rsidRDefault="0062014C" w:rsidP="0062014C">
      <w:pPr>
        <w:ind w:left="360"/>
        <w:rPr>
          <w:b/>
          <w:bCs/>
          <w:szCs w:val="22"/>
        </w:rPr>
      </w:pPr>
    </w:p>
    <w:p w14:paraId="64F82A10" w14:textId="77777777" w:rsidR="00560C07" w:rsidRPr="00B03D4E" w:rsidRDefault="00560C07" w:rsidP="00F12805">
      <w:pPr>
        <w:pStyle w:val="ListParagraph"/>
        <w:numPr>
          <w:ilvl w:val="0"/>
          <w:numId w:val="91"/>
        </w:numPr>
        <w:rPr>
          <w:rFonts w:cs="Arial"/>
          <w:b/>
          <w:bCs/>
          <w:i/>
          <w:iCs/>
          <w:color w:val="538135" w:themeColor="accent3"/>
        </w:rPr>
      </w:pPr>
      <w:r w:rsidRPr="00B03D4E">
        <w:rPr>
          <w:rFonts w:cs="Arial"/>
          <w:b/>
          <w:bCs/>
          <w:i/>
          <w:iCs/>
          <w:color w:val="538135" w:themeColor="accent3"/>
        </w:rPr>
        <w:t>CIT – Debt Recovery - MOTO transaction</w:t>
      </w:r>
      <w:r w:rsidR="00AB665C" w:rsidRPr="00B03D4E">
        <w:rPr>
          <w:rFonts w:cs="Arial"/>
          <w:b/>
          <w:bCs/>
          <w:i/>
          <w:iCs/>
          <w:color w:val="538135" w:themeColor="accent3"/>
        </w:rPr>
        <w:t xml:space="preserve"> – Key </w:t>
      </w:r>
      <w:r w:rsidR="00751E88" w:rsidRPr="00B03D4E">
        <w:rPr>
          <w:rFonts w:cs="Arial"/>
          <w:b/>
          <w:bCs/>
          <w:i/>
          <w:iCs/>
          <w:color w:val="538135" w:themeColor="accent3"/>
        </w:rPr>
        <w:t>f</w:t>
      </w:r>
      <w:r w:rsidR="00AB665C" w:rsidRPr="00B03D4E">
        <w:rPr>
          <w:rFonts w:cs="Arial"/>
          <w:b/>
          <w:bCs/>
          <w:i/>
          <w:iCs/>
          <w:color w:val="538135" w:themeColor="accent3"/>
        </w:rPr>
        <w:t>ields</w:t>
      </w:r>
    </w:p>
    <w:p w14:paraId="1F728E05" w14:textId="77777777" w:rsidR="00560C07" w:rsidRPr="001D35DB" w:rsidRDefault="00560C07" w:rsidP="00560C07">
      <w:pPr>
        <w:ind w:left="360"/>
      </w:pPr>
    </w:p>
    <w:p w14:paraId="08BF1702" w14:textId="77777777" w:rsidR="00560C07" w:rsidRPr="00751E88" w:rsidRDefault="00560C07" w:rsidP="00AB665C">
      <w:pPr>
        <w:ind w:left="1080"/>
        <w:rPr>
          <w:b/>
          <w:bCs/>
        </w:rPr>
      </w:pPr>
      <w:r w:rsidRPr="00751E88">
        <w:rPr>
          <w:b/>
          <w:bCs/>
        </w:rPr>
        <w:t>Request Message</w:t>
      </w:r>
    </w:p>
    <w:p w14:paraId="25E25C41" w14:textId="77777777" w:rsidR="00560C07" w:rsidRPr="009B062C" w:rsidRDefault="00560C07" w:rsidP="00AB665C">
      <w:pPr>
        <w:ind w:left="1080"/>
        <w:rPr>
          <w:b/>
          <w:bCs/>
          <w:szCs w:val="22"/>
        </w:rPr>
      </w:pPr>
    </w:p>
    <w:tbl>
      <w:tblPr>
        <w:tblStyle w:val="TableGrid"/>
        <w:tblW w:w="9180" w:type="dxa"/>
        <w:tblInd w:w="1080" w:type="dxa"/>
        <w:tblBorders>
          <w:left w:val="none" w:sz="0" w:space="0" w:color="auto"/>
          <w:right w:val="none" w:sz="0" w:space="0" w:color="auto"/>
        </w:tblBorders>
        <w:tblLook w:val="04A0" w:firstRow="1" w:lastRow="0" w:firstColumn="1" w:lastColumn="0" w:noHBand="0" w:noVBand="1"/>
      </w:tblPr>
      <w:tblGrid>
        <w:gridCol w:w="3955"/>
        <w:gridCol w:w="5225"/>
      </w:tblGrid>
      <w:tr w:rsidR="00560C07" w:rsidRPr="00611CC9" w14:paraId="34E20688" w14:textId="77777777" w:rsidTr="005E6146">
        <w:trPr>
          <w:tblHeader/>
        </w:trPr>
        <w:tc>
          <w:tcPr>
            <w:tcW w:w="3955" w:type="dxa"/>
          </w:tcPr>
          <w:p w14:paraId="77F9E9C0" w14:textId="77777777" w:rsidR="00560C07" w:rsidRPr="00611CC9" w:rsidRDefault="00560C07" w:rsidP="00282F5F">
            <w:pPr>
              <w:spacing w:before="60" w:after="60"/>
              <w:rPr>
                <w:b/>
                <w:bCs/>
              </w:rPr>
            </w:pPr>
            <w:r w:rsidRPr="00611CC9">
              <w:rPr>
                <w:b/>
                <w:bCs/>
              </w:rPr>
              <w:t>Field</w:t>
            </w:r>
          </w:p>
        </w:tc>
        <w:tc>
          <w:tcPr>
            <w:tcW w:w="5225" w:type="dxa"/>
          </w:tcPr>
          <w:p w14:paraId="4989572C" w14:textId="77777777" w:rsidR="00560C07" w:rsidRPr="00611CC9" w:rsidRDefault="00560C07" w:rsidP="00282F5F">
            <w:pPr>
              <w:spacing w:before="60" w:after="60"/>
              <w:rPr>
                <w:b/>
                <w:bCs/>
              </w:rPr>
            </w:pPr>
            <w:r w:rsidRPr="00611CC9">
              <w:rPr>
                <w:b/>
                <w:bCs/>
              </w:rPr>
              <w:t>Value</w:t>
            </w:r>
          </w:p>
        </w:tc>
      </w:tr>
      <w:tr w:rsidR="00560C07" w14:paraId="597B02B0" w14:textId="77777777" w:rsidTr="005E6146">
        <w:tc>
          <w:tcPr>
            <w:tcW w:w="3955" w:type="dxa"/>
          </w:tcPr>
          <w:p w14:paraId="5E215730" w14:textId="77777777" w:rsidR="00560C07" w:rsidRDefault="00560C07" w:rsidP="00282F5F">
            <w:r>
              <w:t>SPDH Header – Message Subtype</w:t>
            </w:r>
          </w:p>
        </w:tc>
        <w:tc>
          <w:tcPr>
            <w:tcW w:w="5225" w:type="dxa"/>
          </w:tcPr>
          <w:p w14:paraId="401AA6BA" w14:textId="77777777" w:rsidR="00560C07" w:rsidRDefault="00560C07" w:rsidP="00282F5F">
            <w:r>
              <w:t>O – Online</w:t>
            </w:r>
          </w:p>
        </w:tc>
      </w:tr>
      <w:tr w:rsidR="00560C07" w14:paraId="6B21ABE0" w14:textId="77777777" w:rsidTr="005E6146">
        <w:tc>
          <w:tcPr>
            <w:tcW w:w="3955" w:type="dxa"/>
          </w:tcPr>
          <w:p w14:paraId="5F2300F6" w14:textId="77777777" w:rsidR="00560C07" w:rsidRDefault="00560C07" w:rsidP="00282F5F">
            <w:r>
              <w:t>SDPH Header – Transaction Code</w:t>
            </w:r>
          </w:p>
        </w:tc>
        <w:tc>
          <w:tcPr>
            <w:tcW w:w="5225" w:type="dxa"/>
          </w:tcPr>
          <w:p w14:paraId="5CE8D434" w14:textId="77777777" w:rsidR="00560C07" w:rsidRDefault="00F77D3D" w:rsidP="00282F5F">
            <w:r>
              <w:t>00 – Purchase (only purchase is supported for debt recovery)</w:t>
            </w:r>
          </w:p>
        </w:tc>
      </w:tr>
      <w:tr w:rsidR="00560C07" w14:paraId="1A4DC7C5" w14:textId="77777777" w:rsidTr="005E6146">
        <w:tc>
          <w:tcPr>
            <w:tcW w:w="3955" w:type="dxa"/>
          </w:tcPr>
          <w:p w14:paraId="05CB9A2D" w14:textId="77777777" w:rsidR="00560C07" w:rsidRDefault="00560C07" w:rsidP="00282F5F">
            <w:r>
              <w:t>FID B – Amount</w:t>
            </w:r>
          </w:p>
        </w:tc>
        <w:tc>
          <w:tcPr>
            <w:tcW w:w="5225" w:type="dxa"/>
          </w:tcPr>
          <w:p w14:paraId="6EE6761A" w14:textId="77777777" w:rsidR="00560C07" w:rsidRDefault="00560C07" w:rsidP="00282F5F">
            <w:r>
              <w:t xml:space="preserve">Debt amount trying to be recovered </w:t>
            </w:r>
          </w:p>
        </w:tc>
      </w:tr>
      <w:tr w:rsidR="00560C07" w14:paraId="01391B1B" w14:textId="77777777" w:rsidTr="005E6146">
        <w:tc>
          <w:tcPr>
            <w:tcW w:w="3955" w:type="dxa"/>
          </w:tcPr>
          <w:p w14:paraId="34F5A204" w14:textId="77777777" w:rsidR="00560C07" w:rsidRPr="00C825D7" w:rsidRDefault="00560C07" w:rsidP="00282F5F">
            <w:pPr>
              <w:rPr>
                <w:lang w:val="fr-FR"/>
              </w:rPr>
            </w:pPr>
            <w:r w:rsidRPr="00C825D7">
              <w:rPr>
                <w:lang w:val="fr-FR"/>
              </w:rPr>
              <w:t>FID 6 SFID E – POS Entry Mode</w:t>
            </w:r>
          </w:p>
          <w:p w14:paraId="4E5537F0" w14:textId="77777777" w:rsidR="00560C07" w:rsidRDefault="00560C07" w:rsidP="00282F5F">
            <w:r>
              <w:t>Position 1</w:t>
            </w:r>
            <w:r w:rsidR="00000CF4">
              <w:t>-2</w:t>
            </w:r>
          </w:p>
          <w:p w14:paraId="364FCCC7" w14:textId="77777777" w:rsidR="00B82A16" w:rsidRDefault="00B82A16" w:rsidP="00282F5F">
            <w:r>
              <w:t>Position 3</w:t>
            </w:r>
          </w:p>
        </w:tc>
        <w:tc>
          <w:tcPr>
            <w:tcW w:w="5225" w:type="dxa"/>
          </w:tcPr>
          <w:p w14:paraId="2E6FB8EC" w14:textId="77777777" w:rsidR="00B82A16" w:rsidRDefault="00B82A16" w:rsidP="00282F5F"/>
          <w:p w14:paraId="0F160C48" w14:textId="77777777" w:rsidR="00560C07" w:rsidRDefault="00000CF4" w:rsidP="00282F5F">
            <w:r>
              <w:t>01 - Manually</w:t>
            </w:r>
          </w:p>
          <w:p w14:paraId="5BE1D1C3" w14:textId="77777777" w:rsidR="00560C07" w:rsidRDefault="00B82A16" w:rsidP="00282F5F">
            <w:r>
              <w:t>2 – No PIN entry capabilities</w:t>
            </w:r>
          </w:p>
        </w:tc>
      </w:tr>
      <w:tr w:rsidR="00560C07" w14:paraId="272932F5" w14:textId="77777777" w:rsidTr="005E6146">
        <w:tc>
          <w:tcPr>
            <w:tcW w:w="3955" w:type="dxa"/>
          </w:tcPr>
          <w:p w14:paraId="06D1988E" w14:textId="77777777" w:rsidR="00560C07" w:rsidRPr="00C825D7" w:rsidRDefault="00560C07" w:rsidP="00282F5F">
            <w:pPr>
              <w:rPr>
                <w:lang w:val="fr-FR"/>
              </w:rPr>
            </w:pPr>
            <w:r w:rsidRPr="00C825D7">
              <w:rPr>
                <w:lang w:val="fr-FR"/>
              </w:rPr>
              <w:t>FID 6 SFID F – E-commerce Flag</w:t>
            </w:r>
          </w:p>
          <w:p w14:paraId="31D6267A" w14:textId="77777777" w:rsidR="00560C07" w:rsidRDefault="00560C07" w:rsidP="00282F5F">
            <w:r>
              <w:t xml:space="preserve">Pos 1 - </w:t>
            </w:r>
          </w:p>
        </w:tc>
        <w:tc>
          <w:tcPr>
            <w:tcW w:w="5225" w:type="dxa"/>
          </w:tcPr>
          <w:p w14:paraId="7F8EDFB6" w14:textId="77777777" w:rsidR="00000CF4" w:rsidRDefault="00000CF4" w:rsidP="00282F5F">
            <w:r>
              <w:t>1 – Single mail/telephone order</w:t>
            </w:r>
          </w:p>
        </w:tc>
      </w:tr>
      <w:tr w:rsidR="00CB12D6" w14:paraId="2EC7D4AA" w14:textId="77777777" w:rsidTr="005E6146">
        <w:tc>
          <w:tcPr>
            <w:tcW w:w="3955" w:type="dxa"/>
          </w:tcPr>
          <w:p w14:paraId="7294972D" w14:textId="77777777" w:rsidR="00CB12D6" w:rsidRPr="00C825D7" w:rsidRDefault="00CB12D6" w:rsidP="00282F5F">
            <w:pPr>
              <w:rPr>
                <w:lang w:val="fr-FR"/>
              </w:rPr>
            </w:pPr>
            <w:r w:rsidRPr="00C825D7">
              <w:rPr>
                <w:lang w:val="fr-FR"/>
              </w:rPr>
              <w:t>FID e – POS Condition Code</w:t>
            </w:r>
          </w:p>
        </w:tc>
        <w:tc>
          <w:tcPr>
            <w:tcW w:w="5225" w:type="dxa"/>
          </w:tcPr>
          <w:p w14:paraId="49787FB3" w14:textId="77777777" w:rsidR="00CB12D6" w:rsidRDefault="00CB12D6" w:rsidP="00282F5F">
            <w:r>
              <w:t>08 - Moto</w:t>
            </w:r>
          </w:p>
        </w:tc>
      </w:tr>
      <w:tr w:rsidR="00560C07" w14:paraId="1A64F7B3" w14:textId="77777777" w:rsidTr="005E6146">
        <w:tc>
          <w:tcPr>
            <w:tcW w:w="3955" w:type="dxa"/>
          </w:tcPr>
          <w:p w14:paraId="4336410B" w14:textId="77777777" w:rsidR="00560C07" w:rsidRDefault="00560C07" w:rsidP="00282F5F">
            <w:r>
              <w:t>FID 6 SFID s – Transit Transaction Data</w:t>
            </w:r>
          </w:p>
          <w:p w14:paraId="136A212F" w14:textId="77777777" w:rsidR="00560C07" w:rsidRDefault="00560C07" w:rsidP="00282F5F">
            <w:r>
              <w:t>Position 1-2 – Transaction Type Indicator</w:t>
            </w:r>
          </w:p>
          <w:p w14:paraId="6987C7E9" w14:textId="77777777" w:rsidR="00560C07" w:rsidRDefault="00560C07" w:rsidP="00282F5F">
            <w:r>
              <w:t>Position 3-4 – Transportation Mode Indicator</w:t>
            </w:r>
          </w:p>
        </w:tc>
        <w:tc>
          <w:tcPr>
            <w:tcW w:w="5225" w:type="dxa"/>
          </w:tcPr>
          <w:p w14:paraId="190D2C8F" w14:textId="77777777" w:rsidR="00560C07" w:rsidRDefault="00560C07" w:rsidP="00282F5F"/>
          <w:p w14:paraId="2973278B" w14:textId="77777777" w:rsidR="00560C07" w:rsidRDefault="00560C07" w:rsidP="00282F5F">
            <w:r>
              <w:t xml:space="preserve">07 – Debt Recovery </w:t>
            </w:r>
          </w:p>
          <w:p w14:paraId="41C0BED0" w14:textId="77777777" w:rsidR="00560C07" w:rsidRDefault="00560C07" w:rsidP="00282F5F">
            <w:r>
              <w:t>Any valid value</w:t>
            </w:r>
          </w:p>
        </w:tc>
      </w:tr>
      <w:tr w:rsidR="00560C07" w14:paraId="073A6AF8" w14:textId="77777777" w:rsidTr="005E6146">
        <w:tc>
          <w:tcPr>
            <w:tcW w:w="3955" w:type="dxa"/>
            <w:tcBorders>
              <w:bottom w:val="single" w:sz="4" w:space="0" w:color="auto"/>
            </w:tcBorders>
          </w:tcPr>
          <w:p w14:paraId="2E7F421B" w14:textId="77777777" w:rsidR="00560C07" w:rsidRDefault="00560C07" w:rsidP="00282F5F">
            <w:r>
              <w:t>FID 6 SFID X – Point of Service Data</w:t>
            </w:r>
          </w:p>
          <w:p w14:paraId="6317C280" w14:textId="77777777" w:rsidR="00560C07" w:rsidRDefault="00560C07" w:rsidP="00282F5F">
            <w:r>
              <w:t>Pos 6 Cardholder ID Method</w:t>
            </w:r>
          </w:p>
        </w:tc>
        <w:tc>
          <w:tcPr>
            <w:tcW w:w="5225" w:type="dxa"/>
            <w:tcBorders>
              <w:bottom w:val="single" w:sz="4" w:space="0" w:color="auto"/>
            </w:tcBorders>
          </w:tcPr>
          <w:p w14:paraId="218D8749" w14:textId="77777777" w:rsidR="00560C07" w:rsidRDefault="00560C07" w:rsidP="00282F5F"/>
          <w:p w14:paraId="4D8BCCBE" w14:textId="77777777" w:rsidR="00560C07" w:rsidRDefault="00560C07" w:rsidP="00282F5F">
            <w:r>
              <w:t>4 – None (Cardholder Not Present)</w:t>
            </w:r>
          </w:p>
        </w:tc>
      </w:tr>
      <w:tr w:rsidR="005E6146" w14:paraId="040CED70" w14:textId="77777777" w:rsidTr="005E6146">
        <w:tblPrEx>
          <w:tblBorders>
            <w:left w:val="single" w:sz="4" w:space="0" w:color="auto"/>
            <w:right w:val="single" w:sz="4" w:space="0" w:color="auto"/>
          </w:tblBorders>
        </w:tblPrEx>
        <w:tc>
          <w:tcPr>
            <w:tcW w:w="3955" w:type="dxa"/>
            <w:tcBorders>
              <w:left w:val="nil"/>
            </w:tcBorders>
          </w:tcPr>
          <w:p w14:paraId="67266CAE" w14:textId="77777777" w:rsidR="005E6146" w:rsidRDefault="005E6146" w:rsidP="003C684D">
            <w:r>
              <w:t>FID 6 SFID X – Point of Service Data</w:t>
            </w:r>
          </w:p>
          <w:p w14:paraId="48243F14" w14:textId="77777777" w:rsidR="005E6146" w:rsidRDefault="005E6146" w:rsidP="003C684D">
            <w:r>
              <w:t>Pos 1 – Cardholder Present Indicator</w:t>
            </w:r>
          </w:p>
          <w:p w14:paraId="3194C360" w14:textId="77777777" w:rsidR="005E6146" w:rsidRDefault="005E6146" w:rsidP="003C684D">
            <w:r>
              <w:t>Pos 2 – Card Present Indicator</w:t>
            </w:r>
          </w:p>
          <w:p w14:paraId="3317FCF0" w14:textId="77777777" w:rsidR="005E6146" w:rsidRDefault="005E6146" w:rsidP="003C684D">
            <w:r>
              <w:t>Pos 3 – Transaction Status Indicator</w:t>
            </w:r>
          </w:p>
          <w:p w14:paraId="3A4F4C78" w14:textId="77777777" w:rsidR="005E6146" w:rsidRDefault="005E6146" w:rsidP="003C684D">
            <w:r>
              <w:t>Pos 4 – Transaction Security Indicator</w:t>
            </w:r>
          </w:p>
          <w:p w14:paraId="0F3563CD" w14:textId="77777777" w:rsidR="005E6146" w:rsidRDefault="005E6146" w:rsidP="003C684D">
            <w:r>
              <w:t>Pos 5 – Cardholder Activated Terminal</w:t>
            </w:r>
          </w:p>
          <w:p w14:paraId="0E425889" w14:textId="77777777" w:rsidR="005E6146" w:rsidRDefault="005E6146" w:rsidP="003C684D">
            <w:r>
              <w:t xml:space="preserve">Pos 6 – </w:t>
            </w:r>
            <w:r w:rsidRPr="00576EA1">
              <w:rPr>
                <w:bCs/>
                <w:snapToGrid w:val="0"/>
              </w:rPr>
              <w:t>Cardholder ID Method</w:t>
            </w:r>
          </w:p>
        </w:tc>
        <w:tc>
          <w:tcPr>
            <w:tcW w:w="5225" w:type="dxa"/>
            <w:tcBorders>
              <w:right w:val="nil"/>
            </w:tcBorders>
          </w:tcPr>
          <w:p w14:paraId="224B47ED" w14:textId="77777777" w:rsidR="005E6146" w:rsidRDefault="005E6146" w:rsidP="003C684D"/>
          <w:p w14:paraId="3D1325DD" w14:textId="77777777" w:rsidR="005E6146" w:rsidRDefault="00F513EA" w:rsidP="003C684D">
            <w:r>
              <w:t>3</w:t>
            </w:r>
            <w:r w:rsidR="005E6146">
              <w:t xml:space="preserve"> – Cardholder is </w:t>
            </w:r>
            <w:r>
              <w:t xml:space="preserve">not </w:t>
            </w:r>
            <w:r w:rsidR="005E6146">
              <w:t>present</w:t>
            </w:r>
            <w:r w:rsidR="009A587C">
              <w:t xml:space="preserve"> </w:t>
            </w:r>
            <w:r w:rsidRPr="009A587C">
              <w:rPr>
                <w:sz w:val="21"/>
              </w:rPr>
              <w:t>(telephone</w:t>
            </w:r>
            <w:r w:rsidR="009A587C" w:rsidRPr="009A587C">
              <w:rPr>
                <w:sz w:val="21"/>
              </w:rPr>
              <w:t>/</w:t>
            </w:r>
            <w:r w:rsidRPr="009A587C">
              <w:rPr>
                <w:sz w:val="21"/>
              </w:rPr>
              <w:t>ARU order)</w:t>
            </w:r>
          </w:p>
          <w:p w14:paraId="22A0762A" w14:textId="77777777" w:rsidR="005E6146" w:rsidRDefault="00F513EA" w:rsidP="003C684D">
            <w:r>
              <w:t>1</w:t>
            </w:r>
            <w:r w:rsidR="005E6146">
              <w:t xml:space="preserve"> – The card is not present</w:t>
            </w:r>
            <w:r>
              <w:t xml:space="preserve"> </w:t>
            </w:r>
          </w:p>
          <w:p w14:paraId="00E1EBCC" w14:textId="77777777" w:rsidR="005E6146" w:rsidRDefault="005E6146" w:rsidP="003C684D">
            <w:r>
              <w:t>0 – Normal request</w:t>
            </w:r>
          </w:p>
          <w:p w14:paraId="761FAFF9" w14:textId="77777777" w:rsidR="005E6146" w:rsidRDefault="005E6146" w:rsidP="003C684D">
            <w:r>
              <w:t>0 – No security concern</w:t>
            </w:r>
          </w:p>
          <w:p w14:paraId="38AECC82" w14:textId="77777777" w:rsidR="005E6146" w:rsidRDefault="005E6146" w:rsidP="003C684D">
            <w:r>
              <w:t>0 – Not a CAT transaction</w:t>
            </w:r>
          </w:p>
          <w:p w14:paraId="24E86F92" w14:textId="77777777" w:rsidR="005E6146" w:rsidRDefault="005E6146" w:rsidP="003C684D">
            <w:r>
              <w:t>4 – None (card not present)</w:t>
            </w:r>
          </w:p>
        </w:tc>
      </w:tr>
    </w:tbl>
    <w:p w14:paraId="7EFD9A68" w14:textId="77777777" w:rsidR="00560C07" w:rsidRDefault="00560C07" w:rsidP="00AB665C">
      <w:pPr>
        <w:ind w:left="1080"/>
      </w:pPr>
    </w:p>
    <w:p w14:paraId="621974E0" w14:textId="77777777" w:rsidR="00560C07" w:rsidRPr="00751E88" w:rsidRDefault="00560C07" w:rsidP="00AB665C">
      <w:pPr>
        <w:ind w:left="1080"/>
        <w:rPr>
          <w:b/>
          <w:bCs/>
        </w:rPr>
      </w:pPr>
      <w:r w:rsidRPr="00751E88">
        <w:rPr>
          <w:b/>
          <w:bCs/>
        </w:rPr>
        <w:lastRenderedPageBreak/>
        <w:t>Response Message</w:t>
      </w:r>
    </w:p>
    <w:p w14:paraId="05A5A133" w14:textId="77777777" w:rsidR="00560C07" w:rsidRDefault="00560C07" w:rsidP="00AB665C">
      <w:pPr>
        <w:ind w:left="1080"/>
        <w:rPr>
          <w:b/>
          <w:bCs/>
          <w:szCs w:val="22"/>
        </w:rPr>
      </w:pPr>
    </w:p>
    <w:p w14:paraId="3E25E39D" w14:textId="77777777" w:rsidR="00064748" w:rsidRDefault="00560C07" w:rsidP="00AB665C">
      <w:pPr>
        <w:ind w:left="1080"/>
      </w:pPr>
      <w:r w:rsidRPr="008D1696">
        <w:rPr>
          <w:szCs w:val="22"/>
        </w:rPr>
        <w:t>Nothing unique to Transit Merchant, all the fields returned in a</w:t>
      </w:r>
      <w:r w:rsidR="00173262">
        <w:rPr>
          <w:szCs w:val="22"/>
        </w:rPr>
        <w:t xml:space="preserve"> normal</w:t>
      </w:r>
      <w:r w:rsidRPr="008D1696">
        <w:rPr>
          <w:szCs w:val="22"/>
        </w:rPr>
        <w:t xml:space="preserve"> purchase response</w:t>
      </w:r>
    </w:p>
    <w:p w14:paraId="4E99DFD1" w14:textId="77777777" w:rsidR="00185C22" w:rsidRDefault="00185C22" w:rsidP="00AB665C">
      <w:pPr>
        <w:ind w:left="720"/>
      </w:pPr>
    </w:p>
    <w:p w14:paraId="002C3058" w14:textId="77777777" w:rsidR="00560C07" w:rsidRPr="00B03D4E" w:rsidRDefault="00560C07" w:rsidP="00F12805">
      <w:pPr>
        <w:pStyle w:val="ListParagraph"/>
        <w:numPr>
          <w:ilvl w:val="0"/>
          <w:numId w:val="91"/>
        </w:numPr>
        <w:rPr>
          <w:rFonts w:cs="Arial"/>
          <w:b/>
          <w:bCs/>
          <w:i/>
          <w:iCs/>
          <w:color w:val="538135" w:themeColor="accent3"/>
        </w:rPr>
      </w:pPr>
      <w:r w:rsidRPr="00B03D4E">
        <w:rPr>
          <w:rFonts w:cs="Arial"/>
          <w:b/>
          <w:bCs/>
          <w:i/>
          <w:iCs/>
          <w:color w:val="538135" w:themeColor="accent3"/>
        </w:rPr>
        <w:t>CIT – Debt Recovery – E-commerce transaction</w:t>
      </w:r>
      <w:r w:rsidR="00AB665C" w:rsidRPr="00B03D4E">
        <w:rPr>
          <w:rFonts w:cs="Arial"/>
          <w:b/>
          <w:bCs/>
          <w:i/>
          <w:iCs/>
          <w:color w:val="538135" w:themeColor="accent3"/>
        </w:rPr>
        <w:t xml:space="preserve"> – Key fields</w:t>
      </w:r>
    </w:p>
    <w:p w14:paraId="3A474429" w14:textId="77777777" w:rsidR="00560C07" w:rsidRPr="001D35DB" w:rsidRDefault="00560C07" w:rsidP="00560C07">
      <w:pPr>
        <w:ind w:left="360"/>
      </w:pPr>
    </w:p>
    <w:p w14:paraId="5B0EA878" w14:textId="77777777" w:rsidR="00560C07" w:rsidRPr="00751E88" w:rsidRDefault="00560C07" w:rsidP="00AB665C">
      <w:pPr>
        <w:ind w:left="1080"/>
        <w:rPr>
          <w:b/>
          <w:bCs/>
        </w:rPr>
      </w:pPr>
      <w:r w:rsidRPr="00751E88">
        <w:rPr>
          <w:b/>
          <w:bCs/>
        </w:rPr>
        <w:t>Request Message</w:t>
      </w:r>
    </w:p>
    <w:p w14:paraId="5C61E812" w14:textId="77777777" w:rsidR="00560C07" w:rsidRPr="009B062C" w:rsidRDefault="00560C07" w:rsidP="00AB665C">
      <w:pPr>
        <w:ind w:left="1080"/>
        <w:rPr>
          <w:b/>
          <w:bCs/>
          <w:szCs w:val="22"/>
        </w:rPr>
      </w:pPr>
    </w:p>
    <w:tbl>
      <w:tblPr>
        <w:tblStyle w:val="TableGrid"/>
        <w:tblW w:w="9180" w:type="dxa"/>
        <w:tblInd w:w="1080" w:type="dxa"/>
        <w:tblBorders>
          <w:left w:val="none" w:sz="0" w:space="0" w:color="auto"/>
          <w:right w:val="none" w:sz="0" w:space="0" w:color="auto"/>
        </w:tblBorders>
        <w:tblLook w:val="04A0" w:firstRow="1" w:lastRow="0" w:firstColumn="1" w:lastColumn="0" w:noHBand="0" w:noVBand="1"/>
      </w:tblPr>
      <w:tblGrid>
        <w:gridCol w:w="3955"/>
        <w:gridCol w:w="5225"/>
      </w:tblGrid>
      <w:tr w:rsidR="00560C07" w:rsidRPr="00611CC9" w14:paraId="23E6C390" w14:textId="77777777" w:rsidTr="005E6146">
        <w:trPr>
          <w:tblHeader/>
        </w:trPr>
        <w:tc>
          <w:tcPr>
            <w:tcW w:w="3955" w:type="dxa"/>
          </w:tcPr>
          <w:p w14:paraId="3310EAA2" w14:textId="77777777" w:rsidR="00560C07" w:rsidRPr="00611CC9" w:rsidRDefault="00560C07" w:rsidP="00282F5F">
            <w:pPr>
              <w:spacing w:before="60" w:after="60"/>
              <w:rPr>
                <w:b/>
                <w:bCs/>
              </w:rPr>
            </w:pPr>
            <w:r w:rsidRPr="00611CC9">
              <w:rPr>
                <w:b/>
                <w:bCs/>
              </w:rPr>
              <w:t>Field</w:t>
            </w:r>
          </w:p>
        </w:tc>
        <w:tc>
          <w:tcPr>
            <w:tcW w:w="5225" w:type="dxa"/>
          </w:tcPr>
          <w:p w14:paraId="2B061880" w14:textId="77777777" w:rsidR="00560C07" w:rsidRPr="00611CC9" w:rsidRDefault="00560C07" w:rsidP="00282F5F">
            <w:pPr>
              <w:spacing w:before="60" w:after="60"/>
              <w:rPr>
                <w:b/>
                <w:bCs/>
              </w:rPr>
            </w:pPr>
            <w:r w:rsidRPr="00611CC9">
              <w:rPr>
                <w:b/>
                <w:bCs/>
              </w:rPr>
              <w:t>Value</w:t>
            </w:r>
          </w:p>
        </w:tc>
      </w:tr>
      <w:tr w:rsidR="00560C07" w14:paraId="79796E04" w14:textId="77777777" w:rsidTr="005E6146">
        <w:tc>
          <w:tcPr>
            <w:tcW w:w="3955" w:type="dxa"/>
          </w:tcPr>
          <w:p w14:paraId="66E935B7" w14:textId="77777777" w:rsidR="00560C07" w:rsidRDefault="00560C07" w:rsidP="00282F5F">
            <w:r>
              <w:t>SPDH Header – Message Subtype</w:t>
            </w:r>
          </w:p>
        </w:tc>
        <w:tc>
          <w:tcPr>
            <w:tcW w:w="5225" w:type="dxa"/>
          </w:tcPr>
          <w:p w14:paraId="1BBE957C" w14:textId="77777777" w:rsidR="00560C07" w:rsidRDefault="00560C07" w:rsidP="00282F5F">
            <w:r>
              <w:t>O – Online</w:t>
            </w:r>
          </w:p>
        </w:tc>
      </w:tr>
      <w:tr w:rsidR="00560C07" w14:paraId="17578721" w14:textId="77777777" w:rsidTr="005E6146">
        <w:tc>
          <w:tcPr>
            <w:tcW w:w="3955" w:type="dxa"/>
          </w:tcPr>
          <w:p w14:paraId="427E8398" w14:textId="77777777" w:rsidR="00560C07" w:rsidRDefault="00560C07" w:rsidP="00282F5F">
            <w:r>
              <w:t>SDPH Header – Transaction Code</w:t>
            </w:r>
          </w:p>
        </w:tc>
        <w:tc>
          <w:tcPr>
            <w:tcW w:w="5225" w:type="dxa"/>
          </w:tcPr>
          <w:p w14:paraId="0A8B26AE" w14:textId="77777777" w:rsidR="00560C07" w:rsidRDefault="00560C07" w:rsidP="00282F5F">
            <w:r>
              <w:t xml:space="preserve">00 – Purchase </w:t>
            </w:r>
            <w:r w:rsidR="00F77D3D">
              <w:t>(</w:t>
            </w:r>
            <w:r>
              <w:t>only</w:t>
            </w:r>
            <w:r w:rsidR="00F77D3D">
              <w:t xml:space="preserve"> purchase is supported for debt recovery)</w:t>
            </w:r>
          </w:p>
        </w:tc>
      </w:tr>
      <w:tr w:rsidR="00560C07" w14:paraId="2F27EE57" w14:textId="77777777" w:rsidTr="005E6146">
        <w:tc>
          <w:tcPr>
            <w:tcW w:w="3955" w:type="dxa"/>
          </w:tcPr>
          <w:p w14:paraId="13E7AD05" w14:textId="77777777" w:rsidR="00560C07" w:rsidRDefault="00560C07" w:rsidP="00282F5F">
            <w:r>
              <w:t>FID B – Amount</w:t>
            </w:r>
          </w:p>
        </w:tc>
        <w:tc>
          <w:tcPr>
            <w:tcW w:w="5225" w:type="dxa"/>
          </w:tcPr>
          <w:p w14:paraId="39E55CDA" w14:textId="77777777" w:rsidR="00560C07" w:rsidRDefault="00560C07" w:rsidP="00282F5F">
            <w:r>
              <w:t xml:space="preserve">Debt amount trying to be recovered </w:t>
            </w:r>
          </w:p>
        </w:tc>
      </w:tr>
      <w:tr w:rsidR="00CB12D6" w14:paraId="15F3B17B" w14:textId="77777777" w:rsidTr="005E6146">
        <w:tc>
          <w:tcPr>
            <w:tcW w:w="3955" w:type="dxa"/>
          </w:tcPr>
          <w:p w14:paraId="29EF3C99" w14:textId="77777777" w:rsidR="00CB12D6" w:rsidRPr="00C825D7" w:rsidRDefault="00CB12D6" w:rsidP="00282F5F">
            <w:pPr>
              <w:rPr>
                <w:lang w:val="fr-FR"/>
              </w:rPr>
            </w:pPr>
            <w:r w:rsidRPr="00C825D7">
              <w:rPr>
                <w:lang w:val="fr-FR"/>
              </w:rPr>
              <w:t>FID e – POS Condition Code</w:t>
            </w:r>
          </w:p>
        </w:tc>
        <w:tc>
          <w:tcPr>
            <w:tcW w:w="5225" w:type="dxa"/>
          </w:tcPr>
          <w:p w14:paraId="59F48DE0" w14:textId="77777777" w:rsidR="00CB12D6" w:rsidRDefault="00CB12D6" w:rsidP="00282F5F">
            <w:r>
              <w:t xml:space="preserve">00 - </w:t>
            </w:r>
            <w:r>
              <w:rPr>
                <w:snapToGrid w:val="0"/>
              </w:rPr>
              <w:t>Normal presentment</w:t>
            </w:r>
          </w:p>
        </w:tc>
      </w:tr>
      <w:tr w:rsidR="00560C07" w14:paraId="26F30E2E" w14:textId="77777777" w:rsidTr="005E6146">
        <w:tc>
          <w:tcPr>
            <w:tcW w:w="3955" w:type="dxa"/>
          </w:tcPr>
          <w:p w14:paraId="40EC6CC3" w14:textId="77777777" w:rsidR="00560C07" w:rsidRPr="00C825D7" w:rsidRDefault="00560C07" w:rsidP="00282F5F">
            <w:pPr>
              <w:rPr>
                <w:lang w:val="fr-FR"/>
              </w:rPr>
            </w:pPr>
            <w:r w:rsidRPr="00C825D7">
              <w:rPr>
                <w:lang w:val="fr-FR"/>
              </w:rPr>
              <w:t>FID 6 SFID E – POS Entry Mode</w:t>
            </w:r>
          </w:p>
          <w:p w14:paraId="49154DB4" w14:textId="77777777" w:rsidR="00B82A16" w:rsidRDefault="00560C07" w:rsidP="00282F5F">
            <w:r>
              <w:t>Position 1</w:t>
            </w:r>
            <w:r w:rsidR="00B82A16">
              <w:t>-2</w:t>
            </w:r>
          </w:p>
          <w:p w14:paraId="5152DC90" w14:textId="77777777" w:rsidR="00560C07" w:rsidRDefault="00B82A16" w:rsidP="00282F5F">
            <w:r>
              <w:t>Position 3</w:t>
            </w:r>
            <w:r w:rsidR="00560C07">
              <w:t xml:space="preserve"> </w:t>
            </w:r>
          </w:p>
        </w:tc>
        <w:tc>
          <w:tcPr>
            <w:tcW w:w="5225" w:type="dxa"/>
          </w:tcPr>
          <w:p w14:paraId="72E468E9" w14:textId="77777777" w:rsidR="00B82A16" w:rsidRDefault="00B82A16" w:rsidP="00282F5F"/>
          <w:p w14:paraId="3F99A25D" w14:textId="77777777" w:rsidR="00560C07" w:rsidRDefault="00000CF4" w:rsidP="00282F5F">
            <w:r>
              <w:t>01 - Manually</w:t>
            </w:r>
          </w:p>
          <w:p w14:paraId="03F69D09" w14:textId="77777777" w:rsidR="00560C07" w:rsidRDefault="00B82A16" w:rsidP="00282F5F">
            <w:r>
              <w:t>2 – No PIN entry capability</w:t>
            </w:r>
          </w:p>
        </w:tc>
      </w:tr>
      <w:tr w:rsidR="00560C07" w14:paraId="1C73F05E" w14:textId="77777777" w:rsidTr="005E6146">
        <w:tc>
          <w:tcPr>
            <w:tcW w:w="3955" w:type="dxa"/>
          </w:tcPr>
          <w:p w14:paraId="5573BF1F" w14:textId="77777777" w:rsidR="00560C07" w:rsidRPr="00C825D7" w:rsidRDefault="00560C07" w:rsidP="00282F5F">
            <w:pPr>
              <w:rPr>
                <w:lang w:val="fr-FR"/>
              </w:rPr>
            </w:pPr>
            <w:r w:rsidRPr="00C825D7">
              <w:rPr>
                <w:lang w:val="fr-FR"/>
              </w:rPr>
              <w:t>FID 6 SFID F – E-commerce Flag</w:t>
            </w:r>
          </w:p>
          <w:p w14:paraId="5477DBE1" w14:textId="77777777" w:rsidR="00560C07" w:rsidRDefault="00560C07" w:rsidP="00282F5F">
            <w:r>
              <w:t xml:space="preserve">Pos 1 </w:t>
            </w:r>
          </w:p>
        </w:tc>
        <w:tc>
          <w:tcPr>
            <w:tcW w:w="5225" w:type="dxa"/>
          </w:tcPr>
          <w:p w14:paraId="153B3BDB" w14:textId="77777777" w:rsidR="00560C07" w:rsidRDefault="00000CF4" w:rsidP="00282F5F">
            <w:r>
              <w:t>5, 6 or 7 (5 or 6 with 3DS Secure Protocol or 7 plain e-commerce transaction</w:t>
            </w:r>
          </w:p>
        </w:tc>
      </w:tr>
      <w:tr w:rsidR="00560C07" w14:paraId="73D8B15B" w14:textId="77777777" w:rsidTr="005E6146">
        <w:tc>
          <w:tcPr>
            <w:tcW w:w="3955" w:type="dxa"/>
          </w:tcPr>
          <w:p w14:paraId="26D8F548" w14:textId="77777777" w:rsidR="00560C07" w:rsidRDefault="00560C07" w:rsidP="00282F5F">
            <w:r>
              <w:t>FID 6 SFID s – Transit Transaction Data</w:t>
            </w:r>
          </w:p>
          <w:p w14:paraId="6C46884C" w14:textId="77777777" w:rsidR="00560C07" w:rsidRDefault="00560C07" w:rsidP="00282F5F">
            <w:r>
              <w:t>Position 1-2 – Transaction Type Indicator</w:t>
            </w:r>
          </w:p>
          <w:p w14:paraId="68E7ADD7" w14:textId="77777777" w:rsidR="00560C07" w:rsidRDefault="00560C07" w:rsidP="00282F5F">
            <w:r>
              <w:t>Position 3-4 – Transportation Mode Indicator</w:t>
            </w:r>
          </w:p>
        </w:tc>
        <w:tc>
          <w:tcPr>
            <w:tcW w:w="5225" w:type="dxa"/>
          </w:tcPr>
          <w:p w14:paraId="1B04F00B" w14:textId="77777777" w:rsidR="00560C07" w:rsidRDefault="00560C07" w:rsidP="00282F5F"/>
          <w:p w14:paraId="27798ECB" w14:textId="77777777" w:rsidR="00560C07" w:rsidRDefault="00560C07" w:rsidP="00282F5F">
            <w:r>
              <w:t xml:space="preserve">07 – Debt Recovery </w:t>
            </w:r>
          </w:p>
          <w:p w14:paraId="7D67CF71" w14:textId="77777777" w:rsidR="009A587C" w:rsidRDefault="009A587C" w:rsidP="00282F5F"/>
          <w:p w14:paraId="128E301E" w14:textId="77777777" w:rsidR="00560C07" w:rsidRDefault="00560C07" w:rsidP="00282F5F">
            <w:r>
              <w:t>Any valid value</w:t>
            </w:r>
          </w:p>
        </w:tc>
      </w:tr>
      <w:tr w:rsidR="00560C07" w14:paraId="07E5AD94" w14:textId="77777777" w:rsidTr="005E6146">
        <w:tc>
          <w:tcPr>
            <w:tcW w:w="3955" w:type="dxa"/>
            <w:tcBorders>
              <w:bottom w:val="single" w:sz="4" w:space="0" w:color="auto"/>
            </w:tcBorders>
          </w:tcPr>
          <w:p w14:paraId="5B18F4AE" w14:textId="77777777" w:rsidR="00560C07" w:rsidRDefault="00560C07" w:rsidP="00282F5F">
            <w:r>
              <w:t>FID 6 SFID X – Point of Service Data</w:t>
            </w:r>
          </w:p>
          <w:p w14:paraId="676FA487" w14:textId="77777777" w:rsidR="00560C07" w:rsidRDefault="00560C07" w:rsidP="00282F5F">
            <w:r>
              <w:t>Pos 6 Cardholder ID Method</w:t>
            </w:r>
          </w:p>
        </w:tc>
        <w:tc>
          <w:tcPr>
            <w:tcW w:w="5225" w:type="dxa"/>
            <w:tcBorders>
              <w:bottom w:val="single" w:sz="4" w:space="0" w:color="auto"/>
            </w:tcBorders>
          </w:tcPr>
          <w:p w14:paraId="4107CFC5" w14:textId="77777777" w:rsidR="00560C07" w:rsidRDefault="00560C07" w:rsidP="00282F5F"/>
          <w:p w14:paraId="63BA94A7" w14:textId="77777777" w:rsidR="00560C07" w:rsidRDefault="00560C07" w:rsidP="00282F5F">
            <w:r>
              <w:t>4 – None (Cardholder Not Present)</w:t>
            </w:r>
          </w:p>
        </w:tc>
      </w:tr>
      <w:tr w:rsidR="005E6146" w14:paraId="1270746B" w14:textId="77777777" w:rsidTr="005E6146">
        <w:tblPrEx>
          <w:tblBorders>
            <w:left w:val="single" w:sz="4" w:space="0" w:color="auto"/>
            <w:right w:val="single" w:sz="4" w:space="0" w:color="auto"/>
          </w:tblBorders>
        </w:tblPrEx>
        <w:tc>
          <w:tcPr>
            <w:tcW w:w="3955" w:type="dxa"/>
            <w:tcBorders>
              <w:left w:val="nil"/>
            </w:tcBorders>
          </w:tcPr>
          <w:p w14:paraId="1140B141" w14:textId="77777777" w:rsidR="005E6146" w:rsidRDefault="005E6146" w:rsidP="003C684D">
            <w:r>
              <w:t>FID 6 SFID X – Point of Service Data</w:t>
            </w:r>
          </w:p>
          <w:p w14:paraId="79DCBDB6" w14:textId="77777777" w:rsidR="005E6146" w:rsidRDefault="005E6146" w:rsidP="003C684D">
            <w:r>
              <w:t>Pos 1 – Cardholder Present Indicator</w:t>
            </w:r>
          </w:p>
          <w:p w14:paraId="2466EAAD" w14:textId="77777777" w:rsidR="005E6146" w:rsidRDefault="005E6146" w:rsidP="003C684D">
            <w:r>
              <w:t>Pos 2 – Card Present Indicator</w:t>
            </w:r>
          </w:p>
          <w:p w14:paraId="1B45B68E" w14:textId="77777777" w:rsidR="005E6146" w:rsidRDefault="005E6146" w:rsidP="003C684D">
            <w:r>
              <w:t>Pos 3 – Transaction Status Indicator</w:t>
            </w:r>
          </w:p>
          <w:p w14:paraId="5C7938E8" w14:textId="77777777" w:rsidR="005E6146" w:rsidRDefault="005E6146" w:rsidP="003C684D">
            <w:r>
              <w:t>Pos 4 – Transaction Security Indicator</w:t>
            </w:r>
          </w:p>
          <w:p w14:paraId="3188F586" w14:textId="77777777" w:rsidR="005E6146" w:rsidRDefault="005E6146" w:rsidP="003C684D">
            <w:r>
              <w:t>Pos 5 – Cardholder Activated Terminal</w:t>
            </w:r>
          </w:p>
          <w:p w14:paraId="6E3FD5F7" w14:textId="77777777" w:rsidR="005E6146" w:rsidRDefault="005E6146" w:rsidP="003C684D">
            <w:r>
              <w:t xml:space="preserve">Pos 6 – </w:t>
            </w:r>
            <w:r w:rsidRPr="00576EA1">
              <w:rPr>
                <w:bCs/>
                <w:snapToGrid w:val="0"/>
              </w:rPr>
              <w:t>Cardholder ID Method</w:t>
            </w:r>
          </w:p>
        </w:tc>
        <w:tc>
          <w:tcPr>
            <w:tcW w:w="5225" w:type="dxa"/>
            <w:tcBorders>
              <w:right w:val="nil"/>
            </w:tcBorders>
          </w:tcPr>
          <w:p w14:paraId="22005F17" w14:textId="77777777" w:rsidR="005E6146" w:rsidRDefault="005E6146" w:rsidP="003C684D"/>
          <w:p w14:paraId="034CC0AA" w14:textId="77777777" w:rsidR="005E6146" w:rsidRDefault="00F513EA" w:rsidP="003C684D">
            <w:r>
              <w:t>5</w:t>
            </w:r>
            <w:r w:rsidR="005E6146">
              <w:t xml:space="preserve"> – Cardholder is </w:t>
            </w:r>
            <w:r>
              <w:t xml:space="preserve">not </w:t>
            </w:r>
            <w:r w:rsidR="005E6146">
              <w:t>present</w:t>
            </w:r>
          </w:p>
          <w:p w14:paraId="3287DBED" w14:textId="77777777" w:rsidR="005E6146" w:rsidRDefault="005E6146" w:rsidP="003C684D">
            <w:r>
              <w:t>1 – The card is not present</w:t>
            </w:r>
          </w:p>
          <w:p w14:paraId="210CE659" w14:textId="77777777" w:rsidR="005E6146" w:rsidRDefault="005E6146" w:rsidP="003C684D">
            <w:r>
              <w:t>0 – Normal request</w:t>
            </w:r>
          </w:p>
          <w:p w14:paraId="06EDA73F" w14:textId="77777777" w:rsidR="005E6146" w:rsidRDefault="005E6146" w:rsidP="003C684D">
            <w:r>
              <w:t>0 – No security concern</w:t>
            </w:r>
          </w:p>
          <w:p w14:paraId="6635D73A" w14:textId="77777777" w:rsidR="005E6146" w:rsidRDefault="005E6146" w:rsidP="003C684D">
            <w:r>
              <w:t>6 – Electronic commerce</w:t>
            </w:r>
          </w:p>
          <w:p w14:paraId="3A8EC6E1" w14:textId="77777777" w:rsidR="005E6146" w:rsidRDefault="005E6146" w:rsidP="003C684D">
            <w:r>
              <w:t>4 – None (card not present)</w:t>
            </w:r>
          </w:p>
        </w:tc>
      </w:tr>
    </w:tbl>
    <w:p w14:paraId="7F2ED5B4" w14:textId="77777777" w:rsidR="00560C07" w:rsidRDefault="00560C07" w:rsidP="00AB665C">
      <w:pPr>
        <w:ind w:left="1080"/>
      </w:pPr>
    </w:p>
    <w:p w14:paraId="42C95A5E" w14:textId="77777777" w:rsidR="00560C07" w:rsidRPr="00751E88" w:rsidRDefault="00560C07" w:rsidP="00AB665C">
      <w:pPr>
        <w:ind w:left="1080"/>
        <w:rPr>
          <w:b/>
          <w:bCs/>
        </w:rPr>
      </w:pPr>
      <w:r w:rsidRPr="00751E88">
        <w:rPr>
          <w:b/>
          <w:bCs/>
        </w:rPr>
        <w:t>Response Message</w:t>
      </w:r>
    </w:p>
    <w:p w14:paraId="419CAB47" w14:textId="77777777" w:rsidR="00560C07" w:rsidRDefault="00560C07" w:rsidP="00AB665C">
      <w:pPr>
        <w:ind w:left="1080"/>
        <w:rPr>
          <w:b/>
          <w:bCs/>
          <w:szCs w:val="22"/>
        </w:rPr>
      </w:pPr>
    </w:p>
    <w:p w14:paraId="3263A88C" w14:textId="77777777" w:rsidR="00560C07" w:rsidRDefault="00560C07" w:rsidP="00AB665C">
      <w:pPr>
        <w:ind w:left="1080"/>
        <w:rPr>
          <w:szCs w:val="22"/>
        </w:rPr>
      </w:pPr>
      <w:r w:rsidRPr="008D1696">
        <w:rPr>
          <w:szCs w:val="22"/>
        </w:rPr>
        <w:t>Nothing unique to Transit Merchant, all the fields returned in a</w:t>
      </w:r>
      <w:r w:rsidR="00173262">
        <w:rPr>
          <w:szCs w:val="22"/>
        </w:rPr>
        <w:t xml:space="preserve"> normal</w:t>
      </w:r>
      <w:r w:rsidRPr="008D1696">
        <w:rPr>
          <w:szCs w:val="22"/>
        </w:rPr>
        <w:t xml:space="preserve"> purchase response</w:t>
      </w:r>
    </w:p>
    <w:p w14:paraId="3445CFF6" w14:textId="77777777" w:rsidR="00173262" w:rsidRDefault="00173262" w:rsidP="00AB665C">
      <w:pPr>
        <w:ind w:left="1080"/>
        <w:rPr>
          <w:szCs w:val="22"/>
        </w:rPr>
      </w:pPr>
    </w:p>
    <w:p w14:paraId="7547E6AF" w14:textId="77777777" w:rsidR="003B023C" w:rsidRPr="00AB665C" w:rsidRDefault="003B023C" w:rsidP="000F497B">
      <w:pPr>
        <w:pStyle w:val="Heading5"/>
      </w:pPr>
      <w:bookmarkStart w:id="1088" w:name="_Hlk71536389"/>
      <w:r w:rsidRPr="00AB665C">
        <w:t>Refunds</w:t>
      </w:r>
    </w:p>
    <w:p w14:paraId="6269AB01" w14:textId="77777777" w:rsidR="008F4E0A" w:rsidRDefault="008F4E0A" w:rsidP="003B023C">
      <w:pPr>
        <w:ind w:left="360"/>
      </w:pPr>
      <w:r>
        <w:t>Refunds transactions continue to be supported as Card Present and Card Not Present.</w:t>
      </w:r>
    </w:p>
    <w:p w14:paraId="0AD220B4" w14:textId="77777777" w:rsidR="008F4E0A" w:rsidRDefault="008F4E0A" w:rsidP="003B023C">
      <w:pPr>
        <w:ind w:left="360"/>
      </w:pPr>
      <w:r>
        <w:t>Interac only allows Card Not Present Refunds to transit merchants.</w:t>
      </w:r>
    </w:p>
    <w:bookmarkEnd w:id="1088"/>
    <w:p w14:paraId="3A3D5CFA" w14:textId="77777777" w:rsidR="00CC0AEB" w:rsidRDefault="00CC0AEB" w:rsidP="00E9760F">
      <w:pPr>
        <w:pStyle w:val="Heading3"/>
        <w:rPr>
          <w:lang w:val="en-GB"/>
        </w:rPr>
      </w:pPr>
      <w:r>
        <w:rPr>
          <w:lang w:val="en-GB"/>
        </w:rPr>
        <w:lastRenderedPageBreak/>
        <w:t>Merchant OMNI Tokenization</w:t>
      </w:r>
    </w:p>
    <w:p w14:paraId="5F24B683" w14:textId="77777777" w:rsidR="00CC0AEB" w:rsidRDefault="00CC0AEB" w:rsidP="00CC0AEB">
      <w:pPr>
        <w:rPr>
          <w:rFonts w:cs="Arial"/>
          <w:snapToGrid w:val="0"/>
          <w:color w:val="000000"/>
        </w:rPr>
      </w:pPr>
      <w:r>
        <w:rPr>
          <w:rFonts w:cs="Arial"/>
          <w:snapToGrid w:val="0"/>
          <w:color w:val="000000"/>
        </w:rPr>
        <w:t>Merch</w:t>
      </w:r>
      <w:r w:rsidR="00162AE6">
        <w:rPr>
          <w:rFonts w:cs="Arial"/>
          <w:snapToGrid w:val="0"/>
          <w:color w:val="000000"/>
        </w:rPr>
        <w:t>ant OMNI Tokenization is an optional enhancement only for merchants that subscribe to the program.</w:t>
      </w:r>
    </w:p>
    <w:p w14:paraId="1E7ABBAC" w14:textId="77777777" w:rsidR="00EC3E25" w:rsidRDefault="00EC3E25" w:rsidP="00CC0AEB">
      <w:pPr>
        <w:rPr>
          <w:rFonts w:cs="Arial"/>
          <w:snapToGrid w:val="0"/>
          <w:color w:val="000000"/>
        </w:rPr>
      </w:pPr>
    </w:p>
    <w:p w14:paraId="657E8787" w14:textId="77777777" w:rsidR="00EC3E25" w:rsidRDefault="00EC3E25" w:rsidP="00CC0AEB">
      <w:pPr>
        <w:rPr>
          <w:rFonts w:cs="Arial"/>
          <w:snapToGrid w:val="0"/>
          <w:color w:val="000000"/>
        </w:rPr>
      </w:pPr>
      <w:r>
        <w:rPr>
          <w:rFonts w:cs="Arial"/>
          <w:snapToGrid w:val="0"/>
          <w:color w:val="000000"/>
        </w:rPr>
        <w:t>TD proprietary solution</w:t>
      </w:r>
      <w:r w:rsidR="009D2360">
        <w:rPr>
          <w:rFonts w:cs="Arial"/>
          <w:snapToGrid w:val="0"/>
          <w:color w:val="000000"/>
        </w:rPr>
        <w:t xml:space="preserve"> offers merchants to replace </w:t>
      </w:r>
      <w:r w:rsidR="001E3965">
        <w:rPr>
          <w:rFonts w:cs="Arial"/>
          <w:snapToGrid w:val="0"/>
          <w:color w:val="000000"/>
        </w:rPr>
        <w:t xml:space="preserve">cardholder's </w:t>
      </w:r>
      <w:r w:rsidR="009D2360">
        <w:rPr>
          <w:rFonts w:cs="Arial"/>
          <w:snapToGrid w:val="0"/>
          <w:color w:val="000000"/>
        </w:rPr>
        <w:t>card data with OMNI tokens (Payment and Reporting Tokens)</w:t>
      </w:r>
      <w:r w:rsidR="0020238A">
        <w:rPr>
          <w:rFonts w:cs="Arial"/>
          <w:snapToGrid w:val="0"/>
          <w:color w:val="000000"/>
        </w:rPr>
        <w:t xml:space="preserve">, OMNI tokens </w:t>
      </w:r>
      <w:r>
        <w:rPr>
          <w:rFonts w:cs="Arial"/>
          <w:snapToGrid w:val="0"/>
          <w:color w:val="000000"/>
        </w:rPr>
        <w:t xml:space="preserve">should not be confused with the Payment Card Networks </w:t>
      </w:r>
      <w:r w:rsidR="00CC60AB">
        <w:rPr>
          <w:rFonts w:cs="Arial"/>
          <w:snapToGrid w:val="0"/>
          <w:color w:val="000000"/>
        </w:rPr>
        <w:t>TOKEN PAN</w:t>
      </w:r>
      <w:r w:rsidR="0020238A">
        <w:rPr>
          <w:rFonts w:cs="Arial"/>
          <w:snapToGrid w:val="0"/>
          <w:color w:val="000000"/>
        </w:rPr>
        <w:t>.</w:t>
      </w:r>
    </w:p>
    <w:p w14:paraId="42224246" w14:textId="77777777" w:rsidR="0020238A" w:rsidRDefault="0020238A" w:rsidP="00CC0AEB">
      <w:pPr>
        <w:rPr>
          <w:rFonts w:cs="Arial"/>
          <w:snapToGrid w:val="0"/>
          <w:color w:val="000000"/>
        </w:rPr>
      </w:pPr>
    </w:p>
    <w:p w14:paraId="3755576A" w14:textId="62CCA9FF" w:rsidR="0020238A" w:rsidRDefault="0020238A" w:rsidP="0020238A">
      <w:pPr>
        <w:rPr>
          <w:rFonts w:cs="Arial"/>
          <w:snapToGrid w:val="0"/>
          <w:color w:val="000000"/>
        </w:rPr>
      </w:pPr>
      <w:r>
        <w:rPr>
          <w:rFonts w:cs="Arial"/>
          <w:snapToGrid w:val="0"/>
          <w:color w:val="000000"/>
        </w:rPr>
        <w:t xml:space="preserve">TD Host will be </w:t>
      </w:r>
      <w:r w:rsidR="000A59C3">
        <w:rPr>
          <w:rFonts w:cs="Arial"/>
          <w:snapToGrid w:val="0"/>
          <w:color w:val="000000"/>
        </w:rPr>
        <w:t>generating</w:t>
      </w:r>
      <w:r>
        <w:rPr>
          <w:rFonts w:cs="Arial"/>
          <w:snapToGrid w:val="0"/>
          <w:color w:val="000000"/>
        </w:rPr>
        <w:t xml:space="preserve"> unique token(s) and these tokens are significant only between the merchant and TD Host.</w:t>
      </w:r>
    </w:p>
    <w:p w14:paraId="60074B22" w14:textId="77777777" w:rsidR="0091113E" w:rsidRDefault="0091113E" w:rsidP="00CC0AEB">
      <w:pPr>
        <w:rPr>
          <w:rFonts w:cs="Arial"/>
          <w:snapToGrid w:val="0"/>
          <w:color w:val="000000"/>
        </w:rPr>
      </w:pPr>
    </w:p>
    <w:p w14:paraId="12DA3816" w14:textId="77777777" w:rsidR="00CC60AB" w:rsidRDefault="0091113E" w:rsidP="00CC0AEB">
      <w:pPr>
        <w:rPr>
          <w:rFonts w:cs="Arial"/>
          <w:snapToGrid w:val="0"/>
          <w:color w:val="000000"/>
        </w:rPr>
      </w:pPr>
      <w:r>
        <w:rPr>
          <w:rFonts w:cs="Arial"/>
          <w:snapToGrid w:val="0"/>
          <w:color w:val="000000"/>
        </w:rPr>
        <w:t xml:space="preserve">Credentials on File transactions and Merchant Initiated Transactions can be initiated with a Payment Token. </w:t>
      </w:r>
    </w:p>
    <w:p w14:paraId="58A66A93" w14:textId="77777777" w:rsidR="00CC60AB" w:rsidRDefault="00CC60AB" w:rsidP="00CC0AEB">
      <w:pPr>
        <w:rPr>
          <w:rFonts w:cs="Arial"/>
          <w:snapToGrid w:val="0"/>
          <w:color w:val="000000"/>
        </w:rPr>
      </w:pPr>
    </w:p>
    <w:p w14:paraId="0353674B" w14:textId="77777777" w:rsidR="009D2360" w:rsidRDefault="0091113E" w:rsidP="00CC0AEB">
      <w:pPr>
        <w:rPr>
          <w:rFonts w:cs="Arial"/>
          <w:snapToGrid w:val="0"/>
          <w:color w:val="000000"/>
        </w:rPr>
      </w:pPr>
      <w:r>
        <w:rPr>
          <w:rFonts w:cs="Arial"/>
          <w:snapToGrid w:val="0"/>
          <w:color w:val="000000"/>
        </w:rPr>
        <w:t xml:space="preserve">On request message; </w:t>
      </w:r>
      <w:r w:rsidR="009D2360">
        <w:rPr>
          <w:rFonts w:cs="Arial"/>
          <w:snapToGrid w:val="0"/>
          <w:color w:val="000000"/>
        </w:rPr>
        <w:t>the TD Host will detokenize the Payment Token into the cardholder's PAN and forward the authorization request to the proper Payment Card Network. On response messages the cardholder's PAN will be tokenized and sent back to the merchant as per merchant's subscription</w:t>
      </w:r>
      <w:r w:rsidR="00CC60AB">
        <w:rPr>
          <w:rFonts w:cs="Arial"/>
          <w:snapToGrid w:val="0"/>
          <w:color w:val="000000"/>
        </w:rPr>
        <w:t>.</w:t>
      </w:r>
    </w:p>
    <w:p w14:paraId="31AE4C36" w14:textId="77777777" w:rsidR="00162AE6" w:rsidRDefault="00162AE6" w:rsidP="00CC0AEB">
      <w:pPr>
        <w:rPr>
          <w:rFonts w:cs="Arial"/>
          <w:snapToGrid w:val="0"/>
          <w:color w:val="000000"/>
        </w:rPr>
      </w:pPr>
    </w:p>
    <w:p w14:paraId="06AE94A8" w14:textId="77777777" w:rsidR="004F3C48" w:rsidRDefault="004F3C48" w:rsidP="00B03D4E">
      <w:pPr>
        <w:pStyle w:val="Heading4"/>
        <w:keepNext w:val="0"/>
        <w:widowControl w:val="0"/>
      </w:pPr>
      <w:r w:rsidRPr="00EC3E25">
        <w:t>Figure 1 – Merchant OMNI Tokenization</w:t>
      </w:r>
      <w:r w:rsidR="00CC60AB">
        <w:t xml:space="preserve"> – Request message with cardholder's PAN</w:t>
      </w:r>
    </w:p>
    <w:p w14:paraId="72899DC3" w14:textId="77777777" w:rsidR="004F3C48" w:rsidRPr="00CC0AEB" w:rsidRDefault="004F3C48" w:rsidP="00B03D4E">
      <w:pPr>
        <w:jc w:val="center"/>
        <w:rPr>
          <w:lang w:val="en-GB"/>
        </w:rPr>
      </w:pPr>
      <w:r>
        <w:rPr>
          <w:noProof/>
          <w:lang w:val="en-GB"/>
        </w:rPr>
        <w:drawing>
          <wp:inline distT="0" distB="0" distL="0" distR="0" wp14:anchorId="47319B95" wp14:editId="552A6D15">
            <wp:extent cx="3364302" cy="3938755"/>
            <wp:effectExtent l="0" t="0" r="762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3990" cy="3973512"/>
                    </a:xfrm>
                    <a:prstGeom prst="rect">
                      <a:avLst/>
                    </a:prstGeom>
                    <a:noFill/>
                    <a:ln>
                      <a:noFill/>
                    </a:ln>
                  </pic:spPr>
                </pic:pic>
              </a:graphicData>
            </a:graphic>
          </wp:inline>
        </w:drawing>
      </w:r>
    </w:p>
    <w:p w14:paraId="24762C8A" w14:textId="77777777" w:rsidR="004F3C48" w:rsidRDefault="004F3C48" w:rsidP="004F3C48">
      <w:pPr>
        <w:pStyle w:val="Heading4"/>
      </w:pPr>
      <w:r>
        <w:lastRenderedPageBreak/>
        <w:t xml:space="preserve">Figure 2 – Merchant initiates a transaction with an OMNI Payment Token </w:t>
      </w:r>
    </w:p>
    <w:p w14:paraId="649776C8" w14:textId="77777777" w:rsidR="004F3C48" w:rsidRDefault="004F3C48" w:rsidP="004F3C48"/>
    <w:p w14:paraId="21B4CFE4" w14:textId="77777777" w:rsidR="004F3C48" w:rsidRDefault="004F3C48" w:rsidP="004F3C48">
      <w:pPr>
        <w:ind w:left="576"/>
        <w:jc w:val="center"/>
        <w:rPr>
          <w:b/>
          <w:bCs/>
        </w:rPr>
      </w:pPr>
      <w:r>
        <w:rPr>
          <w:b/>
          <w:bCs/>
          <w:noProof/>
        </w:rPr>
        <w:drawing>
          <wp:inline distT="0" distB="0" distL="0" distR="0" wp14:anchorId="57A7A32E" wp14:editId="552C12C5">
            <wp:extent cx="4127967" cy="4786686"/>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7862" cy="479816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6920"/>
      </w:tblGrid>
      <w:tr w:rsidR="004F3C48" w14:paraId="7B2C2B09" w14:textId="77777777" w:rsidTr="006C65A5">
        <w:tc>
          <w:tcPr>
            <w:tcW w:w="3150" w:type="dxa"/>
          </w:tcPr>
          <w:p w14:paraId="3098339F" w14:textId="77777777" w:rsidR="004F3C48" w:rsidRDefault="004F3C48" w:rsidP="006C65A5"/>
        </w:tc>
        <w:tc>
          <w:tcPr>
            <w:tcW w:w="6920" w:type="dxa"/>
          </w:tcPr>
          <w:p w14:paraId="5A0133C6" w14:textId="77777777" w:rsidR="004F3C48" w:rsidRDefault="004F3C48" w:rsidP="006C65A5"/>
        </w:tc>
      </w:tr>
    </w:tbl>
    <w:p w14:paraId="687BFEFD" w14:textId="77777777" w:rsidR="00A3407C" w:rsidRDefault="00A3407C" w:rsidP="00A3407C">
      <w:pPr>
        <w:pStyle w:val="Heading4"/>
      </w:pPr>
      <w:r>
        <w:t xml:space="preserve">Tokenization Options </w:t>
      </w:r>
    </w:p>
    <w:p w14:paraId="77F22086" w14:textId="77777777" w:rsidR="00A3407C" w:rsidRPr="004F3C48" w:rsidRDefault="00A3407C" w:rsidP="00A3407C">
      <w:pPr>
        <w:rPr>
          <w:rFonts w:cs="Arial"/>
          <w:snapToGrid w:val="0"/>
          <w:color w:val="000000"/>
        </w:rPr>
      </w:pPr>
      <w:r w:rsidRPr="004F3C48">
        <w:rPr>
          <w:rFonts w:cs="Arial"/>
          <w:snapToGrid w:val="0"/>
          <w:color w:val="000000"/>
        </w:rPr>
        <w:t>TD Merchant Services will board the merchants that subscribe to this service.</w:t>
      </w:r>
    </w:p>
    <w:p w14:paraId="1ED6B51C" w14:textId="77777777" w:rsidR="00162AE6" w:rsidRPr="004F3C48" w:rsidRDefault="00162AE6" w:rsidP="00CC0AEB">
      <w:pPr>
        <w:rPr>
          <w:rFonts w:cs="Arial"/>
          <w:snapToGrid w:val="0"/>
          <w:color w:val="000000"/>
        </w:rPr>
      </w:pPr>
      <w:r w:rsidRPr="004F3C48">
        <w:rPr>
          <w:rFonts w:cs="Arial"/>
          <w:snapToGrid w:val="0"/>
          <w:color w:val="000000"/>
        </w:rPr>
        <w:t>Merchants can opt-in for any of the below configurations:</w:t>
      </w:r>
    </w:p>
    <w:p w14:paraId="2DEEB389" w14:textId="77777777" w:rsidR="00EC06C7" w:rsidRPr="004F3C48" w:rsidRDefault="00EC06C7" w:rsidP="00CC0AEB">
      <w:pPr>
        <w:rPr>
          <w:rFonts w:cs="Arial"/>
          <w:snapToGrid w:val="0"/>
          <w:color w:val="000000"/>
        </w:rPr>
      </w:pPr>
    </w:p>
    <w:p w14:paraId="396A69BC" w14:textId="77777777" w:rsidR="00162AE6" w:rsidRPr="009A587C" w:rsidRDefault="00162AE6" w:rsidP="00A3407C">
      <w:pPr>
        <w:pStyle w:val="ListParagraph"/>
        <w:ind w:left="360"/>
        <w:rPr>
          <w:rFonts w:cs="Arial"/>
          <w:b/>
          <w:bCs/>
          <w:snapToGrid w:val="0"/>
          <w:color w:val="538135" w:themeColor="accent3"/>
          <w:sz w:val="24"/>
          <w:szCs w:val="24"/>
        </w:rPr>
      </w:pPr>
      <w:r w:rsidRPr="009A587C">
        <w:rPr>
          <w:rFonts w:cs="Arial"/>
          <w:b/>
          <w:bCs/>
          <w:snapToGrid w:val="0"/>
          <w:color w:val="538135" w:themeColor="accent3"/>
          <w:sz w:val="24"/>
          <w:szCs w:val="24"/>
        </w:rPr>
        <w:t>PT – Payment Token</w:t>
      </w:r>
    </w:p>
    <w:p w14:paraId="42671867" w14:textId="77777777" w:rsidR="00EC06C7" w:rsidRPr="001D35DB" w:rsidRDefault="00EC06C7" w:rsidP="00F12805">
      <w:pPr>
        <w:pStyle w:val="ListParagraph"/>
        <w:numPr>
          <w:ilvl w:val="1"/>
          <w:numId w:val="91"/>
        </w:numPr>
        <w:ind w:left="720"/>
        <w:rPr>
          <w:rFonts w:cs="Arial"/>
        </w:rPr>
      </w:pPr>
      <w:r w:rsidRPr="001D35DB">
        <w:rPr>
          <w:rFonts w:cs="Arial"/>
        </w:rPr>
        <w:t>A 16-19 alphabetic value that uniquely identifies a card number</w:t>
      </w:r>
    </w:p>
    <w:p w14:paraId="08200FB9" w14:textId="77777777" w:rsidR="00EC06C7" w:rsidRPr="001D35DB" w:rsidRDefault="00EC06C7" w:rsidP="00F12805">
      <w:pPr>
        <w:pStyle w:val="ListParagraph"/>
        <w:numPr>
          <w:ilvl w:val="1"/>
          <w:numId w:val="91"/>
        </w:numPr>
        <w:ind w:left="720"/>
        <w:rPr>
          <w:rFonts w:cs="Arial"/>
        </w:rPr>
      </w:pPr>
      <w:r w:rsidRPr="001D35DB">
        <w:rPr>
          <w:rFonts w:cs="Arial"/>
        </w:rPr>
        <w:t>The length matches the cardholder's PAN length (16-19).</w:t>
      </w:r>
    </w:p>
    <w:p w14:paraId="5107D9B0" w14:textId="77777777" w:rsidR="00EC06C7" w:rsidRPr="001D35DB" w:rsidRDefault="00EC06C7" w:rsidP="00F12805">
      <w:pPr>
        <w:pStyle w:val="ListParagraph"/>
        <w:numPr>
          <w:ilvl w:val="1"/>
          <w:numId w:val="91"/>
        </w:numPr>
        <w:ind w:left="720"/>
        <w:rPr>
          <w:rFonts w:cs="Arial"/>
        </w:rPr>
      </w:pPr>
      <w:r w:rsidRPr="001D35DB">
        <w:rPr>
          <w:rFonts w:cs="Arial"/>
        </w:rPr>
        <w:t>Payment Tokens are alphabetic to avoid confusion with the cardholder's PAN</w:t>
      </w:r>
    </w:p>
    <w:p w14:paraId="35371898" w14:textId="60A295C5" w:rsidR="00EC06C7" w:rsidRPr="001D35DB" w:rsidRDefault="00EC06C7" w:rsidP="00F12805">
      <w:pPr>
        <w:pStyle w:val="ListParagraph"/>
        <w:numPr>
          <w:ilvl w:val="1"/>
          <w:numId w:val="91"/>
        </w:numPr>
        <w:ind w:left="720"/>
        <w:rPr>
          <w:rFonts w:cs="Arial"/>
        </w:rPr>
      </w:pPr>
      <w:r w:rsidRPr="001D35DB">
        <w:rPr>
          <w:rFonts w:cs="Arial"/>
        </w:rPr>
        <w:t xml:space="preserve">Payment Tokens can be used to </w:t>
      </w:r>
      <w:r w:rsidR="000A59C3" w:rsidRPr="001D35DB">
        <w:rPr>
          <w:rFonts w:cs="Arial"/>
        </w:rPr>
        <w:t>initiate</w:t>
      </w:r>
      <w:r w:rsidRPr="001D35DB">
        <w:rPr>
          <w:rFonts w:cs="Arial"/>
        </w:rPr>
        <w:t xml:space="preserve"> a payment transaction</w:t>
      </w:r>
    </w:p>
    <w:p w14:paraId="1DB74907" w14:textId="77777777" w:rsidR="00EC06C7" w:rsidRPr="001D35DB" w:rsidRDefault="00EC06C7" w:rsidP="00A3407C">
      <w:pPr>
        <w:pStyle w:val="ListParagraph"/>
        <w:ind w:left="360"/>
        <w:rPr>
          <w:rFonts w:cs="Arial"/>
          <w:snapToGrid w:val="0"/>
          <w:color w:val="000000"/>
        </w:rPr>
      </w:pPr>
    </w:p>
    <w:p w14:paraId="1B7941CD" w14:textId="77777777" w:rsidR="0075401D" w:rsidRDefault="0075401D">
      <w:pPr>
        <w:rPr>
          <w:rFonts w:cs="Arial"/>
          <w:b/>
          <w:bCs/>
          <w:snapToGrid w:val="0"/>
          <w:color w:val="000000"/>
        </w:rPr>
      </w:pPr>
      <w:r>
        <w:rPr>
          <w:rFonts w:cs="Arial"/>
          <w:b/>
          <w:bCs/>
          <w:snapToGrid w:val="0"/>
          <w:color w:val="000000"/>
        </w:rPr>
        <w:br w:type="page"/>
      </w:r>
    </w:p>
    <w:p w14:paraId="15DE080D" w14:textId="77777777" w:rsidR="00162AE6" w:rsidRPr="009A587C" w:rsidRDefault="00162AE6" w:rsidP="00A3407C">
      <w:pPr>
        <w:pStyle w:val="ListParagraph"/>
        <w:ind w:left="360"/>
        <w:rPr>
          <w:rFonts w:cs="Arial"/>
          <w:b/>
          <w:bCs/>
          <w:snapToGrid w:val="0"/>
          <w:color w:val="538135" w:themeColor="accent3"/>
          <w:sz w:val="24"/>
          <w:szCs w:val="24"/>
        </w:rPr>
      </w:pPr>
      <w:r w:rsidRPr="009A587C">
        <w:rPr>
          <w:rFonts w:cs="Arial"/>
          <w:b/>
          <w:bCs/>
          <w:snapToGrid w:val="0"/>
          <w:color w:val="538135" w:themeColor="accent3"/>
          <w:sz w:val="24"/>
          <w:szCs w:val="24"/>
        </w:rPr>
        <w:lastRenderedPageBreak/>
        <w:t>RT – Reporting Token</w:t>
      </w:r>
    </w:p>
    <w:p w14:paraId="01E7A581" w14:textId="77777777" w:rsidR="00EC06C7" w:rsidRPr="001D35DB" w:rsidRDefault="00EC06C7" w:rsidP="00F12805">
      <w:pPr>
        <w:pStyle w:val="ListParagraph"/>
        <w:numPr>
          <w:ilvl w:val="1"/>
          <w:numId w:val="91"/>
        </w:numPr>
        <w:ind w:left="720"/>
        <w:rPr>
          <w:rFonts w:cs="Arial"/>
        </w:rPr>
      </w:pPr>
      <w:r w:rsidRPr="001D35DB">
        <w:rPr>
          <w:rFonts w:cs="Arial"/>
        </w:rPr>
        <w:t>A 23 alphabetic value that uniquely identifies a card number</w:t>
      </w:r>
    </w:p>
    <w:p w14:paraId="2EC503FB" w14:textId="58588340" w:rsidR="00EC06C7" w:rsidRPr="001D35DB" w:rsidRDefault="00EC06C7" w:rsidP="00F12805">
      <w:pPr>
        <w:pStyle w:val="ListParagraph"/>
        <w:numPr>
          <w:ilvl w:val="1"/>
          <w:numId w:val="91"/>
        </w:numPr>
        <w:ind w:left="720"/>
        <w:rPr>
          <w:rFonts w:cs="Arial"/>
        </w:rPr>
      </w:pPr>
      <w:r w:rsidRPr="001D35DB">
        <w:rPr>
          <w:rFonts w:cs="Arial"/>
        </w:rPr>
        <w:t xml:space="preserve">The length is </w:t>
      </w:r>
      <w:r w:rsidR="000A59C3" w:rsidRPr="001D35DB">
        <w:rPr>
          <w:rFonts w:cs="Arial"/>
        </w:rPr>
        <w:t>fixed,</w:t>
      </w:r>
      <w:r w:rsidRPr="001D35DB">
        <w:rPr>
          <w:rFonts w:cs="Arial"/>
        </w:rPr>
        <w:t xml:space="preserve"> and Reporting Tokens cannot be used to initiate a payment transaction</w:t>
      </w:r>
    </w:p>
    <w:p w14:paraId="57367DEA" w14:textId="77777777" w:rsidR="00EC06C7" w:rsidRPr="001D35DB" w:rsidRDefault="00EC06C7" w:rsidP="00F12805">
      <w:pPr>
        <w:pStyle w:val="ListParagraph"/>
        <w:numPr>
          <w:ilvl w:val="1"/>
          <w:numId w:val="91"/>
        </w:numPr>
        <w:ind w:left="720"/>
        <w:rPr>
          <w:rFonts w:cs="Arial"/>
        </w:rPr>
      </w:pPr>
      <w:r w:rsidRPr="001D35DB">
        <w:rPr>
          <w:rFonts w:cs="Arial"/>
        </w:rPr>
        <w:t>Reporting Tokens are only valid for reporting purposes</w:t>
      </w:r>
    </w:p>
    <w:p w14:paraId="608960A8" w14:textId="77777777" w:rsidR="00EC06C7" w:rsidRPr="001D35DB" w:rsidRDefault="00EC06C7" w:rsidP="00A3407C">
      <w:pPr>
        <w:pStyle w:val="ListParagraph"/>
        <w:ind w:left="360"/>
        <w:rPr>
          <w:rFonts w:cs="Arial"/>
          <w:snapToGrid w:val="0"/>
          <w:color w:val="000000"/>
        </w:rPr>
      </w:pPr>
    </w:p>
    <w:p w14:paraId="114E0764" w14:textId="77777777" w:rsidR="00162AE6" w:rsidRPr="009A587C" w:rsidRDefault="00162AE6" w:rsidP="00A3407C">
      <w:pPr>
        <w:pStyle w:val="ListParagraph"/>
        <w:ind w:left="360"/>
        <w:rPr>
          <w:rFonts w:cs="Arial"/>
          <w:b/>
          <w:bCs/>
          <w:snapToGrid w:val="0"/>
          <w:color w:val="538135" w:themeColor="accent3"/>
          <w:sz w:val="24"/>
          <w:szCs w:val="24"/>
        </w:rPr>
      </w:pPr>
      <w:r w:rsidRPr="009A587C">
        <w:rPr>
          <w:rFonts w:cs="Arial"/>
          <w:b/>
          <w:bCs/>
          <w:snapToGrid w:val="0"/>
          <w:color w:val="538135" w:themeColor="accent3"/>
          <w:sz w:val="24"/>
          <w:szCs w:val="24"/>
        </w:rPr>
        <w:t>PT and RT Tokens</w:t>
      </w:r>
    </w:p>
    <w:p w14:paraId="797E528E" w14:textId="77777777" w:rsidR="00EC06C7" w:rsidRDefault="00EC06C7" w:rsidP="00F12805">
      <w:pPr>
        <w:pStyle w:val="ListParagraph"/>
        <w:numPr>
          <w:ilvl w:val="1"/>
          <w:numId w:val="91"/>
        </w:numPr>
        <w:ind w:left="720"/>
        <w:rPr>
          <w:rFonts w:cs="Arial"/>
          <w:snapToGrid w:val="0"/>
          <w:color w:val="000000"/>
        </w:rPr>
      </w:pPr>
      <w:r w:rsidRPr="001D35DB">
        <w:rPr>
          <w:rFonts w:cs="Arial"/>
          <w:snapToGrid w:val="0"/>
          <w:color w:val="000000"/>
        </w:rPr>
        <w:t>Merchant receives both tokens</w:t>
      </w:r>
    </w:p>
    <w:p w14:paraId="7E31F982" w14:textId="77777777" w:rsidR="001D35DB" w:rsidRPr="001D35DB" w:rsidRDefault="001D35DB" w:rsidP="001D35DB">
      <w:pPr>
        <w:pStyle w:val="ListParagraph"/>
        <w:rPr>
          <w:rFonts w:cs="Arial"/>
          <w:snapToGrid w:val="0"/>
          <w:color w:val="000000"/>
        </w:rPr>
      </w:pPr>
    </w:p>
    <w:p w14:paraId="5E3DEE08" w14:textId="77777777" w:rsidR="00A3407C" w:rsidRPr="00A3407C" w:rsidRDefault="00A3407C" w:rsidP="00A3407C">
      <w:pPr>
        <w:pStyle w:val="Heading4"/>
      </w:pPr>
      <w:r>
        <w:t>Validity Dates</w:t>
      </w:r>
    </w:p>
    <w:p w14:paraId="08E181DA" w14:textId="77777777" w:rsidR="007754EB" w:rsidRPr="00506DCE" w:rsidRDefault="007754EB" w:rsidP="00F12805">
      <w:pPr>
        <w:pStyle w:val="ListParagraph"/>
        <w:numPr>
          <w:ilvl w:val="0"/>
          <w:numId w:val="91"/>
        </w:numPr>
        <w:ind w:left="720"/>
        <w:rPr>
          <w:rFonts w:cs="Arial"/>
          <w:snapToGrid w:val="0"/>
          <w:color w:val="000000"/>
        </w:rPr>
      </w:pPr>
      <w:r w:rsidRPr="00506DCE">
        <w:rPr>
          <w:rFonts w:cs="Arial"/>
          <w:snapToGrid w:val="0"/>
          <w:color w:val="000000"/>
        </w:rPr>
        <w:t>Merchants will not receive Payment Tokens and/or Reporting Tokens i</w:t>
      </w:r>
      <w:r w:rsidR="00A3407C" w:rsidRPr="00506DCE">
        <w:rPr>
          <w:rFonts w:cs="Arial"/>
          <w:snapToGrid w:val="0"/>
          <w:color w:val="000000"/>
        </w:rPr>
        <w:t>f the effective date has not started or the expiry date ended.</w:t>
      </w:r>
    </w:p>
    <w:p w14:paraId="4E3F2C9C" w14:textId="77777777" w:rsidR="00A3407C" w:rsidRPr="001D35DB" w:rsidRDefault="00A3407C" w:rsidP="00506DCE">
      <w:pPr>
        <w:rPr>
          <w:rFonts w:cs="Arial"/>
          <w:snapToGrid w:val="0"/>
          <w:color w:val="000000"/>
        </w:rPr>
      </w:pPr>
    </w:p>
    <w:p w14:paraId="689F4126" w14:textId="77777777" w:rsidR="00A3407C" w:rsidRPr="00506DCE" w:rsidRDefault="00A3407C" w:rsidP="00F12805">
      <w:pPr>
        <w:pStyle w:val="ListParagraph"/>
        <w:numPr>
          <w:ilvl w:val="0"/>
          <w:numId w:val="91"/>
        </w:numPr>
        <w:ind w:left="720"/>
        <w:rPr>
          <w:rFonts w:cs="Arial"/>
          <w:snapToGrid w:val="0"/>
          <w:color w:val="000000"/>
        </w:rPr>
      </w:pPr>
      <w:r w:rsidRPr="00506DCE">
        <w:rPr>
          <w:rFonts w:cs="Arial"/>
          <w:snapToGrid w:val="0"/>
          <w:color w:val="000000"/>
        </w:rPr>
        <w:t>If merchant sends a payment transaction with a Payment Token outside of the validity dates, the transaction will be declined by TD Host</w:t>
      </w:r>
    </w:p>
    <w:p w14:paraId="40933EE6" w14:textId="77777777" w:rsidR="007754EB" w:rsidRPr="001D35DB" w:rsidRDefault="007754EB" w:rsidP="00506DCE">
      <w:pPr>
        <w:rPr>
          <w:rFonts w:cs="Arial"/>
          <w:snapToGrid w:val="0"/>
          <w:color w:val="000000"/>
        </w:rPr>
      </w:pPr>
    </w:p>
    <w:p w14:paraId="6BE0CD33" w14:textId="77777777" w:rsidR="007754EB" w:rsidRPr="00506DCE" w:rsidRDefault="007754EB" w:rsidP="00F12805">
      <w:pPr>
        <w:pStyle w:val="ListParagraph"/>
        <w:numPr>
          <w:ilvl w:val="0"/>
          <w:numId w:val="91"/>
        </w:numPr>
        <w:ind w:left="720"/>
        <w:rPr>
          <w:rFonts w:cs="Arial"/>
          <w:snapToGrid w:val="0"/>
          <w:color w:val="000000"/>
        </w:rPr>
      </w:pPr>
      <w:r w:rsidRPr="00506DCE">
        <w:rPr>
          <w:rFonts w:cs="Arial"/>
          <w:snapToGrid w:val="0"/>
          <w:color w:val="000000"/>
        </w:rPr>
        <w:t xml:space="preserve">An existing FID y has been re-structured to accommodate the requirements </w:t>
      </w:r>
      <w:r w:rsidR="001E3965" w:rsidRPr="00506DCE">
        <w:rPr>
          <w:rFonts w:cs="Arial"/>
          <w:snapToGrid w:val="0"/>
          <w:color w:val="000000"/>
        </w:rPr>
        <w:t>for</w:t>
      </w:r>
      <w:r w:rsidRPr="00506DCE">
        <w:rPr>
          <w:rFonts w:cs="Arial"/>
          <w:snapToGrid w:val="0"/>
          <w:color w:val="000000"/>
        </w:rPr>
        <w:t xml:space="preserve"> this enhancement.</w:t>
      </w:r>
    </w:p>
    <w:p w14:paraId="2A2D20F4" w14:textId="77777777" w:rsidR="007754EB" w:rsidRPr="001D35DB" w:rsidRDefault="007754EB" w:rsidP="00072C45">
      <w:pPr>
        <w:rPr>
          <w:rFonts w:cs="Arial"/>
          <w:snapToGrid w:val="0"/>
          <w:color w:val="000000"/>
        </w:rPr>
      </w:pPr>
    </w:p>
    <w:p w14:paraId="2055FB32" w14:textId="77777777" w:rsidR="00A748DA" w:rsidRDefault="00A748DA" w:rsidP="00F03C25">
      <w:pPr>
        <w:pStyle w:val="Heading4"/>
      </w:pPr>
      <w:r>
        <w:t>Transactions Supported</w:t>
      </w:r>
    </w:p>
    <w:p w14:paraId="1D927CBE" w14:textId="77777777" w:rsidR="00A748DA" w:rsidRPr="004F3C48" w:rsidRDefault="00A748DA" w:rsidP="00A748DA">
      <w:pPr>
        <w:rPr>
          <w:rFonts w:cs="Arial"/>
        </w:rPr>
      </w:pPr>
      <w:r w:rsidRPr="004F3C48">
        <w:rPr>
          <w:rFonts w:cs="Arial"/>
        </w:rPr>
        <w:t>Merchant that subscribe to the program will receive the Payment Token and/or Reporting Token on the following transactions:</w:t>
      </w:r>
    </w:p>
    <w:p w14:paraId="17C834C1" w14:textId="77777777" w:rsidR="00A748DA" w:rsidRPr="004F3C48" w:rsidRDefault="00A748DA" w:rsidP="00A748DA">
      <w:pPr>
        <w:rPr>
          <w:rFonts w:cs="Arial"/>
        </w:rPr>
      </w:pPr>
    </w:p>
    <w:p w14:paraId="769C9EA3" w14:textId="77777777" w:rsidR="00A748DA" w:rsidRPr="001D35DB" w:rsidRDefault="00A748DA" w:rsidP="00F12805">
      <w:pPr>
        <w:pStyle w:val="ListParagraph"/>
        <w:numPr>
          <w:ilvl w:val="0"/>
          <w:numId w:val="91"/>
        </w:numPr>
        <w:ind w:left="720"/>
        <w:rPr>
          <w:rFonts w:cs="Arial"/>
        </w:rPr>
      </w:pPr>
      <w:r w:rsidRPr="001D35DB">
        <w:rPr>
          <w:rFonts w:cs="Arial"/>
        </w:rPr>
        <w:t>Purchase</w:t>
      </w:r>
    </w:p>
    <w:p w14:paraId="717EBAD7" w14:textId="77777777" w:rsidR="00A748DA" w:rsidRPr="001D35DB" w:rsidRDefault="00A748DA" w:rsidP="00F12805">
      <w:pPr>
        <w:pStyle w:val="ListParagraph"/>
        <w:numPr>
          <w:ilvl w:val="0"/>
          <w:numId w:val="91"/>
        </w:numPr>
        <w:ind w:left="720"/>
        <w:rPr>
          <w:rFonts w:cs="Arial"/>
        </w:rPr>
      </w:pPr>
      <w:r w:rsidRPr="001D35DB">
        <w:rPr>
          <w:rFonts w:cs="Arial"/>
        </w:rPr>
        <w:t>Refund/Merchandise Return</w:t>
      </w:r>
    </w:p>
    <w:p w14:paraId="25D2AC0A" w14:textId="77777777" w:rsidR="00A748DA" w:rsidRPr="001D35DB" w:rsidRDefault="00A748DA" w:rsidP="00F12805">
      <w:pPr>
        <w:pStyle w:val="ListParagraph"/>
        <w:numPr>
          <w:ilvl w:val="0"/>
          <w:numId w:val="91"/>
        </w:numPr>
        <w:ind w:left="720"/>
        <w:rPr>
          <w:rFonts w:cs="Arial"/>
        </w:rPr>
      </w:pPr>
      <w:r w:rsidRPr="001D35DB">
        <w:rPr>
          <w:rFonts w:cs="Arial"/>
        </w:rPr>
        <w:t>Void Purchase</w:t>
      </w:r>
    </w:p>
    <w:p w14:paraId="1E1EBEB2" w14:textId="77777777" w:rsidR="00A748DA" w:rsidRPr="001D35DB" w:rsidRDefault="00A748DA" w:rsidP="00F12805">
      <w:pPr>
        <w:pStyle w:val="ListParagraph"/>
        <w:numPr>
          <w:ilvl w:val="0"/>
          <w:numId w:val="91"/>
        </w:numPr>
        <w:ind w:left="720"/>
        <w:rPr>
          <w:rFonts w:cs="Arial"/>
        </w:rPr>
      </w:pPr>
      <w:r w:rsidRPr="001D35DB">
        <w:rPr>
          <w:rFonts w:cs="Arial"/>
        </w:rPr>
        <w:t>Void Refund</w:t>
      </w:r>
    </w:p>
    <w:p w14:paraId="1C867BF2" w14:textId="77777777" w:rsidR="00A748DA" w:rsidRPr="001D35DB" w:rsidRDefault="00A748DA" w:rsidP="00F12805">
      <w:pPr>
        <w:pStyle w:val="ListParagraph"/>
        <w:numPr>
          <w:ilvl w:val="0"/>
          <w:numId w:val="91"/>
        </w:numPr>
        <w:ind w:left="720"/>
        <w:rPr>
          <w:rFonts w:cs="Arial"/>
        </w:rPr>
      </w:pPr>
      <w:r w:rsidRPr="001D35DB">
        <w:rPr>
          <w:rFonts w:cs="Arial"/>
        </w:rPr>
        <w:t>Card Verify *</w:t>
      </w:r>
    </w:p>
    <w:p w14:paraId="6E4DBF1D" w14:textId="77777777" w:rsidR="00A748DA" w:rsidRPr="001D35DB" w:rsidRDefault="00A748DA" w:rsidP="00F12805">
      <w:pPr>
        <w:pStyle w:val="ListParagraph"/>
        <w:numPr>
          <w:ilvl w:val="0"/>
          <w:numId w:val="91"/>
        </w:numPr>
        <w:ind w:left="720"/>
        <w:rPr>
          <w:rFonts w:cs="Arial"/>
        </w:rPr>
      </w:pPr>
      <w:r w:rsidRPr="001D35DB">
        <w:rPr>
          <w:rFonts w:cs="Arial"/>
        </w:rPr>
        <w:t>Preauth</w:t>
      </w:r>
    </w:p>
    <w:p w14:paraId="37A9B153" w14:textId="77777777" w:rsidR="00A748DA" w:rsidRPr="001D35DB" w:rsidRDefault="00A748DA" w:rsidP="00F12805">
      <w:pPr>
        <w:pStyle w:val="ListParagraph"/>
        <w:numPr>
          <w:ilvl w:val="0"/>
          <w:numId w:val="91"/>
        </w:numPr>
        <w:ind w:left="720"/>
        <w:rPr>
          <w:rFonts w:cs="Arial"/>
        </w:rPr>
      </w:pPr>
      <w:r w:rsidRPr="001D35DB">
        <w:rPr>
          <w:rFonts w:cs="Arial"/>
        </w:rPr>
        <w:t>Preauth Completion</w:t>
      </w:r>
    </w:p>
    <w:p w14:paraId="04048550" w14:textId="77777777" w:rsidR="00A748DA" w:rsidRPr="001D35DB" w:rsidRDefault="00A748DA" w:rsidP="00F12805">
      <w:pPr>
        <w:pStyle w:val="ListParagraph"/>
        <w:numPr>
          <w:ilvl w:val="0"/>
          <w:numId w:val="91"/>
        </w:numPr>
        <w:ind w:left="720"/>
        <w:rPr>
          <w:rFonts w:cs="Arial"/>
        </w:rPr>
      </w:pPr>
      <w:r w:rsidRPr="001D35DB">
        <w:rPr>
          <w:rFonts w:cs="Arial"/>
        </w:rPr>
        <w:t>Preauth Cancellation (preauth completion $0)</w:t>
      </w:r>
    </w:p>
    <w:p w14:paraId="3C7AFE77" w14:textId="77777777" w:rsidR="00A748DA" w:rsidRPr="004F3C48" w:rsidRDefault="00A748DA" w:rsidP="004F3C48">
      <w:pPr>
        <w:ind w:left="360"/>
        <w:rPr>
          <w:rFonts w:cs="Arial"/>
        </w:rPr>
      </w:pPr>
    </w:p>
    <w:p w14:paraId="5581021B" w14:textId="77777777" w:rsidR="00A748DA" w:rsidRPr="004F3C48" w:rsidRDefault="00A748DA" w:rsidP="0075401D">
      <w:pPr>
        <w:rPr>
          <w:rFonts w:cs="Arial"/>
        </w:rPr>
      </w:pPr>
      <w:r w:rsidRPr="004F3C48">
        <w:rPr>
          <w:rFonts w:cs="Arial"/>
        </w:rPr>
        <w:t xml:space="preserve">* Interac and UnionPay do not support card verify transactions. </w:t>
      </w:r>
    </w:p>
    <w:p w14:paraId="513AAEB5" w14:textId="77777777" w:rsidR="00A748DA" w:rsidRPr="004F3C48" w:rsidRDefault="00A748DA" w:rsidP="0075401D">
      <w:pPr>
        <w:ind w:left="144"/>
        <w:rPr>
          <w:rFonts w:cs="Arial"/>
        </w:rPr>
      </w:pPr>
      <w:r w:rsidRPr="004F3C48">
        <w:rPr>
          <w:rFonts w:cs="Arial"/>
        </w:rPr>
        <w:t>The merchant can still perform a card verify transaction and TD Host will decline the transaction and the Payment Token and/or Reporting Token will be returned on response message to the merchant as per subscription</w:t>
      </w:r>
    </w:p>
    <w:p w14:paraId="534D3AFB" w14:textId="77777777" w:rsidR="00A748DA" w:rsidRPr="004F3C48" w:rsidRDefault="00A748DA" w:rsidP="00A748DA">
      <w:pPr>
        <w:rPr>
          <w:rFonts w:cs="Arial"/>
        </w:rPr>
      </w:pPr>
    </w:p>
    <w:p w14:paraId="54DC983B" w14:textId="77777777" w:rsidR="00A748DA" w:rsidRDefault="00A748DA" w:rsidP="00A748DA">
      <w:pPr>
        <w:pStyle w:val="Heading4"/>
      </w:pPr>
      <w:r>
        <w:t>Card Types Supported</w:t>
      </w:r>
    </w:p>
    <w:p w14:paraId="2DC9029A" w14:textId="77777777" w:rsidR="00A748DA" w:rsidRPr="001D35DB" w:rsidRDefault="00A748DA" w:rsidP="00F12805">
      <w:pPr>
        <w:pStyle w:val="ListParagraph"/>
        <w:numPr>
          <w:ilvl w:val="0"/>
          <w:numId w:val="96"/>
        </w:numPr>
        <w:rPr>
          <w:rFonts w:cs="Arial"/>
        </w:rPr>
      </w:pPr>
      <w:r w:rsidRPr="001D35DB">
        <w:rPr>
          <w:rFonts w:cs="Arial"/>
        </w:rPr>
        <w:t>All card types are supported including debit and credit</w:t>
      </w:r>
      <w:r w:rsidR="004F3C48" w:rsidRPr="001D35DB">
        <w:rPr>
          <w:rFonts w:cs="Arial"/>
        </w:rPr>
        <w:t xml:space="preserve"> as per merchant support</w:t>
      </w:r>
    </w:p>
    <w:p w14:paraId="13758864" w14:textId="77777777" w:rsidR="00A748DA" w:rsidRPr="001D35DB" w:rsidRDefault="00A748DA" w:rsidP="00A748DA"/>
    <w:p w14:paraId="1EFE31E2" w14:textId="77777777" w:rsidR="00806A2F" w:rsidRDefault="00806A2F">
      <w:pPr>
        <w:rPr>
          <w:rFonts w:asciiTheme="majorHAnsi" w:eastAsiaTheme="majorEastAsia" w:hAnsiTheme="majorHAnsi" w:cs="Arial"/>
          <w:b/>
          <w:snapToGrid w:val="0"/>
          <w:color w:val="375623" w:themeColor="accent4"/>
          <w:sz w:val="24"/>
          <w:szCs w:val="22"/>
          <w:lang w:val="en-GB"/>
        </w:rPr>
      </w:pPr>
      <w:r>
        <w:br w:type="page"/>
      </w:r>
    </w:p>
    <w:p w14:paraId="18CC5E81" w14:textId="77777777" w:rsidR="004F3C48" w:rsidRPr="001D35DB" w:rsidRDefault="004F3C48" w:rsidP="001D35DB">
      <w:pPr>
        <w:pStyle w:val="Heading4"/>
      </w:pPr>
      <w:r>
        <w:lastRenderedPageBreak/>
        <w:t>Environments Support</w:t>
      </w:r>
      <w:r w:rsidR="001B4B0E">
        <w:t>ed</w:t>
      </w:r>
    </w:p>
    <w:p w14:paraId="73524590" w14:textId="77777777" w:rsidR="004F3C48" w:rsidRPr="001D35DB" w:rsidRDefault="004F3C48" w:rsidP="00F12805">
      <w:pPr>
        <w:pStyle w:val="ListParagraph"/>
        <w:numPr>
          <w:ilvl w:val="0"/>
          <w:numId w:val="96"/>
        </w:numPr>
        <w:rPr>
          <w:rFonts w:cs="Arial"/>
        </w:rPr>
      </w:pPr>
      <w:r w:rsidRPr="001D35DB">
        <w:rPr>
          <w:rFonts w:cs="Arial"/>
        </w:rPr>
        <w:t xml:space="preserve">Face to Face (card present) </w:t>
      </w:r>
    </w:p>
    <w:p w14:paraId="3643A930" w14:textId="77777777" w:rsidR="004F3C48" w:rsidRPr="001D35DB" w:rsidRDefault="004F3C48" w:rsidP="00F12805">
      <w:pPr>
        <w:pStyle w:val="ListParagraph"/>
        <w:numPr>
          <w:ilvl w:val="0"/>
          <w:numId w:val="96"/>
        </w:numPr>
        <w:rPr>
          <w:rFonts w:cs="Arial"/>
        </w:rPr>
      </w:pPr>
      <w:r w:rsidRPr="001D35DB">
        <w:rPr>
          <w:rFonts w:cs="Arial"/>
        </w:rPr>
        <w:t>E-commerce based (card not present) transactions as per merchant support</w:t>
      </w:r>
    </w:p>
    <w:p w14:paraId="5CBE6449" w14:textId="77777777" w:rsidR="004F3C48" w:rsidRPr="001D35DB" w:rsidRDefault="004F3C48" w:rsidP="004F3C48">
      <w:pPr>
        <w:rPr>
          <w:rFonts w:cs="Arial"/>
        </w:rPr>
      </w:pPr>
    </w:p>
    <w:p w14:paraId="0F1A3A29" w14:textId="77777777" w:rsidR="007754EB" w:rsidRPr="007754EB" w:rsidRDefault="007754EB" w:rsidP="00F03C25">
      <w:pPr>
        <w:pStyle w:val="Heading4"/>
      </w:pPr>
      <w:r w:rsidRPr="007754EB">
        <w:t>Payment Transactions</w:t>
      </w:r>
      <w:r w:rsidR="00A748DA">
        <w:t xml:space="preserve"> initiated with Payment Token</w:t>
      </w:r>
    </w:p>
    <w:p w14:paraId="7C35F11C" w14:textId="77777777" w:rsidR="0095602C" w:rsidRPr="004F3C48" w:rsidRDefault="0095602C" w:rsidP="001D35DB">
      <w:pPr>
        <w:rPr>
          <w:rFonts w:cs="Arial"/>
          <w:snapToGrid w:val="0"/>
          <w:color w:val="000000"/>
        </w:rPr>
      </w:pPr>
      <w:r w:rsidRPr="004F3C48">
        <w:rPr>
          <w:rFonts w:cs="Arial"/>
          <w:snapToGrid w:val="0"/>
          <w:color w:val="000000"/>
        </w:rPr>
        <w:t>Payment transactions</w:t>
      </w:r>
      <w:r w:rsidR="001B4B0E">
        <w:rPr>
          <w:rFonts w:cs="Arial"/>
          <w:snapToGrid w:val="0"/>
          <w:color w:val="000000"/>
        </w:rPr>
        <w:t xml:space="preserve"> can be</w:t>
      </w:r>
      <w:r w:rsidRPr="004F3C48">
        <w:rPr>
          <w:rFonts w:cs="Arial"/>
          <w:snapToGrid w:val="0"/>
          <w:color w:val="000000"/>
        </w:rPr>
        <w:t xml:space="preserve"> initiated with a Payment Token must comply with:</w:t>
      </w:r>
    </w:p>
    <w:p w14:paraId="3C6FC48B" w14:textId="77777777" w:rsidR="0095602C" w:rsidRPr="004F3C48" w:rsidRDefault="0095602C" w:rsidP="00072C45">
      <w:pPr>
        <w:rPr>
          <w:rFonts w:cs="Arial"/>
          <w:snapToGrid w:val="0"/>
          <w:color w:val="000000"/>
        </w:rPr>
      </w:pPr>
    </w:p>
    <w:p w14:paraId="26D3EEA0" w14:textId="77777777" w:rsidR="0095602C" w:rsidRPr="001B4B0E" w:rsidRDefault="0095602C" w:rsidP="00391D40">
      <w:pPr>
        <w:ind w:left="720"/>
        <w:rPr>
          <w:rFonts w:cs="Arial"/>
          <w:b/>
          <w:bCs/>
          <w:i/>
          <w:iCs/>
          <w:snapToGrid w:val="0"/>
          <w:color w:val="000000"/>
        </w:rPr>
      </w:pPr>
      <w:r w:rsidRPr="001B4B0E">
        <w:rPr>
          <w:rFonts w:cs="Arial"/>
          <w:b/>
          <w:bCs/>
          <w:i/>
          <w:iCs/>
          <w:snapToGrid w:val="0"/>
          <w:color w:val="000000"/>
        </w:rPr>
        <w:t>R</w:t>
      </w:r>
      <w:r w:rsidR="00391D40" w:rsidRPr="001B4B0E">
        <w:rPr>
          <w:rFonts w:cs="Arial"/>
          <w:b/>
          <w:bCs/>
          <w:i/>
          <w:iCs/>
          <w:snapToGrid w:val="0"/>
          <w:color w:val="000000"/>
        </w:rPr>
        <w:t>EQUEST MESSAGE</w:t>
      </w:r>
    </w:p>
    <w:p w14:paraId="2B7639B5" w14:textId="77777777" w:rsidR="00391D40" w:rsidRPr="001D35DB" w:rsidRDefault="00391D40" w:rsidP="00391D40">
      <w:pPr>
        <w:ind w:left="720"/>
        <w:rPr>
          <w:rFonts w:cs="Arial"/>
          <w:b/>
          <w:bCs/>
          <w:snapToGrid w:val="0"/>
          <w:color w:val="000000"/>
        </w:rPr>
      </w:pPr>
    </w:p>
    <w:p w14:paraId="71909677" w14:textId="77777777" w:rsidR="0095602C" w:rsidRPr="001D35DB" w:rsidRDefault="0095602C" w:rsidP="00F12805">
      <w:pPr>
        <w:pStyle w:val="ListParagraph"/>
        <w:numPr>
          <w:ilvl w:val="0"/>
          <w:numId w:val="91"/>
        </w:numPr>
        <w:rPr>
          <w:rFonts w:cs="Arial"/>
          <w:snapToGrid w:val="0"/>
          <w:color w:val="000000"/>
        </w:rPr>
      </w:pPr>
      <w:r w:rsidRPr="001D35DB">
        <w:rPr>
          <w:rFonts w:cs="Arial"/>
          <w:b/>
          <w:bCs/>
          <w:snapToGrid w:val="0"/>
          <w:color w:val="000000"/>
        </w:rPr>
        <w:t>FID y – Payment and Reporting Token</w:t>
      </w:r>
    </w:p>
    <w:p w14:paraId="52E93888" w14:textId="77777777" w:rsidR="0095602C" w:rsidRPr="001D35DB" w:rsidRDefault="0095602C" w:rsidP="0095602C">
      <w:pPr>
        <w:pStyle w:val="ListParagraph"/>
        <w:ind w:left="1080"/>
        <w:rPr>
          <w:rFonts w:cs="Arial"/>
          <w:snapToGrid w:val="0"/>
          <w:color w:val="000000"/>
        </w:rPr>
      </w:pPr>
      <w:r w:rsidRPr="001D35DB">
        <w:rPr>
          <w:rFonts w:cs="Arial"/>
          <w:snapToGrid w:val="0"/>
          <w:color w:val="000000"/>
        </w:rPr>
        <w:t>The below fields must be provided, if not, the transaction will be decline by TD Host</w:t>
      </w:r>
    </w:p>
    <w:p w14:paraId="582AA96C" w14:textId="77777777" w:rsidR="0095602C" w:rsidRPr="001D35DB" w:rsidRDefault="0095602C" w:rsidP="00F12805">
      <w:pPr>
        <w:pStyle w:val="ListParagraph"/>
        <w:numPr>
          <w:ilvl w:val="1"/>
          <w:numId w:val="91"/>
        </w:numPr>
        <w:ind w:left="1440"/>
        <w:rPr>
          <w:rFonts w:cs="Arial"/>
          <w:snapToGrid w:val="0"/>
          <w:color w:val="000000"/>
        </w:rPr>
      </w:pPr>
      <w:r w:rsidRPr="001D35DB">
        <w:rPr>
          <w:rFonts w:cs="Arial"/>
          <w:snapToGrid w:val="0"/>
          <w:color w:val="000000"/>
        </w:rPr>
        <w:t>Payment Token (PT)</w:t>
      </w:r>
    </w:p>
    <w:p w14:paraId="77B28346" w14:textId="77777777" w:rsidR="0095602C" w:rsidRPr="001D35DB" w:rsidRDefault="0095602C" w:rsidP="00F12805">
      <w:pPr>
        <w:pStyle w:val="ListParagraph"/>
        <w:numPr>
          <w:ilvl w:val="1"/>
          <w:numId w:val="91"/>
        </w:numPr>
        <w:ind w:left="1440"/>
        <w:rPr>
          <w:rFonts w:cs="Arial"/>
          <w:snapToGrid w:val="0"/>
          <w:color w:val="000000"/>
        </w:rPr>
      </w:pPr>
      <w:r w:rsidRPr="001D35DB">
        <w:rPr>
          <w:rFonts w:cs="Arial"/>
          <w:snapToGrid w:val="0"/>
          <w:color w:val="000000"/>
        </w:rPr>
        <w:t>Expiry Date</w:t>
      </w:r>
    </w:p>
    <w:p w14:paraId="16631BFA" w14:textId="77777777" w:rsidR="00391D40" w:rsidRPr="001D35DB" w:rsidRDefault="00391D40" w:rsidP="00391D40">
      <w:pPr>
        <w:pStyle w:val="ListParagraph"/>
        <w:ind w:left="1440"/>
        <w:rPr>
          <w:rFonts w:cs="Arial"/>
          <w:snapToGrid w:val="0"/>
          <w:color w:val="000000"/>
        </w:rPr>
      </w:pPr>
    </w:p>
    <w:p w14:paraId="73350FEC" w14:textId="77777777" w:rsidR="0095602C" w:rsidRPr="001D35DB" w:rsidRDefault="0095602C" w:rsidP="00F12805">
      <w:pPr>
        <w:pStyle w:val="ListParagraph"/>
        <w:numPr>
          <w:ilvl w:val="0"/>
          <w:numId w:val="91"/>
        </w:numPr>
        <w:rPr>
          <w:rFonts w:cs="Arial"/>
          <w:b/>
          <w:bCs/>
          <w:snapToGrid w:val="0"/>
          <w:color w:val="000000"/>
        </w:rPr>
      </w:pPr>
      <w:r w:rsidRPr="001D35DB">
        <w:rPr>
          <w:rFonts w:cs="Arial"/>
          <w:b/>
          <w:bCs/>
          <w:snapToGrid w:val="0"/>
          <w:color w:val="000000"/>
        </w:rPr>
        <w:t xml:space="preserve">FID q – </w:t>
      </w:r>
      <w:r w:rsidR="00391D40" w:rsidRPr="001D35DB">
        <w:rPr>
          <w:rFonts w:cs="Arial"/>
          <w:b/>
          <w:bCs/>
          <w:snapToGrid w:val="0"/>
          <w:color w:val="000000"/>
        </w:rPr>
        <w:t>Track 2/Customer</w:t>
      </w:r>
    </w:p>
    <w:p w14:paraId="55B0C339" w14:textId="77777777" w:rsidR="00072C45" w:rsidRPr="004F3C48" w:rsidRDefault="00391D40" w:rsidP="00391D40">
      <w:pPr>
        <w:ind w:left="1080"/>
        <w:rPr>
          <w:rFonts w:cs="Arial"/>
          <w:snapToGrid w:val="0"/>
          <w:color w:val="000000"/>
        </w:rPr>
      </w:pPr>
      <w:r w:rsidRPr="004F3C48">
        <w:rPr>
          <w:rFonts w:cs="Arial"/>
          <w:snapToGrid w:val="0"/>
          <w:color w:val="000000"/>
        </w:rPr>
        <w:t>Must not be present on transaction initiated with a Payment token, if it is, then the transaction will be declined by TD Host</w:t>
      </w:r>
    </w:p>
    <w:p w14:paraId="793E5086" w14:textId="77777777" w:rsidR="00391D40" w:rsidRPr="004F3C48" w:rsidRDefault="00391D40" w:rsidP="00391D40">
      <w:pPr>
        <w:ind w:left="1080"/>
        <w:rPr>
          <w:rFonts w:cs="Arial"/>
          <w:snapToGrid w:val="0"/>
          <w:color w:val="000000"/>
        </w:rPr>
      </w:pPr>
    </w:p>
    <w:p w14:paraId="66A41751" w14:textId="77777777" w:rsidR="00391D40" w:rsidRPr="001B4B0E" w:rsidRDefault="00391D40" w:rsidP="00391D40">
      <w:pPr>
        <w:ind w:left="720"/>
        <w:rPr>
          <w:rFonts w:cs="Arial"/>
          <w:b/>
          <w:bCs/>
          <w:i/>
          <w:iCs/>
          <w:snapToGrid w:val="0"/>
          <w:color w:val="000000"/>
        </w:rPr>
      </w:pPr>
      <w:r w:rsidRPr="001B4B0E">
        <w:rPr>
          <w:rFonts w:cs="Arial"/>
          <w:b/>
          <w:bCs/>
          <w:i/>
          <w:iCs/>
          <w:snapToGrid w:val="0"/>
          <w:color w:val="000000"/>
        </w:rPr>
        <w:t>RESPONSE MESSAGE</w:t>
      </w:r>
    </w:p>
    <w:p w14:paraId="401F7B55" w14:textId="77777777" w:rsidR="00391D40" w:rsidRPr="001D35DB" w:rsidRDefault="00391D40" w:rsidP="00391D40">
      <w:pPr>
        <w:ind w:left="720"/>
        <w:rPr>
          <w:rFonts w:cs="Arial"/>
          <w:b/>
          <w:bCs/>
          <w:snapToGrid w:val="0"/>
          <w:color w:val="000000"/>
        </w:rPr>
      </w:pPr>
    </w:p>
    <w:p w14:paraId="12CB3DDB" w14:textId="77777777" w:rsidR="00391D40" w:rsidRPr="001D35DB" w:rsidRDefault="00391D40" w:rsidP="00F12805">
      <w:pPr>
        <w:pStyle w:val="ListParagraph"/>
        <w:numPr>
          <w:ilvl w:val="0"/>
          <w:numId w:val="91"/>
        </w:numPr>
        <w:rPr>
          <w:rFonts w:cs="Arial"/>
          <w:snapToGrid w:val="0"/>
          <w:color w:val="000000"/>
        </w:rPr>
      </w:pPr>
      <w:r w:rsidRPr="001D35DB">
        <w:rPr>
          <w:rFonts w:cs="Arial"/>
          <w:b/>
          <w:bCs/>
          <w:snapToGrid w:val="0"/>
          <w:color w:val="000000"/>
        </w:rPr>
        <w:t>FID y – Payment and Reporting Token</w:t>
      </w:r>
    </w:p>
    <w:p w14:paraId="1A10A319" w14:textId="77777777" w:rsidR="00EC3E25" w:rsidRPr="001D35DB" w:rsidRDefault="00391D40" w:rsidP="00391D40">
      <w:pPr>
        <w:ind w:left="1080"/>
        <w:rPr>
          <w:rFonts w:cs="Arial"/>
          <w:snapToGrid w:val="0"/>
          <w:color w:val="000000"/>
        </w:rPr>
      </w:pPr>
      <w:r w:rsidRPr="001D35DB">
        <w:rPr>
          <w:rFonts w:cs="Arial"/>
          <w:snapToGrid w:val="0"/>
          <w:color w:val="000000"/>
        </w:rPr>
        <w:t>TD Host will return the Payment Token and/or Reporting Token as per merchant subscription.</w:t>
      </w:r>
    </w:p>
    <w:p w14:paraId="0B4DB3D4" w14:textId="77777777" w:rsidR="00391D40" w:rsidRPr="001D35DB" w:rsidRDefault="00391D40" w:rsidP="00391D40">
      <w:pPr>
        <w:ind w:left="1080"/>
        <w:rPr>
          <w:rFonts w:cs="Arial"/>
          <w:snapToGrid w:val="0"/>
          <w:color w:val="000000"/>
        </w:rPr>
      </w:pPr>
      <w:r w:rsidRPr="001D35DB">
        <w:rPr>
          <w:rFonts w:cs="Arial"/>
          <w:snapToGrid w:val="0"/>
          <w:color w:val="000000"/>
        </w:rPr>
        <w:t>See FID y section for detail information.</w:t>
      </w:r>
    </w:p>
    <w:p w14:paraId="3EF872E7" w14:textId="77777777" w:rsidR="0020238A" w:rsidRDefault="0020238A" w:rsidP="0020238A">
      <w:pPr>
        <w:ind w:left="576"/>
        <w:jc w:val="center"/>
        <w:rPr>
          <w:b/>
          <w:bCs/>
        </w:rPr>
      </w:pPr>
    </w:p>
    <w:p w14:paraId="5C5CEC2C" w14:textId="77777777" w:rsidR="0020238A" w:rsidRDefault="00391D40" w:rsidP="00391D40">
      <w:pPr>
        <w:pStyle w:val="Heading4"/>
      </w:pPr>
      <w:r>
        <w:t>New Response Codes</w:t>
      </w:r>
    </w:p>
    <w:p w14:paraId="73DD2F2B" w14:textId="77777777" w:rsidR="00391D40" w:rsidRDefault="00391D40" w:rsidP="00EC3E25">
      <w:pPr>
        <w:rPr>
          <w:rFonts w:cs="Arial"/>
          <w:snapToGrid w:val="0"/>
          <w:color w:val="000000"/>
        </w:rPr>
      </w:pPr>
      <w:r>
        <w:rPr>
          <w:rFonts w:cs="Arial"/>
          <w:snapToGrid w:val="0"/>
          <w:color w:val="000000"/>
        </w:rPr>
        <w:t>The following new response codes are introduced</w:t>
      </w:r>
    </w:p>
    <w:p w14:paraId="07678700" w14:textId="77777777" w:rsidR="00391D40" w:rsidRDefault="00391D40" w:rsidP="00EC3E25">
      <w:pPr>
        <w:rPr>
          <w:rFonts w:cs="Arial"/>
          <w:snapToGrid w:val="0"/>
          <w:color w:val="00000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744"/>
        <w:gridCol w:w="5670"/>
      </w:tblGrid>
      <w:tr w:rsidR="00391D40" w:rsidRPr="00391D40" w14:paraId="1885C19B" w14:textId="77777777" w:rsidTr="00264C54">
        <w:trPr>
          <w:tblHeader/>
        </w:trPr>
        <w:tc>
          <w:tcPr>
            <w:tcW w:w="720" w:type="dxa"/>
          </w:tcPr>
          <w:p w14:paraId="29B2C093" w14:textId="77777777" w:rsidR="00391D40" w:rsidRPr="00391D40" w:rsidRDefault="00391D40" w:rsidP="00A748DA">
            <w:pPr>
              <w:spacing w:before="60" w:after="60"/>
              <w:rPr>
                <w:rFonts w:cs="Arial"/>
                <w:b/>
                <w:bCs/>
                <w:snapToGrid w:val="0"/>
                <w:color w:val="000000"/>
              </w:rPr>
            </w:pPr>
            <w:r>
              <w:rPr>
                <w:rFonts w:cs="Arial"/>
                <w:b/>
                <w:bCs/>
                <w:snapToGrid w:val="0"/>
                <w:color w:val="000000"/>
              </w:rPr>
              <w:t>Code</w:t>
            </w:r>
          </w:p>
        </w:tc>
        <w:tc>
          <w:tcPr>
            <w:tcW w:w="5670" w:type="dxa"/>
          </w:tcPr>
          <w:p w14:paraId="49929C5F" w14:textId="77777777" w:rsidR="00391D40" w:rsidRPr="00391D40" w:rsidRDefault="00391D40" w:rsidP="00A748DA">
            <w:pPr>
              <w:spacing w:before="60" w:after="60"/>
              <w:rPr>
                <w:rFonts w:cs="Arial"/>
                <w:b/>
                <w:bCs/>
                <w:snapToGrid w:val="0"/>
                <w:color w:val="000000"/>
              </w:rPr>
            </w:pPr>
            <w:r>
              <w:rPr>
                <w:rFonts w:cs="Arial"/>
                <w:b/>
                <w:bCs/>
                <w:snapToGrid w:val="0"/>
                <w:color w:val="000000"/>
              </w:rPr>
              <w:t>Description</w:t>
            </w:r>
          </w:p>
        </w:tc>
      </w:tr>
      <w:tr w:rsidR="00391D40" w14:paraId="17D33555" w14:textId="77777777" w:rsidTr="00391D40">
        <w:tc>
          <w:tcPr>
            <w:tcW w:w="720" w:type="dxa"/>
          </w:tcPr>
          <w:p w14:paraId="5E6109A9" w14:textId="77777777" w:rsidR="00391D40" w:rsidRDefault="00391D40" w:rsidP="00A748DA">
            <w:pPr>
              <w:spacing w:before="60" w:after="60"/>
              <w:jc w:val="center"/>
              <w:rPr>
                <w:rFonts w:cs="Arial"/>
                <w:snapToGrid w:val="0"/>
                <w:color w:val="000000"/>
              </w:rPr>
            </w:pPr>
            <w:r>
              <w:rPr>
                <w:rFonts w:cs="Arial"/>
                <w:snapToGrid w:val="0"/>
                <w:color w:val="000000"/>
              </w:rPr>
              <w:t>710</w:t>
            </w:r>
          </w:p>
        </w:tc>
        <w:tc>
          <w:tcPr>
            <w:tcW w:w="5670" w:type="dxa"/>
          </w:tcPr>
          <w:p w14:paraId="4BBC74A2" w14:textId="77777777" w:rsidR="00391D40" w:rsidRDefault="00391D40" w:rsidP="00A748DA">
            <w:pPr>
              <w:spacing w:before="60" w:after="60"/>
              <w:rPr>
                <w:rFonts w:cs="Arial"/>
                <w:snapToGrid w:val="0"/>
                <w:color w:val="000000"/>
              </w:rPr>
            </w:pPr>
            <w:r>
              <w:rPr>
                <w:rFonts w:cs="Arial"/>
                <w:snapToGrid w:val="0"/>
                <w:color w:val="000000"/>
              </w:rPr>
              <w:t>PT token expired</w:t>
            </w:r>
          </w:p>
        </w:tc>
      </w:tr>
      <w:tr w:rsidR="00391D40" w14:paraId="20BEA17E" w14:textId="77777777" w:rsidTr="00391D40">
        <w:tc>
          <w:tcPr>
            <w:tcW w:w="720" w:type="dxa"/>
          </w:tcPr>
          <w:p w14:paraId="1CB1C67D" w14:textId="77777777" w:rsidR="00391D40" w:rsidRDefault="00391D40" w:rsidP="00A748DA">
            <w:pPr>
              <w:spacing w:before="60" w:after="60"/>
              <w:jc w:val="center"/>
              <w:rPr>
                <w:rFonts w:cs="Arial"/>
                <w:snapToGrid w:val="0"/>
                <w:color w:val="000000"/>
              </w:rPr>
            </w:pPr>
            <w:r>
              <w:rPr>
                <w:rFonts w:cs="Arial"/>
                <w:snapToGrid w:val="0"/>
                <w:color w:val="000000"/>
              </w:rPr>
              <w:t>711</w:t>
            </w:r>
          </w:p>
        </w:tc>
        <w:tc>
          <w:tcPr>
            <w:tcW w:w="5670" w:type="dxa"/>
          </w:tcPr>
          <w:p w14:paraId="6B185D42" w14:textId="77777777" w:rsidR="00391D40" w:rsidRDefault="00391D40" w:rsidP="00A748DA">
            <w:pPr>
              <w:spacing w:before="60" w:after="60"/>
              <w:rPr>
                <w:rFonts w:cs="Arial"/>
                <w:snapToGrid w:val="0"/>
                <w:color w:val="000000"/>
              </w:rPr>
            </w:pPr>
            <w:r>
              <w:rPr>
                <w:rFonts w:cs="Arial"/>
                <w:snapToGrid w:val="0"/>
                <w:color w:val="000000"/>
              </w:rPr>
              <w:t>PT token start date is in the future, no active yet</w:t>
            </w:r>
          </w:p>
        </w:tc>
      </w:tr>
      <w:tr w:rsidR="00391D40" w14:paraId="41E217C2" w14:textId="77777777" w:rsidTr="00391D40">
        <w:tc>
          <w:tcPr>
            <w:tcW w:w="720" w:type="dxa"/>
          </w:tcPr>
          <w:p w14:paraId="4C4623A2" w14:textId="77777777" w:rsidR="00391D40" w:rsidRDefault="00391D40" w:rsidP="00A748DA">
            <w:pPr>
              <w:spacing w:before="60" w:after="60"/>
              <w:jc w:val="center"/>
              <w:rPr>
                <w:rFonts w:cs="Arial"/>
                <w:snapToGrid w:val="0"/>
                <w:color w:val="000000"/>
              </w:rPr>
            </w:pPr>
            <w:r>
              <w:rPr>
                <w:rFonts w:cs="Arial"/>
                <w:snapToGrid w:val="0"/>
                <w:color w:val="000000"/>
              </w:rPr>
              <w:t>712</w:t>
            </w:r>
          </w:p>
        </w:tc>
        <w:tc>
          <w:tcPr>
            <w:tcW w:w="5670" w:type="dxa"/>
          </w:tcPr>
          <w:p w14:paraId="39D1D4EB" w14:textId="77777777" w:rsidR="00391D40" w:rsidRDefault="00391D40" w:rsidP="00A748DA">
            <w:pPr>
              <w:spacing w:before="60" w:after="60"/>
              <w:rPr>
                <w:rFonts w:cs="Arial"/>
                <w:snapToGrid w:val="0"/>
                <w:color w:val="000000"/>
              </w:rPr>
            </w:pPr>
            <w:r>
              <w:rPr>
                <w:rFonts w:cs="Arial"/>
                <w:snapToGrid w:val="0"/>
                <w:color w:val="000000"/>
              </w:rPr>
              <w:t>PT token and PAN are present in the request message</w:t>
            </w:r>
          </w:p>
        </w:tc>
      </w:tr>
      <w:tr w:rsidR="00391D40" w14:paraId="33CE7C8D" w14:textId="77777777" w:rsidTr="00391D40">
        <w:tc>
          <w:tcPr>
            <w:tcW w:w="720" w:type="dxa"/>
          </w:tcPr>
          <w:p w14:paraId="19B645E5" w14:textId="77777777" w:rsidR="00391D40" w:rsidRDefault="00391D40" w:rsidP="00A748DA">
            <w:pPr>
              <w:spacing w:before="60" w:after="60"/>
              <w:jc w:val="center"/>
              <w:rPr>
                <w:rFonts w:cs="Arial"/>
                <w:snapToGrid w:val="0"/>
                <w:color w:val="000000"/>
              </w:rPr>
            </w:pPr>
            <w:r>
              <w:rPr>
                <w:rFonts w:cs="Arial"/>
                <w:snapToGrid w:val="0"/>
                <w:color w:val="000000"/>
              </w:rPr>
              <w:t>713</w:t>
            </w:r>
          </w:p>
        </w:tc>
        <w:tc>
          <w:tcPr>
            <w:tcW w:w="5670" w:type="dxa"/>
          </w:tcPr>
          <w:p w14:paraId="00A4228F" w14:textId="77777777" w:rsidR="00391D40" w:rsidRDefault="00391D40" w:rsidP="00A748DA">
            <w:pPr>
              <w:spacing w:before="60" w:after="60"/>
              <w:rPr>
                <w:rFonts w:cs="Arial"/>
                <w:snapToGrid w:val="0"/>
                <w:color w:val="000000"/>
              </w:rPr>
            </w:pPr>
            <w:r>
              <w:rPr>
                <w:rFonts w:cs="Arial"/>
                <w:snapToGrid w:val="0"/>
                <w:color w:val="000000"/>
              </w:rPr>
              <w:t>Invalid PT token</w:t>
            </w:r>
          </w:p>
        </w:tc>
      </w:tr>
      <w:tr w:rsidR="00391D40" w14:paraId="33ABBBEC" w14:textId="77777777" w:rsidTr="00391D40">
        <w:tc>
          <w:tcPr>
            <w:tcW w:w="720" w:type="dxa"/>
          </w:tcPr>
          <w:p w14:paraId="138CF455" w14:textId="77777777" w:rsidR="00391D40" w:rsidRDefault="00391D40" w:rsidP="00A748DA">
            <w:pPr>
              <w:spacing w:before="60" w:after="60"/>
              <w:jc w:val="center"/>
              <w:rPr>
                <w:rFonts w:cs="Arial"/>
                <w:snapToGrid w:val="0"/>
                <w:color w:val="000000"/>
              </w:rPr>
            </w:pPr>
            <w:r>
              <w:rPr>
                <w:rFonts w:cs="Arial"/>
                <w:snapToGrid w:val="0"/>
                <w:color w:val="000000"/>
              </w:rPr>
              <w:t>714</w:t>
            </w:r>
          </w:p>
        </w:tc>
        <w:tc>
          <w:tcPr>
            <w:tcW w:w="5670" w:type="dxa"/>
          </w:tcPr>
          <w:p w14:paraId="21862E52" w14:textId="77777777" w:rsidR="00391D40" w:rsidRDefault="00391D40" w:rsidP="00A748DA">
            <w:pPr>
              <w:spacing w:before="60" w:after="60"/>
              <w:rPr>
                <w:rFonts w:cs="Arial"/>
                <w:snapToGrid w:val="0"/>
                <w:color w:val="000000"/>
              </w:rPr>
            </w:pPr>
            <w:r>
              <w:rPr>
                <w:rFonts w:cs="Arial"/>
                <w:snapToGrid w:val="0"/>
                <w:color w:val="000000"/>
              </w:rPr>
              <w:t>Merchant does not subscribe to Merchant OMNI Tokenization</w:t>
            </w:r>
          </w:p>
        </w:tc>
      </w:tr>
      <w:tr w:rsidR="00391D40" w14:paraId="2A8F0B63" w14:textId="77777777" w:rsidTr="00391D40">
        <w:tc>
          <w:tcPr>
            <w:tcW w:w="720" w:type="dxa"/>
          </w:tcPr>
          <w:p w14:paraId="5E550A70" w14:textId="77777777" w:rsidR="00391D40" w:rsidRDefault="00391D40" w:rsidP="00A748DA">
            <w:pPr>
              <w:spacing w:before="60" w:after="60"/>
              <w:jc w:val="center"/>
              <w:rPr>
                <w:rFonts w:cs="Arial"/>
                <w:snapToGrid w:val="0"/>
                <w:color w:val="000000"/>
              </w:rPr>
            </w:pPr>
            <w:r>
              <w:rPr>
                <w:rFonts w:cs="Arial"/>
                <w:snapToGrid w:val="0"/>
                <w:color w:val="000000"/>
              </w:rPr>
              <w:t>715</w:t>
            </w:r>
          </w:p>
        </w:tc>
        <w:tc>
          <w:tcPr>
            <w:tcW w:w="5670" w:type="dxa"/>
          </w:tcPr>
          <w:p w14:paraId="7F7E47A2" w14:textId="77777777" w:rsidR="00391D40" w:rsidRDefault="00391D40" w:rsidP="00A748DA">
            <w:pPr>
              <w:spacing w:before="60" w:after="60"/>
              <w:rPr>
                <w:rFonts w:cs="Arial"/>
                <w:snapToGrid w:val="0"/>
                <w:color w:val="000000"/>
              </w:rPr>
            </w:pPr>
            <w:r>
              <w:rPr>
                <w:rFonts w:cs="Arial"/>
                <w:snapToGrid w:val="0"/>
                <w:color w:val="000000"/>
              </w:rPr>
              <w:t>PT token no present in request message</w:t>
            </w:r>
          </w:p>
        </w:tc>
      </w:tr>
      <w:tr w:rsidR="00391D40" w14:paraId="31A2779C" w14:textId="77777777" w:rsidTr="00391D40">
        <w:tc>
          <w:tcPr>
            <w:tcW w:w="720" w:type="dxa"/>
          </w:tcPr>
          <w:p w14:paraId="4CB4A06B" w14:textId="77777777" w:rsidR="00391D40" w:rsidRDefault="00391D40" w:rsidP="00A748DA">
            <w:pPr>
              <w:spacing w:before="60" w:after="60"/>
              <w:jc w:val="center"/>
              <w:rPr>
                <w:rFonts w:cs="Arial"/>
                <w:snapToGrid w:val="0"/>
                <w:color w:val="000000"/>
              </w:rPr>
            </w:pPr>
            <w:r>
              <w:rPr>
                <w:rFonts w:cs="Arial"/>
                <w:snapToGrid w:val="0"/>
                <w:color w:val="000000"/>
              </w:rPr>
              <w:t>716</w:t>
            </w:r>
          </w:p>
        </w:tc>
        <w:tc>
          <w:tcPr>
            <w:tcW w:w="5670" w:type="dxa"/>
          </w:tcPr>
          <w:p w14:paraId="487AFF57" w14:textId="77777777" w:rsidR="00391D40" w:rsidRDefault="00391D40" w:rsidP="00A748DA">
            <w:pPr>
              <w:spacing w:before="60" w:after="60"/>
              <w:rPr>
                <w:rFonts w:cs="Arial"/>
                <w:snapToGrid w:val="0"/>
                <w:color w:val="000000"/>
              </w:rPr>
            </w:pPr>
            <w:r>
              <w:rPr>
                <w:rFonts w:cs="Arial"/>
                <w:snapToGrid w:val="0"/>
                <w:color w:val="000000"/>
              </w:rPr>
              <w:t>PT token is present, expiry date is not present</w:t>
            </w:r>
          </w:p>
        </w:tc>
      </w:tr>
      <w:tr w:rsidR="00264C54" w14:paraId="19486322" w14:textId="77777777" w:rsidTr="00391D40">
        <w:tc>
          <w:tcPr>
            <w:tcW w:w="720" w:type="dxa"/>
          </w:tcPr>
          <w:p w14:paraId="415CEF17" w14:textId="07EDE407" w:rsidR="00264C54" w:rsidRDefault="00264C54" w:rsidP="00A748DA">
            <w:pPr>
              <w:spacing w:before="60" w:after="60"/>
              <w:jc w:val="center"/>
              <w:rPr>
                <w:rFonts w:cs="Arial"/>
                <w:snapToGrid w:val="0"/>
                <w:color w:val="000000"/>
              </w:rPr>
            </w:pPr>
            <w:r>
              <w:rPr>
                <w:rFonts w:cs="Arial"/>
                <w:snapToGrid w:val="0"/>
                <w:color w:val="000000"/>
              </w:rPr>
              <w:lastRenderedPageBreak/>
              <w:t>717</w:t>
            </w:r>
          </w:p>
        </w:tc>
        <w:tc>
          <w:tcPr>
            <w:tcW w:w="5670" w:type="dxa"/>
          </w:tcPr>
          <w:p w14:paraId="254D15C1" w14:textId="6CF6BA62" w:rsidR="00264C54" w:rsidRDefault="00264C54" w:rsidP="00A748DA">
            <w:pPr>
              <w:spacing w:before="60" w:after="60"/>
              <w:rPr>
                <w:rFonts w:cs="Arial"/>
                <w:snapToGrid w:val="0"/>
                <w:color w:val="000000"/>
              </w:rPr>
            </w:pPr>
            <w:r>
              <w:rPr>
                <w:rFonts w:cs="Arial"/>
                <w:snapToGrid w:val="0"/>
                <w:color w:val="000000"/>
              </w:rPr>
              <w:t>OMNI Tokenization is disabled</w:t>
            </w:r>
          </w:p>
        </w:tc>
      </w:tr>
      <w:tr w:rsidR="00264C54" w14:paraId="538F3996" w14:textId="77777777" w:rsidTr="00391D40">
        <w:tc>
          <w:tcPr>
            <w:tcW w:w="720" w:type="dxa"/>
          </w:tcPr>
          <w:p w14:paraId="298B0F44" w14:textId="6AEEC925" w:rsidR="00264C54" w:rsidRDefault="00264C54" w:rsidP="00A748DA">
            <w:pPr>
              <w:spacing w:before="60" w:after="60"/>
              <w:jc w:val="center"/>
              <w:rPr>
                <w:rFonts w:cs="Arial"/>
                <w:snapToGrid w:val="0"/>
                <w:color w:val="000000"/>
              </w:rPr>
            </w:pPr>
            <w:r>
              <w:rPr>
                <w:rFonts w:cs="Arial"/>
                <w:snapToGrid w:val="0"/>
                <w:color w:val="000000"/>
              </w:rPr>
              <w:t>718</w:t>
            </w:r>
          </w:p>
        </w:tc>
        <w:tc>
          <w:tcPr>
            <w:tcW w:w="5670" w:type="dxa"/>
          </w:tcPr>
          <w:p w14:paraId="56D564F7" w14:textId="66D265A8" w:rsidR="00264C54" w:rsidRDefault="00264C54" w:rsidP="00A748DA">
            <w:pPr>
              <w:spacing w:before="60" w:after="60"/>
              <w:rPr>
                <w:rFonts w:cs="Arial"/>
                <w:snapToGrid w:val="0"/>
                <w:color w:val="000000"/>
              </w:rPr>
            </w:pPr>
            <w:r>
              <w:rPr>
                <w:rFonts w:cs="Arial"/>
                <w:snapToGrid w:val="0"/>
                <w:color w:val="000000"/>
              </w:rPr>
              <w:t>Invalid API version</w:t>
            </w:r>
          </w:p>
        </w:tc>
      </w:tr>
    </w:tbl>
    <w:p w14:paraId="0CD4BBF0" w14:textId="77777777" w:rsidR="00264C54" w:rsidRDefault="00264C54" w:rsidP="00264C54">
      <w:bookmarkStart w:id="1089" w:name="_Toc80009328"/>
      <w:bookmarkStart w:id="1090" w:name="_Toc65237488"/>
      <w:bookmarkStart w:id="1091" w:name="_Toc65241885"/>
      <w:bookmarkStart w:id="1092" w:name="_Toc70093094"/>
      <w:bookmarkStart w:id="1093" w:name="_Toc494985032"/>
      <w:bookmarkStart w:id="1094" w:name="_Toc379192370"/>
      <w:bookmarkStart w:id="1095" w:name="_Toc30407652"/>
      <w:bookmarkEnd w:id="1089"/>
      <w:bookmarkEnd w:id="1090"/>
      <w:bookmarkEnd w:id="1091"/>
      <w:bookmarkEnd w:id="1092"/>
      <w:bookmarkEnd w:id="1093"/>
    </w:p>
    <w:p w14:paraId="351E88FD" w14:textId="77777777" w:rsidR="004B68B5" w:rsidRDefault="004B68B5">
      <w:pPr>
        <w:rPr>
          <w:ins w:id="1096" w:author="Fernandez, Susana" w:date="2023-01-27T15:55:00Z"/>
          <w:rFonts w:asciiTheme="majorHAnsi" w:eastAsiaTheme="majorEastAsia" w:hAnsiTheme="majorHAnsi" w:cstheme="majorBidi"/>
          <w:b/>
          <w:color w:val="538135" w:themeColor="accent3"/>
          <w:sz w:val="34"/>
          <w:szCs w:val="24"/>
          <w:lang w:val="en-GB"/>
        </w:rPr>
      </w:pPr>
      <w:ins w:id="1097" w:author="Fernandez, Susana" w:date="2023-01-27T15:55:00Z">
        <w:r>
          <w:rPr>
            <w:lang w:val="en-GB"/>
          </w:rPr>
          <w:br w:type="page"/>
        </w:r>
      </w:ins>
    </w:p>
    <w:p w14:paraId="3665A913" w14:textId="5C3D421F" w:rsidR="000661FF" w:rsidRDefault="00914240" w:rsidP="000661FF">
      <w:pPr>
        <w:pStyle w:val="Heading3"/>
        <w:rPr>
          <w:lang w:val="en-GB"/>
        </w:rPr>
      </w:pPr>
      <w:r>
        <w:rPr>
          <w:lang w:val="en-GB"/>
        </w:rPr>
        <w:lastRenderedPageBreak/>
        <w:t xml:space="preserve">Credit </w:t>
      </w:r>
      <w:r w:rsidR="000661FF">
        <w:rPr>
          <w:lang w:val="en-GB"/>
        </w:rPr>
        <w:t>Surcharge Support</w:t>
      </w:r>
    </w:p>
    <w:p w14:paraId="7E51F76B" w14:textId="582803BF" w:rsidR="00215696" w:rsidRDefault="00215696" w:rsidP="000661FF">
      <w:pPr>
        <w:rPr>
          <w:rFonts w:cs="Arial"/>
          <w:snapToGrid w:val="0"/>
          <w:color w:val="000000"/>
        </w:rPr>
      </w:pPr>
      <w:r>
        <w:rPr>
          <w:rFonts w:cs="Arial"/>
          <w:snapToGrid w:val="0"/>
          <w:color w:val="000000"/>
        </w:rPr>
        <w:t xml:space="preserve">TD Host will support </w:t>
      </w:r>
      <w:ins w:id="1098" w:author="Fernandez, Susana" w:date="2023-01-27T15:56:00Z">
        <w:r w:rsidR="004B68B5">
          <w:rPr>
            <w:rFonts w:cs="Arial"/>
            <w:snapToGrid w:val="0"/>
            <w:color w:val="000000"/>
          </w:rPr>
          <w:t xml:space="preserve">credit </w:t>
        </w:r>
      </w:ins>
      <w:r>
        <w:rPr>
          <w:rFonts w:cs="Arial"/>
          <w:snapToGrid w:val="0"/>
          <w:color w:val="000000"/>
        </w:rPr>
        <w:t xml:space="preserve">surcharge </w:t>
      </w:r>
      <w:del w:id="1099" w:author="Fernandez, Susana" w:date="2023-01-27T15:56:00Z">
        <w:r w:rsidDel="004B68B5">
          <w:rPr>
            <w:rFonts w:cs="Arial"/>
            <w:snapToGrid w:val="0"/>
            <w:color w:val="000000"/>
          </w:rPr>
          <w:delText xml:space="preserve">information </w:delText>
        </w:r>
      </w:del>
      <w:del w:id="1100" w:author="Fernandez, Susana" w:date="2023-01-31T13:56:00Z">
        <w:r w:rsidDel="00CE66CE">
          <w:rPr>
            <w:rFonts w:cs="Arial"/>
            <w:snapToGrid w:val="0"/>
            <w:color w:val="000000"/>
          </w:rPr>
          <w:delText>i</w:delText>
        </w:r>
      </w:del>
      <w:ins w:id="1101" w:author="Fernandez, Susana" w:date="2023-01-31T13:56:00Z">
        <w:r w:rsidR="00CE66CE">
          <w:rPr>
            <w:rFonts w:cs="Arial"/>
            <w:snapToGrid w:val="0"/>
            <w:color w:val="000000"/>
          </w:rPr>
          <w:t>o</w:t>
        </w:r>
      </w:ins>
      <w:r>
        <w:rPr>
          <w:rFonts w:cs="Arial"/>
          <w:snapToGrid w:val="0"/>
          <w:color w:val="000000"/>
        </w:rPr>
        <w:t>n POS transactions originated by merchants</w:t>
      </w:r>
      <w:r w:rsidR="00C70BA9">
        <w:rPr>
          <w:rFonts w:cs="Arial"/>
          <w:snapToGrid w:val="0"/>
          <w:color w:val="000000"/>
        </w:rPr>
        <w:t xml:space="preserve"> that have opt-in for the </w:t>
      </w:r>
      <w:ins w:id="1102" w:author="Fernandez, Susana" w:date="2023-01-27T15:56:00Z">
        <w:r w:rsidR="004B68B5">
          <w:rPr>
            <w:rFonts w:cs="Arial"/>
            <w:snapToGrid w:val="0"/>
            <w:color w:val="000000"/>
          </w:rPr>
          <w:t xml:space="preserve">credit </w:t>
        </w:r>
      </w:ins>
      <w:r w:rsidR="00C70BA9">
        <w:rPr>
          <w:rFonts w:cs="Arial"/>
          <w:snapToGrid w:val="0"/>
          <w:color w:val="000000"/>
        </w:rPr>
        <w:t>surcharge program</w:t>
      </w:r>
      <w:ins w:id="1103" w:author="Fernandez, Susana" w:date="2023-01-31T13:53:00Z">
        <w:r w:rsidR="00DD6943">
          <w:rPr>
            <w:rFonts w:cs="Arial"/>
            <w:snapToGrid w:val="0"/>
            <w:color w:val="000000"/>
          </w:rPr>
          <w:t>.</w:t>
        </w:r>
      </w:ins>
      <w:r w:rsidR="00C01ADC">
        <w:rPr>
          <w:rFonts w:cs="Arial"/>
          <w:snapToGrid w:val="0"/>
          <w:color w:val="000000"/>
        </w:rPr>
        <w:t xml:space="preserve"> </w:t>
      </w:r>
      <w:del w:id="1104" w:author="Fernandez, Susana" w:date="2023-01-31T13:52:00Z">
        <w:r w:rsidR="00C01ADC" w:rsidDel="00DD6943">
          <w:rPr>
            <w:rFonts w:cs="Arial"/>
            <w:snapToGrid w:val="0"/>
            <w:color w:val="000000"/>
          </w:rPr>
          <w:delText>(effective October 6, 2022)</w:delText>
        </w:r>
      </w:del>
    </w:p>
    <w:p w14:paraId="74DF7589" w14:textId="3BACF365" w:rsidR="00C70BA9" w:rsidRDefault="00C70BA9" w:rsidP="000661FF">
      <w:pPr>
        <w:rPr>
          <w:rFonts w:cs="Arial"/>
          <w:snapToGrid w:val="0"/>
          <w:color w:val="000000"/>
        </w:rPr>
      </w:pPr>
    </w:p>
    <w:p w14:paraId="75022F72" w14:textId="2980D3D1" w:rsidR="00C70BA9" w:rsidRDefault="00C70BA9" w:rsidP="000661FF">
      <w:pPr>
        <w:rPr>
          <w:ins w:id="1105" w:author="Fernandez, Susana" w:date="2023-01-27T15:27:00Z"/>
          <w:rFonts w:cs="Arial"/>
          <w:snapToGrid w:val="0"/>
          <w:color w:val="000000"/>
        </w:rPr>
      </w:pPr>
      <w:r>
        <w:rPr>
          <w:rFonts w:cs="Arial"/>
          <w:snapToGrid w:val="0"/>
          <w:color w:val="000000"/>
        </w:rPr>
        <w:t xml:space="preserve">The merchant must subscribe and </w:t>
      </w:r>
      <w:r w:rsidR="00D209FA">
        <w:rPr>
          <w:rFonts w:cs="Arial"/>
          <w:snapToGrid w:val="0"/>
          <w:color w:val="000000"/>
        </w:rPr>
        <w:t>register</w:t>
      </w:r>
      <w:r>
        <w:rPr>
          <w:rFonts w:cs="Arial"/>
          <w:snapToGrid w:val="0"/>
          <w:color w:val="000000"/>
        </w:rPr>
        <w:t xml:space="preserve"> </w:t>
      </w:r>
      <w:r w:rsidR="00D209FA">
        <w:rPr>
          <w:rFonts w:cs="Arial"/>
          <w:snapToGrid w:val="0"/>
          <w:color w:val="000000"/>
        </w:rPr>
        <w:t>to processes</w:t>
      </w:r>
      <w:r>
        <w:rPr>
          <w:rFonts w:cs="Arial"/>
          <w:snapToGrid w:val="0"/>
          <w:color w:val="000000"/>
        </w:rPr>
        <w:t xml:space="preserve"> surcharge fee</w:t>
      </w:r>
      <w:ins w:id="1106" w:author="Fernandez, Susana" w:date="2023-01-31T16:35:00Z">
        <w:r w:rsidR="000B5308">
          <w:rPr>
            <w:rFonts w:cs="Arial"/>
            <w:snapToGrid w:val="0"/>
            <w:color w:val="000000"/>
          </w:rPr>
          <w:t>s</w:t>
        </w:r>
      </w:ins>
      <w:r>
        <w:rPr>
          <w:rFonts w:cs="Arial"/>
          <w:snapToGrid w:val="0"/>
          <w:color w:val="000000"/>
        </w:rPr>
        <w:t>.</w:t>
      </w:r>
    </w:p>
    <w:p w14:paraId="5B5AF19E" w14:textId="4AF4295E" w:rsidR="00A86431" w:rsidRDefault="00A86431" w:rsidP="000661FF">
      <w:pPr>
        <w:rPr>
          <w:ins w:id="1107" w:author="Fernandez, Susana" w:date="2023-01-27T15:27:00Z"/>
          <w:rFonts w:cs="Arial"/>
          <w:snapToGrid w:val="0"/>
          <w:color w:val="000000"/>
        </w:rPr>
      </w:pPr>
    </w:p>
    <w:p w14:paraId="40331B06" w14:textId="4E4AD3D0" w:rsidR="00F42556" w:rsidRDefault="00A86431" w:rsidP="000661FF">
      <w:pPr>
        <w:rPr>
          <w:ins w:id="1108" w:author="Fernandez, Susana" w:date="2023-01-27T15:57:00Z"/>
          <w:rFonts w:cs="Arial"/>
          <w:snapToGrid w:val="0"/>
          <w:color w:val="000000"/>
        </w:rPr>
      </w:pPr>
      <w:ins w:id="1109" w:author="Fernandez, Susana" w:date="2023-01-27T15:27:00Z">
        <w:r>
          <w:rPr>
            <w:rFonts w:cs="Arial"/>
            <w:snapToGrid w:val="0"/>
            <w:color w:val="000000"/>
          </w:rPr>
          <w:t>Merchants/Acc</w:t>
        </w:r>
      </w:ins>
      <w:ins w:id="1110" w:author="Fernandez, Susana" w:date="2023-01-27T15:28:00Z">
        <w:r>
          <w:rPr>
            <w:rFonts w:cs="Arial"/>
            <w:snapToGrid w:val="0"/>
            <w:color w:val="000000"/>
          </w:rPr>
          <w:t>eptance Solutions</w:t>
        </w:r>
      </w:ins>
      <w:ins w:id="1111" w:author="Fernandez, Susana" w:date="2023-01-27T15:27:00Z">
        <w:r>
          <w:rPr>
            <w:rFonts w:cs="Arial"/>
            <w:snapToGrid w:val="0"/>
            <w:color w:val="000000"/>
          </w:rPr>
          <w:t xml:space="preserve"> will be advise</w:t>
        </w:r>
      </w:ins>
      <w:ins w:id="1112" w:author="Fernandez, Susana" w:date="2023-01-31T16:35:00Z">
        <w:r w:rsidR="000B5308">
          <w:rPr>
            <w:rFonts w:cs="Arial"/>
            <w:snapToGrid w:val="0"/>
            <w:color w:val="000000"/>
          </w:rPr>
          <w:t>d</w:t>
        </w:r>
      </w:ins>
      <w:ins w:id="1113" w:author="Fernandez, Susana" w:date="2023-01-27T15:27:00Z">
        <w:r>
          <w:rPr>
            <w:rFonts w:cs="Arial"/>
            <w:snapToGrid w:val="0"/>
            <w:color w:val="000000"/>
          </w:rPr>
          <w:t xml:space="preserve"> when credit surcharge</w:t>
        </w:r>
      </w:ins>
      <w:ins w:id="1114" w:author="Fernandez, Susana" w:date="2023-01-27T15:28:00Z">
        <w:r>
          <w:rPr>
            <w:rFonts w:cs="Arial"/>
            <w:snapToGrid w:val="0"/>
            <w:color w:val="000000"/>
          </w:rPr>
          <w:t xml:space="preserve"> can be sent to TD Host. </w:t>
        </w:r>
      </w:ins>
    </w:p>
    <w:p w14:paraId="14D40188" w14:textId="77777777" w:rsidR="004B68B5" w:rsidRDefault="004B68B5" w:rsidP="000661FF">
      <w:pPr>
        <w:rPr>
          <w:ins w:id="1115" w:author="Fernandez, Susana" w:date="2023-01-27T15:29:00Z"/>
          <w:rFonts w:cs="Arial"/>
          <w:snapToGrid w:val="0"/>
          <w:color w:val="000000"/>
        </w:rPr>
      </w:pPr>
    </w:p>
    <w:p w14:paraId="13E3D55D" w14:textId="244B7F99" w:rsidR="00A86431" w:rsidRDefault="00A86431" w:rsidP="000661FF">
      <w:pPr>
        <w:rPr>
          <w:rFonts w:cs="Arial"/>
          <w:snapToGrid w:val="0"/>
          <w:color w:val="000000"/>
        </w:rPr>
      </w:pPr>
      <w:ins w:id="1116" w:author="Fernandez, Susana" w:date="2023-01-27T15:28:00Z">
        <w:r>
          <w:rPr>
            <w:rFonts w:cs="Arial"/>
            <w:snapToGrid w:val="0"/>
            <w:color w:val="000000"/>
          </w:rPr>
          <w:t>If me</w:t>
        </w:r>
      </w:ins>
      <w:ins w:id="1117" w:author="Fernandez, Susana" w:date="2023-01-27T15:29:00Z">
        <w:r w:rsidR="00F42556">
          <w:rPr>
            <w:rFonts w:cs="Arial"/>
            <w:snapToGrid w:val="0"/>
            <w:color w:val="000000"/>
          </w:rPr>
          <w:t>rchant</w:t>
        </w:r>
      </w:ins>
      <w:ins w:id="1118" w:author="Fernandez, Susana" w:date="2023-01-27T15:57:00Z">
        <w:r w:rsidR="004B68B5">
          <w:rPr>
            <w:rFonts w:cs="Arial"/>
            <w:snapToGrid w:val="0"/>
            <w:color w:val="000000"/>
          </w:rPr>
          <w:t>s</w:t>
        </w:r>
      </w:ins>
      <w:ins w:id="1119" w:author="Fernandez, Susana" w:date="2023-01-27T15:29:00Z">
        <w:r w:rsidR="00F42556">
          <w:rPr>
            <w:rFonts w:cs="Arial"/>
            <w:snapToGrid w:val="0"/>
            <w:color w:val="000000"/>
          </w:rPr>
          <w:t>/acceptance solutions</w:t>
        </w:r>
      </w:ins>
      <w:ins w:id="1120" w:author="Fernandez, Susana" w:date="2023-01-27T15:28:00Z">
        <w:r>
          <w:rPr>
            <w:rFonts w:cs="Arial"/>
            <w:snapToGrid w:val="0"/>
            <w:color w:val="000000"/>
          </w:rPr>
          <w:t xml:space="preserve"> send the credit surcharge field before th</w:t>
        </w:r>
      </w:ins>
      <w:ins w:id="1121" w:author="Fernandez, Susana" w:date="2023-01-27T15:29:00Z">
        <w:r w:rsidR="00F42556">
          <w:rPr>
            <w:rFonts w:cs="Arial"/>
            <w:snapToGrid w:val="0"/>
            <w:color w:val="000000"/>
          </w:rPr>
          <w:t>e functionality is activated the transaction will be declined with response cod</w:t>
        </w:r>
      </w:ins>
      <w:ins w:id="1122" w:author="Fernandez, Susana" w:date="2023-01-27T15:30:00Z">
        <w:r w:rsidR="00F42556">
          <w:rPr>
            <w:rFonts w:cs="Arial"/>
            <w:snapToGrid w:val="0"/>
            <w:color w:val="000000"/>
          </w:rPr>
          <w:t xml:space="preserve">e </w:t>
        </w:r>
        <w:r w:rsidR="00F42556" w:rsidRPr="00F42556">
          <w:rPr>
            <w:rFonts w:cs="Arial"/>
            <w:b/>
            <w:bCs/>
            <w:snapToGrid w:val="0"/>
            <w:color w:val="000000"/>
          </w:rPr>
          <w:t>"723" – Credit surcharge is not allowed</w:t>
        </w:r>
        <w:r w:rsidR="00F42556">
          <w:rPr>
            <w:rFonts w:cs="Arial"/>
            <w:snapToGrid w:val="0"/>
            <w:color w:val="000000"/>
          </w:rPr>
          <w:t>.</w:t>
        </w:r>
      </w:ins>
    </w:p>
    <w:p w14:paraId="3125AABD" w14:textId="0585BD0A" w:rsidR="00C70BA9" w:rsidRDefault="00C70BA9" w:rsidP="000661FF">
      <w:pPr>
        <w:rPr>
          <w:ins w:id="1123" w:author="Fernandez, Susana" w:date="2023-01-27T15:31:00Z"/>
          <w:rFonts w:cs="Arial"/>
          <w:snapToGrid w:val="0"/>
          <w:color w:val="000000"/>
        </w:rPr>
      </w:pPr>
    </w:p>
    <w:p w14:paraId="76B1DF2D" w14:textId="6804DC44" w:rsidR="00F42556" w:rsidRDefault="00F42556" w:rsidP="000661FF">
      <w:pPr>
        <w:rPr>
          <w:ins w:id="1124" w:author="Fernandez, Susana" w:date="2023-01-27T15:32:00Z"/>
          <w:rFonts w:cs="Arial"/>
          <w:snapToGrid w:val="0"/>
          <w:color w:val="000000"/>
        </w:rPr>
      </w:pPr>
      <w:ins w:id="1125" w:author="Fernandez, Susana" w:date="2023-01-27T15:31:00Z">
        <w:r>
          <w:rPr>
            <w:rFonts w:cs="Arial"/>
            <w:snapToGrid w:val="0"/>
            <w:color w:val="000000"/>
          </w:rPr>
          <w:t>Once the functionality is turned o</w:t>
        </w:r>
      </w:ins>
      <w:ins w:id="1126" w:author="Fernandez, Susana" w:date="2023-01-27T15:33:00Z">
        <w:r>
          <w:rPr>
            <w:rFonts w:cs="Arial"/>
            <w:snapToGrid w:val="0"/>
            <w:color w:val="000000"/>
          </w:rPr>
          <w:t>n</w:t>
        </w:r>
      </w:ins>
      <w:ins w:id="1127" w:author="Fernandez, Susana" w:date="2023-01-27T15:31:00Z">
        <w:r>
          <w:rPr>
            <w:rFonts w:cs="Arial"/>
            <w:snapToGrid w:val="0"/>
            <w:color w:val="000000"/>
          </w:rPr>
          <w:t xml:space="preserve">, </w:t>
        </w:r>
      </w:ins>
      <w:ins w:id="1128" w:author="Fernandez, Susana" w:date="2023-01-27T15:34:00Z">
        <w:r>
          <w:rPr>
            <w:rFonts w:cs="Arial"/>
            <w:snapToGrid w:val="0"/>
            <w:color w:val="000000"/>
          </w:rPr>
          <w:t xml:space="preserve">merchants/acceptance solutions can start sending the credit surcharge field and </w:t>
        </w:r>
      </w:ins>
      <w:ins w:id="1129" w:author="Fernandez, Susana" w:date="2023-01-27T15:31:00Z">
        <w:r>
          <w:rPr>
            <w:rFonts w:cs="Arial"/>
            <w:snapToGrid w:val="0"/>
            <w:color w:val="000000"/>
          </w:rPr>
          <w:t xml:space="preserve">TD host will perform </w:t>
        </w:r>
      </w:ins>
      <w:ins w:id="1130" w:author="Fernandez, Susana" w:date="2023-01-31T09:11:00Z">
        <w:r w:rsidR="006A55CD">
          <w:rPr>
            <w:rFonts w:cs="Arial"/>
            <w:snapToGrid w:val="0"/>
            <w:color w:val="000000"/>
          </w:rPr>
          <w:t>validation</w:t>
        </w:r>
      </w:ins>
      <w:ins w:id="1131" w:author="Fernandez, Susana" w:date="2023-01-27T15:34:00Z">
        <w:r>
          <w:rPr>
            <w:rFonts w:cs="Arial"/>
            <w:snapToGrid w:val="0"/>
            <w:color w:val="000000"/>
          </w:rPr>
          <w:t xml:space="preserve"> </w:t>
        </w:r>
      </w:ins>
      <w:ins w:id="1132" w:author="Fernandez, Susana" w:date="2023-01-27T15:36:00Z">
        <w:r>
          <w:rPr>
            <w:rFonts w:cs="Arial"/>
            <w:snapToGrid w:val="0"/>
            <w:color w:val="000000"/>
          </w:rPr>
          <w:t xml:space="preserve">on the field as </w:t>
        </w:r>
      </w:ins>
      <w:ins w:id="1133" w:author="Fernandez, Susana" w:date="2023-01-27T15:31:00Z">
        <w:r>
          <w:rPr>
            <w:rFonts w:cs="Arial"/>
            <w:snapToGrid w:val="0"/>
            <w:color w:val="000000"/>
          </w:rPr>
          <w:t>foll</w:t>
        </w:r>
      </w:ins>
      <w:ins w:id="1134" w:author="Fernandez, Susana" w:date="2023-01-27T15:32:00Z">
        <w:r>
          <w:rPr>
            <w:rFonts w:cs="Arial"/>
            <w:snapToGrid w:val="0"/>
            <w:color w:val="000000"/>
          </w:rPr>
          <w:t>ows:</w:t>
        </w:r>
      </w:ins>
      <w:ins w:id="1135" w:author="Fernandez, Susana" w:date="2023-01-27T15:53:00Z">
        <w:r w:rsidR="004B68B5">
          <w:rPr>
            <w:rFonts w:cs="Arial"/>
            <w:snapToGrid w:val="0"/>
            <w:color w:val="000000"/>
          </w:rPr>
          <w:br/>
        </w:r>
      </w:ins>
    </w:p>
    <w:p w14:paraId="28499F8B" w14:textId="77777777" w:rsidR="00F42556" w:rsidRPr="004B68B5" w:rsidRDefault="00F42556" w:rsidP="000F497B">
      <w:pPr>
        <w:pStyle w:val="Heading5"/>
        <w:rPr>
          <w:ins w:id="1136" w:author="Fernandez, Susana" w:date="2023-01-27T15:37:00Z"/>
        </w:rPr>
      </w:pPr>
      <w:ins w:id="1137" w:author="Fernandez, Susana" w:date="2023-01-27T15:36:00Z">
        <w:r w:rsidRPr="004B68B5">
          <w:t>D</w:t>
        </w:r>
      </w:ins>
      <w:ins w:id="1138" w:author="Fernandez, Susana" w:date="2023-01-27T15:35:00Z">
        <w:r w:rsidRPr="004B68B5">
          <w:t>ebit or prepaid</w:t>
        </w:r>
      </w:ins>
      <w:ins w:id="1139" w:author="Fernandez, Susana" w:date="2023-01-27T15:37:00Z">
        <w:r w:rsidRPr="004B68B5">
          <w:t xml:space="preserve"> cards</w:t>
        </w:r>
      </w:ins>
      <w:ins w:id="1140" w:author="Fernandez, Susana" w:date="2023-01-27T15:35:00Z">
        <w:r w:rsidRPr="004B68B5">
          <w:t xml:space="preserve"> (domestic and international)</w:t>
        </w:r>
      </w:ins>
      <w:ins w:id="1141" w:author="Fernandez, Susana" w:date="2023-01-27T15:37:00Z">
        <w:r w:rsidRPr="004B68B5">
          <w:t xml:space="preserve"> </w:t>
        </w:r>
      </w:ins>
    </w:p>
    <w:p w14:paraId="62CF8EC7" w14:textId="77777777" w:rsidR="004B68B5" w:rsidRDefault="00F42556" w:rsidP="000F497B">
      <w:pPr>
        <w:pStyle w:val="ListParagraph"/>
        <w:numPr>
          <w:ilvl w:val="0"/>
          <w:numId w:val="91"/>
        </w:numPr>
        <w:ind w:left="720"/>
        <w:rPr>
          <w:ins w:id="1142" w:author="Fernandez, Susana" w:date="2023-01-27T15:53:00Z"/>
          <w:rFonts w:cs="Arial"/>
          <w:snapToGrid w:val="0"/>
          <w:color w:val="000000"/>
        </w:rPr>
      </w:pPr>
      <w:ins w:id="1143" w:author="Fernandez, Susana" w:date="2023-01-27T15:38:00Z">
        <w:r>
          <w:rPr>
            <w:rFonts w:cs="Arial"/>
            <w:snapToGrid w:val="0"/>
            <w:color w:val="000000"/>
          </w:rPr>
          <w:t>T</w:t>
        </w:r>
      </w:ins>
      <w:ins w:id="1144" w:author="Fernandez, Susana" w:date="2023-01-27T15:37:00Z">
        <w:r>
          <w:rPr>
            <w:rFonts w:cs="Arial"/>
            <w:snapToGrid w:val="0"/>
            <w:color w:val="000000"/>
          </w:rPr>
          <w:t xml:space="preserve">he credit </w:t>
        </w:r>
      </w:ins>
      <w:ins w:id="1145" w:author="Fernandez, Susana" w:date="2023-01-27T15:35:00Z">
        <w:r>
          <w:rPr>
            <w:rFonts w:cs="Arial"/>
            <w:snapToGrid w:val="0"/>
            <w:color w:val="000000"/>
          </w:rPr>
          <w:t>surcharge amount must = $0</w:t>
        </w:r>
      </w:ins>
      <w:ins w:id="1146" w:author="Fernandez, Susana" w:date="2023-01-27T15:39:00Z">
        <w:r w:rsidR="00F85DE0">
          <w:rPr>
            <w:rFonts w:cs="Arial"/>
            <w:snapToGrid w:val="0"/>
            <w:color w:val="000000"/>
          </w:rPr>
          <w:t>.00</w:t>
        </w:r>
      </w:ins>
      <w:ins w:id="1147" w:author="Fernandez, Susana" w:date="2023-01-27T15:35:00Z">
        <w:r>
          <w:rPr>
            <w:rFonts w:cs="Arial"/>
            <w:snapToGrid w:val="0"/>
            <w:color w:val="000000"/>
          </w:rPr>
          <w:t xml:space="preserve"> </w:t>
        </w:r>
      </w:ins>
    </w:p>
    <w:p w14:paraId="04EA4339" w14:textId="22EA94F4" w:rsidR="00F42556" w:rsidRDefault="004B68B5" w:rsidP="000F497B">
      <w:pPr>
        <w:pStyle w:val="ListParagraph"/>
        <w:numPr>
          <w:ilvl w:val="0"/>
          <w:numId w:val="91"/>
        </w:numPr>
        <w:ind w:left="720"/>
        <w:rPr>
          <w:ins w:id="1148" w:author="Fernandez, Susana" w:date="2023-01-27T15:35:00Z"/>
          <w:rFonts w:cs="Arial"/>
          <w:snapToGrid w:val="0"/>
          <w:color w:val="000000"/>
        </w:rPr>
      </w:pPr>
      <w:ins w:id="1149" w:author="Fernandez, Susana" w:date="2023-01-27T15:53:00Z">
        <w:r>
          <w:rPr>
            <w:rFonts w:cs="Arial"/>
            <w:snapToGrid w:val="0"/>
            <w:color w:val="000000"/>
          </w:rPr>
          <w:t xml:space="preserve">Credit surcharge does not apply to </w:t>
        </w:r>
      </w:ins>
      <w:ins w:id="1150" w:author="Fernandez, Susana" w:date="2023-01-27T15:54:00Z">
        <w:r>
          <w:rPr>
            <w:rFonts w:cs="Arial"/>
            <w:snapToGrid w:val="0"/>
            <w:color w:val="000000"/>
          </w:rPr>
          <w:t>debit and prepaid cards (exception Interac, see Debit Surcharge Support</w:t>
        </w:r>
      </w:ins>
      <w:ins w:id="1151" w:author="Fernandez, Susana" w:date="2023-01-27T16:03:00Z">
        <w:r w:rsidR="007136F7">
          <w:rPr>
            <w:rFonts w:cs="Arial"/>
            <w:snapToGrid w:val="0"/>
            <w:color w:val="000000"/>
          </w:rPr>
          <w:t xml:space="preserve"> for Interac</w:t>
        </w:r>
      </w:ins>
      <w:ins w:id="1152" w:author="Fernandez, Susana" w:date="2023-01-27T15:54:00Z">
        <w:r>
          <w:rPr>
            <w:rFonts w:cs="Arial"/>
            <w:snapToGrid w:val="0"/>
            <w:color w:val="000000"/>
          </w:rPr>
          <w:t>)</w:t>
        </w:r>
      </w:ins>
      <w:ins w:id="1153" w:author="Fernandez, Susana" w:date="2023-01-27T15:38:00Z">
        <w:r w:rsidR="00F42556">
          <w:rPr>
            <w:rFonts w:cs="Arial"/>
            <w:snapToGrid w:val="0"/>
            <w:color w:val="000000"/>
          </w:rPr>
          <w:br/>
        </w:r>
      </w:ins>
    </w:p>
    <w:p w14:paraId="40274181" w14:textId="77777777" w:rsidR="00F42556" w:rsidRPr="000F497B" w:rsidRDefault="00F42556" w:rsidP="000F497B">
      <w:pPr>
        <w:pStyle w:val="Heading5"/>
        <w:rPr>
          <w:ins w:id="1154" w:author="Fernandez, Susana" w:date="2023-01-27T15:38:00Z"/>
        </w:rPr>
      </w:pPr>
      <w:ins w:id="1155" w:author="Fernandez, Susana" w:date="2023-01-27T15:35:00Z">
        <w:r w:rsidRPr="000F497B">
          <w:t xml:space="preserve">Credit </w:t>
        </w:r>
      </w:ins>
      <w:ins w:id="1156" w:author="Fernandez, Susana" w:date="2023-01-27T15:37:00Z">
        <w:r w:rsidRPr="000F497B">
          <w:t>cards</w:t>
        </w:r>
      </w:ins>
      <w:ins w:id="1157" w:author="Fernandez, Susana" w:date="2023-01-27T15:35:00Z">
        <w:r w:rsidRPr="000F497B">
          <w:t xml:space="preserve"> (</w:t>
        </w:r>
      </w:ins>
      <w:ins w:id="1158" w:author="Fernandez, Susana" w:date="2023-01-27T15:36:00Z">
        <w:r w:rsidRPr="000F497B">
          <w:t>domestic and international)</w:t>
        </w:r>
      </w:ins>
    </w:p>
    <w:p w14:paraId="678FFC8D" w14:textId="05C86294" w:rsidR="00F42556" w:rsidRDefault="00F42556" w:rsidP="000F497B">
      <w:pPr>
        <w:pStyle w:val="ListParagraph"/>
        <w:numPr>
          <w:ilvl w:val="0"/>
          <w:numId w:val="91"/>
        </w:numPr>
        <w:ind w:left="720"/>
        <w:rPr>
          <w:ins w:id="1159" w:author="Fernandez, Susana" w:date="2023-01-27T15:38:00Z"/>
          <w:rFonts w:cs="Arial"/>
          <w:snapToGrid w:val="0"/>
          <w:color w:val="000000"/>
        </w:rPr>
      </w:pPr>
      <w:ins w:id="1160" w:author="Fernandez, Susana" w:date="2023-01-27T15:38:00Z">
        <w:r>
          <w:rPr>
            <w:rFonts w:cs="Arial"/>
            <w:snapToGrid w:val="0"/>
            <w:color w:val="000000"/>
          </w:rPr>
          <w:t>T</w:t>
        </w:r>
      </w:ins>
      <w:ins w:id="1161" w:author="Fernandez, Susana" w:date="2023-01-27T15:37:00Z">
        <w:r>
          <w:rPr>
            <w:rFonts w:cs="Arial"/>
            <w:snapToGrid w:val="0"/>
            <w:color w:val="000000"/>
          </w:rPr>
          <w:t xml:space="preserve">he credit surcharge amount must be </w:t>
        </w:r>
      </w:ins>
      <w:ins w:id="1162" w:author="Fernandez, Susana" w:date="2023-01-27T15:38:00Z">
        <w:r>
          <w:rPr>
            <w:rFonts w:cs="Arial"/>
            <w:snapToGrid w:val="0"/>
            <w:color w:val="000000"/>
          </w:rPr>
          <w:t>&gt; $0</w:t>
        </w:r>
      </w:ins>
      <w:ins w:id="1163" w:author="Fernandez, Susana" w:date="2023-01-27T15:39:00Z">
        <w:r w:rsidR="00F85DE0">
          <w:rPr>
            <w:rFonts w:cs="Arial"/>
            <w:snapToGrid w:val="0"/>
            <w:color w:val="000000"/>
          </w:rPr>
          <w:t>.00</w:t>
        </w:r>
      </w:ins>
      <w:ins w:id="1164" w:author="Fernandez, Susana" w:date="2023-01-27T15:38:00Z">
        <w:r>
          <w:rPr>
            <w:rFonts w:cs="Arial"/>
            <w:snapToGrid w:val="0"/>
            <w:color w:val="000000"/>
          </w:rPr>
          <w:t xml:space="preserve"> and &lt;= 2.4%</w:t>
        </w:r>
      </w:ins>
    </w:p>
    <w:p w14:paraId="60E761E7" w14:textId="525AB273" w:rsidR="00F42556" w:rsidRDefault="00F85DE0" w:rsidP="000F497B">
      <w:pPr>
        <w:pStyle w:val="ListParagraph"/>
        <w:numPr>
          <w:ilvl w:val="0"/>
          <w:numId w:val="91"/>
        </w:numPr>
        <w:ind w:left="720"/>
        <w:rPr>
          <w:ins w:id="1165" w:author="Fernandez, Susana" w:date="2023-01-27T15:40:00Z"/>
          <w:rFonts w:cs="Arial"/>
          <w:snapToGrid w:val="0"/>
          <w:color w:val="000000"/>
        </w:rPr>
      </w:pPr>
      <w:ins w:id="1166" w:author="Fernandez, Susana" w:date="2023-01-27T15:39:00Z">
        <w:r>
          <w:rPr>
            <w:rFonts w:cs="Arial"/>
            <w:snapToGrid w:val="0"/>
            <w:color w:val="000000"/>
          </w:rPr>
          <w:t xml:space="preserve">Credit surcharge amount = $0.00 and $0.01 is allowed on credit cards with "low amount" </w:t>
        </w:r>
      </w:ins>
    </w:p>
    <w:p w14:paraId="7C7CBC04" w14:textId="1E28A5DF" w:rsidR="00F85DE0" w:rsidRDefault="00F85DE0" w:rsidP="00F85DE0">
      <w:pPr>
        <w:rPr>
          <w:ins w:id="1167" w:author="Fernandez, Susana" w:date="2023-01-27T15:40:00Z"/>
          <w:rFonts w:cs="Arial"/>
          <w:snapToGrid w:val="0"/>
          <w:color w:val="000000"/>
        </w:rPr>
      </w:pPr>
    </w:p>
    <w:p w14:paraId="18702AC4" w14:textId="2095262A" w:rsidR="00F85DE0" w:rsidRDefault="00F85DE0" w:rsidP="00F85DE0">
      <w:pPr>
        <w:rPr>
          <w:ins w:id="1168" w:author="Fernandez, Susana" w:date="2023-01-27T15:42:00Z"/>
          <w:rFonts w:cs="Arial"/>
          <w:snapToGrid w:val="0"/>
          <w:color w:val="000000"/>
        </w:rPr>
      </w:pPr>
      <w:ins w:id="1169" w:author="Fernandez, Susana" w:date="2023-01-27T15:40:00Z">
        <w:r>
          <w:rPr>
            <w:rFonts w:cs="Arial"/>
            <w:snapToGrid w:val="0"/>
            <w:color w:val="000000"/>
          </w:rPr>
          <w:t>If valid</w:t>
        </w:r>
      </w:ins>
      <w:ins w:id="1170" w:author="Fernandez, Susana" w:date="2023-01-27T15:41:00Z">
        <w:r>
          <w:rPr>
            <w:rFonts w:cs="Arial"/>
            <w:snapToGrid w:val="0"/>
            <w:color w:val="000000"/>
          </w:rPr>
          <w:t>ation fails, TD Host declines the transaction and sends the corresponding response code to the merchant/acceptance solution, who will need to correct and resubmit the transaction.</w:t>
        </w:r>
      </w:ins>
    </w:p>
    <w:p w14:paraId="14E5DF8B" w14:textId="51BD9982" w:rsidR="00F85DE0" w:rsidRDefault="00F85DE0" w:rsidP="00F85DE0">
      <w:pPr>
        <w:rPr>
          <w:ins w:id="1171" w:author="Fernandez, Susana" w:date="2023-01-27T15:42:00Z"/>
          <w:rFonts w:cs="Arial"/>
          <w:snapToGrid w:val="0"/>
          <w:color w:val="000000"/>
        </w:rPr>
      </w:pPr>
    </w:p>
    <w:p w14:paraId="71B6EB09" w14:textId="4C72E07F" w:rsidR="00F85DE0" w:rsidRDefault="00F85DE0" w:rsidP="00F85DE0">
      <w:pPr>
        <w:rPr>
          <w:ins w:id="1172" w:author="Fernandez, Susana" w:date="2023-01-27T15:42:00Z"/>
          <w:rFonts w:cs="Arial"/>
          <w:snapToGrid w:val="0"/>
          <w:color w:val="000000"/>
        </w:rPr>
      </w:pPr>
      <w:ins w:id="1173" w:author="Fernandez, Susana" w:date="2023-01-27T15:42:00Z">
        <w:r>
          <w:rPr>
            <w:rFonts w:cs="Arial"/>
            <w:snapToGrid w:val="0"/>
            <w:color w:val="000000"/>
          </w:rPr>
          <w:t>The same validation is perform</w:t>
        </w:r>
      </w:ins>
      <w:ins w:id="1174" w:author="Fernandez, Susana" w:date="2023-01-27T16:24:00Z">
        <w:r w:rsidR="003028AB">
          <w:rPr>
            <w:rFonts w:cs="Arial"/>
            <w:snapToGrid w:val="0"/>
            <w:color w:val="000000"/>
          </w:rPr>
          <w:t xml:space="preserve">ed </w:t>
        </w:r>
      </w:ins>
      <w:ins w:id="1175" w:author="Fernandez, Susana" w:date="2023-01-27T15:42:00Z">
        <w:r>
          <w:rPr>
            <w:rFonts w:cs="Arial"/>
            <w:snapToGrid w:val="0"/>
            <w:color w:val="000000"/>
          </w:rPr>
          <w:t xml:space="preserve">on all </w:t>
        </w:r>
      </w:ins>
      <w:ins w:id="1176" w:author="Fernandez, Susana" w:date="2023-01-27T16:24:00Z">
        <w:r w:rsidR="003028AB">
          <w:rPr>
            <w:rFonts w:cs="Arial"/>
            <w:snapToGrid w:val="0"/>
            <w:color w:val="000000"/>
          </w:rPr>
          <w:t xml:space="preserve">acceptance </w:t>
        </w:r>
      </w:ins>
      <w:ins w:id="1177" w:author="Fernandez, Susana" w:date="2023-01-27T15:42:00Z">
        <w:r>
          <w:rPr>
            <w:rFonts w:cs="Arial"/>
            <w:snapToGrid w:val="0"/>
            <w:color w:val="000000"/>
          </w:rPr>
          <w:t>solutions (standalone, semi-integrated or integrated</w:t>
        </w:r>
      </w:ins>
      <w:ins w:id="1178" w:author="Fernandez, Susana" w:date="2023-01-27T16:24:00Z">
        <w:r w:rsidR="003028AB">
          <w:rPr>
            <w:rFonts w:cs="Arial"/>
            <w:snapToGrid w:val="0"/>
            <w:color w:val="000000"/>
          </w:rPr>
          <w:t>)</w:t>
        </w:r>
      </w:ins>
      <w:ins w:id="1179" w:author="Fernandez, Susana" w:date="2023-01-27T16:25:00Z">
        <w:r w:rsidR="003028AB">
          <w:rPr>
            <w:rFonts w:cs="Arial"/>
            <w:snapToGrid w:val="0"/>
            <w:color w:val="000000"/>
          </w:rPr>
          <w:t xml:space="preserve">, </w:t>
        </w:r>
      </w:ins>
      <w:ins w:id="1180" w:author="Fernandez, Susana" w:date="2023-01-27T15:42:00Z">
        <w:r>
          <w:rPr>
            <w:rFonts w:cs="Arial"/>
            <w:snapToGrid w:val="0"/>
            <w:color w:val="000000"/>
          </w:rPr>
          <w:t xml:space="preserve">environments (face-to-face and card-not-present) </w:t>
        </w:r>
      </w:ins>
      <w:ins w:id="1181" w:author="Fernandez, Susana" w:date="2023-01-27T16:25:00Z">
        <w:r w:rsidR="003028AB">
          <w:rPr>
            <w:rFonts w:cs="Arial"/>
            <w:snapToGrid w:val="0"/>
            <w:color w:val="000000"/>
          </w:rPr>
          <w:t xml:space="preserve">and card types </w:t>
        </w:r>
      </w:ins>
      <w:ins w:id="1182" w:author="Fernandez, Susana" w:date="2023-01-27T15:42:00Z">
        <w:r>
          <w:rPr>
            <w:rFonts w:cs="Arial"/>
            <w:snapToGrid w:val="0"/>
            <w:color w:val="000000"/>
          </w:rPr>
          <w:t>with the exception of Interac</w:t>
        </w:r>
      </w:ins>
      <w:ins w:id="1183" w:author="Fernandez, Susana" w:date="2023-01-27T15:54:00Z">
        <w:r w:rsidR="004B68B5">
          <w:rPr>
            <w:rFonts w:cs="Arial"/>
            <w:snapToGrid w:val="0"/>
            <w:color w:val="000000"/>
          </w:rPr>
          <w:t>.</w:t>
        </w:r>
      </w:ins>
    </w:p>
    <w:p w14:paraId="68224098" w14:textId="5D9E38FD" w:rsidR="00F85DE0" w:rsidRDefault="00F85DE0" w:rsidP="00F85DE0">
      <w:pPr>
        <w:rPr>
          <w:ins w:id="1184" w:author="Fernandez, Susana" w:date="2023-01-27T16:23:00Z"/>
          <w:rFonts w:cs="Arial"/>
          <w:snapToGrid w:val="0"/>
          <w:color w:val="000000"/>
        </w:rPr>
      </w:pPr>
    </w:p>
    <w:p w14:paraId="2A732046" w14:textId="6D20B2CD" w:rsidR="00F85DE0" w:rsidDel="00F85DE0" w:rsidRDefault="00F85DE0" w:rsidP="00F85DE0">
      <w:pPr>
        <w:pStyle w:val="Heading3"/>
        <w:rPr>
          <w:del w:id="1185" w:author="Fernandez, Susana" w:date="2023-01-27T15:46:00Z"/>
          <w:moveTo w:id="1186" w:author="Fernandez, Susana" w:date="2023-01-27T15:45:00Z"/>
        </w:rPr>
      </w:pPr>
      <w:moveToRangeStart w:id="1187" w:author="Fernandez, Susana" w:date="2023-01-27T15:45:00Z" w:name="move125726760"/>
      <w:moveTo w:id="1188" w:author="Fernandez, Susana" w:date="2023-01-27T15:45:00Z">
        <w:del w:id="1189" w:author="Fernandez, Susana" w:date="2023-01-27T15:46:00Z">
          <w:r w:rsidDel="00F85DE0">
            <w:delText>Debit Surcharge support</w:delText>
          </w:r>
        </w:del>
      </w:moveTo>
    </w:p>
    <w:p w14:paraId="1DA9EB6F" w14:textId="16BB1674" w:rsidR="00F85DE0" w:rsidDel="00F85DE0" w:rsidRDefault="00F85DE0" w:rsidP="00F85DE0">
      <w:pPr>
        <w:rPr>
          <w:del w:id="1190" w:author="Fernandez, Susana" w:date="2023-01-27T15:46:00Z"/>
          <w:moveTo w:id="1191" w:author="Fernandez, Susana" w:date="2023-01-27T15:45:00Z"/>
          <w:rFonts w:cs="Arial"/>
          <w:snapToGrid w:val="0"/>
          <w:color w:val="000000"/>
        </w:rPr>
      </w:pPr>
      <w:moveTo w:id="1192" w:author="Fernandez, Susana" w:date="2023-01-27T15:45:00Z">
        <w:del w:id="1193" w:author="Fernandez, Susana" w:date="2023-01-27T15:46:00Z">
          <w:r w:rsidDel="00F85DE0">
            <w:rPr>
              <w:rFonts w:cs="Arial"/>
              <w:snapToGrid w:val="0"/>
              <w:color w:val="000000"/>
            </w:rPr>
            <w:delText>Interac debit transactions support surcharge and it will continue to be supported,  the surcharge amount is included in the transaction  amount (FID B – Amount 1) and additionally the surcharge amount will need to be populated  in the new field FID 9 SFID b with the surcharge amount.</w:delText>
          </w:r>
        </w:del>
      </w:moveTo>
    </w:p>
    <w:p w14:paraId="1AB9B82D" w14:textId="22592BAC" w:rsidR="00F85DE0" w:rsidDel="00F85DE0" w:rsidRDefault="00F85DE0" w:rsidP="00F85DE0">
      <w:pPr>
        <w:rPr>
          <w:del w:id="1194" w:author="Fernandez, Susana" w:date="2023-01-27T15:46:00Z"/>
          <w:moveTo w:id="1195" w:author="Fernandez, Susana" w:date="2023-01-27T15:45:00Z"/>
          <w:rFonts w:cs="Arial"/>
          <w:snapToGrid w:val="0"/>
          <w:color w:val="000000"/>
        </w:rPr>
      </w:pPr>
    </w:p>
    <w:p w14:paraId="61DB4853" w14:textId="63A675CA" w:rsidR="00F85DE0" w:rsidDel="00F85DE0" w:rsidRDefault="00F85DE0" w:rsidP="00F85DE0">
      <w:pPr>
        <w:rPr>
          <w:del w:id="1196" w:author="Fernandez, Susana" w:date="2023-01-27T15:46:00Z"/>
          <w:moveTo w:id="1197" w:author="Fernandez, Susana" w:date="2023-01-27T15:45:00Z"/>
          <w:rFonts w:cs="Arial"/>
          <w:snapToGrid w:val="0"/>
          <w:color w:val="000000"/>
        </w:rPr>
      </w:pPr>
      <w:moveTo w:id="1198" w:author="Fernandez, Susana" w:date="2023-01-27T15:45:00Z">
        <w:del w:id="1199" w:author="Fernandez, Susana" w:date="2023-01-27T15:46:00Z">
          <w:r w:rsidDel="00F85DE0">
            <w:rPr>
              <w:rFonts w:cs="Arial"/>
              <w:snapToGrid w:val="0"/>
              <w:color w:val="000000"/>
            </w:rPr>
            <w:delText>More details on debit or prepaid surcharge transactions for other Payment Card Networks that do not support surcharge on debit or prepaid cards will be provided in the next version of the SPDH Specifications.</w:delText>
          </w:r>
        </w:del>
      </w:moveTo>
    </w:p>
    <w:moveToRangeEnd w:id="1187"/>
    <w:p w14:paraId="31371D7D" w14:textId="0401B4AE" w:rsidR="00F85DE0" w:rsidRPr="00F85DE0" w:rsidDel="00F85DE0" w:rsidRDefault="00F85DE0" w:rsidP="00F85DE0">
      <w:pPr>
        <w:rPr>
          <w:del w:id="1200" w:author="Fernandez, Susana" w:date="2023-01-27T15:46:00Z"/>
          <w:rFonts w:cs="Arial"/>
          <w:snapToGrid w:val="0"/>
          <w:color w:val="000000"/>
        </w:rPr>
      </w:pPr>
    </w:p>
    <w:p w14:paraId="6ABACC07" w14:textId="7549F019" w:rsidR="0044309F" w:rsidRDefault="003C2F0B" w:rsidP="0044309F">
      <w:pPr>
        <w:pStyle w:val="Heading4"/>
        <w:rPr>
          <w:ins w:id="1201" w:author="Fernandez, Susana" w:date="2023-01-26T14:30:00Z"/>
        </w:rPr>
      </w:pPr>
      <w:ins w:id="1202" w:author="Fernandez, Susana" w:date="2023-01-26T14:29:00Z">
        <w:r>
          <w:t xml:space="preserve">Credit </w:t>
        </w:r>
      </w:ins>
      <w:r w:rsidR="0044309F">
        <w:t xml:space="preserve">Surcharge </w:t>
      </w:r>
      <w:del w:id="1203" w:author="Fernandez, Susana" w:date="2023-01-26T14:29:00Z">
        <w:r w:rsidR="0044309F" w:rsidDel="003C2F0B">
          <w:delText>can be applied to</w:delText>
        </w:r>
      </w:del>
      <w:ins w:id="1204" w:author="Fernandez, Susana" w:date="2023-01-26T14:30:00Z">
        <w:r>
          <w:t>disclos</w:t>
        </w:r>
      </w:ins>
      <w:ins w:id="1205" w:author="Fernandez, Susana" w:date="2023-01-26T14:32:00Z">
        <w:r>
          <w:t>ure</w:t>
        </w:r>
      </w:ins>
    </w:p>
    <w:p w14:paraId="515CDE68" w14:textId="77777777" w:rsidR="003C2F0B" w:rsidRDefault="003C2F0B" w:rsidP="003C2F0B">
      <w:pPr>
        <w:rPr>
          <w:ins w:id="1206" w:author="Fernandez, Susana" w:date="2023-01-26T14:34:00Z"/>
          <w:lang w:val="en-GB"/>
        </w:rPr>
      </w:pPr>
      <w:ins w:id="1207" w:author="Fernandez, Susana" w:date="2023-01-26T14:32:00Z">
        <w:r>
          <w:rPr>
            <w:lang w:val="en-GB"/>
          </w:rPr>
          <w:t>Merchants must disclose</w:t>
        </w:r>
      </w:ins>
      <w:ins w:id="1208" w:author="Fernandez, Susana" w:date="2023-01-26T14:33:00Z">
        <w:r>
          <w:rPr>
            <w:lang w:val="en-GB"/>
          </w:rPr>
          <w:t xml:space="preserve"> credit surcharge before a transaction is completed</w:t>
        </w:r>
      </w:ins>
      <w:ins w:id="1209" w:author="Fernandez, Susana" w:date="2023-01-26T14:34:00Z">
        <w:r>
          <w:rPr>
            <w:lang w:val="en-GB"/>
          </w:rPr>
          <w:t>.</w:t>
        </w:r>
      </w:ins>
    </w:p>
    <w:p w14:paraId="1C5E45CB" w14:textId="242742DD" w:rsidR="003C2F0B" w:rsidRDefault="003C2F0B" w:rsidP="003C2F0B">
      <w:pPr>
        <w:rPr>
          <w:ins w:id="1210" w:author="Fernandez, Susana" w:date="2023-01-26T14:34:00Z"/>
          <w:lang w:val="en-GB"/>
        </w:rPr>
      </w:pPr>
      <w:ins w:id="1211" w:author="Fernandez, Susana" w:date="2023-01-26T14:34:00Z">
        <w:r>
          <w:rPr>
            <w:lang w:val="en-GB"/>
          </w:rPr>
          <w:t>C</w:t>
        </w:r>
      </w:ins>
      <w:ins w:id="1212" w:author="Fernandez, Susana" w:date="2023-01-26T14:33:00Z">
        <w:r>
          <w:rPr>
            <w:lang w:val="en-GB"/>
          </w:rPr>
          <w:t>ardholder</w:t>
        </w:r>
      </w:ins>
      <w:ins w:id="1213" w:author="Fernandez, Susana" w:date="2023-01-26T14:34:00Z">
        <w:r>
          <w:rPr>
            <w:lang w:val="en-GB"/>
          </w:rPr>
          <w:t>s</w:t>
        </w:r>
      </w:ins>
      <w:ins w:id="1214" w:author="Fernandez, Susana" w:date="2023-01-26T14:33:00Z">
        <w:r>
          <w:rPr>
            <w:lang w:val="en-GB"/>
          </w:rPr>
          <w:t xml:space="preserve"> must be able to cancel the transaction before authorizing the </w:t>
        </w:r>
      </w:ins>
      <w:ins w:id="1215" w:author="Fernandez, Susana" w:date="2023-01-26T14:34:00Z">
        <w:r>
          <w:rPr>
            <w:lang w:val="en-GB"/>
          </w:rPr>
          <w:t>payment as follows:</w:t>
        </w:r>
      </w:ins>
    </w:p>
    <w:p w14:paraId="334CA5F8" w14:textId="174FA7CE" w:rsidR="003C2F0B" w:rsidRDefault="003C2F0B" w:rsidP="003C2F0B">
      <w:pPr>
        <w:rPr>
          <w:ins w:id="1216" w:author="Fernandez, Susana" w:date="2023-01-30T12:22:00Z"/>
          <w:lang w:val="en-GB"/>
        </w:rPr>
      </w:pPr>
      <w:ins w:id="1217" w:author="Fernandez, Susana" w:date="2023-01-26T14:33:00Z">
        <w:r>
          <w:rPr>
            <w:lang w:val="en-GB"/>
          </w:rPr>
          <w:t xml:space="preserve"> </w:t>
        </w:r>
      </w:ins>
    </w:p>
    <w:p w14:paraId="65E545DA" w14:textId="7DCD259C" w:rsidR="000F497B" w:rsidRPr="003C2F0B" w:rsidRDefault="000F497B" w:rsidP="000F497B">
      <w:pPr>
        <w:pStyle w:val="Heading5"/>
        <w:rPr>
          <w:lang w:val="en-GB"/>
        </w:rPr>
      </w:pPr>
      <w:ins w:id="1218" w:author="Fernandez, Susana" w:date="2023-01-30T12:22:00Z">
        <w:r>
          <w:rPr>
            <w:lang w:val="en-GB"/>
          </w:rPr>
          <w:t>Face-to-face environ</w:t>
        </w:r>
      </w:ins>
      <w:ins w:id="1219" w:author="Fernandez, Susana" w:date="2023-01-30T12:23:00Z">
        <w:r>
          <w:rPr>
            <w:lang w:val="en-GB"/>
          </w:rPr>
          <w:t>ment</w:t>
        </w:r>
      </w:ins>
    </w:p>
    <w:p w14:paraId="368EDB6F" w14:textId="49B57FBD" w:rsidR="0044309F" w:rsidRPr="003028AB" w:rsidDel="000F497B" w:rsidRDefault="0044309F" w:rsidP="000F497B">
      <w:pPr>
        <w:pStyle w:val="Heading5"/>
        <w:rPr>
          <w:del w:id="1220" w:author="Fernandez, Susana" w:date="2023-01-30T12:23:00Z"/>
          <w:rStyle w:val="Strong"/>
          <w:color w:val="7FBB58" w:themeColor="accent4" w:themeTint="99"/>
        </w:rPr>
      </w:pPr>
      <w:del w:id="1221" w:author="Fernandez, Susana" w:date="2023-01-30T12:23:00Z">
        <w:r w:rsidRPr="003028AB" w:rsidDel="000F497B">
          <w:rPr>
            <w:rStyle w:val="Strong"/>
            <w:color w:val="7FBB58" w:themeColor="accent4" w:themeTint="99"/>
          </w:rPr>
          <w:delText>Face-to-face environment</w:delText>
        </w:r>
      </w:del>
    </w:p>
    <w:p w14:paraId="1ED5C90C" w14:textId="16D95D32" w:rsidR="0044309F" w:rsidRPr="0044309F" w:rsidRDefault="0044309F" w:rsidP="000F497B">
      <w:pPr>
        <w:ind w:left="360"/>
        <w:rPr>
          <w:rFonts w:cs="Arial"/>
          <w:snapToGrid w:val="0"/>
          <w:color w:val="000000"/>
        </w:rPr>
      </w:pPr>
      <w:r w:rsidRPr="0044309F">
        <w:rPr>
          <w:shd w:val="clear" w:color="auto" w:fill="FFFFFF"/>
        </w:rPr>
        <w:t>The terminal displays to the cardholder the amount of the surcharge and the customer has the option to cancel the transaction</w:t>
      </w:r>
      <w:ins w:id="1222" w:author="Fernandez, Susana" w:date="2023-01-31T10:00:00Z">
        <w:r w:rsidR="008D16A3">
          <w:rPr>
            <w:shd w:val="clear" w:color="auto" w:fill="FFFFFF"/>
          </w:rPr>
          <w:t>.</w:t>
        </w:r>
      </w:ins>
    </w:p>
    <w:p w14:paraId="1BE370E1" w14:textId="521CEF3F" w:rsidR="0044309F" w:rsidRDefault="0044309F" w:rsidP="0044309F">
      <w:pPr>
        <w:ind w:left="720"/>
        <w:rPr>
          <w:ins w:id="1223" w:author="Fernandez, Susana" w:date="2023-01-30T12:23:00Z"/>
          <w:rFonts w:cs="Arial"/>
          <w:snapToGrid w:val="0"/>
          <w:color w:val="000000"/>
        </w:rPr>
      </w:pPr>
    </w:p>
    <w:p w14:paraId="3B1313E9" w14:textId="16E6EA68" w:rsidR="000F497B" w:rsidRPr="0044309F" w:rsidRDefault="000F497B" w:rsidP="000F497B">
      <w:pPr>
        <w:pStyle w:val="Heading5"/>
      </w:pPr>
      <w:ins w:id="1224" w:author="Fernandez, Susana" w:date="2023-01-30T12:23:00Z">
        <w:r>
          <w:lastRenderedPageBreak/>
          <w:t>E-commerce/card-not-present</w:t>
        </w:r>
      </w:ins>
    </w:p>
    <w:p w14:paraId="57CC5DB5" w14:textId="6B622E02" w:rsidR="0044309F" w:rsidRPr="003028AB" w:rsidDel="000F497B" w:rsidRDefault="0044309F" w:rsidP="00F3131C">
      <w:pPr>
        <w:pStyle w:val="ListParagraph"/>
        <w:numPr>
          <w:ilvl w:val="0"/>
          <w:numId w:val="189"/>
        </w:numPr>
        <w:rPr>
          <w:del w:id="1225" w:author="Fernandez, Susana" w:date="2023-01-30T12:23:00Z"/>
          <w:color w:val="7FBB58" w:themeColor="accent4" w:themeTint="99"/>
          <w:shd w:val="clear" w:color="auto" w:fill="FFFFFF"/>
        </w:rPr>
      </w:pPr>
      <w:del w:id="1226" w:author="Fernandez, Susana" w:date="2023-01-30T12:23:00Z">
        <w:r w:rsidRPr="003028AB" w:rsidDel="000F497B">
          <w:rPr>
            <w:rStyle w:val="Strong"/>
            <w:rFonts w:ascii="Segoe UI" w:hAnsi="Segoe UI" w:cs="Segoe UI"/>
            <w:color w:val="7FBB58" w:themeColor="accent4" w:themeTint="99"/>
            <w:sz w:val="21"/>
            <w:shd w:val="clear" w:color="auto" w:fill="FFFFFF"/>
          </w:rPr>
          <w:delText>E-commerce/card not present</w:delText>
        </w:r>
      </w:del>
    </w:p>
    <w:p w14:paraId="335DB8FC" w14:textId="2BD8F9E4" w:rsidR="0044309F" w:rsidRPr="0044309F" w:rsidRDefault="0044309F" w:rsidP="000F497B">
      <w:pPr>
        <w:ind w:left="360"/>
        <w:rPr>
          <w:rFonts w:cs="Arial"/>
          <w:snapToGrid w:val="0"/>
          <w:color w:val="000000"/>
        </w:rPr>
      </w:pPr>
      <w:r w:rsidRPr="0044309F">
        <w:rPr>
          <w:shd w:val="clear" w:color="auto" w:fill="FFFFFF"/>
        </w:rPr>
        <w:t>The website or the app displays the surcharge amount and allows the customer to accept or cancel the transaction</w:t>
      </w:r>
      <w:ins w:id="1227" w:author="Fernandez, Susana" w:date="2023-01-31T10:00:00Z">
        <w:r w:rsidR="008D16A3">
          <w:rPr>
            <w:shd w:val="clear" w:color="auto" w:fill="FFFFFF"/>
          </w:rPr>
          <w:t>.</w:t>
        </w:r>
      </w:ins>
    </w:p>
    <w:p w14:paraId="2D8E62F4" w14:textId="1F012011" w:rsidR="0044309F" w:rsidRDefault="0044309F" w:rsidP="0044309F">
      <w:pPr>
        <w:ind w:left="720"/>
        <w:rPr>
          <w:ins w:id="1228" w:author="Fernandez, Susana" w:date="2023-01-31T09:56:00Z"/>
          <w:rStyle w:val="Strong"/>
          <w:rFonts w:ascii="Segoe UI" w:hAnsi="Segoe UI" w:cs="Segoe UI"/>
          <w:color w:val="172B4D"/>
          <w:sz w:val="21"/>
          <w:shd w:val="clear" w:color="auto" w:fill="FFFFFF"/>
        </w:rPr>
      </w:pPr>
    </w:p>
    <w:p w14:paraId="4115A99F" w14:textId="55F1D674" w:rsidR="00FB5AB8" w:rsidRPr="0044309F" w:rsidRDefault="00FB5AB8" w:rsidP="00FB5AB8">
      <w:pPr>
        <w:pStyle w:val="Heading5"/>
        <w:rPr>
          <w:ins w:id="1229" w:author="Fernandez, Susana" w:date="2023-01-31T09:56:00Z"/>
        </w:rPr>
      </w:pPr>
      <w:ins w:id="1230" w:author="Fernandez, Susana" w:date="2023-01-31T09:56:00Z">
        <w:r>
          <w:t>Mail order transaction</w:t>
        </w:r>
      </w:ins>
    </w:p>
    <w:p w14:paraId="0565413B" w14:textId="39BD054B" w:rsidR="000F497B" w:rsidRPr="000F497B" w:rsidDel="000F497B" w:rsidRDefault="000F497B" w:rsidP="000F497B">
      <w:pPr>
        <w:pStyle w:val="Heading5"/>
        <w:rPr>
          <w:del w:id="1231" w:author="Fernandez, Susana" w:date="2023-01-30T12:24:00Z"/>
          <w:rStyle w:val="Strong"/>
          <w:b/>
          <w:bCs w:val="0"/>
        </w:rPr>
      </w:pPr>
    </w:p>
    <w:p w14:paraId="6A8375CB" w14:textId="2380F054" w:rsidR="0044309F" w:rsidRPr="003028AB" w:rsidDel="00FB5AB8" w:rsidRDefault="0044309F" w:rsidP="000F497B">
      <w:pPr>
        <w:pStyle w:val="Heading5"/>
        <w:rPr>
          <w:del w:id="1232" w:author="Fernandez, Susana" w:date="2023-01-31T09:56:00Z"/>
          <w:color w:val="7FBB58" w:themeColor="accent4" w:themeTint="99"/>
        </w:rPr>
      </w:pPr>
      <w:del w:id="1233" w:author="Fernandez, Susana" w:date="2023-01-30T12:24:00Z">
        <w:r w:rsidRPr="003028AB" w:rsidDel="000F497B">
          <w:rPr>
            <w:rStyle w:val="Strong"/>
            <w:color w:val="7FBB58" w:themeColor="accent4" w:themeTint="99"/>
          </w:rPr>
          <w:delText>Mail order transaction</w:delText>
        </w:r>
      </w:del>
    </w:p>
    <w:p w14:paraId="3120494F" w14:textId="3DF7788B" w:rsidR="0044309F" w:rsidRDefault="0044309F" w:rsidP="000F497B">
      <w:pPr>
        <w:ind w:left="360"/>
        <w:rPr>
          <w:ins w:id="1234" w:author="Fernandez, Susana" w:date="2023-01-30T12:25:00Z"/>
          <w:shd w:val="clear" w:color="auto" w:fill="FFFFFF"/>
        </w:rPr>
      </w:pPr>
      <w:r w:rsidRPr="0044309F">
        <w:rPr>
          <w:shd w:val="clear" w:color="auto" w:fill="FFFFFF"/>
        </w:rPr>
        <w:t>Surcharge needs to be disclosed in the first page of the catalog</w:t>
      </w:r>
      <w:ins w:id="1235" w:author="Fernandez, Susana" w:date="2023-01-31T10:00:00Z">
        <w:r w:rsidR="008D16A3">
          <w:rPr>
            <w:shd w:val="clear" w:color="auto" w:fill="FFFFFF"/>
          </w:rPr>
          <w:t>.</w:t>
        </w:r>
      </w:ins>
    </w:p>
    <w:p w14:paraId="432E2394" w14:textId="01D17FA1" w:rsidR="000F497B" w:rsidRDefault="000F497B" w:rsidP="000F497B">
      <w:pPr>
        <w:ind w:left="360"/>
        <w:rPr>
          <w:ins w:id="1236" w:author="Fernandez, Susana" w:date="2023-01-30T12:25:00Z"/>
          <w:shd w:val="clear" w:color="auto" w:fill="FFFFFF"/>
        </w:rPr>
      </w:pPr>
    </w:p>
    <w:p w14:paraId="5D19FF34" w14:textId="67AC0E33" w:rsidR="000F497B" w:rsidRPr="0044309F" w:rsidRDefault="000F497B" w:rsidP="000F497B">
      <w:pPr>
        <w:pStyle w:val="Heading5"/>
      </w:pPr>
      <w:ins w:id="1237" w:author="Fernandez, Susana" w:date="2023-01-30T12:25:00Z">
        <w:r>
          <w:t>Telephone order transactions</w:t>
        </w:r>
      </w:ins>
    </w:p>
    <w:p w14:paraId="3EA92820" w14:textId="4EA997AA" w:rsidR="0044309F" w:rsidRPr="0044309F" w:rsidDel="000F497B" w:rsidRDefault="0044309F" w:rsidP="0044309F">
      <w:pPr>
        <w:ind w:left="720"/>
        <w:rPr>
          <w:del w:id="1238" w:author="Fernandez, Susana" w:date="2023-01-30T12:25:00Z"/>
          <w:rStyle w:val="Strong"/>
          <w:rFonts w:ascii="Segoe UI" w:hAnsi="Segoe UI" w:cs="Segoe UI"/>
          <w:color w:val="172B4D"/>
          <w:sz w:val="21"/>
          <w:shd w:val="clear" w:color="auto" w:fill="FFFFFF"/>
        </w:rPr>
      </w:pPr>
    </w:p>
    <w:p w14:paraId="1D1F677F" w14:textId="1DFE5A5C" w:rsidR="0044309F" w:rsidRPr="003028AB" w:rsidDel="000F497B" w:rsidRDefault="0044309F" w:rsidP="00F3131C">
      <w:pPr>
        <w:pStyle w:val="ListParagraph"/>
        <w:numPr>
          <w:ilvl w:val="0"/>
          <w:numId w:val="189"/>
        </w:numPr>
        <w:rPr>
          <w:del w:id="1239" w:author="Fernandez, Susana" w:date="2023-01-30T12:25:00Z"/>
          <w:color w:val="7FBB58" w:themeColor="accent4" w:themeTint="99"/>
          <w:shd w:val="clear" w:color="auto" w:fill="FFFFFF"/>
        </w:rPr>
      </w:pPr>
      <w:del w:id="1240" w:author="Fernandez, Susana" w:date="2023-01-30T12:25:00Z">
        <w:r w:rsidRPr="003028AB" w:rsidDel="000F497B">
          <w:rPr>
            <w:rStyle w:val="Strong"/>
            <w:rFonts w:ascii="Segoe UI" w:hAnsi="Segoe UI" w:cs="Segoe UI"/>
            <w:color w:val="7FBB58" w:themeColor="accent4" w:themeTint="99"/>
            <w:sz w:val="21"/>
            <w:shd w:val="clear" w:color="auto" w:fill="FFFFFF"/>
          </w:rPr>
          <w:delText>Telephone order transactions</w:delText>
        </w:r>
      </w:del>
    </w:p>
    <w:p w14:paraId="18D5332E" w14:textId="59D848BB" w:rsidR="0044309F" w:rsidRDefault="0044309F" w:rsidP="000F497B">
      <w:pPr>
        <w:ind w:left="360"/>
        <w:rPr>
          <w:ins w:id="1241" w:author="Fernandez, Susana" w:date="2023-01-30T12:25:00Z"/>
          <w:shd w:val="clear" w:color="auto" w:fill="FFFFFF"/>
        </w:rPr>
      </w:pPr>
      <w:r w:rsidRPr="0044309F">
        <w:rPr>
          <w:shd w:val="clear" w:color="auto" w:fill="FFFFFF"/>
        </w:rPr>
        <w:t>Verbal notice about the surcharge amount</w:t>
      </w:r>
      <w:ins w:id="1242" w:author="Fernandez, Susana" w:date="2023-01-31T10:00:00Z">
        <w:r w:rsidR="008D16A3">
          <w:rPr>
            <w:shd w:val="clear" w:color="auto" w:fill="FFFFFF"/>
          </w:rPr>
          <w:t>.</w:t>
        </w:r>
      </w:ins>
    </w:p>
    <w:p w14:paraId="0554BB7F" w14:textId="1EA9ABAA" w:rsidR="000F497B" w:rsidRDefault="000F497B" w:rsidP="000F497B">
      <w:pPr>
        <w:ind w:left="360"/>
        <w:rPr>
          <w:ins w:id="1243" w:author="Fernandez, Susana" w:date="2023-01-30T12:25:00Z"/>
          <w:shd w:val="clear" w:color="auto" w:fill="FFFFFF"/>
        </w:rPr>
      </w:pPr>
    </w:p>
    <w:p w14:paraId="6E2B58E5" w14:textId="52ACADDD" w:rsidR="000F497B" w:rsidRPr="0044309F" w:rsidRDefault="000F497B" w:rsidP="000F497B">
      <w:pPr>
        <w:pStyle w:val="Heading5"/>
      </w:pPr>
      <w:ins w:id="1244" w:author="Fernandez, Susana" w:date="2023-01-30T12:25:00Z">
        <w:r>
          <w:t>Unattended cardholder activated terminal</w:t>
        </w:r>
      </w:ins>
    </w:p>
    <w:p w14:paraId="46191C7D" w14:textId="4596DB2A" w:rsidR="0044309F" w:rsidRPr="0044309F" w:rsidDel="000F497B" w:rsidRDefault="0044309F" w:rsidP="0044309F">
      <w:pPr>
        <w:ind w:left="720"/>
        <w:rPr>
          <w:del w:id="1245" w:author="Fernandez, Susana" w:date="2023-01-30T12:26:00Z"/>
          <w:rStyle w:val="Strong"/>
          <w:rFonts w:ascii="Segoe UI" w:hAnsi="Segoe UI" w:cs="Segoe UI"/>
          <w:color w:val="172B4D"/>
          <w:sz w:val="21"/>
          <w:shd w:val="clear" w:color="auto" w:fill="FFFFFF"/>
        </w:rPr>
      </w:pPr>
    </w:p>
    <w:p w14:paraId="11A50BC6" w14:textId="315ECC59" w:rsidR="0044309F" w:rsidRPr="003028AB" w:rsidDel="000F497B" w:rsidRDefault="0044309F" w:rsidP="00F3131C">
      <w:pPr>
        <w:pStyle w:val="ListParagraph"/>
        <w:numPr>
          <w:ilvl w:val="0"/>
          <w:numId w:val="189"/>
        </w:numPr>
        <w:rPr>
          <w:del w:id="1246" w:author="Fernandez, Susana" w:date="2023-01-30T12:26:00Z"/>
          <w:rStyle w:val="Strong"/>
          <w:rFonts w:ascii="Segoe UI" w:hAnsi="Segoe UI" w:cs="Segoe UI"/>
          <w:color w:val="7FBB58" w:themeColor="accent4" w:themeTint="99"/>
          <w:sz w:val="21"/>
          <w:shd w:val="clear" w:color="auto" w:fill="FFFFFF"/>
        </w:rPr>
      </w:pPr>
      <w:del w:id="1247" w:author="Fernandez, Susana" w:date="2023-01-30T12:26:00Z">
        <w:r w:rsidRPr="003028AB" w:rsidDel="000F497B">
          <w:rPr>
            <w:rStyle w:val="Strong"/>
            <w:rFonts w:ascii="Segoe UI" w:hAnsi="Segoe UI" w:cs="Segoe UI"/>
            <w:color w:val="7FBB58" w:themeColor="accent4" w:themeTint="99"/>
            <w:sz w:val="21"/>
            <w:shd w:val="clear" w:color="auto" w:fill="FFFFFF"/>
          </w:rPr>
          <w:delText>Unattended cardholder activated terminal</w:delText>
        </w:r>
      </w:del>
    </w:p>
    <w:p w14:paraId="146B3B1D" w14:textId="596B1EC6" w:rsidR="0044309F" w:rsidRPr="0044309F" w:rsidRDefault="0044309F" w:rsidP="000F497B">
      <w:pPr>
        <w:ind w:left="360"/>
        <w:rPr>
          <w:rFonts w:cs="Arial"/>
          <w:snapToGrid w:val="0"/>
          <w:color w:val="000000"/>
        </w:rPr>
      </w:pPr>
      <w:r w:rsidRPr="0044309F">
        <w:rPr>
          <w:shd w:val="clear" w:color="auto" w:fill="FFFFFF"/>
        </w:rPr>
        <w:t>Surcharge must be disclosed</w:t>
      </w:r>
      <w:ins w:id="1248" w:author="Fernandez, Susana" w:date="2023-01-31T10:00:00Z">
        <w:r w:rsidR="008D16A3">
          <w:rPr>
            <w:shd w:val="clear" w:color="auto" w:fill="FFFFFF"/>
          </w:rPr>
          <w:t>.</w:t>
        </w:r>
      </w:ins>
      <w:r>
        <w:rPr>
          <w:shd w:val="clear" w:color="auto" w:fill="FFFFFF"/>
        </w:rPr>
        <w:br/>
      </w:r>
    </w:p>
    <w:p w14:paraId="077B09B5" w14:textId="4984E31E" w:rsidR="0044309F" w:rsidRDefault="0044309F" w:rsidP="0044309F">
      <w:pPr>
        <w:pStyle w:val="Heading4"/>
      </w:pPr>
      <w:r>
        <w:t>Transactions allowed to surcharge</w:t>
      </w:r>
    </w:p>
    <w:p w14:paraId="27A505B1" w14:textId="0CBA86A5" w:rsidR="0044309F" w:rsidRPr="0044309F" w:rsidRDefault="0044309F" w:rsidP="00F047B3">
      <w:pPr>
        <w:pStyle w:val="ListParagraph"/>
        <w:numPr>
          <w:ilvl w:val="0"/>
          <w:numId w:val="91"/>
        </w:numPr>
        <w:ind w:left="720"/>
        <w:rPr>
          <w:rFonts w:eastAsia="Times New Roman"/>
        </w:rPr>
      </w:pPr>
      <w:r w:rsidRPr="0044309F">
        <w:rPr>
          <w:rFonts w:eastAsia="Times New Roman"/>
        </w:rPr>
        <w:t>Purchase </w:t>
      </w:r>
    </w:p>
    <w:p w14:paraId="3E755CC8" w14:textId="6ACC3030" w:rsidR="0044309F" w:rsidRPr="0044309F" w:rsidRDefault="0044309F" w:rsidP="00F047B3">
      <w:pPr>
        <w:pStyle w:val="ListParagraph"/>
        <w:numPr>
          <w:ilvl w:val="0"/>
          <w:numId w:val="91"/>
        </w:numPr>
        <w:ind w:left="720"/>
        <w:rPr>
          <w:rFonts w:eastAsia="Times New Roman"/>
        </w:rPr>
      </w:pPr>
      <w:r w:rsidRPr="0044309F">
        <w:rPr>
          <w:rFonts w:eastAsia="Times New Roman"/>
        </w:rPr>
        <w:t>Void Purchas</w:t>
      </w:r>
      <w:r>
        <w:rPr>
          <w:rFonts w:eastAsia="Times New Roman"/>
        </w:rPr>
        <w:t>e</w:t>
      </w:r>
    </w:p>
    <w:p w14:paraId="37753ECC" w14:textId="36619DB0" w:rsidR="0044309F" w:rsidRPr="0044309F" w:rsidRDefault="0044309F" w:rsidP="00F047B3">
      <w:pPr>
        <w:pStyle w:val="ListParagraph"/>
        <w:numPr>
          <w:ilvl w:val="0"/>
          <w:numId w:val="91"/>
        </w:numPr>
        <w:ind w:left="720"/>
        <w:rPr>
          <w:rFonts w:eastAsia="Times New Roman"/>
        </w:rPr>
      </w:pPr>
      <w:r w:rsidRPr="0044309F">
        <w:rPr>
          <w:rFonts w:eastAsia="Times New Roman"/>
        </w:rPr>
        <w:t>Preauth</w:t>
      </w:r>
      <w:ins w:id="1249" w:author="Fernandez, Susana" w:date="2023-01-26T14:35:00Z">
        <w:r w:rsidR="003C2F0B">
          <w:rPr>
            <w:rFonts w:eastAsia="Times New Roman"/>
          </w:rPr>
          <w:t>orization</w:t>
        </w:r>
      </w:ins>
    </w:p>
    <w:p w14:paraId="669E5E44" w14:textId="4DAF0E67" w:rsidR="000F497B" w:rsidDel="00F047B3" w:rsidRDefault="0044309F" w:rsidP="00F047B3">
      <w:pPr>
        <w:pStyle w:val="ListParagraph"/>
        <w:rPr>
          <w:del w:id="1250" w:author="Fernandez, Susana" w:date="2023-01-30T12:26:00Z"/>
          <w:rFonts w:eastAsia="Times New Roman"/>
          <w:color w:val="000000"/>
        </w:rPr>
      </w:pPr>
      <w:r w:rsidRPr="0044309F">
        <w:rPr>
          <w:rFonts w:eastAsia="Times New Roman"/>
          <w:color w:val="000000"/>
        </w:rPr>
        <w:t>Preauth</w:t>
      </w:r>
      <w:ins w:id="1251" w:author="Fernandez, Susana" w:date="2023-01-26T14:35:00Z">
        <w:r w:rsidR="003C2F0B">
          <w:rPr>
            <w:rFonts w:eastAsia="Times New Roman"/>
            <w:color w:val="000000"/>
          </w:rPr>
          <w:t>orization</w:t>
        </w:r>
      </w:ins>
      <w:r w:rsidRPr="0044309F">
        <w:rPr>
          <w:rFonts w:eastAsia="Times New Roman"/>
          <w:color w:val="000000"/>
        </w:rPr>
        <w:t xml:space="preserve"> completions</w:t>
      </w:r>
    </w:p>
    <w:p w14:paraId="4FC86434" w14:textId="77777777" w:rsidR="00F047B3" w:rsidRPr="00F047B3" w:rsidRDefault="00F047B3" w:rsidP="00F047B3">
      <w:pPr>
        <w:pStyle w:val="ListParagraph"/>
        <w:numPr>
          <w:ilvl w:val="0"/>
          <w:numId w:val="91"/>
        </w:numPr>
        <w:ind w:left="720"/>
        <w:rPr>
          <w:ins w:id="1252" w:author="Fernandez, Susana" w:date="2023-01-30T14:24:00Z"/>
          <w:rFonts w:eastAsia="Times New Roman"/>
        </w:rPr>
      </w:pPr>
    </w:p>
    <w:p w14:paraId="4B8A1747" w14:textId="7D8880E5" w:rsidR="000C3C50" w:rsidRPr="00F047B3" w:rsidDel="00F047B3" w:rsidRDefault="000C3C50" w:rsidP="00F047B3">
      <w:pPr>
        <w:pStyle w:val="ListParagraph"/>
        <w:numPr>
          <w:ilvl w:val="0"/>
          <w:numId w:val="91"/>
        </w:numPr>
        <w:ind w:left="1080"/>
        <w:rPr>
          <w:del w:id="1253" w:author="Fernandez, Susana" w:date="2023-01-30T14:24:00Z"/>
          <w:rFonts w:eastAsia="Times New Roman"/>
        </w:rPr>
      </w:pPr>
      <w:r w:rsidRPr="00F047B3">
        <w:rPr>
          <w:rFonts w:eastAsia="Times New Roman"/>
          <w:b/>
          <w:bCs/>
          <w:i/>
          <w:iCs/>
          <w:color w:val="002060"/>
          <w:sz w:val="21"/>
        </w:rPr>
        <w:t>One preauth transaction and one preauth completion for the full amount</w:t>
      </w:r>
      <w:r w:rsidRPr="00AA09CC">
        <w:rPr>
          <w:rFonts w:eastAsia="Times New Roman"/>
          <w:b/>
          <w:bCs/>
          <w:i/>
          <w:iCs/>
          <w:color w:val="70AD47" w:themeColor="accent2"/>
        </w:rPr>
        <w:br/>
      </w:r>
      <w:r>
        <w:rPr>
          <w:rFonts w:eastAsia="Times New Roman"/>
          <w:color w:val="000000"/>
        </w:rPr>
        <w:t>The preauth completion must include the surcharge amount from the original preauth transaction</w:t>
      </w:r>
      <w:ins w:id="1254" w:author="Fernandez, Susana" w:date="2023-01-31T10:00:00Z">
        <w:r w:rsidR="008D16A3">
          <w:rPr>
            <w:rFonts w:eastAsia="Times New Roman"/>
            <w:color w:val="000000"/>
          </w:rPr>
          <w:t>.</w:t>
        </w:r>
      </w:ins>
    </w:p>
    <w:p w14:paraId="3825FD72" w14:textId="77777777" w:rsidR="00F047B3" w:rsidRPr="000C3C50" w:rsidRDefault="00F047B3" w:rsidP="00F047B3">
      <w:pPr>
        <w:pStyle w:val="ListParagraph"/>
        <w:numPr>
          <w:ilvl w:val="0"/>
          <w:numId w:val="91"/>
        </w:numPr>
        <w:ind w:left="1080"/>
        <w:rPr>
          <w:ins w:id="1255" w:author="Fernandez, Susana" w:date="2023-01-30T14:24:00Z"/>
          <w:rFonts w:eastAsia="Times New Roman"/>
        </w:rPr>
      </w:pPr>
    </w:p>
    <w:p w14:paraId="1918D381" w14:textId="78C5D1C4" w:rsidR="000C3C50" w:rsidRPr="00F047B3" w:rsidDel="00F047B3" w:rsidRDefault="000C3C50" w:rsidP="00F047B3">
      <w:pPr>
        <w:pStyle w:val="ListParagraph"/>
        <w:numPr>
          <w:ilvl w:val="0"/>
          <w:numId w:val="91"/>
        </w:numPr>
        <w:ind w:left="1080"/>
        <w:rPr>
          <w:del w:id="1256" w:author="Fernandez, Susana" w:date="2023-01-30T14:25:00Z"/>
          <w:rFonts w:eastAsia="Times New Roman"/>
        </w:rPr>
      </w:pPr>
      <w:r w:rsidRPr="00F047B3">
        <w:rPr>
          <w:rFonts w:eastAsia="Times New Roman"/>
          <w:b/>
          <w:bCs/>
          <w:i/>
          <w:iCs/>
          <w:color w:val="002060"/>
          <w:sz w:val="21"/>
        </w:rPr>
        <w:t>One</w:t>
      </w:r>
      <w:ins w:id="1257" w:author="Fernandez, Susana" w:date="2023-01-30T14:25:00Z">
        <w:r w:rsidR="00F047B3">
          <w:rPr>
            <w:rFonts w:eastAsia="Times New Roman"/>
            <w:b/>
            <w:bCs/>
            <w:i/>
            <w:iCs/>
            <w:color w:val="002060"/>
            <w:sz w:val="21"/>
          </w:rPr>
          <w:t xml:space="preserve"> </w:t>
        </w:r>
      </w:ins>
      <w:del w:id="1258" w:author="Fernandez, Susana" w:date="2023-01-30T14:25:00Z">
        <w:r w:rsidRPr="00F047B3" w:rsidDel="00F047B3">
          <w:rPr>
            <w:rFonts w:eastAsia="Times New Roman"/>
            <w:b/>
            <w:bCs/>
            <w:i/>
            <w:iCs/>
            <w:color w:val="002060"/>
            <w:sz w:val="21"/>
          </w:rPr>
          <w:delText xml:space="preserve"> </w:delText>
        </w:r>
      </w:del>
      <w:r w:rsidRPr="00F047B3">
        <w:rPr>
          <w:rFonts w:eastAsia="Times New Roman"/>
          <w:b/>
          <w:bCs/>
          <w:i/>
          <w:iCs/>
          <w:color w:val="002060"/>
          <w:sz w:val="21"/>
        </w:rPr>
        <w:t>preauth transaction with more than one preauth completions</w:t>
      </w:r>
      <w:r w:rsidR="00914240" w:rsidRPr="00F047B3">
        <w:rPr>
          <w:rFonts w:eastAsia="Times New Roman"/>
          <w:b/>
          <w:bCs/>
          <w:i/>
          <w:iCs/>
          <w:color w:val="002060"/>
          <w:sz w:val="21"/>
        </w:rPr>
        <w:t xml:space="preserve"> (partial fulfilment)</w:t>
      </w:r>
      <w:r w:rsidRPr="00F047B3">
        <w:rPr>
          <w:rFonts w:eastAsia="Times New Roman"/>
          <w:b/>
          <w:bCs/>
          <w:i/>
          <w:iCs/>
          <w:color w:val="002060"/>
        </w:rPr>
        <w:br/>
      </w:r>
      <w:r w:rsidRPr="00F047B3">
        <w:rPr>
          <w:rFonts w:eastAsia="Times New Roman"/>
          <w:color w:val="000000"/>
        </w:rPr>
        <w:t>Each preauth completion must include the prorated surcharge amount from the original preauth</w:t>
      </w:r>
      <w:ins w:id="1259" w:author="Fernandez, Susana" w:date="2023-01-31T10:00:00Z">
        <w:r w:rsidR="008D16A3">
          <w:rPr>
            <w:rFonts w:eastAsia="Times New Roman"/>
            <w:color w:val="000000"/>
          </w:rPr>
          <w:t>.</w:t>
        </w:r>
      </w:ins>
    </w:p>
    <w:p w14:paraId="66320D28" w14:textId="77777777" w:rsidR="00F047B3" w:rsidRPr="00F047B3" w:rsidRDefault="00F047B3" w:rsidP="00F047B3">
      <w:pPr>
        <w:pStyle w:val="ListParagraph"/>
        <w:numPr>
          <w:ilvl w:val="0"/>
          <w:numId w:val="91"/>
        </w:numPr>
        <w:ind w:left="1080"/>
        <w:rPr>
          <w:ins w:id="1260" w:author="Fernandez, Susana" w:date="2023-01-30T14:25:00Z"/>
          <w:rFonts w:eastAsia="Times New Roman"/>
        </w:rPr>
      </w:pPr>
    </w:p>
    <w:p w14:paraId="31F595D9" w14:textId="580D40B7" w:rsidR="000C3C50" w:rsidRPr="00F047B3" w:rsidRDefault="000C3C50" w:rsidP="00F047B3">
      <w:pPr>
        <w:pStyle w:val="ListParagraph"/>
        <w:numPr>
          <w:ilvl w:val="0"/>
          <w:numId w:val="91"/>
        </w:numPr>
        <w:ind w:left="1080"/>
        <w:rPr>
          <w:rFonts w:eastAsia="Times New Roman"/>
        </w:rPr>
      </w:pPr>
      <w:r w:rsidRPr="00F047B3">
        <w:rPr>
          <w:rFonts w:eastAsia="Times New Roman"/>
          <w:b/>
          <w:bCs/>
          <w:i/>
          <w:iCs/>
          <w:color w:val="002060"/>
          <w:sz w:val="21"/>
        </w:rPr>
        <w:t>One</w:t>
      </w:r>
      <w:ins w:id="1261" w:author="Fernandez, Susana" w:date="2023-01-30T14:25:00Z">
        <w:r w:rsidR="00F047B3">
          <w:rPr>
            <w:rFonts w:eastAsia="Times New Roman"/>
            <w:b/>
            <w:bCs/>
            <w:i/>
            <w:iCs/>
            <w:color w:val="002060"/>
            <w:sz w:val="21"/>
          </w:rPr>
          <w:t xml:space="preserve"> </w:t>
        </w:r>
      </w:ins>
      <w:del w:id="1262" w:author="Fernandez, Susana" w:date="2023-01-30T14:25:00Z">
        <w:r w:rsidRPr="00F047B3" w:rsidDel="00F047B3">
          <w:rPr>
            <w:rFonts w:eastAsia="Times New Roman"/>
            <w:b/>
            <w:bCs/>
            <w:i/>
            <w:iCs/>
            <w:color w:val="002060"/>
            <w:sz w:val="21"/>
          </w:rPr>
          <w:delText xml:space="preserve"> </w:delText>
        </w:r>
      </w:del>
      <w:r w:rsidRPr="00F047B3">
        <w:rPr>
          <w:rFonts w:eastAsia="Times New Roman"/>
          <w:b/>
          <w:bCs/>
          <w:i/>
          <w:iCs/>
          <w:color w:val="002060"/>
          <w:sz w:val="21"/>
        </w:rPr>
        <w:t>preauth transaction with cancellation (preauth completion for $0)</w:t>
      </w:r>
      <w:r w:rsidRPr="00F047B3">
        <w:rPr>
          <w:rFonts w:eastAsia="Times New Roman"/>
          <w:b/>
          <w:bCs/>
          <w:i/>
          <w:iCs/>
          <w:color w:val="002060"/>
          <w:sz w:val="21"/>
        </w:rPr>
        <w:br/>
      </w:r>
      <w:r w:rsidRPr="00F047B3">
        <w:rPr>
          <w:rFonts w:eastAsia="Times New Roman"/>
          <w:color w:val="000000"/>
        </w:rPr>
        <w:t>The preauth completion must include the full amount of the surcharge from the original preauth transaction</w:t>
      </w:r>
      <w:ins w:id="1263" w:author="Fernandez, Susana" w:date="2023-01-31T10:00:00Z">
        <w:r w:rsidR="008D16A3">
          <w:rPr>
            <w:rFonts w:eastAsia="Times New Roman"/>
            <w:color w:val="000000"/>
          </w:rPr>
          <w:t>.</w:t>
        </w:r>
      </w:ins>
    </w:p>
    <w:p w14:paraId="44E10927" w14:textId="6A8BBF88" w:rsidR="0044309F" w:rsidRDefault="0044309F" w:rsidP="00F047B3">
      <w:pPr>
        <w:pStyle w:val="ListParagraph"/>
        <w:numPr>
          <w:ilvl w:val="0"/>
          <w:numId w:val="91"/>
        </w:numPr>
        <w:ind w:left="720"/>
        <w:rPr>
          <w:rFonts w:eastAsia="Times New Roman"/>
        </w:rPr>
      </w:pPr>
      <w:r w:rsidRPr="0044309F">
        <w:rPr>
          <w:rFonts w:eastAsia="Times New Roman"/>
        </w:rPr>
        <w:t>Refunds</w:t>
      </w:r>
    </w:p>
    <w:p w14:paraId="0E3FC4D6" w14:textId="5DD9D60A" w:rsidR="0044309F" w:rsidRPr="00C14093" w:rsidDel="003028AB" w:rsidRDefault="0044309F" w:rsidP="00F047B3">
      <w:pPr>
        <w:pStyle w:val="ListParagraph"/>
        <w:numPr>
          <w:ilvl w:val="0"/>
          <w:numId w:val="91"/>
        </w:numPr>
        <w:ind w:left="720"/>
        <w:rPr>
          <w:moveFrom w:id="1264" w:author="Fernandez, Susana" w:date="2023-01-27T16:27:00Z"/>
          <w:rFonts w:cs="Arial"/>
          <w:snapToGrid w:val="0"/>
          <w:color w:val="000000"/>
        </w:rPr>
      </w:pPr>
      <w:moveFromRangeStart w:id="1265" w:author="Fernandez, Susana" w:date="2023-01-27T16:27:00Z" w:name="move125729252"/>
      <w:moveFrom w:id="1266" w:author="Fernandez, Susana" w:date="2023-01-27T16:27:00Z">
        <w:r w:rsidRPr="0044309F" w:rsidDel="003028AB">
          <w:rPr>
            <w:rFonts w:cs="Arial"/>
            <w:snapToGrid w:val="0"/>
            <w:color w:val="000000"/>
          </w:rPr>
          <w:t>Surcharges on credit transactions / refunds are prohibited, and a requirement that the surcharge be credited back to the cardholder in the event of refund of the purchase is in place. For partial refunds, the surcharge must be credited on a prorated basis, despite the fact that the surcharge can be fixed, flat or variable.</w:t>
        </w:r>
      </w:moveFrom>
    </w:p>
    <w:moveFromRangeEnd w:id="1265"/>
    <w:p w14:paraId="0828ECE5" w14:textId="5B44CC86" w:rsidR="0044309F" w:rsidRPr="0044309F" w:rsidRDefault="0044309F" w:rsidP="00F047B3">
      <w:pPr>
        <w:pStyle w:val="ListParagraph"/>
        <w:numPr>
          <w:ilvl w:val="0"/>
          <w:numId w:val="91"/>
        </w:numPr>
        <w:ind w:left="720"/>
        <w:rPr>
          <w:rFonts w:eastAsia="Times New Roman"/>
        </w:rPr>
      </w:pPr>
      <w:r w:rsidRPr="0044309F">
        <w:rPr>
          <w:rFonts w:eastAsia="Times New Roman"/>
        </w:rPr>
        <w:t>Void Refunds</w:t>
      </w:r>
    </w:p>
    <w:p w14:paraId="2514CADC" w14:textId="79671D06" w:rsidR="0044309F" w:rsidRPr="0044309F" w:rsidRDefault="0044309F" w:rsidP="00F047B3">
      <w:pPr>
        <w:pStyle w:val="ListParagraph"/>
        <w:numPr>
          <w:ilvl w:val="0"/>
          <w:numId w:val="91"/>
        </w:numPr>
        <w:ind w:left="720"/>
        <w:rPr>
          <w:rFonts w:eastAsia="Times New Roman"/>
        </w:rPr>
      </w:pPr>
      <w:r w:rsidRPr="0044309F">
        <w:rPr>
          <w:rFonts w:eastAsia="Times New Roman"/>
        </w:rPr>
        <w:t>Partial Refunds</w:t>
      </w:r>
    </w:p>
    <w:p w14:paraId="3CC2709C" w14:textId="03D1620C" w:rsidR="003C2F0B" w:rsidRDefault="003C2F0B" w:rsidP="00F047B3">
      <w:pPr>
        <w:pStyle w:val="ListParagraph"/>
        <w:numPr>
          <w:ilvl w:val="0"/>
          <w:numId w:val="91"/>
        </w:numPr>
        <w:ind w:left="720"/>
        <w:rPr>
          <w:ins w:id="1267" w:author="Fernandez, Susana" w:date="2023-01-26T14:36:00Z"/>
          <w:rFonts w:eastAsia="Times New Roman"/>
        </w:rPr>
      </w:pPr>
      <w:ins w:id="1268" w:author="Fernandez, Susana" w:date="2023-01-26T14:36:00Z">
        <w:r>
          <w:rPr>
            <w:rFonts w:eastAsia="Times New Roman"/>
          </w:rPr>
          <w:t>Card Verify</w:t>
        </w:r>
      </w:ins>
    </w:p>
    <w:p w14:paraId="29B72035" w14:textId="12AB2B5F" w:rsidR="0044309F" w:rsidRDefault="0044309F" w:rsidP="00F047B3">
      <w:pPr>
        <w:pStyle w:val="ListParagraph"/>
        <w:numPr>
          <w:ilvl w:val="0"/>
          <w:numId w:val="91"/>
        </w:numPr>
        <w:ind w:left="720"/>
        <w:rPr>
          <w:ins w:id="1269" w:author="Fernandez, Susana" w:date="2023-01-27T16:00:00Z"/>
          <w:rFonts w:eastAsia="Times New Roman"/>
        </w:rPr>
      </w:pPr>
      <w:r w:rsidRPr="0044309F">
        <w:rPr>
          <w:rFonts w:eastAsia="Times New Roman"/>
        </w:rPr>
        <w:t>Reversals</w:t>
      </w:r>
    </w:p>
    <w:p w14:paraId="0E4DD3BE" w14:textId="0F7897B5" w:rsidR="007136F7" w:rsidRDefault="007136F7" w:rsidP="00F047B3">
      <w:pPr>
        <w:pStyle w:val="ListParagraph"/>
        <w:numPr>
          <w:ilvl w:val="0"/>
          <w:numId w:val="91"/>
        </w:numPr>
        <w:ind w:left="720"/>
        <w:rPr>
          <w:ins w:id="1270" w:author="Fernandez, Susana" w:date="2023-01-26T14:35:00Z"/>
          <w:rFonts w:eastAsia="Times New Roman"/>
        </w:rPr>
      </w:pPr>
      <w:ins w:id="1271" w:author="Fernandez, Susana" w:date="2023-01-27T16:00:00Z">
        <w:r>
          <w:rPr>
            <w:rFonts w:eastAsia="Times New Roman"/>
          </w:rPr>
          <w:t>EMV Purchase with C</w:t>
        </w:r>
      </w:ins>
      <w:ins w:id="1272" w:author="Fernandez, Susana" w:date="2023-01-27T16:01:00Z">
        <w:r>
          <w:rPr>
            <w:rFonts w:eastAsia="Times New Roman"/>
          </w:rPr>
          <w:t>ashback</w:t>
        </w:r>
        <w:r>
          <w:rPr>
            <w:rFonts w:eastAsia="Times New Roman"/>
          </w:rPr>
          <w:br/>
          <w:t>These transactions are face-to-face CHIP/PIN and only allowed to debit cards.</w:t>
        </w:r>
        <w:r>
          <w:rPr>
            <w:rFonts w:eastAsia="Times New Roman"/>
          </w:rPr>
          <w:br/>
          <w:t>If the merchant subscribes to credit surcharge service then the credit</w:t>
        </w:r>
      </w:ins>
      <w:ins w:id="1273" w:author="Fernandez, Susana" w:date="2023-01-27T16:02:00Z">
        <w:r>
          <w:rPr>
            <w:rFonts w:eastAsia="Times New Roman"/>
          </w:rPr>
          <w:t xml:space="preserve"> surcharge amount must be set of $0.00. Interac transactions will not have credit surcharge validation and existing rules apply (see Debit </w:t>
        </w:r>
      </w:ins>
      <w:ins w:id="1274" w:author="Fernandez, Susana" w:date="2023-01-27T16:03:00Z">
        <w:r>
          <w:rPr>
            <w:rFonts w:eastAsia="Times New Roman"/>
          </w:rPr>
          <w:t>Surcharge Support for Interac)</w:t>
        </w:r>
      </w:ins>
      <w:ins w:id="1275" w:author="Fernandez, Susana" w:date="2023-01-31T10:00:00Z">
        <w:r w:rsidR="008D16A3">
          <w:rPr>
            <w:rFonts w:eastAsia="Times New Roman"/>
          </w:rPr>
          <w:t>.</w:t>
        </w:r>
      </w:ins>
    </w:p>
    <w:p w14:paraId="0E73A31A" w14:textId="6E8DC2F0" w:rsidR="003C2F0B" w:rsidRPr="003C2F0B" w:rsidDel="003C2F0B" w:rsidRDefault="003C2F0B" w:rsidP="003C2F0B">
      <w:pPr>
        <w:ind w:left="720"/>
        <w:rPr>
          <w:del w:id="1276" w:author="Fernandez, Susana" w:date="2023-01-26T14:38:00Z"/>
          <w:rFonts w:eastAsia="Times New Roman"/>
        </w:rPr>
      </w:pPr>
    </w:p>
    <w:p w14:paraId="715B5343" w14:textId="4F7C6EC4" w:rsidR="0044309F" w:rsidRPr="0044309F" w:rsidDel="003C2F0B" w:rsidRDefault="0044309F" w:rsidP="003C2F0B">
      <w:pPr>
        <w:ind w:left="720"/>
        <w:rPr>
          <w:del w:id="1277" w:author="Fernandez, Susana" w:date="2023-01-26T14:38:00Z"/>
          <w:rFonts w:eastAsia="Times New Roman"/>
        </w:rPr>
      </w:pPr>
      <w:del w:id="1278" w:author="Fernandez, Susana" w:date="2023-01-26T14:38:00Z">
        <w:r w:rsidRPr="0044309F" w:rsidDel="003C2F0B">
          <w:rPr>
            <w:rFonts w:eastAsia="Times New Roman"/>
          </w:rPr>
          <w:delText xml:space="preserve">Partial </w:delText>
        </w:r>
      </w:del>
      <w:del w:id="1279" w:author="Fernandez, Susana" w:date="2023-01-26T14:37:00Z">
        <w:r w:rsidRPr="0044309F" w:rsidDel="003C2F0B">
          <w:rPr>
            <w:rFonts w:eastAsia="Times New Roman"/>
          </w:rPr>
          <w:delText>Reversals</w:delText>
        </w:r>
      </w:del>
    </w:p>
    <w:p w14:paraId="61CD7F4C" w14:textId="77777777" w:rsidR="0044309F" w:rsidRDefault="0044309F" w:rsidP="003C2F0B">
      <w:pPr>
        <w:ind w:left="720"/>
        <w:rPr>
          <w:rFonts w:cs="Arial"/>
          <w:snapToGrid w:val="0"/>
          <w:color w:val="000000"/>
        </w:rPr>
      </w:pPr>
    </w:p>
    <w:p w14:paraId="38DF851C" w14:textId="77777777" w:rsidR="004B68B5" w:rsidRDefault="004B68B5">
      <w:pPr>
        <w:rPr>
          <w:ins w:id="1280" w:author="Fernandez, Susana" w:date="2023-01-27T15:56:00Z"/>
          <w:rFonts w:cs="Arial"/>
          <w:b/>
          <w:bCs/>
          <w:snapToGrid w:val="0"/>
          <w:color w:val="000000"/>
        </w:rPr>
      </w:pPr>
      <w:ins w:id="1281" w:author="Fernandez, Susana" w:date="2023-01-27T15:56:00Z">
        <w:r>
          <w:rPr>
            <w:rFonts w:cs="Arial"/>
            <w:b/>
            <w:bCs/>
            <w:snapToGrid w:val="0"/>
            <w:color w:val="000000"/>
          </w:rPr>
          <w:br w:type="page"/>
        </w:r>
      </w:ins>
    </w:p>
    <w:p w14:paraId="44FFC464" w14:textId="76ED8C7E" w:rsidR="004B68B5" w:rsidRPr="00F047B3" w:rsidRDefault="00F047B3" w:rsidP="003028AB">
      <w:pPr>
        <w:ind w:left="360"/>
        <w:rPr>
          <w:ins w:id="1282" w:author="Fernandez, Susana" w:date="2023-01-27T15:50:00Z"/>
          <w:rFonts w:cs="Arial"/>
          <w:b/>
          <w:bCs/>
          <w:i/>
          <w:iCs/>
          <w:snapToGrid w:val="0"/>
          <w:color w:val="002060"/>
          <w:sz w:val="21"/>
        </w:rPr>
      </w:pPr>
      <w:ins w:id="1283" w:author="Fernandez, Susana" w:date="2023-01-30T14:27:00Z">
        <w:r w:rsidRPr="00F047B3">
          <w:rPr>
            <w:rFonts w:cs="Arial"/>
            <w:snapToGrid w:val="0"/>
          </w:rPr>
          <w:lastRenderedPageBreak/>
          <w:t>The k</w:t>
        </w:r>
      </w:ins>
      <w:ins w:id="1284" w:author="Fernandez, Susana" w:date="2023-01-30T12:32:00Z">
        <w:r w:rsidR="00BB0642" w:rsidRPr="00F047B3">
          <w:rPr>
            <w:rFonts w:cs="Arial"/>
            <w:snapToGrid w:val="0"/>
          </w:rPr>
          <w:t>ey fie</w:t>
        </w:r>
      </w:ins>
      <w:ins w:id="1285" w:author="Fernandez, Susana" w:date="2023-01-30T12:33:00Z">
        <w:r w:rsidR="00BB0642" w:rsidRPr="00F047B3">
          <w:rPr>
            <w:rFonts w:cs="Arial"/>
            <w:snapToGrid w:val="0"/>
          </w:rPr>
          <w:t>lds</w:t>
        </w:r>
      </w:ins>
      <w:ins w:id="1286" w:author="Fernandez, Susana" w:date="2023-01-30T14:27:00Z">
        <w:r w:rsidRPr="00F047B3">
          <w:rPr>
            <w:rFonts w:cs="Arial"/>
            <w:snapToGrid w:val="0"/>
          </w:rPr>
          <w:t xml:space="preserve"> on credit surcharge transactions are:</w:t>
        </w:r>
      </w:ins>
      <w:ins w:id="1287" w:author="Fernandez, Susana" w:date="2023-01-30T14:26:00Z">
        <w:r w:rsidRPr="00F047B3">
          <w:rPr>
            <w:rFonts w:cs="Arial"/>
            <w:b/>
            <w:bCs/>
            <w:i/>
            <w:iCs/>
            <w:snapToGrid w:val="0"/>
            <w:color w:val="002060"/>
            <w:sz w:val="21"/>
          </w:rPr>
          <w:br/>
        </w:r>
      </w:ins>
    </w:p>
    <w:p w14:paraId="25BA1C0F" w14:textId="77777777" w:rsidR="004B68B5" w:rsidRPr="00F047B3" w:rsidRDefault="004B68B5" w:rsidP="00F3131C">
      <w:pPr>
        <w:pStyle w:val="ListParagraph"/>
        <w:numPr>
          <w:ilvl w:val="0"/>
          <w:numId w:val="188"/>
        </w:numPr>
        <w:rPr>
          <w:ins w:id="1288" w:author="Fernandez, Susana" w:date="2023-01-27T15:51:00Z"/>
          <w:rFonts w:cs="Arial"/>
          <w:b/>
          <w:bCs/>
          <w:i/>
          <w:iCs/>
          <w:snapToGrid w:val="0"/>
          <w:color w:val="002060"/>
          <w:sz w:val="21"/>
        </w:rPr>
      </w:pPr>
      <w:ins w:id="1289" w:author="Fernandez, Susana" w:date="2023-01-27T15:51:00Z">
        <w:r w:rsidRPr="00F047B3">
          <w:rPr>
            <w:rFonts w:cs="Arial"/>
            <w:b/>
            <w:bCs/>
            <w:i/>
            <w:iCs/>
            <w:snapToGrid w:val="0"/>
            <w:color w:val="002060"/>
            <w:sz w:val="21"/>
          </w:rPr>
          <w:t>FID 9 SFID b – Surcharge Fee Information</w:t>
        </w:r>
      </w:ins>
    </w:p>
    <w:p w14:paraId="7957E1DA" w14:textId="2873698F" w:rsidR="000B5308" w:rsidRDefault="004B68B5" w:rsidP="004B68B5">
      <w:pPr>
        <w:pStyle w:val="ListParagraph"/>
        <w:rPr>
          <w:ins w:id="1290" w:author="Fernandez, Susana" w:date="2023-01-31T16:37:00Z"/>
          <w:rFonts w:cs="Arial"/>
          <w:snapToGrid w:val="0"/>
          <w:color w:val="000000"/>
        </w:rPr>
      </w:pPr>
      <w:ins w:id="1291" w:author="Fernandez, Susana" w:date="2023-01-27T15:50:00Z">
        <w:r>
          <w:rPr>
            <w:rFonts w:cs="Arial"/>
            <w:snapToGrid w:val="0"/>
            <w:color w:val="000000"/>
          </w:rPr>
          <w:t>Th</w:t>
        </w:r>
      </w:ins>
      <w:ins w:id="1292" w:author="Fernandez, Susana" w:date="2023-01-27T15:59:00Z">
        <w:r w:rsidR="007136F7">
          <w:rPr>
            <w:rFonts w:cs="Arial"/>
            <w:snapToGrid w:val="0"/>
            <w:color w:val="000000"/>
          </w:rPr>
          <w:t>is field contains the cred</w:t>
        </w:r>
      </w:ins>
      <w:ins w:id="1293" w:author="Fernandez, Susana" w:date="2023-01-31T16:37:00Z">
        <w:r w:rsidR="000B5308">
          <w:rPr>
            <w:rFonts w:cs="Arial"/>
            <w:snapToGrid w:val="0"/>
            <w:color w:val="000000"/>
          </w:rPr>
          <w:t>it</w:t>
        </w:r>
      </w:ins>
      <w:ins w:id="1294" w:author="Fernandez, Susana" w:date="2023-01-27T15:50:00Z">
        <w:r>
          <w:rPr>
            <w:rFonts w:cs="Arial"/>
            <w:snapToGrid w:val="0"/>
            <w:color w:val="000000"/>
          </w:rPr>
          <w:t xml:space="preserve"> surcharge amount</w:t>
        </w:r>
      </w:ins>
      <w:ins w:id="1295" w:author="Fernandez, Susana" w:date="2023-01-27T15:59:00Z">
        <w:r w:rsidR="007136F7">
          <w:rPr>
            <w:rFonts w:cs="Arial"/>
            <w:snapToGrid w:val="0"/>
            <w:color w:val="000000"/>
          </w:rPr>
          <w:t xml:space="preserve"> and it</w:t>
        </w:r>
      </w:ins>
      <w:ins w:id="1296" w:author="Fernandez, Susana" w:date="2023-01-27T15:50:00Z">
        <w:r>
          <w:rPr>
            <w:rFonts w:cs="Arial"/>
            <w:snapToGrid w:val="0"/>
            <w:color w:val="000000"/>
          </w:rPr>
          <w:t xml:space="preserve"> must be </w:t>
        </w:r>
      </w:ins>
      <w:ins w:id="1297" w:author="Fernandez, Susana" w:date="2023-01-27T15:59:00Z">
        <w:r w:rsidR="007136F7">
          <w:rPr>
            <w:rFonts w:cs="Arial"/>
            <w:snapToGrid w:val="0"/>
            <w:color w:val="000000"/>
          </w:rPr>
          <w:t>sent</w:t>
        </w:r>
      </w:ins>
      <w:ins w:id="1298" w:author="Fernandez, Susana" w:date="2023-01-31T13:59:00Z">
        <w:r w:rsidR="00CE66CE">
          <w:rPr>
            <w:rFonts w:cs="Arial"/>
            <w:snapToGrid w:val="0"/>
            <w:color w:val="000000"/>
          </w:rPr>
          <w:t xml:space="preserve"> in all transactions</w:t>
        </w:r>
      </w:ins>
      <w:ins w:id="1299" w:author="Fernandez, Susana" w:date="2023-01-27T15:50:00Z">
        <w:r>
          <w:rPr>
            <w:rFonts w:cs="Arial"/>
            <w:snapToGrid w:val="0"/>
            <w:color w:val="000000"/>
          </w:rPr>
          <w:t xml:space="preserve"> </w:t>
        </w:r>
      </w:ins>
      <w:ins w:id="1300" w:author="Fernandez, Susana" w:date="2023-01-31T13:58:00Z">
        <w:r w:rsidR="00CE66CE">
          <w:rPr>
            <w:rFonts w:cs="Arial"/>
            <w:snapToGrid w:val="0"/>
            <w:color w:val="000000"/>
          </w:rPr>
          <w:t>when the merchant subscribes</w:t>
        </w:r>
      </w:ins>
      <w:ins w:id="1301" w:author="Fernandez, Susana" w:date="2023-01-31T13:59:00Z">
        <w:r w:rsidR="00CE66CE">
          <w:rPr>
            <w:rFonts w:cs="Arial"/>
            <w:snapToGrid w:val="0"/>
            <w:color w:val="000000"/>
          </w:rPr>
          <w:t xml:space="preserve"> to credit surcharge </w:t>
        </w:r>
      </w:ins>
      <w:ins w:id="1302" w:author="Fernandez, Susana" w:date="2023-01-27T15:50:00Z">
        <w:r>
          <w:rPr>
            <w:rFonts w:cs="Arial"/>
            <w:snapToGrid w:val="0"/>
            <w:color w:val="000000"/>
          </w:rPr>
          <w:t>fee</w:t>
        </w:r>
      </w:ins>
      <w:ins w:id="1303" w:author="Fernandez, Susana" w:date="2023-01-31T10:00:00Z">
        <w:r w:rsidR="008D16A3">
          <w:rPr>
            <w:rFonts w:cs="Arial"/>
            <w:snapToGrid w:val="0"/>
            <w:color w:val="000000"/>
          </w:rPr>
          <w:t>.</w:t>
        </w:r>
      </w:ins>
      <w:ins w:id="1304" w:author="Fernandez, Susana" w:date="2023-01-31T16:38:00Z">
        <w:r w:rsidR="000B5308">
          <w:rPr>
            <w:rFonts w:cs="Arial"/>
            <w:snapToGrid w:val="0"/>
            <w:color w:val="000000"/>
          </w:rPr>
          <w:br/>
        </w:r>
      </w:ins>
    </w:p>
    <w:p w14:paraId="56488D25" w14:textId="3B5E3711" w:rsidR="004B68B5" w:rsidRPr="004B68B5" w:rsidRDefault="000B5308" w:rsidP="004B68B5">
      <w:pPr>
        <w:pStyle w:val="ListParagraph"/>
        <w:rPr>
          <w:ins w:id="1305" w:author="Fernandez, Susana" w:date="2023-01-27T15:51:00Z"/>
          <w:rFonts w:cs="Arial"/>
          <w:b/>
          <w:bCs/>
          <w:snapToGrid w:val="0"/>
          <w:color w:val="000000"/>
        </w:rPr>
      </w:pPr>
      <w:ins w:id="1306" w:author="Fernandez, Susana" w:date="2023-01-31T16:37:00Z">
        <w:r>
          <w:rPr>
            <w:rFonts w:cs="Arial"/>
            <w:snapToGrid w:val="0"/>
            <w:color w:val="000000"/>
          </w:rPr>
          <w:t xml:space="preserve">Also, on TD Host response messages back to the </w:t>
        </w:r>
      </w:ins>
      <w:ins w:id="1307" w:author="Fernandez, Susana" w:date="2023-01-31T16:38:00Z">
        <w:r>
          <w:rPr>
            <w:rFonts w:cs="Arial"/>
            <w:snapToGrid w:val="0"/>
            <w:color w:val="000000"/>
          </w:rPr>
          <w:t>merchant, this field will contain a Surcharge Applies Indicator of Y/N indicating if the card is eligible for surcharge.</w:t>
        </w:r>
      </w:ins>
      <w:ins w:id="1308" w:author="Fernandez, Susana" w:date="2023-01-27T15:51:00Z">
        <w:r w:rsidR="004B68B5">
          <w:rPr>
            <w:rFonts w:cs="Arial"/>
            <w:snapToGrid w:val="0"/>
            <w:color w:val="000000"/>
          </w:rPr>
          <w:br/>
        </w:r>
      </w:ins>
    </w:p>
    <w:p w14:paraId="49F61C8D" w14:textId="65B250AD" w:rsidR="004B68B5" w:rsidRPr="004B68B5" w:rsidRDefault="004B68B5" w:rsidP="00F3131C">
      <w:pPr>
        <w:pStyle w:val="ListParagraph"/>
        <w:numPr>
          <w:ilvl w:val="0"/>
          <w:numId w:val="188"/>
        </w:numPr>
        <w:rPr>
          <w:ins w:id="1309" w:author="Fernandez, Susana" w:date="2023-01-27T15:52:00Z"/>
          <w:rFonts w:cs="Arial"/>
          <w:b/>
          <w:bCs/>
          <w:snapToGrid w:val="0"/>
          <w:color w:val="000000"/>
        </w:rPr>
      </w:pPr>
      <w:ins w:id="1310" w:author="Fernandez, Susana" w:date="2023-01-27T15:51:00Z">
        <w:r w:rsidRPr="00F047B3">
          <w:rPr>
            <w:rFonts w:cs="Arial"/>
            <w:b/>
            <w:bCs/>
            <w:i/>
            <w:iCs/>
            <w:snapToGrid w:val="0"/>
            <w:color w:val="002060"/>
            <w:sz w:val="21"/>
          </w:rPr>
          <w:t>FID B – Amount 1</w:t>
        </w:r>
        <w:r w:rsidRPr="00F047B3">
          <w:rPr>
            <w:rFonts w:cs="Arial"/>
            <w:b/>
            <w:bCs/>
            <w:i/>
            <w:iCs/>
            <w:snapToGrid w:val="0"/>
            <w:color w:val="002060"/>
            <w:sz w:val="21"/>
          </w:rPr>
          <w:br/>
        </w:r>
        <w:r>
          <w:rPr>
            <w:rFonts w:cs="Arial"/>
            <w:snapToGrid w:val="0"/>
            <w:color w:val="000000"/>
          </w:rPr>
          <w:t>This fie</w:t>
        </w:r>
      </w:ins>
      <w:ins w:id="1311" w:author="Fernandez, Susana" w:date="2023-01-27T15:52:00Z">
        <w:r>
          <w:rPr>
            <w:rFonts w:cs="Arial"/>
            <w:snapToGrid w:val="0"/>
            <w:color w:val="000000"/>
          </w:rPr>
          <w:t xml:space="preserve">ld </w:t>
        </w:r>
      </w:ins>
      <w:ins w:id="1312" w:author="Fernandez, Susana" w:date="2023-01-31T14:00:00Z">
        <w:r w:rsidR="00CE66CE">
          <w:rPr>
            <w:rFonts w:cs="Arial"/>
            <w:snapToGrid w:val="0"/>
            <w:color w:val="000000"/>
          </w:rPr>
          <w:t xml:space="preserve">contains </w:t>
        </w:r>
      </w:ins>
      <w:ins w:id="1313" w:author="Fernandez, Susana" w:date="2023-01-27T16:24:00Z">
        <w:r w:rsidR="003028AB">
          <w:rPr>
            <w:rFonts w:cs="Arial"/>
            <w:snapToGrid w:val="0"/>
            <w:color w:val="000000"/>
          </w:rPr>
          <w:t>the</w:t>
        </w:r>
      </w:ins>
      <w:ins w:id="1314" w:author="Fernandez, Susana" w:date="2023-01-31T14:00:00Z">
        <w:r w:rsidR="00CE66CE">
          <w:rPr>
            <w:rFonts w:cs="Arial"/>
            <w:snapToGrid w:val="0"/>
            <w:color w:val="000000"/>
          </w:rPr>
          <w:t xml:space="preserve"> sum of the </w:t>
        </w:r>
      </w:ins>
      <w:ins w:id="1315" w:author="Fernandez, Susana" w:date="2023-01-27T15:52:00Z">
        <w:r>
          <w:rPr>
            <w:rFonts w:cs="Arial"/>
            <w:snapToGrid w:val="0"/>
            <w:color w:val="000000"/>
          </w:rPr>
          <w:t xml:space="preserve">transaction amount </w:t>
        </w:r>
      </w:ins>
      <w:ins w:id="1316" w:author="Fernandez, Susana" w:date="2023-01-27T16:24:00Z">
        <w:r w:rsidR="003028AB">
          <w:rPr>
            <w:rFonts w:cs="Arial"/>
            <w:snapToGrid w:val="0"/>
            <w:color w:val="000000"/>
          </w:rPr>
          <w:t>and</w:t>
        </w:r>
      </w:ins>
      <w:ins w:id="1317" w:author="Fernandez, Susana" w:date="2023-01-27T15:52:00Z">
        <w:r>
          <w:rPr>
            <w:rFonts w:cs="Arial"/>
            <w:snapToGrid w:val="0"/>
            <w:color w:val="000000"/>
          </w:rPr>
          <w:t xml:space="preserve"> the credit surcharge amount fee</w:t>
        </w:r>
      </w:ins>
      <w:ins w:id="1318" w:author="Fernandez, Susana" w:date="2023-01-31T10:00:00Z">
        <w:r w:rsidR="008D16A3">
          <w:rPr>
            <w:rFonts w:cs="Arial"/>
            <w:snapToGrid w:val="0"/>
            <w:color w:val="000000"/>
          </w:rPr>
          <w:t>.</w:t>
        </w:r>
      </w:ins>
    </w:p>
    <w:p w14:paraId="7F273AA1" w14:textId="7390E445" w:rsidR="004B68B5" w:rsidRDefault="004B68B5" w:rsidP="004B68B5">
      <w:pPr>
        <w:pStyle w:val="ListParagraph"/>
        <w:rPr>
          <w:ins w:id="1319" w:author="Fernandez, Susana" w:date="2023-01-30T13:10:00Z"/>
          <w:rFonts w:cs="Arial"/>
          <w:b/>
          <w:bCs/>
          <w:snapToGrid w:val="0"/>
          <w:color w:val="000000"/>
        </w:rPr>
      </w:pPr>
    </w:p>
    <w:p w14:paraId="189220A2" w14:textId="77777777" w:rsidR="00E66789" w:rsidRPr="004B68B5" w:rsidRDefault="00E66789" w:rsidP="004B68B5">
      <w:pPr>
        <w:pStyle w:val="ListParagraph"/>
        <w:rPr>
          <w:ins w:id="1320" w:author="Fernandez, Susana" w:date="2023-01-27T15:49:00Z"/>
          <w:rFonts w:cs="Arial"/>
          <w:b/>
          <w:bCs/>
          <w:snapToGrid w:val="0"/>
          <w:color w:val="000000"/>
        </w:rPr>
      </w:pPr>
    </w:p>
    <w:p w14:paraId="70CF2D3F" w14:textId="28A8C9FB" w:rsidR="00FB5AB8" w:rsidRDefault="00FB5AB8" w:rsidP="00FB5AB8">
      <w:pPr>
        <w:pStyle w:val="Heading4"/>
        <w:rPr>
          <w:ins w:id="1321" w:author="Fernandez, Susana" w:date="2023-01-31T09:56:00Z"/>
        </w:rPr>
      </w:pPr>
      <w:ins w:id="1322" w:author="Fernandez, Susana" w:date="2023-01-31T09:57:00Z">
        <w:r>
          <w:t>Credit S</w:t>
        </w:r>
      </w:ins>
      <w:ins w:id="1323" w:author="Fernandez, Susana" w:date="2023-01-31T09:56:00Z">
        <w:r>
          <w:t>urcharge</w:t>
        </w:r>
      </w:ins>
      <w:ins w:id="1324" w:author="Fernandez, Susana" w:date="2023-01-31T09:57:00Z">
        <w:r>
          <w:t xml:space="preserve"> on Refunds</w:t>
        </w:r>
      </w:ins>
    </w:p>
    <w:p w14:paraId="02D75F2E" w14:textId="6E595FB2" w:rsidR="001D42E3" w:rsidDel="004B68B5" w:rsidRDefault="00215696" w:rsidP="003028AB">
      <w:pPr>
        <w:pStyle w:val="Heading4"/>
        <w:rPr>
          <w:del w:id="1325" w:author="Fernandez, Susana" w:date="2023-01-27T15:48:00Z"/>
        </w:rPr>
      </w:pPr>
      <w:del w:id="1326" w:author="Fernandez, Susana" w:date="2023-01-27T16:00:00Z">
        <w:r w:rsidRPr="00F85DE0" w:rsidDel="007136F7">
          <w:delText xml:space="preserve">The surcharge amount must be forwarded in all the </w:delText>
        </w:r>
        <w:r w:rsidR="00F47164" w:rsidRPr="00F85DE0" w:rsidDel="007136F7">
          <w:delText>transactions</w:delText>
        </w:r>
        <w:r w:rsidRPr="00F85DE0" w:rsidDel="007136F7">
          <w:delText xml:space="preserve"> that have a surcharge fee</w:delText>
        </w:r>
        <w:r w:rsidR="00D209FA" w:rsidRPr="00F85DE0" w:rsidDel="007136F7">
          <w:delText xml:space="preserve"> in </w:delText>
        </w:r>
      </w:del>
      <w:del w:id="1327" w:author="Fernandez, Susana" w:date="2023-01-27T15:44:00Z">
        <w:r w:rsidR="00D209FA" w:rsidRPr="00F85DE0" w:rsidDel="00F85DE0">
          <w:delText xml:space="preserve">the new </w:delText>
        </w:r>
      </w:del>
      <w:del w:id="1328" w:author="Fernandez, Susana" w:date="2023-01-27T16:00:00Z">
        <w:r w:rsidR="00D209FA" w:rsidRPr="00F85DE0" w:rsidDel="007136F7">
          <w:delText>FID 9 SFID b – Surcharge Fee</w:delText>
        </w:r>
        <w:r w:rsidR="00F47164" w:rsidRPr="00F85DE0" w:rsidDel="007136F7">
          <w:delText xml:space="preserve"> Information</w:delText>
        </w:r>
      </w:del>
      <w:del w:id="1329" w:author="Fernandez, Susana" w:date="2023-01-27T15:48:00Z">
        <w:r w:rsidR="00D209FA" w:rsidRPr="00F85DE0" w:rsidDel="00F85DE0">
          <w:delText>.</w:delText>
        </w:r>
      </w:del>
    </w:p>
    <w:p w14:paraId="68649945" w14:textId="073E993E" w:rsidR="00C14093" w:rsidDel="004B68B5" w:rsidRDefault="00C14093" w:rsidP="003028AB">
      <w:pPr>
        <w:pStyle w:val="Heading4"/>
        <w:rPr>
          <w:del w:id="1330" w:author="Fernandez, Susana" w:date="2023-01-27T15:49:00Z"/>
          <w:bCs/>
        </w:rPr>
      </w:pPr>
    </w:p>
    <w:p w14:paraId="4AEBB611" w14:textId="6604D4D1" w:rsidR="00C14093" w:rsidRPr="00F85DE0" w:rsidDel="00F85DE0" w:rsidRDefault="00C14093" w:rsidP="003028AB">
      <w:pPr>
        <w:pStyle w:val="Heading4"/>
        <w:rPr>
          <w:del w:id="1331" w:author="Fernandez, Susana" w:date="2023-01-27T15:48:00Z"/>
        </w:rPr>
      </w:pPr>
      <w:del w:id="1332" w:author="Fernandez, Susana" w:date="2023-01-27T16:00:00Z">
        <w:r w:rsidRPr="00F85DE0" w:rsidDel="007136F7">
          <w:delText>FID B – Amount 1 includes both transaction amount and surcharge amount fee</w:delText>
        </w:r>
      </w:del>
      <w:del w:id="1333" w:author="Fernandez, Susana" w:date="2023-01-27T15:48:00Z">
        <w:r w:rsidRPr="00F85DE0" w:rsidDel="00F85DE0">
          <w:delText>.</w:delText>
        </w:r>
      </w:del>
    </w:p>
    <w:p w14:paraId="6DEF7A52" w14:textId="41D5B021" w:rsidR="00C01ADC" w:rsidRPr="00F85DE0" w:rsidDel="00F85DE0" w:rsidRDefault="00C01ADC" w:rsidP="003028AB">
      <w:pPr>
        <w:pStyle w:val="Heading4"/>
        <w:rPr>
          <w:del w:id="1334" w:author="Fernandez, Susana" w:date="2023-01-27T15:48:00Z"/>
        </w:rPr>
      </w:pPr>
    </w:p>
    <w:p w14:paraId="5534F4EB" w14:textId="2A7EB3B8" w:rsidR="00C01ADC" w:rsidDel="007136F7" w:rsidRDefault="00C01ADC" w:rsidP="003028AB">
      <w:pPr>
        <w:pStyle w:val="Heading4"/>
        <w:rPr>
          <w:del w:id="1335" w:author="Fernandez, Susana" w:date="2023-01-27T16:00:00Z"/>
        </w:rPr>
      </w:pPr>
      <w:del w:id="1336" w:author="Fernandez, Susana" w:date="2023-01-27T16:00:00Z">
        <w:r w:rsidDel="007136F7">
          <w:delText>Surcharge will be allowed to domestic and international issued cards.</w:delText>
        </w:r>
      </w:del>
    </w:p>
    <w:p w14:paraId="55639940" w14:textId="59C150FD" w:rsidR="00B51B7C" w:rsidDel="007136F7" w:rsidRDefault="00B51B7C" w:rsidP="003028AB">
      <w:pPr>
        <w:pStyle w:val="Heading4"/>
        <w:rPr>
          <w:del w:id="1337" w:author="Fernandez, Susana" w:date="2023-01-27T16:00:00Z"/>
        </w:rPr>
      </w:pPr>
    </w:p>
    <w:p w14:paraId="2CEC97BC" w14:textId="3A2609A8" w:rsidR="003C2F0B" w:rsidDel="007136F7" w:rsidRDefault="00B51B7C" w:rsidP="003028AB">
      <w:pPr>
        <w:pStyle w:val="Heading4"/>
        <w:rPr>
          <w:del w:id="1338" w:author="Fernandez, Susana" w:date="2023-01-27T16:00:00Z"/>
        </w:rPr>
      </w:pPr>
      <w:del w:id="1339" w:author="Fernandez, Susana" w:date="2023-01-27T16:00:00Z">
        <w:r w:rsidDel="007136F7">
          <w:delText>Surcharge applies to credit transactions</w:delText>
        </w:r>
      </w:del>
      <w:del w:id="1340" w:author="Fernandez, Susana" w:date="2023-01-27T15:45:00Z">
        <w:r w:rsidDel="00F85DE0">
          <w:delText xml:space="preserve"> only</w:delText>
        </w:r>
      </w:del>
      <w:del w:id="1341" w:author="Fernandez, Susana" w:date="2023-01-27T16:00:00Z">
        <w:r w:rsidDel="007136F7">
          <w:delText xml:space="preserve">. </w:delText>
        </w:r>
      </w:del>
    </w:p>
    <w:p w14:paraId="189433DA" w14:textId="75B934BC" w:rsidR="00E03C44" w:rsidDel="00FB5AB8" w:rsidRDefault="00E03C44" w:rsidP="003028AB">
      <w:pPr>
        <w:pStyle w:val="Heading4"/>
        <w:rPr>
          <w:del w:id="1342" w:author="Fernandez, Susana" w:date="2023-01-31T09:57:00Z"/>
        </w:rPr>
      </w:pPr>
    </w:p>
    <w:p w14:paraId="08F537C5" w14:textId="16018638" w:rsidR="003028AB" w:rsidRDefault="003028AB" w:rsidP="003028AB">
      <w:pPr>
        <w:pStyle w:val="ListParagraph"/>
        <w:ind w:left="0"/>
        <w:rPr>
          <w:ins w:id="1343" w:author="Fernandez, Susana" w:date="2023-01-30T13:10:00Z"/>
          <w:rFonts w:cs="Arial"/>
          <w:snapToGrid w:val="0"/>
          <w:color w:val="000000"/>
        </w:rPr>
      </w:pPr>
      <w:moveToRangeStart w:id="1344" w:author="Fernandez, Susana" w:date="2023-01-27T16:27:00Z" w:name="move125729252"/>
      <w:moveTo w:id="1345" w:author="Fernandez, Susana" w:date="2023-01-27T16:27:00Z">
        <w:r w:rsidRPr="0044309F">
          <w:rPr>
            <w:rFonts w:cs="Arial"/>
            <w:snapToGrid w:val="0"/>
            <w:color w:val="000000"/>
          </w:rPr>
          <w:t>Surcharges on credit transactions / refunds are prohibited, and a requirement that the surcharge be credited back to the cardholder in the event of refund of the purchase is in place. For partial refunds, the surcharge must be credited on a prorated basis, despite the fact that the surcharge can be fixed, flat or variable.</w:t>
        </w:r>
      </w:moveTo>
    </w:p>
    <w:p w14:paraId="5386C06C" w14:textId="77777777" w:rsidR="00E66789" w:rsidRDefault="00E66789" w:rsidP="003028AB">
      <w:pPr>
        <w:pStyle w:val="ListParagraph"/>
        <w:ind w:left="0"/>
        <w:rPr>
          <w:ins w:id="1346" w:author="Fernandez, Susana" w:date="2023-01-27T16:27:00Z"/>
          <w:rFonts w:cs="Arial"/>
          <w:snapToGrid w:val="0"/>
          <w:color w:val="000000"/>
        </w:rPr>
      </w:pPr>
    </w:p>
    <w:p w14:paraId="7E800443" w14:textId="7062CC9D" w:rsidR="00BB0642" w:rsidRDefault="003028AB" w:rsidP="00BB0642">
      <w:pPr>
        <w:pStyle w:val="Heading5"/>
        <w:rPr>
          <w:ins w:id="1347" w:author="Fernandez, Susana" w:date="2023-01-30T12:38:00Z"/>
        </w:rPr>
      </w:pPr>
      <w:ins w:id="1348" w:author="Fernandez, Susana" w:date="2023-01-27T16:27:00Z">
        <w:r w:rsidRPr="003028AB">
          <w:t xml:space="preserve">Example </w:t>
        </w:r>
      </w:ins>
      <w:ins w:id="1349" w:author="Fernandez, Susana" w:date="2023-01-30T12:41:00Z">
        <w:r w:rsidR="00AF3360">
          <w:t xml:space="preserve">1: </w:t>
        </w:r>
      </w:ins>
      <w:ins w:id="1350" w:author="Fernandez, Susana" w:date="2023-01-27T16:27:00Z">
        <w:r w:rsidRPr="003028AB">
          <w:t>Rate 2% full refund</w:t>
        </w:r>
      </w:ins>
    </w:p>
    <w:p w14:paraId="713669FD" w14:textId="15E1A007" w:rsidR="00BB0642" w:rsidRPr="00BB0642" w:rsidRDefault="00BB0642" w:rsidP="00BB0642">
      <w:pPr>
        <w:ind w:left="360"/>
        <w:rPr>
          <w:ins w:id="1351" w:author="Fernandez, Susana" w:date="2023-01-30T12:37:00Z"/>
        </w:rPr>
      </w:pPr>
      <w:ins w:id="1352" w:author="Fernandez, Susana" w:date="2023-01-30T12:38:00Z">
        <w:r>
          <w:t>Purchase</w:t>
        </w:r>
      </w:ins>
      <w:ins w:id="1353" w:author="Fernandez, Susana" w:date="2023-01-30T13:31:00Z">
        <w:r w:rsidR="002F3CC9">
          <w:t xml:space="preserve"> $100</w:t>
        </w:r>
      </w:ins>
      <w:ins w:id="1354" w:author="Fernandez, Susana" w:date="2023-01-31T09:14:00Z">
        <w:r w:rsidR="006A55CD">
          <w:t>.00</w:t>
        </w:r>
      </w:ins>
    </w:p>
    <w:p w14:paraId="0737C543" w14:textId="15727BD7" w:rsidR="002F3CC9" w:rsidRDefault="002F3CC9" w:rsidP="00BB0642">
      <w:pPr>
        <w:pStyle w:val="ListParagraph"/>
        <w:numPr>
          <w:ilvl w:val="0"/>
          <w:numId w:val="188"/>
        </w:numPr>
        <w:rPr>
          <w:ins w:id="1355" w:author="Fernandez, Susana" w:date="2023-01-30T13:31:00Z"/>
        </w:rPr>
      </w:pPr>
      <w:ins w:id="1356" w:author="Fernandez, Susana" w:date="2023-01-30T13:31:00Z">
        <w:r>
          <w:t>FID B – Amount 1</w:t>
        </w:r>
        <w:r>
          <w:tab/>
        </w:r>
        <w:r>
          <w:tab/>
          <w:t>$102.00</w:t>
        </w:r>
      </w:ins>
      <w:ins w:id="1357" w:author="Fernandez, Susana" w:date="2023-01-30T13:48:00Z">
        <w:r w:rsidR="00170F45">
          <w:t xml:space="preserve"> ($100</w:t>
        </w:r>
      </w:ins>
      <w:ins w:id="1358" w:author="Fernandez, Susana" w:date="2023-01-31T09:13:00Z">
        <w:r w:rsidR="006A55CD">
          <w:t>.00</w:t>
        </w:r>
      </w:ins>
      <w:ins w:id="1359" w:author="Fernandez, Susana" w:date="2023-01-30T13:49:00Z">
        <w:r w:rsidR="00170F45">
          <w:t xml:space="preserve"> + $2.00)</w:t>
        </w:r>
      </w:ins>
    </w:p>
    <w:p w14:paraId="4A295739" w14:textId="5AE569F5" w:rsidR="00BB0642" w:rsidRDefault="002F3CC9" w:rsidP="00BB0642">
      <w:pPr>
        <w:pStyle w:val="ListParagraph"/>
        <w:numPr>
          <w:ilvl w:val="0"/>
          <w:numId w:val="188"/>
        </w:numPr>
        <w:rPr>
          <w:ins w:id="1360" w:author="Fernandez, Susana" w:date="2023-01-30T12:36:00Z"/>
        </w:rPr>
      </w:pPr>
      <w:ins w:id="1361" w:author="Fernandez, Susana" w:date="2023-01-30T13:31:00Z">
        <w:r>
          <w:t>FID 9 SFID b</w:t>
        </w:r>
      </w:ins>
      <w:ins w:id="1362" w:author="Fernandez, Susana" w:date="2023-01-31T09:14:00Z">
        <w:r w:rsidR="006A55CD">
          <w:t xml:space="preserve"> – Surcharge fee</w:t>
        </w:r>
      </w:ins>
      <w:ins w:id="1363" w:author="Fernandez, Susana" w:date="2023-01-30T12:36:00Z">
        <w:r w:rsidR="00BB0642">
          <w:tab/>
          <w:t>$</w:t>
        </w:r>
      </w:ins>
      <w:ins w:id="1364" w:author="Fernandez, Susana" w:date="2023-01-30T12:37:00Z">
        <w:r w:rsidR="00BB0642">
          <w:t xml:space="preserve">    2.00</w:t>
        </w:r>
      </w:ins>
      <w:ins w:id="1365" w:author="Fernandez, Susana" w:date="2023-01-30T12:38:00Z">
        <w:r w:rsidR="00BB0642">
          <w:t xml:space="preserve"> </w:t>
        </w:r>
      </w:ins>
      <w:ins w:id="1366" w:author="Fernandez, Susana" w:date="2023-01-30T12:39:00Z">
        <w:r w:rsidR="00BB0642">
          <w:t>(debit)</w:t>
        </w:r>
      </w:ins>
    </w:p>
    <w:p w14:paraId="527C3A62" w14:textId="14A8C19C" w:rsidR="00BB0642" w:rsidRDefault="00BB0642" w:rsidP="00BB0642">
      <w:pPr>
        <w:pStyle w:val="ListParagraph"/>
        <w:rPr>
          <w:ins w:id="1367" w:author="Fernandez, Susana" w:date="2023-01-30T12:37:00Z"/>
          <w:rFonts w:eastAsia="Times New Roman"/>
          <w:color w:val="172B4D"/>
        </w:rPr>
      </w:pPr>
    </w:p>
    <w:p w14:paraId="679B3724" w14:textId="07DBBC8B" w:rsidR="00BB0642" w:rsidRPr="00BB0642" w:rsidRDefault="00BB0642" w:rsidP="00BB0642">
      <w:pPr>
        <w:ind w:left="360"/>
        <w:rPr>
          <w:ins w:id="1368" w:author="Fernandez, Susana" w:date="2023-01-30T12:38:00Z"/>
        </w:rPr>
      </w:pPr>
      <w:ins w:id="1369" w:author="Fernandez, Susana" w:date="2023-01-30T12:38:00Z">
        <w:r>
          <w:t>Refund</w:t>
        </w:r>
      </w:ins>
      <w:ins w:id="1370" w:author="Fernandez, Susana" w:date="2023-01-30T13:32:00Z">
        <w:r w:rsidR="002F3CC9">
          <w:t xml:space="preserve"> $100</w:t>
        </w:r>
      </w:ins>
      <w:ins w:id="1371" w:author="Fernandez, Susana" w:date="2023-01-31T09:14:00Z">
        <w:r w:rsidR="006A55CD">
          <w:t>.00</w:t>
        </w:r>
      </w:ins>
    </w:p>
    <w:p w14:paraId="562BEF8B" w14:textId="35752C91" w:rsidR="002F3CC9" w:rsidRDefault="002F3CC9" w:rsidP="002F3CC9">
      <w:pPr>
        <w:pStyle w:val="ListParagraph"/>
        <w:numPr>
          <w:ilvl w:val="0"/>
          <w:numId w:val="188"/>
        </w:numPr>
        <w:rPr>
          <w:ins w:id="1372" w:author="Fernandez, Susana" w:date="2023-01-30T13:32:00Z"/>
        </w:rPr>
      </w:pPr>
      <w:ins w:id="1373" w:author="Fernandez, Susana" w:date="2023-01-30T13:32:00Z">
        <w:r>
          <w:t>FID B – Amount 1</w:t>
        </w:r>
        <w:r>
          <w:tab/>
        </w:r>
        <w:r>
          <w:tab/>
          <w:t>$102.00</w:t>
        </w:r>
      </w:ins>
      <w:ins w:id="1374" w:author="Fernandez, Susana" w:date="2023-01-30T13:49:00Z">
        <w:r w:rsidR="00170F45">
          <w:t xml:space="preserve"> ($100 + $2.00)</w:t>
        </w:r>
      </w:ins>
    </w:p>
    <w:p w14:paraId="6E919543" w14:textId="4387A780" w:rsidR="002F3CC9" w:rsidRDefault="002F3CC9" w:rsidP="002F3CC9">
      <w:pPr>
        <w:pStyle w:val="ListParagraph"/>
        <w:numPr>
          <w:ilvl w:val="0"/>
          <w:numId w:val="188"/>
        </w:numPr>
        <w:rPr>
          <w:ins w:id="1375" w:author="Fernandez, Susana" w:date="2023-01-30T13:32:00Z"/>
        </w:rPr>
      </w:pPr>
      <w:ins w:id="1376" w:author="Fernandez, Susana" w:date="2023-01-30T13:32:00Z">
        <w:r>
          <w:t>FID 9 SFID b</w:t>
        </w:r>
      </w:ins>
      <w:ins w:id="1377" w:author="Fernandez, Susana" w:date="2023-01-31T09:15:00Z">
        <w:r w:rsidR="006A55CD">
          <w:t xml:space="preserve"> – Surcharge fee</w:t>
        </w:r>
      </w:ins>
      <w:ins w:id="1378" w:author="Fernandez, Susana" w:date="2023-01-30T13:32:00Z">
        <w:r>
          <w:tab/>
          <w:t>$    2.00 (credit)</w:t>
        </w:r>
      </w:ins>
    </w:p>
    <w:p w14:paraId="291843F5" w14:textId="77777777" w:rsidR="00BB0642" w:rsidRPr="00BB0642" w:rsidRDefault="00BB0642" w:rsidP="00BB0642">
      <w:pPr>
        <w:pStyle w:val="ListParagraph"/>
        <w:rPr>
          <w:ins w:id="1379" w:author="Fernandez, Susana" w:date="2023-01-30T12:36:00Z"/>
          <w:rFonts w:eastAsia="Times New Roman"/>
          <w:color w:val="172B4D"/>
        </w:rPr>
      </w:pPr>
    </w:p>
    <w:p w14:paraId="3A138BAA" w14:textId="7EB87AC9" w:rsidR="003028AB" w:rsidRPr="00C14093" w:rsidDel="00BB0642" w:rsidRDefault="003028AB" w:rsidP="003028AB">
      <w:pPr>
        <w:pStyle w:val="ListParagraph"/>
        <w:ind w:left="0"/>
        <w:rPr>
          <w:del w:id="1380" w:author="Fernandez, Susana" w:date="2023-01-30T12:33:00Z"/>
          <w:moveTo w:id="1381" w:author="Fernandez, Susana" w:date="2023-01-27T16:27:00Z"/>
          <w:rFonts w:cs="Arial"/>
          <w:snapToGrid w:val="0"/>
          <w:color w:val="000000"/>
        </w:rPr>
      </w:pPr>
    </w:p>
    <w:moveToRangeEnd w:id="1344"/>
    <w:p w14:paraId="79519C71" w14:textId="21B69EE4" w:rsidR="003028AB" w:rsidRPr="003028AB" w:rsidRDefault="003028AB" w:rsidP="000F497B">
      <w:pPr>
        <w:pStyle w:val="Heading5"/>
        <w:rPr>
          <w:ins w:id="1382" w:author="Fernandez, Susana" w:date="2023-01-27T16:29:00Z"/>
        </w:rPr>
      </w:pPr>
      <w:ins w:id="1383" w:author="Fernandez, Susana" w:date="2023-01-27T16:29:00Z">
        <w:r w:rsidRPr="003028AB">
          <w:t>Example</w:t>
        </w:r>
      </w:ins>
      <w:ins w:id="1384" w:author="Fernandez, Susana" w:date="2023-01-30T12:42:00Z">
        <w:r w:rsidR="00AF3360">
          <w:t xml:space="preserve"> 2:</w:t>
        </w:r>
      </w:ins>
      <w:ins w:id="1385" w:author="Fernandez, Susana" w:date="2023-01-27T16:29:00Z">
        <w:r w:rsidRPr="003028AB">
          <w:t xml:space="preserve"> Rate 2% partial refund</w:t>
        </w:r>
      </w:ins>
    </w:p>
    <w:p w14:paraId="2949AE35" w14:textId="00ADF100" w:rsidR="002F3CC9" w:rsidRPr="00BB0642" w:rsidRDefault="002F3CC9" w:rsidP="002F3CC9">
      <w:pPr>
        <w:ind w:left="360"/>
        <w:rPr>
          <w:ins w:id="1386" w:author="Fernandez, Susana" w:date="2023-01-30T13:33:00Z"/>
        </w:rPr>
      </w:pPr>
      <w:ins w:id="1387" w:author="Fernandez, Susana" w:date="2023-01-30T13:33:00Z">
        <w:r>
          <w:t>Purchase $100</w:t>
        </w:r>
      </w:ins>
      <w:ins w:id="1388" w:author="Fernandez, Susana" w:date="2023-01-31T09:14:00Z">
        <w:r w:rsidR="006A55CD">
          <w:t>.00</w:t>
        </w:r>
      </w:ins>
    </w:p>
    <w:p w14:paraId="0AACFB2D" w14:textId="303759D4" w:rsidR="002F3CC9" w:rsidRDefault="002F3CC9" w:rsidP="002F3CC9">
      <w:pPr>
        <w:pStyle w:val="ListParagraph"/>
        <w:numPr>
          <w:ilvl w:val="0"/>
          <w:numId w:val="188"/>
        </w:numPr>
        <w:rPr>
          <w:ins w:id="1389" w:author="Fernandez, Susana" w:date="2023-01-30T13:33:00Z"/>
        </w:rPr>
      </w:pPr>
      <w:ins w:id="1390" w:author="Fernandez, Susana" w:date="2023-01-30T13:33:00Z">
        <w:r>
          <w:t>FID B – Amount 1</w:t>
        </w:r>
        <w:r>
          <w:tab/>
        </w:r>
        <w:r>
          <w:tab/>
          <w:t>$102.00</w:t>
        </w:r>
      </w:ins>
      <w:ins w:id="1391" w:author="Fernandez, Susana" w:date="2023-01-30T13:49:00Z">
        <w:r w:rsidR="00170F45">
          <w:t xml:space="preserve"> ($100 + $2.00)</w:t>
        </w:r>
      </w:ins>
    </w:p>
    <w:p w14:paraId="292CB19C" w14:textId="51B3F69F" w:rsidR="002F3CC9" w:rsidRDefault="002F3CC9" w:rsidP="002F3CC9">
      <w:pPr>
        <w:pStyle w:val="ListParagraph"/>
        <w:numPr>
          <w:ilvl w:val="0"/>
          <w:numId w:val="188"/>
        </w:numPr>
        <w:rPr>
          <w:ins w:id="1392" w:author="Fernandez, Susana" w:date="2023-01-30T13:33:00Z"/>
        </w:rPr>
      </w:pPr>
      <w:ins w:id="1393" w:author="Fernandez, Susana" w:date="2023-01-30T13:33:00Z">
        <w:r>
          <w:t>FID 9 SFID b</w:t>
        </w:r>
      </w:ins>
      <w:ins w:id="1394" w:author="Fernandez, Susana" w:date="2023-01-31T09:15:00Z">
        <w:r w:rsidR="006A55CD">
          <w:t xml:space="preserve"> – Surcharge fee</w:t>
        </w:r>
      </w:ins>
      <w:ins w:id="1395" w:author="Fernandez, Susana" w:date="2023-01-30T13:33:00Z">
        <w:r>
          <w:tab/>
          <w:t>$    2.00 (debit)</w:t>
        </w:r>
      </w:ins>
    </w:p>
    <w:p w14:paraId="72DFB42A" w14:textId="77777777" w:rsidR="00AF3360" w:rsidRDefault="00AF3360" w:rsidP="00AF3360">
      <w:pPr>
        <w:pStyle w:val="ListParagraph"/>
        <w:rPr>
          <w:ins w:id="1396" w:author="Fernandez, Susana" w:date="2023-01-30T12:42:00Z"/>
          <w:rFonts w:eastAsia="Times New Roman"/>
          <w:color w:val="172B4D"/>
        </w:rPr>
      </w:pPr>
    </w:p>
    <w:p w14:paraId="0B0F9ADC" w14:textId="3BFD603F" w:rsidR="00AF3360" w:rsidRPr="00BB0642" w:rsidRDefault="00AF3360" w:rsidP="00AF3360">
      <w:pPr>
        <w:ind w:left="360"/>
        <w:rPr>
          <w:ins w:id="1397" w:author="Fernandez, Susana" w:date="2023-01-30T12:42:00Z"/>
        </w:rPr>
      </w:pPr>
      <w:ins w:id="1398" w:author="Fernandez, Susana" w:date="2023-01-30T12:42:00Z">
        <w:r>
          <w:t xml:space="preserve">Refund 1 </w:t>
        </w:r>
      </w:ins>
      <w:ins w:id="1399" w:author="Fernandez, Susana" w:date="2023-01-30T12:43:00Z">
        <w:r>
          <w:t>item $60</w:t>
        </w:r>
      </w:ins>
      <w:ins w:id="1400" w:author="Fernandez, Susana" w:date="2023-01-31T09:14:00Z">
        <w:r w:rsidR="006A55CD">
          <w:t>.00</w:t>
        </w:r>
      </w:ins>
    </w:p>
    <w:p w14:paraId="70B4971A" w14:textId="175450AA" w:rsidR="00AF3360" w:rsidRDefault="002F3CC9" w:rsidP="00AF3360">
      <w:pPr>
        <w:pStyle w:val="ListParagraph"/>
        <w:numPr>
          <w:ilvl w:val="0"/>
          <w:numId w:val="188"/>
        </w:numPr>
        <w:rPr>
          <w:ins w:id="1401" w:author="Fernandez, Susana" w:date="2023-01-30T12:42:00Z"/>
        </w:rPr>
      </w:pPr>
      <w:ins w:id="1402" w:author="Fernandez, Susana" w:date="2023-01-30T13:33:00Z">
        <w:r>
          <w:t>FID B – Amount 1</w:t>
        </w:r>
        <w:r>
          <w:tab/>
        </w:r>
      </w:ins>
      <w:ins w:id="1403" w:author="Fernandez, Susana" w:date="2023-01-30T12:42:00Z">
        <w:r w:rsidR="00AF3360">
          <w:tab/>
          <w:t>$</w:t>
        </w:r>
      </w:ins>
      <w:ins w:id="1404" w:author="Fernandez, Susana" w:date="2023-01-30T12:43:00Z">
        <w:r w:rsidR="00AF3360">
          <w:t>6</w:t>
        </w:r>
      </w:ins>
      <w:ins w:id="1405" w:author="Fernandez, Susana" w:date="2023-01-30T13:33:00Z">
        <w:r>
          <w:t>1</w:t>
        </w:r>
      </w:ins>
      <w:ins w:id="1406" w:author="Fernandez, Susana" w:date="2023-01-30T12:42:00Z">
        <w:r w:rsidR="00AF3360">
          <w:t>.</w:t>
        </w:r>
      </w:ins>
      <w:ins w:id="1407" w:author="Fernandez, Susana" w:date="2023-01-30T13:33:00Z">
        <w:r>
          <w:t>2</w:t>
        </w:r>
      </w:ins>
      <w:ins w:id="1408" w:author="Fernandez, Susana" w:date="2023-01-30T12:42:00Z">
        <w:r w:rsidR="00AF3360">
          <w:t>0</w:t>
        </w:r>
      </w:ins>
      <w:ins w:id="1409" w:author="Fernandez, Susana" w:date="2023-01-30T13:49:00Z">
        <w:r w:rsidR="00170F45">
          <w:t xml:space="preserve"> ($60.00 + $1.20)</w:t>
        </w:r>
      </w:ins>
    </w:p>
    <w:p w14:paraId="5B15AE97" w14:textId="3F5B19DB" w:rsidR="00AF3360" w:rsidRDefault="00AF3360" w:rsidP="00AF3360">
      <w:pPr>
        <w:pStyle w:val="ListParagraph"/>
        <w:numPr>
          <w:ilvl w:val="0"/>
          <w:numId w:val="188"/>
        </w:numPr>
        <w:rPr>
          <w:ins w:id="1410" w:author="Fernandez, Susana" w:date="2023-01-30T12:42:00Z"/>
        </w:rPr>
      </w:pPr>
      <w:ins w:id="1411" w:author="Fernandez, Susana" w:date="2023-01-30T12:42:00Z">
        <w:r>
          <w:t>Surcharge</w:t>
        </w:r>
        <w:r>
          <w:tab/>
        </w:r>
        <w:r>
          <w:tab/>
        </w:r>
        <w:r>
          <w:tab/>
          <w:t xml:space="preserve">$ </w:t>
        </w:r>
      </w:ins>
      <w:ins w:id="1412" w:author="Fernandez, Susana" w:date="2023-01-30T13:10:00Z">
        <w:r w:rsidR="00E66789">
          <w:t xml:space="preserve"> </w:t>
        </w:r>
      </w:ins>
      <w:ins w:id="1413" w:author="Fernandez, Susana" w:date="2023-01-30T12:43:00Z">
        <w:r>
          <w:t>1</w:t>
        </w:r>
      </w:ins>
      <w:ins w:id="1414" w:author="Fernandez, Susana" w:date="2023-01-30T12:42:00Z">
        <w:r>
          <w:t>.</w:t>
        </w:r>
      </w:ins>
      <w:ins w:id="1415" w:author="Fernandez, Susana" w:date="2023-01-30T12:43:00Z">
        <w:r>
          <w:t>2</w:t>
        </w:r>
      </w:ins>
      <w:ins w:id="1416" w:author="Fernandez, Susana" w:date="2023-01-30T12:42:00Z">
        <w:r>
          <w:t xml:space="preserve">0 </w:t>
        </w:r>
      </w:ins>
      <w:ins w:id="1417" w:author="Fernandez, Susana" w:date="2023-01-30T13:33:00Z">
        <w:r w:rsidR="002F3CC9">
          <w:t>(</w:t>
        </w:r>
      </w:ins>
      <w:ins w:id="1418" w:author="Fernandez, Susana" w:date="2023-01-30T12:42:00Z">
        <w:r>
          <w:t>credit)</w:t>
        </w:r>
      </w:ins>
    </w:p>
    <w:p w14:paraId="13505A85" w14:textId="7317E606" w:rsidR="00AF3360" w:rsidRDefault="00AF3360" w:rsidP="00AF3360">
      <w:pPr>
        <w:pStyle w:val="NoSpacing"/>
        <w:rPr>
          <w:ins w:id="1419" w:author="Fernandez, Susana" w:date="2023-01-30T12:42:00Z"/>
        </w:rPr>
      </w:pPr>
    </w:p>
    <w:p w14:paraId="00F99A73" w14:textId="77777777" w:rsidR="00E66789" w:rsidRDefault="00E66789">
      <w:pPr>
        <w:rPr>
          <w:ins w:id="1420" w:author="Fernandez, Susana" w:date="2023-01-30T13:11:00Z"/>
          <w:rFonts w:asciiTheme="majorHAnsi" w:eastAsiaTheme="majorEastAsia" w:hAnsiTheme="majorHAnsi" w:cs="Arial"/>
          <w:b/>
          <w:snapToGrid w:val="0"/>
          <w:color w:val="375623" w:themeColor="accent4"/>
          <w:sz w:val="24"/>
          <w:szCs w:val="22"/>
          <w:lang w:val="en-GB"/>
        </w:rPr>
      </w:pPr>
      <w:ins w:id="1421" w:author="Fernandez, Susana" w:date="2023-01-30T13:11:00Z">
        <w:r>
          <w:br w:type="page"/>
        </w:r>
      </w:ins>
    </w:p>
    <w:p w14:paraId="217DCC07" w14:textId="38FA9A2E" w:rsidR="003028AB" w:rsidRDefault="00BC06D3" w:rsidP="00BC06D3">
      <w:pPr>
        <w:pStyle w:val="Heading4"/>
        <w:rPr>
          <w:ins w:id="1422" w:author="Fernandez, Susana" w:date="2023-01-27T16:33:00Z"/>
        </w:rPr>
      </w:pPr>
      <w:ins w:id="1423" w:author="Fernandez, Susana" w:date="2023-01-27T16:33:00Z">
        <w:r>
          <w:lastRenderedPageBreak/>
          <w:t>Credit Surcharge on Partial Approvals</w:t>
        </w:r>
      </w:ins>
    </w:p>
    <w:p w14:paraId="3AC39E19" w14:textId="3530E1FB" w:rsidR="00BC06D3" w:rsidRDefault="00BC06D3" w:rsidP="00BC06D3">
      <w:pPr>
        <w:rPr>
          <w:ins w:id="1424" w:author="Fernandez, Susana" w:date="2023-01-27T16:36:00Z"/>
        </w:rPr>
      </w:pPr>
      <w:ins w:id="1425" w:author="Fernandez, Susana" w:date="2023-01-27T16:34:00Z">
        <w:r>
          <w:t xml:space="preserve">When the terminal allows partial approvals and if the cardholder </w:t>
        </w:r>
      </w:ins>
      <w:ins w:id="1426" w:author="Fernandez, Susana" w:date="2023-01-31T16:38:00Z">
        <w:r w:rsidR="000B5308">
          <w:t>does</w:t>
        </w:r>
      </w:ins>
      <w:ins w:id="1427" w:author="Fernandez, Susana" w:date="2023-01-27T16:34:00Z">
        <w:r>
          <w:t xml:space="preserve"> not have sufficient funds, the transaction can be approved for lesser amount</w:t>
        </w:r>
      </w:ins>
      <w:ins w:id="1428" w:author="Fernandez, Susana" w:date="2023-01-31T09:16:00Z">
        <w:r w:rsidR="001526AC">
          <w:t xml:space="preserve">, </w:t>
        </w:r>
      </w:ins>
      <w:ins w:id="1429" w:author="Fernandez, Susana" w:date="2023-01-27T16:34:00Z">
        <w:r>
          <w:t>the response code value of "010" i</w:t>
        </w:r>
      </w:ins>
      <w:ins w:id="1430" w:author="Fernandez, Susana" w:date="2023-01-27T16:35:00Z">
        <w:r>
          <w:t>ndicates that the transaction was partially approved. In the case of transactions approved partially the surcharge amount needs to be pro</w:t>
        </w:r>
      </w:ins>
      <w:ins w:id="1431" w:author="Fernandez, Susana" w:date="2023-01-27T16:36:00Z">
        <w:r>
          <w:t>rated.</w:t>
        </w:r>
      </w:ins>
      <w:ins w:id="1432" w:author="Fernandez, Susana" w:date="2023-01-30T13:12:00Z">
        <w:r w:rsidR="00E66789">
          <w:br/>
        </w:r>
      </w:ins>
    </w:p>
    <w:p w14:paraId="351106E2" w14:textId="1CF24FFF" w:rsidR="00BC06D3" w:rsidRPr="00BC06D3" w:rsidRDefault="00BC06D3" w:rsidP="000F497B">
      <w:pPr>
        <w:pStyle w:val="Heading5"/>
        <w:rPr>
          <w:ins w:id="1433" w:author="Fernandez, Susana" w:date="2023-01-27T16:37:00Z"/>
        </w:rPr>
      </w:pPr>
      <w:ins w:id="1434" w:author="Fernandez, Susana" w:date="2023-01-27T16:36:00Z">
        <w:r w:rsidRPr="00BC06D3">
          <w:t xml:space="preserve">Example </w:t>
        </w:r>
      </w:ins>
      <w:ins w:id="1435" w:author="Fernandez, Susana" w:date="2023-01-30T13:11:00Z">
        <w:r w:rsidR="00E66789">
          <w:t>3:</w:t>
        </w:r>
      </w:ins>
      <w:ins w:id="1436" w:author="Fernandez, Susana" w:date="2023-01-27T16:36:00Z">
        <w:r w:rsidRPr="00BC06D3">
          <w:t xml:space="preserve"> Purchase </w:t>
        </w:r>
      </w:ins>
      <w:ins w:id="1437" w:author="Fernandez, Susana" w:date="2023-01-27T16:37:00Z">
        <w:r w:rsidRPr="00BC06D3">
          <w:t>transaction with surcharge rate of 2%</w:t>
        </w:r>
      </w:ins>
    </w:p>
    <w:p w14:paraId="46C625CB" w14:textId="1540ABBA" w:rsidR="002F3CC9" w:rsidRPr="00BB0642" w:rsidRDefault="002F3CC9" w:rsidP="002F3CC9">
      <w:pPr>
        <w:ind w:left="360"/>
        <w:rPr>
          <w:ins w:id="1438" w:author="Fernandez, Susana" w:date="2023-01-30T13:34:00Z"/>
        </w:rPr>
      </w:pPr>
      <w:ins w:id="1439" w:author="Fernandez, Susana" w:date="2023-01-30T13:34:00Z">
        <w:r>
          <w:t>Purchase $100</w:t>
        </w:r>
      </w:ins>
      <w:ins w:id="1440" w:author="Fernandez, Susana" w:date="2023-01-31T09:16:00Z">
        <w:r w:rsidR="001526AC">
          <w:t>.00</w:t>
        </w:r>
      </w:ins>
    </w:p>
    <w:p w14:paraId="3AA4C858" w14:textId="31D32E65" w:rsidR="002F3CC9" w:rsidRDefault="002F3CC9" w:rsidP="00C7259C">
      <w:pPr>
        <w:pStyle w:val="ListParagraph"/>
        <w:numPr>
          <w:ilvl w:val="0"/>
          <w:numId w:val="190"/>
        </w:numPr>
        <w:rPr>
          <w:ins w:id="1441" w:author="Fernandez, Susana" w:date="2023-01-30T13:34:00Z"/>
        </w:rPr>
      </w:pPr>
      <w:ins w:id="1442" w:author="Fernandez, Susana" w:date="2023-01-30T13:34:00Z">
        <w:r>
          <w:t>FID B – Amount 1</w:t>
        </w:r>
        <w:r>
          <w:tab/>
        </w:r>
      </w:ins>
      <w:ins w:id="1443" w:author="Fernandez, Susana" w:date="2023-01-30T13:44:00Z">
        <w:r w:rsidR="00217481">
          <w:tab/>
        </w:r>
        <w:r w:rsidR="00217481">
          <w:tab/>
        </w:r>
      </w:ins>
      <w:ins w:id="1444" w:author="Fernandez, Susana" w:date="2023-01-30T13:34:00Z">
        <w:r>
          <w:t>$102.00</w:t>
        </w:r>
      </w:ins>
      <w:ins w:id="1445" w:author="Fernandez, Susana" w:date="2023-01-30T13:49:00Z">
        <w:r w:rsidR="00170F45">
          <w:t xml:space="preserve"> ($100.00 + $2.00)</w:t>
        </w:r>
      </w:ins>
    </w:p>
    <w:p w14:paraId="46BA8F02" w14:textId="04CDFC61" w:rsidR="00BC06D3" w:rsidRDefault="002F3CC9" w:rsidP="00C7259C">
      <w:pPr>
        <w:pStyle w:val="ListParagraph"/>
        <w:numPr>
          <w:ilvl w:val="0"/>
          <w:numId w:val="190"/>
        </w:numPr>
        <w:rPr>
          <w:ins w:id="1446" w:author="Fernandez, Susana" w:date="2023-01-27T16:41:00Z"/>
        </w:rPr>
      </w:pPr>
      <w:ins w:id="1447" w:author="Fernandez, Susana" w:date="2023-01-30T13:34:00Z">
        <w:r>
          <w:t xml:space="preserve">FID 9 SFID b </w:t>
        </w:r>
      </w:ins>
      <w:ins w:id="1448" w:author="Fernandez, Susana" w:date="2023-01-31T09:16:00Z">
        <w:r w:rsidR="001526AC">
          <w:t>– Surcharge fee</w:t>
        </w:r>
      </w:ins>
      <w:ins w:id="1449" w:author="Fernandez, Susana" w:date="2023-01-30T13:34:00Z">
        <w:r>
          <w:tab/>
        </w:r>
      </w:ins>
      <w:ins w:id="1450" w:author="Fernandez, Susana" w:date="2023-01-30T13:44:00Z">
        <w:r w:rsidR="00217481">
          <w:tab/>
        </w:r>
      </w:ins>
      <w:ins w:id="1451" w:author="Fernandez, Susana" w:date="2023-01-30T13:34:00Z">
        <w:r>
          <w:t>$    2.00 (debit)</w:t>
        </w:r>
      </w:ins>
      <w:ins w:id="1452" w:author="Fernandez, Susana" w:date="2023-01-31T14:03:00Z">
        <w:r w:rsidR="00CE66CE">
          <w:br/>
        </w:r>
      </w:ins>
    </w:p>
    <w:p w14:paraId="34D6F479" w14:textId="3A86A69D" w:rsidR="00BC06D3" w:rsidRDefault="002F3CC9" w:rsidP="00E66789">
      <w:pPr>
        <w:pStyle w:val="Heading5"/>
        <w:ind w:left="720"/>
        <w:rPr>
          <w:ins w:id="1453" w:author="Fernandez, Susana" w:date="2023-01-30T13:35:00Z"/>
        </w:rPr>
      </w:pPr>
      <w:ins w:id="1454" w:author="Fernandez, Susana" w:date="2023-01-30T13:35:00Z">
        <w:r>
          <w:t xml:space="preserve">Partial </w:t>
        </w:r>
      </w:ins>
      <w:ins w:id="1455" w:author="Fernandez, Susana" w:date="2023-01-27T16:41:00Z">
        <w:r w:rsidR="004A726A">
          <w:t>Approv</w:t>
        </w:r>
      </w:ins>
      <w:ins w:id="1456" w:author="Fernandez, Susana" w:date="2023-01-30T13:36:00Z">
        <w:r>
          <w:t>al</w:t>
        </w:r>
      </w:ins>
      <w:ins w:id="1457" w:author="Fernandez, Susana" w:date="2023-01-27T16:41:00Z">
        <w:r w:rsidR="004A726A">
          <w:t xml:space="preserve"> $50</w:t>
        </w:r>
      </w:ins>
      <w:ins w:id="1458" w:author="Fernandez, Susana" w:date="2023-01-30T13:35:00Z">
        <w:r>
          <w:t>.00</w:t>
        </w:r>
      </w:ins>
      <w:ins w:id="1459" w:author="Fernandez, Susana" w:date="2023-01-27T16:41:00Z">
        <w:r w:rsidR="004A726A">
          <w:t xml:space="preserve"> – </w:t>
        </w:r>
      </w:ins>
      <w:ins w:id="1460" w:author="Fernandez, Susana" w:date="2023-01-30T13:35:00Z">
        <w:r>
          <w:t xml:space="preserve">Response Code "010" - </w:t>
        </w:r>
      </w:ins>
      <w:ins w:id="1461" w:author="Fernandez, Susana" w:date="2023-01-27T16:41:00Z">
        <w:r w:rsidR="004A726A">
          <w:t>Breakdown (prorate example</w:t>
        </w:r>
      </w:ins>
      <w:ins w:id="1462" w:author="Fernandez, Susana" w:date="2023-01-27T16:42:00Z">
        <w:r w:rsidR="004A726A">
          <w:t>)</w:t>
        </w:r>
      </w:ins>
    </w:p>
    <w:p w14:paraId="021C52BE" w14:textId="1AEE4242" w:rsidR="002F3CC9" w:rsidRPr="002F3CC9" w:rsidRDefault="002F3CC9" w:rsidP="002F3CC9">
      <w:pPr>
        <w:ind w:left="720"/>
        <w:rPr>
          <w:ins w:id="1463" w:author="Fernandez, Susana" w:date="2023-01-27T16:41:00Z"/>
        </w:rPr>
      </w:pPr>
      <w:ins w:id="1464" w:author="Fernandez, Susana" w:date="2023-01-30T13:35:00Z">
        <w:r>
          <w:t>The acceptance solution needs to prorate the surcharge amount</w:t>
        </w:r>
      </w:ins>
      <w:ins w:id="1465" w:author="Fernandez, Susana" w:date="2023-01-30T13:40:00Z">
        <w:r>
          <w:t xml:space="preserve"> as per approved amount</w:t>
        </w:r>
      </w:ins>
      <w:ins w:id="1466" w:author="Fernandez, Susana" w:date="2023-01-31T09:59:00Z">
        <w:r w:rsidR="008D16A3">
          <w:t>.</w:t>
        </w:r>
      </w:ins>
    </w:p>
    <w:p w14:paraId="4A858781" w14:textId="77777777" w:rsidR="001526AC" w:rsidRDefault="001526AC" w:rsidP="00C7259C">
      <w:pPr>
        <w:pStyle w:val="ListParagraph"/>
        <w:numPr>
          <w:ilvl w:val="0"/>
          <w:numId w:val="191"/>
        </w:numPr>
        <w:ind w:left="1080"/>
        <w:rPr>
          <w:ins w:id="1467" w:author="Fernandez, Susana" w:date="2023-01-31T09:18:00Z"/>
        </w:rPr>
      </w:pPr>
      <w:ins w:id="1468" w:author="Fernandez, Susana" w:date="2023-01-31T09:18:00Z">
        <w:r>
          <w:t>Approved amount</w:t>
        </w:r>
      </w:ins>
      <w:ins w:id="1469" w:author="Fernandez, Susana" w:date="2023-01-30T13:37:00Z">
        <w:r w:rsidR="002F3CC9">
          <w:t xml:space="preserve"> </w:t>
        </w:r>
      </w:ins>
      <w:ins w:id="1470" w:author="Fernandez, Susana" w:date="2023-01-30T13:44:00Z">
        <w:r w:rsidR="00217481">
          <w:tab/>
        </w:r>
      </w:ins>
      <w:ins w:id="1471" w:author="Fernandez, Susana" w:date="2023-01-27T16:42:00Z">
        <w:r w:rsidR="004A726A">
          <w:tab/>
        </w:r>
      </w:ins>
      <w:ins w:id="1472" w:author="Fernandez, Susana" w:date="2023-01-30T13:37:00Z">
        <w:r w:rsidR="002F3CC9">
          <w:t>$</w:t>
        </w:r>
      </w:ins>
      <w:ins w:id="1473" w:author="Fernandez, Susana" w:date="2023-01-27T16:42:00Z">
        <w:r w:rsidR="004A726A">
          <w:t>50</w:t>
        </w:r>
      </w:ins>
      <w:ins w:id="1474" w:author="Fernandez, Susana" w:date="2023-01-30T13:37:00Z">
        <w:r w:rsidR="002F3CC9">
          <w:t>.00</w:t>
        </w:r>
      </w:ins>
    </w:p>
    <w:p w14:paraId="49FC9F90" w14:textId="4D1CEFE8" w:rsidR="004A726A" w:rsidRDefault="001526AC" w:rsidP="00C7259C">
      <w:pPr>
        <w:pStyle w:val="ListParagraph"/>
        <w:numPr>
          <w:ilvl w:val="0"/>
          <w:numId w:val="191"/>
        </w:numPr>
        <w:ind w:left="1080"/>
        <w:rPr>
          <w:ins w:id="1475" w:author="Fernandez, Susana" w:date="2023-01-27T16:42:00Z"/>
        </w:rPr>
      </w:pPr>
      <w:ins w:id="1476" w:author="Fernandez, Susana" w:date="2023-01-31T09:18:00Z">
        <w:r>
          <w:t>Cal</w:t>
        </w:r>
      </w:ins>
      <w:ins w:id="1477" w:author="Fernandez, Susana" w:date="2023-01-31T09:19:00Z">
        <w:r>
          <w:t>culate amount without fee</w:t>
        </w:r>
        <w:r>
          <w:tab/>
          <w:t>$50.00</w:t>
        </w:r>
      </w:ins>
      <w:ins w:id="1478" w:author="Fernandez, Susana" w:date="2023-01-27T16:42:00Z">
        <w:r w:rsidR="004A726A">
          <w:t>/1.02</w:t>
        </w:r>
      </w:ins>
      <w:ins w:id="1479" w:author="Fernandez, Susana" w:date="2023-01-30T13:39:00Z">
        <w:r w:rsidR="002F3CC9">
          <w:t xml:space="preserve"> = $49.02</w:t>
        </w:r>
      </w:ins>
      <w:ins w:id="1480" w:author="Fernandez, Susana" w:date="2023-01-30T13:37:00Z">
        <w:r w:rsidR="002F3CC9">
          <w:t xml:space="preserve"> </w:t>
        </w:r>
      </w:ins>
    </w:p>
    <w:p w14:paraId="776A820D" w14:textId="18C02347" w:rsidR="002F3CC9" w:rsidRDefault="001526AC" w:rsidP="00C7259C">
      <w:pPr>
        <w:pStyle w:val="ListParagraph"/>
        <w:numPr>
          <w:ilvl w:val="0"/>
          <w:numId w:val="191"/>
        </w:numPr>
        <w:ind w:left="1080"/>
        <w:rPr>
          <w:ins w:id="1481" w:author="Fernandez, Susana" w:date="2023-01-30T13:37:00Z"/>
        </w:rPr>
      </w:pPr>
      <w:ins w:id="1482" w:author="Fernandez, Susana" w:date="2023-01-31T09:17:00Z">
        <w:r>
          <w:t>Transaction</w:t>
        </w:r>
      </w:ins>
      <w:ins w:id="1483" w:author="Fernandez, Susana" w:date="2023-01-30T13:38:00Z">
        <w:r w:rsidR="002F3CC9">
          <w:t xml:space="preserve"> Amount </w:t>
        </w:r>
        <w:r w:rsidR="002F3CC9">
          <w:tab/>
        </w:r>
      </w:ins>
      <w:ins w:id="1484" w:author="Fernandez, Susana" w:date="2023-01-30T13:44:00Z">
        <w:r w:rsidR="00217481">
          <w:tab/>
        </w:r>
      </w:ins>
      <w:ins w:id="1485" w:author="Fernandez, Susana" w:date="2023-01-30T13:38:00Z">
        <w:r w:rsidR="002F3CC9">
          <w:t>$50.00</w:t>
        </w:r>
      </w:ins>
      <w:ins w:id="1486" w:author="Fernandez, Susana" w:date="2023-01-30T13:49:00Z">
        <w:r w:rsidR="00170F45">
          <w:t xml:space="preserve"> ($49.02 + $0.9</w:t>
        </w:r>
      </w:ins>
      <w:ins w:id="1487" w:author="Fernandez, Susana" w:date="2023-01-30T13:50:00Z">
        <w:r w:rsidR="00170F45">
          <w:t>8)</w:t>
        </w:r>
      </w:ins>
    </w:p>
    <w:p w14:paraId="07DCEE70" w14:textId="3AFC913F" w:rsidR="004A726A" w:rsidRDefault="001526AC" w:rsidP="00C7259C">
      <w:pPr>
        <w:pStyle w:val="ListParagraph"/>
        <w:numPr>
          <w:ilvl w:val="0"/>
          <w:numId w:val="191"/>
        </w:numPr>
        <w:ind w:left="1080"/>
        <w:rPr>
          <w:ins w:id="1488" w:author="Fernandez, Susana" w:date="2023-01-27T16:42:00Z"/>
        </w:rPr>
      </w:pPr>
      <w:ins w:id="1489" w:author="Fernandez, Susana" w:date="2023-01-31T09:17:00Z">
        <w:r>
          <w:t>Surcharge fee</w:t>
        </w:r>
      </w:ins>
      <w:ins w:id="1490" w:author="Fernandez, Susana" w:date="2023-01-30T13:38:00Z">
        <w:r w:rsidR="002F3CC9">
          <w:tab/>
        </w:r>
      </w:ins>
      <w:ins w:id="1491" w:author="Fernandez, Susana" w:date="2023-01-30T13:43:00Z">
        <w:r w:rsidR="00217481">
          <w:tab/>
        </w:r>
      </w:ins>
      <w:ins w:id="1492" w:author="Fernandez, Susana" w:date="2023-01-30T13:44:00Z">
        <w:r w:rsidR="00217481">
          <w:tab/>
        </w:r>
      </w:ins>
      <w:ins w:id="1493" w:author="Fernandez, Susana" w:date="2023-01-27T16:42:00Z">
        <w:r w:rsidR="004A726A">
          <w:t>$0.98 (49.02 x 1.02)</w:t>
        </w:r>
      </w:ins>
      <w:ins w:id="1494" w:author="Fernandez, Susana" w:date="2023-01-30T13:28:00Z">
        <w:r w:rsidR="00C964B1">
          <w:t xml:space="preserve"> </w:t>
        </w:r>
      </w:ins>
    </w:p>
    <w:p w14:paraId="163AC4F4" w14:textId="1258510A" w:rsidR="007C3862" w:rsidRPr="0004686E" w:rsidRDefault="00E66789" w:rsidP="002F3CC9">
      <w:pPr>
        <w:ind w:left="720"/>
        <w:rPr>
          <w:ins w:id="1495" w:author="Fernandez, Susana" w:date="2023-01-27T18:10:00Z"/>
          <w:b/>
          <w:i/>
          <w:iCs/>
          <w:color w:val="002060"/>
          <w:sz w:val="21"/>
        </w:rPr>
      </w:pPr>
      <w:ins w:id="1496" w:author="Fernandez, Susana" w:date="2023-01-30T13:12:00Z">
        <w:r>
          <w:br/>
        </w:r>
      </w:ins>
      <w:ins w:id="1497" w:author="Fernandez, Susana" w:date="2023-01-27T18:10:00Z">
        <w:r w:rsidR="007C3862" w:rsidRPr="0004686E">
          <w:rPr>
            <w:b/>
            <w:i/>
            <w:iCs/>
            <w:color w:val="002060"/>
            <w:sz w:val="21"/>
          </w:rPr>
          <w:t xml:space="preserve">New transaction – Breakdown </w:t>
        </w:r>
      </w:ins>
    </w:p>
    <w:p w14:paraId="3C621BAB" w14:textId="1FAB81FF" w:rsidR="007C3862" w:rsidRDefault="007C3862" w:rsidP="00E66789">
      <w:pPr>
        <w:ind w:left="720"/>
        <w:rPr>
          <w:ins w:id="1498" w:author="Fernandez, Susana" w:date="2023-01-27T18:11:00Z"/>
        </w:rPr>
      </w:pPr>
      <w:ins w:id="1499" w:author="Fernandez, Susana" w:date="2023-01-27T18:10:00Z">
        <w:r>
          <w:t xml:space="preserve">Merchant needs to </w:t>
        </w:r>
      </w:ins>
      <w:ins w:id="1500" w:author="Fernandez, Susana" w:date="2023-01-27T18:11:00Z">
        <w:r>
          <w:t>request $100</w:t>
        </w:r>
      </w:ins>
      <w:ins w:id="1501" w:author="Fernandez, Susana" w:date="2023-01-27T18:19:00Z">
        <w:r>
          <w:t>.00</w:t>
        </w:r>
      </w:ins>
      <w:ins w:id="1502" w:author="Fernandez, Susana" w:date="2023-01-27T18:11:00Z">
        <w:r>
          <w:t xml:space="preserve"> - $49.02 = $50.98</w:t>
        </w:r>
      </w:ins>
      <w:ins w:id="1503" w:author="Fernandez, Susana" w:date="2023-01-30T13:12:00Z">
        <w:r w:rsidR="00E66789">
          <w:br/>
        </w:r>
      </w:ins>
    </w:p>
    <w:p w14:paraId="258C86D6" w14:textId="076A5204" w:rsidR="00217481" w:rsidRDefault="007C3862" w:rsidP="00F047B3">
      <w:pPr>
        <w:pStyle w:val="ListParagraph"/>
        <w:contextualSpacing w:val="0"/>
        <w:rPr>
          <w:ins w:id="1504" w:author="Fernandez, Susana" w:date="2023-01-30T13:45:00Z"/>
        </w:rPr>
      </w:pPr>
      <w:ins w:id="1505" w:author="Fernandez, Susana" w:date="2023-01-27T18:11:00Z">
        <w:r w:rsidRPr="00BB0642">
          <w:rPr>
            <w:b/>
            <w:bCs/>
            <w:i/>
            <w:iCs/>
            <w:color w:val="002060"/>
            <w:sz w:val="20"/>
            <w:szCs w:val="20"/>
          </w:rPr>
          <w:t>Debit</w:t>
        </w:r>
      </w:ins>
      <w:ins w:id="1506" w:author="Fernandez, Susana" w:date="2023-01-27T18:13:00Z">
        <w:r w:rsidRPr="00BB0642">
          <w:rPr>
            <w:b/>
            <w:bCs/>
            <w:i/>
            <w:iCs/>
            <w:color w:val="002060"/>
            <w:sz w:val="20"/>
            <w:szCs w:val="20"/>
          </w:rPr>
          <w:t>/</w:t>
        </w:r>
      </w:ins>
      <w:ins w:id="1507" w:author="Fernandez, Susana" w:date="2023-01-27T18:11:00Z">
        <w:r w:rsidRPr="00BB0642">
          <w:rPr>
            <w:b/>
            <w:bCs/>
            <w:i/>
            <w:iCs/>
            <w:color w:val="002060"/>
            <w:sz w:val="20"/>
            <w:szCs w:val="20"/>
          </w:rPr>
          <w:t xml:space="preserve">prepaid </w:t>
        </w:r>
      </w:ins>
      <w:ins w:id="1508" w:author="Fernandez, Susana" w:date="2023-01-27T18:13:00Z">
        <w:r w:rsidRPr="00BB0642">
          <w:rPr>
            <w:b/>
            <w:bCs/>
            <w:i/>
            <w:iCs/>
            <w:color w:val="002060"/>
            <w:sz w:val="20"/>
            <w:szCs w:val="20"/>
          </w:rPr>
          <w:t xml:space="preserve">card or cash </w:t>
        </w:r>
      </w:ins>
      <w:ins w:id="1509" w:author="Fernandez, Susana" w:date="2023-01-27T18:11:00Z">
        <w:r w:rsidRPr="00BB0642">
          <w:rPr>
            <w:b/>
            <w:bCs/>
            <w:i/>
            <w:iCs/>
            <w:color w:val="002060"/>
            <w:sz w:val="20"/>
            <w:szCs w:val="20"/>
          </w:rPr>
          <w:t>scenario</w:t>
        </w:r>
      </w:ins>
    </w:p>
    <w:p w14:paraId="176FD372" w14:textId="0D73CE0E" w:rsidR="004A726A" w:rsidRPr="00170F45" w:rsidRDefault="00170F45" w:rsidP="00C7259C">
      <w:pPr>
        <w:pStyle w:val="ListParagraph"/>
        <w:numPr>
          <w:ilvl w:val="0"/>
          <w:numId w:val="199"/>
        </w:numPr>
        <w:spacing w:before="120" w:after="120"/>
        <w:contextualSpacing w:val="0"/>
        <w:rPr>
          <w:ins w:id="1510" w:author="Fernandez, Susana" w:date="2023-01-27T18:12:00Z"/>
        </w:rPr>
      </w:pPr>
      <w:ins w:id="1511" w:author="Fernandez, Susana" w:date="2023-01-30T13:48:00Z">
        <w:r>
          <w:t>Cash</w:t>
        </w:r>
        <w:r>
          <w:br/>
          <w:t>T</w:t>
        </w:r>
      </w:ins>
      <w:ins w:id="1512" w:author="Fernandez, Susana" w:date="2023-01-30T13:45:00Z">
        <w:r w:rsidR="00217481">
          <w:t>he amount t</w:t>
        </w:r>
      </w:ins>
      <w:ins w:id="1513" w:author="Fernandez, Susana" w:date="2023-01-27T18:12:00Z">
        <w:r w:rsidR="007C3862">
          <w:t>o collect</w:t>
        </w:r>
      </w:ins>
      <w:ins w:id="1514" w:author="Fernandez, Susana" w:date="2023-01-30T13:48:00Z">
        <w:r>
          <w:t xml:space="preserve"> is </w:t>
        </w:r>
      </w:ins>
      <w:ins w:id="1515" w:author="Fernandez, Susana" w:date="2023-01-27T18:12:00Z">
        <w:r w:rsidR="007C3862">
          <w:t>$50.98</w:t>
        </w:r>
      </w:ins>
    </w:p>
    <w:p w14:paraId="6094250F" w14:textId="6BD2207A" w:rsidR="00217481" w:rsidRDefault="007C3862" w:rsidP="00C7259C">
      <w:pPr>
        <w:pStyle w:val="ListParagraph"/>
        <w:numPr>
          <w:ilvl w:val="1"/>
          <w:numId w:val="191"/>
        </w:numPr>
        <w:ind w:left="1080"/>
        <w:rPr>
          <w:ins w:id="1516" w:author="Fernandez, Susana" w:date="2023-01-30T13:42:00Z"/>
        </w:rPr>
      </w:pPr>
      <w:ins w:id="1517" w:author="Fernandez, Susana" w:date="2023-01-27T18:12:00Z">
        <w:r>
          <w:t xml:space="preserve">If the </w:t>
        </w:r>
      </w:ins>
      <w:ins w:id="1518" w:author="Fernandez, Susana" w:date="2023-01-30T13:43:00Z">
        <w:r w:rsidR="00217481">
          <w:t xml:space="preserve">debit or prepaid </w:t>
        </w:r>
      </w:ins>
      <w:ins w:id="1519" w:author="Fernandez, Susana" w:date="2023-01-27T18:12:00Z">
        <w:r>
          <w:t xml:space="preserve">card </w:t>
        </w:r>
      </w:ins>
      <w:ins w:id="1520" w:author="Fernandez, Susana" w:date="2023-01-30T13:43:00Z">
        <w:r w:rsidR="00217481">
          <w:t xml:space="preserve">is </w:t>
        </w:r>
      </w:ins>
      <w:ins w:id="1521" w:author="Fernandez, Susana" w:date="2023-01-27T18:12:00Z">
        <w:r>
          <w:t xml:space="preserve">used, then the credit surcharge field needs to </w:t>
        </w:r>
      </w:ins>
      <w:ins w:id="1522" w:author="Fernandez, Susana" w:date="2023-01-31T09:20:00Z">
        <w:r w:rsidR="00CC36CA">
          <w:t xml:space="preserve">be set to </w:t>
        </w:r>
      </w:ins>
      <w:ins w:id="1523" w:author="Fernandez, Susana" w:date="2023-01-27T18:12:00Z">
        <w:r>
          <w:t>$0.00</w:t>
        </w:r>
      </w:ins>
    </w:p>
    <w:p w14:paraId="1E15433C" w14:textId="4683B715" w:rsidR="00217481" w:rsidRDefault="00217481" w:rsidP="00C7259C">
      <w:pPr>
        <w:pStyle w:val="ListParagraph"/>
        <w:numPr>
          <w:ilvl w:val="2"/>
          <w:numId w:val="191"/>
        </w:numPr>
        <w:ind w:left="1440"/>
        <w:rPr>
          <w:ins w:id="1524" w:author="Fernandez, Susana" w:date="2023-01-30T13:43:00Z"/>
        </w:rPr>
      </w:pPr>
      <w:ins w:id="1525" w:author="Fernandez, Susana" w:date="2023-01-30T13:42:00Z">
        <w:r>
          <w:t>FID B – Amount 1</w:t>
        </w:r>
        <w:r>
          <w:tab/>
        </w:r>
      </w:ins>
      <w:ins w:id="1526" w:author="Fernandez, Susana" w:date="2023-01-30T13:44:00Z">
        <w:r>
          <w:tab/>
        </w:r>
      </w:ins>
      <w:ins w:id="1527" w:author="Fernandez, Susana" w:date="2023-01-30T13:43:00Z">
        <w:r>
          <w:t>$50.98</w:t>
        </w:r>
      </w:ins>
      <w:ins w:id="1528" w:author="Fernandez, Susana" w:date="2023-01-30T13:50:00Z">
        <w:r w:rsidR="00170F45">
          <w:t xml:space="preserve"> </w:t>
        </w:r>
      </w:ins>
    </w:p>
    <w:p w14:paraId="57B8A9E7" w14:textId="4958D60B" w:rsidR="007C3862" w:rsidRDefault="00217481" w:rsidP="00C7259C">
      <w:pPr>
        <w:pStyle w:val="ListParagraph"/>
        <w:numPr>
          <w:ilvl w:val="2"/>
          <w:numId w:val="191"/>
        </w:numPr>
        <w:ind w:left="1440"/>
        <w:rPr>
          <w:ins w:id="1529" w:author="Fernandez, Susana" w:date="2023-01-27T18:12:00Z"/>
        </w:rPr>
      </w:pPr>
      <w:ins w:id="1530" w:author="Fernandez, Susana" w:date="2023-01-30T13:43:00Z">
        <w:r>
          <w:t>FID 9 SFID b – Surcharge fee</w:t>
        </w:r>
      </w:ins>
      <w:ins w:id="1531" w:author="Fernandez, Susana" w:date="2023-01-30T13:44:00Z">
        <w:r>
          <w:tab/>
          <w:t>$  0.00</w:t>
        </w:r>
      </w:ins>
      <w:ins w:id="1532" w:author="Fernandez, Susana" w:date="2023-01-30T13:12:00Z">
        <w:r w:rsidR="00E66789">
          <w:br/>
        </w:r>
      </w:ins>
    </w:p>
    <w:p w14:paraId="01A72BF7" w14:textId="003CA00F" w:rsidR="007C3862" w:rsidRPr="00BB0642" w:rsidRDefault="007C3862" w:rsidP="00F047B3">
      <w:pPr>
        <w:pStyle w:val="ListParagraph"/>
        <w:contextualSpacing w:val="0"/>
        <w:rPr>
          <w:ins w:id="1533" w:author="Fernandez, Susana" w:date="2023-01-27T18:13:00Z"/>
          <w:b/>
          <w:bCs/>
          <w:i/>
          <w:iCs/>
          <w:color w:val="002060"/>
          <w:sz w:val="20"/>
          <w:szCs w:val="20"/>
        </w:rPr>
      </w:pPr>
      <w:ins w:id="1534" w:author="Fernandez, Susana" w:date="2023-01-27T18:12:00Z">
        <w:r w:rsidRPr="00BB0642">
          <w:rPr>
            <w:b/>
            <w:bCs/>
            <w:i/>
            <w:iCs/>
            <w:color w:val="002060"/>
            <w:sz w:val="20"/>
            <w:szCs w:val="20"/>
          </w:rPr>
          <w:t xml:space="preserve">Credit </w:t>
        </w:r>
      </w:ins>
      <w:ins w:id="1535" w:author="Fernandez, Susana" w:date="2023-01-27T18:13:00Z">
        <w:r w:rsidRPr="00BB0642">
          <w:rPr>
            <w:b/>
            <w:bCs/>
            <w:i/>
            <w:iCs/>
            <w:color w:val="002060"/>
            <w:sz w:val="20"/>
            <w:szCs w:val="20"/>
          </w:rPr>
          <w:t>card scenario</w:t>
        </w:r>
      </w:ins>
    </w:p>
    <w:p w14:paraId="30D505BD" w14:textId="23AC7CD4" w:rsidR="007C3862" w:rsidRDefault="002F3CC9" w:rsidP="00C7259C">
      <w:pPr>
        <w:pStyle w:val="ListParagraph"/>
        <w:numPr>
          <w:ilvl w:val="1"/>
          <w:numId w:val="191"/>
        </w:numPr>
        <w:ind w:left="1080"/>
        <w:rPr>
          <w:ins w:id="1536" w:author="Fernandez, Susana" w:date="2023-01-27T18:13:00Z"/>
        </w:rPr>
      </w:pPr>
      <w:ins w:id="1537" w:author="Fernandez, Susana" w:date="2023-01-30T13:40:00Z">
        <w:r>
          <w:t xml:space="preserve">FID B – Amount </w:t>
        </w:r>
      </w:ins>
      <w:ins w:id="1538" w:author="Fernandez, Susana" w:date="2023-01-30T13:42:00Z">
        <w:r w:rsidR="00217481">
          <w:t>1</w:t>
        </w:r>
      </w:ins>
      <w:ins w:id="1539" w:author="Fernandez, Susana" w:date="2023-01-27T18:13:00Z">
        <w:r w:rsidR="007C3862">
          <w:tab/>
        </w:r>
      </w:ins>
      <w:ins w:id="1540" w:author="Fernandez, Susana" w:date="2023-01-30T13:40:00Z">
        <w:r>
          <w:tab/>
        </w:r>
        <w:r>
          <w:tab/>
        </w:r>
      </w:ins>
      <w:ins w:id="1541" w:author="Fernandez, Susana" w:date="2023-01-27T18:13:00Z">
        <w:r w:rsidR="007C3862">
          <w:t>$</w:t>
        </w:r>
      </w:ins>
      <w:ins w:id="1542" w:author="Fernandez, Susana" w:date="2023-01-30T13:40:00Z">
        <w:r>
          <w:t>52.00</w:t>
        </w:r>
      </w:ins>
      <w:ins w:id="1543" w:author="Fernandez, Susana" w:date="2023-01-30T13:50:00Z">
        <w:r w:rsidR="00170F45">
          <w:t xml:space="preserve"> ($50.98 + 1.02)</w:t>
        </w:r>
      </w:ins>
    </w:p>
    <w:p w14:paraId="5991EA53" w14:textId="62B783EA" w:rsidR="00BC06D3" w:rsidRPr="00BC06D3" w:rsidRDefault="002F3CC9" w:rsidP="00C7259C">
      <w:pPr>
        <w:pStyle w:val="ListParagraph"/>
        <w:numPr>
          <w:ilvl w:val="1"/>
          <w:numId w:val="191"/>
        </w:numPr>
        <w:ind w:left="1080"/>
        <w:rPr>
          <w:ins w:id="1544" w:author="Fernandez, Susana" w:date="2023-01-27T16:33:00Z"/>
        </w:rPr>
      </w:pPr>
      <w:ins w:id="1545" w:author="Fernandez, Susana" w:date="2023-01-30T13:40:00Z">
        <w:r>
          <w:t xml:space="preserve">FID 9 SFID </w:t>
        </w:r>
      </w:ins>
      <w:ins w:id="1546" w:author="Fernandez, Susana" w:date="2023-01-30T13:41:00Z">
        <w:r>
          <w:t>b – Surcharge fee</w:t>
        </w:r>
        <w:r>
          <w:tab/>
        </w:r>
      </w:ins>
      <w:ins w:id="1547" w:author="Fernandez, Susana" w:date="2023-01-27T18:14:00Z">
        <w:r w:rsidR="007C3862">
          <w:t>$  1.02 (</w:t>
        </w:r>
      </w:ins>
      <w:ins w:id="1548" w:author="Fernandez, Susana" w:date="2023-01-30T13:30:00Z">
        <w:r w:rsidR="00C964B1">
          <w:t>debit)</w:t>
        </w:r>
      </w:ins>
    </w:p>
    <w:p w14:paraId="5BFD6DBB" w14:textId="0553474D" w:rsidR="00BC06D3" w:rsidRDefault="00BC06D3" w:rsidP="00BC06D3">
      <w:pPr>
        <w:rPr>
          <w:ins w:id="1549" w:author="Fernandez, Susana" w:date="2023-01-27T18:15:00Z"/>
        </w:rPr>
      </w:pPr>
    </w:p>
    <w:p w14:paraId="038FB498" w14:textId="1F301C0A" w:rsidR="007C3862" w:rsidRDefault="007C3862" w:rsidP="007C3862">
      <w:pPr>
        <w:pStyle w:val="Heading4"/>
        <w:rPr>
          <w:ins w:id="1550" w:author="Fernandez, Susana" w:date="2023-01-27T18:15:00Z"/>
        </w:rPr>
      </w:pPr>
      <w:ins w:id="1551" w:author="Fernandez, Susana" w:date="2023-01-27T18:15:00Z">
        <w:r>
          <w:t>Credit Surcharge on Preauthorization a</w:t>
        </w:r>
      </w:ins>
      <w:ins w:id="1552" w:author="Fernandez, Susana" w:date="2023-01-27T18:16:00Z">
        <w:r>
          <w:t>nd Preauthorization Completions</w:t>
        </w:r>
      </w:ins>
    </w:p>
    <w:p w14:paraId="66E30539" w14:textId="7734CFA5" w:rsidR="007C3862" w:rsidRDefault="007C3862" w:rsidP="007C3862">
      <w:pPr>
        <w:rPr>
          <w:ins w:id="1553" w:author="Fernandez, Susana" w:date="2023-01-27T18:17:00Z"/>
        </w:rPr>
      </w:pPr>
      <w:ins w:id="1554" w:author="Fernandez, Susana" w:date="2023-01-27T18:16:00Z">
        <w:r>
          <w:t xml:space="preserve">Preauth and Preauth incremental transactions will include the </w:t>
        </w:r>
      </w:ins>
      <w:ins w:id="1555" w:author="Fernandez, Susana" w:date="2023-01-27T18:17:00Z">
        <w:r>
          <w:t xml:space="preserve">credit </w:t>
        </w:r>
      </w:ins>
      <w:ins w:id="1556" w:author="Fernandez, Susana" w:date="2023-01-27T18:16:00Z">
        <w:r>
          <w:t>surcharge amou</w:t>
        </w:r>
      </w:ins>
      <w:ins w:id="1557" w:author="Fernandez, Susana" w:date="2023-01-27T18:17:00Z">
        <w:r>
          <w:t>nt</w:t>
        </w:r>
      </w:ins>
      <w:ins w:id="1558" w:author="Fernandez, Susana" w:date="2023-01-31T09:22:00Z">
        <w:r w:rsidR="00CC36CA">
          <w:t>.</w:t>
        </w:r>
      </w:ins>
    </w:p>
    <w:p w14:paraId="08ACC23E" w14:textId="66A47C1E" w:rsidR="007C3862" w:rsidRDefault="007C3862" w:rsidP="007C3862">
      <w:pPr>
        <w:rPr>
          <w:ins w:id="1559" w:author="Fernandez, Susana" w:date="2023-01-27T18:17:00Z"/>
        </w:rPr>
      </w:pPr>
    </w:p>
    <w:p w14:paraId="0360FFF6" w14:textId="6BC42A90" w:rsidR="007C3862" w:rsidRDefault="007C3862" w:rsidP="000F497B">
      <w:pPr>
        <w:pStyle w:val="Heading5"/>
        <w:rPr>
          <w:ins w:id="1560" w:author="Fernandez, Susana" w:date="2023-01-30T13:51:00Z"/>
        </w:rPr>
      </w:pPr>
      <w:ins w:id="1561" w:author="Fernandez, Susana" w:date="2023-01-27T18:18:00Z">
        <w:r w:rsidRPr="00BC06D3">
          <w:t>Example</w:t>
        </w:r>
      </w:ins>
      <w:ins w:id="1562" w:author="Fernandez, Susana" w:date="2023-01-30T13:12:00Z">
        <w:r w:rsidR="00E66789">
          <w:t xml:space="preserve"> 4:</w:t>
        </w:r>
      </w:ins>
      <w:ins w:id="1563" w:author="Fernandez, Susana" w:date="2023-01-27T18:18:00Z">
        <w:r w:rsidRPr="00BC06D3">
          <w:t xml:space="preserve"> P</w:t>
        </w:r>
        <w:r>
          <w:t>reauthorization</w:t>
        </w:r>
        <w:r w:rsidRPr="00BC06D3">
          <w:t xml:space="preserve"> transaction with surcharge rate of </w:t>
        </w:r>
        <w:r>
          <w:t>1.5</w:t>
        </w:r>
        <w:r w:rsidRPr="00BC06D3">
          <w:t>%</w:t>
        </w:r>
      </w:ins>
    </w:p>
    <w:p w14:paraId="5FA1B53F" w14:textId="6C8E2FA8" w:rsidR="004C2895" w:rsidRPr="004C2895" w:rsidRDefault="004C2895" w:rsidP="004C2895">
      <w:pPr>
        <w:ind w:left="360"/>
        <w:rPr>
          <w:ins w:id="1564" w:author="Fernandez, Susana" w:date="2023-01-27T18:18:00Z"/>
        </w:rPr>
      </w:pPr>
      <w:ins w:id="1565" w:author="Fernandez, Susana" w:date="2023-01-30T13:51:00Z">
        <w:r>
          <w:t>Preauthorizati</w:t>
        </w:r>
      </w:ins>
      <w:ins w:id="1566" w:author="Fernandez, Susana" w:date="2023-01-30T13:52:00Z">
        <w:r>
          <w:t>on $50.00</w:t>
        </w:r>
      </w:ins>
    </w:p>
    <w:p w14:paraId="537FEF1B" w14:textId="1B0469FA" w:rsidR="00170F45" w:rsidRDefault="00170F45" w:rsidP="00C7259C">
      <w:pPr>
        <w:pStyle w:val="ListParagraph"/>
        <w:numPr>
          <w:ilvl w:val="0"/>
          <w:numId w:val="190"/>
        </w:numPr>
        <w:rPr>
          <w:ins w:id="1567" w:author="Fernandez, Susana" w:date="2023-01-30T13:51:00Z"/>
        </w:rPr>
      </w:pPr>
      <w:ins w:id="1568" w:author="Fernandez, Susana" w:date="2023-01-30T13:51:00Z">
        <w:r>
          <w:t>FID B – Amount 1</w:t>
        </w:r>
        <w:r>
          <w:tab/>
        </w:r>
        <w:r>
          <w:tab/>
        </w:r>
        <w:r>
          <w:tab/>
          <w:t>$50.75 ($50.00 + $0.75)</w:t>
        </w:r>
      </w:ins>
    </w:p>
    <w:p w14:paraId="1F3CFB43" w14:textId="1A862975" w:rsidR="000A0FCE" w:rsidRDefault="004C2895" w:rsidP="00C7259C">
      <w:pPr>
        <w:pStyle w:val="ListParagraph"/>
        <w:numPr>
          <w:ilvl w:val="0"/>
          <w:numId w:val="190"/>
        </w:numPr>
        <w:rPr>
          <w:ins w:id="1569" w:author="Fernandez, Susana" w:date="2023-01-27T18:25:00Z"/>
        </w:rPr>
      </w:pPr>
      <w:ins w:id="1570" w:author="Fernandez, Susana" w:date="2023-01-30T13:52:00Z">
        <w:r>
          <w:t>FID 9 SFID b – Surcharge fee</w:t>
        </w:r>
      </w:ins>
      <w:ins w:id="1571" w:author="Fernandez, Susana" w:date="2023-01-27T18:18:00Z">
        <w:r w:rsidR="007C3862">
          <w:t xml:space="preserve"> </w:t>
        </w:r>
      </w:ins>
      <w:ins w:id="1572" w:author="Fernandez, Susana" w:date="2023-01-27T18:25:00Z">
        <w:r w:rsidR="000A0FCE">
          <w:tab/>
        </w:r>
        <w:r w:rsidR="000A0FCE">
          <w:tab/>
        </w:r>
      </w:ins>
      <w:ins w:id="1573" w:author="Fernandez, Susana" w:date="2023-01-27T18:18:00Z">
        <w:r w:rsidR="007C3862">
          <w:t>$0</w:t>
        </w:r>
      </w:ins>
      <w:ins w:id="1574" w:author="Fernandez, Susana" w:date="2023-01-27T18:19:00Z">
        <w:r w:rsidR="007C3862">
          <w:t>.75</w:t>
        </w:r>
      </w:ins>
      <w:ins w:id="1575" w:author="Fernandez, Susana" w:date="2023-01-27T18:20:00Z">
        <w:r w:rsidR="000A0FCE">
          <w:t xml:space="preserve"> </w:t>
        </w:r>
      </w:ins>
      <w:ins w:id="1576" w:author="Fernandez, Susana" w:date="2023-01-27T18:26:00Z">
        <w:r w:rsidR="000A0FCE">
          <w:tab/>
        </w:r>
      </w:ins>
      <w:ins w:id="1577" w:author="Fernandez, Susana" w:date="2023-01-27T18:20:00Z">
        <w:r w:rsidR="000A0FCE">
          <w:t>(</w:t>
        </w:r>
      </w:ins>
      <w:ins w:id="1578" w:author="Fernandez, Susana" w:date="2023-01-30T13:30:00Z">
        <w:r w:rsidR="00C964B1">
          <w:t>debit</w:t>
        </w:r>
      </w:ins>
      <w:ins w:id="1579" w:author="Fernandez, Susana" w:date="2023-01-27T18:20:00Z">
        <w:r w:rsidR="000A0FCE">
          <w:t>)</w:t>
        </w:r>
      </w:ins>
      <w:ins w:id="1580" w:author="Fernandez, Susana" w:date="2023-01-27T18:18:00Z">
        <w:r w:rsidR="007C3862">
          <w:t xml:space="preserve"> </w:t>
        </w:r>
      </w:ins>
    </w:p>
    <w:p w14:paraId="5D982BF0" w14:textId="77777777" w:rsidR="000A0FCE" w:rsidRDefault="000A0FCE" w:rsidP="000A0FCE">
      <w:pPr>
        <w:pStyle w:val="ListParagraph"/>
        <w:rPr>
          <w:ins w:id="1581" w:author="Fernandez, Susana" w:date="2023-01-27T18:21:00Z"/>
        </w:rPr>
      </w:pPr>
    </w:p>
    <w:p w14:paraId="31DA80F6" w14:textId="222B5821" w:rsidR="000A0FCE" w:rsidRPr="000A0FCE" w:rsidRDefault="000A0FCE" w:rsidP="000F497B">
      <w:pPr>
        <w:pStyle w:val="Heading5"/>
        <w:rPr>
          <w:ins w:id="1582" w:author="Fernandez, Susana" w:date="2023-01-27T18:21:00Z"/>
        </w:rPr>
      </w:pPr>
      <w:ins w:id="1583" w:author="Fernandez, Susana" w:date="2023-01-27T18:21:00Z">
        <w:r w:rsidRPr="000A0FCE">
          <w:t>Example</w:t>
        </w:r>
      </w:ins>
      <w:ins w:id="1584" w:author="Fernandez, Susana" w:date="2023-01-30T13:12:00Z">
        <w:r w:rsidR="00E66789">
          <w:t xml:space="preserve"> 5:</w:t>
        </w:r>
      </w:ins>
      <w:ins w:id="1585" w:author="Fernandez, Susana" w:date="2023-01-27T18:21:00Z">
        <w:r w:rsidRPr="000A0FCE">
          <w:t xml:space="preserve"> </w:t>
        </w:r>
      </w:ins>
      <w:ins w:id="1586" w:author="Fernandez, Susana" w:date="2023-01-27T18:26:00Z">
        <w:r>
          <w:t>P</w:t>
        </w:r>
      </w:ins>
      <w:ins w:id="1587" w:author="Fernandez, Susana" w:date="2023-01-27T18:21:00Z">
        <w:r w:rsidRPr="000A0FCE">
          <w:t>reauth incremental transaction</w:t>
        </w:r>
      </w:ins>
      <w:ins w:id="1588" w:author="Fernandez, Susana" w:date="2023-01-27T18:26:00Z">
        <w:r>
          <w:t xml:space="preserve"> on previous transaction rate of 1.5%</w:t>
        </w:r>
      </w:ins>
    </w:p>
    <w:p w14:paraId="621DF863" w14:textId="400ED95D" w:rsidR="000A0FCE" w:rsidRDefault="000A0FCE" w:rsidP="004C2895">
      <w:pPr>
        <w:ind w:left="360"/>
        <w:rPr>
          <w:ins w:id="1589" w:author="Fernandez, Susana" w:date="2023-01-27T18:26:00Z"/>
        </w:rPr>
      </w:pPr>
      <w:ins w:id="1590" w:author="Fernandez, Susana" w:date="2023-01-27T18:26:00Z">
        <w:r>
          <w:t xml:space="preserve">Preauth </w:t>
        </w:r>
      </w:ins>
      <w:ins w:id="1591" w:author="Fernandez, Susana" w:date="2023-01-27T18:27:00Z">
        <w:r>
          <w:t>incremental</w:t>
        </w:r>
      </w:ins>
      <w:ins w:id="1592" w:author="Fernandez, Susana" w:date="2023-01-27T18:26:00Z">
        <w:r>
          <w:t xml:space="preserve"> </w:t>
        </w:r>
      </w:ins>
      <w:ins w:id="1593" w:author="Fernandez, Susana" w:date="2023-01-31T09:22:00Z">
        <w:r w:rsidR="00CC36CA">
          <w:t>$</w:t>
        </w:r>
      </w:ins>
      <w:ins w:id="1594" w:author="Fernandez, Susana" w:date="2023-01-27T18:27:00Z">
        <w:r>
          <w:t>1</w:t>
        </w:r>
      </w:ins>
      <w:ins w:id="1595" w:author="Fernandez, Susana" w:date="2023-01-27T18:26:00Z">
        <w:r>
          <w:t>0.00</w:t>
        </w:r>
      </w:ins>
    </w:p>
    <w:p w14:paraId="6CC4853A" w14:textId="02A44111" w:rsidR="004C2895" w:rsidRDefault="004C2895" w:rsidP="00C7259C">
      <w:pPr>
        <w:pStyle w:val="ListParagraph"/>
        <w:numPr>
          <w:ilvl w:val="0"/>
          <w:numId w:val="190"/>
        </w:numPr>
        <w:rPr>
          <w:ins w:id="1596" w:author="Fernandez, Susana" w:date="2023-01-30T13:52:00Z"/>
        </w:rPr>
      </w:pPr>
      <w:ins w:id="1597" w:author="Fernandez, Susana" w:date="2023-01-30T13:53:00Z">
        <w:r>
          <w:t>FID B – Amount 1</w:t>
        </w:r>
        <w:r>
          <w:tab/>
        </w:r>
        <w:r>
          <w:tab/>
        </w:r>
        <w:r>
          <w:tab/>
          <w:t>$10.15 ($10.00 + $0.15)</w:t>
        </w:r>
      </w:ins>
    </w:p>
    <w:p w14:paraId="32CEE062" w14:textId="3DA8B0B5" w:rsidR="000A0FCE" w:rsidRDefault="004C2895" w:rsidP="00C7259C">
      <w:pPr>
        <w:pStyle w:val="ListParagraph"/>
        <w:numPr>
          <w:ilvl w:val="0"/>
          <w:numId w:val="190"/>
        </w:numPr>
        <w:rPr>
          <w:ins w:id="1598" w:author="Fernandez, Susana" w:date="2023-01-27T18:26:00Z"/>
        </w:rPr>
      </w:pPr>
      <w:ins w:id="1599" w:author="Fernandez, Susana" w:date="2023-01-30T13:53:00Z">
        <w:r>
          <w:t>FID 9 SFID b –</w:t>
        </w:r>
      </w:ins>
      <w:ins w:id="1600" w:author="Fernandez, Susana" w:date="2023-01-27T18:26:00Z">
        <w:r w:rsidR="000A0FCE">
          <w:t xml:space="preserve"> Surcharge</w:t>
        </w:r>
      </w:ins>
      <w:ins w:id="1601" w:author="Fernandez, Susana" w:date="2023-01-30T13:53:00Z">
        <w:r>
          <w:t xml:space="preserve"> fee</w:t>
        </w:r>
      </w:ins>
      <w:ins w:id="1602" w:author="Fernandez, Susana" w:date="2023-01-27T18:26:00Z">
        <w:r w:rsidR="000A0FCE">
          <w:t xml:space="preserve"> </w:t>
        </w:r>
        <w:r w:rsidR="000A0FCE">
          <w:tab/>
        </w:r>
        <w:r w:rsidR="000A0FCE">
          <w:tab/>
          <w:t>$</w:t>
        </w:r>
      </w:ins>
      <w:ins w:id="1603" w:author="Fernandez, Susana" w:date="2023-01-30T13:15:00Z">
        <w:r w:rsidR="00E66789">
          <w:t xml:space="preserve">  </w:t>
        </w:r>
      </w:ins>
      <w:ins w:id="1604" w:author="Fernandez, Susana" w:date="2023-01-27T18:26:00Z">
        <w:r w:rsidR="000A0FCE">
          <w:t>0.</w:t>
        </w:r>
      </w:ins>
      <w:ins w:id="1605" w:author="Fernandez, Susana" w:date="2023-01-27T18:27:00Z">
        <w:r w:rsidR="000A0FCE">
          <w:t>1</w:t>
        </w:r>
      </w:ins>
      <w:ins w:id="1606" w:author="Fernandez, Susana" w:date="2023-01-27T18:26:00Z">
        <w:r w:rsidR="000A0FCE">
          <w:t xml:space="preserve">5 </w:t>
        </w:r>
        <w:r w:rsidR="000A0FCE">
          <w:tab/>
          <w:t>(</w:t>
        </w:r>
      </w:ins>
      <w:ins w:id="1607" w:author="Fernandez, Susana" w:date="2023-01-30T13:14:00Z">
        <w:r w:rsidR="00E66789">
          <w:t>debit</w:t>
        </w:r>
      </w:ins>
      <w:ins w:id="1608" w:author="Fernandez, Susana" w:date="2023-01-27T18:26:00Z">
        <w:r w:rsidR="000A0FCE">
          <w:t xml:space="preserve">) </w:t>
        </w:r>
      </w:ins>
    </w:p>
    <w:p w14:paraId="4876272D" w14:textId="77777777" w:rsidR="000A0FCE" w:rsidRDefault="000A0FCE" w:rsidP="000A0FCE">
      <w:pPr>
        <w:pStyle w:val="ListParagraph"/>
        <w:rPr>
          <w:ins w:id="1609" w:author="Fernandez, Susana" w:date="2023-01-27T18:21:00Z"/>
        </w:rPr>
      </w:pPr>
    </w:p>
    <w:p w14:paraId="70E77ED6" w14:textId="2AE31598" w:rsidR="00B843E1" w:rsidRDefault="000A0FCE" w:rsidP="000F497B">
      <w:pPr>
        <w:pStyle w:val="Heading5"/>
        <w:rPr>
          <w:ins w:id="1610" w:author="Fernandez, Susana" w:date="2023-01-27T18:36:00Z"/>
        </w:rPr>
      </w:pPr>
      <w:ins w:id="1611" w:author="Fernandez, Susana" w:date="2023-01-27T18:28:00Z">
        <w:r w:rsidRPr="000A0FCE">
          <w:t xml:space="preserve">Example </w:t>
        </w:r>
      </w:ins>
      <w:ins w:id="1612" w:author="Fernandez, Susana" w:date="2023-01-30T13:12:00Z">
        <w:r w:rsidR="00E66789">
          <w:t>6</w:t>
        </w:r>
      </w:ins>
      <w:ins w:id="1613" w:author="Fernandez, Susana" w:date="2023-01-30T13:13:00Z">
        <w:r w:rsidR="00E66789">
          <w:t>:</w:t>
        </w:r>
      </w:ins>
      <w:ins w:id="1614" w:author="Fernandez, Susana" w:date="2023-01-27T18:28:00Z">
        <w:r w:rsidRPr="000A0FCE">
          <w:t xml:space="preserve"> </w:t>
        </w:r>
        <w:r>
          <w:t>P</w:t>
        </w:r>
        <w:r w:rsidRPr="000A0FCE">
          <w:t>reauth</w:t>
        </w:r>
      </w:ins>
      <w:ins w:id="1615" w:author="Fernandez, Susana" w:date="2023-01-27T18:43:00Z">
        <w:r w:rsidR="008E4D46">
          <w:t xml:space="preserve"> and incremental</w:t>
        </w:r>
      </w:ins>
      <w:ins w:id="1616" w:author="Fernandez, Susana" w:date="2023-01-27T18:42:00Z">
        <w:r w:rsidR="008E4D46">
          <w:t xml:space="preserve"> transaction</w:t>
        </w:r>
      </w:ins>
      <w:ins w:id="1617" w:author="Fernandez, Susana" w:date="2023-01-27T18:43:00Z">
        <w:r w:rsidR="008E4D46">
          <w:t>s</w:t>
        </w:r>
      </w:ins>
      <w:ins w:id="1618" w:author="Fernandez, Susana" w:date="2023-01-27T18:42:00Z">
        <w:r w:rsidR="008E4D46">
          <w:t xml:space="preserve"> followed by </w:t>
        </w:r>
      </w:ins>
      <w:ins w:id="1619" w:author="Fernandez, Susana" w:date="2023-01-27T18:28:00Z">
        <w:r>
          <w:t xml:space="preserve">FULL </w:t>
        </w:r>
      </w:ins>
      <w:ins w:id="1620" w:author="Fernandez, Susana" w:date="2023-01-27T18:29:00Z">
        <w:r>
          <w:t xml:space="preserve">amount </w:t>
        </w:r>
      </w:ins>
      <w:ins w:id="1621" w:author="Fernandez, Susana" w:date="2023-01-27T18:44:00Z">
        <w:r w:rsidR="008E4D46">
          <w:t xml:space="preserve">preauth </w:t>
        </w:r>
      </w:ins>
      <w:ins w:id="1622" w:author="Fernandez, Susana" w:date="2023-01-27T18:29:00Z">
        <w:r>
          <w:t>completion</w:t>
        </w:r>
      </w:ins>
    </w:p>
    <w:p w14:paraId="683A95B7" w14:textId="6E785F55" w:rsidR="00B843E1" w:rsidRDefault="00B843E1" w:rsidP="00B843E1">
      <w:pPr>
        <w:ind w:left="360"/>
        <w:rPr>
          <w:ins w:id="1623" w:author="Fernandez, Susana" w:date="2023-01-30T13:19:00Z"/>
        </w:rPr>
      </w:pPr>
      <w:ins w:id="1624" w:author="Fernandez, Susana" w:date="2023-01-27T18:36:00Z">
        <w:r>
          <w:t>Initial preauth $50.00,</w:t>
        </w:r>
      </w:ins>
      <w:ins w:id="1625" w:author="Fernandez, Susana" w:date="2023-01-30T13:54:00Z">
        <w:r w:rsidR="004C2895">
          <w:t xml:space="preserve"> </w:t>
        </w:r>
      </w:ins>
      <w:ins w:id="1626" w:author="Fernandez, Susana" w:date="2023-01-27T18:36:00Z">
        <w:r>
          <w:t>incremental for $10.00</w:t>
        </w:r>
      </w:ins>
      <w:ins w:id="1627" w:author="Fernandez, Susana" w:date="2023-01-27T18:38:00Z">
        <w:r>
          <w:t xml:space="preserve">, </w:t>
        </w:r>
      </w:ins>
      <w:ins w:id="1628" w:author="Fernandez, Susana" w:date="2023-01-27T18:36:00Z">
        <w:r>
          <w:t>rate</w:t>
        </w:r>
      </w:ins>
      <w:ins w:id="1629" w:author="Fernandez, Susana" w:date="2023-01-27T18:38:00Z">
        <w:r>
          <w:t xml:space="preserve"> of 1.5%</w:t>
        </w:r>
      </w:ins>
      <w:ins w:id="1630" w:author="Fernandez, Susana" w:date="2023-01-27T18:36:00Z">
        <w:r>
          <w:t xml:space="preserve">, followed by </w:t>
        </w:r>
      </w:ins>
      <w:ins w:id="1631" w:author="Fernandez, Susana" w:date="2023-01-27T18:37:00Z">
        <w:r>
          <w:t xml:space="preserve">a full </w:t>
        </w:r>
      </w:ins>
      <w:ins w:id="1632" w:author="Fernandez, Susana" w:date="2023-01-30T13:16:00Z">
        <w:r w:rsidR="00E66789">
          <w:t xml:space="preserve">preauth </w:t>
        </w:r>
      </w:ins>
      <w:ins w:id="1633" w:author="Fernandez, Susana" w:date="2023-01-27T18:37:00Z">
        <w:r>
          <w:t>completion</w:t>
        </w:r>
      </w:ins>
      <w:ins w:id="1634" w:author="Fernandez, Susana" w:date="2023-01-31T09:59:00Z">
        <w:r w:rsidR="008D16A3">
          <w:t>.</w:t>
        </w:r>
      </w:ins>
      <w:ins w:id="1635" w:author="Fernandez, Susana" w:date="2023-01-30T14:00:00Z">
        <w:r w:rsidR="004C2895">
          <w:br/>
        </w:r>
      </w:ins>
    </w:p>
    <w:p w14:paraId="681BA17C" w14:textId="67A4D2FD" w:rsidR="00C964B1" w:rsidRDefault="00E66789" w:rsidP="004C2895">
      <w:pPr>
        <w:ind w:left="360"/>
        <w:rPr>
          <w:ins w:id="1636" w:author="Fernandez, Susana" w:date="2023-01-30T13:25:00Z"/>
        </w:rPr>
      </w:pPr>
      <w:ins w:id="1637" w:author="Fernandez, Susana" w:date="2023-01-30T13:19:00Z">
        <w:r>
          <w:t>Preauth transaction</w:t>
        </w:r>
      </w:ins>
      <w:ins w:id="1638" w:author="Fernandez, Susana" w:date="2023-01-30T13:54:00Z">
        <w:r w:rsidR="004C2895">
          <w:t xml:space="preserve"> $50.00</w:t>
        </w:r>
      </w:ins>
      <w:ins w:id="1639" w:author="Fernandez, Susana" w:date="2023-01-30T13:19:00Z">
        <w:r>
          <w:tab/>
        </w:r>
        <w:r>
          <w:tab/>
        </w:r>
        <w:r>
          <w:tab/>
        </w:r>
      </w:ins>
    </w:p>
    <w:p w14:paraId="65EBAC01" w14:textId="082890BF" w:rsidR="00E66789" w:rsidRDefault="00C964B1" w:rsidP="00C7259C">
      <w:pPr>
        <w:pStyle w:val="ListParagraph"/>
        <w:numPr>
          <w:ilvl w:val="0"/>
          <w:numId w:val="198"/>
        </w:numPr>
        <w:rPr>
          <w:ins w:id="1640" w:author="Fernandez, Susana" w:date="2023-01-30T13:26:00Z"/>
        </w:rPr>
      </w:pPr>
      <w:ins w:id="1641" w:author="Fernandez, Susana" w:date="2023-01-30T13:25:00Z">
        <w:r>
          <w:t>FID B – Amount 1</w:t>
        </w:r>
        <w:r>
          <w:tab/>
        </w:r>
        <w:r>
          <w:tab/>
        </w:r>
        <w:r>
          <w:tab/>
        </w:r>
      </w:ins>
      <w:ins w:id="1642" w:author="Fernandez, Susana" w:date="2023-01-30T13:19:00Z">
        <w:r w:rsidR="00E66789">
          <w:t>$50.75 ($50</w:t>
        </w:r>
      </w:ins>
      <w:ins w:id="1643" w:author="Fernandez, Susana" w:date="2023-01-30T13:20:00Z">
        <w:r w:rsidR="00E66789">
          <w:t>.00 + $0.75)</w:t>
        </w:r>
      </w:ins>
    </w:p>
    <w:p w14:paraId="1745947B" w14:textId="6A3073CB" w:rsidR="00C964B1" w:rsidRDefault="00C964B1" w:rsidP="00C7259C">
      <w:pPr>
        <w:pStyle w:val="ListParagraph"/>
        <w:numPr>
          <w:ilvl w:val="0"/>
          <w:numId w:val="198"/>
        </w:numPr>
        <w:rPr>
          <w:ins w:id="1644" w:author="Fernandez, Susana" w:date="2023-01-30T13:20:00Z"/>
        </w:rPr>
      </w:pPr>
      <w:ins w:id="1645" w:author="Fernandez, Susana" w:date="2023-01-30T13:26:00Z">
        <w:r>
          <w:t>FID 9 SFID b – Surcharge</w:t>
        </w:r>
      </w:ins>
      <w:ins w:id="1646" w:author="Fernandez, Susana" w:date="2023-01-30T13:55:00Z">
        <w:r w:rsidR="004C2895">
          <w:t xml:space="preserve"> fee</w:t>
        </w:r>
      </w:ins>
      <w:ins w:id="1647" w:author="Fernandez, Susana" w:date="2023-01-30T13:26:00Z">
        <w:r>
          <w:tab/>
        </w:r>
      </w:ins>
      <w:ins w:id="1648" w:author="Fernandez, Susana" w:date="2023-01-30T14:01:00Z">
        <w:r w:rsidR="004C2895">
          <w:tab/>
        </w:r>
      </w:ins>
      <w:ins w:id="1649" w:author="Fernandez, Susana" w:date="2023-01-30T13:26:00Z">
        <w:r>
          <w:t>$  0.75 (debit)</w:t>
        </w:r>
      </w:ins>
      <w:ins w:id="1650" w:author="Fernandez, Susana" w:date="2023-01-30T13:55:00Z">
        <w:r w:rsidR="004C2895">
          <w:br/>
        </w:r>
      </w:ins>
    </w:p>
    <w:p w14:paraId="2B8C3BE3" w14:textId="65926105" w:rsidR="00C964B1" w:rsidRDefault="00E66789" w:rsidP="004C2895">
      <w:pPr>
        <w:ind w:left="360"/>
        <w:rPr>
          <w:ins w:id="1651" w:author="Fernandez, Susana" w:date="2023-01-30T13:26:00Z"/>
        </w:rPr>
      </w:pPr>
      <w:ins w:id="1652" w:author="Fernandez, Susana" w:date="2023-01-30T13:20:00Z">
        <w:r>
          <w:t>Preauth incremental</w:t>
        </w:r>
      </w:ins>
      <w:ins w:id="1653" w:author="Fernandez, Susana" w:date="2023-01-30T13:54:00Z">
        <w:r w:rsidR="004C2895">
          <w:t xml:space="preserve"> $10.00</w:t>
        </w:r>
      </w:ins>
      <w:ins w:id="1654" w:author="Fernandez, Susana" w:date="2023-01-30T13:20:00Z">
        <w:r>
          <w:tab/>
        </w:r>
        <w:r>
          <w:tab/>
        </w:r>
        <w:r>
          <w:tab/>
        </w:r>
      </w:ins>
    </w:p>
    <w:p w14:paraId="3B794C70" w14:textId="7AF9F740" w:rsidR="00E66789" w:rsidRDefault="00C964B1" w:rsidP="00C7259C">
      <w:pPr>
        <w:pStyle w:val="ListParagraph"/>
        <w:numPr>
          <w:ilvl w:val="0"/>
          <w:numId w:val="198"/>
        </w:numPr>
        <w:rPr>
          <w:ins w:id="1655" w:author="Fernandez, Susana" w:date="2023-01-30T13:27:00Z"/>
        </w:rPr>
      </w:pPr>
      <w:ins w:id="1656" w:author="Fernandez, Susana" w:date="2023-01-30T13:26:00Z">
        <w:r>
          <w:t>FID B – Amount 1</w:t>
        </w:r>
        <w:r>
          <w:tab/>
        </w:r>
        <w:r>
          <w:tab/>
        </w:r>
      </w:ins>
      <w:ins w:id="1657" w:author="Fernandez, Susana" w:date="2023-01-30T13:27:00Z">
        <w:r>
          <w:tab/>
        </w:r>
      </w:ins>
      <w:ins w:id="1658" w:author="Fernandez, Susana" w:date="2023-01-30T13:20:00Z">
        <w:r w:rsidR="00E66789">
          <w:t>$10.15 ($10.00 + $0.15)</w:t>
        </w:r>
      </w:ins>
    </w:p>
    <w:p w14:paraId="628F421E" w14:textId="5FD7344C" w:rsidR="00C964B1" w:rsidRDefault="00C964B1" w:rsidP="00C7259C">
      <w:pPr>
        <w:pStyle w:val="ListParagraph"/>
        <w:numPr>
          <w:ilvl w:val="0"/>
          <w:numId w:val="198"/>
        </w:numPr>
        <w:rPr>
          <w:ins w:id="1659" w:author="Fernandez, Susana" w:date="2023-01-30T13:20:00Z"/>
        </w:rPr>
      </w:pPr>
      <w:ins w:id="1660" w:author="Fernandez, Susana" w:date="2023-01-30T13:27:00Z">
        <w:r>
          <w:t>FID 9 SFID b – Surcharge</w:t>
        </w:r>
      </w:ins>
      <w:ins w:id="1661" w:author="Fernandez, Susana" w:date="2023-01-30T13:55:00Z">
        <w:r w:rsidR="004C2895">
          <w:t xml:space="preserve"> fee</w:t>
        </w:r>
      </w:ins>
      <w:ins w:id="1662" w:author="Fernandez, Susana" w:date="2023-01-30T13:27:00Z">
        <w:r>
          <w:tab/>
        </w:r>
      </w:ins>
      <w:ins w:id="1663" w:author="Fernandez, Susana" w:date="2023-01-30T14:01:00Z">
        <w:r w:rsidR="004C2895">
          <w:tab/>
        </w:r>
      </w:ins>
      <w:ins w:id="1664" w:author="Fernandez, Susana" w:date="2023-01-30T13:27:00Z">
        <w:r>
          <w:t>$  0.15 (debit)</w:t>
        </w:r>
      </w:ins>
      <w:ins w:id="1665" w:author="Fernandez, Susana" w:date="2023-01-30T13:55:00Z">
        <w:r w:rsidR="004C2895">
          <w:br/>
        </w:r>
      </w:ins>
    </w:p>
    <w:p w14:paraId="5D99710D" w14:textId="7A32D49F" w:rsidR="00C964B1" w:rsidRPr="00B843E1" w:rsidRDefault="00C964B1" w:rsidP="004C2895">
      <w:pPr>
        <w:ind w:left="360"/>
        <w:rPr>
          <w:ins w:id="1666" w:author="Fernandez, Susana" w:date="2023-01-27T18:35:00Z"/>
        </w:rPr>
      </w:pPr>
      <w:ins w:id="1667" w:author="Fernandez, Susana" w:date="2023-01-30T13:20:00Z">
        <w:r>
          <w:t>Preauth completion full amount</w:t>
        </w:r>
      </w:ins>
      <w:ins w:id="1668" w:author="Fernandez, Susana" w:date="2023-01-30T13:27:00Z">
        <w:r>
          <w:t xml:space="preserve"> </w:t>
        </w:r>
      </w:ins>
      <w:ins w:id="1669" w:author="Fernandez, Susana" w:date="2023-01-30T13:55:00Z">
        <w:r w:rsidR="004C2895">
          <w:t xml:space="preserve">$60.90 </w:t>
        </w:r>
      </w:ins>
      <w:ins w:id="1670" w:author="Fernandez, Susana" w:date="2023-01-30T13:27:00Z">
        <w:r>
          <w:t>(</w:t>
        </w:r>
      </w:ins>
      <w:ins w:id="1671" w:author="Fernandez, Susana" w:date="2023-01-30T13:54:00Z">
        <w:r w:rsidR="004C2895">
          <w:t>$</w:t>
        </w:r>
      </w:ins>
      <w:ins w:id="1672" w:author="Fernandez, Susana" w:date="2023-01-30T13:55:00Z">
        <w:r w:rsidR="004C2895">
          <w:t>50.75 + $10.15</w:t>
        </w:r>
      </w:ins>
      <w:ins w:id="1673" w:author="Fernandez, Susana" w:date="2023-01-30T13:27:00Z">
        <w:r>
          <w:t>)</w:t>
        </w:r>
      </w:ins>
    </w:p>
    <w:p w14:paraId="4BC9D070" w14:textId="0A57F78A" w:rsidR="00C964B1" w:rsidRDefault="00C964B1" w:rsidP="00C7259C">
      <w:pPr>
        <w:pStyle w:val="ListParagraph"/>
        <w:numPr>
          <w:ilvl w:val="0"/>
          <w:numId w:val="190"/>
        </w:numPr>
        <w:rPr>
          <w:ins w:id="1674" w:author="Fernandez, Susana" w:date="2023-01-30T13:24:00Z"/>
        </w:rPr>
      </w:pPr>
      <w:ins w:id="1675" w:author="Fernandez, Susana" w:date="2023-01-30T13:24:00Z">
        <w:r>
          <w:t>FID B – Amount 1</w:t>
        </w:r>
        <w:r>
          <w:tab/>
        </w:r>
        <w:r>
          <w:tab/>
        </w:r>
        <w:r>
          <w:tab/>
          <w:t>$60.90 ($50.75 + $10.15)</w:t>
        </w:r>
      </w:ins>
    </w:p>
    <w:p w14:paraId="76A9C75B" w14:textId="2C4B5F65" w:rsidR="000A0FCE" w:rsidRDefault="00C964B1" w:rsidP="00C7259C">
      <w:pPr>
        <w:pStyle w:val="ListParagraph"/>
        <w:numPr>
          <w:ilvl w:val="0"/>
          <w:numId w:val="190"/>
        </w:numPr>
        <w:rPr>
          <w:ins w:id="1676" w:author="Fernandez, Susana" w:date="2023-01-27T18:28:00Z"/>
        </w:rPr>
      </w:pPr>
      <w:ins w:id="1677" w:author="Fernandez, Susana" w:date="2023-01-30T13:24:00Z">
        <w:r>
          <w:t xml:space="preserve">FID 9 SFID b </w:t>
        </w:r>
      </w:ins>
      <w:ins w:id="1678" w:author="Fernandez, Susana" w:date="2023-01-27T18:28:00Z">
        <w:r w:rsidR="000A0FCE">
          <w:t xml:space="preserve">Surcharge </w:t>
        </w:r>
      </w:ins>
      <w:ins w:id="1679" w:author="Fernandez, Susana" w:date="2023-01-30T13:55:00Z">
        <w:r w:rsidR="004C2895">
          <w:t>fee</w:t>
        </w:r>
      </w:ins>
      <w:ins w:id="1680" w:author="Fernandez, Susana" w:date="2023-01-27T18:28:00Z">
        <w:r w:rsidR="000A0FCE">
          <w:tab/>
        </w:r>
      </w:ins>
      <w:ins w:id="1681" w:author="Fernandez, Susana" w:date="2023-01-30T14:01:00Z">
        <w:r w:rsidR="004C2895">
          <w:tab/>
        </w:r>
      </w:ins>
      <w:ins w:id="1682" w:author="Fernandez, Susana" w:date="2023-01-27T18:28:00Z">
        <w:r w:rsidR="000A0FCE">
          <w:t>$</w:t>
        </w:r>
      </w:ins>
      <w:ins w:id="1683" w:author="Fernandez, Susana" w:date="2023-01-31T09:27:00Z">
        <w:r w:rsidR="00CC36CA">
          <w:t xml:space="preserve">  </w:t>
        </w:r>
      </w:ins>
      <w:ins w:id="1684" w:author="Fernandez, Susana" w:date="2023-01-27T18:28:00Z">
        <w:r w:rsidR="000A0FCE">
          <w:t>0.</w:t>
        </w:r>
      </w:ins>
      <w:ins w:id="1685" w:author="Fernandez, Susana" w:date="2023-01-27T18:30:00Z">
        <w:r w:rsidR="00B843E1">
          <w:t>90</w:t>
        </w:r>
      </w:ins>
      <w:ins w:id="1686" w:author="Fernandez, Susana" w:date="2023-01-27T18:31:00Z">
        <w:r w:rsidR="00B843E1">
          <w:tab/>
          <w:t>($0</w:t>
        </w:r>
      </w:ins>
      <w:ins w:id="1687" w:author="Fernandez, Susana" w:date="2023-01-31T09:27:00Z">
        <w:r w:rsidR="00CC36CA">
          <w:t>.</w:t>
        </w:r>
      </w:ins>
      <w:ins w:id="1688" w:author="Fernandez, Susana" w:date="2023-01-27T18:31:00Z">
        <w:r w:rsidR="00B843E1">
          <w:t xml:space="preserve">75 + $0.15) </w:t>
        </w:r>
      </w:ins>
      <w:ins w:id="1689" w:author="Fernandez, Susana" w:date="2023-01-30T13:25:00Z">
        <w:r>
          <w:t>(</w:t>
        </w:r>
      </w:ins>
      <w:ins w:id="1690" w:author="Fernandez, Susana" w:date="2023-01-30T13:14:00Z">
        <w:r w:rsidR="00E66789">
          <w:t>debit</w:t>
        </w:r>
      </w:ins>
      <w:ins w:id="1691" w:author="Fernandez, Susana" w:date="2023-01-27T18:28:00Z">
        <w:r w:rsidR="000A0FCE">
          <w:t xml:space="preserve">) </w:t>
        </w:r>
      </w:ins>
    </w:p>
    <w:p w14:paraId="424C4CDE" w14:textId="042DC522" w:rsidR="007C3862" w:rsidRDefault="007C3862" w:rsidP="00BC06D3">
      <w:pPr>
        <w:rPr>
          <w:ins w:id="1692" w:author="Fernandez, Susana" w:date="2023-01-27T18:15:00Z"/>
        </w:rPr>
      </w:pPr>
    </w:p>
    <w:p w14:paraId="53731D81" w14:textId="6143265F" w:rsidR="00B843E1" w:rsidRDefault="00B843E1" w:rsidP="000F497B">
      <w:pPr>
        <w:pStyle w:val="Heading5"/>
        <w:rPr>
          <w:ins w:id="1693" w:author="Fernandez, Susana" w:date="2023-01-27T18:35:00Z"/>
        </w:rPr>
      </w:pPr>
      <w:ins w:id="1694" w:author="Fernandez, Susana" w:date="2023-01-27T18:32:00Z">
        <w:r w:rsidRPr="000A0FCE">
          <w:t xml:space="preserve">Example </w:t>
        </w:r>
      </w:ins>
      <w:ins w:id="1695" w:author="Fernandez, Susana" w:date="2023-01-30T13:13:00Z">
        <w:r w:rsidR="00E66789">
          <w:t>7:</w:t>
        </w:r>
      </w:ins>
      <w:ins w:id="1696" w:author="Fernandez, Susana" w:date="2023-01-27T18:32:00Z">
        <w:r w:rsidRPr="000A0FCE">
          <w:t xml:space="preserve"> </w:t>
        </w:r>
        <w:r>
          <w:t>P</w:t>
        </w:r>
        <w:r w:rsidRPr="000A0FCE">
          <w:t xml:space="preserve">reauth </w:t>
        </w:r>
        <w:r>
          <w:t xml:space="preserve">transaction </w:t>
        </w:r>
      </w:ins>
      <w:ins w:id="1697" w:author="Fernandez, Susana" w:date="2023-01-27T18:41:00Z">
        <w:r w:rsidR="008E4D46">
          <w:t>followed by</w:t>
        </w:r>
      </w:ins>
      <w:ins w:id="1698" w:author="Fernandez, Susana" w:date="2023-01-27T18:32:00Z">
        <w:r>
          <w:t xml:space="preserve"> 2 partial preauth completion</w:t>
        </w:r>
      </w:ins>
    </w:p>
    <w:p w14:paraId="7138CCA6" w14:textId="1E60465F" w:rsidR="00B843E1" w:rsidRDefault="00B843E1" w:rsidP="00B843E1">
      <w:pPr>
        <w:ind w:left="360"/>
        <w:rPr>
          <w:ins w:id="1699" w:author="Fernandez, Susana" w:date="2023-01-27T18:35:00Z"/>
        </w:rPr>
      </w:pPr>
      <w:ins w:id="1700" w:author="Fernandez, Susana" w:date="2023-01-27T18:35:00Z">
        <w:r>
          <w:t>Preauth transaction $50</w:t>
        </w:r>
      </w:ins>
      <w:ins w:id="1701" w:author="Fernandez, Susana" w:date="2023-01-30T13:18:00Z">
        <w:r w:rsidR="00E66789">
          <w:t>.00</w:t>
        </w:r>
      </w:ins>
      <w:ins w:id="1702" w:author="Fernandez, Susana" w:date="2023-01-27T18:35:00Z">
        <w:r>
          <w:t>, rate of 1.5%</w:t>
        </w:r>
      </w:ins>
      <w:ins w:id="1703" w:author="Fernandez, Susana" w:date="2023-01-30T13:56:00Z">
        <w:r w:rsidR="004C2895">
          <w:t xml:space="preserve">, first </w:t>
        </w:r>
      </w:ins>
      <w:ins w:id="1704" w:author="Fernandez, Susana" w:date="2023-01-27T18:35:00Z">
        <w:r>
          <w:t>partial completion of $35</w:t>
        </w:r>
      </w:ins>
      <w:ins w:id="1705" w:author="Fernandez, Susana" w:date="2023-01-30T13:18:00Z">
        <w:r w:rsidR="00E66789">
          <w:t>.00</w:t>
        </w:r>
      </w:ins>
      <w:ins w:id="1706" w:author="Fernandez, Susana" w:date="2023-01-27T18:35:00Z">
        <w:r>
          <w:t xml:space="preserve"> and a second preauth completion of $15.00</w:t>
        </w:r>
      </w:ins>
      <w:ins w:id="1707" w:author="Fernandez, Susana" w:date="2023-01-31T09:59:00Z">
        <w:r w:rsidR="008D16A3">
          <w:t>.</w:t>
        </w:r>
      </w:ins>
      <w:ins w:id="1708" w:author="Fernandez, Susana" w:date="2023-01-30T14:00:00Z">
        <w:r w:rsidR="004C2895">
          <w:br/>
        </w:r>
      </w:ins>
    </w:p>
    <w:p w14:paraId="0A89A627" w14:textId="77777777" w:rsidR="004C2895" w:rsidRDefault="004C2895" w:rsidP="0004686E">
      <w:pPr>
        <w:ind w:left="360"/>
        <w:rPr>
          <w:ins w:id="1709" w:author="Fernandez, Susana" w:date="2023-01-30T13:57:00Z"/>
        </w:rPr>
      </w:pPr>
      <w:ins w:id="1710" w:author="Fernandez, Susana" w:date="2023-01-30T13:57:00Z">
        <w:r>
          <w:t>Preauth transaction $50.00</w:t>
        </w:r>
        <w:r>
          <w:tab/>
        </w:r>
        <w:r>
          <w:tab/>
        </w:r>
        <w:r>
          <w:tab/>
        </w:r>
      </w:ins>
    </w:p>
    <w:p w14:paraId="75B1E9C8" w14:textId="43EAC31B" w:rsidR="004C2895" w:rsidRDefault="004C2895" w:rsidP="00C7259C">
      <w:pPr>
        <w:pStyle w:val="ListParagraph"/>
        <w:numPr>
          <w:ilvl w:val="0"/>
          <w:numId w:val="190"/>
        </w:numPr>
        <w:rPr>
          <w:ins w:id="1711" w:author="Fernandez, Susana" w:date="2023-01-30T13:57:00Z"/>
        </w:rPr>
      </w:pPr>
      <w:ins w:id="1712" w:author="Fernandez, Susana" w:date="2023-01-30T13:57:00Z">
        <w:r>
          <w:t>FID B – Amount 1</w:t>
        </w:r>
        <w:r>
          <w:tab/>
        </w:r>
        <w:r>
          <w:tab/>
        </w:r>
      </w:ins>
      <w:ins w:id="1713" w:author="Fernandez, Susana" w:date="2023-01-30T14:02:00Z">
        <w:r w:rsidR="0004686E">
          <w:tab/>
        </w:r>
      </w:ins>
      <w:ins w:id="1714" w:author="Fernandez, Susana" w:date="2023-01-30T13:57:00Z">
        <w:r>
          <w:t>$50.75 ($50.00 + $0.75)</w:t>
        </w:r>
      </w:ins>
    </w:p>
    <w:p w14:paraId="3CC7926E" w14:textId="204BB6BB" w:rsidR="004C2895" w:rsidRDefault="004C2895" w:rsidP="00C7259C">
      <w:pPr>
        <w:pStyle w:val="ListParagraph"/>
        <w:numPr>
          <w:ilvl w:val="0"/>
          <w:numId w:val="190"/>
        </w:numPr>
        <w:rPr>
          <w:ins w:id="1715" w:author="Fernandez, Susana" w:date="2023-01-30T13:57:00Z"/>
        </w:rPr>
      </w:pPr>
      <w:ins w:id="1716" w:author="Fernandez, Susana" w:date="2023-01-30T13:57:00Z">
        <w:r>
          <w:t>FID 9 SFID b – Surcharge fee</w:t>
        </w:r>
        <w:r>
          <w:tab/>
        </w:r>
      </w:ins>
      <w:ins w:id="1717" w:author="Fernandez, Susana" w:date="2023-01-30T14:03:00Z">
        <w:r w:rsidR="0004686E">
          <w:tab/>
        </w:r>
      </w:ins>
      <w:ins w:id="1718" w:author="Fernandez, Susana" w:date="2023-01-30T13:57:00Z">
        <w:r>
          <w:t>$  0.75 (debit)</w:t>
        </w:r>
        <w:r>
          <w:br/>
        </w:r>
      </w:ins>
    </w:p>
    <w:p w14:paraId="2A2C1E38" w14:textId="137CC571" w:rsidR="00C964B1" w:rsidRDefault="00B843E1" w:rsidP="0004686E">
      <w:pPr>
        <w:ind w:left="360"/>
        <w:rPr>
          <w:ins w:id="1719" w:author="Fernandez, Susana" w:date="2023-01-30T13:22:00Z"/>
        </w:rPr>
      </w:pPr>
      <w:ins w:id="1720" w:author="Fernandez, Susana" w:date="2023-01-27T18:39:00Z">
        <w:r>
          <w:t>1</w:t>
        </w:r>
        <w:r w:rsidRPr="0004686E">
          <w:rPr>
            <w:vertAlign w:val="superscript"/>
          </w:rPr>
          <w:t>st</w:t>
        </w:r>
        <w:r>
          <w:t xml:space="preserve"> partial preauth completio</w:t>
        </w:r>
      </w:ins>
      <w:ins w:id="1721" w:author="Fernandez, Susana" w:date="2023-01-30T14:03:00Z">
        <w:r w:rsidR="0004686E">
          <w:t xml:space="preserve">n </w:t>
        </w:r>
      </w:ins>
      <w:ins w:id="1722" w:author="Fernandez, Susana" w:date="2023-01-30T13:57:00Z">
        <w:r w:rsidR="004C2895">
          <w:t>$35.00</w:t>
        </w:r>
      </w:ins>
      <w:ins w:id="1723" w:author="Fernandez, Susana" w:date="2023-01-27T18:39:00Z">
        <w:r>
          <w:tab/>
        </w:r>
      </w:ins>
    </w:p>
    <w:p w14:paraId="7EEE712C" w14:textId="34AF3148" w:rsidR="00C964B1" w:rsidRDefault="00C964B1" w:rsidP="00C7259C">
      <w:pPr>
        <w:pStyle w:val="ListParagraph"/>
        <w:numPr>
          <w:ilvl w:val="0"/>
          <w:numId w:val="190"/>
        </w:numPr>
        <w:rPr>
          <w:ins w:id="1724" w:author="Fernandez, Susana" w:date="2023-01-30T13:23:00Z"/>
        </w:rPr>
      </w:pPr>
      <w:ins w:id="1725" w:author="Fernandez, Susana" w:date="2023-01-30T13:22:00Z">
        <w:r>
          <w:t>FID B</w:t>
        </w:r>
      </w:ins>
      <w:ins w:id="1726" w:author="Fernandez, Susana" w:date="2023-01-30T13:23:00Z">
        <w:r>
          <w:t xml:space="preserve"> – Amount 1</w:t>
        </w:r>
        <w:r>
          <w:tab/>
        </w:r>
        <w:r>
          <w:tab/>
        </w:r>
      </w:ins>
      <w:ins w:id="1727" w:author="Fernandez, Susana" w:date="2023-01-30T14:03:00Z">
        <w:r w:rsidR="0004686E">
          <w:tab/>
        </w:r>
      </w:ins>
      <w:ins w:id="1728" w:author="Fernandez, Susana" w:date="2023-01-27T18:39:00Z">
        <w:r w:rsidR="00B843E1">
          <w:t>$35.53 ($35</w:t>
        </w:r>
      </w:ins>
      <w:ins w:id="1729" w:author="Fernandez, Susana" w:date="2023-01-27T18:41:00Z">
        <w:r w:rsidR="00964479">
          <w:t>.00</w:t>
        </w:r>
      </w:ins>
      <w:ins w:id="1730" w:author="Fernandez, Susana" w:date="2023-01-27T18:39:00Z">
        <w:r w:rsidR="00B843E1">
          <w:t xml:space="preserve"> +</w:t>
        </w:r>
      </w:ins>
      <w:ins w:id="1731" w:author="Fernandez, Susana" w:date="2023-01-27T18:40:00Z">
        <w:r w:rsidR="00B843E1">
          <w:t xml:space="preserve"> $0.53)</w:t>
        </w:r>
      </w:ins>
    </w:p>
    <w:p w14:paraId="1C905439" w14:textId="40025798" w:rsidR="00B843E1" w:rsidRDefault="00C964B1" w:rsidP="00C7259C">
      <w:pPr>
        <w:pStyle w:val="ListParagraph"/>
        <w:numPr>
          <w:ilvl w:val="0"/>
          <w:numId w:val="190"/>
        </w:numPr>
        <w:rPr>
          <w:ins w:id="1732" w:author="Fernandez, Susana" w:date="2023-01-27T18:40:00Z"/>
        </w:rPr>
      </w:pPr>
      <w:ins w:id="1733" w:author="Fernandez, Susana" w:date="2023-01-30T13:23:00Z">
        <w:r>
          <w:t xml:space="preserve">FID 9 SFID b - </w:t>
        </w:r>
      </w:ins>
      <w:ins w:id="1734" w:author="Fernandez, Susana" w:date="2023-01-27T18:40:00Z">
        <w:r w:rsidR="00964479">
          <w:t xml:space="preserve">surcharge </w:t>
        </w:r>
      </w:ins>
      <w:ins w:id="1735" w:author="Fernandez, Susana" w:date="2023-01-30T14:03:00Z">
        <w:r w:rsidR="0004686E">
          <w:tab/>
        </w:r>
      </w:ins>
      <w:ins w:id="1736" w:author="Fernandez, Susana" w:date="2023-01-30T13:23:00Z">
        <w:r>
          <w:tab/>
        </w:r>
      </w:ins>
      <w:ins w:id="1737" w:author="Fernandez, Susana" w:date="2023-01-27T18:40:00Z">
        <w:r w:rsidR="00964479">
          <w:t>$0.53</w:t>
        </w:r>
      </w:ins>
      <w:ins w:id="1738" w:author="Fernandez, Susana" w:date="2023-01-30T13:59:00Z">
        <w:r w:rsidR="004C2895">
          <w:t xml:space="preserve"> (debit)</w:t>
        </w:r>
      </w:ins>
      <w:ins w:id="1739" w:author="Fernandez, Susana" w:date="2023-01-30T13:58:00Z">
        <w:r w:rsidR="004C2895">
          <w:br/>
        </w:r>
      </w:ins>
    </w:p>
    <w:p w14:paraId="30C24E0D" w14:textId="0F80F6A7" w:rsidR="00964479" w:rsidRDefault="00964479" w:rsidP="0004686E">
      <w:pPr>
        <w:ind w:left="360"/>
        <w:rPr>
          <w:ins w:id="1740" w:author="Fernandez, Susana" w:date="2023-01-27T18:32:00Z"/>
        </w:rPr>
      </w:pPr>
      <w:ins w:id="1741" w:author="Fernandez, Susana" w:date="2023-01-27T18:40:00Z">
        <w:r>
          <w:t>2</w:t>
        </w:r>
        <w:r w:rsidRPr="0004686E">
          <w:rPr>
            <w:vertAlign w:val="superscript"/>
          </w:rPr>
          <w:t>nd</w:t>
        </w:r>
        <w:r>
          <w:t xml:space="preserve"> partial preauth completion</w:t>
        </w:r>
      </w:ins>
      <w:ins w:id="1742" w:author="Fernandez, Susana" w:date="2023-01-30T13:58:00Z">
        <w:r w:rsidR="004C2895">
          <w:t xml:space="preserve"> </w:t>
        </w:r>
      </w:ins>
      <w:ins w:id="1743" w:author="Fernandez, Susana" w:date="2023-01-30T13:59:00Z">
        <w:r w:rsidR="004C2895">
          <w:t>$15.00</w:t>
        </w:r>
      </w:ins>
    </w:p>
    <w:p w14:paraId="5ED54677" w14:textId="1D75D776" w:rsidR="004C2895" w:rsidRDefault="004C2895" w:rsidP="00C7259C">
      <w:pPr>
        <w:pStyle w:val="ListParagraph"/>
        <w:numPr>
          <w:ilvl w:val="0"/>
          <w:numId w:val="190"/>
        </w:numPr>
        <w:rPr>
          <w:ins w:id="1744" w:author="Fernandez, Susana" w:date="2023-01-30T13:58:00Z"/>
        </w:rPr>
      </w:pPr>
      <w:ins w:id="1745" w:author="Fernandez, Susana" w:date="2023-01-30T13:58:00Z">
        <w:r>
          <w:t>FID B – Amount 1</w:t>
        </w:r>
        <w:r>
          <w:tab/>
        </w:r>
        <w:r>
          <w:tab/>
        </w:r>
      </w:ins>
      <w:ins w:id="1746" w:author="Fernandez, Susana" w:date="2023-01-30T14:03:00Z">
        <w:r w:rsidR="0004686E">
          <w:tab/>
        </w:r>
      </w:ins>
      <w:ins w:id="1747" w:author="Fernandez, Susana" w:date="2023-01-30T13:58:00Z">
        <w:r>
          <w:t>$15.22 ($15.00 + $0.22)</w:t>
        </w:r>
      </w:ins>
    </w:p>
    <w:p w14:paraId="6AF04CB7" w14:textId="3122F1D4" w:rsidR="007C3862" w:rsidRDefault="004C2895" w:rsidP="00C7259C">
      <w:pPr>
        <w:pStyle w:val="ListParagraph"/>
        <w:numPr>
          <w:ilvl w:val="0"/>
          <w:numId w:val="190"/>
        </w:numPr>
        <w:rPr>
          <w:ins w:id="1748" w:author="Fernandez, Susana" w:date="2023-01-27T18:15:00Z"/>
        </w:rPr>
      </w:pPr>
      <w:ins w:id="1749" w:author="Fernandez, Susana" w:date="2023-01-30T13:58:00Z">
        <w:r>
          <w:t xml:space="preserve">FID 9 SFID b - surcharge </w:t>
        </w:r>
        <w:r>
          <w:tab/>
        </w:r>
      </w:ins>
      <w:ins w:id="1750" w:author="Fernandez, Susana" w:date="2023-01-30T14:03:00Z">
        <w:r w:rsidR="0004686E">
          <w:tab/>
        </w:r>
      </w:ins>
      <w:ins w:id="1751" w:author="Fernandez, Susana" w:date="2023-01-30T13:58:00Z">
        <w:r>
          <w:t>$0.</w:t>
        </w:r>
      </w:ins>
      <w:ins w:id="1752" w:author="Fernandez, Susana" w:date="2023-01-31T09:24:00Z">
        <w:r w:rsidR="00CC36CA">
          <w:t>22</w:t>
        </w:r>
      </w:ins>
      <w:ins w:id="1753" w:author="Fernandez, Susana" w:date="2023-01-30T13:59:00Z">
        <w:r>
          <w:t xml:space="preserve"> (debit)</w:t>
        </w:r>
      </w:ins>
      <w:ins w:id="1754" w:author="Fernandez, Susana" w:date="2023-01-30T13:58:00Z">
        <w:r>
          <w:br/>
        </w:r>
      </w:ins>
    </w:p>
    <w:p w14:paraId="3A83FBE1" w14:textId="77777777" w:rsidR="0004686E" w:rsidRDefault="0004686E">
      <w:pPr>
        <w:rPr>
          <w:ins w:id="1755" w:author="Fernandez, Susana" w:date="2023-01-30T14:05:00Z"/>
          <w:rFonts w:ascii="Segoe UI" w:eastAsiaTheme="majorEastAsia" w:hAnsi="Segoe UI" w:cs="Segoe UI"/>
          <w:b/>
          <w:i/>
          <w:iCs/>
          <w:snapToGrid w:val="0"/>
          <w:color w:val="172B4D"/>
          <w:sz w:val="21"/>
          <w:shd w:val="clear" w:color="auto" w:fill="FFFFFF"/>
        </w:rPr>
      </w:pPr>
      <w:ins w:id="1756" w:author="Fernandez, Susana" w:date="2023-01-30T14:05:00Z">
        <w:r>
          <w:br w:type="page"/>
        </w:r>
      </w:ins>
    </w:p>
    <w:p w14:paraId="56864894" w14:textId="0A92BDB2" w:rsidR="008E4D46" w:rsidRDefault="008E4D46" w:rsidP="000F497B">
      <w:pPr>
        <w:pStyle w:val="Heading5"/>
        <w:rPr>
          <w:ins w:id="1757" w:author="Fernandez, Susana" w:date="2023-01-27T18:42:00Z"/>
        </w:rPr>
      </w:pPr>
      <w:ins w:id="1758" w:author="Fernandez, Susana" w:date="2023-01-27T18:42:00Z">
        <w:r w:rsidRPr="000A0FCE">
          <w:lastRenderedPageBreak/>
          <w:t xml:space="preserve">Example </w:t>
        </w:r>
      </w:ins>
      <w:ins w:id="1759" w:author="Fernandez, Susana" w:date="2023-01-30T13:13:00Z">
        <w:r w:rsidR="00E66789">
          <w:t>8:</w:t>
        </w:r>
      </w:ins>
      <w:ins w:id="1760" w:author="Fernandez, Susana" w:date="2023-01-27T18:42:00Z">
        <w:r w:rsidRPr="000A0FCE">
          <w:t xml:space="preserve"> </w:t>
        </w:r>
        <w:r>
          <w:t>P</w:t>
        </w:r>
        <w:r w:rsidRPr="000A0FCE">
          <w:t xml:space="preserve">reauth </w:t>
        </w:r>
        <w:r>
          <w:t xml:space="preserve">completion transaction followed preauth </w:t>
        </w:r>
      </w:ins>
      <w:ins w:id="1761" w:author="Fernandez, Susana" w:date="2023-01-27T18:46:00Z">
        <w:r>
          <w:t>co</w:t>
        </w:r>
      </w:ins>
      <w:ins w:id="1762" w:author="Fernandez, Susana" w:date="2023-01-27T18:42:00Z">
        <w:r>
          <w:t>mpletion</w:t>
        </w:r>
      </w:ins>
      <w:ins w:id="1763" w:author="Fernandez, Susana" w:date="2023-01-27T18:46:00Z">
        <w:r>
          <w:t xml:space="preserve"> cancellation</w:t>
        </w:r>
      </w:ins>
    </w:p>
    <w:p w14:paraId="789B3050" w14:textId="4CFCEEC1" w:rsidR="008E4D46" w:rsidRDefault="008E4D46" w:rsidP="008E4D46">
      <w:pPr>
        <w:ind w:left="360"/>
        <w:rPr>
          <w:ins w:id="1764" w:author="Fernandez, Susana" w:date="2023-01-30T14:05:00Z"/>
        </w:rPr>
      </w:pPr>
      <w:ins w:id="1765" w:author="Fernandez, Susana" w:date="2023-01-27T18:42:00Z">
        <w:r>
          <w:t>Preauth transaction $50</w:t>
        </w:r>
      </w:ins>
      <w:ins w:id="1766" w:author="Fernandez, Susana" w:date="2023-01-30T13:19:00Z">
        <w:r w:rsidR="00E66789">
          <w:t>.00</w:t>
        </w:r>
      </w:ins>
      <w:ins w:id="1767" w:author="Fernandez, Susana" w:date="2023-01-27T18:42:00Z">
        <w:r>
          <w:t xml:space="preserve">, rate of 1.5% </w:t>
        </w:r>
      </w:ins>
      <w:ins w:id="1768" w:author="Fernandez, Susana" w:date="2023-01-27T18:49:00Z">
        <w:r>
          <w:t>fol</w:t>
        </w:r>
      </w:ins>
      <w:ins w:id="1769" w:author="Fernandez, Susana" w:date="2023-01-27T18:50:00Z">
        <w:r>
          <w:t>lowed by a</w:t>
        </w:r>
      </w:ins>
      <w:ins w:id="1770" w:author="Fernandez, Susana" w:date="2023-01-27T18:46:00Z">
        <w:r>
          <w:t xml:space="preserve"> preauth cancellation</w:t>
        </w:r>
      </w:ins>
      <w:ins w:id="1771" w:author="Fernandez, Susana" w:date="2023-01-31T09:59:00Z">
        <w:r w:rsidR="008D16A3">
          <w:t>.</w:t>
        </w:r>
      </w:ins>
    </w:p>
    <w:p w14:paraId="6A4C4227" w14:textId="77777777" w:rsidR="0004686E" w:rsidRDefault="0004686E" w:rsidP="008E4D46">
      <w:pPr>
        <w:ind w:left="360"/>
        <w:rPr>
          <w:ins w:id="1772" w:author="Fernandez, Susana" w:date="2023-01-30T14:00:00Z"/>
        </w:rPr>
      </w:pPr>
    </w:p>
    <w:p w14:paraId="5158FA16" w14:textId="77777777" w:rsidR="004C2895" w:rsidRDefault="004C2895" w:rsidP="0004686E">
      <w:pPr>
        <w:ind w:left="360"/>
        <w:rPr>
          <w:ins w:id="1773" w:author="Fernandez, Susana" w:date="2023-01-30T14:00:00Z"/>
        </w:rPr>
      </w:pPr>
      <w:ins w:id="1774" w:author="Fernandez, Susana" w:date="2023-01-30T14:00:00Z">
        <w:r>
          <w:t>Preauth transaction $50.00</w:t>
        </w:r>
        <w:r>
          <w:tab/>
        </w:r>
        <w:r>
          <w:tab/>
        </w:r>
        <w:r>
          <w:tab/>
        </w:r>
      </w:ins>
    </w:p>
    <w:p w14:paraId="67F9A783" w14:textId="456C50A7" w:rsidR="004C2895" w:rsidRDefault="004C2895" w:rsidP="00C7259C">
      <w:pPr>
        <w:pStyle w:val="ListParagraph"/>
        <w:numPr>
          <w:ilvl w:val="0"/>
          <w:numId w:val="190"/>
        </w:numPr>
        <w:rPr>
          <w:ins w:id="1775" w:author="Fernandez, Susana" w:date="2023-01-30T14:00:00Z"/>
        </w:rPr>
      </w:pPr>
      <w:ins w:id="1776" w:author="Fernandez, Susana" w:date="2023-01-30T14:00:00Z">
        <w:r>
          <w:t>FID B – Amount 1</w:t>
        </w:r>
        <w:r>
          <w:tab/>
        </w:r>
        <w:r>
          <w:tab/>
        </w:r>
      </w:ins>
      <w:ins w:id="1777" w:author="Fernandez, Susana" w:date="2023-01-30T14:05:00Z">
        <w:r w:rsidR="0004686E">
          <w:tab/>
        </w:r>
      </w:ins>
      <w:ins w:id="1778" w:author="Fernandez, Susana" w:date="2023-01-30T14:00:00Z">
        <w:r>
          <w:t>$50.75 ($50.00 + $0.75)</w:t>
        </w:r>
      </w:ins>
    </w:p>
    <w:p w14:paraId="4059D54E" w14:textId="675EE724" w:rsidR="004C2895" w:rsidRDefault="004C2895" w:rsidP="00C7259C">
      <w:pPr>
        <w:pStyle w:val="ListParagraph"/>
        <w:numPr>
          <w:ilvl w:val="0"/>
          <w:numId w:val="190"/>
        </w:numPr>
        <w:rPr>
          <w:ins w:id="1779" w:author="Fernandez, Susana" w:date="2023-01-27T18:42:00Z"/>
        </w:rPr>
      </w:pPr>
      <w:ins w:id="1780" w:author="Fernandez, Susana" w:date="2023-01-30T14:00:00Z">
        <w:r>
          <w:t>FID 9 SFID b – Surcharge fee</w:t>
        </w:r>
        <w:r>
          <w:tab/>
        </w:r>
      </w:ins>
      <w:ins w:id="1781" w:author="Fernandez, Susana" w:date="2023-01-30T14:06:00Z">
        <w:r w:rsidR="0004686E">
          <w:tab/>
        </w:r>
      </w:ins>
      <w:ins w:id="1782" w:author="Fernandez, Susana" w:date="2023-01-30T14:00:00Z">
        <w:r>
          <w:t>$  0.75 (debit)</w:t>
        </w:r>
        <w:r>
          <w:br/>
        </w:r>
      </w:ins>
    </w:p>
    <w:p w14:paraId="2A7682D7" w14:textId="77777777" w:rsidR="008E4D46" w:rsidRDefault="008E4D46" w:rsidP="0004686E">
      <w:pPr>
        <w:ind w:left="360"/>
        <w:rPr>
          <w:ins w:id="1783" w:author="Fernandez, Susana" w:date="2023-01-27T18:47:00Z"/>
        </w:rPr>
      </w:pPr>
      <w:ins w:id="1784" w:author="Fernandez, Susana" w:date="2023-01-27T18:47:00Z">
        <w:r>
          <w:t>P</w:t>
        </w:r>
      </w:ins>
      <w:ins w:id="1785" w:author="Fernandez, Susana" w:date="2023-01-27T18:42:00Z">
        <w:r>
          <w:t>reauth completion</w:t>
        </w:r>
      </w:ins>
      <w:ins w:id="1786" w:author="Fernandez, Susana" w:date="2023-01-27T18:47:00Z">
        <w:r>
          <w:t xml:space="preserve"> cancellation</w:t>
        </w:r>
      </w:ins>
    </w:p>
    <w:p w14:paraId="0A1F04EA" w14:textId="126479F5" w:rsidR="007C3862" w:rsidRDefault="008E4D46" w:rsidP="00C7259C">
      <w:pPr>
        <w:pStyle w:val="ListParagraph"/>
        <w:numPr>
          <w:ilvl w:val="0"/>
          <w:numId w:val="190"/>
        </w:numPr>
        <w:rPr>
          <w:ins w:id="1787" w:author="Fernandez, Susana" w:date="2023-01-27T18:47:00Z"/>
        </w:rPr>
      </w:pPr>
      <w:ins w:id="1788" w:author="Fernandez, Susana" w:date="2023-01-27T18:47:00Z">
        <w:r>
          <w:t xml:space="preserve">FID B – Amount 1 </w:t>
        </w:r>
        <w:r>
          <w:tab/>
        </w:r>
      </w:ins>
      <w:ins w:id="1789" w:author="Fernandez, Susana" w:date="2023-01-27T18:42:00Z">
        <w:r>
          <w:tab/>
        </w:r>
        <w:r>
          <w:tab/>
        </w:r>
      </w:ins>
      <w:ins w:id="1790" w:author="Fernandez, Susana" w:date="2023-01-27T18:47:00Z">
        <w:r>
          <w:t>$0.00</w:t>
        </w:r>
      </w:ins>
    </w:p>
    <w:p w14:paraId="33A76BC5" w14:textId="084F58DB" w:rsidR="008E4D46" w:rsidRDefault="008E4D46" w:rsidP="00C7259C">
      <w:pPr>
        <w:pStyle w:val="ListParagraph"/>
        <w:numPr>
          <w:ilvl w:val="0"/>
          <w:numId w:val="190"/>
        </w:numPr>
        <w:rPr>
          <w:ins w:id="1791" w:author="Fernandez, Susana" w:date="2023-01-27T18:48:00Z"/>
        </w:rPr>
      </w:pPr>
      <w:ins w:id="1792" w:author="Fernandez, Susana" w:date="2023-01-27T18:47:00Z">
        <w:r>
          <w:t xml:space="preserve">FID C </w:t>
        </w:r>
      </w:ins>
      <w:ins w:id="1793" w:author="Fernandez, Susana" w:date="2023-01-27T18:48:00Z">
        <w:r>
          <w:t>–</w:t>
        </w:r>
      </w:ins>
      <w:ins w:id="1794" w:author="Fernandez, Susana" w:date="2023-01-27T18:47:00Z">
        <w:r>
          <w:t xml:space="preserve"> Am</w:t>
        </w:r>
      </w:ins>
      <w:ins w:id="1795" w:author="Fernandez, Susana" w:date="2023-01-27T18:48:00Z">
        <w:r>
          <w:t>ount 2</w:t>
        </w:r>
        <w:r>
          <w:tab/>
        </w:r>
        <w:r>
          <w:tab/>
        </w:r>
        <w:r>
          <w:tab/>
          <w:t>$50.75</w:t>
        </w:r>
      </w:ins>
      <w:ins w:id="1796" w:author="Fernandez, Susana" w:date="2023-01-30T14:12:00Z">
        <w:r w:rsidR="00293AB0">
          <w:t xml:space="preserve"> (from original preauth)</w:t>
        </w:r>
      </w:ins>
    </w:p>
    <w:p w14:paraId="45715C59" w14:textId="404B8265" w:rsidR="008E4D46" w:rsidRDefault="008E4D46" w:rsidP="00C7259C">
      <w:pPr>
        <w:pStyle w:val="ListParagraph"/>
        <w:numPr>
          <w:ilvl w:val="0"/>
          <w:numId w:val="190"/>
        </w:numPr>
        <w:rPr>
          <w:ins w:id="1797" w:author="Fernandez, Susana" w:date="2023-01-27T18:48:00Z"/>
        </w:rPr>
      </w:pPr>
      <w:ins w:id="1798" w:author="Fernandez, Susana" w:date="2023-01-27T18:48:00Z">
        <w:r>
          <w:t xml:space="preserve">FID 9 SFID b </w:t>
        </w:r>
      </w:ins>
      <w:ins w:id="1799" w:author="Fernandez, Susana" w:date="2023-01-31T09:29:00Z">
        <w:r w:rsidR="00323867">
          <w:t xml:space="preserve">– </w:t>
        </w:r>
      </w:ins>
      <w:ins w:id="1800" w:author="Fernandez, Susana" w:date="2023-01-27T18:48:00Z">
        <w:r>
          <w:t xml:space="preserve">Surcharge </w:t>
        </w:r>
      </w:ins>
      <w:ins w:id="1801" w:author="Fernandez, Susana" w:date="2023-01-30T14:12:00Z">
        <w:r w:rsidR="00293AB0">
          <w:t>fee</w:t>
        </w:r>
        <w:r w:rsidR="00293AB0">
          <w:tab/>
        </w:r>
      </w:ins>
      <w:ins w:id="1802" w:author="Fernandez, Susana" w:date="2023-01-27T18:48:00Z">
        <w:r>
          <w:tab/>
          <w:t>$0.75</w:t>
        </w:r>
      </w:ins>
      <w:ins w:id="1803" w:author="Fernandez, Susana" w:date="2023-01-30T13:17:00Z">
        <w:r w:rsidR="00E66789">
          <w:t xml:space="preserve"> (debit, </w:t>
        </w:r>
      </w:ins>
      <w:ins w:id="1804" w:author="Fernandez, Susana" w:date="2023-01-30T14:12:00Z">
        <w:r w:rsidR="00293AB0">
          <w:t>from</w:t>
        </w:r>
      </w:ins>
      <w:ins w:id="1805" w:author="Fernandez, Susana" w:date="2023-01-30T13:17:00Z">
        <w:r w:rsidR="00E66789">
          <w:t xml:space="preserve"> original preauth)</w:t>
        </w:r>
      </w:ins>
    </w:p>
    <w:p w14:paraId="4DA9E5C5" w14:textId="5D1D6D74" w:rsidR="008E4D46" w:rsidRDefault="008E4D46" w:rsidP="00C7259C">
      <w:pPr>
        <w:pStyle w:val="ListParagraph"/>
        <w:numPr>
          <w:ilvl w:val="0"/>
          <w:numId w:val="190"/>
        </w:numPr>
        <w:rPr>
          <w:ins w:id="1806" w:author="Fernandez, Susana" w:date="2023-01-27T18:50:00Z"/>
        </w:rPr>
      </w:pPr>
      <w:ins w:id="1807" w:author="Fernandez, Susana" w:date="2023-01-27T18:48:00Z">
        <w:r>
          <w:t xml:space="preserve">Along with all the other fields required in preauth completions </w:t>
        </w:r>
      </w:ins>
      <w:ins w:id="1808" w:author="Fernandez, Susana" w:date="2023-01-27T18:49:00Z">
        <w:r>
          <w:t>with values from the original preauth transaction (Approval Code, Trace ID, etc.)</w:t>
        </w:r>
      </w:ins>
      <w:ins w:id="1809" w:author="Fernandez, Susana" w:date="2023-01-31T09:59:00Z">
        <w:r w:rsidR="008D16A3">
          <w:t>.</w:t>
        </w:r>
      </w:ins>
    </w:p>
    <w:p w14:paraId="5F958D58" w14:textId="713AD116" w:rsidR="008E4D46" w:rsidRDefault="008E4D46" w:rsidP="008E4D46">
      <w:pPr>
        <w:rPr>
          <w:ins w:id="1810" w:author="Fernandez, Susana" w:date="2023-01-27T18:50:00Z"/>
        </w:rPr>
      </w:pPr>
    </w:p>
    <w:p w14:paraId="1A142F55" w14:textId="5FF5285B" w:rsidR="00F10169" w:rsidRDefault="00F10169" w:rsidP="00F10169">
      <w:pPr>
        <w:pStyle w:val="Heading4"/>
        <w:rPr>
          <w:ins w:id="1811" w:author="Fernandez, Susana" w:date="2023-01-27T18:50:00Z"/>
        </w:rPr>
      </w:pPr>
      <w:ins w:id="1812" w:author="Fernandez, Susana" w:date="2023-01-27T18:50:00Z">
        <w:r>
          <w:t>C</w:t>
        </w:r>
      </w:ins>
      <w:ins w:id="1813" w:author="Fernandez, Susana" w:date="2023-01-27T18:51:00Z">
        <w:r>
          <w:t>ard Verify</w:t>
        </w:r>
      </w:ins>
    </w:p>
    <w:p w14:paraId="136892F1" w14:textId="321A80E5" w:rsidR="00F10169" w:rsidRDefault="00F10169" w:rsidP="00F10169">
      <w:pPr>
        <w:rPr>
          <w:ins w:id="1814" w:author="Fernandez, Susana" w:date="2023-01-27T18:51:00Z"/>
        </w:rPr>
      </w:pPr>
      <w:ins w:id="1815" w:author="Fernandez, Susana" w:date="2023-01-27T18:51:00Z">
        <w:r>
          <w:t>Card verify with</w:t>
        </w:r>
      </w:ins>
      <w:ins w:id="1816" w:author="Fernandez, Susana" w:date="2023-01-27T18:50:00Z">
        <w:r>
          <w:t xml:space="preserve"> credit surcharge amount</w:t>
        </w:r>
      </w:ins>
      <w:ins w:id="1817" w:author="Fernandez, Susana" w:date="2023-01-27T18:51:00Z">
        <w:r>
          <w:t xml:space="preserve"> must have the value of $0.00 in the below fields:</w:t>
        </w:r>
      </w:ins>
    </w:p>
    <w:p w14:paraId="7BC63865" w14:textId="442CAFD5" w:rsidR="00F10169" w:rsidRDefault="00F10169" w:rsidP="00C7259C">
      <w:pPr>
        <w:pStyle w:val="ListParagraph"/>
        <w:numPr>
          <w:ilvl w:val="0"/>
          <w:numId w:val="192"/>
        </w:numPr>
        <w:rPr>
          <w:ins w:id="1818" w:author="Fernandez, Susana" w:date="2023-01-27T18:52:00Z"/>
        </w:rPr>
      </w:pPr>
      <w:ins w:id="1819" w:author="Fernandez, Susana" w:date="2023-01-27T18:51:00Z">
        <w:r>
          <w:t xml:space="preserve">FID B </w:t>
        </w:r>
      </w:ins>
      <w:ins w:id="1820" w:author="Fernandez, Susana" w:date="2023-01-27T18:52:00Z">
        <w:r>
          <w:t>–</w:t>
        </w:r>
      </w:ins>
      <w:ins w:id="1821" w:author="Fernandez, Susana" w:date="2023-01-27T18:51:00Z">
        <w:r>
          <w:t xml:space="preserve"> Am</w:t>
        </w:r>
      </w:ins>
      <w:ins w:id="1822" w:author="Fernandez, Susana" w:date="2023-01-27T18:52:00Z">
        <w:r>
          <w:t>ount 1</w:t>
        </w:r>
        <w:r>
          <w:tab/>
        </w:r>
        <w:r>
          <w:tab/>
        </w:r>
        <w:r>
          <w:tab/>
          <w:t>$0.00</w:t>
        </w:r>
      </w:ins>
    </w:p>
    <w:p w14:paraId="01625A9F" w14:textId="03B21529" w:rsidR="00F10169" w:rsidRDefault="00F10169" w:rsidP="00C7259C">
      <w:pPr>
        <w:pStyle w:val="ListParagraph"/>
        <w:numPr>
          <w:ilvl w:val="0"/>
          <w:numId w:val="192"/>
        </w:numPr>
        <w:rPr>
          <w:ins w:id="1823" w:author="Fernandez, Susana" w:date="2023-01-27T18:52:00Z"/>
        </w:rPr>
      </w:pPr>
      <w:ins w:id="1824" w:author="Fernandez, Susana" w:date="2023-01-27T18:52:00Z">
        <w:r>
          <w:t>FID 9 SFID b – Surcharge</w:t>
        </w:r>
      </w:ins>
      <w:ins w:id="1825" w:author="Fernandez, Susana" w:date="2023-01-30T11:06:00Z">
        <w:r w:rsidR="00BE093B">
          <w:t xml:space="preserve"> </w:t>
        </w:r>
      </w:ins>
      <w:ins w:id="1826" w:author="Fernandez, Susana" w:date="2023-01-30T11:07:00Z">
        <w:r w:rsidR="00BE093B">
          <w:t>Fee info</w:t>
        </w:r>
      </w:ins>
      <w:ins w:id="1827" w:author="Fernandez, Susana" w:date="2023-01-27T18:52:00Z">
        <w:r>
          <w:tab/>
          <w:t>$0.00</w:t>
        </w:r>
      </w:ins>
    </w:p>
    <w:p w14:paraId="7EBA8D45" w14:textId="2E2F6C9F" w:rsidR="00F10169" w:rsidRDefault="00BE093B" w:rsidP="00F10169">
      <w:pPr>
        <w:pStyle w:val="ListParagraph"/>
        <w:rPr>
          <w:ins w:id="1828" w:author="Fernandez, Susana" w:date="2023-01-27T18:53:00Z"/>
        </w:rPr>
      </w:pPr>
      <w:ins w:id="1829" w:author="Fernandez, Susana" w:date="2023-01-30T11:08:00Z">
        <w:r>
          <w:br/>
        </w:r>
      </w:ins>
      <w:ins w:id="1830" w:author="Fernandez, Susana" w:date="2023-01-27T18:52:00Z">
        <w:r w:rsidR="00F10169">
          <w:t>If the credit surcharge is not set to $0.00 TD Host will decline the transact</w:t>
        </w:r>
      </w:ins>
      <w:ins w:id="1831" w:author="Fernandez, Susana" w:date="2023-01-27T18:53:00Z">
        <w:r w:rsidR="00F10169">
          <w:t>ion with response code:</w:t>
        </w:r>
      </w:ins>
    </w:p>
    <w:p w14:paraId="377FF401" w14:textId="79E32E58" w:rsidR="00F10169" w:rsidRDefault="00F10169" w:rsidP="00F10169">
      <w:pPr>
        <w:pStyle w:val="ListParagraph"/>
        <w:rPr>
          <w:ins w:id="1832" w:author="Fernandez, Susana" w:date="2023-01-27T18:53:00Z"/>
        </w:rPr>
      </w:pPr>
      <w:ins w:id="1833" w:author="Fernandez, Susana" w:date="2023-01-27T18:53:00Z">
        <w:r>
          <w:rPr>
            <w:b/>
            <w:bCs/>
          </w:rPr>
          <w:t>722 – Excessive Surcharge</w:t>
        </w:r>
        <w:r>
          <w:t xml:space="preserve"> (credit surcharge must be set to $0.00 on card verify)</w:t>
        </w:r>
      </w:ins>
    </w:p>
    <w:p w14:paraId="1B75DBD5" w14:textId="137F4995" w:rsidR="00F10169" w:rsidRDefault="00F10169" w:rsidP="00F10169">
      <w:pPr>
        <w:pStyle w:val="ListParagraph"/>
        <w:rPr>
          <w:ins w:id="1834" w:author="Fernandez, Susana" w:date="2023-01-27T18:53:00Z"/>
        </w:rPr>
      </w:pPr>
    </w:p>
    <w:p w14:paraId="7BF32204" w14:textId="02FE7505" w:rsidR="00F10169" w:rsidRPr="00BC06D3" w:rsidRDefault="00F10169" w:rsidP="000F497B">
      <w:pPr>
        <w:pStyle w:val="Heading5"/>
        <w:rPr>
          <w:ins w:id="1835" w:author="Fernandez, Susana" w:date="2023-01-27T18:54:00Z"/>
        </w:rPr>
      </w:pPr>
      <w:ins w:id="1836" w:author="Fernandez, Susana" w:date="2023-01-27T18:54:00Z">
        <w:r>
          <w:t>Processing card verif</w:t>
        </w:r>
      </w:ins>
      <w:ins w:id="1837" w:author="Fernandez, Susana" w:date="2023-01-30T11:06:00Z">
        <w:r w:rsidR="00BE093B">
          <w:t>y transactions with credit surcharge</w:t>
        </w:r>
      </w:ins>
      <w:ins w:id="1838" w:author="Fernandez, Susana" w:date="2023-01-27T18:54:00Z">
        <w:r>
          <w:br/>
        </w:r>
      </w:ins>
    </w:p>
    <w:p w14:paraId="15368C62" w14:textId="06152033" w:rsidR="00F10169" w:rsidRDefault="00F10169" w:rsidP="00C7259C">
      <w:pPr>
        <w:pStyle w:val="ListParagraph"/>
        <w:numPr>
          <w:ilvl w:val="0"/>
          <w:numId w:val="193"/>
        </w:numPr>
        <w:rPr>
          <w:ins w:id="1839" w:author="Fernandez, Susana" w:date="2023-01-27T18:55:00Z"/>
        </w:rPr>
      </w:pPr>
      <w:ins w:id="1840" w:author="Fernandez, Susana" w:date="2023-01-27T18:54:00Z">
        <w:r>
          <w:t>If the fie</w:t>
        </w:r>
      </w:ins>
      <w:ins w:id="1841" w:author="Fernandez, Susana" w:date="2023-01-30T11:08:00Z">
        <w:r w:rsidR="0070430B">
          <w:t>ld Surcharge Fee Info (FID 9 SFID b)</w:t>
        </w:r>
      </w:ins>
      <w:ins w:id="1842" w:author="Fernandez, Susana" w:date="2023-01-27T18:54:00Z">
        <w:r>
          <w:t xml:space="preserve"> </w:t>
        </w:r>
      </w:ins>
      <w:ins w:id="1843" w:author="Fernandez, Susana" w:date="2023-01-30T11:08:00Z">
        <w:r w:rsidR="0070430B">
          <w:t>is</w:t>
        </w:r>
      </w:ins>
      <w:ins w:id="1844" w:author="Fernandez, Susana" w:date="2023-01-27T18:55:00Z">
        <w:r>
          <w:t xml:space="preserve"> set up correctly, TD Host will send the card verify transaction to the P</w:t>
        </w:r>
      </w:ins>
      <w:ins w:id="1845" w:author="Fernandez, Susana" w:date="2023-01-31T13:19:00Z">
        <w:r w:rsidR="00930F85">
          <w:t xml:space="preserve">ayment </w:t>
        </w:r>
      </w:ins>
      <w:ins w:id="1846" w:author="Fernandez, Susana" w:date="2023-01-27T18:55:00Z">
        <w:r>
          <w:t>C</w:t>
        </w:r>
      </w:ins>
      <w:ins w:id="1847" w:author="Fernandez, Susana" w:date="2023-01-31T13:19:00Z">
        <w:r w:rsidR="00930F85">
          <w:t xml:space="preserve">ard </w:t>
        </w:r>
      </w:ins>
      <w:ins w:id="1848" w:author="Fernandez, Susana" w:date="2023-01-27T18:55:00Z">
        <w:r>
          <w:t>N</w:t>
        </w:r>
      </w:ins>
      <w:ins w:id="1849" w:author="Fernandez, Susana" w:date="2023-01-31T13:19:00Z">
        <w:r w:rsidR="00930F85">
          <w:t>etwork</w:t>
        </w:r>
      </w:ins>
      <w:ins w:id="1850" w:author="Fernandez, Susana" w:date="2023-01-27T18:55:00Z">
        <w:r>
          <w:t xml:space="preserve"> for approval</w:t>
        </w:r>
      </w:ins>
      <w:ins w:id="1851" w:author="Fernandez, Susana" w:date="2023-01-30T11:08:00Z">
        <w:r w:rsidR="0070430B">
          <w:br/>
        </w:r>
      </w:ins>
    </w:p>
    <w:p w14:paraId="24BACAF2" w14:textId="7380F215" w:rsidR="00F10169" w:rsidRDefault="0070430B" w:rsidP="00C7259C">
      <w:pPr>
        <w:pStyle w:val="ListParagraph"/>
        <w:numPr>
          <w:ilvl w:val="0"/>
          <w:numId w:val="193"/>
        </w:numPr>
        <w:rPr>
          <w:ins w:id="1852" w:author="Fernandez, Susana" w:date="2023-01-27T18:56:00Z"/>
        </w:rPr>
      </w:pPr>
      <w:ins w:id="1853" w:author="Fernandez, Susana" w:date="2023-01-30T11:09:00Z">
        <w:r>
          <w:t>On response</w:t>
        </w:r>
      </w:ins>
      <w:ins w:id="1854" w:author="Fernandez, Susana" w:date="2023-01-31T13:20:00Z">
        <w:r w:rsidR="00930F85">
          <w:t xml:space="preserve"> message</w:t>
        </w:r>
      </w:ins>
      <w:ins w:id="1855" w:author="Fernandez, Susana" w:date="2023-01-30T11:09:00Z">
        <w:r>
          <w:t xml:space="preserve">, </w:t>
        </w:r>
      </w:ins>
      <w:ins w:id="1856" w:author="Fernandez, Susana" w:date="2023-01-27T18:55:00Z">
        <w:r w:rsidR="00F10169">
          <w:t>TD Host will send back to th</w:t>
        </w:r>
      </w:ins>
      <w:ins w:id="1857" w:author="Fernandez, Susana" w:date="2023-01-27T18:56:00Z">
        <w:r w:rsidR="00F10169">
          <w:t>e merchant/acceptance solution the corresponding response code that was sent by the Payment Card Network (Business as usual)</w:t>
        </w:r>
      </w:ins>
      <w:ins w:id="1858" w:author="Fernandez, Susana" w:date="2023-01-30T11:08:00Z">
        <w:r>
          <w:br/>
        </w:r>
      </w:ins>
    </w:p>
    <w:p w14:paraId="4FB67635" w14:textId="6BDD3346" w:rsidR="00F047B3" w:rsidRDefault="00930F85" w:rsidP="00C7259C">
      <w:pPr>
        <w:pStyle w:val="ListParagraph"/>
        <w:numPr>
          <w:ilvl w:val="0"/>
          <w:numId w:val="193"/>
        </w:numPr>
        <w:rPr>
          <w:ins w:id="1859" w:author="Fernandez, Susana" w:date="2023-01-30T14:29:00Z"/>
        </w:rPr>
      </w:pPr>
      <w:ins w:id="1860" w:author="Fernandez, Susana" w:date="2023-01-31T13:21:00Z">
        <w:r>
          <w:t xml:space="preserve">Additionally, </w:t>
        </w:r>
      </w:ins>
      <w:ins w:id="1861" w:author="Fernandez, Susana" w:date="2023-01-30T11:09:00Z">
        <w:r w:rsidR="0070430B">
          <w:t xml:space="preserve">on response </w:t>
        </w:r>
      </w:ins>
      <w:ins w:id="1862" w:author="Fernandez, Susana" w:date="2023-01-27T18:58:00Z">
        <w:r w:rsidR="00F10169">
          <w:t>messages</w:t>
        </w:r>
      </w:ins>
      <w:ins w:id="1863" w:author="Fernandez, Susana" w:date="2023-01-30T11:09:00Z">
        <w:r w:rsidR="0070430B">
          <w:t xml:space="preserve"> </w:t>
        </w:r>
      </w:ins>
      <w:ins w:id="1864" w:author="Fernandez, Susana" w:date="2023-01-31T13:21:00Z">
        <w:r>
          <w:t xml:space="preserve">TD Host </w:t>
        </w:r>
      </w:ins>
      <w:ins w:id="1865" w:author="Fernandez, Susana" w:date="2023-01-30T11:09:00Z">
        <w:r w:rsidR="0070430B">
          <w:t>will send</w:t>
        </w:r>
      </w:ins>
      <w:ins w:id="1866" w:author="Fernandez, Susana" w:date="2023-01-27T18:58:00Z">
        <w:r w:rsidR="00F10169">
          <w:t xml:space="preserve"> </w:t>
        </w:r>
      </w:ins>
      <w:ins w:id="1867" w:author="Fernandez, Susana" w:date="2023-01-27T18:56:00Z">
        <w:r w:rsidR="00F10169">
          <w:t xml:space="preserve">in </w:t>
        </w:r>
        <w:r w:rsidR="00F10169" w:rsidRPr="00F047B3">
          <w:t>FID 9 SFID b – Surcharge Fee Infor</w:t>
        </w:r>
      </w:ins>
      <w:ins w:id="1868" w:author="Fernandez, Susana" w:date="2023-01-27T18:57:00Z">
        <w:r w:rsidR="00F10169" w:rsidRPr="00F047B3">
          <w:t>mation, position 10</w:t>
        </w:r>
        <w:r w:rsidR="00F10169">
          <w:t xml:space="preserve"> </w:t>
        </w:r>
        <w:r w:rsidR="00F10169" w:rsidRPr="00F10169">
          <w:rPr>
            <w:b/>
            <w:bCs/>
          </w:rPr>
          <w:t xml:space="preserve">Surcharge </w:t>
        </w:r>
      </w:ins>
      <w:ins w:id="1869" w:author="Fernandez, Susana" w:date="2023-01-31T09:49:00Z">
        <w:r w:rsidR="00FB5AB8">
          <w:rPr>
            <w:b/>
            <w:bCs/>
          </w:rPr>
          <w:t>Applies</w:t>
        </w:r>
      </w:ins>
      <w:ins w:id="1870" w:author="Fernandez, Susana" w:date="2023-01-27T18:57:00Z">
        <w:r w:rsidR="00F10169" w:rsidRPr="00F10169">
          <w:rPr>
            <w:b/>
            <w:bCs/>
          </w:rPr>
          <w:t xml:space="preserve"> Indicator</w:t>
        </w:r>
        <w:r w:rsidR="00F10169">
          <w:t xml:space="preserve"> </w:t>
        </w:r>
      </w:ins>
      <w:ins w:id="1871" w:author="Fernandez, Susana" w:date="2023-01-27T18:58:00Z">
        <w:r w:rsidR="00F10169">
          <w:t>to advice the acceptance solution if the card used</w:t>
        </w:r>
      </w:ins>
      <w:ins w:id="1872" w:author="Fernandez, Susana" w:date="2023-01-30T11:10:00Z">
        <w:r w:rsidR="0070430B">
          <w:t xml:space="preserve"> on </w:t>
        </w:r>
      </w:ins>
      <w:ins w:id="1873" w:author="Fernandez, Susana" w:date="2023-01-31T10:33:00Z">
        <w:r w:rsidR="008F1177">
          <w:t xml:space="preserve">the </w:t>
        </w:r>
      </w:ins>
      <w:ins w:id="1874" w:author="Fernandez, Susana" w:date="2023-01-30T11:10:00Z">
        <w:r w:rsidR="0070430B">
          <w:t>card verify</w:t>
        </w:r>
      </w:ins>
      <w:ins w:id="1875" w:author="Fernandez, Susana" w:date="2023-01-27T18:58:00Z">
        <w:r w:rsidR="00F10169">
          <w:t xml:space="preserve"> is </w:t>
        </w:r>
      </w:ins>
      <w:ins w:id="1876" w:author="Fernandez, Susana" w:date="2023-01-27T18:59:00Z">
        <w:r w:rsidR="00F10169">
          <w:t xml:space="preserve">eligible </w:t>
        </w:r>
      </w:ins>
      <w:ins w:id="1877" w:author="Fernandez, Susana" w:date="2023-01-31T09:58:00Z">
        <w:r w:rsidR="008D16A3">
          <w:t>for</w:t>
        </w:r>
      </w:ins>
      <w:ins w:id="1878" w:author="Fernandez, Susana" w:date="2023-01-27T18:59:00Z">
        <w:r w:rsidR="00F10169">
          <w:t xml:space="preserve"> credit surcharge, valid values are</w:t>
        </w:r>
      </w:ins>
      <w:ins w:id="1879" w:author="Fernandez, Susana" w:date="2023-01-30T14:29:00Z">
        <w:r w:rsidR="00F047B3">
          <w:t>:</w:t>
        </w:r>
      </w:ins>
    </w:p>
    <w:p w14:paraId="19B90173" w14:textId="6D5E24CB" w:rsidR="00F10169" w:rsidRDefault="00F10169" w:rsidP="00F047B3">
      <w:pPr>
        <w:pStyle w:val="ListParagraph"/>
        <w:rPr>
          <w:ins w:id="1880" w:author="Fernandez, Susana" w:date="2023-01-27T18:57:00Z"/>
        </w:rPr>
      </w:pPr>
      <w:ins w:id="1881" w:author="Fernandez, Susana" w:date="2023-01-27T18:59:00Z">
        <w:r>
          <w:t xml:space="preserve">  </w:t>
        </w:r>
      </w:ins>
    </w:p>
    <w:p w14:paraId="796B1C96" w14:textId="5E2383C0" w:rsidR="00F10169" w:rsidRDefault="00F10169" w:rsidP="00F10169">
      <w:pPr>
        <w:pStyle w:val="ListParagraph"/>
        <w:rPr>
          <w:ins w:id="1882" w:author="Fernandez, Susana" w:date="2023-01-27T18:59:00Z"/>
        </w:rPr>
      </w:pPr>
      <w:ins w:id="1883" w:author="Fernandez, Susana" w:date="2023-01-27T18:58:00Z">
        <w:r w:rsidRPr="00F10169">
          <w:rPr>
            <w:b/>
            <w:bCs/>
          </w:rPr>
          <w:t>Blank</w:t>
        </w:r>
        <w:r>
          <w:t xml:space="preserve"> </w:t>
        </w:r>
      </w:ins>
      <w:ins w:id="1884" w:author="Fernandez, Susana" w:date="2023-01-30T14:29:00Z">
        <w:r w:rsidR="00F047B3">
          <w:tab/>
        </w:r>
      </w:ins>
      <w:ins w:id="1885" w:author="Fernandez, Susana" w:date="2023-01-27T18:58:00Z">
        <w:r>
          <w:t>= N/A (unknow)</w:t>
        </w:r>
      </w:ins>
    </w:p>
    <w:p w14:paraId="2447A80C" w14:textId="0F27F641" w:rsidR="00F10169" w:rsidRDefault="00F10169" w:rsidP="00F10169">
      <w:pPr>
        <w:pStyle w:val="ListParagraph"/>
        <w:rPr>
          <w:ins w:id="1886" w:author="Fernandez, Susana" w:date="2023-01-27T19:00:00Z"/>
        </w:rPr>
      </w:pPr>
      <w:ins w:id="1887" w:author="Fernandez, Susana" w:date="2023-01-27T18:59:00Z">
        <w:r w:rsidRPr="00F10169">
          <w:rPr>
            <w:b/>
            <w:bCs/>
          </w:rPr>
          <w:t>Y</w:t>
        </w:r>
        <w:r>
          <w:t xml:space="preserve"> </w:t>
        </w:r>
      </w:ins>
      <w:ins w:id="1888" w:author="Fernandez, Susana" w:date="2023-01-30T14:29:00Z">
        <w:r w:rsidR="00F047B3">
          <w:tab/>
        </w:r>
      </w:ins>
      <w:ins w:id="1889" w:author="Fernandez, Susana" w:date="2023-01-27T18:59:00Z">
        <w:r>
          <w:t xml:space="preserve">= Yes (the card </w:t>
        </w:r>
      </w:ins>
      <w:ins w:id="1890" w:author="Fernandez, Susana" w:date="2023-01-31T09:58:00Z">
        <w:r w:rsidR="008D16A3">
          <w:t>is eligible for</w:t>
        </w:r>
      </w:ins>
      <w:ins w:id="1891" w:author="Fernandez, Susana" w:date="2023-01-27T18:59:00Z">
        <w:r>
          <w:t xml:space="preserve"> credit surc</w:t>
        </w:r>
      </w:ins>
      <w:ins w:id="1892" w:author="Fernandez, Susana" w:date="2023-01-27T19:00:00Z">
        <w:r>
          <w:t>harge)</w:t>
        </w:r>
      </w:ins>
    </w:p>
    <w:p w14:paraId="1E5656CA" w14:textId="270BF99A" w:rsidR="00F10169" w:rsidRDefault="00F10169" w:rsidP="00F10169">
      <w:pPr>
        <w:pStyle w:val="ListParagraph"/>
        <w:rPr>
          <w:ins w:id="1893" w:author="Fernandez, Susana" w:date="2023-01-27T19:00:00Z"/>
        </w:rPr>
      </w:pPr>
      <w:ins w:id="1894" w:author="Fernandez, Susana" w:date="2023-01-27T19:00:00Z">
        <w:r w:rsidRPr="00F10169">
          <w:rPr>
            <w:b/>
            <w:bCs/>
          </w:rPr>
          <w:t>N</w:t>
        </w:r>
        <w:r>
          <w:t xml:space="preserve"> </w:t>
        </w:r>
      </w:ins>
      <w:ins w:id="1895" w:author="Fernandez, Susana" w:date="2023-01-30T14:29:00Z">
        <w:r w:rsidR="00F047B3">
          <w:tab/>
        </w:r>
      </w:ins>
      <w:ins w:id="1896" w:author="Fernandez, Susana" w:date="2023-01-27T19:00:00Z">
        <w:r>
          <w:t xml:space="preserve">= No (the card </w:t>
        </w:r>
      </w:ins>
      <w:ins w:id="1897" w:author="Fernandez, Susana" w:date="2023-01-31T09:58:00Z">
        <w:r w:rsidR="008D16A3">
          <w:t>is not eligible for</w:t>
        </w:r>
      </w:ins>
      <w:ins w:id="1898" w:author="Fernandez, Susana" w:date="2023-01-27T19:00:00Z">
        <w:r>
          <w:t xml:space="preserve"> credit surcharge)</w:t>
        </w:r>
      </w:ins>
      <w:ins w:id="1899" w:author="Fernandez, Susana" w:date="2023-01-30T11:10:00Z">
        <w:r w:rsidR="0070430B">
          <w:br/>
        </w:r>
      </w:ins>
    </w:p>
    <w:p w14:paraId="64DFB948" w14:textId="3DCFB1D9" w:rsidR="00F10169" w:rsidRPr="00F10169" w:rsidRDefault="00F10169" w:rsidP="00F047B3">
      <w:pPr>
        <w:pStyle w:val="ListParagraph"/>
        <w:rPr>
          <w:ins w:id="1900" w:author="Fernandez, Susana" w:date="2023-01-27T18:50:00Z"/>
        </w:rPr>
      </w:pPr>
      <w:ins w:id="1901" w:author="Fernandez, Susana" w:date="2023-01-27T19:00:00Z">
        <w:r>
          <w:t xml:space="preserve">On subsequent transactions </w:t>
        </w:r>
      </w:ins>
      <w:ins w:id="1902" w:author="Fernandez, Susana" w:date="2023-01-30T14:30:00Z">
        <w:r w:rsidR="00F047B3">
          <w:t>to a card verify,</w:t>
        </w:r>
      </w:ins>
      <w:ins w:id="1903" w:author="Fernandez, Susana" w:date="2023-01-27T19:00:00Z">
        <w:r>
          <w:t xml:space="preserve"> th</w:t>
        </w:r>
        <w:r w:rsidR="00983551">
          <w:t>e merchant</w:t>
        </w:r>
      </w:ins>
      <w:ins w:id="1904" w:author="Fernandez, Susana" w:date="2023-01-27T19:01:00Z">
        <w:r w:rsidR="00983551">
          <w:t xml:space="preserve">/acceptance solution can </w:t>
        </w:r>
      </w:ins>
      <w:ins w:id="1905" w:author="Fernandez, Susana" w:date="2023-01-31T09:59:00Z">
        <w:r w:rsidR="008D16A3">
          <w:t xml:space="preserve">determine </w:t>
        </w:r>
      </w:ins>
      <w:ins w:id="1906" w:author="Fernandez, Susana" w:date="2023-01-27T19:01:00Z">
        <w:r w:rsidR="00983551">
          <w:t>if the credit surcharge applies or no</w:t>
        </w:r>
      </w:ins>
      <w:ins w:id="1907" w:author="Fernandez, Susana" w:date="2023-01-31T16:39:00Z">
        <w:r w:rsidR="000B5308">
          <w:t>t</w:t>
        </w:r>
      </w:ins>
      <w:ins w:id="1908" w:author="Fernandez, Susana" w:date="2023-01-31T09:59:00Z">
        <w:r w:rsidR="008D16A3">
          <w:t>.</w:t>
        </w:r>
      </w:ins>
    </w:p>
    <w:p w14:paraId="4623063A" w14:textId="48B2C13A" w:rsidR="005D75F0" w:rsidRDefault="005D75F0" w:rsidP="00947AC1">
      <w:pPr>
        <w:rPr>
          <w:ins w:id="1909" w:author="Fernandez, Susana" w:date="2023-01-30T10:38:00Z"/>
        </w:rPr>
      </w:pPr>
    </w:p>
    <w:p w14:paraId="300AAAAE" w14:textId="77777777" w:rsidR="005D75F0" w:rsidRDefault="005D75F0" w:rsidP="005D75F0">
      <w:pPr>
        <w:pStyle w:val="Heading4"/>
        <w:rPr>
          <w:ins w:id="1910" w:author="Fernandez, Susana" w:date="2023-01-30T10:38:00Z"/>
        </w:rPr>
      </w:pPr>
      <w:ins w:id="1911" w:author="Fernandez, Susana" w:date="2023-01-30T10:38:00Z">
        <w:r>
          <w:lastRenderedPageBreak/>
          <w:t>Credit Surcharge on Recurring Payment and Unscheduled Transactions</w:t>
        </w:r>
      </w:ins>
    </w:p>
    <w:p w14:paraId="31D7E535" w14:textId="08B3343A" w:rsidR="0070430B" w:rsidRDefault="0070430B" w:rsidP="005D75F0">
      <w:pPr>
        <w:rPr>
          <w:ins w:id="1912" w:author="Fernandez, Susana" w:date="2023-01-30T10:38:00Z"/>
          <w:lang w:val="en-GB"/>
        </w:rPr>
      </w:pPr>
      <w:ins w:id="1913" w:author="Fernandez, Susana" w:date="2023-01-30T11:12:00Z">
        <w:r>
          <w:rPr>
            <w:lang w:val="en-GB"/>
          </w:rPr>
          <w:t xml:space="preserve">Merchants will need to obtain consent from the customer </w:t>
        </w:r>
      </w:ins>
      <w:ins w:id="1914" w:author="Fernandez, Susana" w:date="2023-01-31T13:23:00Z">
        <w:r w:rsidR="00930F85">
          <w:rPr>
            <w:lang w:val="en-GB"/>
          </w:rPr>
          <w:t xml:space="preserve">for credit surcharge </w:t>
        </w:r>
      </w:ins>
      <w:ins w:id="1915" w:author="Fernandez, Susana" w:date="2023-01-30T11:12:00Z">
        <w:r>
          <w:rPr>
            <w:lang w:val="en-GB"/>
          </w:rPr>
          <w:t>on</w:t>
        </w:r>
      </w:ins>
      <w:ins w:id="1916" w:author="Fernandez, Susana" w:date="2023-01-30T11:11:00Z">
        <w:r>
          <w:rPr>
            <w:lang w:val="en-GB"/>
          </w:rPr>
          <w:t xml:space="preserve"> recurring payment </w:t>
        </w:r>
      </w:ins>
      <w:ins w:id="1917" w:author="Fernandez, Susana" w:date="2023-01-30T11:12:00Z">
        <w:r>
          <w:rPr>
            <w:lang w:val="en-GB"/>
          </w:rPr>
          <w:t>and</w:t>
        </w:r>
      </w:ins>
      <w:ins w:id="1918" w:author="Fernandez, Susana" w:date="2023-01-30T11:11:00Z">
        <w:r>
          <w:rPr>
            <w:lang w:val="en-GB"/>
          </w:rPr>
          <w:t xml:space="preserve"> unscheduled transactions</w:t>
        </w:r>
      </w:ins>
      <w:ins w:id="1919" w:author="Fernandez, Susana" w:date="2023-01-30T11:12:00Z">
        <w:r>
          <w:rPr>
            <w:lang w:val="en-GB"/>
          </w:rPr>
          <w:t>. If the cardholder agree</w:t>
        </w:r>
      </w:ins>
      <w:ins w:id="1920" w:author="Fernandez, Susana" w:date="2023-01-31T13:22:00Z">
        <w:r w:rsidR="00930F85">
          <w:rPr>
            <w:lang w:val="en-GB"/>
          </w:rPr>
          <w:t>s</w:t>
        </w:r>
      </w:ins>
      <w:ins w:id="1921" w:author="Fernandez, Susana" w:date="2023-01-30T11:12:00Z">
        <w:r>
          <w:rPr>
            <w:lang w:val="en-GB"/>
          </w:rPr>
          <w:t xml:space="preserve"> on the</w:t>
        </w:r>
      </w:ins>
      <w:ins w:id="1922" w:author="Fernandez, Susana" w:date="2023-01-31T13:22:00Z">
        <w:r w:rsidR="00930F85">
          <w:rPr>
            <w:lang w:val="en-GB"/>
          </w:rPr>
          <w:t xml:space="preserve"> credit</w:t>
        </w:r>
      </w:ins>
      <w:ins w:id="1923" w:author="Fernandez, Susana" w:date="2023-01-30T11:12:00Z">
        <w:r>
          <w:rPr>
            <w:lang w:val="en-GB"/>
          </w:rPr>
          <w:t xml:space="preserve"> surcharge, then the re</w:t>
        </w:r>
      </w:ins>
      <w:ins w:id="1924" w:author="Fernandez, Susana" w:date="2023-01-30T11:13:00Z">
        <w:r>
          <w:rPr>
            <w:lang w:val="en-GB"/>
          </w:rPr>
          <w:t xml:space="preserve">curring payment and unscheduled transactions </w:t>
        </w:r>
      </w:ins>
      <w:ins w:id="1925" w:author="Fernandez, Susana" w:date="2023-01-31T10:33:00Z">
        <w:r w:rsidR="008F1177">
          <w:rPr>
            <w:lang w:val="en-GB"/>
          </w:rPr>
          <w:t>wil</w:t>
        </w:r>
      </w:ins>
      <w:ins w:id="1926" w:author="Fernandez, Susana" w:date="2023-01-31T10:34:00Z">
        <w:r w:rsidR="008F1177">
          <w:rPr>
            <w:lang w:val="en-GB"/>
          </w:rPr>
          <w:t xml:space="preserve">l </w:t>
        </w:r>
      </w:ins>
      <w:ins w:id="1927" w:author="Fernandez, Susana" w:date="2023-01-30T11:18:00Z">
        <w:r>
          <w:rPr>
            <w:lang w:val="en-GB"/>
          </w:rPr>
          <w:t>have</w:t>
        </w:r>
      </w:ins>
      <w:ins w:id="1928" w:author="Fernandez, Susana" w:date="2023-01-30T11:13:00Z">
        <w:r>
          <w:rPr>
            <w:lang w:val="en-GB"/>
          </w:rPr>
          <w:t xml:space="preserve"> FID 9 SFID b- Surcharge Fee Information</w:t>
        </w:r>
      </w:ins>
      <w:ins w:id="1929" w:author="Fernandez, Susana" w:date="2023-01-30T11:18:00Z">
        <w:r>
          <w:rPr>
            <w:lang w:val="en-GB"/>
          </w:rPr>
          <w:t xml:space="preserve"> present</w:t>
        </w:r>
      </w:ins>
      <w:ins w:id="1930" w:author="Fernandez, Susana" w:date="2023-01-31T13:23:00Z">
        <w:r w:rsidR="00930F85">
          <w:rPr>
            <w:lang w:val="en-GB"/>
          </w:rPr>
          <w:t xml:space="preserve"> and</w:t>
        </w:r>
      </w:ins>
      <w:ins w:id="1931" w:author="Fernandez, Susana" w:date="2023-01-30T11:14:00Z">
        <w:r>
          <w:rPr>
            <w:lang w:val="en-GB"/>
          </w:rPr>
          <w:t xml:space="preserve"> </w:t>
        </w:r>
      </w:ins>
      <w:ins w:id="1932" w:author="Fernandez, Susana" w:date="2023-01-30T11:18:00Z">
        <w:r w:rsidR="00301DE1">
          <w:rPr>
            <w:lang w:val="en-GB"/>
          </w:rPr>
          <w:t xml:space="preserve">TD Host </w:t>
        </w:r>
      </w:ins>
      <w:ins w:id="1933" w:author="Fernandez, Susana" w:date="2023-01-31T13:24:00Z">
        <w:r w:rsidR="00930F85">
          <w:rPr>
            <w:lang w:val="en-GB"/>
          </w:rPr>
          <w:t>validate the credit surcharge field.</w:t>
        </w:r>
      </w:ins>
    </w:p>
    <w:p w14:paraId="2C0065E1" w14:textId="33896930" w:rsidR="005D75F0" w:rsidRDefault="005D75F0" w:rsidP="005D75F0">
      <w:pPr>
        <w:rPr>
          <w:ins w:id="1934" w:author="Fernandez, Susana" w:date="2023-01-30T11:14:00Z"/>
          <w:lang w:val="en-GB"/>
        </w:rPr>
      </w:pPr>
    </w:p>
    <w:p w14:paraId="399533F3" w14:textId="70F1424B" w:rsidR="0070430B" w:rsidRDefault="0070430B" w:rsidP="00C7259C">
      <w:pPr>
        <w:pStyle w:val="ListParagraph"/>
        <w:numPr>
          <w:ilvl w:val="0"/>
          <w:numId w:val="193"/>
        </w:numPr>
        <w:rPr>
          <w:ins w:id="1935" w:author="Fernandez, Susana" w:date="2023-01-30T11:15:00Z"/>
          <w:lang w:val="en-GB"/>
        </w:rPr>
      </w:pPr>
      <w:ins w:id="1936" w:author="Fernandez, Susana" w:date="2023-01-30T11:14:00Z">
        <w:r w:rsidRPr="0070430B">
          <w:rPr>
            <w:lang w:val="en-GB"/>
          </w:rPr>
          <w:t xml:space="preserve">If </w:t>
        </w:r>
        <w:r>
          <w:rPr>
            <w:lang w:val="en-GB"/>
          </w:rPr>
          <w:t>the c</w:t>
        </w:r>
      </w:ins>
      <w:ins w:id="1937" w:author="Fernandez, Susana" w:date="2023-01-30T11:15:00Z">
        <w:r>
          <w:rPr>
            <w:lang w:val="en-GB"/>
          </w:rPr>
          <w:t>ard used is debit or prepaid, then the credit surcharge amount must be = $0</w:t>
        </w:r>
      </w:ins>
      <w:ins w:id="1938" w:author="Fernandez, Susana" w:date="2023-01-31T14:07:00Z">
        <w:r w:rsidR="006C78F2">
          <w:rPr>
            <w:lang w:val="en-GB"/>
          </w:rPr>
          <w:t>.00</w:t>
        </w:r>
      </w:ins>
    </w:p>
    <w:p w14:paraId="42ECC5FF" w14:textId="230DFF06" w:rsidR="0070430B" w:rsidRDefault="0070430B" w:rsidP="00C7259C">
      <w:pPr>
        <w:pStyle w:val="ListParagraph"/>
        <w:numPr>
          <w:ilvl w:val="0"/>
          <w:numId w:val="193"/>
        </w:numPr>
        <w:rPr>
          <w:ins w:id="1939" w:author="Fernandez, Susana" w:date="2023-01-30T11:17:00Z"/>
          <w:lang w:val="en-GB"/>
        </w:rPr>
      </w:pPr>
      <w:ins w:id="1940" w:author="Fernandez, Susana" w:date="2023-01-30T11:15:00Z">
        <w:r>
          <w:rPr>
            <w:lang w:val="en-GB"/>
          </w:rPr>
          <w:t>If the card used is credit, then the credit surcharge amount must be &gt; $0</w:t>
        </w:r>
      </w:ins>
      <w:ins w:id="1941" w:author="Fernandez, Susana" w:date="2023-01-31T14:07:00Z">
        <w:r w:rsidR="006C78F2">
          <w:rPr>
            <w:lang w:val="en-GB"/>
          </w:rPr>
          <w:t>.00</w:t>
        </w:r>
      </w:ins>
      <w:ins w:id="1942" w:author="Fernandez, Susana" w:date="2023-01-30T11:15:00Z">
        <w:r>
          <w:rPr>
            <w:lang w:val="en-GB"/>
          </w:rPr>
          <w:t xml:space="preserve"> and </w:t>
        </w:r>
      </w:ins>
      <w:ins w:id="1943" w:author="Fernandez, Susana" w:date="2023-01-30T11:16:00Z">
        <w:r>
          <w:rPr>
            <w:lang w:val="en-GB"/>
          </w:rPr>
          <w:t xml:space="preserve">&lt;= 2.4% </w:t>
        </w:r>
      </w:ins>
      <w:ins w:id="1944" w:author="Fernandez, Susana" w:date="2023-01-31T14:07:00Z">
        <w:r w:rsidR="006C78F2">
          <w:rPr>
            <w:lang w:val="en-GB"/>
          </w:rPr>
          <w:t>(with the exception of low values)</w:t>
        </w:r>
      </w:ins>
    </w:p>
    <w:p w14:paraId="1901CA97" w14:textId="77777777" w:rsidR="0070430B" w:rsidRPr="0070430B" w:rsidRDefault="0070430B" w:rsidP="0070430B">
      <w:pPr>
        <w:pStyle w:val="ListParagraph"/>
        <w:rPr>
          <w:ins w:id="1945" w:author="Fernandez, Susana" w:date="2023-01-30T10:38:00Z"/>
          <w:lang w:val="en-GB"/>
        </w:rPr>
      </w:pPr>
    </w:p>
    <w:p w14:paraId="26514354" w14:textId="77777777" w:rsidR="005D75F0" w:rsidRDefault="005D75F0" w:rsidP="005D75F0">
      <w:pPr>
        <w:rPr>
          <w:ins w:id="1946" w:author="Fernandez, Susana" w:date="2023-01-30T10:38:00Z"/>
          <w:lang w:val="en-GB"/>
        </w:rPr>
      </w:pPr>
    </w:p>
    <w:p w14:paraId="1690B826" w14:textId="363D7213" w:rsidR="005D75F0" w:rsidRDefault="00BE093B" w:rsidP="005D75F0">
      <w:pPr>
        <w:pStyle w:val="Heading4"/>
        <w:rPr>
          <w:ins w:id="1947" w:author="Fernandez, Susana" w:date="2023-01-30T10:38:00Z"/>
        </w:rPr>
      </w:pPr>
      <w:ins w:id="1948" w:author="Fernandez, Susana" w:date="2023-01-30T11:04:00Z">
        <w:r>
          <w:t xml:space="preserve">Credit surcharge </w:t>
        </w:r>
      </w:ins>
      <w:ins w:id="1949" w:author="Fernandez, Susana" w:date="2023-01-30T10:38:00Z">
        <w:r w:rsidR="005D75F0">
          <w:t>Low</w:t>
        </w:r>
      </w:ins>
      <w:ins w:id="1950" w:author="Fernandez, Susana" w:date="2023-01-30T11:04:00Z">
        <w:r>
          <w:t xml:space="preserve"> Amount Support</w:t>
        </w:r>
      </w:ins>
    </w:p>
    <w:p w14:paraId="48F539FC" w14:textId="4459AEB7" w:rsidR="005D75F0" w:rsidRDefault="00301DE1" w:rsidP="005D75F0">
      <w:pPr>
        <w:rPr>
          <w:ins w:id="1951" w:author="Fernandez, Susana" w:date="2023-01-30T11:21:00Z"/>
          <w:lang w:val="en-GB"/>
        </w:rPr>
      </w:pPr>
      <w:ins w:id="1952" w:author="Fernandez, Susana" w:date="2023-01-30T11:19:00Z">
        <w:r>
          <w:rPr>
            <w:lang w:val="en-GB"/>
          </w:rPr>
          <w:t xml:space="preserve">TD Host will allow credit surcharge amount in FID 9 SFID b = $0.00 or $0.01 when the </w:t>
        </w:r>
      </w:ins>
      <w:ins w:id="1953" w:author="Fernandez, Susana" w:date="2023-01-30T11:20:00Z">
        <w:r>
          <w:rPr>
            <w:lang w:val="en-GB"/>
          </w:rPr>
          <w:t>transaction amount is below certain amount as described below. TD Host will not decline transaction with low amount and it will send the transaction</w:t>
        </w:r>
      </w:ins>
      <w:ins w:id="1954" w:author="Fernandez, Susana" w:date="2023-01-30T11:21:00Z">
        <w:r>
          <w:rPr>
            <w:lang w:val="en-GB"/>
          </w:rPr>
          <w:t xml:space="preserve"> to the Payment Card Network for approval.</w:t>
        </w:r>
      </w:ins>
      <w:ins w:id="1955" w:author="Fernandez, Susana" w:date="2023-01-30T11:31:00Z">
        <w:r w:rsidR="002B169B">
          <w:rPr>
            <w:lang w:val="en-GB"/>
          </w:rPr>
          <w:t xml:space="preserve"> </w:t>
        </w:r>
      </w:ins>
    </w:p>
    <w:p w14:paraId="0FE9F031" w14:textId="1CB05428" w:rsidR="00301DE1" w:rsidRDefault="00301DE1" w:rsidP="005D75F0">
      <w:pPr>
        <w:rPr>
          <w:ins w:id="1956" w:author="Fernandez, Susana" w:date="2023-01-30T11:21:00Z"/>
          <w:lang w:val="en-GB"/>
        </w:rPr>
      </w:pPr>
    </w:p>
    <w:p w14:paraId="5449D73E" w14:textId="61F83838" w:rsidR="002223BE" w:rsidRDefault="00293AB0" w:rsidP="000F497B">
      <w:pPr>
        <w:pStyle w:val="Heading5"/>
        <w:rPr>
          <w:ins w:id="1957" w:author="Fernandez, Susana" w:date="2023-01-30T12:20:00Z"/>
          <w:lang w:val="en-GB"/>
        </w:rPr>
      </w:pPr>
      <w:ins w:id="1958" w:author="Fernandez, Susana" w:date="2023-01-30T14:14:00Z">
        <w:r>
          <w:rPr>
            <w:lang w:val="en-GB"/>
          </w:rPr>
          <w:t xml:space="preserve">Example 9: </w:t>
        </w:r>
      </w:ins>
      <w:ins w:id="1959" w:author="Fernandez, Susana" w:date="2023-01-30T11:21:00Z">
        <w:r w:rsidR="00301DE1" w:rsidRPr="00301DE1">
          <w:rPr>
            <w:lang w:val="en-GB"/>
          </w:rPr>
          <w:t>Rounding down</w:t>
        </w:r>
      </w:ins>
    </w:p>
    <w:p w14:paraId="33993988" w14:textId="215CB45F" w:rsidR="00301DE1" w:rsidRDefault="00301DE1" w:rsidP="002223BE">
      <w:pPr>
        <w:ind w:left="360"/>
        <w:rPr>
          <w:ins w:id="1960" w:author="Fernandez, Susana" w:date="2023-01-30T11:22:00Z"/>
          <w:lang w:val="en-GB"/>
        </w:rPr>
      </w:pPr>
      <w:ins w:id="1961" w:author="Fernandez, Susana" w:date="2023-01-30T11:21:00Z">
        <w:r>
          <w:rPr>
            <w:lang w:val="en-GB"/>
          </w:rPr>
          <w:t xml:space="preserve">TD Host will allow </w:t>
        </w:r>
      </w:ins>
      <w:ins w:id="1962" w:author="Fernandez, Susana" w:date="2023-01-30T11:22:00Z">
        <w:r>
          <w:rPr>
            <w:lang w:val="en-GB"/>
          </w:rPr>
          <w:t>credit surcharge of $0.00 when rounding dow</w:t>
        </w:r>
      </w:ins>
      <w:ins w:id="1963" w:author="Fernandez, Susana" w:date="2023-01-30T11:31:00Z">
        <w:r w:rsidR="002B169B">
          <w:rPr>
            <w:lang w:val="en-GB"/>
          </w:rPr>
          <w:t>n.</w:t>
        </w:r>
      </w:ins>
      <w:ins w:id="1964" w:author="Fernandez, Susana" w:date="2023-01-30T14:16:00Z">
        <w:r w:rsidR="00293AB0">
          <w:rPr>
            <w:lang w:val="en-GB"/>
          </w:rPr>
          <w:br/>
        </w:r>
      </w:ins>
    </w:p>
    <w:p w14:paraId="1B911E4B" w14:textId="7521EDB2" w:rsidR="00301DE1" w:rsidRDefault="00293AB0" w:rsidP="002223BE">
      <w:pPr>
        <w:pStyle w:val="ListParagraph"/>
        <w:ind w:left="360"/>
        <w:rPr>
          <w:ins w:id="1965" w:author="Fernandez, Susana" w:date="2023-01-30T11:23:00Z"/>
          <w:lang w:val="en-GB"/>
        </w:rPr>
      </w:pPr>
      <w:ins w:id="1966" w:author="Fernandez, Susana" w:date="2023-01-30T14:13:00Z">
        <w:r>
          <w:rPr>
            <w:lang w:val="en-GB"/>
          </w:rPr>
          <w:t xml:space="preserve">Purchase </w:t>
        </w:r>
      </w:ins>
      <w:ins w:id="1967" w:author="Fernandez, Susana" w:date="2023-01-30T11:22:00Z">
        <w:r w:rsidR="00301DE1">
          <w:rPr>
            <w:lang w:val="en-GB"/>
          </w:rPr>
          <w:t>$0.20</w:t>
        </w:r>
      </w:ins>
      <w:ins w:id="1968" w:author="Fernandez, Susana" w:date="2023-01-30T14:13:00Z">
        <w:r>
          <w:rPr>
            <w:lang w:val="en-GB"/>
          </w:rPr>
          <w:t>, s</w:t>
        </w:r>
      </w:ins>
      <w:ins w:id="1969" w:author="Fernandez, Susana" w:date="2023-01-30T11:22:00Z">
        <w:r w:rsidR="00301DE1">
          <w:rPr>
            <w:lang w:val="en-GB"/>
          </w:rPr>
          <w:t>urcharge 2.4%</w:t>
        </w:r>
      </w:ins>
      <w:ins w:id="1970" w:author="Fernandez, Susana" w:date="2023-01-30T14:13:00Z">
        <w:r>
          <w:rPr>
            <w:lang w:val="en-GB"/>
          </w:rPr>
          <w:t xml:space="preserve"> = </w:t>
        </w:r>
      </w:ins>
      <w:ins w:id="1971" w:author="Fernandez, Susana" w:date="2023-01-30T11:23:00Z">
        <w:r w:rsidR="00301DE1">
          <w:rPr>
            <w:lang w:val="en-GB"/>
          </w:rPr>
          <w:t>$0.0048 (0.20 x 2.4 / 100)</w:t>
        </w:r>
      </w:ins>
    </w:p>
    <w:p w14:paraId="186EEA10" w14:textId="77777777" w:rsidR="00293AB0" w:rsidRDefault="00301DE1" w:rsidP="00C7259C">
      <w:pPr>
        <w:pStyle w:val="ListParagraph"/>
        <w:numPr>
          <w:ilvl w:val="0"/>
          <w:numId w:val="200"/>
        </w:numPr>
        <w:rPr>
          <w:ins w:id="1972" w:author="Fernandez, Susana" w:date="2023-01-30T14:14:00Z"/>
          <w:lang w:val="en-GB"/>
        </w:rPr>
      </w:pPr>
      <w:ins w:id="1973" w:author="Fernandez, Susana" w:date="2023-01-30T11:23:00Z">
        <w:r>
          <w:rPr>
            <w:lang w:val="en-GB"/>
          </w:rPr>
          <w:t>FID B – Amount 1</w:t>
        </w:r>
        <w:r>
          <w:rPr>
            <w:lang w:val="en-GB"/>
          </w:rPr>
          <w:tab/>
        </w:r>
        <w:r>
          <w:rPr>
            <w:lang w:val="en-GB"/>
          </w:rPr>
          <w:tab/>
        </w:r>
      </w:ins>
      <w:ins w:id="1974" w:author="Fernandez, Susana" w:date="2023-01-30T11:24:00Z">
        <w:r>
          <w:rPr>
            <w:lang w:val="en-GB"/>
          </w:rPr>
          <w:tab/>
        </w:r>
      </w:ins>
      <w:ins w:id="1975" w:author="Fernandez, Susana" w:date="2023-01-30T11:23:00Z">
        <w:r>
          <w:rPr>
            <w:lang w:val="en-GB"/>
          </w:rPr>
          <w:t>$0.20</w:t>
        </w:r>
      </w:ins>
    </w:p>
    <w:p w14:paraId="78CB170C" w14:textId="12F01417" w:rsidR="00301DE1" w:rsidRDefault="00301DE1" w:rsidP="00C7259C">
      <w:pPr>
        <w:pStyle w:val="ListParagraph"/>
        <w:numPr>
          <w:ilvl w:val="0"/>
          <w:numId w:val="200"/>
        </w:numPr>
        <w:rPr>
          <w:ins w:id="1976" w:author="Fernandez, Susana" w:date="2023-01-30T11:24:00Z"/>
          <w:lang w:val="en-GB"/>
        </w:rPr>
      </w:pPr>
      <w:ins w:id="1977" w:author="Fernandez, Susana" w:date="2023-01-30T11:23:00Z">
        <w:r>
          <w:rPr>
            <w:lang w:val="en-GB"/>
          </w:rPr>
          <w:t xml:space="preserve">FID 9 SFID b </w:t>
        </w:r>
      </w:ins>
      <w:ins w:id="1978" w:author="Fernandez, Susana" w:date="2023-01-30T11:24:00Z">
        <w:r>
          <w:rPr>
            <w:lang w:val="en-GB"/>
          </w:rPr>
          <w:t>–</w:t>
        </w:r>
      </w:ins>
      <w:ins w:id="1979" w:author="Fernandez, Susana" w:date="2023-01-30T11:23:00Z">
        <w:r>
          <w:rPr>
            <w:lang w:val="en-GB"/>
          </w:rPr>
          <w:t xml:space="preserve"> Surc</w:t>
        </w:r>
      </w:ins>
      <w:ins w:id="1980" w:author="Fernandez, Susana" w:date="2023-01-30T11:24:00Z">
        <w:r>
          <w:rPr>
            <w:lang w:val="en-GB"/>
          </w:rPr>
          <w:t xml:space="preserve">harge Fee </w:t>
        </w:r>
      </w:ins>
      <w:ins w:id="1981" w:author="Fernandez, Susana" w:date="2023-01-30T14:14:00Z">
        <w:r w:rsidR="00293AB0">
          <w:rPr>
            <w:lang w:val="en-GB"/>
          </w:rPr>
          <w:tab/>
        </w:r>
      </w:ins>
      <w:ins w:id="1982" w:author="Fernandez, Susana" w:date="2023-01-30T11:24:00Z">
        <w:r>
          <w:rPr>
            <w:lang w:val="en-GB"/>
          </w:rPr>
          <w:tab/>
        </w:r>
      </w:ins>
      <w:ins w:id="1983" w:author="Fernandez, Susana" w:date="2023-01-30T11:23:00Z">
        <w:r>
          <w:rPr>
            <w:lang w:val="en-GB"/>
          </w:rPr>
          <w:t>$0.00</w:t>
        </w:r>
      </w:ins>
    </w:p>
    <w:p w14:paraId="4BA4230A" w14:textId="14788912" w:rsidR="00301DE1" w:rsidRDefault="00301DE1" w:rsidP="00301DE1">
      <w:pPr>
        <w:rPr>
          <w:ins w:id="1984" w:author="Fernandez, Susana" w:date="2023-01-30T11:24:00Z"/>
          <w:lang w:val="en-GB"/>
        </w:rPr>
      </w:pPr>
    </w:p>
    <w:p w14:paraId="6F2F33EE" w14:textId="53ED3F3E" w:rsidR="00301DE1" w:rsidRPr="00301DE1" w:rsidRDefault="00293AB0" w:rsidP="000F497B">
      <w:pPr>
        <w:pStyle w:val="Heading5"/>
        <w:rPr>
          <w:ins w:id="1985" w:author="Fernandez, Susana" w:date="2023-01-30T11:24:00Z"/>
          <w:lang w:val="en-GB"/>
        </w:rPr>
      </w:pPr>
      <w:ins w:id="1986" w:author="Fernandez, Susana" w:date="2023-01-30T14:14:00Z">
        <w:r>
          <w:rPr>
            <w:lang w:val="en-GB"/>
          </w:rPr>
          <w:t>Examp</w:t>
        </w:r>
      </w:ins>
      <w:ins w:id="1987" w:author="Fernandez, Susana" w:date="2023-01-30T14:15:00Z">
        <w:r>
          <w:rPr>
            <w:lang w:val="en-GB"/>
          </w:rPr>
          <w:t xml:space="preserve">le 10: </w:t>
        </w:r>
      </w:ins>
      <w:ins w:id="1988" w:author="Fernandez, Susana" w:date="2023-01-30T11:24:00Z">
        <w:r w:rsidR="00301DE1">
          <w:rPr>
            <w:lang w:val="en-GB"/>
          </w:rPr>
          <w:t>Rounding up</w:t>
        </w:r>
      </w:ins>
    </w:p>
    <w:p w14:paraId="6685B92D" w14:textId="5E01FBCA" w:rsidR="00301DE1" w:rsidRDefault="00301DE1" w:rsidP="002223BE">
      <w:pPr>
        <w:pStyle w:val="ListParagraph"/>
        <w:ind w:left="360"/>
        <w:rPr>
          <w:ins w:id="1989" w:author="Fernandez, Susana" w:date="2023-01-30T11:28:00Z"/>
          <w:lang w:val="en-GB"/>
        </w:rPr>
      </w:pPr>
      <w:ins w:id="1990" w:author="Fernandez, Susana" w:date="2023-01-30T11:25:00Z">
        <w:r>
          <w:rPr>
            <w:lang w:val="en-GB"/>
          </w:rPr>
          <w:t xml:space="preserve">TD Host will allow credit surcharge of $0.01 only as per formula calculation </w:t>
        </w:r>
      </w:ins>
      <w:ins w:id="1991" w:author="Fernandez, Susana" w:date="2023-01-30T11:26:00Z">
        <w:r>
          <w:rPr>
            <w:lang w:val="en-GB"/>
          </w:rPr>
          <w:t>1/maximum allowed rate (1/2.4 = 0.42)</w:t>
        </w:r>
      </w:ins>
      <w:ins w:id="1992" w:author="Fernandez, Susana" w:date="2023-01-30T11:27:00Z">
        <w:r>
          <w:rPr>
            <w:lang w:val="en-GB"/>
          </w:rPr>
          <w:t>. Any transaction below $0.42 can round up without failing validation</w:t>
        </w:r>
      </w:ins>
      <w:ins w:id="1993" w:author="Fernandez, Susana" w:date="2023-01-30T11:30:00Z">
        <w:r w:rsidR="002B169B">
          <w:rPr>
            <w:lang w:val="en-GB"/>
          </w:rPr>
          <w:t xml:space="preserve"> with excess of surcharge. </w:t>
        </w:r>
      </w:ins>
      <w:ins w:id="1994" w:author="Fernandez, Susana" w:date="2023-01-30T14:16:00Z">
        <w:r w:rsidR="00293AB0">
          <w:rPr>
            <w:lang w:val="en-GB"/>
          </w:rPr>
          <w:br/>
        </w:r>
        <w:r w:rsidR="00293AB0">
          <w:rPr>
            <w:lang w:val="en-GB"/>
          </w:rPr>
          <w:br/>
        </w:r>
      </w:ins>
      <w:ins w:id="1995" w:author="Fernandez, Susana" w:date="2023-01-30T14:15:00Z">
        <w:r w:rsidR="00293AB0">
          <w:rPr>
            <w:lang w:val="en-GB"/>
          </w:rPr>
          <w:t xml:space="preserve">Purchase $0.21, surcharge 2.4% = </w:t>
        </w:r>
      </w:ins>
      <w:ins w:id="1996" w:author="Fernandez, Susana" w:date="2023-01-30T11:27:00Z">
        <w:r>
          <w:rPr>
            <w:lang w:val="en-GB"/>
          </w:rPr>
          <w:t>$0</w:t>
        </w:r>
      </w:ins>
      <w:ins w:id="1997" w:author="Fernandez, Susana" w:date="2023-01-30T11:28:00Z">
        <w:r>
          <w:rPr>
            <w:lang w:val="en-GB"/>
          </w:rPr>
          <w:t>.00504 (0.21 x 2.4 / 100)</w:t>
        </w:r>
      </w:ins>
    </w:p>
    <w:p w14:paraId="46CDAEC7" w14:textId="40D97444" w:rsidR="00301DE1" w:rsidRDefault="00301DE1" w:rsidP="00C7259C">
      <w:pPr>
        <w:pStyle w:val="ListParagraph"/>
        <w:numPr>
          <w:ilvl w:val="0"/>
          <w:numId w:val="201"/>
        </w:numPr>
        <w:rPr>
          <w:ins w:id="1998" w:author="Fernandez, Susana" w:date="2023-01-30T11:28:00Z"/>
          <w:lang w:val="en-GB"/>
        </w:rPr>
      </w:pPr>
      <w:ins w:id="1999" w:author="Fernandez, Susana" w:date="2023-01-30T11:28:00Z">
        <w:r>
          <w:rPr>
            <w:lang w:val="en-GB"/>
          </w:rPr>
          <w:t>FID B – Amount 1</w:t>
        </w:r>
        <w:r>
          <w:rPr>
            <w:lang w:val="en-GB"/>
          </w:rPr>
          <w:tab/>
        </w:r>
        <w:r>
          <w:rPr>
            <w:lang w:val="en-GB"/>
          </w:rPr>
          <w:tab/>
        </w:r>
        <w:r>
          <w:rPr>
            <w:lang w:val="en-GB"/>
          </w:rPr>
          <w:tab/>
          <w:t>$0.2</w:t>
        </w:r>
        <w:r w:rsidR="002B169B">
          <w:rPr>
            <w:lang w:val="en-GB"/>
          </w:rPr>
          <w:t xml:space="preserve">2 </w:t>
        </w:r>
      </w:ins>
    </w:p>
    <w:p w14:paraId="5D66216C" w14:textId="35E4BE4A" w:rsidR="002B169B" w:rsidRPr="002B169B" w:rsidRDefault="002B169B" w:rsidP="00C7259C">
      <w:pPr>
        <w:pStyle w:val="ListParagraph"/>
        <w:numPr>
          <w:ilvl w:val="0"/>
          <w:numId w:val="201"/>
        </w:numPr>
        <w:rPr>
          <w:ins w:id="2000" w:author="Fernandez, Susana" w:date="2023-01-30T10:38:00Z"/>
          <w:lang w:val="en-GB"/>
        </w:rPr>
      </w:pPr>
      <w:ins w:id="2001" w:author="Fernandez, Susana" w:date="2023-01-30T11:28:00Z">
        <w:r>
          <w:rPr>
            <w:lang w:val="en-GB"/>
          </w:rPr>
          <w:t xml:space="preserve">FID 9 SFID b – Surcharge </w:t>
        </w:r>
      </w:ins>
      <w:ins w:id="2002" w:author="Fernandez, Susana" w:date="2023-01-30T14:15:00Z">
        <w:r w:rsidR="00293AB0">
          <w:rPr>
            <w:lang w:val="en-GB"/>
          </w:rPr>
          <w:t>f</w:t>
        </w:r>
      </w:ins>
      <w:ins w:id="2003" w:author="Fernandez, Susana" w:date="2023-01-30T11:28:00Z">
        <w:r>
          <w:rPr>
            <w:lang w:val="en-GB"/>
          </w:rPr>
          <w:t xml:space="preserve">ee </w:t>
        </w:r>
      </w:ins>
      <w:ins w:id="2004" w:author="Fernandez, Susana" w:date="2023-01-30T14:16:00Z">
        <w:r w:rsidR="00293AB0">
          <w:rPr>
            <w:lang w:val="en-GB"/>
          </w:rPr>
          <w:tab/>
        </w:r>
      </w:ins>
      <w:ins w:id="2005" w:author="Fernandez, Susana" w:date="2023-01-30T11:28:00Z">
        <w:r>
          <w:rPr>
            <w:lang w:val="en-GB"/>
          </w:rPr>
          <w:tab/>
          <w:t>$0.01</w:t>
        </w:r>
      </w:ins>
    </w:p>
    <w:p w14:paraId="02BE4A86" w14:textId="2C1D0F07" w:rsidR="005D75F0" w:rsidRDefault="005D75F0" w:rsidP="005D75F0">
      <w:pPr>
        <w:rPr>
          <w:ins w:id="2006" w:author="Fernandez, Susana" w:date="2023-01-30T11:32:00Z"/>
          <w:lang w:val="en-GB"/>
        </w:rPr>
      </w:pPr>
    </w:p>
    <w:p w14:paraId="71D65D47" w14:textId="77777777" w:rsidR="002B169B" w:rsidRDefault="002B169B" w:rsidP="005D75F0">
      <w:pPr>
        <w:rPr>
          <w:ins w:id="2007" w:author="Fernandez, Susana" w:date="2023-01-30T10:38:00Z"/>
          <w:lang w:val="en-GB"/>
        </w:rPr>
      </w:pPr>
    </w:p>
    <w:p w14:paraId="622B8231" w14:textId="77777777" w:rsidR="00293AB0" w:rsidRDefault="00293AB0">
      <w:pPr>
        <w:rPr>
          <w:ins w:id="2008" w:author="Fernandez, Susana" w:date="2023-01-30T14:21:00Z"/>
          <w:rFonts w:asciiTheme="majorHAnsi" w:eastAsiaTheme="majorEastAsia" w:hAnsiTheme="majorHAnsi" w:cs="Arial"/>
          <w:b/>
          <w:snapToGrid w:val="0"/>
          <w:color w:val="375623" w:themeColor="accent4"/>
          <w:sz w:val="24"/>
          <w:szCs w:val="22"/>
          <w:lang w:val="en-GB"/>
        </w:rPr>
      </w:pPr>
      <w:ins w:id="2009" w:author="Fernandez, Susana" w:date="2023-01-30T14:21:00Z">
        <w:r>
          <w:br w:type="page"/>
        </w:r>
      </w:ins>
    </w:p>
    <w:p w14:paraId="45EDF0D6" w14:textId="7C805435" w:rsidR="00BE093B" w:rsidRDefault="00BE093B" w:rsidP="00BE093B">
      <w:pPr>
        <w:pStyle w:val="Heading4"/>
        <w:rPr>
          <w:ins w:id="2010" w:author="Fernandez, Susana" w:date="2023-01-30T11:03:00Z"/>
        </w:rPr>
      </w:pPr>
      <w:ins w:id="2011" w:author="Fernandez, Susana" w:date="2023-01-30T11:04:00Z">
        <w:r>
          <w:lastRenderedPageBreak/>
          <w:t xml:space="preserve">Credit Surcharge </w:t>
        </w:r>
      </w:ins>
      <w:ins w:id="2012" w:author="Fernandez, Susana" w:date="2023-01-30T11:03:00Z">
        <w:r>
          <w:t>TD Host Validation Processing</w:t>
        </w:r>
      </w:ins>
    </w:p>
    <w:p w14:paraId="543D1C08" w14:textId="3BA9120B" w:rsidR="00BE093B" w:rsidRDefault="006A646B" w:rsidP="00BE093B">
      <w:pPr>
        <w:rPr>
          <w:ins w:id="2013" w:author="Fernandez, Susana" w:date="2023-01-30T12:05:00Z"/>
          <w:lang w:val="en-GB"/>
        </w:rPr>
      </w:pPr>
      <w:ins w:id="2014" w:author="Fernandez, Susana" w:date="2023-01-30T11:51:00Z">
        <w:r>
          <w:rPr>
            <w:lang w:val="en-GB"/>
          </w:rPr>
          <w:t xml:space="preserve">TD Host will validate every transaction that has credit surcharge </w:t>
        </w:r>
      </w:ins>
      <w:ins w:id="2015" w:author="Fernandez, Susana" w:date="2023-01-31T13:31:00Z">
        <w:r w:rsidR="0030570D">
          <w:rPr>
            <w:lang w:val="en-GB"/>
          </w:rPr>
          <w:t xml:space="preserve">field (FID 9 SFID b) </w:t>
        </w:r>
      </w:ins>
      <w:ins w:id="2016" w:author="Fernandez, Susana" w:date="2023-01-30T11:51:00Z">
        <w:r>
          <w:rPr>
            <w:lang w:val="en-GB"/>
          </w:rPr>
          <w:t>with the exception of Interac</w:t>
        </w:r>
      </w:ins>
      <w:ins w:id="2017" w:author="Fernandez, Susana" w:date="2023-01-30T12:05:00Z">
        <w:r w:rsidR="001D2754">
          <w:rPr>
            <w:lang w:val="en-GB"/>
          </w:rPr>
          <w:t>.</w:t>
        </w:r>
      </w:ins>
    </w:p>
    <w:p w14:paraId="5DB2CF8F" w14:textId="2FD18820" w:rsidR="001D2754" w:rsidRDefault="001D2754" w:rsidP="00BE093B">
      <w:pPr>
        <w:rPr>
          <w:ins w:id="2018" w:author="Fernandez, Susana" w:date="2023-01-30T12:05:00Z"/>
          <w:lang w:val="en-GB"/>
        </w:rPr>
      </w:pPr>
    </w:p>
    <w:p w14:paraId="1460120A" w14:textId="67F329A1" w:rsidR="001D2754" w:rsidRDefault="001D2754" w:rsidP="00BE093B">
      <w:pPr>
        <w:rPr>
          <w:ins w:id="2019" w:author="Fernandez, Susana" w:date="2023-01-30T12:06:00Z"/>
          <w:lang w:val="en-GB"/>
        </w:rPr>
      </w:pPr>
      <w:ins w:id="2020" w:author="Fernandez, Susana" w:date="2023-01-30T12:05:00Z">
        <w:r>
          <w:rPr>
            <w:lang w:val="en-GB"/>
          </w:rPr>
          <w:t xml:space="preserve">If the surcharge field </w:t>
        </w:r>
      </w:ins>
      <w:ins w:id="2021" w:author="Fernandez, Susana" w:date="2023-01-30T12:06:00Z">
        <w:r>
          <w:rPr>
            <w:lang w:val="en-GB"/>
          </w:rPr>
          <w:t>is present TD Host will determine</w:t>
        </w:r>
      </w:ins>
      <w:ins w:id="2022" w:author="Fernandez, Susana" w:date="2023-01-31T13:32:00Z">
        <w:r w:rsidR="0030570D">
          <w:rPr>
            <w:lang w:val="en-GB"/>
          </w:rPr>
          <w:t xml:space="preserve"> the</w:t>
        </w:r>
      </w:ins>
      <w:ins w:id="2023" w:author="Fernandez, Susana" w:date="2023-01-30T12:06:00Z">
        <w:r>
          <w:rPr>
            <w:lang w:val="en-GB"/>
          </w:rPr>
          <w:t xml:space="preserve"> type of card:</w:t>
        </w:r>
      </w:ins>
    </w:p>
    <w:p w14:paraId="1853C0D4" w14:textId="7D70E881" w:rsidR="001D2754" w:rsidRDefault="001D2754" w:rsidP="00C7259C">
      <w:pPr>
        <w:pStyle w:val="ListParagraph"/>
        <w:numPr>
          <w:ilvl w:val="0"/>
          <w:numId w:val="194"/>
        </w:numPr>
        <w:rPr>
          <w:ins w:id="2024" w:author="Fernandez, Susana" w:date="2023-01-30T12:06:00Z"/>
          <w:lang w:val="en-GB"/>
        </w:rPr>
      </w:pPr>
      <w:ins w:id="2025" w:author="Fernandez, Susana" w:date="2023-01-30T12:06:00Z">
        <w:r>
          <w:rPr>
            <w:lang w:val="en-GB"/>
          </w:rPr>
          <w:t>Credit</w:t>
        </w:r>
      </w:ins>
    </w:p>
    <w:p w14:paraId="6F949977" w14:textId="33A57DF4" w:rsidR="001D2754" w:rsidRDefault="001D2754" w:rsidP="00C7259C">
      <w:pPr>
        <w:pStyle w:val="ListParagraph"/>
        <w:numPr>
          <w:ilvl w:val="0"/>
          <w:numId w:val="194"/>
        </w:numPr>
        <w:rPr>
          <w:ins w:id="2026" w:author="Fernandez, Susana" w:date="2023-01-30T12:06:00Z"/>
          <w:lang w:val="en-GB"/>
        </w:rPr>
      </w:pPr>
      <w:ins w:id="2027" w:author="Fernandez, Susana" w:date="2023-01-30T12:06:00Z">
        <w:r>
          <w:rPr>
            <w:lang w:val="en-GB"/>
          </w:rPr>
          <w:t>Debit</w:t>
        </w:r>
      </w:ins>
    </w:p>
    <w:p w14:paraId="6EDDD3B4" w14:textId="715BC599" w:rsidR="001D2754" w:rsidRDefault="001D2754" w:rsidP="00C7259C">
      <w:pPr>
        <w:pStyle w:val="ListParagraph"/>
        <w:numPr>
          <w:ilvl w:val="0"/>
          <w:numId w:val="194"/>
        </w:numPr>
        <w:rPr>
          <w:ins w:id="2028" w:author="Fernandez, Susana" w:date="2023-01-30T12:06:00Z"/>
          <w:lang w:val="en-GB"/>
        </w:rPr>
      </w:pPr>
      <w:ins w:id="2029" w:author="Fernandez, Susana" w:date="2023-01-30T12:06:00Z">
        <w:r>
          <w:rPr>
            <w:lang w:val="en-GB"/>
          </w:rPr>
          <w:t>Prepaid</w:t>
        </w:r>
      </w:ins>
    </w:p>
    <w:p w14:paraId="6EDBD0A1" w14:textId="77777777" w:rsidR="001D2754" w:rsidRDefault="001D2754" w:rsidP="001D2754">
      <w:pPr>
        <w:rPr>
          <w:ins w:id="2030" w:author="Fernandez, Susana" w:date="2023-01-30T12:06:00Z"/>
          <w:lang w:val="en-GB"/>
        </w:rPr>
      </w:pPr>
    </w:p>
    <w:p w14:paraId="1B78E134" w14:textId="0D076337" w:rsidR="001D2754" w:rsidRDefault="001D2754" w:rsidP="000F497B">
      <w:pPr>
        <w:pStyle w:val="Heading5"/>
        <w:rPr>
          <w:ins w:id="2031" w:author="Fernandez, Susana" w:date="2023-01-30T12:07:00Z"/>
          <w:lang w:val="en-GB"/>
        </w:rPr>
      </w:pPr>
      <w:ins w:id="2032" w:author="Fernandez, Susana" w:date="2023-01-30T12:06:00Z">
        <w:r>
          <w:rPr>
            <w:lang w:val="en-GB"/>
          </w:rPr>
          <w:t xml:space="preserve">Credit surcharge validation </w:t>
        </w:r>
      </w:ins>
      <w:ins w:id="2033" w:author="Fernandez, Susana" w:date="2023-01-30T12:07:00Z">
        <w:r>
          <w:rPr>
            <w:lang w:val="en-GB"/>
          </w:rPr>
          <w:t>on Debit/Prepaid</w:t>
        </w:r>
      </w:ins>
    </w:p>
    <w:p w14:paraId="3186CB99" w14:textId="44456184" w:rsidR="001D2754" w:rsidRPr="001D2754" w:rsidRDefault="001D2754" w:rsidP="00C7259C">
      <w:pPr>
        <w:pStyle w:val="ListParagraph"/>
        <w:numPr>
          <w:ilvl w:val="0"/>
          <w:numId w:val="195"/>
        </w:numPr>
        <w:rPr>
          <w:ins w:id="2034" w:author="Fernandez, Susana" w:date="2023-01-30T12:07:00Z"/>
          <w:lang w:val="en-GB"/>
        </w:rPr>
      </w:pPr>
      <w:ins w:id="2035" w:author="Fernandez, Susana" w:date="2023-01-30T12:07:00Z">
        <w:r w:rsidRPr="001D2754">
          <w:rPr>
            <w:lang w:val="en-GB"/>
          </w:rPr>
          <w:t>Debit or prepaid - surcharge amount must be $0</w:t>
        </w:r>
      </w:ins>
      <w:ins w:id="2036" w:author="Fernandez, Susana" w:date="2023-01-30T12:09:00Z">
        <w:r>
          <w:rPr>
            <w:lang w:val="en-GB"/>
          </w:rPr>
          <w:t>.00</w:t>
        </w:r>
      </w:ins>
    </w:p>
    <w:p w14:paraId="1B3D6FA5" w14:textId="43298999" w:rsidR="001D2754" w:rsidRPr="001D2754" w:rsidRDefault="001D2754" w:rsidP="00C7259C">
      <w:pPr>
        <w:pStyle w:val="ListParagraph"/>
        <w:numPr>
          <w:ilvl w:val="0"/>
          <w:numId w:val="195"/>
        </w:numPr>
        <w:rPr>
          <w:ins w:id="2037" w:author="Fernandez, Susana" w:date="2023-01-30T12:07:00Z"/>
          <w:lang w:val="en-GB"/>
        </w:rPr>
      </w:pPr>
      <w:ins w:id="2038" w:author="Fernandez, Susana" w:date="2023-01-30T12:07:00Z">
        <w:r w:rsidRPr="001D2754">
          <w:rPr>
            <w:lang w:val="en-GB"/>
          </w:rPr>
          <w:t xml:space="preserve">If surcharge amount is </w:t>
        </w:r>
        <w:r w:rsidRPr="001D2754">
          <w:rPr>
            <w:b/>
            <w:bCs/>
            <w:lang w:val="en-GB"/>
          </w:rPr>
          <w:t>not = $0</w:t>
        </w:r>
      </w:ins>
      <w:ins w:id="2039" w:author="Fernandez, Susana" w:date="2023-01-30T12:09:00Z">
        <w:r>
          <w:rPr>
            <w:b/>
            <w:bCs/>
            <w:lang w:val="en-GB"/>
          </w:rPr>
          <w:t>.00</w:t>
        </w:r>
      </w:ins>
      <w:ins w:id="2040" w:author="Fernandez, Susana" w:date="2023-01-30T12:07:00Z">
        <w:r w:rsidRPr="001D2754">
          <w:rPr>
            <w:lang w:val="en-GB"/>
          </w:rPr>
          <w:t xml:space="preserve">, </w:t>
        </w:r>
      </w:ins>
      <w:ins w:id="2041" w:author="Fernandez, Susana" w:date="2023-01-30T12:09:00Z">
        <w:r>
          <w:rPr>
            <w:lang w:val="en-GB"/>
          </w:rPr>
          <w:t>TD Host</w:t>
        </w:r>
      </w:ins>
      <w:ins w:id="2042" w:author="Fernandez, Susana" w:date="2023-01-30T12:07:00Z">
        <w:r w:rsidRPr="001D2754">
          <w:rPr>
            <w:lang w:val="en-GB"/>
          </w:rPr>
          <w:t xml:space="preserve"> declines </w:t>
        </w:r>
      </w:ins>
      <w:ins w:id="2043" w:author="Fernandez, Susana" w:date="2023-01-30T12:11:00Z">
        <w:r w:rsidR="002223BE">
          <w:rPr>
            <w:lang w:val="en-GB"/>
          </w:rPr>
          <w:t>the transaction</w:t>
        </w:r>
      </w:ins>
    </w:p>
    <w:p w14:paraId="1EF0D639" w14:textId="77777777" w:rsidR="001D2754" w:rsidRPr="001D2754" w:rsidRDefault="001D2754" w:rsidP="00C7259C">
      <w:pPr>
        <w:pStyle w:val="ListParagraph"/>
        <w:numPr>
          <w:ilvl w:val="0"/>
          <w:numId w:val="195"/>
        </w:numPr>
        <w:rPr>
          <w:ins w:id="2044" w:author="Fernandez, Susana" w:date="2023-01-30T12:07:00Z"/>
          <w:lang w:val="en-GB"/>
        </w:rPr>
      </w:pPr>
      <w:ins w:id="2045" w:author="Fernandez, Susana" w:date="2023-01-30T12:07:00Z">
        <w:r w:rsidRPr="001D2754">
          <w:rPr>
            <w:lang w:val="en-GB"/>
          </w:rPr>
          <w:t xml:space="preserve">New response code </w:t>
        </w:r>
        <w:r w:rsidRPr="001D2754">
          <w:rPr>
            <w:b/>
            <w:bCs/>
            <w:lang w:val="en-GB"/>
          </w:rPr>
          <w:t>720 - No surcharge applies</w:t>
        </w:r>
      </w:ins>
    </w:p>
    <w:p w14:paraId="185714E9" w14:textId="77777777" w:rsidR="001D2754" w:rsidRPr="001D2754" w:rsidRDefault="001D2754" w:rsidP="00C7259C">
      <w:pPr>
        <w:pStyle w:val="ListParagraph"/>
        <w:numPr>
          <w:ilvl w:val="0"/>
          <w:numId w:val="195"/>
        </w:numPr>
        <w:rPr>
          <w:ins w:id="2046" w:author="Fernandez, Susana" w:date="2023-01-30T12:07:00Z"/>
          <w:b/>
          <w:bCs/>
          <w:lang w:val="en-GB"/>
        </w:rPr>
      </w:pPr>
      <w:ins w:id="2047" w:author="Fernandez, Susana" w:date="2023-01-30T12:07:00Z">
        <w:r w:rsidRPr="001D2754">
          <w:rPr>
            <w:lang w:val="en-GB"/>
          </w:rPr>
          <w:t xml:space="preserve">FID 9 SFID b Pos. 10 = </w:t>
        </w:r>
        <w:r w:rsidRPr="001D2754">
          <w:rPr>
            <w:b/>
            <w:bCs/>
            <w:lang w:val="en-GB"/>
          </w:rPr>
          <w:t>N</w:t>
        </w:r>
      </w:ins>
    </w:p>
    <w:p w14:paraId="5FC9FE11" w14:textId="77777777" w:rsidR="001D2754" w:rsidRPr="001D2754" w:rsidRDefault="001D2754" w:rsidP="001D2754">
      <w:pPr>
        <w:rPr>
          <w:ins w:id="2048" w:author="Fernandez, Susana" w:date="2023-01-30T12:07:00Z"/>
          <w:lang w:val="en-GB"/>
        </w:rPr>
      </w:pPr>
    </w:p>
    <w:p w14:paraId="6324C0B1" w14:textId="202E036C" w:rsidR="001D2754" w:rsidRPr="001D2754" w:rsidRDefault="001D2754" w:rsidP="001D2754">
      <w:pPr>
        <w:ind w:left="360"/>
        <w:rPr>
          <w:ins w:id="2049" w:author="Fernandez, Susana" w:date="2023-01-30T12:07:00Z"/>
          <w:lang w:val="en-GB"/>
        </w:rPr>
      </w:pPr>
      <w:ins w:id="2050" w:author="Fernandez, Susana" w:date="2023-01-30T12:07:00Z">
        <w:r w:rsidRPr="001D2754">
          <w:rPr>
            <w:lang w:val="en-GB"/>
          </w:rPr>
          <w:t>The merchant will need to perform a new transaction, if the same card is used then surcharge amount must be $0</w:t>
        </w:r>
      </w:ins>
      <w:ins w:id="2051" w:author="Fernandez, Susana" w:date="2023-01-31T13:32:00Z">
        <w:r w:rsidR="0030570D">
          <w:rPr>
            <w:lang w:val="en-GB"/>
          </w:rPr>
          <w:t>.00</w:t>
        </w:r>
      </w:ins>
      <w:ins w:id="2052" w:author="Fernandez, Susana" w:date="2023-01-30T12:07:00Z">
        <w:r w:rsidRPr="001D2754">
          <w:rPr>
            <w:lang w:val="en-GB"/>
          </w:rPr>
          <w:t xml:space="preserve"> to pass validation.</w:t>
        </w:r>
      </w:ins>
    </w:p>
    <w:p w14:paraId="70257687" w14:textId="77777777" w:rsidR="001D2754" w:rsidRDefault="001D2754" w:rsidP="001D2754">
      <w:pPr>
        <w:rPr>
          <w:ins w:id="2053" w:author="Fernandez, Susana" w:date="2023-01-30T12:08:00Z"/>
          <w:lang w:val="en-GB"/>
        </w:rPr>
      </w:pPr>
    </w:p>
    <w:p w14:paraId="1401436F" w14:textId="4452B850" w:rsidR="001D2754" w:rsidRPr="001D2754" w:rsidRDefault="001D2754" w:rsidP="000F497B">
      <w:pPr>
        <w:pStyle w:val="Heading5"/>
        <w:rPr>
          <w:ins w:id="2054" w:author="Fernandez, Susana" w:date="2023-01-30T12:07:00Z"/>
          <w:lang w:val="en-GB"/>
        </w:rPr>
      </w:pPr>
      <w:ins w:id="2055" w:author="Fernandez, Susana" w:date="2023-01-30T12:07:00Z">
        <w:r w:rsidRPr="001D2754">
          <w:rPr>
            <w:lang w:val="en-GB"/>
          </w:rPr>
          <w:t>Credit</w:t>
        </w:r>
      </w:ins>
      <w:ins w:id="2056" w:author="Fernandez, Susana" w:date="2023-01-30T12:08:00Z">
        <w:r w:rsidRPr="001D2754">
          <w:rPr>
            <w:lang w:val="en-GB"/>
          </w:rPr>
          <w:t xml:space="preserve"> surcharge validation on Credit</w:t>
        </w:r>
      </w:ins>
    </w:p>
    <w:p w14:paraId="71DA2FA4" w14:textId="1B789E1B" w:rsidR="001D2754" w:rsidRPr="001D2754" w:rsidRDefault="001D2754" w:rsidP="00C7259C">
      <w:pPr>
        <w:pStyle w:val="ListParagraph"/>
        <w:numPr>
          <w:ilvl w:val="0"/>
          <w:numId w:val="196"/>
        </w:numPr>
        <w:rPr>
          <w:ins w:id="2057" w:author="Fernandez, Susana" w:date="2023-01-30T12:07:00Z"/>
          <w:lang w:val="en-GB"/>
        </w:rPr>
      </w:pPr>
      <w:ins w:id="2058" w:author="Fernandez, Susana" w:date="2023-01-30T12:07:00Z">
        <w:r w:rsidRPr="001D2754">
          <w:rPr>
            <w:lang w:val="en-GB"/>
          </w:rPr>
          <w:t>Surcharge amount must be &gt; $0</w:t>
        </w:r>
      </w:ins>
      <w:ins w:id="2059" w:author="Fernandez, Susana" w:date="2023-01-30T12:09:00Z">
        <w:r>
          <w:rPr>
            <w:lang w:val="en-GB"/>
          </w:rPr>
          <w:t>.00</w:t>
        </w:r>
      </w:ins>
    </w:p>
    <w:p w14:paraId="5A628BCE" w14:textId="6CC5F0AD" w:rsidR="001D2754" w:rsidRPr="001D2754" w:rsidRDefault="001D2754" w:rsidP="00C7259C">
      <w:pPr>
        <w:pStyle w:val="ListParagraph"/>
        <w:numPr>
          <w:ilvl w:val="0"/>
          <w:numId w:val="196"/>
        </w:numPr>
        <w:rPr>
          <w:ins w:id="2060" w:author="Fernandez, Susana" w:date="2023-01-30T12:07:00Z"/>
          <w:lang w:val="en-GB"/>
        </w:rPr>
      </w:pPr>
      <w:ins w:id="2061" w:author="Fernandez, Susana" w:date="2023-01-30T12:07:00Z">
        <w:r w:rsidRPr="001D2754">
          <w:rPr>
            <w:lang w:val="en-GB"/>
          </w:rPr>
          <w:t xml:space="preserve">If surcharge amount is </w:t>
        </w:r>
        <w:r w:rsidRPr="002223BE">
          <w:rPr>
            <w:b/>
            <w:bCs/>
            <w:lang w:val="en-GB"/>
          </w:rPr>
          <w:t>not &gt; $0</w:t>
        </w:r>
      </w:ins>
      <w:ins w:id="2062" w:author="Fernandez, Susana" w:date="2023-01-30T12:09:00Z">
        <w:r w:rsidRPr="002223BE">
          <w:rPr>
            <w:b/>
            <w:bCs/>
            <w:lang w:val="en-GB"/>
          </w:rPr>
          <w:t>.00</w:t>
        </w:r>
      </w:ins>
      <w:ins w:id="2063" w:author="Fernandez, Susana" w:date="2023-01-30T12:07:00Z">
        <w:r w:rsidRPr="001D2754">
          <w:rPr>
            <w:lang w:val="en-GB"/>
          </w:rPr>
          <w:t xml:space="preserve">, </w:t>
        </w:r>
      </w:ins>
      <w:ins w:id="2064" w:author="Fernandez, Susana" w:date="2023-01-30T12:10:00Z">
        <w:r>
          <w:rPr>
            <w:lang w:val="en-GB"/>
          </w:rPr>
          <w:t>TD Host</w:t>
        </w:r>
      </w:ins>
      <w:ins w:id="2065" w:author="Fernandez, Susana" w:date="2023-01-30T12:07:00Z">
        <w:r w:rsidRPr="001D2754">
          <w:rPr>
            <w:lang w:val="en-GB"/>
          </w:rPr>
          <w:t xml:space="preserve"> declines </w:t>
        </w:r>
      </w:ins>
      <w:ins w:id="2066" w:author="Fernandez, Susana" w:date="2023-01-30T12:10:00Z">
        <w:r>
          <w:rPr>
            <w:lang w:val="en-GB"/>
          </w:rPr>
          <w:t>the transaction (exception</w:t>
        </w:r>
      </w:ins>
      <w:ins w:id="2067" w:author="Fernandez, Susana" w:date="2023-01-30T12:07:00Z">
        <w:r w:rsidRPr="001D2754">
          <w:rPr>
            <w:lang w:val="en-GB"/>
          </w:rPr>
          <w:t xml:space="preserve"> low amount</w:t>
        </w:r>
      </w:ins>
      <w:ins w:id="2068" w:author="Fernandez, Susana" w:date="2023-01-30T12:10:00Z">
        <w:r w:rsidR="002223BE">
          <w:rPr>
            <w:lang w:val="en-GB"/>
          </w:rPr>
          <w:t>)</w:t>
        </w:r>
      </w:ins>
      <w:ins w:id="2069" w:author="Fernandez, Susana" w:date="2023-01-30T12:07:00Z">
        <w:r w:rsidRPr="001D2754">
          <w:rPr>
            <w:lang w:val="en-GB"/>
          </w:rPr>
          <w:t xml:space="preserve"> </w:t>
        </w:r>
      </w:ins>
    </w:p>
    <w:p w14:paraId="119A46F7" w14:textId="77777777" w:rsidR="001D2754" w:rsidRPr="001D2754" w:rsidRDefault="001D2754" w:rsidP="00C7259C">
      <w:pPr>
        <w:pStyle w:val="ListParagraph"/>
        <w:numPr>
          <w:ilvl w:val="0"/>
          <w:numId w:val="196"/>
        </w:numPr>
        <w:rPr>
          <w:ins w:id="2070" w:author="Fernandez, Susana" w:date="2023-01-30T12:07:00Z"/>
          <w:lang w:val="en-GB"/>
        </w:rPr>
      </w:pPr>
      <w:ins w:id="2071" w:author="Fernandez, Susana" w:date="2023-01-30T12:07:00Z">
        <w:r w:rsidRPr="001D2754">
          <w:rPr>
            <w:lang w:val="en-GB"/>
          </w:rPr>
          <w:t xml:space="preserve">New response code </w:t>
        </w:r>
        <w:r w:rsidRPr="002223BE">
          <w:rPr>
            <w:b/>
            <w:bCs/>
            <w:lang w:val="en-GB"/>
          </w:rPr>
          <w:t>721 - Surcharge applies</w:t>
        </w:r>
      </w:ins>
    </w:p>
    <w:p w14:paraId="66A11F23" w14:textId="77777777" w:rsidR="001D2754" w:rsidRPr="001D2754" w:rsidRDefault="001D2754" w:rsidP="00C7259C">
      <w:pPr>
        <w:pStyle w:val="ListParagraph"/>
        <w:numPr>
          <w:ilvl w:val="0"/>
          <w:numId w:val="196"/>
        </w:numPr>
        <w:rPr>
          <w:ins w:id="2072" w:author="Fernandez, Susana" w:date="2023-01-30T12:07:00Z"/>
          <w:lang w:val="en-GB"/>
        </w:rPr>
      </w:pPr>
      <w:ins w:id="2073" w:author="Fernandez, Susana" w:date="2023-01-30T12:07:00Z">
        <w:r w:rsidRPr="001D2754">
          <w:rPr>
            <w:lang w:val="en-GB"/>
          </w:rPr>
          <w:t xml:space="preserve">FID 9 SFID b Pos. 10 = </w:t>
        </w:r>
        <w:r w:rsidRPr="002223BE">
          <w:rPr>
            <w:b/>
            <w:bCs/>
            <w:lang w:val="en-GB"/>
          </w:rPr>
          <w:t>Y</w:t>
        </w:r>
      </w:ins>
    </w:p>
    <w:p w14:paraId="4E345E67" w14:textId="77777777" w:rsidR="001D2754" w:rsidRPr="001D2754" w:rsidRDefault="001D2754" w:rsidP="001D2754">
      <w:pPr>
        <w:rPr>
          <w:ins w:id="2074" w:author="Fernandez, Susana" w:date="2023-01-30T12:07:00Z"/>
          <w:lang w:val="en-GB"/>
        </w:rPr>
      </w:pPr>
    </w:p>
    <w:p w14:paraId="4A166358" w14:textId="23C5D7F5" w:rsidR="001D2754" w:rsidRPr="001D2754" w:rsidRDefault="001D2754" w:rsidP="001D2754">
      <w:pPr>
        <w:ind w:left="360"/>
        <w:rPr>
          <w:ins w:id="2075" w:author="Fernandez, Susana" w:date="2023-01-30T12:07:00Z"/>
          <w:lang w:val="en-GB"/>
        </w:rPr>
      </w:pPr>
      <w:ins w:id="2076" w:author="Fernandez, Susana" w:date="2023-01-30T12:07:00Z">
        <w:r w:rsidRPr="001D2754">
          <w:rPr>
            <w:lang w:val="en-GB"/>
          </w:rPr>
          <w:t>The merchant will need to perform a new transaction, if the same card is used then surcharge amount must be &gt; $0</w:t>
        </w:r>
      </w:ins>
      <w:ins w:id="2077" w:author="Fernandez, Susana" w:date="2023-01-31T13:32:00Z">
        <w:r w:rsidR="0030570D">
          <w:rPr>
            <w:lang w:val="en-GB"/>
          </w:rPr>
          <w:t>.00</w:t>
        </w:r>
      </w:ins>
      <w:ins w:id="2078" w:author="Fernandez, Susana" w:date="2023-01-30T12:07:00Z">
        <w:r w:rsidRPr="001D2754">
          <w:rPr>
            <w:lang w:val="en-GB"/>
          </w:rPr>
          <w:t xml:space="preserve"> to pass validation</w:t>
        </w:r>
      </w:ins>
      <w:ins w:id="2079" w:author="Fernandez, Susana" w:date="2023-01-31T13:34:00Z">
        <w:r w:rsidR="0030570D">
          <w:rPr>
            <w:lang w:val="en-GB"/>
          </w:rPr>
          <w:t>.</w:t>
        </w:r>
      </w:ins>
      <w:ins w:id="2080" w:author="Fernandez, Susana" w:date="2023-01-30T12:07:00Z">
        <w:r w:rsidRPr="001D2754">
          <w:rPr>
            <w:lang w:val="en-GB"/>
          </w:rPr>
          <w:t xml:space="preserve"> </w:t>
        </w:r>
      </w:ins>
    </w:p>
    <w:p w14:paraId="57EDFD36" w14:textId="77777777" w:rsidR="001D2754" w:rsidRPr="001D2754" w:rsidRDefault="001D2754" w:rsidP="001D2754">
      <w:pPr>
        <w:rPr>
          <w:ins w:id="2081" w:author="Fernandez, Susana" w:date="2023-01-30T12:07:00Z"/>
          <w:lang w:val="en-GB"/>
        </w:rPr>
      </w:pPr>
    </w:p>
    <w:p w14:paraId="6017DD14" w14:textId="77FA92E4" w:rsidR="001D2754" w:rsidRPr="001D2754" w:rsidRDefault="001D2754" w:rsidP="002223BE">
      <w:pPr>
        <w:ind w:left="360"/>
        <w:rPr>
          <w:ins w:id="2082" w:author="Fernandez, Susana" w:date="2023-01-30T12:07:00Z"/>
          <w:lang w:val="en-GB"/>
        </w:rPr>
      </w:pPr>
      <w:ins w:id="2083" w:author="Fernandez, Susana" w:date="2023-01-30T12:07:00Z">
        <w:r w:rsidRPr="002223BE">
          <w:rPr>
            <w:b/>
            <w:bCs/>
            <w:lang w:val="en-GB"/>
          </w:rPr>
          <w:t>Exception:</w:t>
        </w:r>
        <w:r w:rsidRPr="001D2754">
          <w:rPr>
            <w:lang w:val="en-GB"/>
          </w:rPr>
          <w:t xml:space="preserve"> If the transaction is considered </w:t>
        </w:r>
        <w:r w:rsidRPr="002223BE">
          <w:rPr>
            <w:b/>
            <w:bCs/>
            <w:lang w:val="en-GB"/>
          </w:rPr>
          <w:t>"low amount"</w:t>
        </w:r>
        <w:r w:rsidRPr="001D2754">
          <w:rPr>
            <w:lang w:val="en-GB"/>
          </w:rPr>
          <w:t xml:space="preserve">, then a surcharge amount = $0.00 and $0.01 will be </w:t>
        </w:r>
      </w:ins>
      <w:ins w:id="2084" w:author="Fernandez, Susana" w:date="2023-01-30T12:12:00Z">
        <w:r w:rsidR="002223BE">
          <w:rPr>
            <w:lang w:val="en-GB"/>
          </w:rPr>
          <w:t>allowed</w:t>
        </w:r>
      </w:ins>
      <w:ins w:id="2085" w:author="Fernandez, Susana" w:date="2023-01-30T12:07:00Z">
        <w:r w:rsidRPr="001D2754">
          <w:rPr>
            <w:lang w:val="en-GB"/>
          </w:rPr>
          <w:t xml:space="preserve"> and the transaction will be sent to PCN for authorization</w:t>
        </w:r>
      </w:ins>
      <w:ins w:id="2086" w:author="Fernandez, Susana" w:date="2023-01-31T13:34:00Z">
        <w:r w:rsidR="0030570D">
          <w:rPr>
            <w:lang w:val="en-GB"/>
          </w:rPr>
          <w:t>.</w:t>
        </w:r>
      </w:ins>
    </w:p>
    <w:p w14:paraId="0E8927A7" w14:textId="077F1AEA" w:rsidR="001D2754" w:rsidRPr="001D2754" w:rsidRDefault="001D2754" w:rsidP="002223BE">
      <w:pPr>
        <w:ind w:left="360"/>
        <w:rPr>
          <w:ins w:id="2087" w:author="Fernandez, Susana" w:date="2023-01-30T12:07:00Z"/>
          <w:lang w:val="en-GB"/>
        </w:rPr>
      </w:pPr>
      <w:ins w:id="2088" w:author="Fernandez, Susana" w:date="2023-01-30T12:07:00Z">
        <w:r w:rsidRPr="001D2754">
          <w:rPr>
            <w:lang w:val="en-GB"/>
          </w:rPr>
          <w:t>FID 9 SFID b Pos. 10 =</w:t>
        </w:r>
        <w:r w:rsidRPr="002223BE">
          <w:rPr>
            <w:b/>
            <w:bCs/>
            <w:lang w:val="en-GB"/>
          </w:rPr>
          <w:t xml:space="preserve"> Y</w:t>
        </w:r>
      </w:ins>
      <w:ins w:id="2089" w:author="Fernandez, Susana" w:date="2023-01-30T12:12:00Z">
        <w:r w:rsidR="002223BE">
          <w:rPr>
            <w:lang w:val="en-GB"/>
          </w:rPr>
          <w:br/>
        </w:r>
      </w:ins>
    </w:p>
    <w:p w14:paraId="3EC2EDE9" w14:textId="757C4836" w:rsidR="001D2754" w:rsidRPr="002223BE" w:rsidRDefault="001D2754" w:rsidP="000F497B">
      <w:pPr>
        <w:pStyle w:val="Heading5"/>
        <w:rPr>
          <w:ins w:id="2090" w:author="Fernandez, Susana" w:date="2023-01-30T12:07:00Z"/>
          <w:lang w:val="en-GB"/>
        </w:rPr>
      </w:pPr>
      <w:ins w:id="2091" w:author="Fernandez, Susana" w:date="2023-01-30T12:07:00Z">
        <w:r w:rsidRPr="002223BE">
          <w:rPr>
            <w:lang w:val="en-GB"/>
          </w:rPr>
          <w:t xml:space="preserve">Check percentage </w:t>
        </w:r>
      </w:ins>
      <w:ins w:id="2092" w:author="Fernandez, Susana" w:date="2023-01-30T12:12:00Z">
        <w:r w:rsidR="002223BE">
          <w:rPr>
            <w:lang w:val="en-GB"/>
          </w:rPr>
          <w:t xml:space="preserve">credit </w:t>
        </w:r>
      </w:ins>
      <w:ins w:id="2093" w:author="Fernandez, Susana" w:date="2023-01-30T12:07:00Z">
        <w:r w:rsidRPr="002223BE">
          <w:rPr>
            <w:lang w:val="en-GB"/>
          </w:rPr>
          <w:t>amount on Credit only</w:t>
        </w:r>
      </w:ins>
    </w:p>
    <w:p w14:paraId="15D02D23" w14:textId="1101ACD9" w:rsidR="001D2754" w:rsidRPr="002223BE" w:rsidRDefault="001D2754" w:rsidP="00C7259C">
      <w:pPr>
        <w:pStyle w:val="ListParagraph"/>
        <w:numPr>
          <w:ilvl w:val="0"/>
          <w:numId w:val="197"/>
        </w:numPr>
        <w:rPr>
          <w:ins w:id="2094" w:author="Fernandez, Susana" w:date="2023-01-30T12:07:00Z"/>
          <w:lang w:val="en-GB"/>
        </w:rPr>
      </w:pPr>
      <w:ins w:id="2095" w:author="Fernandez, Susana" w:date="2023-01-30T12:07:00Z">
        <w:r w:rsidRPr="002223BE">
          <w:rPr>
            <w:lang w:val="en-GB"/>
          </w:rPr>
          <w:t>Surcharge amount percentage on credit must be &gt; 0% and &lt;= 2.4%, (exception low amount)</w:t>
        </w:r>
      </w:ins>
    </w:p>
    <w:p w14:paraId="6E60450B" w14:textId="25BFFA11" w:rsidR="001D2754" w:rsidRPr="002223BE" w:rsidRDefault="001D2754" w:rsidP="00C7259C">
      <w:pPr>
        <w:pStyle w:val="ListParagraph"/>
        <w:numPr>
          <w:ilvl w:val="0"/>
          <w:numId w:val="197"/>
        </w:numPr>
        <w:rPr>
          <w:ins w:id="2096" w:author="Fernandez, Susana" w:date="2023-01-30T12:07:00Z"/>
          <w:lang w:val="en-GB"/>
        </w:rPr>
      </w:pPr>
      <w:ins w:id="2097" w:author="Fernandez, Susana" w:date="2023-01-30T12:07:00Z">
        <w:r w:rsidRPr="002223BE">
          <w:rPr>
            <w:lang w:val="en-GB"/>
          </w:rPr>
          <w:t xml:space="preserve">The credit surcharge </w:t>
        </w:r>
      </w:ins>
      <w:ins w:id="2098" w:author="Fernandez, Susana" w:date="2023-01-30T12:13:00Z">
        <w:r w:rsidR="002223BE">
          <w:rPr>
            <w:lang w:val="en-GB"/>
          </w:rPr>
          <w:t>validation</w:t>
        </w:r>
      </w:ins>
      <w:ins w:id="2099" w:author="Fernandez, Susana" w:date="2023-01-30T12:07:00Z">
        <w:r w:rsidRPr="002223BE">
          <w:rPr>
            <w:lang w:val="en-GB"/>
          </w:rPr>
          <w:t xml:space="preserve"> applie</w:t>
        </w:r>
      </w:ins>
      <w:ins w:id="2100" w:author="Fernandez, Susana" w:date="2023-01-30T12:13:00Z">
        <w:r w:rsidR="002223BE">
          <w:rPr>
            <w:lang w:val="en-GB"/>
          </w:rPr>
          <w:t>s</w:t>
        </w:r>
      </w:ins>
      <w:ins w:id="2101" w:author="Fernandez, Susana" w:date="2023-01-30T12:07:00Z">
        <w:r w:rsidRPr="002223BE">
          <w:rPr>
            <w:lang w:val="en-GB"/>
          </w:rPr>
          <w:t xml:space="preserve"> </w:t>
        </w:r>
      </w:ins>
      <w:ins w:id="2102" w:author="Fernandez, Susana" w:date="2023-01-30T12:13:00Z">
        <w:r w:rsidR="002223BE">
          <w:rPr>
            <w:lang w:val="en-GB"/>
          </w:rPr>
          <w:t>to</w:t>
        </w:r>
      </w:ins>
      <w:ins w:id="2103" w:author="Fernandez, Susana" w:date="2023-01-30T12:07:00Z">
        <w:r w:rsidRPr="002223BE">
          <w:rPr>
            <w:lang w:val="en-GB"/>
          </w:rPr>
          <w:t xml:space="preserve"> ALL transactions (except Interac</w:t>
        </w:r>
      </w:ins>
      <w:ins w:id="2104" w:author="Fernandez, Susana" w:date="2023-01-30T12:13:00Z">
        <w:r w:rsidR="002223BE">
          <w:rPr>
            <w:lang w:val="en-GB"/>
          </w:rPr>
          <w:t>)</w:t>
        </w:r>
      </w:ins>
    </w:p>
    <w:p w14:paraId="6FBE4B01" w14:textId="076FBFE4" w:rsidR="001D2754" w:rsidRPr="002223BE" w:rsidRDefault="001D2754" w:rsidP="00C7259C">
      <w:pPr>
        <w:pStyle w:val="ListParagraph"/>
        <w:numPr>
          <w:ilvl w:val="0"/>
          <w:numId w:val="197"/>
        </w:numPr>
        <w:rPr>
          <w:ins w:id="2105" w:author="Fernandez, Susana" w:date="2023-01-30T12:07:00Z"/>
          <w:lang w:val="en-GB"/>
        </w:rPr>
      </w:pPr>
      <w:ins w:id="2106" w:author="Fernandez, Susana" w:date="2023-01-30T12:07:00Z">
        <w:r w:rsidRPr="002223BE">
          <w:rPr>
            <w:lang w:val="en-GB"/>
          </w:rPr>
          <w:t xml:space="preserve">If surcharge amount is not within the percentage limits, </w:t>
        </w:r>
      </w:ins>
      <w:ins w:id="2107" w:author="Fernandez, Susana" w:date="2023-01-30T12:14:00Z">
        <w:r w:rsidR="002223BE">
          <w:rPr>
            <w:lang w:val="en-GB"/>
          </w:rPr>
          <w:t>TD Host</w:t>
        </w:r>
      </w:ins>
      <w:ins w:id="2108" w:author="Fernandez, Susana" w:date="2023-01-30T12:07:00Z">
        <w:r w:rsidRPr="002223BE">
          <w:rPr>
            <w:lang w:val="en-GB"/>
          </w:rPr>
          <w:t xml:space="preserve"> declines the transaction</w:t>
        </w:r>
      </w:ins>
    </w:p>
    <w:p w14:paraId="72504C50" w14:textId="77777777" w:rsidR="001D2754" w:rsidRPr="002223BE" w:rsidRDefault="001D2754" w:rsidP="00C7259C">
      <w:pPr>
        <w:pStyle w:val="ListParagraph"/>
        <w:numPr>
          <w:ilvl w:val="0"/>
          <w:numId w:val="197"/>
        </w:numPr>
        <w:rPr>
          <w:ins w:id="2109" w:author="Fernandez, Susana" w:date="2023-01-30T12:07:00Z"/>
          <w:lang w:val="en-GB"/>
        </w:rPr>
      </w:pPr>
      <w:ins w:id="2110" w:author="Fernandez, Susana" w:date="2023-01-30T12:07:00Z">
        <w:r w:rsidRPr="002223BE">
          <w:rPr>
            <w:lang w:val="en-GB"/>
          </w:rPr>
          <w:t xml:space="preserve">New response code </w:t>
        </w:r>
        <w:r w:rsidRPr="002223BE">
          <w:rPr>
            <w:b/>
            <w:bCs/>
            <w:lang w:val="en-GB"/>
          </w:rPr>
          <w:t>722 - Excessive surcharge</w:t>
        </w:r>
      </w:ins>
    </w:p>
    <w:p w14:paraId="0D8C8915" w14:textId="77777777" w:rsidR="001D2754" w:rsidRPr="002223BE" w:rsidRDefault="001D2754" w:rsidP="00C7259C">
      <w:pPr>
        <w:pStyle w:val="ListParagraph"/>
        <w:numPr>
          <w:ilvl w:val="0"/>
          <w:numId w:val="197"/>
        </w:numPr>
        <w:rPr>
          <w:ins w:id="2111" w:author="Fernandez, Susana" w:date="2023-01-30T12:07:00Z"/>
          <w:b/>
          <w:bCs/>
          <w:lang w:val="en-GB"/>
        </w:rPr>
      </w:pPr>
      <w:ins w:id="2112" w:author="Fernandez, Susana" w:date="2023-01-30T12:07:00Z">
        <w:r w:rsidRPr="002223BE">
          <w:rPr>
            <w:lang w:val="en-GB"/>
          </w:rPr>
          <w:t xml:space="preserve">FID 9 SFID b Pos. 10 = </w:t>
        </w:r>
        <w:r w:rsidRPr="002223BE">
          <w:rPr>
            <w:b/>
            <w:bCs/>
            <w:lang w:val="en-GB"/>
          </w:rPr>
          <w:t>Y</w:t>
        </w:r>
      </w:ins>
    </w:p>
    <w:p w14:paraId="6373B362" w14:textId="77777777" w:rsidR="001D2754" w:rsidRPr="001D2754" w:rsidRDefault="001D2754" w:rsidP="001D2754">
      <w:pPr>
        <w:rPr>
          <w:ins w:id="2113" w:author="Fernandez, Susana" w:date="2023-01-30T12:07:00Z"/>
          <w:lang w:val="en-GB"/>
        </w:rPr>
      </w:pPr>
    </w:p>
    <w:p w14:paraId="6F75E18F" w14:textId="23D0AB88" w:rsidR="001D2754" w:rsidRPr="001D2754" w:rsidRDefault="001D2754" w:rsidP="002223BE">
      <w:pPr>
        <w:ind w:left="360"/>
        <w:rPr>
          <w:ins w:id="2114" w:author="Fernandez, Susana" w:date="2023-01-30T11:51:00Z"/>
          <w:lang w:val="en-GB"/>
        </w:rPr>
      </w:pPr>
      <w:ins w:id="2115" w:author="Fernandez, Susana" w:date="2023-01-30T12:07:00Z">
        <w:r w:rsidRPr="001D2754">
          <w:rPr>
            <w:lang w:val="en-GB"/>
          </w:rPr>
          <w:t>The merchant will need to perform a new transaction, if the same card is used then the surcharge amount must be &gt; $0</w:t>
        </w:r>
      </w:ins>
      <w:ins w:id="2116" w:author="Fernandez, Susana" w:date="2023-01-31T13:35:00Z">
        <w:r w:rsidR="0018652B">
          <w:rPr>
            <w:lang w:val="en-GB"/>
          </w:rPr>
          <w:t>.00</w:t>
        </w:r>
      </w:ins>
      <w:ins w:id="2117" w:author="Fernandez, Susana" w:date="2023-01-30T12:07:00Z">
        <w:r w:rsidRPr="001D2754">
          <w:rPr>
            <w:lang w:val="en-GB"/>
          </w:rPr>
          <w:t xml:space="preserve"> and &lt;= 2.4% to pass validation</w:t>
        </w:r>
      </w:ins>
    </w:p>
    <w:p w14:paraId="02C6745A" w14:textId="65215023" w:rsidR="006A646B" w:rsidRDefault="006A646B" w:rsidP="00BE093B">
      <w:pPr>
        <w:rPr>
          <w:ins w:id="2118" w:author="Fernandez, Susana" w:date="2023-01-30T12:14:00Z"/>
          <w:lang w:val="en-GB"/>
        </w:rPr>
      </w:pPr>
    </w:p>
    <w:p w14:paraId="25BB5806" w14:textId="77777777" w:rsidR="00293AB0" w:rsidRDefault="00293AB0" w:rsidP="002223BE">
      <w:pPr>
        <w:rPr>
          <w:ins w:id="2119" w:author="Fernandez, Susana" w:date="2023-01-30T14:21:00Z"/>
          <w:lang w:val="en-GB"/>
        </w:rPr>
      </w:pPr>
    </w:p>
    <w:p w14:paraId="4A0C4567" w14:textId="75C9ADEE" w:rsidR="002223BE" w:rsidRDefault="002223BE" w:rsidP="002223BE">
      <w:pPr>
        <w:rPr>
          <w:ins w:id="2120" w:author="Fernandez, Susana" w:date="2023-01-30T12:15:00Z"/>
          <w:lang w:val="en-GB"/>
        </w:rPr>
      </w:pPr>
      <w:ins w:id="2121" w:author="Fernandez, Susana" w:date="2023-01-30T12:15:00Z">
        <w:r>
          <w:rPr>
            <w:lang w:val="en-GB"/>
          </w:rPr>
          <w:t xml:space="preserve">The table below summarizes </w:t>
        </w:r>
      </w:ins>
      <w:ins w:id="2122" w:author="Fernandez, Susana" w:date="2023-01-30T14:22:00Z">
        <w:r w:rsidR="00293AB0">
          <w:rPr>
            <w:lang w:val="en-GB"/>
          </w:rPr>
          <w:t xml:space="preserve">TD Host </w:t>
        </w:r>
      </w:ins>
      <w:ins w:id="2123" w:author="Fernandez, Susana" w:date="2023-01-30T12:15:00Z">
        <w:r>
          <w:rPr>
            <w:lang w:val="en-GB"/>
          </w:rPr>
          <w:t>the validation</w:t>
        </w:r>
      </w:ins>
      <w:ins w:id="2124" w:author="Fernandez, Susana" w:date="2023-01-30T14:22:00Z">
        <w:r w:rsidR="00293AB0">
          <w:rPr>
            <w:lang w:val="en-GB"/>
          </w:rPr>
          <w:t xml:space="preserve"> on credit surcharge:</w:t>
        </w:r>
      </w:ins>
    </w:p>
    <w:p w14:paraId="3A77E919" w14:textId="77777777" w:rsidR="002223BE" w:rsidRDefault="002223BE" w:rsidP="002223BE">
      <w:pPr>
        <w:rPr>
          <w:ins w:id="2125" w:author="Fernandez, Susana" w:date="2023-01-30T11:51:00Z"/>
          <w:lang w:val="en-GB"/>
        </w:rPr>
      </w:pPr>
    </w:p>
    <w:tbl>
      <w:tblPr>
        <w:tblStyle w:val="TableGrid"/>
        <w:tblW w:w="0" w:type="auto"/>
        <w:tblInd w:w="90" w:type="dxa"/>
        <w:tblBorders>
          <w:left w:val="none" w:sz="0" w:space="0" w:color="auto"/>
          <w:right w:val="none" w:sz="0" w:space="0" w:color="auto"/>
        </w:tblBorders>
        <w:tblLook w:val="04A0" w:firstRow="1" w:lastRow="0" w:firstColumn="1" w:lastColumn="0" w:noHBand="0" w:noVBand="1"/>
      </w:tblPr>
      <w:tblGrid>
        <w:gridCol w:w="1170"/>
        <w:gridCol w:w="2160"/>
        <w:gridCol w:w="2520"/>
        <w:gridCol w:w="3408"/>
      </w:tblGrid>
      <w:tr w:rsidR="002223BE" w:rsidRPr="006A646B" w14:paraId="28E10CCC" w14:textId="77777777" w:rsidTr="002223BE">
        <w:trPr>
          <w:ins w:id="2126" w:author="Fernandez, Susana" w:date="2023-01-30T11:51:00Z"/>
        </w:trPr>
        <w:tc>
          <w:tcPr>
            <w:tcW w:w="1170" w:type="dxa"/>
          </w:tcPr>
          <w:p w14:paraId="05E76123" w14:textId="5100B456" w:rsidR="006A646B" w:rsidRPr="006A646B" w:rsidRDefault="006A646B" w:rsidP="006A646B">
            <w:pPr>
              <w:jc w:val="center"/>
              <w:rPr>
                <w:ins w:id="2127" w:author="Fernandez, Susana" w:date="2023-01-30T11:51:00Z"/>
                <w:b/>
                <w:bCs/>
                <w:sz w:val="20"/>
                <w:szCs w:val="20"/>
                <w:lang w:val="en-GB"/>
              </w:rPr>
            </w:pPr>
            <w:ins w:id="2128" w:author="Fernandez, Susana" w:date="2023-01-30T11:52:00Z">
              <w:r w:rsidRPr="006A646B">
                <w:rPr>
                  <w:b/>
                  <w:bCs/>
                  <w:sz w:val="20"/>
                  <w:szCs w:val="20"/>
                  <w:lang w:val="en-GB"/>
                </w:rPr>
                <w:t>Card</w:t>
              </w:r>
            </w:ins>
            <w:ins w:id="2129" w:author="Fernandez, Susana" w:date="2023-01-30T11:53:00Z">
              <w:r w:rsidRPr="006A646B">
                <w:rPr>
                  <w:b/>
                  <w:bCs/>
                  <w:sz w:val="20"/>
                  <w:szCs w:val="20"/>
                  <w:lang w:val="en-GB"/>
                </w:rPr>
                <w:t xml:space="preserve"> type</w:t>
              </w:r>
            </w:ins>
          </w:p>
        </w:tc>
        <w:tc>
          <w:tcPr>
            <w:tcW w:w="2160" w:type="dxa"/>
          </w:tcPr>
          <w:p w14:paraId="18862E25" w14:textId="7849155D" w:rsidR="006A646B" w:rsidRPr="006A646B" w:rsidRDefault="006A646B" w:rsidP="006A646B">
            <w:pPr>
              <w:jc w:val="center"/>
              <w:rPr>
                <w:ins w:id="2130" w:author="Fernandez, Susana" w:date="2023-01-30T11:51:00Z"/>
                <w:b/>
                <w:bCs/>
                <w:sz w:val="20"/>
                <w:szCs w:val="20"/>
                <w:lang w:val="en-GB"/>
              </w:rPr>
            </w:pPr>
            <w:ins w:id="2131" w:author="Fernandez, Susana" w:date="2023-01-30T11:53:00Z">
              <w:r w:rsidRPr="006A646B">
                <w:rPr>
                  <w:b/>
                  <w:bCs/>
                  <w:sz w:val="20"/>
                  <w:szCs w:val="20"/>
                  <w:lang w:val="en-GB"/>
                </w:rPr>
                <w:t>Credit Surcharge</w:t>
              </w:r>
              <w:r w:rsidRPr="006A646B">
                <w:rPr>
                  <w:b/>
                  <w:bCs/>
                  <w:sz w:val="20"/>
                  <w:szCs w:val="20"/>
                  <w:lang w:val="en-GB"/>
                </w:rPr>
                <w:br/>
                <w:t>FID 9 SFID b</w:t>
              </w:r>
            </w:ins>
          </w:p>
        </w:tc>
        <w:tc>
          <w:tcPr>
            <w:tcW w:w="2520" w:type="dxa"/>
          </w:tcPr>
          <w:p w14:paraId="6EA4FE48" w14:textId="4305C067" w:rsidR="006A646B" w:rsidRPr="006A646B" w:rsidRDefault="006A646B" w:rsidP="006A646B">
            <w:pPr>
              <w:jc w:val="center"/>
              <w:rPr>
                <w:ins w:id="2132" w:author="Fernandez, Susana" w:date="2023-01-30T11:51:00Z"/>
                <w:b/>
                <w:bCs/>
                <w:sz w:val="20"/>
                <w:szCs w:val="20"/>
                <w:lang w:val="en-GB"/>
              </w:rPr>
            </w:pPr>
            <w:ins w:id="2133" w:author="Fernandez, Susana" w:date="2023-01-30T11:53:00Z">
              <w:r w:rsidRPr="006A646B">
                <w:rPr>
                  <w:b/>
                  <w:bCs/>
                  <w:sz w:val="20"/>
                  <w:szCs w:val="20"/>
                  <w:lang w:val="en-GB"/>
                </w:rPr>
                <w:t>TD Host Validation</w:t>
              </w:r>
            </w:ins>
          </w:p>
        </w:tc>
        <w:tc>
          <w:tcPr>
            <w:tcW w:w="3408" w:type="dxa"/>
          </w:tcPr>
          <w:p w14:paraId="4ABBFCE0" w14:textId="7F439261" w:rsidR="006A646B" w:rsidRPr="006A646B" w:rsidRDefault="006A646B" w:rsidP="006A646B">
            <w:pPr>
              <w:jc w:val="center"/>
              <w:rPr>
                <w:ins w:id="2134" w:author="Fernandez, Susana" w:date="2023-01-30T11:51:00Z"/>
                <w:b/>
                <w:bCs/>
                <w:sz w:val="20"/>
                <w:szCs w:val="20"/>
                <w:lang w:val="en-GB"/>
              </w:rPr>
            </w:pPr>
            <w:ins w:id="2135" w:author="Fernandez, Susana" w:date="2023-01-30T11:53:00Z">
              <w:r w:rsidRPr="006A646B">
                <w:rPr>
                  <w:b/>
                  <w:bCs/>
                  <w:sz w:val="20"/>
                  <w:szCs w:val="20"/>
                  <w:lang w:val="en-GB"/>
                </w:rPr>
                <w:t>Response Code</w:t>
              </w:r>
            </w:ins>
          </w:p>
        </w:tc>
      </w:tr>
      <w:tr w:rsidR="002223BE" w:rsidRPr="006A646B" w14:paraId="5C9A7C0D" w14:textId="77777777" w:rsidTr="002223BE">
        <w:trPr>
          <w:ins w:id="2136" w:author="Fernandez, Susana" w:date="2023-01-30T11:51:00Z"/>
        </w:trPr>
        <w:tc>
          <w:tcPr>
            <w:tcW w:w="1170" w:type="dxa"/>
          </w:tcPr>
          <w:p w14:paraId="5CB4A568" w14:textId="5FBE86FE" w:rsidR="006A646B" w:rsidRPr="006A646B" w:rsidRDefault="006A646B" w:rsidP="006A646B">
            <w:pPr>
              <w:rPr>
                <w:ins w:id="2137" w:author="Fernandez, Susana" w:date="2023-01-30T11:51:00Z"/>
                <w:sz w:val="20"/>
                <w:szCs w:val="20"/>
                <w:lang w:val="en-GB"/>
              </w:rPr>
            </w:pPr>
            <w:ins w:id="2138" w:author="Fernandez, Susana" w:date="2023-01-30T11:54:00Z">
              <w:r w:rsidRPr="006A646B">
                <w:rPr>
                  <w:sz w:val="20"/>
                  <w:szCs w:val="20"/>
                  <w:lang w:val="en-GB"/>
                </w:rPr>
                <w:t>Credit</w:t>
              </w:r>
            </w:ins>
          </w:p>
        </w:tc>
        <w:tc>
          <w:tcPr>
            <w:tcW w:w="2160" w:type="dxa"/>
          </w:tcPr>
          <w:p w14:paraId="193A6292" w14:textId="739C60FE" w:rsidR="006A646B" w:rsidRPr="006A646B" w:rsidRDefault="006A646B" w:rsidP="006A646B">
            <w:pPr>
              <w:jc w:val="center"/>
              <w:rPr>
                <w:ins w:id="2139" w:author="Fernandez, Susana" w:date="2023-01-30T11:51:00Z"/>
                <w:sz w:val="20"/>
                <w:szCs w:val="20"/>
                <w:lang w:val="en-GB"/>
              </w:rPr>
            </w:pPr>
            <w:ins w:id="2140" w:author="Fernandez, Susana" w:date="2023-01-30T11:54:00Z">
              <w:r w:rsidRPr="006A646B">
                <w:rPr>
                  <w:sz w:val="20"/>
                  <w:szCs w:val="20"/>
                  <w:lang w:val="en-GB"/>
                </w:rPr>
                <w:t>&gt;$0 and &lt;=2.4%</w:t>
              </w:r>
            </w:ins>
          </w:p>
        </w:tc>
        <w:tc>
          <w:tcPr>
            <w:tcW w:w="2520" w:type="dxa"/>
          </w:tcPr>
          <w:p w14:paraId="6FE44212" w14:textId="1537F1F2" w:rsidR="006A646B" w:rsidRPr="006A646B" w:rsidRDefault="006A646B" w:rsidP="006A646B">
            <w:pPr>
              <w:rPr>
                <w:ins w:id="2141" w:author="Fernandez, Susana" w:date="2023-01-30T11:51:00Z"/>
                <w:sz w:val="20"/>
                <w:szCs w:val="20"/>
                <w:lang w:val="en-GB"/>
              </w:rPr>
            </w:pPr>
            <w:ins w:id="2142" w:author="Fernandez, Susana" w:date="2023-01-30T11:54:00Z">
              <w:r w:rsidRPr="006A646B">
                <w:rPr>
                  <w:sz w:val="20"/>
                  <w:szCs w:val="20"/>
                  <w:lang w:val="en-GB"/>
                </w:rPr>
                <w:t>Pass validation</w:t>
              </w:r>
            </w:ins>
          </w:p>
        </w:tc>
        <w:tc>
          <w:tcPr>
            <w:tcW w:w="3408" w:type="dxa"/>
          </w:tcPr>
          <w:p w14:paraId="22C78DDF" w14:textId="3743B380" w:rsidR="006A646B" w:rsidRPr="006A646B" w:rsidRDefault="006A646B" w:rsidP="006A646B">
            <w:pPr>
              <w:rPr>
                <w:ins w:id="2143" w:author="Fernandez, Susana" w:date="2023-01-30T11:51:00Z"/>
                <w:sz w:val="20"/>
                <w:szCs w:val="20"/>
                <w:lang w:val="en-GB"/>
              </w:rPr>
            </w:pPr>
            <w:ins w:id="2144" w:author="Fernandez, Susana" w:date="2023-01-30T11:54:00Z">
              <w:r w:rsidRPr="006A646B">
                <w:rPr>
                  <w:sz w:val="20"/>
                  <w:szCs w:val="20"/>
                  <w:lang w:val="en-GB"/>
                </w:rPr>
                <w:t xml:space="preserve">Response code returned </w:t>
              </w:r>
            </w:ins>
            <w:ins w:id="2145" w:author="Fernandez, Susana" w:date="2023-01-30T11:55:00Z">
              <w:r w:rsidRPr="006A646B">
                <w:rPr>
                  <w:sz w:val="20"/>
                  <w:szCs w:val="20"/>
                  <w:lang w:val="en-GB"/>
                </w:rPr>
                <w:t>by PCN</w:t>
              </w:r>
            </w:ins>
          </w:p>
        </w:tc>
      </w:tr>
      <w:tr w:rsidR="006A646B" w:rsidRPr="006A646B" w14:paraId="0DE80EBC" w14:textId="77777777" w:rsidTr="002223BE">
        <w:trPr>
          <w:ins w:id="2146" w:author="Fernandez, Susana" w:date="2023-01-30T11:55:00Z"/>
        </w:trPr>
        <w:tc>
          <w:tcPr>
            <w:tcW w:w="1170" w:type="dxa"/>
          </w:tcPr>
          <w:p w14:paraId="77D3783F" w14:textId="68943561" w:rsidR="006A646B" w:rsidRPr="006A646B" w:rsidRDefault="006A646B" w:rsidP="006A646B">
            <w:pPr>
              <w:rPr>
                <w:ins w:id="2147" w:author="Fernandez, Susana" w:date="2023-01-30T11:55:00Z"/>
                <w:sz w:val="20"/>
                <w:szCs w:val="20"/>
                <w:lang w:val="en-GB"/>
              </w:rPr>
            </w:pPr>
            <w:ins w:id="2148" w:author="Fernandez, Susana" w:date="2023-01-30T11:55:00Z">
              <w:r w:rsidRPr="006A646B">
                <w:rPr>
                  <w:sz w:val="20"/>
                  <w:szCs w:val="20"/>
                  <w:lang w:val="en-GB"/>
                </w:rPr>
                <w:t>Credit</w:t>
              </w:r>
            </w:ins>
          </w:p>
        </w:tc>
        <w:tc>
          <w:tcPr>
            <w:tcW w:w="2160" w:type="dxa"/>
          </w:tcPr>
          <w:p w14:paraId="06B900ED" w14:textId="0066A0BE" w:rsidR="006A646B" w:rsidRPr="006A646B" w:rsidRDefault="006A646B" w:rsidP="006A646B">
            <w:pPr>
              <w:jc w:val="center"/>
              <w:rPr>
                <w:ins w:id="2149" w:author="Fernandez, Susana" w:date="2023-01-30T11:55:00Z"/>
                <w:sz w:val="20"/>
                <w:szCs w:val="20"/>
                <w:lang w:val="en-GB"/>
              </w:rPr>
            </w:pPr>
            <w:ins w:id="2150" w:author="Fernandez, Susana" w:date="2023-01-30T11:55:00Z">
              <w:r w:rsidRPr="006A646B">
                <w:rPr>
                  <w:sz w:val="20"/>
                  <w:szCs w:val="20"/>
                  <w:lang w:val="en-GB"/>
                </w:rPr>
                <w:t>&gt;2.4%</w:t>
              </w:r>
            </w:ins>
          </w:p>
        </w:tc>
        <w:tc>
          <w:tcPr>
            <w:tcW w:w="2520" w:type="dxa"/>
          </w:tcPr>
          <w:p w14:paraId="02653747" w14:textId="69771E7B" w:rsidR="006A646B" w:rsidRPr="006A646B" w:rsidRDefault="006A646B" w:rsidP="006A646B">
            <w:pPr>
              <w:rPr>
                <w:ins w:id="2151" w:author="Fernandez, Susana" w:date="2023-01-30T11:55:00Z"/>
                <w:sz w:val="20"/>
                <w:szCs w:val="20"/>
                <w:lang w:val="en-GB"/>
              </w:rPr>
            </w:pPr>
            <w:ins w:id="2152" w:author="Fernandez, Susana" w:date="2023-01-30T11:55:00Z">
              <w:r w:rsidRPr="006A646B">
                <w:rPr>
                  <w:sz w:val="20"/>
                  <w:szCs w:val="20"/>
                  <w:lang w:val="en-GB"/>
                </w:rPr>
                <w:t>Validation fails</w:t>
              </w:r>
            </w:ins>
          </w:p>
        </w:tc>
        <w:tc>
          <w:tcPr>
            <w:tcW w:w="3408" w:type="dxa"/>
          </w:tcPr>
          <w:p w14:paraId="00065499" w14:textId="37037817" w:rsidR="006A646B" w:rsidRPr="006A646B" w:rsidRDefault="006A646B" w:rsidP="006A646B">
            <w:pPr>
              <w:rPr>
                <w:ins w:id="2153" w:author="Fernandez, Susana" w:date="2023-01-30T11:55:00Z"/>
                <w:sz w:val="20"/>
                <w:szCs w:val="20"/>
                <w:lang w:val="en-GB"/>
              </w:rPr>
            </w:pPr>
            <w:ins w:id="2154" w:author="Fernandez, Susana" w:date="2023-01-30T11:55:00Z">
              <w:r w:rsidRPr="006A646B">
                <w:rPr>
                  <w:b/>
                  <w:bCs/>
                  <w:sz w:val="20"/>
                  <w:szCs w:val="20"/>
                  <w:lang w:val="en-GB"/>
                </w:rPr>
                <w:t>722</w:t>
              </w:r>
              <w:r w:rsidRPr="006A646B">
                <w:rPr>
                  <w:sz w:val="20"/>
                  <w:szCs w:val="20"/>
                  <w:lang w:val="en-GB"/>
                </w:rPr>
                <w:t xml:space="preserve"> – Excessive surcharge</w:t>
              </w:r>
            </w:ins>
          </w:p>
        </w:tc>
      </w:tr>
      <w:tr w:rsidR="006A646B" w:rsidRPr="006A646B" w14:paraId="52090C4C" w14:textId="77777777" w:rsidTr="002223BE">
        <w:trPr>
          <w:ins w:id="2155" w:author="Fernandez, Susana" w:date="2023-01-30T11:55:00Z"/>
        </w:trPr>
        <w:tc>
          <w:tcPr>
            <w:tcW w:w="1170" w:type="dxa"/>
          </w:tcPr>
          <w:p w14:paraId="254D97E1" w14:textId="3B7B553B" w:rsidR="006A646B" w:rsidRPr="006A646B" w:rsidRDefault="006A646B" w:rsidP="006A646B">
            <w:pPr>
              <w:rPr>
                <w:ins w:id="2156" w:author="Fernandez, Susana" w:date="2023-01-30T11:55:00Z"/>
                <w:sz w:val="20"/>
                <w:szCs w:val="20"/>
                <w:lang w:val="en-GB"/>
              </w:rPr>
            </w:pPr>
            <w:ins w:id="2157" w:author="Fernandez, Susana" w:date="2023-01-30T11:55:00Z">
              <w:r>
                <w:rPr>
                  <w:sz w:val="20"/>
                  <w:szCs w:val="20"/>
                  <w:lang w:val="en-GB"/>
                </w:rPr>
                <w:t>Credit</w:t>
              </w:r>
            </w:ins>
          </w:p>
        </w:tc>
        <w:tc>
          <w:tcPr>
            <w:tcW w:w="2160" w:type="dxa"/>
          </w:tcPr>
          <w:p w14:paraId="2CC86755" w14:textId="127D4BA8" w:rsidR="006A646B" w:rsidRPr="006A646B" w:rsidRDefault="006A646B" w:rsidP="006A646B">
            <w:pPr>
              <w:jc w:val="center"/>
              <w:rPr>
                <w:ins w:id="2158" w:author="Fernandez, Susana" w:date="2023-01-30T11:55:00Z"/>
                <w:sz w:val="20"/>
                <w:szCs w:val="20"/>
                <w:lang w:val="en-GB"/>
              </w:rPr>
            </w:pPr>
            <w:ins w:id="2159" w:author="Fernandez, Susana" w:date="2023-01-30T11:55:00Z">
              <w:r>
                <w:rPr>
                  <w:sz w:val="20"/>
                  <w:szCs w:val="20"/>
                  <w:lang w:val="en-GB"/>
                </w:rPr>
                <w:t>=$0</w:t>
              </w:r>
            </w:ins>
          </w:p>
        </w:tc>
        <w:tc>
          <w:tcPr>
            <w:tcW w:w="2520" w:type="dxa"/>
          </w:tcPr>
          <w:p w14:paraId="1F31047E" w14:textId="3777B0D7" w:rsidR="006A646B" w:rsidRPr="006A646B" w:rsidRDefault="006A646B" w:rsidP="006A646B">
            <w:pPr>
              <w:rPr>
                <w:ins w:id="2160" w:author="Fernandez, Susana" w:date="2023-01-30T11:55:00Z"/>
                <w:sz w:val="20"/>
                <w:szCs w:val="20"/>
                <w:lang w:val="en-GB"/>
              </w:rPr>
            </w:pPr>
            <w:ins w:id="2161" w:author="Fernandez, Susana" w:date="2023-01-30T11:55:00Z">
              <w:r>
                <w:rPr>
                  <w:sz w:val="20"/>
                  <w:szCs w:val="20"/>
                  <w:lang w:val="en-GB"/>
                </w:rPr>
                <w:t>V</w:t>
              </w:r>
            </w:ins>
            <w:ins w:id="2162" w:author="Fernandez, Susana" w:date="2023-01-30T11:56:00Z">
              <w:r>
                <w:rPr>
                  <w:sz w:val="20"/>
                  <w:szCs w:val="20"/>
                  <w:lang w:val="en-GB"/>
                </w:rPr>
                <w:t>alidation fails</w:t>
              </w:r>
            </w:ins>
          </w:p>
        </w:tc>
        <w:tc>
          <w:tcPr>
            <w:tcW w:w="3408" w:type="dxa"/>
          </w:tcPr>
          <w:p w14:paraId="36861CBB" w14:textId="25266235" w:rsidR="006A646B" w:rsidRPr="006A646B" w:rsidRDefault="006A646B" w:rsidP="006A646B">
            <w:pPr>
              <w:rPr>
                <w:ins w:id="2163" w:author="Fernandez, Susana" w:date="2023-01-30T11:55:00Z"/>
                <w:sz w:val="20"/>
                <w:szCs w:val="20"/>
                <w:lang w:val="en-GB"/>
              </w:rPr>
            </w:pPr>
            <w:ins w:id="2164" w:author="Fernandez, Susana" w:date="2023-01-30T11:56:00Z">
              <w:r w:rsidRPr="006A646B">
                <w:rPr>
                  <w:b/>
                  <w:bCs/>
                  <w:sz w:val="20"/>
                  <w:szCs w:val="20"/>
                  <w:lang w:val="en-GB"/>
                </w:rPr>
                <w:t>721</w:t>
              </w:r>
              <w:r>
                <w:rPr>
                  <w:sz w:val="20"/>
                  <w:szCs w:val="20"/>
                  <w:lang w:val="en-GB"/>
                </w:rPr>
                <w:t xml:space="preserve"> – Surcharge applies</w:t>
              </w:r>
              <w:r>
                <w:rPr>
                  <w:sz w:val="20"/>
                  <w:szCs w:val="20"/>
                  <w:lang w:val="en-GB"/>
                </w:rPr>
                <w:br/>
                <w:t xml:space="preserve">          (exception low amount</w:t>
              </w:r>
            </w:ins>
            <w:ins w:id="2165" w:author="Fernandez, Susana" w:date="2023-01-31T16:40:00Z">
              <w:r w:rsidR="000B5308">
                <w:rPr>
                  <w:sz w:val="20"/>
                  <w:szCs w:val="20"/>
                  <w:lang w:val="en-GB"/>
                </w:rPr>
                <w:t>)</w:t>
              </w:r>
            </w:ins>
          </w:p>
        </w:tc>
      </w:tr>
      <w:tr w:rsidR="006A646B" w:rsidRPr="006A646B" w14:paraId="53E82F04" w14:textId="77777777" w:rsidTr="002223BE">
        <w:trPr>
          <w:ins w:id="2166" w:author="Fernandez, Susana" w:date="2023-01-30T11:56:00Z"/>
        </w:trPr>
        <w:tc>
          <w:tcPr>
            <w:tcW w:w="1170" w:type="dxa"/>
          </w:tcPr>
          <w:p w14:paraId="347C681E" w14:textId="6C7BD9A2" w:rsidR="006A646B" w:rsidRDefault="006A646B" w:rsidP="006A646B">
            <w:pPr>
              <w:rPr>
                <w:ins w:id="2167" w:author="Fernandez, Susana" w:date="2023-01-30T11:56:00Z"/>
                <w:sz w:val="20"/>
                <w:szCs w:val="20"/>
                <w:lang w:val="en-GB"/>
              </w:rPr>
            </w:pPr>
            <w:ins w:id="2168" w:author="Fernandez, Susana" w:date="2023-01-30T11:56:00Z">
              <w:r>
                <w:rPr>
                  <w:sz w:val="20"/>
                  <w:szCs w:val="20"/>
                  <w:lang w:val="en-GB"/>
                </w:rPr>
                <w:t>Debit</w:t>
              </w:r>
            </w:ins>
          </w:p>
        </w:tc>
        <w:tc>
          <w:tcPr>
            <w:tcW w:w="2160" w:type="dxa"/>
          </w:tcPr>
          <w:p w14:paraId="23B32982" w14:textId="12B32490" w:rsidR="006A646B" w:rsidRDefault="006A646B" w:rsidP="006A646B">
            <w:pPr>
              <w:jc w:val="center"/>
              <w:rPr>
                <w:ins w:id="2169" w:author="Fernandez, Susana" w:date="2023-01-30T11:56:00Z"/>
                <w:sz w:val="20"/>
                <w:szCs w:val="20"/>
                <w:lang w:val="en-GB"/>
              </w:rPr>
            </w:pPr>
            <w:ins w:id="2170" w:author="Fernandez, Susana" w:date="2023-01-30T11:56:00Z">
              <w:r>
                <w:rPr>
                  <w:sz w:val="20"/>
                  <w:szCs w:val="20"/>
                  <w:lang w:val="en-GB"/>
                </w:rPr>
                <w:t>=$0</w:t>
              </w:r>
            </w:ins>
          </w:p>
        </w:tc>
        <w:tc>
          <w:tcPr>
            <w:tcW w:w="2520" w:type="dxa"/>
          </w:tcPr>
          <w:p w14:paraId="2B4C1534" w14:textId="003F2CE8" w:rsidR="006A646B" w:rsidRDefault="006A646B" w:rsidP="006A646B">
            <w:pPr>
              <w:rPr>
                <w:ins w:id="2171" w:author="Fernandez, Susana" w:date="2023-01-30T11:56:00Z"/>
                <w:sz w:val="20"/>
                <w:szCs w:val="20"/>
                <w:lang w:val="en-GB"/>
              </w:rPr>
            </w:pPr>
            <w:ins w:id="2172" w:author="Fernandez, Susana" w:date="2023-01-30T11:56:00Z">
              <w:r>
                <w:rPr>
                  <w:sz w:val="20"/>
                  <w:szCs w:val="20"/>
                  <w:lang w:val="en-GB"/>
                </w:rPr>
                <w:t>Pa</w:t>
              </w:r>
            </w:ins>
            <w:ins w:id="2173" w:author="Fernandez, Susana" w:date="2023-01-30T11:57:00Z">
              <w:r>
                <w:rPr>
                  <w:sz w:val="20"/>
                  <w:szCs w:val="20"/>
                  <w:lang w:val="en-GB"/>
                </w:rPr>
                <w:t>ss validation</w:t>
              </w:r>
            </w:ins>
          </w:p>
        </w:tc>
        <w:tc>
          <w:tcPr>
            <w:tcW w:w="3408" w:type="dxa"/>
          </w:tcPr>
          <w:p w14:paraId="20D62F7A" w14:textId="4A8DC1E3" w:rsidR="006A646B" w:rsidRPr="006A646B" w:rsidRDefault="006A646B" w:rsidP="006A646B">
            <w:pPr>
              <w:rPr>
                <w:ins w:id="2174" w:author="Fernandez, Susana" w:date="2023-01-30T11:56:00Z"/>
                <w:sz w:val="20"/>
                <w:szCs w:val="20"/>
                <w:lang w:val="en-GB"/>
              </w:rPr>
            </w:pPr>
            <w:ins w:id="2175" w:author="Fernandez, Susana" w:date="2023-01-30T11:57:00Z">
              <w:r>
                <w:rPr>
                  <w:sz w:val="20"/>
                  <w:szCs w:val="20"/>
                  <w:lang w:val="en-GB"/>
                </w:rPr>
                <w:t>Response code returned by PCN</w:t>
              </w:r>
            </w:ins>
          </w:p>
        </w:tc>
      </w:tr>
      <w:tr w:rsidR="006A646B" w:rsidRPr="006A646B" w14:paraId="26BB4BDA" w14:textId="77777777" w:rsidTr="002223BE">
        <w:trPr>
          <w:ins w:id="2176" w:author="Fernandez, Susana" w:date="2023-01-30T11:57:00Z"/>
        </w:trPr>
        <w:tc>
          <w:tcPr>
            <w:tcW w:w="1170" w:type="dxa"/>
          </w:tcPr>
          <w:p w14:paraId="10EBCB2D" w14:textId="330EFB0E" w:rsidR="006A646B" w:rsidRDefault="006A646B" w:rsidP="006A646B">
            <w:pPr>
              <w:rPr>
                <w:ins w:id="2177" w:author="Fernandez, Susana" w:date="2023-01-30T11:57:00Z"/>
                <w:sz w:val="20"/>
                <w:szCs w:val="20"/>
                <w:lang w:val="en-GB"/>
              </w:rPr>
            </w:pPr>
            <w:ins w:id="2178" w:author="Fernandez, Susana" w:date="2023-01-30T11:57:00Z">
              <w:r>
                <w:rPr>
                  <w:sz w:val="20"/>
                  <w:szCs w:val="20"/>
                  <w:lang w:val="en-GB"/>
                </w:rPr>
                <w:t>Debit</w:t>
              </w:r>
            </w:ins>
          </w:p>
        </w:tc>
        <w:tc>
          <w:tcPr>
            <w:tcW w:w="2160" w:type="dxa"/>
          </w:tcPr>
          <w:p w14:paraId="40DE4A00" w14:textId="288152F1" w:rsidR="006A646B" w:rsidRDefault="006A646B" w:rsidP="006A646B">
            <w:pPr>
              <w:jc w:val="center"/>
              <w:rPr>
                <w:ins w:id="2179" w:author="Fernandez, Susana" w:date="2023-01-30T11:57:00Z"/>
                <w:sz w:val="20"/>
                <w:szCs w:val="20"/>
                <w:lang w:val="en-GB"/>
              </w:rPr>
            </w:pPr>
            <w:ins w:id="2180" w:author="Fernandez, Susana" w:date="2023-01-30T11:57:00Z">
              <w:r>
                <w:rPr>
                  <w:sz w:val="20"/>
                  <w:szCs w:val="20"/>
                  <w:lang w:val="en-GB"/>
                </w:rPr>
                <w:t>&gt;$0</w:t>
              </w:r>
            </w:ins>
          </w:p>
        </w:tc>
        <w:tc>
          <w:tcPr>
            <w:tcW w:w="2520" w:type="dxa"/>
          </w:tcPr>
          <w:p w14:paraId="2AC9B4DF" w14:textId="6CE1803E" w:rsidR="006A646B" w:rsidRDefault="006A646B" w:rsidP="006A646B">
            <w:pPr>
              <w:rPr>
                <w:ins w:id="2181" w:author="Fernandez, Susana" w:date="2023-01-30T11:57:00Z"/>
                <w:sz w:val="20"/>
                <w:szCs w:val="20"/>
                <w:lang w:val="en-GB"/>
              </w:rPr>
            </w:pPr>
            <w:ins w:id="2182" w:author="Fernandez, Susana" w:date="2023-01-30T11:57:00Z">
              <w:r>
                <w:rPr>
                  <w:sz w:val="20"/>
                  <w:szCs w:val="20"/>
                  <w:lang w:val="en-GB"/>
                </w:rPr>
                <w:t>Validation fails</w:t>
              </w:r>
            </w:ins>
          </w:p>
        </w:tc>
        <w:tc>
          <w:tcPr>
            <w:tcW w:w="3408" w:type="dxa"/>
          </w:tcPr>
          <w:p w14:paraId="172CA4CF" w14:textId="0F49C7AF" w:rsidR="006A646B" w:rsidRDefault="006A646B" w:rsidP="006A646B">
            <w:pPr>
              <w:rPr>
                <w:ins w:id="2183" w:author="Fernandez, Susana" w:date="2023-01-30T11:57:00Z"/>
                <w:sz w:val="20"/>
                <w:szCs w:val="20"/>
                <w:lang w:val="en-GB"/>
              </w:rPr>
            </w:pPr>
            <w:ins w:id="2184" w:author="Fernandez, Susana" w:date="2023-01-30T11:58:00Z">
              <w:r w:rsidRPr="006A646B">
                <w:rPr>
                  <w:b/>
                  <w:bCs/>
                  <w:sz w:val="20"/>
                  <w:szCs w:val="20"/>
                  <w:lang w:val="en-GB"/>
                </w:rPr>
                <w:t xml:space="preserve">720 </w:t>
              </w:r>
              <w:r>
                <w:rPr>
                  <w:sz w:val="20"/>
                  <w:szCs w:val="20"/>
                  <w:lang w:val="en-GB"/>
                </w:rPr>
                <w:t>– No surcharge applies</w:t>
              </w:r>
            </w:ins>
          </w:p>
        </w:tc>
      </w:tr>
      <w:tr w:rsidR="006A646B" w:rsidRPr="006A646B" w14:paraId="0193A6A0" w14:textId="77777777" w:rsidTr="002223BE">
        <w:trPr>
          <w:ins w:id="2185" w:author="Fernandez, Susana" w:date="2023-01-30T11:58:00Z"/>
        </w:trPr>
        <w:tc>
          <w:tcPr>
            <w:tcW w:w="1170" w:type="dxa"/>
          </w:tcPr>
          <w:p w14:paraId="3E521654" w14:textId="5C1BF3DE" w:rsidR="006A646B" w:rsidRDefault="006A646B" w:rsidP="006A646B">
            <w:pPr>
              <w:rPr>
                <w:ins w:id="2186" w:author="Fernandez, Susana" w:date="2023-01-30T11:58:00Z"/>
                <w:sz w:val="20"/>
                <w:szCs w:val="20"/>
                <w:lang w:val="en-GB"/>
              </w:rPr>
            </w:pPr>
            <w:ins w:id="2187" w:author="Fernandez, Susana" w:date="2023-01-30T11:58:00Z">
              <w:r>
                <w:rPr>
                  <w:sz w:val="20"/>
                  <w:szCs w:val="20"/>
                  <w:lang w:val="en-GB"/>
                </w:rPr>
                <w:t>Prepaid</w:t>
              </w:r>
            </w:ins>
          </w:p>
        </w:tc>
        <w:tc>
          <w:tcPr>
            <w:tcW w:w="2160" w:type="dxa"/>
          </w:tcPr>
          <w:p w14:paraId="6E2F7878" w14:textId="77777777" w:rsidR="006A646B" w:rsidRDefault="006A646B" w:rsidP="006A646B">
            <w:pPr>
              <w:jc w:val="center"/>
              <w:rPr>
                <w:ins w:id="2188" w:author="Fernandez, Susana" w:date="2023-01-30T11:58:00Z"/>
                <w:sz w:val="20"/>
                <w:szCs w:val="20"/>
                <w:lang w:val="en-GB"/>
              </w:rPr>
            </w:pPr>
            <w:ins w:id="2189" w:author="Fernandez, Susana" w:date="2023-01-30T11:58:00Z">
              <w:r>
                <w:rPr>
                  <w:sz w:val="20"/>
                  <w:szCs w:val="20"/>
                  <w:lang w:val="en-GB"/>
                </w:rPr>
                <w:t>=$0</w:t>
              </w:r>
            </w:ins>
          </w:p>
        </w:tc>
        <w:tc>
          <w:tcPr>
            <w:tcW w:w="2520" w:type="dxa"/>
          </w:tcPr>
          <w:p w14:paraId="2E2D7946" w14:textId="77777777" w:rsidR="006A646B" w:rsidRDefault="006A646B" w:rsidP="006A646B">
            <w:pPr>
              <w:rPr>
                <w:ins w:id="2190" w:author="Fernandez, Susana" w:date="2023-01-30T11:58:00Z"/>
                <w:sz w:val="20"/>
                <w:szCs w:val="20"/>
                <w:lang w:val="en-GB"/>
              </w:rPr>
            </w:pPr>
            <w:ins w:id="2191" w:author="Fernandez, Susana" w:date="2023-01-30T11:58:00Z">
              <w:r>
                <w:rPr>
                  <w:sz w:val="20"/>
                  <w:szCs w:val="20"/>
                  <w:lang w:val="en-GB"/>
                </w:rPr>
                <w:t>Pass validation</w:t>
              </w:r>
            </w:ins>
          </w:p>
        </w:tc>
        <w:tc>
          <w:tcPr>
            <w:tcW w:w="3408" w:type="dxa"/>
          </w:tcPr>
          <w:p w14:paraId="219238A4" w14:textId="77777777" w:rsidR="006A646B" w:rsidRPr="006A646B" w:rsidRDefault="006A646B" w:rsidP="009F1D5D">
            <w:pPr>
              <w:rPr>
                <w:ins w:id="2192" w:author="Fernandez, Susana" w:date="2023-01-30T11:58:00Z"/>
                <w:sz w:val="20"/>
                <w:szCs w:val="20"/>
                <w:lang w:val="en-GB"/>
              </w:rPr>
            </w:pPr>
            <w:ins w:id="2193" w:author="Fernandez, Susana" w:date="2023-01-30T11:58:00Z">
              <w:r>
                <w:rPr>
                  <w:sz w:val="20"/>
                  <w:szCs w:val="20"/>
                  <w:lang w:val="en-GB"/>
                </w:rPr>
                <w:t>Response code returned by PCN</w:t>
              </w:r>
            </w:ins>
          </w:p>
        </w:tc>
      </w:tr>
      <w:tr w:rsidR="006A646B" w:rsidRPr="006A646B" w14:paraId="14E977B4" w14:textId="77777777" w:rsidTr="002223BE">
        <w:trPr>
          <w:ins w:id="2194" w:author="Fernandez, Susana" w:date="2023-01-30T11:58:00Z"/>
        </w:trPr>
        <w:tc>
          <w:tcPr>
            <w:tcW w:w="1170" w:type="dxa"/>
          </w:tcPr>
          <w:p w14:paraId="186C00B3" w14:textId="678E8BE8" w:rsidR="006A646B" w:rsidRDefault="006A646B" w:rsidP="006A646B">
            <w:pPr>
              <w:rPr>
                <w:ins w:id="2195" w:author="Fernandez, Susana" w:date="2023-01-30T11:58:00Z"/>
                <w:sz w:val="20"/>
                <w:szCs w:val="20"/>
                <w:lang w:val="en-GB"/>
              </w:rPr>
            </w:pPr>
            <w:ins w:id="2196" w:author="Fernandez, Susana" w:date="2023-01-30T11:58:00Z">
              <w:r>
                <w:rPr>
                  <w:sz w:val="20"/>
                  <w:szCs w:val="20"/>
                  <w:lang w:val="en-GB"/>
                </w:rPr>
                <w:t>Prepaid</w:t>
              </w:r>
            </w:ins>
          </w:p>
        </w:tc>
        <w:tc>
          <w:tcPr>
            <w:tcW w:w="2160" w:type="dxa"/>
          </w:tcPr>
          <w:p w14:paraId="02638BD4" w14:textId="77777777" w:rsidR="006A646B" w:rsidRDefault="006A646B" w:rsidP="006A646B">
            <w:pPr>
              <w:jc w:val="center"/>
              <w:rPr>
                <w:ins w:id="2197" w:author="Fernandez, Susana" w:date="2023-01-30T11:58:00Z"/>
                <w:sz w:val="20"/>
                <w:szCs w:val="20"/>
                <w:lang w:val="en-GB"/>
              </w:rPr>
            </w:pPr>
            <w:ins w:id="2198" w:author="Fernandez, Susana" w:date="2023-01-30T11:58:00Z">
              <w:r>
                <w:rPr>
                  <w:sz w:val="20"/>
                  <w:szCs w:val="20"/>
                  <w:lang w:val="en-GB"/>
                </w:rPr>
                <w:t>&gt;$0</w:t>
              </w:r>
            </w:ins>
          </w:p>
        </w:tc>
        <w:tc>
          <w:tcPr>
            <w:tcW w:w="2520" w:type="dxa"/>
          </w:tcPr>
          <w:p w14:paraId="3FF7F6DB" w14:textId="77777777" w:rsidR="006A646B" w:rsidRDefault="006A646B" w:rsidP="006A646B">
            <w:pPr>
              <w:rPr>
                <w:ins w:id="2199" w:author="Fernandez, Susana" w:date="2023-01-30T11:58:00Z"/>
                <w:sz w:val="20"/>
                <w:szCs w:val="20"/>
                <w:lang w:val="en-GB"/>
              </w:rPr>
            </w:pPr>
            <w:ins w:id="2200" w:author="Fernandez, Susana" w:date="2023-01-30T11:58:00Z">
              <w:r>
                <w:rPr>
                  <w:sz w:val="20"/>
                  <w:szCs w:val="20"/>
                  <w:lang w:val="en-GB"/>
                </w:rPr>
                <w:t>Validation fails</w:t>
              </w:r>
            </w:ins>
          </w:p>
        </w:tc>
        <w:tc>
          <w:tcPr>
            <w:tcW w:w="3408" w:type="dxa"/>
          </w:tcPr>
          <w:p w14:paraId="26C5FF8C" w14:textId="77777777" w:rsidR="006A646B" w:rsidRDefault="006A646B" w:rsidP="009F1D5D">
            <w:pPr>
              <w:rPr>
                <w:ins w:id="2201" w:author="Fernandez, Susana" w:date="2023-01-30T11:58:00Z"/>
                <w:sz w:val="20"/>
                <w:szCs w:val="20"/>
                <w:lang w:val="en-GB"/>
              </w:rPr>
            </w:pPr>
            <w:ins w:id="2202" w:author="Fernandez, Susana" w:date="2023-01-30T11:58:00Z">
              <w:r w:rsidRPr="006A646B">
                <w:rPr>
                  <w:b/>
                  <w:bCs/>
                  <w:sz w:val="20"/>
                  <w:szCs w:val="20"/>
                  <w:lang w:val="en-GB"/>
                </w:rPr>
                <w:t xml:space="preserve">720 </w:t>
              </w:r>
              <w:r>
                <w:rPr>
                  <w:sz w:val="20"/>
                  <w:szCs w:val="20"/>
                  <w:lang w:val="en-GB"/>
                </w:rPr>
                <w:t>– No surcharge applies</w:t>
              </w:r>
            </w:ins>
          </w:p>
        </w:tc>
      </w:tr>
      <w:tr w:rsidR="006A646B" w:rsidRPr="006A646B" w14:paraId="568CDF24" w14:textId="77777777" w:rsidTr="002223BE">
        <w:trPr>
          <w:ins w:id="2203" w:author="Fernandez, Susana" w:date="2023-01-30T11:58:00Z"/>
        </w:trPr>
        <w:tc>
          <w:tcPr>
            <w:tcW w:w="1170" w:type="dxa"/>
          </w:tcPr>
          <w:p w14:paraId="4B0D0C7C" w14:textId="53776477" w:rsidR="006A646B" w:rsidRDefault="006A646B" w:rsidP="006A646B">
            <w:pPr>
              <w:rPr>
                <w:ins w:id="2204" w:author="Fernandez, Susana" w:date="2023-01-30T11:58:00Z"/>
                <w:sz w:val="20"/>
                <w:szCs w:val="20"/>
                <w:lang w:val="en-GB"/>
              </w:rPr>
            </w:pPr>
            <w:ins w:id="2205" w:author="Fernandez, Susana" w:date="2023-01-30T11:59:00Z">
              <w:r>
                <w:rPr>
                  <w:sz w:val="20"/>
                  <w:szCs w:val="20"/>
                  <w:lang w:val="en-GB"/>
                </w:rPr>
                <w:t>ALL</w:t>
              </w:r>
            </w:ins>
          </w:p>
        </w:tc>
        <w:tc>
          <w:tcPr>
            <w:tcW w:w="2160" w:type="dxa"/>
          </w:tcPr>
          <w:p w14:paraId="4EA4D899" w14:textId="1D729739" w:rsidR="006A646B" w:rsidRDefault="006A646B" w:rsidP="006A646B">
            <w:pPr>
              <w:jc w:val="center"/>
              <w:rPr>
                <w:ins w:id="2206" w:author="Fernandez, Susana" w:date="2023-01-30T11:58:00Z"/>
                <w:sz w:val="20"/>
                <w:szCs w:val="20"/>
                <w:lang w:val="en-GB"/>
              </w:rPr>
            </w:pPr>
            <w:ins w:id="2207" w:author="Fernandez, Susana" w:date="2023-01-30T11:59:00Z">
              <w:r>
                <w:rPr>
                  <w:sz w:val="20"/>
                  <w:szCs w:val="20"/>
                  <w:lang w:val="en-GB"/>
                </w:rPr>
                <w:t>&gt;$0</w:t>
              </w:r>
            </w:ins>
          </w:p>
        </w:tc>
        <w:tc>
          <w:tcPr>
            <w:tcW w:w="2520" w:type="dxa"/>
          </w:tcPr>
          <w:p w14:paraId="25164079" w14:textId="23EF9015" w:rsidR="006A646B" w:rsidRDefault="006A646B" w:rsidP="006A646B">
            <w:pPr>
              <w:rPr>
                <w:ins w:id="2208" w:author="Fernandez, Susana" w:date="2023-01-30T11:58:00Z"/>
                <w:sz w:val="20"/>
                <w:szCs w:val="20"/>
                <w:lang w:val="en-GB"/>
              </w:rPr>
            </w:pPr>
            <w:ins w:id="2209" w:author="Fernandez, Susana" w:date="2023-01-30T11:59:00Z">
              <w:r>
                <w:rPr>
                  <w:sz w:val="20"/>
                  <w:szCs w:val="20"/>
                  <w:lang w:val="en-GB"/>
                </w:rPr>
                <w:t>Card Verify validation fails</w:t>
              </w:r>
            </w:ins>
          </w:p>
        </w:tc>
        <w:tc>
          <w:tcPr>
            <w:tcW w:w="3408" w:type="dxa"/>
          </w:tcPr>
          <w:p w14:paraId="61B42218" w14:textId="5694B754" w:rsidR="006A646B" w:rsidRDefault="006A646B" w:rsidP="006A646B">
            <w:pPr>
              <w:rPr>
                <w:ins w:id="2210" w:author="Fernandez, Susana" w:date="2023-01-30T11:58:00Z"/>
                <w:sz w:val="20"/>
                <w:szCs w:val="20"/>
                <w:lang w:val="en-GB"/>
              </w:rPr>
            </w:pPr>
            <w:ins w:id="2211" w:author="Fernandez, Susana" w:date="2023-01-30T11:59:00Z">
              <w:r w:rsidRPr="006A646B">
                <w:rPr>
                  <w:b/>
                  <w:bCs/>
                  <w:sz w:val="20"/>
                  <w:szCs w:val="20"/>
                  <w:lang w:val="en-GB"/>
                </w:rPr>
                <w:t>722</w:t>
              </w:r>
              <w:r>
                <w:rPr>
                  <w:sz w:val="20"/>
                  <w:szCs w:val="20"/>
                  <w:lang w:val="en-GB"/>
                </w:rPr>
                <w:t xml:space="preserve"> – Excessive surcharge</w:t>
              </w:r>
            </w:ins>
          </w:p>
        </w:tc>
      </w:tr>
    </w:tbl>
    <w:p w14:paraId="709F6CDC" w14:textId="77777777" w:rsidR="002223BE" w:rsidRDefault="002223BE" w:rsidP="001D2754">
      <w:pPr>
        <w:rPr>
          <w:ins w:id="2212" w:author="Fernandez, Susana" w:date="2023-01-30T12:15:00Z"/>
          <w:lang w:val="en-GB"/>
        </w:rPr>
      </w:pPr>
    </w:p>
    <w:p w14:paraId="1581FE46" w14:textId="1C00F3E6" w:rsidR="006A646B" w:rsidRDefault="001D2754" w:rsidP="001D2754">
      <w:pPr>
        <w:rPr>
          <w:ins w:id="2213" w:author="Fernandez, Susana" w:date="2023-01-30T12:02:00Z"/>
          <w:lang w:val="en-GB"/>
        </w:rPr>
      </w:pPr>
      <w:ins w:id="2214" w:author="Fernandez, Susana" w:date="2023-01-30T12:01:00Z">
        <w:r>
          <w:rPr>
            <w:lang w:val="en-GB"/>
          </w:rPr>
          <w:t xml:space="preserve">TD Host will process surcharge validation, regardless </w:t>
        </w:r>
      </w:ins>
      <w:ins w:id="2215" w:author="Fernandez, Susana" w:date="2023-01-31T16:40:00Z">
        <w:r w:rsidR="000B5308">
          <w:rPr>
            <w:lang w:val="en-GB"/>
          </w:rPr>
          <w:t xml:space="preserve">of </w:t>
        </w:r>
      </w:ins>
      <w:ins w:id="2216" w:author="Fernandez, Susana" w:date="2023-01-30T12:01:00Z">
        <w:r>
          <w:rPr>
            <w:lang w:val="en-GB"/>
          </w:rPr>
          <w:t>the acceptance solution characteristics (standalone, semi-integrated or integrated),</w:t>
        </w:r>
      </w:ins>
      <w:ins w:id="2217" w:author="Fernandez, Susana" w:date="2023-01-30T12:02:00Z">
        <w:r>
          <w:rPr>
            <w:lang w:val="en-GB"/>
          </w:rPr>
          <w:t xml:space="preserve"> or transaction environment (face-to-face or card-not-present).</w:t>
        </w:r>
      </w:ins>
    </w:p>
    <w:p w14:paraId="7994BFBB" w14:textId="72F64E13" w:rsidR="001D2754" w:rsidRDefault="001D2754" w:rsidP="001D2754">
      <w:pPr>
        <w:rPr>
          <w:ins w:id="2218" w:author="Fernandez, Susana" w:date="2023-01-30T15:41:00Z"/>
          <w:lang w:val="en-GB"/>
        </w:rPr>
      </w:pPr>
    </w:p>
    <w:p w14:paraId="0572EE52" w14:textId="1A6A64B0" w:rsidR="00B93508" w:rsidRPr="002223BE" w:rsidRDefault="0018652B" w:rsidP="00B93508">
      <w:pPr>
        <w:pStyle w:val="Heading5"/>
        <w:rPr>
          <w:ins w:id="2219" w:author="Fernandez, Susana" w:date="2023-01-30T15:36:00Z"/>
          <w:lang w:val="en-GB"/>
        </w:rPr>
      </w:pPr>
      <w:ins w:id="2220" w:author="Fernandez, Susana" w:date="2023-01-31T13:43:00Z">
        <w:r>
          <w:rPr>
            <w:lang w:val="en-GB"/>
          </w:rPr>
          <w:t>C</w:t>
        </w:r>
      </w:ins>
      <w:ins w:id="2221" w:author="Fernandez, Susana" w:date="2023-01-30T15:36:00Z">
        <w:r w:rsidR="00B93508">
          <w:rPr>
            <w:lang w:val="en-GB"/>
          </w:rPr>
          <w:t xml:space="preserve">redit surcharge </w:t>
        </w:r>
      </w:ins>
      <w:ins w:id="2222" w:author="Fernandez, Susana" w:date="2023-01-30T15:37:00Z">
        <w:r w:rsidR="00B93508">
          <w:rPr>
            <w:lang w:val="en-GB"/>
          </w:rPr>
          <w:t>validation</w:t>
        </w:r>
      </w:ins>
      <w:ins w:id="2223" w:author="Fernandez, Susana" w:date="2023-01-31T13:43:00Z">
        <w:r>
          <w:rPr>
            <w:lang w:val="en-GB"/>
          </w:rPr>
          <w:t xml:space="preserve"> is successful</w:t>
        </w:r>
      </w:ins>
      <w:ins w:id="2224" w:author="Fernandez, Susana" w:date="2023-01-30T15:37:00Z">
        <w:r w:rsidR="00B93508">
          <w:rPr>
            <w:lang w:val="en-GB"/>
          </w:rPr>
          <w:t xml:space="preserve"> </w:t>
        </w:r>
      </w:ins>
    </w:p>
    <w:p w14:paraId="2AE18CAF" w14:textId="4F9CC80A" w:rsidR="0018652B" w:rsidRDefault="0018652B" w:rsidP="00C7259C">
      <w:pPr>
        <w:pStyle w:val="ListParagraph"/>
        <w:numPr>
          <w:ilvl w:val="0"/>
          <w:numId w:val="203"/>
        </w:numPr>
        <w:rPr>
          <w:ins w:id="2225" w:author="Fernandez, Susana" w:date="2023-01-31T13:38:00Z"/>
          <w:rFonts w:eastAsia="Times New Roman"/>
        </w:rPr>
      </w:pPr>
      <w:ins w:id="2226" w:author="Fernandez, Susana" w:date="2023-01-31T13:39:00Z">
        <w:r>
          <w:rPr>
            <w:rFonts w:eastAsia="Times New Roman"/>
          </w:rPr>
          <w:t>On request message</w:t>
        </w:r>
      </w:ins>
      <w:ins w:id="2227" w:author="Fernandez, Susana" w:date="2023-01-31T13:40:00Z">
        <w:r>
          <w:rPr>
            <w:rFonts w:eastAsia="Times New Roman"/>
          </w:rPr>
          <w:t xml:space="preserve">, if the validation is successful, </w:t>
        </w:r>
      </w:ins>
      <w:ins w:id="2228" w:author="Fernandez, Susana" w:date="2023-01-30T15:37:00Z">
        <w:r w:rsidR="00B93508">
          <w:rPr>
            <w:rFonts w:eastAsia="Times New Roman"/>
          </w:rPr>
          <w:t>TD Host</w:t>
        </w:r>
      </w:ins>
      <w:ins w:id="2229" w:author="Fernandez, Susana" w:date="2023-01-30T15:35:00Z">
        <w:r w:rsidR="00B93508" w:rsidRPr="00B93508">
          <w:rPr>
            <w:rFonts w:eastAsia="Times New Roman"/>
          </w:rPr>
          <w:t xml:space="preserve"> sends the </w:t>
        </w:r>
      </w:ins>
      <w:ins w:id="2230" w:author="Fernandez, Susana" w:date="2023-01-31T13:40:00Z">
        <w:r>
          <w:rPr>
            <w:rFonts w:eastAsia="Times New Roman"/>
          </w:rPr>
          <w:t>transaction</w:t>
        </w:r>
      </w:ins>
      <w:ins w:id="2231" w:author="Fernandez, Susana" w:date="2023-01-30T15:35:00Z">
        <w:r w:rsidR="00B93508" w:rsidRPr="00B93508">
          <w:rPr>
            <w:rFonts w:eastAsia="Times New Roman"/>
          </w:rPr>
          <w:t xml:space="preserve"> to the P</w:t>
        </w:r>
      </w:ins>
      <w:ins w:id="2232" w:author="Fernandez, Susana" w:date="2023-01-30T15:37:00Z">
        <w:r w:rsidR="00B93508">
          <w:rPr>
            <w:rFonts w:eastAsia="Times New Roman"/>
          </w:rPr>
          <w:t xml:space="preserve">ayment </w:t>
        </w:r>
      </w:ins>
      <w:ins w:id="2233" w:author="Fernandez, Susana" w:date="2023-01-30T15:35:00Z">
        <w:r w:rsidR="00B93508" w:rsidRPr="00B93508">
          <w:rPr>
            <w:rFonts w:eastAsia="Times New Roman"/>
          </w:rPr>
          <w:t>C</w:t>
        </w:r>
      </w:ins>
      <w:ins w:id="2234" w:author="Fernandez, Susana" w:date="2023-01-30T15:37:00Z">
        <w:r w:rsidR="00B93508">
          <w:rPr>
            <w:rFonts w:eastAsia="Times New Roman"/>
          </w:rPr>
          <w:t xml:space="preserve">ard </w:t>
        </w:r>
      </w:ins>
      <w:ins w:id="2235" w:author="Fernandez, Susana" w:date="2023-01-30T15:35:00Z">
        <w:r w:rsidR="00B93508" w:rsidRPr="00B93508">
          <w:rPr>
            <w:rFonts w:eastAsia="Times New Roman"/>
          </w:rPr>
          <w:t>N</w:t>
        </w:r>
      </w:ins>
      <w:ins w:id="2236" w:author="Fernandez, Susana" w:date="2023-01-30T15:37:00Z">
        <w:r w:rsidR="00B93508">
          <w:rPr>
            <w:rFonts w:eastAsia="Times New Roman"/>
          </w:rPr>
          <w:t>etwork (PCN)</w:t>
        </w:r>
      </w:ins>
      <w:ins w:id="2237" w:author="Fernandez, Susana" w:date="2023-01-30T15:35:00Z">
        <w:r w:rsidR="00B93508" w:rsidRPr="00B93508">
          <w:rPr>
            <w:rFonts w:eastAsia="Times New Roman"/>
          </w:rPr>
          <w:t xml:space="preserve"> </w:t>
        </w:r>
      </w:ins>
      <w:ins w:id="2238" w:author="Fernandez, Susana" w:date="2023-01-31T13:38:00Z">
        <w:r>
          <w:rPr>
            <w:rFonts w:eastAsia="Times New Roman"/>
          </w:rPr>
          <w:t>for approval</w:t>
        </w:r>
        <w:r>
          <w:rPr>
            <w:rFonts w:eastAsia="Times New Roman"/>
          </w:rPr>
          <w:br/>
        </w:r>
      </w:ins>
    </w:p>
    <w:p w14:paraId="5186332C" w14:textId="667F1DF8" w:rsidR="00B93508" w:rsidRPr="00B93508" w:rsidRDefault="0018652B" w:rsidP="00C7259C">
      <w:pPr>
        <w:pStyle w:val="ListParagraph"/>
        <w:numPr>
          <w:ilvl w:val="0"/>
          <w:numId w:val="203"/>
        </w:numPr>
        <w:rPr>
          <w:ins w:id="2239" w:author="Fernandez, Susana" w:date="2023-01-30T15:35:00Z"/>
          <w:rFonts w:eastAsia="Times New Roman"/>
        </w:rPr>
      </w:pPr>
      <w:ins w:id="2240" w:author="Fernandez, Susana" w:date="2023-01-31T13:38:00Z">
        <w:r>
          <w:rPr>
            <w:rFonts w:eastAsia="Times New Roman"/>
          </w:rPr>
          <w:t>On</w:t>
        </w:r>
      </w:ins>
      <w:ins w:id="2241" w:author="Fernandez, Susana" w:date="2023-01-30T15:35:00Z">
        <w:r w:rsidR="00B93508" w:rsidRPr="00B93508">
          <w:rPr>
            <w:rFonts w:eastAsia="Times New Roman"/>
          </w:rPr>
          <w:t xml:space="preserve"> response message</w:t>
        </w:r>
      </w:ins>
      <w:ins w:id="2242" w:author="Fernandez, Susana" w:date="2023-01-31T13:39:00Z">
        <w:r>
          <w:rPr>
            <w:rFonts w:eastAsia="Times New Roman"/>
          </w:rPr>
          <w:t>,</w:t>
        </w:r>
      </w:ins>
      <w:ins w:id="2243" w:author="Fernandez, Susana" w:date="2023-01-30T15:35:00Z">
        <w:r w:rsidR="00B93508" w:rsidRPr="00B93508">
          <w:rPr>
            <w:rFonts w:eastAsia="Times New Roman"/>
          </w:rPr>
          <w:t xml:space="preserve"> the response code returned by the PCN </w:t>
        </w:r>
      </w:ins>
      <w:ins w:id="2244" w:author="Fernandez, Susana" w:date="2023-01-31T13:39:00Z">
        <w:r>
          <w:rPr>
            <w:rFonts w:eastAsia="Times New Roman"/>
          </w:rPr>
          <w:t xml:space="preserve">is mapped to TD Host response code </w:t>
        </w:r>
      </w:ins>
      <w:ins w:id="2245" w:author="Fernandez, Susana" w:date="2023-01-30T15:35:00Z">
        <w:r w:rsidR="00B93508" w:rsidRPr="00B93508">
          <w:rPr>
            <w:rFonts w:eastAsia="Times New Roman"/>
          </w:rPr>
          <w:t xml:space="preserve"> </w:t>
        </w:r>
      </w:ins>
      <w:ins w:id="2246" w:author="Fernandez, Susana" w:date="2023-01-31T13:40:00Z">
        <w:r>
          <w:rPr>
            <w:rFonts w:eastAsia="Times New Roman"/>
          </w:rPr>
          <w:t xml:space="preserve">and it is sent to the acceptance solution </w:t>
        </w:r>
      </w:ins>
      <w:ins w:id="2247" w:author="Fernandez, Susana" w:date="2023-01-31T13:41:00Z">
        <w:r w:rsidRPr="00B93508">
          <w:rPr>
            <w:rFonts w:eastAsia="Times New Roman"/>
          </w:rPr>
          <w:t>(</w:t>
        </w:r>
        <w:r>
          <w:rPr>
            <w:rFonts w:eastAsia="Times New Roman"/>
          </w:rPr>
          <w:t xml:space="preserve">Business </w:t>
        </w:r>
        <w:r w:rsidRPr="00B93508">
          <w:rPr>
            <w:rFonts w:eastAsia="Times New Roman"/>
          </w:rPr>
          <w:t>A</w:t>
        </w:r>
        <w:r>
          <w:rPr>
            <w:rFonts w:eastAsia="Times New Roman"/>
          </w:rPr>
          <w:t xml:space="preserve">s </w:t>
        </w:r>
        <w:r w:rsidRPr="00B93508">
          <w:rPr>
            <w:rFonts w:eastAsia="Times New Roman"/>
          </w:rPr>
          <w:t>U</w:t>
        </w:r>
        <w:r>
          <w:rPr>
            <w:rFonts w:eastAsia="Times New Roman"/>
          </w:rPr>
          <w:t>sual</w:t>
        </w:r>
        <w:r w:rsidRPr="00B93508">
          <w:rPr>
            <w:rFonts w:eastAsia="Times New Roman"/>
          </w:rPr>
          <w:t xml:space="preserve"> processing)</w:t>
        </w:r>
      </w:ins>
      <w:ins w:id="2248" w:author="Fernandez, Susana" w:date="2023-01-31T13:40:00Z">
        <w:r>
          <w:rPr>
            <w:rFonts w:eastAsia="Times New Roman"/>
          </w:rPr>
          <w:t xml:space="preserve"> </w:t>
        </w:r>
      </w:ins>
      <w:ins w:id="2249" w:author="Fernandez, Susana" w:date="2023-01-30T15:38:00Z">
        <w:r w:rsidR="00B93508">
          <w:rPr>
            <w:rFonts w:eastAsia="Times New Roman"/>
          </w:rPr>
          <w:br/>
        </w:r>
      </w:ins>
    </w:p>
    <w:p w14:paraId="24660E8E" w14:textId="735551F7" w:rsidR="00B93508" w:rsidRPr="00B93508" w:rsidRDefault="00B93508" w:rsidP="00C7259C">
      <w:pPr>
        <w:pStyle w:val="ListParagraph"/>
        <w:numPr>
          <w:ilvl w:val="0"/>
          <w:numId w:val="203"/>
        </w:numPr>
        <w:rPr>
          <w:ins w:id="2250" w:author="Fernandez, Susana" w:date="2023-01-30T15:35:00Z"/>
          <w:rFonts w:eastAsia="Times New Roman"/>
        </w:rPr>
      </w:pPr>
      <w:ins w:id="2251" w:author="Fernandez, Susana" w:date="2023-01-30T15:35:00Z">
        <w:r w:rsidRPr="00B93508">
          <w:rPr>
            <w:rFonts w:eastAsia="Times New Roman"/>
          </w:rPr>
          <w:t>If the transaction is approved, then the Approval Code will be present along with the approved response code</w:t>
        </w:r>
      </w:ins>
      <w:ins w:id="2252" w:author="Fernandez, Susana" w:date="2023-01-30T15:38:00Z">
        <w:r>
          <w:rPr>
            <w:rFonts w:eastAsia="Times New Roman"/>
          </w:rPr>
          <w:br/>
        </w:r>
      </w:ins>
    </w:p>
    <w:p w14:paraId="7A4922D1" w14:textId="0346745C" w:rsidR="00B93508" w:rsidRDefault="00B93508" w:rsidP="00C7259C">
      <w:pPr>
        <w:pStyle w:val="ListParagraph"/>
        <w:numPr>
          <w:ilvl w:val="0"/>
          <w:numId w:val="203"/>
        </w:numPr>
        <w:rPr>
          <w:ins w:id="2253" w:author="Fernandez, Susana" w:date="2023-01-31T13:41:00Z"/>
          <w:rFonts w:eastAsia="Times New Roman"/>
        </w:rPr>
      </w:pPr>
      <w:ins w:id="2254" w:author="Fernandez, Susana" w:date="2023-01-30T15:35:00Z">
        <w:r w:rsidRPr="00B93508">
          <w:rPr>
            <w:rFonts w:eastAsia="Times New Roman"/>
          </w:rPr>
          <w:t xml:space="preserve">It is the merchant's responsibility to display the surcharge amount in the receipts </w:t>
        </w:r>
      </w:ins>
    </w:p>
    <w:p w14:paraId="40EA9103" w14:textId="77777777" w:rsidR="0018652B" w:rsidRPr="00B93508" w:rsidRDefault="0018652B" w:rsidP="0018652B">
      <w:pPr>
        <w:pStyle w:val="ListParagraph"/>
        <w:rPr>
          <w:ins w:id="2255" w:author="Fernandez, Susana" w:date="2023-01-30T15:35:00Z"/>
          <w:rFonts w:eastAsia="Times New Roman"/>
        </w:rPr>
      </w:pPr>
    </w:p>
    <w:p w14:paraId="7065881D" w14:textId="16481D68" w:rsidR="00B93508" w:rsidRDefault="00B93508" w:rsidP="00C7259C">
      <w:pPr>
        <w:pStyle w:val="ListParagraph"/>
        <w:numPr>
          <w:ilvl w:val="0"/>
          <w:numId w:val="203"/>
        </w:numPr>
        <w:rPr>
          <w:ins w:id="2256" w:author="Fernandez, Susana" w:date="2023-01-30T15:40:00Z"/>
          <w:rFonts w:eastAsia="Times New Roman"/>
        </w:rPr>
      </w:pPr>
      <w:ins w:id="2257" w:author="Fernandez, Susana" w:date="2023-01-30T15:35:00Z">
        <w:r w:rsidRPr="00B93508">
          <w:rPr>
            <w:rFonts w:eastAsia="Times New Roman"/>
          </w:rPr>
          <w:t>Transactions can be partially approved (response code 010) and cardholder needs to provide the additional amount for the difference between the submitted transaction and approved amount, business as usual</w:t>
        </w:r>
      </w:ins>
      <w:ins w:id="2258" w:author="Fernandez, Susana" w:date="2023-01-31T13:41:00Z">
        <w:r w:rsidR="0018652B">
          <w:rPr>
            <w:rFonts w:eastAsia="Times New Roman"/>
          </w:rPr>
          <w:t xml:space="preserve">. </w:t>
        </w:r>
      </w:ins>
      <w:ins w:id="2259" w:author="Fernandez, Susana" w:date="2023-01-30T15:35:00Z">
        <w:r w:rsidRPr="00B93508">
          <w:rPr>
            <w:rFonts w:eastAsia="Times New Roman"/>
          </w:rPr>
          <w:t>It is assumed that if a second card is used the surcharge field will be calculated for the outstanding amount</w:t>
        </w:r>
      </w:ins>
      <w:ins w:id="2260" w:author="Fernandez, Susana" w:date="2023-01-30T15:40:00Z">
        <w:r>
          <w:rPr>
            <w:rFonts w:eastAsia="Times New Roman"/>
          </w:rPr>
          <w:t xml:space="preserve"> as it was described earlier</w:t>
        </w:r>
      </w:ins>
    </w:p>
    <w:p w14:paraId="0636CEE3" w14:textId="14D72998" w:rsidR="00B93508" w:rsidRDefault="00B93508" w:rsidP="00B93508">
      <w:pPr>
        <w:rPr>
          <w:ins w:id="2261" w:author="Fernandez, Susana" w:date="2023-01-30T15:41:00Z"/>
          <w:rFonts w:eastAsia="Times New Roman"/>
        </w:rPr>
      </w:pPr>
    </w:p>
    <w:p w14:paraId="7FAB98CD" w14:textId="153E8E29" w:rsidR="00B93508" w:rsidRPr="002223BE" w:rsidRDefault="0018652B" w:rsidP="00B93508">
      <w:pPr>
        <w:pStyle w:val="Heading5"/>
        <w:rPr>
          <w:ins w:id="2262" w:author="Fernandez, Susana" w:date="2023-01-30T15:40:00Z"/>
          <w:lang w:val="en-GB"/>
        </w:rPr>
      </w:pPr>
      <w:ins w:id="2263" w:author="Fernandez, Susana" w:date="2023-01-31T13:43:00Z">
        <w:r>
          <w:rPr>
            <w:lang w:val="en-GB"/>
          </w:rPr>
          <w:t>C</w:t>
        </w:r>
      </w:ins>
      <w:ins w:id="2264" w:author="Fernandez, Susana" w:date="2023-01-30T15:40:00Z">
        <w:r w:rsidR="00B93508">
          <w:rPr>
            <w:lang w:val="en-GB"/>
          </w:rPr>
          <w:t>redit surcharge validation</w:t>
        </w:r>
      </w:ins>
      <w:ins w:id="2265" w:author="Fernandez, Susana" w:date="2023-01-31T13:43:00Z">
        <w:r>
          <w:rPr>
            <w:lang w:val="en-GB"/>
          </w:rPr>
          <w:t xml:space="preserve"> fails</w:t>
        </w:r>
      </w:ins>
      <w:ins w:id="2266" w:author="Fernandez, Susana" w:date="2023-01-30T15:40:00Z">
        <w:r w:rsidR="00B93508">
          <w:rPr>
            <w:lang w:val="en-GB"/>
          </w:rPr>
          <w:t xml:space="preserve"> </w:t>
        </w:r>
      </w:ins>
    </w:p>
    <w:p w14:paraId="7A2DB36C" w14:textId="17213408" w:rsidR="0018652B" w:rsidRDefault="00B93508" w:rsidP="00C7259C">
      <w:pPr>
        <w:numPr>
          <w:ilvl w:val="0"/>
          <w:numId w:val="204"/>
        </w:numPr>
        <w:shd w:val="clear" w:color="auto" w:fill="FFFFFF"/>
        <w:spacing w:before="100" w:beforeAutospacing="1" w:after="100" w:afterAutospacing="1"/>
        <w:rPr>
          <w:ins w:id="2267" w:author="Fernandez, Susana" w:date="2023-01-31T13:42:00Z"/>
          <w:rFonts w:ascii="Segoe UI" w:eastAsia="Times New Roman" w:hAnsi="Segoe UI" w:cs="Segoe UI"/>
          <w:sz w:val="21"/>
        </w:rPr>
      </w:pPr>
      <w:ins w:id="2268" w:author="Fernandez, Susana" w:date="2023-01-30T15:40:00Z">
        <w:r w:rsidRPr="00B93508">
          <w:rPr>
            <w:rFonts w:ascii="Segoe UI" w:eastAsia="Times New Roman" w:hAnsi="Segoe UI" w:cs="Segoe UI"/>
            <w:sz w:val="21"/>
          </w:rPr>
          <w:t xml:space="preserve">If the </w:t>
        </w:r>
      </w:ins>
      <w:ins w:id="2269" w:author="Fernandez, Susana" w:date="2023-01-30T15:42:00Z">
        <w:r>
          <w:rPr>
            <w:rFonts w:ascii="Segoe UI" w:eastAsia="Times New Roman" w:hAnsi="Segoe UI" w:cs="Segoe UI"/>
            <w:sz w:val="21"/>
          </w:rPr>
          <w:t>credit surcharge</w:t>
        </w:r>
      </w:ins>
      <w:ins w:id="2270" w:author="Fernandez, Susana" w:date="2023-01-30T15:40:00Z">
        <w:r w:rsidRPr="00B93508">
          <w:rPr>
            <w:rFonts w:ascii="Segoe UI" w:eastAsia="Times New Roman" w:hAnsi="Segoe UI" w:cs="Segoe UI"/>
            <w:sz w:val="21"/>
          </w:rPr>
          <w:t xml:space="preserve"> d</w:t>
        </w:r>
      </w:ins>
      <w:ins w:id="2271" w:author="Fernandez, Susana" w:date="2023-01-31T13:44:00Z">
        <w:r w:rsidR="0018652B">
          <w:rPr>
            <w:rFonts w:ascii="Segoe UI" w:eastAsia="Times New Roman" w:hAnsi="Segoe UI" w:cs="Segoe UI"/>
            <w:sz w:val="21"/>
          </w:rPr>
          <w:t>oes</w:t>
        </w:r>
      </w:ins>
      <w:ins w:id="2272" w:author="Fernandez, Susana" w:date="2023-01-30T15:40:00Z">
        <w:r w:rsidRPr="00B93508">
          <w:rPr>
            <w:rFonts w:ascii="Segoe UI" w:eastAsia="Times New Roman" w:hAnsi="Segoe UI" w:cs="Segoe UI"/>
            <w:sz w:val="21"/>
          </w:rPr>
          <w:t xml:space="preserve"> not pass </w:t>
        </w:r>
      </w:ins>
      <w:ins w:id="2273" w:author="Fernandez, Susana" w:date="2023-01-30T15:42:00Z">
        <w:r>
          <w:rPr>
            <w:rFonts w:ascii="Segoe UI" w:eastAsia="Times New Roman" w:hAnsi="Segoe UI" w:cs="Segoe UI"/>
            <w:sz w:val="21"/>
          </w:rPr>
          <w:t>validation</w:t>
        </w:r>
      </w:ins>
      <w:ins w:id="2274" w:author="Fernandez, Susana" w:date="2023-01-30T15:40:00Z">
        <w:r w:rsidRPr="00B93508">
          <w:rPr>
            <w:rFonts w:ascii="Segoe UI" w:eastAsia="Times New Roman" w:hAnsi="Segoe UI" w:cs="Segoe UI"/>
            <w:sz w:val="21"/>
          </w:rPr>
          <w:t xml:space="preserve"> the transaction </w:t>
        </w:r>
      </w:ins>
      <w:ins w:id="2275" w:author="Fernandez, Susana" w:date="2023-01-31T13:42:00Z">
        <w:r w:rsidR="0018652B">
          <w:rPr>
            <w:rFonts w:ascii="Segoe UI" w:eastAsia="Times New Roman" w:hAnsi="Segoe UI" w:cs="Segoe UI"/>
            <w:sz w:val="21"/>
          </w:rPr>
          <w:t>is</w:t>
        </w:r>
      </w:ins>
      <w:ins w:id="2276" w:author="Fernandez, Susana" w:date="2023-01-30T15:40:00Z">
        <w:r w:rsidRPr="00B93508">
          <w:rPr>
            <w:rFonts w:ascii="Segoe UI" w:eastAsia="Times New Roman" w:hAnsi="Segoe UI" w:cs="Segoe UI"/>
            <w:sz w:val="21"/>
          </w:rPr>
          <w:t xml:space="preserve"> declined </w:t>
        </w:r>
      </w:ins>
      <w:ins w:id="2277" w:author="Fernandez, Susana" w:date="2023-01-31T13:42:00Z">
        <w:r w:rsidR="0018652B">
          <w:rPr>
            <w:rFonts w:ascii="Segoe UI" w:eastAsia="Times New Roman" w:hAnsi="Segoe UI" w:cs="Segoe UI"/>
            <w:sz w:val="21"/>
          </w:rPr>
          <w:t>by TD Host</w:t>
        </w:r>
        <w:r w:rsidR="0018652B">
          <w:rPr>
            <w:rFonts w:ascii="Segoe UI" w:eastAsia="Times New Roman" w:hAnsi="Segoe UI" w:cs="Segoe UI"/>
            <w:sz w:val="21"/>
          </w:rPr>
          <w:br/>
        </w:r>
      </w:ins>
    </w:p>
    <w:p w14:paraId="452BC2C4" w14:textId="0F511521" w:rsidR="00B93508" w:rsidRDefault="0018652B" w:rsidP="00C7259C">
      <w:pPr>
        <w:numPr>
          <w:ilvl w:val="0"/>
          <w:numId w:val="204"/>
        </w:numPr>
        <w:shd w:val="clear" w:color="auto" w:fill="FFFFFF"/>
        <w:spacing w:before="100" w:beforeAutospacing="1" w:after="100" w:afterAutospacing="1"/>
        <w:rPr>
          <w:ins w:id="2278" w:author="Fernandez, Susana" w:date="2023-01-30T15:43:00Z"/>
          <w:rFonts w:ascii="Segoe UI" w:eastAsia="Times New Roman" w:hAnsi="Segoe UI" w:cs="Segoe UI"/>
          <w:sz w:val="21"/>
        </w:rPr>
      </w:pPr>
      <w:ins w:id="2279" w:author="Fernandez, Susana" w:date="2023-01-31T13:42:00Z">
        <w:r>
          <w:rPr>
            <w:rFonts w:ascii="Segoe UI" w:eastAsia="Times New Roman" w:hAnsi="Segoe UI" w:cs="Segoe UI"/>
            <w:sz w:val="21"/>
          </w:rPr>
          <w:t xml:space="preserve">The transaction </w:t>
        </w:r>
      </w:ins>
      <w:ins w:id="2280" w:author="Fernandez, Susana" w:date="2023-01-30T15:40:00Z">
        <w:r w:rsidR="00B93508" w:rsidRPr="00B93508">
          <w:rPr>
            <w:rFonts w:ascii="Segoe UI" w:eastAsia="Times New Roman" w:hAnsi="Segoe UI" w:cs="Segoe UI"/>
            <w:sz w:val="21"/>
          </w:rPr>
          <w:t>is not sent to the P</w:t>
        </w:r>
      </w:ins>
      <w:ins w:id="2281" w:author="Fernandez, Susana" w:date="2023-01-31T13:42:00Z">
        <w:r>
          <w:rPr>
            <w:rFonts w:ascii="Segoe UI" w:eastAsia="Times New Roman" w:hAnsi="Segoe UI" w:cs="Segoe UI"/>
            <w:sz w:val="21"/>
          </w:rPr>
          <w:t>ayment Card Network</w:t>
        </w:r>
        <w:r>
          <w:rPr>
            <w:rFonts w:ascii="Segoe UI" w:eastAsia="Times New Roman" w:hAnsi="Segoe UI" w:cs="Segoe UI"/>
            <w:sz w:val="21"/>
          </w:rPr>
          <w:br/>
        </w:r>
      </w:ins>
    </w:p>
    <w:p w14:paraId="4ACED5D5" w14:textId="052A276B" w:rsidR="00B93508" w:rsidRPr="00B93508" w:rsidRDefault="00B93508" w:rsidP="00C7259C">
      <w:pPr>
        <w:numPr>
          <w:ilvl w:val="0"/>
          <w:numId w:val="204"/>
        </w:numPr>
        <w:shd w:val="clear" w:color="auto" w:fill="FFFFFF"/>
        <w:spacing w:before="100" w:beforeAutospacing="1" w:after="100" w:afterAutospacing="1"/>
        <w:rPr>
          <w:ins w:id="2282" w:author="Fernandez, Susana" w:date="2023-01-30T15:40:00Z"/>
          <w:rFonts w:ascii="Segoe UI" w:eastAsia="Times New Roman" w:hAnsi="Segoe UI" w:cs="Segoe UI"/>
          <w:sz w:val="21"/>
        </w:rPr>
      </w:pPr>
      <w:ins w:id="2283" w:author="Fernandez, Susana" w:date="2023-01-30T15:42:00Z">
        <w:r>
          <w:rPr>
            <w:rFonts w:ascii="Segoe UI" w:eastAsia="Times New Roman" w:hAnsi="Segoe UI" w:cs="Segoe UI"/>
            <w:sz w:val="21"/>
          </w:rPr>
          <w:t xml:space="preserve">The </w:t>
        </w:r>
      </w:ins>
      <w:ins w:id="2284" w:author="Fernandez, Susana" w:date="2023-01-31T14:10:00Z">
        <w:r w:rsidR="006C78F2">
          <w:rPr>
            <w:rFonts w:ascii="Segoe UI" w:eastAsia="Times New Roman" w:hAnsi="Segoe UI" w:cs="Segoe UI"/>
            <w:sz w:val="21"/>
          </w:rPr>
          <w:t>transaction is d</w:t>
        </w:r>
      </w:ins>
      <w:ins w:id="2285" w:author="Fernandez, Susana" w:date="2023-01-31T14:11:00Z">
        <w:r w:rsidR="006C78F2">
          <w:rPr>
            <w:rFonts w:ascii="Segoe UI" w:eastAsia="Times New Roman" w:hAnsi="Segoe UI" w:cs="Segoe UI"/>
            <w:sz w:val="21"/>
          </w:rPr>
          <w:t>eclined and s</w:t>
        </w:r>
      </w:ins>
      <w:ins w:id="2286" w:author="Fernandez, Susana" w:date="2023-01-31T13:45:00Z">
        <w:r w:rsidR="003B1EC4">
          <w:rPr>
            <w:rFonts w:ascii="Segoe UI" w:eastAsia="Times New Roman" w:hAnsi="Segoe UI" w:cs="Segoe UI"/>
            <w:sz w:val="21"/>
          </w:rPr>
          <w:t xml:space="preserve">ent </w:t>
        </w:r>
      </w:ins>
      <w:ins w:id="2287" w:author="Fernandez, Susana" w:date="2023-01-31T13:46:00Z">
        <w:r w:rsidR="003B1EC4">
          <w:rPr>
            <w:rFonts w:ascii="Segoe UI" w:eastAsia="Times New Roman" w:hAnsi="Segoe UI" w:cs="Segoe UI"/>
            <w:sz w:val="21"/>
          </w:rPr>
          <w:t xml:space="preserve">back </w:t>
        </w:r>
      </w:ins>
      <w:ins w:id="2288" w:author="Fernandez, Susana" w:date="2023-01-31T13:45:00Z">
        <w:r w:rsidR="003B1EC4">
          <w:rPr>
            <w:rFonts w:ascii="Segoe UI" w:eastAsia="Times New Roman" w:hAnsi="Segoe UI" w:cs="Segoe UI"/>
            <w:sz w:val="21"/>
          </w:rPr>
          <w:t>to the a</w:t>
        </w:r>
      </w:ins>
      <w:ins w:id="2289" w:author="Fernandez, Susana" w:date="2023-01-31T13:46:00Z">
        <w:r w:rsidR="003B1EC4">
          <w:rPr>
            <w:rFonts w:ascii="Segoe UI" w:eastAsia="Times New Roman" w:hAnsi="Segoe UI" w:cs="Segoe UI"/>
            <w:sz w:val="21"/>
          </w:rPr>
          <w:t xml:space="preserve">cceptance solution with </w:t>
        </w:r>
      </w:ins>
      <w:ins w:id="2290" w:author="Fernandez, Susana" w:date="2023-01-31T13:45:00Z">
        <w:r w:rsidR="003B1EC4">
          <w:rPr>
            <w:rFonts w:ascii="Segoe UI" w:eastAsia="Times New Roman" w:hAnsi="Segoe UI" w:cs="Segoe UI"/>
            <w:sz w:val="21"/>
          </w:rPr>
          <w:t>a</w:t>
        </w:r>
      </w:ins>
      <w:ins w:id="2291" w:author="Fernandez, Susana" w:date="2023-01-31T13:46:00Z">
        <w:r w:rsidR="003B1EC4">
          <w:rPr>
            <w:rFonts w:ascii="Segoe UI" w:eastAsia="Times New Roman" w:hAnsi="Segoe UI" w:cs="Segoe UI"/>
            <w:sz w:val="21"/>
          </w:rPr>
          <w:t>ny of the below</w:t>
        </w:r>
      </w:ins>
      <w:ins w:id="2292" w:author="Fernandez, Susana" w:date="2023-01-31T13:45:00Z">
        <w:r w:rsidR="003B1EC4">
          <w:rPr>
            <w:rFonts w:ascii="Segoe UI" w:eastAsia="Times New Roman" w:hAnsi="Segoe UI" w:cs="Segoe UI"/>
            <w:sz w:val="21"/>
          </w:rPr>
          <w:t xml:space="preserve"> </w:t>
        </w:r>
      </w:ins>
      <w:ins w:id="2293" w:author="Fernandez, Susana" w:date="2023-01-30T15:42:00Z">
        <w:r>
          <w:rPr>
            <w:rFonts w:ascii="Segoe UI" w:eastAsia="Times New Roman" w:hAnsi="Segoe UI" w:cs="Segoe UI"/>
            <w:sz w:val="21"/>
          </w:rPr>
          <w:t xml:space="preserve">declined </w:t>
        </w:r>
      </w:ins>
      <w:ins w:id="2294" w:author="Fernandez, Susana" w:date="2023-01-31T13:46:00Z">
        <w:r w:rsidR="003B1EC4">
          <w:rPr>
            <w:rFonts w:ascii="Segoe UI" w:eastAsia="Times New Roman" w:hAnsi="Segoe UI" w:cs="Segoe UI"/>
            <w:sz w:val="21"/>
          </w:rPr>
          <w:t>codes:</w:t>
        </w:r>
      </w:ins>
    </w:p>
    <w:p w14:paraId="7BEE2E75" w14:textId="77777777" w:rsidR="00B93508" w:rsidRPr="00B93508" w:rsidRDefault="00B93508" w:rsidP="00C7259C">
      <w:pPr>
        <w:numPr>
          <w:ilvl w:val="1"/>
          <w:numId w:val="204"/>
        </w:numPr>
        <w:shd w:val="clear" w:color="auto" w:fill="FFFFFF"/>
        <w:spacing w:before="100" w:beforeAutospacing="1" w:after="100" w:afterAutospacing="1"/>
        <w:rPr>
          <w:ins w:id="2295" w:author="Fernandez, Susana" w:date="2023-01-30T15:40:00Z"/>
          <w:rFonts w:ascii="Segoe UI" w:eastAsia="Times New Roman" w:hAnsi="Segoe UI" w:cs="Segoe UI"/>
          <w:sz w:val="21"/>
        </w:rPr>
      </w:pPr>
      <w:ins w:id="2296" w:author="Fernandez, Susana" w:date="2023-01-30T15:40:00Z">
        <w:r w:rsidRPr="00B93508">
          <w:rPr>
            <w:rFonts w:ascii="Segoe UI" w:eastAsia="Times New Roman" w:hAnsi="Segoe UI" w:cs="Segoe UI"/>
            <w:sz w:val="21"/>
          </w:rPr>
          <w:lastRenderedPageBreak/>
          <w:t>720 - No surcharge applies</w:t>
        </w:r>
      </w:ins>
    </w:p>
    <w:p w14:paraId="7B7935C9" w14:textId="77777777" w:rsidR="00B93508" w:rsidRPr="00B93508" w:rsidRDefault="00B93508" w:rsidP="00C7259C">
      <w:pPr>
        <w:numPr>
          <w:ilvl w:val="1"/>
          <w:numId w:val="204"/>
        </w:numPr>
        <w:shd w:val="clear" w:color="auto" w:fill="FFFFFF"/>
        <w:spacing w:before="100" w:beforeAutospacing="1" w:after="100" w:afterAutospacing="1"/>
        <w:rPr>
          <w:ins w:id="2297" w:author="Fernandez, Susana" w:date="2023-01-30T15:40:00Z"/>
          <w:rFonts w:ascii="Segoe UI" w:eastAsia="Times New Roman" w:hAnsi="Segoe UI" w:cs="Segoe UI"/>
          <w:sz w:val="21"/>
        </w:rPr>
      </w:pPr>
      <w:ins w:id="2298" w:author="Fernandez, Susana" w:date="2023-01-30T15:40:00Z">
        <w:r w:rsidRPr="00B93508">
          <w:rPr>
            <w:rFonts w:ascii="Segoe UI" w:eastAsia="Times New Roman" w:hAnsi="Segoe UI" w:cs="Segoe UI"/>
            <w:sz w:val="21"/>
          </w:rPr>
          <w:t>721 - Surcharge applies</w:t>
        </w:r>
      </w:ins>
    </w:p>
    <w:p w14:paraId="741166D0" w14:textId="69735AFE" w:rsidR="00B93508" w:rsidRPr="00B93508" w:rsidRDefault="00B93508" w:rsidP="00C7259C">
      <w:pPr>
        <w:numPr>
          <w:ilvl w:val="1"/>
          <w:numId w:val="204"/>
        </w:numPr>
        <w:shd w:val="clear" w:color="auto" w:fill="FFFFFF"/>
        <w:spacing w:before="100" w:beforeAutospacing="1" w:after="100" w:afterAutospacing="1"/>
        <w:rPr>
          <w:ins w:id="2299" w:author="Fernandez, Susana" w:date="2023-01-30T15:40:00Z"/>
          <w:rFonts w:ascii="Segoe UI" w:eastAsia="Times New Roman" w:hAnsi="Segoe UI" w:cs="Segoe UI"/>
          <w:sz w:val="21"/>
        </w:rPr>
      </w:pPr>
      <w:ins w:id="2300" w:author="Fernandez, Susana" w:date="2023-01-30T15:40:00Z">
        <w:r w:rsidRPr="00B93508">
          <w:rPr>
            <w:rFonts w:ascii="Segoe UI" w:eastAsia="Times New Roman" w:hAnsi="Segoe UI" w:cs="Segoe UI"/>
            <w:sz w:val="21"/>
          </w:rPr>
          <w:t>722 - Excessive surcharge</w:t>
        </w:r>
      </w:ins>
      <w:ins w:id="2301" w:author="Fernandez, Susana" w:date="2023-01-31T13:13:00Z">
        <w:r w:rsidR="00327501">
          <w:rPr>
            <w:rFonts w:ascii="Segoe UI" w:eastAsia="Times New Roman" w:hAnsi="Segoe UI" w:cs="Segoe UI"/>
            <w:sz w:val="21"/>
          </w:rPr>
          <w:br/>
        </w:r>
      </w:ins>
    </w:p>
    <w:p w14:paraId="1B4174F4" w14:textId="31AD06C7" w:rsidR="00B93508" w:rsidRPr="00B93508" w:rsidRDefault="00B93508" w:rsidP="00C7259C">
      <w:pPr>
        <w:numPr>
          <w:ilvl w:val="0"/>
          <w:numId w:val="204"/>
        </w:numPr>
        <w:shd w:val="clear" w:color="auto" w:fill="FFFFFF"/>
        <w:spacing w:before="100" w:beforeAutospacing="1" w:after="240"/>
        <w:rPr>
          <w:ins w:id="2302" w:author="Fernandez, Susana" w:date="2023-01-30T15:40:00Z"/>
          <w:rFonts w:ascii="Segoe UI" w:eastAsia="Times New Roman" w:hAnsi="Segoe UI" w:cs="Segoe UI"/>
          <w:sz w:val="21"/>
        </w:rPr>
      </w:pPr>
      <w:ins w:id="2303" w:author="Fernandez, Susana" w:date="2023-01-30T15:40:00Z">
        <w:r w:rsidRPr="00B93508">
          <w:rPr>
            <w:rFonts w:ascii="Segoe UI" w:eastAsia="Times New Roman" w:hAnsi="Segoe UI" w:cs="Segoe UI"/>
            <w:sz w:val="21"/>
          </w:rPr>
          <w:t xml:space="preserve">The merchant can correct the surcharge amount and send the request message again </w:t>
        </w:r>
      </w:ins>
    </w:p>
    <w:p w14:paraId="39308052" w14:textId="07877975" w:rsidR="00B93508" w:rsidRPr="00B93508" w:rsidRDefault="00B93508" w:rsidP="00C7259C">
      <w:pPr>
        <w:numPr>
          <w:ilvl w:val="0"/>
          <w:numId w:val="204"/>
        </w:numPr>
        <w:shd w:val="clear" w:color="auto" w:fill="FFFFFF"/>
        <w:spacing w:before="100" w:beforeAutospacing="1" w:after="240"/>
        <w:rPr>
          <w:ins w:id="2304" w:author="Fernandez, Susana" w:date="2023-01-30T15:40:00Z"/>
          <w:rFonts w:ascii="Segoe UI" w:eastAsia="Times New Roman" w:hAnsi="Segoe UI" w:cs="Segoe UI"/>
          <w:sz w:val="21"/>
        </w:rPr>
      </w:pPr>
      <w:ins w:id="2305" w:author="Fernandez, Susana" w:date="2023-01-30T15:40:00Z">
        <w:r w:rsidRPr="00B93508">
          <w:rPr>
            <w:rFonts w:ascii="Segoe UI" w:eastAsia="Times New Roman" w:hAnsi="Segoe UI" w:cs="Segoe UI"/>
            <w:sz w:val="21"/>
          </w:rPr>
          <w:t>If the surcharge field passes validation and the transaction is sent to the PCN</w:t>
        </w:r>
      </w:ins>
      <w:ins w:id="2306" w:author="Fernandez, Susana" w:date="2023-01-31T14:12:00Z">
        <w:r w:rsidR="006C78F2">
          <w:rPr>
            <w:rFonts w:ascii="Segoe UI" w:eastAsia="Times New Roman" w:hAnsi="Segoe UI" w:cs="Segoe UI"/>
            <w:sz w:val="21"/>
          </w:rPr>
          <w:t xml:space="preserve"> for approval</w:t>
        </w:r>
        <w:r w:rsidR="006C78F2">
          <w:rPr>
            <w:rFonts w:ascii="Segoe UI" w:eastAsia="Times New Roman" w:hAnsi="Segoe UI" w:cs="Segoe UI"/>
            <w:sz w:val="21"/>
          </w:rPr>
          <w:br/>
          <w:t>T</w:t>
        </w:r>
      </w:ins>
      <w:ins w:id="2307" w:author="Fernandez, Susana" w:date="2023-01-30T15:40:00Z">
        <w:r w:rsidRPr="00B93508">
          <w:rPr>
            <w:rFonts w:ascii="Segoe UI" w:eastAsia="Times New Roman" w:hAnsi="Segoe UI" w:cs="Segoe UI"/>
            <w:sz w:val="21"/>
          </w:rPr>
          <w:t xml:space="preserve">he transaction could be declined </w:t>
        </w:r>
      </w:ins>
      <w:ins w:id="2308" w:author="Fernandez, Susana" w:date="2023-01-31T14:12:00Z">
        <w:r w:rsidR="006C78F2">
          <w:rPr>
            <w:rFonts w:ascii="Segoe UI" w:eastAsia="Times New Roman" w:hAnsi="Segoe UI" w:cs="Segoe UI"/>
            <w:sz w:val="21"/>
          </w:rPr>
          <w:t xml:space="preserve">by PCN </w:t>
        </w:r>
      </w:ins>
      <w:ins w:id="2309" w:author="Fernandez, Susana" w:date="2023-01-30T15:40:00Z">
        <w:r w:rsidRPr="00B93508">
          <w:rPr>
            <w:rFonts w:ascii="Segoe UI" w:eastAsia="Times New Roman" w:hAnsi="Segoe UI" w:cs="Segoe UI"/>
            <w:sz w:val="21"/>
          </w:rPr>
          <w:t>for any other reason (see possible response codes in the SPDH Specs, Appendix C)</w:t>
        </w:r>
      </w:ins>
    </w:p>
    <w:p w14:paraId="14B78ECD" w14:textId="1CC1C423" w:rsidR="00B93508" w:rsidRPr="00B93508" w:rsidRDefault="00B93508" w:rsidP="00C7259C">
      <w:pPr>
        <w:numPr>
          <w:ilvl w:val="0"/>
          <w:numId w:val="204"/>
        </w:numPr>
        <w:shd w:val="clear" w:color="auto" w:fill="FFFFFF"/>
        <w:spacing w:before="100" w:beforeAutospacing="1" w:after="100" w:afterAutospacing="1"/>
        <w:rPr>
          <w:ins w:id="2310" w:author="Fernandez, Susana" w:date="2023-01-30T15:40:00Z"/>
          <w:rFonts w:ascii="Segoe UI" w:eastAsia="Times New Roman" w:hAnsi="Segoe UI" w:cs="Segoe UI"/>
          <w:sz w:val="21"/>
        </w:rPr>
      </w:pPr>
      <w:ins w:id="2311" w:author="Fernandez, Susana" w:date="2023-01-30T15:40:00Z">
        <w:r w:rsidRPr="00B93508">
          <w:rPr>
            <w:rFonts w:ascii="Segoe UI" w:eastAsia="Times New Roman" w:hAnsi="Segoe UI" w:cs="Segoe UI"/>
            <w:sz w:val="21"/>
          </w:rPr>
          <w:t>There is an additional decline that will be in place until Phase 2 is implemented and the credit surcharge functionality is activated</w:t>
        </w:r>
      </w:ins>
      <w:ins w:id="2312" w:author="Fernandez, Susana" w:date="2023-01-30T15:44:00Z">
        <w:r w:rsidR="00024E4A">
          <w:rPr>
            <w:rFonts w:ascii="Segoe UI" w:eastAsia="Times New Roman" w:hAnsi="Segoe UI" w:cs="Segoe UI"/>
            <w:sz w:val="21"/>
          </w:rPr>
          <w:t>:</w:t>
        </w:r>
      </w:ins>
    </w:p>
    <w:p w14:paraId="60EE0D1C" w14:textId="734B3420" w:rsidR="00B93508" w:rsidRPr="00327501" w:rsidRDefault="00B93508" w:rsidP="00C7259C">
      <w:pPr>
        <w:numPr>
          <w:ilvl w:val="1"/>
          <w:numId w:val="204"/>
        </w:numPr>
        <w:shd w:val="clear" w:color="auto" w:fill="FFFFFF"/>
        <w:spacing w:before="100" w:beforeAutospacing="1" w:after="100" w:afterAutospacing="1"/>
        <w:rPr>
          <w:ins w:id="2313" w:author="Fernandez, Susana" w:date="2023-01-30T15:40:00Z"/>
          <w:rFonts w:ascii="Segoe UI" w:eastAsia="Times New Roman" w:hAnsi="Segoe UI" w:cs="Segoe UI"/>
          <w:sz w:val="21"/>
        </w:rPr>
      </w:pPr>
      <w:ins w:id="2314" w:author="Fernandez, Susana" w:date="2023-01-30T15:40:00Z">
        <w:r w:rsidRPr="00327501">
          <w:rPr>
            <w:rFonts w:ascii="Segoe UI" w:eastAsia="Times New Roman" w:hAnsi="Segoe UI" w:cs="Segoe UI"/>
            <w:sz w:val="21"/>
          </w:rPr>
          <w:t>723 - Credit surcharge is not allowed</w:t>
        </w:r>
      </w:ins>
      <w:ins w:id="2315" w:author="Fernandez, Susana" w:date="2023-01-31T14:12:00Z">
        <w:r w:rsidR="006C78F2">
          <w:rPr>
            <w:rFonts w:ascii="Segoe UI" w:eastAsia="Times New Roman" w:hAnsi="Segoe UI" w:cs="Segoe UI"/>
            <w:sz w:val="21"/>
          </w:rPr>
          <w:br/>
        </w:r>
      </w:ins>
      <w:ins w:id="2316" w:author="Fernandez, Susana" w:date="2023-01-30T15:40:00Z">
        <w:r w:rsidRPr="00327501">
          <w:rPr>
            <w:rFonts w:ascii="Segoe UI" w:eastAsia="Times New Roman" w:hAnsi="Segoe UI" w:cs="Segoe UI"/>
            <w:sz w:val="21"/>
          </w:rPr>
          <w:t> </w:t>
        </w:r>
      </w:ins>
    </w:p>
    <w:p w14:paraId="7854AB76" w14:textId="4DAD5906" w:rsidR="00BE093B" w:rsidRDefault="00BE093B" w:rsidP="00F047B3">
      <w:pPr>
        <w:pStyle w:val="Heading4"/>
        <w:rPr>
          <w:ins w:id="2317" w:author="Fernandez, Susana" w:date="2023-01-30T14:32:00Z"/>
        </w:rPr>
      </w:pPr>
      <w:ins w:id="2318" w:author="Fernandez, Susana" w:date="2023-01-30T11:03:00Z">
        <w:r>
          <w:t>Credit Surcharge New Response Codes</w:t>
        </w:r>
      </w:ins>
    </w:p>
    <w:p w14:paraId="0E3D1180" w14:textId="35F3162D" w:rsidR="00F047B3" w:rsidRPr="00F047B3" w:rsidRDefault="00F047B3" w:rsidP="00F047B3">
      <w:pPr>
        <w:rPr>
          <w:ins w:id="2319" w:author="Fernandez, Susana" w:date="2023-01-30T11:03:00Z"/>
          <w:lang w:val="en-GB"/>
        </w:rPr>
      </w:pPr>
      <w:ins w:id="2320" w:author="Fernandez, Susana" w:date="2023-01-30T14:32:00Z">
        <w:r>
          <w:rPr>
            <w:lang w:val="en-GB"/>
          </w:rPr>
          <w:t>TD Host has defined new response codes to support credit surcharge, the new values</w:t>
        </w:r>
      </w:ins>
      <w:ins w:id="2321" w:author="Fernandez, Susana" w:date="2023-01-30T14:33:00Z">
        <w:r w:rsidR="00874091">
          <w:rPr>
            <w:lang w:val="en-GB"/>
          </w:rPr>
          <w:t xml:space="preserve"> are described below and in the Appendix C – Response Codes.</w:t>
        </w:r>
      </w:ins>
    </w:p>
    <w:p w14:paraId="6342BB69" w14:textId="77777777" w:rsidR="00BE093B" w:rsidRDefault="00BE093B" w:rsidP="00BE093B">
      <w:pPr>
        <w:rPr>
          <w:ins w:id="2322" w:author="Fernandez, Susana" w:date="2023-01-30T11:03:00Z"/>
          <w:lang w:val="en-GB"/>
        </w:rPr>
      </w:pPr>
    </w:p>
    <w:tbl>
      <w:tblPr>
        <w:tblStyle w:val="TableGrid"/>
        <w:tblW w:w="9018" w:type="dxa"/>
        <w:tblInd w:w="612" w:type="dxa"/>
        <w:tblBorders>
          <w:left w:val="none" w:sz="0" w:space="0" w:color="auto"/>
          <w:right w:val="none" w:sz="0" w:space="0" w:color="auto"/>
        </w:tblBorders>
        <w:tblLook w:val="04A0" w:firstRow="1" w:lastRow="0" w:firstColumn="1" w:lastColumn="0" w:noHBand="0" w:noVBand="1"/>
      </w:tblPr>
      <w:tblGrid>
        <w:gridCol w:w="1908"/>
        <w:gridCol w:w="7110"/>
      </w:tblGrid>
      <w:tr w:rsidR="00874091" w:rsidRPr="00874091" w14:paraId="38C9C8FF" w14:textId="77777777" w:rsidTr="00874091">
        <w:trPr>
          <w:ins w:id="2323" w:author="Fernandez, Susana" w:date="2023-01-30T14:33:00Z"/>
        </w:trPr>
        <w:tc>
          <w:tcPr>
            <w:tcW w:w="1908" w:type="dxa"/>
          </w:tcPr>
          <w:p w14:paraId="2D1803B3" w14:textId="1082B8AA" w:rsidR="00874091" w:rsidRPr="00874091" w:rsidRDefault="00874091" w:rsidP="00874091">
            <w:pPr>
              <w:spacing w:before="60" w:after="60"/>
              <w:rPr>
                <w:ins w:id="2324" w:author="Fernandez, Susana" w:date="2023-01-30T14:33:00Z"/>
                <w:b/>
                <w:bCs/>
                <w:lang w:val="en-GB"/>
              </w:rPr>
            </w:pPr>
            <w:ins w:id="2325" w:author="Fernandez, Susana" w:date="2023-01-30T14:34:00Z">
              <w:r>
                <w:rPr>
                  <w:b/>
                  <w:bCs/>
                  <w:lang w:val="en-GB"/>
                </w:rPr>
                <w:t>Response Code</w:t>
              </w:r>
            </w:ins>
          </w:p>
        </w:tc>
        <w:tc>
          <w:tcPr>
            <w:tcW w:w="7110" w:type="dxa"/>
          </w:tcPr>
          <w:p w14:paraId="0D52B3D6" w14:textId="7D09D4F5" w:rsidR="00874091" w:rsidRPr="00874091" w:rsidRDefault="00874091" w:rsidP="00874091">
            <w:pPr>
              <w:spacing w:before="60" w:after="60"/>
              <w:rPr>
                <w:ins w:id="2326" w:author="Fernandez, Susana" w:date="2023-01-30T14:33:00Z"/>
                <w:b/>
                <w:bCs/>
                <w:lang w:val="en-GB"/>
              </w:rPr>
            </w:pPr>
            <w:ins w:id="2327" w:author="Fernandez, Susana" w:date="2023-01-30T14:34:00Z">
              <w:r>
                <w:rPr>
                  <w:b/>
                  <w:bCs/>
                  <w:lang w:val="en-GB"/>
                </w:rPr>
                <w:t>Description</w:t>
              </w:r>
            </w:ins>
          </w:p>
        </w:tc>
      </w:tr>
      <w:tr w:rsidR="00874091" w14:paraId="7E007FF9" w14:textId="77777777" w:rsidTr="00874091">
        <w:trPr>
          <w:trHeight w:val="179"/>
          <w:ins w:id="2328" w:author="Fernandez, Susana" w:date="2023-01-30T14:33:00Z"/>
        </w:trPr>
        <w:tc>
          <w:tcPr>
            <w:tcW w:w="1908" w:type="dxa"/>
          </w:tcPr>
          <w:p w14:paraId="3030B794" w14:textId="323E3917" w:rsidR="00874091" w:rsidRPr="00874091" w:rsidRDefault="00874091" w:rsidP="00874091">
            <w:pPr>
              <w:spacing w:before="60" w:after="60"/>
              <w:jc w:val="center"/>
              <w:rPr>
                <w:ins w:id="2329" w:author="Fernandez, Susana" w:date="2023-01-30T14:33:00Z"/>
                <w:b/>
                <w:bCs/>
                <w:lang w:val="en-GB"/>
              </w:rPr>
            </w:pPr>
            <w:ins w:id="2330" w:author="Fernandez, Susana" w:date="2023-01-30T14:34:00Z">
              <w:r>
                <w:rPr>
                  <w:b/>
                  <w:bCs/>
                  <w:lang w:val="en-GB"/>
                </w:rPr>
                <w:t>7</w:t>
              </w:r>
            </w:ins>
            <w:ins w:id="2331" w:author="Fernandez, Susana" w:date="2023-01-30T14:35:00Z">
              <w:r>
                <w:rPr>
                  <w:b/>
                  <w:bCs/>
                  <w:lang w:val="en-GB"/>
                </w:rPr>
                <w:t>20</w:t>
              </w:r>
            </w:ins>
          </w:p>
        </w:tc>
        <w:tc>
          <w:tcPr>
            <w:tcW w:w="7110" w:type="dxa"/>
          </w:tcPr>
          <w:p w14:paraId="57FF738B" w14:textId="1AA285F8" w:rsidR="00874091" w:rsidRDefault="00874091" w:rsidP="00874091">
            <w:pPr>
              <w:spacing w:before="60" w:after="60"/>
              <w:rPr>
                <w:ins w:id="2332" w:author="Fernandez, Susana" w:date="2023-01-30T14:33:00Z"/>
                <w:lang w:val="en-GB"/>
              </w:rPr>
            </w:pPr>
            <w:ins w:id="2333" w:author="Fernandez, Susana" w:date="2023-01-30T14:35:00Z">
              <w:r>
                <w:rPr>
                  <w:lang w:val="en-GB"/>
                </w:rPr>
                <w:t>No surcharge applies</w:t>
              </w:r>
            </w:ins>
          </w:p>
        </w:tc>
      </w:tr>
      <w:tr w:rsidR="00874091" w14:paraId="327B026E" w14:textId="77777777" w:rsidTr="00874091">
        <w:trPr>
          <w:ins w:id="2334" w:author="Fernandez, Susana" w:date="2023-01-30T14:35:00Z"/>
        </w:trPr>
        <w:tc>
          <w:tcPr>
            <w:tcW w:w="1908" w:type="dxa"/>
          </w:tcPr>
          <w:p w14:paraId="4A22756C" w14:textId="7B337FD9" w:rsidR="00874091" w:rsidRDefault="00874091" w:rsidP="00874091">
            <w:pPr>
              <w:spacing w:before="60" w:after="60"/>
              <w:jc w:val="center"/>
              <w:rPr>
                <w:ins w:id="2335" w:author="Fernandez, Susana" w:date="2023-01-30T14:35:00Z"/>
                <w:b/>
                <w:bCs/>
                <w:lang w:val="en-GB"/>
              </w:rPr>
            </w:pPr>
            <w:ins w:id="2336" w:author="Fernandez, Susana" w:date="2023-01-30T14:35:00Z">
              <w:r>
                <w:rPr>
                  <w:b/>
                  <w:bCs/>
                  <w:lang w:val="en-GB"/>
                </w:rPr>
                <w:t>721</w:t>
              </w:r>
            </w:ins>
          </w:p>
        </w:tc>
        <w:tc>
          <w:tcPr>
            <w:tcW w:w="7110" w:type="dxa"/>
          </w:tcPr>
          <w:p w14:paraId="26FF7D6A" w14:textId="7C9A81DD" w:rsidR="00874091" w:rsidRDefault="00874091" w:rsidP="00874091">
            <w:pPr>
              <w:spacing w:before="60" w:after="60"/>
              <w:rPr>
                <w:ins w:id="2337" w:author="Fernandez, Susana" w:date="2023-01-30T14:35:00Z"/>
                <w:lang w:val="en-GB"/>
              </w:rPr>
            </w:pPr>
            <w:ins w:id="2338" w:author="Fernandez, Susana" w:date="2023-01-30T14:35:00Z">
              <w:r>
                <w:rPr>
                  <w:lang w:val="en-GB"/>
                </w:rPr>
                <w:t>Surcharge applies</w:t>
              </w:r>
            </w:ins>
          </w:p>
        </w:tc>
      </w:tr>
      <w:tr w:rsidR="00874091" w14:paraId="253B10FC" w14:textId="77777777" w:rsidTr="00874091">
        <w:trPr>
          <w:ins w:id="2339" w:author="Fernandez, Susana" w:date="2023-01-30T14:35:00Z"/>
        </w:trPr>
        <w:tc>
          <w:tcPr>
            <w:tcW w:w="1908" w:type="dxa"/>
          </w:tcPr>
          <w:p w14:paraId="5A41D24A" w14:textId="2F4F14AF" w:rsidR="00874091" w:rsidRDefault="00874091" w:rsidP="00874091">
            <w:pPr>
              <w:spacing w:before="60" w:after="60"/>
              <w:jc w:val="center"/>
              <w:rPr>
                <w:ins w:id="2340" w:author="Fernandez, Susana" w:date="2023-01-30T14:35:00Z"/>
                <w:b/>
                <w:bCs/>
                <w:lang w:val="en-GB"/>
              </w:rPr>
            </w:pPr>
            <w:ins w:id="2341" w:author="Fernandez, Susana" w:date="2023-01-30T14:35:00Z">
              <w:r>
                <w:rPr>
                  <w:b/>
                  <w:bCs/>
                  <w:lang w:val="en-GB"/>
                </w:rPr>
                <w:t>722</w:t>
              </w:r>
            </w:ins>
          </w:p>
        </w:tc>
        <w:tc>
          <w:tcPr>
            <w:tcW w:w="7110" w:type="dxa"/>
          </w:tcPr>
          <w:p w14:paraId="4825C0A2" w14:textId="77777777" w:rsidR="00874091" w:rsidRDefault="00874091" w:rsidP="00874091">
            <w:pPr>
              <w:spacing w:before="60" w:after="60"/>
              <w:rPr>
                <w:ins w:id="2342" w:author="Fernandez, Susana" w:date="2023-01-30T14:35:00Z"/>
                <w:lang w:val="en-GB"/>
              </w:rPr>
            </w:pPr>
            <w:ins w:id="2343" w:author="Fernandez, Susana" w:date="2023-01-30T14:35:00Z">
              <w:r>
                <w:rPr>
                  <w:lang w:val="en-GB"/>
                </w:rPr>
                <w:t>Excessive surcharge. This response code is used for:</w:t>
              </w:r>
            </w:ins>
          </w:p>
          <w:p w14:paraId="39E6ED9A" w14:textId="77777777" w:rsidR="00874091" w:rsidRDefault="00874091" w:rsidP="00C7259C">
            <w:pPr>
              <w:pStyle w:val="ListParagraph"/>
              <w:numPr>
                <w:ilvl w:val="0"/>
                <w:numId w:val="202"/>
              </w:numPr>
              <w:spacing w:before="60" w:after="60"/>
              <w:rPr>
                <w:ins w:id="2344" w:author="Fernandez, Susana" w:date="2023-01-30T14:36:00Z"/>
                <w:lang w:val="en-GB"/>
              </w:rPr>
            </w:pPr>
            <w:ins w:id="2345" w:author="Fernandez, Susana" w:date="2023-01-30T14:35:00Z">
              <w:r>
                <w:rPr>
                  <w:lang w:val="en-GB"/>
                </w:rPr>
                <w:t xml:space="preserve">Credit cards when the surcharge amount </w:t>
              </w:r>
            </w:ins>
            <w:ins w:id="2346" w:author="Fernandez, Susana" w:date="2023-01-30T14:36:00Z">
              <w:r>
                <w:rPr>
                  <w:lang w:val="en-GB"/>
                </w:rPr>
                <w:t>is &gt; 2.4%</w:t>
              </w:r>
            </w:ins>
          </w:p>
          <w:p w14:paraId="2A2D419E" w14:textId="77E680A6" w:rsidR="00874091" w:rsidRPr="00874091" w:rsidRDefault="00874091" w:rsidP="00C7259C">
            <w:pPr>
              <w:pStyle w:val="ListParagraph"/>
              <w:numPr>
                <w:ilvl w:val="0"/>
                <w:numId w:val="202"/>
              </w:numPr>
              <w:spacing w:before="60" w:after="60"/>
              <w:rPr>
                <w:ins w:id="2347" w:author="Fernandez, Susana" w:date="2023-01-30T14:35:00Z"/>
                <w:lang w:val="en-GB"/>
              </w:rPr>
            </w:pPr>
            <w:ins w:id="2348" w:author="Fernandez, Susana" w:date="2023-01-30T14:36:00Z">
              <w:r>
                <w:rPr>
                  <w:lang w:val="en-GB"/>
                </w:rPr>
                <w:t>Card verify transactions, when the surcharge amount is not = $0.00</w:t>
              </w:r>
            </w:ins>
          </w:p>
        </w:tc>
      </w:tr>
      <w:tr w:rsidR="00874091" w14:paraId="07191043" w14:textId="77777777" w:rsidTr="00874091">
        <w:trPr>
          <w:ins w:id="2349" w:author="Fernandez, Susana" w:date="2023-01-30T14:36:00Z"/>
        </w:trPr>
        <w:tc>
          <w:tcPr>
            <w:tcW w:w="1908" w:type="dxa"/>
          </w:tcPr>
          <w:p w14:paraId="43C8F4CB" w14:textId="20073FBE" w:rsidR="00874091" w:rsidRDefault="00874091" w:rsidP="00874091">
            <w:pPr>
              <w:spacing w:before="60" w:after="60"/>
              <w:jc w:val="center"/>
              <w:rPr>
                <w:ins w:id="2350" w:author="Fernandez, Susana" w:date="2023-01-30T14:36:00Z"/>
                <w:b/>
                <w:bCs/>
                <w:lang w:val="en-GB"/>
              </w:rPr>
            </w:pPr>
            <w:ins w:id="2351" w:author="Fernandez, Susana" w:date="2023-01-30T14:36:00Z">
              <w:r>
                <w:rPr>
                  <w:b/>
                  <w:bCs/>
                  <w:lang w:val="en-GB"/>
                </w:rPr>
                <w:t>723</w:t>
              </w:r>
            </w:ins>
          </w:p>
        </w:tc>
        <w:tc>
          <w:tcPr>
            <w:tcW w:w="7110" w:type="dxa"/>
          </w:tcPr>
          <w:p w14:paraId="0F63EA1D" w14:textId="3BED383B" w:rsidR="00874091" w:rsidRDefault="00874091" w:rsidP="00874091">
            <w:pPr>
              <w:spacing w:before="60" w:after="60"/>
              <w:rPr>
                <w:ins w:id="2352" w:author="Fernandez, Susana" w:date="2023-01-30T14:36:00Z"/>
                <w:lang w:val="en-GB"/>
              </w:rPr>
            </w:pPr>
            <w:ins w:id="2353" w:author="Fernandez, Susana" w:date="2023-01-30T14:36:00Z">
              <w:r>
                <w:rPr>
                  <w:lang w:val="en-GB"/>
                </w:rPr>
                <w:t>Credit surcharg</w:t>
              </w:r>
            </w:ins>
            <w:ins w:id="2354" w:author="Fernandez, Susana" w:date="2023-01-30T14:37:00Z">
              <w:r>
                <w:rPr>
                  <w:lang w:val="en-GB"/>
                </w:rPr>
                <w:t>e is not allowed</w:t>
              </w:r>
            </w:ins>
          </w:p>
        </w:tc>
      </w:tr>
    </w:tbl>
    <w:p w14:paraId="121C9A91" w14:textId="77777777" w:rsidR="00BE093B" w:rsidRDefault="00BE093B" w:rsidP="00BE093B">
      <w:pPr>
        <w:rPr>
          <w:ins w:id="2355" w:author="Fernandez, Susana" w:date="2023-01-30T11:03:00Z"/>
          <w:lang w:val="en-GB"/>
        </w:rPr>
      </w:pPr>
    </w:p>
    <w:p w14:paraId="593D9F37" w14:textId="77777777" w:rsidR="005D75F0" w:rsidRDefault="005D75F0" w:rsidP="005D75F0">
      <w:pPr>
        <w:rPr>
          <w:ins w:id="2356" w:author="Fernandez, Susana" w:date="2023-01-30T10:38:00Z"/>
          <w:lang w:val="en-GB"/>
        </w:rPr>
      </w:pPr>
    </w:p>
    <w:p w14:paraId="0CABA5F7" w14:textId="77777777" w:rsidR="005D75F0" w:rsidRPr="00BC06D3" w:rsidRDefault="005D75F0" w:rsidP="00947AC1">
      <w:pPr>
        <w:rPr>
          <w:ins w:id="2357" w:author="Fernandez, Susana" w:date="2023-01-27T16:26:00Z"/>
        </w:rPr>
      </w:pPr>
    </w:p>
    <w:p w14:paraId="507D3912" w14:textId="1FDA94BC" w:rsidR="00F85DE0" w:rsidRDefault="00F85DE0" w:rsidP="00F85DE0">
      <w:pPr>
        <w:pStyle w:val="Heading3"/>
        <w:rPr>
          <w:ins w:id="2358" w:author="Fernandez, Susana" w:date="2023-01-27T15:46:00Z"/>
        </w:rPr>
      </w:pPr>
      <w:ins w:id="2359" w:author="Fernandez, Susana" w:date="2023-01-27T15:46:00Z">
        <w:r>
          <w:t>Debit Surcharge S</w:t>
        </w:r>
        <w:del w:id="2360" w:author="Fernandez, Susana" w:date="2023-01-27T15:46:00Z">
          <w:r w:rsidDel="00F85DE0">
            <w:delText>s</w:delText>
          </w:r>
        </w:del>
        <w:r>
          <w:t>upport</w:t>
        </w:r>
      </w:ins>
      <w:ins w:id="2361" w:author="Fernandez, Susana" w:date="2023-01-27T16:03:00Z">
        <w:r w:rsidR="007136F7">
          <w:t xml:space="preserve"> for Interac</w:t>
        </w:r>
      </w:ins>
    </w:p>
    <w:p w14:paraId="6F035AC7" w14:textId="3071AF42" w:rsidR="00F85DE0" w:rsidRDefault="00F85DE0" w:rsidP="00F85DE0">
      <w:pPr>
        <w:rPr>
          <w:ins w:id="2362" w:author="Fernandez, Susana" w:date="2023-01-27T15:46:00Z"/>
          <w:rFonts w:cs="Arial"/>
          <w:snapToGrid w:val="0"/>
          <w:color w:val="000000"/>
        </w:rPr>
      </w:pPr>
      <w:ins w:id="2363" w:author="Fernandez, Susana" w:date="2023-01-27T15:46:00Z">
        <w:r>
          <w:rPr>
            <w:rFonts w:cs="Arial"/>
            <w:snapToGrid w:val="0"/>
            <w:color w:val="000000"/>
          </w:rPr>
          <w:t>Interac debit transactions support surcharge and it will continue to be supported,  the surcharge amount is included in the transaction amount (FID B – Amount 1)</w:t>
        </w:r>
      </w:ins>
      <w:ins w:id="2364" w:author="Fernandez, Susana" w:date="2023-01-31T13:52:00Z">
        <w:r w:rsidR="00F0528B">
          <w:rPr>
            <w:rFonts w:cs="Arial"/>
            <w:snapToGrid w:val="0"/>
            <w:color w:val="000000"/>
          </w:rPr>
          <w:t xml:space="preserve">; </w:t>
        </w:r>
      </w:ins>
      <w:ins w:id="2365" w:author="Fernandez, Susana" w:date="2023-01-27T15:46:00Z">
        <w:r>
          <w:rPr>
            <w:rFonts w:cs="Arial"/>
            <w:snapToGrid w:val="0"/>
            <w:color w:val="000000"/>
          </w:rPr>
          <w:t>additionally the surcharge amount will need to be populated  in the new field FID 9 SFID b with the surcharge amount.</w:t>
        </w:r>
      </w:ins>
    </w:p>
    <w:p w14:paraId="6EBE6C11" w14:textId="77777777" w:rsidR="00F85DE0" w:rsidRDefault="00F85DE0" w:rsidP="00F85DE0">
      <w:pPr>
        <w:rPr>
          <w:ins w:id="2366" w:author="Fernandez, Susana" w:date="2023-01-27T15:46:00Z"/>
          <w:rFonts w:cs="Arial"/>
          <w:snapToGrid w:val="0"/>
          <w:color w:val="000000"/>
        </w:rPr>
      </w:pPr>
    </w:p>
    <w:p w14:paraId="1A44B80C" w14:textId="1036A487" w:rsidR="00F85DE0" w:rsidRDefault="00F0528B" w:rsidP="00F85DE0">
      <w:pPr>
        <w:rPr>
          <w:ins w:id="2367" w:author="Fernandez, Susana" w:date="2023-01-27T15:46:00Z"/>
          <w:rFonts w:cs="Arial"/>
          <w:snapToGrid w:val="0"/>
          <w:color w:val="000000"/>
        </w:rPr>
      </w:pPr>
      <w:ins w:id="2368" w:author="Fernandez, Susana" w:date="2023-01-31T13:49:00Z">
        <w:r>
          <w:rPr>
            <w:rFonts w:cs="Arial"/>
            <w:snapToGrid w:val="0"/>
            <w:color w:val="000000"/>
          </w:rPr>
          <w:t xml:space="preserve">TD Host will not </w:t>
        </w:r>
      </w:ins>
      <w:ins w:id="2369" w:author="Fernandez, Susana" w:date="2023-01-31T13:50:00Z">
        <w:r>
          <w:rPr>
            <w:rFonts w:cs="Arial"/>
            <w:snapToGrid w:val="0"/>
            <w:color w:val="000000"/>
          </w:rPr>
          <w:t>perform credit surcharge validation on Interac transaction</w:t>
        </w:r>
      </w:ins>
      <w:ins w:id="2370" w:author="Fernandez, Susana" w:date="2023-01-31T13:51:00Z">
        <w:r>
          <w:rPr>
            <w:rFonts w:cs="Arial"/>
            <w:snapToGrid w:val="0"/>
            <w:color w:val="000000"/>
          </w:rPr>
          <w:t xml:space="preserve">s. </w:t>
        </w:r>
      </w:ins>
    </w:p>
    <w:p w14:paraId="7A6D7F95" w14:textId="10CB36E3" w:rsidR="00E03C44" w:rsidDel="00F85DE0" w:rsidRDefault="00E03C44" w:rsidP="000661FF">
      <w:pPr>
        <w:rPr>
          <w:del w:id="2371" w:author="Fernandez, Susana" w:date="2023-01-27T15:45:00Z"/>
          <w:rFonts w:cs="Arial"/>
          <w:snapToGrid w:val="0"/>
          <w:color w:val="000000"/>
        </w:rPr>
      </w:pPr>
      <w:del w:id="2372" w:author="Fernandez, Susana" w:date="2023-01-27T15:45:00Z">
        <w:r w:rsidDel="00F85DE0">
          <w:rPr>
            <w:rFonts w:cs="Arial"/>
            <w:snapToGrid w:val="0"/>
            <w:color w:val="000000"/>
          </w:rPr>
          <w:delText>More details on credit surcharge transactions will be provided in next version of the SPDH Specifications.</w:delText>
        </w:r>
      </w:del>
    </w:p>
    <w:p w14:paraId="70B20BCA" w14:textId="5F05636D" w:rsidR="00B51B7C" w:rsidDel="00F85DE0" w:rsidRDefault="00B51B7C" w:rsidP="000661FF">
      <w:pPr>
        <w:rPr>
          <w:del w:id="2373" w:author="Fernandez, Susana" w:date="2023-01-27T15:45:00Z"/>
          <w:rFonts w:cs="Arial"/>
          <w:snapToGrid w:val="0"/>
          <w:color w:val="000000"/>
        </w:rPr>
      </w:pPr>
    </w:p>
    <w:p w14:paraId="335822EF" w14:textId="2A69FF82" w:rsidR="00872BCA" w:rsidDel="00F85DE0" w:rsidRDefault="00872BCA" w:rsidP="00872BCA">
      <w:pPr>
        <w:pStyle w:val="Heading4"/>
        <w:rPr>
          <w:moveFrom w:id="2374" w:author="Fernandez, Susana" w:date="2023-01-27T15:45:00Z"/>
        </w:rPr>
      </w:pPr>
      <w:moveFromRangeStart w:id="2375" w:author="Fernandez, Susana" w:date="2023-01-27T15:45:00Z" w:name="move125726760"/>
      <w:moveFrom w:id="2376" w:author="Fernandez, Susana" w:date="2023-01-27T15:45:00Z">
        <w:r w:rsidDel="00F85DE0">
          <w:t>Debit Surcharge support</w:t>
        </w:r>
      </w:moveFrom>
    </w:p>
    <w:p w14:paraId="025BE410" w14:textId="38A0CE62" w:rsidR="00B51B7C" w:rsidDel="00F85DE0" w:rsidRDefault="00B51B7C" w:rsidP="000661FF">
      <w:pPr>
        <w:rPr>
          <w:moveFrom w:id="2377" w:author="Fernandez, Susana" w:date="2023-01-27T15:45:00Z"/>
          <w:rFonts w:cs="Arial"/>
          <w:snapToGrid w:val="0"/>
          <w:color w:val="000000"/>
        </w:rPr>
      </w:pPr>
      <w:moveFrom w:id="2378" w:author="Fernandez, Susana" w:date="2023-01-27T15:45:00Z">
        <w:r w:rsidDel="00F85DE0">
          <w:rPr>
            <w:rFonts w:cs="Arial"/>
            <w:snapToGrid w:val="0"/>
            <w:color w:val="000000"/>
          </w:rPr>
          <w:t xml:space="preserve">Interac debit transactions support surcharge </w:t>
        </w:r>
        <w:r w:rsidR="00067C68" w:rsidDel="00F85DE0">
          <w:rPr>
            <w:rFonts w:cs="Arial"/>
            <w:snapToGrid w:val="0"/>
            <w:color w:val="000000"/>
          </w:rPr>
          <w:t xml:space="preserve">and it </w:t>
        </w:r>
        <w:r w:rsidDel="00F85DE0">
          <w:rPr>
            <w:rFonts w:cs="Arial"/>
            <w:snapToGrid w:val="0"/>
            <w:color w:val="000000"/>
          </w:rPr>
          <w:t>will continue to be supported</w:t>
        </w:r>
        <w:r w:rsidR="00AA09CC" w:rsidDel="00F85DE0">
          <w:rPr>
            <w:rFonts w:cs="Arial"/>
            <w:snapToGrid w:val="0"/>
            <w:color w:val="000000"/>
          </w:rPr>
          <w:t>,  t</w:t>
        </w:r>
        <w:r w:rsidDel="00F85DE0">
          <w:rPr>
            <w:rFonts w:cs="Arial"/>
            <w:snapToGrid w:val="0"/>
            <w:color w:val="000000"/>
          </w:rPr>
          <w:t xml:space="preserve">he surcharge amount </w:t>
        </w:r>
        <w:r w:rsidR="00AA09CC" w:rsidDel="00F85DE0">
          <w:rPr>
            <w:rFonts w:cs="Arial"/>
            <w:snapToGrid w:val="0"/>
            <w:color w:val="000000"/>
          </w:rPr>
          <w:t>is</w:t>
        </w:r>
        <w:r w:rsidDel="00F85DE0">
          <w:rPr>
            <w:rFonts w:cs="Arial"/>
            <w:snapToGrid w:val="0"/>
            <w:color w:val="000000"/>
          </w:rPr>
          <w:t xml:space="preserve"> included in the transaction</w:t>
        </w:r>
        <w:r w:rsidR="00C14C80" w:rsidDel="00F85DE0">
          <w:rPr>
            <w:rFonts w:cs="Arial"/>
            <w:snapToGrid w:val="0"/>
            <w:color w:val="000000"/>
          </w:rPr>
          <w:t xml:space="preserve"> </w:t>
        </w:r>
        <w:r w:rsidDel="00F85DE0">
          <w:rPr>
            <w:rFonts w:cs="Arial"/>
            <w:snapToGrid w:val="0"/>
            <w:color w:val="000000"/>
          </w:rPr>
          <w:t xml:space="preserve"> amount </w:t>
        </w:r>
        <w:r w:rsidR="00C14C80" w:rsidDel="00F85DE0">
          <w:rPr>
            <w:rFonts w:cs="Arial"/>
            <w:snapToGrid w:val="0"/>
            <w:color w:val="000000"/>
          </w:rPr>
          <w:t xml:space="preserve">(FID B – Amount 1) </w:t>
        </w:r>
        <w:r w:rsidR="00872BCA" w:rsidDel="00F85DE0">
          <w:rPr>
            <w:rFonts w:cs="Arial"/>
            <w:snapToGrid w:val="0"/>
            <w:color w:val="000000"/>
          </w:rPr>
          <w:t>and</w:t>
        </w:r>
        <w:r w:rsidR="00AA09CC" w:rsidDel="00F85DE0">
          <w:rPr>
            <w:rFonts w:cs="Arial"/>
            <w:snapToGrid w:val="0"/>
            <w:color w:val="000000"/>
          </w:rPr>
          <w:t xml:space="preserve"> additionally</w:t>
        </w:r>
        <w:r w:rsidR="00C14C80" w:rsidDel="00F85DE0">
          <w:rPr>
            <w:rFonts w:cs="Arial"/>
            <w:snapToGrid w:val="0"/>
            <w:color w:val="000000"/>
          </w:rPr>
          <w:t xml:space="preserve"> the</w:t>
        </w:r>
        <w:r w:rsidR="00872BCA" w:rsidDel="00F85DE0">
          <w:rPr>
            <w:rFonts w:cs="Arial"/>
            <w:snapToGrid w:val="0"/>
            <w:color w:val="000000"/>
          </w:rPr>
          <w:t xml:space="preserve"> </w:t>
        </w:r>
        <w:r w:rsidR="00AA09CC" w:rsidDel="00F85DE0">
          <w:rPr>
            <w:rFonts w:cs="Arial"/>
            <w:snapToGrid w:val="0"/>
            <w:color w:val="000000"/>
          </w:rPr>
          <w:t xml:space="preserve">surcharge amount will need to be populated  in </w:t>
        </w:r>
        <w:r w:rsidR="00872BCA" w:rsidDel="00F85DE0">
          <w:rPr>
            <w:rFonts w:cs="Arial"/>
            <w:snapToGrid w:val="0"/>
            <w:color w:val="000000"/>
          </w:rPr>
          <w:t>the new field FID 9 SFID b with the surcharge amount</w:t>
        </w:r>
        <w:r w:rsidR="00AA09CC" w:rsidDel="00F85DE0">
          <w:rPr>
            <w:rFonts w:cs="Arial"/>
            <w:snapToGrid w:val="0"/>
            <w:color w:val="000000"/>
          </w:rPr>
          <w:t>.</w:t>
        </w:r>
      </w:moveFrom>
    </w:p>
    <w:p w14:paraId="73971830" w14:textId="0C1A6789" w:rsidR="00B51B7C" w:rsidDel="00F85DE0" w:rsidRDefault="00B51B7C" w:rsidP="000661FF">
      <w:pPr>
        <w:rPr>
          <w:moveFrom w:id="2379" w:author="Fernandez, Susana" w:date="2023-01-27T15:45:00Z"/>
          <w:rFonts w:cs="Arial"/>
          <w:snapToGrid w:val="0"/>
          <w:color w:val="000000"/>
        </w:rPr>
      </w:pPr>
    </w:p>
    <w:p w14:paraId="24BF657C" w14:textId="209FA844" w:rsidR="00B51B7C" w:rsidDel="00F85DE0" w:rsidRDefault="00B51B7C" w:rsidP="000661FF">
      <w:pPr>
        <w:rPr>
          <w:moveFrom w:id="2380" w:author="Fernandez, Susana" w:date="2023-01-27T15:45:00Z"/>
          <w:rFonts w:cs="Arial"/>
          <w:snapToGrid w:val="0"/>
          <w:color w:val="000000"/>
        </w:rPr>
      </w:pPr>
      <w:moveFrom w:id="2381" w:author="Fernandez, Susana" w:date="2023-01-27T15:45:00Z">
        <w:r w:rsidDel="00F85DE0">
          <w:rPr>
            <w:rFonts w:cs="Arial"/>
            <w:snapToGrid w:val="0"/>
            <w:color w:val="000000"/>
          </w:rPr>
          <w:t xml:space="preserve">More details on </w:t>
        </w:r>
        <w:r w:rsidR="00F77C92" w:rsidDel="00F85DE0">
          <w:rPr>
            <w:rFonts w:cs="Arial"/>
            <w:snapToGrid w:val="0"/>
            <w:color w:val="000000"/>
          </w:rPr>
          <w:t>debit</w:t>
        </w:r>
        <w:r w:rsidDel="00F85DE0">
          <w:rPr>
            <w:rFonts w:cs="Arial"/>
            <w:snapToGrid w:val="0"/>
            <w:color w:val="000000"/>
          </w:rPr>
          <w:t xml:space="preserve"> </w:t>
        </w:r>
        <w:r w:rsidR="00F47164" w:rsidDel="00F85DE0">
          <w:rPr>
            <w:rFonts w:cs="Arial"/>
            <w:snapToGrid w:val="0"/>
            <w:color w:val="000000"/>
          </w:rPr>
          <w:t xml:space="preserve">or prepaid </w:t>
        </w:r>
        <w:r w:rsidDel="00F85DE0">
          <w:rPr>
            <w:rFonts w:cs="Arial"/>
            <w:snapToGrid w:val="0"/>
            <w:color w:val="000000"/>
          </w:rPr>
          <w:t xml:space="preserve">surcharge transactions </w:t>
        </w:r>
        <w:r w:rsidR="00F77C92" w:rsidDel="00F85DE0">
          <w:rPr>
            <w:rFonts w:cs="Arial"/>
            <w:snapToGrid w:val="0"/>
            <w:color w:val="000000"/>
          </w:rPr>
          <w:t>for other Payment Card Networks</w:t>
        </w:r>
        <w:r w:rsidR="00F47164" w:rsidDel="00F85DE0">
          <w:rPr>
            <w:rFonts w:cs="Arial"/>
            <w:snapToGrid w:val="0"/>
            <w:color w:val="000000"/>
          </w:rPr>
          <w:t xml:space="preserve"> that do not support surcharge on debit or prepaid cards</w:t>
        </w:r>
        <w:r w:rsidR="00F77C92" w:rsidDel="00F85DE0">
          <w:rPr>
            <w:rFonts w:cs="Arial"/>
            <w:snapToGrid w:val="0"/>
            <w:color w:val="000000"/>
          </w:rPr>
          <w:t xml:space="preserve"> </w:t>
        </w:r>
        <w:r w:rsidDel="00F85DE0">
          <w:rPr>
            <w:rFonts w:cs="Arial"/>
            <w:snapToGrid w:val="0"/>
            <w:color w:val="000000"/>
          </w:rPr>
          <w:t>will be provided in the next version of the SPDH Specifications.</w:t>
        </w:r>
      </w:moveFrom>
    </w:p>
    <w:moveFromRangeEnd w:id="2375"/>
    <w:p w14:paraId="6B56F11D" w14:textId="77777777" w:rsidR="00524482" w:rsidRDefault="00524482" w:rsidP="000661FF">
      <w:pPr>
        <w:rPr>
          <w:rFonts w:cs="Arial"/>
          <w:snapToGrid w:val="0"/>
          <w:color w:val="000000"/>
        </w:rPr>
      </w:pPr>
    </w:p>
    <w:p w14:paraId="449C0A3A" w14:textId="77777777" w:rsidR="00F42556" w:rsidRDefault="00F42556">
      <w:pPr>
        <w:rPr>
          <w:ins w:id="2382" w:author="Fernandez, Susana" w:date="2023-01-27T15:33:00Z"/>
          <w:rFonts w:asciiTheme="majorHAnsi" w:eastAsiaTheme="majorEastAsia" w:hAnsiTheme="majorHAnsi" w:cstheme="majorBidi"/>
          <w:b/>
          <w:color w:val="538135" w:themeColor="accent3"/>
          <w:sz w:val="34"/>
          <w:szCs w:val="24"/>
          <w:lang w:val="en-GB"/>
        </w:rPr>
      </w:pPr>
      <w:ins w:id="2383" w:author="Fernandez, Susana" w:date="2023-01-27T15:33:00Z">
        <w:r>
          <w:rPr>
            <w:lang w:val="en-GB"/>
          </w:rPr>
          <w:br w:type="page"/>
        </w:r>
      </w:ins>
    </w:p>
    <w:p w14:paraId="45A36AB8" w14:textId="0587C4F8" w:rsidR="00A22CD1" w:rsidRDefault="00A22CD1" w:rsidP="00A22CD1">
      <w:pPr>
        <w:pStyle w:val="Heading3"/>
        <w:rPr>
          <w:lang w:val="en-GB"/>
        </w:rPr>
      </w:pPr>
      <w:r>
        <w:rPr>
          <w:lang w:val="en-GB"/>
        </w:rPr>
        <w:lastRenderedPageBreak/>
        <w:t>Web Browser Autofill Support</w:t>
      </w:r>
    </w:p>
    <w:p w14:paraId="261CFBE9" w14:textId="3A6DF435" w:rsidR="00A22CD1" w:rsidRDefault="00A22CD1" w:rsidP="00A22CD1">
      <w:r>
        <w:rPr>
          <w:rFonts w:cs="Arial"/>
          <w:snapToGrid w:val="0"/>
          <w:color w:val="000000"/>
        </w:rPr>
        <w:t xml:space="preserve">Payment Card Networks </w:t>
      </w:r>
      <w:r w:rsidR="00FE3923">
        <w:rPr>
          <w:rFonts w:cs="Arial"/>
          <w:snapToGrid w:val="0"/>
          <w:color w:val="000000"/>
        </w:rPr>
        <w:t>will implement support for web browser to enhance their auto-fill features with payment tokens</w:t>
      </w:r>
      <w:r>
        <w:t>.</w:t>
      </w:r>
    </w:p>
    <w:p w14:paraId="273E65E1" w14:textId="1FD72D4D" w:rsidR="00FE3923" w:rsidRDefault="00FE3923" w:rsidP="00A22CD1"/>
    <w:p w14:paraId="1CF19E2B" w14:textId="5F5FAAE9" w:rsidR="00FE3923" w:rsidRDefault="00FE3923" w:rsidP="00A22CD1">
      <w:r>
        <w:t>The web browser will have the capability to replace primary PAN with e-commerce tokens, which will provide the cardholder the ability to autofill:</w:t>
      </w:r>
    </w:p>
    <w:p w14:paraId="742C965E" w14:textId="5C778309" w:rsidR="00FE3923" w:rsidRDefault="00FE3923" w:rsidP="00FE3923">
      <w:pPr>
        <w:pStyle w:val="ListParagraph"/>
        <w:numPr>
          <w:ilvl w:val="0"/>
          <w:numId w:val="184"/>
        </w:numPr>
      </w:pPr>
      <w:r>
        <w:t>Token PAN</w:t>
      </w:r>
    </w:p>
    <w:p w14:paraId="6FEAE2AF" w14:textId="45C21E61" w:rsidR="00FE3923" w:rsidRDefault="00FE3923" w:rsidP="00FE3923">
      <w:pPr>
        <w:pStyle w:val="ListParagraph"/>
        <w:numPr>
          <w:ilvl w:val="0"/>
          <w:numId w:val="184"/>
        </w:numPr>
      </w:pPr>
      <w:r>
        <w:t>Token expiration date</w:t>
      </w:r>
    </w:p>
    <w:p w14:paraId="431445EE" w14:textId="5D1801F0" w:rsidR="00FE3923" w:rsidRDefault="00FE3923" w:rsidP="00FE3923">
      <w:pPr>
        <w:pStyle w:val="ListParagraph"/>
        <w:numPr>
          <w:ilvl w:val="0"/>
          <w:numId w:val="184"/>
        </w:numPr>
      </w:pPr>
      <w:r>
        <w:t>Dynamic token verification value (DTVV)</w:t>
      </w:r>
    </w:p>
    <w:p w14:paraId="7D0F3A29" w14:textId="750883AD" w:rsidR="00FE3923" w:rsidRDefault="00FE3923" w:rsidP="00FE3923"/>
    <w:p w14:paraId="62B074B0" w14:textId="39383AB5" w:rsidR="00FE3923" w:rsidRDefault="00FE3923" w:rsidP="00FE3923">
      <w:r>
        <w:t>Payment Card Networks will assign to each participant web browser an unique token requestor ID (TRID), this TRID will be exclusively for web browser autofill.</w:t>
      </w:r>
    </w:p>
    <w:p w14:paraId="3D3101ED" w14:textId="1C23C893" w:rsidR="00FE3923" w:rsidRDefault="00FE3923" w:rsidP="00FE3923"/>
    <w:p w14:paraId="2499E7A9" w14:textId="492A35B1" w:rsidR="00A22CD1" w:rsidRDefault="00A22CD1" w:rsidP="00A22CD1">
      <w:pPr>
        <w:pStyle w:val="Heading4"/>
      </w:pPr>
      <w:r>
        <w:t>Key fields</w:t>
      </w:r>
      <w:r w:rsidR="00522895">
        <w:t xml:space="preserve"> – Request Message</w:t>
      </w:r>
      <w:r>
        <w:t xml:space="preserve"> </w:t>
      </w:r>
    </w:p>
    <w:p w14:paraId="2E0ED3AE" w14:textId="2B3D8ED2" w:rsidR="00FE3923" w:rsidRPr="00AA4330" w:rsidRDefault="00FE3923" w:rsidP="00F3131C">
      <w:pPr>
        <w:pStyle w:val="ListParagraph"/>
        <w:numPr>
          <w:ilvl w:val="0"/>
          <w:numId w:val="185"/>
        </w:numPr>
        <w:rPr>
          <w:b/>
          <w:bCs/>
          <w:lang w:val="en-GB"/>
        </w:rPr>
      </w:pPr>
      <w:r w:rsidRPr="00AA4330">
        <w:rPr>
          <w:b/>
          <w:bCs/>
          <w:lang w:val="en-GB"/>
        </w:rPr>
        <w:t xml:space="preserve">FID q – Track 2/Customer </w:t>
      </w:r>
    </w:p>
    <w:p w14:paraId="3ADF9B02" w14:textId="77777777" w:rsidR="00AA4330" w:rsidRPr="00AA4330" w:rsidRDefault="00FE3923" w:rsidP="00AA4330">
      <w:pPr>
        <w:ind w:left="720"/>
        <w:rPr>
          <w:i/>
          <w:iCs/>
          <w:color w:val="70AD47" w:themeColor="accent2"/>
        </w:rPr>
      </w:pPr>
      <w:r w:rsidRPr="00AA4330">
        <w:rPr>
          <w:i/>
          <w:iCs/>
          <w:color w:val="70AD47" w:themeColor="accent2"/>
          <w:lang w:val="en-GB"/>
        </w:rPr>
        <w:t xml:space="preserve">TOKEN PAN </w:t>
      </w:r>
    </w:p>
    <w:p w14:paraId="7D5BC182" w14:textId="0973CF2D" w:rsidR="00522895" w:rsidRDefault="00DA1F53" w:rsidP="00AA4330">
      <w:pPr>
        <w:ind w:left="720"/>
      </w:pPr>
      <w:r w:rsidRPr="00522895">
        <w:t xml:space="preserve">It </w:t>
      </w:r>
      <w:r w:rsidR="00FE3923" w:rsidRPr="00522895">
        <w:t>is the credential that was provisioned by one of the unique web browser autofill token requestor ID</w:t>
      </w:r>
    </w:p>
    <w:p w14:paraId="0A94DDB0" w14:textId="77777777" w:rsidR="00AA4330" w:rsidRPr="00AA4330" w:rsidRDefault="00DA1F53" w:rsidP="00AA4330">
      <w:pPr>
        <w:ind w:left="720"/>
        <w:rPr>
          <w:i/>
          <w:iCs/>
          <w:color w:val="70AD47" w:themeColor="accent2"/>
        </w:rPr>
      </w:pPr>
      <w:r w:rsidRPr="00AA4330">
        <w:rPr>
          <w:i/>
          <w:iCs/>
          <w:color w:val="70AD47" w:themeColor="accent2"/>
        </w:rPr>
        <w:t>Expiration date (YYMM)</w:t>
      </w:r>
    </w:p>
    <w:p w14:paraId="07FDFA8C" w14:textId="7DA052C9" w:rsidR="00DA1F53" w:rsidRPr="00AA4330" w:rsidRDefault="00DA1F53" w:rsidP="00AA4330">
      <w:pPr>
        <w:ind w:left="720"/>
      </w:pPr>
      <w:r>
        <w:t>It is the TOKEN PAN expiry date</w:t>
      </w:r>
    </w:p>
    <w:p w14:paraId="41A67668" w14:textId="2A19471A" w:rsidR="00DA1F53" w:rsidRDefault="00DA1F53" w:rsidP="00AA4330"/>
    <w:p w14:paraId="179C450F" w14:textId="77777777" w:rsidR="00AA4330" w:rsidRPr="00AA4330" w:rsidRDefault="00DA1F53" w:rsidP="00F3131C">
      <w:pPr>
        <w:pStyle w:val="ListParagraph"/>
        <w:numPr>
          <w:ilvl w:val="0"/>
          <w:numId w:val="185"/>
        </w:numPr>
        <w:rPr>
          <w:b/>
          <w:bCs/>
          <w:lang w:val="en-GB"/>
        </w:rPr>
      </w:pPr>
      <w:r w:rsidRPr="00AA4330">
        <w:rPr>
          <w:b/>
          <w:bCs/>
          <w:lang w:val="en-GB"/>
        </w:rPr>
        <w:t xml:space="preserve">FID B – Manual CVD - Customer </w:t>
      </w:r>
    </w:p>
    <w:p w14:paraId="369F3235" w14:textId="1DEA2C97" w:rsidR="00AA4330" w:rsidRDefault="00DA1F53" w:rsidP="00AA4330">
      <w:pPr>
        <w:pStyle w:val="ListParagraph"/>
        <w:rPr>
          <w:lang w:val="en-GB"/>
        </w:rPr>
      </w:pPr>
      <w:r w:rsidRPr="00AA4330">
        <w:rPr>
          <w:lang w:val="en-GB"/>
        </w:rPr>
        <w:t>This field contains the digits of the dynamic token verify value (DTVV)</w:t>
      </w:r>
    </w:p>
    <w:p w14:paraId="3BBD622A" w14:textId="6B6BBFC5" w:rsidR="00AA4330" w:rsidRDefault="00AA4330" w:rsidP="00AA4330">
      <w:pPr>
        <w:pStyle w:val="ListParagraph"/>
        <w:rPr>
          <w:lang w:val="en-GB"/>
        </w:rPr>
      </w:pPr>
    </w:p>
    <w:p w14:paraId="1FA8D298" w14:textId="62145BB6" w:rsidR="00AA4330" w:rsidRPr="00872BCA" w:rsidRDefault="00AA4330" w:rsidP="00F3131C">
      <w:pPr>
        <w:pStyle w:val="ListParagraph"/>
        <w:numPr>
          <w:ilvl w:val="0"/>
          <w:numId w:val="185"/>
        </w:numPr>
        <w:rPr>
          <w:b/>
          <w:bCs/>
          <w:lang w:val="en-GB"/>
        </w:rPr>
      </w:pPr>
      <w:r w:rsidRPr="00872BCA">
        <w:rPr>
          <w:b/>
          <w:bCs/>
          <w:lang w:val="en-GB"/>
        </w:rPr>
        <w:t>FID 9 SFID R – Token Authorization Data</w:t>
      </w:r>
    </w:p>
    <w:p w14:paraId="420F4E80" w14:textId="73BAE320" w:rsidR="00AA4330" w:rsidRDefault="00AA4330" w:rsidP="00AA4330">
      <w:pPr>
        <w:pStyle w:val="ListParagraph"/>
        <w:rPr>
          <w:lang w:val="en-GB"/>
        </w:rPr>
      </w:pPr>
      <w:r>
        <w:rPr>
          <w:lang w:val="en-GB"/>
        </w:rPr>
        <w:t>The Token Requestor ID (TRID) assigned for the web browser must be provided in this field</w:t>
      </w:r>
    </w:p>
    <w:p w14:paraId="2D285B42" w14:textId="0041C0FB" w:rsidR="00AA4330" w:rsidRPr="00AA4330" w:rsidRDefault="00AA4330" w:rsidP="00AA4330">
      <w:pPr>
        <w:rPr>
          <w:lang w:val="en-GB"/>
        </w:rPr>
      </w:pPr>
    </w:p>
    <w:p w14:paraId="113F2147" w14:textId="7C22C296" w:rsidR="00AA4330" w:rsidRDefault="00AA4330" w:rsidP="00AA4330">
      <w:pPr>
        <w:pStyle w:val="Heading4"/>
      </w:pPr>
      <w:r>
        <w:t xml:space="preserve">Key fields – Response Message </w:t>
      </w:r>
    </w:p>
    <w:p w14:paraId="3DEC6E1F" w14:textId="2EF7FD39" w:rsidR="00AA4330" w:rsidRDefault="00AA4330" w:rsidP="00F3131C">
      <w:pPr>
        <w:pStyle w:val="ListParagraph"/>
        <w:numPr>
          <w:ilvl w:val="0"/>
          <w:numId w:val="185"/>
        </w:numPr>
        <w:rPr>
          <w:b/>
          <w:bCs/>
          <w:lang w:val="en-GB"/>
        </w:rPr>
      </w:pPr>
      <w:r w:rsidRPr="00AA4330">
        <w:rPr>
          <w:b/>
          <w:bCs/>
          <w:lang w:val="en-GB"/>
        </w:rPr>
        <w:t xml:space="preserve">FID </w:t>
      </w:r>
      <w:r>
        <w:rPr>
          <w:b/>
          <w:bCs/>
          <w:lang w:val="en-GB"/>
        </w:rPr>
        <w:t>6 SFID H – Card Verification Digits Presence Indicator Results</w:t>
      </w:r>
    </w:p>
    <w:p w14:paraId="7ABA5230" w14:textId="2EF58324" w:rsidR="00AA4330" w:rsidRDefault="00AA4330" w:rsidP="00AA4330">
      <w:pPr>
        <w:pStyle w:val="ListParagraph"/>
        <w:rPr>
          <w:lang w:val="en-GB"/>
        </w:rPr>
      </w:pPr>
      <w:r>
        <w:rPr>
          <w:lang w:val="en-GB"/>
        </w:rPr>
        <w:t>The validation result of the DVTT will be placed in the same field than the CVV2 result</w:t>
      </w:r>
    </w:p>
    <w:p w14:paraId="1BB4D552" w14:textId="72B06821" w:rsidR="00AA4330" w:rsidRPr="00AA4330" w:rsidRDefault="00AA4330" w:rsidP="00AA4330">
      <w:pPr>
        <w:pStyle w:val="ListParagraph"/>
        <w:rPr>
          <w:b/>
          <w:bCs/>
          <w:lang w:val="en-GB"/>
        </w:rPr>
      </w:pPr>
      <w:r>
        <w:rPr>
          <w:lang w:val="en-GB"/>
        </w:rPr>
        <w:t>Existing values apply</w:t>
      </w:r>
    </w:p>
    <w:p w14:paraId="22EB19FA" w14:textId="77777777" w:rsidR="00A86431" w:rsidRDefault="00A86431">
      <w:pPr>
        <w:rPr>
          <w:ins w:id="2384" w:author="Fernandez, Susana" w:date="2023-01-27T15:19:00Z"/>
          <w:rFonts w:asciiTheme="majorHAnsi" w:eastAsiaTheme="majorEastAsia" w:hAnsiTheme="majorHAnsi" w:cstheme="majorBidi"/>
          <w:b/>
          <w:color w:val="70AD47" w:themeColor="accent2"/>
          <w:sz w:val="36"/>
          <w:szCs w:val="28"/>
        </w:rPr>
      </w:pPr>
      <w:ins w:id="2385" w:author="Fernandez, Susana" w:date="2023-01-27T15:19:00Z">
        <w:r>
          <w:br w:type="page"/>
        </w:r>
      </w:ins>
    </w:p>
    <w:p w14:paraId="40D36EB1" w14:textId="437E9E8E" w:rsidR="009D43EE" w:rsidRDefault="009D43EE" w:rsidP="00847896">
      <w:pPr>
        <w:pStyle w:val="Heading2"/>
      </w:pPr>
      <w:bookmarkStart w:id="2386" w:name="_Toc126079206"/>
      <w:r>
        <w:lastRenderedPageBreak/>
        <w:t>Transaction Types Supported For</w:t>
      </w:r>
      <w:r w:rsidR="008C3F02">
        <w:t xml:space="preserve"> </w:t>
      </w:r>
      <w:r>
        <w:t>Host</w:t>
      </w:r>
      <w:r w:rsidR="008C3F02">
        <w:t xml:space="preserve"> </w:t>
      </w:r>
      <w:r>
        <w:t>3</w:t>
      </w:r>
      <w:bookmarkEnd w:id="1094"/>
      <w:bookmarkEnd w:id="1095"/>
      <w:bookmarkEnd w:id="2386"/>
    </w:p>
    <w:p w14:paraId="0A4A6009" w14:textId="77777777" w:rsidR="009D43EE" w:rsidRDefault="009D43EE" w:rsidP="00E9760F">
      <w:pPr>
        <w:pStyle w:val="Heading3"/>
        <w:rPr>
          <w:lang w:val="en-GB"/>
        </w:rPr>
      </w:pPr>
      <w:r>
        <w:rPr>
          <w:lang w:val="en-GB"/>
        </w:rPr>
        <w:t>Financial Transactions</w:t>
      </w:r>
    </w:p>
    <w:p w14:paraId="6252E3AD" w14:textId="77777777" w:rsidR="00DB7471" w:rsidRDefault="00DB7471" w:rsidP="00DB7471">
      <w:pPr>
        <w:pStyle w:val="BodyText3"/>
        <w:rPr>
          <w:snapToGrid/>
        </w:rPr>
      </w:pPr>
      <w:r>
        <w:rPr>
          <w:lang w:val="en-GB"/>
        </w:rPr>
        <w:t xml:space="preserve">The POS terminal using Host 3 message format supports multiple tender types based on Fleet BINs. These BINs </w:t>
      </w:r>
      <w:r w:rsidR="00C96D21">
        <w:rPr>
          <w:lang w:val="en-GB"/>
        </w:rPr>
        <w:t xml:space="preserve">are </w:t>
      </w:r>
      <w:r>
        <w:rPr>
          <w:lang w:val="en-GB"/>
        </w:rPr>
        <w:t>to be entered at the local terminal</w:t>
      </w:r>
      <w:r w:rsidR="002C3A8A">
        <w:rPr>
          <w:lang w:val="en-GB"/>
        </w:rPr>
        <w:t xml:space="preserve"> or from the TMS application</w:t>
      </w:r>
      <w:r>
        <w:rPr>
          <w:lang w:val="en-GB"/>
        </w:rPr>
        <w:t xml:space="preserve">.  There is no provision for BASE24 to download Fleet BINs using Host 3 functionality. </w:t>
      </w:r>
    </w:p>
    <w:p w14:paraId="20F55CB6" w14:textId="77777777" w:rsidR="00DB7471" w:rsidRDefault="00DB7471" w:rsidP="0080518F">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7FF26511" w14:textId="77777777" w:rsidR="009D43EE" w:rsidRDefault="009D43E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The following transaction types </w:t>
      </w:r>
      <w:r w:rsidR="002D1A20">
        <w:rPr>
          <w:rFonts w:cs="Arial"/>
          <w:snapToGrid w:val="0"/>
          <w:color w:val="000000"/>
        </w:rPr>
        <w:t>are</w:t>
      </w:r>
      <w:r>
        <w:rPr>
          <w:rFonts w:cs="Arial"/>
          <w:snapToGrid w:val="0"/>
          <w:color w:val="000000"/>
        </w:rPr>
        <w:t xml:space="preserve"> supported</w:t>
      </w:r>
      <w:r w:rsidR="00994F0E">
        <w:rPr>
          <w:rFonts w:cs="Arial"/>
          <w:snapToGrid w:val="0"/>
          <w:color w:val="000000"/>
        </w:rPr>
        <w:t>.</w:t>
      </w:r>
    </w:p>
    <w:p w14:paraId="111C2ACD" w14:textId="77777777" w:rsidR="009D43EE" w:rsidRPr="0080518F" w:rsidRDefault="009D43EE" w:rsidP="009D43EE">
      <w:pPr>
        <w:rPr>
          <w:rFonts w:cs="Arial"/>
        </w:rPr>
      </w:pPr>
    </w:p>
    <w:p w14:paraId="00A2A410" w14:textId="77777777" w:rsidR="009D43EE" w:rsidRDefault="009D43EE" w:rsidP="009D43EE">
      <w:pPr>
        <w:pStyle w:val="Heading4"/>
      </w:pPr>
      <w:r>
        <w:t xml:space="preserve"> </w:t>
      </w:r>
      <w:r w:rsidR="00242610">
        <w:t xml:space="preserve">Fleet </w:t>
      </w:r>
      <w:r>
        <w:t>Transactions</w:t>
      </w:r>
    </w:p>
    <w:p w14:paraId="7A7CA604" w14:textId="77777777" w:rsidR="009D43EE" w:rsidRPr="001D35DB" w:rsidRDefault="009D43EE" w:rsidP="00F12805">
      <w:pPr>
        <w:pStyle w:val="ListParagraph"/>
        <w:numPr>
          <w:ilvl w:val="0"/>
          <w:numId w:val="91"/>
        </w:numPr>
        <w:ind w:left="720"/>
        <w:rPr>
          <w:snapToGrid w:val="0"/>
        </w:rPr>
      </w:pPr>
      <w:r w:rsidRPr="001D35DB">
        <w:rPr>
          <w:snapToGrid w:val="0"/>
        </w:rPr>
        <w:t xml:space="preserve">Normal Purchase </w:t>
      </w:r>
    </w:p>
    <w:p w14:paraId="1AF9EE1A" w14:textId="77777777" w:rsidR="009D43EE" w:rsidRPr="001D35DB" w:rsidRDefault="009D43EE" w:rsidP="00F12805">
      <w:pPr>
        <w:pStyle w:val="ListParagraph"/>
        <w:numPr>
          <w:ilvl w:val="0"/>
          <w:numId w:val="91"/>
        </w:numPr>
        <w:ind w:left="720"/>
        <w:rPr>
          <w:snapToGrid w:val="0"/>
        </w:rPr>
      </w:pPr>
      <w:r w:rsidRPr="001D35DB">
        <w:rPr>
          <w:snapToGrid w:val="0"/>
        </w:rPr>
        <w:t>Pre-Auth Purchase</w:t>
      </w:r>
    </w:p>
    <w:p w14:paraId="01302A33" w14:textId="77777777" w:rsidR="009D43EE" w:rsidRPr="001D35DB" w:rsidRDefault="009D43EE" w:rsidP="00F12805">
      <w:pPr>
        <w:pStyle w:val="ListParagraph"/>
        <w:numPr>
          <w:ilvl w:val="0"/>
          <w:numId w:val="91"/>
        </w:numPr>
        <w:ind w:left="720"/>
        <w:rPr>
          <w:snapToGrid w:val="0"/>
        </w:rPr>
      </w:pPr>
      <w:r w:rsidRPr="001D35DB">
        <w:rPr>
          <w:snapToGrid w:val="0"/>
        </w:rPr>
        <w:t>Pre-Auth Purchase Completion</w:t>
      </w:r>
    </w:p>
    <w:p w14:paraId="2FCF9655" w14:textId="77777777" w:rsidR="009D43EE" w:rsidRPr="001D35DB" w:rsidRDefault="009D43EE" w:rsidP="00F12805">
      <w:pPr>
        <w:pStyle w:val="ListParagraph"/>
        <w:numPr>
          <w:ilvl w:val="0"/>
          <w:numId w:val="91"/>
        </w:numPr>
        <w:ind w:left="720"/>
        <w:rPr>
          <w:snapToGrid w:val="0"/>
        </w:rPr>
      </w:pPr>
      <w:r w:rsidRPr="001D35DB">
        <w:rPr>
          <w:snapToGrid w:val="0"/>
        </w:rPr>
        <w:t>Merchandise Return</w:t>
      </w:r>
    </w:p>
    <w:p w14:paraId="49C7105F" w14:textId="77777777" w:rsidR="009D43EE" w:rsidRPr="001D35DB" w:rsidRDefault="009D43EE" w:rsidP="00F12805">
      <w:pPr>
        <w:pStyle w:val="ListParagraph"/>
        <w:numPr>
          <w:ilvl w:val="0"/>
          <w:numId w:val="91"/>
        </w:numPr>
        <w:ind w:left="720"/>
        <w:rPr>
          <w:snapToGrid w:val="0"/>
        </w:rPr>
      </w:pPr>
      <w:r w:rsidRPr="001D35DB">
        <w:rPr>
          <w:snapToGrid w:val="0"/>
        </w:rPr>
        <w:t>Purchase Adjustment (Void Purchase)</w:t>
      </w:r>
    </w:p>
    <w:p w14:paraId="74CBFB84" w14:textId="77777777" w:rsidR="009D43EE" w:rsidRPr="001D35DB" w:rsidRDefault="009D43EE" w:rsidP="00F12805">
      <w:pPr>
        <w:pStyle w:val="ListParagraph"/>
        <w:numPr>
          <w:ilvl w:val="0"/>
          <w:numId w:val="91"/>
        </w:numPr>
        <w:ind w:left="720"/>
        <w:rPr>
          <w:snapToGrid w:val="0"/>
        </w:rPr>
      </w:pPr>
      <w:r w:rsidRPr="001D35DB">
        <w:rPr>
          <w:snapToGrid w:val="0"/>
        </w:rPr>
        <w:t>Return Adjustment (Void Merchandise Return)</w:t>
      </w:r>
    </w:p>
    <w:p w14:paraId="507CE7CB" w14:textId="77777777" w:rsidR="0080518F" w:rsidRPr="0080518F" w:rsidRDefault="0080518F" w:rsidP="0080518F">
      <w:pPr>
        <w:tabs>
          <w:tab w:val="left" w:pos="0"/>
          <w:tab w:val="left" w:pos="720"/>
          <w:tab w:val="left" w:pos="1440"/>
          <w:tab w:val="left" w:pos="2160"/>
          <w:tab w:val="left" w:pos="2880"/>
          <w:tab w:val="left" w:pos="3600"/>
          <w:tab w:val="left" w:pos="4320"/>
        </w:tabs>
        <w:spacing w:line="240" w:lineRule="atLeast"/>
        <w:rPr>
          <w:rFonts w:cs="Arial"/>
          <w:snapToGrid w:val="0"/>
          <w:color w:val="000000"/>
          <w:lang w:val="en-GB"/>
        </w:rPr>
      </w:pPr>
    </w:p>
    <w:p w14:paraId="62D545DD" w14:textId="77777777" w:rsidR="0080518F" w:rsidRPr="0080518F" w:rsidRDefault="0080518F" w:rsidP="001D35DB">
      <w:pPr>
        <w:pStyle w:val="Heading4"/>
      </w:pPr>
      <w:r w:rsidRPr="0080518F">
        <w:t>Fleet Cards</w:t>
      </w:r>
    </w:p>
    <w:p w14:paraId="2AE61770" w14:textId="77777777" w:rsidR="0080518F" w:rsidRPr="00994F0E" w:rsidRDefault="00242610" w:rsidP="0080518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lang w:val="en-GB"/>
        </w:rPr>
      </w:pPr>
      <w:r>
        <w:rPr>
          <w:rFonts w:cs="Arial"/>
          <w:lang w:val="en-GB"/>
        </w:rPr>
        <w:t xml:space="preserve">Fleet transactions </w:t>
      </w:r>
      <w:r w:rsidR="002D1A20">
        <w:rPr>
          <w:rFonts w:cs="Arial"/>
          <w:lang w:val="en-GB"/>
        </w:rPr>
        <w:t xml:space="preserve">need to </w:t>
      </w:r>
      <w:r>
        <w:rPr>
          <w:rFonts w:cs="Arial"/>
          <w:snapToGrid w:val="0"/>
          <w:color w:val="000000"/>
        </w:rPr>
        <w:t>be processed as magnetic stripe</w:t>
      </w:r>
    </w:p>
    <w:p w14:paraId="581DE998" w14:textId="77777777" w:rsidR="00C96D21" w:rsidRDefault="00C96D21"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0E97581E" w14:textId="77777777" w:rsidR="009D43EE" w:rsidRPr="00637284" w:rsidRDefault="009D43E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637284">
        <w:rPr>
          <w:rFonts w:cs="Arial"/>
          <w:snapToGrid w:val="0"/>
          <w:color w:val="000000"/>
        </w:rPr>
        <w:t xml:space="preserve">Pre-Auth completions must use message subtype “S”. They also must include the approval code obtained in the original pre-auth. </w:t>
      </w:r>
    </w:p>
    <w:p w14:paraId="5F1C3FF4" w14:textId="77777777" w:rsidR="009D43EE" w:rsidRPr="00637284" w:rsidRDefault="009D43E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59CE514D" w14:textId="77777777" w:rsidR="009D43EE" w:rsidRDefault="009D43E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EMV </w:t>
      </w:r>
      <w:r w:rsidR="008E76E7">
        <w:rPr>
          <w:rFonts w:cs="Arial"/>
          <w:snapToGrid w:val="0"/>
          <w:color w:val="000000"/>
        </w:rPr>
        <w:t xml:space="preserve">transactions are not </w:t>
      </w:r>
      <w:r>
        <w:rPr>
          <w:rFonts w:cs="Arial"/>
          <w:snapToGrid w:val="0"/>
          <w:color w:val="000000"/>
        </w:rPr>
        <w:t>support</w:t>
      </w:r>
      <w:r w:rsidR="008E76E7">
        <w:rPr>
          <w:rFonts w:cs="Arial"/>
          <w:snapToGrid w:val="0"/>
          <w:color w:val="000000"/>
        </w:rPr>
        <w:t>ed</w:t>
      </w:r>
      <w:r>
        <w:rPr>
          <w:rFonts w:cs="Arial"/>
          <w:snapToGrid w:val="0"/>
          <w:color w:val="000000"/>
        </w:rPr>
        <w:t xml:space="preserve">. </w:t>
      </w:r>
    </w:p>
    <w:p w14:paraId="5B11D2C2" w14:textId="77777777" w:rsidR="009D43EE" w:rsidRDefault="009D43EE" w:rsidP="00994F0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55CF49DF" w14:textId="77777777" w:rsidR="009D43EE" w:rsidRDefault="009D43E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Reversals </w:t>
      </w:r>
      <w:r w:rsidR="0080518F">
        <w:rPr>
          <w:rFonts w:cs="Arial"/>
          <w:snapToGrid w:val="0"/>
          <w:color w:val="000000"/>
        </w:rPr>
        <w:t xml:space="preserve">(Timeout, Communication and Controller failures) </w:t>
      </w:r>
      <w:r>
        <w:rPr>
          <w:rFonts w:cs="Arial"/>
          <w:snapToGrid w:val="0"/>
          <w:color w:val="000000"/>
        </w:rPr>
        <w:t>for financial transactions and force post are also supported.</w:t>
      </w:r>
    </w:p>
    <w:p w14:paraId="0C51D159" w14:textId="77777777" w:rsidR="00994F0E" w:rsidRDefault="00994F0E"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9D8F4EF" w14:textId="77777777" w:rsidR="0080518F" w:rsidRDefault="0080518F" w:rsidP="00E9760F">
      <w:pPr>
        <w:pStyle w:val="Heading3"/>
        <w:rPr>
          <w:lang w:val="en-GB"/>
        </w:rPr>
      </w:pPr>
      <w:r>
        <w:rPr>
          <w:lang w:val="en-GB"/>
        </w:rPr>
        <w:t>Private Label Instant Credit</w:t>
      </w:r>
      <w:r w:rsidR="00300985">
        <w:rPr>
          <w:lang w:val="en-GB"/>
        </w:rPr>
        <w:t xml:space="preserve"> (</w:t>
      </w:r>
      <w:r w:rsidR="001D35DB">
        <w:rPr>
          <w:lang w:val="en-GB"/>
        </w:rPr>
        <w:t>Non-Financial</w:t>
      </w:r>
      <w:r w:rsidR="00300985">
        <w:rPr>
          <w:lang w:val="en-GB"/>
        </w:rPr>
        <w:t>)</w:t>
      </w:r>
    </w:p>
    <w:p w14:paraId="5339581A" w14:textId="77777777" w:rsidR="0080518F" w:rsidRPr="00310771" w:rsidRDefault="0080518F" w:rsidP="0080518F">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310771">
        <w:rPr>
          <w:rFonts w:cs="Arial"/>
          <w:snapToGrid w:val="0"/>
          <w:color w:val="000000"/>
        </w:rPr>
        <w:t xml:space="preserve">Instant Credit is a non-financial transaction which is routed to the RCS Host for Credit scoring.  </w:t>
      </w:r>
    </w:p>
    <w:p w14:paraId="59F5D122" w14:textId="77777777" w:rsidR="0080518F" w:rsidRDefault="0080518F" w:rsidP="0080518F">
      <w:pPr>
        <w:tabs>
          <w:tab w:val="left" w:pos="0"/>
          <w:tab w:val="left" w:pos="720"/>
          <w:tab w:val="left" w:pos="1440"/>
          <w:tab w:val="left" w:pos="2160"/>
          <w:tab w:val="left" w:pos="2880"/>
          <w:tab w:val="left" w:pos="3600"/>
          <w:tab w:val="left" w:pos="4320"/>
        </w:tabs>
        <w:spacing w:line="240" w:lineRule="atLeast"/>
        <w:rPr>
          <w:rFonts w:cs="Arial"/>
        </w:rPr>
      </w:pPr>
    </w:p>
    <w:p w14:paraId="4664F093" w14:textId="77777777" w:rsidR="0080518F" w:rsidRDefault="0080518F" w:rsidP="0080518F">
      <w:pPr>
        <w:tabs>
          <w:tab w:val="left" w:pos="0"/>
          <w:tab w:val="left" w:pos="720"/>
          <w:tab w:val="left" w:pos="1440"/>
          <w:tab w:val="left" w:pos="2160"/>
          <w:tab w:val="left" w:pos="2880"/>
          <w:tab w:val="left" w:pos="3600"/>
          <w:tab w:val="left" w:pos="4320"/>
        </w:tabs>
        <w:spacing w:line="240" w:lineRule="atLeast"/>
        <w:rPr>
          <w:rFonts w:cs="Arial"/>
        </w:rPr>
      </w:pPr>
      <w:r w:rsidRPr="00310771">
        <w:rPr>
          <w:rFonts w:cs="Arial"/>
        </w:rPr>
        <w:t>This transaction has a proprietary message format and does not follow the SPDH format</w:t>
      </w:r>
      <w:r>
        <w:rPr>
          <w:rFonts w:cs="Arial"/>
        </w:rPr>
        <w:t xml:space="preserve"> and is </w:t>
      </w:r>
      <w:r w:rsidRPr="00310771">
        <w:rPr>
          <w:rFonts w:cs="Arial"/>
        </w:rPr>
        <w:t xml:space="preserve">supported by BASE24.  </w:t>
      </w:r>
    </w:p>
    <w:p w14:paraId="296E0E79" w14:textId="77777777" w:rsidR="0080518F" w:rsidRDefault="0080518F" w:rsidP="0080518F">
      <w:pPr>
        <w:tabs>
          <w:tab w:val="left" w:pos="0"/>
          <w:tab w:val="left" w:pos="720"/>
          <w:tab w:val="left" w:pos="1440"/>
          <w:tab w:val="left" w:pos="2160"/>
          <w:tab w:val="left" w:pos="2880"/>
          <w:tab w:val="left" w:pos="3600"/>
          <w:tab w:val="left" w:pos="4320"/>
        </w:tabs>
        <w:spacing w:line="240" w:lineRule="atLeast"/>
        <w:rPr>
          <w:rFonts w:cs="Arial"/>
        </w:rPr>
      </w:pPr>
    </w:p>
    <w:p w14:paraId="7E2DEDFA" w14:textId="6744E556" w:rsidR="0080518F" w:rsidRDefault="0080518F" w:rsidP="0080518F">
      <w:pPr>
        <w:tabs>
          <w:tab w:val="left" w:pos="0"/>
          <w:tab w:val="left" w:pos="720"/>
          <w:tab w:val="left" w:pos="1440"/>
          <w:tab w:val="left" w:pos="2160"/>
          <w:tab w:val="left" w:pos="2880"/>
          <w:tab w:val="left" w:pos="3600"/>
          <w:tab w:val="left" w:pos="4320"/>
        </w:tabs>
        <w:spacing w:line="240" w:lineRule="atLeast"/>
        <w:rPr>
          <w:rFonts w:cs="Arial"/>
        </w:rPr>
      </w:pPr>
      <w:r w:rsidRPr="00310771">
        <w:rPr>
          <w:rFonts w:cs="Arial"/>
        </w:rPr>
        <w:t xml:space="preserve">The Instant Credit transaction from the Acquirer POS device </w:t>
      </w:r>
      <w:r w:rsidR="009D0C3D">
        <w:rPr>
          <w:rFonts w:cs="Arial"/>
        </w:rPr>
        <w:t xml:space="preserve">requires to </w:t>
      </w:r>
      <w:r w:rsidRPr="00310771">
        <w:rPr>
          <w:rFonts w:cs="Arial"/>
        </w:rPr>
        <w:t xml:space="preserve">be processed similar to any </w:t>
      </w:r>
      <w:r w:rsidR="00242610">
        <w:rPr>
          <w:rFonts w:cs="Arial"/>
        </w:rPr>
        <w:t xml:space="preserve">other transaction that connects to </w:t>
      </w:r>
      <w:r w:rsidR="000A59C3">
        <w:rPr>
          <w:rFonts w:cs="Arial"/>
        </w:rPr>
        <w:t>BASE24 but</w:t>
      </w:r>
      <w:r w:rsidRPr="00310771">
        <w:rPr>
          <w:rFonts w:cs="Arial"/>
        </w:rPr>
        <w:t xml:space="preserve"> has no financial impact</w:t>
      </w:r>
      <w:r>
        <w:rPr>
          <w:rFonts w:cs="Arial"/>
        </w:rPr>
        <w:t>.</w:t>
      </w:r>
      <w:r w:rsidR="00300985">
        <w:rPr>
          <w:rFonts w:cs="Arial"/>
        </w:rPr>
        <w:t xml:space="preserve">  There is no </w:t>
      </w:r>
      <w:r w:rsidR="00024020">
        <w:rPr>
          <w:rFonts w:cs="Arial"/>
        </w:rPr>
        <w:t xml:space="preserve">card </w:t>
      </w:r>
      <w:r w:rsidR="00C559CF">
        <w:rPr>
          <w:rFonts w:cs="Arial"/>
        </w:rPr>
        <w:t xml:space="preserve">BIN </w:t>
      </w:r>
      <w:r w:rsidR="00300985">
        <w:rPr>
          <w:rFonts w:cs="Arial"/>
        </w:rPr>
        <w:t>involved in this transaction</w:t>
      </w:r>
      <w:r w:rsidR="00024020">
        <w:rPr>
          <w:rFonts w:cs="Arial"/>
        </w:rPr>
        <w:t xml:space="preserve">, </w:t>
      </w:r>
      <w:r w:rsidR="00C559CF">
        <w:rPr>
          <w:rFonts w:cs="Arial"/>
        </w:rPr>
        <w:t xml:space="preserve">but </w:t>
      </w:r>
      <w:r w:rsidR="00024020">
        <w:rPr>
          <w:rFonts w:cs="Arial"/>
        </w:rPr>
        <w:t xml:space="preserve">a credit card </w:t>
      </w:r>
      <w:r w:rsidR="00C559CF">
        <w:rPr>
          <w:rFonts w:cs="Arial"/>
        </w:rPr>
        <w:t xml:space="preserve">is </w:t>
      </w:r>
      <w:r w:rsidR="00024020">
        <w:rPr>
          <w:rFonts w:cs="Arial"/>
        </w:rPr>
        <w:t>present for reference.</w:t>
      </w:r>
      <w:r w:rsidR="00300985">
        <w:rPr>
          <w:rFonts w:cs="Arial"/>
        </w:rPr>
        <w:t>.</w:t>
      </w:r>
    </w:p>
    <w:p w14:paraId="430F8E99" w14:textId="77777777" w:rsidR="0080518F" w:rsidRPr="00637284" w:rsidRDefault="0080518F" w:rsidP="009D43EE">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6DE6A4F" w14:textId="77777777" w:rsidR="004665A8" w:rsidRDefault="004665A8" w:rsidP="00E9760F">
      <w:pPr>
        <w:pStyle w:val="Heading3"/>
        <w:rPr>
          <w:lang w:val="en-GB"/>
        </w:rPr>
      </w:pPr>
      <w:r>
        <w:rPr>
          <w:lang w:val="en-GB"/>
        </w:rPr>
        <w:lastRenderedPageBreak/>
        <w:t>Administrative Transactions</w:t>
      </w:r>
    </w:p>
    <w:p w14:paraId="5DA133A9" w14:textId="77777777" w:rsidR="004665A8" w:rsidRDefault="004665A8" w:rsidP="002339E1">
      <w:pPr>
        <w:numPr>
          <w:ilvl w:val="0"/>
          <w:numId w:val="26"/>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rFonts w:cs="Arial"/>
          <w:snapToGrid w:val="0"/>
          <w:color w:val="000000"/>
        </w:rPr>
        <w:t>Batch Close</w:t>
      </w:r>
    </w:p>
    <w:p w14:paraId="0C47C7DE" w14:textId="77777777" w:rsidR="004665A8" w:rsidRDefault="004665A8" w:rsidP="004665A8">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38CB5196" w14:textId="77777777" w:rsidR="00C21BB6" w:rsidRDefault="00C21BB6" w:rsidP="00994F0E">
      <w:pPr>
        <w:pStyle w:val="Heading1"/>
        <w:pageBreakBefore/>
      </w:pPr>
      <w:bookmarkStart w:id="2387" w:name="_Toc128225705"/>
      <w:bookmarkStart w:id="2388" w:name="_Toc181695923"/>
      <w:bookmarkStart w:id="2389" w:name="_Toc224977501"/>
      <w:bookmarkStart w:id="2390" w:name="_Toc379192371"/>
      <w:bookmarkStart w:id="2391" w:name="_Toc30407653"/>
      <w:bookmarkStart w:id="2392" w:name="_Toc126079207"/>
      <w:r>
        <w:lastRenderedPageBreak/>
        <w:t>COMMUNICATION PROTOCOLS</w:t>
      </w:r>
      <w:bookmarkEnd w:id="2387"/>
      <w:bookmarkEnd w:id="2388"/>
      <w:bookmarkEnd w:id="2389"/>
      <w:bookmarkEnd w:id="2390"/>
      <w:bookmarkEnd w:id="2391"/>
      <w:bookmarkEnd w:id="2392"/>
    </w:p>
    <w:p w14:paraId="6B05BB56" w14:textId="77777777" w:rsidR="00C21BB6" w:rsidRPr="00DB316B" w:rsidRDefault="00C21BB6">
      <w:pPr>
        <w:rPr>
          <w:rFonts w:cs="Arial"/>
        </w:rPr>
      </w:pPr>
      <w:r w:rsidRPr="00DB316B">
        <w:rPr>
          <w:rFonts w:cs="Arial"/>
        </w:rPr>
        <w:t>BASE24 offers the following connection types to POS devices.</w:t>
      </w:r>
      <w:r w:rsidR="006D285F" w:rsidRPr="00DB316B">
        <w:rPr>
          <w:rFonts w:cs="Arial"/>
        </w:rPr>
        <w:t xml:space="preserve"> </w:t>
      </w:r>
      <w:r w:rsidRPr="00DB316B">
        <w:rPr>
          <w:rFonts w:cs="Arial"/>
        </w:rPr>
        <w:t xml:space="preserve"> </w:t>
      </w:r>
      <w:r w:rsidR="00A26815" w:rsidRPr="00DB316B">
        <w:rPr>
          <w:rFonts w:cs="Arial"/>
        </w:rPr>
        <w:t xml:space="preserve">Host 1 (TD POS B24)  uses the “9.” device type and Host 3 uses the “8.” device type. </w:t>
      </w:r>
      <w:r w:rsidRPr="00DB316B">
        <w:rPr>
          <w:rFonts w:cs="Arial"/>
        </w:rPr>
        <w:t>It is important, however, to note that the choice of protocol on the front end, between the terminal and the network provider, may vary. For example, a terminal connecting to BASE24 using a DATAPAC 3101 protocol may be using a DATAPAC 3101 service, via wireless network, LAN communication, or via dial IP. The diagram below illustrates the communication protocols described in this section.</w:t>
      </w:r>
    </w:p>
    <w:p w14:paraId="55F0B5E5" w14:textId="77777777" w:rsidR="00C21BB6" w:rsidRPr="00DB316B" w:rsidRDefault="00C21BB6">
      <w:pPr>
        <w:rPr>
          <w:rFonts w:cs="Arial"/>
        </w:rPr>
      </w:pPr>
    </w:p>
    <w:p w14:paraId="0E7F0283" w14:textId="77777777" w:rsidR="001D35DB" w:rsidRDefault="001D35DB"/>
    <w:p w14:paraId="399019C8" w14:textId="77777777" w:rsidR="00C21BB6" w:rsidRDefault="004A3C73">
      <w:r>
        <w:rPr>
          <w:noProof/>
        </w:rPr>
        <w:drawing>
          <wp:anchor distT="0" distB="0" distL="114300" distR="114300" simplePos="0" relativeHeight="251658752" behindDoc="0" locked="0" layoutInCell="1" allowOverlap="1" wp14:anchorId="16D90176" wp14:editId="1E19C2F1">
            <wp:simplePos x="0" y="0"/>
            <wp:positionH relativeFrom="column">
              <wp:posOffset>304800</wp:posOffset>
            </wp:positionH>
            <wp:positionV relativeFrom="paragraph">
              <wp:posOffset>-1270</wp:posOffset>
            </wp:positionV>
            <wp:extent cx="5305425" cy="5067300"/>
            <wp:effectExtent l="19050" t="19050" r="18415" b="12700"/>
            <wp:wrapSquare wrapText="right"/>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05425" cy="5067300"/>
                    </a:xfrm>
                    <a:prstGeom prst="rect">
                      <a:avLst/>
                    </a:prstGeom>
                    <a:no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839DE5A" w14:textId="77777777" w:rsidR="001D35DB" w:rsidRDefault="001D35DB">
      <w:pPr>
        <w:rPr>
          <w:rFonts w:asciiTheme="majorHAnsi" w:eastAsiaTheme="majorEastAsia" w:hAnsiTheme="majorHAnsi" w:cstheme="majorBidi"/>
          <w:b/>
          <w:color w:val="70AD47" w:themeColor="accent2"/>
          <w:sz w:val="28"/>
          <w:szCs w:val="28"/>
        </w:rPr>
      </w:pPr>
      <w:bookmarkStart w:id="2393" w:name="_Toc128225706"/>
      <w:bookmarkStart w:id="2394" w:name="_Toc181695924"/>
      <w:bookmarkStart w:id="2395" w:name="_Toc224977502"/>
      <w:bookmarkStart w:id="2396" w:name="_Toc379192372"/>
      <w:bookmarkStart w:id="2397" w:name="_Toc30407654"/>
      <w:r>
        <w:br w:type="page"/>
      </w:r>
    </w:p>
    <w:p w14:paraId="0F141497" w14:textId="77777777" w:rsidR="00C21BB6" w:rsidRDefault="00C21BB6" w:rsidP="00847896">
      <w:pPr>
        <w:pStyle w:val="Heading2"/>
      </w:pPr>
      <w:bookmarkStart w:id="2398" w:name="_Toc126079208"/>
      <w:r>
        <w:lastRenderedPageBreak/>
        <w:t>DATAPAC 3201</w:t>
      </w:r>
      <w:bookmarkEnd w:id="2393"/>
      <w:bookmarkEnd w:id="2394"/>
      <w:bookmarkEnd w:id="2395"/>
      <w:r w:rsidR="00740E00">
        <w:t xml:space="preserve"> for TD POS B24 Host (Host 1)</w:t>
      </w:r>
      <w:bookmarkEnd w:id="2396"/>
      <w:bookmarkEnd w:id="2397"/>
      <w:bookmarkEnd w:id="2398"/>
    </w:p>
    <w:p w14:paraId="10669BEE" w14:textId="77777777" w:rsidR="00C21BB6" w:rsidRDefault="00C21BB6">
      <w:pPr>
        <w:pStyle w:val="Header"/>
        <w:tabs>
          <w:tab w:val="left" w:pos="288"/>
          <w:tab w:val="left" w:pos="720"/>
          <w:tab w:val="left" w:pos="1094"/>
          <w:tab w:val="left" w:pos="1440"/>
          <w:tab w:val="left" w:pos="4320"/>
          <w:tab w:val="left" w:pos="6681"/>
          <w:tab w:val="left" w:pos="8640"/>
          <w:tab w:val="left" w:pos="9331"/>
        </w:tabs>
        <w:rPr>
          <w:lang w:val="en-GB"/>
        </w:rPr>
      </w:pPr>
      <w:r>
        <w:rPr>
          <w:lang w:val="en-GB"/>
        </w:rPr>
        <w:t xml:space="preserve">The </w:t>
      </w:r>
      <w:r w:rsidR="00DA4EB1">
        <w:rPr>
          <w:lang w:val="en-GB"/>
        </w:rPr>
        <w:t>protocol currently supports</w:t>
      </w:r>
      <w:r>
        <w:rPr>
          <w:lang w:val="en-GB"/>
        </w:rPr>
        <w:t xml:space="preserve"> message lengths of approximately 250 bytes. In order to support EMV transactions, message lengths must be increased to </w:t>
      </w:r>
      <w:r w:rsidR="00C00F1F">
        <w:rPr>
          <w:lang w:val="en-GB"/>
        </w:rPr>
        <w:t xml:space="preserve">605 </w:t>
      </w:r>
      <w:r>
        <w:rPr>
          <w:lang w:val="en-GB"/>
        </w:rPr>
        <w:t>bytes to allow for EMV data. Due to length considerations, the current assumption is that the protocol will not support the lengths required for EMV transactions.</w:t>
      </w:r>
    </w:p>
    <w:p w14:paraId="4B78C058"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tbl>
      <w:tblPr>
        <w:tblW w:w="8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1669"/>
        <w:gridCol w:w="1890"/>
        <w:gridCol w:w="1350"/>
        <w:gridCol w:w="1710"/>
      </w:tblGrid>
      <w:tr w:rsidR="00C21BB6" w:rsidRPr="008F6EB2" w14:paraId="700C5422" w14:textId="77777777">
        <w:trPr>
          <w:trHeight w:val="323"/>
          <w:jc w:val="center"/>
        </w:trPr>
        <w:tc>
          <w:tcPr>
            <w:tcW w:w="1580" w:type="dxa"/>
            <w:shd w:val="pct5" w:color="auto" w:fill="auto"/>
          </w:tcPr>
          <w:p w14:paraId="7277C35C"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778EA6FD"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SOH</w:t>
            </w:r>
          </w:p>
        </w:tc>
        <w:tc>
          <w:tcPr>
            <w:tcW w:w="1669" w:type="dxa"/>
          </w:tcPr>
          <w:p w14:paraId="36A940CE"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1627F348"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Poll Code</w:t>
            </w:r>
          </w:p>
        </w:tc>
        <w:tc>
          <w:tcPr>
            <w:tcW w:w="1890" w:type="dxa"/>
            <w:vAlign w:val="center"/>
          </w:tcPr>
          <w:p w14:paraId="15ACDFD5"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8F6EB2">
              <w:rPr>
                <w:b/>
                <w:snapToGrid w:val="0"/>
                <w:color w:val="000000"/>
              </w:rPr>
              <w:t>BASE24 Message</w:t>
            </w:r>
          </w:p>
        </w:tc>
        <w:tc>
          <w:tcPr>
            <w:tcW w:w="1350" w:type="dxa"/>
            <w:shd w:val="pct5" w:color="auto" w:fill="auto"/>
          </w:tcPr>
          <w:p w14:paraId="2413BD95"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245CB062"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8F6EB2">
              <w:rPr>
                <w:b/>
                <w:snapToGrid w:val="0"/>
                <w:color w:val="000000"/>
              </w:rPr>
              <w:t>ETX</w:t>
            </w:r>
          </w:p>
        </w:tc>
        <w:tc>
          <w:tcPr>
            <w:tcW w:w="1710" w:type="dxa"/>
            <w:shd w:val="pct5" w:color="auto" w:fill="auto"/>
          </w:tcPr>
          <w:p w14:paraId="12E75C5F"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50CF67E6"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BCC</w:t>
            </w:r>
          </w:p>
          <w:p w14:paraId="3FD1D605"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tc>
      </w:tr>
    </w:tbl>
    <w:p w14:paraId="24047FC9"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p w14:paraId="5BA6F6FE" w14:textId="77777777" w:rsidR="00C21BB6" w:rsidRDefault="00C21BB6" w:rsidP="00847896">
      <w:pPr>
        <w:pStyle w:val="Heading2"/>
      </w:pPr>
      <w:bookmarkStart w:id="2399" w:name="_Toc128225707"/>
      <w:bookmarkStart w:id="2400" w:name="_Toc181695925"/>
      <w:bookmarkStart w:id="2401" w:name="_Toc224977503"/>
      <w:bookmarkStart w:id="2402" w:name="_Toc379192373"/>
      <w:bookmarkStart w:id="2403" w:name="_Toc30407655"/>
      <w:bookmarkStart w:id="2404" w:name="_Toc126079209"/>
      <w:r>
        <w:t>DATAPAC 3101</w:t>
      </w:r>
      <w:bookmarkEnd w:id="2399"/>
      <w:bookmarkEnd w:id="2400"/>
      <w:bookmarkEnd w:id="2401"/>
      <w:r w:rsidR="00740E00">
        <w:t xml:space="preserve"> for TD POS B24 Host (Host 1)</w:t>
      </w:r>
      <w:bookmarkEnd w:id="2402"/>
      <w:bookmarkEnd w:id="2403"/>
      <w:bookmarkEnd w:id="2404"/>
    </w:p>
    <w:p w14:paraId="2F5E5839" w14:textId="77777777" w:rsidR="00C21BB6" w:rsidRDefault="00C21BB6">
      <w:pPr>
        <w:pStyle w:val="Header"/>
        <w:tabs>
          <w:tab w:val="left" w:pos="288"/>
          <w:tab w:val="left" w:pos="720"/>
          <w:tab w:val="left" w:pos="1094"/>
          <w:tab w:val="left" w:pos="1440"/>
          <w:tab w:val="left" w:pos="4320"/>
          <w:tab w:val="left" w:pos="6681"/>
          <w:tab w:val="left" w:pos="8640"/>
          <w:tab w:val="left" w:pos="9331"/>
        </w:tabs>
        <w:rPr>
          <w:lang w:val="en-GB"/>
        </w:rPr>
      </w:pPr>
      <w:r>
        <w:rPr>
          <w:lang w:val="en-GB"/>
        </w:rPr>
        <w:t>The protocol currently support</w:t>
      </w:r>
      <w:r w:rsidR="00530F0C">
        <w:rPr>
          <w:lang w:val="en-GB"/>
        </w:rPr>
        <w:t>s</w:t>
      </w:r>
      <w:r>
        <w:rPr>
          <w:lang w:val="en-GB"/>
        </w:rPr>
        <w:t xml:space="preserve"> message lengths of approximately 250 bytes. In order to support EMV transactions, message lengths must be increased to </w:t>
      </w:r>
      <w:r w:rsidR="00C00F1F">
        <w:rPr>
          <w:lang w:val="en-GB"/>
        </w:rPr>
        <w:t xml:space="preserve">605 </w:t>
      </w:r>
      <w:r>
        <w:rPr>
          <w:lang w:val="en-GB"/>
        </w:rPr>
        <w:t>bytes to allow for EMV data. Support of new lengths required for EMV transactions by this protocol is under review.</w:t>
      </w:r>
    </w:p>
    <w:p w14:paraId="516B5667"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tbl>
      <w:tblPr>
        <w:tblW w:w="8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6"/>
        <w:gridCol w:w="2574"/>
        <w:gridCol w:w="1890"/>
        <w:gridCol w:w="1890"/>
      </w:tblGrid>
      <w:tr w:rsidR="00C21BB6" w:rsidRPr="008F6EB2" w14:paraId="195C2211" w14:textId="77777777">
        <w:trPr>
          <w:trHeight w:val="323"/>
          <w:jc w:val="center"/>
        </w:trPr>
        <w:tc>
          <w:tcPr>
            <w:tcW w:w="1836" w:type="dxa"/>
            <w:shd w:val="pct5" w:color="auto" w:fill="auto"/>
          </w:tcPr>
          <w:p w14:paraId="1DDE8323"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7C59A7C2"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STX</w:t>
            </w:r>
          </w:p>
        </w:tc>
        <w:tc>
          <w:tcPr>
            <w:tcW w:w="2574" w:type="dxa"/>
          </w:tcPr>
          <w:p w14:paraId="1685B9B6"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233234E4"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8F6EB2">
              <w:rPr>
                <w:b/>
                <w:snapToGrid w:val="0"/>
                <w:color w:val="000000"/>
              </w:rPr>
              <w:t>BASE24 Message</w:t>
            </w:r>
          </w:p>
        </w:tc>
        <w:tc>
          <w:tcPr>
            <w:tcW w:w="1890" w:type="dxa"/>
            <w:shd w:val="pct5" w:color="auto" w:fill="auto"/>
          </w:tcPr>
          <w:p w14:paraId="5823C407"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6F241908"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ETX</w:t>
            </w:r>
          </w:p>
        </w:tc>
        <w:tc>
          <w:tcPr>
            <w:tcW w:w="1890" w:type="dxa"/>
            <w:shd w:val="pct5" w:color="auto" w:fill="auto"/>
          </w:tcPr>
          <w:p w14:paraId="56E1359A"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18D22BCA"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LRC</w:t>
            </w:r>
          </w:p>
          <w:p w14:paraId="51E6ABDD"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tc>
      </w:tr>
    </w:tbl>
    <w:p w14:paraId="7E93A569"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p w14:paraId="013DB90A" w14:textId="591EF3A0" w:rsidR="00C21BB6" w:rsidRDefault="00C21BB6" w:rsidP="001D35DB">
      <w:pPr>
        <w:rPr>
          <w:lang w:val="en-GB"/>
        </w:rPr>
      </w:pPr>
      <w:r>
        <w:rPr>
          <w:lang w:val="en-GB"/>
        </w:rPr>
        <w:t xml:space="preserve">The </w:t>
      </w:r>
      <w:r w:rsidR="000A59C3">
        <w:rPr>
          <w:lang w:val="en-GB"/>
        </w:rPr>
        <w:t>seven-bit</w:t>
      </w:r>
      <w:r>
        <w:rPr>
          <w:lang w:val="en-GB"/>
        </w:rPr>
        <w:t xml:space="preserve"> LRC is calculated by the terminal by performing Exclusive OR of each character in the message before the even parity has been added. The calculation starts with the first character following the STX and continues through the ETX. Parity is then added to the LRC once it has been calculated and the LRC is transmitted immediately after the ETX so as to maintain the character cadence of the whole message. The LRC may take on any seven-bit value and the receiver should be prepared to handle LRC values that appear as ASCII control characters.</w:t>
      </w:r>
    </w:p>
    <w:p w14:paraId="37F06CE8" w14:textId="77777777" w:rsidR="00C21BB6" w:rsidRDefault="00C21BB6" w:rsidP="001D35DB">
      <w:pPr>
        <w:rPr>
          <w:lang w:val="en-GB"/>
        </w:rPr>
      </w:pPr>
    </w:p>
    <w:p w14:paraId="1D8EC392" w14:textId="137523BC" w:rsidR="00C21BB6" w:rsidRDefault="00C21BB6" w:rsidP="001D35DB">
      <w:pPr>
        <w:rPr>
          <w:lang w:val="en-GB"/>
        </w:rPr>
      </w:pPr>
      <w:r>
        <w:rPr>
          <w:lang w:val="en-GB"/>
        </w:rPr>
        <w:t xml:space="preserve">After successfully receiving a response from the host, the terminal using Datapac 3101 protocol sends an acknowledgement “ACK” back to the host. If the terminal detected </w:t>
      </w:r>
      <w:r w:rsidR="000A59C3">
        <w:rPr>
          <w:lang w:val="en-GB"/>
        </w:rPr>
        <w:t>errors</w:t>
      </w:r>
      <w:r>
        <w:rPr>
          <w:lang w:val="en-GB"/>
        </w:rPr>
        <w:t xml:space="preserve"> in the response from the host it will send back a negative acknowledgement “NAK”.</w:t>
      </w:r>
    </w:p>
    <w:p w14:paraId="08F17B54" w14:textId="77777777" w:rsidR="00C21BB6" w:rsidRDefault="00C21BB6" w:rsidP="001D35DB">
      <w:pPr>
        <w:rPr>
          <w:lang w:val="en-GB"/>
        </w:rPr>
      </w:pPr>
    </w:p>
    <w:p w14:paraId="3314FD57" w14:textId="0FE89846" w:rsidR="00C21BB6" w:rsidRDefault="00C21BB6" w:rsidP="001D35DB">
      <w:pPr>
        <w:rPr>
          <w:lang w:val="en-GB"/>
        </w:rPr>
      </w:pPr>
      <w:r>
        <w:rPr>
          <w:lang w:val="en-GB"/>
        </w:rPr>
        <w:t xml:space="preserve">If the terminal wants to use the Multiple Transaction Protocol where more than one transaction is sent in a session, then an SOH character should be substituted for the STX in the request. STX will </w:t>
      </w:r>
      <w:r w:rsidR="000A59C3">
        <w:rPr>
          <w:lang w:val="en-GB"/>
        </w:rPr>
        <w:t>remain</w:t>
      </w:r>
      <w:r>
        <w:rPr>
          <w:lang w:val="en-GB"/>
        </w:rPr>
        <w:t xml:space="preserve"> in the responses.</w:t>
      </w:r>
    </w:p>
    <w:p w14:paraId="4747B272"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p w14:paraId="24958FF7" w14:textId="77777777" w:rsidR="00C21BB6" w:rsidRDefault="00C21BB6" w:rsidP="00847896">
      <w:pPr>
        <w:pStyle w:val="Heading2"/>
      </w:pPr>
      <w:bookmarkStart w:id="2405" w:name="_Toc128225708"/>
      <w:bookmarkStart w:id="2406" w:name="_Toc181695926"/>
      <w:bookmarkStart w:id="2407" w:name="_Toc224977504"/>
      <w:bookmarkStart w:id="2408" w:name="_Toc379192374"/>
      <w:bookmarkStart w:id="2409" w:name="_Toc30407656"/>
      <w:bookmarkStart w:id="2410" w:name="_Toc126079210"/>
      <w:r>
        <w:t>NGD (same protocol as 3101)</w:t>
      </w:r>
      <w:bookmarkEnd w:id="2405"/>
      <w:bookmarkEnd w:id="2406"/>
      <w:bookmarkEnd w:id="2407"/>
      <w:r w:rsidR="00740E00">
        <w:t xml:space="preserve"> for TD POS B24 Host (Host 1)</w:t>
      </w:r>
      <w:bookmarkEnd w:id="2408"/>
      <w:bookmarkEnd w:id="2409"/>
      <w:bookmarkEnd w:id="2410"/>
    </w:p>
    <w:p w14:paraId="18C0B453" w14:textId="77777777" w:rsidR="00C21BB6" w:rsidRPr="00094864" w:rsidRDefault="00C21BB6">
      <w:pPr>
        <w:pStyle w:val="Header"/>
        <w:tabs>
          <w:tab w:val="left" w:pos="288"/>
          <w:tab w:val="left" w:pos="720"/>
          <w:tab w:val="left" w:pos="1094"/>
          <w:tab w:val="left" w:pos="1440"/>
          <w:tab w:val="left" w:pos="4320"/>
          <w:tab w:val="left" w:pos="6681"/>
          <w:tab w:val="left" w:pos="8640"/>
          <w:tab w:val="left" w:pos="9331"/>
        </w:tabs>
        <w:rPr>
          <w:rFonts w:cs="Arial"/>
          <w:lang w:val="en-GB"/>
        </w:rPr>
      </w:pPr>
      <w:r w:rsidRPr="00094864">
        <w:rPr>
          <w:rFonts w:cs="Arial"/>
          <w:lang w:val="en-GB"/>
        </w:rPr>
        <w:t>Next Generation Dial network is the new network replacing the Datapac network. The protocol currently support</w:t>
      </w:r>
      <w:r w:rsidR="00530F0C" w:rsidRPr="00094864">
        <w:rPr>
          <w:rFonts w:cs="Arial"/>
          <w:lang w:val="en-GB"/>
        </w:rPr>
        <w:t>s</w:t>
      </w:r>
      <w:r w:rsidRPr="00094864">
        <w:rPr>
          <w:rFonts w:cs="Arial"/>
          <w:lang w:val="en-GB"/>
        </w:rPr>
        <w:t xml:space="preserve"> message lengths of approximately 250 bytes. In order to support EMV transactions, message lengths must be increased to </w:t>
      </w:r>
      <w:r w:rsidR="00C00F1F" w:rsidRPr="00094864">
        <w:rPr>
          <w:rFonts w:cs="Arial"/>
          <w:lang w:val="en-GB"/>
        </w:rPr>
        <w:t xml:space="preserve">605 </w:t>
      </w:r>
      <w:r w:rsidRPr="00094864">
        <w:rPr>
          <w:rFonts w:cs="Arial"/>
          <w:lang w:val="en-GB"/>
        </w:rPr>
        <w:t>bytes to allow for EMV data. Support of new lengths required for EMV transactions by this protocol is under review.</w:t>
      </w:r>
    </w:p>
    <w:p w14:paraId="33D29378" w14:textId="77777777" w:rsidR="00C21BB6" w:rsidRDefault="00C21BB6">
      <w:pPr>
        <w:pStyle w:val="Header"/>
        <w:tabs>
          <w:tab w:val="left" w:pos="288"/>
          <w:tab w:val="left" w:pos="720"/>
          <w:tab w:val="left" w:pos="1094"/>
          <w:tab w:val="left" w:pos="1440"/>
          <w:tab w:val="left" w:pos="4320"/>
          <w:tab w:val="left" w:pos="6681"/>
          <w:tab w:val="left" w:pos="8640"/>
          <w:tab w:val="left" w:pos="9331"/>
        </w:tabs>
        <w:rPr>
          <w:lang w:val="en-GB"/>
        </w:rPr>
      </w:pPr>
    </w:p>
    <w:p w14:paraId="307028BA" w14:textId="77777777" w:rsidR="00C21BB6" w:rsidRDefault="00C21BB6" w:rsidP="00847896">
      <w:pPr>
        <w:pStyle w:val="Heading2"/>
      </w:pPr>
      <w:bookmarkStart w:id="2411" w:name="_Toc128225709"/>
      <w:bookmarkStart w:id="2412" w:name="_Toc181695927"/>
      <w:bookmarkStart w:id="2413" w:name="_Toc224977505"/>
      <w:bookmarkStart w:id="2414" w:name="_Toc379192375"/>
      <w:bookmarkStart w:id="2415" w:name="_Toc30407657"/>
      <w:bookmarkStart w:id="2416" w:name="_Toc126079211"/>
      <w:r>
        <w:lastRenderedPageBreak/>
        <w:t>TCP/IP</w:t>
      </w:r>
      <w:bookmarkEnd w:id="2411"/>
      <w:bookmarkEnd w:id="2412"/>
      <w:bookmarkEnd w:id="2413"/>
      <w:r w:rsidR="00740E00">
        <w:t xml:space="preserve"> for TD POS B24 Host (Host 1)</w:t>
      </w:r>
      <w:bookmarkEnd w:id="2414"/>
      <w:bookmarkEnd w:id="2415"/>
      <w:bookmarkEnd w:id="2416"/>
    </w:p>
    <w:p w14:paraId="59D74202" w14:textId="77777777" w:rsidR="00C21BB6" w:rsidRDefault="00C21BB6" w:rsidP="001D35DB">
      <w:pPr>
        <w:rPr>
          <w:lang w:val="en-GB"/>
        </w:rPr>
      </w:pPr>
      <w:r>
        <w:rPr>
          <w:lang w:val="en-GB"/>
        </w:rPr>
        <w:t>BASE24 offers two kinds of TCP IP connections to terminals:</w:t>
      </w:r>
    </w:p>
    <w:p w14:paraId="320C29C8" w14:textId="77777777" w:rsidR="00C21BB6" w:rsidRDefault="00C21BB6" w:rsidP="001D35DB">
      <w:pPr>
        <w:rPr>
          <w:lang w:val="en-GB"/>
        </w:rPr>
      </w:pPr>
    </w:p>
    <w:p w14:paraId="17ABBC71" w14:textId="77777777" w:rsidR="00C21BB6" w:rsidRPr="008F6EB2" w:rsidRDefault="00C21BB6" w:rsidP="00E9760F">
      <w:pPr>
        <w:pStyle w:val="Heading3"/>
        <w:rPr>
          <w:lang w:val="en-GB"/>
        </w:rPr>
      </w:pPr>
      <w:r w:rsidRPr="008F6EB2">
        <w:rPr>
          <w:lang w:val="en-GB"/>
        </w:rPr>
        <w:t>Conventional IP</w:t>
      </w:r>
    </w:p>
    <w:p w14:paraId="32690C46" w14:textId="77777777" w:rsidR="00C21BB6" w:rsidRDefault="00C21BB6" w:rsidP="001D35DB">
      <w:pPr>
        <w:ind w:left="360"/>
        <w:rPr>
          <w:lang w:val="en-GB"/>
        </w:rPr>
      </w:pPr>
      <w:r>
        <w:rPr>
          <w:lang w:val="en-GB"/>
        </w:rPr>
        <w:t>Conventional IP offers single CTS process instance associated to one processor and a single IP port/address.</w:t>
      </w:r>
    </w:p>
    <w:p w14:paraId="0308AF60" w14:textId="77777777" w:rsidR="00C21BB6" w:rsidRDefault="00C21BB6">
      <w:pPr>
        <w:tabs>
          <w:tab w:val="left" w:pos="288"/>
          <w:tab w:val="left" w:pos="720"/>
          <w:tab w:val="left" w:pos="1094"/>
          <w:tab w:val="left" w:pos="1440"/>
          <w:tab w:val="left" w:pos="2700"/>
          <w:tab w:val="left" w:pos="4320"/>
          <w:tab w:val="left" w:pos="6681"/>
          <w:tab w:val="left" w:pos="8640"/>
          <w:tab w:val="left" w:pos="9331"/>
        </w:tabs>
        <w:ind w:left="1094"/>
        <w:rPr>
          <w:lang w:val="en-GB"/>
        </w:rPr>
      </w:pPr>
    </w:p>
    <w:p w14:paraId="7F3CB676" w14:textId="77777777" w:rsidR="00C21BB6" w:rsidRPr="008F6EB2" w:rsidRDefault="00C21BB6" w:rsidP="00E9760F">
      <w:pPr>
        <w:pStyle w:val="Heading3"/>
        <w:rPr>
          <w:lang w:val="en-GB"/>
        </w:rPr>
      </w:pPr>
      <w:r w:rsidRPr="008F6EB2">
        <w:rPr>
          <w:lang w:val="en-GB"/>
        </w:rPr>
        <w:t>Bridged (Parallel) IP</w:t>
      </w:r>
    </w:p>
    <w:p w14:paraId="5730BCBD" w14:textId="77777777" w:rsidR="00C21BB6" w:rsidRDefault="00C21BB6" w:rsidP="003028AB">
      <w:pPr>
        <w:pStyle w:val="NoSpacing"/>
        <w:rPr>
          <w:lang w:val="en-GB"/>
        </w:rPr>
      </w:pPr>
      <w:r>
        <w:rPr>
          <w:lang w:val="en-GB"/>
        </w:rPr>
        <w:t>Parallel IP offers multiple CTS process instances in multiple processors all sharing the same port and presenting a single IP host to the outside world.</w:t>
      </w:r>
    </w:p>
    <w:p w14:paraId="03C57069" w14:textId="77777777" w:rsidR="00C21BB6" w:rsidRDefault="00C21BB6" w:rsidP="003028AB">
      <w:pPr>
        <w:pStyle w:val="NoSpacing"/>
        <w:rPr>
          <w:lang w:val="en-GB"/>
        </w:rPr>
      </w:pPr>
    </w:p>
    <w:p w14:paraId="48762624" w14:textId="77777777" w:rsidR="00C21BB6" w:rsidRDefault="00C21BB6" w:rsidP="003028AB">
      <w:pPr>
        <w:pStyle w:val="NoSpacing"/>
        <w:rPr>
          <w:lang w:val="en-GB"/>
        </w:rPr>
      </w:pPr>
      <w:r>
        <w:rPr>
          <w:lang w:val="en-GB"/>
        </w:rPr>
        <w:t>Both connection types can be:</w:t>
      </w:r>
    </w:p>
    <w:p w14:paraId="77A1FD2E" w14:textId="77777777" w:rsidR="00C21BB6" w:rsidRDefault="00C21BB6" w:rsidP="00F12805">
      <w:pPr>
        <w:pStyle w:val="ListParagraph"/>
        <w:numPr>
          <w:ilvl w:val="1"/>
          <w:numId w:val="102"/>
        </w:numPr>
        <w:ind w:left="720"/>
        <w:rPr>
          <w:lang w:val="en-GB"/>
        </w:rPr>
      </w:pPr>
      <w:r w:rsidRPr="008F6EB2">
        <w:rPr>
          <w:b/>
          <w:bCs/>
          <w:lang w:val="en-GB"/>
        </w:rPr>
        <w:t>Persistent</w:t>
      </w:r>
      <w:r w:rsidR="008F6EB2" w:rsidRPr="008F6EB2">
        <w:rPr>
          <w:b/>
          <w:bCs/>
          <w:lang w:val="en-GB"/>
        </w:rPr>
        <w:t xml:space="preserve"> </w:t>
      </w:r>
      <w:r w:rsidRPr="008F6EB2">
        <w:rPr>
          <w:b/>
          <w:bCs/>
          <w:lang w:val="en-GB"/>
        </w:rPr>
        <w:t>Sessions</w:t>
      </w:r>
      <w:r w:rsidRPr="008F6EB2">
        <w:rPr>
          <w:lang w:val="en-GB"/>
        </w:rPr>
        <w:t xml:space="preserve"> remain up for extended periods of time (transaction </w:t>
      </w:r>
      <w:r>
        <w:rPr>
          <w:lang w:val="en-GB"/>
        </w:rPr>
        <w:t>uses existing session)</w:t>
      </w:r>
    </w:p>
    <w:p w14:paraId="1C7AC034" w14:textId="77777777" w:rsidR="00C21BB6" w:rsidRPr="008F6EB2" w:rsidRDefault="00C21BB6" w:rsidP="00F12805">
      <w:pPr>
        <w:pStyle w:val="ListParagraph"/>
        <w:numPr>
          <w:ilvl w:val="0"/>
          <w:numId w:val="102"/>
        </w:numPr>
        <w:rPr>
          <w:lang w:val="en-GB"/>
        </w:rPr>
      </w:pPr>
      <w:r w:rsidRPr="008F6EB2">
        <w:rPr>
          <w:b/>
          <w:bCs/>
          <w:lang w:val="en-GB"/>
        </w:rPr>
        <w:t>Non-Persistent</w:t>
      </w:r>
      <w:r w:rsidR="008F6EB2" w:rsidRPr="008F6EB2">
        <w:rPr>
          <w:b/>
          <w:bCs/>
          <w:lang w:val="en-GB"/>
        </w:rPr>
        <w:t xml:space="preserve"> </w:t>
      </w:r>
      <w:r w:rsidRPr="008F6EB2">
        <w:rPr>
          <w:b/>
          <w:bCs/>
          <w:lang w:val="en-GB"/>
        </w:rPr>
        <w:t>Sessions</w:t>
      </w:r>
      <w:r w:rsidRPr="008F6EB2">
        <w:rPr>
          <w:lang w:val="en-GB"/>
        </w:rPr>
        <w:t xml:space="preserve"> have a life span of one transaction requiring a connect/disconnect for each transaction</w:t>
      </w:r>
    </w:p>
    <w:p w14:paraId="2C2C5359" w14:textId="77777777" w:rsidR="00C21BB6" w:rsidRDefault="00C21BB6" w:rsidP="003028AB">
      <w:pPr>
        <w:pStyle w:val="NoSpacing"/>
        <w:rPr>
          <w:lang w:val="en-GB"/>
        </w:rPr>
      </w:pPr>
    </w:p>
    <w:p w14:paraId="3B86499C" w14:textId="77777777" w:rsidR="00C21BB6" w:rsidRDefault="00C21BB6" w:rsidP="008F6EB2">
      <w:pPr>
        <w:rPr>
          <w:lang w:val="en-GB"/>
        </w:rPr>
      </w:pPr>
      <w:r>
        <w:rPr>
          <w:lang w:val="en-GB"/>
        </w:rPr>
        <w:t>Parallel IP configuration provides a more redundancy in the connection to the communications network and hence is the recommended configurations for new connections to BASE24</w:t>
      </w:r>
    </w:p>
    <w:p w14:paraId="29C2BC11" w14:textId="77777777" w:rsidR="00C21BB6" w:rsidRDefault="00C21BB6">
      <w:pPr>
        <w:rPr>
          <w:lang w:val="en-GB"/>
        </w:rPr>
      </w:pPr>
    </w:p>
    <w:p w14:paraId="2EB59C36" w14:textId="77777777" w:rsidR="00C21BB6" w:rsidRPr="008F6EB2" w:rsidRDefault="00C21BB6" w:rsidP="00E9760F">
      <w:pPr>
        <w:pStyle w:val="Heading3"/>
        <w:rPr>
          <w:snapToGrid w:val="0"/>
        </w:rPr>
      </w:pPr>
      <w:r w:rsidRPr="008F6EB2">
        <w:rPr>
          <w:snapToGrid w:val="0"/>
        </w:rPr>
        <w:t>1.  Outbound TCP/IP message sent from POS terminal to TD Tandem Base24 system</w:t>
      </w:r>
    </w:p>
    <w:p w14:paraId="08369AC3" w14:textId="69267903" w:rsidR="00261EE2" w:rsidRPr="008F6EB2" w:rsidRDefault="00261EE2"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 xml:space="preserve">The BASE24 message created by the POS solution will be broken into packets during the TCP/IP conversion.  Each TCP/IP packet will have 2 bytes (binary) added at the beginning of the packet data. This 16-bit header (2 bytes binary) contains the length of the data message that follows (including the length of the ETX but not the length of the 2-byte header; </w:t>
      </w:r>
      <w:r w:rsidR="000A59C3" w:rsidRPr="008F6EB2">
        <w:rPr>
          <w:snapToGrid w:val="0"/>
          <w:color w:val="000000"/>
        </w:rPr>
        <w:t>e.g.</w:t>
      </w:r>
      <w:r w:rsidRPr="008F6EB2">
        <w:rPr>
          <w:snapToGrid w:val="0"/>
          <w:color w:val="000000"/>
        </w:rPr>
        <w:t xml:space="preserve"> &lt;0006&gt;HELLO</w:t>
      </w:r>
      <w:r w:rsidRPr="008F6EB2">
        <w:rPr>
          <w:snapToGrid w:val="0"/>
          <w:color w:val="000000"/>
          <w:bdr w:val="double" w:sz="12" w:space="0" w:color="000000"/>
        </w:rPr>
        <w:t>ETX</w:t>
      </w:r>
      <w:r w:rsidRPr="008F6EB2">
        <w:rPr>
          <w:snapToGrid w:val="0"/>
          <w:color w:val="000000"/>
        </w:rPr>
        <w:t xml:space="preserve">).  The 2 bytes header will be stripped from the packet once it reaches TD Tandem Base24 system (by CTS-E, BASE24 TCP/IP Server).  This is done so the CTS process can know the length of each packet and consequently the length of the BASE24 message. </w:t>
      </w:r>
    </w:p>
    <w:p w14:paraId="31DBE7D5" w14:textId="77777777" w:rsidR="00261EE2" w:rsidRPr="008F6EB2" w:rsidRDefault="00261EE2"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 xml:space="preserve"> </w:t>
      </w:r>
    </w:p>
    <w:p w14:paraId="5C59AAAC" w14:textId="77777777" w:rsidR="00261EE2" w:rsidRPr="008F6EB2" w:rsidRDefault="00261EE2"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The 2-byte message length is completely independent from the packet length that is present in the standard TCP/IP data packet envelope.  BASE24 does not see this standard envelope.</w:t>
      </w:r>
    </w:p>
    <w:p w14:paraId="76F56F95" w14:textId="77777777" w:rsidR="00261EE2" w:rsidRPr="008F6EB2" w:rsidRDefault="00261EE2"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 xml:space="preserve"> </w:t>
      </w:r>
    </w:p>
    <w:p w14:paraId="40C6A4EF" w14:textId="77777777" w:rsidR="00261EE2" w:rsidRPr="008F6EB2" w:rsidRDefault="00261EE2"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An ETX is appended to the BASE24 Message to facilitate parsing of the message.</w:t>
      </w:r>
    </w:p>
    <w:p w14:paraId="1FB23DC4" w14:textId="77777777" w:rsidR="00C21BB6" w:rsidRPr="008F6EB2" w:rsidRDefault="00C21BB6"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13F852FC" w14:textId="77777777" w:rsidR="0075401D" w:rsidRDefault="0075401D">
      <w:pPr>
        <w:rPr>
          <w:snapToGrid w:val="0"/>
          <w:color w:val="000000"/>
        </w:rPr>
      </w:pPr>
      <w:r>
        <w:rPr>
          <w:snapToGrid w:val="0"/>
          <w:color w:val="000000"/>
        </w:rPr>
        <w:br w:type="page"/>
      </w:r>
    </w:p>
    <w:p w14:paraId="38944BAA" w14:textId="77777777" w:rsidR="00C21BB6" w:rsidRDefault="00C21BB6"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lastRenderedPageBreak/>
        <w:t>Based on IP Standard IPv4</w:t>
      </w:r>
    </w:p>
    <w:p w14:paraId="2C27827D" w14:textId="77777777" w:rsidR="008F6EB2" w:rsidRPr="008F6EB2" w:rsidRDefault="008F6EB2" w:rsidP="008F6EB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4"/>
        <w:gridCol w:w="2056"/>
        <w:gridCol w:w="2056"/>
        <w:gridCol w:w="1661"/>
        <w:gridCol w:w="1661"/>
      </w:tblGrid>
      <w:tr w:rsidR="00C21BB6" w:rsidRPr="008F6EB2" w14:paraId="46CE35AE" w14:textId="77777777" w:rsidTr="008F6EB2">
        <w:trPr>
          <w:trHeight w:val="323"/>
        </w:trPr>
        <w:tc>
          <w:tcPr>
            <w:tcW w:w="1584" w:type="dxa"/>
            <w:shd w:val="pct5" w:color="auto" w:fill="auto"/>
          </w:tcPr>
          <w:p w14:paraId="02C5C510"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7825AD82"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IP Header</w:t>
            </w:r>
          </w:p>
        </w:tc>
        <w:tc>
          <w:tcPr>
            <w:tcW w:w="2056" w:type="dxa"/>
          </w:tcPr>
          <w:p w14:paraId="587E44FF"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16-bit header</w:t>
            </w:r>
          </w:p>
          <w:p w14:paraId="7F29C346"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8F6EB2">
              <w:rPr>
                <w:snapToGrid w:val="0"/>
                <w:color w:val="000000"/>
              </w:rPr>
              <w:t xml:space="preserve">(contains the length of the </w:t>
            </w:r>
            <w:r w:rsidR="00261EE2" w:rsidRPr="008F6EB2">
              <w:rPr>
                <w:b/>
                <w:snapToGrid w:val="0"/>
                <w:color w:val="000000"/>
              </w:rPr>
              <w:t>BASE24 Message plus ETX</w:t>
            </w:r>
            <w:r w:rsidRPr="008F6EB2">
              <w:rPr>
                <w:snapToGrid w:val="0"/>
                <w:color w:val="000000"/>
              </w:rPr>
              <w:t>; length excludes itself.)</w:t>
            </w:r>
          </w:p>
        </w:tc>
        <w:tc>
          <w:tcPr>
            <w:tcW w:w="2056" w:type="dxa"/>
          </w:tcPr>
          <w:p w14:paraId="00355011"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184D4491"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8F6EB2">
              <w:rPr>
                <w:b/>
                <w:snapToGrid w:val="0"/>
                <w:color w:val="000000"/>
              </w:rPr>
              <w:t>BASE24 Message</w:t>
            </w:r>
          </w:p>
        </w:tc>
        <w:tc>
          <w:tcPr>
            <w:tcW w:w="1661" w:type="dxa"/>
          </w:tcPr>
          <w:p w14:paraId="674C1E7B"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6E3A388B"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ETX</w:t>
            </w:r>
          </w:p>
        </w:tc>
        <w:tc>
          <w:tcPr>
            <w:tcW w:w="1661" w:type="dxa"/>
            <w:shd w:val="pct5" w:color="auto" w:fill="auto"/>
          </w:tcPr>
          <w:p w14:paraId="4A981313"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p>
          <w:p w14:paraId="47208D01" w14:textId="77777777" w:rsidR="00C21BB6" w:rsidRPr="008F6EB2" w:rsidRDefault="00C21BB6">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8F6EB2">
              <w:rPr>
                <w:b/>
                <w:snapToGrid w:val="0"/>
                <w:color w:val="000000"/>
              </w:rPr>
              <w:t>IP Trailer</w:t>
            </w:r>
          </w:p>
        </w:tc>
      </w:tr>
    </w:tbl>
    <w:p w14:paraId="6FEE37A3" w14:textId="77777777" w:rsidR="00C21BB6" w:rsidRDefault="00C21BB6" w:rsidP="008F6EB2">
      <w:pPr>
        <w:tabs>
          <w:tab w:val="left" w:pos="0"/>
          <w:tab w:val="left" w:pos="720"/>
          <w:tab w:val="left" w:pos="1440"/>
          <w:tab w:val="left" w:pos="2160"/>
          <w:tab w:val="left" w:pos="2880"/>
          <w:tab w:val="left" w:pos="3600"/>
          <w:tab w:val="left" w:pos="4320"/>
        </w:tabs>
        <w:spacing w:line="240" w:lineRule="atLeast"/>
        <w:ind w:left="792"/>
        <w:rPr>
          <w:snapToGrid w:val="0"/>
          <w:color w:val="000000"/>
        </w:rPr>
      </w:pPr>
    </w:p>
    <w:p w14:paraId="20D969D8" w14:textId="77777777" w:rsidR="0075401D" w:rsidRPr="008F6EB2" w:rsidRDefault="0075401D" w:rsidP="008F6EB2">
      <w:pPr>
        <w:tabs>
          <w:tab w:val="left" w:pos="0"/>
          <w:tab w:val="left" w:pos="720"/>
          <w:tab w:val="left" w:pos="1440"/>
          <w:tab w:val="left" w:pos="2160"/>
          <w:tab w:val="left" w:pos="2880"/>
          <w:tab w:val="left" w:pos="3600"/>
          <w:tab w:val="left" w:pos="4320"/>
        </w:tabs>
        <w:spacing w:line="240" w:lineRule="atLeast"/>
        <w:ind w:left="792"/>
        <w:rPr>
          <w:snapToGrid w:val="0"/>
          <w:color w:val="000000"/>
        </w:rPr>
      </w:pPr>
    </w:p>
    <w:p w14:paraId="4FBE403C" w14:textId="77777777" w:rsidR="00C21BB6" w:rsidRPr="008F6EB2" w:rsidRDefault="00C21BB6" w:rsidP="00E9760F">
      <w:pPr>
        <w:pStyle w:val="Heading3"/>
        <w:rPr>
          <w:snapToGrid w:val="0"/>
        </w:rPr>
      </w:pPr>
      <w:r w:rsidRPr="008F6EB2">
        <w:rPr>
          <w:snapToGrid w:val="0"/>
        </w:rPr>
        <w:t>2.  Inbound TCP/IP message received by POS terminal from TD Tandem B</w:t>
      </w:r>
      <w:r w:rsidR="00B73D3B">
        <w:rPr>
          <w:snapToGrid w:val="0"/>
        </w:rPr>
        <w:t>ASE</w:t>
      </w:r>
      <w:r w:rsidRPr="008F6EB2">
        <w:rPr>
          <w:snapToGrid w:val="0"/>
        </w:rPr>
        <w:t>24 system</w:t>
      </w:r>
    </w:p>
    <w:p w14:paraId="50B3238C" w14:textId="77777777" w:rsidR="00C21BB6" w:rsidRPr="008F6EB2" w:rsidRDefault="00C21BB6"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The same is true for the messages sent back to the terminals. CTS-E will add two bytes in front of each packet for the response message created by BASE24.  The terminal has to strip these 2 bytes (binary) off when it receives the message from TD Tandem host.</w:t>
      </w:r>
    </w:p>
    <w:p w14:paraId="0367A554" w14:textId="77777777" w:rsidR="00C21BB6" w:rsidRPr="008F6EB2" w:rsidRDefault="00C21BB6"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p>
    <w:p w14:paraId="3A3E3778" w14:textId="77777777" w:rsidR="00C21BB6" w:rsidRPr="008F6EB2" w:rsidRDefault="00C21BB6" w:rsidP="008F6EB2">
      <w:pPr>
        <w:tabs>
          <w:tab w:val="left" w:pos="0"/>
          <w:tab w:val="left" w:pos="720"/>
          <w:tab w:val="left" w:pos="1440"/>
          <w:tab w:val="left" w:pos="2160"/>
          <w:tab w:val="left" w:pos="2880"/>
          <w:tab w:val="left" w:pos="3600"/>
          <w:tab w:val="left" w:pos="4320"/>
        </w:tabs>
        <w:spacing w:line="240" w:lineRule="atLeast"/>
        <w:ind w:left="360"/>
        <w:rPr>
          <w:snapToGrid w:val="0"/>
          <w:color w:val="000000"/>
        </w:rPr>
      </w:pPr>
      <w:r w:rsidRPr="008F6EB2">
        <w:rPr>
          <w:snapToGrid w:val="0"/>
          <w:color w:val="000000"/>
        </w:rPr>
        <w:t>Every application message from BASE24 has an ETX appended after the BASE24 Message.  The POS terminal can use the ETX to determine the end of the message.</w:t>
      </w:r>
    </w:p>
    <w:p w14:paraId="7FE2DA05" w14:textId="77777777" w:rsidR="00C21BB6" w:rsidRPr="008F6EB2" w:rsidRDefault="00C21BB6" w:rsidP="008F6EB2">
      <w:pPr>
        <w:ind w:left="360"/>
        <w:rPr>
          <w:lang w:val="en-GB"/>
        </w:rPr>
      </w:pPr>
    </w:p>
    <w:p w14:paraId="3CD2F371" w14:textId="77777777" w:rsidR="00C21BB6" w:rsidRDefault="00C21BB6" w:rsidP="00094864">
      <w:pPr>
        <w:pStyle w:val="Heading1"/>
        <w:pageBreakBefore/>
        <w:rPr>
          <w:rFonts w:cs="Arial"/>
        </w:rPr>
      </w:pPr>
      <w:bookmarkStart w:id="2417" w:name="_Toc128225710"/>
      <w:bookmarkStart w:id="2418" w:name="_Toc181695928"/>
      <w:bookmarkStart w:id="2419" w:name="_Toc224977506"/>
      <w:bookmarkStart w:id="2420" w:name="_Toc379192376"/>
      <w:bookmarkStart w:id="2421" w:name="_Toc30407658"/>
      <w:bookmarkStart w:id="2422" w:name="_Toc126079212"/>
      <w:r>
        <w:rPr>
          <w:rFonts w:cs="Arial"/>
        </w:rPr>
        <w:lastRenderedPageBreak/>
        <w:t>MESSAGE FLOWS</w:t>
      </w:r>
      <w:bookmarkEnd w:id="2417"/>
      <w:bookmarkEnd w:id="2418"/>
      <w:bookmarkEnd w:id="2419"/>
      <w:r w:rsidR="00740E00">
        <w:rPr>
          <w:rFonts w:cs="Arial"/>
        </w:rPr>
        <w:t xml:space="preserve"> FOR</w:t>
      </w:r>
      <w:r w:rsidR="00740E00">
        <w:t xml:space="preserve"> TD POS B24 HOST (HOST 1)</w:t>
      </w:r>
      <w:bookmarkEnd w:id="2420"/>
      <w:bookmarkEnd w:id="2421"/>
      <w:bookmarkEnd w:id="2422"/>
    </w:p>
    <w:p w14:paraId="03D2192F" w14:textId="77777777" w:rsidR="00786F00" w:rsidRDefault="00C21BB6"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Message flow between the terminal and BASE24 host is based on 2 leg messages, e.g. request and response for online transactions and advice and acknowledgment for reversals and force post transactions. In the case </w:t>
      </w:r>
      <w:r w:rsidR="00094864">
        <w:rPr>
          <w:rFonts w:cs="Arial"/>
          <w:snapToGrid w:val="0"/>
          <w:color w:val="000000"/>
        </w:rPr>
        <w:t xml:space="preserve">of </w:t>
      </w:r>
      <w:r>
        <w:rPr>
          <w:rFonts w:cs="Arial"/>
          <w:snapToGrid w:val="0"/>
          <w:color w:val="000000"/>
        </w:rPr>
        <w:t>downloads, multiple request and response pairs may be required to complete the transaction.</w:t>
      </w:r>
    </w:p>
    <w:p w14:paraId="2E1CDF77" w14:textId="77777777" w:rsidR="00C21BB6" w:rsidRDefault="00C21BB6"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24B5A555" w14:textId="77777777" w:rsidR="00C21BB6" w:rsidRDefault="00C21BB6"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The reversal of any customer transaction must be acknowledged by BASE24 before the next customer transaction is processed.  This ensures that BASE24 has the context of the original transaction and prevents the reversal from being dropped as unmatched.  BASE24 stores the context of the two previous transactions to match with reversals and thus prevent duplicate reversals from creating out of balance situations.</w:t>
      </w:r>
    </w:p>
    <w:p w14:paraId="67948432" w14:textId="77777777" w:rsidR="00C21BB6" w:rsidRDefault="00C21BB6"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7A05598" w14:textId="77777777" w:rsidR="00C21BB6" w:rsidRDefault="00C21BB6" w:rsidP="00847896">
      <w:pPr>
        <w:pStyle w:val="Heading2"/>
        <w:rPr>
          <w:snapToGrid w:val="0"/>
        </w:rPr>
      </w:pPr>
      <w:bookmarkStart w:id="2423" w:name="_Toc128225711"/>
      <w:bookmarkStart w:id="2424" w:name="_Toc181695929"/>
      <w:bookmarkStart w:id="2425" w:name="_Toc224977507"/>
      <w:bookmarkStart w:id="2426" w:name="_Toc379192377"/>
      <w:bookmarkStart w:id="2427" w:name="_Toc30407659"/>
      <w:bookmarkStart w:id="2428" w:name="_Toc126079213"/>
      <w:r>
        <w:rPr>
          <w:snapToGrid w:val="0"/>
        </w:rPr>
        <w:t>Online Financial Transactions</w:t>
      </w:r>
      <w:bookmarkEnd w:id="2423"/>
      <w:bookmarkEnd w:id="2424"/>
      <w:bookmarkEnd w:id="2425"/>
      <w:bookmarkEnd w:id="2426"/>
      <w:bookmarkEnd w:id="2427"/>
      <w:bookmarkEnd w:id="2428"/>
    </w:p>
    <w:p w14:paraId="6D00837B" w14:textId="77777777" w:rsidR="00C21BB6" w:rsidRPr="004528E6" w:rsidRDefault="00CA3E29" w:rsidP="00E9760F">
      <w:pPr>
        <w:pStyle w:val="Heading3"/>
        <w:rPr>
          <w:snapToGrid w:val="0"/>
        </w:rPr>
      </w:pPr>
      <w:r w:rsidRPr="004528E6">
        <w:rPr>
          <w:snapToGrid w:val="0"/>
        </w:rPr>
        <w:t xml:space="preserve">Debit </w:t>
      </w:r>
      <w:r w:rsidR="00C21BB6" w:rsidRPr="004528E6">
        <w:rPr>
          <w:snapToGrid w:val="0"/>
        </w:rPr>
        <w:t>transactions</w:t>
      </w:r>
    </w:p>
    <w:p w14:paraId="47C0E8AA" w14:textId="77777777" w:rsidR="00C21BB6" w:rsidRPr="008F6EB2" w:rsidRDefault="00C21BB6"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Normal Purchase</w:t>
      </w:r>
    </w:p>
    <w:p w14:paraId="4EAA99A6" w14:textId="77777777" w:rsidR="00C21BB6" w:rsidRPr="008F6EB2" w:rsidRDefault="00C21BB6"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Pre-Auth Purchase</w:t>
      </w:r>
    </w:p>
    <w:p w14:paraId="01D5519F" w14:textId="77777777" w:rsidR="00846EB0" w:rsidRPr="008F6EB2" w:rsidRDefault="00846EB0"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Purchase with Cash Back*</w:t>
      </w:r>
    </w:p>
    <w:p w14:paraId="6FA8EBD8" w14:textId="77777777" w:rsidR="00C21BB6" w:rsidRPr="008F6EB2" w:rsidRDefault="00C21BB6"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Merchandise Return</w:t>
      </w:r>
    </w:p>
    <w:p w14:paraId="3E6CA852" w14:textId="77777777" w:rsidR="00211031" w:rsidRPr="008F6EB2" w:rsidRDefault="00211031"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Balance Inquiry (US Acquired only)</w:t>
      </w:r>
    </w:p>
    <w:p w14:paraId="69821D17" w14:textId="77777777" w:rsidR="00C21BB6" w:rsidRPr="008F6EB2" w:rsidRDefault="00C21BB6"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Purchase Adjustment (Void Purchase</w:t>
      </w:r>
      <w:r w:rsidR="00851582" w:rsidRPr="008F6EB2">
        <w:rPr>
          <w:rFonts w:cs="Arial"/>
          <w:snapToGrid w:val="0"/>
          <w:color w:val="000000"/>
        </w:rPr>
        <w:t xml:space="preserve"> and Void Purchase with Cash Back</w:t>
      </w:r>
      <w:r w:rsidR="00397F14" w:rsidRPr="008F6EB2">
        <w:rPr>
          <w:rFonts w:cs="Arial"/>
          <w:snapToGrid w:val="0"/>
          <w:color w:val="000000"/>
        </w:rPr>
        <w:t xml:space="preserve"> – US does not support Void of Purchase with Cash Back on Debit</w:t>
      </w:r>
      <w:r w:rsidRPr="008F6EB2">
        <w:rPr>
          <w:rFonts w:cs="Arial"/>
          <w:snapToGrid w:val="0"/>
          <w:color w:val="000000"/>
        </w:rPr>
        <w:t>)</w:t>
      </w:r>
    </w:p>
    <w:p w14:paraId="3FA2EA40" w14:textId="77777777" w:rsidR="00C21BB6" w:rsidRPr="008F6EB2" w:rsidRDefault="00C21BB6" w:rsidP="002339E1">
      <w:pPr>
        <w:pStyle w:val="ListParagraph"/>
        <w:numPr>
          <w:ilvl w:val="0"/>
          <w:numId w:val="26"/>
        </w:numPr>
        <w:tabs>
          <w:tab w:val="clear" w:pos="1152"/>
          <w:tab w:val="left" w:pos="0"/>
          <w:tab w:val="num"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Return Adjustment  (Void Merchandise Return</w:t>
      </w:r>
      <w:r w:rsidR="006B5962" w:rsidRPr="008F6EB2">
        <w:rPr>
          <w:rFonts w:cs="Arial"/>
          <w:snapToGrid w:val="0"/>
          <w:color w:val="000000"/>
        </w:rPr>
        <w:t>. Canadian Acquired only</w:t>
      </w:r>
      <w:r w:rsidRPr="008F6EB2">
        <w:rPr>
          <w:rFonts w:cs="Arial"/>
          <w:snapToGrid w:val="0"/>
          <w:color w:val="000000"/>
        </w:rPr>
        <w:t>)</w:t>
      </w:r>
    </w:p>
    <w:p w14:paraId="68016C7E" w14:textId="77777777" w:rsidR="007638EC" w:rsidRPr="008F6EB2" w:rsidRDefault="007638EC"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19AC1669" w14:textId="77777777" w:rsidR="007638EC" w:rsidRDefault="00846EB0"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Pr>
          <w:rFonts w:cs="Arial"/>
          <w:snapToGrid w:val="0"/>
          <w:color w:val="000000"/>
        </w:rPr>
        <w:t xml:space="preserve">*Canadian </w:t>
      </w:r>
      <w:r w:rsidR="007638EC" w:rsidRPr="003500C8">
        <w:rPr>
          <w:rFonts w:cs="Arial"/>
          <w:snapToGrid w:val="0"/>
          <w:color w:val="000000"/>
        </w:rPr>
        <w:t>POS Devices</w:t>
      </w:r>
      <w:r w:rsidR="00C21BB6" w:rsidRPr="003500C8">
        <w:rPr>
          <w:rFonts w:cs="Arial"/>
          <w:snapToGrid w:val="0"/>
          <w:color w:val="000000"/>
        </w:rPr>
        <w:t xml:space="preserve"> </w:t>
      </w:r>
      <w:r w:rsidR="007638EC" w:rsidRPr="003500C8">
        <w:rPr>
          <w:rFonts w:cs="Arial"/>
          <w:snapToGrid w:val="0"/>
          <w:color w:val="000000"/>
        </w:rPr>
        <w:t>must support 2 types of Purchase with Cashback transactions:</w:t>
      </w:r>
    </w:p>
    <w:p w14:paraId="79E47E8D" w14:textId="77777777" w:rsidR="0075401D" w:rsidRPr="003500C8" w:rsidRDefault="0075401D"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DD7E135" w14:textId="77777777" w:rsidR="007638EC" w:rsidRDefault="007638EC" w:rsidP="007930C7">
      <w:pPr>
        <w:pStyle w:val="ListParagraph"/>
        <w:numPr>
          <w:ilvl w:val="0"/>
          <w:numId w:val="44"/>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For IDP, VISA Debit, or Maestro transactions which contain a Cash Back amount, the POS Device must process these as normal Purchase and Void Purchase transactions which contain 1 combined amount only.</w:t>
      </w:r>
    </w:p>
    <w:p w14:paraId="6DE77D00" w14:textId="77777777" w:rsidR="0075401D" w:rsidRPr="008F6EB2" w:rsidRDefault="0075401D" w:rsidP="0075401D">
      <w:pPr>
        <w:pStyle w:val="ListParagraph"/>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64B36587" w14:textId="77777777" w:rsidR="007638EC" w:rsidRPr="008F6EB2" w:rsidRDefault="007638EC" w:rsidP="007930C7">
      <w:pPr>
        <w:pStyle w:val="ListParagraph"/>
        <w:numPr>
          <w:ilvl w:val="0"/>
          <w:numId w:val="44"/>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For MasterCard transactions only, the POS Device will support 'true' Purchase with Cashback containing 2 amounts.  FID B will contain the total amount (purchase + cash back), and FID C will contain the cash back amount only).  For a Void of a Purchase with Cashback, the same will apply (the Void must have FID B and FID C).</w:t>
      </w:r>
    </w:p>
    <w:p w14:paraId="514AE80C" w14:textId="77777777" w:rsidR="00C21BB6" w:rsidRPr="008F6EB2" w:rsidRDefault="00C21BB6" w:rsidP="008F6EB2">
      <w:pPr>
        <w:tabs>
          <w:tab w:val="left" w:pos="0"/>
          <w:tab w:val="left" w:pos="720"/>
          <w:tab w:val="left" w:pos="1440"/>
          <w:tab w:val="left" w:pos="2160"/>
          <w:tab w:val="left" w:pos="2880"/>
          <w:tab w:val="left" w:pos="3600"/>
          <w:tab w:val="left" w:pos="4320"/>
        </w:tabs>
        <w:spacing w:line="240" w:lineRule="atLeast"/>
        <w:rPr>
          <w:rFonts w:cs="Arial"/>
          <w:snapToGrid w:val="0"/>
          <w:color w:val="000000"/>
        </w:rPr>
      </w:pPr>
    </w:p>
    <w:p w14:paraId="41B505CD" w14:textId="77777777" w:rsidR="0075401D" w:rsidRDefault="0075401D">
      <w:pPr>
        <w:rPr>
          <w:rFonts w:asciiTheme="majorHAnsi" w:eastAsiaTheme="majorEastAsia" w:hAnsiTheme="majorHAnsi" w:cstheme="majorBidi"/>
          <w:b/>
          <w:snapToGrid w:val="0"/>
          <w:color w:val="538135" w:themeColor="accent3"/>
          <w:sz w:val="34"/>
          <w:szCs w:val="24"/>
        </w:rPr>
      </w:pPr>
      <w:r>
        <w:rPr>
          <w:snapToGrid w:val="0"/>
        </w:rPr>
        <w:br w:type="page"/>
      </w:r>
    </w:p>
    <w:p w14:paraId="58AC6376" w14:textId="77777777" w:rsidR="00C21BB6" w:rsidRPr="004528E6" w:rsidRDefault="00C21BB6" w:rsidP="00E9760F">
      <w:pPr>
        <w:pStyle w:val="Heading3"/>
        <w:rPr>
          <w:snapToGrid w:val="0"/>
        </w:rPr>
      </w:pPr>
      <w:r w:rsidRPr="004528E6">
        <w:rPr>
          <w:snapToGrid w:val="0"/>
        </w:rPr>
        <w:lastRenderedPageBreak/>
        <w:t>Credit Card Transactions</w:t>
      </w:r>
    </w:p>
    <w:p w14:paraId="68708579"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 xml:space="preserve">Normal Purchase </w:t>
      </w:r>
    </w:p>
    <w:p w14:paraId="3FBD6A78"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Pre-Auth Purchase</w:t>
      </w:r>
    </w:p>
    <w:p w14:paraId="60AA4C91"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Phone/Mail Order</w:t>
      </w:r>
    </w:p>
    <w:p w14:paraId="004841C1"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Merchandise Return</w:t>
      </w:r>
    </w:p>
    <w:p w14:paraId="6F0F2BE1"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Cash Advance</w:t>
      </w:r>
      <w:r w:rsidR="00070AEA" w:rsidRPr="008F6EB2">
        <w:rPr>
          <w:rFonts w:cs="Arial"/>
          <w:snapToGrid w:val="0"/>
          <w:color w:val="000000"/>
        </w:rPr>
        <w:t xml:space="preserve"> (Canadian Acquired Only)</w:t>
      </w:r>
    </w:p>
    <w:p w14:paraId="34133B5F" w14:textId="77777777" w:rsidR="00427360" w:rsidRPr="008F6EB2" w:rsidRDefault="00427360"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Card Verification (</w:t>
      </w:r>
      <w:r w:rsidR="007725AC" w:rsidRPr="008F6EB2">
        <w:rPr>
          <w:rFonts w:cs="Arial"/>
          <w:snapToGrid w:val="0"/>
          <w:color w:val="000000"/>
        </w:rPr>
        <w:t xml:space="preserve">Discover Network, </w:t>
      </w:r>
      <w:r w:rsidR="002F4918" w:rsidRPr="008F6EB2">
        <w:rPr>
          <w:rFonts w:cs="Arial"/>
          <w:snapToGrid w:val="0"/>
          <w:color w:val="000000"/>
        </w:rPr>
        <w:t xml:space="preserve">American Express, </w:t>
      </w:r>
      <w:r w:rsidR="007725AC" w:rsidRPr="008F6EB2">
        <w:rPr>
          <w:rFonts w:cs="Arial"/>
          <w:snapToGrid w:val="0"/>
          <w:color w:val="000000"/>
        </w:rPr>
        <w:t xml:space="preserve">MasterCard and </w:t>
      </w:r>
      <w:r w:rsidRPr="008F6EB2">
        <w:rPr>
          <w:rFonts w:cs="Arial"/>
          <w:snapToGrid w:val="0"/>
          <w:color w:val="000000"/>
        </w:rPr>
        <w:t>Visa only)</w:t>
      </w:r>
    </w:p>
    <w:p w14:paraId="60D96B46" w14:textId="77777777" w:rsidR="007D0F80" w:rsidRPr="008F6EB2" w:rsidRDefault="007D0F80"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Balance Inquiry (US Acquired only)</w:t>
      </w:r>
    </w:p>
    <w:p w14:paraId="0FF54C60" w14:textId="77777777" w:rsidR="007D0F80" w:rsidRPr="008F6EB2" w:rsidRDefault="007D0F80"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Purchase with Cash Back (US Acquired</w:t>
      </w:r>
      <w:r w:rsidR="00281971" w:rsidRPr="008F6EB2">
        <w:rPr>
          <w:rFonts w:cs="Arial"/>
          <w:snapToGrid w:val="0"/>
          <w:color w:val="000000"/>
        </w:rPr>
        <w:t xml:space="preserve"> and Canadian </w:t>
      </w:r>
      <w:r w:rsidR="00AB0B8E" w:rsidRPr="008F6EB2">
        <w:rPr>
          <w:rFonts w:cs="Arial"/>
          <w:snapToGrid w:val="0"/>
          <w:color w:val="000000"/>
        </w:rPr>
        <w:t>MasterCard transactions</w:t>
      </w:r>
      <w:r w:rsidRPr="008F6EB2">
        <w:rPr>
          <w:rFonts w:cs="Arial"/>
          <w:snapToGrid w:val="0"/>
          <w:color w:val="000000"/>
        </w:rPr>
        <w:t>)</w:t>
      </w:r>
    </w:p>
    <w:p w14:paraId="507FC096"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Purchase Adjustment (Void Purchase</w:t>
      </w:r>
      <w:r w:rsidR="00851582" w:rsidRPr="008F6EB2">
        <w:rPr>
          <w:rFonts w:cs="Arial"/>
          <w:snapToGrid w:val="0"/>
          <w:color w:val="000000"/>
        </w:rPr>
        <w:t xml:space="preserve"> and Void Purchase with Cash Back</w:t>
      </w:r>
      <w:r w:rsidRPr="008F6EB2">
        <w:rPr>
          <w:rFonts w:cs="Arial"/>
          <w:snapToGrid w:val="0"/>
          <w:color w:val="000000"/>
        </w:rPr>
        <w:t>)</w:t>
      </w:r>
    </w:p>
    <w:p w14:paraId="500C1FCB" w14:textId="77777777" w:rsidR="00C21BB6" w:rsidRPr="008F6EB2" w:rsidRDefault="00C21BB6" w:rsidP="00F12805">
      <w:pPr>
        <w:pStyle w:val="ListParagraph"/>
        <w:numPr>
          <w:ilvl w:val="0"/>
          <w:numId w:val="53"/>
        </w:num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sidRPr="008F6EB2">
        <w:rPr>
          <w:rFonts w:cs="Arial"/>
          <w:snapToGrid w:val="0"/>
          <w:color w:val="000000"/>
        </w:rPr>
        <w:t>Return Adjustment (Void Merchandise Return)</w:t>
      </w:r>
    </w:p>
    <w:p w14:paraId="7C2C9EC3" w14:textId="77777777" w:rsidR="00C21BB6" w:rsidRPr="008F6EB2" w:rsidRDefault="00C21BB6" w:rsidP="00F12805">
      <w:pPr>
        <w:pStyle w:val="ListParagraph"/>
        <w:numPr>
          <w:ilvl w:val="0"/>
          <w:numId w:val="53"/>
        </w:numPr>
        <w:autoSpaceDE w:val="0"/>
        <w:autoSpaceDN w:val="0"/>
        <w:adjustRightInd w:val="0"/>
        <w:ind w:left="720"/>
        <w:rPr>
          <w:rFonts w:cs="Arial"/>
          <w:snapToGrid w:val="0"/>
          <w:color w:val="000000"/>
        </w:rPr>
      </w:pPr>
      <w:r w:rsidRPr="008F6EB2">
        <w:rPr>
          <w:rFonts w:cs="Arial"/>
          <w:snapToGrid w:val="0"/>
          <w:color w:val="000000"/>
        </w:rPr>
        <w:t>Cash Advance Adjustment</w:t>
      </w:r>
      <w:r w:rsidR="00070AEA" w:rsidRPr="008F6EB2">
        <w:rPr>
          <w:rFonts w:cs="Arial"/>
          <w:snapToGrid w:val="0"/>
          <w:color w:val="000000"/>
        </w:rPr>
        <w:t xml:space="preserve"> (Canadian Acquired Only)</w:t>
      </w:r>
    </w:p>
    <w:p w14:paraId="56D38DE2" w14:textId="77777777" w:rsidR="003B5263" w:rsidRDefault="003B5263">
      <w:pPr>
        <w:autoSpaceDE w:val="0"/>
        <w:autoSpaceDN w:val="0"/>
        <w:adjustRightInd w:val="0"/>
        <w:rPr>
          <w:rFonts w:cs="Arial"/>
        </w:rPr>
      </w:pPr>
    </w:p>
    <w:p w14:paraId="0CF6F870" w14:textId="77777777" w:rsidR="00C21BB6" w:rsidRDefault="00C21BB6" w:rsidP="0075401D">
      <w:pPr>
        <w:autoSpaceDE w:val="0"/>
        <w:autoSpaceDN w:val="0"/>
        <w:adjustRightInd w:val="0"/>
        <w:ind w:left="360"/>
        <w:rPr>
          <w:rFonts w:cs="Arial"/>
          <w:szCs w:val="24"/>
        </w:rPr>
      </w:pPr>
      <w:r>
        <w:rPr>
          <w:rFonts w:cs="Arial"/>
        </w:rPr>
        <w:t xml:space="preserve">The diagram below illustrates the transaction message flow in a scenario containing a normal purchase transaction with a response. In this example the </w:t>
      </w:r>
      <w:r>
        <w:rPr>
          <w:rFonts w:cs="Arial"/>
          <w:szCs w:val="24"/>
        </w:rPr>
        <w:t>transaction was approved. Authorization can be performed externally but to simplify the diagram, it assumes this is done internally.</w:t>
      </w:r>
    </w:p>
    <w:p w14:paraId="79A59249" w14:textId="77777777" w:rsidR="00C21BB6" w:rsidRDefault="00C21BB6">
      <w:pPr>
        <w:autoSpaceDE w:val="0"/>
        <w:autoSpaceDN w:val="0"/>
        <w:adjustRightInd w:val="0"/>
        <w:rPr>
          <w:rFonts w:cs="Arial"/>
          <w:b/>
          <w:bCs/>
          <w:sz w:val="24"/>
          <w:szCs w:val="24"/>
        </w:rPr>
      </w:pPr>
    </w:p>
    <w:p w14:paraId="5FEA0429" w14:textId="77777777" w:rsidR="00C21BB6" w:rsidRDefault="00341298" w:rsidP="0075401D">
      <w:pPr>
        <w:autoSpaceDE w:val="0"/>
        <w:autoSpaceDN w:val="0"/>
        <w:adjustRightInd w:val="0"/>
        <w:ind w:left="720"/>
        <w:rPr>
          <w:rFonts w:cs="Arial"/>
          <w:b/>
          <w:bCs/>
          <w:sz w:val="24"/>
          <w:szCs w:val="24"/>
        </w:rPr>
      </w:pPr>
      <w:r>
        <w:rPr>
          <w:rFonts w:cs="Arial"/>
          <w:b/>
          <w:bCs/>
          <w:noProof/>
          <w:sz w:val="24"/>
          <w:szCs w:val="24"/>
        </w:rPr>
        <w:drawing>
          <wp:inline distT="0" distB="0" distL="0" distR="0" wp14:anchorId="5D585E6E" wp14:editId="222B9BB9">
            <wp:extent cx="4212590" cy="2603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2590" cy="2603500"/>
                    </a:xfrm>
                    <a:prstGeom prst="rect">
                      <a:avLst/>
                    </a:prstGeom>
                    <a:noFill/>
                  </pic:spPr>
                </pic:pic>
              </a:graphicData>
            </a:graphic>
          </wp:inline>
        </w:drawing>
      </w:r>
    </w:p>
    <w:p w14:paraId="2FAE8CA9" w14:textId="77777777" w:rsidR="00C21BB6" w:rsidRDefault="00C21BB6">
      <w:pPr>
        <w:autoSpaceDE w:val="0"/>
        <w:autoSpaceDN w:val="0"/>
        <w:adjustRightInd w:val="0"/>
        <w:rPr>
          <w:rFonts w:cs="Arial"/>
          <w:b/>
          <w:bCs/>
          <w:sz w:val="24"/>
          <w:szCs w:val="24"/>
        </w:rPr>
      </w:pPr>
    </w:p>
    <w:p w14:paraId="5656FB39" w14:textId="77777777" w:rsidR="00C21BB6" w:rsidRDefault="0075401D" w:rsidP="0075401D">
      <w:pPr>
        <w:autoSpaceDE w:val="0"/>
        <w:autoSpaceDN w:val="0"/>
        <w:adjustRightInd w:val="0"/>
        <w:ind w:left="720"/>
        <w:rPr>
          <w:rFonts w:cs="Arial"/>
          <w:b/>
          <w:bCs/>
          <w:szCs w:val="24"/>
        </w:rPr>
      </w:pPr>
      <w:r>
        <w:rPr>
          <w:rFonts w:cs="Arial"/>
          <w:b/>
          <w:bCs/>
          <w:szCs w:val="24"/>
        </w:rPr>
        <w:t>P</w:t>
      </w:r>
      <w:r w:rsidR="00C21BB6">
        <w:rPr>
          <w:rFonts w:cs="Arial"/>
          <w:b/>
          <w:bCs/>
          <w:szCs w:val="24"/>
        </w:rPr>
        <w:t>rocessing</w:t>
      </w:r>
      <w:r>
        <w:rPr>
          <w:rFonts w:cs="Arial"/>
          <w:b/>
          <w:bCs/>
          <w:szCs w:val="24"/>
        </w:rPr>
        <w:t xml:space="preserve"> Steps</w:t>
      </w:r>
    </w:p>
    <w:p w14:paraId="61F08CA7" w14:textId="77777777" w:rsidR="0075401D" w:rsidRPr="0075401D" w:rsidRDefault="0075401D" w:rsidP="0075401D">
      <w:pPr>
        <w:autoSpaceDE w:val="0"/>
        <w:autoSpaceDN w:val="0"/>
        <w:adjustRightInd w:val="0"/>
        <w:ind w:left="720"/>
        <w:rPr>
          <w:rFonts w:cs="Arial"/>
          <w:szCs w:val="24"/>
        </w:rPr>
      </w:pPr>
    </w:p>
    <w:p w14:paraId="6450BF6D" w14:textId="77777777" w:rsidR="00C21BB6" w:rsidRPr="0075401D" w:rsidRDefault="00C21BB6" w:rsidP="00F12805">
      <w:pPr>
        <w:pStyle w:val="ListParagraph"/>
        <w:numPr>
          <w:ilvl w:val="0"/>
          <w:numId w:val="108"/>
        </w:numPr>
        <w:autoSpaceDE w:val="0"/>
        <w:autoSpaceDN w:val="0"/>
        <w:adjustRightInd w:val="0"/>
        <w:rPr>
          <w:rFonts w:cs="Arial"/>
          <w:szCs w:val="24"/>
        </w:rPr>
      </w:pPr>
      <w:r w:rsidRPr="0075401D">
        <w:rPr>
          <w:rFonts w:cs="Arial"/>
          <w:szCs w:val="24"/>
        </w:rPr>
        <w:t xml:space="preserve">The terminal sends its native message for a normal purchase to </w:t>
      </w:r>
      <w:r w:rsidR="00341298" w:rsidRPr="0075401D">
        <w:rPr>
          <w:rFonts w:cs="Arial"/>
          <w:szCs w:val="24"/>
        </w:rPr>
        <w:t>TD Bank</w:t>
      </w:r>
      <w:r w:rsidRPr="0075401D">
        <w:rPr>
          <w:rFonts w:cs="Arial"/>
          <w:szCs w:val="24"/>
        </w:rPr>
        <w:t xml:space="preserve">. </w:t>
      </w:r>
    </w:p>
    <w:p w14:paraId="08CCB3DC" w14:textId="77777777" w:rsidR="0075401D" w:rsidRPr="0075401D" w:rsidRDefault="0075401D" w:rsidP="0075401D">
      <w:pPr>
        <w:pStyle w:val="ListParagraph"/>
        <w:autoSpaceDE w:val="0"/>
        <w:autoSpaceDN w:val="0"/>
        <w:adjustRightInd w:val="0"/>
        <w:ind w:left="2160"/>
        <w:rPr>
          <w:rFonts w:cs="Arial"/>
          <w:szCs w:val="24"/>
        </w:rPr>
      </w:pPr>
    </w:p>
    <w:p w14:paraId="301CAAAE" w14:textId="77777777" w:rsidR="00C21BB6" w:rsidRDefault="00341298" w:rsidP="0075401D">
      <w:pPr>
        <w:autoSpaceDE w:val="0"/>
        <w:autoSpaceDN w:val="0"/>
        <w:adjustRightInd w:val="0"/>
        <w:ind w:left="2160" w:hanging="1440"/>
        <w:rPr>
          <w:rFonts w:cs="Arial"/>
          <w:szCs w:val="24"/>
        </w:rPr>
      </w:pPr>
      <w:r>
        <w:rPr>
          <w:rFonts w:cs="Arial"/>
          <w:szCs w:val="24"/>
        </w:rPr>
        <w:t>2</w:t>
      </w:r>
      <w:r w:rsidR="00C21BB6">
        <w:rPr>
          <w:rFonts w:cs="Arial"/>
          <w:szCs w:val="24"/>
        </w:rPr>
        <w:t xml:space="preserve"> </w:t>
      </w:r>
      <w:r w:rsidR="00C21BB6">
        <w:rPr>
          <w:rFonts w:cs="Arial"/>
          <w:szCs w:val="24"/>
        </w:rPr>
        <w:tab/>
        <w:t xml:space="preserve">The </w:t>
      </w:r>
      <w:r>
        <w:rPr>
          <w:rFonts w:cs="Arial"/>
          <w:szCs w:val="24"/>
        </w:rPr>
        <w:t xml:space="preserve">TD Bank </w:t>
      </w:r>
      <w:r w:rsidR="00C21BB6">
        <w:rPr>
          <w:rFonts w:cs="Arial"/>
          <w:szCs w:val="24"/>
        </w:rPr>
        <w:t>SPDH module validates the request</w:t>
      </w:r>
      <w:r>
        <w:rPr>
          <w:rFonts w:cs="Arial"/>
          <w:szCs w:val="24"/>
        </w:rPr>
        <w:t>.  It sends the transaction to the Issuer for Authorization.  It then updates the Terminal Totals on Base24 and sends the response to the Terminal.</w:t>
      </w:r>
      <w:r w:rsidR="00C21BB6">
        <w:rPr>
          <w:rFonts w:cs="Arial"/>
          <w:szCs w:val="24"/>
        </w:rPr>
        <w:t>.</w:t>
      </w:r>
    </w:p>
    <w:p w14:paraId="56CCB20C" w14:textId="77777777" w:rsidR="00C21BB6" w:rsidRDefault="00C21BB6">
      <w:pPr>
        <w:rPr>
          <w:rFonts w:cs="Arial"/>
        </w:rPr>
      </w:pPr>
    </w:p>
    <w:p w14:paraId="05D7523A" w14:textId="77777777" w:rsidR="0075401D" w:rsidRDefault="0075401D">
      <w:pPr>
        <w:rPr>
          <w:rFonts w:asciiTheme="majorHAnsi" w:eastAsiaTheme="majorEastAsia" w:hAnsiTheme="majorHAnsi" w:cstheme="majorBidi"/>
          <w:b/>
          <w:color w:val="70AD47" w:themeColor="accent2"/>
          <w:sz w:val="36"/>
          <w:szCs w:val="28"/>
        </w:rPr>
      </w:pPr>
      <w:bookmarkStart w:id="2429" w:name="_Toc128225713"/>
      <w:bookmarkStart w:id="2430" w:name="_Toc181695931"/>
      <w:bookmarkStart w:id="2431" w:name="_Toc224977509"/>
      <w:bookmarkStart w:id="2432" w:name="_Toc379192378"/>
      <w:bookmarkStart w:id="2433" w:name="_Toc30407660"/>
      <w:r>
        <w:br w:type="page"/>
      </w:r>
    </w:p>
    <w:p w14:paraId="307A22B5" w14:textId="77777777" w:rsidR="00C21BB6" w:rsidRDefault="00C21BB6" w:rsidP="00847896">
      <w:pPr>
        <w:pStyle w:val="Heading2"/>
      </w:pPr>
      <w:bookmarkStart w:id="2434" w:name="_Toc126079214"/>
      <w:r>
        <w:lastRenderedPageBreak/>
        <w:t>Financial Transaction Reversal</w:t>
      </w:r>
      <w:bookmarkEnd w:id="2429"/>
      <w:bookmarkEnd w:id="2430"/>
      <w:bookmarkEnd w:id="2431"/>
      <w:bookmarkEnd w:id="2432"/>
      <w:bookmarkEnd w:id="2433"/>
      <w:bookmarkEnd w:id="2434"/>
    </w:p>
    <w:p w14:paraId="589256F7" w14:textId="77777777" w:rsidR="00C21BB6" w:rsidRDefault="00C21BB6">
      <w:pPr>
        <w:rPr>
          <w:rFonts w:cs="Arial"/>
        </w:rPr>
      </w:pPr>
      <w:r>
        <w:rPr>
          <w:rFonts w:cs="Arial"/>
        </w:rPr>
        <w:t>SPDH attempts to match the reversal message to a previous message in two modes (determined by the LATE REVERSAL flag in the PTDF):</w:t>
      </w:r>
    </w:p>
    <w:p w14:paraId="011F1A13" w14:textId="77777777" w:rsidR="00C21BB6" w:rsidRDefault="00C21BB6">
      <w:pPr>
        <w:rPr>
          <w:rFonts w:cs="Arial"/>
        </w:rPr>
      </w:pPr>
    </w:p>
    <w:p w14:paraId="2138044D" w14:textId="77777777" w:rsidR="00C21BB6" w:rsidRPr="0075401D" w:rsidRDefault="00C21BB6" w:rsidP="002339E1">
      <w:pPr>
        <w:numPr>
          <w:ilvl w:val="0"/>
          <w:numId w:val="23"/>
        </w:numPr>
        <w:rPr>
          <w:rFonts w:cs="Arial"/>
          <w:b/>
          <w:bCs/>
          <w:color w:val="538135" w:themeColor="accent3"/>
        </w:rPr>
      </w:pPr>
      <w:r w:rsidRPr="0075401D">
        <w:rPr>
          <w:rFonts w:cs="Arial"/>
          <w:b/>
          <w:bCs/>
          <w:color w:val="538135" w:themeColor="accent3"/>
        </w:rPr>
        <w:t>Single late reversal processing</w:t>
      </w:r>
    </w:p>
    <w:p w14:paraId="7D09B6B1" w14:textId="77777777" w:rsidR="00C21BB6" w:rsidRDefault="00C21BB6">
      <w:pPr>
        <w:pStyle w:val="BodyTextIndent3"/>
      </w:pPr>
      <w:r>
        <w:t>SPDH compares the timestamp of the reversal transaction with the timestamp of the last processed transaction on that terminal. If the timestamp matches the reversal will be processed. Otherwise, if the reversal transaction did not follow the original transaction immediately the reversal will be dropped. The late reversal flag for this option is “N”</w:t>
      </w:r>
    </w:p>
    <w:p w14:paraId="78B29CE5" w14:textId="77777777" w:rsidR="00C21BB6" w:rsidRDefault="00C21BB6">
      <w:pPr>
        <w:rPr>
          <w:rFonts w:cs="Arial"/>
        </w:rPr>
      </w:pPr>
    </w:p>
    <w:p w14:paraId="7739F7B2" w14:textId="77777777" w:rsidR="00C21BB6" w:rsidRPr="0075401D" w:rsidRDefault="00C21BB6" w:rsidP="002339E1">
      <w:pPr>
        <w:numPr>
          <w:ilvl w:val="0"/>
          <w:numId w:val="23"/>
        </w:numPr>
        <w:rPr>
          <w:rFonts w:cs="Arial"/>
          <w:b/>
          <w:bCs/>
          <w:color w:val="538135" w:themeColor="accent3"/>
        </w:rPr>
      </w:pPr>
      <w:r w:rsidRPr="0075401D">
        <w:rPr>
          <w:rFonts w:cs="Arial"/>
          <w:b/>
          <w:bCs/>
          <w:color w:val="538135" w:themeColor="accent3"/>
        </w:rPr>
        <w:t>Late reversal processing</w:t>
      </w:r>
    </w:p>
    <w:p w14:paraId="05E06745" w14:textId="77777777" w:rsidR="00C21BB6" w:rsidRDefault="00C21BB6">
      <w:pPr>
        <w:pStyle w:val="BodyTextIndent3"/>
      </w:pPr>
      <w:r>
        <w:t>An enhancement to the above method is to attempt to match on the last 2 transactions processed on the terminal. First, a check similar to the case above is made. If that check resulted in no match then the timestamp of the transaction before the last is compared. If this transaction resulted in a match then the reversal is processed. The reversal request doesn’t require any data except for the correct transaction timestamp of the original transaction. The late reversal flag for this option is “Y”</w:t>
      </w:r>
    </w:p>
    <w:p w14:paraId="0CE6826F" w14:textId="77777777" w:rsidR="00C21BB6" w:rsidRDefault="00C21BB6">
      <w:pPr>
        <w:rPr>
          <w:rFonts w:cs="Arial"/>
        </w:rPr>
      </w:pPr>
    </w:p>
    <w:p w14:paraId="022690EE" w14:textId="77777777" w:rsidR="00C21BB6" w:rsidRDefault="00C21BB6">
      <w:pPr>
        <w:autoSpaceDE w:val="0"/>
        <w:autoSpaceDN w:val="0"/>
        <w:adjustRightInd w:val="0"/>
        <w:rPr>
          <w:rFonts w:cs="Arial"/>
        </w:rPr>
      </w:pPr>
      <w:r>
        <w:rPr>
          <w:rFonts w:cs="Arial"/>
        </w:rPr>
        <w:t xml:space="preserve">The following are examples of different scenarios resulting in a reversal of the original transaction. </w:t>
      </w:r>
      <w:r>
        <w:rPr>
          <w:rFonts w:cs="Arial"/>
          <w:szCs w:val="24"/>
        </w:rPr>
        <w:t>. Authorization can be performed externally but to simplify the diagrams, it is assumed to be done internally. Also, n</w:t>
      </w:r>
      <w:r>
        <w:rPr>
          <w:rFonts w:cs="Arial"/>
        </w:rPr>
        <w:t>ote that although some diagrams show terminals connected to controllers, the presence of a controller is optional as terminals connect to BASE24 as stand-alone as well. Where a controller is shown, the standalone terminal must perform the function of a controller.</w:t>
      </w:r>
    </w:p>
    <w:p w14:paraId="1C929B35" w14:textId="77777777" w:rsidR="00C21BB6" w:rsidRDefault="00C21BB6">
      <w:pPr>
        <w:rPr>
          <w:rFonts w:cs="Arial"/>
        </w:rPr>
      </w:pPr>
    </w:p>
    <w:p w14:paraId="3F590232" w14:textId="77777777" w:rsidR="00C21BB6" w:rsidRDefault="00C21BB6">
      <w:pPr>
        <w:rPr>
          <w:rFonts w:cs="Arial"/>
        </w:rPr>
      </w:pPr>
      <w:r>
        <w:rPr>
          <w:rFonts w:cs="Arial"/>
        </w:rPr>
        <w:t>Currently, when a terminal doesn’t receive a response from BASE24 it behaves in one of the two following ways:</w:t>
      </w:r>
    </w:p>
    <w:p w14:paraId="54B5FCA6" w14:textId="77777777" w:rsidR="0075401D" w:rsidRDefault="0075401D">
      <w:pPr>
        <w:rPr>
          <w:rFonts w:cs="Arial"/>
        </w:rPr>
      </w:pPr>
    </w:p>
    <w:p w14:paraId="64AA46E4" w14:textId="77777777" w:rsidR="00C21BB6" w:rsidRDefault="00C21BB6" w:rsidP="002339E1">
      <w:pPr>
        <w:numPr>
          <w:ilvl w:val="0"/>
          <w:numId w:val="27"/>
        </w:numPr>
        <w:rPr>
          <w:rFonts w:cs="Arial"/>
        </w:rPr>
      </w:pPr>
      <w:r>
        <w:rPr>
          <w:rFonts w:cs="Arial"/>
        </w:rPr>
        <w:t xml:space="preserve">The terminal either sends an automatic “timeout reversal” </w:t>
      </w:r>
    </w:p>
    <w:p w14:paraId="736E89D1" w14:textId="77777777" w:rsidR="00C21BB6" w:rsidRDefault="00C21BB6" w:rsidP="002339E1">
      <w:pPr>
        <w:numPr>
          <w:ilvl w:val="0"/>
          <w:numId w:val="27"/>
        </w:numPr>
        <w:rPr>
          <w:rFonts w:cs="Arial"/>
        </w:rPr>
      </w:pPr>
      <w:r>
        <w:rPr>
          <w:rFonts w:cs="Arial"/>
        </w:rPr>
        <w:t>The terminal will wait for the response to arrive. Upon the reception of a late response, the terminal will send a reversal.</w:t>
      </w:r>
    </w:p>
    <w:p w14:paraId="72AA13D4" w14:textId="77777777" w:rsidR="00C21BB6" w:rsidRDefault="00C21BB6">
      <w:pPr>
        <w:rPr>
          <w:rFonts w:cs="Arial"/>
        </w:rPr>
      </w:pPr>
    </w:p>
    <w:p w14:paraId="01C7A46E" w14:textId="77777777" w:rsidR="00C21BB6" w:rsidRDefault="00C21BB6">
      <w:pPr>
        <w:pStyle w:val="Header"/>
        <w:tabs>
          <w:tab w:val="clear" w:pos="4320"/>
          <w:tab w:val="clear" w:pos="8640"/>
        </w:tabs>
        <w:rPr>
          <w:rFonts w:cs="Arial"/>
        </w:rPr>
      </w:pPr>
      <w:r>
        <w:rPr>
          <w:rFonts w:cs="Arial"/>
        </w:rPr>
        <w:t xml:space="preserve">“Timeout reversal” behavior is our current and future direction as “late response reversals” are not supported in terminals using TCP-IP. </w:t>
      </w:r>
    </w:p>
    <w:p w14:paraId="62FBBF8A" w14:textId="77777777" w:rsidR="00C21BB6" w:rsidRDefault="00C21BB6">
      <w:pPr>
        <w:rPr>
          <w:rFonts w:cs="Arial"/>
        </w:rPr>
      </w:pPr>
    </w:p>
    <w:p w14:paraId="6EEFF816" w14:textId="77777777" w:rsidR="0075401D" w:rsidRDefault="0075401D">
      <w:pPr>
        <w:rPr>
          <w:rFonts w:asciiTheme="majorHAnsi" w:eastAsiaTheme="majorEastAsia" w:hAnsiTheme="majorHAnsi" w:cstheme="majorBidi"/>
          <w:b/>
          <w:color w:val="538135" w:themeColor="accent3"/>
          <w:sz w:val="34"/>
          <w:szCs w:val="24"/>
        </w:rPr>
      </w:pPr>
      <w:r>
        <w:br w:type="page"/>
      </w:r>
    </w:p>
    <w:p w14:paraId="070D4481" w14:textId="77777777" w:rsidR="00C21BB6" w:rsidRDefault="00C21BB6" w:rsidP="00E9760F">
      <w:pPr>
        <w:pStyle w:val="Heading3"/>
      </w:pPr>
      <w:r>
        <w:lastRenderedPageBreak/>
        <w:t>Controller Reversal</w:t>
      </w:r>
    </w:p>
    <w:p w14:paraId="2309BA8B" w14:textId="77777777" w:rsidR="0093399E" w:rsidRDefault="0093399E" w:rsidP="0093399E">
      <w:pPr>
        <w:autoSpaceDE w:val="0"/>
        <w:autoSpaceDN w:val="0"/>
        <w:adjustRightInd w:val="0"/>
        <w:rPr>
          <w:rFonts w:cs="Arial"/>
          <w:szCs w:val="24"/>
        </w:rPr>
      </w:pPr>
      <w:r>
        <w:rPr>
          <w:rFonts w:cs="Arial"/>
          <w:szCs w:val="24"/>
        </w:rPr>
        <w:t xml:space="preserve">The diagram below illustrates the transaction message flow in a scenario containing a transaction reversed from a controller. In this transaction, the lines of communication between the terminal and the controller go down and the controller detects this before it receives a response from TD Bank. The message does NOT time out. A controller reversal can also be generated from a terminal. </w:t>
      </w:r>
      <w:r w:rsidRPr="00F03608">
        <w:rPr>
          <w:rFonts w:cs="Arial"/>
          <w:szCs w:val="24"/>
        </w:rPr>
        <w:t xml:space="preserve">A </w:t>
      </w:r>
      <w:r>
        <w:rPr>
          <w:rFonts w:cs="Arial"/>
          <w:szCs w:val="24"/>
        </w:rPr>
        <w:t>t</w:t>
      </w:r>
      <w:r w:rsidRPr="00F03608">
        <w:rPr>
          <w:rFonts w:cs="Arial"/>
          <w:szCs w:val="24"/>
        </w:rPr>
        <w:t xml:space="preserve">erminal may send a </w:t>
      </w:r>
      <w:r>
        <w:rPr>
          <w:rFonts w:cs="Arial"/>
          <w:szCs w:val="24"/>
        </w:rPr>
        <w:t>c</w:t>
      </w:r>
      <w:r w:rsidRPr="00F03608">
        <w:rPr>
          <w:rFonts w:cs="Arial"/>
          <w:szCs w:val="24"/>
        </w:rPr>
        <w:t>ontroller reversal when it detects an invalid response message format, e.g. a missing FID or SFID that is critical to the POS processing of the transaction and</w:t>
      </w:r>
      <w:r>
        <w:rPr>
          <w:rFonts w:cs="Arial"/>
          <w:szCs w:val="24"/>
        </w:rPr>
        <w:t xml:space="preserve"> where</w:t>
      </w:r>
      <w:r w:rsidRPr="00F03608">
        <w:rPr>
          <w:rFonts w:cs="Arial"/>
          <w:szCs w:val="24"/>
        </w:rPr>
        <w:t xml:space="preserve"> the response indicates an approval.</w:t>
      </w:r>
    </w:p>
    <w:p w14:paraId="47462A62" w14:textId="77777777" w:rsidR="0093399E" w:rsidRDefault="0093399E" w:rsidP="0093399E">
      <w:pPr>
        <w:autoSpaceDE w:val="0"/>
        <w:autoSpaceDN w:val="0"/>
        <w:adjustRightInd w:val="0"/>
        <w:rPr>
          <w:rFonts w:cs="Arial"/>
          <w:szCs w:val="24"/>
        </w:rPr>
      </w:pPr>
    </w:p>
    <w:p w14:paraId="69D4BACE" w14:textId="77777777" w:rsidR="0093399E" w:rsidRDefault="0093399E" w:rsidP="0093399E">
      <w:pPr>
        <w:autoSpaceDE w:val="0"/>
        <w:autoSpaceDN w:val="0"/>
        <w:adjustRightInd w:val="0"/>
        <w:rPr>
          <w:rFonts w:cs="Arial"/>
          <w:szCs w:val="24"/>
        </w:rPr>
      </w:pPr>
    </w:p>
    <w:p w14:paraId="210F5C6F" w14:textId="77777777" w:rsidR="0093399E" w:rsidRDefault="0093399E" w:rsidP="0093399E">
      <w:pPr>
        <w:autoSpaceDE w:val="0"/>
        <w:autoSpaceDN w:val="0"/>
        <w:adjustRightInd w:val="0"/>
        <w:rPr>
          <w:rFonts w:cs="Arial"/>
          <w:szCs w:val="24"/>
        </w:rPr>
      </w:pPr>
      <w:r>
        <w:rPr>
          <w:rFonts w:cs="Arial"/>
          <w:noProof/>
          <w:szCs w:val="24"/>
        </w:rPr>
        <w:drawing>
          <wp:inline distT="0" distB="0" distL="0" distR="0" wp14:anchorId="7E01C20C" wp14:editId="247E4F41">
            <wp:extent cx="6041390" cy="26035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1390" cy="2603500"/>
                    </a:xfrm>
                    <a:prstGeom prst="rect">
                      <a:avLst/>
                    </a:prstGeom>
                    <a:noFill/>
                  </pic:spPr>
                </pic:pic>
              </a:graphicData>
            </a:graphic>
          </wp:inline>
        </w:drawing>
      </w:r>
    </w:p>
    <w:p w14:paraId="6559E1DE" w14:textId="77777777" w:rsidR="0093399E" w:rsidRDefault="0093399E" w:rsidP="0093399E">
      <w:pPr>
        <w:autoSpaceDE w:val="0"/>
        <w:autoSpaceDN w:val="0"/>
        <w:adjustRightInd w:val="0"/>
        <w:rPr>
          <w:rFonts w:cs="Arial"/>
          <w:szCs w:val="24"/>
        </w:rPr>
      </w:pPr>
    </w:p>
    <w:p w14:paraId="443AEFCB" w14:textId="77777777" w:rsidR="0093399E" w:rsidRDefault="0093399E" w:rsidP="0093399E">
      <w:pPr>
        <w:autoSpaceDE w:val="0"/>
        <w:autoSpaceDN w:val="0"/>
        <w:adjustRightInd w:val="0"/>
        <w:rPr>
          <w:rFonts w:cs="Arial"/>
          <w:szCs w:val="24"/>
        </w:rPr>
      </w:pPr>
    </w:p>
    <w:p w14:paraId="240E1909" w14:textId="77777777" w:rsidR="0093399E" w:rsidRDefault="0093399E" w:rsidP="0093399E">
      <w:pPr>
        <w:autoSpaceDE w:val="0"/>
        <w:autoSpaceDN w:val="0"/>
        <w:adjustRightInd w:val="0"/>
        <w:rPr>
          <w:rFonts w:cs="Arial"/>
          <w:b/>
          <w:szCs w:val="24"/>
        </w:rPr>
      </w:pPr>
      <w:r w:rsidRPr="000F6C72">
        <w:rPr>
          <w:rFonts w:cs="Arial"/>
          <w:b/>
          <w:szCs w:val="24"/>
        </w:rPr>
        <w:t>Processing Steps</w:t>
      </w:r>
    </w:p>
    <w:p w14:paraId="4BE34363" w14:textId="77777777" w:rsidR="0075401D" w:rsidRPr="000F6C72" w:rsidRDefault="0075401D" w:rsidP="0093399E">
      <w:pPr>
        <w:autoSpaceDE w:val="0"/>
        <w:autoSpaceDN w:val="0"/>
        <w:adjustRightInd w:val="0"/>
        <w:rPr>
          <w:rFonts w:cs="Arial"/>
          <w:b/>
          <w:szCs w:val="24"/>
        </w:rPr>
      </w:pPr>
    </w:p>
    <w:p w14:paraId="689D13FD" w14:textId="77777777" w:rsidR="0093399E" w:rsidRDefault="0093399E" w:rsidP="00F12805">
      <w:pPr>
        <w:pStyle w:val="ListParagraph"/>
        <w:numPr>
          <w:ilvl w:val="0"/>
          <w:numId w:val="107"/>
        </w:numPr>
        <w:ind w:left="360"/>
      </w:pPr>
      <w:r w:rsidRPr="00292BD4">
        <w:t xml:space="preserve">The </w:t>
      </w:r>
      <w:r w:rsidR="00E5347B">
        <w:t>T</w:t>
      </w:r>
      <w:r w:rsidRPr="00292BD4">
        <w:t xml:space="preserve">erminal sends a </w:t>
      </w:r>
      <w:r w:rsidR="00E5347B">
        <w:t>T</w:t>
      </w:r>
      <w:r w:rsidRPr="00292BD4">
        <w:t>ransaction</w:t>
      </w:r>
      <w:r>
        <w:t xml:space="preserve"> </w:t>
      </w:r>
      <w:r w:rsidR="00E5347B">
        <w:t>R</w:t>
      </w:r>
      <w:r>
        <w:t>equest</w:t>
      </w:r>
      <w:r w:rsidRPr="00292BD4">
        <w:t xml:space="preserve"> to the Controller</w:t>
      </w:r>
    </w:p>
    <w:p w14:paraId="6D14C7BE" w14:textId="77777777" w:rsidR="0075401D" w:rsidRPr="00292BD4" w:rsidRDefault="0075401D" w:rsidP="00506DCE">
      <w:pPr>
        <w:pStyle w:val="ListParagraph"/>
        <w:ind w:left="360"/>
      </w:pPr>
    </w:p>
    <w:p w14:paraId="513FC75F" w14:textId="77777777" w:rsidR="0093399E" w:rsidRDefault="0093399E" w:rsidP="00F12805">
      <w:pPr>
        <w:pStyle w:val="ListParagraph"/>
        <w:numPr>
          <w:ilvl w:val="0"/>
          <w:numId w:val="107"/>
        </w:numPr>
        <w:ind w:left="360"/>
      </w:pPr>
      <w:r w:rsidRPr="00292BD4">
        <w:t xml:space="preserve">The </w:t>
      </w:r>
      <w:r w:rsidR="00E5347B">
        <w:t>C</w:t>
      </w:r>
      <w:r w:rsidRPr="00292BD4">
        <w:t xml:space="preserve">ontroller sends the </w:t>
      </w:r>
      <w:r w:rsidR="00E5347B">
        <w:t>T</w:t>
      </w:r>
      <w:r w:rsidRPr="00292BD4">
        <w:t>ransaction</w:t>
      </w:r>
      <w:r>
        <w:t xml:space="preserve"> </w:t>
      </w:r>
      <w:r w:rsidR="00E5347B">
        <w:t>R</w:t>
      </w:r>
      <w:r>
        <w:t>equest</w:t>
      </w:r>
      <w:r w:rsidRPr="00292BD4">
        <w:t xml:space="preserve"> to TD Bank</w:t>
      </w:r>
    </w:p>
    <w:p w14:paraId="16D07163" w14:textId="77777777" w:rsidR="0075401D" w:rsidRPr="00292BD4" w:rsidRDefault="0075401D" w:rsidP="00506DCE"/>
    <w:p w14:paraId="559AAFB1" w14:textId="77777777" w:rsidR="0093399E" w:rsidRDefault="0093399E" w:rsidP="00F12805">
      <w:pPr>
        <w:pStyle w:val="ListParagraph"/>
        <w:numPr>
          <w:ilvl w:val="0"/>
          <w:numId w:val="107"/>
        </w:numPr>
        <w:ind w:left="360"/>
      </w:pPr>
      <w:r w:rsidRPr="00292BD4">
        <w:t xml:space="preserve">TD Bank validates the transaction, sends it for authorization, and then sends the approved response to the </w:t>
      </w:r>
      <w:r w:rsidR="00E5347B">
        <w:t>C</w:t>
      </w:r>
      <w:r w:rsidRPr="00292BD4">
        <w:t>ontroller</w:t>
      </w:r>
    </w:p>
    <w:p w14:paraId="2A52F324" w14:textId="77777777" w:rsidR="0075401D" w:rsidRPr="00292BD4" w:rsidRDefault="0075401D" w:rsidP="00506DCE"/>
    <w:p w14:paraId="4B467DC0" w14:textId="77777777" w:rsidR="0093399E" w:rsidRDefault="0093399E" w:rsidP="00F12805">
      <w:pPr>
        <w:pStyle w:val="ListParagraph"/>
        <w:numPr>
          <w:ilvl w:val="0"/>
          <w:numId w:val="107"/>
        </w:numPr>
        <w:ind w:left="360"/>
      </w:pPr>
      <w:r>
        <w:t xml:space="preserve">The </w:t>
      </w:r>
      <w:r w:rsidR="00E5347B">
        <w:t>C</w:t>
      </w:r>
      <w:r>
        <w:t xml:space="preserve">ontroller tries to send the response to the </w:t>
      </w:r>
      <w:r w:rsidR="00E5347B">
        <w:t>T</w:t>
      </w:r>
      <w:r>
        <w:t>erminal, but the line is down</w:t>
      </w:r>
    </w:p>
    <w:p w14:paraId="6A530823" w14:textId="77777777" w:rsidR="0075401D" w:rsidRDefault="0075401D" w:rsidP="00506DCE"/>
    <w:p w14:paraId="0E6C1B4E" w14:textId="77777777" w:rsidR="0093399E" w:rsidRDefault="0093399E" w:rsidP="00F12805">
      <w:pPr>
        <w:pStyle w:val="ListParagraph"/>
        <w:numPr>
          <w:ilvl w:val="0"/>
          <w:numId w:val="107"/>
        </w:numPr>
        <w:ind w:left="360"/>
      </w:pPr>
      <w:r>
        <w:t xml:space="preserve">The </w:t>
      </w:r>
      <w:r w:rsidR="00E5347B">
        <w:t>C</w:t>
      </w:r>
      <w:r>
        <w:t xml:space="preserve">ontroller generates a reversal with a message subtype of </w:t>
      </w:r>
      <w:r w:rsidR="00E5347B">
        <w:t>"</w:t>
      </w:r>
      <w:r>
        <w:t>C</w:t>
      </w:r>
      <w:r w:rsidR="00E5347B">
        <w:t>"</w:t>
      </w:r>
      <w:r>
        <w:t xml:space="preserve"> and sends it to TD Bank</w:t>
      </w:r>
    </w:p>
    <w:p w14:paraId="64604B16" w14:textId="77777777" w:rsidR="0075401D" w:rsidRDefault="0075401D" w:rsidP="00506DCE"/>
    <w:p w14:paraId="5D2D7D55" w14:textId="77777777" w:rsidR="0093399E" w:rsidRPr="00292BD4" w:rsidRDefault="0093399E" w:rsidP="00F12805">
      <w:pPr>
        <w:pStyle w:val="ListParagraph"/>
        <w:numPr>
          <w:ilvl w:val="0"/>
          <w:numId w:val="107"/>
        </w:numPr>
        <w:ind w:left="360"/>
      </w:pPr>
      <w:r>
        <w:t xml:space="preserve">TD Bank processes the reversal and then echoes the reversal back to the </w:t>
      </w:r>
      <w:r w:rsidR="00E5347B">
        <w:t>C</w:t>
      </w:r>
      <w:r>
        <w:t xml:space="preserve">ontroller.  This is optional and configuration on the TD Bank system (ACNF).  If the ACNF flag is set to NO then TD Bank would NOT echo the reversal back to the </w:t>
      </w:r>
      <w:r w:rsidR="00E5347B">
        <w:t>C</w:t>
      </w:r>
      <w:r>
        <w:t>ontroller.</w:t>
      </w:r>
    </w:p>
    <w:p w14:paraId="352E06C3" w14:textId="77777777" w:rsidR="0093399E" w:rsidRDefault="0093399E">
      <w:pPr>
        <w:autoSpaceDE w:val="0"/>
        <w:autoSpaceDN w:val="0"/>
        <w:adjustRightInd w:val="0"/>
        <w:ind w:left="1440" w:hanging="1440"/>
        <w:rPr>
          <w:rFonts w:cs="Arial"/>
          <w:szCs w:val="24"/>
        </w:rPr>
      </w:pPr>
    </w:p>
    <w:p w14:paraId="41C63B5C" w14:textId="77777777" w:rsidR="00C21BB6" w:rsidRDefault="00C21BB6" w:rsidP="00E9760F">
      <w:pPr>
        <w:pStyle w:val="Heading3"/>
      </w:pPr>
      <w:r>
        <w:lastRenderedPageBreak/>
        <w:t>MAC Reversal</w:t>
      </w:r>
    </w:p>
    <w:p w14:paraId="6CE00E10" w14:textId="77777777" w:rsidR="004F451E" w:rsidRDefault="004F451E" w:rsidP="004F451E">
      <w:pPr>
        <w:autoSpaceDE w:val="0"/>
        <w:autoSpaceDN w:val="0"/>
        <w:adjustRightInd w:val="0"/>
        <w:rPr>
          <w:rFonts w:cs="Arial"/>
          <w:szCs w:val="24"/>
        </w:rPr>
      </w:pPr>
      <w:r>
        <w:rPr>
          <w:rFonts w:cs="Arial"/>
          <w:szCs w:val="24"/>
        </w:rPr>
        <w:t>The diagram below illustrates the transaction message flow in a scenario containing a reversal of a message with an invalid message authentication code (MAC).</w:t>
      </w:r>
    </w:p>
    <w:p w14:paraId="6A886D40" w14:textId="77777777" w:rsidR="004F451E" w:rsidRDefault="004F451E" w:rsidP="004F451E">
      <w:pPr>
        <w:autoSpaceDE w:val="0"/>
        <w:autoSpaceDN w:val="0"/>
        <w:adjustRightInd w:val="0"/>
        <w:rPr>
          <w:rFonts w:cs="Arial"/>
          <w:szCs w:val="24"/>
        </w:rPr>
      </w:pPr>
    </w:p>
    <w:p w14:paraId="0ED430C1" w14:textId="77777777" w:rsidR="004F451E" w:rsidRDefault="004F451E" w:rsidP="004F451E">
      <w:pPr>
        <w:autoSpaceDE w:val="0"/>
        <w:autoSpaceDN w:val="0"/>
        <w:adjustRightInd w:val="0"/>
        <w:rPr>
          <w:rFonts w:cs="Arial"/>
          <w:b/>
          <w:bCs/>
          <w:szCs w:val="24"/>
        </w:rPr>
      </w:pPr>
    </w:p>
    <w:p w14:paraId="7D5F234B" w14:textId="77777777" w:rsidR="004F451E" w:rsidRDefault="004F451E" w:rsidP="0075401D">
      <w:pPr>
        <w:autoSpaceDE w:val="0"/>
        <w:autoSpaceDN w:val="0"/>
        <w:adjustRightInd w:val="0"/>
        <w:ind w:left="720"/>
        <w:rPr>
          <w:rFonts w:cs="Arial"/>
          <w:b/>
          <w:bCs/>
          <w:szCs w:val="24"/>
        </w:rPr>
      </w:pPr>
      <w:r>
        <w:rPr>
          <w:rFonts w:cs="Arial"/>
          <w:b/>
          <w:bCs/>
          <w:noProof/>
          <w:szCs w:val="24"/>
        </w:rPr>
        <w:drawing>
          <wp:inline distT="0" distB="0" distL="0" distR="0" wp14:anchorId="1CB3450F" wp14:editId="246D1F20">
            <wp:extent cx="4212590" cy="26035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12590" cy="2603500"/>
                    </a:xfrm>
                    <a:prstGeom prst="rect">
                      <a:avLst/>
                    </a:prstGeom>
                    <a:noFill/>
                  </pic:spPr>
                </pic:pic>
              </a:graphicData>
            </a:graphic>
          </wp:inline>
        </w:drawing>
      </w:r>
    </w:p>
    <w:p w14:paraId="45D9E384" w14:textId="77777777" w:rsidR="004F451E" w:rsidRDefault="004F451E" w:rsidP="004F451E">
      <w:pPr>
        <w:autoSpaceDE w:val="0"/>
        <w:autoSpaceDN w:val="0"/>
        <w:adjustRightInd w:val="0"/>
        <w:rPr>
          <w:rFonts w:cs="Arial"/>
          <w:b/>
          <w:bCs/>
          <w:szCs w:val="24"/>
        </w:rPr>
      </w:pPr>
    </w:p>
    <w:p w14:paraId="52FA0EC0" w14:textId="77777777" w:rsidR="004F451E" w:rsidRDefault="004F451E" w:rsidP="004F451E">
      <w:pPr>
        <w:autoSpaceDE w:val="0"/>
        <w:autoSpaceDN w:val="0"/>
        <w:adjustRightInd w:val="0"/>
        <w:rPr>
          <w:rFonts w:cs="Arial"/>
          <w:szCs w:val="24"/>
        </w:rPr>
      </w:pPr>
    </w:p>
    <w:p w14:paraId="5E14C6BF" w14:textId="77777777" w:rsidR="0075401D" w:rsidRDefault="004F451E" w:rsidP="00A45EB3">
      <w:pPr>
        <w:autoSpaceDE w:val="0"/>
        <w:autoSpaceDN w:val="0"/>
        <w:adjustRightInd w:val="0"/>
        <w:ind w:left="360"/>
        <w:rPr>
          <w:rFonts w:cs="Arial"/>
          <w:b/>
          <w:szCs w:val="24"/>
        </w:rPr>
      </w:pPr>
      <w:r w:rsidRPr="000F6C72">
        <w:rPr>
          <w:rFonts w:cs="Arial"/>
          <w:b/>
          <w:szCs w:val="24"/>
        </w:rPr>
        <w:t>Processing Steps</w:t>
      </w:r>
    </w:p>
    <w:p w14:paraId="5E1975E9" w14:textId="77777777" w:rsidR="0075401D" w:rsidRPr="000F6C72" w:rsidRDefault="0075401D" w:rsidP="004F451E">
      <w:pPr>
        <w:autoSpaceDE w:val="0"/>
        <w:autoSpaceDN w:val="0"/>
        <w:adjustRightInd w:val="0"/>
        <w:rPr>
          <w:rFonts w:cs="Arial"/>
          <w:b/>
          <w:szCs w:val="24"/>
        </w:rPr>
      </w:pPr>
    </w:p>
    <w:p w14:paraId="11CD5466" w14:textId="77777777" w:rsidR="004F451E" w:rsidRDefault="004F451E" w:rsidP="00F12805">
      <w:pPr>
        <w:pStyle w:val="ListParagraph"/>
        <w:numPr>
          <w:ilvl w:val="0"/>
          <w:numId w:val="109"/>
        </w:numPr>
      </w:pPr>
      <w:r w:rsidRPr="00292BD4">
        <w:t xml:space="preserve">The </w:t>
      </w:r>
      <w:r w:rsidR="00E5347B">
        <w:t>T</w:t>
      </w:r>
      <w:r>
        <w:t xml:space="preserve">erminal </w:t>
      </w:r>
      <w:r w:rsidRPr="00292BD4">
        <w:t xml:space="preserve">sends the </w:t>
      </w:r>
      <w:r w:rsidR="00E5347B">
        <w:t>T</w:t>
      </w:r>
      <w:r w:rsidRPr="00292BD4">
        <w:t>ransaction</w:t>
      </w:r>
      <w:r>
        <w:t xml:space="preserve"> </w:t>
      </w:r>
      <w:r w:rsidR="00E5347B">
        <w:t>R</w:t>
      </w:r>
      <w:r>
        <w:t>equest</w:t>
      </w:r>
      <w:r w:rsidRPr="00292BD4">
        <w:t xml:space="preserve"> to TD Bank</w:t>
      </w:r>
    </w:p>
    <w:p w14:paraId="0D2B7DFC" w14:textId="77777777" w:rsidR="0075401D" w:rsidRPr="00292BD4" w:rsidRDefault="0075401D" w:rsidP="0075401D">
      <w:pPr>
        <w:pStyle w:val="ListParagraph"/>
      </w:pPr>
    </w:p>
    <w:p w14:paraId="588CF779" w14:textId="77777777" w:rsidR="004F451E" w:rsidRDefault="004F451E" w:rsidP="00F12805">
      <w:pPr>
        <w:pStyle w:val="ListParagraph"/>
        <w:numPr>
          <w:ilvl w:val="0"/>
          <w:numId w:val="109"/>
        </w:numPr>
      </w:pPr>
      <w:r w:rsidRPr="00292BD4">
        <w:t xml:space="preserve">TD Bank validates the transaction, sends it for authorization, and then sends the approved response to the </w:t>
      </w:r>
      <w:r w:rsidR="00E5347B">
        <w:t>T</w:t>
      </w:r>
      <w:r>
        <w:t>erminal</w:t>
      </w:r>
    </w:p>
    <w:p w14:paraId="32FECF60" w14:textId="77777777" w:rsidR="0075401D" w:rsidRPr="00292BD4" w:rsidRDefault="0075401D" w:rsidP="0075401D"/>
    <w:p w14:paraId="7466575C" w14:textId="77777777" w:rsidR="004F451E" w:rsidRDefault="004F451E" w:rsidP="00F12805">
      <w:pPr>
        <w:pStyle w:val="ListParagraph"/>
        <w:numPr>
          <w:ilvl w:val="0"/>
          <w:numId w:val="109"/>
        </w:numPr>
      </w:pPr>
      <w:r>
        <w:t xml:space="preserve">The </w:t>
      </w:r>
      <w:r w:rsidR="00E5347B">
        <w:t>T</w:t>
      </w:r>
      <w:r>
        <w:t xml:space="preserve">erminal suspects a corrupted message, generates a reversal with a message subtype of "R", and sends the reversal to TD Bank.  </w:t>
      </w:r>
      <w:r w:rsidRPr="000F6C72">
        <w:t>TD Bank sets the Internal reversal code to 21 (MAC failure) and processes the reversal message appropriately.</w:t>
      </w:r>
      <w:r>
        <w:t xml:space="preserve">  T</w:t>
      </w:r>
      <w:r w:rsidRPr="000F6C72">
        <w:t>D Bank checks the POS-DH-CONS-MAC-ERRLMT parameter in the LCONF</w:t>
      </w:r>
      <w:r w:rsidR="00E5347B">
        <w:t xml:space="preserve"> database</w:t>
      </w:r>
      <w:r w:rsidRPr="000F6C72">
        <w:t xml:space="preserve">. If the limit has been reached, TD Bank sets a flag to indicate a new MAC key must be sent on its next response to the </w:t>
      </w:r>
      <w:r w:rsidR="00E5347B">
        <w:t>T</w:t>
      </w:r>
      <w:r w:rsidRPr="000F6C72">
        <w:t>erminal. If the limit has NOT been reached, TD Bank increases the consecutive MAC error counter by one</w:t>
      </w:r>
    </w:p>
    <w:p w14:paraId="15325B30" w14:textId="77777777" w:rsidR="0075401D" w:rsidRDefault="0075401D" w:rsidP="0075401D"/>
    <w:p w14:paraId="47E0F02B" w14:textId="77777777" w:rsidR="004F451E" w:rsidRPr="000F6C72" w:rsidRDefault="004F451E" w:rsidP="00F12805">
      <w:pPr>
        <w:pStyle w:val="ListParagraph"/>
        <w:numPr>
          <w:ilvl w:val="0"/>
          <w:numId w:val="109"/>
        </w:numPr>
      </w:pPr>
      <w:r w:rsidRPr="000F6C72">
        <w:t xml:space="preserve">TD Bank will echo the reversal back to the </w:t>
      </w:r>
      <w:r w:rsidR="00E5347B">
        <w:t>T</w:t>
      </w:r>
      <w:r>
        <w:t>erminal</w:t>
      </w:r>
      <w:r w:rsidRPr="000F6C72">
        <w:t>.  This is optional and configura</w:t>
      </w:r>
      <w:r>
        <w:t>ble</w:t>
      </w:r>
      <w:r w:rsidRPr="000F6C72">
        <w:t xml:space="preserve"> on the TD Bank system (ACNF).  If the ACNF flag is set to NO then TD Bank would NOT echo the reversal back to the </w:t>
      </w:r>
      <w:r w:rsidR="00E5347B">
        <w:t>C</w:t>
      </w:r>
      <w:r w:rsidRPr="000F6C72">
        <w:t>ontroller</w:t>
      </w:r>
    </w:p>
    <w:p w14:paraId="1B6A7026" w14:textId="77777777" w:rsidR="00C21BB6" w:rsidRDefault="00C21BB6">
      <w:pPr>
        <w:autoSpaceDE w:val="0"/>
        <w:autoSpaceDN w:val="0"/>
        <w:adjustRightInd w:val="0"/>
        <w:rPr>
          <w:rFonts w:cs="Arial"/>
          <w:b/>
          <w:bCs/>
          <w:szCs w:val="24"/>
        </w:rPr>
      </w:pPr>
    </w:p>
    <w:p w14:paraId="5D5D2311" w14:textId="77777777" w:rsidR="00806A2F" w:rsidRDefault="00806A2F">
      <w:pPr>
        <w:rPr>
          <w:rFonts w:asciiTheme="majorHAnsi" w:eastAsiaTheme="majorEastAsia" w:hAnsiTheme="majorHAnsi" w:cstheme="majorBidi"/>
          <w:b/>
          <w:color w:val="538135" w:themeColor="accent3"/>
          <w:sz w:val="34"/>
          <w:szCs w:val="24"/>
        </w:rPr>
      </w:pPr>
      <w:r>
        <w:br w:type="page"/>
      </w:r>
    </w:p>
    <w:p w14:paraId="59172508" w14:textId="77777777" w:rsidR="00C21BB6" w:rsidRDefault="00C21BB6" w:rsidP="00E9760F">
      <w:pPr>
        <w:pStyle w:val="Heading3"/>
      </w:pPr>
      <w:r>
        <w:lastRenderedPageBreak/>
        <w:t>Timeout Reversals</w:t>
      </w:r>
    </w:p>
    <w:p w14:paraId="67F48649" w14:textId="77777777" w:rsidR="00C21BB6" w:rsidRDefault="00C21BB6">
      <w:pPr>
        <w:autoSpaceDE w:val="0"/>
        <w:autoSpaceDN w:val="0"/>
        <w:adjustRightInd w:val="0"/>
        <w:rPr>
          <w:rFonts w:cs="Arial"/>
          <w:szCs w:val="24"/>
        </w:rPr>
      </w:pPr>
      <w:r>
        <w:rPr>
          <w:rFonts w:cs="Arial"/>
          <w:szCs w:val="24"/>
        </w:rPr>
        <w:t>The following diagrams illustrate few timeout reversal scenarios:</w:t>
      </w:r>
    </w:p>
    <w:p w14:paraId="2AD08B51" w14:textId="77777777" w:rsidR="00C21BB6" w:rsidRDefault="00C21BB6">
      <w:pPr>
        <w:autoSpaceDE w:val="0"/>
        <w:autoSpaceDN w:val="0"/>
        <w:adjustRightInd w:val="0"/>
        <w:rPr>
          <w:rFonts w:cs="Arial"/>
          <w:b/>
          <w:bCs/>
          <w:szCs w:val="24"/>
        </w:rPr>
      </w:pPr>
    </w:p>
    <w:p w14:paraId="1D7D7260" w14:textId="77777777" w:rsidR="004F451E" w:rsidRDefault="004F451E" w:rsidP="004F451E">
      <w:pPr>
        <w:autoSpaceDE w:val="0"/>
        <w:autoSpaceDN w:val="0"/>
        <w:adjustRightInd w:val="0"/>
        <w:rPr>
          <w:rFonts w:cs="Arial"/>
          <w:b/>
          <w:bCs/>
          <w:szCs w:val="32"/>
        </w:rPr>
      </w:pPr>
      <w:r>
        <w:rPr>
          <w:rFonts w:cs="Arial"/>
          <w:b/>
          <w:bCs/>
          <w:szCs w:val="32"/>
        </w:rPr>
        <w:t>Timeout of an Online Transaction at the Controller</w:t>
      </w:r>
    </w:p>
    <w:p w14:paraId="70999F71" w14:textId="77777777" w:rsidR="0075401D" w:rsidRDefault="0075401D" w:rsidP="004F451E">
      <w:pPr>
        <w:autoSpaceDE w:val="0"/>
        <w:autoSpaceDN w:val="0"/>
        <w:adjustRightInd w:val="0"/>
        <w:rPr>
          <w:rFonts w:cs="Arial"/>
          <w:b/>
          <w:bCs/>
          <w:szCs w:val="32"/>
        </w:rPr>
      </w:pPr>
    </w:p>
    <w:p w14:paraId="5086B8B2" w14:textId="77777777" w:rsidR="004F451E" w:rsidRDefault="004F451E" w:rsidP="004F451E">
      <w:pPr>
        <w:autoSpaceDE w:val="0"/>
        <w:autoSpaceDN w:val="0"/>
        <w:adjustRightInd w:val="0"/>
        <w:rPr>
          <w:rFonts w:cs="Arial"/>
          <w:szCs w:val="24"/>
        </w:rPr>
      </w:pPr>
      <w:r>
        <w:rPr>
          <w:rFonts w:cs="Arial"/>
          <w:szCs w:val="24"/>
        </w:rPr>
        <w:t>The diagram below illustrates the transaction message flow in a scenario that contains an online transaction that times out at the controller. This transaction begins at the terminal. Note that the timeout reversal can also be generated by the terminal.</w:t>
      </w:r>
    </w:p>
    <w:p w14:paraId="5B686E3D" w14:textId="77777777" w:rsidR="0075401D" w:rsidRDefault="0075401D" w:rsidP="004F451E">
      <w:pPr>
        <w:autoSpaceDE w:val="0"/>
        <w:autoSpaceDN w:val="0"/>
        <w:adjustRightInd w:val="0"/>
        <w:rPr>
          <w:rFonts w:cs="Arial"/>
          <w:szCs w:val="24"/>
        </w:rPr>
      </w:pPr>
    </w:p>
    <w:p w14:paraId="5059F160" w14:textId="77777777" w:rsidR="004F451E" w:rsidRDefault="004F451E" w:rsidP="004F451E">
      <w:pPr>
        <w:autoSpaceDE w:val="0"/>
        <w:autoSpaceDN w:val="0"/>
        <w:adjustRightInd w:val="0"/>
        <w:rPr>
          <w:rFonts w:cs="Arial"/>
          <w:b/>
          <w:bCs/>
          <w:szCs w:val="24"/>
        </w:rPr>
      </w:pPr>
    </w:p>
    <w:p w14:paraId="258DDA33" w14:textId="77777777" w:rsidR="004F451E" w:rsidRDefault="004F451E" w:rsidP="00A45EB3">
      <w:pPr>
        <w:autoSpaceDE w:val="0"/>
        <w:autoSpaceDN w:val="0"/>
        <w:adjustRightInd w:val="0"/>
        <w:ind w:left="720"/>
        <w:rPr>
          <w:rFonts w:cs="Arial"/>
          <w:b/>
          <w:bCs/>
          <w:szCs w:val="24"/>
        </w:rPr>
      </w:pPr>
      <w:r>
        <w:rPr>
          <w:rFonts w:cs="Arial"/>
          <w:b/>
          <w:bCs/>
          <w:noProof/>
          <w:szCs w:val="24"/>
        </w:rPr>
        <w:drawing>
          <wp:inline distT="0" distB="0" distL="0" distR="0" wp14:anchorId="094FDDD4" wp14:editId="57FDC144">
            <wp:extent cx="6041390" cy="2603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41390" cy="2603500"/>
                    </a:xfrm>
                    <a:prstGeom prst="rect">
                      <a:avLst/>
                    </a:prstGeom>
                    <a:noFill/>
                  </pic:spPr>
                </pic:pic>
              </a:graphicData>
            </a:graphic>
          </wp:inline>
        </w:drawing>
      </w:r>
    </w:p>
    <w:p w14:paraId="4DF8A6B3" w14:textId="77777777" w:rsidR="004F451E" w:rsidRDefault="004F451E" w:rsidP="004F451E">
      <w:pPr>
        <w:autoSpaceDE w:val="0"/>
        <w:autoSpaceDN w:val="0"/>
        <w:adjustRightInd w:val="0"/>
        <w:rPr>
          <w:rFonts w:cs="Arial"/>
          <w:b/>
          <w:bCs/>
          <w:szCs w:val="24"/>
        </w:rPr>
      </w:pPr>
    </w:p>
    <w:p w14:paraId="57200881" w14:textId="77777777" w:rsidR="004F451E" w:rsidRDefault="004F451E" w:rsidP="004F451E">
      <w:pPr>
        <w:autoSpaceDE w:val="0"/>
        <w:autoSpaceDN w:val="0"/>
        <w:adjustRightInd w:val="0"/>
        <w:rPr>
          <w:rFonts w:cs="Arial"/>
          <w:b/>
          <w:bCs/>
          <w:szCs w:val="24"/>
        </w:rPr>
      </w:pPr>
    </w:p>
    <w:p w14:paraId="02F310C9" w14:textId="77777777" w:rsidR="004F451E" w:rsidRDefault="004F451E" w:rsidP="00A45EB3">
      <w:pPr>
        <w:autoSpaceDE w:val="0"/>
        <w:autoSpaceDN w:val="0"/>
        <w:adjustRightInd w:val="0"/>
        <w:ind w:left="360"/>
        <w:rPr>
          <w:rFonts w:cs="Arial"/>
          <w:b/>
          <w:szCs w:val="24"/>
        </w:rPr>
      </w:pPr>
      <w:r w:rsidRPr="000F6C72">
        <w:rPr>
          <w:rFonts w:cs="Arial"/>
          <w:b/>
          <w:szCs w:val="24"/>
        </w:rPr>
        <w:t>Processing Steps</w:t>
      </w:r>
    </w:p>
    <w:p w14:paraId="41D7B348" w14:textId="77777777" w:rsidR="0075401D" w:rsidRPr="000F6C72" w:rsidRDefault="0075401D" w:rsidP="004F451E">
      <w:pPr>
        <w:autoSpaceDE w:val="0"/>
        <w:autoSpaceDN w:val="0"/>
        <w:adjustRightInd w:val="0"/>
        <w:rPr>
          <w:rFonts w:cs="Arial"/>
          <w:b/>
          <w:szCs w:val="24"/>
        </w:rPr>
      </w:pPr>
    </w:p>
    <w:p w14:paraId="0B0596D8" w14:textId="77777777" w:rsidR="004F451E" w:rsidRDefault="004F451E" w:rsidP="00F12805">
      <w:pPr>
        <w:pStyle w:val="ListParagraph"/>
        <w:numPr>
          <w:ilvl w:val="0"/>
          <w:numId w:val="110"/>
        </w:numPr>
      </w:pPr>
      <w:r w:rsidRPr="00292BD4">
        <w:t xml:space="preserve">The </w:t>
      </w:r>
      <w:r>
        <w:t xml:space="preserve">terminal </w:t>
      </w:r>
      <w:r w:rsidRPr="00292BD4">
        <w:t xml:space="preserve">sends the </w:t>
      </w:r>
      <w:r w:rsidR="00E5347B">
        <w:t>T</w:t>
      </w:r>
      <w:r w:rsidRPr="00292BD4">
        <w:t>ransaction</w:t>
      </w:r>
      <w:r>
        <w:t xml:space="preserve"> </w:t>
      </w:r>
      <w:r w:rsidR="00E5347B">
        <w:t>R</w:t>
      </w:r>
      <w:r>
        <w:t>equest</w:t>
      </w:r>
      <w:r w:rsidRPr="00292BD4">
        <w:t xml:space="preserve"> to TD Bank</w:t>
      </w:r>
    </w:p>
    <w:p w14:paraId="7078A419" w14:textId="77777777" w:rsidR="0075401D" w:rsidRPr="00292BD4" w:rsidRDefault="0075401D" w:rsidP="0075401D">
      <w:pPr>
        <w:pStyle w:val="ListParagraph"/>
      </w:pPr>
    </w:p>
    <w:p w14:paraId="5F3C45CC" w14:textId="77777777" w:rsidR="004F451E" w:rsidRDefault="004F451E" w:rsidP="00F12805">
      <w:pPr>
        <w:pStyle w:val="ListParagraph"/>
        <w:numPr>
          <w:ilvl w:val="0"/>
          <w:numId w:val="110"/>
        </w:numPr>
      </w:pPr>
      <w:r w:rsidRPr="00292BD4">
        <w:t>TD Bank validates the transaction, sends it for authorization</w:t>
      </w:r>
      <w:r>
        <w:t xml:space="preserve"> and waits for a response from the Issuer</w:t>
      </w:r>
    </w:p>
    <w:p w14:paraId="264E808C" w14:textId="77777777" w:rsidR="0075401D" w:rsidRPr="00292BD4" w:rsidRDefault="0075401D" w:rsidP="0075401D"/>
    <w:p w14:paraId="2CA641BE" w14:textId="77777777" w:rsidR="004F451E" w:rsidRDefault="004F451E" w:rsidP="00F12805">
      <w:pPr>
        <w:pStyle w:val="ListParagraph"/>
        <w:numPr>
          <w:ilvl w:val="0"/>
          <w:numId w:val="110"/>
        </w:numPr>
      </w:pPr>
      <w:r>
        <w:t xml:space="preserve">The transaction times out at the </w:t>
      </w:r>
      <w:r w:rsidR="00E5347B">
        <w:t>C</w:t>
      </w:r>
      <w:r>
        <w:t xml:space="preserve">ontroller.  The controller sends a </w:t>
      </w:r>
      <w:r w:rsidR="00E5347B">
        <w:t>T</w:t>
      </w:r>
      <w:r>
        <w:t xml:space="preserve">imeout </w:t>
      </w:r>
      <w:r w:rsidR="00E5347B">
        <w:t>R</w:t>
      </w:r>
      <w:r>
        <w:t xml:space="preserve">eversal with a message </w:t>
      </w:r>
      <w:r w:rsidR="00E5347B">
        <w:t>S</w:t>
      </w:r>
      <w:r>
        <w:t>ubtype of "T" to TD Bank, and also responds to the terminal with a decline.  The reversal message sent to TD Bank must have the same transmission number of the original transaction request in step 1</w:t>
      </w:r>
    </w:p>
    <w:p w14:paraId="0134E96C" w14:textId="77777777" w:rsidR="0075401D" w:rsidRDefault="0075401D" w:rsidP="0075401D"/>
    <w:p w14:paraId="65EB8E14" w14:textId="77777777" w:rsidR="004F451E" w:rsidRDefault="004F451E" w:rsidP="00F12805">
      <w:pPr>
        <w:pStyle w:val="ListParagraph"/>
        <w:numPr>
          <w:ilvl w:val="0"/>
          <w:numId w:val="110"/>
        </w:numPr>
      </w:pPr>
      <w:r>
        <w:t xml:space="preserve">TD Bank sends the late transaction response to the </w:t>
      </w:r>
      <w:r w:rsidR="00E5347B">
        <w:t>C</w:t>
      </w:r>
      <w:r>
        <w:t xml:space="preserve">ontroller.  </w:t>
      </w:r>
      <w:r w:rsidRPr="00CF0625">
        <w:t xml:space="preserve">The </w:t>
      </w:r>
      <w:r w:rsidR="00E5347B">
        <w:t>C</w:t>
      </w:r>
      <w:r w:rsidRPr="00CF0625">
        <w:t>ontroller receives the late 0210 response, recognizes that it has already sent a timeout reversal message for that transaction, and drops the message</w:t>
      </w:r>
    </w:p>
    <w:p w14:paraId="18B677CD" w14:textId="77777777" w:rsidR="0075401D" w:rsidRDefault="0075401D" w:rsidP="0075401D"/>
    <w:p w14:paraId="2B1EACF2" w14:textId="77777777" w:rsidR="004F451E" w:rsidRPr="000F6C72" w:rsidRDefault="004F451E" w:rsidP="00F12805">
      <w:pPr>
        <w:pStyle w:val="ListParagraph"/>
        <w:numPr>
          <w:ilvl w:val="0"/>
          <w:numId w:val="110"/>
        </w:numPr>
      </w:pPr>
      <w:r w:rsidRPr="000F6C72">
        <w:t>TD Bank echo</w:t>
      </w:r>
      <w:r>
        <w:t>es</w:t>
      </w:r>
      <w:r w:rsidRPr="000F6C72">
        <w:t xml:space="preserve"> the reversal back to the </w:t>
      </w:r>
      <w:r>
        <w:t>terminal</w:t>
      </w:r>
    </w:p>
    <w:p w14:paraId="52DD7F9A" w14:textId="77777777" w:rsidR="00C21BB6" w:rsidRDefault="00C21BB6" w:rsidP="00E9760F">
      <w:pPr>
        <w:pStyle w:val="Heading3"/>
      </w:pPr>
      <w:r>
        <w:lastRenderedPageBreak/>
        <w:t>Timeout of a Store-and-Forward Transaction at the Controller</w:t>
      </w:r>
    </w:p>
    <w:p w14:paraId="16751FEC" w14:textId="77777777" w:rsidR="00C21BB6" w:rsidRDefault="00C21BB6">
      <w:pPr>
        <w:autoSpaceDE w:val="0"/>
        <w:autoSpaceDN w:val="0"/>
        <w:adjustRightInd w:val="0"/>
        <w:rPr>
          <w:rFonts w:cs="Arial"/>
          <w:szCs w:val="24"/>
        </w:rPr>
      </w:pPr>
      <w:r>
        <w:rPr>
          <w:rFonts w:cs="Arial"/>
          <w:szCs w:val="24"/>
        </w:rPr>
        <w:t>There are two cases for the timeout of Store-and-Forward (SAF) transactions</w:t>
      </w:r>
    </w:p>
    <w:p w14:paraId="26566692" w14:textId="77777777" w:rsidR="0075401D" w:rsidRDefault="0075401D">
      <w:pPr>
        <w:autoSpaceDE w:val="0"/>
        <w:autoSpaceDN w:val="0"/>
        <w:adjustRightInd w:val="0"/>
        <w:rPr>
          <w:rFonts w:cs="Arial"/>
          <w:szCs w:val="24"/>
        </w:rPr>
      </w:pPr>
    </w:p>
    <w:p w14:paraId="5BA9AD9A" w14:textId="77777777" w:rsidR="00C21BB6" w:rsidRDefault="00C21BB6" w:rsidP="002339E1">
      <w:pPr>
        <w:numPr>
          <w:ilvl w:val="0"/>
          <w:numId w:val="23"/>
        </w:numPr>
        <w:rPr>
          <w:rFonts w:cs="Arial"/>
        </w:rPr>
      </w:pPr>
      <w:r>
        <w:rPr>
          <w:rFonts w:cs="Arial"/>
        </w:rPr>
        <w:t>Offline credit EMV transaction advice</w:t>
      </w:r>
      <w:r>
        <w:rPr>
          <w:rFonts w:cs="Arial"/>
        </w:rPr>
        <w:tab/>
        <w:t>(message subtype of “V”)</w:t>
      </w:r>
    </w:p>
    <w:p w14:paraId="1775E07D" w14:textId="77777777" w:rsidR="00C21BB6" w:rsidRDefault="00C21BB6" w:rsidP="002339E1">
      <w:pPr>
        <w:numPr>
          <w:ilvl w:val="0"/>
          <w:numId w:val="23"/>
        </w:numPr>
        <w:rPr>
          <w:rFonts w:cs="Arial"/>
        </w:rPr>
      </w:pPr>
      <w:r>
        <w:rPr>
          <w:rFonts w:cs="Arial"/>
        </w:rPr>
        <w:t>All other SAF transactions</w:t>
      </w:r>
      <w:r>
        <w:rPr>
          <w:rFonts w:cs="Arial"/>
        </w:rPr>
        <w:tab/>
      </w:r>
      <w:r>
        <w:rPr>
          <w:rFonts w:cs="Arial"/>
        </w:rPr>
        <w:tab/>
        <w:t>(message subtype of “A”)</w:t>
      </w:r>
    </w:p>
    <w:p w14:paraId="2031D256" w14:textId="77777777" w:rsidR="00C21BB6" w:rsidRDefault="00C21BB6">
      <w:pPr>
        <w:autoSpaceDE w:val="0"/>
        <w:autoSpaceDN w:val="0"/>
        <w:adjustRightInd w:val="0"/>
        <w:rPr>
          <w:rFonts w:cs="Arial"/>
          <w:szCs w:val="24"/>
        </w:rPr>
      </w:pPr>
    </w:p>
    <w:p w14:paraId="325EE630" w14:textId="77777777" w:rsidR="009A0253" w:rsidRDefault="009A0253" w:rsidP="009A0253">
      <w:pPr>
        <w:autoSpaceDE w:val="0"/>
        <w:autoSpaceDN w:val="0"/>
        <w:adjustRightInd w:val="0"/>
        <w:rPr>
          <w:rFonts w:cs="Arial"/>
          <w:szCs w:val="24"/>
        </w:rPr>
      </w:pPr>
      <w:r>
        <w:rPr>
          <w:rFonts w:cs="Arial"/>
          <w:szCs w:val="24"/>
        </w:rPr>
        <w:t>Host 3 transactions do not support this functionality.</w:t>
      </w:r>
    </w:p>
    <w:p w14:paraId="7DB19B12" w14:textId="77777777" w:rsidR="009A0253" w:rsidRDefault="009A0253">
      <w:pPr>
        <w:autoSpaceDE w:val="0"/>
        <w:autoSpaceDN w:val="0"/>
        <w:adjustRightInd w:val="0"/>
        <w:rPr>
          <w:rFonts w:cs="Arial"/>
          <w:szCs w:val="24"/>
        </w:rPr>
      </w:pPr>
    </w:p>
    <w:p w14:paraId="2197075D" w14:textId="77777777" w:rsidR="00C21BB6" w:rsidRDefault="00C21BB6">
      <w:pPr>
        <w:autoSpaceDE w:val="0"/>
        <w:autoSpaceDN w:val="0"/>
        <w:adjustRightInd w:val="0"/>
        <w:rPr>
          <w:rFonts w:cs="Arial"/>
          <w:szCs w:val="24"/>
        </w:rPr>
      </w:pPr>
      <w:r>
        <w:rPr>
          <w:rFonts w:cs="Arial"/>
          <w:szCs w:val="24"/>
        </w:rPr>
        <w:t xml:space="preserve">The diagram below illustrates the transaction message flow in a scenario containing a </w:t>
      </w:r>
      <w:r w:rsidR="0006375A">
        <w:rPr>
          <w:rFonts w:cs="Arial"/>
          <w:szCs w:val="24"/>
        </w:rPr>
        <w:t>S</w:t>
      </w:r>
      <w:r>
        <w:rPr>
          <w:rFonts w:cs="Arial"/>
          <w:szCs w:val="24"/>
        </w:rPr>
        <w:t>tore-and-</w:t>
      </w:r>
      <w:r w:rsidR="0006375A">
        <w:rPr>
          <w:rFonts w:cs="Arial"/>
          <w:szCs w:val="24"/>
        </w:rPr>
        <w:t>F</w:t>
      </w:r>
      <w:r>
        <w:rPr>
          <w:rFonts w:cs="Arial"/>
          <w:szCs w:val="24"/>
        </w:rPr>
        <w:t xml:space="preserve">orward transaction that times out at the </w:t>
      </w:r>
      <w:r w:rsidR="0006375A">
        <w:rPr>
          <w:rFonts w:cs="Arial"/>
          <w:szCs w:val="24"/>
        </w:rPr>
        <w:t>C</w:t>
      </w:r>
      <w:r>
        <w:rPr>
          <w:rFonts w:cs="Arial"/>
          <w:szCs w:val="24"/>
        </w:rPr>
        <w:t xml:space="preserve">ontroller. This transaction begins at the </w:t>
      </w:r>
      <w:r w:rsidR="0006375A">
        <w:rPr>
          <w:rFonts w:cs="Arial"/>
          <w:szCs w:val="24"/>
        </w:rPr>
        <w:t>C</w:t>
      </w:r>
      <w:r>
        <w:rPr>
          <w:rFonts w:cs="Arial"/>
          <w:szCs w:val="24"/>
        </w:rPr>
        <w:t>ontroller.</w:t>
      </w:r>
    </w:p>
    <w:p w14:paraId="3A023E25" w14:textId="77777777" w:rsidR="00C21BB6" w:rsidRDefault="00C21BB6">
      <w:pPr>
        <w:autoSpaceDE w:val="0"/>
        <w:autoSpaceDN w:val="0"/>
        <w:adjustRightInd w:val="0"/>
        <w:rPr>
          <w:rFonts w:cs="Arial"/>
          <w:b/>
          <w:bCs/>
          <w:szCs w:val="24"/>
        </w:rPr>
      </w:pPr>
    </w:p>
    <w:p w14:paraId="0316F699" w14:textId="77777777" w:rsidR="0006375A" w:rsidRDefault="0006375A">
      <w:pPr>
        <w:autoSpaceDE w:val="0"/>
        <w:autoSpaceDN w:val="0"/>
        <w:adjustRightInd w:val="0"/>
        <w:rPr>
          <w:rFonts w:cs="Arial"/>
          <w:b/>
          <w:bCs/>
          <w:szCs w:val="24"/>
        </w:rPr>
      </w:pPr>
    </w:p>
    <w:p w14:paraId="22FF074D" w14:textId="77777777" w:rsidR="00C21BB6" w:rsidRDefault="00614A35" w:rsidP="00A45EB3">
      <w:pPr>
        <w:autoSpaceDE w:val="0"/>
        <w:autoSpaceDN w:val="0"/>
        <w:adjustRightInd w:val="0"/>
        <w:ind w:left="720"/>
        <w:rPr>
          <w:rFonts w:cs="Arial"/>
          <w:b/>
          <w:bCs/>
          <w:szCs w:val="24"/>
        </w:rPr>
      </w:pPr>
      <w:r>
        <w:rPr>
          <w:rFonts w:cs="Arial"/>
          <w:b/>
          <w:bCs/>
          <w:noProof/>
          <w:szCs w:val="24"/>
        </w:rPr>
        <w:drawing>
          <wp:inline distT="0" distB="0" distL="0" distR="0" wp14:anchorId="3CEC30D5" wp14:editId="4C1A4122">
            <wp:extent cx="6041390" cy="26035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41390" cy="2603500"/>
                    </a:xfrm>
                    <a:prstGeom prst="rect">
                      <a:avLst/>
                    </a:prstGeom>
                    <a:noFill/>
                  </pic:spPr>
                </pic:pic>
              </a:graphicData>
            </a:graphic>
          </wp:inline>
        </w:drawing>
      </w:r>
    </w:p>
    <w:p w14:paraId="2CC7E5E6" w14:textId="77777777" w:rsidR="00C21BB6" w:rsidRDefault="00C21BB6">
      <w:pPr>
        <w:autoSpaceDE w:val="0"/>
        <w:autoSpaceDN w:val="0"/>
        <w:adjustRightInd w:val="0"/>
        <w:rPr>
          <w:rFonts w:cs="Arial"/>
          <w:b/>
          <w:bCs/>
          <w:szCs w:val="24"/>
        </w:rPr>
      </w:pPr>
    </w:p>
    <w:p w14:paraId="0BCB79A1" w14:textId="77777777" w:rsidR="00AC43AA" w:rsidRDefault="00AC43AA" w:rsidP="00A45EB3">
      <w:pPr>
        <w:autoSpaceDE w:val="0"/>
        <w:autoSpaceDN w:val="0"/>
        <w:adjustRightInd w:val="0"/>
        <w:ind w:left="360"/>
        <w:rPr>
          <w:rFonts w:cs="Arial"/>
          <w:b/>
          <w:szCs w:val="24"/>
        </w:rPr>
      </w:pPr>
      <w:r w:rsidRPr="000F6C72">
        <w:rPr>
          <w:rFonts w:cs="Arial"/>
          <w:b/>
          <w:szCs w:val="24"/>
        </w:rPr>
        <w:t>Processing Steps</w:t>
      </w:r>
    </w:p>
    <w:p w14:paraId="1805DD7F" w14:textId="77777777" w:rsidR="0075401D" w:rsidRPr="000F6C72" w:rsidRDefault="0075401D" w:rsidP="00AC43AA">
      <w:pPr>
        <w:autoSpaceDE w:val="0"/>
        <w:autoSpaceDN w:val="0"/>
        <w:adjustRightInd w:val="0"/>
        <w:rPr>
          <w:rFonts w:cs="Arial"/>
          <w:b/>
          <w:szCs w:val="24"/>
        </w:rPr>
      </w:pPr>
    </w:p>
    <w:p w14:paraId="340F19F8" w14:textId="77777777" w:rsidR="00AC43AA" w:rsidRDefault="00AC43AA" w:rsidP="00F12805">
      <w:pPr>
        <w:pStyle w:val="ListParagraph"/>
        <w:numPr>
          <w:ilvl w:val="0"/>
          <w:numId w:val="111"/>
        </w:numPr>
      </w:pPr>
      <w:r w:rsidRPr="00DA4751">
        <w:t xml:space="preserve">The </w:t>
      </w:r>
      <w:r w:rsidR="00E5347B" w:rsidRPr="00DA4751">
        <w:t>C</w:t>
      </w:r>
      <w:r w:rsidRPr="00DA4751">
        <w:t>ontroller sends a Store-and-Forward request to TD Bank</w:t>
      </w:r>
    </w:p>
    <w:p w14:paraId="426407D9" w14:textId="77777777" w:rsidR="00DA4751" w:rsidRPr="00DA4751" w:rsidRDefault="00DA4751" w:rsidP="00DA4751">
      <w:pPr>
        <w:pStyle w:val="ListParagraph"/>
      </w:pPr>
    </w:p>
    <w:p w14:paraId="128DF7FC" w14:textId="77777777" w:rsidR="00AC43AA" w:rsidRDefault="00AC43AA" w:rsidP="00F12805">
      <w:pPr>
        <w:pStyle w:val="ListParagraph"/>
        <w:numPr>
          <w:ilvl w:val="0"/>
          <w:numId w:val="111"/>
        </w:numPr>
      </w:pPr>
      <w:r w:rsidRPr="00DA4751">
        <w:t>The transaction times out at the Controller.  The Controller sends a Timeout Reversal with a Message Subtype of "A".  The transmission number of the Timeout Reversal message must match that of the Request in step 1</w:t>
      </w:r>
    </w:p>
    <w:p w14:paraId="6B6F4474" w14:textId="77777777" w:rsidR="00DA4751" w:rsidRPr="00DA4751" w:rsidRDefault="00DA4751" w:rsidP="00DA4751"/>
    <w:p w14:paraId="26A2020A" w14:textId="77777777" w:rsidR="00AC43AA" w:rsidRDefault="00AC43AA" w:rsidP="00F12805">
      <w:pPr>
        <w:pStyle w:val="ListParagraph"/>
        <w:numPr>
          <w:ilvl w:val="0"/>
          <w:numId w:val="111"/>
        </w:numPr>
      </w:pPr>
      <w:r w:rsidRPr="00DA4751">
        <w:t>TD Bank sends a Store-and-Forward response to the controller.  The Controller receives the late Store-and-Forward Response, recognizes that it has already sent a Timeout Reversal message for that transaction, and drops the message</w:t>
      </w:r>
    </w:p>
    <w:p w14:paraId="303502B0" w14:textId="77777777" w:rsidR="00DA4751" w:rsidRPr="00DA4751" w:rsidRDefault="00DA4751" w:rsidP="00DA4751"/>
    <w:p w14:paraId="7CB4F798" w14:textId="77777777" w:rsidR="00AC43AA" w:rsidRPr="00DA4751" w:rsidRDefault="00AC43AA" w:rsidP="00F12805">
      <w:pPr>
        <w:pStyle w:val="ListParagraph"/>
        <w:numPr>
          <w:ilvl w:val="0"/>
          <w:numId w:val="111"/>
        </w:numPr>
      </w:pPr>
      <w:r w:rsidRPr="00DA4751">
        <w:t>TD Bank processes the Timeout Reversal, and echoes the Reversal back to the Controller</w:t>
      </w:r>
    </w:p>
    <w:p w14:paraId="458B845F" w14:textId="77777777" w:rsidR="00AC43AA" w:rsidRDefault="00AC43AA">
      <w:pPr>
        <w:autoSpaceDE w:val="0"/>
        <w:autoSpaceDN w:val="0"/>
        <w:adjustRightInd w:val="0"/>
        <w:rPr>
          <w:rFonts w:cs="Arial"/>
          <w:b/>
          <w:bCs/>
          <w:szCs w:val="24"/>
        </w:rPr>
      </w:pPr>
    </w:p>
    <w:p w14:paraId="1461F79F" w14:textId="77777777" w:rsidR="00AC43AA" w:rsidRDefault="00AC43AA">
      <w:pPr>
        <w:autoSpaceDE w:val="0"/>
        <w:autoSpaceDN w:val="0"/>
        <w:adjustRightInd w:val="0"/>
        <w:rPr>
          <w:rFonts w:cs="Arial"/>
          <w:b/>
          <w:bCs/>
          <w:szCs w:val="24"/>
        </w:rPr>
      </w:pPr>
    </w:p>
    <w:p w14:paraId="0D6550B4" w14:textId="77777777" w:rsidR="00AC43AA" w:rsidRDefault="00AC43AA">
      <w:pPr>
        <w:autoSpaceDE w:val="0"/>
        <w:autoSpaceDN w:val="0"/>
        <w:adjustRightInd w:val="0"/>
        <w:rPr>
          <w:rFonts w:cs="Arial"/>
          <w:b/>
          <w:bCs/>
          <w:szCs w:val="24"/>
        </w:rPr>
      </w:pPr>
    </w:p>
    <w:p w14:paraId="02D5B6E0" w14:textId="77777777" w:rsidR="00C21BB6" w:rsidRDefault="00C21BB6" w:rsidP="00E9760F">
      <w:pPr>
        <w:pStyle w:val="Heading3"/>
      </w:pPr>
      <w:r>
        <w:lastRenderedPageBreak/>
        <w:t xml:space="preserve">Communication Failure During a Response to the Controller (Online); </w:t>
      </w:r>
      <w:r w:rsidR="0035698C">
        <w:t>TD Bank Comms Layer (</w:t>
      </w:r>
      <w:r>
        <w:t>XPNET</w:t>
      </w:r>
      <w:r w:rsidR="0035698C">
        <w:t>)</w:t>
      </w:r>
      <w:r>
        <w:t xml:space="preserve"> Aware of Failure</w:t>
      </w:r>
    </w:p>
    <w:p w14:paraId="5BD56CAA" w14:textId="77777777" w:rsidR="00C21BB6" w:rsidRDefault="00C21BB6">
      <w:pPr>
        <w:autoSpaceDE w:val="0"/>
        <w:autoSpaceDN w:val="0"/>
        <w:adjustRightInd w:val="0"/>
        <w:rPr>
          <w:rFonts w:cs="Arial"/>
          <w:szCs w:val="24"/>
        </w:rPr>
      </w:pPr>
      <w:r>
        <w:rPr>
          <w:rFonts w:cs="Arial"/>
          <w:szCs w:val="24"/>
        </w:rPr>
        <w:t>The diagram below illustrates the transaction message flow in a scenario that contains a communication failure during a response to the controller for an online transaction. The XPNET is aware of the failure. This transaction begins at the terminal.</w:t>
      </w:r>
    </w:p>
    <w:p w14:paraId="25B6A5EE" w14:textId="77777777" w:rsidR="00C21BB6" w:rsidRDefault="00C21BB6">
      <w:pPr>
        <w:autoSpaceDE w:val="0"/>
        <w:autoSpaceDN w:val="0"/>
        <w:adjustRightInd w:val="0"/>
        <w:rPr>
          <w:rFonts w:cs="Arial"/>
          <w:b/>
          <w:bCs/>
          <w:szCs w:val="24"/>
        </w:rPr>
      </w:pPr>
    </w:p>
    <w:p w14:paraId="6B0862B7" w14:textId="77777777" w:rsidR="00C21BB6" w:rsidRDefault="0035698C" w:rsidP="00A45EB3">
      <w:pPr>
        <w:autoSpaceDE w:val="0"/>
        <w:autoSpaceDN w:val="0"/>
        <w:adjustRightInd w:val="0"/>
        <w:ind w:left="720"/>
        <w:rPr>
          <w:rFonts w:cs="Arial"/>
          <w:b/>
          <w:bCs/>
          <w:szCs w:val="24"/>
        </w:rPr>
      </w:pPr>
      <w:r>
        <w:rPr>
          <w:rFonts w:cs="Arial"/>
          <w:b/>
          <w:bCs/>
          <w:noProof/>
          <w:szCs w:val="24"/>
        </w:rPr>
        <w:drawing>
          <wp:inline distT="0" distB="0" distL="0" distR="0" wp14:anchorId="26418274" wp14:editId="3A367275">
            <wp:extent cx="6041390" cy="26460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41390" cy="2646045"/>
                    </a:xfrm>
                    <a:prstGeom prst="rect">
                      <a:avLst/>
                    </a:prstGeom>
                    <a:noFill/>
                  </pic:spPr>
                </pic:pic>
              </a:graphicData>
            </a:graphic>
          </wp:inline>
        </w:drawing>
      </w:r>
    </w:p>
    <w:p w14:paraId="3BBFFCB8" w14:textId="77777777" w:rsidR="00C21BB6" w:rsidRDefault="00C21BB6">
      <w:pPr>
        <w:autoSpaceDE w:val="0"/>
        <w:autoSpaceDN w:val="0"/>
        <w:adjustRightInd w:val="0"/>
        <w:rPr>
          <w:rFonts w:cs="Arial"/>
          <w:b/>
          <w:bCs/>
          <w:szCs w:val="24"/>
        </w:rPr>
      </w:pPr>
    </w:p>
    <w:p w14:paraId="4F4EEA98" w14:textId="77777777" w:rsidR="00035E3C" w:rsidRDefault="00035E3C" w:rsidP="00A45EB3">
      <w:pPr>
        <w:autoSpaceDE w:val="0"/>
        <w:autoSpaceDN w:val="0"/>
        <w:adjustRightInd w:val="0"/>
        <w:ind w:left="360"/>
        <w:rPr>
          <w:rFonts w:cs="Arial"/>
          <w:b/>
          <w:szCs w:val="24"/>
        </w:rPr>
      </w:pPr>
      <w:r w:rsidRPr="000F6C72">
        <w:rPr>
          <w:rFonts w:cs="Arial"/>
          <w:b/>
          <w:szCs w:val="24"/>
        </w:rPr>
        <w:t>Processing Steps</w:t>
      </w:r>
    </w:p>
    <w:p w14:paraId="218ABB90" w14:textId="77777777" w:rsidR="00DA4751" w:rsidRPr="000F6C72" w:rsidRDefault="00DA4751" w:rsidP="00035E3C">
      <w:pPr>
        <w:autoSpaceDE w:val="0"/>
        <w:autoSpaceDN w:val="0"/>
        <w:adjustRightInd w:val="0"/>
        <w:rPr>
          <w:rFonts w:cs="Arial"/>
          <w:b/>
          <w:szCs w:val="24"/>
        </w:rPr>
      </w:pPr>
    </w:p>
    <w:p w14:paraId="624A3DD4" w14:textId="77777777" w:rsidR="00AD03E4" w:rsidRDefault="00035E3C" w:rsidP="00F12805">
      <w:pPr>
        <w:pStyle w:val="ListParagraph"/>
        <w:numPr>
          <w:ilvl w:val="0"/>
          <w:numId w:val="112"/>
        </w:numPr>
      </w:pPr>
      <w:r w:rsidRPr="00DA4751">
        <w:t xml:space="preserve">The </w:t>
      </w:r>
      <w:r w:rsidR="00AD03E4" w:rsidRPr="00DA4751">
        <w:t xml:space="preserve">Terminal </w:t>
      </w:r>
      <w:r w:rsidRPr="00DA4751">
        <w:t>sends a</w:t>
      </w:r>
      <w:r w:rsidR="00AD03E4" w:rsidRPr="00DA4751">
        <w:t>n online request to TD Bank</w:t>
      </w:r>
    </w:p>
    <w:p w14:paraId="5532E8E6" w14:textId="77777777" w:rsidR="00DA4751" w:rsidRPr="00DA4751" w:rsidRDefault="00DA4751" w:rsidP="00DA4751">
      <w:pPr>
        <w:pStyle w:val="ListParagraph"/>
      </w:pPr>
    </w:p>
    <w:p w14:paraId="1D1D9533" w14:textId="77777777" w:rsidR="00035E3C" w:rsidRDefault="00AD03E4" w:rsidP="00F12805">
      <w:pPr>
        <w:pStyle w:val="ListParagraph"/>
        <w:numPr>
          <w:ilvl w:val="0"/>
          <w:numId w:val="112"/>
        </w:numPr>
      </w:pPr>
      <w:r w:rsidRPr="00DA4751">
        <w:t xml:space="preserve">The message travels through the </w:t>
      </w:r>
      <w:r w:rsidR="00E5347B" w:rsidRPr="00DA4751">
        <w:t>C</w:t>
      </w:r>
      <w:r w:rsidRPr="00DA4751">
        <w:t>ontroller</w:t>
      </w:r>
    </w:p>
    <w:p w14:paraId="12F1909C" w14:textId="77777777" w:rsidR="00DA4751" w:rsidRPr="00DA4751" w:rsidRDefault="00DA4751" w:rsidP="00DA4751"/>
    <w:p w14:paraId="5845644C" w14:textId="77777777" w:rsidR="00AD03E4" w:rsidRDefault="00AD03E4" w:rsidP="00F12805">
      <w:pPr>
        <w:pStyle w:val="ListParagraph"/>
        <w:numPr>
          <w:ilvl w:val="0"/>
          <w:numId w:val="112"/>
        </w:numPr>
      </w:pPr>
      <w:r w:rsidRPr="00DA4751">
        <w:t>TD Bank sends the transaction to the Issuer for Authorization.  The Response is then sent to the Controller</w:t>
      </w:r>
      <w:r w:rsidR="00E5347B" w:rsidRPr="00DA4751">
        <w:t xml:space="preserve"> </w:t>
      </w:r>
      <w:r w:rsidRPr="00DA4751">
        <w:t>but fails to reach its destination</w:t>
      </w:r>
    </w:p>
    <w:p w14:paraId="79259737" w14:textId="77777777" w:rsidR="00DA4751" w:rsidRPr="00DA4751" w:rsidRDefault="00DA4751" w:rsidP="00DA4751"/>
    <w:p w14:paraId="3227107E" w14:textId="77777777" w:rsidR="00AD03E4" w:rsidRDefault="00AD03E4" w:rsidP="00F12805">
      <w:pPr>
        <w:pStyle w:val="ListParagraph"/>
        <w:numPr>
          <w:ilvl w:val="0"/>
          <w:numId w:val="112"/>
        </w:numPr>
      </w:pPr>
      <w:r w:rsidRPr="00DA4751">
        <w:t>TD Bank's XPNET layer sends a message failure notification.  TD Bank generates and routes a Reversal to the Issuer</w:t>
      </w:r>
    </w:p>
    <w:p w14:paraId="1FB080D3" w14:textId="77777777" w:rsidR="00DA4751" w:rsidRPr="00DA4751" w:rsidRDefault="00DA4751" w:rsidP="00DA4751"/>
    <w:p w14:paraId="514AEA54" w14:textId="77777777" w:rsidR="00F96DBB" w:rsidRDefault="00F96DBB" w:rsidP="00F12805">
      <w:pPr>
        <w:pStyle w:val="ListParagraph"/>
        <w:numPr>
          <w:ilvl w:val="0"/>
          <w:numId w:val="112"/>
        </w:numPr>
      </w:pPr>
      <w:r w:rsidRPr="00DA4751">
        <w:t>The Controller sends a Timeout Reversal with a message Subtype of "T" to TD Bank.  The transmission number of the Timeout Reversal must match that of the online request in step 1.  The Controller then responds to the Terminal.</w:t>
      </w:r>
      <w:r w:rsidR="002F449A" w:rsidRPr="00DA4751">
        <w:t xml:space="preserve">  TD Bank will realize that the transaction has already been reversed, so it drops the Timeout Reversal</w:t>
      </w:r>
    </w:p>
    <w:p w14:paraId="420C83E3" w14:textId="77777777" w:rsidR="00DA4751" w:rsidRPr="00DA4751" w:rsidRDefault="00DA4751" w:rsidP="00DA4751"/>
    <w:p w14:paraId="752C8077" w14:textId="77777777" w:rsidR="002F449A" w:rsidRPr="00DA4751" w:rsidRDefault="002F449A" w:rsidP="00F12805">
      <w:pPr>
        <w:pStyle w:val="ListParagraph"/>
        <w:numPr>
          <w:ilvl w:val="0"/>
          <w:numId w:val="112"/>
        </w:numPr>
      </w:pPr>
      <w:r w:rsidRPr="00DA4751">
        <w:t>TD Bank echoes the Reversal back to the Controller</w:t>
      </w:r>
    </w:p>
    <w:p w14:paraId="47494FBD" w14:textId="77777777" w:rsidR="00035E3C" w:rsidRDefault="00035E3C">
      <w:pPr>
        <w:autoSpaceDE w:val="0"/>
        <w:autoSpaceDN w:val="0"/>
        <w:adjustRightInd w:val="0"/>
        <w:rPr>
          <w:rFonts w:cs="Arial"/>
          <w:b/>
          <w:bCs/>
          <w:szCs w:val="24"/>
        </w:rPr>
      </w:pPr>
    </w:p>
    <w:p w14:paraId="6284DEE6" w14:textId="77777777" w:rsidR="00035E3C" w:rsidRDefault="00035E3C">
      <w:pPr>
        <w:autoSpaceDE w:val="0"/>
        <w:autoSpaceDN w:val="0"/>
        <w:adjustRightInd w:val="0"/>
        <w:rPr>
          <w:rFonts w:cs="Arial"/>
          <w:b/>
          <w:bCs/>
          <w:szCs w:val="24"/>
        </w:rPr>
      </w:pPr>
    </w:p>
    <w:p w14:paraId="1E680435" w14:textId="77777777" w:rsidR="00035E3C" w:rsidRDefault="00035E3C">
      <w:pPr>
        <w:autoSpaceDE w:val="0"/>
        <w:autoSpaceDN w:val="0"/>
        <w:adjustRightInd w:val="0"/>
        <w:rPr>
          <w:rFonts w:cs="Arial"/>
          <w:b/>
          <w:bCs/>
          <w:szCs w:val="24"/>
        </w:rPr>
      </w:pPr>
    </w:p>
    <w:p w14:paraId="17763940" w14:textId="77777777" w:rsidR="00C21BB6" w:rsidRDefault="00C21BB6" w:rsidP="00E9760F">
      <w:pPr>
        <w:pStyle w:val="Heading3"/>
      </w:pPr>
      <w:r>
        <w:lastRenderedPageBreak/>
        <w:t xml:space="preserve">Communication Failure During a Response to the Controller (Store-and-Forward Transaction); </w:t>
      </w:r>
      <w:r w:rsidR="004C41D4">
        <w:t>TD Bank Comms Layer (</w:t>
      </w:r>
      <w:r>
        <w:t>XPNET</w:t>
      </w:r>
      <w:r w:rsidR="004C41D4">
        <w:t>)</w:t>
      </w:r>
      <w:r>
        <w:t xml:space="preserve"> Aware of Failure</w:t>
      </w:r>
    </w:p>
    <w:p w14:paraId="2D7F177B" w14:textId="77777777" w:rsidR="00C21BB6" w:rsidRDefault="00C21BB6">
      <w:pPr>
        <w:autoSpaceDE w:val="0"/>
        <w:autoSpaceDN w:val="0"/>
        <w:adjustRightInd w:val="0"/>
        <w:rPr>
          <w:rFonts w:cs="Arial"/>
          <w:szCs w:val="24"/>
        </w:rPr>
      </w:pPr>
      <w:r>
        <w:rPr>
          <w:rFonts w:cs="Arial"/>
          <w:szCs w:val="24"/>
        </w:rPr>
        <w:t>The diagram below illustrates the transaction message flow in a scenario that contains a communication failure during a response to the controller for a store-and-forward transaction. The XPNET process is aware of the failure. This transaction begins at the controller.</w:t>
      </w:r>
    </w:p>
    <w:p w14:paraId="7FB48B3E" w14:textId="77777777" w:rsidR="00C21BB6" w:rsidRDefault="00C21BB6">
      <w:pPr>
        <w:autoSpaceDE w:val="0"/>
        <w:autoSpaceDN w:val="0"/>
        <w:adjustRightInd w:val="0"/>
        <w:rPr>
          <w:rFonts w:cs="Arial"/>
          <w:b/>
          <w:bCs/>
          <w:szCs w:val="24"/>
        </w:rPr>
      </w:pPr>
    </w:p>
    <w:p w14:paraId="4C4EC741" w14:textId="77777777" w:rsidR="00C21BB6" w:rsidRDefault="000F7086" w:rsidP="00A45EB3">
      <w:pPr>
        <w:autoSpaceDE w:val="0"/>
        <w:autoSpaceDN w:val="0"/>
        <w:adjustRightInd w:val="0"/>
        <w:ind w:left="720"/>
        <w:rPr>
          <w:rFonts w:cs="Arial"/>
          <w:b/>
          <w:bCs/>
          <w:noProof/>
          <w:szCs w:val="24"/>
        </w:rPr>
      </w:pPr>
      <w:r>
        <w:rPr>
          <w:rFonts w:cs="Arial"/>
          <w:b/>
          <w:bCs/>
          <w:noProof/>
          <w:szCs w:val="24"/>
        </w:rPr>
        <w:drawing>
          <wp:inline distT="0" distB="0" distL="0" distR="0" wp14:anchorId="55D1D5EF" wp14:editId="6E090D16">
            <wp:extent cx="6041390" cy="26460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41390" cy="2646045"/>
                    </a:xfrm>
                    <a:prstGeom prst="rect">
                      <a:avLst/>
                    </a:prstGeom>
                    <a:noFill/>
                  </pic:spPr>
                </pic:pic>
              </a:graphicData>
            </a:graphic>
          </wp:inline>
        </w:drawing>
      </w:r>
    </w:p>
    <w:p w14:paraId="053EDAAA" w14:textId="77777777" w:rsidR="000F7086" w:rsidRDefault="000F7086">
      <w:pPr>
        <w:autoSpaceDE w:val="0"/>
        <w:autoSpaceDN w:val="0"/>
        <w:adjustRightInd w:val="0"/>
        <w:rPr>
          <w:rFonts w:cs="Arial"/>
          <w:b/>
          <w:bCs/>
          <w:noProof/>
          <w:szCs w:val="24"/>
        </w:rPr>
      </w:pPr>
    </w:p>
    <w:p w14:paraId="57575B43" w14:textId="77777777" w:rsidR="000F7086" w:rsidRDefault="000F7086" w:rsidP="00A45EB3">
      <w:pPr>
        <w:autoSpaceDE w:val="0"/>
        <w:autoSpaceDN w:val="0"/>
        <w:adjustRightInd w:val="0"/>
        <w:ind w:left="360"/>
        <w:rPr>
          <w:rFonts w:cs="Arial"/>
          <w:b/>
          <w:szCs w:val="24"/>
        </w:rPr>
      </w:pPr>
      <w:r w:rsidRPr="000F6C72">
        <w:rPr>
          <w:rFonts w:cs="Arial"/>
          <w:b/>
          <w:szCs w:val="24"/>
        </w:rPr>
        <w:t>Processing Steps</w:t>
      </w:r>
    </w:p>
    <w:p w14:paraId="4D54F953" w14:textId="77777777" w:rsidR="00A45EB3" w:rsidRPr="000F6C72" w:rsidRDefault="00A45EB3" w:rsidP="000F7086">
      <w:pPr>
        <w:autoSpaceDE w:val="0"/>
        <w:autoSpaceDN w:val="0"/>
        <w:adjustRightInd w:val="0"/>
        <w:rPr>
          <w:rFonts w:cs="Arial"/>
          <w:b/>
          <w:szCs w:val="24"/>
        </w:rPr>
      </w:pPr>
    </w:p>
    <w:p w14:paraId="4FEDB2C7" w14:textId="77777777" w:rsidR="000F7086" w:rsidRDefault="000F7086" w:rsidP="00F12805">
      <w:pPr>
        <w:pStyle w:val="ListParagraph"/>
        <w:numPr>
          <w:ilvl w:val="0"/>
          <w:numId w:val="113"/>
        </w:numPr>
      </w:pPr>
      <w:r w:rsidRPr="00292BD4">
        <w:t xml:space="preserve">The </w:t>
      </w:r>
      <w:r>
        <w:t xml:space="preserve">Controller </w:t>
      </w:r>
      <w:r w:rsidRPr="00292BD4">
        <w:t xml:space="preserve">sends </w:t>
      </w:r>
      <w:r>
        <w:t>a SAF request to TD Bank</w:t>
      </w:r>
    </w:p>
    <w:p w14:paraId="6CF05D06" w14:textId="77777777" w:rsidR="00A45EB3" w:rsidRDefault="00A45EB3" w:rsidP="00A45EB3">
      <w:pPr>
        <w:pStyle w:val="ListParagraph"/>
      </w:pPr>
    </w:p>
    <w:p w14:paraId="5C2D9C20" w14:textId="77777777" w:rsidR="000F7086" w:rsidRDefault="000F7086" w:rsidP="00F12805">
      <w:pPr>
        <w:pStyle w:val="ListParagraph"/>
        <w:numPr>
          <w:ilvl w:val="0"/>
          <w:numId w:val="113"/>
        </w:numPr>
      </w:pPr>
      <w:r>
        <w:t>TD Bank sends the SAF Response to the Controller but fails to reach its destination</w:t>
      </w:r>
    </w:p>
    <w:p w14:paraId="5CCB55A9" w14:textId="77777777" w:rsidR="00A45EB3" w:rsidRDefault="00A45EB3" w:rsidP="00A45EB3"/>
    <w:p w14:paraId="7FA20CA8" w14:textId="77777777" w:rsidR="000F7086" w:rsidRDefault="000F7086" w:rsidP="00F12805">
      <w:pPr>
        <w:pStyle w:val="ListParagraph"/>
        <w:numPr>
          <w:ilvl w:val="0"/>
          <w:numId w:val="113"/>
        </w:numPr>
      </w:pPr>
      <w:r>
        <w:t>TD Bank's XPNET layer sends a message failure notification.  TD Bank generates and routes a Reversal to the Issuer</w:t>
      </w:r>
    </w:p>
    <w:p w14:paraId="06CC8830" w14:textId="77777777" w:rsidR="00A45EB3" w:rsidRDefault="00A45EB3" w:rsidP="00A45EB3"/>
    <w:p w14:paraId="6F91565A" w14:textId="77777777" w:rsidR="000F7086" w:rsidRDefault="000F7086" w:rsidP="00F12805">
      <w:pPr>
        <w:pStyle w:val="ListParagraph"/>
        <w:numPr>
          <w:ilvl w:val="0"/>
          <w:numId w:val="113"/>
        </w:numPr>
      </w:pPr>
      <w:r>
        <w:t>The Controller sends a Timeout Reversal with a message Subtype of "A" to TD Bank.  The transmission number of the Timeout Reversal must match that of the SAF request in step 1.  TD Bank will realize that the transaction has already been reversed, so it drops the Timeout Reversal</w:t>
      </w:r>
    </w:p>
    <w:p w14:paraId="35AAAE63" w14:textId="77777777" w:rsidR="00A45EB3" w:rsidRDefault="00A45EB3" w:rsidP="00A45EB3"/>
    <w:p w14:paraId="6FF0D0D2" w14:textId="77777777" w:rsidR="000F7086" w:rsidRDefault="000F7086" w:rsidP="00F12805">
      <w:pPr>
        <w:pStyle w:val="ListParagraph"/>
        <w:numPr>
          <w:ilvl w:val="0"/>
          <w:numId w:val="113"/>
        </w:numPr>
      </w:pPr>
      <w:r>
        <w:t>TD Bank echoes the Reversal back to the Controller</w:t>
      </w:r>
    </w:p>
    <w:p w14:paraId="048805B9" w14:textId="77777777" w:rsidR="000F7086" w:rsidRDefault="000F7086" w:rsidP="000F7086">
      <w:pPr>
        <w:autoSpaceDE w:val="0"/>
        <w:autoSpaceDN w:val="0"/>
        <w:adjustRightInd w:val="0"/>
        <w:rPr>
          <w:rFonts w:cs="Arial"/>
          <w:b/>
          <w:bCs/>
          <w:szCs w:val="24"/>
        </w:rPr>
      </w:pPr>
    </w:p>
    <w:p w14:paraId="71504061" w14:textId="77777777" w:rsidR="00A45EB3" w:rsidRDefault="00A45EB3">
      <w:pPr>
        <w:rPr>
          <w:rFonts w:asciiTheme="majorHAnsi" w:eastAsiaTheme="majorEastAsia" w:hAnsiTheme="majorHAnsi" w:cstheme="majorBidi"/>
          <w:b/>
          <w:color w:val="538135" w:themeColor="accent3"/>
          <w:sz w:val="34"/>
          <w:szCs w:val="24"/>
        </w:rPr>
      </w:pPr>
      <w:r>
        <w:br w:type="page"/>
      </w:r>
    </w:p>
    <w:p w14:paraId="2EC2AF97" w14:textId="77777777" w:rsidR="00C21BB6" w:rsidRDefault="00C21BB6" w:rsidP="00E9760F">
      <w:pPr>
        <w:pStyle w:val="Heading3"/>
      </w:pPr>
      <w:r>
        <w:lastRenderedPageBreak/>
        <w:t xml:space="preserve">Communication Failure During a Response to the Controller (Online); </w:t>
      </w:r>
      <w:r w:rsidR="00521C65">
        <w:t>TD Bank Comms Layer (</w:t>
      </w:r>
      <w:r>
        <w:t>XPNET</w:t>
      </w:r>
      <w:r w:rsidR="00521C65">
        <w:t>)</w:t>
      </w:r>
      <w:r>
        <w:t xml:space="preserve"> Not Aware of Failure</w:t>
      </w:r>
    </w:p>
    <w:p w14:paraId="7DD7127D" w14:textId="77777777" w:rsidR="00C21BB6" w:rsidRDefault="00C21BB6">
      <w:pPr>
        <w:autoSpaceDE w:val="0"/>
        <w:autoSpaceDN w:val="0"/>
        <w:adjustRightInd w:val="0"/>
        <w:rPr>
          <w:rFonts w:cs="Arial"/>
          <w:szCs w:val="24"/>
        </w:rPr>
      </w:pPr>
      <w:r>
        <w:rPr>
          <w:rFonts w:cs="Arial"/>
          <w:szCs w:val="24"/>
        </w:rPr>
        <w:t>The diagram below illustrates the transaction message flow in a scenario that contains a communication failure during a response to the controller for an online transaction. The XPNET process is not aware of the failure. This transaction begins at the terminal.</w:t>
      </w:r>
    </w:p>
    <w:p w14:paraId="3EED2F0F" w14:textId="77777777" w:rsidR="00C21BB6" w:rsidRDefault="00C21BB6">
      <w:pPr>
        <w:autoSpaceDE w:val="0"/>
        <w:autoSpaceDN w:val="0"/>
        <w:adjustRightInd w:val="0"/>
        <w:rPr>
          <w:rFonts w:cs="Arial"/>
          <w:b/>
          <w:bCs/>
          <w:szCs w:val="24"/>
        </w:rPr>
      </w:pPr>
    </w:p>
    <w:p w14:paraId="2C3330C9" w14:textId="77777777" w:rsidR="00C21BB6" w:rsidRDefault="00521C65" w:rsidP="00A45EB3">
      <w:pPr>
        <w:autoSpaceDE w:val="0"/>
        <w:autoSpaceDN w:val="0"/>
        <w:adjustRightInd w:val="0"/>
        <w:ind w:left="720"/>
        <w:rPr>
          <w:rFonts w:cs="Arial"/>
          <w:b/>
          <w:bCs/>
          <w:szCs w:val="24"/>
        </w:rPr>
      </w:pPr>
      <w:r>
        <w:rPr>
          <w:rFonts w:cs="Arial"/>
          <w:b/>
          <w:bCs/>
          <w:noProof/>
          <w:szCs w:val="24"/>
        </w:rPr>
        <w:drawing>
          <wp:inline distT="0" distB="0" distL="0" distR="0" wp14:anchorId="6C47E7F8" wp14:editId="1D9B135A">
            <wp:extent cx="6041390" cy="26460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41390" cy="2646045"/>
                    </a:xfrm>
                    <a:prstGeom prst="rect">
                      <a:avLst/>
                    </a:prstGeom>
                    <a:noFill/>
                  </pic:spPr>
                </pic:pic>
              </a:graphicData>
            </a:graphic>
          </wp:inline>
        </w:drawing>
      </w:r>
    </w:p>
    <w:p w14:paraId="42E35CCC" w14:textId="77777777" w:rsidR="00C21BB6" w:rsidRDefault="00C21BB6">
      <w:pPr>
        <w:autoSpaceDE w:val="0"/>
        <w:autoSpaceDN w:val="0"/>
        <w:adjustRightInd w:val="0"/>
        <w:rPr>
          <w:rFonts w:cs="Arial"/>
          <w:b/>
          <w:bCs/>
          <w:szCs w:val="24"/>
        </w:rPr>
      </w:pPr>
    </w:p>
    <w:p w14:paraId="276BC66B" w14:textId="77777777" w:rsidR="00521C65" w:rsidRDefault="00521C65" w:rsidP="00A45EB3">
      <w:pPr>
        <w:autoSpaceDE w:val="0"/>
        <w:autoSpaceDN w:val="0"/>
        <w:adjustRightInd w:val="0"/>
        <w:ind w:left="360"/>
        <w:rPr>
          <w:rFonts w:cs="Arial"/>
          <w:b/>
          <w:szCs w:val="24"/>
        </w:rPr>
      </w:pPr>
      <w:r w:rsidRPr="000F6C72">
        <w:rPr>
          <w:rFonts w:cs="Arial"/>
          <w:b/>
          <w:szCs w:val="24"/>
        </w:rPr>
        <w:t>Processing Steps</w:t>
      </w:r>
    </w:p>
    <w:p w14:paraId="6CA7B536" w14:textId="77777777" w:rsidR="00A45EB3" w:rsidRPr="000F6C72" w:rsidRDefault="00A45EB3" w:rsidP="00A45EB3">
      <w:pPr>
        <w:autoSpaceDE w:val="0"/>
        <w:autoSpaceDN w:val="0"/>
        <w:adjustRightInd w:val="0"/>
        <w:ind w:left="360"/>
        <w:rPr>
          <w:rFonts w:cs="Arial"/>
          <w:b/>
          <w:szCs w:val="24"/>
        </w:rPr>
      </w:pPr>
    </w:p>
    <w:p w14:paraId="78DFB740" w14:textId="77777777" w:rsidR="00521C65" w:rsidRDefault="00521C65" w:rsidP="00F12805">
      <w:pPr>
        <w:pStyle w:val="ListParagraph"/>
        <w:numPr>
          <w:ilvl w:val="0"/>
          <w:numId w:val="114"/>
        </w:numPr>
      </w:pPr>
      <w:r w:rsidRPr="00292BD4">
        <w:t xml:space="preserve">The </w:t>
      </w:r>
      <w:r>
        <w:t xml:space="preserve">Terminal </w:t>
      </w:r>
      <w:r w:rsidRPr="00292BD4">
        <w:t xml:space="preserve">sends </w:t>
      </w:r>
      <w:r>
        <w:t>an online request to TD Bank</w:t>
      </w:r>
    </w:p>
    <w:p w14:paraId="3985FBF9" w14:textId="77777777" w:rsidR="00A45EB3" w:rsidRDefault="00A45EB3" w:rsidP="00A45EB3">
      <w:pPr>
        <w:pStyle w:val="ListParagraph"/>
      </w:pPr>
    </w:p>
    <w:p w14:paraId="642064AF" w14:textId="77777777" w:rsidR="00521C65" w:rsidRDefault="00521C65" w:rsidP="00F12805">
      <w:pPr>
        <w:pStyle w:val="ListParagraph"/>
        <w:numPr>
          <w:ilvl w:val="0"/>
          <w:numId w:val="114"/>
        </w:numPr>
      </w:pPr>
      <w:r>
        <w:t xml:space="preserve">The message travels through the </w:t>
      </w:r>
      <w:r w:rsidR="00E5347B">
        <w:t>C</w:t>
      </w:r>
      <w:r>
        <w:t>ontroller</w:t>
      </w:r>
    </w:p>
    <w:p w14:paraId="49C376A0" w14:textId="77777777" w:rsidR="00A45EB3" w:rsidRDefault="00A45EB3" w:rsidP="00A45EB3"/>
    <w:p w14:paraId="6AAAA4ED" w14:textId="77777777" w:rsidR="00521C65" w:rsidRDefault="00521C65" w:rsidP="00F12805">
      <w:pPr>
        <w:pStyle w:val="ListParagraph"/>
        <w:numPr>
          <w:ilvl w:val="0"/>
          <w:numId w:val="114"/>
        </w:numPr>
      </w:pPr>
      <w:r>
        <w:t>TD Bank sends the transaction to the Issuer for Authorization.  The Response is then sent to the Controller but fails to reach its destination.</w:t>
      </w:r>
      <w:r w:rsidR="00F32C5A">
        <w:t xml:space="preserve">  TD Bank does NOT detect the failure</w:t>
      </w:r>
    </w:p>
    <w:p w14:paraId="2F85F8E8" w14:textId="77777777" w:rsidR="00A45EB3" w:rsidRDefault="00A45EB3" w:rsidP="00A45EB3"/>
    <w:p w14:paraId="41AAA9D5" w14:textId="77777777" w:rsidR="00521C65" w:rsidRDefault="00521C65" w:rsidP="00F12805">
      <w:pPr>
        <w:pStyle w:val="ListParagraph"/>
        <w:numPr>
          <w:ilvl w:val="0"/>
          <w:numId w:val="114"/>
        </w:numPr>
      </w:pPr>
      <w:r>
        <w:t xml:space="preserve">The Controller sends a Timeout Reversal with a message Subtype of "T" to TD Bank.  The transmission number of the Timeout Reversal must match that of the online request in step 1.  The Controller then responds to the Terminal.  TD Bank </w:t>
      </w:r>
      <w:r w:rsidR="00F32C5A">
        <w:t>processes the Timeout Reversal</w:t>
      </w:r>
    </w:p>
    <w:p w14:paraId="4B422A25" w14:textId="77777777" w:rsidR="00A45EB3" w:rsidRDefault="00A45EB3" w:rsidP="00A45EB3"/>
    <w:p w14:paraId="44579825" w14:textId="77777777" w:rsidR="00521C65" w:rsidRDefault="00521C65" w:rsidP="00F12805">
      <w:pPr>
        <w:pStyle w:val="ListParagraph"/>
        <w:numPr>
          <w:ilvl w:val="0"/>
          <w:numId w:val="114"/>
        </w:numPr>
      </w:pPr>
      <w:r>
        <w:t>TD Bank echoes the Reversal back to the Controller</w:t>
      </w:r>
    </w:p>
    <w:p w14:paraId="6F74A0F3" w14:textId="77777777" w:rsidR="00521C65" w:rsidRDefault="00521C65" w:rsidP="00521C65">
      <w:pPr>
        <w:autoSpaceDE w:val="0"/>
        <w:autoSpaceDN w:val="0"/>
        <w:adjustRightInd w:val="0"/>
        <w:rPr>
          <w:rFonts w:cs="Arial"/>
          <w:b/>
          <w:bCs/>
          <w:szCs w:val="24"/>
        </w:rPr>
      </w:pPr>
    </w:p>
    <w:p w14:paraId="684F7E7D" w14:textId="77777777" w:rsidR="00521C65" w:rsidRDefault="00521C65">
      <w:pPr>
        <w:autoSpaceDE w:val="0"/>
        <w:autoSpaceDN w:val="0"/>
        <w:adjustRightInd w:val="0"/>
        <w:rPr>
          <w:rFonts w:cs="Arial"/>
          <w:b/>
          <w:bCs/>
          <w:szCs w:val="24"/>
        </w:rPr>
      </w:pPr>
    </w:p>
    <w:p w14:paraId="4CB4771F" w14:textId="77777777" w:rsidR="00521C65" w:rsidRDefault="00521C65">
      <w:pPr>
        <w:autoSpaceDE w:val="0"/>
        <w:autoSpaceDN w:val="0"/>
        <w:adjustRightInd w:val="0"/>
        <w:rPr>
          <w:rFonts w:cs="Arial"/>
          <w:b/>
          <w:bCs/>
          <w:szCs w:val="24"/>
        </w:rPr>
      </w:pPr>
    </w:p>
    <w:p w14:paraId="424AC7D0" w14:textId="77777777" w:rsidR="00C21BB6" w:rsidRDefault="00C21BB6">
      <w:pPr>
        <w:autoSpaceDE w:val="0"/>
        <w:autoSpaceDN w:val="0"/>
        <w:adjustRightInd w:val="0"/>
        <w:rPr>
          <w:rFonts w:cs="Arial"/>
          <w:b/>
          <w:bCs/>
          <w:szCs w:val="24"/>
        </w:rPr>
      </w:pPr>
    </w:p>
    <w:p w14:paraId="49E05173" w14:textId="77777777" w:rsidR="00C21BB6" w:rsidRDefault="00C21BB6" w:rsidP="00E9760F">
      <w:pPr>
        <w:pStyle w:val="Heading3"/>
      </w:pPr>
      <w:r>
        <w:lastRenderedPageBreak/>
        <w:t>Communication Failure During a Response to the Controller (Store-and-Forward Transaction); XPNET Process Not Aware of Failure</w:t>
      </w:r>
    </w:p>
    <w:p w14:paraId="3DA18F48" w14:textId="77777777" w:rsidR="00C21BB6" w:rsidRDefault="00C21BB6">
      <w:pPr>
        <w:autoSpaceDE w:val="0"/>
        <w:autoSpaceDN w:val="0"/>
        <w:adjustRightInd w:val="0"/>
        <w:rPr>
          <w:rFonts w:cs="Arial"/>
          <w:szCs w:val="24"/>
        </w:rPr>
      </w:pPr>
      <w:r>
        <w:rPr>
          <w:rFonts w:cs="Arial"/>
          <w:szCs w:val="24"/>
        </w:rPr>
        <w:t>The diagram below illustrates the transaction message flow in a scenario that contains a communication failure during a response to the controller for a store</w:t>
      </w:r>
      <w:r w:rsidR="00186E18">
        <w:rPr>
          <w:rFonts w:cs="Arial"/>
          <w:szCs w:val="24"/>
        </w:rPr>
        <w:t xml:space="preserve"> </w:t>
      </w:r>
      <w:r>
        <w:rPr>
          <w:rFonts w:cs="Arial"/>
          <w:szCs w:val="24"/>
        </w:rPr>
        <w:t>and- forward transaction. The XPNET process is not aware of the failure. This transaction begins at the controller.</w:t>
      </w:r>
    </w:p>
    <w:p w14:paraId="7A028336" w14:textId="77777777" w:rsidR="00C21BB6" w:rsidRDefault="00C21BB6">
      <w:pPr>
        <w:autoSpaceDE w:val="0"/>
        <w:autoSpaceDN w:val="0"/>
        <w:adjustRightInd w:val="0"/>
        <w:rPr>
          <w:rFonts w:cs="Arial"/>
          <w:b/>
          <w:bCs/>
          <w:szCs w:val="24"/>
        </w:rPr>
      </w:pPr>
    </w:p>
    <w:p w14:paraId="4D70A873" w14:textId="77777777" w:rsidR="00C21BB6" w:rsidRDefault="00202DE9" w:rsidP="00A45EB3">
      <w:pPr>
        <w:autoSpaceDE w:val="0"/>
        <w:autoSpaceDN w:val="0"/>
        <w:adjustRightInd w:val="0"/>
        <w:ind w:left="720"/>
        <w:rPr>
          <w:rFonts w:cs="Arial"/>
          <w:b/>
          <w:bCs/>
          <w:szCs w:val="24"/>
        </w:rPr>
      </w:pPr>
      <w:r>
        <w:rPr>
          <w:rFonts w:cs="Arial"/>
          <w:b/>
          <w:bCs/>
          <w:noProof/>
          <w:szCs w:val="24"/>
        </w:rPr>
        <w:drawing>
          <wp:inline distT="0" distB="0" distL="0" distR="0" wp14:anchorId="614219B8" wp14:editId="3FE18042">
            <wp:extent cx="6041390" cy="26460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41390" cy="2646045"/>
                    </a:xfrm>
                    <a:prstGeom prst="rect">
                      <a:avLst/>
                    </a:prstGeom>
                    <a:noFill/>
                  </pic:spPr>
                </pic:pic>
              </a:graphicData>
            </a:graphic>
          </wp:inline>
        </w:drawing>
      </w:r>
    </w:p>
    <w:p w14:paraId="75FB2B1A" w14:textId="77777777" w:rsidR="00C21BB6" w:rsidRDefault="00C21BB6">
      <w:pPr>
        <w:autoSpaceDE w:val="0"/>
        <w:autoSpaceDN w:val="0"/>
        <w:adjustRightInd w:val="0"/>
        <w:rPr>
          <w:rFonts w:cs="Arial"/>
          <w:b/>
          <w:bCs/>
          <w:szCs w:val="24"/>
        </w:rPr>
      </w:pPr>
    </w:p>
    <w:p w14:paraId="3FB170CB" w14:textId="77777777" w:rsidR="00202DE9" w:rsidRDefault="00202DE9" w:rsidP="00A45EB3">
      <w:pPr>
        <w:autoSpaceDE w:val="0"/>
        <w:autoSpaceDN w:val="0"/>
        <w:adjustRightInd w:val="0"/>
        <w:ind w:left="360"/>
        <w:rPr>
          <w:rFonts w:cs="Arial"/>
          <w:b/>
          <w:szCs w:val="24"/>
        </w:rPr>
      </w:pPr>
      <w:r w:rsidRPr="000F6C72">
        <w:rPr>
          <w:rFonts w:cs="Arial"/>
          <w:b/>
          <w:szCs w:val="24"/>
        </w:rPr>
        <w:t>Processing Steps</w:t>
      </w:r>
    </w:p>
    <w:p w14:paraId="1540E867" w14:textId="77777777" w:rsidR="00A45EB3" w:rsidRPr="000F6C72" w:rsidRDefault="00A45EB3" w:rsidP="00202DE9">
      <w:pPr>
        <w:autoSpaceDE w:val="0"/>
        <w:autoSpaceDN w:val="0"/>
        <w:adjustRightInd w:val="0"/>
        <w:rPr>
          <w:rFonts w:cs="Arial"/>
          <w:b/>
          <w:szCs w:val="24"/>
        </w:rPr>
      </w:pPr>
    </w:p>
    <w:p w14:paraId="762063EC" w14:textId="77777777" w:rsidR="00202DE9" w:rsidRDefault="00202DE9" w:rsidP="00F12805">
      <w:pPr>
        <w:pStyle w:val="ListParagraph"/>
        <w:numPr>
          <w:ilvl w:val="0"/>
          <w:numId w:val="167"/>
        </w:numPr>
      </w:pPr>
      <w:r w:rsidRPr="00A45EB3">
        <w:t>The Controller sends a SAF request to TD Bank</w:t>
      </w:r>
    </w:p>
    <w:p w14:paraId="53A650E4" w14:textId="77777777" w:rsidR="00A45EB3" w:rsidRPr="00A45EB3" w:rsidRDefault="00A45EB3" w:rsidP="008910BB"/>
    <w:p w14:paraId="2E7A13EB" w14:textId="77777777" w:rsidR="00202DE9" w:rsidRDefault="00202DE9" w:rsidP="00F12805">
      <w:pPr>
        <w:pStyle w:val="ListParagraph"/>
        <w:numPr>
          <w:ilvl w:val="0"/>
          <w:numId w:val="167"/>
        </w:numPr>
      </w:pPr>
      <w:r w:rsidRPr="00A45EB3">
        <w:t>TD Bank sends the SAF Response to the Controller but fails to reach its destination.  TD Bank does NOT detect the failure</w:t>
      </w:r>
    </w:p>
    <w:p w14:paraId="1C5AF717" w14:textId="77777777" w:rsidR="00A45EB3" w:rsidRPr="00A45EB3" w:rsidRDefault="00A45EB3" w:rsidP="008910BB"/>
    <w:p w14:paraId="68C5E33A" w14:textId="77777777" w:rsidR="00202DE9" w:rsidRDefault="00202DE9" w:rsidP="00F12805">
      <w:pPr>
        <w:pStyle w:val="ListParagraph"/>
        <w:numPr>
          <w:ilvl w:val="0"/>
          <w:numId w:val="167"/>
        </w:numPr>
      </w:pPr>
      <w:r w:rsidRPr="00A45EB3">
        <w:t>The Controller sends a Timeout Reversal with a message Subtype of "A" to TD Bank.  The transmission number of the Timeout Reversal must match that of the SAF request in step 1.  TD Bank processes the Timeout Reversal</w:t>
      </w:r>
    </w:p>
    <w:p w14:paraId="0AAB18EA" w14:textId="77777777" w:rsidR="00A45EB3" w:rsidRPr="00A45EB3" w:rsidRDefault="00A45EB3" w:rsidP="008910BB"/>
    <w:p w14:paraId="60E7919D" w14:textId="77777777" w:rsidR="00202DE9" w:rsidRPr="00A45EB3" w:rsidRDefault="00202DE9" w:rsidP="00F12805">
      <w:pPr>
        <w:pStyle w:val="ListParagraph"/>
        <w:numPr>
          <w:ilvl w:val="0"/>
          <w:numId w:val="167"/>
        </w:numPr>
      </w:pPr>
      <w:r w:rsidRPr="00A45EB3">
        <w:t>TD Bank echoes the Reversal back to the Controller</w:t>
      </w:r>
    </w:p>
    <w:p w14:paraId="2ECA0E40" w14:textId="77777777" w:rsidR="00C21BB6" w:rsidRDefault="00C21BB6">
      <w:pPr>
        <w:autoSpaceDE w:val="0"/>
        <w:autoSpaceDN w:val="0"/>
        <w:adjustRightInd w:val="0"/>
        <w:rPr>
          <w:rFonts w:cs="Arial"/>
          <w:b/>
          <w:bCs/>
          <w:szCs w:val="24"/>
        </w:rPr>
      </w:pPr>
    </w:p>
    <w:p w14:paraId="18917B67" w14:textId="77777777" w:rsidR="00A45EB3" w:rsidRDefault="00A45EB3">
      <w:pPr>
        <w:rPr>
          <w:rFonts w:asciiTheme="majorHAnsi" w:eastAsiaTheme="majorEastAsia" w:hAnsiTheme="majorHAnsi" w:cstheme="majorBidi"/>
          <w:b/>
          <w:color w:val="538135" w:themeColor="accent3"/>
          <w:sz w:val="34"/>
          <w:szCs w:val="24"/>
        </w:rPr>
      </w:pPr>
      <w:r>
        <w:br w:type="page"/>
      </w:r>
    </w:p>
    <w:p w14:paraId="2037E334" w14:textId="77777777" w:rsidR="00C21BB6" w:rsidRDefault="00C21BB6" w:rsidP="00E9760F">
      <w:pPr>
        <w:pStyle w:val="Heading3"/>
      </w:pPr>
      <w:r>
        <w:lastRenderedPageBreak/>
        <w:t>Timeout of a Timeout Reversal at the Controller</w:t>
      </w:r>
    </w:p>
    <w:p w14:paraId="1B1411FE" w14:textId="77777777" w:rsidR="00C21BB6" w:rsidRDefault="00C21BB6">
      <w:pPr>
        <w:autoSpaceDE w:val="0"/>
        <w:autoSpaceDN w:val="0"/>
        <w:adjustRightInd w:val="0"/>
        <w:rPr>
          <w:rFonts w:cs="Arial"/>
          <w:szCs w:val="24"/>
        </w:rPr>
      </w:pPr>
      <w:r>
        <w:rPr>
          <w:rFonts w:cs="Arial"/>
          <w:szCs w:val="24"/>
        </w:rPr>
        <w:t>The diagram below illustrates the transaction message flow in a scenario that contains a timeout of the timeout reversal message at the controller. This transaction begins at the controller.</w:t>
      </w:r>
    </w:p>
    <w:p w14:paraId="6C02F76A" w14:textId="77777777" w:rsidR="00C21BB6" w:rsidRDefault="00C21BB6">
      <w:pPr>
        <w:autoSpaceDE w:val="0"/>
        <w:autoSpaceDN w:val="0"/>
        <w:adjustRightInd w:val="0"/>
        <w:rPr>
          <w:rFonts w:cs="Arial"/>
          <w:b/>
          <w:bCs/>
          <w:szCs w:val="24"/>
        </w:rPr>
      </w:pPr>
    </w:p>
    <w:p w14:paraId="48DA9BE9" w14:textId="77777777" w:rsidR="00136DAF" w:rsidRDefault="00136DAF">
      <w:pPr>
        <w:autoSpaceDE w:val="0"/>
        <w:autoSpaceDN w:val="0"/>
        <w:adjustRightInd w:val="0"/>
        <w:rPr>
          <w:rFonts w:cs="Arial"/>
          <w:b/>
          <w:bCs/>
          <w:szCs w:val="24"/>
        </w:rPr>
      </w:pPr>
    </w:p>
    <w:p w14:paraId="059C23F9" w14:textId="77777777" w:rsidR="00C21BB6" w:rsidRDefault="0030399A" w:rsidP="00A45EB3">
      <w:pPr>
        <w:autoSpaceDE w:val="0"/>
        <w:autoSpaceDN w:val="0"/>
        <w:adjustRightInd w:val="0"/>
        <w:ind w:left="720"/>
        <w:rPr>
          <w:rFonts w:cs="Arial"/>
          <w:b/>
          <w:bCs/>
          <w:szCs w:val="24"/>
        </w:rPr>
      </w:pPr>
      <w:r>
        <w:rPr>
          <w:rFonts w:cs="Arial"/>
          <w:b/>
          <w:bCs/>
          <w:noProof/>
          <w:szCs w:val="24"/>
        </w:rPr>
        <w:drawing>
          <wp:inline distT="0" distB="0" distL="0" distR="0" wp14:anchorId="49024AB4" wp14:editId="77F8B65A">
            <wp:extent cx="6041390" cy="26949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41390" cy="2694940"/>
                    </a:xfrm>
                    <a:prstGeom prst="rect">
                      <a:avLst/>
                    </a:prstGeom>
                    <a:noFill/>
                  </pic:spPr>
                </pic:pic>
              </a:graphicData>
            </a:graphic>
          </wp:inline>
        </w:drawing>
      </w:r>
    </w:p>
    <w:p w14:paraId="521CB144" w14:textId="77777777" w:rsidR="00ED7DCA" w:rsidRDefault="00ED7DCA" w:rsidP="0030399A">
      <w:pPr>
        <w:autoSpaceDE w:val="0"/>
        <w:autoSpaceDN w:val="0"/>
        <w:adjustRightInd w:val="0"/>
        <w:rPr>
          <w:rFonts w:cs="Arial"/>
          <w:b/>
          <w:szCs w:val="24"/>
        </w:rPr>
      </w:pPr>
    </w:p>
    <w:p w14:paraId="31C9652E" w14:textId="77777777" w:rsidR="0030399A" w:rsidRDefault="0030399A" w:rsidP="00A45EB3">
      <w:pPr>
        <w:autoSpaceDE w:val="0"/>
        <w:autoSpaceDN w:val="0"/>
        <w:adjustRightInd w:val="0"/>
        <w:ind w:left="360"/>
        <w:rPr>
          <w:rFonts w:cs="Arial"/>
          <w:b/>
          <w:szCs w:val="24"/>
        </w:rPr>
      </w:pPr>
      <w:r w:rsidRPr="000F6C72">
        <w:rPr>
          <w:rFonts w:cs="Arial"/>
          <w:b/>
          <w:szCs w:val="24"/>
        </w:rPr>
        <w:t>Processing Steps</w:t>
      </w:r>
    </w:p>
    <w:p w14:paraId="163B69A2" w14:textId="77777777" w:rsidR="00A45EB3" w:rsidRPr="000F6C72" w:rsidRDefault="00A45EB3" w:rsidP="00A45EB3">
      <w:pPr>
        <w:autoSpaceDE w:val="0"/>
        <w:autoSpaceDN w:val="0"/>
        <w:adjustRightInd w:val="0"/>
        <w:ind w:left="360"/>
        <w:rPr>
          <w:rFonts w:cs="Arial"/>
          <w:b/>
          <w:szCs w:val="24"/>
        </w:rPr>
      </w:pPr>
    </w:p>
    <w:p w14:paraId="0050301E" w14:textId="77777777" w:rsidR="0030399A" w:rsidRDefault="0030399A" w:rsidP="00F12805">
      <w:pPr>
        <w:pStyle w:val="ListParagraph"/>
        <w:numPr>
          <w:ilvl w:val="0"/>
          <w:numId w:val="115"/>
        </w:numPr>
      </w:pPr>
      <w:r w:rsidRPr="00A45EB3">
        <w:t>The Controller sends a Timeout Reversal with a message subtype of "T" or "A"</w:t>
      </w:r>
    </w:p>
    <w:p w14:paraId="1F528E39" w14:textId="77777777" w:rsidR="00A45EB3" w:rsidRPr="00A45EB3" w:rsidRDefault="00A45EB3" w:rsidP="00A45EB3">
      <w:pPr>
        <w:pStyle w:val="ListParagraph"/>
      </w:pPr>
    </w:p>
    <w:p w14:paraId="3D26D156" w14:textId="77777777" w:rsidR="0030399A" w:rsidRDefault="0030399A" w:rsidP="00F12805">
      <w:pPr>
        <w:pStyle w:val="ListParagraph"/>
        <w:numPr>
          <w:ilvl w:val="0"/>
          <w:numId w:val="115"/>
        </w:numPr>
      </w:pPr>
      <w:r w:rsidRPr="00A45EB3">
        <w:t>The Timeout Reversal times out at the Controller.  The Controller sets a delay timer</w:t>
      </w:r>
    </w:p>
    <w:p w14:paraId="1539B40D" w14:textId="77777777" w:rsidR="00A45EB3" w:rsidRPr="00A45EB3" w:rsidRDefault="00A45EB3" w:rsidP="00A45EB3"/>
    <w:p w14:paraId="61BD0819" w14:textId="77777777" w:rsidR="0030399A" w:rsidRDefault="0030399A" w:rsidP="00F12805">
      <w:pPr>
        <w:pStyle w:val="ListParagraph"/>
        <w:numPr>
          <w:ilvl w:val="0"/>
          <w:numId w:val="115"/>
        </w:numPr>
      </w:pPr>
      <w:r w:rsidRPr="00A45EB3">
        <w:t>TD Bank echoes the Timeout Reversal back to the Controller.  The Controller drops the late Timeout Reversal response</w:t>
      </w:r>
    </w:p>
    <w:p w14:paraId="2BEC9BD2" w14:textId="77777777" w:rsidR="00A45EB3" w:rsidRPr="00A45EB3" w:rsidRDefault="00A45EB3" w:rsidP="00A45EB3"/>
    <w:p w14:paraId="2F22A0FB" w14:textId="03FD6227" w:rsidR="0030399A" w:rsidRDefault="0030399A" w:rsidP="00F12805">
      <w:pPr>
        <w:pStyle w:val="ListParagraph"/>
        <w:numPr>
          <w:ilvl w:val="0"/>
          <w:numId w:val="115"/>
        </w:numPr>
      </w:pPr>
      <w:r w:rsidRPr="00A45EB3">
        <w:t>The Delay Timer expires at the Controller, and the Controller resends the Timeout Reversal.</w:t>
      </w:r>
      <w:r w:rsidR="00FF0F5E" w:rsidRPr="00A45EB3">
        <w:t xml:space="preserve">  TD Bank determines that the transaction has already been </w:t>
      </w:r>
      <w:r w:rsidR="000A59C3" w:rsidRPr="00A45EB3">
        <w:t>reversed and</w:t>
      </w:r>
      <w:r w:rsidR="00FF0F5E" w:rsidRPr="00A45EB3">
        <w:t xml:space="preserve"> drops the Timeout Reversal.  This process repeats until the Controller receives a response within the expected time limit.  Note that in some terminals the Controller will stop resending the SAFed Timeout Reversal when the number of retries downloaded from BASE24 (DID F, network control value, “retry limit for SAFed timeout reversal) is reached</w:t>
      </w:r>
    </w:p>
    <w:p w14:paraId="5E8680EB" w14:textId="77777777" w:rsidR="00A45EB3" w:rsidRPr="00A45EB3" w:rsidRDefault="00A45EB3" w:rsidP="00A45EB3"/>
    <w:p w14:paraId="690C9900" w14:textId="77777777" w:rsidR="0030399A" w:rsidRPr="00A45EB3" w:rsidRDefault="0030399A" w:rsidP="00F12805">
      <w:pPr>
        <w:pStyle w:val="ListParagraph"/>
        <w:numPr>
          <w:ilvl w:val="0"/>
          <w:numId w:val="115"/>
        </w:numPr>
      </w:pPr>
      <w:r w:rsidRPr="00A45EB3">
        <w:t xml:space="preserve">TD Bank echoes the </w:t>
      </w:r>
      <w:r w:rsidR="00136DAF" w:rsidRPr="00A45EB3">
        <w:t>Reversal back to the Controller</w:t>
      </w:r>
    </w:p>
    <w:p w14:paraId="235688D7" w14:textId="77777777" w:rsidR="00C21BB6" w:rsidRDefault="00C21BB6">
      <w:pPr>
        <w:autoSpaceDE w:val="0"/>
        <w:autoSpaceDN w:val="0"/>
        <w:adjustRightInd w:val="0"/>
        <w:rPr>
          <w:rFonts w:cs="Arial"/>
          <w:b/>
          <w:bCs/>
          <w:szCs w:val="24"/>
        </w:rPr>
      </w:pPr>
    </w:p>
    <w:p w14:paraId="49CC72E7" w14:textId="77777777" w:rsidR="0030399A" w:rsidRDefault="0030399A">
      <w:pPr>
        <w:autoSpaceDE w:val="0"/>
        <w:autoSpaceDN w:val="0"/>
        <w:adjustRightInd w:val="0"/>
        <w:rPr>
          <w:rFonts w:cs="Arial"/>
          <w:b/>
          <w:bCs/>
          <w:szCs w:val="24"/>
        </w:rPr>
      </w:pPr>
    </w:p>
    <w:p w14:paraId="4360D6BE" w14:textId="77777777" w:rsidR="00C21BB6" w:rsidRDefault="00C21BB6">
      <w:pPr>
        <w:rPr>
          <w:rFonts w:cs="Arial"/>
        </w:rPr>
      </w:pPr>
    </w:p>
    <w:p w14:paraId="751B1428" w14:textId="77777777" w:rsidR="00C21BB6" w:rsidRDefault="00C21BB6" w:rsidP="00E9760F">
      <w:pPr>
        <w:pStyle w:val="Heading3"/>
      </w:pPr>
      <w:r>
        <w:lastRenderedPageBreak/>
        <w:t xml:space="preserve">Issuer Auth Failure Reversal </w:t>
      </w:r>
    </w:p>
    <w:p w14:paraId="2AE13A45" w14:textId="77777777" w:rsidR="00C21BB6" w:rsidRDefault="00C21BB6">
      <w:pPr>
        <w:rPr>
          <w:rFonts w:cs="Arial"/>
        </w:rPr>
      </w:pPr>
      <w:r>
        <w:rPr>
          <w:rFonts w:cs="Arial"/>
        </w:rPr>
        <w:t xml:space="preserve">This condition is introduced by EMV implementation where the card rejects the approved authorization response due to failure in verifying the ARPC. The AAC resulting from the second generate AC will be sent back to the host in the reversal message. The message subtype used is “U” as the terminal is unable to complete the transaction.. </w:t>
      </w:r>
    </w:p>
    <w:p w14:paraId="1D8526BC" w14:textId="77777777" w:rsidR="00C21BB6" w:rsidRDefault="00C21BB6">
      <w:pPr>
        <w:rPr>
          <w:rFonts w:cs="Arial"/>
        </w:rPr>
      </w:pPr>
    </w:p>
    <w:p w14:paraId="182BC095" w14:textId="77777777" w:rsidR="009A0253" w:rsidRDefault="009A0253">
      <w:pPr>
        <w:rPr>
          <w:rFonts w:cs="Arial"/>
        </w:rPr>
      </w:pPr>
      <w:r>
        <w:rPr>
          <w:rFonts w:cs="Arial"/>
        </w:rPr>
        <w:t>N/A for Host 3 transactions.</w:t>
      </w:r>
    </w:p>
    <w:p w14:paraId="6187D624" w14:textId="77777777" w:rsidR="009A0253" w:rsidRDefault="009A0253">
      <w:pPr>
        <w:rPr>
          <w:rFonts w:cs="Arial"/>
        </w:rPr>
      </w:pPr>
    </w:p>
    <w:p w14:paraId="332EFDE4" w14:textId="77777777" w:rsidR="00136DAF" w:rsidRDefault="00136DAF">
      <w:pPr>
        <w:rPr>
          <w:rFonts w:cs="Arial"/>
        </w:rPr>
      </w:pPr>
    </w:p>
    <w:p w14:paraId="2CCEF35D" w14:textId="77777777" w:rsidR="00C21BB6" w:rsidRDefault="00FD5CF5" w:rsidP="00A45EB3">
      <w:pPr>
        <w:autoSpaceDE w:val="0"/>
        <w:autoSpaceDN w:val="0"/>
        <w:adjustRightInd w:val="0"/>
        <w:ind w:left="1440"/>
        <w:rPr>
          <w:rFonts w:cs="Arial"/>
          <w:b/>
          <w:bCs/>
          <w:szCs w:val="24"/>
        </w:rPr>
      </w:pPr>
      <w:r>
        <w:rPr>
          <w:rFonts w:cs="Arial"/>
          <w:b/>
          <w:bCs/>
          <w:noProof/>
          <w:szCs w:val="24"/>
        </w:rPr>
        <w:drawing>
          <wp:inline distT="0" distB="0" distL="0" distR="0" wp14:anchorId="1B78882B" wp14:editId="7A0C9BA1">
            <wp:extent cx="3602990" cy="26035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2990" cy="2603500"/>
                    </a:xfrm>
                    <a:prstGeom prst="rect">
                      <a:avLst/>
                    </a:prstGeom>
                    <a:noFill/>
                  </pic:spPr>
                </pic:pic>
              </a:graphicData>
            </a:graphic>
          </wp:inline>
        </w:drawing>
      </w:r>
    </w:p>
    <w:p w14:paraId="1A5B00F7" w14:textId="77777777" w:rsidR="00C21BB6" w:rsidRDefault="00C21BB6">
      <w:pPr>
        <w:autoSpaceDE w:val="0"/>
        <w:autoSpaceDN w:val="0"/>
        <w:adjustRightInd w:val="0"/>
        <w:rPr>
          <w:rFonts w:cs="Arial"/>
          <w:b/>
          <w:bCs/>
          <w:szCs w:val="24"/>
        </w:rPr>
      </w:pPr>
    </w:p>
    <w:p w14:paraId="3040D6D4" w14:textId="77777777" w:rsidR="00FD5CF5" w:rsidRDefault="00FD5CF5" w:rsidP="00A45EB3">
      <w:pPr>
        <w:autoSpaceDE w:val="0"/>
        <w:autoSpaceDN w:val="0"/>
        <w:adjustRightInd w:val="0"/>
        <w:ind w:left="360"/>
        <w:rPr>
          <w:rFonts w:cs="Arial"/>
          <w:b/>
          <w:szCs w:val="24"/>
        </w:rPr>
      </w:pPr>
      <w:r w:rsidRPr="000F6C72">
        <w:rPr>
          <w:rFonts w:cs="Arial"/>
          <w:b/>
          <w:szCs w:val="24"/>
        </w:rPr>
        <w:t>Processing Steps</w:t>
      </w:r>
    </w:p>
    <w:p w14:paraId="427E475A" w14:textId="77777777" w:rsidR="00A45EB3" w:rsidRPr="000F6C72" w:rsidRDefault="00A45EB3" w:rsidP="00A45EB3">
      <w:pPr>
        <w:autoSpaceDE w:val="0"/>
        <w:autoSpaceDN w:val="0"/>
        <w:adjustRightInd w:val="0"/>
        <w:ind w:left="360"/>
        <w:rPr>
          <w:rFonts w:cs="Arial"/>
          <w:b/>
          <w:szCs w:val="24"/>
        </w:rPr>
      </w:pPr>
    </w:p>
    <w:p w14:paraId="0184145A" w14:textId="77777777" w:rsidR="00FD5CF5" w:rsidRDefault="00FD5CF5" w:rsidP="00F12805">
      <w:pPr>
        <w:pStyle w:val="ListParagraph"/>
        <w:numPr>
          <w:ilvl w:val="0"/>
          <w:numId w:val="116"/>
        </w:numPr>
      </w:pPr>
      <w:r w:rsidRPr="00A45EB3">
        <w:t xml:space="preserve">The </w:t>
      </w:r>
      <w:r w:rsidR="00B70217" w:rsidRPr="00A45EB3">
        <w:t>Terminal sends a Transaction Request</w:t>
      </w:r>
      <w:r w:rsidR="00C4314E" w:rsidRPr="00A45EB3">
        <w:t xml:space="preserve"> to TD Bank</w:t>
      </w:r>
    </w:p>
    <w:p w14:paraId="430D6D34" w14:textId="77777777" w:rsidR="00A45EB3" w:rsidRPr="00A45EB3" w:rsidRDefault="00A45EB3" w:rsidP="00A45EB3">
      <w:pPr>
        <w:pStyle w:val="ListParagraph"/>
      </w:pPr>
    </w:p>
    <w:p w14:paraId="752339AF" w14:textId="0231E3BB" w:rsidR="00C4314E" w:rsidRDefault="00C4314E" w:rsidP="00F12805">
      <w:pPr>
        <w:pStyle w:val="ListParagraph"/>
        <w:numPr>
          <w:ilvl w:val="0"/>
          <w:numId w:val="116"/>
        </w:numPr>
      </w:pPr>
      <w:r w:rsidRPr="00A45EB3">
        <w:t xml:space="preserve">TD Bank sends the request to the Issuer for </w:t>
      </w:r>
      <w:r w:rsidR="000A59C3" w:rsidRPr="00A45EB3">
        <w:t>Authorization and</w:t>
      </w:r>
      <w:r w:rsidRPr="00A45EB3">
        <w:t xml:space="preserve"> sends the approved Response to the Terminal.  The Terminal cannot verify the response cryptogram (ARPC)</w:t>
      </w:r>
    </w:p>
    <w:p w14:paraId="6368D30D" w14:textId="77777777" w:rsidR="00A45EB3" w:rsidRPr="00A45EB3" w:rsidRDefault="00A45EB3" w:rsidP="00A45EB3"/>
    <w:p w14:paraId="477589E4" w14:textId="77777777" w:rsidR="00C4314E" w:rsidRDefault="00C4314E" w:rsidP="00F12805">
      <w:pPr>
        <w:pStyle w:val="ListParagraph"/>
        <w:numPr>
          <w:ilvl w:val="0"/>
          <w:numId w:val="116"/>
        </w:numPr>
      </w:pPr>
      <w:r w:rsidRPr="00A45EB3">
        <w:t>The Terminal generates a reversal with Message Subtype of "U" and sends it to TD Bank</w:t>
      </w:r>
    </w:p>
    <w:p w14:paraId="0337C673" w14:textId="77777777" w:rsidR="00A45EB3" w:rsidRPr="00A45EB3" w:rsidRDefault="00A45EB3" w:rsidP="00A45EB3"/>
    <w:p w14:paraId="0DC4DC5B" w14:textId="77777777" w:rsidR="00FD5CF5" w:rsidRPr="00A45EB3" w:rsidRDefault="00FD5CF5" w:rsidP="00F12805">
      <w:pPr>
        <w:pStyle w:val="ListParagraph"/>
        <w:numPr>
          <w:ilvl w:val="0"/>
          <w:numId w:val="116"/>
        </w:numPr>
      </w:pPr>
      <w:r w:rsidRPr="00A45EB3">
        <w:t xml:space="preserve">TD Bank echoes the Timeout </w:t>
      </w:r>
      <w:r w:rsidR="00C4314E" w:rsidRPr="00A45EB3">
        <w:t>Reversal back to the Controller if configured to do so</w:t>
      </w:r>
    </w:p>
    <w:p w14:paraId="544659D7" w14:textId="77777777" w:rsidR="00FD5CF5" w:rsidRDefault="00FD5CF5">
      <w:pPr>
        <w:autoSpaceDE w:val="0"/>
        <w:autoSpaceDN w:val="0"/>
        <w:adjustRightInd w:val="0"/>
        <w:rPr>
          <w:rFonts w:cs="Arial"/>
          <w:b/>
          <w:bCs/>
          <w:szCs w:val="24"/>
        </w:rPr>
      </w:pPr>
    </w:p>
    <w:p w14:paraId="29F1623A" w14:textId="77777777" w:rsidR="00C21BB6" w:rsidRDefault="00C21BB6">
      <w:pPr>
        <w:rPr>
          <w:rFonts w:cs="Arial"/>
        </w:rPr>
      </w:pPr>
    </w:p>
    <w:p w14:paraId="2C520BBC" w14:textId="77777777" w:rsidR="00A45EB3" w:rsidRDefault="00A45EB3">
      <w:pPr>
        <w:rPr>
          <w:rFonts w:asciiTheme="majorHAnsi" w:eastAsiaTheme="majorEastAsia" w:hAnsiTheme="majorHAnsi" w:cstheme="majorBidi"/>
          <w:b/>
          <w:color w:val="538135" w:themeColor="accent3"/>
          <w:sz w:val="34"/>
          <w:szCs w:val="24"/>
        </w:rPr>
      </w:pPr>
      <w:r>
        <w:br w:type="page"/>
      </w:r>
    </w:p>
    <w:p w14:paraId="6298FBC5" w14:textId="77777777" w:rsidR="00C21BB6" w:rsidRDefault="00C21BB6" w:rsidP="00E9760F">
      <w:pPr>
        <w:pStyle w:val="Heading3"/>
      </w:pPr>
      <w:r>
        <w:lastRenderedPageBreak/>
        <w:t xml:space="preserve">Card Removed Before Transaction Completion Reversal </w:t>
      </w:r>
    </w:p>
    <w:p w14:paraId="21FF918E" w14:textId="77777777" w:rsidR="00C21BB6" w:rsidRDefault="00C21BB6">
      <w:pPr>
        <w:rPr>
          <w:rFonts w:cs="Arial"/>
        </w:rPr>
      </w:pPr>
      <w:r>
        <w:rPr>
          <w:rFonts w:cs="Arial"/>
        </w:rPr>
        <w:t>This condition is introduced by EMV implementation where the card is removed before the authorization response is received and the response is communicated to the card. The message subtype used will be “U”, Customer cancel</w:t>
      </w:r>
      <w:r w:rsidR="00340D90">
        <w:rPr>
          <w:rFonts w:cs="Arial"/>
        </w:rPr>
        <w:t>l</w:t>
      </w:r>
      <w:r>
        <w:rPr>
          <w:rFonts w:cs="Arial"/>
        </w:rPr>
        <w:t>ed, as it is a similar issue.</w:t>
      </w:r>
    </w:p>
    <w:p w14:paraId="647FB805" w14:textId="77777777" w:rsidR="00C21BB6" w:rsidRDefault="00C21BB6">
      <w:pPr>
        <w:rPr>
          <w:rFonts w:cs="Arial"/>
        </w:rPr>
      </w:pPr>
    </w:p>
    <w:p w14:paraId="12C383F1" w14:textId="77777777" w:rsidR="009A0253" w:rsidRDefault="009A0253" w:rsidP="009A0253">
      <w:pPr>
        <w:rPr>
          <w:rFonts w:cs="Arial"/>
        </w:rPr>
      </w:pPr>
      <w:r>
        <w:rPr>
          <w:rFonts w:cs="Arial"/>
        </w:rPr>
        <w:t>N/A for Host 3 transactions.</w:t>
      </w:r>
    </w:p>
    <w:p w14:paraId="71A96C25" w14:textId="77777777" w:rsidR="00340D90" w:rsidRDefault="00340D90" w:rsidP="009A0253">
      <w:pPr>
        <w:rPr>
          <w:rFonts w:cs="Arial"/>
        </w:rPr>
      </w:pPr>
    </w:p>
    <w:p w14:paraId="0BA6BF1B" w14:textId="77777777" w:rsidR="009A0253" w:rsidRDefault="009A0253">
      <w:pPr>
        <w:rPr>
          <w:rFonts w:cs="Arial"/>
        </w:rPr>
      </w:pPr>
    </w:p>
    <w:p w14:paraId="16FE256F" w14:textId="77777777" w:rsidR="00C21BB6" w:rsidRDefault="00B70217" w:rsidP="00A45EB3">
      <w:pPr>
        <w:autoSpaceDE w:val="0"/>
        <w:autoSpaceDN w:val="0"/>
        <w:adjustRightInd w:val="0"/>
        <w:ind w:left="1440"/>
        <w:rPr>
          <w:rFonts w:cs="Arial"/>
          <w:b/>
          <w:bCs/>
          <w:noProof/>
          <w:szCs w:val="24"/>
        </w:rPr>
      </w:pPr>
      <w:r>
        <w:rPr>
          <w:rFonts w:cs="Arial"/>
          <w:b/>
          <w:bCs/>
          <w:noProof/>
          <w:szCs w:val="24"/>
        </w:rPr>
        <w:drawing>
          <wp:inline distT="0" distB="0" distL="0" distR="0" wp14:anchorId="50BB70AA" wp14:editId="41DE094B">
            <wp:extent cx="360299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2990" cy="2676525"/>
                    </a:xfrm>
                    <a:prstGeom prst="rect">
                      <a:avLst/>
                    </a:prstGeom>
                    <a:noFill/>
                  </pic:spPr>
                </pic:pic>
              </a:graphicData>
            </a:graphic>
          </wp:inline>
        </w:drawing>
      </w:r>
    </w:p>
    <w:p w14:paraId="2EEED6C3" w14:textId="77777777" w:rsidR="00B70217" w:rsidRDefault="00B70217">
      <w:pPr>
        <w:autoSpaceDE w:val="0"/>
        <w:autoSpaceDN w:val="0"/>
        <w:adjustRightInd w:val="0"/>
        <w:rPr>
          <w:rFonts w:cs="Arial"/>
          <w:b/>
          <w:bCs/>
          <w:noProof/>
          <w:szCs w:val="24"/>
        </w:rPr>
      </w:pPr>
    </w:p>
    <w:p w14:paraId="1BB1BC9A" w14:textId="77777777" w:rsidR="00C4314E" w:rsidRDefault="00C4314E" w:rsidP="00A45EB3">
      <w:pPr>
        <w:autoSpaceDE w:val="0"/>
        <w:autoSpaceDN w:val="0"/>
        <w:adjustRightInd w:val="0"/>
        <w:ind w:left="360"/>
        <w:rPr>
          <w:rFonts w:cs="Arial"/>
          <w:b/>
          <w:szCs w:val="24"/>
        </w:rPr>
      </w:pPr>
      <w:r w:rsidRPr="000F6C72">
        <w:rPr>
          <w:rFonts w:cs="Arial"/>
          <w:b/>
          <w:szCs w:val="24"/>
        </w:rPr>
        <w:t>Processing Steps</w:t>
      </w:r>
    </w:p>
    <w:p w14:paraId="0C9D178C" w14:textId="77777777" w:rsidR="00A45EB3" w:rsidRPr="000F6C72" w:rsidRDefault="00A45EB3" w:rsidP="00A45EB3">
      <w:pPr>
        <w:autoSpaceDE w:val="0"/>
        <w:autoSpaceDN w:val="0"/>
        <w:adjustRightInd w:val="0"/>
        <w:ind w:left="360"/>
        <w:rPr>
          <w:rFonts w:cs="Arial"/>
          <w:b/>
          <w:szCs w:val="24"/>
        </w:rPr>
      </w:pPr>
    </w:p>
    <w:p w14:paraId="019D00CC" w14:textId="77777777" w:rsidR="00C4314E" w:rsidRDefault="00C4314E" w:rsidP="00F12805">
      <w:pPr>
        <w:pStyle w:val="ListParagraph"/>
        <w:numPr>
          <w:ilvl w:val="0"/>
          <w:numId w:val="117"/>
        </w:numPr>
      </w:pPr>
      <w:r w:rsidRPr="00A45EB3">
        <w:t>The Terminal sends a Transaction Request to TD Bank</w:t>
      </w:r>
    </w:p>
    <w:p w14:paraId="7F3448A7" w14:textId="77777777" w:rsidR="00A45EB3" w:rsidRPr="00A45EB3" w:rsidRDefault="00A45EB3" w:rsidP="00A45EB3">
      <w:pPr>
        <w:pStyle w:val="ListParagraph"/>
      </w:pPr>
    </w:p>
    <w:p w14:paraId="13D437DE" w14:textId="77777777" w:rsidR="00C4314E" w:rsidRDefault="00C4314E" w:rsidP="00F12805">
      <w:pPr>
        <w:pStyle w:val="ListParagraph"/>
        <w:numPr>
          <w:ilvl w:val="0"/>
          <w:numId w:val="117"/>
        </w:numPr>
      </w:pPr>
      <w:r w:rsidRPr="00A45EB3">
        <w:t>The Cardholder removes the Card from the Card Reader.  The Terminal waits for the Response to come back before sending a reversal</w:t>
      </w:r>
    </w:p>
    <w:p w14:paraId="4F6FEEC7" w14:textId="77777777" w:rsidR="00A45EB3" w:rsidRPr="00A45EB3" w:rsidRDefault="00A45EB3" w:rsidP="00A45EB3"/>
    <w:p w14:paraId="14282BCD" w14:textId="77777777" w:rsidR="00C4314E" w:rsidRDefault="00C4314E" w:rsidP="00F12805">
      <w:pPr>
        <w:pStyle w:val="ListParagraph"/>
        <w:numPr>
          <w:ilvl w:val="0"/>
          <w:numId w:val="117"/>
        </w:numPr>
      </w:pPr>
      <w:r w:rsidRPr="00A45EB3">
        <w:t>TD Bank sends the request to the Issuer for Authorization, and sends the approved Response to the Terminal</w:t>
      </w:r>
    </w:p>
    <w:p w14:paraId="64251357" w14:textId="77777777" w:rsidR="00A45EB3" w:rsidRPr="00A45EB3" w:rsidRDefault="00A45EB3" w:rsidP="00A45EB3"/>
    <w:p w14:paraId="7D63CF76" w14:textId="77777777" w:rsidR="00C4314E" w:rsidRDefault="00C4314E" w:rsidP="00F12805">
      <w:pPr>
        <w:pStyle w:val="ListParagraph"/>
        <w:numPr>
          <w:ilvl w:val="0"/>
          <w:numId w:val="117"/>
        </w:numPr>
      </w:pPr>
      <w:r w:rsidRPr="00A45EB3">
        <w:t>The Terminal generates a reversal with Message Subtype of "U" and sends it to TD Bank.  TD Bank sets the internal Reversal Code to 08 (Customer Cancelled)</w:t>
      </w:r>
    </w:p>
    <w:p w14:paraId="791AE06B" w14:textId="77777777" w:rsidR="00A45EB3" w:rsidRPr="00A45EB3" w:rsidRDefault="00A45EB3" w:rsidP="00A45EB3"/>
    <w:p w14:paraId="17206122" w14:textId="77777777" w:rsidR="00C4314E" w:rsidRPr="00A45EB3" w:rsidRDefault="00C4314E" w:rsidP="00F12805">
      <w:pPr>
        <w:pStyle w:val="ListParagraph"/>
        <w:numPr>
          <w:ilvl w:val="0"/>
          <w:numId w:val="117"/>
        </w:numPr>
      </w:pPr>
      <w:r w:rsidRPr="00A45EB3">
        <w:t>TD Bank echoes the Timeout Reversal back to the Controller if configured to do so</w:t>
      </w:r>
    </w:p>
    <w:p w14:paraId="503B1D5B" w14:textId="77777777" w:rsidR="00B70217" w:rsidRDefault="00B70217">
      <w:pPr>
        <w:autoSpaceDE w:val="0"/>
        <w:autoSpaceDN w:val="0"/>
        <w:adjustRightInd w:val="0"/>
        <w:rPr>
          <w:rFonts w:cs="Arial"/>
          <w:b/>
          <w:bCs/>
          <w:szCs w:val="24"/>
        </w:rPr>
      </w:pPr>
    </w:p>
    <w:p w14:paraId="06E21B42" w14:textId="77777777" w:rsidR="00C21BB6" w:rsidRDefault="00C21BB6">
      <w:pPr>
        <w:autoSpaceDE w:val="0"/>
        <w:autoSpaceDN w:val="0"/>
        <w:adjustRightInd w:val="0"/>
        <w:rPr>
          <w:rFonts w:cs="Arial"/>
          <w:b/>
          <w:bCs/>
          <w:szCs w:val="24"/>
        </w:rPr>
      </w:pPr>
    </w:p>
    <w:p w14:paraId="2B3C555F" w14:textId="77777777" w:rsidR="00C21BB6" w:rsidRDefault="00C21BB6">
      <w:pPr>
        <w:rPr>
          <w:rFonts w:cs="Arial"/>
        </w:rPr>
      </w:pPr>
    </w:p>
    <w:p w14:paraId="44A3DF4C" w14:textId="77777777" w:rsidR="00C21BB6" w:rsidRDefault="00C21BB6" w:rsidP="00847896">
      <w:pPr>
        <w:pStyle w:val="Heading2"/>
      </w:pPr>
      <w:bookmarkStart w:id="2435" w:name="_Toc128225714"/>
      <w:bookmarkStart w:id="2436" w:name="_Toc181695932"/>
      <w:bookmarkStart w:id="2437" w:name="_Toc224977510"/>
      <w:bookmarkStart w:id="2438" w:name="_Toc379192379"/>
      <w:bookmarkStart w:id="2439" w:name="_Toc30407661"/>
      <w:bookmarkStart w:id="2440" w:name="_Toc126079215"/>
      <w:r>
        <w:lastRenderedPageBreak/>
        <w:t>Offline EMV Transaction Advice Messages</w:t>
      </w:r>
      <w:bookmarkEnd w:id="2435"/>
      <w:bookmarkEnd w:id="2436"/>
      <w:bookmarkEnd w:id="2437"/>
      <w:bookmarkEnd w:id="2438"/>
      <w:bookmarkEnd w:id="2439"/>
      <w:bookmarkEnd w:id="2440"/>
    </w:p>
    <w:p w14:paraId="5DBA52E1" w14:textId="77777777" w:rsidR="000C2F2A" w:rsidRDefault="000C2F2A">
      <w:pPr>
        <w:rPr>
          <w:rFonts w:cs="Arial"/>
        </w:rPr>
      </w:pPr>
      <w:r>
        <w:rPr>
          <w:rFonts w:cs="Arial"/>
        </w:rPr>
        <w:t>An offline EMV transaction advice message can be sent in the following scenarios:</w:t>
      </w:r>
    </w:p>
    <w:p w14:paraId="500A6DA2" w14:textId="77777777" w:rsidR="000C2F2A" w:rsidRDefault="000C2F2A">
      <w:pPr>
        <w:rPr>
          <w:rFonts w:cs="Arial"/>
        </w:rPr>
      </w:pPr>
    </w:p>
    <w:p w14:paraId="3B1CCF45" w14:textId="77777777" w:rsidR="00C21BB6" w:rsidRDefault="00C21BB6" w:rsidP="007930C7">
      <w:pPr>
        <w:numPr>
          <w:ilvl w:val="0"/>
          <w:numId w:val="31"/>
        </w:numPr>
        <w:rPr>
          <w:rFonts w:cs="Arial"/>
        </w:rPr>
      </w:pPr>
      <w:r>
        <w:rPr>
          <w:rFonts w:cs="Arial"/>
        </w:rPr>
        <w:t xml:space="preserve">When an EMV transaction is authorized offline by the terminal/EMV card, the card generates a Transaction Certificate (TC). The TC is stored in the terminal’s memory and is uploaded to the host for logging. </w:t>
      </w:r>
    </w:p>
    <w:p w14:paraId="5B4867BA" w14:textId="77777777" w:rsidR="00C21BB6" w:rsidRDefault="00C21BB6">
      <w:pPr>
        <w:rPr>
          <w:rFonts w:cs="Arial"/>
        </w:rPr>
      </w:pPr>
    </w:p>
    <w:p w14:paraId="03C0265D" w14:textId="77777777" w:rsidR="00E62017" w:rsidRDefault="00E62017" w:rsidP="007930C7">
      <w:pPr>
        <w:numPr>
          <w:ilvl w:val="0"/>
          <w:numId w:val="31"/>
        </w:numPr>
        <w:rPr>
          <w:rFonts w:cs="Arial"/>
        </w:rPr>
      </w:pPr>
      <w:r>
        <w:rPr>
          <w:rFonts w:cs="Arial"/>
        </w:rPr>
        <w:t xml:space="preserve">When the </w:t>
      </w:r>
      <w:r w:rsidR="00B07A9A">
        <w:rPr>
          <w:rFonts w:cs="Arial"/>
        </w:rPr>
        <w:t>terminal</w:t>
      </w:r>
      <w:r>
        <w:rPr>
          <w:rFonts w:cs="Arial"/>
        </w:rPr>
        <w:t xml:space="preserve"> encounters a timeout or a communication failure wh</w:t>
      </w:r>
      <w:r w:rsidR="0092555C">
        <w:rPr>
          <w:rFonts w:cs="Arial"/>
        </w:rPr>
        <w:t>ile</w:t>
      </w:r>
      <w:r>
        <w:rPr>
          <w:rFonts w:cs="Arial"/>
        </w:rPr>
        <w:t xml:space="preserve"> sending </w:t>
      </w:r>
      <w:r w:rsidR="0092555C">
        <w:rPr>
          <w:rFonts w:cs="Arial"/>
        </w:rPr>
        <w:t>an</w:t>
      </w:r>
      <w:r>
        <w:rPr>
          <w:rFonts w:cs="Arial"/>
        </w:rPr>
        <w:t xml:space="preserve"> </w:t>
      </w:r>
      <w:r w:rsidR="00B07A9A">
        <w:rPr>
          <w:rFonts w:cs="Arial"/>
        </w:rPr>
        <w:t xml:space="preserve">EMV </w:t>
      </w:r>
      <w:r>
        <w:rPr>
          <w:rFonts w:cs="Arial"/>
        </w:rPr>
        <w:t xml:space="preserve">transaction request and </w:t>
      </w:r>
      <w:r w:rsidR="001B40D9">
        <w:rPr>
          <w:rFonts w:cs="Arial"/>
        </w:rPr>
        <w:t xml:space="preserve">then </w:t>
      </w:r>
      <w:r>
        <w:rPr>
          <w:rFonts w:cs="Arial"/>
        </w:rPr>
        <w:t>the card declines an offline authorization</w:t>
      </w:r>
      <w:r w:rsidR="00677BBA">
        <w:rPr>
          <w:rFonts w:cs="Arial"/>
        </w:rPr>
        <w:t xml:space="preserve"> (unable to go online)</w:t>
      </w:r>
      <w:r>
        <w:rPr>
          <w:rFonts w:cs="Arial"/>
        </w:rPr>
        <w:t xml:space="preserve">, the </w:t>
      </w:r>
      <w:r w:rsidR="00B07A9A">
        <w:rPr>
          <w:rFonts w:cs="Arial"/>
        </w:rPr>
        <w:t>terminal</w:t>
      </w:r>
      <w:r>
        <w:rPr>
          <w:rFonts w:cs="Arial"/>
        </w:rPr>
        <w:t xml:space="preserve"> has the option to perform an acquirer stand-in processing and over-ride the offline chip decline. </w:t>
      </w:r>
    </w:p>
    <w:p w14:paraId="7D8C5E73" w14:textId="77777777" w:rsidR="000C2F2A" w:rsidRDefault="000C2F2A">
      <w:pPr>
        <w:rPr>
          <w:rFonts w:cs="Arial"/>
        </w:rPr>
      </w:pPr>
    </w:p>
    <w:p w14:paraId="0D10697A" w14:textId="77777777" w:rsidR="000C2F2A" w:rsidRDefault="000C2F2A" w:rsidP="007930C7">
      <w:pPr>
        <w:numPr>
          <w:ilvl w:val="0"/>
          <w:numId w:val="31"/>
        </w:numPr>
        <w:rPr>
          <w:rFonts w:cs="Arial"/>
        </w:rPr>
      </w:pPr>
      <w:r>
        <w:rPr>
          <w:rFonts w:cs="Arial"/>
        </w:rPr>
        <w:t>When the card issuer responds to a chip transaction by a referral</w:t>
      </w:r>
      <w:r w:rsidR="00560FCB">
        <w:rPr>
          <w:rFonts w:cs="Arial"/>
        </w:rPr>
        <w:t xml:space="preserve"> response and the merchant obtains an authorization code</w:t>
      </w:r>
      <w:r w:rsidR="00FD7DE1">
        <w:rPr>
          <w:rFonts w:cs="Arial"/>
        </w:rPr>
        <w:t>.</w:t>
      </w:r>
    </w:p>
    <w:p w14:paraId="49AB1EFF" w14:textId="77777777" w:rsidR="00677BBA" w:rsidRDefault="00677BBA" w:rsidP="00677BBA">
      <w:pPr>
        <w:rPr>
          <w:rFonts w:cs="Arial"/>
        </w:rPr>
      </w:pPr>
    </w:p>
    <w:p w14:paraId="44D106E3" w14:textId="77777777" w:rsidR="00677BBA" w:rsidRDefault="00A83E9A" w:rsidP="007930C7">
      <w:pPr>
        <w:numPr>
          <w:ilvl w:val="0"/>
          <w:numId w:val="31"/>
        </w:numPr>
        <w:rPr>
          <w:rFonts w:cs="Arial"/>
        </w:rPr>
      </w:pPr>
      <w:r>
        <w:rPr>
          <w:rFonts w:cs="Arial"/>
        </w:rPr>
        <w:t>When a c</w:t>
      </w:r>
      <w:r w:rsidR="00677BBA">
        <w:rPr>
          <w:rFonts w:cs="Arial"/>
        </w:rPr>
        <w:t>ontactless transaction</w:t>
      </w:r>
      <w:r>
        <w:rPr>
          <w:rFonts w:cs="Arial"/>
        </w:rPr>
        <w:t xml:space="preserve"> is</w:t>
      </w:r>
      <w:r w:rsidR="00677BBA">
        <w:rPr>
          <w:rFonts w:cs="Arial"/>
        </w:rPr>
        <w:t xml:space="preserve"> approved offline.</w:t>
      </w:r>
    </w:p>
    <w:p w14:paraId="2201FBAC" w14:textId="77777777" w:rsidR="00677BBA" w:rsidRDefault="00677BBA">
      <w:pPr>
        <w:rPr>
          <w:rFonts w:cs="Arial"/>
        </w:rPr>
      </w:pPr>
    </w:p>
    <w:p w14:paraId="4120BAB8" w14:textId="77777777" w:rsidR="0035704F" w:rsidRDefault="00FD7DE1">
      <w:pPr>
        <w:rPr>
          <w:rFonts w:cs="Arial"/>
        </w:rPr>
      </w:pPr>
      <w:r>
        <w:rPr>
          <w:rFonts w:cs="Arial"/>
        </w:rPr>
        <w:t>The advice message will be sent to the host with a message subtype of “E” and have the same format as an online equivalent</w:t>
      </w:r>
      <w:r w:rsidR="00677BBA">
        <w:rPr>
          <w:rFonts w:cs="Arial"/>
        </w:rPr>
        <w:t xml:space="preserve"> (subtype “O”)</w:t>
      </w:r>
      <w:r>
        <w:rPr>
          <w:rFonts w:cs="Arial"/>
        </w:rPr>
        <w:t>. Transactions are sent along with the Store-and-Forward messages SAF explained in the following section.</w:t>
      </w:r>
    </w:p>
    <w:p w14:paraId="1FA7F864" w14:textId="77777777" w:rsidR="00FD7DE1" w:rsidRDefault="00FD7DE1">
      <w:pPr>
        <w:rPr>
          <w:rFonts w:cs="Arial"/>
        </w:rPr>
      </w:pPr>
    </w:p>
    <w:p w14:paraId="09F0DC1D" w14:textId="77777777" w:rsidR="00C21BB6" w:rsidRDefault="00C21BB6">
      <w:pPr>
        <w:rPr>
          <w:rFonts w:cs="Arial"/>
        </w:rPr>
      </w:pPr>
      <w:r>
        <w:rPr>
          <w:rFonts w:cs="Arial"/>
        </w:rPr>
        <w:t>Note: Use message Subtype “V” to reverse Offline Credit EMV Transaction Advice Messages.</w:t>
      </w:r>
    </w:p>
    <w:p w14:paraId="7838F875" w14:textId="77777777" w:rsidR="00C21BB6" w:rsidRDefault="00C21BB6">
      <w:pPr>
        <w:rPr>
          <w:rFonts w:cs="Arial"/>
        </w:rPr>
      </w:pPr>
    </w:p>
    <w:p w14:paraId="3CA09BFC" w14:textId="77777777" w:rsidR="009A0253" w:rsidRDefault="009A0253" w:rsidP="009A0253">
      <w:pPr>
        <w:rPr>
          <w:rFonts w:cs="Arial"/>
        </w:rPr>
      </w:pPr>
      <w:r>
        <w:rPr>
          <w:rFonts w:cs="Arial"/>
        </w:rPr>
        <w:t>N/A for Host 3 transactions.</w:t>
      </w:r>
    </w:p>
    <w:p w14:paraId="788CF992" w14:textId="77777777" w:rsidR="009A0253" w:rsidRDefault="009A0253">
      <w:pPr>
        <w:rPr>
          <w:rFonts w:cs="Arial"/>
        </w:rPr>
      </w:pPr>
    </w:p>
    <w:p w14:paraId="534F4CE0" w14:textId="77777777" w:rsidR="00A45EB3" w:rsidRDefault="00A45EB3">
      <w:pPr>
        <w:rPr>
          <w:rFonts w:asciiTheme="majorHAnsi" w:eastAsiaTheme="majorEastAsia" w:hAnsiTheme="majorHAnsi" w:cstheme="majorBidi"/>
          <w:b/>
          <w:color w:val="538135" w:themeColor="accent3"/>
          <w:sz w:val="34"/>
          <w:szCs w:val="24"/>
        </w:rPr>
      </w:pPr>
      <w:r>
        <w:br w:type="page"/>
      </w:r>
    </w:p>
    <w:p w14:paraId="24450A83" w14:textId="77777777" w:rsidR="00677BBA" w:rsidRDefault="00677BBA" w:rsidP="00E9760F">
      <w:pPr>
        <w:pStyle w:val="Heading3"/>
      </w:pPr>
      <w:r>
        <w:lastRenderedPageBreak/>
        <w:t>Acquirer stand-in handling</w:t>
      </w:r>
    </w:p>
    <w:p w14:paraId="07B114F7" w14:textId="77777777" w:rsidR="00677BBA" w:rsidRDefault="00677BBA" w:rsidP="00A45EB3">
      <w:r>
        <w:t xml:space="preserve">This section describes when the card requires the POS to go on-line for authorization and a transaction timeout or communication errors event occurs on sending the transaction request. In this case a transaction must be deemed ‘unable to go online’, at the POS. </w:t>
      </w:r>
    </w:p>
    <w:p w14:paraId="2F7E053F" w14:textId="77777777" w:rsidR="00677BBA" w:rsidRDefault="00677BBA" w:rsidP="00677BBA">
      <w:pPr>
        <w:autoSpaceDE w:val="0"/>
        <w:autoSpaceDN w:val="0"/>
        <w:adjustRightInd w:val="0"/>
        <w:spacing w:line="240" w:lineRule="atLeast"/>
        <w:rPr>
          <w:rFonts w:ascii="Helv" w:hAnsi="Helv" w:cs="Helv"/>
          <w:color w:val="000000"/>
        </w:rPr>
      </w:pPr>
    </w:p>
    <w:p w14:paraId="109C2099" w14:textId="77777777" w:rsidR="001D5A8F" w:rsidRPr="00392951" w:rsidRDefault="001D5A8F" w:rsidP="00A45EB3">
      <w:pPr>
        <w:pStyle w:val="Heading4"/>
      </w:pPr>
      <w:r w:rsidRPr="00392951">
        <w:t>VISA and MasterCard functionality</w:t>
      </w:r>
    </w:p>
    <w:p w14:paraId="509B57D6" w14:textId="77777777" w:rsidR="00677BBA" w:rsidRDefault="00677BBA" w:rsidP="00A45EB3">
      <w:pPr>
        <w:rPr>
          <w:rFonts w:cs="Arial"/>
        </w:rPr>
      </w:pPr>
      <w:r>
        <w:t>In this case, as part of the 2</w:t>
      </w:r>
      <w:r w:rsidRPr="00EC5C6B">
        <w:rPr>
          <w:vertAlign w:val="superscript"/>
        </w:rPr>
        <w:t>nd</w:t>
      </w:r>
      <w:r>
        <w:t xml:space="preserve"> Card Action Analysis, the terminal will ask the card to generate AC.  The card will either return an approval cryptogram (TC) or a decline cryptogram (AAC): </w:t>
      </w:r>
    </w:p>
    <w:p w14:paraId="728586CE" w14:textId="77777777" w:rsidR="00677BBA" w:rsidRDefault="00677BBA" w:rsidP="00A45EB3">
      <w:pPr>
        <w:autoSpaceDE w:val="0"/>
        <w:autoSpaceDN w:val="0"/>
        <w:adjustRightInd w:val="0"/>
        <w:spacing w:line="240" w:lineRule="atLeast"/>
        <w:ind w:left="720"/>
        <w:rPr>
          <w:rFonts w:ascii="Helv" w:hAnsi="Helv" w:cs="Helv"/>
          <w:color w:val="000000"/>
        </w:rPr>
      </w:pPr>
    </w:p>
    <w:p w14:paraId="0791736B" w14:textId="77777777" w:rsidR="00677BBA" w:rsidRPr="00A45EB3" w:rsidRDefault="00677BBA" w:rsidP="00F12805">
      <w:pPr>
        <w:pStyle w:val="ListParagraph"/>
        <w:numPr>
          <w:ilvl w:val="0"/>
          <w:numId w:val="118"/>
        </w:numPr>
        <w:rPr>
          <w:rFonts w:cs="Arial"/>
        </w:rPr>
      </w:pPr>
      <w:r>
        <w:t xml:space="preserve">If the card were to approve the transaction, it will return an approval cryptogram (TC).  The terminal will/can finish the transactions in a normal fashion including the Authorization Response Code (i) </w:t>
      </w:r>
      <w:r w:rsidRPr="00A45EB3">
        <w:rPr>
          <w:rFonts w:cs="Arial"/>
        </w:rPr>
        <w:t>Y3 (Unable to go o</w:t>
      </w:r>
      <w:r w:rsidR="00E73879" w:rsidRPr="00A45EB3">
        <w:rPr>
          <w:rFonts w:cs="Arial"/>
        </w:rPr>
        <w:t>n</w:t>
      </w:r>
      <w:r w:rsidRPr="00A45EB3">
        <w:rPr>
          <w:rFonts w:cs="Arial"/>
        </w:rPr>
        <w:t xml:space="preserve">line, approved offline). </w:t>
      </w:r>
      <w:r>
        <w:t>This response code r</w:t>
      </w:r>
      <w:r w:rsidRPr="00A45EB3">
        <w:rPr>
          <w:rFonts w:cs="Arial"/>
        </w:rPr>
        <w:t xml:space="preserve">euses existing Y1 (approved offline) request (subtype ‘E’) and reversal (subtype ‘V’) message functionality.  </w:t>
      </w:r>
    </w:p>
    <w:p w14:paraId="7205769B" w14:textId="77777777" w:rsidR="00677BBA" w:rsidRPr="00EC5C6B" w:rsidRDefault="00677BBA" w:rsidP="00A45EB3"/>
    <w:p w14:paraId="56A414FD" w14:textId="77777777" w:rsidR="00677BBA" w:rsidRDefault="00677BBA" w:rsidP="00F12805">
      <w:pPr>
        <w:pStyle w:val="ListParagraph"/>
        <w:numPr>
          <w:ilvl w:val="0"/>
          <w:numId w:val="118"/>
        </w:numPr>
      </w:pPr>
      <w:r>
        <w:t>If the card were to decline the transaction, it will return a decline cryptogram (AAC), the terminal has the option of performing ‘</w:t>
      </w:r>
      <w:r w:rsidRPr="00A45EB3">
        <w:rPr>
          <w:u w:val="single"/>
        </w:rPr>
        <w:t>Acquirer Stand-in</w:t>
      </w:r>
      <w:r>
        <w:t>’ processing, and thereby potentially over-riding card's decision and approve the transaction by the following process:</w:t>
      </w:r>
    </w:p>
    <w:p w14:paraId="6FC61156" w14:textId="77777777" w:rsidR="00A45EB3" w:rsidRDefault="00A45EB3" w:rsidP="00A45EB3">
      <w:pPr>
        <w:autoSpaceDE w:val="0"/>
        <w:autoSpaceDN w:val="0"/>
        <w:adjustRightInd w:val="0"/>
        <w:spacing w:line="240" w:lineRule="atLeast"/>
        <w:rPr>
          <w:rFonts w:ascii="Helv" w:hAnsi="Helv" w:cs="Helv"/>
          <w:color w:val="000000"/>
        </w:rPr>
      </w:pPr>
    </w:p>
    <w:p w14:paraId="1C9411DF" w14:textId="77777777" w:rsidR="00677BBA" w:rsidRPr="00FC09BC" w:rsidRDefault="00677BBA" w:rsidP="007930C7">
      <w:pPr>
        <w:numPr>
          <w:ilvl w:val="0"/>
          <w:numId w:val="33"/>
        </w:numPr>
        <w:tabs>
          <w:tab w:val="clear" w:pos="1440"/>
          <w:tab w:val="num" w:pos="1080"/>
        </w:tabs>
        <w:autoSpaceDE w:val="0"/>
        <w:autoSpaceDN w:val="0"/>
        <w:adjustRightInd w:val="0"/>
        <w:spacing w:line="240" w:lineRule="atLeast"/>
        <w:ind w:left="1080"/>
        <w:rPr>
          <w:rFonts w:cs="Arial"/>
          <w:color w:val="000000"/>
        </w:rPr>
      </w:pPr>
      <w:r>
        <w:rPr>
          <w:rFonts w:cs="Arial"/>
          <w:color w:val="000000"/>
        </w:rPr>
        <w:t>If the amount is u</w:t>
      </w:r>
      <w:r w:rsidRPr="00FC09BC">
        <w:rPr>
          <w:rFonts w:cs="Arial"/>
          <w:color w:val="000000"/>
        </w:rPr>
        <w:t xml:space="preserve">nder </w:t>
      </w:r>
      <w:r>
        <w:rPr>
          <w:rFonts w:cs="Arial"/>
          <w:color w:val="000000"/>
        </w:rPr>
        <w:t xml:space="preserve">the </w:t>
      </w:r>
      <w:r w:rsidRPr="00FC09BC">
        <w:rPr>
          <w:rFonts w:cs="Arial"/>
          <w:color w:val="000000"/>
        </w:rPr>
        <w:t>floor limit</w:t>
      </w:r>
      <w:r>
        <w:rPr>
          <w:rFonts w:cs="Arial"/>
          <w:color w:val="000000"/>
        </w:rPr>
        <w:t>,</w:t>
      </w:r>
    </w:p>
    <w:p w14:paraId="777E54C7" w14:textId="77777777" w:rsidR="00677BBA" w:rsidRDefault="00677BBA" w:rsidP="007930C7">
      <w:pPr>
        <w:numPr>
          <w:ilvl w:val="1"/>
          <w:numId w:val="33"/>
        </w:numPr>
        <w:tabs>
          <w:tab w:val="clear" w:pos="2160"/>
          <w:tab w:val="num" w:pos="1800"/>
        </w:tabs>
        <w:ind w:left="1440"/>
        <w:rPr>
          <w:rFonts w:cs="Arial"/>
        </w:rPr>
      </w:pPr>
      <w:r>
        <w:rPr>
          <w:rFonts w:ascii="Helv" w:hAnsi="Helv" w:cs="Helv"/>
          <w:color w:val="000000"/>
        </w:rPr>
        <w:t xml:space="preserve">the </w:t>
      </w:r>
      <w:r w:rsidRPr="00671797">
        <w:rPr>
          <w:rFonts w:cs="Arial"/>
        </w:rPr>
        <w:t xml:space="preserve">AAC must be captured in declined offline </w:t>
      </w:r>
      <w:r>
        <w:rPr>
          <w:rFonts w:cs="Arial"/>
        </w:rPr>
        <w:t xml:space="preserve">(Z3) VISA </w:t>
      </w:r>
      <w:r w:rsidRPr="00671797">
        <w:rPr>
          <w:rFonts w:cs="Arial"/>
        </w:rPr>
        <w:t xml:space="preserve">transactions </w:t>
      </w:r>
      <w:r>
        <w:rPr>
          <w:rFonts w:cs="Arial"/>
        </w:rPr>
        <w:t xml:space="preserve">and </w:t>
      </w:r>
      <w:r w:rsidRPr="00671797">
        <w:rPr>
          <w:rFonts w:cs="Arial"/>
        </w:rPr>
        <w:t xml:space="preserve"> cleared</w:t>
      </w:r>
      <w:r>
        <w:rPr>
          <w:rFonts w:cs="Arial"/>
        </w:rPr>
        <w:t xml:space="preserve"> as a</w:t>
      </w:r>
      <w:r w:rsidR="008B6A9C">
        <w:rPr>
          <w:rFonts w:cs="Arial"/>
        </w:rPr>
        <w:t>n</w:t>
      </w:r>
      <w:r>
        <w:rPr>
          <w:rFonts w:cs="Arial"/>
        </w:rPr>
        <w:t xml:space="preserve"> EMV advice </w:t>
      </w:r>
      <w:r w:rsidRPr="00671797">
        <w:rPr>
          <w:rFonts w:cs="Arial"/>
        </w:rPr>
        <w:t>(subtype ‘E’)</w:t>
      </w:r>
      <w:r>
        <w:rPr>
          <w:rFonts w:cs="Arial"/>
        </w:rPr>
        <w:t>;</w:t>
      </w:r>
      <w:r w:rsidR="00A83E9A" w:rsidRPr="00A83E9A">
        <w:rPr>
          <w:rFonts w:cs="Arial"/>
        </w:rPr>
        <w:t xml:space="preserve"> </w:t>
      </w:r>
      <w:r w:rsidR="00A83E9A">
        <w:rPr>
          <w:rFonts w:cs="Arial"/>
        </w:rPr>
        <w:t>See Appendix A Optional data subfields for more details</w:t>
      </w:r>
    </w:p>
    <w:p w14:paraId="44873C0C" w14:textId="77777777" w:rsidR="00677BBA" w:rsidRDefault="00677BBA" w:rsidP="007930C7">
      <w:pPr>
        <w:numPr>
          <w:ilvl w:val="1"/>
          <w:numId w:val="33"/>
        </w:numPr>
        <w:tabs>
          <w:tab w:val="clear" w:pos="2160"/>
          <w:tab w:val="num" w:pos="1800"/>
        </w:tabs>
        <w:ind w:left="1440"/>
        <w:rPr>
          <w:rFonts w:cs="Arial"/>
        </w:rPr>
      </w:pPr>
      <w:r>
        <w:rPr>
          <w:rFonts w:ascii="Helv" w:hAnsi="Helv" w:cs="Helv"/>
          <w:color w:val="000000"/>
        </w:rPr>
        <w:t xml:space="preserve">the </w:t>
      </w:r>
      <w:r w:rsidRPr="00671797">
        <w:rPr>
          <w:rFonts w:cs="Arial"/>
        </w:rPr>
        <w:t>A</w:t>
      </w:r>
      <w:r>
        <w:rPr>
          <w:rFonts w:cs="Arial"/>
        </w:rPr>
        <w:t>RQ</w:t>
      </w:r>
      <w:r w:rsidRPr="00671797">
        <w:rPr>
          <w:rFonts w:cs="Arial"/>
        </w:rPr>
        <w:t xml:space="preserve">C must be captured in declined offline </w:t>
      </w:r>
      <w:r>
        <w:rPr>
          <w:rFonts w:cs="Arial"/>
        </w:rPr>
        <w:t xml:space="preserve">(Z3) MasterCard </w:t>
      </w:r>
      <w:r w:rsidRPr="00671797">
        <w:rPr>
          <w:rFonts w:cs="Arial"/>
        </w:rPr>
        <w:t xml:space="preserve">transactions </w:t>
      </w:r>
      <w:r>
        <w:rPr>
          <w:rFonts w:cs="Arial"/>
        </w:rPr>
        <w:t xml:space="preserve">and </w:t>
      </w:r>
      <w:r w:rsidRPr="00671797">
        <w:rPr>
          <w:rFonts w:cs="Arial"/>
        </w:rPr>
        <w:t xml:space="preserve"> cleared</w:t>
      </w:r>
      <w:r>
        <w:rPr>
          <w:rFonts w:cs="Arial"/>
        </w:rPr>
        <w:t xml:space="preserve"> as a</w:t>
      </w:r>
      <w:r w:rsidR="008B6A9C">
        <w:rPr>
          <w:rFonts w:cs="Arial"/>
        </w:rPr>
        <w:t>n</w:t>
      </w:r>
      <w:r>
        <w:rPr>
          <w:rFonts w:cs="Arial"/>
        </w:rPr>
        <w:t xml:space="preserve"> EMV advice </w:t>
      </w:r>
      <w:r w:rsidRPr="00671797">
        <w:rPr>
          <w:rFonts w:cs="Arial"/>
        </w:rPr>
        <w:t>(subtype ‘E’)</w:t>
      </w:r>
      <w:r>
        <w:rPr>
          <w:rFonts w:cs="Arial"/>
        </w:rPr>
        <w:t>.</w:t>
      </w:r>
      <w:r w:rsidR="00A83E9A" w:rsidRPr="00A83E9A">
        <w:rPr>
          <w:rFonts w:cs="Arial"/>
        </w:rPr>
        <w:t xml:space="preserve"> </w:t>
      </w:r>
      <w:r w:rsidR="00A83E9A">
        <w:rPr>
          <w:rFonts w:cs="Arial"/>
        </w:rPr>
        <w:t>See Appendix A Optional data subfields for more details</w:t>
      </w:r>
    </w:p>
    <w:p w14:paraId="1317659D" w14:textId="77777777" w:rsidR="00A45EB3" w:rsidRDefault="00A45EB3" w:rsidP="00A45EB3">
      <w:pPr>
        <w:ind w:left="1800"/>
        <w:rPr>
          <w:rFonts w:cs="Arial"/>
        </w:rPr>
      </w:pPr>
    </w:p>
    <w:p w14:paraId="03A1F5EE" w14:textId="77777777" w:rsidR="00677BBA" w:rsidRPr="00FC09BC" w:rsidRDefault="00677BBA" w:rsidP="007930C7">
      <w:pPr>
        <w:numPr>
          <w:ilvl w:val="0"/>
          <w:numId w:val="33"/>
        </w:numPr>
        <w:tabs>
          <w:tab w:val="clear" w:pos="1440"/>
          <w:tab w:val="num" w:pos="1080"/>
        </w:tabs>
        <w:autoSpaceDE w:val="0"/>
        <w:autoSpaceDN w:val="0"/>
        <w:adjustRightInd w:val="0"/>
        <w:spacing w:line="240" w:lineRule="atLeast"/>
        <w:ind w:left="1080"/>
        <w:rPr>
          <w:rFonts w:cs="Arial"/>
          <w:color w:val="000000"/>
        </w:rPr>
      </w:pPr>
      <w:r>
        <w:rPr>
          <w:rFonts w:cs="Arial"/>
          <w:color w:val="000000"/>
        </w:rPr>
        <w:t>If the amount is o</w:t>
      </w:r>
      <w:r w:rsidRPr="00FC09BC">
        <w:rPr>
          <w:rFonts w:cs="Arial"/>
          <w:color w:val="000000"/>
        </w:rPr>
        <w:t xml:space="preserve">ver </w:t>
      </w:r>
      <w:r>
        <w:rPr>
          <w:rFonts w:cs="Arial"/>
          <w:color w:val="000000"/>
        </w:rPr>
        <w:t>the f</w:t>
      </w:r>
      <w:r w:rsidRPr="00FC09BC">
        <w:rPr>
          <w:rFonts w:cs="Arial"/>
          <w:color w:val="000000"/>
        </w:rPr>
        <w:t xml:space="preserve">loor </w:t>
      </w:r>
      <w:r>
        <w:rPr>
          <w:rFonts w:cs="Arial"/>
          <w:color w:val="000000"/>
        </w:rPr>
        <w:t>l</w:t>
      </w:r>
      <w:r w:rsidRPr="00FC09BC">
        <w:rPr>
          <w:rFonts w:cs="Arial"/>
          <w:color w:val="000000"/>
        </w:rPr>
        <w:t>imit</w:t>
      </w:r>
      <w:r>
        <w:rPr>
          <w:rFonts w:cs="Arial"/>
          <w:color w:val="000000"/>
        </w:rPr>
        <w:t>,</w:t>
      </w:r>
      <w:r w:rsidRPr="00FC09BC">
        <w:rPr>
          <w:rFonts w:cs="Arial"/>
          <w:color w:val="000000"/>
        </w:rPr>
        <w:t xml:space="preserve"> </w:t>
      </w:r>
    </w:p>
    <w:p w14:paraId="77646048" w14:textId="77777777" w:rsidR="00677BBA" w:rsidRPr="00FC09BC" w:rsidRDefault="00677BBA" w:rsidP="007930C7">
      <w:pPr>
        <w:numPr>
          <w:ilvl w:val="1"/>
          <w:numId w:val="33"/>
        </w:numPr>
        <w:tabs>
          <w:tab w:val="clear" w:pos="2160"/>
          <w:tab w:val="num" w:pos="1800"/>
        </w:tabs>
        <w:autoSpaceDE w:val="0"/>
        <w:autoSpaceDN w:val="0"/>
        <w:adjustRightInd w:val="0"/>
        <w:spacing w:line="240" w:lineRule="atLeast"/>
        <w:ind w:left="1440"/>
        <w:rPr>
          <w:rFonts w:cs="Arial"/>
          <w:color w:val="000000"/>
        </w:rPr>
      </w:pPr>
      <w:r>
        <w:rPr>
          <w:rFonts w:cs="Arial"/>
          <w:color w:val="000000"/>
        </w:rPr>
        <w:t xml:space="preserve">Chip </w:t>
      </w:r>
      <w:r w:rsidRPr="00FC09BC">
        <w:rPr>
          <w:rFonts w:cs="Arial"/>
          <w:color w:val="000000"/>
        </w:rPr>
        <w:t xml:space="preserve">Referral (call for auth) </w:t>
      </w:r>
      <w:r>
        <w:rPr>
          <w:rFonts w:cs="Arial"/>
          <w:color w:val="000000"/>
        </w:rPr>
        <w:t xml:space="preserve">is initiated </w:t>
      </w:r>
      <w:r w:rsidRPr="00FC09BC">
        <w:rPr>
          <w:rFonts w:cs="Arial"/>
          <w:color w:val="000000"/>
        </w:rPr>
        <w:t xml:space="preserve">or, </w:t>
      </w:r>
    </w:p>
    <w:p w14:paraId="60CEAC88" w14:textId="4EFA2C70" w:rsidR="00677BBA" w:rsidRPr="00FC09BC" w:rsidRDefault="00677BBA" w:rsidP="007930C7">
      <w:pPr>
        <w:numPr>
          <w:ilvl w:val="1"/>
          <w:numId w:val="33"/>
        </w:numPr>
        <w:tabs>
          <w:tab w:val="clear" w:pos="2160"/>
          <w:tab w:val="num" w:pos="1800"/>
        </w:tabs>
        <w:autoSpaceDE w:val="0"/>
        <w:autoSpaceDN w:val="0"/>
        <w:adjustRightInd w:val="0"/>
        <w:spacing w:line="240" w:lineRule="atLeast"/>
        <w:ind w:left="1440"/>
        <w:rPr>
          <w:rFonts w:cs="Arial"/>
          <w:color w:val="000000"/>
        </w:rPr>
      </w:pPr>
      <w:r w:rsidRPr="00FC09BC">
        <w:rPr>
          <w:rFonts w:cs="Arial"/>
          <w:color w:val="000000"/>
        </w:rPr>
        <w:t xml:space="preserve">Another tender is </w:t>
      </w:r>
      <w:r w:rsidR="000A59C3" w:rsidRPr="00FC09BC">
        <w:rPr>
          <w:rFonts w:cs="Arial"/>
          <w:color w:val="000000"/>
        </w:rPr>
        <w:t>selected,</w:t>
      </w:r>
      <w:r w:rsidRPr="00FC09BC">
        <w:rPr>
          <w:rFonts w:cs="Arial"/>
          <w:color w:val="000000"/>
        </w:rPr>
        <w:t xml:space="preserve"> or tran</w:t>
      </w:r>
      <w:r>
        <w:rPr>
          <w:rFonts w:cs="Arial"/>
          <w:color w:val="000000"/>
        </w:rPr>
        <w:t>saction</w:t>
      </w:r>
      <w:r w:rsidRPr="00FC09BC">
        <w:rPr>
          <w:rFonts w:cs="Arial"/>
          <w:color w:val="000000"/>
        </w:rPr>
        <w:t xml:space="preserve"> is aborted</w:t>
      </w:r>
    </w:p>
    <w:p w14:paraId="73BDB957" w14:textId="77777777" w:rsidR="00677BBA" w:rsidRDefault="00677BBA" w:rsidP="00A45EB3">
      <w:pPr>
        <w:autoSpaceDE w:val="0"/>
        <w:autoSpaceDN w:val="0"/>
        <w:adjustRightInd w:val="0"/>
        <w:spacing w:line="240" w:lineRule="atLeast"/>
        <w:rPr>
          <w:rFonts w:ascii="Helv" w:hAnsi="Helv" w:cs="Helv"/>
          <w:color w:val="000000"/>
        </w:rPr>
      </w:pPr>
    </w:p>
    <w:p w14:paraId="507C39F0" w14:textId="77777777" w:rsidR="00677BBA" w:rsidRDefault="00677BBA" w:rsidP="006C5778">
      <w:r>
        <w:t>The acquirer switch(es) and the issuer(s) in such cases must have the capability to process the declined offline code.</w:t>
      </w:r>
    </w:p>
    <w:p w14:paraId="48C7856D" w14:textId="77777777" w:rsidR="001D5A8F" w:rsidRDefault="001D5A8F" w:rsidP="006C5778"/>
    <w:p w14:paraId="29568D40" w14:textId="77777777" w:rsidR="001D5A8F" w:rsidRPr="00353510" w:rsidRDefault="001D5A8F" w:rsidP="00A45EB3">
      <w:pPr>
        <w:pStyle w:val="Heading4"/>
      </w:pPr>
      <w:r w:rsidRPr="00353510">
        <w:t>Amex functionality</w:t>
      </w:r>
    </w:p>
    <w:p w14:paraId="7875A43E" w14:textId="77777777" w:rsidR="00414271" w:rsidRDefault="00414271" w:rsidP="006C5778">
      <w:r>
        <w:t xml:space="preserve">In the event that the </w:t>
      </w:r>
      <w:r w:rsidR="00E82C96">
        <w:t>terminal</w:t>
      </w:r>
      <w:r>
        <w:t xml:space="preserve"> experiences a transaction timeout or communication errors on sending the transaction request, the POS must perform the following steps</w:t>
      </w:r>
      <w:r w:rsidR="006D5430">
        <w:t>. For more details, refer to “Implementing American Express EMV acceptance on a Terminal, October 2007 document:</w:t>
      </w:r>
    </w:p>
    <w:p w14:paraId="542AD01D" w14:textId="77777777" w:rsidR="00E82C96" w:rsidRDefault="00E82C96" w:rsidP="00A45EB3">
      <w:pPr>
        <w:ind w:left="360"/>
        <w:rPr>
          <w:rFonts w:ascii="Helv" w:hAnsi="Helv" w:cs="Helv"/>
          <w:color w:val="000000"/>
        </w:rPr>
      </w:pPr>
    </w:p>
    <w:p w14:paraId="097ED077" w14:textId="77777777" w:rsidR="006C5778" w:rsidRPr="006C5778" w:rsidRDefault="001D5A8F" w:rsidP="00F12805">
      <w:pPr>
        <w:pStyle w:val="ListParagraph"/>
        <w:numPr>
          <w:ilvl w:val="0"/>
          <w:numId w:val="119"/>
        </w:numPr>
        <w:rPr>
          <w:color w:val="538135" w:themeColor="accent3"/>
        </w:rPr>
      </w:pPr>
      <w:r w:rsidRPr="006C5778">
        <w:rPr>
          <w:b/>
          <w:bCs/>
          <w:color w:val="538135" w:themeColor="accent3"/>
        </w:rPr>
        <w:t>Step 1: Stand-In Eligibility Check</w:t>
      </w:r>
    </w:p>
    <w:p w14:paraId="6110163B" w14:textId="77777777" w:rsidR="001D5A8F" w:rsidRPr="00414271" w:rsidRDefault="001D5A8F" w:rsidP="006C5778">
      <w:pPr>
        <w:pStyle w:val="ListParagraph"/>
      </w:pPr>
      <w:r w:rsidRPr="00414271">
        <w:t>The Terminal shall contain a list of all partial or full AIDs for which it supports Stand-In. The Terminal will compare the AID on the card to the AIDs stored within this list. If a match is found, then the card is eligible for Stand-In.</w:t>
      </w:r>
    </w:p>
    <w:p w14:paraId="4131CDB2" w14:textId="77777777" w:rsidR="001D5A8F" w:rsidRDefault="001D5A8F" w:rsidP="006C5778">
      <w:pPr>
        <w:pStyle w:val="ListParagraph"/>
      </w:pPr>
      <w:r w:rsidRPr="00414271">
        <w:lastRenderedPageBreak/>
        <w:t xml:space="preserve">If the Terminal belongs to a Merchant or Acquirer who wishes to support Stand-In authorization for American Express, then the Terminal must hold an indicator to show that Stand-In authorization is allowed for all valid American Express payment applications. </w:t>
      </w:r>
    </w:p>
    <w:p w14:paraId="2EACED99" w14:textId="77777777" w:rsidR="006C5778" w:rsidRPr="00414271" w:rsidRDefault="006C5778" w:rsidP="006C5778">
      <w:pPr>
        <w:pStyle w:val="ListParagraph"/>
      </w:pPr>
    </w:p>
    <w:p w14:paraId="3B23C872" w14:textId="77777777" w:rsidR="001D5A8F" w:rsidRDefault="001D5A8F" w:rsidP="006C5778">
      <w:pPr>
        <w:pStyle w:val="ListParagraph"/>
      </w:pPr>
      <w:r w:rsidRPr="00414271">
        <w:t>If the Terminal identifies an application that is eligible for Stand-In authorization, it must perform Stand-In authorization as described in steps 2 and 3. In the event that the result of the eligibility check indicates that Stand-In processing is not to be performed, then transaction processing continues using the TAC and IAC default values.</w:t>
      </w:r>
    </w:p>
    <w:p w14:paraId="66CD8A4A" w14:textId="77777777" w:rsidR="00E82C96" w:rsidRPr="00414271" w:rsidRDefault="00E82C96" w:rsidP="00A45EB3">
      <w:pPr>
        <w:ind w:left="720"/>
        <w:rPr>
          <w:rFonts w:ascii="Helv" w:hAnsi="Helv" w:cs="Helv"/>
          <w:color w:val="000000"/>
        </w:rPr>
      </w:pPr>
    </w:p>
    <w:p w14:paraId="763F20A8" w14:textId="77777777" w:rsidR="006C5778" w:rsidRPr="006C5778" w:rsidRDefault="001D5A8F" w:rsidP="00F12805">
      <w:pPr>
        <w:pStyle w:val="ListParagraph"/>
        <w:numPr>
          <w:ilvl w:val="0"/>
          <w:numId w:val="119"/>
        </w:numPr>
        <w:rPr>
          <w:b/>
          <w:bCs/>
          <w:color w:val="538135" w:themeColor="accent3"/>
        </w:rPr>
      </w:pPr>
      <w:r w:rsidRPr="006C5778">
        <w:rPr>
          <w:b/>
          <w:bCs/>
          <w:color w:val="538135" w:themeColor="accent3"/>
        </w:rPr>
        <w:t>Step 2: Stand-In Action Code (SAC)</w:t>
      </w:r>
    </w:p>
    <w:p w14:paraId="6ED4BCD2" w14:textId="77777777" w:rsidR="001D5A8F" w:rsidRPr="006C5778" w:rsidRDefault="001D5A8F" w:rsidP="006C5778">
      <w:pPr>
        <w:pStyle w:val="ListParagraph"/>
      </w:pPr>
      <w:r w:rsidRPr="006C5778">
        <w:t>A Terminal supporting Stand-In authorization shall hold a dedicated SAC specifically for the purpose of processing Stand-In authorization (one SAC per supported AID). In order to process Stand-In authorization, the Terminal shall check the TVR against the SAC for that AID; and if any of the corresponding TVR bits are set, then the Terminal must request that the Transaction be declined. Refer to AMEX specifications for the default settings of American Express SAC.</w:t>
      </w:r>
    </w:p>
    <w:p w14:paraId="725CC4CA" w14:textId="77777777" w:rsidR="00E82C96" w:rsidRPr="00414271" w:rsidRDefault="00E82C96" w:rsidP="00A45EB3">
      <w:pPr>
        <w:ind w:left="360"/>
        <w:rPr>
          <w:rFonts w:ascii="Helv" w:hAnsi="Helv" w:cs="Helv"/>
          <w:color w:val="000000"/>
        </w:rPr>
      </w:pPr>
    </w:p>
    <w:p w14:paraId="6BF66700" w14:textId="77777777" w:rsidR="006C5778" w:rsidRPr="006C5778" w:rsidRDefault="001D5A8F" w:rsidP="00F12805">
      <w:pPr>
        <w:pStyle w:val="ListParagraph"/>
        <w:numPr>
          <w:ilvl w:val="0"/>
          <w:numId w:val="119"/>
        </w:numPr>
        <w:rPr>
          <w:b/>
          <w:bCs/>
          <w:color w:val="538135" w:themeColor="accent3"/>
        </w:rPr>
      </w:pPr>
      <w:r w:rsidRPr="006C5778">
        <w:rPr>
          <w:b/>
          <w:bCs/>
          <w:color w:val="538135" w:themeColor="accent3"/>
        </w:rPr>
        <w:t>Step 3: Amount Check</w:t>
      </w:r>
    </w:p>
    <w:p w14:paraId="66DA614F" w14:textId="77777777" w:rsidR="001D5A8F" w:rsidRDefault="001D5A8F" w:rsidP="006C5778">
      <w:pPr>
        <w:pStyle w:val="ListParagraph"/>
      </w:pPr>
      <w:r w:rsidRPr="00414271">
        <w:t>The final check a Terminal performs as part of Stand-In authorization is against the transaction amount, referred to as an amount check. The Terminal shall hold a dedicated (non-zero) Stand-In Floor Limit for use in the Stand-In authorization process. For a transaction to be approved using Stand-In authorization, the transaction amount must be below this Stand-In Floor Limit. If the transaction value exceeds the Stand-In Floor Limit, then the transaction must be referred</w:t>
      </w:r>
      <w:r w:rsidR="00E82C96">
        <w:t xml:space="preserve"> </w:t>
      </w:r>
      <w:r w:rsidR="007B2C37">
        <w:t>.</w:t>
      </w:r>
    </w:p>
    <w:p w14:paraId="62D40CB5" w14:textId="77777777" w:rsidR="00E82C96" w:rsidRPr="00414271" w:rsidRDefault="00E82C96" w:rsidP="00A45EB3">
      <w:pPr>
        <w:ind w:left="360"/>
        <w:rPr>
          <w:rFonts w:ascii="Helv" w:hAnsi="Helv" w:cs="Helv"/>
          <w:color w:val="000000"/>
        </w:rPr>
      </w:pPr>
    </w:p>
    <w:p w14:paraId="7BF86300" w14:textId="77777777" w:rsidR="006C5778" w:rsidRPr="006C5778" w:rsidRDefault="001D5A8F" w:rsidP="00F12805">
      <w:pPr>
        <w:pStyle w:val="ListParagraph"/>
        <w:numPr>
          <w:ilvl w:val="0"/>
          <w:numId w:val="120"/>
        </w:numPr>
        <w:rPr>
          <w:b/>
          <w:bCs/>
          <w:color w:val="538135" w:themeColor="accent3"/>
        </w:rPr>
      </w:pPr>
      <w:r w:rsidRPr="006C5778">
        <w:rPr>
          <w:b/>
          <w:bCs/>
          <w:color w:val="538135" w:themeColor="accent3"/>
        </w:rPr>
        <w:t>Other Stand-In Requirements</w:t>
      </w:r>
    </w:p>
    <w:p w14:paraId="02FB02BF" w14:textId="77777777" w:rsidR="001D5A8F" w:rsidRDefault="001D5A8F" w:rsidP="006C5778">
      <w:pPr>
        <w:pStyle w:val="ListParagraph"/>
      </w:pPr>
      <w:r w:rsidRPr="00414271">
        <w:t>The other requirements that American Express has for the Stand-In process are detailed below.</w:t>
      </w:r>
    </w:p>
    <w:p w14:paraId="72A503B8" w14:textId="77777777" w:rsidR="006C5778" w:rsidRPr="00414271" w:rsidRDefault="006C5778" w:rsidP="006C5778">
      <w:pPr>
        <w:pStyle w:val="ListParagraph"/>
      </w:pPr>
    </w:p>
    <w:p w14:paraId="3F8C9BBD" w14:textId="77777777" w:rsidR="001D5A8F" w:rsidRPr="008910BB" w:rsidRDefault="001D5A8F" w:rsidP="00F12805">
      <w:pPr>
        <w:pStyle w:val="ListParagraph"/>
        <w:numPr>
          <w:ilvl w:val="0"/>
          <w:numId w:val="121"/>
        </w:numPr>
        <w:ind w:left="1080"/>
        <w:rPr>
          <w:b/>
          <w:bCs/>
          <w:i/>
          <w:iCs/>
        </w:rPr>
      </w:pPr>
      <w:r w:rsidRPr="008910BB">
        <w:rPr>
          <w:b/>
          <w:bCs/>
          <w:i/>
          <w:iCs/>
        </w:rPr>
        <w:t>Additional Validation at Terminal During Transaction Acceptance</w:t>
      </w:r>
    </w:p>
    <w:p w14:paraId="103F6FD0" w14:textId="77777777" w:rsidR="006C5778" w:rsidRDefault="001D5A8F" w:rsidP="006C5778">
      <w:pPr>
        <w:pStyle w:val="ListParagraph"/>
        <w:ind w:left="1080"/>
      </w:pPr>
      <w:r w:rsidRPr="00414271">
        <w:t>The requirements defined above do not replace the standard validation that must occur as part of the Stand-In process; this includes Stand-In Floor Limits</w:t>
      </w:r>
    </w:p>
    <w:p w14:paraId="6CB14358" w14:textId="77777777" w:rsidR="006C5778" w:rsidRPr="006C5778" w:rsidRDefault="006C5778" w:rsidP="006C5778">
      <w:pPr>
        <w:pStyle w:val="ListParagraph"/>
        <w:ind w:left="1080"/>
      </w:pPr>
    </w:p>
    <w:p w14:paraId="67717D6E" w14:textId="77777777" w:rsidR="001D5A8F" w:rsidRPr="008910BB" w:rsidRDefault="001D5A8F" w:rsidP="00F12805">
      <w:pPr>
        <w:pStyle w:val="ListParagraph"/>
        <w:numPr>
          <w:ilvl w:val="0"/>
          <w:numId w:val="121"/>
        </w:numPr>
        <w:ind w:left="1080"/>
        <w:rPr>
          <w:b/>
          <w:bCs/>
          <w:i/>
          <w:iCs/>
        </w:rPr>
      </w:pPr>
      <w:r w:rsidRPr="008910BB">
        <w:rPr>
          <w:b/>
          <w:bCs/>
          <w:i/>
          <w:iCs/>
        </w:rPr>
        <w:t>Terminal Displays to Cardmembers</w:t>
      </w:r>
    </w:p>
    <w:p w14:paraId="07E5C58C" w14:textId="77777777" w:rsidR="001D5A8F" w:rsidRDefault="001D5A8F" w:rsidP="006C5778">
      <w:pPr>
        <w:pStyle w:val="ListParagraph"/>
        <w:ind w:left="1080"/>
      </w:pPr>
      <w:r w:rsidRPr="00414271">
        <w:t>Messages displayed by Terminals to Cardmembers and Merchants shall be no different from those used when the system is able to conduct Online authorization with the Acquirer. In a small number of cases, a supervisor approval or voice authorization may be required, but this will usually be for high-value transactions where such intervention is likely to be considered normal</w:t>
      </w:r>
    </w:p>
    <w:p w14:paraId="14D84482" w14:textId="77777777" w:rsidR="006C5778" w:rsidRPr="00414271" w:rsidRDefault="006C5778" w:rsidP="006C5778">
      <w:pPr>
        <w:ind w:left="1440"/>
        <w:rPr>
          <w:rFonts w:ascii="Helv" w:hAnsi="Helv" w:cs="Helv"/>
          <w:color w:val="000000"/>
        </w:rPr>
      </w:pPr>
    </w:p>
    <w:p w14:paraId="47C8EEFE" w14:textId="77777777" w:rsidR="001D5A8F" w:rsidRPr="008910BB" w:rsidRDefault="001D5A8F" w:rsidP="00F12805">
      <w:pPr>
        <w:pStyle w:val="ListParagraph"/>
        <w:numPr>
          <w:ilvl w:val="0"/>
          <w:numId w:val="121"/>
        </w:numPr>
        <w:ind w:left="1080"/>
        <w:rPr>
          <w:b/>
          <w:bCs/>
          <w:i/>
          <w:iCs/>
        </w:rPr>
      </w:pPr>
      <w:r w:rsidRPr="008910BB">
        <w:rPr>
          <w:b/>
          <w:bCs/>
          <w:i/>
          <w:iCs/>
        </w:rPr>
        <w:t>Approval Codes</w:t>
      </w:r>
    </w:p>
    <w:p w14:paraId="02854FDB" w14:textId="77777777" w:rsidR="0073782F" w:rsidRPr="00E82C96" w:rsidRDefault="001D5A8F" w:rsidP="006C5778">
      <w:pPr>
        <w:pStyle w:val="ListParagraph"/>
        <w:ind w:left="1080"/>
      </w:pPr>
      <w:r w:rsidRPr="00414271">
        <w:t xml:space="preserve">When possible, the Terminal should generate </w:t>
      </w:r>
      <w:r w:rsidR="00E82C96">
        <w:t>an approval code,</w:t>
      </w:r>
      <w:r w:rsidR="00E82C96" w:rsidRPr="00E82C96">
        <w:t xml:space="preserve"> </w:t>
      </w:r>
      <w:r w:rsidR="00E82C96" w:rsidRPr="00414271">
        <w:t xml:space="preserve">for display at the </w:t>
      </w:r>
      <w:r w:rsidR="00E82C96">
        <w:t>t</w:t>
      </w:r>
      <w:r w:rsidR="00E82C96" w:rsidRPr="00414271">
        <w:t>ermina</w:t>
      </w:r>
      <w:r w:rsidR="00E82C96">
        <w:t xml:space="preserve">l and for printing on receipts, as </w:t>
      </w:r>
      <w:r w:rsidR="0073782F">
        <w:t>per the TD offline approval</w:t>
      </w:r>
    </w:p>
    <w:p w14:paraId="4F554645" w14:textId="77777777" w:rsidR="001D5A8F" w:rsidRDefault="001D5A8F" w:rsidP="00A45EB3">
      <w:pPr>
        <w:autoSpaceDE w:val="0"/>
        <w:autoSpaceDN w:val="0"/>
        <w:adjustRightInd w:val="0"/>
        <w:spacing w:line="240" w:lineRule="atLeast"/>
        <w:rPr>
          <w:rFonts w:ascii="Helv" w:hAnsi="Helv" w:cs="Helv"/>
          <w:color w:val="000000"/>
        </w:rPr>
      </w:pPr>
    </w:p>
    <w:p w14:paraId="1575AA60" w14:textId="77777777" w:rsidR="00E82C96" w:rsidRPr="00E82C96" w:rsidRDefault="00E82C96" w:rsidP="00F12805">
      <w:pPr>
        <w:pStyle w:val="ListParagraph"/>
        <w:numPr>
          <w:ilvl w:val="0"/>
          <w:numId w:val="122"/>
        </w:numPr>
      </w:pPr>
      <w:r>
        <w:t xml:space="preserve">the </w:t>
      </w:r>
      <w:r w:rsidRPr="00E82C96">
        <w:t xml:space="preserve">ARQC must be captured in </w:t>
      </w:r>
      <w:r>
        <w:t>stand-in</w:t>
      </w:r>
      <w:r w:rsidRPr="00E82C96">
        <w:t xml:space="preserve"> </w:t>
      </w:r>
      <w:r>
        <w:t>AMEX</w:t>
      </w:r>
      <w:r w:rsidRPr="00E82C96">
        <w:t xml:space="preserve"> transactions and  cleared as an EMV advice (subtype ‘E’)</w:t>
      </w:r>
      <w:r>
        <w:t xml:space="preserve"> and an authorization response code of “Z3”</w:t>
      </w:r>
      <w:r w:rsidRPr="00E82C96">
        <w:t>. See Appendix A Optional data subfields for more details</w:t>
      </w:r>
    </w:p>
    <w:p w14:paraId="5E15DF2B" w14:textId="77777777" w:rsidR="001D5A8F" w:rsidRDefault="001D5A8F" w:rsidP="001D5A8F">
      <w:pPr>
        <w:autoSpaceDE w:val="0"/>
        <w:autoSpaceDN w:val="0"/>
        <w:adjustRightInd w:val="0"/>
        <w:spacing w:line="240" w:lineRule="atLeast"/>
        <w:rPr>
          <w:rFonts w:ascii="Helv" w:hAnsi="Helv" w:cs="Helv"/>
          <w:color w:val="000000"/>
        </w:rPr>
      </w:pPr>
    </w:p>
    <w:p w14:paraId="081F5A9A" w14:textId="77777777" w:rsidR="00677BBA" w:rsidRDefault="00677BBA" w:rsidP="00E9760F">
      <w:pPr>
        <w:pStyle w:val="Heading3"/>
      </w:pPr>
      <w:r>
        <w:lastRenderedPageBreak/>
        <w:t>Merchant CHIP referrals handling</w:t>
      </w:r>
    </w:p>
    <w:p w14:paraId="35E38197" w14:textId="77777777" w:rsidR="00677BBA" w:rsidRDefault="00677BBA" w:rsidP="00677BBA">
      <w:pPr>
        <w:ind w:left="360"/>
        <w:rPr>
          <w:rFonts w:cs="Arial"/>
        </w:rPr>
      </w:pPr>
      <w:r>
        <w:rPr>
          <w:rFonts w:cs="Arial"/>
        </w:rPr>
        <w:t xml:space="preserve">BASE24 response code in the </w:t>
      </w:r>
      <w:r w:rsidR="00C9221F">
        <w:rPr>
          <w:rFonts w:cs="Arial"/>
        </w:rPr>
        <w:t xml:space="preserve">response </w:t>
      </w:r>
      <w:r>
        <w:rPr>
          <w:rFonts w:cs="Arial"/>
        </w:rPr>
        <w:t xml:space="preserve">message header </w:t>
      </w:r>
      <w:r w:rsidR="00C9221F">
        <w:rPr>
          <w:rFonts w:cs="Arial"/>
        </w:rPr>
        <w:t xml:space="preserve">to </w:t>
      </w:r>
      <w:r>
        <w:rPr>
          <w:rFonts w:cs="Arial"/>
        </w:rPr>
        <w:t>an EMV request may specify issuer referral response code.</w:t>
      </w:r>
    </w:p>
    <w:p w14:paraId="73EF47CF" w14:textId="77777777" w:rsidR="00677BBA" w:rsidRDefault="00677BBA" w:rsidP="00677BBA">
      <w:pPr>
        <w:ind w:left="360"/>
        <w:rPr>
          <w:rFonts w:cs="Arial"/>
        </w:rPr>
      </w:pPr>
    </w:p>
    <w:p w14:paraId="3DA2B4C1" w14:textId="77777777" w:rsidR="00677BBA" w:rsidRDefault="00677BBA" w:rsidP="00677BBA">
      <w:pPr>
        <w:ind w:left="360"/>
        <w:rPr>
          <w:rFonts w:cs="Arial"/>
        </w:rPr>
      </w:pPr>
      <w:r>
        <w:rPr>
          <w:rFonts w:cs="Arial"/>
        </w:rPr>
        <w:t xml:space="preserve">The POS must process the EMV referral terminating the EMV transaction with the card, </w:t>
      </w:r>
      <w:r w:rsidRPr="00441287">
        <w:rPr>
          <w:rFonts w:cs="Arial"/>
          <w:u w:val="single"/>
        </w:rPr>
        <w:t>retaining the transaction details</w:t>
      </w:r>
      <w:r>
        <w:rPr>
          <w:rFonts w:cs="Arial"/>
        </w:rPr>
        <w:t xml:space="preserve"> and performing a ‘call for auth’. If the authorization is approved:</w:t>
      </w:r>
    </w:p>
    <w:p w14:paraId="25FD20F6" w14:textId="77777777" w:rsidR="006C5778" w:rsidRDefault="006C5778" w:rsidP="00677BBA">
      <w:pPr>
        <w:ind w:left="360"/>
        <w:rPr>
          <w:rFonts w:cs="Arial"/>
        </w:rPr>
      </w:pPr>
    </w:p>
    <w:p w14:paraId="7AE656D4" w14:textId="77777777" w:rsidR="00677BBA" w:rsidRDefault="009833EA" w:rsidP="007930C7">
      <w:pPr>
        <w:numPr>
          <w:ilvl w:val="0"/>
          <w:numId w:val="32"/>
        </w:numPr>
        <w:rPr>
          <w:rFonts w:cs="Arial"/>
        </w:rPr>
      </w:pPr>
      <w:r>
        <w:rPr>
          <w:rFonts w:cs="Arial"/>
        </w:rPr>
        <w:t xml:space="preserve">VISA, </w:t>
      </w:r>
      <w:r w:rsidR="00677BBA">
        <w:rPr>
          <w:rFonts w:cs="Arial"/>
        </w:rPr>
        <w:t xml:space="preserve">MCHIP </w:t>
      </w:r>
      <w:r w:rsidR="00672213">
        <w:rPr>
          <w:rFonts w:cs="Arial"/>
        </w:rPr>
        <w:t xml:space="preserve">and AMEX </w:t>
      </w:r>
      <w:r w:rsidR="00677BBA">
        <w:rPr>
          <w:rFonts w:cs="Arial"/>
        </w:rPr>
        <w:t>requirements:</w:t>
      </w:r>
    </w:p>
    <w:p w14:paraId="719DFE92" w14:textId="77777777" w:rsidR="006C5778" w:rsidRDefault="006C5778" w:rsidP="006C5778">
      <w:pPr>
        <w:ind w:left="720"/>
        <w:rPr>
          <w:rFonts w:cs="Arial"/>
        </w:rPr>
      </w:pPr>
    </w:p>
    <w:p w14:paraId="553C151C" w14:textId="77777777" w:rsidR="00677BBA" w:rsidRDefault="00677BBA" w:rsidP="007930C7">
      <w:pPr>
        <w:numPr>
          <w:ilvl w:val="1"/>
          <w:numId w:val="32"/>
        </w:numPr>
        <w:ind w:left="1080"/>
        <w:rPr>
          <w:rFonts w:cs="Arial"/>
        </w:rPr>
      </w:pPr>
      <w:r>
        <w:rPr>
          <w:rFonts w:cs="Arial"/>
        </w:rPr>
        <w:t>Upon receiving an issuer referral response, the device should request an AAC in the second Generate AC.</w:t>
      </w:r>
    </w:p>
    <w:p w14:paraId="7D02A690" w14:textId="77777777" w:rsidR="00677BBA" w:rsidRDefault="00677BBA" w:rsidP="007930C7">
      <w:pPr>
        <w:numPr>
          <w:ilvl w:val="1"/>
          <w:numId w:val="32"/>
        </w:numPr>
        <w:ind w:left="1080"/>
        <w:rPr>
          <w:rFonts w:cs="Arial"/>
        </w:rPr>
      </w:pPr>
      <w:r>
        <w:rPr>
          <w:rFonts w:cs="Arial"/>
        </w:rPr>
        <w:t>An approval (and an authorization code) is obtained as per merchant procedures.</w:t>
      </w:r>
    </w:p>
    <w:p w14:paraId="69BCE8E2" w14:textId="77777777" w:rsidR="00677BBA" w:rsidRDefault="00677BBA" w:rsidP="007930C7">
      <w:pPr>
        <w:numPr>
          <w:ilvl w:val="1"/>
          <w:numId w:val="32"/>
        </w:numPr>
        <w:ind w:left="1080"/>
        <w:rPr>
          <w:rFonts w:cs="Arial"/>
        </w:rPr>
      </w:pPr>
      <w:r>
        <w:rPr>
          <w:rFonts w:cs="Arial"/>
        </w:rPr>
        <w:t>Auth code along with the request cryptogram (ARQC) is included in the clearing message as an advice (request subtype ‘E’/ reversal subtype ‘V’).</w:t>
      </w:r>
      <w:r w:rsidR="00A83E9A" w:rsidRPr="00A83E9A">
        <w:rPr>
          <w:rFonts w:cs="Arial"/>
        </w:rPr>
        <w:t xml:space="preserve"> </w:t>
      </w:r>
      <w:r w:rsidR="00A83E9A">
        <w:rPr>
          <w:rFonts w:cs="Arial"/>
        </w:rPr>
        <w:t>See Appendix A Optional data subfields for more details</w:t>
      </w:r>
    </w:p>
    <w:p w14:paraId="0F3F08A3" w14:textId="77777777" w:rsidR="00C21BB6" w:rsidRDefault="00C21BB6">
      <w:pPr>
        <w:rPr>
          <w:rFonts w:cs="Arial"/>
        </w:rPr>
      </w:pPr>
    </w:p>
    <w:p w14:paraId="003B033A" w14:textId="77777777" w:rsidR="00C21BB6" w:rsidRDefault="00C21BB6" w:rsidP="00847896">
      <w:pPr>
        <w:pStyle w:val="Heading2"/>
      </w:pPr>
      <w:bookmarkStart w:id="2441" w:name="_Toc128225715"/>
      <w:bookmarkStart w:id="2442" w:name="_Toc181695933"/>
      <w:bookmarkStart w:id="2443" w:name="_Toc224977511"/>
      <w:bookmarkStart w:id="2444" w:name="_Toc379192380"/>
      <w:bookmarkStart w:id="2445" w:name="_Toc30407662"/>
      <w:bookmarkStart w:id="2446" w:name="_Toc126079216"/>
      <w:r>
        <w:t>Store-and-Forward Messages</w:t>
      </w:r>
      <w:bookmarkEnd w:id="2441"/>
      <w:bookmarkEnd w:id="2442"/>
      <w:bookmarkEnd w:id="2443"/>
      <w:bookmarkEnd w:id="2444"/>
      <w:bookmarkEnd w:id="2445"/>
      <w:bookmarkEnd w:id="2446"/>
    </w:p>
    <w:p w14:paraId="72F76969" w14:textId="77777777" w:rsidR="00C21BB6" w:rsidRDefault="00C21BB6">
      <w:pPr>
        <w:rPr>
          <w:rFonts w:cs="Arial"/>
        </w:rPr>
      </w:pPr>
      <w:r>
        <w:rPr>
          <w:rFonts w:cs="Arial"/>
        </w:rPr>
        <w:t>Transactions sent as a Store-and-Forward messages or SAF have a subtype of “S” in the message header. This also applies to SAF</w:t>
      </w:r>
      <w:r w:rsidR="00AB31FF">
        <w:rPr>
          <w:rFonts w:cs="Arial"/>
        </w:rPr>
        <w:t>'</w:t>
      </w:r>
      <w:r>
        <w:rPr>
          <w:rFonts w:cs="Arial"/>
        </w:rPr>
        <w:t>ed force post transactions where the original subtype is “F”. The following transactions for credit cards only should be SAF</w:t>
      </w:r>
      <w:r w:rsidR="00AB31FF">
        <w:rPr>
          <w:rFonts w:cs="Arial"/>
        </w:rPr>
        <w:t>'</w:t>
      </w:r>
      <w:r>
        <w:rPr>
          <w:rFonts w:cs="Arial"/>
        </w:rPr>
        <w:t xml:space="preserve">ed whenever the terminal response indicates that the transactions didn’t reach the Host. </w:t>
      </w:r>
    </w:p>
    <w:p w14:paraId="1893DAD5" w14:textId="77777777" w:rsidR="006C5778" w:rsidRDefault="006C5778">
      <w:pPr>
        <w:rPr>
          <w:rFonts w:cs="Arial"/>
        </w:rPr>
      </w:pPr>
    </w:p>
    <w:p w14:paraId="7B3EDEA3" w14:textId="77777777" w:rsidR="00C21BB6" w:rsidRDefault="00C21BB6" w:rsidP="002339E1">
      <w:pPr>
        <w:numPr>
          <w:ilvl w:val="0"/>
          <w:numId w:val="23"/>
        </w:numPr>
        <w:rPr>
          <w:rFonts w:cs="Arial"/>
        </w:rPr>
      </w:pPr>
      <w:r>
        <w:rPr>
          <w:rFonts w:cs="Arial"/>
        </w:rPr>
        <w:t>Force posted transactions that cannot be delivered online (subtype will change to “S”)</w:t>
      </w:r>
    </w:p>
    <w:p w14:paraId="35F01B6F" w14:textId="77777777" w:rsidR="00C21BB6" w:rsidRDefault="00C21BB6" w:rsidP="002339E1">
      <w:pPr>
        <w:numPr>
          <w:ilvl w:val="0"/>
          <w:numId w:val="23"/>
        </w:numPr>
        <w:rPr>
          <w:rFonts w:cs="Arial"/>
        </w:rPr>
      </w:pPr>
      <w:r>
        <w:rPr>
          <w:rFonts w:cs="Arial"/>
        </w:rPr>
        <w:t>Pre-Auth Completion</w:t>
      </w:r>
      <w:r>
        <w:rPr>
          <w:rFonts w:cs="Arial"/>
        </w:rPr>
        <w:tab/>
      </w:r>
      <w:r>
        <w:rPr>
          <w:rFonts w:cs="Arial"/>
        </w:rPr>
        <w:tab/>
      </w:r>
      <w:r>
        <w:rPr>
          <w:rFonts w:cs="Arial"/>
        </w:rPr>
        <w:tab/>
        <w:t>(message subtype of “S”)</w:t>
      </w:r>
    </w:p>
    <w:p w14:paraId="575953DB" w14:textId="77777777" w:rsidR="00C21BB6" w:rsidRDefault="00C21BB6" w:rsidP="002339E1">
      <w:pPr>
        <w:numPr>
          <w:ilvl w:val="0"/>
          <w:numId w:val="23"/>
        </w:numPr>
        <w:rPr>
          <w:rFonts w:cs="Arial"/>
        </w:rPr>
      </w:pPr>
      <w:r>
        <w:rPr>
          <w:rFonts w:cs="Arial"/>
        </w:rPr>
        <w:t>Merchandise Return</w:t>
      </w:r>
      <w:r>
        <w:rPr>
          <w:rFonts w:cs="Arial"/>
        </w:rPr>
        <w:tab/>
      </w:r>
      <w:r>
        <w:rPr>
          <w:rFonts w:cs="Arial"/>
        </w:rPr>
        <w:tab/>
      </w:r>
      <w:r>
        <w:rPr>
          <w:rFonts w:cs="Arial"/>
        </w:rPr>
        <w:tab/>
        <w:t>(message subtype of “S”)</w:t>
      </w:r>
    </w:p>
    <w:p w14:paraId="18F2CCEE" w14:textId="77777777" w:rsidR="00C21BB6" w:rsidRDefault="00C21BB6" w:rsidP="002339E1">
      <w:pPr>
        <w:numPr>
          <w:ilvl w:val="0"/>
          <w:numId w:val="23"/>
        </w:numPr>
        <w:rPr>
          <w:rFonts w:cs="Arial"/>
        </w:rPr>
      </w:pPr>
      <w:r>
        <w:rPr>
          <w:rFonts w:cs="Arial"/>
        </w:rPr>
        <w:t>Void Purchase</w:t>
      </w:r>
      <w:r>
        <w:rPr>
          <w:rFonts w:cs="Arial"/>
        </w:rPr>
        <w:tab/>
      </w:r>
      <w:r>
        <w:rPr>
          <w:rFonts w:cs="Arial"/>
        </w:rPr>
        <w:tab/>
      </w:r>
      <w:r>
        <w:rPr>
          <w:rFonts w:cs="Arial"/>
        </w:rPr>
        <w:tab/>
      </w:r>
      <w:r>
        <w:rPr>
          <w:rFonts w:cs="Arial"/>
        </w:rPr>
        <w:tab/>
        <w:t>(message subtype of “S”)</w:t>
      </w:r>
    </w:p>
    <w:p w14:paraId="35AC8E2B" w14:textId="77777777" w:rsidR="00C21BB6" w:rsidRDefault="00C21BB6" w:rsidP="002339E1">
      <w:pPr>
        <w:numPr>
          <w:ilvl w:val="0"/>
          <w:numId w:val="23"/>
        </w:numPr>
        <w:rPr>
          <w:rFonts w:cs="Arial"/>
        </w:rPr>
      </w:pPr>
      <w:r>
        <w:rPr>
          <w:rFonts w:cs="Arial"/>
        </w:rPr>
        <w:t>Void Merchandise Return</w:t>
      </w:r>
      <w:r>
        <w:rPr>
          <w:rFonts w:cs="Arial"/>
        </w:rPr>
        <w:tab/>
      </w:r>
      <w:r>
        <w:rPr>
          <w:rFonts w:cs="Arial"/>
        </w:rPr>
        <w:tab/>
        <w:t>(message subtype of “S”)</w:t>
      </w:r>
    </w:p>
    <w:p w14:paraId="37D6DAF1" w14:textId="77777777" w:rsidR="00C21BB6" w:rsidRDefault="00C21BB6" w:rsidP="002339E1">
      <w:pPr>
        <w:numPr>
          <w:ilvl w:val="0"/>
          <w:numId w:val="23"/>
        </w:numPr>
        <w:rPr>
          <w:rFonts w:cs="Arial"/>
        </w:rPr>
      </w:pPr>
      <w:r>
        <w:rPr>
          <w:rFonts w:cs="Arial"/>
        </w:rPr>
        <w:t>Cash Advance Adjustment</w:t>
      </w:r>
      <w:r>
        <w:rPr>
          <w:rFonts w:cs="Arial"/>
        </w:rPr>
        <w:tab/>
      </w:r>
      <w:r>
        <w:rPr>
          <w:rFonts w:cs="Arial"/>
        </w:rPr>
        <w:tab/>
        <w:t>(message subtype of “S”)</w:t>
      </w:r>
    </w:p>
    <w:p w14:paraId="489A28CA" w14:textId="77777777" w:rsidR="00C21BB6" w:rsidRDefault="00C21BB6" w:rsidP="002339E1">
      <w:pPr>
        <w:numPr>
          <w:ilvl w:val="0"/>
          <w:numId w:val="23"/>
        </w:numPr>
        <w:rPr>
          <w:rFonts w:cs="Arial"/>
        </w:rPr>
      </w:pPr>
      <w:r>
        <w:rPr>
          <w:rFonts w:cs="Arial"/>
        </w:rPr>
        <w:t>Offline EMV transaction advice</w:t>
      </w:r>
      <w:r>
        <w:rPr>
          <w:rFonts w:cs="Arial"/>
        </w:rPr>
        <w:tab/>
        <w:t>(message subtype of “E”)</w:t>
      </w:r>
    </w:p>
    <w:p w14:paraId="5D1BB408" w14:textId="77777777" w:rsidR="00C21BB6" w:rsidRDefault="00C21BB6">
      <w:pPr>
        <w:rPr>
          <w:rFonts w:cs="Arial"/>
        </w:rPr>
      </w:pPr>
    </w:p>
    <w:p w14:paraId="0AD69145" w14:textId="77777777" w:rsidR="00BA1B12" w:rsidRDefault="00BA1B12" w:rsidP="00BA1B12">
      <w:pPr>
        <w:rPr>
          <w:rFonts w:cs="Arial"/>
        </w:rPr>
      </w:pPr>
      <w:r>
        <w:rPr>
          <w:rFonts w:cs="Arial"/>
        </w:rPr>
        <w:t xml:space="preserve">The following transaction for debit cards </w:t>
      </w:r>
      <w:r w:rsidR="008E08F2">
        <w:rPr>
          <w:rFonts w:cs="Arial"/>
        </w:rPr>
        <w:t>must be sent online with a message subtype of “S”</w:t>
      </w:r>
      <w:r>
        <w:rPr>
          <w:rFonts w:cs="Arial"/>
        </w:rPr>
        <w:t>:</w:t>
      </w:r>
    </w:p>
    <w:p w14:paraId="648FA8EE" w14:textId="77777777" w:rsidR="006C5778" w:rsidRDefault="006C5778" w:rsidP="00BA1B12">
      <w:pPr>
        <w:rPr>
          <w:rFonts w:cs="Arial"/>
        </w:rPr>
      </w:pPr>
    </w:p>
    <w:p w14:paraId="76509A62" w14:textId="77777777" w:rsidR="00BA1B12" w:rsidRDefault="00BA1B12" w:rsidP="002339E1">
      <w:pPr>
        <w:numPr>
          <w:ilvl w:val="0"/>
          <w:numId w:val="23"/>
        </w:numPr>
        <w:rPr>
          <w:rFonts w:cs="Arial"/>
        </w:rPr>
      </w:pPr>
      <w:r>
        <w:rPr>
          <w:rFonts w:cs="Arial"/>
        </w:rPr>
        <w:t>Pre-Auth Completion</w:t>
      </w:r>
      <w:r>
        <w:rPr>
          <w:rFonts w:cs="Arial"/>
        </w:rPr>
        <w:tab/>
      </w:r>
      <w:r>
        <w:rPr>
          <w:rFonts w:cs="Arial"/>
        </w:rPr>
        <w:tab/>
      </w:r>
      <w:r>
        <w:rPr>
          <w:rFonts w:cs="Arial"/>
        </w:rPr>
        <w:tab/>
        <w:t>(message subtype of “S”)</w:t>
      </w:r>
    </w:p>
    <w:p w14:paraId="0D3F9F56" w14:textId="77777777" w:rsidR="00C21BB6" w:rsidRDefault="00C21BB6">
      <w:pPr>
        <w:rPr>
          <w:rFonts w:cs="Arial"/>
        </w:rPr>
      </w:pPr>
    </w:p>
    <w:p w14:paraId="5CD051ED" w14:textId="77777777" w:rsidR="00C21BB6" w:rsidRDefault="00C21BB6">
      <w:pPr>
        <w:rPr>
          <w:rFonts w:cs="Arial"/>
        </w:rPr>
      </w:pPr>
      <w:r>
        <w:rPr>
          <w:rFonts w:cs="Arial"/>
        </w:rPr>
        <w:t>The terminal will resend the SAFed messages when communication is re-established with the Host. If the online transaction that triggers the communication re-establishment is a financial transaction, then the order of sending the SAFed messages is:</w:t>
      </w:r>
    </w:p>
    <w:p w14:paraId="3EE3C6F7" w14:textId="77777777" w:rsidR="00C21BB6" w:rsidRDefault="00C21BB6" w:rsidP="002339E1">
      <w:pPr>
        <w:numPr>
          <w:ilvl w:val="1"/>
          <w:numId w:val="23"/>
        </w:numPr>
        <w:tabs>
          <w:tab w:val="clear" w:pos="1440"/>
          <w:tab w:val="num" w:pos="720"/>
        </w:tabs>
        <w:ind w:left="720"/>
        <w:rPr>
          <w:rFonts w:cs="Arial"/>
        </w:rPr>
      </w:pPr>
      <w:r>
        <w:rPr>
          <w:rFonts w:cs="Arial"/>
        </w:rPr>
        <w:t>Reversals if any</w:t>
      </w:r>
    </w:p>
    <w:p w14:paraId="4354D1B7" w14:textId="77777777" w:rsidR="00C21BB6" w:rsidRDefault="00C21BB6" w:rsidP="002339E1">
      <w:pPr>
        <w:numPr>
          <w:ilvl w:val="1"/>
          <w:numId w:val="23"/>
        </w:numPr>
        <w:tabs>
          <w:tab w:val="clear" w:pos="1440"/>
          <w:tab w:val="num" w:pos="720"/>
        </w:tabs>
        <w:ind w:left="720"/>
        <w:rPr>
          <w:rFonts w:cs="Arial"/>
        </w:rPr>
      </w:pPr>
      <w:r>
        <w:rPr>
          <w:rFonts w:cs="Arial"/>
        </w:rPr>
        <w:t>On-line transaction</w:t>
      </w:r>
    </w:p>
    <w:p w14:paraId="27FE271C" w14:textId="77777777" w:rsidR="00C21BB6" w:rsidRDefault="00C21BB6" w:rsidP="002339E1">
      <w:pPr>
        <w:numPr>
          <w:ilvl w:val="1"/>
          <w:numId w:val="23"/>
        </w:numPr>
        <w:tabs>
          <w:tab w:val="clear" w:pos="1440"/>
          <w:tab w:val="num" w:pos="720"/>
        </w:tabs>
        <w:ind w:left="720"/>
        <w:rPr>
          <w:rFonts w:cs="Arial"/>
        </w:rPr>
      </w:pPr>
      <w:r>
        <w:rPr>
          <w:rFonts w:cs="Arial"/>
        </w:rPr>
        <w:t>Outstanding SAF (including offline transaction advice)</w:t>
      </w:r>
    </w:p>
    <w:p w14:paraId="5C2F178A" w14:textId="77777777" w:rsidR="006C5778" w:rsidRDefault="006C5778" w:rsidP="006C5778">
      <w:pPr>
        <w:ind w:left="720"/>
        <w:rPr>
          <w:rFonts w:cs="Arial"/>
        </w:rPr>
      </w:pPr>
    </w:p>
    <w:p w14:paraId="15A6F615" w14:textId="77777777" w:rsidR="00C21BB6" w:rsidRDefault="00C21BB6">
      <w:pPr>
        <w:rPr>
          <w:rFonts w:cs="Arial"/>
        </w:rPr>
      </w:pPr>
      <w:r>
        <w:rPr>
          <w:rFonts w:cs="Arial"/>
        </w:rPr>
        <w:lastRenderedPageBreak/>
        <w:t>If the online transaction is an admin transaction, then the order is:</w:t>
      </w:r>
    </w:p>
    <w:p w14:paraId="413B3B27" w14:textId="77777777" w:rsidR="00C21BB6" w:rsidRDefault="00C21BB6" w:rsidP="007930C7">
      <w:pPr>
        <w:numPr>
          <w:ilvl w:val="0"/>
          <w:numId w:val="29"/>
        </w:numPr>
        <w:rPr>
          <w:rFonts w:cs="Arial"/>
        </w:rPr>
      </w:pPr>
      <w:r>
        <w:rPr>
          <w:rFonts w:cs="Arial"/>
        </w:rPr>
        <w:t>Reversals if any</w:t>
      </w:r>
    </w:p>
    <w:p w14:paraId="18591180" w14:textId="77777777" w:rsidR="00C21BB6" w:rsidRDefault="00C21BB6" w:rsidP="007930C7">
      <w:pPr>
        <w:numPr>
          <w:ilvl w:val="0"/>
          <w:numId w:val="29"/>
        </w:numPr>
        <w:rPr>
          <w:rFonts w:cs="Arial"/>
        </w:rPr>
      </w:pPr>
      <w:r>
        <w:rPr>
          <w:rFonts w:cs="Arial"/>
        </w:rPr>
        <w:t>Outstanding SAF (including offline transaction advice)</w:t>
      </w:r>
    </w:p>
    <w:p w14:paraId="2C01162C" w14:textId="77777777" w:rsidR="00C21BB6" w:rsidRDefault="00C21BB6" w:rsidP="007930C7">
      <w:pPr>
        <w:numPr>
          <w:ilvl w:val="0"/>
          <w:numId w:val="29"/>
        </w:numPr>
        <w:rPr>
          <w:rFonts w:cs="Arial"/>
        </w:rPr>
      </w:pPr>
      <w:r>
        <w:rPr>
          <w:rFonts w:cs="Arial"/>
        </w:rPr>
        <w:t>On-line transaction</w:t>
      </w:r>
    </w:p>
    <w:p w14:paraId="40BC5214" w14:textId="77777777" w:rsidR="00C21BB6" w:rsidRDefault="00C21BB6">
      <w:pPr>
        <w:rPr>
          <w:rFonts w:cs="Arial"/>
        </w:rPr>
      </w:pPr>
    </w:p>
    <w:p w14:paraId="13A596AB" w14:textId="77777777" w:rsidR="00C21BB6" w:rsidRDefault="0049526A" w:rsidP="006C5778">
      <w:pPr>
        <w:pStyle w:val="Header"/>
        <w:tabs>
          <w:tab w:val="clear" w:pos="4320"/>
          <w:tab w:val="clear" w:pos="8640"/>
        </w:tabs>
        <w:ind w:left="720"/>
        <w:rPr>
          <w:rFonts w:cs="Arial"/>
        </w:rPr>
      </w:pPr>
      <w:r>
        <w:rPr>
          <w:rFonts w:cs="Arial"/>
          <w:noProof/>
        </w:rPr>
        <w:drawing>
          <wp:inline distT="0" distB="0" distL="0" distR="0" wp14:anchorId="7E174C6C" wp14:editId="5EDBC4B1">
            <wp:extent cx="3602990" cy="2603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02990" cy="2603500"/>
                    </a:xfrm>
                    <a:prstGeom prst="rect">
                      <a:avLst/>
                    </a:prstGeom>
                    <a:noFill/>
                  </pic:spPr>
                </pic:pic>
              </a:graphicData>
            </a:graphic>
          </wp:inline>
        </w:drawing>
      </w:r>
    </w:p>
    <w:p w14:paraId="5291E9F3" w14:textId="77777777" w:rsidR="0049526A" w:rsidRDefault="0049526A" w:rsidP="0049526A">
      <w:pPr>
        <w:autoSpaceDE w:val="0"/>
        <w:autoSpaceDN w:val="0"/>
        <w:adjustRightInd w:val="0"/>
        <w:rPr>
          <w:rFonts w:cs="Arial"/>
          <w:b/>
          <w:szCs w:val="24"/>
        </w:rPr>
      </w:pPr>
    </w:p>
    <w:p w14:paraId="42C8E239" w14:textId="77777777" w:rsidR="0049526A" w:rsidRDefault="0049526A" w:rsidP="00847896">
      <w:pPr>
        <w:autoSpaceDE w:val="0"/>
        <w:autoSpaceDN w:val="0"/>
        <w:adjustRightInd w:val="0"/>
        <w:ind w:left="360"/>
        <w:rPr>
          <w:rFonts w:cs="Arial"/>
          <w:b/>
          <w:szCs w:val="24"/>
        </w:rPr>
      </w:pPr>
      <w:r w:rsidRPr="000F6C72">
        <w:rPr>
          <w:rFonts w:cs="Arial"/>
          <w:b/>
          <w:szCs w:val="24"/>
        </w:rPr>
        <w:t>Processing Steps</w:t>
      </w:r>
    </w:p>
    <w:p w14:paraId="2F9B8178" w14:textId="77777777" w:rsidR="006C5778" w:rsidRPr="000F6C72" w:rsidRDefault="006C5778" w:rsidP="0049526A">
      <w:pPr>
        <w:autoSpaceDE w:val="0"/>
        <w:autoSpaceDN w:val="0"/>
        <w:adjustRightInd w:val="0"/>
        <w:rPr>
          <w:rFonts w:cs="Arial"/>
          <w:b/>
          <w:szCs w:val="24"/>
        </w:rPr>
      </w:pPr>
    </w:p>
    <w:p w14:paraId="7BC2AD7C" w14:textId="77777777" w:rsidR="0049526A" w:rsidRDefault="0049526A" w:rsidP="00F12805">
      <w:pPr>
        <w:pStyle w:val="ListParagraph"/>
        <w:numPr>
          <w:ilvl w:val="0"/>
          <w:numId w:val="123"/>
        </w:numPr>
      </w:pPr>
      <w:r w:rsidRPr="00292BD4">
        <w:t xml:space="preserve">The </w:t>
      </w:r>
      <w:r>
        <w:t>Terminal sends a Transaction Request to TD Bank, but the Request failed to reach TD Bank</w:t>
      </w:r>
    </w:p>
    <w:p w14:paraId="76866687" w14:textId="77777777" w:rsidR="006C5778" w:rsidRDefault="006C5778" w:rsidP="006C5778">
      <w:pPr>
        <w:pStyle w:val="ListParagraph"/>
      </w:pPr>
    </w:p>
    <w:p w14:paraId="1D184C3F" w14:textId="77777777" w:rsidR="0049526A" w:rsidRDefault="0049526A" w:rsidP="00F12805">
      <w:pPr>
        <w:pStyle w:val="ListParagraph"/>
        <w:numPr>
          <w:ilvl w:val="0"/>
          <w:numId w:val="123"/>
        </w:numPr>
      </w:pPr>
      <w:r>
        <w:t>If the transaction is allowed to be SAF'ed, the Terminal stores the message in the SAF waiting for connectivity to be re-established</w:t>
      </w:r>
    </w:p>
    <w:p w14:paraId="4831C276" w14:textId="77777777" w:rsidR="006C5778" w:rsidRDefault="006C5778" w:rsidP="006C5778"/>
    <w:p w14:paraId="37FDFDD6" w14:textId="77777777" w:rsidR="0049526A" w:rsidRDefault="0049526A" w:rsidP="00F12805">
      <w:pPr>
        <w:pStyle w:val="ListParagraph"/>
        <w:numPr>
          <w:ilvl w:val="0"/>
          <w:numId w:val="123"/>
        </w:numPr>
      </w:pPr>
      <w:r>
        <w:t>The Terminal detects that communication has been re-established and sends the SAF'ed Transaction to TD Bank</w:t>
      </w:r>
    </w:p>
    <w:p w14:paraId="25FFD3D5" w14:textId="77777777" w:rsidR="006C5778" w:rsidRDefault="006C5778" w:rsidP="006C5778"/>
    <w:p w14:paraId="626E6B18" w14:textId="77777777" w:rsidR="0049526A" w:rsidRDefault="0049526A" w:rsidP="00F12805">
      <w:pPr>
        <w:pStyle w:val="ListParagraph"/>
        <w:numPr>
          <w:ilvl w:val="0"/>
          <w:numId w:val="123"/>
        </w:numPr>
      </w:pPr>
      <w:r w:rsidRPr="00C4314E">
        <w:t xml:space="preserve">TD Bank </w:t>
      </w:r>
      <w:r>
        <w:t>sends the Response to the Terminal</w:t>
      </w:r>
    </w:p>
    <w:p w14:paraId="410F53F5" w14:textId="77777777" w:rsidR="00C21BB6" w:rsidRDefault="00C21BB6">
      <w:pPr>
        <w:rPr>
          <w:rFonts w:cs="Arial"/>
          <w:b/>
          <w:bCs/>
        </w:rPr>
      </w:pPr>
    </w:p>
    <w:p w14:paraId="0414A87D" w14:textId="77777777" w:rsidR="00847896" w:rsidRDefault="00847896">
      <w:pPr>
        <w:rPr>
          <w:rFonts w:asciiTheme="majorHAnsi" w:eastAsiaTheme="majorEastAsia" w:hAnsiTheme="majorHAnsi" w:cstheme="majorBidi"/>
          <w:b/>
          <w:color w:val="70AD47" w:themeColor="accent2"/>
          <w:sz w:val="36"/>
          <w:szCs w:val="28"/>
        </w:rPr>
      </w:pPr>
      <w:bookmarkStart w:id="2447" w:name="_Toc128225716"/>
      <w:bookmarkStart w:id="2448" w:name="_Toc181695934"/>
      <w:bookmarkStart w:id="2449" w:name="_Toc224977512"/>
      <w:bookmarkStart w:id="2450" w:name="_Toc379192381"/>
      <w:bookmarkStart w:id="2451" w:name="_Toc30407663"/>
      <w:r>
        <w:br w:type="page"/>
      </w:r>
    </w:p>
    <w:p w14:paraId="279065A7" w14:textId="77777777" w:rsidR="00C21BB6" w:rsidRDefault="00C21BB6" w:rsidP="00847896">
      <w:pPr>
        <w:pStyle w:val="Heading2"/>
      </w:pPr>
      <w:bookmarkStart w:id="2452" w:name="_Toc126079217"/>
      <w:r>
        <w:lastRenderedPageBreak/>
        <w:t>Force Post Messages</w:t>
      </w:r>
      <w:bookmarkEnd w:id="2447"/>
      <w:bookmarkEnd w:id="2448"/>
      <w:bookmarkEnd w:id="2449"/>
      <w:bookmarkEnd w:id="2450"/>
      <w:bookmarkEnd w:id="2451"/>
      <w:bookmarkEnd w:id="2452"/>
    </w:p>
    <w:p w14:paraId="699891E1" w14:textId="77777777" w:rsidR="00C21BB6" w:rsidRDefault="00C21BB6">
      <w:pPr>
        <w:autoSpaceDE w:val="0"/>
        <w:autoSpaceDN w:val="0"/>
        <w:adjustRightInd w:val="0"/>
        <w:rPr>
          <w:rFonts w:cs="Arial"/>
        </w:rPr>
      </w:pPr>
      <w:r>
        <w:rPr>
          <w:rFonts w:cs="Arial"/>
        </w:rPr>
        <w:t>This section describes online force post messages which applies only to credit card transactions. A force-post transaction is technically a transaction for which prior authorization was received from the host. For example, a purchase transaction that received prior authorization number.</w:t>
      </w:r>
    </w:p>
    <w:p w14:paraId="1D215941" w14:textId="77777777" w:rsidR="00C21BB6" w:rsidRDefault="00C21BB6">
      <w:pPr>
        <w:rPr>
          <w:rFonts w:cs="Arial"/>
        </w:rPr>
      </w:pPr>
    </w:p>
    <w:p w14:paraId="2369D766" w14:textId="6E87A4AC" w:rsidR="00C21BB6" w:rsidRDefault="00C21BB6">
      <w:pPr>
        <w:rPr>
          <w:rFonts w:cs="Arial"/>
        </w:rPr>
      </w:pPr>
      <w:r>
        <w:rPr>
          <w:rFonts w:cs="Arial"/>
        </w:rPr>
        <w:t xml:space="preserve">Force Post messages, subtype “F”, are guaranteed delivery messages. The terminal must re-transmit, as SAF transaction with subtype “S”, until the transaction is </w:t>
      </w:r>
      <w:r w:rsidR="000A59C3">
        <w:rPr>
          <w:rFonts w:cs="Arial"/>
        </w:rPr>
        <w:t>delivered,</w:t>
      </w:r>
      <w:r>
        <w:rPr>
          <w:rFonts w:cs="Arial"/>
        </w:rPr>
        <w:t xml:space="preserve"> and a response is received from the host. The following transactions can be force posted for credit card transactions only. They are identified by setting the message subtype in the message header to “F”:</w:t>
      </w:r>
    </w:p>
    <w:p w14:paraId="2E793428" w14:textId="77777777" w:rsidR="00847896" w:rsidRDefault="00847896">
      <w:pPr>
        <w:rPr>
          <w:rFonts w:cs="Arial"/>
        </w:rPr>
      </w:pPr>
    </w:p>
    <w:p w14:paraId="7AD29CAC" w14:textId="77777777" w:rsidR="00C21BB6" w:rsidRPr="00E7607A" w:rsidRDefault="00C21BB6" w:rsidP="008910BB">
      <w:pPr>
        <w:pStyle w:val="ListParagraph"/>
        <w:numPr>
          <w:ilvl w:val="0"/>
          <w:numId w:val="23"/>
        </w:numPr>
      </w:pPr>
      <w:r w:rsidRPr="00E7607A">
        <w:t>Purchase</w:t>
      </w:r>
    </w:p>
    <w:p w14:paraId="7CD170E3" w14:textId="77777777" w:rsidR="00C21BB6" w:rsidRPr="00E7607A" w:rsidRDefault="00C21BB6" w:rsidP="008910BB">
      <w:pPr>
        <w:pStyle w:val="ListParagraph"/>
        <w:numPr>
          <w:ilvl w:val="0"/>
          <w:numId w:val="23"/>
        </w:numPr>
      </w:pPr>
      <w:r w:rsidRPr="00E7607A">
        <w:t>Pre-Auth</w:t>
      </w:r>
    </w:p>
    <w:p w14:paraId="09E49ECB" w14:textId="77777777" w:rsidR="00C21BB6" w:rsidRPr="00E7607A" w:rsidRDefault="00C21BB6" w:rsidP="008910BB">
      <w:pPr>
        <w:pStyle w:val="ListParagraph"/>
        <w:numPr>
          <w:ilvl w:val="0"/>
          <w:numId w:val="23"/>
        </w:numPr>
      </w:pPr>
      <w:r w:rsidRPr="00E7607A">
        <w:t>Phone/Mail Order</w:t>
      </w:r>
    </w:p>
    <w:p w14:paraId="22AC7BA2" w14:textId="77777777" w:rsidR="00C21BB6" w:rsidRPr="00E7607A" w:rsidRDefault="00C21BB6" w:rsidP="008910BB">
      <w:pPr>
        <w:pStyle w:val="ListParagraph"/>
        <w:numPr>
          <w:ilvl w:val="0"/>
          <w:numId w:val="23"/>
        </w:numPr>
      </w:pPr>
      <w:r w:rsidRPr="00E7607A">
        <w:t>Cash Advance</w:t>
      </w:r>
    </w:p>
    <w:p w14:paraId="4E0FBDEF" w14:textId="77777777" w:rsidR="00C21BB6" w:rsidRDefault="00C21BB6">
      <w:pPr>
        <w:rPr>
          <w:rFonts w:cs="Arial"/>
        </w:rPr>
      </w:pPr>
    </w:p>
    <w:p w14:paraId="4CF6499F" w14:textId="77777777" w:rsidR="00C21BB6" w:rsidRDefault="00C21BB6">
      <w:pPr>
        <w:rPr>
          <w:rFonts w:cs="Arial"/>
        </w:rPr>
      </w:pPr>
      <w:r>
        <w:rPr>
          <w:rFonts w:cs="Arial"/>
        </w:rPr>
        <w:t>Force post transactions’ message flow is identical to online financial transactions.</w:t>
      </w:r>
    </w:p>
    <w:p w14:paraId="1F7343C3" w14:textId="77777777" w:rsidR="00C21BB6" w:rsidRDefault="00C21BB6">
      <w:pPr>
        <w:rPr>
          <w:rFonts w:cs="Arial"/>
        </w:rPr>
      </w:pPr>
    </w:p>
    <w:p w14:paraId="23FB5201" w14:textId="77777777" w:rsidR="00C21BB6" w:rsidRDefault="00E7607A" w:rsidP="00847896">
      <w:pPr>
        <w:pStyle w:val="Header"/>
        <w:tabs>
          <w:tab w:val="clear" w:pos="4320"/>
          <w:tab w:val="clear" w:pos="8640"/>
        </w:tabs>
        <w:ind w:left="1440"/>
        <w:rPr>
          <w:rFonts w:cs="Arial"/>
        </w:rPr>
      </w:pPr>
      <w:r>
        <w:rPr>
          <w:rFonts w:cs="Arial"/>
          <w:noProof/>
        </w:rPr>
        <w:drawing>
          <wp:inline distT="0" distB="0" distL="0" distR="0" wp14:anchorId="3015A513" wp14:editId="496A9D86">
            <wp:extent cx="3602990" cy="2603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02990" cy="2603500"/>
                    </a:xfrm>
                    <a:prstGeom prst="rect">
                      <a:avLst/>
                    </a:prstGeom>
                    <a:noFill/>
                  </pic:spPr>
                </pic:pic>
              </a:graphicData>
            </a:graphic>
          </wp:inline>
        </w:drawing>
      </w:r>
    </w:p>
    <w:p w14:paraId="7B85B2BF" w14:textId="77777777" w:rsidR="00C21BB6" w:rsidRDefault="00C21BB6">
      <w:pPr>
        <w:rPr>
          <w:rFonts w:cs="Arial"/>
        </w:rPr>
      </w:pPr>
    </w:p>
    <w:p w14:paraId="5327470A" w14:textId="77777777" w:rsidR="00E7607A" w:rsidRDefault="00E7607A" w:rsidP="00847896">
      <w:pPr>
        <w:autoSpaceDE w:val="0"/>
        <w:autoSpaceDN w:val="0"/>
        <w:adjustRightInd w:val="0"/>
        <w:ind w:left="360"/>
        <w:rPr>
          <w:rFonts w:cs="Arial"/>
          <w:b/>
          <w:szCs w:val="24"/>
        </w:rPr>
      </w:pPr>
      <w:r w:rsidRPr="000F6C72">
        <w:rPr>
          <w:rFonts w:cs="Arial"/>
          <w:b/>
          <w:szCs w:val="24"/>
        </w:rPr>
        <w:t>Processing Steps</w:t>
      </w:r>
    </w:p>
    <w:p w14:paraId="24DD3C00" w14:textId="77777777" w:rsidR="00847896" w:rsidRPr="000F6C72" w:rsidRDefault="00847896" w:rsidP="00847896">
      <w:pPr>
        <w:autoSpaceDE w:val="0"/>
        <w:autoSpaceDN w:val="0"/>
        <w:adjustRightInd w:val="0"/>
        <w:ind w:left="360"/>
        <w:rPr>
          <w:rFonts w:cs="Arial"/>
          <w:b/>
          <w:szCs w:val="24"/>
        </w:rPr>
      </w:pPr>
    </w:p>
    <w:p w14:paraId="56539F05" w14:textId="77777777" w:rsidR="00E7607A" w:rsidRDefault="00E7607A" w:rsidP="00F12805">
      <w:pPr>
        <w:pStyle w:val="ListParagraph"/>
        <w:numPr>
          <w:ilvl w:val="0"/>
          <w:numId w:val="124"/>
        </w:numPr>
      </w:pPr>
      <w:r w:rsidRPr="00292BD4">
        <w:t xml:space="preserve">The </w:t>
      </w:r>
      <w:r>
        <w:t>Terminal sends a Transaction Request to TD Bank, but the Request failed to reach TD Bank</w:t>
      </w:r>
    </w:p>
    <w:p w14:paraId="6108668B" w14:textId="77777777" w:rsidR="00847896" w:rsidRDefault="00847896" w:rsidP="00847896">
      <w:pPr>
        <w:pStyle w:val="ListParagraph"/>
      </w:pPr>
    </w:p>
    <w:p w14:paraId="1A52D9A2" w14:textId="77777777" w:rsidR="00E7607A" w:rsidRDefault="00E7607A" w:rsidP="00F12805">
      <w:pPr>
        <w:pStyle w:val="ListParagraph"/>
        <w:numPr>
          <w:ilvl w:val="0"/>
          <w:numId w:val="124"/>
        </w:numPr>
      </w:pPr>
      <w:r>
        <w:t>If the transaction is allowed to be SAF'ed, the Terminal stores the message in the SAF waiting for connectivity to be re-established</w:t>
      </w:r>
    </w:p>
    <w:p w14:paraId="7773EE58" w14:textId="77777777" w:rsidR="00847896" w:rsidRDefault="00847896" w:rsidP="00847896"/>
    <w:p w14:paraId="358BA5A6" w14:textId="77777777" w:rsidR="00E7607A" w:rsidRDefault="00E7607A" w:rsidP="00F12805">
      <w:pPr>
        <w:pStyle w:val="ListParagraph"/>
        <w:numPr>
          <w:ilvl w:val="0"/>
          <w:numId w:val="124"/>
        </w:numPr>
      </w:pPr>
      <w:r>
        <w:t>The Terminal detects that communication has been re-established and sends the SAF'ed Transaction to TD Bank</w:t>
      </w:r>
    </w:p>
    <w:p w14:paraId="495E9890" w14:textId="77777777" w:rsidR="00847896" w:rsidRDefault="00847896" w:rsidP="00847896"/>
    <w:p w14:paraId="4D0F9C30" w14:textId="77777777" w:rsidR="00E7607A" w:rsidRDefault="00E7607A" w:rsidP="00F12805">
      <w:pPr>
        <w:pStyle w:val="ListParagraph"/>
        <w:numPr>
          <w:ilvl w:val="0"/>
          <w:numId w:val="124"/>
        </w:numPr>
      </w:pPr>
      <w:r w:rsidRPr="00C4314E">
        <w:t xml:space="preserve">TD Bank </w:t>
      </w:r>
      <w:r>
        <w:t>sends the Response to the Terminal</w:t>
      </w:r>
    </w:p>
    <w:p w14:paraId="6AE7A90A" w14:textId="77777777" w:rsidR="00C21BB6" w:rsidRDefault="00C21BB6" w:rsidP="00847896">
      <w:pPr>
        <w:pStyle w:val="Heading2"/>
      </w:pPr>
      <w:bookmarkStart w:id="2453" w:name="_Toc128225717"/>
      <w:bookmarkStart w:id="2454" w:name="_Toc181695935"/>
      <w:bookmarkStart w:id="2455" w:name="_Toc224977513"/>
      <w:bookmarkStart w:id="2456" w:name="_Toc379192382"/>
      <w:bookmarkStart w:id="2457" w:name="_Toc30407664"/>
      <w:bookmarkStart w:id="2458" w:name="_Toc126079218"/>
      <w:r>
        <w:lastRenderedPageBreak/>
        <w:t>Administrative Messages</w:t>
      </w:r>
      <w:bookmarkEnd w:id="2453"/>
      <w:bookmarkEnd w:id="2454"/>
      <w:bookmarkEnd w:id="2455"/>
      <w:bookmarkEnd w:id="2456"/>
      <w:bookmarkEnd w:id="2457"/>
      <w:bookmarkEnd w:id="2458"/>
    </w:p>
    <w:p w14:paraId="544CC909" w14:textId="77777777" w:rsidR="00C21BB6" w:rsidRDefault="00C21BB6" w:rsidP="00E9760F">
      <w:pPr>
        <w:pStyle w:val="Heading3"/>
      </w:pPr>
      <w:r>
        <w:t>Download Messages</w:t>
      </w:r>
    </w:p>
    <w:p w14:paraId="20C94765" w14:textId="77777777" w:rsidR="00C21BB6" w:rsidRDefault="00C21BB6">
      <w:pPr>
        <w:rPr>
          <w:rFonts w:cs="Arial"/>
        </w:rPr>
      </w:pPr>
      <w:r>
        <w:rPr>
          <w:rFonts w:cs="Arial"/>
        </w:rPr>
        <w:t xml:space="preserve">Downloads provide a way to transfer the data necessary to configure the terminal from BASE24 database to the POS device. Depending on the request sent from the terminal a full download, resulting in all the configuration data being sent to the terminal, or a partial download requesting a single download field is carried out. </w:t>
      </w:r>
    </w:p>
    <w:p w14:paraId="64C4C176" w14:textId="77777777" w:rsidR="00C21BB6" w:rsidRDefault="00C21BB6">
      <w:pPr>
        <w:rPr>
          <w:rFonts w:cs="Arial"/>
        </w:rPr>
      </w:pPr>
    </w:p>
    <w:p w14:paraId="6B3EA88D" w14:textId="77777777" w:rsidR="00C21BB6" w:rsidRDefault="00C21BB6" w:rsidP="0027058B">
      <w:pPr>
        <w:pStyle w:val="Heading4"/>
      </w:pPr>
      <w:r>
        <w:t>Full download</w:t>
      </w:r>
    </w:p>
    <w:p w14:paraId="5DD51D83" w14:textId="77777777" w:rsidR="00C21BB6" w:rsidRDefault="00C21BB6">
      <w:pPr>
        <w:ind w:left="720"/>
        <w:rPr>
          <w:rFonts w:cs="Arial"/>
        </w:rPr>
      </w:pPr>
      <w:r>
        <w:rPr>
          <w:rFonts w:cs="Arial"/>
        </w:rPr>
        <w:t xml:space="preserve">The example shown below is of a full download. The data shown is assumed to contain a standard header and be terminated with an ETX. The period (.) represents a field separator character that is a hexadecimal representation of 1C. The comma (,) represents a group separator character that is a hexadecimal representation of 1D. Explanations of the messages are included below. </w:t>
      </w:r>
    </w:p>
    <w:p w14:paraId="53DA00D5" w14:textId="77777777" w:rsidR="00C21BB6" w:rsidRDefault="00DF6C32" w:rsidP="0027058B">
      <w:pPr>
        <w:ind w:left="720"/>
        <w:rPr>
          <w:rFonts w:cs="Arial"/>
        </w:rPr>
      </w:pPr>
      <w:r>
        <w:rPr>
          <w:rFonts w:cs="Arial"/>
          <w:noProof/>
        </w:rPr>
        <w:drawing>
          <wp:inline distT="0" distB="0" distL="0" distR="0" wp14:anchorId="1A29EC6F" wp14:editId="55600E21">
            <wp:extent cx="5537835" cy="188722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37835" cy="1887220"/>
                    </a:xfrm>
                    <a:prstGeom prst="rect">
                      <a:avLst/>
                    </a:prstGeom>
                    <a:noFill/>
                    <a:ln>
                      <a:noFill/>
                    </a:ln>
                  </pic:spPr>
                </pic:pic>
              </a:graphicData>
            </a:graphic>
          </wp:inline>
        </w:drawing>
      </w:r>
    </w:p>
    <w:p w14:paraId="6D5EC7D7" w14:textId="77777777" w:rsidR="00C21BB6" w:rsidRDefault="00C21BB6">
      <w:pPr>
        <w:rPr>
          <w:rFonts w:cs="Arial"/>
        </w:rPr>
      </w:pPr>
    </w:p>
    <w:p w14:paraId="6825627D" w14:textId="77777777" w:rsidR="00C21BB6" w:rsidRDefault="00C21BB6" w:rsidP="002339E1">
      <w:pPr>
        <w:numPr>
          <w:ilvl w:val="0"/>
          <w:numId w:val="21"/>
        </w:numPr>
        <w:tabs>
          <w:tab w:val="clear" w:pos="720"/>
          <w:tab w:val="num" w:pos="1080"/>
        </w:tabs>
        <w:ind w:left="1080"/>
        <w:rPr>
          <w:rFonts w:cs="Arial"/>
        </w:rPr>
      </w:pPr>
      <w:r>
        <w:rPr>
          <w:rFonts w:cs="Arial"/>
        </w:rPr>
        <w:t>The terminal makes a download request with no optional fields. The standard message header FID V would contain an access code value of “1” to indicate an initial download request</w:t>
      </w:r>
    </w:p>
    <w:p w14:paraId="7D403816" w14:textId="77777777" w:rsidR="0027058B" w:rsidRDefault="0027058B" w:rsidP="0027058B">
      <w:pPr>
        <w:ind w:left="1080"/>
        <w:rPr>
          <w:rFonts w:cs="Arial"/>
        </w:rPr>
      </w:pPr>
    </w:p>
    <w:p w14:paraId="23B4ACAA" w14:textId="77777777" w:rsidR="00C21BB6" w:rsidRDefault="00C21BB6" w:rsidP="002339E1">
      <w:pPr>
        <w:numPr>
          <w:ilvl w:val="0"/>
          <w:numId w:val="21"/>
        </w:numPr>
        <w:tabs>
          <w:tab w:val="clear" w:pos="720"/>
          <w:tab w:val="num" w:pos="1080"/>
        </w:tabs>
        <w:ind w:left="1080"/>
        <w:rPr>
          <w:rFonts w:cs="Arial"/>
        </w:rPr>
      </w:pPr>
      <w:r>
        <w:rPr>
          <w:rFonts w:cs="Arial"/>
        </w:rPr>
        <w:t>The SPDH module, finding no download key, assumes this to be a full download request. The SPDH module formats (into the download text field) as much download data as fits in one response message. In the example, not all data fits in one response. The response code sent in the standard message header is 881, indicating more data exists</w:t>
      </w:r>
    </w:p>
    <w:p w14:paraId="6550B538" w14:textId="77777777" w:rsidR="0027058B" w:rsidRDefault="0027058B" w:rsidP="0027058B">
      <w:pPr>
        <w:rPr>
          <w:rFonts w:cs="Arial"/>
        </w:rPr>
      </w:pPr>
    </w:p>
    <w:p w14:paraId="64451FC6" w14:textId="77777777" w:rsidR="00C21BB6" w:rsidRDefault="00C21BB6" w:rsidP="002339E1">
      <w:pPr>
        <w:numPr>
          <w:ilvl w:val="0"/>
          <w:numId w:val="21"/>
        </w:numPr>
        <w:tabs>
          <w:tab w:val="clear" w:pos="720"/>
          <w:tab w:val="num" w:pos="1080"/>
        </w:tabs>
        <w:ind w:left="1080"/>
        <w:rPr>
          <w:rFonts w:cs="Arial"/>
        </w:rPr>
      </w:pPr>
      <w:r>
        <w:rPr>
          <w:rFonts w:cs="Arial"/>
        </w:rPr>
        <w:t>The terminal processes the response. The response code of 881 in the standard message header indicates to the terminal that more download data exists. Therefore, the terminal makes another download request, this time including the download key as received in the prior response</w:t>
      </w:r>
    </w:p>
    <w:p w14:paraId="4AE0E77D" w14:textId="77777777" w:rsidR="0027058B" w:rsidRDefault="0027058B" w:rsidP="0027058B">
      <w:pPr>
        <w:rPr>
          <w:rFonts w:cs="Arial"/>
        </w:rPr>
      </w:pPr>
    </w:p>
    <w:p w14:paraId="311D8A37" w14:textId="77777777" w:rsidR="0027058B" w:rsidRPr="0027058B" w:rsidRDefault="00C21BB6" w:rsidP="002339E1">
      <w:pPr>
        <w:numPr>
          <w:ilvl w:val="0"/>
          <w:numId w:val="21"/>
        </w:numPr>
        <w:tabs>
          <w:tab w:val="clear" w:pos="720"/>
          <w:tab w:val="num" w:pos="1080"/>
        </w:tabs>
        <w:ind w:left="1080"/>
        <w:rPr>
          <w:rFonts w:cs="Arial"/>
        </w:rPr>
      </w:pPr>
      <w:r>
        <w:rPr>
          <w:rFonts w:cs="Arial"/>
        </w:rPr>
        <w:t>The SPDH module uses the FID in the Processing Code to reinstate itself into the download process to the point it left off, and formats another response with download text and key</w:t>
      </w:r>
    </w:p>
    <w:p w14:paraId="554C37B8" w14:textId="77777777" w:rsidR="00C21BB6" w:rsidRDefault="00C21BB6" w:rsidP="002339E1">
      <w:pPr>
        <w:numPr>
          <w:ilvl w:val="0"/>
          <w:numId w:val="21"/>
        </w:numPr>
        <w:tabs>
          <w:tab w:val="clear" w:pos="720"/>
          <w:tab w:val="num" w:pos="1080"/>
        </w:tabs>
        <w:ind w:left="1080"/>
        <w:rPr>
          <w:rFonts w:cs="Arial"/>
        </w:rPr>
      </w:pPr>
      <w:r>
        <w:rPr>
          <w:rFonts w:cs="Arial"/>
        </w:rPr>
        <w:lastRenderedPageBreak/>
        <w:t>The terminal processes the response. The response code of 881 in the standard message header indicates to the terminal that more download data exists. Therefore, the terminal makes another download request, this time including the download key as received in the prior response</w:t>
      </w:r>
    </w:p>
    <w:p w14:paraId="68028294" w14:textId="77777777" w:rsidR="0027058B" w:rsidRDefault="0027058B" w:rsidP="0027058B">
      <w:pPr>
        <w:ind w:left="720"/>
        <w:rPr>
          <w:rFonts w:cs="Arial"/>
        </w:rPr>
      </w:pPr>
    </w:p>
    <w:p w14:paraId="435867D1" w14:textId="77777777" w:rsidR="00C21BB6" w:rsidRDefault="00C21BB6" w:rsidP="002339E1">
      <w:pPr>
        <w:numPr>
          <w:ilvl w:val="0"/>
          <w:numId w:val="21"/>
        </w:numPr>
        <w:tabs>
          <w:tab w:val="clear" w:pos="720"/>
          <w:tab w:val="num" w:pos="1080"/>
        </w:tabs>
        <w:ind w:left="1080"/>
        <w:rPr>
          <w:rFonts w:cs="Arial"/>
        </w:rPr>
      </w:pPr>
      <w:r>
        <w:rPr>
          <w:rFonts w:cs="Arial"/>
        </w:rPr>
        <w:t>The above cycle continues until the remaining download data fits within the response message to the terminal. When the last data has been included, the SPDH module sets the response code to 880, indicating no more data exists</w:t>
      </w:r>
    </w:p>
    <w:p w14:paraId="3193A707" w14:textId="77777777" w:rsidR="00C21BB6" w:rsidRDefault="00C21BB6">
      <w:pPr>
        <w:ind w:left="360"/>
        <w:rPr>
          <w:rFonts w:cs="Arial"/>
        </w:rPr>
      </w:pPr>
    </w:p>
    <w:p w14:paraId="087B72D1" w14:textId="77777777" w:rsidR="00C21BB6" w:rsidRDefault="00C21BB6">
      <w:pPr>
        <w:ind w:left="720"/>
        <w:rPr>
          <w:rFonts w:cs="Arial"/>
        </w:rPr>
      </w:pPr>
      <w:r>
        <w:rPr>
          <w:rFonts w:cs="Arial"/>
        </w:rPr>
        <w:t>Note that only those download fields containing values are downloaded.</w:t>
      </w:r>
    </w:p>
    <w:p w14:paraId="02F0630B" w14:textId="77777777" w:rsidR="00C21BB6" w:rsidRDefault="00C21BB6">
      <w:pPr>
        <w:ind w:left="720"/>
        <w:rPr>
          <w:rFonts w:cs="Arial"/>
        </w:rPr>
      </w:pPr>
      <w:r>
        <w:rPr>
          <w:rFonts w:cs="Arial"/>
        </w:rPr>
        <w:t>Download fields that do not contain information are not sent to the terminal. In this example, the fields downloaded are C, E, R, h, etc.</w:t>
      </w:r>
    </w:p>
    <w:p w14:paraId="5B14496D" w14:textId="77777777" w:rsidR="00C21BB6" w:rsidRDefault="00C21BB6">
      <w:pPr>
        <w:ind w:left="720"/>
        <w:rPr>
          <w:rFonts w:cs="Arial"/>
        </w:rPr>
      </w:pPr>
    </w:p>
    <w:p w14:paraId="3451CFCA" w14:textId="77777777" w:rsidR="00C21BB6" w:rsidRDefault="00C21BB6">
      <w:pPr>
        <w:ind w:left="720"/>
        <w:rPr>
          <w:rFonts w:cs="Arial"/>
        </w:rPr>
      </w:pPr>
      <w:r>
        <w:rPr>
          <w:rFonts w:cs="Arial"/>
        </w:rPr>
        <w:t>Another example of a full download can be found in appendix G</w:t>
      </w:r>
    </w:p>
    <w:p w14:paraId="419D4629" w14:textId="77777777" w:rsidR="00C21BB6" w:rsidRDefault="00C21BB6">
      <w:pPr>
        <w:ind w:left="720"/>
        <w:rPr>
          <w:rFonts w:cs="Arial"/>
        </w:rPr>
      </w:pPr>
    </w:p>
    <w:p w14:paraId="49995B33" w14:textId="77777777" w:rsidR="00C21BB6" w:rsidRDefault="00C21BB6" w:rsidP="0027058B">
      <w:pPr>
        <w:pStyle w:val="Heading4"/>
      </w:pPr>
      <w:r>
        <w:t>Partial download</w:t>
      </w:r>
    </w:p>
    <w:p w14:paraId="1B4C983C" w14:textId="77777777" w:rsidR="00C21BB6" w:rsidRDefault="00C21BB6">
      <w:pPr>
        <w:pStyle w:val="BodyTextIndent3"/>
      </w:pPr>
      <w:r>
        <w:t>The example shown below is of a partial download. The data shown is assumed to contain a standard header and be terminated with an ETX. The period (.) represents a field separator character, with a comma (,) representing a group separator character. Explanations of the messages are included below.</w:t>
      </w:r>
    </w:p>
    <w:p w14:paraId="6478EE11" w14:textId="77777777" w:rsidR="00C21BB6" w:rsidRDefault="00C21BB6">
      <w:pPr>
        <w:rPr>
          <w:rFonts w:cs="Arial"/>
        </w:rPr>
      </w:pPr>
    </w:p>
    <w:p w14:paraId="0E51EBD4" w14:textId="77777777" w:rsidR="00C21BB6" w:rsidRDefault="00DF6C32" w:rsidP="0027058B">
      <w:pPr>
        <w:ind w:left="720"/>
        <w:rPr>
          <w:rFonts w:cs="Arial"/>
        </w:rPr>
      </w:pPr>
      <w:r>
        <w:rPr>
          <w:rFonts w:cs="Arial"/>
          <w:noProof/>
        </w:rPr>
        <w:drawing>
          <wp:inline distT="0" distB="0" distL="0" distR="0" wp14:anchorId="610ADD7B" wp14:editId="78DF9B2F">
            <wp:extent cx="5427980" cy="1367790"/>
            <wp:effectExtent l="0" t="0" r="127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27980" cy="1367790"/>
                    </a:xfrm>
                    <a:prstGeom prst="rect">
                      <a:avLst/>
                    </a:prstGeom>
                    <a:noFill/>
                    <a:ln>
                      <a:noFill/>
                    </a:ln>
                  </pic:spPr>
                </pic:pic>
              </a:graphicData>
            </a:graphic>
          </wp:inline>
        </w:drawing>
      </w:r>
    </w:p>
    <w:p w14:paraId="77D0DBD6" w14:textId="77777777" w:rsidR="00C21BB6" w:rsidRDefault="00C21BB6">
      <w:pPr>
        <w:rPr>
          <w:rFonts w:cs="Arial"/>
        </w:rPr>
      </w:pPr>
    </w:p>
    <w:p w14:paraId="228E86F2" w14:textId="77777777" w:rsidR="00C21BB6" w:rsidRDefault="00C21BB6" w:rsidP="002339E1">
      <w:pPr>
        <w:numPr>
          <w:ilvl w:val="0"/>
          <w:numId w:val="22"/>
        </w:numPr>
        <w:rPr>
          <w:rFonts w:cs="Arial"/>
        </w:rPr>
      </w:pPr>
      <w:r>
        <w:rPr>
          <w:rFonts w:cs="Arial"/>
        </w:rPr>
        <w:t>The terminal makes a download request that includes the download key field, indicating which download field is desired. In this example, DID r is requested. Hence, the access code in FID V will have the value of “5”, to indicate the request for a specific DID, and the processing flag will have a value of “r “ to indicate that the requested DID is r</w:t>
      </w:r>
    </w:p>
    <w:p w14:paraId="50DBC276" w14:textId="77777777" w:rsidR="0027058B" w:rsidRDefault="0027058B" w:rsidP="0027058B">
      <w:pPr>
        <w:ind w:left="1080"/>
        <w:rPr>
          <w:rFonts w:cs="Arial"/>
        </w:rPr>
      </w:pPr>
    </w:p>
    <w:p w14:paraId="19C00CD3" w14:textId="77777777" w:rsidR="00C21BB6" w:rsidRDefault="00C21BB6" w:rsidP="002339E1">
      <w:pPr>
        <w:numPr>
          <w:ilvl w:val="0"/>
          <w:numId w:val="22"/>
        </w:numPr>
        <w:rPr>
          <w:rFonts w:cs="Arial"/>
        </w:rPr>
      </w:pPr>
      <w:r>
        <w:rPr>
          <w:rFonts w:cs="Arial"/>
        </w:rPr>
        <w:t>The SPDH module uses the download key to indicate that this is a partial download. The SPDH module accesses the requested field and responds to the terminal with just that field and a response code of 880, in the header, indicating that no more data is to be downloaded</w:t>
      </w:r>
    </w:p>
    <w:p w14:paraId="77B8B9F7" w14:textId="77777777" w:rsidR="00C21BB6" w:rsidRDefault="00C21BB6">
      <w:pPr>
        <w:rPr>
          <w:rFonts w:cs="Arial"/>
        </w:rPr>
      </w:pPr>
    </w:p>
    <w:p w14:paraId="04C3253B" w14:textId="77777777" w:rsidR="009A0253" w:rsidRDefault="009A0253" w:rsidP="0027058B">
      <w:pPr>
        <w:ind w:left="720"/>
        <w:rPr>
          <w:rFonts w:cs="Arial"/>
        </w:rPr>
      </w:pPr>
      <w:r>
        <w:rPr>
          <w:rFonts w:cs="Arial"/>
        </w:rPr>
        <w:t>Note: N/A for Host 3 transactions.</w:t>
      </w:r>
    </w:p>
    <w:p w14:paraId="4D77FC82" w14:textId="77777777" w:rsidR="009A0253" w:rsidRDefault="009A0253">
      <w:pPr>
        <w:rPr>
          <w:rFonts w:cs="Arial"/>
        </w:rPr>
      </w:pPr>
    </w:p>
    <w:p w14:paraId="0F1EEA49" w14:textId="77777777" w:rsidR="00C21BB6" w:rsidRDefault="00C21BB6" w:rsidP="00E9760F">
      <w:pPr>
        <w:pStyle w:val="Heading3"/>
      </w:pPr>
      <w:r>
        <w:lastRenderedPageBreak/>
        <w:t>Batch Close Messages</w:t>
      </w:r>
    </w:p>
    <w:p w14:paraId="300EAAF1" w14:textId="77777777" w:rsidR="00C21BB6" w:rsidRDefault="00C21BB6">
      <w:pPr>
        <w:rPr>
          <w:rFonts w:cs="Arial"/>
        </w:rPr>
      </w:pPr>
      <w:r>
        <w:rPr>
          <w:rFonts w:cs="Arial"/>
        </w:rPr>
        <w:t>The batch close request ends the current batch and opens a new batch to which data is logged and accumulated. When a close batch transaction is received, the system creates a batch totals record from the terminal totals in the PTDF and writes it to the PTLF, if batch totals are configured to be logged. It then clears the batch totals in the PTDF.</w:t>
      </w:r>
    </w:p>
    <w:p w14:paraId="3DC0B0C6" w14:textId="77777777" w:rsidR="00C21BB6" w:rsidRDefault="00C21BB6">
      <w:pPr>
        <w:rPr>
          <w:rFonts w:cs="Arial"/>
        </w:rPr>
      </w:pPr>
    </w:p>
    <w:p w14:paraId="244A71E0" w14:textId="77777777" w:rsidR="00C21BB6" w:rsidRDefault="00C21BB6">
      <w:pPr>
        <w:rPr>
          <w:rFonts w:cs="Arial"/>
        </w:rPr>
      </w:pPr>
      <w:r>
        <w:rPr>
          <w:rFonts w:cs="Arial"/>
        </w:rPr>
        <w:t>The batch request indicates to the host that the merchant is to be paid for the transactions in that batch. A terminal initiates a close request and sends it to the host which will send a response back to the terminal and log the totals for the batch for settlement processing.</w:t>
      </w:r>
    </w:p>
    <w:p w14:paraId="56FF5EF6" w14:textId="77777777" w:rsidR="00C21BB6" w:rsidRDefault="00C21BB6">
      <w:pPr>
        <w:rPr>
          <w:rFonts w:cs="Arial"/>
        </w:rPr>
      </w:pPr>
    </w:p>
    <w:p w14:paraId="1DEAF33D" w14:textId="77777777" w:rsidR="009A0253" w:rsidRDefault="009A0253" w:rsidP="009A0253">
      <w:pPr>
        <w:rPr>
          <w:rFonts w:cs="Arial"/>
        </w:rPr>
      </w:pPr>
      <w:r>
        <w:rPr>
          <w:rFonts w:cs="Arial"/>
        </w:rPr>
        <w:t>Note: N/A for Host 3 transactions.</w:t>
      </w:r>
    </w:p>
    <w:p w14:paraId="598225E7" w14:textId="77777777" w:rsidR="009A0253" w:rsidRDefault="009A0253">
      <w:pPr>
        <w:rPr>
          <w:rFonts w:cs="Arial"/>
        </w:rPr>
      </w:pPr>
    </w:p>
    <w:p w14:paraId="70F4F857" w14:textId="77777777" w:rsidR="00C21BB6" w:rsidRDefault="00C21BB6" w:rsidP="00E9760F">
      <w:pPr>
        <w:pStyle w:val="Heading3"/>
      </w:pPr>
      <w:r>
        <w:t>Batch Subtotals Messages</w:t>
      </w:r>
    </w:p>
    <w:p w14:paraId="00E81141" w14:textId="77777777" w:rsidR="00C21BB6" w:rsidRDefault="00C21BB6">
      <w:pPr>
        <w:rPr>
          <w:rFonts w:cs="Arial"/>
        </w:rPr>
      </w:pPr>
      <w:r>
        <w:rPr>
          <w:rFonts w:cs="Arial"/>
        </w:rPr>
        <w:t>The batch subtotals request obtains the count and amount of draft capture transactions that have been entered at a point-of-sale terminal since the last close batch request transaction or since the totals were last cleared from the PTDF.</w:t>
      </w:r>
    </w:p>
    <w:p w14:paraId="61EA909A" w14:textId="77777777" w:rsidR="00C21BB6" w:rsidRDefault="00C21BB6">
      <w:pPr>
        <w:rPr>
          <w:rFonts w:cs="Arial"/>
        </w:rPr>
      </w:pPr>
      <w:r>
        <w:rPr>
          <w:rFonts w:cs="Arial"/>
        </w:rPr>
        <w:t>This transaction can be used when balancing a terminal to determine whether the system totals are in agreement with the actual totals at the terminal. This transaction can be entered at any time, is not logged, and does not affect PTDF totals.</w:t>
      </w:r>
    </w:p>
    <w:p w14:paraId="7EBA414E" w14:textId="77777777" w:rsidR="00631224" w:rsidRDefault="00631224">
      <w:pPr>
        <w:rPr>
          <w:rFonts w:cs="Arial"/>
        </w:rPr>
      </w:pPr>
    </w:p>
    <w:p w14:paraId="4A683F14" w14:textId="77777777" w:rsidR="009A0253" w:rsidRDefault="009A0253" w:rsidP="009A0253">
      <w:pPr>
        <w:rPr>
          <w:rFonts w:cs="Arial"/>
        </w:rPr>
      </w:pPr>
      <w:r>
        <w:rPr>
          <w:rFonts w:cs="Arial"/>
        </w:rPr>
        <w:t>Note: N/A for Host 3 transactions.</w:t>
      </w:r>
    </w:p>
    <w:p w14:paraId="1C48B1EB" w14:textId="77777777" w:rsidR="009A0253" w:rsidRDefault="009A0253">
      <w:pPr>
        <w:rPr>
          <w:rFonts w:cs="Arial"/>
        </w:rPr>
      </w:pPr>
    </w:p>
    <w:p w14:paraId="2BDE3B12" w14:textId="77777777" w:rsidR="00631224" w:rsidRDefault="00631224" w:rsidP="00E9760F">
      <w:pPr>
        <w:pStyle w:val="Heading3"/>
      </w:pPr>
      <w:r>
        <w:t>Card Subtotals Messages</w:t>
      </w:r>
    </w:p>
    <w:p w14:paraId="078CEBF2" w14:textId="77777777" w:rsidR="00631224" w:rsidRDefault="00631224" w:rsidP="00631224">
      <w:pPr>
        <w:rPr>
          <w:rFonts w:cs="Arial"/>
        </w:rPr>
      </w:pPr>
      <w:r>
        <w:rPr>
          <w:rFonts w:cs="Arial"/>
        </w:rPr>
        <w:t xml:space="preserve">The </w:t>
      </w:r>
      <w:r w:rsidR="00192C23">
        <w:rPr>
          <w:rFonts w:cs="Arial"/>
        </w:rPr>
        <w:t xml:space="preserve">card </w:t>
      </w:r>
      <w:r>
        <w:rPr>
          <w:rFonts w:cs="Arial"/>
        </w:rPr>
        <w:t xml:space="preserve">subtotals request </w:t>
      </w:r>
      <w:r w:rsidR="00192C23">
        <w:rPr>
          <w:rFonts w:cs="Arial"/>
        </w:rPr>
        <w:t xml:space="preserve">obtains the count and amount of transactions for each card type supported by the terminal </w:t>
      </w:r>
      <w:r>
        <w:rPr>
          <w:rFonts w:cs="Arial"/>
        </w:rPr>
        <w:t>that have been entered at a point-of-sale terminal since the last close batch request transaction or since the totals were last cleared from the PTD.</w:t>
      </w:r>
    </w:p>
    <w:p w14:paraId="4444648D" w14:textId="77777777" w:rsidR="00631224" w:rsidRDefault="00631224" w:rsidP="00631224">
      <w:pPr>
        <w:rPr>
          <w:rFonts w:cs="Arial"/>
        </w:rPr>
      </w:pPr>
      <w:r>
        <w:rPr>
          <w:rFonts w:cs="Arial"/>
        </w:rPr>
        <w:t>This transaction can be used when balancing a terminal to determine whether the system totals are in agreement with the actual totals at the terminal. This transaction can be entered at any time, is not logged, and does not affect PTD totals.</w:t>
      </w:r>
    </w:p>
    <w:p w14:paraId="0ED25390" w14:textId="77777777" w:rsidR="00192C23" w:rsidRDefault="00192C23" w:rsidP="00631224">
      <w:pPr>
        <w:rPr>
          <w:rFonts w:cs="Arial"/>
        </w:rPr>
      </w:pPr>
    </w:p>
    <w:p w14:paraId="35DC62BA" w14:textId="77777777" w:rsidR="00192C23" w:rsidRDefault="00192C23" w:rsidP="00631224">
      <w:pPr>
        <w:rPr>
          <w:rFonts w:cs="Arial"/>
        </w:rPr>
      </w:pPr>
      <w:r w:rsidRPr="00DA7A00">
        <w:rPr>
          <w:rFonts w:cs="Arial"/>
        </w:rPr>
        <w:t xml:space="preserve">Due to the potentially large messages size, sending the card totals will have to occur in a series of message exchanges. The following example shows an exchange where the terminal is defined with the maximum number of </w:t>
      </w:r>
      <w:r>
        <w:rPr>
          <w:rFonts w:cs="Arial"/>
        </w:rPr>
        <w:t>card totals</w:t>
      </w:r>
      <w:r w:rsidRPr="00DA7A00">
        <w:rPr>
          <w:rFonts w:cs="Arial"/>
        </w:rPr>
        <w:t xml:space="preserve">, i.e. 30, and BASE24-POS sends back 10 </w:t>
      </w:r>
      <w:r>
        <w:rPr>
          <w:rFonts w:cs="Arial"/>
        </w:rPr>
        <w:t>card totals</w:t>
      </w:r>
      <w:r w:rsidRPr="00DA7A00">
        <w:rPr>
          <w:rFonts w:cs="Arial"/>
        </w:rPr>
        <w:t xml:space="preserve"> on each response. In the production environment the actual number of services does not exceed 20. The number of </w:t>
      </w:r>
      <w:r>
        <w:rPr>
          <w:rFonts w:cs="Arial"/>
        </w:rPr>
        <w:t>card totals</w:t>
      </w:r>
      <w:r w:rsidRPr="00DA7A00">
        <w:rPr>
          <w:rFonts w:cs="Arial"/>
        </w:rPr>
        <w:t xml:space="preserve"> per response varies based on the maximum response length configured for the terminal (ACNF P record).  </w:t>
      </w:r>
      <w:r>
        <w:rPr>
          <w:rFonts w:cs="Arial"/>
        </w:rPr>
        <w:t xml:space="preserve">The card totals contain one entry per card type and do not correspond to the ACNF BIN ranges where a card type may have multiple entries. </w:t>
      </w:r>
      <w:r w:rsidRPr="00DA7A00">
        <w:rPr>
          <w:rFonts w:cs="Arial"/>
        </w:rPr>
        <w:t xml:space="preserve">The transaction </w:t>
      </w:r>
      <w:r>
        <w:rPr>
          <w:rFonts w:cs="Arial"/>
        </w:rPr>
        <w:t>is</w:t>
      </w:r>
      <w:r w:rsidRPr="00DA7A00">
        <w:rPr>
          <w:rFonts w:cs="Arial"/>
        </w:rPr>
        <w:t xml:space="preserve"> considered an ADMIN</w:t>
      </w:r>
      <w:r>
        <w:rPr>
          <w:rFonts w:cs="Arial"/>
        </w:rPr>
        <w:t xml:space="preserve"> message and therefore the </w:t>
      </w:r>
      <w:r w:rsidRPr="00DA7A00">
        <w:rPr>
          <w:rFonts w:cs="Arial"/>
        </w:rPr>
        <w:t>message type</w:t>
      </w:r>
      <w:r>
        <w:rPr>
          <w:rFonts w:cs="Arial"/>
        </w:rPr>
        <w:t xml:space="preserve"> field will carry value:</w:t>
      </w:r>
      <w:r w:rsidRPr="00DA7A00">
        <w:rPr>
          <w:rFonts w:cs="Arial"/>
        </w:rPr>
        <w:t xml:space="preserve"> “A”</w:t>
      </w:r>
      <w:r w:rsidR="008F4662">
        <w:rPr>
          <w:rFonts w:cs="Arial"/>
        </w:rPr>
        <w:t>.</w:t>
      </w:r>
    </w:p>
    <w:p w14:paraId="62C441E0" w14:textId="77777777" w:rsidR="009A0253" w:rsidRDefault="009A0253">
      <w:pPr>
        <w:rPr>
          <w:rFonts w:cs="Arial"/>
        </w:rPr>
      </w:pPr>
    </w:p>
    <w:p w14:paraId="1E201315" w14:textId="77777777" w:rsidR="008F4662" w:rsidRDefault="004A3C73" w:rsidP="0027058B">
      <w:pPr>
        <w:ind w:left="1440"/>
        <w:rPr>
          <w:rFonts w:ascii="Calibri" w:hAnsi="Calibri"/>
          <w:szCs w:val="22"/>
        </w:rPr>
      </w:pPr>
      <w:r>
        <w:rPr>
          <w:rFonts w:ascii="Calibri" w:hAnsi="Calibri"/>
          <w:noProof/>
          <w:szCs w:val="22"/>
        </w:rPr>
        <w:lastRenderedPageBreak/>
        <w:drawing>
          <wp:inline distT="0" distB="0" distL="0" distR="0" wp14:anchorId="355162AB" wp14:editId="0E43190F">
            <wp:extent cx="4755515" cy="2559685"/>
            <wp:effectExtent l="0" t="0" r="698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55515" cy="2559685"/>
                    </a:xfrm>
                    <a:prstGeom prst="rect">
                      <a:avLst/>
                    </a:prstGeom>
                    <a:noFill/>
                    <a:ln>
                      <a:noFill/>
                    </a:ln>
                  </pic:spPr>
                </pic:pic>
              </a:graphicData>
            </a:graphic>
          </wp:inline>
        </w:drawing>
      </w:r>
    </w:p>
    <w:p w14:paraId="4F88C4E6" w14:textId="77777777" w:rsidR="003A791D" w:rsidRDefault="003A791D">
      <w:pPr>
        <w:rPr>
          <w:rFonts w:ascii="Calibri" w:hAnsi="Calibri"/>
          <w:szCs w:val="22"/>
        </w:rPr>
      </w:pPr>
    </w:p>
    <w:p w14:paraId="4CF69534" w14:textId="77777777" w:rsidR="003A791D" w:rsidRDefault="003A791D" w:rsidP="007930C7">
      <w:pPr>
        <w:numPr>
          <w:ilvl w:val="0"/>
          <w:numId w:val="39"/>
        </w:numPr>
        <w:rPr>
          <w:rFonts w:cs="Arial"/>
        </w:rPr>
      </w:pPr>
      <w:r>
        <w:rPr>
          <w:rFonts w:cs="Arial"/>
        </w:rPr>
        <w:t xml:space="preserve">The terminal makes a </w:t>
      </w:r>
      <w:r w:rsidR="00AD674A">
        <w:rPr>
          <w:rFonts w:cs="Arial"/>
        </w:rPr>
        <w:t>c</w:t>
      </w:r>
      <w:r>
        <w:rPr>
          <w:rFonts w:cs="Arial"/>
        </w:rPr>
        <w:t xml:space="preserve">ard </w:t>
      </w:r>
      <w:r w:rsidR="00AD674A">
        <w:rPr>
          <w:rFonts w:cs="Arial"/>
        </w:rPr>
        <w:t>s</w:t>
      </w:r>
      <w:r>
        <w:rPr>
          <w:rFonts w:cs="Arial"/>
        </w:rPr>
        <w:t xml:space="preserve">ubtotals request with </w:t>
      </w:r>
      <w:r w:rsidRPr="00EE02B3">
        <w:rPr>
          <w:rFonts w:cs="Arial"/>
        </w:rPr>
        <w:t>FID9 SFID N field indicat</w:t>
      </w:r>
      <w:r>
        <w:rPr>
          <w:rFonts w:cs="Arial"/>
        </w:rPr>
        <w:t>ing</w:t>
      </w:r>
      <w:r w:rsidRPr="00EE02B3">
        <w:rPr>
          <w:rFonts w:cs="Arial"/>
        </w:rPr>
        <w:t xml:space="preserve"> which group of </w:t>
      </w:r>
      <w:r>
        <w:rPr>
          <w:rFonts w:cs="Arial"/>
        </w:rPr>
        <w:t>card totals</w:t>
      </w:r>
      <w:r w:rsidRPr="00EE02B3">
        <w:rPr>
          <w:rFonts w:cs="Arial"/>
        </w:rPr>
        <w:t xml:space="preserve"> it is requesting. The first request in an exchange must start with value “01”</w:t>
      </w:r>
    </w:p>
    <w:p w14:paraId="2AC6CA14" w14:textId="77777777" w:rsidR="0027058B" w:rsidRDefault="0027058B" w:rsidP="0027058B">
      <w:pPr>
        <w:ind w:left="720"/>
        <w:rPr>
          <w:rFonts w:cs="Arial"/>
        </w:rPr>
      </w:pPr>
    </w:p>
    <w:p w14:paraId="2743211B" w14:textId="77777777" w:rsidR="003A791D" w:rsidRDefault="003A791D" w:rsidP="007930C7">
      <w:pPr>
        <w:numPr>
          <w:ilvl w:val="0"/>
          <w:numId w:val="39"/>
        </w:numPr>
        <w:rPr>
          <w:rFonts w:cs="Arial"/>
        </w:rPr>
      </w:pPr>
      <w:r>
        <w:rPr>
          <w:rFonts w:cs="Arial"/>
        </w:rPr>
        <w:t xml:space="preserve">The SPDH module formats (into </w:t>
      </w:r>
      <w:r w:rsidR="00AD674A">
        <w:rPr>
          <w:rFonts w:cs="Arial"/>
        </w:rPr>
        <w:t xml:space="preserve">FID 9 SFID O </w:t>
      </w:r>
      <w:r>
        <w:rPr>
          <w:rFonts w:cs="Arial"/>
        </w:rPr>
        <w:t xml:space="preserve">field) as </w:t>
      </w:r>
      <w:r w:rsidR="00AD674A">
        <w:rPr>
          <w:rFonts w:cs="Arial"/>
        </w:rPr>
        <w:t>many card totals</w:t>
      </w:r>
      <w:r>
        <w:rPr>
          <w:rFonts w:cs="Arial"/>
        </w:rPr>
        <w:t xml:space="preserve"> data as fits in one response message. In the example, not all data fits in one response. The response </w:t>
      </w:r>
      <w:r w:rsidR="00AD674A">
        <w:rPr>
          <w:rFonts w:cs="Arial"/>
        </w:rPr>
        <w:t xml:space="preserve">will be returned with a flag </w:t>
      </w:r>
      <w:r>
        <w:rPr>
          <w:rFonts w:cs="Arial"/>
        </w:rPr>
        <w:t>indicating more data exists</w:t>
      </w:r>
    </w:p>
    <w:p w14:paraId="5559D95B" w14:textId="77777777" w:rsidR="0027058B" w:rsidRDefault="0027058B" w:rsidP="0027058B">
      <w:pPr>
        <w:rPr>
          <w:rFonts w:cs="Arial"/>
        </w:rPr>
      </w:pPr>
    </w:p>
    <w:p w14:paraId="72F45C03" w14:textId="77777777" w:rsidR="003A791D" w:rsidRDefault="003A791D" w:rsidP="007930C7">
      <w:pPr>
        <w:numPr>
          <w:ilvl w:val="0"/>
          <w:numId w:val="39"/>
        </w:numPr>
        <w:rPr>
          <w:rFonts w:cs="Arial"/>
        </w:rPr>
      </w:pPr>
      <w:r>
        <w:rPr>
          <w:rFonts w:cs="Arial"/>
        </w:rPr>
        <w:t xml:space="preserve">The terminal processes the response. </w:t>
      </w:r>
      <w:r w:rsidR="00AD674A">
        <w:rPr>
          <w:rFonts w:cs="Arial"/>
        </w:rPr>
        <w:t>The flag in the response</w:t>
      </w:r>
      <w:r>
        <w:rPr>
          <w:rFonts w:cs="Arial"/>
        </w:rPr>
        <w:t xml:space="preserve"> indicates to the terminal that more </w:t>
      </w:r>
      <w:r w:rsidR="00AD674A">
        <w:rPr>
          <w:rFonts w:cs="Arial"/>
        </w:rPr>
        <w:t>card totals</w:t>
      </w:r>
      <w:r>
        <w:rPr>
          <w:rFonts w:cs="Arial"/>
        </w:rPr>
        <w:t xml:space="preserve"> data exists. Therefore, the terminal makes another </w:t>
      </w:r>
      <w:r w:rsidR="00AD674A">
        <w:rPr>
          <w:rFonts w:cs="Arial"/>
        </w:rPr>
        <w:t>card subtotals</w:t>
      </w:r>
      <w:r>
        <w:rPr>
          <w:rFonts w:cs="Arial"/>
        </w:rPr>
        <w:t xml:space="preserve"> request, this time </w:t>
      </w:r>
      <w:r w:rsidR="00AD674A">
        <w:rPr>
          <w:rFonts w:cs="Arial"/>
        </w:rPr>
        <w:t>requesting the next group of card totals (value “02”) in FID 9 SFID N</w:t>
      </w:r>
    </w:p>
    <w:p w14:paraId="237AC4C5" w14:textId="77777777" w:rsidR="0027058B" w:rsidRDefault="0027058B" w:rsidP="0027058B">
      <w:pPr>
        <w:rPr>
          <w:rFonts w:cs="Arial"/>
        </w:rPr>
      </w:pPr>
    </w:p>
    <w:p w14:paraId="37DB7FC6" w14:textId="77777777" w:rsidR="003A791D" w:rsidRDefault="003A791D" w:rsidP="007930C7">
      <w:pPr>
        <w:numPr>
          <w:ilvl w:val="0"/>
          <w:numId w:val="39"/>
        </w:numPr>
        <w:rPr>
          <w:rFonts w:cs="Arial"/>
        </w:rPr>
      </w:pPr>
      <w:r>
        <w:rPr>
          <w:rFonts w:cs="Arial"/>
        </w:rPr>
        <w:t>The SPDH module uses the</w:t>
      </w:r>
      <w:r w:rsidR="0087159C">
        <w:rPr>
          <w:rFonts w:cs="Arial"/>
        </w:rPr>
        <w:t xml:space="preserve"> value in </w:t>
      </w:r>
      <w:r>
        <w:rPr>
          <w:rFonts w:cs="Arial"/>
        </w:rPr>
        <w:t>FID</w:t>
      </w:r>
      <w:r w:rsidR="0087159C">
        <w:rPr>
          <w:rFonts w:cs="Arial"/>
        </w:rPr>
        <w:t xml:space="preserve"> 9 SFID N to </w:t>
      </w:r>
      <w:r>
        <w:rPr>
          <w:rFonts w:cs="Arial"/>
        </w:rPr>
        <w:t xml:space="preserve">format another response with </w:t>
      </w:r>
      <w:r w:rsidR="0087159C">
        <w:rPr>
          <w:rFonts w:cs="Arial"/>
        </w:rPr>
        <w:t>the next group of card totals data</w:t>
      </w:r>
      <w:r w:rsidR="00FA679A">
        <w:rPr>
          <w:rFonts w:cs="Arial"/>
        </w:rPr>
        <w:t xml:space="preserve"> sent in FID 9 SFID O</w:t>
      </w:r>
    </w:p>
    <w:p w14:paraId="7AC1B055" w14:textId="77777777" w:rsidR="0027058B" w:rsidRDefault="0027058B" w:rsidP="0027058B">
      <w:pPr>
        <w:rPr>
          <w:rFonts w:cs="Arial"/>
        </w:rPr>
      </w:pPr>
    </w:p>
    <w:p w14:paraId="7396B22C" w14:textId="77777777" w:rsidR="00FA679A" w:rsidRDefault="00FA679A" w:rsidP="007930C7">
      <w:pPr>
        <w:numPr>
          <w:ilvl w:val="0"/>
          <w:numId w:val="39"/>
        </w:numPr>
        <w:rPr>
          <w:rFonts w:cs="Arial"/>
        </w:rPr>
      </w:pPr>
      <w:r>
        <w:rPr>
          <w:rFonts w:cs="Arial"/>
        </w:rPr>
        <w:t>The terminal processes the response. The flag in the response indicates to the terminal that more card totals data exists. Therefore, the terminal makes another card subtotals request, this time requesting the next group of card totals (value “03”) in FID 9 SFID N</w:t>
      </w:r>
    </w:p>
    <w:p w14:paraId="773E4794" w14:textId="77777777" w:rsidR="0027058B" w:rsidRDefault="0027058B" w:rsidP="0027058B">
      <w:pPr>
        <w:rPr>
          <w:rFonts w:cs="Arial"/>
        </w:rPr>
      </w:pPr>
    </w:p>
    <w:p w14:paraId="2B4CF3E0" w14:textId="7E131346" w:rsidR="003A791D" w:rsidRDefault="003A791D" w:rsidP="007930C7">
      <w:pPr>
        <w:numPr>
          <w:ilvl w:val="0"/>
          <w:numId w:val="39"/>
        </w:numPr>
        <w:rPr>
          <w:rFonts w:cs="Arial"/>
        </w:rPr>
      </w:pPr>
      <w:r>
        <w:rPr>
          <w:rFonts w:cs="Arial"/>
        </w:rPr>
        <w:t xml:space="preserve">The above cycle continues until the remaining </w:t>
      </w:r>
      <w:r w:rsidR="00FA679A">
        <w:rPr>
          <w:rFonts w:cs="Arial"/>
        </w:rPr>
        <w:t>card totals</w:t>
      </w:r>
      <w:r>
        <w:rPr>
          <w:rFonts w:cs="Arial"/>
        </w:rPr>
        <w:t xml:space="preserve"> data fits within the response message to the terminal. When the last data has been included, the SPDH module sets the</w:t>
      </w:r>
      <w:r w:rsidR="00FA679A">
        <w:rPr>
          <w:rFonts w:cs="Arial"/>
        </w:rPr>
        <w:t xml:space="preserve"> flag indicating no more card totals data available. </w:t>
      </w:r>
    </w:p>
    <w:p w14:paraId="42349CA3" w14:textId="77777777" w:rsidR="003A791D" w:rsidRDefault="003A791D">
      <w:pPr>
        <w:rPr>
          <w:rFonts w:cs="Arial"/>
        </w:rPr>
      </w:pPr>
    </w:p>
    <w:p w14:paraId="7769DEE5" w14:textId="77777777" w:rsidR="00FA679A" w:rsidRPr="000B444B" w:rsidRDefault="00FA679A" w:rsidP="0027058B">
      <w:pPr>
        <w:ind w:left="360"/>
        <w:rPr>
          <w:rFonts w:cs="Arial"/>
        </w:rPr>
      </w:pPr>
      <w:r w:rsidRPr="000B444B">
        <w:rPr>
          <w:rFonts w:cs="Arial"/>
        </w:rPr>
        <w:t>Because the POS handles the communication session, the POS is required to maintain the session during the exchange and terminate when receiving the last response (more data flag value of “</w:t>
      </w:r>
      <w:r w:rsidR="00C47FE6">
        <w:rPr>
          <w:rFonts w:cs="Arial"/>
        </w:rPr>
        <w:t>0</w:t>
      </w:r>
      <w:r w:rsidRPr="000B444B">
        <w:rPr>
          <w:rFonts w:cs="Arial"/>
        </w:rPr>
        <w:t>” indicating no more data)</w:t>
      </w:r>
      <w:r>
        <w:rPr>
          <w:rFonts w:cs="Arial"/>
        </w:rPr>
        <w:t xml:space="preserve">. Throughout the message exchange, processing flag 1 in the header of the request messages must be set to value “1”  requesting that  the SPDH respond and not disconnect. </w:t>
      </w:r>
    </w:p>
    <w:p w14:paraId="3398F48C" w14:textId="77777777" w:rsidR="00C21BB6" w:rsidRDefault="00C21BB6" w:rsidP="0027058B">
      <w:pPr>
        <w:ind w:left="360"/>
        <w:rPr>
          <w:rFonts w:cs="Arial"/>
        </w:rPr>
      </w:pPr>
    </w:p>
    <w:p w14:paraId="0DEA745B" w14:textId="77777777" w:rsidR="009A0253" w:rsidRDefault="009A0253" w:rsidP="0027058B">
      <w:pPr>
        <w:ind w:left="360"/>
        <w:rPr>
          <w:rFonts w:cs="Arial"/>
        </w:rPr>
      </w:pPr>
      <w:r>
        <w:rPr>
          <w:rFonts w:cs="Arial"/>
        </w:rPr>
        <w:t>Note: N/A for Host 3 transactions.</w:t>
      </w:r>
    </w:p>
    <w:p w14:paraId="767E8432" w14:textId="77777777" w:rsidR="009A0253" w:rsidRDefault="009A0253">
      <w:pPr>
        <w:rPr>
          <w:rFonts w:cs="Arial"/>
        </w:rPr>
      </w:pPr>
    </w:p>
    <w:p w14:paraId="6EA27AC1" w14:textId="77777777" w:rsidR="00C21BB6" w:rsidRDefault="00C21BB6" w:rsidP="00E9760F">
      <w:pPr>
        <w:pStyle w:val="Heading3"/>
      </w:pPr>
      <w:r>
        <w:lastRenderedPageBreak/>
        <w:t>Key Exchange Messages</w:t>
      </w:r>
    </w:p>
    <w:p w14:paraId="6A4C4369" w14:textId="77777777" w:rsidR="00C21BB6" w:rsidRDefault="00C21BB6">
      <w:pPr>
        <w:rPr>
          <w:rFonts w:cs="Arial"/>
        </w:rPr>
      </w:pPr>
      <w:r>
        <w:rPr>
          <w:rFonts w:cs="Arial"/>
        </w:rPr>
        <w:t>Key exchanges can occur as part of the response from the host in a financial transaction or a download. or as a standalone request and response (for ISO message only).</w:t>
      </w:r>
    </w:p>
    <w:p w14:paraId="0AC2F262" w14:textId="77777777" w:rsidR="009A0253" w:rsidRDefault="009A0253">
      <w:pPr>
        <w:rPr>
          <w:rFonts w:cs="Arial"/>
        </w:rPr>
      </w:pPr>
    </w:p>
    <w:p w14:paraId="73D947E8" w14:textId="77777777" w:rsidR="009A0253" w:rsidRDefault="009A0253" w:rsidP="009A0253">
      <w:pPr>
        <w:rPr>
          <w:rFonts w:cs="Arial"/>
        </w:rPr>
      </w:pPr>
      <w:r>
        <w:rPr>
          <w:rFonts w:cs="Arial"/>
        </w:rPr>
        <w:t>Note: N/A for Host 3 transactions.</w:t>
      </w:r>
    </w:p>
    <w:p w14:paraId="71A872DC" w14:textId="77777777" w:rsidR="009A0253" w:rsidRDefault="009A0253">
      <w:pPr>
        <w:rPr>
          <w:rFonts w:cs="Arial"/>
        </w:rPr>
      </w:pPr>
    </w:p>
    <w:p w14:paraId="664B4B32" w14:textId="77777777" w:rsidR="005B1C53" w:rsidRDefault="005B1C53" w:rsidP="00353510">
      <w:pPr>
        <w:pStyle w:val="Heading1"/>
        <w:pageBreakBefore/>
      </w:pPr>
      <w:bookmarkStart w:id="2459" w:name="_Toc264639869"/>
      <w:bookmarkStart w:id="2460" w:name="_Toc379192383"/>
      <w:bookmarkStart w:id="2461" w:name="_Toc30407665"/>
      <w:bookmarkStart w:id="2462" w:name="_Toc126079219"/>
      <w:bookmarkEnd w:id="2459"/>
      <w:r>
        <w:lastRenderedPageBreak/>
        <w:t>Multi Host Support</w:t>
      </w:r>
      <w:bookmarkEnd w:id="2460"/>
      <w:bookmarkEnd w:id="2461"/>
      <w:bookmarkEnd w:id="2462"/>
    </w:p>
    <w:p w14:paraId="71909EF1" w14:textId="77777777" w:rsidR="005B1C53" w:rsidRDefault="005B1C53" w:rsidP="005B1C53">
      <w:pPr>
        <w:rPr>
          <w:rFonts w:cs="Arial"/>
        </w:rPr>
      </w:pPr>
      <w:r>
        <w:rPr>
          <w:rFonts w:cs="Arial"/>
        </w:rPr>
        <w:t>POS solutions have the option of processing transactions through multiple hosts. The hosts are defined and referred to as follows:</w:t>
      </w:r>
    </w:p>
    <w:p w14:paraId="542E8553" w14:textId="77777777" w:rsidR="005B1C53" w:rsidRDefault="005B1C53" w:rsidP="005B1C53">
      <w:pPr>
        <w:rPr>
          <w:rFonts w:cs="Arial"/>
        </w:rPr>
      </w:pPr>
    </w:p>
    <w:p w14:paraId="17BDB212" w14:textId="77777777" w:rsidR="005B1C53" w:rsidRDefault="005B1C53" w:rsidP="007930C7">
      <w:pPr>
        <w:numPr>
          <w:ilvl w:val="0"/>
          <w:numId w:val="37"/>
        </w:numPr>
        <w:rPr>
          <w:rFonts w:cs="Arial"/>
        </w:rPr>
      </w:pPr>
      <w:r>
        <w:rPr>
          <w:rFonts w:cs="Arial"/>
        </w:rPr>
        <w:t>Host 1 (TD POS B24)</w:t>
      </w:r>
    </w:p>
    <w:p w14:paraId="63652C1C" w14:textId="77777777" w:rsidR="005B1C53" w:rsidRDefault="005B1C53" w:rsidP="007930C7">
      <w:pPr>
        <w:numPr>
          <w:ilvl w:val="0"/>
          <w:numId w:val="37"/>
        </w:numPr>
        <w:rPr>
          <w:rFonts w:cs="Arial"/>
        </w:rPr>
      </w:pPr>
      <w:r>
        <w:rPr>
          <w:rFonts w:cs="Arial"/>
        </w:rPr>
        <w:t>Host 3 (</w:t>
      </w:r>
      <w:r w:rsidR="0041776C">
        <w:rPr>
          <w:rFonts w:cs="Arial"/>
        </w:rPr>
        <w:t>TD POS B24</w:t>
      </w:r>
      <w:r>
        <w:rPr>
          <w:rFonts w:cs="Arial"/>
        </w:rPr>
        <w:t>)</w:t>
      </w:r>
    </w:p>
    <w:p w14:paraId="3B5A2AA1" w14:textId="77777777" w:rsidR="005B1C53" w:rsidRDefault="005B1C53" w:rsidP="005B1C53">
      <w:pPr>
        <w:rPr>
          <w:rFonts w:cs="Arial"/>
        </w:rPr>
      </w:pPr>
    </w:p>
    <w:p w14:paraId="0D223104" w14:textId="77777777" w:rsidR="005B1C53" w:rsidRDefault="003F2D6A" w:rsidP="005B1C53">
      <w:pPr>
        <w:rPr>
          <w:rFonts w:cs="Arial"/>
        </w:rPr>
      </w:pPr>
      <w:r>
        <w:rPr>
          <w:rFonts w:cs="Arial"/>
        </w:rPr>
        <w:t>Host 1 and Host 3</w:t>
      </w:r>
      <w:r w:rsidR="005B1C53">
        <w:rPr>
          <w:rFonts w:cs="Arial"/>
        </w:rPr>
        <w:t xml:space="preserve"> will utilize the device type field in the message header to verify the requests are being sent to their intended destination hosts. Specific values will be assigned per destination host to distinguish the destination host chosen by the POS solution to process the transaction request. The values will prevent requests being processed by incorrect host.</w:t>
      </w:r>
    </w:p>
    <w:p w14:paraId="73BF27B6" w14:textId="77777777" w:rsidR="005B1C53" w:rsidRDefault="005B1C53" w:rsidP="005B1C53">
      <w:pPr>
        <w:rPr>
          <w:rFonts w:cs="Arial"/>
        </w:rPr>
      </w:pPr>
    </w:p>
    <w:p w14:paraId="07637957" w14:textId="77777777" w:rsidR="005B1C53" w:rsidRDefault="003F2D6A" w:rsidP="005B1C53">
      <w:pPr>
        <w:rPr>
          <w:rFonts w:cs="Arial"/>
        </w:rPr>
      </w:pPr>
      <w:r>
        <w:rPr>
          <w:rFonts w:cs="Arial"/>
        </w:rPr>
        <w:t>Both Hosts</w:t>
      </w:r>
      <w:r w:rsidR="005B1C53" w:rsidRPr="00F52ACD">
        <w:rPr>
          <w:rFonts w:cs="Arial"/>
        </w:rPr>
        <w:t xml:space="preserve"> </w:t>
      </w:r>
      <w:r>
        <w:rPr>
          <w:rFonts w:cs="Arial"/>
        </w:rPr>
        <w:t xml:space="preserve">will </w:t>
      </w:r>
      <w:r w:rsidR="005B1C53" w:rsidRPr="00F52ACD">
        <w:rPr>
          <w:rFonts w:cs="Arial"/>
        </w:rPr>
        <w:t xml:space="preserve">utilize </w:t>
      </w:r>
      <w:r w:rsidR="005B1C53">
        <w:rPr>
          <w:rFonts w:cs="Arial"/>
        </w:rPr>
        <w:t>the following fields to prevent the processing of duplicates and previously processed transactions:</w:t>
      </w:r>
    </w:p>
    <w:p w14:paraId="0E32BAC7" w14:textId="77777777" w:rsidR="005B1C53" w:rsidRDefault="005B1C53" w:rsidP="002339E1">
      <w:pPr>
        <w:numPr>
          <w:ilvl w:val="0"/>
          <w:numId w:val="23"/>
        </w:numPr>
        <w:rPr>
          <w:rFonts w:cs="Arial"/>
        </w:rPr>
      </w:pPr>
      <w:r w:rsidRPr="00F52ACD">
        <w:rPr>
          <w:rFonts w:cs="Arial"/>
        </w:rPr>
        <w:t>Transmission number</w:t>
      </w:r>
      <w:r>
        <w:rPr>
          <w:rFonts w:cs="Arial"/>
        </w:rPr>
        <w:t xml:space="preserve"> in the message header and</w:t>
      </w:r>
    </w:p>
    <w:p w14:paraId="4B34124C" w14:textId="77777777" w:rsidR="005B1C53" w:rsidRDefault="005B1C53" w:rsidP="002339E1">
      <w:pPr>
        <w:numPr>
          <w:ilvl w:val="0"/>
          <w:numId w:val="23"/>
        </w:numPr>
        <w:rPr>
          <w:rFonts w:cs="Arial"/>
        </w:rPr>
      </w:pPr>
      <w:r w:rsidRPr="00F52ACD">
        <w:rPr>
          <w:rFonts w:cs="Arial"/>
        </w:rPr>
        <w:t>Sequence</w:t>
      </w:r>
      <w:r>
        <w:rPr>
          <w:rFonts w:cs="Arial"/>
        </w:rPr>
        <w:t xml:space="preserve"> </w:t>
      </w:r>
      <w:r w:rsidRPr="00F52ACD">
        <w:rPr>
          <w:rFonts w:cs="Arial"/>
        </w:rPr>
        <w:t xml:space="preserve">number </w:t>
      </w:r>
      <w:r>
        <w:rPr>
          <w:rFonts w:cs="Arial"/>
        </w:rPr>
        <w:t>in FID h</w:t>
      </w:r>
    </w:p>
    <w:p w14:paraId="27AEDBAE" w14:textId="77777777" w:rsidR="005B1C53" w:rsidRDefault="005B1C53" w:rsidP="005B1C53">
      <w:pPr>
        <w:rPr>
          <w:rFonts w:cs="Arial"/>
        </w:rPr>
      </w:pPr>
    </w:p>
    <w:p w14:paraId="7A2E7587" w14:textId="77777777" w:rsidR="005B1C53" w:rsidRDefault="005B1C53" w:rsidP="005B1C53">
      <w:pPr>
        <w:rPr>
          <w:rFonts w:cs="Arial"/>
        </w:rPr>
      </w:pPr>
      <w:r>
        <w:rPr>
          <w:rFonts w:cs="Arial"/>
        </w:rPr>
        <w:t>In the case of POS solutions connecting to multiple hosts for authorization, the possibility of having the values of the above mentioned fields getting out of synch is high. The following are requirements to handle these scenarios.</w:t>
      </w:r>
    </w:p>
    <w:p w14:paraId="635FBBA5" w14:textId="77777777" w:rsidR="005B1C53" w:rsidRDefault="005B1C53" w:rsidP="005B1C53">
      <w:pPr>
        <w:rPr>
          <w:rFonts w:cs="Arial"/>
        </w:rPr>
      </w:pPr>
    </w:p>
    <w:p w14:paraId="6AAE8FAA" w14:textId="77777777" w:rsidR="005B1C53" w:rsidRDefault="005B1C53" w:rsidP="005B1C53">
      <w:pPr>
        <w:rPr>
          <w:rFonts w:cs="Arial"/>
        </w:rPr>
      </w:pPr>
      <w:r>
        <w:rPr>
          <w:rFonts w:cs="Arial"/>
        </w:rPr>
        <w:t>POS solutions sending transactions to multiple hosts will require the following functionality:</w:t>
      </w:r>
    </w:p>
    <w:p w14:paraId="45CA6E16" w14:textId="77777777" w:rsidR="005B1C53" w:rsidRDefault="005B1C53" w:rsidP="005B1C53">
      <w:pPr>
        <w:rPr>
          <w:rFonts w:cs="Arial"/>
        </w:rPr>
      </w:pPr>
    </w:p>
    <w:p w14:paraId="01EE091A" w14:textId="77777777" w:rsidR="005B1C53" w:rsidRDefault="005B1C53" w:rsidP="002339E1">
      <w:pPr>
        <w:numPr>
          <w:ilvl w:val="0"/>
          <w:numId w:val="23"/>
        </w:numPr>
        <w:rPr>
          <w:rFonts w:cs="Arial"/>
        </w:rPr>
      </w:pPr>
      <w:r>
        <w:rPr>
          <w:rFonts w:cs="Arial"/>
        </w:rPr>
        <w:t>Define Host entities</w:t>
      </w:r>
      <w:r w:rsidR="00747E9D">
        <w:rPr>
          <w:rFonts w:cs="Arial"/>
        </w:rPr>
        <w:t>, one per host,</w:t>
      </w:r>
      <w:r>
        <w:rPr>
          <w:rFonts w:cs="Arial"/>
        </w:rPr>
        <w:t xml:space="preserve"> which contain a set of transmission number and sequence number counters in addition to the communication parameters required to establish connectivity with a host. Each host entity will maintain a list of card types it handles </w:t>
      </w:r>
    </w:p>
    <w:p w14:paraId="23DFEC62" w14:textId="77777777" w:rsidR="00154C0D" w:rsidRDefault="00154C0D" w:rsidP="00154C0D">
      <w:pPr>
        <w:ind w:left="720"/>
        <w:rPr>
          <w:rFonts w:cs="Arial"/>
        </w:rPr>
      </w:pPr>
    </w:p>
    <w:p w14:paraId="607C3F72" w14:textId="77777777" w:rsidR="005B1C53" w:rsidRDefault="00747E9D" w:rsidP="002339E1">
      <w:pPr>
        <w:numPr>
          <w:ilvl w:val="0"/>
          <w:numId w:val="23"/>
        </w:numPr>
        <w:rPr>
          <w:rFonts w:cs="Arial"/>
        </w:rPr>
      </w:pPr>
      <w:r>
        <w:rPr>
          <w:rFonts w:cs="Arial"/>
        </w:rPr>
        <w:t>Independently s</w:t>
      </w:r>
      <w:r w:rsidR="005B1C53">
        <w:rPr>
          <w:rFonts w:cs="Arial"/>
        </w:rPr>
        <w:t xml:space="preserve">tore and manage multiple sets of transmission number and sequence number (shift/batch/and sequence) one set per Host. Transactions destined to a host must carry and update the appropriate values belonging to this host set </w:t>
      </w:r>
    </w:p>
    <w:p w14:paraId="199AF313" w14:textId="77777777" w:rsidR="00154C0D" w:rsidRDefault="00154C0D" w:rsidP="00154C0D">
      <w:pPr>
        <w:rPr>
          <w:rFonts w:cs="Arial"/>
        </w:rPr>
      </w:pPr>
    </w:p>
    <w:p w14:paraId="686BE0A3" w14:textId="77777777" w:rsidR="005B1C53" w:rsidRDefault="005B1C53" w:rsidP="002339E1">
      <w:pPr>
        <w:numPr>
          <w:ilvl w:val="0"/>
          <w:numId w:val="23"/>
        </w:numPr>
        <w:rPr>
          <w:rFonts w:cs="Arial"/>
        </w:rPr>
      </w:pPr>
      <w:r>
        <w:rPr>
          <w:rFonts w:cs="Arial"/>
        </w:rPr>
        <w:t xml:space="preserve">For each BIN range supported by the solution, an indicator must be created </w:t>
      </w:r>
      <w:r w:rsidR="00521D4C">
        <w:rPr>
          <w:rFonts w:cs="Arial"/>
        </w:rPr>
        <w:t xml:space="preserve">in </w:t>
      </w:r>
      <w:r w:rsidR="00186E18">
        <w:rPr>
          <w:rFonts w:cs="Arial"/>
        </w:rPr>
        <w:t xml:space="preserve">TMS </w:t>
      </w:r>
      <w:r>
        <w:rPr>
          <w:rFonts w:cs="Arial"/>
        </w:rPr>
        <w:t>to identify the destination host transactions belonging to this BIN range are sent to. The indicator is used by the terminal to:</w:t>
      </w:r>
    </w:p>
    <w:p w14:paraId="0D95CB06" w14:textId="77777777" w:rsidR="00154C0D" w:rsidRDefault="00154C0D" w:rsidP="00154C0D">
      <w:pPr>
        <w:rPr>
          <w:rFonts w:cs="Arial"/>
        </w:rPr>
      </w:pPr>
    </w:p>
    <w:p w14:paraId="469A57AE" w14:textId="77777777" w:rsidR="005B1C53" w:rsidRDefault="005B1C53" w:rsidP="007930C7">
      <w:pPr>
        <w:numPr>
          <w:ilvl w:val="0"/>
          <w:numId w:val="36"/>
        </w:numPr>
        <w:rPr>
          <w:rFonts w:cs="Arial"/>
        </w:rPr>
      </w:pPr>
      <w:r>
        <w:rPr>
          <w:rFonts w:cs="Arial"/>
        </w:rPr>
        <w:t>Determine which destination to send the transactions for this card type to</w:t>
      </w:r>
    </w:p>
    <w:p w14:paraId="2A229863" w14:textId="77777777" w:rsidR="005B1C53" w:rsidRDefault="005B1C53" w:rsidP="007930C7">
      <w:pPr>
        <w:numPr>
          <w:ilvl w:val="0"/>
          <w:numId w:val="36"/>
        </w:numPr>
        <w:rPr>
          <w:rFonts w:cs="Arial"/>
        </w:rPr>
      </w:pPr>
      <w:r>
        <w:rPr>
          <w:rFonts w:cs="Arial"/>
        </w:rPr>
        <w:t>Determine the value of the device type field in the message header</w:t>
      </w:r>
    </w:p>
    <w:p w14:paraId="0C3CD034" w14:textId="77777777" w:rsidR="005B1C53" w:rsidRDefault="005B1C53" w:rsidP="007930C7">
      <w:pPr>
        <w:numPr>
          <w:ilvl w:val="0"/>
          <w:numId w:val="36"/>
        </w:numPr>
        <w:rPr>
          <w:rFonts w:cs="Arial"/>
        </w:rPr>
      </w:pPr>
      <w:r>
        <w:rPr>
          <w:rFonts w:cs="Arial"/>
        </w:rPr>
        <w:t>Determine which transmission number and sequence number set to use to assign the appropriate transmission number and sequence number in the transaction request</w:t>
      </w:r>
    </w:p>
    <w:p w14:paraId="140C2440" w14:textId="77777777" w:rsidR="005B1C53" w:rsidRDefault="005B1C53" w:rsidP="007930C7">
      <w:pPr>
        <w:numPr>
          <w:ilvl w:val="0"/>
          <w:numId w:val="36"/>
        </w:numPr>
        <w:rPr>
          <w:rFonts w:cs="Arial"/>
        </w:rPr>
      </w:pPr>
      <w:r>
        <w:rPr>
          <w:rFonts w:cs="Arial"/>
        </w:rPr>
        <w:t>Determine the destination and the grouping of the transactions for batch close and totals functions</w:t>
      </w:r>
    </w:p>
    <w:p w14:paraId="30D7580F" w14:textId="77777777" w:rsidR="00154C0D" w:rsidRDefault="00154C0D" w:rsidP="00154C0D">
      <w:pPr>
        <w:rPr>
          <w:rFonts w:cs="Arial"/>
        </w:rPr>
      </w:pPr>
    </w:p>
    <w:p w14:paraId="505A02C0" w14:textId="77777777" w:rsidR="005B1C53" w:rsidRDefault="005B1C53" w:rsidP="002339E1">
      <w:pPr>
        <w:numPr>
          <w:ilvl w:val="0"/>
          <w:numId w:val="23"/>
        </w:numPr>
        <w:rPr>
          <w:rFonts w:cs="Arial"/>
        </w:rPr>
      </w:pPr>
      <w:r>
        <w:rPr>
          <w:rFonts w:cs="Arial"/>
        </w:rPr>
        <w:lastRenderedPageBreak/>
        <w:t>Route transactions to designated Hosts based on card types</w:t>
      </w:r>
      <w:r w:rsidR="00521D4C">
        <w:rPr>
          <w:rFonts w:cs="Arial"/>
        </w:rPr>
        <w:t xml:space="preserve"> as follows:</w:t>
      </w:r>
    </w:p>
    <w:p w14:paraId="28286EA5" w14:textId="77777777" w:rsidR="00154C0D" w:rsidRDefault="00154C0D" w:rsidP="00154C0D">
      <w:pPr>
        <w:ind w:left="360"/>
        <w:rPr>
          <w:rFonts w:cs="Arial"/>
        </w:rPr>
      </w:pPr>
    </w:p>
    <w:p w14:paraId="32298330" w14:textId="77777777" w:rsidR="00521D4C" w:rsidRDefault="00521D4C" w:rsidP="007930C7">
      <w:pPr>
        <w:numPr>
          <w:ilvl w:val="0"/>
          <w:numId w:val="36"/>
        </w:numPr>
        <w:rPr>
          <w:rFonts w:cs="Arial"/>
        </w:rPr>
      </w:pPr>
      <w:r>
        <w:rPr>
          <w:rFonts w:cs="Arial"/>
        </w:rPr>
        <w:t>POS solution uses the BIN ranges downloaded from HOST1 ACNF to route to HOST1</w:t>
      </w:r>
    </w:p>
    <w:p w14:paraId="7D9A9AB5" w14:textId="77777777" w:rsidR="00521D4C" w:rsidRDefault="00521D4C" w:rsidP="007930C7">
      <w:pPr>
        <w:numPr>
          <w:ilvl w:val="0"/>
          <w:numId w:val="36"/>
        </w:numPr>
        <w:rPr>
          <w:rFonts w:cs="Arial"/>
        </w:rPr>
      </w:pPr>
      <w:r>
        <w:rPr>
          <w:rFonts w:cs="Arial"/>
        </w:rPr>
        <w:t>POS solution then uses the BIN ranges from TMS and based on the indicator described above route the transaction to HOST1 or HOST3</w:t>
      </w:r>
    </w:p>
    <w:p w14:paraId="2F2DFC87" w14:textId="77777777" w:rsidR="00510D56" w:rsidRDefault="00510D56" w:rsidP="007930C7">
      <w:pPr>
        <w:numPr>
          <w:ilvl w:val="0"/>
          <w:numId w:val="36"/>
        </w:numPr>
        <w:rPr>
          <w:rFonts w:cs="Arial"/>
        </w:rPr>
      </w:pPr>
      <w:r>
        <w:rPr>
          <w:rFonts w:cs="Arial"/>
        </w:rPr>
        <w:t>ACNF and TMS BIN ranges do not overlap</w:t>
      </w:r>
    </w:p>
    <w:p w14:paraId="123D9ABE" w14:textId="77777777" w:rsidR="00154C0D" w:rsidRDefault="00154C0D" w:rsidP="00154C0D">
      <w:pPr>
        <w:ind w:left="1080"/>
        <w:rPr>
          <w:rFonts w:cs="Arial"/>
        </w:rPr>
      </w:pPr>
    </w:p>
    <w:p w14:paraId="60661A60" w14:textId="77777777" w:rsidR="005B1C53" w:rsidRDefault="005B1C53" w:rsidP="002339E1">
      <w:pPr>
        <w:numPr>
          <w:ilvl w:val="0"/>
          <w:numId w:val="23"/>
        </w:numPr>
        <w:rPr>
          <w:rFonts w:cs="Arial"/>
        </w:rPr>
      </w:pPr>
      <w:r>
        <w:rPr>
          <w:rFonts w:cs="Arial"/>
        </w:rPr>
        <w:t>Manage totals per card type per Host. Batch totals and batch close functions are treated separately per Host</w:t>
      </w:r>
    </w:p>
    <w:p w14:paraId="480ECD49" w14:textId="77777777" w:rsidR="00154C0D" w:rsidRDefault="00154C0D" w:rsidP="00154C0D">
      <w:pPr>
        <w:ind w:left="720"/>
        <w:rPr>
          <w:rFonts w:cs="Arial"/>
        </w:rPr>
      </w:pPr>
    </w:p>
    <w:p w14:paraId="7AE63F62" w14:textId="77777777" w:rsidR="005B1C53" w:rsidRDefault="005B1C53" w:rsidP="002339E1">
      <w:pPr>
        <w:numPr>
          <w:ilvl w:val="0"/>
          <w:numId w:val="23"/>
        </w:numPr>
        <w:rPr>
          <w:rFonts w:cs="Arial"/>
        </w:rPr>
      </w:pPr>
      <w:r>
        <w:rPr>
          <w:rFonts w:cs="Arial"/>
        </w:rPr>
        <w:t>Handle host corrections for both the transmission number and sequence number</w:t>
      </w:r>
      <w:r w:rsidR="003F2D6A">
        <w:rPr>
          <w:rFonts w:cs="Arial"/>
        </w:rPr>
        <w:t xml:space="preserve">. The host </w:t>
      </w:r>
      <w:r w:rsidR="00747E9D">
        <w:rPr>
          <w:rFonts w:cs="Arial"/>
        </w:rPr>
        <w:t xml:space="preserve">(HOST 1 or HOST 3) </w:t>
      </w:r>
      <w:r w:rsidR="003F2D6A">
        <w:rPr>
          <w:rFonts w:cs="Arial"/>
        </w:rPr>
        <w:t>will send a response code of “078” indicating a duplicate transmission number received</w:t>
      </w:r>
      <w:r w:rsidR="00747E9D">
        <w:rPr>
          <w:rFonts w:cs="Arial"/>
        </w:rPr>
        <w:t xml:space="preserve"> in the request</w:t>
      </w:r>
      <w:r w:rsidR="005F5D1B">
        <w:rPr>
          <w:rFonts w:cs="Arial"/>
        </w:rPr>
        <w:t xml:space="preserve">. The host will send a response code of  </w:t>
      </w:r>
      <w:r w:rsidR="003F2D6A">
        <w:rPr>
          <w:rFonts w:cs="Arial"/>
        </w:rPr>
        <w:t>“899” to indicate a bad sequence number</w:t>
      </w:r>
      <w:r w:rsidR="005F5D1B">
        <w:rPr>
          <w:rFonts w:cs="Arial"/>
        </w:rPr>
        <w:t xml:space="preserve"> along with the expected sequence number. In this case the POS device will resend the request using the provided sequence number.</w:t>
      </w:r>
    </w:p>
    <w:p w14:paraId="6E1A98F2" w14:textId="77777777" w:rsidR="005B1C53" w:rsidRDefault="005B1C53" w:rsidP="005B1C53">
      <w:pPr>
        <w:rPr>
          <w:rFonts w:cs="Arial"/>
        </w:rPr>
      </w:pPr>
    </w:p>
    <w:p w14:paraId="0D6A6FFB" w14:textId="77777777" w:rsidR="008E3C04" w:rsidRPr="000E53D0" w:rsidRDefault="008E3C04" w:rsidP="008E3C04">
      <w:pPr>
        <w:rPr>
          <w:rFonts w:cs="Arial"/>
        </w:rPr>
      </w:pPr>
    </w:p>
    <w:p w14:paraId="4756B199" w14:textId="77777777" w:rsidR="008E3C04" w:rsidRDefault="008E3C04" w:rsidP="00847896">
      <w:pPr>
        <w:pStyle w:val="Heading2"/>
      </w:pPr>
      <w:bookmarkStart w:id="2463" w:name="_Toc462172013"/>
      <w:bookmarkStart w:id="2464" w:name="_Toc30407666"/>
      <w:bookmarkStart w:id="2465" w:name="_Toc126079220"/>
      <w:r>
        <w:t>TD Gateway - Communication Protocol and Message Format</w:t>
      </w:r>
      <w:bookmarkEnd w:id="2463"/>
      <w:bookmarkEnd w:id="2464"/>
      <w:bookmarkEnd w:id="2465"/>
    </w:p>
    <w:p w14:paraId="63E80403" w14:textId="77777777" w:rsidR="008E3C04" w:rsidRPr="002A350E" w:rsidRDefault="008E3C04" w:rsidP="008E3C04">
      <w:pPr>
        <w:rPr>
          <w:rFonts w:cs="Arial"/>
        </w:rPr>
      </w:pPr>
      <w:r w:rsidRPr="002A350E">
        <w:rPr>
          <w:rFonts w:cs="Arial"/>
        </w:rPr>
        <w:t xml:space="preserve">All transaction messages sent from the POS Device to the TD Gateway (NBS Gateway) </w:t>
      </w:r>
      <w:r w:rsidR="009C6844">
        <w:rPr>
          <w:rFonts w:cs="Arial"/>
        </w:rPr>
        <w:t xml:space="preserve">are </w:t>
      </w:r>
      <w:r w:rsidRPr="002A350E">
        <w:rPr>
          <w:rFonts w:cs="Arial"/>
        </w:rPr>
        <w:t>routed to the HP NonStop &amp; BASE24-pos platform.</w:t>
      </w:r>
    </w:p>
    <w:p w14:paraId="56EEC13A" w14:textId="77777777" w:rsidR="008E3C04" w:rsidRPr="002A350E" w:rsidRDefault="008E3C04" w:rsidP="008E3C04">
      <w:pPr>
        <w:rPr>
          <w:rFonts w:cs="Arial"/>
        </w:rPr>
      </w:pPr>
    </w:p>
    <w:p w14:paraId="2077BB9E" w14:textId="77777777" w:rsidR="008E3C04" w:rsidRPr="002A350E" w:rsidRDefault="008E3C04" w:rsidP="008E3C04">
      <w:pPr>
        <w:rPr>
          <w:rFonts w:cs="Arial"/>
        </w:rPr>
      </w:pPr>
      <w:r w:rsidRPr="002A350E">
        <w:rPr>
          <w:rFonts w:cs="Arial"/>
        </w:rPr>
        <w:t xml:space="preserve">There is a message routing logic at the NBS Gateway to look at the HOST 3 </w:t>
      </w:r>
      <w:r w:rsidR="009C6844">
        <w:rPr>
          <w:rFonts w:cs="Arial"/>
        </w:rPr>
        <w:t>and H</w:t>
      </w:r>
      <w:r w:rsidR="0041776C">
        <w:rPr>
          <w:rFonts w:cs="Arial"/>
        </w:rPr>
        <w:t>OST</w:t>
      </w:r>
      <w:r w:rsidR="009C6844">
        <w:rPr>
          <w:rFonts w:cs="Arial"/>
        </w:rPr>
        <w:t xml:space="preserve"> 1 </w:t>
      </w:r>
      <w:r w:rsidRPr="002A350E">
        <w:rPr>
          <w:rFonts w:cs="Arial"/>
        </w:rPr>
        <w:t>transaction message header as follows:</w:t>
      </w:r>
    </w:p>
    <w:p w14:paraId="2C65654E" w14:textId="77777777" w:rsidR="008E3C04" w:rsidRPr="002A350E" w:rsidRDefault="008E3C04" w:rsidP="008E3C04">
      <w:pPr>
        <w:rPr>
          <w:rFonts w:cs="Arial"/>
        </w:rPr>
      </w:pPr>
    </w:p>
    <w:p w14:paraId="48EC310F" w14:textId="77777777" w:rsidR="008E3C04" w:rsidRPr="002A350E" w:rsidRDefault="008E3C04" w:rsidP="00F12805">
      <w:pPr>
        <w:pStyle w:val="ListParagraph"/>
        <w:numPr>
          <w:ilvl w:val="0"/>
          <w:numId w:val="125"/>
        </w:numPr>
      </w:pPr>
      <w:r w:rsidRPr="002A350E">
        <w:t xml:space="preserve">Transaction message header set to 8 dot "8.", for Fleet Transaction is routed to </w:t>
      </w:r>
      <w:r w:rsidR="009C6844">
        <w:t>BASE24 (Host 3)</w:t>
      </w:r>
    </w:p>
    <w:p w14:paraId="2822F07B" w14:textId="77777777" w:rsidR="008E3C04" w:rsidRPr="00154C0D" w:rsidRDefault="009C6844" w:rsidP="00F12805">
      <w:pPr>
        <w:pStyle w:val="ListParagraph"/>
        <w:numPr>
          <w:ilvl w:val="0"/>
          <w:numId w:val="125"/>
        </w:numPr>
        <w:rPr>
          <w:rFonts w:eastAsiaTheme="minorHAnsi"/>
        </w:rPr>
      </w:pPr>
      <w:r w:rsidRPr="00154C0D">
        <w:t>Transaction message header set 01i dot "01i.", for Instant Credit Transaction is routed to BASE24 (Host 3)</w:t>
      </w:r>
    </w:p>
    <w:p w14:paraId="5F7064F7" w14:textId="3CD7592B" w:rsidR="009C6844" w:rsidRPr="00154C0D" w:rsidRDefault="009C6844" w:rsidP="00F12805">
      <w:pPr>
        <w:pStyle w:val="ListParagraph"/>
        <w:numPr>
          <w:ilvl w:val="0"/>
          <w:numId w:val="125"/>
        </w:numPr>
        <w:rPr>
          <w:rFonts w:eastAsiaTheme="minorHAnsi"/>
        </w:rPr>
      </w:pPr>
      <w:r w:rsidRPr="00154C0D">
        <w:rPr>
          <w:rFonts w:eastAsiaTheme="minorHAnsi"/>
        </w:rPr>
        <w:t>Transaction message header set to 9 dot "9." for Debit, Credit and Private Label are routed to BASE24 (Host 1)</w:t>
      </w:r>
    </w:p>
    <w:p w14:paraId="75DE401A" w14:textId="77777777" w:rsidR="00242610" w:rsidRPr="002A350E" w:rsidRDefault="00242610" w:rsidP="008E3C04">
      <w:pPr>
        <w:rPr>
          <w:rFonts w:cs="Arial"/>
        </w:rPr>
      </w:pPr>
    </w:p>
    <w:p w14:paraId="6A4E269F" w14:textId="77777777" w:rsidR="008E3C04" w:rsidRPr="002A350E" w:rsidRDefault="008E3C04" w:rsidP="008E3C04">
      <w:pPr>
        <w:rPr>
          <w:rFonts w:cs="Arial"/>
        </w:rPr>
      </w:pPr>
    </w:p>
    <w:p w14:paraId="532C814B" w14:textId="77777777" w:rsidR="008E3C04" w:rsidRDefault="008E3C04" w:rsidP="00847896">
      <w:pPr>
        <w:pStyle w:val="Heading2"/>
      </w:pPr>
      <w:bookmarkStart w:id="2466" w:name="_Toc462172014"/>
      <w:bookmarkStart w:id="2467" w:name="_Toc30407667"/>
      <w:bookmarkStart w:id="2468" w:name="_Toc126079221"/>
      <w:r>
        <w:t>Host</w:t>
      </w:r>
      <w:r w:rsidR="00806A2F">
        <w:t xml:space="preserve"> </w:t>
      </w:r>
      <w:r>
        <w:t>3 Message Format</w:t>
      </w:r>
      <w:bookmarkEnd w:id="2466"/>
      <w:bookmarkEnd w:id="2467"/>
      <w:bookmarkEnd w:id="2468"/>
    </w:p>
    <w:p w14:paraId="6D690AC9" w14:textId="77777777" w:rsidR="008E3C04" w:rsidRDefault="008E3C04" w:rsidP="008E3C04">
      <w:pPr>
        <w:tabs>
          <w:tab w:val="left" w:pos="288"/>
          <w:tab w:val="left" w:pos="720"/>
          <w:tab w:val="left" w:pos="1094"/>
          <w:tab w:val="left" w:pos="1440"/>
          <w:tab w:val="left" w:pos="4320"/>
          <w:tab w:val="left" w:pos="6681"/>
          <w:tab w:val="left" w:pos="8640"/>
          <w:tab w:val="left" w:pos="9331"/>
        </w:tabs>
        <w:rPr>
          <w:rFonts w:cs="Arial"/>
          <w:lang w:val="en-GB"/>
        </w:rPr>
      </w:pPr>
      <w:r w:rsidRPr="002A350E">
        <w:rPr>
          <w:rFonts w:cs="Arial"/>
          <w:lang w:val="en-GB"/>
        </w:rPr>
        <w:t xml:space="preserve">Host 3 supports the following transactions and functionality:  </w:t>
      </w:r>
    </w:p>
    <w:p w14:paraId="71CFBA7A" w14:textId="77777777" w:rsidR="00154C0D" w:rsidRPr="002A350E" w:rsidRDefault="00154C0D" w:rsidP="008E3C04">
      <w:pPr>
        <w:tabs>
          <w:tab w:val="left" w:pos="288"/>
          <w:tab w:val="left" w:pos="720"/>
          <w:tab w:val="left" w:pos="1094"/>
          <w:tab w:val="left" w:pos="1440"/>
          <w:tab w:val="left" w:pos="4320"/>
          <w:tab w:val="left" w:pos="6681"/>
          <w:tab w:val="left" w:pos="8640"/>
          <w:tab w:val="left" w:pos="9331"/>
        </w:tabs>
        <w:rPr>
          <w:rFonts w:cs="Arial"/>
          <w:lang w:val="en-GB"/>
        </w:rPr>
      </w:pPr>
    </w:p>
    <w:p w14:paraId="4931C518" w14:textId="77777777" w:rsidR="008E3C04" w:rsidRPr="00154C0D" w:rsidRDefault="008E3C04" w:rsidP="00F12805">
      <w:pPr>
        <w:pStyle w:val="ListParagraph"/>
        <w:numPr>
          <w:ilvl w:val="0"/>
          <w:numId w:val="126"/>
        </w:numPr>
        <w:rPr>
          <w:lang w:val="en-GB"/>
        </w:rPr>
      </w:pPr>
      <w:r w:rsidRPr="00154C0D">
        <w:rPr>
          <w:lang w:val="en-GB"/>
        </w:rPr>
        <w:t>Fleet Card transactions</w:t>
      </w:r>
    </w:p>
    <w:p w14:paraId="1562FD6B" w14:textId="77777777" w:rsidR="0041776C" w:rsidRPr="00154C0D" w:rsidRDefault="0041776C" w:rsidP="00F12805">
      <w:pPr>
        <w:pStyle w:val="ListParagraph"/>
        <w:numPr>
          <w:ilvl w:val="0"/>
          <w:numId w:val="126"/>
        </w:numPr>
        <w:rPr>
          <w:lang w:val="en-GB"/>
        </w:rPr>
      </w:pPr>
      <w:r w:rsidRPr="00154C0D">
        <w:rPr>
          <w:lang w:val="en-GB"/>
        </w:rPr>
        <w:t>Instant Credit</w:t>
      </w:r>
    </w:p>
    <w:p w14:paraId="11A0A13B" w14:textId="77777777" w:rsidR="008E3C04" w:rsidRPr="00154C0D" w:rsidRDefault="008E3C04" w:rsidP="00F12805">
      <w:pPr>
        <w:pStyle w:val="ListParagraph"/>
        <w:numPr>
          <w:ilvl w:val="0"/>
          <w:numId w:val="126"/>
        </w:numPr>
        <w:rPr>
          <w:lang w:val="en-GB"/>
        </w:rPr>
      </w:pPr>
      <w:r w:rsidRPr="00154C0D">
        <w:rPr>
          <w:lang w:val="en-GB"/>
        </w:rPr>
        <w:t>Administrative Batch Close</w:t>
      </w:r>
    </w:p>
    <w:p w14:paraId="5A56001E" w14:textId="77777777" w:rsidR="008E3C04" w:rsidRPr="00154C0D" w:rsidRDefault="008E3C04" w:rsidP="00F12805">
      <w:pPr>
        <w:pStyle w:val="ListParagraph"/>
        <w:numPr>
          <w:ilvl w:val="0"/>
          <w:numId w:val="126"/>
        </w:numPr>
        <w:rPr>
          <w:rFonts w:ascii="Arial" w:hAnsi="Arial"/>
          <w:lang w:val="en-GB"/>
        </w:rPr>
      </w:pPr>
      <w:r w:rsidRPr="00154C0D">
        <w:rPr>
          <w:lang w:val="en-GB"/>
        </w:rPr>
        <w:t>Host 3 message does not support EMV transactions</w:t>
      </w:r>
    </w:p>
    <w:p w14:paraId="304F54C4" w14:textId="77777777" w:rsidR="008E3C04" w:rsidRPr="00154C0D" w:rsidRDefault="008E3C04" w:rsidP="00F12805">
      <w:pPr>
        <w:pStyle w:val="ListParagraph"/>
        <w:numPr>
          <w:ilvl w:val="0"/>
          <w:numId w:val="126"/>
        </w:numPr>
        <w:rPr>
          <w:rFonts w:ascii="Arial" w:hAnsi="Arial"/>
          <w:lang w:val="en-GB"/>
        </w:rPr>
      </w:pPr>
      <w:r w:rsidRPr="00154C0D">
        <w:rPr>
          <w:lang w:val="en-GB"/>
        </w:rPr>
        <w:t>Host 3 message does not support MAC</w:t>
      </w:r>
      <w:r w:rsidR="00DD39D4" w:rsidRPr="00154C0D">
        <w:rPr>
          <w:lang w:val="en-GB"/>
        </w:rPr>
        <w:t>, Track 2</w:t>
      </w:r>
      <w:r w:rsidR="009B6057" w:rsidRPr="00154C0D">
        <w:rPr>
          <w:lang w:val="en-GB"/>
        </w:rPr>
        <w:t>,</w:t>
      </w:r>
      <w:r w:rsidRPr="00154C0D">
        <w:rPr>
          <w:lang w:val="en-GB"/>
        </w:rPr>
        <w:t xml:space="preserve"> or Data encryption</w:t>
      </w:r>
    </w:p>
    <w:p w14:paraId="6E73C32F" w14:textId="77777777" w:rsidR="008E3C04" w:rsidRPr="002A350E" w:rsidRDefault="008E3C04" w:rsidP="008E3C04">
      <w:pPr>
        <w:autoSpaceDE w:val="0"/>
        <w:autoSpaceDN w:val="0"/>
        <w:adjustRightInd w:val="0"/>
        <w:rPr>
          <w:rFonts w:cs="Arial"/>
          <w:lang w:val="en-GB"/>
        </w:rPr>
      </w:pPr>
    </w:p>
    <w:p w14:paraId="6A13D610" w14:textId="77777777" w:rsidR="008E3C04" w:rsidRPr="002A350E" w:rsidRDefault="008E3C04" w:rsidP="00E9760F">
      <w:pPr>
        <w:pStyle w:val="Heading3"/>
      </w:pPr>
      <w:bookmarkStart w:id="2469" w:name="_Toc270925485"/>
      <w:r w:rsidRPr="002A350E">
        <w:t>Difference between Host 1 and Host 3</w:t>
      </w:r>
      <w:bookmarkEnd w:id="2469"/>
    </w:p>
    <w:p w14:paraId="1608048C" w14:textId="77777777" w:rsidR="008E3C04" w:rsidRPr="002A350E" w:rsidRDefault="008E3C04" w:rsidP="003028AB">
      <w:pPr>
        <w:pStyle w:val="NoSpacing"/>
      </w:pPr>
    </w:p>
    <w:p w14:paraId="4CA33571" w14:textId="77777777" w:rsidR="008E3C04" w:rsidRDefault="008E3C04" w:rsidP="008E3C04">
      <w:pPr>
        <w:rPr>
          <w:rFonts w:eastAsia="SimSun" w:cs="Arial"/>
          <w:lang w:eastAsia="zh-CN"/>
        </w:rPr>
      </w:pPr>
      <w:r w:rsidRPr="002A350E">
        <w:rPr>
          <w:rFonts w:eastAsia="SimSun" w:cs="Arial"/>
          <w:lang w:eastAsia="zh-CN"/>
        </w:rPr>
        <w:t>From the POS terminal’s standpoint, the following are the major differences between Host 3 and Host 1:</w:t>
      </w:r>
    </w:p>
    <w:p w14:paraId="2C460DF0" w14:textId="77777777" w:rsidR="00154C0D" w:rsidRPr="002A350E" w:rsidRDefault="00154C0D" w:rsidP="008E3C04">
      <w:pPr>
        <w:rPr>
          <w:rFonts w:eastAsia="SimSun" w:cs="Arial"/>
          <w:lang w:eastAsia="zh-CN"/>
        </w:rPr>
      </w:pPr>
    </w:p>
    <w:p w14:paraId="16917A85"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Host 3 will not provide batch subtotals. There will be no batch subtotals transaction available and the batch close response will not include batch totals</w:t>
      </w:r>
    </w:p>
    <w:p w14:paraId="6615FAFC" w14:textId="77777777" w:rsidR="00154C0D" w:rsidRPr="002A350E" w:rsidRDefault="00154C0D" w:rsidP="00154C0D">
      <w:pPr>
        <w:overflowPunct w:val="0"/>
        <w:autoSpaceDE w:val="0"/>
        <w:autoSpaceDN w:val="0"/>
        <w:adjustRightInd w:val="0"/>
        <w:ind w:left="1080"/>
        <w:textAlignment w:val="baseline"/>
        <w:rPr>
          <w:rFonts w:eastAsia="SimSun" w:cs="Arial"/>
          <w:lang w:eastAsia="zh-CN"/>
        </w:rPr>
      </w:pPr>
    </w:p>
    <w:p w14:paraId="744A7800"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Host 3 will not process debit transactions</w:t>
      </w:r>
    </w:p>
    <w:p w14:paraId="67EA8BC3" w14:textId="77777777" w:rsidR="00154C0D" w:rsidRPr="002A350E" w:rsidRDefault="00154C0D" w:rsidP="00154C0D">
      <w:pPr>
        <w:overflowPunct w:val="0"/>
        <w:autoSpaceDE w:val="0"/>
        <w:autoSpaceDN w:val="0"/>
        <w:adjustRightInd w:val="0"/>
        <w:textAlignment w:val="baseline"/>
        <w:rPr>
          <w:rFonts w:eastAsia="SimSun" w:cs="Arial"/>
          <w:lang w:eastAsia="zh-CN"/>
        </w:rPr>
      </w:pPr>
    </w:p>
    <w:p w14:paraId="2C00AA1B"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Host 3 response message will not include working keys</w:t>
      </w:r>
    </w:p>
    <w:p w14:paraId="308AA7B9" w14:textId="77777777" w:rsidR="00154C0D" w:rsidRPr="002A350E" w:rsidRDefault="00154C0D" w:rsidP="00154C0D">
      <w:pPr>
        <w:overflowPunct w:val="0"/>
        <w:autoSpaceDE w:val="0"/>
        <w:autoSpaceDN w:val="0"/>
        <w:adjustRightInd w:val="0"/>
        <w:textAlignment w:val="baseline"/>
        <w:rPr>
          <w:rFonts w:eastAsia="SimSun" w:cs="Arial"/>
          <w:lang w:eastAsia="zh-CN"/>
        </w:rPr>
      </w:pPr>
    </w:p>
    <w:p w14:paraId="52513CD9"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The transaction date/time in Host 3 response will be an echo-back from the terminal’s request</w:t>
      </w:r>
    </w:p>
    <w:p w14:paraId="1198261B" w14:textId="77777777" w:rsidR="00154C0D" w:rsidRPr="002A350E" w:rsidRDefault="00154C0D" w:rsidP="00154C0D">
      <w:pPr>
        <w:overflowPunct w:val="0"/>
        <w:autoSpaceDE w:val="0"/>
        <w:autoSpaceDN w:val="0"/>
        <w:adjustRightInd w:val="0"/>
        <w:textAlignment w:val="baseline"/>
        <w:rPr>
          <w:rFonts w:eastAsia="SimSun" w:cs="Arial"/>
          <w:lang w:eastAsia="zh-CN"/>
        </w:rPr>
      </w:pPr>
    </w:p>
    <w:p w14:paraId="14FA820C"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The terminal will synchronize its real time clock with Host 1 but not Host 3</w:t>
      </w:r>
    </w:p>
    <w:p w14:paraId="695BCE97" w14:textId="77777777" w:rsidR="00154C0D" w:rsidRPr="002A350E" w:rsidRDefault="00154C0D" w:rsidP="00154C0D">
      <w:pPr>
        <w:overflowPunct w:val="0"/>
        <w:autoSpaceDE w:val="0"/>
        <w:autoSpaceDN w:val="0"/>
        <w:adjustRightInd w:val="0"/>
        <w:textAlignment w:val="baseline"/>
        <w:rPr>
          <w:rFonts w:eastAsia="SimSun" w:cs="Arial"/>
          <w:lang w:eastAsia="zh-CN"/>
        </w:rPr>
      </w:pPr>
    </w:p>
    <w:p w14:paraId="02115498" w14:textId="77777777" w:rsidR="008E3C04"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The Sequence number for Host 3 is independent as Host 1.  Host 3 will follow the terminal’s Sequence number</w:t>
      </w:r>
    </w:p>
    <w:p w14:paraId="6DE7079C" w14:textId="77777777" w:rsidR="00154C0D" w:rsidRPr="002A350E" w:rsidRDefault="00154C0D" w:rsidP="00154C0D">
      <w:pPr>
        <w:overflowPunct w:val="0"/>
        <w:autoSpaceDE w:val="0"/>
        <w:autoSpaceDN w:val="0"/>
        <w:adjustRightInd w:val="0"/>
        <w:textAlignment w:val="baseline"/>
        <w:rPr>
          <w:rFonts w:eastAsia="SimSun" w:cs="Arial"/>
          <w:lang w:eastAsia="zh-CN"/>
        </w:rPr>
      </w:pPr>
    </w:p>
    <w:p w14:paraId="531BD4F3" w14:textId="77777777" w:rsidR="008E3C04" w:rsidRPr="002A350E" w:rsidRDefault="008E3C04" w:rsidP="00F12805">
      <w:pPr>
        <w:numPr>
          <w:ilvl w:val="0"/>
          <w:numId w:val="127"/>
        </w:numPr>
        <w:overflowPunct w:val="0"/>
        <w:autoSpaceDE w:val="0"/>
        <w:autoSpaceDN w:val="0"/>
        <w:adjustRightInd w:val="0"/>
        <w:textAlignment w:val="baseline"/>
        <w:rPr>
          <w:rFonts w:eastAsia="SimSun" w:cs="Arial"/>
          <w:lang w:eastAsia="zh-CN"/>
        </w:rPr>
      </w:pPr>
      <w:r w:rsidRPr="002A350E">
        <w:rPr>
          <w:rFonts w:eastAsia="SimSun" w:cs="Arial"/>
          <w:lang w:eastAsia="zh-CN"/>
        </w:rPr>
        <w:t>There is no ACNF download.  The Host3 Bins are downloaded from TMS</w:t>
      </w:r>
      <w:r>
        <w:rPr>
          <w:rFonts w:eastAsia="SimSun" w:cs="Arial"/>
          <w:lang w:eastAsia="zh-CN"/>
        </w:rPr>
        <w:t xml:space="preserve"> or loaded manually</w:t>
      </w:r>
    </w:p>
    <w:p w14:paraId="6DC5409F" w14:textId="77777777" w:rsidR="008E3C04" w:rsidRPr="002A350E" w:rsidRDefault="008E3C04" w:rsidP="008E3C04">
      <w:pPr>
        <w:rPr>
          <w:rFonts w:cs="Arial"/>
        </w:rPr>
      </w:pPr>
    </w:p>
    <w:p w14:paraId="434D0581" w14:textId="77777777" w:rsidR="008E3C04" w:rsidRPr="00F52ACD" w:rsidRDefault="008E3C04" w:rsidP="005B1C53">
      <w:pPr>
        <w:rPr>
          <w:rFonts w:cs="Arial"/>
        </w:rPr>
      </w:pPr>
    </w:p>
    <w:p w14:paraId="7CD8F582" w14:textId="77777777" w:rsidR="00F52ACD" w:rsidRDefault="00F52ACD" w:rsidP="00353510">
      <w:pPr>
        <w:pStyle w:val="Heading1"/>
        <w:pageBreakBefore/>
      </w:pPr>
      <w:bookmarkStart w:id="2470" w:name="_Toc379192384"/>
      <w:bookmarkStart w:id="2471" w:name="_Toc30407668"/>
      <w:bookmarkStart w:id="2472" w:name="_Toc126079222"/>
      <w:r w:rsidRPr="00F52ACD">
        <w:lastRenderedPageBreak/>
        <w:t>Card Session Initiation</w:t>
      </w:r>
      <w:bookmarkEnd w:id="2470"/>
      <w:bookmarkEnd w:id="2471"/>
      <w:bookmarkEnd w:id="2472"/>
    </w:p>
    <w:p w14:paraId="2A4F7FA7" w14:textId="77777777" w:rsidR="00AB1A45" w:rsidRPr="00AB1A45" w:rsidRDefault="00AB1A45" w:rsidP="00847896">
      <w:pPr>
        <w:pStyle w:val="Heading2"/>
      </w:pPr>
      <w:bookmarkStart w:id="2473" w:name="_Toc379192385"/>
      <w:bookmarkStart w:id="2474" w:name="_Toc30407669"/>
      <w:bookmarkStart w:id="2475" w:name="_Toc126079223"/>
      <w:r>
        <w:t>Canadian Acquired</w:t>
      </w:r>
      <w:bookmarkEnd w:id="2473"/>
      <w:bookmarkEnd w:id="2474"/>
      <w:bookmarkEnd w:id="2475"/>
    </w:p>
    <w:p w14:paraId="46E0F439" w14:textId="77777777" w:rsidR="00F461FA" w:rsidRPr="001D55C9" w:rsidRDefault="00F52ACD" w:rsidP="00F52ACD">
      <w:pPr>
        <w:rPr>
          <w:rFonts w:cs="Arial"/>
        </w:rPr>
      </w:pPr>
      <w:r w:rsidRPr="001D55C9">
        <w:rPr>
          <w:rFonts w:cs="Arial"/>
        </w:rPr>
        <w:t>The process of obtaining the card data is referred to as Card Session Initiation in this document.  This process starts with the introduction of a card in a reader and ends with the chip or mag stripe being accepted as the POS Entry Mode.</w:t>
      </w:r>
    </w:p>
    <w:p w14:paraId="3F05FE48" w14:textId="77777777" w:rsidR="00F52ACD" w:rsidRDefault="00F52ACD" w:rsidP="00F52ACD">
      <w:pPr>
        <w:rPr>
          <w:rFonts w:cs="Arial"/>
        </w:rPr>
      </w:pPr>
    </w:p>
    <w:p w14:paraId="63F8E63F" w14:textId="2C84A076" w:rsidR="00E270A6" w:rsidRDefault="00E270A6" w:rsidP="00E270A6">
      <w:pPr>
        <w:rPr>
          <w:rFonts w:cs="Arial"/>
        </w:rPr>
      </w:pPr>
      <w:r>
        <w:rPr>
          <w:rFonts w:cs="Arial"/>
        </w:rPr>
        <w:t xml:space="preserve">Canadian processing supports partial authorization (response code “010”).  If this occurs, then a new card session may need to be initiated if the customer chooses to use another card for the additional tender.  The amount that was authorized is present in FID B, so the new amount for additional tender is the original amount minus the amount in FID B.  </w:t>
      </w:r>
      <w:r>
        <w:rPr>
          <w:lang w:val="en-GB"/>
        </w:rPr>
        <w:t xml:space="preserve">If no additional tender is available or the additional tender cannot be </w:t>
      </w:r>
      <w:r w:rsidR="000A59C3">
        <w:rPr>
          <w:lang w:val="en-GB"/>
        </w:rPr>
        <w:t>authorized,</w:t>
      </w:r>
      <w:r>
        <w:rPr>
          <w:lang w:val="en-GB"/>
        </w:rPr>
        <w:t xml:space="preserve"> then</w:t>
      </w:r>
      <w:r w:rsidR="0096005A">
        <w:rPr>
          <w:lang w:val="en-GB"/>
        </w:rPr>
        <w:t xml:space="preserve"> a </w:t>
      </w:r>
      <w:r w:rsidR="0096005A" w:rsidRPr="0096005A">
        <w:rPr>
          <w:b/>
          <w:lang w:val="en-GB"/>
        </w:rPr>
        <w:t>void purchase for the partially authorized amount</w:t>
      </w:r>
      <w:r w:rsidR="0096005A">
        <w:rPr>
          <w:lang w:val="en-GB"/>
        </w:rPr>
        <w:t xml:space="preserve"> needs to be sent to the host so the issuing institution can reverse the partially approved transaction</w:t>
      </w:r>
      <w:r>
        <w:rPr>
          <w:lang w:val="en-GB"/>
        </w:rPr>
        <w:t>.</w:t>
      </w:r>
    </w:p>
    <w:p w14:paraId="5EA5F3C6" w14:textId="77777777" w:rsidR="00E270A6" w:rsidRPr="001D55C9" w:rsidRDefault="00E270A6" w:rsidP="00F52ACD">
      <w:pPr>
        <w:rPr>
          <w:rFonts w:cs="Arial"/>
        </w:rPr>
      </w:pPr>
    </w:p>
    <w:p w14:paraId="1F85DA8F" w14:textId="77777777" w:rsidR="00F52ACD" w:rsidRPr="001D55C9" w:rsidRDefault="00F52ACD" w:rsidP="00F52ACD">
      <w:pPr>
        <w:rPr>
          <w:rFonts w:cs="Arial"/>
        </w:rPr>
      </w:pPr>
      <w:r w:rsidRPr="001D55C9">
        <w:rPr>
          <w:rFonts w:cs="Arial"/>
        </w:rPr>
        <w:t>With the introduction of contact EMV cards an additional POS Entry Mode (chip read) is introduced including new requirements for when to use POS Entry Modes.  Policies surrounding manual entry, magnetic stripe (mag) and chip card entry now specify control of “fallback” from chip to mag and require that chip-enabled POS applications be certified by EMV and the payment scheme provider (examples: Interac, Visa</w:t>
      </w:r>
      <w:r>
        <w:rPr>
          <w:rFonts w:cs="Arial"/>
        </w:rPr>
        <w:t xml:space="preserve">, </w:t>
      </w:r>
      <w:r w:rsidRPr="001D55C9">
        <w:rPr>
          <w:rFonts w:cs="Arial"/>
        </w:rPr>
        <w:t>MasterCard</w:t>
      </w:r>
      <w:r>
        <w:rPr>
          <w:rFonts w:cs="Arial"/>
        </w:rPr>
        <w:t>, AMEX</w:t>
      </w:r>
      <w:r w:rsidRPr="001D55C9">
        <w:rPr>
          <w:rFonts w:cs="Arial"/>
        </w:rPr>
        <w:t xml:space="preserve">).  </w:t>
      </w:r>
    </w:p>
    <w:p w14:paraId="6D1E5B71" w14:textId="77777777" w:rsidR="00F52ACD" w:rsidRPr="001D55C9" w:rsidRDefault="00F52ACD" w:rsidP="00F52ACD">
      <w:pPr>
        <w:rPr>
          <w:rFonts w:cs="Arial"/>
        </w:rPr>
      </w:pPr>
    </w:p>
    <w:p w14:paraId="40A6E06F" w14:textId="77777777" w:rsidR="00F52ACD" w:rsidRPr="001D55C9" w:rsidRDefault="00F52ACD" w:rsidP="00F52ACD">
      <w:pPr>
        <w:rPr>
          <w:rFonts w:cs="Arial"/>
        </w:rPr>
      </w:pPr>
      <w:r w:rsidRPr="001D55C9">
        <w:rPr>
          <w:rFonts w:cs="Arial"/>
        </w:rPr>
        <w:t xml:space="preserve">EMV specifies the parameters that are used in establishing a session between the chip card (ICC) and the chip reader (IFD).  These parameters are provided by BASE24 </w:t>
      </w:r>
      <w:r>
        <w:rPr>
          <w:rFonts w:cs="Arial"/>
        </w:rPr>
        <w:t>in the download message</w:t>
      </w:r>
      <w:r w:rsidRPr="001D55C9">
        <w:rPr>
          <w:rFonts w:cs="Arial"/>
        </w:rPr>
        <w:t>.  Those parameters must be used to determine whether to fallback to the magnetic stripe data.  Please refer to the Payment Scheme specifications for the exact conditions requiring or allowing of fallback.</w:t>
      </w:r>
    </w:p>
    <w:p w14:paraId="5CFCC8D5" w14:textId="77777777" w:rsidR="00F52ACD" w:rsidRPr="001D55C9" w:rsidRDefault="00F52ACD" w:rsidP="00F52ACD">
      <w:pPr>
        <w:rPr>
          <w:rFonts w:cs="Arial"/>
        </w:rPr>
      </w:pPr>
    </w:p>
    <w:p w14:paraId="68B16A4B" w14:textId="77777777" w:rsidR="00F52ACD" w:rsidRPr="001D55C9" w:rsidRDefault="00F52ACD" w:rsidP="00F52ACD">
      <w:pPr>
        <w:rPr>
          <w:rFonts w:cs="Arial"/>
        </w:rPr>
      </w:pPr>
      <w:r w:rsidRPr="001D55C9">
        <w:rPr>
          <w:rFonts w:cs="Arial"/>
        </w:rPr>
        <w:t>The BASE24 application specifies the supported card prefix ranges and associated Payment Schemes for Magnetic Stripe transaction processing as part of the BASE24 download (BASE24 Header; Message Type: “90”).  For chip, each card range now specifies whether it is chip-enabled and whether fallback is supported in the Session Controls field.  This governs the card session whenever the Magnetic Stripe is read by a POS Solution for transaction processing.</w:t>
      </w:r>
    </w:p>
    <w:p w14:paraId="7947B40E" w14:textId="77777777" w:rsidR="00F52ACD" w:rsidRPr="001D55C9" w:rsidRDefault="00F52ACD" w:rsidP="00F52ACD">
      <w:pPr>
        <w:rPr>
          <w:rFonts w:cs="Arial"/>
        </w:rPr>
      </w:pPr>
    </w:p>
    <w:p w14:paraId="4ED3841B" w14:textId="77777777" w:rsidR="00F52ACD" w:rsidRPr="001D55C9" w:rsidRDefault="00F52ACD" w:rsidP="00F52ACD">
      <w:pPr>
        <w:rPr>
          <w:rFonts w:cs="Arial"/>
        </w:rPr>
      </w:pPr>
      <w:r w:rsidRPr="001D55C9">
        <w:rPr>
          <w:rFonts w:cs="Arial"/>
        </w:rPr>
        <w:t xml:space="preserve">Use the following recommendations pertaining to transaction initiation using magnetic stripe read Track2 information in the development of POS solutions.  </w:t>
      </w:r>
    </w:p>
    <w:p w14:paraId="237FE5F0" w14:textId="77777777" w:rsidR="00F52ACD" w:rsidRPr="001D55C9" w:rsidRDefault="00F52ACD" w:rsidP="00F52ACD">
      <w:pPr>
        <w:rPr>
          <w:rFonts w:cs="Arial"/>
        </w:rPr>
      </w:pPr>
    </w:p>
    <w:p w14:paraId="7CA4F1C4" w14:textId="77777777" w:rsidR="00F52ACD" w:rsidRPr="001D55C9" w:rsidRDefault="00F52ACD" w:rsidP="00F52ACD">
      <w:pPr>
        <w:rPr>
          <w:rFonts w:cs="Arial"/>
        </w:rPr>
      </w:pPr>
      <w:r w:rsidRPr="001D55C9">
        <w:rPr>
          <w:rFonts w:cs="Arial"/>
        </w:rPr>
        <w:t>Use of the Chip Enabled Fallback</w:t>
      </w:r>
      <w:r w:rsidR="00472677">
        <w:rPr>
          <w:rFonts w:cs="Arial"/>
        </w:rPr>
        <w:t>-</w:t>
      </w:r>
      <w:r w:rsidRPr="001D55C9">
        <w:rPr>
          <w:rFonts w:cs="Arial"/>
        </w:rPr>
        <w:t xml:space="preserve">allowed Flags depends on whether the card previously failed chip read (see payment scheme specification for definition).  A “chip read failed” state must be set to false as a </w:t>
      </w:r>
      <w:r w:rsidR="00AE04B4" w:rsidRPr="001D55C9">
        <w:rPr>
          <w:rFonts w:cs="Arial"/>
        </w:rPr>
        <w:t>prerequisite</w:t>
      </w:r>
      <w:r w:rsidRPr="001D55C9">
        <w:rPr>
          <w:rFonts w:cs="Arial"/>
        </w:rPr>
        <w:t xml:space="preserve"> to being ready to initiate a transaction and should be reset whenever a transaction is cancelled.  </w:t>
      </w:r>
    </w:p>
    <w:p w14:paraId="5EDBD447" w14:textId="77777777" w:rsidR="00F52ACD" w:rsidRPr="001D55C9" w:rsidRDefault="00F52ACD" w:rsidP="00F52ACD">
      <w:pPr>
        <w:rPr>
          <w:rFonts w:cs="Arial"/>
        </w:rPr>
      </w:pPr>
    </w:p>
    <w:p w14:paraId="326B8D2C" w14:textId="77777777" w:rsidR="00F52ACD" w:rsidRPr="001D55C9" w:rsidRDefault="00F52ACD" w:rsidP="00F52ACD">
      <w:pPr>
        <w:rPr>
          <w:rFonts w:cs="Arial"/>
        </w:rPr>
      </w:pPr>
      <w:r w:rsidRPr="001D55C9">
        <w:rPr>
          <w:rFonts w:cs="Arial"/>
        </w:rPr>
        <w:t xml:space="preserve">A “chip read failed” state may be set to true when the payment scheme criteria for chip read failure is met OR for any reason when a card is inserted into the chip reader and a session was not established </w:t>
      </w:r>
      <w:r w:rsidRPr="001D55C9">
        <w:rPr>
          <w:rFonts w:cs="Arial"/>
        </w:rPr>
        <w:lastRenderedPageBreak/>
        <w:t>with the chip.  The POS design must include ways to promote a successful chip card read – this specification assumes the minimum of a card insertion attempt:</w:t>
      </w:r>
    </w:p>
    <w:p w14:paraId="6313A19B" w14:textId="77777777" w:rsidR="00F52ACD" w:rsidRPr="001D55C9" w:rsidRDefault="00F52ACD" w:rsidP="00F52ACD">
      <w:pPr>
        <w:rPr>
          <w:rFonts w:cs="Arial"/>
        </w:rPr>
      </w:pPr>
    </w:p>
    <w:p w14:paraId="032BA23C" w14:textId="77777777" w:rsidR="00F52ACD" w:rsidRPr="00B73D3B" w:rsidRDefault="00F52ACD" w:rsidP="00F52ACD">
      <w:pPr>
        <w:rPr>
          <w:rFonts w:cs="Arial"/>
          <w:b/>
          <w:bCs/>
          <w:color w:val="538135" w:themeColor="accent3"/>
        </w:rPr>
      </w:pPr>
      <w:r w:rsidRPr="00B73D3B">
        <w:rPr>
          <w:rFonts w:cs="Arial"/>
          <w:b/>
          <w:bCs/>
          <w:color w:val="538135" w:themeColor="accent3"/>
        </w:rPr>
        <w:t>Use of the Chip Enabled Flag</w:t>
      </w:r>
    </w:p>
    <w:p w14:paraId="3BFB92FE" w14:textId="77777777" w:rsidR="00154C0D" w:rsidRPr="001D55C9" w:rsidRDefault="00154C0D" w:rsidP="00F52ACD">
      <w:pPr>
        <w:rPr>
          <w:rFonts w:cs="Arial"/>
        </w:rPr>
      </w:pPr>
    </w:p>
    <w:p w14:paraId="3D42E0C9" w14:textId="77777777" w:rsidR="00F52ACD" w:rsidRPr="00154C0D" w:rsidRDefault="00F52ACD" w:rsidP="00F12805">
      <w:pPr>
        <w:pStyle w:val="ListParagraph"/>
        <w:numPr>
          <w:ilvl w:val="0"/>
          <w:numId w:val="128"/>
        </w:numPr>
        <w:rPr>
          <w:rFonts w:cs="Arial"/>
        </w:rPr>
      </w:pPr>
      <w:r w:rsidRPr="00154C0D">
        <w:rPr>
          <w:rFonts w:cs="Arial"/>
        </w:rPr>
        <w:t xml:space="preserve">If the card read is within a card prefix range that is chip-enabled and the first character of the service code on the Track 2 is either “2” or “6”, the terminal should prompt the POS operator to “Use the Chip Reader”. </w:t>
      </w:r>
    </w:p>
    <w:p w14:paraId="49B64693" w14:textId="77777777" w:rsidR="00F52ACD" w:rsidRPr="00154C0D" w:rsidRDefault="00F52ACD" w:rsidP="00F12805">
      <w:pPr>
        <w:pStyle w:val="ListParagraph"/>
        <w:numPr>
          <w:ilvl w:val="0"/>
          <w:numId w:val="128"/>
        </w:numPr>
        <w:rPr>
          <w:rFonts w:cs="Arial"/>
        </w:rPr>
      </w:pPr>
      <w:r w:rsidRPr="00154C0D">
        <w:rPr>
          <w:rFonts w:cs="Arial"/>
        </w:rPr>
        <w:t xml:space="preserve">If the card read is within a card prefix range that is chip-enabled and the first character of the service code on the Track 2 is “1” or “5”, the terminal should continue the transaction flow using the magnetic stripe read information. </w:t>
      </w:r>
    </w:p>
    <w:p w14:paraId="70BE6126" w14:textId="77777777" w:rsidR="00F52ACD" w:rsidRPr="00154C0D" w:rsidRDefault="00F52ACD" w:rsidP="00F12805">
      <w:pPr>
        <w:pStyle w:val="ListParagraph"/>
        <w:numPr>
          <w:ilvl w:val="0"/>
          <w:numId w:val="128"/>
        </w:numPr>
        <w:rPr>
          <w:rFonts w:cs="Arial"/>
        </w:rPr>
      </w:pPr>
      <w:r w:rsidRPr="00154C0D">
        <w:rPr>
          <w:rFonts w:cs="Arial"/>
        </w:rPr>
        <w:t xml:space="preserve">If the card read is within a card prefix range that is not chip-enabled and the first character of the service code on the Track 2 is “1, “5”, “2” or “6”, the terminal should continue the transaction flow using the magnetic stripe read information. </w:t>
      </w:r>
    </w:p>
    <w:p w14:paraId="52A1D049" w14:textId="77777777" w:rsidR="00F52ACD" w:rsidRPr="00154C0D" w:rsidRDefault="00F52ACD" w:rsidP="00F12805">
      <w:pPr>
        <w:pStyle w:val="ListParagraph"/>
        <w:numPr>
          <w:ilvl w:val="0"/>
          <w:numId w:val="128"/>
        </w:numPr>
        <w:rPr>
          <w:rFonts w:cs="Arial"/>
        </w:rPr>
      </w:pPr>
      <w:r w:rsidRPr="00154C0D">
        <w:rPr>
          <w:rFonts w:cs="Arial"/>
        </w:rPr>
        <w:t xml:space="preserve">If the card read is within a card prefix range that is chip-enabled and the first character of the service code on the Track 2 is either “2” or “6” and the “chip read failed” state is true the terminal should use the Fallback allowed logic below. </w:t>
      </w:r>
    </w:p>
    <w:p w14:paraId="24C06680" w14:textId="77777777" w:rsidR="00F52ACD" w:rsidRPr="001D55C9" w:rsidRDefault="00F52ACD" w:rsidP="00F52ACD">
      <w:pPr>
        <w:rPr>
          <w:rFonts w:cs="Arial"/>
        </w:rPr>
      </w:pPr>
    </w:p>
    <w:p w14:paraId="0428F826" w14:textId="77777777" w:rsidR="00F52ACD" w:rsidRPr="00B73D3B" w:rsidRDefault="00F52ACD" w:rsidP="00AA14F9">
      <w:pPr>
        <w:rPr>
          <w:rFonts w:cs="Arial"/>
          <w:b/>
          <w:bCs/>
          <w:color w:val="538135" w:themeColor="accent3"/>
        </w:rPr>
      </w:pPr>
      <w:r w:rsidRPr="00B73D3B">
        <w:rPr>
          <w:rFonts w:cs="Arial"/>
          <w:b/>
          <w:bCs/>
          <w:color w:val="538135" w:themeColor="accent3"/>
        </w:rPr>
        <w:t>Use of the Fallback allowed Flag</w:t>
      </w:r>
    </w:p>
    <w:p w14:paraId="32C46D66" w14:textId="77777777" w:rsidR="00154C0D" w:rsidRPr="001D55C9" w:rsidRDefault="00154C0D" w:rsidP="00AA14F9">
      <w:pPr>
        <w:rPr>
          <w:rFonts w:cs="Arial"/>
        </w:rPr>
      </w:pPr>
    </w:p>
    <w:p w14:paraId="34A5A03F" w14:textId="77777777" w:rsidR="00F52ACD" w:rsidRPr="00154C0D" w:rsidRDefault="00F52ACD" w:rsidP="00F12805">
      <w:pPr>
        <w:pStyle w:val="ListParagraph"/>
        <w:numPr>
          <w:ilvl w:val="0"/>
          <w:numId w:val="129"/>
        </w:numPr>
        <w:rPr>
          <w:rFonts w:cs="Arial"/>
        </w:rPr>
      </w:pPr>
      <w:r w:rsidRPr="00154C0D">
        <w:rPr>
          <w:rFonts w:cs="Arial"/>
        </w:rPr>
        <w:t xml:space="preserve">If the card read is within a card prefix range where fallback is not allowed and the first character of the service code on the Track 2 is either “2” or “6”, the terminal should prompt the POS operator with the appropriate instructions. </w:t>
      </w:r>
    </w:p>
    <w:p w14:paraId="51016195" w14:textId="77777777" w:rsidR="00F52ACD" w:rsidRPr="00154C0D" w:rsidRDefault="00F52ACD" w:rsidP="00F12805">
      <w:pPr>
        <w:pStyle w:val="ListParagraph"/>
        <w:numPr>
          <w:ilvl w:val="0"/>
          <w:numId w:val="129"/>
        </w:numPr>
        <w:rPr>
          <w:rFonts w:cs="Arial"/>
        </w:rPr>
      </w:pPr>
      <w:r w:rsidRPr="00154C0D">
        <w:rPr>
          <w:rFonts w:cs="Arial"/>
        </w:rPr>
        <w:t xml:space="preserve">If the card read is within a card prefix range where fallback is allowed and the first character of the service code on the Track 2 is either “2” or “6”, the terminal should continue the transaction flow using the magnetic stripe read information. </w:t>
      </w:r>
    </w:p>
    <w:p w14:paraId="3D098305" w14:textId="77777777" w:rsidR="009A0253" w:rsidRDefault="009A0253" w:rsidP="009A0253">
      <w:pPr>
        <w:rPr>
          <w:rFonts w:cs="Arial"/>
        </w:rPr>
      </w:pPr>
    </w:p>
    <w:p w14:paraId="30F43441" w14:textId="77777777" w:rsidR="009A0253" w:rsidRPr="009A0253" w:rsidRDefault="009A0253">
      <w:pPr>
        <w:rPr>
          <w:rFonts w:cs="Arial"/>
        </w:rPr>
      </w:pPr>
      <w:r>
        <w:rPr>
          <w:rFonts w:cs="Arial"/>
        </w:rPr>
        <w:t>Note: N/A for Host 3 transactions.</w:t>
      </w:r>
    </w:p>
    <w:p w14:paraId="2385687F" w14:textId="77777777" w:rsidR="009A0253" w:rsidRDefault="009A0253"/>
    <w:p w14:paraId="5006A388" w14:textId="77777777" w:rsidR="00154C0D" w:rsidRDefault="00154C0D">
      <w:pPr>
        <w:rPr>
          <w:rFonts w:asciiTheme="majorHAnsi" w:eastAsiaTheme="majorEastAsia" w:hAnsiTheme="majorHAnsi" w:cstheme="majorBidi"/>
          <w:b/>
          <w:color w:val="70AD47" w:themeColor="accent2"/>
          <w:sz w:val="36"/>
          <w:szCs w:val="28"/>
        </w:rPr>
      </w:pPr>
      <w:bookmarkStart w:id="2476" w:name="_Toc379192386"/>
      <w:bookmarkStart w:id="2477" w:name="_Toc30407670"/>
      <w:r>
        <w:br w:type="page"/>
      </w:r>
    </w:p>
    <w:p w14:paraId="29BC789E" w14:textId="77777777" w:rsidR="00AB1A45" w:rsidRDefault="00AB1A45" w:rsidP="00847896">
      <w:pPr>
        <w:pStyle w:val="Heading2"/>
      </w:pPr>
      <w:bookmarkStart w:id="2478" w:name="_Toc126079224"/>
      <w:r>
        <w:lastRenderedPageBreak/>
        <w:t>US Acquired</w:t>
      </w:r>
      <w:bookmarkEnd w:id="2476"/>
      <w:bookmarkEnd w:id="2477"/>
      <w:bookmarkEnd w:id="2478"/>
    </w:p>
    <w:p w14:paraId="3E6C0191" w14:textId="3A77A786" w:rsidR="00AB1A45" w:rsidRPr="00D51F67" w:rsidRDefault="00313176" w:rsidP="00AB1A45">
      <w:pPr>
        <w:rPr>
          <w:rFonts w:cs="Arial"/>
        </w:rPr>
      </w:pPr>
      <w:r w:rsidRPr="001D55C9">
        <w:rPr>
          <w:rFonts w:cs="Arial"/>
        </w:rPr>
        <w:t xml:space="preserve">The process of obtaining the card data is referred to as Card Session Initiation in this document.  This process starts with </w:t>
      </w:r>
      <w:r>
        <w:rPr>
          <w:rFonts w:cs="Arial"/>
        </w:rPr>
        <w:t xml:space="preserve">choosing the type of card: </w:t>
      </w:r>
      <w:r w:rsidR="00562399">
        <w:rPr>
          <w:rFonts w:cs="Arial"/>
        </w:rPr>
        <w:t>D</w:t>
      </w:r>
      <w:r>
        <w:rPr>
          <w:rFonts w:cs="Arial"/>
        </w:rPr>
        <w:t xml:space="preserve">ebit or </w:t>
      </w:r>
      <w:r w:rsidR="00562399">
        <w:rPr>
          <w:rFonts w:cs="Arial"/>
        </w:rPr>
        <w:t>C</w:t>
      </w:r>
      <w:r>
        <w:rPr>
          <w:rFonts w:cs="Arial"/>
        </w:rPr>
        <w:t xml:space="preserve">redit.  Next, the card number is entered into the </w:t>
      </w:r>
      <w:r w:rsidRPr="00D51F67">
        <w:rPr>
          <w:rFonts w:cs="Arial"/>
        </w:rPr>
        <w:t xml:space="preserve">device by either swiping it or entering the number manually into the keypad.  If the number is entered manually then the expiration date must be </w:t>
      </w:r>
      <w:r w:rsidR="000A59C3" w:rsidRPr="00D51F67">
        <w:rPr>
          <w:rFonts w:cs="Arial"/>
        </w:rPr>
        <w:t>entered,</w:t>
      </w:r>
      <w:r w:rsidRPr="00D51F67">
        <w:rPr>
          <w:rFonts w:cs="Arial"/>
        </w:rPr>
        <w:t xml:space="preserve"> and </w:t>
      </w:r>
      <w:r w:rsidR="00562399">
        <w:rPr>
          <w:rFonts w:cs="Arial"/>
        </w:rPr>
        <w:t xml:space="preserve">the </w:t>
      </w:r>
      <w:r w:rsidRPr="00D51F67">
        <w:rPr>
          <w:rFonts w:cs="Arial"/>
        </w:rPr>
        <w:t xml:space="preserve">security code may be optionally entered.  </w:t>
      </w:r>
      <w:r w:rsidR="00D51F67" w:rsidRPr="00D51F67">
        <w:rPr>
          <w:rFonts w:cs="Arial"/>
        </w:rPr>
        <w:t xml:space="preserve">Account </w:t>
      </w:r>
      <w:r w:rsidR="00472677">
        <w:rPr>
          <w:rFonts w:cs="Arial"/>
        </w:rPr>
        <w:t>T</w:t>
      </w:r>
      <w:r w:rsidR="00D51F67" w:rsidRPr="00D51F67">
        <w:rPr>
          <w:rFonts w:cs="Arial"/>
        </w:rPr>
        <w:t xml:space="preserve">ype selection does not apply to US POS solutions. The POS solution will send a default value of “0” (None) in FID D (application account type). </w:t>
      </w:r>
      <w:r w:rsidR="007E2F96" w:rsidRPr="00D51F67">
        <w:rPr>
          <w:rFonts w:cs="Arial"/>
        </w:rPr>
        <w:t>Lastly</w:t>
      </w:r>
      <w:r w:rsidRPr="00D51F67">
        <w:rPr>
          <w:rFonts w:cs="Arial"/>
        </w:rPr>
        <w:t xml:space="preserve">, if </w:t>
      </w:r>
      <w:r w:rsidR="00472677">
        <w:rPr>
          <w:rFonts w:cs="Arial"/>
        </w:rPr>
        <w:t>D</w:t>
      </w:r>
      <w:r w:rsidRPr="00D51F67">
        <w:rPr>
          <w:rFonts w:cs="Arial"/>
        </w:rPr>
        <w:t>ebit was chosen then the</w:t>
      </w:r>
      <w:r w:rsidR="00472677">
        <w:rPr>
          <w:rFonts w:cs="Arial"/>
        </w:rPr>
        <w:t xml:space="preserve"> POS must prompt for a</w:t>
      </w:r>
      <w:r w:rsidRPr="00D51F67">
        <w:rPr>
          <w:rFonts w:cs="Arial"/>
        </w:rPr>
        <w:t xml:space="preserve"> PIN to be </w:t>
      </w:r>
      <w:r w:rsidR="00472677">
        <w:rPr>
          <w:rFonts w:cs="Arial"/>
        </w:rPr>
        <w:t>entered</w:t>
      </w:r>
      <w:r w:rsidRPr="00D51F67">
        <w:rPr>
          <w:rFonts w:cs="Arial"/>
        </w:rPr>
        <w:t>.</w:t>
      </w:r>
      <w:r w:rsidR="00F727CC" w:rsidRPr="00D51F67">
        <w:rPr>
          <w:rFonts w:cs="Arial"/>
        </w:rPr>
        <w:t xml:space="preserve"> </w:t>
      </w:r>
    </w:p>
    <w:p w14:paraId="5084EC0B" w14:textId="77777777" w:rsidR="00357482" w:rsidRPr="00D51F67" w:rsidRDefault="00357482" w:rsidP="00AB1A45">
      <w:pPr>
        <w:rPr>
          <w:rFonts w:cs="Arial"/>
        </w:rPr>
      </w:pPr>
    </w:p>
    <w:p w14:paraId="16605012" w14:textId="2EEDA8E8" w:rsidR="00FC3246" w:rsidRDefault="00F6201A" w:rsidP="00AB1A45">
      <w:pPr>
        <w:rPr>
          <w:rFonts w:cs="Arial"/>
        </w:rPr>
      </w:pPr>
      <w:r>
        <w:rPr>
          <w:rFonts w:cs="Arial"/>
        </w:rPr>
        <w:t>US processing supports partial authorization (response code “010”</w:t>
      </w:r>
      <w:r w:rsidR="002C26B6">
        <w:rPr>
          <w:rFonts w:cs="Arial"/>
        </w:rPr>
        <w:t>)</w:t>
      </w:r>
      <w:r>
        <w:rPr>
          <w:rFonts w:cs="Arial"/>
        </w:rPr>
        <w:t xml:space="preserve">.  </w:t>
      </w:r>
      <w:r w:rsidR="00FC3246">
        <w:rPr>
          <w:rFonts w:cs="Arial"/>
        </w:rPr>
        <w:t>If th</w:t>
      </w:r>
      <w:r>
        <w:rPr>
          <w:rFonts w:cs="Arial"/>
        </w:rPr>
        <w:t xml:space="preserve">is occurs, </w:t>
      </w:r>
      <w:r w:rsidR="00FC3246">
        <w:rPr>
          <w:rFonts w:cs="Arial"/>
        </w:rPr>
        <w:t>then a new card session may need to be initiated if</w:t>
      </w:r>
      <w:r>
        <w:rPr>
          <w:rFonts w:cs="Arial"/>
        </w:rPr>
        <w:t xml:space="preserve"> the customer chooses to use another card </w:t>
      </w:r>
      <w:r w:rsidR="002C26B6">
        <w:rPr>
          <w:rFonts w:cs="Arial"/>
        </w:rPr>
        <w:t xml:space="preserve">for the additional tender.  The amount that was authorized is present in FID B, so the new amount is the original amount minus the amount in FID B.  </w:t>
      </w:r>
      <w:r w:rsidR="00FC3246">
        <w:rPr>
          <w:lang w:val="en-GB"/>
        </w:rPr>
        <w:t xml:space="preserve">If </w:t>
      </w:r>
      <w:r w:rsidR="002C26B6">
        <w:rPr>
          <w:lang w:val="en-GB"/>
        </w:rPr>
        <w:t xml:space="preserve">no additional tender is </w:t>
      </w:r>
      <w:r w:rsidR="00FC3246">
        <w:rPr>
          <w:lang w:val="en-GB"/>
        </w:rPr>
        <w:t xml:space="preserve">available or the additional tender </w:t>
      </w:r>
      <w:r w:rsidR="00562399">
        <w:rPr>
          <w:lang w:val="en-GB"/>
        </w:rPr>
        <w:t>cannot</w:t>
      </w:r>
      <w:r w:rsidR="00FC3246">
        <w:rPr>
          <w:lang w:val="en-GB"/>
        </w:rPr>
        <w:t xml:space="preserve"> be authori</w:t>
      </w:r>
      <w:r w:rsidR="00CC48D9">
        <w:rPr>
          <w:lang w:val="en-GB"/>
        </w:rPr>
        <w:t>z</w:t>
      </w:r>
      <w:r w:rsidR="00FC3246">
        <w:rPr>
          <w:lang w:val="en-GB"/>
        </w:rPr>
        <w:t>ed then</w:t>
      </w:r>
      <w:r w:rsidR="0096005A">
        <w:rPr>
          <w:lang w:val="en-GB"/>
        </w:rPr>
        <w:t xml:space="preserve"> a </w:t>
      </w:r>
      <w:r w:rsidR="0096005A" w:rsidRPr="0096005A">
        <w:rPr>
          <w:b/>
          <w:lang w:val="en-GB"/>
        </w:rPr>
        <w:t>void purchase for the partially authorized amount</w:t>
      </w:r>
      <w:r w:rsidR="0096005A">
        <w:rPr>
          <w:lang w:val="en-GB"/>
        </w:rPr>
        <w:t xml:space="preserve"> needs to be sent to the host so the issuing institution can reverse the partially approved </w:t>
      </w:r>
      <w:r w:rsidR="000A59C3">
        <w:rPr>
          <w:lang w:val="en-GB"/>
        </w:rPr>
        <w:t>transaction.</w:t>
      </w:r>
    </w:p>
    <w:p w14:paraId="07EC6F80" w14:textId="77777777" w:rsidR="00FC3246" w:rsidRDefault="00FC3246" w:rsidP="00AB1A45">
      <w:pPr>
        <w:rPr>
          <w:rFonts w:cs="Arial"/>
        </w:rPr>
      </w:pPr>
    </w:p>
    <w:p w14:paraId="147E3461" w14:textId="77777777" w:rsidR="007B36CC" w:rsidRDefault="00EE0796" w:rsidP="00602814">
      <w:pPr>
        <w:rPr>
          <w:rFonts w:cs="Arial"/>
        </w:rPr>
      </w:pPr>
      <w:r>
        <w:rPr>
          <w:rFonts w:cs="Arial"/>
        </w:rPr>
        <w:t>I</w:t>
      </w:r>
      <w:r w:rsidR="007B36CC">
        <w:rPr>
          <w:rFonts w:cs="Arial"/>
        </w:rPr>
        <w:t xml:space="preserve">n </w:t>
      </w:r>
      <w:r w:rsidR="009C2861">
        <w:rPr>
          <w:rFonts w:cs="Arial"/>
        </w:rPr>
        <w:t xml:space="preserve">the </w:t>
      </w:r>
      <w:r w:rsidR="007B36CC">
        <w:rPr>
          <w:rFonts w:cs="Arial"/>
        </w:rPr>
        <w:t>case of manual entry due to failure reading the magnetic stripe</w:t>
      </w:r>
      <w:r w:rsidR="009C2861">
        <w:rPr>
          <w:rFonts w:cs="Arial"/>
        </w:rPr>
        <w:t>,</w:t>
      </w:r>
      <w:r w:rsidR="007B36CC">
        <w:rPr>
          <w:rFonts w:cs="Arial"/>
        </w:rPr>
        <w:t xml:space="preserve"> the POS must prompt for the cardholder's ZIP code and</w:t>
      </w:r>
      <w:r w:rsidR="006B5962">
        <w:rPr>
          <w:rFonts w:cs="Arial"/>
        </w:rPr>
        <w:t xml:space="preserve"> optionally</w:t>
      </w:r>
      <w:r w:rsidR="007B36CC">
        <w:rPr>
          <w:rFonts w:cs="Arial"/>
        </w:rPr>
        <w:t xml:space="preserve"> street number. The information is sent in the designated fields</w:t>
      </w:r>
      <w:r w:rsidR="00B14C13">
        <w:rPr>
          <w:rFonts w:cs="Arial"/>
        </w:rPr>
        <w:t xml:space="preserve"> (FIDs</w:t>
      </w:r>
      <w:r w:rsidR="007B36CC">
        <w:rPr>
          <w:rFonts w:cs="Arial"/>
        </w:rPr>
        <w:t xml:space="preserve"> Y and A respectively).</w:t>
      </w:r>
      <w:r w:rsidR="00E44885">
        <w:rPr>
          <w:rFonts w:cs="Arial"/>
        </w:rPr>
        <w:t xml:space="preserve"> FID e should carry a value of "71".</w:t>
      </w:r>
      <w:r w:rsidR="007B36CC">
        <w:rPr>
          <w:rFonts w:cs="Arial"/>
        </w:rPr>
        <w:t xml:space="preserve"> </w:t>
      </w:r>
    </w:p>
    <w:p w14:paraId="48AC2D87" w14:textId="77777777" w:rsidR="007B36CC" w:rsidRDefault="007B36CC" w:rsidP="00AB1A45">
      <w:pPr>
        <w:rPr>
          <w:rFonts w:cs="Arial"/>
        </w:rPr>
      </w:pPr>
    </w:p>
    <w:p w14:paraId="105B680A" w14:textId="77777777" w:rsidR="002E34C8" w:rsidRPr="001D55C9" w:rsidRDefault="002E34C8" w:rsidP="002E34C8">
      <w:pPr>
        <w:rPr>
          <w:rFonts w:cs="Arial"/>
        </w:rPr>
      </w:pPr>
      <w:r w:rsidRPr="001D55C9">
        <w:rPr>
          <w:rFonts w:cs="Arial"/>
        </w:rPr>
        <w:t>With the introduction of contact EMV cards an additional POS Entry Mode (chip read) is introduced including new requirements for when to use POS Entry Modes.  Policies surrounding manual entry, magnetic stripe (mag) and chip card entry now specify control of “fallback” from chip to mag and require that chip-enabled POS applications be certified by EMV and the payment scheme provider (examples:</w:t>
      </w:r>
      <w:r w:rsidR="00D61CEB">
        <w:rPr>
          <w:rFonts w:cs="Arial"/>
        </w:rPr>
        <w:t xml:space="preserve"> </w:t>
      </w:r>
      <w:r w:rsidRPr="001D55C9">
        <w:rPr>
          <w:rFonts w:cs="Arial"/>
        </w:rPr>
        <w:t>Visa</w:t>
      </w:r>
      <w:r>
        <w:rPr>
          <w:rFonts w:cs="Arial"/>
        </w:rPr>
        <w:t xml:space="preserve">, </w:t>
      </w:r>
      <w:r w:rsidRPr="001D55C9">
        <w:rPr>
          <w:rFonts w:cs="Arial"/>
        </w:rPr>
        <w:t>MasterCard</w:t>
      </w:r>
      <w:r>
        <w:rPr>
          <w:rFonts w:cs="Arial"/>
        </w:rPr>
        <w:t>, AMEX, Discover</w:t>
      </w:r>
      <w:r w:rsidRPr="001D55C9">
        <w:rPr>
          <w:rFonts w:cs="Arial"/>
        </w:rPr>
        <w:t xml:space="preserve">).  </w:t>
      </w:r>
    </w:p>
    <w:p w14:paraId="1DB312DD" w14:textId="77777777" w:rsidR="002E34C8" w:rsidRPr="001D55C9" w:rsidRDefault="002E34C8" w:rsidP="002E34C8">
      <w:pPr>
        <w:rPr>
          <w:rFonts w:cs="Arial"/>
        </w:rPr>
      </w:pPr>
    </w:p>
    <w:p w14:paraId="79E769D8" w14:textId="77777777" w:rsidR="002E34C8" w:rsidRPr="001D55C9" w:rsidRDefault="002E34C8" w:rsidP="002E34C8">
      <w:pPr>
        <w:rPr>
          <w:rFonts w:cs="Arial"/>
        </w:rPr>
      </w:pPr>
      <w:r w:rsidRPr="001D55C9">
        <w:rPr>
          <w:rFonts w:cs="Arial"/>
        </w:rPr>
        <w:t xml:space="preserve">EMV specifies the parameters that are used in establishing a session between the chip card (ICC) and the chip reader (IFD).  These parameters are provided by BASE24 </w:t>
      </w:r>
      <w:r>
        <w:rPr>
          <w:rFonts w:cs="Arial"/>
        </w:rPr>
        <w:t>in the download message</w:t>
      </w:r>
      <w:r w:rsidRPr="001D55C9">
        <w:rPr>
          <w:rFonts w:cs="Arial"/>
        </w:rPr>
        <w:t>.  Those parameters must be used to determine whether to fallback to the magnetic stripe data.  Please refer to the Payment Scheme specifications for the exact conditions requiring or allowing of fallback.</w:t>
      </w:r>
    </w:p>
    <w:p w14:paraId="3DD48133" w14:textId="77777777" w:rsidR="002E34C8" w:rsidRPr="001D55C9" w:rsidRDefault="002E34C8" w:rsidP="002E34C8">
      <w:pPr>
        <w:rPr>
          <w:rFonts w:cs="Arial"/>
        </w:rPr>
      </w:pPr>
    </w:p>
    <w:p w14:paraId="1C6D5394" w14:textId="77777777" w:rsidR="002E34C8" w:rsidRPr="001D55C9" w:rsidRDefault="002E34C8" w:rsidP="002E34C8">
      <w:pPr>
        <w:rPr>
          <w:rFonts w:cs="Arial"/>
        </w:rPr>
      </w:pPr>
      <w:r w:rsidRPr="001D55C9">
        <w:rPr>
          <w:rFonts w:cs="Arial"/>
        </w:rPr>
        <w:t>The BASE24 application specifies the supported card prefix ranges and associated Payment Schemes for Magnetic Stripe transaction processing as part of the BASE24 download (BASE24 Header; Message Type: “90”).  For chip, each card range now specifies whether it is chip-enabled and whether fallback is supported in the Session Controls field.  This governs the card session whenever the Magnetic Stripe is read by a POS Solution for transaction processing.</w:t>
      </w:r>
    </w:p>
    <w:p w14:paraId="292C0446" w14:textId="77777777" w:rsidR="002E34C8" w:rsidRPr="001D55C9" w:rsidRDefault="002E34C8" w:rsidP="002E34C8">
      <w:pPr>
        <w:rPr>
          <w:rFonts w:cs="Arial"/>
        </w:rPr>
      </w:pPr>
    </w:p>
    <w:p w14:paraId="18ACAB0D" w14:textId="77777777" w:rsidR="002E34C8" w:rsidRPr="001D55C9" w:rsidRDefault="002E34C8" w:rsidP="002E34C8">
      <w:pPr>
        <w:rPr>
          <w:rFonts w:cs="Arial"/>
        </w:rPr>
      </w:pPr>
      <w:r w:rsidRPr="001D55C9">
        <w:rPr>
          <w:rFonts w:cs="Arial"/>
        </w:rPr>
        <w:t xml:space="preserve">Use the following recommendations pertaining to transaction initiation using magnetic stripe read Track2 information in the development of POS solutions.  </w:t>
      </w:r>
    </w:p>
    <w:p w14:paraId="332ADF59" w14:textId="77777777" w:rsidR="002E34C8" w:rsidRPr="001D55C9" w:rsidRDefault="002E34C8" w:rsidP="002E34C8">
      <w:pPr>
        <w:rPr>
          <w:rFonts w:cs="Arial"/>
        </w:rPr>
      </w:pPr>
    </w:p>
    <w:p w14:paraId="0EC73A11" w14:textId="77777777" w:rsidR="002E34C8" w:rsidRPr="001D55C9" w:rsidRDefault="002E34C8" w:rsidP="002E34C8">
      <w:pPr>
        <w:rPr>
          <w:rFonts w:cs="Arial"/>
        </w:rPr>
      </w:pPr>
      <w:r w:rsidRPr="001D55C9">
        <w:rPr>
          <w:rFonts w:cs="Arial"/>
        </w:rPr>
        <w:t>Use of the Chip Enabled Fallback</w:t>
      </w:r>
      <w:r w:rsidR="00472677">
        <w:rPr>
          <w:rFonts w:cs="Arial"/>
        </w:rPr>
        <w:t>-</w:t>
      </w:r>
      <w:r w:rsidRPr="001D55C9">
        <w:rPr>
          <w:rFonts w:cs="Arial"/>
        </w:rPr>
        <w:t xml:space="preserve">allowed Flags depends on whether the card previously failed chip read (see payment scheme specification for definition).  A “chip read failed” state must be set to false as a </w:t>
      </w:r>
      <w:r w:rsidRPr="001D55C9">
        <w:rPr>
          <w:rFonts w:cs="Arial"/>
        </w:rPr>
        <w:lastRenderedPageBreak/>
        <w:t xml:space="preserve">prerequisite to being ready to initiate a transaction and should be reset whenever a transaction is cancelled.  </w:t>
      </w:r>
    </w:p>
    <w:p w14:paraId="0C0B64C3" w14:textId="77777777" w:rsidR="002E34C8" w:rsidRPr="001D55C9" w:rsidRDefault="002E34C8" w:rsidP="002E34C8">
      <w:pPr>
        <w:rPr>
          <w:rFonts w:cs="Arial"/>
        </w:rPr>
      </w:pPr>
    </w:p>
    <w:p w14:paraId="2C25445D" w14:textId="77777777" w:rsidR="002E34C8" w:rsidRPr="001D55C9" w:rsidRDefault="002E34C8" w:rsidP="002E34C8">
      <w:pPr>
        <w:rPr>
          <w:rFonts w:cs="Arial"/>
        </w:rPr>
      </w:pPr>
      <w:r w:rsidRPr="001D55C9">
        <w:rPr>
          <w:rFonts w:cs="Arial"/>
        </w:rPr>
        <w:t>A “chip read failed” state may be set to true when the payment scheme criteria for chip read failure is met OR for any reason when a card is inserted into the chip reader and a session was not established with the chip.  The POS design must include ways to promote a successful chip card read – this specification assumes the minimum of a card insertion attempt:</w:t>
      </w:r>
    </w:p>
    <w:p w14:paraId="2CBC6E1E" w14:textId="77777777" w:rsidR="002E34C8" w:rsidRPr="001D55C9" w:rsidRDefault="002E34C8" w:rsidP="002E34C8">
      <w:pPr>
        <w:rPr>
          <w:rFonts w:cs="Arial"/>
        </w:rPr>
      </w:pPr>
    </w:p>
    <w:p w14:paraId="53D92F91" w14:textId="77777777" w:rsidR="002E34C8" w:rsidRPr="00B73D3B" w:rsidRDefault="002E34C8" w:rsidP="002E34C8">
      <w:pPr>
        <w:rPr>
          <w:rFonts w:cs="Arial"/>
          <w:b/>
          <w:bCs/>
          <w:color w:val="538135" w:themeColor="accent3"/>
        </w:rPr>
      </w:pPr>
      <w:r w:rsidRPr="00B73D3B">
        <w:rPr>
          <w:rFonts w:cs="Arial"/>
          <w:b/>
          <w:bCs/>
          <w:color w:val="538135" w:themeColor="accent3"/>
        </w:rPr>
        <w:t>Use of the Chip Enabled Flag</w:t>
      </w:r>
    </w:p>
    <w:p w14:paraId="4E02B022" w14:textId="77777777" w:rsidR="00154C0D" w:rsidRPr="001D55C9" w:rsidRDefault="00154C0D" w:rsidP="002E34C8">
      <w:pPr>
        <w:rPr>
          <w:rFonts w:cs="Arial"/>
        </w:rPr>
      </w:pPr>
    </w:p>
    <w:p w14:paraId="582BD5C0" w14:textId="77777777" w:rsidR="002E34C8" w:rsidRPr="00154C0D" w:rsidRDefault="002E34C8" w:rsidP="00F12805">
      <w:pPr>
        <w:pStyle w:val="ListParagraph"/>
        <w:numPr>
          <w:ilvl w:val="0"/>
          <w:numId w:val="130"/>
        </w:numPr>
        <w:rPr>
          <w:rFonts w:cs="Arial"/>
        </w:rPr>
      </w:pPr>
      <w:r w:rsidRPr="00154C0D">
        <w:rPr>
          <w:rFonts w:cs="Arial"/>
        </w:rPr>
        <w:t>If the card read is within a card prefix range that is chip-enabled and the first character of the service code on the Track 2 is either “2” or “6”, the terminal should prompt the POS operator to “Use the Chip Reader”</w:t>
      </w:r>
    </w:p>
    <w:p w14:paraId="24B418F1" w14:textId="77777777" w:rsidR="002E34C8" w:rsidRPr="00154C0D" w:rsidRDefault="002E34C8" w:rsidP="00F12805">
      <w:pPr>
        <w:pStyle w:val="ListParagraph"/>
        <w:numPr>
          <w:ilvl w:val="0"/>
          <w:numId w:val="130"/>
        </w:numPr>
        <w:rPr>
          <w:rFonts w:cs="Arial"/>
        </w:rPr>
      </w:pPr>
      <w:r w:rsidRPr="00154C0D">
        <w:rPr>
          <w:rFonts w:cs="Arial"/>
        </w:rPr>
        <w:t>If the card read is within a card prefix range that is chip-enabled and the first character of the service code on the Track 2 is “1” or “5”, the terminal should continue the transaction flow using the magnetic stripe read information</w:t>
      </w:r>
    </w:p>
    <w:p w14:paraId="2C2DA87F" w14:textId="77777777" w:rsidR="002E34C8" w:rsidRPr="00154C0D" w:rsidRDefault="002E34C8" w:rsidP="00F12805">
      <w:pPr>
        <w:pStyle w:val="ListParagraph"/>
        <w:numPr>
          <w:ilvl w:val="0"/>
          <w:numId w:val="130"/>
        </w:numPr>
        <w:rPr>
          <w:rFonts w:cs="Arial"/>
        </w:rPr>
      </w:pPr>
      <w:r w:rsidRPr="00154C0D">
        <w:rPr>
          <w:rFonts w:cs="Arial"/>
        </w:rPr>
        <w:t>If the card read is within a card prefix range that is not chip-enabled and the first character of the service code on the Track 2 is “1, “5”, “2” or “6”, the terminal should continue the transaction flow using the magnetic stripe read information</w:t>
      </w:r>
    </w:p>
    <w:p w14:paraId="6EA5ECE5" w14:textId="77777777" w:rsidR="002E34C8" w:rsidRPr="00154C0D" w:rsidRDefault="002E34C8" w:rsidP="00F12805">
      <w:pPr>
        <w:pStyle w:val="ListParagraph"/>
        <w:numPr>
          <w:ilvl w:val="0"/>
          <w:numId w:val="130"/>
        </w:numPr>
        <w:rPr>
          <w:rFonts w:cs="Arial"/>
        </w:rPr>
      </w:pPr>
      <w:r w:rsidRPr="00154C0D">
        <w:rPr>
          <w:rFonts w:cs="Arial"/>
        </w:rPr>
        <w:t>If the card read is within a card prefix range that is chip-enabled and the first character of the service code on the Track 2 is either “2” or “6” and the “chip read failed” state is true the terminal should use the Fallback allowed logic below</w:t>
      </w:r>
    </w:p>
    <w:p w14:paraId="6E7E0872" w14:textId="77777777" w:rsidR="002E34C8" w:rsidRPr="001D55C9" w:rsidRDefault="002E34C8" w:rsidP="002E34C8">
      <w:pPr>
        <w:rPr>
          <w:rFonts w:cs="Arial"/>
        </w:rPr>
      </w:pPr>
    </w:p>
    <w:p w14:paraId="7416F5F9" w14:textId="77777777" w:rsidR="002E34C8" w:rsidRPr="00B73D3B" w:rsidRDefault="002E34C8" w:rsidP="002E34C8">
      <w:pPr>
        <w:rPr>
          <w:rFonts w:cs="Arial"/>
          <w:b/>
          <w:bCs/>
          <w:color w:val="538135" w:themeColor="accent3"/>
        </w:rPr>
      </w:pPr>
      <w:r w:rsidRPr="00B73D3B">
        <w:rPr>
          <w:rFonts w:cs="Arial"/>
          <w:b/>
          <w:bCs/>
          <w:color w:val="538135" w:themeColor="accent3"/>
        </w:rPr>
        <w:t>Use of the Fallback allowed Flag</w:t>
      </w:r>
    </w:p>
    <w:p w14:paraId="2FE73556" w14:textId="77777777" w:rsidR="00154C0D" w:rsidRPr="001D55C9" w:rsidRDefault="00154C0D" w:rsidP="002E34C8">
      <w:pPr>
        <w:rPr>
          <w:rFonts w:cs="Arial"/>
        </w:rPr>
      </w:pPr>
    </w:p>
    <w:p w14:paraId="53F60307" w14:textId="77777777" w:rsidR="002E34C8" w:rsidRPr="00154C0D" w:rsidRDefault="002E34C8" w:rsidP="00F12805">
      <w:pPr>
        <w:pStyle w:val="ListParagraph"/>
        <w:numPr>
          <w:ilvl w:val="0"/>
          <w:numId w:val="131"/>
        </w:numPr>
        <w:rPr>
          <w:rFonts w:cs="Arial"/>
        </w:rPr>
      </w:pPr>
      <w:r w:rsidRPr="00154C0D">
        <w:rPr>
          <w:rFonts w:cs="Arial"/>
        </w:rPr>
        <w:t>If the card read is within a card prefix range where fallback is not allowed and the first character of the service code on the Track 2 is either “2” or “6”, the terminal should prompt the POS operator with the appropriate instructions</w:t>
      </w:r>
    </w:p>
    <w:p w14:paraId="1FDEF4C4" w14:textId="77777777" w:rsidR="002E34C8" w:rsidRPr="00154C0D" w:rsidRDefault="002E34C8" w:rsidP="00F12805">
      <w:pPr>
        <w:pStyle w:val="ListParagraph"/>
        <w:numPr>
          <w:ilvl w:val="0"/>
          <w:numId w:val="131"/>
        </w:numPr>
        <w:rPr>
          <w:rFonts w:cs="Arial"/>
        </w:rPr>
      </w:pPr>
      <w:r w:rsidRPr="00154C0D">
        <w:rPr>
          <w:rFonts w:cs="Arial"/>
        </w:rPr>
        <w:t>If the card read is within a card prefix range where fallback is allowed and the first character of the service code on the Track 2 is either “2” or “6”, the terminal should continue the transaction flow using the magnetic stripe read informatio</w:t>
      </w:r>
      <w:r w:rsidR="00154C0D">
        <w:rPr>
          <w:rFonts w:cs="Arial"/>
        </w:rPr>
        <w:t>n</w:t>
      </w:r>
    </w:p>
    <w:p w14:paraId="4760D925" w14:textId="77777777" w:rsidR="009A0253" w:rsidRDefault="009A0253" w:rsidP="009A0253">
      <w:pPr>
        <w:rPr>
          <w:rFonts w:cs="Arial"/>
        </w:rPr>
      </w:pPr>
    </w:p>
    <w:p w14:paraId="69774764" w14:textId="77777777" w:rsidR="009A0253" w:rsidRDefault="009A0253" w:rsidP="009A0253">
      <w:pPr>
        <w:rPr>
          <w:rFonts w:cs="Arial"/>
        </w:rPr>
      </w:pPr>
      <w:r>
        <w:rPr>
          <w:rFonts w:cs="Arial"/>
        </w:rPr>
        <w:t>Note: N/A for Host 3 transactions.</w:t>
      </w:r>
    </w:p>
    <w:p w14:paraId="1FFAB733" w14:textId="77777777" w:rsidR="009A0253" w:rsidRDefault="009A0253"/>
    <w:p w14:paraId="7052DA45" w14:textId="77777777" w:rsidR="006825A8" w:rsidRPr="00F52ACD" w:rsidRDefault="006825A8" w:rsidP="00353510">
      <w:pPr>
        <w:pStyle w:val="Heading1"/>
        <w:pageBreakBefore/>
      </w:pPr>
      <w:bookmarkStart w:id="2479" w:name="_Toc379192387"/>
      <w:bookmarkStart w:id="2480" w:name="_Toc30407671"/>
      <w:bookmarkStart w:id="2481" w:name="_Toc126079225"/>
      <w:r>
        <w:lastRenderedPageBreak/>
        <w:t>Track 2 Encryption</w:t>
      </w:r>
      <w:bookmarkEnd w:id="2479"/>
      <w:bookmarkEnd w:id="2480"/>
      <w:bookmarkEnd w:id="2481"/>
    </w:p>
    <w:p w14:paraId="358C727E" w14:textId="77777777" w:rsidR="009F37AB" w:rsidRDefault="009F37AB" w:rsidP="009F37AB">
      <w:pPr>
        <w:rPr>
          <w:rFonts w:cs="Arial"/>
        </w:rPr>
      </w:pPr>
      <w:r w:rsidRPr="002A0E42">
        <w:rPr>
          <w:rFonts w:cs="Arial"/>
        </w:rPr>
        <w:t>Host 1 supports 2 types of Encryption:</w:t>
      </w:r>
    </w:p>
    <w:p w14:paraId="68111520" w14:textId="77777777" w:rsidR="00154C0D" w:rsidRPr="002A0E42" w:rsidRDefault="00154C0D" w:rsidP="009F37AB">
      <w:pPr>
        <w:rPr>
          <w:rFonts w:cs="Arial"/>
        </w:rPr>
      </w:pPr>
    </w:p>
    <w:p w14:paraId="72646628" w14:textId="77777777" w:rsidR="009F37AB" w:rsidRPr="002A0E42" w:rsidRDefault="009F37AB" w:rsidP="00F12805">
      <w:pPr>
        <w:pStyle w:val="ListParagraph"/>
        <w:numPr>
          <w:ilvl w:val="0"/>
          <w:numId w:val="132"/>
        </w:numPr>
      </w:pPr>
      <w:r w:rsidRPr="00154C0D">
        <w:rPr>
          <w:b/>
        </w:rPr>
        <w:t>End to End encryption</w:t>
      </w:r>
      <w:r w:rsidRPr="002A0E42">
        <w:t xml:space="preserve"> (E2Ee), which encrypts the Track2 information (FID q) using the message encryption working key (KME)</w:t>
      </w:r>
    </w:p>
    <w:p w14:paraId="10AFFE33" w14:textId="77777777" w:rsidR="009F37AB" w:rsidRPr="002A0E42" w:rsidRDefault="009F37AB" w:rsidP="00F12805">
      <w:pPr>
        <w:pStyle w:val="ListParagraph"/>
        <w:numPr>
          <w:ilvl w:val="0"/>
          <w:numId w:val="132"/>
        </w:numPr>
      </w:pPr>
      <w:r w:rsidRPr="00154C0D">
        <w:rPr>
          <w:b/>
        </w:rPr>
        <w:t>Point to Point encryption</w:t>
      </w:r>
      <w:r w:rsidRPr="002A0E42">
        <w:t xml:space="preserve"> (P2Pe), which utilizes Derived Unique Key per Transaction (DUKPT) to encrypt Track2 (FID q), Track1 (FID 2), and/or Manual CVD (FID 6, SFID B)</w:t>
      </w:r>
    </w:p>
    <w:p w14:paraId="4AB7B322" w14:textId="77777777" w:rsidR="009F37AB" w:rsidRPr="002A0E42" w:rsidRDefault="009F37AB" w:rsidP="00154C0D"/>
    <w:p w14:paraId="045FF992" w14:textId="77777777" w:rsidR="009F37AB" w:rsidRPr="002A0E42" w:rsidRDefault="009F37AB" w:rsidP="009F37AB">
      <w:pPr>
        <w:rPr>
          <w:rFonts w:cs="Arial"/>
        </w:rPr>
      </w:pPr>
      <w:r w:rsidRPr="002A0E42">
        <w:rPr>
          <w:rFonts w:cs="Arial"/>
        </w:rPr>
        <w:t>Encryption is not applicable to Host 3 transactions.</w:t>
      </w:r>
    </w:p>
    <w:p w14:paraId="70F5FDD3" w14:textId="77777777" w:rsidR="009F37AB" w:rsidRDefault="009F37AB" w:rsidP="009F37AB">
      <w:pPr>
        <w:rPr>
          <w:rFonts w:cs="Arial"/>
          <w:b/>
        </w:rPr>
      </w:pPr>
    </w:p>
    <w:p w14:paraId="281772CD" w14:textId="77777777" w:rsidR="009F37AB" w:rsidRDefault="009F37AB" w:rsidP="00154C0D">
      <w:pPr>
        <w:pStyle w:val="Heading2"/>
      </w:pPr>
      <w:bookmarkStart w:id="2482" w:name="_Toc126079226"/>
      <w:r w:rsidRPr="000E3CE0">
        <w:t>End to End Encryption</w:t>
      </w:r>
      <w:bookmarkEnd w:id="2482"/>
    </w:p>
    <w:p w14:paraId="269BF2B9" w14:textId="77777777" w:rsidR="009F37AB" w:rsidRDefault="009F37AB" w:rsidP="009F37AB">
      <w:pPr>
        <w:rPr>
          <w:rFonts w:cs="Arial"/>
        </w:rPr>
      </w:pPr>
      <w:r>
        <w:rPr>
          <w:rFonts w:cs="Arial"/>
        </w:rPr>
        <w:t>Host 1 supports receiving Track2 information (</w:t>
      </w:r>
      <w:r>
        <w:rPr>
          <w:b/>
          <w:snapToGrid w:val="0"/>
        </w:rPr>
        <w:t>FID</w:t>
      </w:r>
      <w:r>
        <w:rPr>
          <w:rFonts w:cs="Arial"/>
        </w:rPr>
        <w:t xml:space="preserve"> q) in both clear and encrypted formats. A track2 encryption flag (DID N) is included in the download and used to indicate to the POS solution whether encryption is enabled or disabled. If encryption is enabled it will apply to all BIN ranges and card types.  The message encryption working key (KME) will be used to perform the decryption.  If decryption fails then the transaction will be declined with response code 064, bad track 2.</w:t>
      </w:r>
    </w:p>
    <w:p w14:paraId="47BB6B4A" w14:textId="77777777" w:rsidR="009F37AB" w:rsidRDefault="009F37AB" w:rsidP="009F37AB">
      <w:pPr>
        <w:rPr>
          <w:rFonts w:cs="Arial"/>
        </w:rPr>
      </w:pPr>
    </w:p>
    <w:p w14:paraId="7C0FC5AE" w14:textId="77777777" w:rsidR="009F37AB" w:rsidRDefault="009F37AB" w:rsidP="009F37AB">
      <w:pPr>
        <w:rPr>
          <w:rFonts w:cs="Arial"/>
        </w:rPr>
      </w:pPr>
      <w:r>
        <w:rPr>
          <w:rFonts w:cs="Arial"/>
        </w:rPr>
        <w:t>POS solutions supporting E2E encryption must be capable of the following:</w:t>
      </w:r>
    </w:p>
    <w:p w14:paraId="041F8F36" w14:textId="77777777" w:rsidR="00154C0D" w:rsidRDefault="00154C0D" w:rsidP="009F37AB">
      <w:pPr>
        <w:rPr>
          <w:rFonts w:cs="Arial"/>
        </w:rPr>
      </w:pPr>
    </w:p>
    <w:p w14:paraId="49C5CCC7" w14:textId="77777777" w:rsidR="009F37AB" w:rsidRDefault="009F37AB" w:rsidP="00F12805">
      <w:pPr>
        <w:numPr>
          <w:ilvl w:val="0"/>
          <w:numId w:val="133"/>
        </w:numPr>
        <w:rPr>
          <w:rFonts w:cs="Arial"/>
        </w:rPr>
      </w:pPr>
      <w:r>
        <w:rPr>
          <w:rFonts w:cs="Arial"/>
        </w:rPr>
        <w:t>Receive and store the message encryption working key (KME) as part of a download or a response message from Host 1</w:t>
      </w:r>
    </w:p>
    <w:p w14:paraId="444DD70B" w14:textId="77777777" w:rsidR="009F37AB" w:rsidRDefault="009F37AB" w:rsidP="00F12805">
      <w:pPr>
        <w:numPr>
          <w:ilvl w:val="0"/>
          <w:numId w:val="133"/>
        </w:numPr>
        <w:rPr>
          <w:rFonts w:cs="Arial"/>
        </w:rPr>
      </w:pPr>
      <w:r>
        <w:rPr>
          <w:rFonts w:cs="Arial"/>
        </w:rPr>
        <w:t>Using the KME create an encrypted FID q as specified in the FID q detail section (Appendix A)</w:t>
      </w:r>
    </w:p>
    <w:p w14:paraId="793F9849" w14:textId="77777777" w:rsidR="009F37AB" w:rsidRDefault="009F37AB" w:rsidP="00F12805">
      <w:pPr>
        <w:numPr>
          <w:ilvl w:val="0"/>
          <w:numId w:val="133"/>
        </w:numPr>
        <w:rPr>
          <w:rFonts w:cs="Arial"/>
        </w:rPr>
      </w:pPr>
      <w:r>
        <w:rPr>
          <w:rFonts w:cs="Arial"/>
        </w:rPr>
        <w:t>Send Masked PAN value in FID 9 SFID K</w:t>
      </w:r>
    </w:p>
    <w:p w14:paraId="17C219D0" w14:textId="77777777" w:rsidR="009F37AB" w:rsidRDefault="009F37AB" w:rsidP="009F37AB">
      <w:pPr>
        <w:rPr>
          <w:rFonts w:cs="Arial"/>
          <w:b/>
        </w:rPr>
      </w:pPr>
    </w:p>
    <w:p w14:paraId="0C650C9E" w14:textId="77777777" w:rsidR="009F37AB" w:rsidRDefault="009F37AB" w:rsidP="00154C0D">
      <w:pPr>
        <w:pStyle w:val="Heading2"/>
      </w:pPr>
      <w:bookmarkStart w:id="2483" w:name="_Toc126079227"/>
      <w:r w:rsidRPr="0024682B">
        <w:t>Point to Point Encryption</w:t>
      </w:r>
      <w:bookmarkEnd w:id="2483"/>
    </w:p>
    <w:p w14:paraId="1BA1CAE3" w14:textId="77777777" w:rsidR="009F37AB" w:rsidRPr="0024682B" w:rsidRDefault="009F37AB" w:rsidP="009F37AB">
      <w:pPr>
        <w:rPr>
          <w:rFonts w:cs="Arial"/>
        </w:rPr>
      </w:pPr>
      <w:r w:rsidRPr="0024682B">
        <w:rPr>
          <w:rFonts w:cs="Arial"/>
        </w:rPr>
        <w:t>Host 1 supports receiving Track2/Track1/Manual-CVD in both clear and encrypted formats.  A track2 encryption flag (DID N) is included in the download and used to indicate to the POS solution whether encryption is enabled or disabled.  If encryption is enabled it will apply to all BIN ranges and card types.  The POS solution uses the DUKPT keys to perform the encryption.  If decryption</w:t>
      </w:r>
      <w:r>
        <w:rPr>
          <w:rFonts w:cs="Arial"/>
        </w:rPr>
        <w:t xml:space="preserve"> </w:t>
      </w:r>
      <w:r w:rsidRPr="0024682B">
        <w:rPr>
          <w:rFonts w:cs="Arial"/>
        </w:rPr>
        <w:t>fails then the transaction will be declined.</w:t>
      </w:r>
    </w:p>
    <w:p w14:paraId="28F136DD" w14:textId="77777777" w:rsidR="009F37AB" w:rsidRPr="0024682B" w:rsidRDefault="009F37AB" w:rsidP="009F37AB">
      <w:pPr>
        <w:rPr>
          <w:rFonts w:cs="Arial"/>
        </w:rPr>
      </w:pPr>
    </w:p>
    <w:p w14:paraId="48D2924D" w14:textId="77777777" w:rsidR="009F37AB" w:rsidRDefault="009F37AB" w:rsidP="009F37AB">
      <w:pPr>
        <w:rPr>
          <w:rFonts w:cs="Arial"/>
        </w:rPr>
      </w:pPr>
      <w:r w:rsidRPr="0024682B">
        <w:rPr>
          <w:rFonts w:cs="Arial"/>
        </w:rPr>
        <w:t>POS solutions supporting P2P encryption must be capable of the following:</w:t>
      </w:r>
    </w:p>
    <w:p w14:paraId="514381E4" w14:textId="77777777" w:rsidR="00154C0D" w:rsidRPr="0024682B" w:rsidRDefault="00154C0D" w:rsidP="009F37AB">
      <w:pPr>
        <w:rPr>
          <w:rFonts w:cs="Arial"/>
        </w:rPr>
      </w:pPr>
    </w:p>
    <w:p w14:paraId="25DAF394" w14:textId="77777777" w:rsidR="009F37AB" w:rsidRPr="0024682B" w:rsidRDefault="009F37AB" w:rsidP="00F12805">
      <w:pPr>
        <w:pStyle w:val="ListParagraph"/>
        <w:numPr>
          <w:ilvl w:val="0"/>
          <w:numId w:val="134"/>
        </w:numPr>
      </w:pPr>
      <w:r w:rsidRPr="0024682B">
        <w:t>Using DUKPT keys for encryption (the message encryption working key – KME is not used for P2P encryption</w:t>
      </w:r>
      <w:r>
        <w:t>)</w:t>
      </w:r>
    </w:p>
    <w:p w14:paraId="5BBF2FE2" w14:textId="77777777" w:rsidR="009F37AB" w:rsidRPr="0024682B" w:rsidRDefault="009F37AB" w:rsidP="00F12805">
      <w:pPr>
        <w:pStyle w:val="ListParagraph"/>
        <w:numPr>
          <w:ilvl w:val="0"/>
          <w:numId w:val="134"/>
        </w:numPr>
      </w:pPr>
      <w:r w:rsidRPr="0024682B">
        <w:t xml:space="preserve">Encrypting </w:t>
      </w:r>
      <w:r>
        <w:t>one or more fields (</w:t>
      </w:r>
      <w:r w:rsidRPr="0024682B">
        <w:t>Track2/Track1/Manual-CVD</w:t>
      </w:r>
      <w:r>
        <w:t>)</w:t>
      </w:r>
      <w:r w:rsidRPr="0024682B">
        <w:t xml:space="preserve"> together as a 'BLOB', and including the BLOB in the appropriate place in the SPDH message (see </w:t>
      </w:r>
      <w:r w:rsidRPr="00154C0D">
        <w:rPr>
          <w:b/>
        </w:rPr>
        <w:t>BLOB Encrypted Data</w:t>
      </w:r>
      <w:r>
        <w:t xml:space="preserve"> section)</w:t>
      </w:r>
    </w:p>
    <w:p w14:paraId="509CD701" w14:textId="77777777" w:rsidR="009F37AB" w:rsidRPr="0024682B" w:rsidRDefault="009F37AB" w:rsidP="00F12805">
      <w:pPr>
        <w:pStyle w:val="ListParagraph"/>
        <w:numPr>
          <w:ilvl w:val="0"/>
          <w:numId w:val="134"/>
        </w:numPr>
      </w:pPr>
      <w:r w:rsidRPr="0024682B">
        <w:t>Include the KSN in FID 6 SFID T</w:t>
      </w:r>
    </w:p>
    <w:p w14:paraId="2BF11C67" w14:textId="77777777" w:rsidR="009F37AB" w:rsidRPr="0024682B" w:rsidRDefault="009F37AB" w:rsidP="00F12805">
      <w:pPr>
        <w:pStyle w:val="ListParagraph"/>
        <w:numPr>
          <w:ilvl w:val="0"/>
          <w:numId w:val="134"/>
        </w:numPr>
      </w:pPr>
      <w:r w:rsidRPr="0024682B">
        <w:t>Include the Masked PAN value in FID 9 SFID K</w:t>
      </w:r>
    </w:p>
    <w:p w14:paraId="5BDB697E" w14:textId="77777777" w:rsidR="00A12D36" w:rsidRPr="00F52ACD" w:rsidRDefault="00A12D36" w:rsidP="00A12D36">
      <w:pPr>
        <w:pStyle w:val="Heading1"/>
        <w:pageBreakBefore/>
      </w:pPr>
      <w:bookmarkStart w:id="2484" w:name="_Toc30407672"/>
      <w:bookmarkStart w:id="2485" w:name="_Toc126079228"/>
      <w:r>
        <w:lastRenderedPageBreak/>
        <w:t>Shared PINPad Support</w:t>
      </w:r>
      <w:bookmarkEnd w:id="2484"/>
      <w:bookmarkEnd w:id="2485"/>
    </w:p>
    <w:p w14:paraId="0B6AEAF5" w14:textId="77777777" w:rsidR="00A12D36" w:rsidRPr="00A9578E" w:rsidRDefault="00A12D36" w:rsidP="00A12D36">
      <w:pPr>
        <w:rPr>
          <w:rFonts w:cs="Arial"/>
          <w:color w:val="000000"/>
        </w:rPr>
      </w:pPr>
      <w:r w:rsidRPr="00A9578E">
        <w:rPr>
          <w:rFonts w:cs="Arial"/>
          <w:color w:val="000000"/>
        </w:rPr>
        <w:t>POS solutions have the option of processing transactions through multiple virtual terminals that share a single physical PINPad. This allows a single POS solution to serve multiple merchants using a single PINPad while maintaining separate configuration per merchant. This function is only supported by HOST 1 (TD POS B24).</w:t>
      </w:r>
    </w:p>
    <w:p w14:paraId="1FC466DD" w14:textId="77777777" w:rsidR="00A12D36" w:rsidRPr="00A9578E" w:rsidRDefault="00A12D36" w:rsidP="00A12D36">
      <w:pPr>
        <w:rPr>
          <w:rFonts w:cs="Arial"/>
          <w:color w:val="000000"/>
        </w:rPr>
      </w:pPr>
    </w:p>
    <w:p w14:paraId="4CAAE60E" w14:textId="77777777" w:rsidR="00A12D36" w:rsidRPr="00A9578E" w:rsidRDefault="00A12D36" w:rsidP="00A12D36">
      <w:pPr>
        <w:rPr>
          <w:rFonts w:cs="Arial"/>
          <w:color w:val="000000"/>
        </w:rPr>
      </w:pPr>
      <w:r w:rsidRPr="00A9578E">
        <w:rPr>
          <w:rFonts w:cs="Arial"/>
          <w:color w:val="000000"/>
        </w:rPr>
        <w:t>POS solutions operating in shared PINPad mode must be capable of the following:</w:t>
      </w:r>
    </w:p>
    <w:p w14:paraId="534882A6" w14:textId="77777777" w:rsidR="00A12D36" w:rsidRPr="00A9578E" w:rsidRDefault="00A12D36" w:rsidP="00A12D36">
      <w:pPr>
        <w:rPr>
          <w:rFonts w:cs="Arial"/>
          <w:color w:val="000000"/>
        </w:rPr>
      </w:pPr>
    </w:p>
    <w:p w14:paraId="1FC8F2CC" w14:textId="77777777" w:rsidR="00A12D36" w:rsidRPr="00A9578E" w:rsidRDefault="00A12D36" w:rsidP="007930C7">
      <w:pPr>
        <w:numPr>
          <w:ilvl w:val="0"/>
          <w:numId w:val="42"/>
        </w:numPr>
        <w:rPr>
          <w:rFonts w:cs="Arial"/>
          <w:color w:val="000000"/>
        </w:rPr>
      </w:pPr>
      <w:r w:rsidRPr="00A9578E">
        <w:rPr>
          <w:rFonts w:cs="Arial"/>
          <w:color w:val="000000"/>
        </w:rPr>
        <w:t>Define virtual terminal entities assigned to merchants. Each terminal entity independently stores and manages its configuration data, e.g. transmission/batch/sequence numbers, supported card types, totals, and retailer IDs, similar to a regular POS solution</w:t>
      </w:r>
    </w:p>
    <w:p w14:paraId="7B174370" w14:textId="77777777" w:rsidR="00A12D36" w:rsidRPr="00A9578E" w:rsidRDefault="00A12D36" w:rsidP="007930C7">
      <w:pPr>
        <w:numPr>
          <w:ilvl w:val="0"/>
          <w:numId w:val="42"/>
        </w:numPr>
        <w:rPr>
          <w:rFonts w:cs="Arial"/>
          <w:color w:val="000000"/>
        </w:rPr>
      </w:pPr>
      <w:r w:rsidRPr="00A9578E">
        <w:rPr>
          <w:rFonts w:cs="Arial"/>
          <w:color w:val="000000"/>
        </w:rPr>
        <w:t>Each virtual terminal stores and manages its unique set of HOST 1 download parameters, e.g. BIN ranges, timers.</w:t>
      </w:r>
    </w:p>
    <w:p w14:paraId="46831CE5" w14:textId="77777777" w:rsidR="00A12D36" w:rsidRPr="00A9578E" w:rsidRDefault="00A12D36" w:rsidP="007930C7">
      <w:pPr>
        <w:numPr>
          <w:ilvl w:val="0"/>
          <w:numId w:val="42"/>
        </w:numPr>
        <w:rPr>
          <w:rFonts w:cs="Arial"/>
          <w:color w:val="000000"/>
        </w:rPr>
      </w:pPr>
      <w:r w:rsidRPr="00A9578E">
        <w:rPr>
          <w:rFonts w:cs="Arial"/>
          <w:color w:val="000000"/>
        </w:rPr>
        <w:t>Upon selection of a terminal for performing a transaction, the POS will use the selected terminal specific data (from above) when formatting requests to the host</w:t>
      </w:r>
    </w:p>
    <w:p w14:paraId="2EF844C0" w14:textId="77777777" w:rsidR="00A12D36" w:rsidRPr="00A9578E" w:rsidRDefault="00A12D36" w:rsidP="007930C7">
      <w:pPr>
        <w:numPr>
          <w:ilvl w:val="0"/>
          <w:numId w:val="42"/>
        </w:numPr>
        <w:rPr>
          <w:rFonts w:cs="Arial"/>
          <w:color w:val="000000"/>
        </w:rPr>
      </w:pPr>
      <w:r w:rsidRPr="00A9578E">
        <w:rPr>
          <w:rFonts w:cs="Arial"/>
          <w:color w:val="000000"/>
        </w:rPr>
        <w:t>When required, the POS will utilize the shared PINPad for transactions associated to any of the virtual terminals</w:t>
      </w:r>
    </w:p>
    <w:p w14:paraId="05723F23" w14:textId="77777777" w:rsidR="00A12D36" w:rsidRPr="00A9578E" w:rsidRDefault="00A12D36" w:rsidP="007930C7">
      <w:pPr>
        <w:numPr>
          <w:ilvl w:val="0"/>
          <w:numId w:val="42"/>
        </w:numPr>
        <w:rPr>
          <w:rFonts w:cs="Arial"/>
          <w:color w:val="000000"/>
        </w:rPr>
      </w:pPr>
      <w:r w:rsidRPr="00A9578E">
        <w:rPr>
          <w:rFonts w:cs="Arial"/>
          <w:color w:val="000000"/>
        </w:rPr>
        <w:t>New working keys sent from the host (in a transaction response or a parameter download) must be delivered to the shared PINPad regardless of the virtual terminal used in the message header</w:t>
      </w:r>
    </w:p>
    <w:p w14:paraId="0AECDCD6" w14:textId="77777777" w:rsidR="00A12D36" w:rsidRPr="00A9578E" w:rsidRDefault="00A12D36" w:rsidP="007930C7">
      <w:pPr>
        <w:numPr>
          <w:ilvl w:val="0"/>
          <w:numId w:val="42"/>
        </w:numPr>
        <w:rPr>
          <w:rFonts w:cs="Arial"/>
          <w:color w:val="000000"/>
        </w:rPr>
      </w:pPr>
      <w:r w:rsidRPr="00A9578E">
        <w:rPr>
          <w:rFonts w:cs="Arial"/>
          <w:color w:val="000000"/>
        </w:rPr>
        <w:t xml:space="preserve">All logical terminals will use a single PINPad with a single set of master/working keys </w:t>
      </w:r>
    </w:p>
    <w:p w14:paraId="3BE0BD48" w14:textId="77777777" w:rsidR="00A12D36" w:rsidRDefault="00A12D36" w:rsidP="00A12D36">
      <w:pPr>
        <w:rPr>
          <w:rFonts w:cs="Arial"/>
        </w:rPr>
      </w:pPr>
    </w:p>
    <w:p w14:paraId="37CA4E32" w14:textId="77777777" w:rsidR="008E3C04" w:rsidRDefault="008E3C04" w:rsidP="008E3C04">
      <w:pPr>
        <w:rPr>
          <w:rFonts w:cs="Arial"/>
        </w:rPr>
      </w:pPr>
      <w:r>
        <w:rPr>
          <w:rFonts w:cs="Arial"/>
        </w:rPr>
        <w:t>Note: N/A for Host 3 transactions.</w:t>
      </w:r>
    </w:p>
    <w:p w14:paraId="6726A23D" w14:textId="77777777" w:rsidR="00A12D36" w:rsidRDefault="00A12D36" w:rsidP="00F81E5A">
      <w:pPr>
        <w:rPr>
          <w:rFonts w:cs="Arial"/>
        </w:rPr>
      </w:pPr>
    </w:p>
    <w:p w14:paraId="502AE257" w14:textId="77777777" w:rsidR="0041643C" w:rsidRPr="006330D1" w:rsidRDefault="006330D1" w:rsidP="00775E51">
      <w:pPr>
        <w:pStyle w:val="Heading1"/>
        <w:pageBreakBefore/>
      </w:pPr>
      <w:bookmarkStart w:id="2486" w:name="_Toc30407673"/>
      <w:bookmarkStart w:id="2487" w:name="_Toc126079229"/>
      <w:r w:rsidRPr="006330D1">
        <w:lastRenderedPageBreak/>
        <w:t>Card Level2 Support</w:t>
      </w:r>
      <w:bookmarkEnd w:id="2486"/>
      <w:bookmarkEnd w:id="2487"/>
    </w:p>
    <w:p w14:paraId="1839F7D4" w14:textId="77777777" w:rsidR="006330D1" w:rsidRPr="00775E51" w:rsidRDefault="006330D1" w:rsidP="00F81E5A">
      <w:pPr>
        <w:rPr>
          <w:rFonts w:cs="Arial"/>
          <w:color w:val="000000"/>
        </w:rPr>
      </w:pPr>
    </w:p>
    <w:p w14:paraId="02E539CA" w14:textId="77777777" w:rsidR="006330D1" w:rsidRPr="00775E51" w:rsidRDefault="006330D1" w:rsidP="006330D1">
      <w:pPr>
        <w:rPr>
          <w:rFonts w:cs="Arial"/>
          <w:color w:val="000000"/>
        </w:rPr>
      </w:pPr>
      <w:r w:rsidRPr="00775E51">
        <w:rPr>
          <w:rFonts w:cs="Arial"/>
          <w:color w:val="000000"/>
        </w:rPr>
        <w:t>US POS devices can support sending Level 2 data as part of transaction requests. In order to identify the cards eligible for this service, the POS must download a BIN file, not provided by BASE24, that contains the card prefixes participating in the service.  When the POS recognizes a card as commercial/purchase/corporate card by finding a match in the Card BIN file, the following POS behavior is expected:</w:t>
      </w:r>
    </w:p>
    <w:p w14:paraId="2EE6AF95" w14:textId="77777777" w:rsidR="006330D1" w:rsidRDefault="006330D1" w:rsidP="006330D1"/>
    <w:p w14:paraId="62EABF9F" w14:textId="77777777" w:rsidR="006330D1" w:rsidRPr="00E7607A" w:rsidRDefault="006330D1" w:rsidP="00F12805">
      <w:pPr>
        <w:pStyle w:val="ListParagraph"/>
        <w:numPr>
          <w:ilvl w:val="0"/>
          <w:numId w:val="135"/>
        </w:numPr>
      </w:pPr>
      <w:r w:rsidRPr="00E7607A">
        <w:t>The POS prompts for the Sales Tax amount</w:t>
      </w:r>
    </w:p>
    <w:p w14:paraId="62C61518" w14:textId="77777777" w:rsidR="006330D1" w:rsidRPr="00E7607A" w:rsidRDefault="006330D1" w:rsidP="00F12805">
      <w:pPr>
        <w:pStyle w:val="ListParagraph"/>
        <w:numPr>
          <w:ilvl w:val="0"/>
          <w:numId w:val="135"/>
        </w:numPr>
      </w:pPr>
      <w:r w:rsidRPr="00E7607A">
        <w:t>If a non-zero amount is entered, the POS populates the FID 6 SFID D Tax Amount with the amount entered and include in the transaction request</w:t>
      </w:r>
    </w:p>
    <w:p w14:paraId="64242DDB" w14:textId="77777777" w:rsidR="006330D1" w:rsidRPr="00E7607A" w:rsidRDefault="006330D1" w:rsidP="006330D1">
      <w:pPr>
        <w:rPr>
          <w:rFonts w:cs="Arial"/>
        </w:rPr>
      </w:pPr>
    </w:p>
    <w:p w14:paraId="5B00193A" w14:textId="77777777" w:rsidR="006330D1" w:rsidRPr="00E7607A" w:rsidRDefault="006330D1" w:rsidP="00F12805">
      <w:pPr>
        <w:pStyle w:val="ListParagraph"/>
        <w:numPr>
          <w:ilvl w:val="0"/>
          <w:numId w:val="136"/>
        </w:numPr>
      </w:pPr>
      <w:r w:rsidRPr="00E7607A">
        <w:t>If the Sales Tax amount entered is either a zero or the prompt is "bypassed" (by pressing enter)</w:t>
      </w:r>
    </w:p>
    <w:p w14:paraId="2DD4AAC6" w14:textId="77777777" w:rsidR="006330D1" w:rsidRPr="00E7607A" w:rsidRDefault="006330D1" w:rsidP="00F12805">
      <w:pPr>
        <w:pStyle w:val="ListParagraph"/>
        <w:numPr>
          <w:ilvl w:val="0"/>
          <w:numId w:val="136"/>
        </w:numPr>
      </w:pPr>
      <w:r w:rsidRPr="00E7607A">
        <w:t>The POS prompts for the tax exempt status</w:t>
      </w:r>
    </w:p>
    <w:p w14:paraId="52A84C90" w14:textId="77777777" w:rsidR="006330D1" w:rsidRPr="00E7607A" w:rsidRDefault="006330D1" w:rsidP="00F12805">
      <w:pPr>
        <w:pStyle w:val="ListParagraph"/>
        <w:numPr>
          <w:ilvl w:val="3"/>
          <w:numId w:val="137"/>
        </w:numPr>
        <w:ind w:left="1080"/>
      </w:pPr>
      <w:r w:rsidRPr="00E7607A">
        <w:t>If the response is "</w:t>
      </w:r>
      <w:r w:rsidRPr="00CA0ECD">
        <w:rPr>
          <w:b/>
          <w:bCs/>
        </w:rPr>
        <w:t>yes</w:t>
      </w:r>
      <w:r w:rsidRPr="00E7607A">
        <w:t>", the POS populates the FID 6 SFID D Tax Amount with zeroes and include in the transaction request</w:t>
      </w:r>
    </w:p>
    <w:p w14:paraId="1D8E19F7" w14:textId="77777777" w:rsidR="006330D1" w:rsidRPr="00E7607A" w:rsidRDefault="006330D1" w:rsidP="00F12805">
      <w:pPr>
        <w:pStyle w:val="ListParagraph"/>
        <w:numPr>
          <w:ilvl w:val="3"/>
          <w:numId w:val="137"/>
        </w:numPr>
        <w:ind w:left="1080"/>
      </w:pPr>
      <w:r w:rsidRPr="00E7607A">
        <w:t>If the response is "</w:t>
      </w:r>
      <w:r w:rsidRPr="00CA0ECD">
        <w:rPr>
          <w:b/>
          <w:bCs/>
        </w:rPr>
        <w:t>no</w:t>
      </w:r>
      <w:r w:rsidRPr="00E7607A">
        <w:t>", the POS does not populate FID 6 SFID D in the transaction request</w:t>
      </w:r>
    </w:p>
    <w:p w14:paraId="6F86D08D" w14:textId="77777777" w:rsidR="006330D1" w:rsidRPr="00775E51" w:rsidRDefault="006330D1" w:rsidP="006330D1">
      <w:pPr>
        <w:rPr>
          <w:rFonts w:cs="Arial"/>
        </w:rPr>
      </w:pPr>
    </w:p>
    <w:p w14:paraId="21FB976D" w14:textId="77777777" w:rsidR="008E3C04" w:rsidRDefault="008E3C04" w:rsidP="008E3C04">
      <w:pPr>
        <w:rPr>
          <w:rFonts w:cs="Arial"/>
        </w:rPr>
      </w:pPr>
      <w:r>
        <w:rPr>
          <w:rFonts w:cs="Arial"/>
        </w:rPr>
        <w:t>Note: N/A for Host 3 transactions.</w:t>
      </w:r>
    </w:p>
    <w:p w14:paraId="4BED0125" w14:textId="77777777" w:rsidR="006330D1" w:rsidRDefault="006330D1" w:rsidP="00F81E5A">
      <w:pPr>
        <w:rPr>
          <w:rFonts w:cs="Arial"/>
        </w:rPr>
      </w:pPr>
    </w:p>
    <w:p w14:paraId="5E51CC65" w14:textId="77777777" w:rsidR="00C21BB6" w:rsidRPr="00115C19" w:rsidRDefault="00375751" w:rsidP="00353510">
      <w:pPr>
        <w:pStyle w:val="Heading1"/>
        <w:pageBreakBefore/>
      </w:pPr>
      <w:bookmarkStart w:id="2488" w:name="_Toc289157586"/>
      <w:bookmarkStart w:id="2489" w:name="_Toc289160643"/>
      <w:bookmarkStart w:id="2490" w:name="_Toc289157587"/>
      <w:bookmarkStart w:id="2491" w:name="_Toc289160644"/>
      <w:bookmarkStart w:id="2492" w:name="_Toc289157588"/>
      <w:bookmarkStart w:id="2493" w:name="_Toc289160645"/>
      <w:bookmarkStart w:id="2494" w:name="_Toc128225718"/>
      <w:bookmarkStart w:id="2495" w:name="_Toc181695936"/>
      <w:bookmarkStart w:id="2496" w:name="_Toc224977514"/>
      <w:bookmarkStart w:id="2497" w:name="_Toc379192388"/>
      <w:bookmarkStart w:id="2498" w:name="_Toc30407674"/>
      <w:bookmarkStart w:id="2499" w:name="_Toc126079230"/>
      <w:bookmarkEnd w:id="2488"/>
      <w:bookmarkEnd w:id="2489"/>
      <w:bookmarkEnd w:id="2490"/>
      <w:bookmarkEnd w:id="2491"/>
      <w:bookmarkEnd w:id="2492"/>
      <w:bookmarkEnd w:id="2493"/>
      <w:r w:rsidRPr="00115C19">
        <w:lastRenderedPageBreak/>
        <w:t>SPDH</w:t>
      </w:r>
      <w:r w:rsidR="00C21BB6" w:rsidRPr="00115C19">
        <w:t xml:space="preserve"> MESSAGE STRUCTURES</w:t>
      </w:r>
      <w:bookmarkEnd w:id="2494"/>
      <w:bookmarkEnd w:id="2495"/>
      <w:bookmarkEnd w:id="2496"/>
      <w:bookmarkEnd w:id="2497"/>
      <w:bookmarkEnd w:id="2498"/>
      <w:bookmarkEnd w:id="2499"/>
    </w:p>
    <w:p w14:paraId="031B2460" w14:textId="77777777" w:rsidR="00C21BB6" w:rsidRDefault="00C21BB6" w:rsidP="00353510">
      <w:pPr>
        <w:tabs>
          <w:tab w:val="left" w:pos="288"/>
          <w:tab w:val="left" w:pos="720"/>
          <w:tab w:val="left" w:pos="1094"/>
          <w:tab w:val="left" w:pos="1440"/>
          <w:tab w:val="left" w:pos="4320"/>
          <w:tab w:val="left" w:pos="6681"/>
          <w:tab w:val="left" w:pos="8640"/>
          <w:tab w:val="left" w:pos="9331"/>
        </w:tabs>
        <w:ind w:firstLine="288"/>
        <w:rPr>
          <w:lang w:val="en-GB"/>
        </w:rPr>
      </w:pPr>
      <w:r>
        <w:rPr>
          <w:lang w:val="en-GB"/>
        </w:rPr>
        <w:t>The general format of all BASE24 messages is as follows:</w:t>
      </w:r>
    </w:p>
    <w:p w14:paraId="434F16A5"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6"/>
        <w:gridCol w:w="492"/>
        <w:gridCol w:w="540"/>
        <w:gridCol w:w="1710"/>
        <w:gridCol w:w="540"/>
        <w:gridCol w:w="630"/>
        <w:gridCol w:w="2160"/>
      </w:tblGrid>
      <w:tr w:rsidR="00C21BB6" w14:paraId="404CB19E" w14:textId="77777777" w:rsidTr="00CA0ECD">
        <w:tc>
          <w:tcPr>
            <w:tcW w:w="1506" w:type="dxa"/>
          </w:tcPr>
          <w:p w14:paraId="4C249262"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Standard message header</w:t>
            </w:r>
          </w:p>
        </w:tc>
        <w:tc>
          <w:tcPr>
            <w:tcW w:w="492" w:type="dxa"/>
          </w:tcPr>
          <w:p w14:paraId="32108D4C"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FS</w:t>
            </w:r>
          </w:p>
        </w:tc>
        <w:tc>
          <w:tcPr>
            <w:tcW w:w="540" w:type="dxa"/>
          </w:tcPr>
          <w:p w14:paraId="40097254"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FID</w:t>
            </w:r>
          </w:p>
        </w:tc>
        <w:tc>
          <w:tcPr>
            <w:tcW w:w="1710" w:type="dxa"/>
          </w:tcPr>
          <w:p w14:paraId="4573D290"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optional data fid</w:t>
            </w:r>
          </w:p>
        </w:tc>
        <w:tc>
          <w:tcPr>
            <w:tcW w:w="540" w:type="dxa"/>
          </w:tcPr>
          <w:p w14:paraId="0761B42F"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FS</w:t>
            </w:r>
          </w:p>
        </w:tc>
        <w:tc>
          <w:tcPr>
            <w:tcW w:w="630" w:type="dxa"/>
          </w:tcPr>
          <w:p w14:paraId="4A4A28B2"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FID</w:t>
            </w:r>
          </w:p>
        </w:tc>
        <w:tc>
          <w:tcPr>
            <w:tcW w:w="2160" w:type="dxa"/>
          </w:tcPr>
          <w:p w14:paraId="1A08024B"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r>
              <w:rPr>
                <w:lang w:val="en-GB"/>
              </w:rPr>
              <w:t>optional data fid (etc)</w:t>
            </w:r>
          </w:p>
        </w:tc>
      </w:tr>
    </w:tbl>
    <w:p w14:paraId="5946C0FB"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p w14:paraId="0A663B13" w14:textId="77777777" w:rsidR="00C21BB6" w:rsidRDefault="00C21BB6" w:rsidP="00847896">
      <w:pPr>
        <w:pStyle w:val="Heading2"/>
      </w:pPr>
      <w:bookmarkStart w:id="2500" w:name="_Toc509286484"/>
      <w:bookmarkStart w:id="2501" w:name="_Toc75147163"/>
      <w:bookmarkStart w:id="2502" w:name="_Toc128225719"/>
      <w:bookmarkStart w:id="2503" w:name="_Toc181695937"/>
      <w:bookmarkStart w:id="2504" w:name="_Toc224977515"/>
      <w:bookmarkStart w:id="2505" w:name="_Toc379192389"/>
      <w:bookmarkStart w:id="2506" w:name="_Toc30407675"/>
      <w:bookmarkStart w:id="2507" w:name="_Toc126079231"/>
      <w:r>
        <w:t>STANDARD HEADER FIELDS</w:t>
      </w:r>
      <w:bookmarkEnd w:id="2500"/>
      <w:bookmarkEnd w:id="2501"/>
      <w:bookmarkEnd w:id="2502"/>
      <w:bookmarkEnd w:id="2503"/>
      <w:bookmarkEnd w:id="2504"/>
      <w:bookmarkEnd w:id="2505"/>
      <w:bookmarkEnd w:id="2506"/>
      <w:bookmarkEnd w:id="2507"/>
    </w:p>
    <w:p w14:paraId="0EF4EBDF" w14:textId="77777777" w:rsidR="00C21BB6" w:rsidRDefault="00C21BB6">
      <w:pPr>
        <w:pStyle w:val="PlainText"/>
        <w:rPr>
          <w:lang w:val="en-GB"/>
        </w:rPr>
      </w:pPr>
      <w:r>
        <w:t xml:space="preserve">Every message to and from the terminal consists of a standard header with a total length of 48 bytes and any number of optional data fields. </w:t>
      </w:r>
      <w:r>
        <w:rPr>
          <w:lang w:val="en-GB"/>
        </w:rPr>
        <w:t xml:space="preserve">Each such optional data field is prefixed with a field separator character and a field identifier (FID) character and terminated by the next field separator (or ETX). </w:t>
      </w:r>
    </w:p>
    <w:p w14:paraId="650984AE" w14:textId="77777777" w:rsidR="00C21BB6" w:rsidRDefault="00C21BB6">
      <w:pPr>
        <w:tabs>
          <w:tab w:val="left" w:pos="288"/>
          <w:tab w:val="left" w:pos="720"/>
          <w:tab w:val="left" w:pos="1094"/>
          <w:tab w:val="left" w:pos="1440"/>
          <w:tab w:val="left" w:pos="4320"/>
          <w:tab w:val="left" w:pos="6681"/>
          <w:tab w:val="left" w:pos="8640"/>
          <w:tab w:val="left" w:pos="9331"/>
        </w:tabs>
        <w:rPr>
          <w:lang w:val="en-GB"/>
        </w:rPr>
      </w:pPr>
    </w:p>
    <w:p w14:paraId="3933E9AB" w14:textId="77777777" w:rsidR="00C21BB6" w:rsidRDefault="00C21BB6">
      <w:pPr>
        <w:pStyle w:val="PlainText"/>
      </w:pPr>
      <w:r>
        <w:t>The fields in the header serve essentially to identify the device, the transaction, and the results of processing the transaction. Descriptions of the standard message header fields are included on the following pages. Possible values for each of these fields are listed throughout the descriptions. A value of a blank space is indicated with the symbol b/. Fields not used in requests should be blank filled.</w:t>
      </w:r>
    </w:p>
    <w:p w14:paraId="17981286" w14:textId="77777777" w:rsidR="00C21BB6" w:rsidRDefault="00C21BB6">
      <w:pPr>
        <w:autoSpaceDE w:val="0"/>
        <w:autoSpaceDN w:val="0"/>
        <w:adjustRightInd w:val="0"/>
      </w:pPr>
    </w:p>
    <w:p w14:paraId="400B6A82" w14:textId="6E759423" w:rsidR="00C21BB6" w:rsidRDefault="00C21BB6">
      <w:pPr>
        <w:autoSpaceDE w:val="0"/>
        <w:autoSpaceDN w:val="0"/>
        <w:adjustRightInd w:val="0"/>
      </w:pPr>
      <w:r>
        <w:t xml:space="preserve">Each header field will be </w:t>
      </w:r>
      <w:r w:rsidR="000A59C3">
        <w:t>having</w:t>
      </w:r>
      <w:r>
        <w:t xml:space="preserve"> the following heading describing the field name and a description of the data type</w:t>
      </w:r>
    </w:p>
    <w:p w14:paraId="1101D02D" w14:textId="77777777" w:rsidR="00C21BB6" w:rsidRDefault="00C21BB6">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7AD1E446" w14:textId="77777777">
        <w:tc>
          <w:tcPr>
            <w:tcW w:w="2358" w:type="dxa"/>
          </w:tcPr>
          <w:p w14:paraId="0D9C04C0" w14:textId="77777777" w:rsidR="00C21BB6" w:rsidRDefault="00C21BB6" w:rsidP="001F4AB2">
            <w:pPr>
              <w:spacing w:before="60" w:after="60"/>
              <w:rPr>
                <w:rFonts w:cs="Arial"/>
                <w:b/>
                <w:bCs/>
                <w:snapToGrid w:val="0"/>
              </w:rPr>
            </w:pPr>
            <w:r>
              <w:rPr>
                <w:rFonts w:cs="Arial"/>
                <w:b/>
                <w:bCs/>
                <w:snapToGrid w:val="0"/>
              </w:rPr>
              <w:t>Field name</w:t>
            </w:r>
          </w:p>
        </w:tc>
        <w:tc>
          <w:tcPr>
            <w:tcW w:w="3600" w:type="dxa"/>
          </w:tcPr>
          <w:p w14:paraId="356EE848" w14:textId="77777777" w:rsidR="00C21BB6" w:rsidRDefault="00C21BB6" w:rsidP="001F4AB2">
            <w:pPr>
              <w:spacing w:before="60" w:after="60"/>
              <w:rPr>
                <w:b/>
                <w:snapToGrid w:val="0"/>
              </w:rPr>
            </w:pPr>
            <w:r>
              <w:rPr>
                <w:b/>
                <w:snapToGrid w:val="0"/>
              </w:rPr>
              <w:t>Data type</w:t>
            </w:r>
          </w:p>
        </w:tc>
      </w:tr>
    </w:tbl>
    <w:p w14:paraId="612F54A1" w14:textId="77777777" w:rsidR="00C21BB6" w:rsidRDefault="00C21BB6">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069955EB" w14:textId="77777777">
        <w:tc>
          <w:tcPr>
            <w:tcW w:w="2358" w:type="dxa"/>
          </w:tcPr>
          <w:p w14:paraId="6FCE806C" w14:textId="77777777" w:rsidR="00C21BB6" w:rsidRDefault="00C21BB6" w:rsidP="001F4AB2">
            <w:pPr>
              <w:spacing w:before="60" w:after="60"/>
              <w:rPr>
                <w:rFonts w:cs="Arial"/>
                <w:b/>
                <w:bCs/>
                <w:snapToGrid w:val="0"/>
              </w:rPr>
            </w:pPr>
            <w:r>
              <w:rPr>
                <w:rFonts w:cs="Arial"/>
                <w:b/>
                <w:bCs/>
                <w:snapToGrid w:val="0"/>
              </w:rPr>
              <w:t>DEVICE TYPE</w:t>
            </w:r>
          </w:p>
        </w:tc>
        <w:tc>
          <w:tcPr>
            <w:tcW w:w="3600" w:type="dxa"/>
          </w:tcPr>
          <w:p w14:paraId="6021AA91" w14:textId="77777777" w:rsidR="00C21BB6" w:rsidRDefault="00C21BB6" w:rsidP="001F4AB2">
            <w:pPr>
              <w:spacing w:before="60" w:after="60"/>
              <w:rPr>
                <w:rFonts w:cs="Arial"/>
                <w:b/>
                <w:bCs/>
                <w:snapToGrid w:val="0"/>
              </w:rPr>
            </w:pPr>
            <w:r>
              <w:rPr>
                <w:rFonts w:cs="Arial"/>
                <w:b/>
                <w:bCs/>
                <w:snapToGrid w:val="0"/>
              </w:rPr>
              <w:t>X(02)</w:t>
            </w:r>
          </w:p>
        </w:tc>
      </w:tr>
    </w:tbl>
    <w:p w14:paraId="4381D8A9" w14:textId="77777777" w:rsidR="00C21BB6" w:rsidRDefault="00C21BB6">
      <w:pPr>
        <w:autoSpaceDE w:val="0"/>
        <w:autoSpaceDN w:val="0"/>
        <w:adjustRightInd w:val="0"/>
      </w:pPr>
    </w:p>
    <w:p w14:paraId="67619F63" w14:textId="77777777" w:rsidR="00C21BB6" w:rsidRDefault="00C21BB6">
      <w:pPr>
        <w:autoSpaceDE w:val="0"/>
        <w:autoSpaceDN w:val="0"/>
        <w:adjustRightInd w:val="0"/>
      </w:pPr>
      <w:r>
        <w:t>A code used by the XPNET process to route messages from dial terminals to the appropriate software process (SPDH). This field can be used by controllers on non</w:t>
      </w:r>
      <w:r w:rsidR="00CA0ECD">
        <w:t>-</w:t>
      </w:r>
      <w:r>
        <w:t>switched lines to identify individual terminals. Valid value:</w:t>
      </w:r>
    </w:p>
    <w:p w14:paraId="272C8A8F" w14:textId="77777777" w:rsidR="00CA0ECD" w:rsidRDefault="00CA0ECD">
      <w:pPr>
        <w:autoSpaceDE w:val="0"/>
        <w:autoSpaceDN w:val="0"/>
        <w:adjustRightInd w:val="0"/>
      </w:pPr>
    </w:p>
    <w:p w14:paraId="72CC5182" w14:textId="77777777" w:rsidR="00BD08AF" w:rsidRDefault="00BD08AF" w:rsidP="00BD08AF">
      <w:pPr>
        <w:autoSpaceDE w:val="0"/>
        <w:autoSpaceDN w:val="0"/>
        <w:adjustRightInd w:val="0"/>
      </w:pPr>
      <w:r>
        <w:t>“8.”</w:t>
      </w:r>
      <w:r w:rsidR="0011418D">
        <w:t xml:space="preserve"> </w:t>
      </w:r>
      <w:r w:rsidR="00CA0ECD">
        <w:tab/>
      </w:r>
      <w:r>
        <w:t xml:space="preserve">= Reserved for use by the </w:t>
      </w:r>
      <w:r w:rsidR="003D6801">
        <w:t xml:space="preserve">Host 3 </w:t>
      </w:r>
      <w:r w:rsidR="00436FE9">
        <w:t>(</w:t>
      </w:r>
      <w:r w:rsidR="00DF74FA">
        <w:t>Fleet</w:t>
      </w:r>
      <w:r w:rsidR="00436FE9">
        <w:t>)</w:t>
      </w:r>
    </w:p>
    <w:p w14:paraId="235FE5F5" w14:textId="77777777" w:rsidR="00DF74FA" w:rsidRDefault="00DF74FA" w:rsidP="00BD08AF">
      <w:pPr>
        <w:autoSpaceDE w:val="0"/>
        <w:autoSpaceDN w:val="0"/>
        <w:adjustRightInd w:val="0"/>
      </w:pPr>
      <w:r>
        <w:t>"01i"</w:t>
      </w:r>
      <w:r w:rsidR="00CA0ECD">
        <w:tab/>
      </w:r>
      <w:r>
        <w:t xml:space="preserve">= Reserved for use by the Host 3 </w:t>
      </w:r>
      <w:r w:rsidR="00436FE9">
        <w:t>(</w:t>
      </w:r>
      <w:r>
        <w:t>Instant Credit</w:t>
      </w:r>
      <w:r w:rsidR="00436FE9">
        <w:t>)</w:t>
      </w:r>
    </w:p>
    <w:p w14:paraId="3105BA0D" w14:textId="77777777" w:rsidR="00927CA5" w:rsidRDefault="00C21BB6" w:rsidP="00CA0ECD">
      <w:pPr>
        <w:autoSpaceDE w:val="0"/>
        <w:autoSpaceDN w:val="0"/>
        <w:adjustRightInd w:val="0"/>
        <w:ind w:left="720" w:hanging="720"/>
      </w:pPr>
      <w:r>
        <w:t xml:space="preserve">“9.” </w:t>
      </w:r>
      <w:r w:rsidR="00CA0ECD">
        <w:tab/>
      </w:r>
      <w:r>
        <w:t>= Dial or leased line terminal or network</w:t>
      </w:r>
      <w:r w:rsidR="00BD08AF">
        <w:t xml:space="preserve">. Reserved for use in transactions destined to </w:t>
      </w:r>
      <w:r w:rsidR="003D6801">
        <w:t>Host 1</w:t>
      </w:r>
      <w:r w:rsidR="00050604">
        <w:t xml:space="preserve"> (</w:t>
      </w:r>
      <w:r w:rsidR="00BD08AF">
        <w:t xml:space="preserve">TD </w:t>
      </w:r>
      <w:r w:rsidR="00927CA5">
        <w:t xml:space="preserve"> </w:t>
      </w:r>
    </w:p>
    <w:p w14:paraId="43BF5A97" w14:textId="77777777" w:rsidR="00C21BB6" w:rsidRDefault="00927CA5" w:rsidP="00927CA5">
      <w:pPr>
        <w:autoSpaceDE w:val="0"/>
        <w:autoSpaceDN w:val="0"/>
        <w:adjustRightInd w:val="0"/>
        <w:ind w:left="720"/>
      </w:pPr>
      <w:r>
        <w:t xml:space="preserve">    </w:t>
      </w:r>
      <w:r w:rsidR="00BD08AF">
        <w:t xml:space="preserve">POS </w:t>
      </w:r>
      <w:r w:rsidR="003D6801">
        <w:t>B24</w:t>
      </w:r>
      <w:r w:rsidR="00050604">
        <w:t>)</w:t>
      </w:r>
    </w:p>
    <w:p w14:paraId="1F0332D7" w14:textId="77777777" w:rsidR="00CA0ECD" w:rsidRDefault="00CA0ECD" w:rsidP="00CA0ECD">
      <w:pPr>
        <w:autoSpaceDE w:val="0"/>
        <w:autoSpaceDN w:val="0"/>
        <w:adjustRightInd w:val="0"/>
        <w:ind w:left="720" w:hanging="720"/>
      </w:pPr>
    </w:p>
    <w:p w14:paraId="58C22FBB" w14:textId="77777777" w:rsidR="00BD08AF" w:rsidRDefault="00BD08AF">
      <w:pPr>
        <w:autoSpaceDE w:val="0"/>
        <w:autoSpaceDN w:val="0"/>
        <w:adjustRightInd w:val="0"/>
      </w:pPr>
      <w:r>
        <w:t xml:space="preserve">The POS solution assigns a value based on the destination host identified for the transaction request. </w:t>
      </w:r>
    </w:p>
    <w:p w14:paraId="2CADF9AB" w14:textId="77777777" w:rsidR="00BD08AF" w:rsidRDefault="00BD08AF">
      <w:pPr>
        <w:autoSpaceDE w:val="0"/>
        <w:autoSpaceDN w:val="0"/>
        <w:adjustRightInd w:val="0"/>
      </w:pPr>
    </w:p>
    <w:p w14:paraId="294FDBB5" w14:textId="77777777" w:rsidR="00BD08AF" w:rsidRDefault="00BD08AF">
      <w:pPr>
        <w:autoSpaceDE w:val="0"/>
        <w:autoSpaceDN w:val="0"/>
        <w:adjustRightInd w:val="0"/>
      </w:pPr>
      <w:r>
        <w:t xml:space="preserve">POS solutions supporting a single host, i.e. </w:t>
      </w:r>
      <w:r w:rsidR="003A165E">
        <w:t>Host 1 (</w:t>
      </w:r>
      <w:r>
        <w:t xml:space="preserve">TD POS </w:t>
      </w:r>
      <w:r w:rsidR="003D6801">
        <w:t>B24</w:t>
      </w:r>
      <w:r w:rsidR="008C0855">
        <w:t>)</w:t>
      </w:r>
      <w:r>
        <w:t>, will only send the value “9.”. Value</w:t>
      </w:r>
      <w:r w:rsidR="003D6801">
        <w:t xml:space="preserve"> </w:t>
      </w:r>
      <w:r>
        <w:t xml:space="preserve">“8.” </w:t>
      </w:r>
      <w:r w:rsidR="00DF74FA">
        <w:t>and "01i" are</w:t>
      </w:r>
      <w:r>
        <w:t xml:space="preserve"> reserved for </w:t>
      </w:r>
      <w:r w:rsidR="003D6801">
        <w:t xml:space="preserve">Host </w:t>
      </w:r>
      <w:r w:rsidR="003A165E">
        <w:t xml:space="preserve">3 </w:t>
      </w:r>
      <w:r w:rsidR="003D6801">
        <w:t xml:space="preserve"> </w:t>
      </w:r>
      <w:r>
        <w:t>and used by POS solutions supporting multiple host processing.</w:t>
      </w:r>
    </w:p>
    <w:p w14:paraId="77AC6646" w14:textId="77777777" w:rsidR="00BD08AF" w:rsidRDefault="00BD08AF">
      <w:pPr>
        <w:autoSpaceDE w:val="0"/>
        <w:autoSpaceDN w:val="0"/>
        <w:adjustRightInd w:val="0"/>
      </w:pPr>
    </w:p>
    <w:p w14:paraId="2BDC7C20" w14:textId="77777777" w:rsidR="00DF74FA" w:rsidRDefault="00DF74FA">
      <w:pPr>
        <w:autoSpaceDE w:val="0"/>
        <w:autoSpaceDN w:val="0"/>
        <w:adjustRightInd w:val="0"/>
      </w:pPr>
      <w:r>
        <w:t>Transaction messages with d</w:t>
      </w:r>
      <w:r w:rsidRPr="00DF74FA">
        <w:t xml:space="preserve">evice type </w:t>
      </w:r>
      <w:r>
        <w:t xml:space="preserve">values </w:t>
      </w:r>
      <w:r w:rsidRPr="00DF74FA">
        <w:t xml:space="preserve">"8." </w:t>
      </w:r>
      <w:r w:rsidR="00436FE9">
        <w:t>or/</w:t>
      </w:r>
      <w:r>
        <w:t xml:space="preserve">and "01i" </w:t>
      </w:r>
      <w:r w:rsidR="00436FE9">
        <w:t xml:space="preserve">are handled by </w:t>
      </w:r>
      <w:r>
        <w:t>the TD (NBS) Gateway as front end in order to connect to BASE24 XPNET process.</w:t>
      </w:r>
    </w:p>
    <w:p w14:paraId="4492924B" w14:textId="77777777" w:rsidR="00436FE9" w:rsidRDefault="00436FE9">
      <w:pPr>
        <w:autoSpaceDE w:val="0"/>
        <w:autoSpaceDN w:val="0"/>
        <w:adjustRightInd w:val="0"/>
      </w:pPr>
    </w:p>
    <w:p w14:paraId="460329B4" w14:textId="77777777" w:rsidR="00436FE9" w:rsidRDefault="00436FE9" w:rsidP="00436FE9">
      <w:pPr>
        <w:autoSpaceDE w:val="0"/>
        <w:autoSpaceDN w:val="0"/>
        <w:adjustRightInd w:val="0"/>
      </w:pPr>
      <w:r w:rsidRPr="00436FE9">
        <w:t xml:space="preserve">The </w:t>
      </w:r>
      <w:r>
        <w:t>Instant Credit header f</w:t>
      </w:r>
      <w:r w:rsidRPr="00436FE9">
        <w:t xml:space="preserve">ormat is </w:t>
      </w:r>
      <w:r>
        <w:t xml:space="preserve">very close to the </w:t>
      </w:r>
      <w:r w:rsidRPr="00436FE9">
        <w:t>BASE24 SPDH message format</w:t>
      </w:r>
      <w:r>
        <w:t xml:space="preserve"> style (see section </w:t>
      </w:r>
      <w:r w:rsidR="007B2C37">
        <w:t>"Message Header for Host 3"</w:t>
      </w:r>
      <w:r>
        <w:t xml:space="preserve"> for details)</w:t>
      </w:r>
      <w:r w:rsidRPr="00436FE9">
        <w:t>.</w:t>
      </w:r>
    </w:p>
    <w:p w14:paraId="0263ABCC" w14:textId="77777777" w:rsidR="00DF74FA" w:rsidRDefault="00DF74FA">
      <w:pPr>
        <w:autoSpaceDE w:val="0"/>
        <w:autoSpaceDN w:val="0"/>
        <w:adjustRightInd w:val="0"/>
      </w:pPr>
    </w:p>
    <w:p w14:paraId="44C25693"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16E444FD" w14:textId="77777777">
        <w:tc>
          <w:tcPr>
            <w:tcW w:w="2358" w:type="dxa"/>
          </w:tcPr>
          <w:p w14:paraId="6E801859" w14:textId="77777777" w:rsidR="00C21BB6" w:rsidRDefault="00C21BB6" w:rsidP="001F4AB2">
            <w:pPr>
              <w:spacing w:before="60" w:after="60"/>
              <w:rPr>
                <w:rFonts w:cs="Arial"/>
                <w:b/>
                <w:bCs/>
                <w:snapToGrid w:val="0"/>
              </w:rPr>
            </w:pPr>
            <w:r>
              <w:rPr>
                <w:rFonts w:cs="Arial"/>
                <w:b/>
                <w:bCs/>
                <w:snapToGrid w:val="0"/>
              </w:rPr>
              <w:t>TRANSMISSION NUMBER</w:t>
            </w:r>
          </w:p>
        </w:tc>
        <w:tc>
          <w:tcPr>
            <w:tcW w:w="3600" w:type="dxa"/>
          </w:tcPr>
          <w:p w14:paraId="43330219" w14:textId="77777777" w:rsidR="00C21BB6" w:rsidRDefault="00C21BB6" w:rsidP="001F4AB2">
            <w:pPr>
              <w:spacing w:before="60" w:after="60"/>
              <w:rPr>
                <w:rFonts w:cs="Arial"/>
                <w:b/>
                <w:bCs/>
                <w:snapToGrid w:val="0"/>
              </w:rPr>
            </w:pPr>
            <w:r>
              <w:rPr>
                <w:rFonts w:cs="Arial"/>
                <w:b/>
                <w:bCs/>
                <w:snapToGrid w:val="0"/>
              </w:rPr>
              <w:t>9(02)</w:t>
            </w:r>
          </w:p>
        </w:tc>
      </w:tr>
    </w:tbl>
    <w:p w14:paraId="4E375176" w14:textId="77777777" w:rsidR="00C21BB6" w:rsidRDefault="00C21BB6">
      <w:pPr>
        <w:autoSpaceDE w:val="0"/>
        <w:autoSpaceDN w:val="0"/>
        <w:adjustRightInd w:val="0"/>
      </w:pPr>
    </w:p>
    <w:p w14:paraId="3B3CF482" w14:textId="77777777" w:rsidR="00C21BB6" w:rsidRDefault="00C21BB6">
      <w:pPr>
        <w:autoSpaceDE w:val="0"/>
        <w:autoSpaceDN w:val="0"/>
        <w:adjustRightInd w:val="0"/>
      </w:pPr>
      <w:r>
        <w:t>A value used by the SPDH module to detect and drop duplicate requests. If this field is nonzero, and if it is equal to the transmission number of the last request and the previous response was an approval, the SPDH module drops the request and sends a response indicating that it received a duplicate request and that it was dropped. If a transaction is retransmitted, the transmission number should remain unchanged e.g. for SAF or reversals. This field is right-justified and zero filled. Valid values are as follows:</w:t>
      </w:r>
    </w:p>
    <w:p w14:paraId="2C7CF47F" w14:textId="77777777" w:rsidR="00C21BB6" w:rsidRDefault="00C21BB6">
      <w:pPr>
        <w:autoSpaceDE w:val="0"/>
        <w:autoSpaceDN w:val="0"/>
        <w:adjustRightInd w:val="0"/>
      </w:pPr>
    </w:p>
    <w:p w14:paraId="50BC7ABC" w14:textId="77777777" w:rsidR="00C21BB6" w:rsidRDefault="00C21BB6">
      <w:pPr>
        <w:autoSpaceDE w:val="0"/>
        <w:autoSpaceDN w:val="0"/>
        <w:adjustRightInd w:val="0"/>
      </w:pPr>
      <w:r>
        <w:t xml:space="preserve">“00” </w:t>
      </w:r>
      <w:r>
        <w:tab/>
      </w:r>
      <w:r>
        <w:tab/>
      </w:r>
      <w:r>
        <w:tab/>
        <w:t>= Transmission number not checked</w:t>
      </w:r>
    </w:p>
    <w:p w14:paraId="69BD6CE4" w14:textId="77777777" w:rsidR="00C21BB6" w:rsidRDefault="00C21BB6">
      <w:pPr>
        <w:autoSpaceDE w:val="0"/>
        <w:autoSpaceDN w:val="0"/>
        <w:adjustRightInd w:val="0"/>
      </w:pPr>
      <w:r>
        <w:t>Other</w:t>
      </w:r>
      <w:r>
        <w:tab/>
        <w:t>“01”-“99”</w:t>
      </w:r>
      <w:r>
        <w:tab/>
        <w:t>= Transmission number checked for duplicates</w:t>
      </w:r>
    </w:p>
    <w:p w14:paraId="23074491" w14:textId="77777777" w:rsidR="00C21BB6" w:rsidRDefault="00C21BB6">
      <w:pPr>
        <w:autoSpaceDE w:val="0"/>
        <w:autoSpaceDN w:val="0"/>
        <w:adjustRightInd w:val="0"/>
      </w:pPr>
    </w:p>
    <w:p w14:paraId="68DE2B11" w14:textId="77777777" w:rsidR="00C21BB6" w:rsidRDefault="00C21BB6">
      <w:pPr>
        <w:autoSpaceDE w:val="0"/>
        <w:autoSpaceDN w:val="0"/>
        <w:adjustRightInd w:val="0"/>
      </w:pPr>
      <w:r>
        <w:t>The use of values “01”-“99” is recommended as using the value “00” will prevent the terminal from processing timeout reversals.</w:t>
      </w:r>
    </w:p>
    <w:p w14:paraId="2E271474" w14:textId="77777777" w:rsidR="00885F5B" w:rsidRDefault="00885F5B">
      <w:pPr>
        <w:autoSpaceDE w:val="0"/>
        <w:autoSpaceDN w:val="0"/>
        <w:adjustRightInd w:val="0"/>
      </w:pPr>
    </w:p>
    <w:p w14:paraId="2C48617C" w14:textId="77777777" w:rsidR="00885F5B" w:rsidRDefault="00885F5B">
      <w:pPr>
        <w:autoSpaceDE w:val="0"/>
        <w:autoSpaceDN w:val="0"/>
        <w:adjustRightInd w:val="0"/>
      </w:pPr>
      <w:r>
        <w:t xml:space="preserve">POS solutions connecting to multiple hosts for authorization are required to maintain </w:t>
      </w:r>
      <w:r w:rsidR="004A4FB4">
        <w:t>separate</w:t>
      </w:r>
      <w:r>
        <w:t xml:space="preserve"> transmission </w:t>
      </w:r>
      <w:r w:rsidR="004A4FB4">
        <w:t>numbers</w:t>
      </w:r>
      <w:r>
        <w:t xml:space="preserve"> per host.</w:t>
      </w:r>
    </w:p>
    <w:p w14:paraId="6FD0A67D" w14:textId="77777777" w:rsidR="00C21BB6" w:rsidRDefault="00C21BB6">
      <w:pPr>
        <w:autoSpaceDE w:val="0"/>
        <w:autoSpaceDN w:val="0"/>
        <w:adjustRightInd w:val="0"/>
      </w:pPr>
    </w:p>
    <w:p w14:paraId="328FFE73"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1409393D" w14:textId="77777777">
        <w:tc>
          <w:tcPr>
            <w:tcW w:w="2358" w:type="dxa"/>
          </w:tcPr>
          <w:p w14:paraId="59215120" w14:textId="77777777" w:rsidR="00C21BB6" w:rsidRDefault="00C21BB6" w:rsidP="001F4AB2">
            <w:pPr>
              <w:keepNext/>
              <w:spacing w:before="60" w:after="60"/>
              <w:rPr>
                <w:rFonts w:cs="Arial"/>
                <w:b/>
                <w:bCs/>
                <w:snapToGrid w:val="0"/>
              </w:rPr>
            </w:pPr>
            <w:r>
              <w:rPr>
                <w:rFonts w:cs="Arial"/>
                <w:b/>
                <w:bCs/>
                <w:snapToGrid w:val="0"/>
              </w:rPr>
              <w:t>TERMINAL ID</w:t>
            </w:r>
          </w:p>
        </w:tc>
        <w:tc>
          <w:tcPr>
            <w:tcW w:w="3600" w:type="dxa"/>
          </w:tcPr>
          <w:p w14:paraId="6E32202C" w14:textId="77777777" w:rsidR="00C21BB6" w:rsidRDefault="00C21BB6" w:rsidP="001F4AB2">
            <w:pPr>
              <w:keepNext/>
              <w:spacing w:before="60" w:after="60"/>
              <w:rPr>
                <w:rFonts w:cs="Arial"/>
                <w:b/>
                <w:bCs/>
                <w:snapToGrid w:val="0"/>
              </w:rPr>
            </w:pPr>
            <w:r>
              <w:rPr>
                <w:rFonts w:cs="Arial"/>
                <w:b/>
                <w:bCs/>
                <w:snapToGrid w:val="0"/>
              </w:rPr>
              <w:t>X(16)</w:t>
            </w:r>
          </w:p>
        </w:tc>
      </w:tr>
    </w:tbl>
    <w:p w14:paraId="40E59960" w14:textId="77777777" w:rsidR="00C21BB6" w:rsidRDefault="00C21BB6">
      <w:pPr>
        <w:autoSpaceDE w:val="0"/>
        <w:autoSpaceDN w:val="0"/>
        <w:adjustRightInd w:val="0"/>
      </w:pPr>
    </w:p>
    <w:p w14:paraId="4339C4E7" w14:textId="77777777" w:rsidR="00C21BB6" w:rsidRDefault="00C21BB6">
      <w:pPr>
        <w:autoSpaceDE w:val="0"/>
        <w:autoSpaceDN w:val="0"/>
        <w:adjustRightInd w:val="0"/>
      </w:pPr>
      <w:r>
        <w:t>A value that uniquely identifies the terminal. It is used by the SPDH module as the key to the appropriate record in the POS Terminal Data File (PTD). This value must be manually entered at the terminal initially and whenever the value has been corrupted. This field is left-justified and blank filled. Valid values:</w:t>
      </w:r>
    </w:p>
    <w:p w14:paraId="1A43A145" w14:textId="77777777" w:rsidR="00C21BB6" w:rsidRDefault="00C21BB6">
      <w:pPr>
        <w:autoSpaceDE w:val="0"/>
        <w:autoSpaceDN w:val="0"/>
        <w:adjustRightInd w:val="0"/>
      </w:pPr>
      <w:r>
        <w:t xml:space="preserve">12 alphanumeric and 4 blanks </w:t>
      </w:r>
    </w:p>
    <w:p w14:paraId="2F8E9541" w14:textId="77777777" w:rsidR="00C21BB6" w:rsidRDefault="00C21BB6">
      <w:pPr>
        <w:autoSpaceDE w:val="0"/>
        <w:autoSpaceDN w:val="0"/>
        <w:adjustRightInd w:val="0"/>
      </w:pPr>
      <w:r>
        <w:t>EMV Tag: 9F1C – suppress all trailing blanks use the last 8 significant characters.</w:t>
      </w:r>
    </w:p>
    <w:p w14:paraId="0C00B981" w14:textId="77777777" w:rsidR="00C21BB6" w:rsidRDefault="00C21BB6">
      <w:pPr>
        <w:autoSpaceDE w:val="0"/>
        <w:autoSpaceDN w:val="0"/>
        <w:adjustRightInd w:val="0"/>
      </w:pPr>
    </w:p>
    <w:p w14:paraId="12D94A01"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3C6D5891" w14:textId="77777777">
        <w:tc>
          <w:tcPr>
            <w:tcW w:w="2358" w:type="dxa"/>
          </w:tcPr>
          <w:p w14:paraId="34F8CE6C" w14:textId="77777777" w:rsidR="00C21BB6" w:rsidRDefault="00C21BB6" w:rsidP="001F4AB2">
            <w:pPr>
              <w:spacing w:before="60" w:after="60"/>
              <w:rPr>
                <w:rFonts w:cs="Arial"/>
                <w:b/>
                <w:bCs/>
                <w:snapToGrid w:val="0"/>
              </w:rPr>
            </w:pPr>
            <w:r>
              <w:rPr>
                <w:rFonts w:cs="Arial"/>
                <w:b/>
                <w:bCs/>
                <w:snapToGrid w:val="0"/>
              </w:rPr>
              <w:t>EMPLOYEE ID</w:t>
            </w:r>
          </w:p>
        </w:tc>
        <w:tc>
          <w:tcPr>
            <w:tcW w:w="3600" w:type="dxa"/>
          </w:tcPr>
          <w:p w14:paraId="4813D8B4" w14:textId="77777777" w:rsidR="00C21BB6" w:rsidRDefault="00C21BB6" w:rsidP="001F4AB2">
            <w:pPr>
              <w:spacing w:before="60" w:after="60"/>
              <w:rPr>
                <w:rFonts w:cs="Arial"/>
                <w:b/>
                <w:bCs/>
                <w:snapToGrid w:val="0"/>
              </w:rPr>
            </w:pPr>
            <w:r>
              <w:rPr>
                <w:rFonts w:cs="Arial"/>
                <w:b/>
                <w:bCs/>
                <w:snapToGrid w:val="0"/>
              </w:rPr>
              <w:t>X(06)</w:t>
            </w:r>
          </w:p>
        </w:tc>
      </w:tr>
    </w:tbl>
    <w:p w14:paraId="49EB9116" w14:textId="77777777" w:rsidR="00C21BB6" w:rsidRDefault="00C21BB6">
      <w:pPr>
        <w:autoSpaceDE w:val="0"/>
        <w:autoSpaceDN w:val="0"/>
        <w:adjustRightInd w:val="0"/>
      </w:pPr>
    </w:p>
    <w:p w14:paraId="6D29CDBC" w14:textId="77777777" w:rsidR="00C21BB6" w:rsidRDefault="00C21BB6">
      <w:pPr>
        <w:autoSpaceDE w:val="0"/>
        <w:autoSpaceDN w:val="0"/>
        <w:adjustRightInd w:val="0"/>
      </w:pPr>
      <w:r>
        <w:t>A value that uniquely identifies the employee entering the transaction. It is used by the SPDH module to maintain employee totals. This field is left-justified and blank filled. For request headers, the valid value is blanks since employee subtotals totals are not accumulated.</w:t>
      </w:r>
    </w:p>
    <w:p w14:paraId="77C68FD8" w14:textId="77777777" w:rsidR="00C21BB6" w:rsidRDefault="00C21BB6">
      <w:pPr>
        <w:autoSpaceDE w:val="0"/>
        <w:autoSpaceDN w:val="0"/>
        <w:adjustRightInd w:val="0"/>
      </w:pPr>
    </w:p>
    <w:p w14:paraId="178936B3" w14:textId="77777777" w:rsidR="00C21BB6" w:rsidRDefault="00C21BB6">
      <w:pPr>
        <w:autoSpaceDE w:val="0"/>
        <w:autoSpaceDN w:val="0"/>
        <w:adjustRightInd w:val="0"/>
      </w:pPr>
      <w:r>
        <w:t>TD does not utilize the field hence the valid value should be:</w:t>
      </w:r>
    </w:p>
    <w:p w14:paraId="060433CB" w14:textId="77777777" w:rsidR="00C21BB6" w:rsidRDefault="00C21BB6">
      <w:pPr>
        <w:autoSpaceDE w:val="0"/>
        <w:autoSpaceDN w:val="0"/>
        <w:adjustRightInd w:val="0"/>
      </w:pPr>
      <w:r>
        <w:lastRenderedPageBreak/>
        <w:t>b/b/b/b/b/b/ = Employee ID is not validated (where b/ is a space)</w:t>
      </w:r>
    </w:p>
    <w:p w14:paraId="6A43A026" w14:textId="77777777" w:rsidR="00C21BB6" w:rsidRDefault="00C21BB6">
      <w:pPr>
        <w:autoSpaceDE w:val="0"/>
        <w:autoSpaceDN w:val="0"/>
        <w:adjustRightInd w:val="0"/>
      </w:pPr>
    </w:p>
    <w:p w14:paraId="3F63D4DB"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3C2BCD6B" w14:textId="77777777">
        <w:tc>
          <w:tcPr>
            <w:tcW w:w="2358" w:type="dxa"/>
          </w:tcPr>
          <w:p w14:paraId="73E9A37B" w14:textId="77777777" w:rsidR="00C21BB6" w:rsidRDefault="00C21BB6" w:rsidP="001F4AB2">
            <w:pPr>
              <w:spacing w:before="60" w:after="60"/>
              <w:rPr>
                <w:rFonts w:cs="Arial"/>
                <w:b/>
                <w:bCs/>
                <w:snapToGrid w:val="0"/>
              </w:rPr>
            </w:pPr>
            <w:r>
              <w:rPr>
                <w:rFonts w:cs="Arial"/>
                <w:b/>
                <w:bCs/>
                <w:snapToGrid w:val="0"/>
              </w:rPr>
              <w:t>CURRENT DATE</w:t>
            </w:r>
          </w:p>
        </w:tc>
        <w:tc>
          <w:tcPr>
            <w:tcW w:w="3600" w:type="dxa"/>
          </w:tcPr>
          <w:p w14:paraId="6531A24A" w14:textId="77777777" w:rsidR="00C21BB6" w:rsidRDefault="00C21BB6" w:rsidP="001F4AB2">
            <w:pPr>
              <w:spacing w:before="60" w:after="60"/>
              <w:rPr>
                <w:rFonts w:cs="Arial"/>
                <w:b/>
                <w:bCs/>
                <w:snapToGrid w:val="0"/>
              </w:rPr>
            </w:pPr>
            <w:r>
              <w:rPr>
                <w:rFonts w:cs="Arial"/>
                <w:b/>
                <w:bCs/>
                <w:snapToGrid w:val="0"/>
              </w:rPr>
              <w:t>9(06)</w:t>
            </w:r>
          </w:p>
        </w:tc>
      </w:tr>
    </w:tbl>
    <w:p w14:paraId="77746838" w14:textId="77777777" w:rsidR="00C21BB6" w:rsidRDefault="00C21BB6">
      <w:pPr>
        <w:autoSpaceDE w:val="0"/>
        <w:autoSpaceDN w:val="0"/>
        <w:adjustRightInd w:val="0"/>
      </w:pPr>
    </w:p>
    <w:p w14:paraId="47CF3131" w14:textId="2FC0E3F9" w:rsidR="00C21BB6" w:rsidRDefault="00C21BB6">
      <w:pPr>
        <w:autoSpaceDE w:val="0"/>
        <w:autoSpaceDN w:val="0"/>
        <w:adjustRightInd w:val="0"/>
      </w:pPr>
      <w:r>
        <w:t>The date (YYMMDD) of the transaction. For requests, this field is optional and contains the local terminal date – will be ignored</w:t>
      </w:r>
      <w:r w:rsidR="00747E9D">
        <w:t xml:space="preserve"> when the request is sent to HOST 1</w:t>
      </w:r>
      <w:r>
        <w:t xml:space="preserve">. For responses, </w:t>
      </w:r>
      <w:r w:rsidR="00C63C69">
        <w:t xml:space="preserve">HOST 1 </w:t>
      </w:r>
      <w:r>
        <w:t xml:space="preserve">returns the current date </w:t>
      </w:r>
      <w:r w:rsidR="000A59C3">
        <w:t>considering</w:t>
      </w:r>
      <w:r>
        <w:t xml:space="preserve"> different time zones to be used to refresh the terminal date. </w:t>
      </w:r>
      <w:r w:rsidR="00747E9D">
        <w:t>HOST 3 response message will echo the same value it received in the request. The value in the response will not be used for updating the terminal date.</w:t>
      </w:r>
    </w:p>
    <w:p w14:paraId="729F0096" w14:textId="77777777" w:rsidR="00CA0ECD" w:rsidRDefault="00CA0ECD">
      <w:pPr>
        <w:autoSpaceDE w:val="0"/>
        <w:autoSpaceDN w:val="0"/>
        <w:adjustRightInd w:val="0"/>
      </w:pPr>
    </w:p>
    <w:p w14:paraId="58E667E3" w14:textId="77777777" w:rsidR="008E3C04" w:rsidRPr="008E3C04" w:rsidRDefault="008E3C04" w:rsidP="008E3C04">
      <w:pPr>
        <w:widowControl w:val="0"/>
        <w:autoSpaceDE w:val="0"/>
        <w:autoSpaceDN w:val="0"/>
        <w:adjustRightInd w:val="0"/>
        <w:ind w:right="579"/>
        <w:jc w:val="both"/>
        <w:rPr>
          <w:rFonts w:cs="Arial"/>
        </w:rPr>
      </w:pPr>
      <w:r w:rsidRPr="008E3C04">
        <w:t>HOST 3 response message will echo the same value it received in the request.</w:t>
      </w:r>
    </w:p>
    <w:p w14:paraId="1A2C50CD" w14:textId="77777777" w:rsidR="008E3C04" w:rsidRDefault="008E3C04">
      <w:pPr>
        <w:autoSpaceDE w:val="0"/>
        <w:autoSpaceDN w:val="0"/>
        <w:adjustRightInd w:val="0"/>
      </w:pPr>
    </w:p>
    <w:p w14:paraId="31247A14"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078EAA48" w14:textId="77777777">
        <w:tc>
          <w:tcPr>
            <w:tcW w:w="2358" w:type="dxa"/>
          </w:tcPr>
          <w:p w14:paraId="5F6C0E2E" w14:textId="77777777" w:rsidR="00C21BB6" w:rsidRDefault="00C21BB6" w:rsidP="001F4AB2">
            <w:pPr>
              <w:spacing w:before="60" w:after="60"/>
              <w:rPr>
                <w:rFonts w:cs="Arial"/>
                <w:b/>
                <w:bCs/>
                <w:snapToGrid w:val="0"/>
              </w:rPr>
            </w:pPr>
            <w:r>
              <w:rPr>
                <w:rFonts w:cs="Arial"/>
                <w:b/>
                <w:bCs/>
                <w:snapToGrid w:val="0"/>
              </w:rPr>
              <w:t>CURRENT TIME</w:t>
            </w:r>
          </w:p>
        </w:tc>
        <w:tc>
          <w:tcPr>
            <w:tcW w:w="3600" w:type="dxa"/>
          </w:tcPr>
          <w:p w14:paraId="4F68EE66" w14:textId="77777777" w:rsidR="00C21BB6" w:rsidRDefault="00C21BB6" w:rsidP="001F4AB2">
            <w:pPr>
              <w:spacing w:before="60" w:after="60"/>
              <w:rPr>
                <w:rFonts w:cs="Arial"/>
                <w:b/>
                <w:bCs/>
                <w:snapToGrid w:val="0"/>
              </w:rPr>
            </w:pPr>
            <w:r>
              <w:rPr>
                <w:rFonts w:cs="Arial"/>
                <w:b/>
                <w:bCs/>
                <w:snapToGrid w:val="0"/>
              </w:rPr>
              <w:t>9(06)</w:t>
            </w:r>
          </w:p>
        </w:tc>
      </w:tr>
    </w:tbl>
    <w:p w14:paraId="07273CDD" w14:textId="77777777" w:rsidR="00C21BB6" w:rsidRDefault="00C21BB6">
      <w:pPr>
        <w:autoSpaceDE w:val="0"/>
        <w:autoSpaceDN w:val="0"/>
        <w:adjustRightInd w:val="0"/>
      </w:pPr>
    </w:p>
    <w:p w14:paraId="0756A050" w14:textId="15F6989B" w:rsidR="00747E9D" w:rsidRDefault="00C21BB6" w:rsidP="00747E9D">
      <w:pPr>
        <w:autoSpaceDE w:val="0"/>
        <w:autoSpaceDN w:val="0"/>
        <w:adjustRightInd w:val="0"/>
      </w:pPr>
      <w:r>
        <w:t>The time (hhmmss) of the transaction, where 000000 is midnight. For requests, this field is optional and contains the local terminal time- will be ignored</w:t>
      </w:r>
      <w:r w:rsidR="00747E9D">
        <w:t xml:space="preserve"> when the request is sent to HOST 1</w:t>
      </w:r>
      <w:r>
        <w:t xml:space="preserve">. For responses, </w:t>
      </w:r>
      <w:r w:rsidR="00C63C69">
        <w:t>HOST 1</w:t>
      </w:r>
      <w:r>
        <w:t xml:space="preserve"> returns the current time </w:t>
      </w:r>
      <w:r w:rsidR="000A59C3">
        <w:t>considering</w:t>
      </w:r>
      <w:r>
        <w:t xml:space="preserve"> different time zones to be used to refresh the terminal time. </w:t>
      </w:r>
      <w:r w:rsidR="00747E9D">
        <w:t>HOST 3 response message will echo the same value it received in the request. The value in the response will not be used for updating the terminal time.</w:t>
      </w:r>
    </w:p>
    <w:p w14:paraId="2150CF1E" w14:textId="77777777" w:rsidR="008E3C04" w:rsidRPr="008E3C04" w:rsidRDefault="008E3C04" w:rsidP="008E3C04">
      <w:pPr>
        <w:widowControl w:val="0"/>
        <w:autoSpaceDE w:val="0"/>
        <w:autoSpaceDN w:val="0"/>
        <w:adjustRightInd w:val="0"/>
        <w:ind w:right="579"/>
        <w:jc w:val="both"/>
        <w:rPr>
          <w:rFonts w:cs="Arial"/>
        </w:rPr>
      </w:pPr>
      <w:r w:rsidRPr="008E3C04">
        <w:t>HOST 3 response message will echo the same value it received in the request.</w:t>
      </w:r>
    </w:p>
    <w:p w14:paraId="34267243" w14:textId="77777777" w:rsidR="008E3C04" w:rsidRDefault="008E3C04" w:rsidP="00747E9D">
      <w:pPr>
        <w:autoSpaceDE w:val="0"/>
        <w:autoSpaceDN w:val="0"/>
        <w:adjustRightInd w:val="0"/>
      </w:pPr>
    </w:p>
    <w:p w14:paraId="41FA4F4E" w14:textId="77777777" w:rsidR="00F52309" w:rsidRDefault="00F52309" w:rsidP="00747E9D">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76876589" w14:textId="77777777">
        <w:tc>
          <w:tcPr>
            <w:tcW w:w="2358" w:type="dxa"/>
          </w:tcPr>
          <w:p w14:paraId="3AC12A72" w14:textId="77777777" w:rsidR="00C21BB6" w:rsidRDefault="00C21BB6" w:rsidP="001F4AB2">
            <w:pPr>
              <w:spacing w:before="60" w:after="60"/>
              <w:rPr>
                <w:rFonts w:cs="Arial"/>
                <w:b/>
                <w:bCs/>
                <w:snapToGrid w:val="0"/>
              </w:rPr>
            </w:pPr>
            <w:r>
              <w:rPr>
                <w:rFonts w:cs="Arial"/>
                <w:b/>
                <w:bCs/>
                <w:snapToGrid w:val="0"/>
              </w:rPr>
              <w:t>MESSAGE TYPE</w:t>
            </w:r>
          </w:p>
        </w:tc>
        <w:tc>
          <w:tcPr>
            <w:tcW w:w="3600" w:type="dxa"/>
          </w:tcPr>
          <w:p w14:paraId="1F86195A" w14:textId="77777777" w:rsidR="00C21BB6" w:rsidRDefault="00C21BB6" w:rsidP="001F4AB2">
            <w:pPr>
              <w:spacing w:before="60" w:after="60"/>
              <w:rPr>
                <w:rFonts w:cs="Arial"/>
                <w:b/>
                <w:bCs/>
                <w:snapToGrid w:val="0"/>
              </w:rPr>
            </w:pPr>
            <w:r>
              <w:rPr>
                <w:rFonts w:cs="Arial"/>
                <w:b/>
                <w:bCs/>
                <w:snapToGrid w:val="0"/>
              </w:rPr>
              <w:t>X(01)</w:t>
            </w:r>
          </w:p>
        </w:tc>
      </w:tr>
    </w:tbl>
    <w:p w14:paraId="434F42CA" w14:textId="77777777" w:rsidR="00C21BB6" w:rsidRDefault="00C21BB6">
      <w:pPr>
        <w:autoSpaceDE w:val="0"/>
        <w:autoSpaceDN w:val="0"/>
        <w:adjustRightInd w:val="0"/>
      </w:pPr>
    </w:p>
    <w:p w14:paraId="52C20956" w14:textId="77777777" w:rsidR="00C21BB6" w:rsidRDefault="00C21BB6">
      <w:pPr>
        <w:autoSpaceDE w:val="0"/>
        <w:autoSpaceDN w:val="0"/>
        <w:adjustRightInd w:val="0"/>
      </w:pPr>
      <w:r>
        <w:t>A code that identifies whether the transaction is financial or administrative. Together with the value in the TRANSACTION CODE field, this field identifies the type of transaction to the SPDH module. Valid values:</w:t>
      </w:r>
    </w:p>
    <w:p w14:paraId="78ED0CCB" w14:textId="77777777" w:rsidR="00C21BB6" w:rsidRDefault="00C21BB6">
      <w:pPr>
        <w:autoSpaceDE w:val="0"/>
        <w:autoSpaceDN w:val="0"/>
        <w:adjustRightInd w:val="0"/>
      </w:pPr>
    </w:p>
    <w:p w14:paraId="3910BECF" w14:textId="77777777" w:rsidR="00C21BB6" w:rsidRDefault="00C21BB6">
      <w:pPr>
        <w:autoSpaceDE w:val="0"/>
        <w:autoSpaceDN w:val="0"/>
        <w:adjustRightInd w:val="0"/>
      </w:pPr>
      <w:r>
        <w:t>“F” = Financial transaction</w:t>
      </w:r>
    </w:p>
    <w:p w14:paraId="5274D6CD" w14:textId="77777777" w:rsidR="00C21BB6" w:rsidRDefault="00C21BB6">
      <w:pPr>
        <w:autoSpaceDE w:val="0"/>
        <w:autoSpaceDN w:val="0"/>
        <w:adjustRightInd w:val="0"/>
      </w:pPr>
      <w:r>
        <w:t>“A” = Administrative transaction</w:t>
      </w:r>
    </w:p>
    <w:p w14:paraId="67615AE0" w14:textId="77777777" w:rsidR="00930461" w:rsidRDefault="00930461">
      <w:pPr>
        <w:autoSpaceDE w:val="0"/>
        <w:autoSpaceDN w:val="0"/>
        <w:adjustRightInd w:val="0"/>
      </w:pPr>
    </w:p>
    <w:p w14:paraId="1CE82C80"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06ADAF0B" w14:textId="77777777">
        <w:tc>
          <w:tcPr>
            <w:tcW w:w="2358" w:type="dxa"/>
          </w:tcPr>
          <w:p w14:paraId="11FFFE46" w14:textId="77777777" w:rsidR="00C21BB6" w:rsidRDefault="00C21BB6" w:rsidP="001F4AB2">
            <w:pPr>
              <w:spacing w:before="60" w:after="60"/>
              <w:rPr>
                <w:rFonts w:cs="Arial"/>
                <w:b/>
                <w:bCs/>
                <w:snapToGrid w:val="0"/>
              </w:rPr>
            </w:pPr>
            <w:r>
              <w:rPr>
                <w:rFonts w:cs="Arial"/>
                <w:b/>
                <w:bCs/>
                <w:snapToGrid w:val="0"/>
              </w:rPr>
              <w:t>MESSAGE SUBTYPE</w:t>
            </w:r>
          </w:p>
        </w:tc>
        <w:tc>
          <w:tcPr>
            <w:tcW w:w="3600" w:type="dxa"/>
          </w:tcPr>
          <w:p w14:paraId="24CA79C1" w14:textId="77777777" w:rsidR="00C21BB6" w:rsidRDefault="00C21BB6" w:rsidP="001F4AB2">
            <w:pPr>
              <w:spacing w:before="60" w:after="60"/>
              <w:rPr>
                <w:rFonts w:cs="Arial"/>
                <w:b/>
                <w:bCs/>
                <w:snapToGrid w:val="0"/>
              </w:rPr>
            </w:pPr>
            <w:r>
              <w:rPr>
                <w:rFonts w:cs="Arial"/>
                <w:b/>
                <w:bCs/>
                <w:snapToGrid w:val="0"/>
              </w:rPr>
              <w:t>X(01)</w:t>
            </w:r>
          </w:p>
        </w:tc>
      </w:tr>
    </w:tbl>
    <w:p w14:paraId="5020E8E0" w14:textId="77777777" w:rsidR="00C21BB6" w:rsidRDefault="00C21BB6">
      <w:pPr>
        <w:autoSpaceDE w:val="0"/>
        <w:autoSpaceDN w:val="0"/>
        <w:adjustRightInd w:val="0"/>
      </w:pPr>
    </w:p>
    <w:p w14:paraId="1992B5D7" w14:textId="77777777" w:rsidR="00C21BB6" w:rsidRDefault="00C21BB6">
      <w:pPr>
        <w:autoSpaceDE w:val="0"/>
        <w:autoSpaceDN w:val="0"/>
        <w:adjustRightInd w:val="0"/>
      </w:pPr>
      <w:r>
        <w:t xml:space="preserve">This field must contain the letter "O" if the transaction was performed online, or "F" if the transaction was already </w:t>
      </w:r>
      <w:r w:rsidR="00BA1B12">
        <w:t>authorized</w:t>
      </w:r>
      <w:r>
        <w:t xml:space="preserve"> i.e. a voice </w:t>
      </w:r>
      <w:r w:rsidR="00BA1B12">
        <w:t>authorization</w:t>
      </w:r>
      <w:r>
        <w:t xml:space="preserve"> was obtained and the </w:t>
      </w:r>
      <w:r w:rsidR="00BA1B12">
        <w:t>authorization</w:t>
      </w:r>
      <w:r>
        <w:t xml:space="preserve"> number is included. </w:t>
      </w:r>
      <w:r w:rsidR="00BA1B12">
        <w:t>Value “E” is used for EMV offline advices. Value is</w:t>
      </w:r>
      <w:r>
        <w:t xml:space="preserve"> "S" if the transaction </w:t>
      </w:r>
      <w:r w:rsidR="00BA1B12">
        <w:t xml:space="preserve">is a Store-And-Forward, e.g. </w:t>
      </w:r>
      <w:r>
        <w:t xml:space="preserve">amount was under the floor limit i.e. an </w:t>
      </w:r>
      <w:r w:rsidR="00BA1B12">
        <w:t>authorization</w:t>
      </w:r>
      <w:r>
        <w:t xml:space="preserve"> was generated by the terminal and the </w:t>
      </w:r>
      <w:r w:rsidR="00BA1B12">
        <w:t>authorization</w:t>
      </w:r>
      <w:r>
        <w:t xml:space="preserve"> number is included. </w:t>
      </w:r>
      <w:r w:rsidR="00637284">
        <w:t>Pre-auth completion requests use value “S”.</w:t>
      </w:r>
      <w:r>
        <w:t xml:space="preserve"> For </w:t>
      </w:r>
      <w:r w:rsidR="00BA1B12">
        <w:t>all Debit</w:t>
      </w:r>
      <w:r>
        <w:t xml:space="preserve"> transactions</w:t>
      </w:r>
      <w:r w:rsidR="00BA1B12">
        <w:t xml:space="preserve"> except for pre-auth completions</w:t>
      </w:r>
      <w:r>
        <w:t>, only an "O" value will be accepted</w:t>
      </w:r>
      <w:r w:rsidR="00BA1B12">
        <w:t>. The field will</w:t>
      </w:r>
      <w:r>
        <w:t xml:space="preserve"> be set to </w:t>
      </w:r>
      <w:r>
        <w:lastRenderedPageBreak/>
        <w:t xml:space="preserve">"R" for terminal generated reversal due to MAC failure or "C" for a generated reversal due to any other error.  The field will be set to “T” for timeout reversal for online transaction and to “A” for timeout reversal for advice or SAF. </w:t>
      </w:r>
      <w:r w:rsidR="00BA1B12">
        <w:t xml:space="preserve">Value “V” is used for timeout reversal for an EMV offline advice. Value “U” is used for Customer cancel and issuer authentication failure reversals. </w:t>
      </w:r>
      <w:r>
        <w:t>Valid values are as follows:</w:t>
      </w:r>
    </w:p>
    <w:p w14:paraId="2C56B221" w14:textId="77777777" w:rsidR="00C21BB6" w:rsidRDefault="00C21BB6">
      <w:pPr>
        <w:autoSpaceDE w:val="0"/>
        <w:autoSpaceDN w:val="0"/>
        <w:adjustRightInd w:val="0"/>
      </w:pPr>
    </w:p>
    <w:p w14:paraId="14FC583C"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 xml:space="preserve">"O" Online  </w:t>
      </w:r>
    </w:p>
    <w:p w14:paraId="2FD1AAC6"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"F" Force Post</w:t>
      </w:r>
    </w:p>
    <w:p w14:paraId="19913185"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“E” Credit EMV transaction advice</w:t>
      </w:r>
    </w:p>
    <w:p w14:paraId="722568A5"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 xml:space="preserve">"S" SAF </w:t>
      </w:r>
    </w:p>
    <w:p w14:paraId="202C7E06"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 xml:space="preserve">"R" MAC reversal  </w:t>
      </w:r>
    </w:p>
    <w:p w14:paraId="65EB7E39"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 xml:space="preserve">"C" Controller reversal </w:t>
      </w:r>
    </w:p>
    <w:p w14:paraId="16564CF1"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“T” Timeout reversal for online</w:t>
      </w:r>
    </w:p>
    <w:p w14:paraId="07D2732D"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“A” Timeout reversal for advice or SAF</w:t>
      </w:r>
    </w:p>
    <w:p w14:paraId="2F992C9D"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“V” Timeout or controller reversal for Credit EMV transaction advice</w:t>
      </w:r>
    </w:p>
    <w:p w14:paraId="22513D68"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p>
    <w:p w14:paraId="21AD855E"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“U” Reversals due to card removal before transaction completion</w:t>
      </w:r>
    </w:p>
    <w:p w14:paraId="18E21EAC" w14:textId="77777777" w:rsidR="00C21BB6" w:rsidRDefault="00C21BB6">
      <w:pPr>
        <w:tabs>
          <w:tab w:val="left" w:pos="288"/>
          <w:tab w:val="left" w:pos="720"/>
          <w:tab w:val="left" w:pos="1094"/>
          <w:tab w:val="left" w:pos="1440"/>
          <w:tab w:val="left" w:pos="2534"/>
          <w:tab w:val="left" w:pos="4320"/>
          <w:tab w:val="left" w:pos="6681"/>
          <w:tab w:val="left" w:pos="8640"/>
          <w:tab w:val="left" w:pos="9331"/>
        </w:tabs>
        <w:ind w:left="756" w:hanging="720"/>
      </w:pPr>
      <w:r>
        <w:t xml:space="preserve">“U” Reversals due issuer authentication failure </w:t>
      </w:r>
    </w:p>
    <w:p w14:paraId="35BF76D0" w14:textId="77777777" w:rsidR="00C21BB6" w:rsidRDefault="00C21BB6">
      <w:pPr>
        <w:autoSpaceDE w:val="0"/>
        <w:autoSpaceDN w:val="0"/>
        <w:adjustRightInd w:val="0"/>
      </w:pPr>
    </w:p>
    <w:p w14:paraId="0D3DEA99" w14:textId="77777777" w:rsidR="00C21BB6" w:rsidRDefault="00C21BB6">
      <w:pPr>
        <w:autoSpaceDE w:val="0"/>
        <w:autoSpaceDN w:val="0"/>
        <w:adjustRightInd w:val="0"/>
      </w:pPr>
      <w:r>
        <w:t>Note: All valid values are uppercase letters.</w:t>
      </w:r>
    </w:p>
    <w:p w14:paraId="1B5DABAD" w14:textId="77777777" w:rsidR="00C21BB6" w:rsidRDefault="00C21BB6">
      <w:pPr>
        <w:autoSpaceDE w:val="0"/>
        <w:autoSpaceDN w:val="0"/>
        <w:adjustRightInd w:val="0"/>
      </w:pPr>
    </w:p>
    <w:p w14:paraId="738FD93F" w14:textId="77777777" w:rsidR="00C21BB6" w:rsidRDefault="00C21BB6">
      <w:pPr>
        <w:autoSpaceDE w:val="0"/>
        <w:autoSpaceDN w:val="0"/>
        <w:adjustRightInd w:val="0"/>
      </w:pPr>
      <w:r>
        <w:t>Type A messages must be subtype O.</w:t>
      </w:r>
    </w:p>
    <w:p w14:paraId="708E3813" w14:textId="77777777" w:rsidR="00C21BB6" w:rsidRDefault="00C21BB6">
      <w:pPr>
        <w:autoSpaceDE w:val="0"/>
        <w:autoSpaceDN w:val="0"/>
        <w:adjustRightInd w:val="0"/>
      </w:pPr>
    </w:p>
    <w:p w14:paraId="1B0A2A37"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4FD7E083" w14:textId="77777777">
        <w:tc>
          <w:tcPr>
            <w:tcW w:w="2358" w:type="dxa"/>
          </w:tcPr>
          <w:p w14:paraId="70023673" w14:textId="77777777" w:rsidR="00C21BB6" w:rsidRDefault="00C21BB6">
            <w:pPr>
              <w:rPr>
                <w:rFonts w:cs="Arial"/>
                <w:b/>
                <w:bCs/>
                <w:snapToGrid w:val="0"/>
              </w:rPr>
            </w:pPr>
            <w:r>
              <w:rPr>
                <w:rFonts w:cs="Arial"/>
                <w:b/>
                <w:bCs/>
                <w:snapToGrid w:val="0"/>
              </w:rPr>
              <w:t>TRANSACTION CODE</w:t>
            </w:r>
          </w:p>
        </w:tc>
        <w:tc>
          <w:tcPr>
            <w:tcW w:w="3600" w:type="dxa"/>
          </w:tcPr>
          <w:p w14:paraId="1FEFDC01" w14:textId="77777777" w:rsidR="00C21BB6" w:rsidRDefault="00C21BB6">
            <w:pPr>
              <w:rPr>
                <w:rFonts w:cs="Arial"/>
                <w:b/>
                <w:bCs/>
                <w:snapToGrid w:val="0"/>
              </w:rPr>
            </w:pPr>
            <w:r>
              <w:rPr>
                <w:rFonts w:cs="Arial"/>
                <w:b/>
                <w:bCs/>
                <w:snapToGrid w:val="0"/>
              </w:rPr>
              <w:t>9(02)</w:t>
            </w:r>
          </w:p>
        </w:tc>
      </w:tr>
    </w:tbl>
    <w:p w14:paraId="27CCECBD" w14:textId="77777777" w:rsidR="00C21BB6" w:rsidRDefault="00C21BB6">
      <w:pPr>
        <w:autoSpaceDE w:val="0"/>
        <w:autoSpaceDN w:val="0"/>
        <w:adjustRightInd w:val="0"/>
      </w:pPr>
    </w:p>
    <w:p w14:paraId="7BA2DEC1" w14:textId="77777777" w:rsidR="00C21BB6" w:rsidRDefault="00C21BB6">
      <w:pPr>
        <w:autoSpaceDE w:val="0"/>
        <w:autoSpaceDN w:val="0"/>
        <w:adjustRightInd w:val="0"/>
      </w:pPr>
      <w:r>
        <w:t xml:space="preserve">A code that identifies the transaction type associated with the message. Together with the value in the MESSAGE TYPE field, this code identifies the type of transaction sent to the SPDH module. </w:t>
      </w:r>
    </w:p>
    <w:p w14:paraId="324898FC" w14:textId="77777777" w:rsidR="00C21BB6" w:rsidRDefault="00C21BB6">
      <w:pPr>
        <w:autoSpaceDE w:val="0"/>
        <w:autoSpaceDN w:val="0"/>
        <w:adjustRightInd w:val="0"/>
      </w:pPr>
    </w:p>
    <w:p w14:paraId="2621D397" w14:textId="77777777" w:rsidR="00050604" w:rsidRDefault="00050604">
      <w:pPr>
        <w:autoSpaceDE w:val="0"/>
        <w:autoSpaceDN w:val="0"/>
        <w:adjustRightInd w:val="0"/>
      </w:pPr>
      <w:r>
        <w:t>The following transaction set is supported by</w:t>
      </w:r>
      <w:r w:rsidR="003A165E">
        <w:t xml:space="preserve"> Host 1</w:t>
      </w:r>
      <w:r>
        <w:t xml:space="preserve"> </w:t>
      </w:r>
      <w:r w:rsidR="003A165E">
        <w:t>(</w:t>
      </w:r>
      <w:r w:rsidR="008C0855">
        <w:t>TD POS B24</w:t>
      </w:r>
      <w:r>
        <w:t>)</w:t>
      </w:r>
    </w:p>
    <w:p w14:paraId="7ABF0BBD" w14:textId="77777777" w:rsidR="00050604" w:rsidRDefault="00050604">
      <w:pPr>
        <w:autoSpaceDE w:val="0"/>
        <w:autoSpaceDN w:val="0"/>
        <w:adjustRightInd w:val="0"/>
      </w:pPr>
    </w:p>
    <w:p w14:paraId="0E32413B"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"00" Purchase</w:t>
      </w:r>
      <w:r w:rsidR="002827ED">
        <w:t xml:space="preserve"> (IDP uses "00" for Purchase with Cash Back)</w:t>
      </w:r>
    </w:p>
    <w:p w14:paraId="38FD39BE"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"01" Pre-Auth Purchase</w:t>
      </w:r>
    </w:p>
    <w:p w14:paraId="659D0889"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 xml:space="preserve">"02" Pre-Auth Purchase Completion </w:t>
      </w:r>
    </w:p>
    <w:p w14:paraId="545D59CB"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"03" Phone/Mail Order</w:t>
      </w:r>
    </w:p>
    <w:p w14:paraId="1C4A9B69"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"04" Merchandise Return</w:t>
      </w:r>
      <w:r w:rsidR="004B49C6">
        <w:t xml:space="preserve"> / </w:t>
      </w:r>
      <w:r w:rsidR="009C6844">
        <w:rPr>
          <w:lang w:val="en-GB"/>
        </w:rPr>
        <w:t>TD RCS (Retail Card Services)</w:t>
      </w:r>
      <w:r w:rsidR="00F76FDE">
        <w:t xml:space="preserve"> </w:t>
      </w:r>
      <w:r w:rsidR="004B49C6">
        <w:t>Payment</w:t>
      </w:r>
      <w:r w:rsidR="00A50935">
        <w:t xml:space="preserve"> (See SPDH FID "a")</w:t>
      </w:r>
    </w:p>
    <w:p w14:paraId="7538DCBD" w14:textId="77777777" w:rsidR="00C21BB6" w:rsidRDefault="00C21BB6" w:rsidP="00B73D3B">
      <w:pPr>
        <w:pStyle w:val="Header"/>
        <w:tabs>
          <w:tab w:val="left" w:pos="288"/>
          <w:tab w:val="left" w:pos="720"/>
          <w:tab w:val="left" w:pos="1094"/>
          <w:tab w:val="left" w:pos="1440"/>
          <w:tab w:val="left" w:pos="2534"/>
          <w:tab w:val="left" w:pos="4320"/>
          <w:tab w:val="left" w:pos="6681"/>
          <w:tab w:val="left" w:pos="8640"/>
          <w:tab w:val="left" w:pos="9331"/>
        </w:tabs>
        <w:ind w:left="432" w:hanging="432"/>
      </w:pPr>
      <w:r>
        <w:t>"05" Cash Advance</w:t>
      </w:r>
    </w:p>
    <w:p w14:paraId="21793772" w14:textId="77777777" w:rsidR="00427360" w:rsidRDefault="00427360" w:rsidP="00B73D3B">
      <w:pPr>
        <w:pStyle w:val="Header"/>
        <w:ind w:left="432" w:hanging="432"/>
      </w:pPr>
      <w:r w:rsidRPr="00DC472A">
        <w:t>“06” Card Verification (</w:t>
      </w:r>
      <w:r w:rsidR="007725AC">
        <w:t xml:space="preserve">Discover Network, </w:t>
      </w:r>
      <w:r w:rsidR="002F4918">
        <w:t xml:space="preserve">American Express, </w:t>
      </w:r>
      <w:r w:rsidR="007725AC">
        <w:t xml:space="preserve">MasterCard, </w:t>
      </w:r>
      <w:r w:rsidRPr="00DC472A">
        <w:t xml:space="preserve">Visa </w:t>
      </w:r>
      <w:r>
        <w:t xml:space="preserve">and </w:t>
      </w:r>
      <w:r w:rsidR="001C44AD">
        <w:t xml:space="preserve">Canadian </w:t>
      </w:r>
      <w:r>
        <w:t xml:space="preserve">Visa Debit </w:t>
      </w:r>
      <w:r w:rsidRPr="00DC472A">
        <w:t>CNP Only)</w:t>
      </w:r>
    </w:p>
    <w:p w14:paraId="4250E2C3" w14:textId="77777777" w:rsidR="009E70A6" w:rsidRPr="00DC472A" w:rsidRDefault="009E70A6" w:rsidP="00B73D3B">
      <w:pPr>
        <w:pStyle w:val="Header"/>
        <w:ind w:left="432" w:hanging="432"/>
      </w:pPr>
      <w:r>
        <w:t>"07" Balance Inquiry (US Acquired only)</w:t>
      </w:r>
    </w:p>
    <w:p w14:paraId="34181E38" w14:textId="77777777" w:rsidR="00E9186A" w:rsidRDefault="00E9186A" w:rsidP="00B73D3B">
      <w:pPr>
        <w:pStyle w:val="Header"/>
        <w:tabs>
          <w:tab w:val="left" w:pos="288"/>
          <w:tab w:val="left" w:pos="720"/>
          <w:tab w:val="left" w:pos="1094"/>
          <w:tab w:val="left" w:pos="1440"/>
          <w:tab w:val="left" w:pos="2534"/>
          <w:tab w:val="left" w:pos="4320"/>
          <w:tab w:val="left" w:pos="6681"/>
          <w:tab w:val="left" w:pos="8640"/>
          <w:tab w:val="left" w:pos="9331"/>
        </w:tabs>
        <w:ind w:left="432" w:hanging="432"/>
      </w:pPr>
      <w:r>
        <w:t>"</w:t>
      </w:r>
      <w:r w:rsidR="00E732C4">
        <w:t>08</w:t>
      </w:r>
      <w:r>
        <w:t>" Purchase with Cash Back (</w:t>
      </w:r>
      <w:r w:rsidR="001C44AD">
        <w:t xml:space="preserve">US Acquired </w:t>
      </w:r>
      <w:r w:rsidR="00060939">
        <w:t xml:space="preserve">&amp; Canadian </w:t>
      </w:r>
      <w:r w:rsidR="004278C8">
        <w:t>MasterCard and Visa</w:t>
      </w:r>
      <w:r w:rsidR="001C44AD">
        <w:t>)</w:t>
      </w:r>
    </w:p>
    <w:p w14:paraId="1C4C19D8" w14:textId="77777777" w:rsidR="00C21BB6" w:rsidRDefault="00C21BB6" w:rsidP="00B73D3B">
      <w:pPr>
        <w:pStyle w:val="Header"/>
        <w:tabs>
          <w:tab w:val="left" w:pos="288"/>
          <w:tab w:val="left" w:pos="720"/>
          <w:tab w:val="left" w:pos="1094"/>
          <w:tab w:val="left" w:pos="1440"/>
          <w:tab w:val="left" w:pos="2534"/>
          <w:tab w:val="left" w:pos="4320"/>
          <w:tab w:val="left" w:pos="6681"/>
          <w:tab w:val="left" w:pos="8640"/>
          <w:tab w:val="left" w:pos="9331"/>
        </w:tabs>
        <w:ind w:left="432" w:hanging="432"/>
      </w:pPr>
      <w:r>
        <w:t xml:space="preserve">"11" Void Purchase </w:t>
      </w:r>
      <w:r w:rsidR="000B2F64">
        <w:t>or Void Purchase with Cash Back</w:t>
      </w:r>
    </w:p>
    <w:p w14:paraId="2E884298" w14:textId="77777777" w:rsidR="00C21BB6" w:rsidRDefault="00C21BB6" w:rsidP="00B73D3B">
      <w:pPr>
        <w:pStyle w:val="Header"/>
        <w:tabs>
          <w:tab w:val="left" w:pos="288"/>
          <w:tab w:val="left" w:pos="720"/>
          <w:tab w:val="left" w:pos="1094"/>
          <w:tab w:val="left" w:pos="1440"/>
          <w:tab w:val="left" w:pos="2534"/>
          <w:tab w:val="left" w:pos="4320"/>
          <w:tab w:val="left" w:pos="6681"/>
          <w:tab w:val="left" w:pos="8640"/>
          <w:tab w:val="left" w:pos="9331"/>
        </w:tabs>
        <w:ind w:left="432" w:hanging="432"/>
      </w:pPr>
      <w:r>
        <w:t xml:space="preserve">"12" Void Merchandise Return </w:t>
      </w:r>
    </w:p>
    <w:p w14:paraId="3C6F93DD" w14:textId="77777777" w:rsidR="00B9718E"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"13" Cash Advance Adjustment</w:t>
      </w:r>
    </w:p>
    <w:p w14:paraId="1F886C8A"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lastRenderedPageBreak/>
        <w:t>"60" Close Batch Request</w:t>
      </w:r>
    </w:p>
    <w:p w14:paraId="4FB8A926"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"65" Batch Subtotals Request</w:t>
      </w:r>
    </w:p>
    <w:p w14:paraId="7A3DE76D" w14:textId="77777777" w:rsidR="00FA679A" w:rsidRDefault="00FA679A" w:rsidP="00B73D3B">
      <w:pPr>
        <w:tabs>
          <w:tab w:val="left" w:pos="288"/>
          <w:tab w:val="left" w:pos="720"/>
          <w:tab w:val="left" w:pos="1094"/>
          <w:tab w:val="left" w:pos="1440"/>
          <w:tab w:val="left" w:pos="2534"/>
          <w:tab w:val="left" w:pos="4320"/>
          <w:tab w:val="left" w:pos="6681"/>
          <w:tab w:val="left" w:pos="8640"/>
          <w:tab w:val="left" w:pos="9331"/>
        </w:tabs>
        <w:ind w:left="432" w:hanging="432"/>
      </w:pPr>
      <w:r>
        <w:t>“80” Card Subtotals Request</w:t>
      </w:r>
    </w:p>
    <w:p w14:paraId="33E42B85" w14:textId="77777777" w:rsidR="00C21BB6" w:rsidRDefault="00C21BB6" w:rsidP="00B73D3B">
      <w:pPr>
        <w:tabs>
          <w:tab w:val="left" w:pos="288"/>
          <w:tab w:val="left" w:pos="720"/>
          <w:tab w:val="left" w:pos="1094"/>
          <w:tab w:val="left" w:pos="1440"/>
          <w:tab w:val="left" w:pos="2534"/>
          <w:tab w:val="left" w:pos="4320"/>
          <w:tab w:val="left" w:pos="6681"/>
          <w:tab w:val="left" w:pos="8640"/>
          <w:tab w:val="left" w:pos="9331"/>
        </w:tabs>
        <w:ind w:left="432" w:hanging="432"/>
      </w:pPr>
      <w:r>
        <w:t>"90” Parameters Download request</w:t>
      </w:r>
    </w:p>
    <w:p w14:paraId="53666EF2" w14:textId="77777777" w:rsidR="00C21BB6" w:rsidRDefault="00C21BB6" w:rsidP="00B73D3B">
      <w:pPr>
        <w:autoSpaceDE w:val="0"/>
        <w:autoSpaceDN w:val="0"/>
        <w:adjustRightInd w:val="0"/>
        <w:ind w:left="432" w:hanging="432"/>
      </w:pPr>
      <w:r>
        <w:t>“96” Key Exchange request</w:t>
      </w:r>
    </w:p>
    <w:p w14:paraId="1BBB2DC1" w14:textId="77777777" w:rsidR="003D47FE" w:rsidRDefault="003D47FE">
      <w:pPr>
        <w:autoSpaceDE w:val="0"/>
        <w:autoSpaceDN w:val="0"/>
        <w:adjustRightInd w:val="0"/>
      </w:pPr>
    </w:p>
    <w:p w14:paraId="76D717E8" w14:textId="77777777" w:rsidR="00050604" w:rsidRDefault="00050604">
      <w:pPr>
        <w:autoSpaceDE w:val="0"/>
        <w:autoSpaceDN w:val="0"/>
        <w:adjustRightInd w:val="0"/>
      </w:pPr>
      <w:r>
        <w:t>The following transaction</w:t>
      </w:r>
      <w:r w:rsidR="00375751">
        <w:t xml:space="preserve"> set is </w:t>
      </w:r>
      <w:r w:rsidR="00750103">
        <w:t xml:space="preserve">supported by </w:t>
      </w:r>
      <w:r w:rsidR="003A165E">
        <w:t>Host 3</w:t>
      </w:r>
    </w:p>
    <w:p w14:paraId="34BD1478" w14:textId="77777777" w:rsidR="004665A8" w:rsidRDefault="004665A8">
      <w:pPr>
        <w:autoSpaceDE w:val="0"/>
        <w:autoSpaceDN w:val="0"/>
        <w:adjustRightInd w:val="0"/>
      </w:pPr>
    </w:p>
    <w:p w14:paraId="54C71CBB" w14:textId="77777777" w:rsidR="004665A8" w:rsidRDefault="004665A8">
      <w:pPr>
        <w:autoSpaceDE w:val="0"/>
        <w:autoSpaceDN w:val="0"/>
        <w:adjustRightInd w:val="0"/>
      </w:pPr>
      <w:r>
        <w:t>“00” Purchase</w:t>
      </w:r>
    </w:p>
    <w:p w14:paraId="75A6034E" w14:textId="77777777" w:rsidR="004665A8" w:rsidRDefault="004665A8">
      <w:pPr>
        <w:autoSpaceDE w:val="0"/>
        <w:autoSpaceDN w:val="0"/>
        <w:adjustRightInd w:val="0"/>
      </w:pPr>
      <w:r>
        <w:t>“01” Pre-Auth Purchase</w:t>
      </w:r>
    </w:p>
    <w:p w14:paraId="7CD9AB36" w14:textId="77777777" w:rsidR="004665A8" w:rsidRDefault="004665A8">
      <w:pPr>
        <w:autoSpaceDE w:val="0"/>
        <w:autoSpaceDN w:val="0"/>
        <w:adjustRightInd w:val="0"/>
      </w:pPr>
      <w:r>
        <w:t>“02” Pre-Auth Purchase Completion</w:t>
      </w:r>
    </w:p>
    <w:p w14:paraId="458A3BC4" w14:textId="77777777" w:rsidR="004665A8" w:rsidRDefault="004665A8">
      <w:pPr>
        <w:autoSpaceDE w:val="0"/>
        <w:autoSpaceDN w:val="0"/>
        <w:adjustRightInd w:val="0"/>
      </w:pPr>
      <w:r>
        <w:t>“03” Phone/Mail Order</w:t>
      </w:r>
    </w:p>
    <w:p w14:paraId="63239F80" w14:textId="77777777" w:rsidR="004665A8" w:rsidRDefault="004665A8">
      <w:pPr>
        <w:autoSpaceDE w:val="0"/>
        <w:autoSpaceDN w:val="0"/>
        <w:adjustRightInd w:val="0"/>
      </w:pPr>
      <w:r>
        <w:t>“04” Merchandise Return</w:t>
      </w:r>
    </w:p>
    <w:p w14:paraId="68AACE69" w14:textId="77777777" w:rsidR="00375751" w:rsidRDefault="00375751">
      <w:pPr>
        <w:autoSpaceDE w:val="0"/>
        <w:autoSpaceDN w:val="0"/>
        <w:adjustRightInd w:val="0"/>
      </w:pPr>
      <w:r>
        <w:t>“09” Cheque Authorization</w:t>
      </w:r>
    </w:p>
    <w:p w14:paraId="7BBD74F9" w14:textId="77777777" w:rsidR="004665A8" w:rsidRDefault="004665A8">
      <w:pPr>
        <w:autoSpaceDE w:val="0"/>
        <w:autoSpaceDN w:val="0"/>
        <w:adjustRightInd w:val="0"/>
      </w:pPr>
      <w:r>
        <w:t>“11” Purchase Adjustment (Void Purchase)</w:t>
      </w:r>
    </w:p>
    <w:p w14:paraId="2E3D64B3" w14:textId="77777777" w:rsidR="004665A8" w:rsidRDefault="004665A8">
      <w:pPr>
        <w:autoSpaceDE w:val="0"/>
        <w:autoSpaceDN w:val="0"/>
        <w:adjustRightInd w:val="0"/>
      </w:pPr>
      <w:r>
        <w:t>“12” Merchandise Return Adjustment (Void Merchandise Return)</w:t>
      </w:r>
    </w:p>
    <w:p w14:paraId="044D04C4" w14:textId="77777777" w:rsidR="00E938B9" w:rsidRDefault="00750103">
      <w:pPr>
        <w:autoSpaceDE w:val="0"/>
        <w:autoSpaceDN w:val="0"/>
        <w:adjustRightInd w:val="0"/>
      </w:pPr>
      <w:r>
        <w:t>“</w:t>
      </w:r>
      <w:r w:rsidR="004B49C6">
        <w:t>06</w:t>
      </w:r>
      <w:r>
        <w:t>” Instant Credit</w:t>
      </w:r>
      <w:r w:rsidR="00620725">
        <w:t xml:space="preserve"> (BASE24 Internally)</w:t>
      </w:r>
    </w:p>
    <w:p w14:paraId="19BC8F99" w14:textId="77777777" w:rsidR="00D97C5E" w:rsidRDefault="00D97C5E" w:rsidP="00750103">
      <w:pPr>
        <w:autoSpaceDE w:val="0"/>
        <w:autoSpaceDN w:val="0"/>
        <w:adjustRightInd w:val="0"/>
      </w:pPr>
      <w:r>
        <w:t xml:space="preserve">“60” Batch Close </w:t>
      </w:r>
      <w:r w:rsidR="00186E18">
        <w:t>Request</w:t>
      </w:r>
    </w:p>
    <w:p w14:paraId="71DDA37E" w14:textId="77777777" w:rsidR="00E938B9" w:rsidRDefault="00E938B9">
      <w:pPr>
        <w:autoSpaceDE w:val="0"/>
        <w:autoSpaceDN w:val="0"/>
        <w:adjustRightInd w:val="0"/>
      </w:pPr>
    </w:p>
    <w:p w14:paraId="5ED5FA7A"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039985F6" w14:textId="77777777" w:rsidTr="00276396">
        <w:tc>
          <w:tcPr>
            <w:tcW w:w="2358" w:type="dxa"/>
          </w:tcPr>
          <w:p w14:paraId="51F71521" w14:textId="77777777" w:rsidR="00C21BB6" w:rsidRDefault="00C21BB6" w:rsidP="00F52309">
            <w:pPr>
              <w:keepNext/>
              <w:spacing w:before="60" w:after="60"/>
              <w:rPr>
                <w:rFonts w:cs="Arial"/>
                <w:b/>
                <w:bCs/>
                <w:snapToGrid w:val="0"/>
              </w:rPr>
            </w:pPr>
            <w:r>
              <w:rPr>
                <w:rFonts w:cs="Arial"/>
                <w:b/>
                <w:bCs/>
                <w:snapToGrid w:val="0"/>
              </w:rPr>
              <w:t>PROCESSING FLAG 1</w:t>
            </w:r>
          </w:p>
        </w:tc>
        <w:tc>
          <w:tcPr>
            <w:tcW w:w="3600" w:type="dxa"/>
          </w:tcPr>
          <w:p w14:paraId="0EF261AB" w14:textId="77777777" w:rsidR="00C21BB6" w:rsidRDefault="00C21BB6" w:rsidP="00F52309">
            <w:pPr>
              <w:keepNext/>
              <w:spacing w:before="60" w:after="60"/>
              <w:rPr>
                <w:rFonts w:cs="Arial"/>
                <w:b/>
                <w:bCs/>
                <w:snapToGrid w:val="0"/>
              </w:rPr>
            </w:pPr>
            <w:r>
              <w:rPr>
                <w:rFonts w:cs="Arial"/>
                <w:b/>
                <w:bCs/>
                <w:snapToGrid w:val="0"/>
              </w:rPr>
              <w:t>9(01)</w:t>
            </w:r>
          </w:p>
        </w:tc>
      </w:tr>
    </w:tbl>
    <w:p w14:paraId="33B4E19F" w14:textId="77777777" w:rsidR="00C21BB6" w:rsidRDefault="00C21BB6" w:rsidP="00353510">
      <w:pPr>
        <w:keepNext/>
        <w:autoSpaceDE w:val="0"/>
        <w:autoSpaceDN w:val="0"/>
        <w:adjustRightInd w:val="0"/>
      </w:pPr>
    </w:p>
    <w:p w14:paraId="3D404D87" w14:textId="77777777" w:rsidR="00C21BB6" w:rsidRDefault="00C21BB6">
      <w:pPr>
        <w:autoSpaceDE w:val="0"/>
        <w:autoSpaceDN w:val="0"/>
        <w:adjustRightInd w:val="0"/>
      </w:pPr>
      <w:r>
        <w:t xml:space="preserve">A code that is used in requests to direct the SPDH module to disconnect after its response, or to remain connected for more transactions. </w:t>
      </w:r>
      <w:r>
        <w:rPr>
          <w:lang w:val="en-GB"/>
        </w:rPr>
        <w:t>This flag should be set to "1" in the requests if a download has been requested (except for last request).</w:t>
      </w:r>
      <w:r w:rsidR="00CF5710">
        <w:rPr>
          <w:lang w:val="en-GB"/>
        </w:rPr>
        <w:t xml:space="preserve"> This flag should be set to “1” in all card subtotals requests.</w:t>
      </w:r>
      <w:r>
        <w:rPr>
          <w:lang w:val="en-GB"/>
        </w:rPr>
        <w:t xml:space="preserve"> Otherwise the flag should be set to "0" in the requests. Ignore this field in response messages. </w:t>
      </w:r>
      <w:r>
        <w:t>For requests, the valid values are as follows:</w:t>
      </w:r>
    </w:p>
    <w:p w14:paraId="66EB19CB" w14:textId="77777777" w:rsidR="00C21BB6" w:rsidRDefault="00C21BB6">
      <w:pPr>
        <w:autoSpaceDE w:val="0"/>
        <w:autoSpaceDN w:val="0"/>
        <w:adjustRightInd w:val="0"/>
      </w:pPr>
    </w:p>
    <w:p w14:paraId="64497435" w14:textId="77777777" w:rsidR="00C21BB6" w:rsidRDefault="00C21BB6">
      <w:pPr>
        <w:autoSpaceDE w:val="0"/>
        <w:autoSpaceDN w:val="0"/>
        <w:adjustRightInd w:val="0"/>
      </w:pPr>
      <w:r>
        <w:t>“0” = Respond and disconnect</w:t>
      </w:r>
    </w:p>
    <w:p w14:paraId="70FC11EF" w14:textId="77777777" w:rsidR="00C21BB6" w:rsidRDefault="00C21BB6">
      <w:pPr>
        <w:autoSpaceDE w:val="0"/>
        <w:autoSpaceDN w:val="0"/>
        <w:adjustRightInd w:val="0"/>
      </w:pPr>
      <w:r>
        <w:t>“1” = Respond and do not disconnect</w:t>
      </w:r>
    </w:p>
    <w:p w14:paraId="1148E142" w14:textId="77777777" w:rsidR="00C21BB6" w:rsidRDefault="00C21BB6">
      <w:pPr>
        <w:autoSpaceDE w:val="0"/>
        <w:autoSpaceDN w:val="0"/>
        <w:adjustRightInd w:val="0"/>
      </w:pPr>
    </w:p>
    <w:p w14:paraId="33F655F4"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1989C5EC" w14:textId="77777777">
        <w:tc>
          <w:tcPr>
            <w:tcW w:w="2358" w:type="dxa"/>
          </w:tcPr>
          <w:p w14:paraId="0C4C353B" w14:textId="77777777" w:rsidR="00C21BB6" w:rsidRDefault="00C21BB6" w:rsidP="00F52309">
            <w:pPr>
              <w:spacing w:before="60" w:after="60"/>
              <w:rPr>
                <w:rFonts w:cs="Arial"/>
                <w:b/>
                <w:bCs/>
                <w:snapToGrid w:val="0"/>
              </w:rPr>
            </w:pPr>
            <w:r>
              <w:rPr>
                <w:rFonts w:cs="Arial"/>
                <w:b/>
                <w:bCs/>
                <w:snapToGrid w:val="0"/>
              </w:rPr>
              <w:t>PROCESSING FLAG 2</w:t>
            </w:r>
          </w:p>
        </w:tc>
        <w:tc>
          <w:tcPr>
            <w:tcW w:w="3600" w:type="dxa"/>
          </w:tcPr>
          <w:p w14:paraId="62A2C5C3" w14:textId="77777777" w:rsidR="00C21BB6" w:rsidRDefault="00C21BB6" w:rsidP="00F52309">
            <w:pPr>
              <w:spacing w:before="60" w:after="60"/>
              <w:rPr>
                <w:rFonts w:cs="Arial"/>
                <w:b/>
                <w:bCs/>
                <w:snapToGrid w:val="0"/>
              </w:rPr>
            </w:pPr>
            <w:r>
              <w:rPr>
                <w:rFonts w:cs="Arial"/>
                <w:b/>
                <w:bCs/>
                <w:snapToGrid w:val="0"/>
              </w:rPr>
              <w:t>9(01)</w:t>
            </w:r>
          </w:p>
        </w:tc>
      </w:tr>
    </w:tbl>
    <w:p w14:paraId="557AC0C8" w14:textId="77777777" w:rsidR="00C21BB6" w:rsidRDefault="00C21BB6">
      <w:pPr>
        <w:autoSpaceDE w:val="0"/>
        <w:autoSpaceDN w:val="0"/>
        <w:adjustRightInd w:val="0"/>
      </w:pPr>
    </w:p>
    <w:p w14:paraId="61428E86" w14:textId="77777777" w:rsidR="00C21BB6" w:rsidRDefault="00C21BB6">
      <w:pPr>
        <w:autoSpaceDE w:val="0"/>
        <w:autoSpaceDN w:val="0"/>
        <w:adjustRightInd w:val="0"/>
      </w:pPr>
      <w:r>
        <w:t>For transactions requests, this code is used to indicate the POS device EMV capab</w:t>
      </w:r>
      <w:r w:rsidR="00760ABA">
        <w:t>ility</w:t>
      </w:r>
      <w:r>
        <w:t xml:space="preserve">. The value sent in this field depends on the card entry mode field in DIDs 0-29 (see </w:t>
      </w:r>
      <w:r w:rsidR="00FC7246">
        <w:t>appendix</w:t>
      </w:r>
      <w:r>
        <w:t xml:space="preserve"> B). Valid values are as follows:</w:t>
      </w:r>
    </w:p>
    <w:p w14:paraId="51628AA9" w14:textId="77777777" w:rsidR="00C21BB6" w:rsidRDefault="00C21BB6">
      <w:pPr>
        <w:autoSpaceDE w:val="0"/>
        <w:autoSpaceDN w:val="0"/>
        <w:adjustRightInd w:val="0"/>
      </w:pPr>
    </w:p>
    <w:p w14:paraId="4C6E6962" w14:textId="77777777" w:rsidR="00C21BB6" w:rsidRDefault="00C21BB6">
      <w:pPr>
        <w:autoSpaceDE w:val="0"/>
        <w:autoSpaceDN w:val="0"/>
        <w:adjustRightInd w:val="0"/>
      </w:pPr>
      <w:r>
        <w:t xml:space="preserve">“0” = </w:t>
      </w:r>
      <w:r w:rsidR="00760ABA">
        <w:t>T</w:t>
      </w:r>
      <w:r>
        <w:t xml:space="preserve">erminal is not EMV capable (corresponding to a value of 0 in BIT 0 of the Card Entry Mode). </w:t>
      </w:r>
    </w:p>
    <w:p w14:paraId="42CDB556" w14:textId="77777777" w:rsidR="00760ABA" w:rsidRDefault="00C21BB6" w:rsidP="00760ABA">
      <w:pPr>
        <w:autoSpaceDE w:val="0"/>
        <w:autoSpaceDN w:val="0"/>
        <w:adjustRightInd w:val="0"/>
      </w:pPr>
      <w:r>
        <w:t xml:space="preserve">“5” = </w:t>
      </w:r>
      <w:r w:rsidR="00760ABA">
        <w:t>T</w:t>
      </w:r>
      <w:r>
        <w:t xml:space="preserve">erminal is EMV </w:t>
      </w:r>
      <w:r w:rsidR="0013497C">
        <w:t>ICC</w:t>
      </w:r>
      <w:r w:rsidR="00760ABA">
        <w:t xml:space="preserve"> </w:t>
      </w:r>
      <w:r>
        <w:t xml:space="preserve">capable (corresponding to a value of 1 in BIT 0 of the Card Entry Mode). </w:t>
      </w:r>
    </w:p>
    <w:p w14:paraId="68B26AD3" w14:textId="77777777" w:rsidR="00760ABA" w:rsidRDefault="00760ABA" w:rsidP="00CA0ECD">
      <w:pPr>
        <w:autoSpaceDE w:val="0"/>
        <w:autoSpaceDN w:val="0"/>
        <w:adjustRightInd w:val="0"/>
        <w:ind w:left="576" w:hanging="576"/>
      </w:pPr>
      <w:r>
        <w:t xml:space="preserve">“7” = Terminal is EMV </w:t>
      </w:r>
      <w:r w:rsidR="0013497C">
        <w:t xml:space="preserve">ICC </w:t>
      </w:r>
      <w:r>
        <w:t xml:space="preserve">and contactless capable (corresponding to a value of 1 in </w:t>
      </w:r>
      <w:r w:rsidR="003841C3">
        <w:t xml:space="preserve">both BIT 0 and </w:t>
      </w:r>
      <w:r>
        <w:t xml:space="preserve">BIT 2 of the Card Entry Mode). </w:t>
      </w:r>
    </w:p>
    <w:p w14:paraId="1FB8FE8A" w14:textId="77777777" w:rsidR="00C21BB6" w:rsidRDefault="00C21BB6">
      <w:pPr>
        <w:autoSpaceDE w:val="0"/>
        <w:autoSpaceDN w:val="0"/>
        <w:adjustRightInd w:val="0"/>
      </w:pPr>
    </w:p>
    <w:p w14:paraId="1709BE77" w14:textId="77777777" w:rsidR="00C21BB6" w:rsidRDefault="00C21BB6">
      <w:pPr>
        <w:autoSpaceDE w:val="0"/>
        <w:autoSpaceDN w:val="0"/>
        <w:adjustRightInd w:val="0"/>
      </w:pPr>
      <w:r>
        <w:lastRenderedPageBreak/>
        <w:t>This code is used in responses to inform the terminal that it should request a download. For responses, the valid values are as follows:</w:t>
      </w:r>
    </w:p>
    <w:p w14:paraId="6BDC95E6" w14:textId="77777777" w:rsidR="00C21BB6" w:rsidRDefault="00C21BB6">
      <w:pPr>
        <w:autoSpaceDE w:val="0"/>
        <w:autoSpaceDN w:val="0"/>
        <w:adjustRightInd w:val="0"/>
      </w:pPr>
    </w:p>
    <w:p w14:paraId="086F7B04" w14:textId="77777777" w:rsidR="00C21BB6" w:rsidRDefault="00C21BB6">
      <w:pPr>
        <w:autoSpaceDE w:val="0"/>
        <w:autoSpaceDN w:val="0"/>
        <w:adjustRightInd w:val="0"/>
      </w:pPr>
      <w:r>
        <w:t>“0” = No download waiting</w:t>
      </w:r>
    </w:p>
    <w:p w14:paraId="37CEEFA4" w14:textId="77777777" w:rsidR="00C21BB6" w:rsidRDefault="00C21BB6">
      <w:pPr>
        <w:autoSpaceDE w:val="0"/>
        <w:autoSpaceDN w:val="0"/>
        <w:adjustRightInd w:val="0"/>
      </w:pPr>
      <w:r>
        <w:t>“1” = Download waiting</w:t>
      </w:r>
    </w:p>
    <w:p w14:paraId="18CC4058" w14:textId="77777777" w:rsidR="00C21BB6" w:rsidRDefault="00C21BB6">
      <w:pPr>
        <w:autoSpaceDE w:val="0"/>
        <w:autoSpaceDN w:val="0"/>
        <w:adjustRightInd w:val="0"/>
      </w:pPr>
    </w:p>
    <w:p w14:paraId="6ECD3AAB" w14:textId="77777777" w:rsidR="00C21BB6" w:rsidRDefault="00C21BB6">
      <w:pPr>
        <w:pStyle w:val="PlainText"/>
        <w:tabs>
          <w:tab w:val="left" w:pos="720"/>
          <w:tab w:val="left" w:pos="1094"/>
          <w:tab w:val="left" w:pos="1440"/>
          <w:tab w:val="left" w:pos="2534"/>
          <w:tab w:val="left" w:pos="4320"/>
          <w:tab w:val="left" w:pos="6681"/>
          <w:tab w:val="left" w:pos="8640"/>
          <w:tab w:val="left" w:pos="9331"/>
        </w:tabs>
        <w:rPr>
          <w:lang w:val="en-GB"/>
        </w:rPr>
      </w:pPr>
      <w:r>
        <w:rPr>
          <w:lang w:val="en-GB"/>
        </w:rPr>
        <w:t>If "1" is received in response message, then the host wants to force a download.  For Enquiry terminals (terminal type = 3) where the terminal keyboard has been disabled, the terminal keyboard will become available.</w:t>
      </w:r>
    </w:p>
    <w:p w14:paraId="5250B5FE" w14:textId="77777777" w:rsidR="00C21BB6" w:rsidRDefault="00C21BB6">
      <w:pPr>
        <w:autoSpaceDE w:val="0"/>
        <w:autoSpaceDN w:val="0"/>
        <w:adjustRightInd w:val="0"/>
      </w:pPr>
    </w:p>
    <w:p w14:paraId="7D62C57C"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4CA44248" w14:textId="77777777">
        <w:tc>
          <w:tcPr>
            <w:tcW w:w="2358" w:type="dxa"/>
          </w:tcPr>
          <w:p w14:paraId="513F1BAF" w14:textId="77777777" w:rsidR="00C21BB6" w:rsidRDefault="00C21BB6" w:rsidP="00F52309">
            <w:pPr>
              <w:spacing w:before="60" w:after="60"/>
              <w:rPr>
                <w:rFonts w:cs="Arial"/>
                <w:b/>
                <w:bCs/>
                <w:snapToGrid w:val="0"/>
              </w:rPr>
            </w:pPr>
            <w:r>
              <w:rPr>
                <w:rFonts w:cs="Arial"/>
                <w:b/>
                <w:bCs/>
                <w:snapToGrid w:val="0"/>
              </w:rPr>
              <w:t>PROCESSING FLAG 3</w:t>
            </w:r>
          </w:p>
        </w:tc>
        <w:tc>
          <w:tcPr>
            <w:tcW w:w="3600" w:type="dxa"/>
          </w:tcPr>
          <w:p w14:paraId="7D15E94E" w14:textId="77777777" w:rsidR="00C21BB6" w:rsidRDefault="00C21BB6" w:rsidP="00F52309">
            <w:pPr>
              <w:spacing w:before="60" w:after="60"/>
              <w:rPr>
                <w:rFonts w:cs="Arial"/>
                <w:b/>
                <w:bCs/>
                <w:snapToGrid w:val="0"/>
              </w:rPr>
            </w:pPr>
            <w:r>
              <w:rPr>
                <w:rFonts w:cs="Arial"/>
                <w:b/>
                <w:bCs/>
                <w:snapToGrid w:val="0"/>
              </w:rPr>
              <w:t>9(01)</w:t>
            </w:r>
          </w:p>
        </w:tc>
      </w:tr>
    </w:tbl>
    <w:p w14:paraId="548FA231" w14:textId="77777777" w:rsidR="00C21BB6" w:rsidRDefault="00C21BB6">
      <w:pPr>
        <w:autoSpaceDE w:val="0"/>
        <w:autoSpaceDN w:val="0"/>
        <w:adjustRightInd w:val="0"/>
      </w:pPr>
    </w:p>
    <w:p w14:paraId="254E0A11" w14:textId="77777777" w:rsidR="00C21BB6" w:rsidRDefault="00C21BB6">
      <w:pPr>
        <w:tabs>
          <w:tab w:val="left" w:pos="288"/>
          <w:tab w:val="left" w:pos="720"/>
          <w:tab w:val="left" w:pos="1094"/>
          <w:tab w:val="left" w:pos="1440"/>
          <w:tab w:val="left" w:pos="2534"/>
          <w:tab w:val="left" w:pos="4320"/>
          <w:tab w:val="left" w:pos="6681"/>
          <w:tab w:val="left" w:pos="8640"/>
          <w:tab w:val="left" w:pos="9331"/>
        </w:tabs>
        <w:jc w:val="both"/>
        <w:rPr>
          <w:lang w:val="en-GB"/>
        </w:rPr>
      </w:pPr>
      <w:r>
        <w:rPr>
          <w:lang w:val="en-GB"/>
        </w:rPr>
        <w:t xml:space="preserve">Set to "0" in requests. </w:t>
      </w:r>
    </w:p>
    <w:p w14:paraId="3DE506F7" w14:textId="77777777" w:rsidR="00C21BB6" w:rsidRDefault="00C21BB6">
      <w:pPr>
        <w:autoSpaceDE w:val="0"/>
        <w:autoSpaceDN w:val="0"/>
        <w:adjustRightInd w:val="0"/>
      </w:pPr>
    </w:p>
    <w:p w14:paraId="164914F0" w14:textId="77777777" w:rsidR="00F52309" w:rsidRDefault="00F52309">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543DAECC" w14:textId="77777777">
        <w:tc>
          <w:tcPr>
            <w:tcW w:w="2358" w:type="dxa"/>
          </w:tcPr>
          <w:p w14:paraId="0CB5018C" w14:textId="77777777" w:rsidR="00C21BB6" w:rsidRDefault="00C21BB6" w:rsidP="00F52309">
            <w:pPr>
              <w:spacing w:before="60" w:after="60"/>
              <w:rPr>
                <w:rFonts w:cs="Arial"/>
                <w:b/>
                <w:bCs/>
                <w:snapToGrid w:val="0"/>
              </w:rPr>
            </w:pPr>
            <w:r>
              <w:rPr>
                <w:rFonts w:cs="Arial"/>
                <w:b/>
                <w:bCs/>
                <w:snapToGrid w:val="0"/>
              </w:rPr>
              <w:t>RESPONSE CODE</w:t>
            </w:r>
          </w:p>
        </w:tc>
        <w:tc>
          <w:tcPr>
            <w:tcW w:w="3600" w:type="dxa"/>
          </w:tcPr>
          <w:p w14:paraId="170920D8" w14:textId="77777777" w:rsidR="00C21BB6" w:rsidRDefault="00C21BB6" w:rsidP="00F52309">
            <w:pPr>
              <w:spacing w:before="60" w:after="60"/>
              <w:rPr>
                <w:rFonts w:cs="Arial"/>
                <w:b/>
                <w:bCs/>
                <w:snapToGrid w:val="0"/>
              </w:rPr>
            </w:pPr>
            <w:r>
              <w:rPr>
                <w:rFonts w:cs="Arial"/>
                <w:b/>
                <w:bCs/>
                <w:snapToGrid w:val="0"/>
              </w:rPr>
              <w:t>9(03)</w:t>
            </w:r>
          </w:p>
        </w:tc>
      </w:tr>
    </w:tbl>
    <w:p w14:paraId="5D67A804" w14:textId="77777777" w:rsidR="00C21BB6" w:rsidRDefault="00C21BB6">
      <w:pPr>
        <w:autoSpaceDE w:val="0"/>
        <w:autoSpaceDN w:val="0"/>
        <w:adjustRightInd w:val="0"/>
      </w:pPr>
    </w:p>
    <w:p w14:paraId="6CA58E79" w14:textId="77777777" w:rsidR="00980BBA" w:rsidRDefault="00C21BB6">
      <w:pPr>
        <w:autoSpaceDE w:val="0"/>
        <w:autoSpaceDN w:val="0"/>
        <w:adjustRightInd w:val="0"/>
      </w:pPr>
      <w:r>
        <w:t xml:space="preserve">This code is not used in requests except in the case of system generated MAC reversal messages where the response code is set to ‘989’ in the request message. </w:t>
      </w:r>
    </w:p>
    <w:p w14:paraId="26579CD0" w14:textId="77777777" w:rsidR="00980BBA" w:rsidRDefault="00980BBA">
      <w:pPr>
        <w:autoSpaceDE w:val="0"/>
        <w:autoSpaceDN w:val="0"/>
        <w:adjustRightInd w:val="0"/>
      </w:pPr>
    </w:p>
    <w:p w14:paraId="0A279DEC" w14:textId="77777777" w:rsidR="00980BBA" w:rsidRDefault="00C21BB6">
      <w:pPr>
        <w:autoSpaceDE w:val="0"/>
        <w:autoSpaceDN w:val="0"/>
        <w:adjustRightInd w:val="0"/>
      </w:pPr>
      <w:r>
        <w:t xml:space="preserve">This code is used in responses to inform the terminal of the transaction processing results. </w:t>
      </w:r>
      <w:r w:rsidR="00980BBA">
        <w:t>For a list valid values please refer to appendix C:</w:t>
      </w:r>
    </w:p>
    <w:p w14:paraId="2CE22FB7" w14:textId="77777777" w:rsidR="00276396" w:rsidRDefault="00276396">
      <w:pPr>
        <w:autoSpaceDE w:val="0"/>
        <w:autoSpaceDN w:val="0"/>
        <w:adjustRightInd w:val="0"/>
      </w:pPr>
    </w:p>
    <w:p w14:paraId="7C4D562B" w14:textId="77777777" w:rsidR="00980BBA" w:rsidRDefault="00AF2E59" w:rsidP="007930C7">
      <w:pPr>
        <w:numPr>
          <w:ilvl w:val="0"/>
          <w:numId w:val="40"/>
        </w:numPr>
        <w:autoSpaceDE w:val="0"/>
        <w:autoSpaceDN w:val="0"/>
        <w:rPr>
          <w:rFonts w:cs="Arial"/>
        </w:rPr>
      </w:pPr>
      <w:r w:rsidRPr="00980BBA">
        <w:rPr>
          <w:rFonts w:cs="Arial"/>
        </w:rPr>
        <w:t>For Interac Flash transactions (contactless), response code value of “059” should trigger the POS solution to terminate the contactless transaction in favor of a contact transaction and display the appropriate messag</w:t>
      </w:r>
      <w:r w:rsidRPr="00F62759">
        <w:rPr>
          <w:rFonts w:cs="Arial"/>
        </w:rPr>
        <w:t>es</w:t>
      </w:r>
    </w:p>
    <w:p w14:paraId="3DEFB5E5" w14:textId="77777777" w:rsidR="00276396" w:rsidRPr="00F62759" w:rsidRDefault="00276396" w:rsidP="00276396">
      <w:pPr>
        <w:autoSpaceDE w:val="0"/>
        <w:autoSpaceDN w:val="0"/>
        <w:ind w:left="720"/>
        <w:rPr>
          <w:rFonts w:cs="Arial"/>
        </w:rPr>
      </w:pPr>
    </w:p>
    <w:p w14:paraId="3021D8DA" w14:textId="77777777" w:rsidR="00980BBA" w:rsidRDefault="00980BBA" w:rsidP="007930C7">
      <w:pPr>
        <w:numPr>
          <w:ilvl w:val="0"/>
          <w:numId w:val="40"/>
        </w:numPr>
        <w:autoSpaceDE w:val="0"/>
        <w:autoSpaceDN w:val="0"/>
        <w:rPr>
          <w:rFonts w:cs="Arial"/>
        </w:rPr>
      </w:pPr>
      <w:r>
        <w:rPr>
          <w:rFonts w:cs="Arial"/>
        </w:rPr>
        <w:t>A response code value of “003” or “004” indicates that the transaction is approved but the card Issuer is requesting the ID of the card presenter be verified. The POS Solution should display a message to the merchant indicating this</w:t>
      </w:r>
    </w:p>
    <w:p w14:paraId="1D88E1B0" w14:textId="77777777" w:rsidR="00276396" w:rsidRDefault="00276396" w:rsidP="00276396">
      <w:pPr>
        <w:autoSpaceDE w:val="0"/>
        <w:autoSpaceDN w:val="0"/>
        <w:rPr>
          <w:rFonts w:cs="Arial"/>
        </w:rPr>
      </w:pPr>
    </w:p>
    <w:p w14:paraId="2746E326" w14:textId="77777777" w:rsidR="00D756D1" w:rsidRDefault="009E70A6" w:rsidP="007930C7">
      <w:pPr>
        <w:numPr>
          <w:ilvl w:val="0"/>
          <w:numId w:val="40"/>
        </w:numPr>
        <w:autoSpaceDE w:val="0"/>
        <w:autoSpaceDN w:val="0"/>
        <w:rPr>
          <w:rFonts w:cs="Arial"/>
        </w:rPr>
      </w:pPr>
      <w:r w:rsidRPr="00216955">
        <w:rPr>
          <w:rFonts w:cs="Arial"/>
        </w:rPr>
        <w:t xml:space="preserve">Response code value of "010" indicates a partial authorization response </w:t>
      </w:r>
      <w:r w:rsidR="00A10BB2">
        <w:rPr>
          <w:rFonts w:cs="Arial"/>
        </w:rPr>
        <w:t xml:space="preserve">on a purchase transaction </w:t>
      </w:r>
      <w:r w:rsidRPr="00216955">
        <w:rPr>
          <w:rFonts w:cs="Arial"/>
        </w:rPr>
        <w:t xml:space="preserve">for the amount </w:t>
      </w:r>
      <w:r w:rsidR="00D756D1" w:rsidRPr="00216955">
        <w:rPr>
          <w:rFonts w:cs="Arial"/>
        </w:rPr>
        <w:t xml:space="preserve">value </w:t>
      </w:r>
      <w:r w:rsidRPr="00216955">
        <w:rPr>
          <w:rFonts w:cs="Arial"/>
        </w:rPr>
        <w:t xml:space="preserve">returned in FID </w:t>
      </w:r>
      <w:r w:rsidR="00D756D1" w:rsidRPr="00216955">
        <w:rPr>
          <w:rFonts w:cs="Arial"/>
        </w:rPr>
        <w:t xml:space="preserve">B </w:t>
      </w:r>
      <w:r w:rsidRPr="00216955">
        <w:rPr>
          <w:rFonts w:cs="Arial"/>
        </w:rPr>
        <w:t>and should trigger the POS solution to prompt for</w:t>
      </w:r>
      <w:r w:rsidR="00D756D1" w:rsidRPr="00216955">
        <w:rPr>
          <w:rFonts w:cs="Arial"/>
        </w:rPr>
        <w:t xml:space="preserve"> additional tender. If no additional tender is available or the additional tender cannot be authorized then the partial authorization must be</w:t>
      </w:r>
      <w:r w:rsidR="0096005A">
        <w:rPr>
          <w:rFonts w:cs="Arial"/>
        </w:rPr>
        <w:t xml:space="preserve"> voided</w:t>
      </w:r>
      <w:r w:rsidR="00D756D1" w:rsidRPr="00216955">
        <w:rPr>
          <w:rFonts w:cs="Arial"/>
        </w:rPr>
        <w:t>.</w:t>
      </w:r>
      <w:r w:rsidR="0096005A">
        <w:rPr>
          <w:rFonts w:cs="Arial"/>
        </w:rPr>
        <w:t xml:space="preserve"> A </w:t>
      </w:r>
      <w:r w:rsidR="0096005A" w:rsidRPr="0096005A">
        <w:rPr>
          <w:rFonts w:cs="Arial"/>
          <w:b/>
        </w:rPr>
        <w:t>void purchase for the partially authorized</w:t>
      </w:r>
      <w:r w:rsidR="0096005A">
        <w:rPr>
          <w:rFonts w:cs="Arial"/>
        </w:rPr>
        <w:t xml:space="preserve"> amount needs to be sent to the host so the issuing institution can reverse the partially approved transaction</w:t>
      </w:r>
      <w:r w:rsidR="00D756D1" w:rsidRPr="00216955">
        <w:rPr>
          <w:rFonts w:cs="Arial"/>
        </w:rPr>
        <w:t>.</w:t>
      </w:r>
    </w:p>
    <w:p w14:paraId="6584E3D9" w14:textId="77777777" w:rsidR="00A10BB2" w:rsidRDefault="00A10BB2" w:rsidP="0096005A">
      <w:pPr>
        <w:autoSpaceDE w:val="0"/>
        <w:autoSpaceDN w:val="0"/>
        <w:ind w:left="720"/>
        <w:rPr>
          <w:rFonts w:cs="Arial"/>
        </w:rPr>
      </w:pPr>
    </w:p>
    <w:p w14:paraId="3625DAC4" w14:textId="77777777" w:rsidR="00D11CB2" w:rsidRDefault="00D11CB2" w:rsidP="007930C7">
      <w:pPr>
        <w:numPr>
          <w:ilvl w:val="0"/>
          <w:numId w:val="40"/>
        </w:numPr>
        <w:autoSpaceDE w:val="0"/>
        <w:autoSpaceDN w:val="0"/>
        <w:rPr>
          <w:rFonts w:cs="Arial"/>
        </w:rPr>
      </w:pPr>
      <w:r>
        <w:rPr>
          <w:rFonts w:cs="Arial"/>
        </w:rPr>
        <w:t xml:space="preserve">A </w:t>
      </w:r>
      <w:r w:rsidR="003562DC">
        <w:rPr>
          <w:rFonts w:cs="Arial"/>
        </w:rPr>
        <w:t xml:space="preserve">MasterCard </w:t>
      </w:r>
      <w:r>
        <w:rPr>
          <w:rFonts w:cs="Arial"/>
        </w:rPr>
        <w:t>purchase with cash back transaction must be either approved or declined for the total amount requested (purchase plus cash) or approved for the purchase amount only.</w:t>
      </w:r>
    </w:p>
    <w:p w14:paraId="6546705C" w14:textId="77777777" w:rsidR="00D11CB2" w:rsidRDefault="00D11CB2" w:rsidP="00D11CB2">
      <w:pPr>
        <w:autoSpaceDE w:val="0"/>
        <w:autoSpaceDN w:val="0"/>
        <w:ind w:left="720"/>
        <w:rPr>
          <w:rFonts w:cs="Arial"/>
        </w:rPr>
      </w:pPr>
    </w:p>
    <w:p w14:paraId="5A516D7C" w14:textId="30494149" w:rsidR="003562DC" w:rsidRDefault="00D11CB2" w:rsidP="00D11CB2">
      <w:pPr>
        <w:autoSpaceDE w:val="0"/>
        <w:autoSpaceDN w:val="0"/>
        <w:ind w:left="720"/>
        <w:rPr>
          <w:rFonts w:cs="Arial"/>
        </w:rPr>
      </w:pPr>
      <w:r>
        <w:rPr>
          <w:rFonts w:cs="Arial"/>
        </w:rPr>
        <w:lastRenderedPageBreak/>
        <w:t>In the US a cash back transaction can be approved for the purchase amount only, in which case the response message from MasterCard</w:t>
      </w:r>
      <w:r w:rsidR="00A9020E">
        <w:rPr>
          <w:rFonts w:cs="Arial"/>
        </w:rPr>
        <w:t xml:space="preserve"> will contain an approval </w:t>
      </w:r>
      <w:r>
        <w:rPr>
          <w:rFonts w:cs="Arial"/>
        </w:rPr>
        <w:t>cod</w:t>
      </w:r>
      <w:r w:rsidR="00E65699">
        <w:rPr>
          <w:rFonts w:cs="Arial"/>
        </w:rPr>
        <w:t xml:space="preserve">e </w:t>
      </w:r>
      <w:r w:rsidR="00A9020E">
        <w:rPr>
          <w:rFonts w:cs="Arial"/>
        </w:rPr>
        <w:t>of</w:t>
      </w:r>
      <w:r>
        <w:rPr>
          <w:rFonts w:cs="Arial"/>
        </w:rPr>
        <w:t xml:space="preserve"> "87" = Purchase Amount Only, No Cash Back Allowed. BASE24 is mapping the </w:t>
      </w:r>
      <w:r w:rsidR="00EF58F4">
        <w:rPr>
          <w:rFonts w:cs="Arial"/>
        </w:rPr>
        <w:t xml:space="preserve">MasterCard </w:t>
      </w:r>
      <w:r>
        <w:rPr>
          <w:rFonts w:cs="Arial"/>
        </w:rPr>
        <w:t>"87" response code</w:t>
      </w:r>
      <w:r w:rsidR="003562DC">
        <w:rPr>
          <w:rFonts w:cs="Arial"/>
        </w:rPr>
        <w:t xml:space="preserve"> to a </w:t>
      </w:r>
      <w:r w:rsidR="00EF58F4">
        <w:rPr>
          <w:rFonts w:cs="Arial"/>
        </w:rPr>
        <w:t xml:space="preserve">POS Device </w:t>
      </w:r>
      <w:r w:rsidR="003562DC">
        <w:rPr>
          <w:rFonts w:cs="Arial"/>
        </w:rPr>
        <w:t xml:space="preserve">"010" to indicate to the terminal that if the transaction is a purchase with cash back only the purchase was </w:t>
      </w:r>
      <w:r w:rsidR="000A59C3">
        <w:rPr>
          <w:rFonts w:cs="Arial"/>
        </w:rPr>
        <w:t>approved,</w:t>
      </w:r>
      <w:r w:rsidR="003562DC">
        <w:rPr>
          <w:rFonts w:cs="Arial"/>
        </w:rPr>
        <w:t xml:space="preserve"> and no cash is allowed.</w:t>
      </w:r>
    </w:p>
    <w:p w14:paraId="00E215C0" w14:textId="77777777" w:rsidR="003562DC" w:rsidRDefault="003562DC" w:rsidP="00D11CB2">
      <w:pPr>
        <w:autoSpaceDE w:val="0"/>
        <w:autoSpaceDN w:val="0"/>
        <w:ind w:left="720"/>
        <w:rPr>
          <w:rFonts w:cs="Arial"/>
        </w:rPr>
      </w:pPr>
    </w:p>
    <w:p w14:paraId="7C692935" w14:textId="77777777" w:rsidR="00D11CB2" w:rsidRDefault="003562DC" w:rsidP="00D11CB2">
      <w:pPr>
        <w:autoSpaceDE w:val="0"/>
        <w:autoSpaceDN w:val="0"/>
        <w:ind w:left="720"/>
        <w:rPr>
          <w:rFonts w:cs="Arial"/>
        </w:rPr>
      </w:pPr>
      <w:r>
        <w:rPr>
          <w:rFonts w:cs="Arial"/>
        </w:rPr>
        <w:t>In Canada</w:t>
      </w:r>
      <w:r w:rsidR="00EF58F4">
        <w:rPr>
          <w:rFonts w:cs="Arial"/>
        </w:rPr>
        <w:t>,</w:t>
      </w:r>
      <w:r>
        <w:rPr>
          <w:rFonts w:cs="Arial"/>
        </w:rPr>
        <w:t xml:space="preserve"> Purchase Amount Only</w:t>
      </w:r>
      <w:r w:rsidR="00EF58F4">
        <w:rPr>
          <w:rFonts w:cs="Arial"/>
        </w:rPr>
        <w:t xml:space="preserve"> approvals (MasterCard response "87")</w:t>
      </w:r>
      <w:r>
        <w:rPr>
          <w:rFonts w:cs="Arial"/>
        </w:rPr>
        <w:t xml:space="preserve"> is not supported</w:t>
      </w:r>
      <w:r w:rsidR="00EF58F4">
        <w:rPr>
          <w:rFonts w:cs="Arial"/>
        </w:rPr>
        <w:t>.  A</w:t>
      </w:r>
      <w:r>
        <w:rPr>
          <w:rFonts w:cs="Arial"/>
        </w:rPr>
        <w:t xml:space="preserve"> purchase with cash back must be either approved or declined for the total amount requested (purchase plus cash). </w:t>
      </w:r>
    </w:p>
    <w:p w14:paraId="695EDAE0" w14:textId="77777777" w:rsidR="009E5712" w:rsidRPr="00A10BB2" w:rsidRDefault="009E5712" w:rsidP="002D01EE">
      <w:pPr>
        <w:autoSpaceDE w:val="0"/>
        <w:autoSpaceDN w:val="0"/>
        <w:rPr>
          <w:rFonts w:cs="Arial"/>
        </w:rPr>
      </w:pPr>
    </w:p>
    <w:p w14:paraId="76FFBC15" w14:textId="77777777" w:rsidR="009E5712" w:rsidRDefault="00D756D1" w:rsidP="007930C7">
      <w:pPr>
        <w:numPr>
          <w:ilvl w:val="0"/>
          <w:numId w:val="40"/>
        </w:numPr>
        <w:autoSpaceDE w:val="0"/>
        <w:autoSpaceDN w:val="0"/>
        <w:rPr>
          <w:rFonts w:cs="Arial"/>
        </w:rPr>
      </w:pPr>
      <w:r w:rsidRPr="00980BBA">
        <w:rPr>
          <w:rFonts w:cs="Arial"/>
        </w:rPr>
        <w:t xml:space="preserve">For </w:t>
      </w:r>
      <w:r w:rsidR="00AB09AD">
        <w:rPr>
          <w:rFonts w:cs="Arial"/>
        </w:rPr>
        <w:t xml:space="preserve">MasterCard </w:t>
      </w:r>
      <w:r>
        <w:rPr>
          <w:rFonts w:cs="Arial"/>
        </w:rPr>
        <w:t>Pa</w:t>
      </w:r>
      <w:r w:rsidR="00AB09AD">
        <w:rPr>
          <w:rFonts w:cs="Arial"/>
        </w:rPr>
        <w:t>yPass transactions</w:t>
      </w:r>
      <w:r w:rsidRPr="00980BBA">
        <w:rPr>
          <w:rFonts w:cs="Arial"/>
        </w:rPr>
        <w:t xml:space="preserve"> (contactless), response code value of “0</w:t>
      </w:r>
      <w:r w:rsidR="00AB09AD">
        <w:rPr>
          <w:rFonts w:cs="Arial"/>
        </w:rPr>
        <w:t>82</w:t>
      </w:r>
      <w:r w:rsidRPr="00980BBA">
        <w:rPr>
          <w:rFonts w:cs="Arial"/>
        </w:rPr>
        <w:t>” should trigger the POS solution to terminate the contactless transaction in favor of a contact transaction and display the appropriate messag</w:t>
      </w:r>
      <w:r w:rsidRPr="00F62759">
        <w:rPr>
          <w:rFonts w:cs="Arial"/>
        </w:rPr>
        <w:t>es.</w:t>
      </w:r>
    </w:p>
    <w:p w14:paraId="4BDF635F" w14:textId="77777777" w:rsidR="0085544F" w:rsidRDefault="0085544F" w:rsidP="0085544F">
      <w:pPr>
        <w:autoSpaceDE w:val="0"/>
        <w:autoSpaceDN w:val="0"/>
        <w:rPr>
          <w:rFonts w:cs="Arial"/>
        </w:rPr>
      </w:pPr>
    </w:p>
    <w:p w14:paraId="53F40329" w14:textId="77777777" w:rsidR="0085544F" w:rsidRDefault="0085544F" w:rsidP="0085544F">
      <w:pPr>
        <w:autoSpaceDE w:val="0"/>
        <w:autoSpaceDN w:val="0"/>
        <w:rPr>
          <w:rFonts w:cs="Arial"/>
        </w:rPr>
      </w:pPr>
    </w:p>
    <w:p w14:paraId="532A18F4" w14:textId="77777777" w:rsidR="0085544F" w:rsidRDefault="0085544F">
      <w:pPr>
        <w:rPr>
          <w:b/>
          <w:sz w:val="24"/>
        </w:rPr>
      </w:pPr>
      <w:r>
        <w:br w:type="page"/>
      </w:r>
    </w:p>
    <w:p w14:paraId="110C3969" w14:textId="77777777" w:rsidR="0085544F" w:rsidRPr="0085544F" w:rsidRDefault="0085544F" w:rsidP="00CA0ECD">
      <w:pPr>
        <w:pStyle w:val="Heading2"/>
      </w:pPr>
      <w:bookmarkStart w:id="2508" w:name="_Toc126079232"/>
      <w:r w:rsidRPr="0085544F">
        <w:lastRenderedPageBreak/>
        <w:t>MESSAGE HEADER FOR HOST 3 INSTANT CREDIT</w:t>
      </w:r>
      <w:bookmarkEnd w:id="2508"/>
    </w:p>
    <w:p w14:paraId="1D0332C9" w14:textId="77777777" w:rsidR="0085544F" w:rsidRPr="0085544F" w:rsidRDefault="0085544F" w:rsidP="00E9760F">
      <w:pPr>
        <w:pStyle w:val="Heading3"/>
      </w:pPr>
      <w:bookmarkStart w:id="2509" w:name="_Toc199826613"/>
      <w:bookmarkStart w:id="2510" w:name="_Toc199826950"/>
      <w:bookmarkStart w:id="2511" w:name="_Toc199831611"/>
      <w:bookmarkStart w:id="2512" w:name="_Toc302739738"/>
      <w:bookmarkEnd w:id="2509"/>
      <w:bookmarkEnd w:id="2510"/>
      <w:bookmarkEnd w:id="2511"/>
      <w:r w:rsidRPr="0085544F">
        <w:t>General Description</w:t>
      </w:r>
      <w:bookmarkEnd w:id="2512"/>
    </w:p>
    <w:p w14:paraId="1EC000FE" w14:textId="77777777"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The Message Format is a BASE24 style SPDH message format</w:t>
      </w:r>
    </w:p>
    <w:p w14:paraId="46F2DE0D" w14:textId="77777777" w:rsidR="00BA1008" w:rsidRPr="0085544F" w:rsidRDefault="00BA1008" w:rsidP="00BA1008">
      <w:pPr>
        <w:overflowPunct w:val="0"/>
        <w:autoSpaceDE w:val="0"/>
        <w:autoSpaceDN w:val="0"/>
        <w:adjustRightInd w:val="0"/>
        <w:ind w:left="720"/>
        <w:textAlignment w:val="baseline"/>
        <w:rPr>
          <w:rFonts w:cs="Arial"/>
          <w:lang w:val="en-029"/>
        </w:rPr>
      </w:pPr>
    </w:p>
    <w:p w14:paraId="6E3D6107" w14:textId="055A523C"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 xml:space="preserve">A transaction request or response will consist of a mandatory header and </w:t>
      </w:r>
      <w:r w:rsidR="000A59C3" w:rsidRPr="0085544F">
        <w:rPr>
          <w:rFonts w:cs="Arial"/>
          <w:lang w:val="en-029"/>
        </w:rPr>
        <w:t>several</w:t>
      </w:r>
      <w:r w:rsidRPr="0085544F">
        <w:rPr>
          <w:rFonts w:cs="Arial"/>
          <w:lang w:val="en-029"/>
        </w:rPr>
        <w:t xml:space="preserve"> optional data fields</w:t>
      </w:r>
    </w:p>
    <w:p w14:paraId="43C02E3F" w14:textId="77777777" w:rsidR="00BA1008" w:rsidRPr="0085544F" w:rsidRDefault="00BA1008" w:rsidP="00BA1008">
      <w:pPr>
        <w:overflowPunct w:val="0"/>
        <w:autoSpaceDE w:val="0"/>
        <w:autoSpaceDN w:val="0"/>
        <w:adjustRightInd w:val="0"/>
        <w:ind w:left="720"/>
        <w:textAlignment w:val="baseline"/>
        <w:rPr>
          <w:rFonts w:cs="Arial"/>
          <w:lang w:val="en-029"/>
        </w:rPr>
      </w:pPr>
    </w:p>
    <w:p w14:paraId="3EBB0586" w14:textId="77777777"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The Field Separator, which has a hex value 0x1C, will be used to separate data fields</w:t>
      </w:r>
    </w:p>
    <w:p w14:paraId="27CFA8F8" w14:textId="77777777" w:rsidR="00BA1008" w:rsidRPr="0085544F" w:rsidRDefault="00BA1008" w:rsidP="00BA1008">
      <w:pPr>
        <w:overflowPunct w:val="0"/>
        <w:autoSpaceDE w:val="0"/>
        <w:autoSpaceDN w:val="0"/>
        <w:adjustRightInd w:val="0"/>
        <w:textAlignment w:val="baseline"/>
        <w:rPr>
          <w:rFonts w:cs="Arial"/>
          <w:lang w:val="en-029"/>
        </w:rPr>
      </w:pPr>
    </w:p>
    <w:p w14:paraId="6491E9EA" w14:textId="77777777"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Each data field will begin with a Field ID followed by the field data</w:t>
      </w:r>
    </w:p>
    <w:p w14:paraId="4CC79C36" w14:textId="77777777" w:rsidR="00BA1008" w:rsidRPr="0085544F" w:rsidRDefault="00BA1008" w:rsidP="00BA1008">
      <w:pPr>
        <w:overflowPunct w:val="0"/>
        <w:autoSpaceDE w:val="0"/>
        <w:autoSpaceDN w:val="0"/>
        <w:adjustRightInd w:val="0"/>
        <w:textAlignment w:val="baseline"/>
        <w:rPr>
          <w:rFonts w:cs="Arial"/>
          <w:lang w:val="en-029"/>
        </w:rPr>
      </w:pPr>
    </w:p>
    <w:p w14:paraId="20C0942B" w14:textId="77777777"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A Field ID is a pre-defined alphanumeric case sensitive character</w:t>
      </w:r>
    </w:p>
    <w:p w14:paraId="1700F337" w14:textId="77777777" w:rsidR="00BA1008" w:rsidRPr="0085544F" w:rsidRDefault="00BA1008" w:rsidP="00BA1008">
      <w:pPr>
        <w:overflowPunct w:val="0"/>
        <w:autoSpaceDE w:val="0"/>
        <w:autoSpaceDN w:val="0"/>
        <w:adjustRightInd w:val="0"/>
        <w:textAlignment w:val="baseline"/>
        <w:rPr>
          <w:rFonts w:cs="Arial"/>
          <w:lang w:val="en-029"/>
        </w:rPr>
      </w:pPr>
    </w:p>
    <w:p w14:paraId="1A7F444C" w14:textId="77777777" w:rsidR="0085544F" w:rsidRDefault="0085544F" w:rsidP="00F12805">
      <w:pPr>
        <w:numPr>
          <w:ilvl w:val="0"/>
          <w:numId w:val="51"/>
        </w:numPr>
        <w:overflowPunct w:val="0"/>
        <w:autoSpaceDE w:val="0"/>
        <w:autoSpaceDN w:val="0"/>
        <w:adjustRightInd w:val="0"/>
        <w:textAlignment w:val="baseline"/>
        <w:rPr>
          <w:rFonts w:cs="Arial"/>
          <w:lang w:val="en-029"/>
        </w:rPr>
      </w:pPr>
      <w:r w:rsidRPr="0085544F">
        <w:rPr>
          <w:rFonts w:cs="Arial"/>
          <w:lang w:val="en-029"/>
        </w:rPr>
        <w:t>A field may have a fixed length or variable length. When a field has a variable length, its maximum length will be defined</w:t>
      </w:r>
    </w:p>
    <w:p w14:paraId="1F6BDDBF" w14:textId="77777777" w:rsidR="00BA1008" w:rsidRPr="0085544F" w:rsidRDefault="00BA1008" w:rsidP="00BA1008">
      <w:pPr>
        <w:overflowPunct w:val="0"/>
        <w:autoSpaceDE w:val="0"/>
        <w:autoSpaceDN w:val="0"/>
        <w:adjustRightInd w:val="0"/>
        <w:textAlignment w:val="baseline"/>
        <w:rPr>
          <w:rFonts w:cs="Arial"/>
          <w:lang w:val="en-029"/>
        </w:rPr>
      </w:pPr>
    </w:p>
    <w:p w14:paraId="08269C77" w14:textId="77777777" w:rsidR="0085544F" w:rsidRPr="0085544F" w:rsidRDefault="0085544F" w:rsidP="00F12805">
      <w:pPr>
        <w:numPr>
          <w:ilvl w:val="0"/>
          <w:numId w:val="51"/>
        </w:numPr>
        <w:overflowPunct w:val="0"/>
        <w:autoSpaceDE w:val="0"/>
        <w:autoSpaceDN w:val="0"/>
        <w:adjustRightInd w:val="0"/>
        <w:spacing w:line="360" w:lineRule="auto"/>
        <w:textAlignment w:val="baseline"/>
        <w:rPr>
          <w:rFonts w:cs="Arial"/>
          <w:lang w:val="en-029"/>
        </w:rPr>
      </w:pPr>
      <w:r w:rsidRPr="0085544F">
        <w:rPr>
          <w:rFonts w:cs="Arial"/>
          <w:lang w:val="en-029"/>
        </w:rPr>
        <w:t>Data Type and Length notation:</w:t>
      </w:r>
    </w:p>
    <w:p w14:paraId="4C4D3DEC" w14:textId="77777777" w:rsidR="0085544F" w:rsidRDefault="0085544F" w:rsidP="00F12805">
      <w:pPr>
        <w:pStyle w:val="ListParagraph"/>
        <w:numPr>
          <w:ilvl w:val="1"/>
          <w:numId w:val="51"/>
        </w:numPr>
        <w:tabs>
          <w:tab w:val="clear" w:pos="1440"/>
          <w:tab w:val="num" w:pos="1800"/>
        </w:tabs>
        <w:ind w:left="1080"/>
        <w:rPr>
          <w:lang w:val="en-029"/>
        </w:rPr>
      </w:pPr>
      <w:r w:rsidRPr="00BA1008">
        <w:rPr>
          <w:lang w:val="en-029"/>
        </w:rPr>
        <w:t>All the data included in the request and response will be ASCII characters</w:t>
      </w:r>
    </w:p>
    <w:p w14:paraId="4A4D6585" w14:textId="77777777" w:rsidR="00BA1008" w:rsidRPr="00BA1008" w:rsidRDefault="00BA1008" w:rsidP="00506DCE">
      <w:pPr>
        <w:pStyle w:val="ListParagraph"/>
        <w:ind w:left="1080"/>
        <w:rPr>
          <w:lang w:val="en-029"/>
        </w:rPr>
      </w:pPr>
    </w:p>
    <w:p w14:paraId="163C708B" w14:textId="77777777" w:rsidR="0085544F" w:rsidRDefault="0085544F" w:rsidP="00F12805">
      <w:pPr>
        <w:pStyle w:val="ListParagraph"/>
        <w:numPr>
          <w:ilvl w:val="1"/>
          <w:numId w:val="51"/>
        </w:numPr>
        <w:tabs>
          <w:tab w:val="clear" w:pos="1440"/>
          <w:tab w:val="num" w:pos="1800"/>
        </w:tabs>
        <w:ind w:left="1080"/>
        <w:rPr>
          <w:lang w:val="en-029"/>
        </w:rPr>
      </w:pPr>
      <w:r w:rsidRPr="00BA1008">
        <w:rPr>
          <w:lang w:val="en-029"/>
        </w:rPr>
        <w:t>Data types are indicated by A, N and AN, which represent Alphabetic, Numeric and Alphanumeric characters</w:t>
      </w:r>
    </w:p>
    <w:p w14:paraId="27B63414" w14:textId="77777777" w:rsidR="00BA1008" w:rsidRPr="00BA1008" w:rsidRDefault="00BA1008" w:rsidP="00506DCE">
      <w:pPr>
        <w:ind w:left="1080"/>
        <w:rPr>
          <w:lang w:val="en-029"/>
        </w:rPr>
      </w:pPr>
    </w:p>
    <w:p w14:paraId="13F8A3DB" w14:textId="77777777" w:rsidR="0085544F" w:rsidRPr="00BA1008" w:rsidRDefault="0085544F" w:rsidP="00F12805">
      <w:pPr>
        <w:pStyle w:val="ListParagraph"/>
        <w:numPr>
          <w:ilvl w:val="1"/>
          <w:numId w:val="51"/>
        </w:numPr>
        <w:tabs>
          <w:tab w:val="clear" w:pos="1440"/>
          <w:tab w:val="num" w:pos="1800"/>
        </w:tabs>
        <w:ind w:left="1080"/>
        <w:rPr>
          <w:lang w:val="en-029"/>
        </w:rPr>
      </w:pPr>
      <w:r w:rsidRPr="00BA1008">
        <w:rPr>
          <w:lang w:val="en-029"/>
        </w:rPr>
        <w:t>A data field of a fixed length will be denoted as follows:</w:t>
      </w:r>
    </w:p>
    <w:p w14:paraId="44B2D210" w14:textId="77777777" w:rsidR="0085544F" w:rsidRPr="0085544F" w:rsidRDefault="0085544F" w:rsidP="00506DCE">
      <w:pPr>
        <w:ind w:left="1080"/>
        <w:rPr>
          <w:lang w:val="en-029"/>
        </w:rPr>
      </w:pPr>
      <w:r w:rsidRPr="0085544F">
        <w:rPr>
          <w:lang w:val="en-029"/>
        </w:rPr>
        <w:t>[Length] [Type]</w:t>
      </w:r>
    </w:p>
    <w:p w14:paraId="1B3190EC" w14:textId="77777777" w:rsidR="0085544F" w:rsidRDefault="0085544F" w:rsidP="00506DCE">
      <w:pPr>
        <w:ind w:left="1080"/>
        <w:rPr>
          <w:lang w:val="en-029"/>
        </w:rPr>
      </w:pPr>
      <w:r w:rsidRPr="0085544F">
        <w:rPr>
          <w:lang w:val="en-029"/>
        </w:rPr>
        <w:t>Example: ‘2 N’ denotes a field of a fixed length 2 characters and only numeric characters are allowed</w:t>
      </w:r>
    </w:p>
    <w:p w14:paraId="579170CB" w14:textId="77777777" w:rsidR="00BA1008" w:rsidRPr="0085544F" w:rsidRDefault="00BA1008" w:rsidP="00506DCE">
      <w:pPr>
        <w:ind w:left="1080"/>
        <w:rPr>
          <w:lang w:val="en-029"/>
        </w:rPr>
      </w:pPr>
    </w:p>
    <w:p w14:paraId="01A10B65" w14:textId="77777777" w:rsidR="0085544F" w:rsidRPr="00BA1008" w:rsidRDefault="0085544F" w:rsidP="00F12805">
      <w:pPr>
        <w:pStyle w:val="ListParagraph"/>
        <w:numPr>
          <w:ilvl w:val="1"/>
          <w:numId w:val="51"/>
        </w:numPr>
        <w:tabs>
          <w:tab w:val="clear" w:pos="1440"/>
          <w:tab w:val="num" w:pos="1800"/>
        </w:tabs>
        <w:ind w:left="1080"/>
        <w:rPr>
          <w:lang w:val="en-029"/>
        </w:rPr>
      </w:pPr>
      <w:r w:rsidRPr="00BA1008">
        <w:rPr>
          <w:lang w:val="en-029"/>
        </w:rPr>
        <w:t>A data field of a variable length will be denoted as follows:</w:t>
      </w:r>
    </w:p>
    <w:p w14:paraId="1A3EC788" w14:textId="77777777" w:rsidR="0085544F" w:rsidRPr="0085544F" w:rsidRDefault="0085544F" w:rsidP="00506DCE">
      <w:pPr>
        <w:ind w:left="1080"/>
        <w:rPr>
          <w:lang w:val="en-029"/>
        </w:rPr>
      </w:pPr>
      <w:r w:rsidRPr="0085544F">
        <w:rPr>
          <w:lang w:val="en-029"/>
        </w:rPr>
        <w:t>[Lowest length] – [Highest length] [Type]</w:t>
      </w:r>
    </w:p>
    <w:p w14:paraId="75797BD4" w14:textId="77777777" w:rsidR="0085544F" w:rsidRDefault="0085544F" w:rsidP="00506DCE">
      <w:pPr>
        <w:ind w:left="1080"/>
        <w:rPr>
          <w:lang w:val="en-029"/>
        </w:rPr>
      </w:pPr>
      <w:r w:rsidRPr="0085544F">
        <w:rPr>
          <w:lang w:val="en-029"/>
        </w:rPr>
        <w:t>Example: ‘1-32 AN’ denotes a field of variable length and 1 to 32 alpha numeric characters can be placed in it</w:t>
      </w:r>
    </w:p>
    <w:p w14:paraId="50906E09" w14:textId="77777777" w:rsidR="00BA1008" w:rsidRPr="0085544F" w:rsidRDefault="00BA1008" w:rsidP="00506DCE">
      <w:pPr>
        <w:ind w:left="1080"/>
        <w:rPr>
          <w:lang w:val="en-029"/>
        </w:rPr>
      </w:pPr>
    </w:p>
    <w:p w14:paraId="4FDA34CC" w14:textId="77777777" w:rsidR="0085544F" w:rsidRDefault="0085544F" w:rsidP="00F12805">
      <w:pPr>
        <w:pStyle w:val="ListParagraph"/>
        <w:numPr>
          <w:ilvl w:val="1"/>
          <w:numId w:val="51"/>
        </w:numPr>
        <w:tabs>
          <w:tab w:val="clear" w:pos="1440"/>
          <w:tab w:val="num" w:pos="1800"/>
        </w:tabs>
        <w:ind w:left="1080"/>
        <w:rPr>
          <w:lang w:val="en-029"/>
        </w:rPr>
      </w:pPr>
      <w:r w:rsidRPr="00BA1008">
        <w:rPr>
          <w:lang w:val="en-029"/>
        </w:rPr>
        <w:t>A field of variable length will contain the data without any padding; while a field of a fixed length will need space-padding (refer to each field’s description for the requirement)</w:t>
      </w:r>
    </w:p>
    <w:p w14:paraId="012854AC" w14:textId="77777777" w:rsidR="00BA1008" w:rsidRPr="00BA1008" w:rsidRDefault="00BA1008" w:rsidP="00BA1008">
      <w:pPr>
        <w:pStyle w:val="ListParagraph"/>
        <w:ind w:left="1440"/>
        <w:rPr>
          <w:lang w:val="en-029"/>
        </w:rPr>
      </w:pPr>
    </w:p>
    <w:p w14:paraId="034506CE" w14:textId="77777777" w:rsidR="0085544F" w:rsidRPr="0085544F" w:rsidRDefault="0085544F" w:rsidP="00E9760F">
      <w:pPr>
        <w:pStyle w:val="Heading3"/>
      </w:pPr>
      <w:bookmarkStart w:id="2513" w:name="_Toc302739739"/>
      <w:r w:rsidRPr="0085544F">
        <w:t>Message Layout</w:t>
      </w:r>
      <w:bookmarkEnd w:id="2513"/>
    </w:p>
    <w:p w14:paraId="0A22C8C9" w14:textId="77777777" w:rsidR="0085544F" w:rsidRPr="0085544F" w:rsidRDefault="0085544F" w:rsidP="00F52309">
      <w:pPr>
        <w:pBdr>
          <w:top w:val="single" w:sz="4" w:space="1" w:color="auto"/>
          <w:left w:val="single" w:sz="4" w:space="4" w:color="auto"/>
          <w:bottom w:val="single" w:sz="4" w:space="1" w:color="auto"/>
          <w:right w:val="single" w:sz="4" w:space="4" w:color="auto"/>
        </w:pBdr>
        <w:spacing w:before="120" w:after="120"/>
        <w:ind w:left="720"/>
        <w:rPr>
          <w:rFonts w:cs="Arial"/>
          <w:b/>
          <w:lang w:val="en-029"/>
        </w:rPr>
      </w:pPr>
      <w:r w:rsidRPr="0085544F">
        <w:rPr>
          <w:rFonts w:cs="Arial"/>
          <w:b/>
          <w:lang w:val="en-029"/>
        </w:rPr>
        <w:t>&lt;Header&gt;&lt;FS&gt;&lt;FID&gt;&lt;FID_data&gt;&lt;FS&gt;…&lt;FS&gt;&lt;FID&gt;&lt;FID_data&gt;</w:t>
      </w:r>
    </w:p>
    <w:p w14:paraId="737D6B9E" w14:textId="77777777" w:rsidR="0085544F" w:rsidRPr="0085544F" w:rsidRDefault="0085544F" w:rsidP="00CA0ECD">
      <w:pPr>
        <w:spacing w:line="360" w:lineRule="auto"/>
        <w:ind w:left="720"/>
        <w:rPr>
          <w:rFonts w:cs="Arial"/>
          <w:lang w:val="en-029"/>
        </w:rPr>
      </w:pPr>
      <w:r w:rsidRPr="0085544F">
        <w:rPr>
          <w:rFonts w:cs="Arial"/>
          <w:lang w:val="en-029"/>
        </w:rPr>
        <w:t>Where FS=Field Separator, Hex Character "</w:t>
      </w:r>
      <w:r w:rsidRPr="00A50935">
        <w:rPr>
          <w:rFonts w:cs="Arial"/>
          <w:lang w:val="en-029"/>
        </w:rPr>
        <w:t>1C</w:t>
      </w:r>
      <w:r w:rsidRPr="0085544F">
        <w:rPr>
          <w:rFonts w:cs="Arial"/>
          <w:lang w:val="en-029"/>
        </w:rPr>
        <w:t>", FID=Field ID</w:t>
      </w:r>
    </w:p>
    <w:p w14:paraId="2D967E7D" w14:textId="77777777" w:rsidR="0085544F" w:rsidRPr="0085544F" w:rsidRDefault="0085544F" w:rsidP="0085544F">
      <w:pPr>
        <w:spacing w:line="360" w:lineRule="auto"/>
        <w:rPr>
          <w:rFonts w:cs="Arial"/>
          <w:lang w:val="en-029"/>
        </w:rPr>
      </w:pPr>
    </w:p>
    <w:p w14:paraId="017F4620" w14:textId="77777777" w:rsidR="0085544F" w:rsidRPr="0085544F" w:rsidRDefault="0085544F" w:rsidP="00E9760F">
      <w:pPr>
        <w:pStyle w:val="Heading3"/>
      </w:pPr>
      <w:bookmarkStart w:id="2514" w:name="_Toc302739740"/>
      <w:r w:rsidRPr="0085544F">
        <w:lastRenderedPageBreak/>
        <w:t>Message Header</w:t>
      </w:r>
      <w:bookmarkEnd w:id="2514"/>
      <w:r w:rsidRPr="0085544F">
        <w:t xml:space="preserve"> </w:t>
      </w:r>
    </w:p>
    <w:p w14:paraId="0AB1DC65" w14:textId="77777777" w:rsidR="0085544F" w:rsidRPr="0085544F" w:rsidRDefault="0085544F" w:rsidP="0085544F">
      <w:pPr>
        <w:spacing w:line="360" w:lineRule="auto"/>
        <w:rPr>
          <w:rFonts w:cs="Arial"/>
          <w:lang w:val="en-029"/>
        </w:rPr>
      </w:pPr>
      <w:r w:rsidRPr="0085544F">
        <w:rPr>
          <w:rFonts w:cs="Arial"/>
          <w:lang w:val="en-029"/>
        </w:rPr>
        <w:t>Each field in the message header has a 50 bytes fixed length.</w:t>
      </w:r>
    </w:p>
    <w:p w14:paraId="6460CCF5" w14:textId="77777777" w:rsidR="0085544F" w:rsidRDefault="0085544F" w:rsidP="00CA0ECD">
      <w:pPr>
        <w:pStyle w:val="Heading4"/>
      </w:pPr>
      <w:r w:rsidRPr="0085544F">
        <w:t>Header for the Request</w:t>
      </w:r>
    </w:p>
    <w:p w14:paraId="70A3B62B" w14:textId="77777777" w:rsidR="003B4FEA" w:rsidRPr="003B4FEA" w:rsidRDefault="003B4FEA" w:rsidP="003B4FEA">
      <w:pPr>
        <w:rPr>
          <w:lang w:val="en-GB"/>
        </w:rPr>
      </w:pPr>
    </w:p>
    <w:tbl>
      <w:tblPr>
        <w:tblW w:w="1027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870"/>
        <w:gridCol w:w="1219"/>
        <w:gridCol w:w="3769"/>
        <w:gridCol w:w="3420"/>
      </w:tblGrid>
      <w:tr w:rsidR="0085544F" w:rsidRPr="0085544F" w14:paraId="5D1276E1" w14:textId="77777777" w:rsidTr="00CA0ECD">
        <w:trPr>
          <w:trHeight w:val="458"/>
          <w:tblHeader/>
        </w:trPr>
        <w:tc>
          <w:tcPr>
            <w:tcW w:w="1870" w:type="dxa"/>
            <w:shd w:val="clear" w:color="auto" w:fill="auto"/>
            <w:vAlign w:val="center"/>
          </w:tcPr>
          <w:p w14:paraId="53908C00"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Header field name</w:t>
            </w:r>
          </w:p>
        </w:tc>
        <w:tc>
          <w:tcPr>
            <w:tcW w:w="1219" w:type="dxa"/>
            <w:shd w:val="clear" w:color="auto" w:fill="auto"/>
            <w:vAlign w:val="center"/>
          </w:tcPr>
          <w:p w14:paraId="6B57C9EB" w14:textId="77777777" w:rsidR="0085544F" w:rsidRPr="0085544F" w:rsidRDefault="0085544F" w:rsidP="00B73D3B">
            <w:pPr>
              <w:spacing w:before="60" w:after="60"/>
              <w:jc w:val="center"/>
              <w:rPr>
                <w:rFonts w:eastAsia="SimSun" w:cs="Arial"/>
                <w:b/>
                <w:lang w:val="en-029"/>
              </w:rPr>
            </w:pPr>
            <w:r w:rsidRPr="0085544F">
              <w:rPr>
                <w:rFonts w:eastAsia="SimSun" w:cs="Arial"/>
                <w:b/>
                <w:lang w:val="en-029"/>
              </w:rPr>
              <w:t>Type and length</w:t>
            </w:r>
          </w:p>
        </w:tc>
        <w:tc>
          <w:tcPr>
            <w:tcW w:w="3769" w:type="dxa"/>
            <w:shd w:val="clear" w:color="auto" w:fill="auto"/>
            <w:vAlign w:val="center"/>
          </w:tcPr>
          <w:p w14:paraId="21EA281F"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Description</w:t>
            </w:r>
          </w:p>
        </w:tc>
        <w:tc>
          <w:tcPr>
            <w:tcW w:w="3420" w:type="dxa"/>
            <w:shd w:val="clear" w:color="auto" w:fill="auto"/>
            <w:vAlign w:val="center"/>
          </w:tcPr>
          <w:p w14:paraId="2F11E888"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BASE24 POS Comments</w:t>
            </w:r>
          </w:p>
        </w:tc>
      </w:tr>
      <w:tr w:rsidR="0085544F" w:rsidRPr="0085544F" w14:paraId="085AEE44" w14:textId="77777777" w:rsidTr="00CA0ECD">
        <w:tc>
          <w:tcPr>
            <w:tcW w:w="1870" w:type="dxa"/>
            <w:shd w:val="clear" w:color="auto" w:fill="auto"/>
            <w:vAlign w:val="center"/>
          </w:tcPr>
          <w:p w14:paraId="28678EE6" w14:textId="77777777" w:rsidR="0085544F" w:rsidRPr="0085544F" w:rsidRDefault="0085544F" w:rsidP="00CA0ECD">
            <w:pPr>
              <w:rPr>
                <w:rFonts w:eastAsia="SimSun" w:cs="Arial"/>
                <w:lang w:val="en-029"/>
              </w:rPr>
            </w:pPr>
            <w:r w:rsidRPr="0085544F">
              <w:rPr>
                <w:rFonts w:eastAsia="SimSun" w:cs="Arial"/>
                <w:lang w:val="en-029"/>
              </w:rPr>
              <w:t>Version Number</w:t>
            </w:r>
          </w:p>
        </w:tc>
        <w:tc>
          <w:tcPr>
            <w:tcW w:w="1219" w:type="dxa"/>
            <w:shd w:val="clear" w:color="auto" w:fill="auto"/>
            <w:vAlign w:val="center"/>
          </w:tcPr>
          <w:p w14:paraId="27E1DC62" w14:textId="77777777" w:rsidR="0085544F" w:rsidRPr="0085544F" w:rsidRDefault="0085544F" w:rsidP="00B73D3B">
            <w:pPr>
              <w:jc w:val="center"/>
              <w:rPr>
                <w:rFonts w:eastAsia="SimSun" w:cs="Arial"/>
                <w:lang w:val="en-029"/>
              </w:rPr>
            </w:pPr>
            <w:r w:rsidRPr="0085544F">
              <w:rPr>
                <w:rFonts w:eastAsia="SimSun" w:cs="Arial"/>
                <w:lang w:val="en-029"/>
              </w:rPr>
              <w:t>2 N</w:t>
            </w:r>
          </w:p>
        </w:tc>
        <w:tc>
          <w:tcPr>
            <w:tcW w:w="3769" w:type="dxa"/>
            <w:shd w:val="clear" w:color="auto" w:fill="auto"/>
            <w:vAlign w:val="center"/>
          </w:tcPr>
          <w:p w14:paraId="1ED05260" w14:textId="77777777" w:rsidR="0085544F" w:rsidRPr="0085544F" w:rsidRDefault="0085544F" w:rsidP="00CA0ECD">
            <w:pPr>
              <w:rPr>
                <w:rFonts w:eastAsia="SimSun" w:cs="Arial"/>
                <w:b/>
                <w:lang w:val="en-029"/>
              </w:rPr>
            </w:pPr>
            <w:r w:rsidRPr="0085544F">
              <w:rPr>
                <w:rFonts w:eastAsia="SimSun" w:cs="Arial"/>
                <w:b/>
                <w:lang w:val="en-029"/>
              </w:rPr>
              <w:t>Fixed Value 01</w:t>
            </w:r>
          </w:p>
          <w:p w14:paraId="38F4FE3F" w14:textId="77777777" w:rsidR="0085544F" w:rsidRPr="0085544F" w:rsidRDefault="0085544F" w:rsidP="00CA0ECD">
            <w:pPr>
              <w:rPr>
                <w:rFonts w:eastAsia="SimSun" w:cs="Arial"/>
                <w:lang w:val="en-029"/>
              </w:rPr>
            </w:pPr>
            <w:r w:rsidRPr="0085544F">
              <w:rPr>
                <w:rFonts w:eastAsia="SimSun" w:cs="Arial"/>
                <w:lang w:val="en-029"/>
              </w:rPr>
              <w:t>Message Format version number.</w:t>
            </w:r>
          </w:p>
          <w:p w14:paraId="29CA9AC5" w14:textId="77777777" w:rsidR="0085544F" w:rsidRPr="0085544F" w:rsidRDefault="0085544F" w:rsidP="00CA0ECD">
            <w:pPr>
              <w:rPr>
                <w:rFonts w:eastAsia="SimSun" w:cs="Arial"/>
                <w:lang w:val="en-029"/>
              </w:rPr>
            </w:pPr>
            <w:r w:rsidRPr="0085544F">
              <w:rPr>
                <w:rFonts w:eastAsia="SimSun" w:cs="Arial"/>
                <w:lang w:val="en-029"/>
              </w:rPr>
              <w:t>Current version number=01</w:t>
            </w:r>
          </w:p>
        </w:tc>
        <w:tc>
          <w:tcPr>
            <w:tcW w:w="3420" w:type="dxa"/>
            <w:shd w:val="clear" w:color="auto" w:fill="auto"/>
          </w:tcPr>
          <w:p w14:paraId="5CA02FE9" w14:textId="77777777" w:rsidR="0085544F" w:rsidRPr="00264C54" w:rsidRDefault="0085544F" w:rsidP="00CA0ECD">
            <w:pPr>
              <w:rPr>
                <w:rFonts w:eastAsia="SimSun" w:cs="Arial"/>
                <w:b/>
                <w:bCs/>
                <w:lang w:val="en-029"/>
              </w:rPr>
            </w:pPr>
            <w:r w:rsidRPr="00264C54">
              <w:rPr>
                <w:rFonts w:eastAsia="SimSun" w:cs="Arial"/>
                <w:b/>
                <w:bCs/>
                <w:lang w:val="en-029"/>
              </w:rPr>
              <w:t>Not SPDH Standard</w:t>
            </w:r>
          </w:p>
        </w:tc>
      </w:tr>
      <w:tr w:rsidR="0085544F" w:rsidRPr="0085544F" w14:paraId="37D70250" w14:textId="77777777" w:rsidTr="00CA0ECD">
        <w:tc>
          <w:tcPr>
            <w:tcW w:w="1870" w:type="dxa"/>
            <w:shd w:val="clear" w:color="auto" w:fill="auto"/>
            <w:vAlign w:val="center"/>
          </w:tcPr>
          <w:p w14:paraId="23735A68" w14:textId="77777777" w:rsidR="0085544F" w:rsidRPr="0085544F" w:rsidRDefault="0085544F" w:rsidP="00CA0ECD">
            <w:pPr>
              <w:rPr>
                <w:rFonts w:eastAsia="SimSun" w:cs="Arial"/>
                <w:lang w:val="en-029"/>
              </w:rPr>
            </w:pPr>
            <w:r w:rsidRPr="0085544F">
              <w:rPr>
                <w:rFonts w:eastAsia="SimSun" w:cs="Arial"/>
                <w:lang w:val="en-029"/>
              </w:rPr>
              <w:t>Application Indicator</w:t>
            </w:r>
          </w:p>
        </w:tc>
        <w:tc>
          <w:tcPr>
            <w:tcW w:w="1219" w:type="dxa"/>
            <w:shd w:val="clear" w:color="auto" w:fill="auto"/>
            <w:vAlign w:val="center"/>
          </w:tcPr>
          <w:p w14:paraId="1B6007FF" w14:textId="77777777" w:rsidR="0085544F" w:rsidRPr="0085544F" w:rsidRDefault="0085544F" w:rsidP="00B73D3B">
            <w:pPr>
              <w:jc w:val="center"/>
              <w:rPr>
                <w:rFonts w:eastAsia="SimSun" w:cs="Arial"/>
                <w:lang w:val="en-029"/>
              </w:rPr>
            </w:pPr>
            <w:r w:rsidRPr="0085544F">
              <w:rPr>
                <w:rFonts w:eastAsia="SimSun" w:cs="Arial"/>
                <w:lang w:val="en-029"/>
              </w:rPr>
              <w:t>1 A</w:t>
            </w:r>
          </w:p>
        </w:tc>
        <w:tc>
          <w:tcPr>
            <w:tcW w:w="3769" w:type="dxa"/>
            <w:shd w:val="clear" w:color="auto" w:fill="auto"/>
            <w:vAlign w:val="center"/>
          </w:tcPr>
          <w:p w14:paraId="4E1F8EAA" w14:textId="77777777" w:rsidR="0085544F" w:rsidRPr="0085544F" w:rsidRDefault="0085544F" w:rsidP="00CA0ECD">
            <w:pPr>
              <w:rPr>
                <w:rFonts w:eastAsia="SimSun" w:cs="Arial"/>
                <w:b/>
                <w:lang w:val="en-029"/>
              </w:rPr>
            </w:pPr>
            <w:r w:rsidRPr="0085544F">
              <w:rPr>
                <w:rFonts w:eastAsia="SimSun" w:cs="Arial"/>
                <w:b/>
                <w:lang w:val="en-029"/>
              </w:rPr>
              <w:t>Fixed value ‘i’</w:t>
            </w:r>
          </w:p>
          <w:p w14:paraId="2BB0DF1C" w14:textId="77777777" w:rsidR="0085544F" w:rsidRPr="0085544F" w:rsidRDefault="0085544F" w:rsidP="00CA0ECD">
            <w:pPr>
              <w:rPr>
                <w:rFonts w:eastAsia="SimSun" w:cs="Arial"/>
                <w:lang w:val="en-029"/>
              </w:rPr>
            </w:pPr>
            <w:r w:rsidRPr="0085544F">
              <w:rPr>
                <w:rFonts w:eastAsia="SimSun" w:cs="Arial"/>
                <w:lang w:val="en-029"/>
              </w:rPr>
              <w:t>For Instant Credit it is set to “i”.</w:t>
            </w:r>
          </w:p>
        </w:tc>
        <w:tc>
          <w:tcPr>
            <w:tcW w:w="3420" w:type="dxa"/>
            <w:shd w:val="clear" w:color="auto" w:fill="auto"/>
          </w:tcPr>
          <w:p w14:paraId="3B6BF65C" w14:textId="77777777" w:rsidR="0085544F" w:rsidRPr="00264C54" w:rsidRDefault="0085544F" w:rsidP="00CA0ECD">
            <w:pPr>
              <w:rPr>
                <w:rFonts w:eastAsia="SimSun" w:cs="Arial"/>
                <w:b/>
                <w:bCs/>
                <w:lang w:val="en-029"/>
              </w:rPr>
            </w:pPr>
            <w:r w:rsidRPr="00264C54">
              <w:rPr>
                <w:rFonts w:eastAsia="SimSun" w:cs="Arial"/>
                <w:b/>
                <w:bCs/>
                <w:lang w:val="en-029"/>
              </w:rPr>
              <w:t>Not SPDH Standard</w:t>
            </w:r>
          </w:p>
        </w:tc>
      </w:tr>
      <w:tr w:rsidR="0085544F" w:rsidRPr="0085544F" w14:paraId="3F5269D3" w14:textId="77777777" w:rsidTr="00CA0ECD">
        <w:tc>
          <w:tcPr>
            <w:tcW w:w="1870" w:type="dxa"/>
            <w:shd w:val="clear" w:color="auto" w:fill="auto"/>
            <w:vAlign w:val="center"/>
          </w:tcPr>
          <w:p w14:paraId="4E807733" w14:textId="77777777" w:rsidR="0085544F" w:rsidRPr="0085544F" w:rsidRDefault="0085544F" w:rsidP="00CA0ECD">
            <w:pPr>
              <w:rPr>
                <w:rFonts w:eastAsia="SimSun" w:cs="Arial"/>
                <w:lang w:val="en-029"/>
              </w:rPr>
            </w:pPr>
            <w:r w:rsidRPr="0085544F">
              <w:rPr>
                <w:rFonts w:eastAsia="SimSun" w:cs="Arial"/>
                <w:lang w:val="en-029"/>
              </w:rPr>
              <w:t>Processor Indicator</w:t>
            </w:r>
          </w:p>
        </w:tc>
        <w:tc>
          <w:tcPr>
            <w:tcW w:w="1219" w:type="dxa"/>
            <w:shd w:val="clear" w:color="auto" w:fill="auto"/>
            <w:vAlign w:val="center"/>
          </w:tcPr>
          <w:p w14:paraId="3169CBF3" w14:textId="77777777" w:rsidR="0085544F" w:rsidRPr="0085544F" w:rsidRDefault="0085544F" w:rsidP="00B73D3B">
            <w:pPr>
              <w:jc w:val="center"/>
              <w:rPr>
                <w:rFonts w:eastAsia="SimSun" w:cs="Arial"/>
                <w:lang w:val="en-029"/>
              </w:rPr>
            </w:pPr>
            <w:r w:rsidRPr="0085544F">
              <w:rPr>
                <w:rFonts w:eastAsia="SimSun" w:cs="Arial"/>
                <w:lang w:val="en-029"/>
              </w:rPr>
              <w:t>2 AN</w:t>
            </w:r>
          </w:p>
        </w:tc>
        <w:tc>
          <w:tcPr>
            <w:tcW w:w="3769" w:type="dxa"/>
            <w:shd w:val="clear" w:color="auto" w:fill="auto"/>
            <w:vAlign w:val="center"/>
          </w:tcPr>
          <w:p w14:paraId="42C1FCBF" w14:textId="77777777" w:rsidR="0085544F" w:rsidRPr="0085544F" w:rsidDel="001C300E" w:rsidRDefault="0085544F" w:rsidP="00CA0ECD">
            <w:pPr>
              <w:rPr>
                <w:rFonts w:eastAsia="SimSun" w:cs="Arial"/>
                <w:lang w:val="en-029"/>
              </w:rPr>
            </w:pPr>
            <w:r w:rsidRPr="0085544F">
              <w:rPr>
                <w:rFonts w:eastAsia="SimSun" w:cs="Arial"/>
                <w:lang w:val="en-029"/>
              </w:rPr>
              <w:t>Indicating the Instant Credit Processor.</w:t>
            </w:r>
          </w:p>
        </w:tc>
        <w:tc>
          <w:tcPr>
            <w:tcW w:w="3420" w:type="dxa"/>
            <w:shd w:val="clear" w:color="auto" w:fill="auto"/>
          </w:tcPr>
          <w:p w14:paraId="270A1291" w14:textId="77777777" w:rsidR="0085544F" w:rsidRPr="00264C54" w:rsidRDefault="0085544F" w:rsidP="00CA0ECD">
            <w:pPr>
              <w:rPr>
                <w:rFonts w:eastAsia="SimSun" w:cs="Arial"/>
                <w:lang w:val="en-029"/>
              </w:rPr>
            </w:pPr>
            <w:r w:rsidRPr="00264C54">
              <w:rPr>
                <w:rFonts w:eastAsia="SimSun" w:cs="Arial"/>
                <w:lang w:val="en-029"/>
              </w:rPr>
              <w:t>01</w:t>
            </w:r>
          </w:p>
          <w:p w14:paraId="4876FCB9" w14:textId="77777777" w:rsidR="0085544F" w:rsidRPr="00264C54" w:rsidRDefault="0085544F" w:rsidP="00CA0ECD">
            <w:pPr>
              <w:rPr>
                <w:rFonts w:eastAsia="SimSun" w:cs="Arial"/>
                <w:lang w:val="en-029"/>
              </w:rPr>
            </w:pPr>
            <w:r w:rsidRPr="00264C54">
              <w:rPr>
                <w:rFonts w:eastAsia="SimSun" w:cs="Arial"/>
                <w:lang w:val="en-029"/>
              </w:rPr>
              <w:t>For TD RCS Instant Credit it is set to 01.</w:t>
            </w:r>
          </w:p>
          <w:p w14:paraId="17CA19F4" w14:textId="77777777" w:rsidR="0085544F" w:rsidRPr="00264C54" w:rsidRDefault="0085544F" w:rsidP="00CA0ECD">
            <w:pPr>
              <w:rPr>
                <w:rFonts w:eastAsia="SimSun" w:cs="Arial"/>
                <w:b/>
                <w:bCs/>
                <w:lang w:val="en-029"/>
              </w:rPr>
            </w:pPr>
            <w:r w:rsidRPr="00264C54">
              <w:rPr>
                <w:rFonts w:eastAsia="SimSun" w:cs="Arial"/>
                <w:b/>
                <w:bCs/>
                <w:lang w:val="en-029"/>
              </w:rPr>
              <w:t>Not SPDH Standard</w:t>
            </w:r>
          </w:p>
        </w:tc>
      </w:tr>
      <w:tr w:rsidR="0085544F" w:rsidRPr="0085544F" w14:paraId="7CA09AA9" w14:textId="77777777" w:rsidTr="00CA0ECD">
        <w:tc>
          <w:tcPr>
            <w:tcW w:w="1870" w:type="dxa"/>
            <w:shd w:val="clear" w:color="auto" w:fill="auto"/>
            <w:vAlign w:val="center"/>
          </w:tcPr>
          <w:p w14:paraId="57B2A8BB" w14:textId="77777777" w:rsidR="0085544F" w:rsidRPr="0085544F" w:rsidRDefault="0085544F" w:rsidP="00CA0ECD">
            <w:pPr>
              <w:rPr>
                <w:rFonts w:eastAsia="SimSun" w:cs="Arial"/>
                <w:lang w:val="en-029"/>
              </w:rPr>
            </w:pPr>
            <w:r w:rsidRPr="0085544F">
              <w:rPr>
                <w:rFonts w:eastAsia="SimSun" w:cs="Arial"/>
                <w:lang w:val="en-029"/>
              </w:rPr>
              <w:t>Transmission number</w:t>
            </w:r>
          </w:p>
        </w:tc>
        <w:tc>
          <w:tcPr>
            <w:tcW w:w="1219" w:type="dxa"/>
            <w:shd w:val="clear" w:color="auto" w:fill="auto"/>
            <w:vAlign w:val="center"/>
          </w:tcPr>
          <w:p w14:paraId="7BFFE90B" w14:textId="77777777" w:rsidR="0085544F" w:rsidRPr="0085544F" w:rsidRDefault="0085544F" w:rsidP="00B73D3B">
            <w:pPr>
              <w:jc w:val="center"/>
              <w:rPr>
                <w:rFonts w:eastAsia="SimSun" w:cs="Arial"/>
                <w:lang w:val="en-029"/>
              </w:rPr>
            </w:pPr>
            <w:r w:rsidRPr="0085544F">
              <w:rPr>
                <w:rFonts w:eastAsia="SimSun" w:cs="Arial"/>
                <w:lang w:val="en-029"/>
              </w:rPr>
              <w:t>2 N</w:t>
            </w:r>
          </w:p>
        </w:tc>
        <w:tc>
          <w:tcPr>
            <w:tcW w:w="3769" w:type="dxa"/>
            <w:shd w:val="clear" w:color="auto" w:fill="auto"/>
            <w:vAlign w:val="center"/>
          </w:tcPr>
          <w:p w14:paraId="239C4668" w14:textId="77777777" w:rsidR="0085544F" w:rsidRPr="0085544F" w:rsidRDefault="0085544F" w:rsidP="00CA0ECD">
            <w:pPr>
              <w:rPr>
                <w:rFonts w:eastAsia="SimSun" w:cs="Arial"/>
                <w:b/>
                <w:lang w:val="en-029"/>
              </w:rPr>
            </w:pPr>
            <w:r w:rsidRPr="0085544F">
              <w:rPr>
                <w:rFonts w:eastAsia="SimSun" w:cs="Arial"/>
                <w:b/>
                <w:lang w:val="en-029"/>
              </w:rPr>
              <w:t>Fixed value 00</w:t>
            </w:r>
          </w:p>
          <w:p w14:paraId="3D45BD8D" w14:textId="77777777" w:rsidR="0085544F" w:rsidRPr="0085544F" w:rsidRDefault="0085544F" w:rsidP="00CA0ECD">
            <w:pPr>
              <w:rPr>
                <w:rFonts w:eastAsia="SimSun" w:cs="Arial"/>
                <w:lang w:val="en-029"/>
              </w:rPr>
            </w:pPr>
          </w:p>
        </w:tc>
        <w:tc>
          <w:tcPr>
            <w:tcW w:w="3420" w:type="dxa"/>
            <w:shd w:val="clear" w:color="auto" w:fill="auto"/>
          </w:tcPr>
          <w:p w14:paraId="3785A5C9" w14:textId="77777777" w:rsidR="0085544F" w:rsidRPr="00264C54" w:rsidRDefault="0085544F" w:rsidP="00CA0ECD">
            <w:pPr>
              <w:rPr>
                <w:rFonts w:eastAsia="SimSun" w:cs="Arial"/>
                <w:b/>
                <w:lang w:val="en-029"/>
              </w:rPr>
            </w:pPr>
            <w:r w:rsidRPr="00264C54">
              <w:rPr>
                <w:rFonts w:eastAsia="SimSun" w:cs="Arial"/>
                <w:b/>
                <w:lang w:val="en-029"/>
              </w:rPr>
              <w:t>00</w:t>
            </w:r>
          </w:p>
          <w:p w14:paraId="1D35E883" w14:textId="77777777" w:rsidR="0085544F" w:rsidRPr="00264C54" w:rsidRDefault="0085544F" w:rsidP="00CA0ECD">
            <w:pPr>
              <w:rPr>
                <w:rFonts w:eastAsia="SimSun" w:cs="Arial"/>
                <w:lang w:val="en-029"/>
              </w:rPr>
            </w:pPr>
            <w:r w:rsidRPr="00264C54">
              <w:rPr>
                <w:rFonts w:eastAsia="SimSun" w:cs="Arial"/>
                <w:lang w:val="en-029"/>
              </w:rPr>
              <w:t>For TD RCS Instant Credit it is set to 00.</w:t>
            </w:r>
          </w:p>
          <w:p w14:paraId="3825B0EC" w14:textId="77777777" w:rsidR="0085544F" w:rsidRPr="00264C54" w:rsidRDefault="0085544F" w:rsidP="00CA0ECD">
            <w:pPr>
              <w:rPr>
                <w:rFonts w:eastAsia="SimSun" w:cs="Arial"/>
                <w:lang w:val="en-029"/>
              </w:rPr>
            </w:pPr>
            <w:r w:rsidRPr="00264C54">
              <w:rPr>
                <w:rFonts w:eastAsia="SimSun" w:cs="Arial"/>
                <w:lang w:val="en-029"/>
              </w:rPr>
              <w:t>SPDH Standard 00 = Transmission number not checked.</w:t>
            </w:r>
          </w:p>
          <w:p w14:paraId="19012494" w14:textId="77777777" w:rsidR="0085544F" w:rsidRPr="00264C54" w:rsidRDefault="0085544F" w:rsidP="00CA0ECD">
            <w:pPr>
              <w:rPr>
                <w:rFonts w:eastAsia="SimSun" w:cs="Arial"/>
                <w:lang w:val="en-029"/>
              </w:rPr>
            </w:pPr>
            <w:r w:rsidRPr="00264C54">
              <w:rPr>
                <w:rFonts w:eastAsia="SimSun" w:cs="Arial"/>
                <w:lang w:val="en-029"/>
              </w:rPr>
              <w:t>"01" – "99" - Transmission number checked for duplicated.</w:t>
            </w:r>
          </w:p>
          <w:p w14:paraId="5BE5093F" w14:textId="77777777" w:rsidR="0085544F" w:rsidRPr="00264C54" w:rsidRDefault="0085544F" w:rsidP="00CA0ECD">
            <w:pPr>
              <w:rPr>
                <w:rFonts w:eastAsia="SimSun" w:cs="Arial"/>
                <w:b/>
                <w:lang w:val="en-029"/>
              </w:rPr>
            </w:pPr>
          </w:p>
        </w:tc>
      </w:tr>
      <w:tr w:rsidR="0085544F" w:rsidRPr="0085544F" w14:paraId="448015B8" w14:textId="77777777" w:rsidTr="00CA0ECD">
        <w:tc>
          <w:tcPr>
            <w:tcW w:w="1870" w:type="dxa"/>
            <w:shd w:val="clear" w:color="auto" w:fill="auto"/>
            <w:vAlign w:val="center"/>
          </w:tcPr>
          <w:p w14:paraId="385A515D" w14:textId="77777777" w:rsidR="0085544F" w:rsidRPr="0085544F" w:rsidRDefault="0085544F" w:rsidP="00CA0ECD">
            <w:pPr>
              <w:rPr>
                <w:rFonts w:eastAsia="SimSun" w:cs="Arial"/>
                <w:lang w:val="en-029"/>
              </w:rPr>
            </w:pPr>
            <w:r w:rsidRPr="0085544F">
              <w:rPr>
                <w:rFonts w:eastAsia="SimSun" w:cs="Arial"/>
                <w:lang w:val="en-029"/>
              </w:rPr>
              <w:t>Terminal ID</w:t>
            </w:r>
          </w:p>
        </w:tc>
        <w:tc>
          <w:tcPr>
            <w:tcW w:w="1219" w:type="dxa"/>
            <w:shd w:val="clear" w:color="auto" w:fill="auto"/>
            <w:vAlign w:val="center"/>
          </w:tcPr>
          <w:p w14:paraId="7BF01BF2" w14:textId="77777777" w:rsidR="0085544F" w:rsidRPr="0085544F" w:rsidRDefault="0085544F" w:rsidP="00B73D3B">
            <w:pPr>
              <w:jc w:val="center"/>
              <w:rPr>
                <w:rFonts w:eastAsia="SimSun" w:cs="Arial"/>
                <w:lang w:val="en-029"/>
              </w:rPr>
            </w:pPr>
            <w:r w:rsidRPr="0085544F">
              <w:rPr>
                <w:rFonts w:eastAsia="SimSun" w:cs="Arial"/>
                <w:lang w:val="en-029"/>
              </w:rPr>
              <w:t>16 AN</w:t>
            </w:r>
          </w:p>
        </w:tc>
        <w:tc>
          <w:tcPr>
            <w:tcW w:w="3769" w:type="dxa"/>
            <w:shd w:val="clear" w:color="auto" w:fill="auto"/>
            <w:vAlign w:val="center"/>
          </w:tcPr>
          <w:p w14:paraId="456D17D6" w14:textId="77777777" w:rsidR="0085544F" w:rsidRPr="0085544F" w:rsidRDefault="0085544F" w:rsidP="00CA0ECD">
            <w:pPr>
              <w:rPr>
                <w:rFonts w:eastAsia="SimSun" w:cs="Arial"/>
                <w:b/>
                <w:lang w:val="en-029"/>
              </w:rPr>
            </w:pPr>
            <w:r w:rsidRPr="0085544F">
              <w:rPr>
                <w:rFonts w:eastAsia="SimSun" w:cs="Arial"/>
                <w:b/>
                <w:lang w:val="en-029"/>
              </w:rPr>
              <w:t>Terminal Identifier</w:t>
            </w:r>
          </w:p>
          <w:p w14:paraId="05384F94" w14:textId="77777777" w:rsidR="0085544F" w:rsidRPr="0085544F" w:rsidRDefault="0085544F" w:rsidP="00CA0ECD">
            <w:pPr>
              <w:rPr>
                <w:rFonts w:eastAsia="SimSun" w:cs="Arial"/>
                <w:lang w:val="en-029"/>
              </w:rPr>
            </w:pPr>
            <w:r w:rsidRPr="0085544F">
              <w:rPr>
                <w:rFonts w:eastAsia="SimSun" w:cs="Arial"/>
                <w:lang w:val="en-029"/>
              </w:rPr>
              <w:t>Left-justified.</w:t>
            </w:r>
          </w:p>
          <w:p w14:paraId="5C518448" w14:textId="77777777" w:rsidR="0085544F" w:rsidRPr="0085544F" w:rsidRDefault="0085544F" w:rsidP="00CA0ECD">
            <w:pPr>
              <w:rPr>
                <w:rFonts w:eastAsia="SimSun" w:cs="Arial"/>
                <w:lang w:val="en-029"/>
              </w:rPr>
            </w:pPr>
            <w:r w:rsidRPr="0085544F">
              <w:rPr>
                <w:rFonts w:eastAsia="SimSun" w:cs="Arial"/>
                <w:lang w:val="en-029"/>
              </w:rPr>
              <w:t>If ID is shorter than 16, spaces will be padded to the end of the ID.</w:t>
            </w:r>
          </w:p>
          <w:p w14:paraId="3E4C9BBE" w14:textId="77777777" w:rsidR="0085544F" w:rsidRPr="0085544F" w:rsidRDefault="0085544F" w:rsidP="00CA0ECD">
            <w:pPr>
              <w:rPr>
                <w:rFonts w:eastAsia="SimSun" w:cs="Arial"/>
                <w:lang w:val="en-029"/>
              </w:rPr>
            </w:pPr>
          </w:p>
          <w:p w14:paraId="1BFF9CD8" w14:textId="77777777" w:rsidR="0085544F" w:rsidRPr="0085544F" w:rsidRDefault="0085544F" w:rsidP="00CA0ECD">
            <w:pPr>
              <w:rPr>
                <w:rFonts w:eastAsia="SimSun" w:cs="Arial"/>
                <w:lang w:val="en-029"/>
              </w:rPr>
            </w:pPr>
            <w:r w:rsidRPr="0085544F">
              <w:rPr>
                <w:rFonts w:eastAsia="SimSun" w:cs="Arial"/>
                <w:lang w:val="en-029"/>
              </w:rPr>
              <w:t>This ID is the same as used for debit/credit transactions.</w:t>
            </w:r>
          </w:p>
        </w:tc>
        <w:tc>
          <w:tcPr>
            <w:tcW w:w="3420" w:type="dxa"/>
            <w:shd w:val="clear" w:color="auto" w:fill="auto"/>
          </w:tcPr>
          <w:p w14:paraId="3830D59F" w14:textId="77777777" w:rsidR="0085544F" w:rsidRPr="0085544F" w:rsidRDefault="0085544F" w:rsidP="00CA0ECD">
            <w:pPr>
              <w:rPr>
                <w:rFonts w:eastAsia="SimSun" w:cs="Arial"/>
                <w:b/>
                <w:lang w:val="en-029"/>
              </w:rPr>
            </w:pPr>
          </w:p>
        </w:tc>
      </w:tr>
      <w:tr w:rsidR="0085544F" w:rsidRPr="0085544F" w14:paraId="38FEF1A4" w14:textId="77777777" w:rsidTr="00CA0ECD">
        <w:tc>
          <w:tcPr>
            <w:tcW w:w="1870" w:type="dxa"/>
            <w:shd w:val="clear" w:color="auto" w:fill="auto"/>
            <w:vAlign w:val="center"/>
          </w:tcPr>
          <w:p w14:paraId="00CE0F56" w14:textId="77777777" w:rsidR="0085544F" w:rsidRPr="0085544F" w:rsidRDefault="0085544F" w:rsidP="00CA0ECD">
            <w:pPr>
              <w:rPr>
                <w:rFonts w:eastAsia="SimSun" w:cs="Arial"/>
                <w:highlight w:val="lightGray"/>
                <w:lang w:val="en-029"/>
              </w:rPr>
            </w:pPr>
          </w:p>
        </w:tc>
        <w:tc>
          <w:tcPr>
            <w:tcW w:w="1219" w:type="dxa"/>
            <w:shd w:val="clear" w:color="auto" w:fill="auto"/>
            <w:vAlign w:val="center"/>
          </w:tcPr>
          <w:p w14:paraId="7C2F0166" w14:textId="77777777" w:rsidR="0085544F" w:rsidRPr="0085544F" w:rsidRDefault="0085544F" w:rsidP="00B73D3B">
            <w:pPr>
              <w:jc w:val="center"/>
              <w:rPr>
                <w:rFonts w:eastAsia="SimSun" w:cs="Arial"/>
                <w:highlight w:val="lightGray"/>
                <w:lang w:val="en-029"/>
              </w:rPr>
            </w:pPr>
          </w:p>
        </w:tc>
        <w:tc>
          <w:tcPr>
            <w:tcW w:w="3769" w:type="dxa"/>
            <w:shd w:val="clear" w:color="auto" w:fill="auto"/>
            <w:vAlign w:val="center"/>
          </w:tcPr>
          <w:p w14:paraId="325597E0" w14:textId="77777777" w:rsidR="0085544F" w:rsidRPr="0085544F" w:rsidRDefault="0085544F" w:rsidP="00CA0ECD">
            <w:pPr>
              <w:rPr>
                <w:rFonts w:eastAsia="SimSun" w:cs="Arial"/>
                <w:highlight w:val="lightGray"/>
                <w:lang w:val="en-029"/>
              </w:rPr>
            </w:pPr>
          </w:p>
        </w:tc>
        <w:tc>
          <w:tcPr>
            <w:tcW w:w="3420" w:type="dxa"/>
            <w:shd w:val="clear" w:color="auto" w:fill="auto"/>
          </w:tcPr>
          <w:p w14:paraId="18B02818" w14:textId="77777777" w:rsidR="0085544F" w:rsidRPr="00264C54" w:rsidRDefault="0085544F" w:rsidP="00CA0ECD">
            <w:pPr>
              <w:rPr>
                <w:rFonts w:eastAsia="SimSun" w:cs="Arial"/>
                <w:lang w:val="en-029"/>
              </w:rPr>
            </w:pPr>
            <w:r w:rsidRPr="00264C54">
              <w:rPr>
                <w:rFonts w:eastAsia="SimSun" w:cs="Arial"/>
                <w:lang w:val="en-029"/>
              </w:rPr>
              <w:t xml:space="preserve">No SPDH Employee ID is present, 6 AN </w:t>
            </w:r>
          </w:p>
        </w:tc>
      </w:tr>
      <w:tr w:rsidR="0085544F" w:rsidRPr="0085544F" w14:paraId="51F35DD4" w14:textId="77777777" w:rsidTr="00CA0ECD">
        <w:tc>
          <w:tcPr>
            <w:tcW w:w="1870" w:type="dxa"/>
            <w:shd w:val="clear" w:color="auto" w:fill="auto"/>
            <w:vAlign w:val="center"/>
          </w:tcPr>
          <w:p w14:paraId="27890103" w14:textId="77777777" w:rsidR="0085544F" w:rsidRPr="0085544F" w:rsidRDefault="0085544F" w:rsidP="00CA0ECD">
            <w:pPr>
              <w:rPr>
                <w:rFonts w:eastAsia="SimSun" w:cs="Arial"/>
                <w:lang w:val="en-029"/>
              </w:rPr>
            </w:pPr>
            <w:r w:rsidRPr="0085544F">
              <w:rPr>
                <w:rFonts w:eastAsia="SimSun" w:cs="Arial"/>
                <w:lang w:val="en-029"/>
              </w:rPr>
              <w:t>Transaction Date</w:t>
            </w:r>
          </w:p>
        </w:tc>
        <w:tc>
          <w:tcPr>
            <w:tcW w:w="1219" w:type="dxa"/>
            <w:shd w:val="clear" w:color="auto" w:fill="auto"/>
            <w:vAlign w:val="center"/>
          </w:tcPr>
          <w:p w14:paraId="4DF8A129" w14:textId="77777777" w:rsidR="0085544F" w:rsidRPr="0085544F" w:rsidRDefault="0085544F" w:rsidP="00B73D3B">
            <w:pPr>
              <w:jc w:val="center"/>
              <w:rPr>
                <w:rFonts w:eastAsia="SimSun" w:cs="Arial"/>
                <w:lang w:val="en-029"/>
              </w:rPr>
            </w:pPr>
            <w:r w:rsidRPr="0085544F">
              <w:rPr>
                <w:rFonts w:eastAsia="SimSun" w:cs="Arial"/>
                <w:lang w:val="en-029"/>
              </w:rPr>
              <w:t>10 AN</w:t>
            </w:r>
          </w:p>
        </w:tc>
        <w:tc>
          <w:tcPr>
            <w:tcW w:w="3769" w:type="dxa"/>
            <w:shd w:val="clear" w:color="auto" w:fill="auto"/>
            <w:vAlign w:val="center"/>
          </w:tcPr>
          <w:p w14:paraId="564B9043" w14:textId="77777777" w:rsidR="0085544F" w:rsidRPr="0085544F" w:rsidRDefault="0085544F" w:rsidP="00CA0ECD">
            <w:pPr>
              <w:rPr>
                <w:rFonts w:eastAsia="SimSun" w:cs="Arial"/>
                <w:b/>
                <w:lang w:val="en-029"/>
              </w:rPr>
            </w:pPr>
            <w:r w:rsidRPr="0085544F">
              <w:rPr>
                <w:rFonts w:eastAsia="SimSun" w:cs="Arial"/>
                <w:b/>
                <w:lang w:val="en-029"/>
              </w:rPr>
              <w:t>Terminal date</w:t>
            </w:r>
          </w:p>
          <w:p w14:paraId="2BEA4989" w14:textId="77777777" w:rsidR="0085544F" w:rsidRPr="0085544F" w:rsidRDefault="0085544F" w:rsidP="00CA0ECD">
            <w:pPr>
              <w:rPr>
                <w:rFonts w:eastAsia="SimSun" w:cs="Arial"/>
                <w:lang w:val="en-029"/>
              </w:rPr>
            </w:pPr>
            <w:r w:rsidRPr="0085544F">
              <w:rPr>
                <w:rFonts w:eastAsia="SimSun" w:cs="Arial"/>
                <w:lang w:val="en-029"/>
              </w:rPr>
              <w:t>YYYY-MM-DD</w:t>
            </w:r>
          </w:p>
        </w:tc>
        <w:tc>
          <w:tcPr>
            <w:tcW w:w="3420" w:type="dxa"/>
            <w:shd w:val="clear" w:color="auto" w:fill="auto"/>
          </w:tcPr>
          <w:p w14:paraId="5613D586" w14:textId="77777777" w:rsidR="0085544F" w:rsidRPr="00264C54" w:rsidRDefault="0085544F" w:rsidP="00CA0ECD">
            <w:pPr>
              <w:rPr>
                <w:rFonts w:eastAsia="SimSun" w:cs="Arial"/>
                <w:lang w:val="en-029"/>
              </w:rPr>
            </w:pPr>
            <w:r w:rsidRPr="00264C54">
              <w:rPr>
                <w:rFonts w:eastAsia="SimSun" w:cs="Arial"/>
                <w:lang w:val="en-029"/>
              </w:rPr>
              <w:t>SPDH Standard is YYMMDD, 6 AN</w:t>
            </w:r>
          </w:p>
        </w:tc>
      </w:tr>
      <w:tr w:rsidR="0085544F" w:rsidRPr="0085544F" w14:paraId="1DE9B2D5" w14:textId="77777777" w:rsidTr="00CA0ECD">
        <w:tc>
          <w:tcPr>
            <w:tcW w:w="1870" w:type="dxa"/>
            <w:shd w:val="clear" w:color="auto" w:fill="auto"/>
            <w:vAlign w:val="center"/>
          </w:tcPr>
          <w:p w14:paraId="00637A4B" w14:textId="77777777" w:rsidR="0085544F" w:rsidRPr="0085544F" w:rsidRDefault="0085544F" w:rsidP="00CA0ECD">
            <w:pPr>
              <w:rPr>
                <w:rFonts w:eastAsia="SimSun" w:cs="Arial"/>
                <w:lang w:val="en-029"/>
              </w:rPr>
            </w:pPr>
            <w:r w:rsidRPr="0085544F">
              <w:rPr>
                <w:rFonts w:eastAsia="SimSun" w:cs="Arial"/>
                <w:lang w:val="en-029"/>
              </w:rPr>
              <w:t>Transaction Time</w:t>
            </w:r>
          </w:p>
        </w:tc>
        <w:tc>
          <w:tcPr>
            <w:tcW w:w="1219" w:type="dxa"/>
            <w:shd w:val="clear" w:color="auto" w:fill="auto"/>
            <w:vAlign w:val="center"/>
          </w:tcPr>
          <w:p w14:paraId="03572E6C" w14:textId="77777777" w:rsidR="0085544F" w:rsidRPr="0085544F" w:rsidRDefault="0085544F" w:rsidP="00B73D3B">
            <w:pPr>
              <w:jc w:val="center"/>
              <w:rPr>
                <w:rFonts w:eastAsia="SimSun" w:cs="Arial"/>
                <w:lang w:val="en-029"/>
              </w:rPr>
            </w:pPr>
            <w:r w:rsidRPr="0085544F">
              <w:rPr>
                <w:rFonts w:eastAsia="SimSun" w:cs="Arial"/>
                <w:lang w:val="en-029"/>
              </w:rPr>
              <w:t>8 AN</w:t>
            </w:r>
          </w:p>
        </w:tc>
        <w:tc>
          <w:tcPr>
            <w:tcW w:w="3769" w:type="dxa"/>
            <w:shd w:val="clear" w:color="auto" w:fill="auto"/>
            <w:vAlign w:val="center"/>
          </w:tcPr>
          <w:p w14:paraId="429C87EE" w14:textId="77777777" w:rsidR="0085544F" w:rsidRPr="0085544F" w:rsidRDefault="0085544F" w:rsidP="00CA0ECD">
            <w:pPr>
              <w:rPr>
                <w:rFonts w:eastAsia="SimSun" w:cs="Arial"/>
                <w:b/>
                <w:lang w:val="en-029"/>
              </w:rPr>
            </w:pPr>
            <w:r w:rsidRPr="0085544F">
              <w:rPr>
                <w:rFonts w:eastAsia="SimSun" w:cs="Arial"/>
                <w:b/>
                <w:lang w:val="en-029"/>
              </w:rPr>
              <w:t>Terminal time</w:t>
            </w:r>
          </w:p>
          <w:p w14:paraId="0A177B22" w14:textId="77777777" w:rsidR="0085544F" w:rsidRPr="0085544F" w:rsidRDefault="0085544F" w:rsidP="00CA0ECD">
            <w:pPr>
              <w:rPr>
                <w:rFonts w:eastAsia="SimSun" w:cs="Arial"/>
                <w:lang w:val="en-029"/>
              </w:rPr>
            </w:pPr>
            <w:r w:rsidRPr="0085544F">
              <w:rPr>
                <w:rFonts w:eastAsia="SimSun" w:cs="Arial"/>
                <w:lang w:val="en-029"/>
              </w:rPr>
              <w:t>HH-MM-SS</w:t>
            </w:r>
          </w:p>
        </w:tc>
        <w:tc>
          <w:tcPr>
            <w:tcW w:w="3420" w:type="dxa"/>
            <w:shd w:val="clear" w:color="auto" w:fill="auto"/>
          </w:tcPr>
          <w:p w14:paraId="41DB877E" w14:textId="77777777" w:rsidR="0085544F" w:rsidRPr="00264C54" w:rsidRDefault="0085544F" w:rsidP="00CA0ECD">
            <w:pPr>
              <w:rPr>
                <w:rFonts w:eastAsia="SimSun" w:cs="Arial"/>
                <w:lang w:val="en-029"/>
              </w:rPr>
            </w:pPr>
            <w:r w:rsidRPr="00264C54">
              <w:rPr>
                <w:rFonts w:eastAsia="SimSun" w:cs="Arial"/>
                <w:lang w:val="en-029"/>
              </w:rPr>
              <w:t>SPDH Standard is HHMMDD, 6 AN</w:t>
            </w:r>
          </w:p>
        </w:tc>
      </w:tr>
      <w:tr w:rsidR="0085544F" w:rsidRPr="0085544F" w14:paraId="6731D4CD" w14:textId="77777777" w:rsidTr="003B4FEA">
        <w:tc>
          <w:tcPr>
            <w:tcW w:w="1870" w:type="dxa"/>
            <w:shd w:val="clear" w:color="auto" w:fill="auto"/>
            <w:vAlign w:val="center"/>
          </w:tcPr>
          <w:p w14:paraId="297E68DA" w14:textId="77777777" w:rsidR="0085544F" w:rsidRPr="0085544F" w:rsidRDefault="0085544F" w:rsidP="00CA0ECD">
            <w:pPr>
              <w:rPr>
                <w:rFonts w:eastAsia="SimSun" w:cs="Arial"/>
                <w:lang w:val="en-029"/>
              </w:rPr>
            </w:pPr>
            <w:r w:rsidRPr="0085544F">
              <w:rPr>
                <w:rFonts w:eastAsia="SimSun" w:cs="Arial"/>
                <w:lang w:val="en-029"/>
              </w:rPr>
              <w:t>Transaction Code</w:t>
            </w:r>
          </w:p>
        </w:tc>
        <w:tc>
          <w:tcPr>
            <w:tcW w:w="1219" w:type="dxa"/>
            <w:shd w:val="clear" w:color="auto" w:fill="auto"/>
            <w:vAlign w:val="center"/>
          </w:tcPr>
          <w:p w14:paraId="71893401" w14:textId="77777777" w:rsidR="0085544F" w:rsidRPr="0085544F" w:rsidRDefault="0085544F" w:rsidP="00B73D3B">
            <w:pPr>
              <w:jc w:val="center"/>
              <w:rPr>
                <w:rFonts w:eastAsia="SimSun" w:cs="Arial"/>
                <w:lang w:val="en-029"/>
              </w:rPr>
            </w:pPr>
            <w:r w:rsidRPr="0085544F">
              <w:rPr>
                <w:rFonts w:eastAsia="SimSun" w:cs="Arial"/>
                <w:lang w:val="en-029"/>
              </w:rPr>
              <w:t>2 N</w:t>
            </w:r>
          </w:p>
        </w:tc>
        <w:tc>
          <w:tcPr>
            <w:tcW w:w="3769" w:type="dxa"/>
            <w:shd w:val="clear" w:color="auto" w:fill="auto"/>
            <w:vAlign w:val="center"/>
          </w:tcPr>
          <w:p w14:paraId="379D0F23" w14:textId="77777777" w:rsidR="0085544F" w:rsidRPr="0085544F" w:rsidRDefault="0085544F" w:rsidP="00CA0ECD">
            <w:pPr>
              <w:rPr>
                <w:rFonts w:eastAsia="SimSun" w:cs="Arial"/>
                <w:b/>
                <w:lang w:val="en-029"/>
              </w:rPr>
            </w:pPr>
            <w:r w:rsidRPr="0085544F">
              <w:rPr>
                <w:rFonts w:eastAsia="SimSun" w:cs="Arial"/>
                <w:b/>
                <w:lang w:val="en-029"/>
              </w:rPr>
              <w:t xml:space="preserve">01-Instant Credit </w:t>
            </w:r>
          </w:p>
          <w:p w14:paraId="1F5A8676" w14:textId="77777777" w:rsidR="0085544F" w:rsidRPr="0085544F" w:rsidRDefault="0085544F" w:rsidP="00CA0ECD">
            <w:pPr>
              <w:rPr>
                <w:rFonts w:eastAsia="SimSun" w:cs="Arial"/>
                <w:b/>
                <w:lang w:val="en-029"/>
              </w:rPr>
            </w:pPr>
          </w:p>
        </w:tc>
        <w:tc>
          <w:tcPr>
            <w:tcW w:w="3420" w:type="dxa"/>
            <w:shd w:val="clear" w:color="auto" w:fill="auto"/>
          </w:tcPr>
          <w:p w14:paraId="6EE5210D" w14:textId="77777777" w:rsidR="0085544F" w:rsidRPr="00264C54" w:rsidRDefault="0085544F" w:rsidP="00CA0ECD">
            <w:pPr>
              <w:rPr>
                <w:rFonts w:eastAsia="SimSun" w:cs="Arial"/>
                <w:b/>
                <w:lang w:val="en-029"/>
              </w:rPr>
            </w:pPr>
            <w:r w:rsidRPr="00264C54">
              <w:rPr>
                <w:rFonts w:eastAsia="SimSun" w:cs="Arial"/>
                <w:lang w:val="en-029"/>
              </w:rPr>
              <w:t>TD SPDH will be set to 34</w:t>
            </w:r>
          </w:p>
        </w:tc>
      </w:tr>
      <w:tr w:rsidR="0085544F" w:rsidRPr="0085544F" w14:paraId="001CDB26" w14:textId="77777777" w:rsidTr="00CA0ECD">
        <w:tc>
          <w:tcPr>
            <w:tcW w:w="1870" w:type="dxa"/>
            <w:shd w:val="clear" w:color="auto" w:fill="auto"/>
            <w:vAlign w:val="center"/>
          </w:tcPr>
          <w:p w14:paraId="7DBD97A8" w14:textId="77777777" w:rsidR="0085544F" w:rsidRPr="0085544F" w:rsidRDefault="0085544F" w:rsidP="00CA0ECD">
            <w:pPr>
              <w:rPr>
                <w:rFonts w:eastAsia="SimSun" w:cs="Arial"/>
                <w:lang w:val="en-029"/>
              </w:rPr>
            </w:pPr>
            <w:r w:rsidRPr="0085544F">
              <w:rPr>
                <w:rFonts w:eastAsia="SimSun" w:cs="Arial"/>
                <w:lang w:val="en-029"/>
              </w:rPr>
              <w:t>Flag 1</w:t>
            </w:r>
          </w:p>
        </w:tc>
        <w:tc>
          <w:tcPr>
            <w:tcW w:w="1219" w:type="dxa"/>
            <w:shd w:val="clear" w:color="auto" w:fill="auto"/>
            <w:vAlign w:val="center"/>
          </w:tcPr>
          <w:p w14:paraId="6D700A67" w14:textId="77777777" w:rsidR="0085544F" w:rsidRPr="0085544F" w:rsidRDefault="0085544F" w:rsidP="00B73D3B">
            <w:pPr>
              <w:jc w:val="center"/>
              <w:rPr>
                <w:rFonts w:eastAsia="SimSun" w:cs="Arial"/>
                <w:lang w:val="en-029"/>
              </w:rPr>
            </w:pPr>
            <w:r w:rsidRPr="0085544F">
              <w:rPr>
                <w:rFonts w:eastAsia="SimSun" w:cs="Arial"/>
                <w:lang w:val="en-029"/>
              </w:rPr>
              <w:t>1 AN</w:t>
            </w:r>
          </w:p>
        </w:tc>
        <w:tc>
          <w:tcPr>
            <w:tcW w:w="3769" w:type="dxa"/>
            <w:shd w:val="clear" w:color="auto" w:fill="auto"/>
            <w:vAlign w:val="center"/>
          </w:tcPr>
          <w:p w14:paraId="7E4C13B7" w14:textId="77777777" w:rsidR="0085544F" w:rsidRPr="0085544F" w:rsidRDefault="0085544F" w:rsidP="00CA0ECD">
            <w:pPr>
              <w:rPr>
                <w:rFonts w:eastAsia="SimSun" w:cs="Arial"/>
                <w:b/>
                <w:lang w:val="en-029"/>
              </w:rPr>
            </w:pPr>
            <w:r w:rsidRPr="0085544F">
              <w:rPr>
                <w:rFonts w:eastAsia="SimSun" w:cs="Arial"/>
                <w:b/>
                <w:lang w:val="en-029"/>
              </w:rPr>
              <w:t>Fixed value: space (0x20)</w:t>
            </w:r>
          </w:p>
          <w:p w14:paraId="479D4EE3" w14:textId="77777777" w:rsidR="0085544F" w:rsidRPr="0085544F" w:rsidRDefault="0085544F" w:rsidP="00CA0ECD">
            <w:pPr>
              <w:rPr>
                <w:rFonts w:eastAsia="SimSun" w:cs="Arial"/>
                <w:lang w:val="en-029"/>
              </w:rPr>
            </w:pPr>
            <w:r w:rsidRPr="0085544F">
              <w:rPr>
                <w:rFonts w:eastAsia="SimSun" w:cs="Arial"/>
                <w:lang w:val="en-029"/>
              </w:rPr>
              <w:t>Reserved for future use,</w:t>
            </w:r>
          </w:p>
        </w:tc>
        <w:tc>
          <w:tcPr>
            <w:tcW w:w="3420" w:type="dxa"/>
            <w:shd w:val="clear" w:color="auto" w:fill="auto"/>
          </w:tcPr>
          <w:p w14:paraId="78E83A98" w14:textId="77777777" w:rsidR="0085544F" w:rsidRPr="0085544F" w:rsidRDefault="0085544F" w:rsidP="00CA0ECD">
            <w:pPr>
              <w:rPr>
                <w:rFonts w:eastAsia="SimSun" w:cs="Arial"/>
                <w:b/>
                <w:lang w:val="en-029"/>
              </w:rPr>
            </w:pPr>
          </w:p>
        </w:tc>
      </w:tr>
      <w:tr w:rsidR="0085544F" w:rsidRPr="0085544F" w14:paraId="2B945DFB" w14:textId="77777777" w:rsidTr="00CA0ECD">
        <w:tc>
          <w:tcPr>
            <w:tcW w:w="1870" w:type="dxa"/>
            <w:shd w:val="clear" w:color="auto" w:fill="auto"/>
            <w:vAlign w:val="center"/>
          </w:tcPr>
          <w:p w14:paraId="6E0FF314" w14:textId="77777777" w:rsidR="0085544F" w:rsidRPr="0085544F" w:rsidRDefault="0085544F" w:rsidP="00CA0ECD">
            <w:pPr>
              <w:rPr>
                <w:rFonts w:eastAsia="SimSun" w:cs="Arial"/>
                <w:lang w:val="en-029"/>
              </w:rPr>
            </w:pPr>
            <w:r w:rsidRPr="0085544F">
              <w:rPr>
                <w:rFonts w:eastAsia="SimSun" w:cs="Arial"/>
                <w:lang w:val="en-029"/>
              </w:rPr>
              <w:lastRenderedPageBreak/>
              <w:t>Flag 2</w:t>
            </w:r>
          </w:p>
        </w:tc>
        <w:tc>
          <w:tcPr>
            <w:tcW w:w="1219" w:type="dxa"/>
            <w:shd w:val="clear" w:color="auto" w:fill="auto"/>
            <w:vAlign w:val="center"/>
          </w:tcPr>
          <w:p w14:paraId="74ED41E5" w14:textId="77777777" w:rsidR="0085544F" w:rsidRPr="0085544F" w:rsidRDefault="0085544F" w:rsidP="00B73D3B">
            <w:pPr>
              <w:jc w:val="center"/>
              <w:rPr>
                <w:rFonts w:eastAsia="SimSun" w:cs="Arial"/>
                <w:lang w:val="en-029"/>
              </w:rPr>
            </w:pPr>
            <w:r w:rsidRPr="0085544F">
              <w:rPr>
                <w:rFonts w:eastAsia="SimSun" w:cs="Arial"/>
                <w:lang w:val="en-029"/>
              </w:rPr>
              <w:t>1 AN</w:t>
            </w:r>
          </w:p>
        </w:tc>
        <w:tc>
          <w:tcPr>
            <w:tcW w:w="3769" w:type="dxa"/>
            <w:shd w:val="clear" w:color="auto" w:fill="auto"/>
            <w:vAlign w:val="center"/>
          </w:tcPr>
          <w:p w14:paraId="4D05F18A" w14:textId="77777777" w:rsidR="0085544F" w:rsidRPr="0085544F" w:rsidRDefault="0085544F" w:rsidP="00CA0ECD">
            <w:pPr>
              <w:rPr>
                <w:rFonts w:eastAsia="SimSun" w:cs="Arial"/>
                <w:b/>
                <w:lang w:val="en-029"/>
              </w:rPr>
            </w:pPr>
            <w:r w:rsidRPr="0085544F">
              <w:rPr>
                <w:rFonts w:eastAsia="SimSun" w:cs="Arial"/>
                <w:b/>
                <w:lang w:val="en-029"/>
              </w:rPr>
              <w:t>Fixed value: space (0x20)</w:t>
            </w:r>
          </w:p>
          <w:p w14:paraId="78102501" w14:textId="77777777" w:rsidR="0085544F" w:rsidRPr="0085544F" w:rsidRDefault="0085544F" w:rsidP="00CA0ECD">
            <w:pPr>
              <w:rPr>
                <w:rFonts w:eastAsia="SimSun" w:cs="Arial"/>
                <w:lang w:val="en-029"/>
              </w:rPr>
            </w:pPr>
            <w:r w:rsidRPr="0085544F">
              <w:rPr>
                <w:rFonts w:eastAsia="SimSun" w:cs="Arial"/>
                <w:lang w:val="en-029"/>
              </w:rPr>
              <w:t>Reserved for future use.</w:t>
            </w:r>
          </w:p>
        </w:tc>
        <w:tc>
          <w:tcPr>
            <w:tcW w:w="3420" w:type="dxa"/>
            <w:shd w:val="clear" w:color="auto" w:fill="auto"/>
          </w:tcPr>
          <w:p w14:paraId="1E688A75" w14:textId="77777777" w:rsidR="0085544F" w:rsidRPr="0085544F" w:rsidRDefault="0085544F" w:rsidP="00CA0ECD">
            <w:pPr>
              <w:rPr>
                <w:rFonts w:eastAsia="SimSun" w:cs="Arial"/>
                <w:b/>
                <w:lang w:val="en-029"/>
              </w:rPr>
            </w:pPr>
          </w:p>
        </w:tc>
      </w:tr>
      <w:tr w:rsidR="0085544F" w:rsidRPr="0085544F" w14:paraId="545F75F6" w14:textId="77777777" w:rsidTr="00CA0ECD">
        <w:tc>
          <w:tcPr>
            <w:tcW w:w="1870" w:type="dxa"/>
            <w:shd w:val="clear" w:color="auto" w:fill="auto"/>
            <w:vAlign w:val="center"/>
          </w:tcPr>
          <w:p w14:paraId="75E637DA" w14:textId="77777777" w:rsidR="0085544F" w:rsidRPr="0085544F" w:rsidRDefault="0085544F" w:rsidP="00CA0ECD">
            <w:pPr>
              <w:rPr>
                <w:rFonts w:eastAsia="SimSun" w:cs="Arial"/>
                <w:lang w:val="en-029"/>
              </w:rPr>
            </w:pPr>
            <w:r w:rsidRPr="0085544F">
              <w:rPr>
                <w:rFonts w:eastAsia="SimSun" w:cs="Arial"/>
                <w:lang w:val="en-029"/>
              </w:rPr>
              <w:t>Flag 3</w:t>
            </w:r>
          </w:p>
        </w:tc>
        <w:tc>
          <w:tcPr>
            <w:tcW w:w="1219" w:type="dxa"/>
            <w:shd w:val="clear" w:color="auto" w:fill="auto"/>
            <w:vAlign w:val="center"/>
          </w:tcPr>
          <w:p w14:paraId="1BF9A5F3" w14:textId="77777777" w:rsidR="0085544F" w:rsidRPr="0085544F" w:rsidRDefault="0085544F" w:rsidP="00B73D3B">
            <w:pPr>
              <w:jc w:val="center"/>
              <w:rPr>
                <w:rFonts w:eastAsia="SimSun" w:cs="Arial"/>
                <w:lang w:val="en-029"/>
              </w:rPr>
            </w:pPr>
            <w:r w:rsidRPr="0085544F">
              <w:rPr>
                <w:rFonts w:eastAsia="SimSun" w:cs="Arial"/>
                <w:lang w:val="en-029"/>
              </w:rPr>
              <w:t>1 AN</w:t>
            </w:r>
          </w:p>
        </w:tc>
        <w:tc>
          <w:tcPr>
            <w:tcW w:w="3769" w:type="dxa"/>
            <w:shd w:val="clear" w:color="auto" w:fill="auto"/>
            <w:vAlign w:val="center"/>
          </w:tcPr>
          <w:p w14:paraId="53602994" w14:textId="77777777" w:rsidR="0085544F" w:rsidRPr="0085544F" w:rsidRDefault="0085544F" w:rsidP="00CA0ECD">
            <w:pPr>
              <w:rPr>
                <w:rFonts w:eastAsia="SimSun" w:cs="Arial"/>
                <w:b/>
                <w:lang w:val="en-029"/>
              </w:rPr>
            </w:pPr>
            <w:r w:rsidRPr="0085544F">
              <w:rPr>
                <w:rFonts w:eastAsia="SimSun" w:cs="Arial"/>
                <w:b/>
                <w:lang w:val="en-029"/>
              </w:rPr>
              <w:t>Fixed value: space (0x20)</w:t>
            </w:r>
          </w:p>
          <w:p w14:paraId="2B27E57D" w14:textId="77777777" w:rsidR="0085544F" w:rsidRPr="0085544F" w:rsidRDefault="0085544F" w:rsidP="00CA0ECD">
            <w:pPr>
              <w:rPr>
                <w:rFonts w:eastAsia="SimSun" w:cs="Arial"/>
                <w:lang w:val="en-029"/>
              </w:rPr>
            </w:pPr>
            <w:r w:rsidRPr="0085544F">
              <w:rPr>
                <w:rFonts w:eastAsia="SimSun" w:cs="Arial"/>
                <w:lang w:val="en-029"/>
              </w:rPr>
              <w:t>Reserved for future use.</w:t>
            </w:r>
          </w:p>
        </w:tc>
        <w:tc>
          <w:tcPr>
            <w:tcW w:w="3420" w:type="dxa"/>
            <w:shd w:val="clear" w:color="auto" w:fill="auto"/>
          </w:tcPr>
          <w:p w14:paraId="349BB444" w14:textId="77777777" w:rsidR="0085544F" w:rsidRPr="0085544F" w:rsidRDefault="0085544F" w:rsidP="00CA0ECD">
            <w:pPr>
              <w:rPr>
                <w:rFonts w:eastAsia="SimSun" w:cs="Arial"/>
                <w:b/>
                <w:lang w:val="en-029"/>
              </w:rPr>
            </w:pPr>
          </w:p>
        </w:tc>
      </w:tr>
      <w:tr w:rsidR="0085544F" w:rsidRPr="0085544F" w14:paraId="7BE93F93" w14:textId="77777777" w:rsidTr="00CA0ECD">
        <w:tc>
          <w:tcPr>
            <w:tcW w:w="1870" w:type="dxa"/>
            <w:shd w:val="clear" w:color="auto" w:fill="auto"/>
            <w:vAlign w:val="center"/>
          </w:tcPr>
          <w:p w14:paraId="6D3D2F5D" w14:textId="77777777" w:rsidR="0085544F" w:rsidRPr="0085544F" w:rsidRDefault="0085544F" w:rsidP="00CA0ECD">
            <w:pPr>
              <w:rPr>
                <w:rFonts w:eastAsia="SimSun" w:cs="Arial"/>
                <w:lang w:val="en-029"/>
              </w:rPr>
            </w:pPr>
            <w:r w:rsidRPr="0085544F">
              <w:rPr>
                <w:rFonts w:eastAsia="SimSun" w:cs="Arial"/>
                <w:lang w:val="en-029"/>
              </w:rPr>
              <w:t>Response Code</w:t>
            </w:r>
          </w:p>
        </w:tc>
        <w:tc>
          <w:tcPr>
            <w:tcW w:w="1219" w:type="dxa"/>
            <w:shd w:val="clear" w:color="auto" w:fill="auto"/>
            <w:vAlign w:val="center"/>
          </w:tcPr>
          <w:p w14:paraId="5F4EEA2F" w14:textId="77777777" w:rsidR="0085544F" w:rsidRPr="0085544F" w:rsidRDefault="0085544F" w:rsidP="00B73D3B">
            <w:pPr>
              <w:jc w:val="center"/>
              <w:rPr>
                <w:rFonts w:eastAsia="SimSun" w:cs="Arial"/>
                <w:lang w:val="en-029"/>
              </w:rPr>
            </w:pPr>
            <w:r w:rsidRPr="0085544F">
              <w:rPr>
                <w:rFonts w:eastAsia="SimSun" w:cs="Arial"/>
                <w:lang w:val="en-029"/>
              </w:rPr>
              <w:t>3 N</w:t>
            </w:r>
          </w:p>
        </w:tc>
        <w:tc>
          <w:tcPr>
            <w:tcW w:w="3769" w:type="dxa"/>
            <w:shd w:val="clear" w:color="auto" w:fill="auto"/>
            <w:vAlign w:val="center"/>
          </w:tcPr>
          <w:p w14:paraId="717B0063" w14:textId="77777777" w:rsidR="0085544F" w:rsidRPr="0085544F" w:rsidRDefault="0085544F" w:rsidP="00CA0ECD">
            <w:pPr>
              <w:rPr>
                <w:rFonts w:eastAsia="SimSun" w:cs="Arial"/>
                <w:b/>
                <w:lang w:val="en-029"/>
              </w:rPr>
            </w:pPr>
            <w:r w:rsidRPr="0085544F">
              <w:rPr>
                <w:rFonts w:eastAsia="SimSun" w:cs="Arial"/>
                <w:b/>
                <w:lang w:val="en-029"/>
              </w:rPr>
              <w:t>Spaces (0x20) filled.</w:t>
            </w:r>
          </w:p>
        </w:tc>
        <w:tc>
          <w:tcPr>
            <w:tcW w:w="3420" w:type="dxa"/>
            <w:shd w:val="clear" w:color="auto" w:fill="auto"/>
          </w:tcPr>
          <w:p w14:paraId="16CAC4B6" w14:textId="77777777" w:rsidR="0085544F" w:rsidRPr="0085544F" w:rsidRDefault="0085544F" w:rsidP="00CA0ECD">
            <w:pPr>
              <w:rPr>
                <w:rFonts w:eastAsia="SimSun" w:cs="Arial"/>
                <w:b/>
                <w:lang w:val="en-029"/>
              </w:rPr>
            </w:pPr>
          </w:p>
        </w:tc>
      </w:tr>
      <w:tr w:rsidR="0085544F" w:rsidRPr="0085544F" w14:paraId="4D7E24AD" w14:textId="77777777" w:rsidTr="00CA0ECD">
        <w:tc>
          <w:tcPr>
            <w:tcW w:w="1870" w:type="dxa"/>
            <w:shd w:val="clear" w:color="auto" w:fill="auto"/>
            <w:vAlign w:val="center"/>
          </w:tcPr>
          <w:p w14:paraId="3E38D2DA" w14:textId="77777777" w:rsidR="0085544F" w:rsidRPr="0085544F" w:rsidRDefault="0085544F" w:rsidP="00CA0ECD">
            <w:pPr>
              <w:rPr>
                <w:rFonts w:eastAsia="SimSun" w:cs="Arial"/>
                <w:lang w:val="en-029"/>
              </w:rPr>
            </w:pPr>
            <w:r w:rsidRPr="0085544F">
              <w:rPr>
                <w:rFonts w:eastAsia="SimSun" w:cs="Arial"/>
                <w:lang w:val="en-029"/>
              </w:rPr>
              <w:t>Authorization Status</w:t>
            </w:r>
          </w:p>
        </w:tc>
        <w:tc>
          <w:tcPr>
            <w:tcW w:w="1219" w:type="dxa"/>
            <w:shd w:val="clear" w:color="auto" w:fill="auto"/>
            <w:vAlign w:val="center"/>
          </w:tcPr>
          <w:p w14:paraId="24FDD721" w14:textId="77777777" w:rsidR="0085544F" w:rsidRPr="0085544F" w:rsidRDefault="0085544F" w:rsidP="00B73D3B">
            <w:pPr>
              <w:jc w:val="center"/>
              <w:rPr>
                <w:rFonts w:eastAsia="SimSun" w:cs="Arial"/>
                <w:lang w:val="en-029"/>
              </w:rPr>
            </w:pPr>
            <w:r w:rsidRPr="0085544F">
              <w:rPr>
                <w:rFonts w:eastAsia="SimSun" w:cs="Arial"/>
                <w:lang w:val="en-029"/>
              </w:rPr>
              <w:t>1 A</w:t>
            </w:r>
          </w:p>
        </w:tc>
        <w:tc>
          <w:tcPr>
            <w:tcW w:w="3769" w:type="dxa"/>
            <w:shd w:val="clear" w:color="auto" w:fill="auto"/>
            <w:vAlign w:val="center"/>
          </w:tcPr>
          <w:p w14:paraId="3932CFFA" w14:textId="77777777" w:rsidR="0085544F" w:rsidRPr="0085544F" w:rsidRDefault="0085544F" w:rsidP="00CA0ECD">
            <w:pPr>
              <w:rPr>
                <w:rFonts w:eastAsia="SimSun" w:cs="Arial"/>
                <w:lang w:val="en-029"/>
              </w:rPr>
            </w:pPr>
            <w:r w:rsidRPr="0085544F">
              <w:rPr>
                <w:rFonts w:eastAsia="SimSun" w:cs="Arial"/>
                <w:b/>
                <w:lang w:val="en-029"/>
              </w:rPr>
              <w:t>Spaces (0x20) filled.</w:t>
            </w:r>
          </w:p>
        </w:tc>
        <w:tc>
          <w:tcPr>
            <w:tcW w:w="3420" w:type="dxa"/>
            <w:shd w:val="clear" w:color="auto" w:fill="auto"/>
          </w:tcPr>
          <w:p w14:paraId="6D616C21" w14:textId="77777777" w:rsidR="0085544F" w:rsidRPr="00264C54" w:rsidRDefault="0085544F" w:rsidP="00CA0ECD">
            <w:pPr>
              <w:rPr>
                <w:rFonts w:eastAsia="SimSun" w:cs="Arial"/>
                <w:b/>
                <w:bCs/>
                <w:lang w:val="en-029"/>
              </w:rPr>
            </w:pPr>
            <w:r w:rsidRPr="00264C54">
              <w:rPr>
                <w:rFonts w:eastAsia="SimSun" w:cs="Arial"/>
                <w:b/>
                <w:bCs/>
                <w:highlight w:val="lightGray"/>
                <w:lang w:val="en-029"/>
              </w:rPr>
              <w:t>Not SPDH Standard</w:t>
            </w:r>
          </w:p>
        </w:tc>
      </w:tr>
    </w:tbl>
    <w:p w14:paraId="7B51CFE5" w14:textId="77777777" w:rsidR="0085544F" w:rsidRPr="0085544F" w:rsidRDefault="0085544F" w:rsidP="0085544F">
      <w:pPr>
        <w:spacing w:line="360" w:lineRule="auto"/>
        <w:rPr>
          <w:rFonts w:cs="Arial"/>
          <w:lang w:val="en-029"/>
        </w:rPr>
      </w:pPr>
    </w:p>
    <w:p w14:paraId="0CA1763C" w14:textId="77777777" w:rsidR="0085544F" w:rsidRDefault="0085544F" w:rsidP="003B4FEA">
      <w:pPr>
        <w:pStyle w:val="Heading4"/>
      </w:pPr>
      <w:r w:rsidRPr="0085544F">
        <w:t>Header for the Response</w:t>
      </w:r>
    </w:p>
    <w:p w14:paraId="2941A0F5" w14:textId="77777777" w:rsidR="003B4FEA" w:rsidRPr="003B4FEA" w:rsidRDefault="003B4FEA" w:rsidP="003B4FEA">
      <w:pPr>
        <w:rPr>
          <w:lang w:val="en-GB"/>
        </w:rPr>
      </w:pPr>
    </w:p>
    <w:tbl>
      <w:tblPr>
        <w:tblW w:w="10321" w:type="dxa"/>
        <w:tblBorders>
          <w:top w:val="single" w:sz="4" w:space="0" w:color="auto"/>
          <w:bottom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1235"/>
        <w:gridCol w:w="4255"/>
        <w:gridCol w:w="2916"/>
      </w:tblGrid>
      <w:tr w:rsidR="0085544F" w:rsidRPr="0085544F" w14:paraId="1A1EAEBB" w14:textId="77777777" w:rsidTr="003B4FEA">
        <w:trPr>
          <w:cantSplit/>
          <w:trHeight w:val="458"/>
          <w:tblHeader/>
        </w:trPr>
        <w:tc>
          <w:tcPr>
            <w:tcW w:w="1915" w:type="dxa"/>
            <w:shd w:val="clear" w:color="auto" w:fill="auto"/>
            <w:vAlign w:val="center"/>
          </w:tcPr>
          <w:p w14:paraId="55C8A394"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Header field name</w:t>
            </w:r>
          </w:p>
        </w:tc>
        <w:tc>
          <w:tcPr>
            <w:tcW w:w="1235" w:type="dxa"/>
            <w:shd w:val="clear" w:color="auto" w:fill="auto"/>
            <w:vAlign w:val="center"/>
          </w:tcPr>
          <w:p w14:paraId="0D385709" w14:textId="77777777" w:rsidR="0085544F" w:rsidRPr="0085544F" w:rsidRDefault="0085544F" w:rsidP="00B73D3B">
            <w:pPr>
              <w:spacing w:before="60" w:after="60"/>
              <w:jc w:val="center"/>
              <w:rPr>
                <w:rFonts w:eastAsia="SimSun" w:cs="Arial"/>
                <w:b/>
                <w:lang w:val="en-029"/>
              </w:rPr>
            </w:pPr>
            <w:r w:rsidRPr="0085544F">
              <w:rPr>
                <w:rFonts w:eastAsia="SimSun" w:cs="Arial"/>
                <w:b/>
                <w:lang w:val="en-029"/>
              </w:rPr>
              <w:t>Type and length</w:t>
            </w:r>
          </w:p>
        </w:tc>
        <w:tc>
          <w:tcPr>
            <w:tcW w:w="4255" w:type="dxa"/>
            <w:shd w:val="clear" w:color="auto" w:fill="auto"/>
            <w:vAlign w:val="center"/>
          </w:tcPr>
          <w:p w14:paraId="456FA7D2"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Description</w:t>
            </w:r>
          </w:p>
        </w:tc>
        <w:tc>
          <w:tcPr>
            <w:tcW w:w="2916" w:type="dxa"/>
            <w:shd w:val="clear" w:color="auto" w:fill="auto"/>
            <w:vAlign w:val="center"/>
          </w:tcPr>
          <w:p w14:paraId="6785FBED" w14:textId="77777777" w:rsidR="0085544F" w:rsidRPr="0085544F" w:rsidRDefault="0085544F" w:rsidP="00F52309">
            <w:pPr>
              <w:spacing w:before="60" w:after="60"/>
              <w:jc w:val="center"/>
              <w:rPr>
                <w:rFonts w:eastAsia="SimSun" w:cs="Arial"/>
                <w:b/>
                <w:lang w:val="en-029"/>
              </w:rPr>
            </w:pPr>
            <w:r w:rsidRPr="0085544F">
              <w:rPr>
                <w:rFonts w:eastAsia="SimSun" w:cs="Arial"/>
                <w:b/>
                <w:lang w:val="en-029"/>
              </w:rPr>
              <w:t>TD RCS</w:t>
            </w:r>
          </w:p>
        </w:tc>
      </w:tr>
      <w:tr w:rsidR="0085544F" w:rsidRPr="00264C54" w14:paraId="426CA513" w14:textId="77777777" w:rsidTr="003B4FEA">
        <w:trPr>
          <w:cantSplit/>
        </w:trPr>
        <w:tc>
          <w:tcPr>
            <w:tcW w:w="1915" w:type="dxa"/>
            <w:shd w:val="clear" w:color="auto" w:fill="auto"/>
            <w:vAlign w:val="center"/>
          </w:tcPr>
          <w:p w14:paraId="26220A89" w14:textId="77777777" w:rsidR="0085544F" w:rsidRPr="0085544F" w:rsidRDefault="0085544F" w:rsidP="004B49C6">
            <w:pPr>
              <w:spacing w:line="360" w:lineRule="auto"/>
              <w:rPr>
                <w:rFonts w:eastAsia="SimSun" w:cs="Arial"/>
                <w:lang w:val="en-029"/>
              </w:rPr>
            </w:pPr>
            <w:r w:rsidRPr="0085544F">
              <w:rPr>
                <w:rFonts w:eastAsia="SimSun" w:cs="Arial"/>
                <w:lang w:val="en-029"/>
              </w:rPr>
              <w:t>Version Number</w:t>
            </w:r>
          </w:p>
        </w:tc>
        <w:tc>
          <w:tcPr>
            <w:tcW w:w="1235" w:type="dxa"/>
            <w:shd w:val="clear" w:color="auto" w:fill="auto"/>
            <w:vAlign w:val="center"/>
          </w:tcPr>
          <w:p w14:paraId="02FAF201"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2 N</w:t>
            </w:r>
          </w:p>
        </w:tc>
        <w:tc>
          <w:tcPr>
            <w:tcW w:w="4255" w:type="dxa"/>
            <w:shd w:val="clear" w:color="auto" w:fill="auto"/>
            <w:vAlign w:val="center"/>
          </w:tcPr>
          <w:p w14:paraId="7022C7BC" w14:textId="77777777" w:rsidR="0085544F" w:rsidRPr="0085544F" w:rsidRDefault="0085544F" w:rsidP="004B49C6">
            <w:pPr>
              <w:spacing w:line="360" w:lineRule="auto"/>
              <w:rPr>
                <w:rFonts w:eastAsia="SimSun" w:cs="Arial"/>
                <w:lang w:val="en-029"/>
              </w:rPr>
            </w:pPr>
            <w:r w:rsidRPr="0085544F">
              <w:rPr>
                <w:rFonts w:eastAsia="SimSun" w:cs="Arial"/>
                <w:b/>
                <w:lang w:val="en-029"/>
              </w:rPr>
              <w:t>Echo-back to the terminal</w:t>
            </w:r>
          </w:p>
        </w:tc>
        <w:tc>
          <w:tcPr>
            <w:tcW w:w="2916" w:type="dxa"/>
            <w:shd w:val="clear" w:color="auto" w:fill="auto"/>
          </w:tcPr>
          <w:p w14:paraId="01555A0F" w14:textId="77777777" w:rsidR="0085544F" w:rsidRPr="00264C54" w:rsidRDefault="0085544F" w:rsidP="004B49C6">
            <w:pPr>
              <w:spacing w:line="360" w:lineRule="auto"/>
              <w:rPr>
                <w:rFonts w:eastAsia="SimSun" w:cs="Arial"/>
                <w:b/>
                <w:bCs/>
                <w:lang w:val="en-029"/>
              </w:rPr>
            </w:pPr>
            <w:r w:rsidRPr="00264C54">
              <w:rPr>
                <w:rFonts w:eastAsia="SimSun" w:cs="Arial"/>
                <w:b/>
                <w:bCs/>
                <w:lang w:val="en-029"/>
              </w:rPr>
              <w:t>Not SPDH Standard</w:t>
            </w:r>
          </w:p>
        </w:tc>
      </w:tr>
      <w:tr w:rsidR="0085544F" w:rsidRPr="00264C54" w14:paraId="748D2540" w14:textId="77777777" w:rsidTr="003B4FEA">
        <w:trPr>
          <w:cantSplit/>
        </w:trPr>
        <w:tc>
          <w:tcPr>
            <w:tcW w:w="1915" w:type="dxa"/>
            <w:shd w:val="clear" w:color="auto" w:fill="auto"/>
            <w:vAlign w:val="center"/>
          </w:tcPr>
          <w:p w14:paraId="5D05A983" w14:textId="77777777" w:rsidR="0085544F" w:rsidRPr="0085544F" w:rsidRDefault="0085544F" w:rsidP="004B49C6">
            <w:pPr>
              <w:spacing w:line="360" w:lineRule="auto"/>
              <w:rPr>
                <w:rFonts w:eastAsia="SimSun" w:cs="Arial"/>
                <w:lang w:val="en-029"/>
              </w:rPr>
            </w:pPr>
            <w:r w:rsidRPr="0085544F">
              <w:rPr>
                <w:rFonts w:eastAsia="SimSun" w:cs="Arial"/>
                <w:lang w:val="en-029"/>
              </w:rPr>
              <w:t>Application Indicator</w:t>
            </w:r>
          </w:p>
        </w:tc>
        <w:tc>
          <w:tcPr>
            <w:tcW w:w="1235" w:type="dxa"/>
            <w:shd w:val="clear" w:color="auto" w:fill="auto"/>
            <w:vAlign w:val="center"/>
          </w:tcPr>
          <w:p w14:paraId="3D44E334"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 A</w:t>
            </w:r>
          </w:p>
        </w:tc>
        <w:tc>
          <w:tcPr>
            <w:tcW w:w="4255" w:type="dxa"/>
            <w:shd w:val="clear" w:color="auto" w:fill="auto"/>
            <w:vAlign w:val="center"/>
          </w:tcPr>
          <w:p w14:paraId="16CD08DA" w14:textId="77777777" w:rsidR="0085544F" w:rsidRPr="0085544F" w:rsidRDefault="0085544F" w:rsidP="004B49C6">
            <w:pPr>
              <w:spacing w:line="360" w:lineRule="auto"/>
              <w:rPr>
                <w:rFonts w:eastAsia="SimSun" w:cs="Arial"/>
                <w:lang w:val="en-029"/>
              </w:rPr>
            </w:pPr>
            <w:r w:rsidRPr="0085544F">
              <w:rPr>
                <w:rFonts w:eastAsia="SimSun" w:cs="Arial"/>
                <w:b/>
                <w:lang w:val="en-029"/>
              </w:rPr>
              <w:t>Echo-back to the terminal</w:t>
            </w:r>
          </w:p>
        </w:tc>
        <w:tc>
          <w:tcPr>
            <w:tcW w:w="2916" w:type="dxa"/>
            <w:shd w:val="clear" w:color="auto" w:fill="auto"/>
          </w:tcPr>
          <w:p w14:paraId="52D94732" w14:textId="77777777" w:rsidR="0085544F" w:rsidRPr="00264C54" w:rsidRDefault="0085544F" w:rsidP="004B49C6">
            <w:pPr>
              <w:spacing w:line="360" w:lineRule="auto"/>
              <w:rPr>
                <w:rFonts w:eastAsia="SimSun" w:cs="Arial"/>
                <w:b/>
                <w:bCs/>
                <w:lang w:val="en-029"/>
              </w:rPr>
            </w:pPr>
            <w:r w:rsidRPr="00264C54">
              <w:rPr>
                <w:rFonts w:eastAsia="SimSun" w:cs="Arial"/>
                <w:b/>
                <w:bCs/>
                <w:lang w:val="en-029"/>
              </w:rPr>
              <w:t>Not SPDH Standard</w:t>
            </w:r>
          </w:p>
        </w:tc>
      </w:tr>
      <w:tr w:rsidR="0085544F" w:rsidRPr="00264C54" w14:paraId="7163F01F" w14:textId="77777777" w:rsidTr="003B4FEA">
        <w:trPr>
          <w:cantSplit/>
        </w:trPr>
        <w:tc>
          <w:tcPr>
            <w:tcW w:w="1915" w:type="dxa"/>
            <w:shd w:val="clear" w:color="auto" w:fill="auto"/>
            <w:vAlign w:val="center"/>
          </w:tcPr>
          <w:p w14:paraId="65DAEB27" w14:textId="77777777" w:rsidR="0085544F" w:rsidRPr="0085544F" w:rsidRDefault="0085544F" w:rsidP="004B49C6">
            <w:pPr>
              <w:spacing w:line="360" w:lineRule="auto"/>
              <w:rPr>
                <w:rFonts w:eastAsia="SimSun" w:cs="Arial"/>
                <w:lang w:val="en-029"/>
              </w:rPr>
            </w:pPr>
            <w:r w:rsidRPr="0085544F">
              <w:rPr>
                <w:rFonts w:eastAsia="SimSun" w:cs="Arial"/>
                <w:lang w:val="en-029"/>
              </w:rPr>
              <w:t>Processor Indicator</w:t>
            </w:r>
          </w:p>
        </w:tc>
        <w:tc>
          <w:tcPr>
            <w:tcW w:w="1235" w:type="dxa"/>
            <w:shd w:val="clear" w:color="auto" w:fill="auto"/>
            <w:vAlign w:val="center"/>
          </w:tcPr>
          <w:p w14:paraId="1A7C2E62"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2 AN</w:t>
            </w:r>
          </w:p>
        </w:tc>
        <w:tc>
          <w:tcPr>
            <w:tcW w:w="4255" w:type="dxa"/>
            <w:shd w:val="clear" w:color="auto" w:fill="auto"/>
            <w:vAlign w:val="center"/>
          </w:tcPr>
          <w:p w14:paraId="290C18B4" w14:textId="77777777" w:rsidR="0085544F" w:rsidRPr="0085544F" w:rsidDel="001C300E" w:rsidRDefault="0085544F" w:rsidP="004B49C6">
            <w:pPr>
              <w:spacing w:line="360" w:lineRule="auto"/>
              <w:rPr>
                <w:rFonts w:eastAsia="SimSun" w:cs="Arial"/>
                <w:lang w:val="en-029"/>
              </w:rPr>
            </w:pPr>
            <w:r w:rsidRPr="0085544F">
              <w:rPr>
                <w:rFonts w:eastAsia="SimSun" w:cs="Arial"/>
                <w:b/>
                <w:lang w:val="en-029"/>
              </w:rPr>
              <w:t>Echo-back to the terminal</w:t>
            </w:r>
          </w:p>
        </w:tc>
        <w:tc>
          <w:tcPr>
            <w:tcW w:w="2916" w:type="dxa"/>
            <w:shd w:val="clear" w:color="auto" w:fill="auto"/>
          </w:tcPr>
          <w:p w14:paraId="501C8695" w14:textId="77777777" w:rsidR="0085544F" w:rsidRPr="00264C54" w:rsidRDefault="0085544F" w:rsidP="004B49C6">
            <w:pPr>
              <w:spacing w:line="360" w:lineRule="auto"/>
              <w:rPr>
                <w:rFonts w:eastAsia="SimSun" w:cs="Arial"/>
                <w:b/>
                <w:bCs/>
                <w:lang w:val="en-029"/>
              </w:rPr>
            </w:pPr>
            <w:r w:rsidRPr="00264C54">
              <w:rPr>
                <w:rFonts w:eastAsia="SimSun" w:cs="Arial"/>
                <w:b/>
                <w:bCs/>
                <w:lang w:val="en-029"/>
              </w:rPr>
              <w:t>Not SPDH Standard</w:t>
            </w:r>
          </w:p>
        </w:tc>
      </w:tr>
      <w:tr w:rsidR="0085544F" w:rsidRPr="0085544F" w14:paraId="3DAF1773" w14:textId="77777777" w:rsidTr="003B4FEA">
        <w:trPr>
          <w:cantSplit/>
        </w:trPr>
        <w:tc>
          <w:tcPr>
            <w:tcW w:w="1915" w:type="dxa"/>
            <w:shd w:val="clear" w:color="auto" w:fill="auto"/>
            <w:vAlign w:val="center"/>
          </w:tcPr>
          <w:p w14:paraId="21FFC7FB" w14:textId="77777777" w:rsidR="0085544F" w:rsidRPr="0085544F" w:rsidRDefault="0085544F" w:rsidP="004B49C6">
            <w:pPr>
              <w:spacing w:line="360" w:lineRule="auto"/>
              <w:rPr>
                <w:rFonts w:eastAsia="SimSun" w:cs="Arial"/>
                <w:lang w:val="en-029"/>
              </w:rPr>
            </w:pPr>
            <w:r w:rsidRPr="0085544F">
              <w:rPr>
                <w:rFonts w:eastAsia="SimSun" w:cs="Arial"/>
                <w:lang w:val="en-029"/>
              </w:rPr>
              <w:t>Transmission number</w:t>
            </w:r>
          </w:p>
        </w:tc>
        <w:tc>
          <w:tcPr>
            <w:tcW w:w="1235" w:type="dxa"/>
            <w:shd w:val="clear" w:color="auto" w:fill="auto"/>
            <w:vAlign w:val="center"/>
          </w:tcPr>
          <w:p w14:paraId="6CA79F41"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2 N</w:t>
            </w:r>
          </w:p>
        </w:tc>
        <w:tc>
          <w:tcPr>
            <w:tcW w:w="4255" w:type="dxa"/>
            <w:shd w:val="clear" w:color="auto" w:fill="auto"/>
            <w:vAlign w:val="center"/>
          </w:tcPr>
          <w:p w14:paraId="75956DDB" w14:textId="77777777" w:rsidR="0085544F" w:rsidRPr="0085544F" w:rsidRDefault="0085544F" w:rsidP="004B49C6">
            <w:pPr>
              <w:spacing w:line="360" w:lineRule="auto"/>
              <w:rPr>
                <w:rFonts w:eastAsia="SimSun" w:cs="Arial"/>
                <w:lang w:val="en-029"/>
              </w:rPr>
            </w:pPr>
            <w:r w:rsidRPr="0085544F">
              <w:rPr>
                <w:rFonts w:eastAsia="SimSun" w:cs="Arial"/>
                <w:b/>
                <w:lang w:val="en-029"/>
              </w:rPr>
              <w:t>Echo-back to the terminal</w:t>
            </w:r>
          </w:p>
        </w:tc>
        <w:tc>
          <w:tcPr>
            <w:tcW w:w="2916" w:type="dxa"/>
            <w:shd w:val="clear" w:color="auto" w:fill="auto"/>
          </w:tcPr>
          <w:p w14:paraId="00A46479" w14:textId="77777777" w:rsidR="0085544F" w:rsidRPr="0085544F" w:rsidRDefault="0085544F" w:rsidP="004B49C6">
            <w:pPr>
              <w:spacing w:line="360" w:lineRule="auto"/>
              <w:rPr>
                <w:rFonts w:eastAsia="SimSun" w:cs="Arial"/>
                <w:b/>
                <w:lang w:val="en-029"/>
              </w:rPr>
            </w:pPr>
          </w:p>
        </w:tc>
      </w:tr>
      <w:tr w:rsidR="0085544F" w:rsidRPr="0085544F" w14:paraId="0DD9D676" w14:textId="77777777" w:rsidTr="003B4FEA">
        <w:trPr>
          <w:cantSplit/>
        </w:trPr>
        <w:tc>
          <w:tcPr>
            <w:tcW w:w="1915" w:type="dxa"/>
            <w:shd w:val="clear" w:color="auto" w:fill="auto"/>
            <w:vAlign w:val="center"/>
          </w:tcPr>
          <w:p w14:paraId="0123780A" w14:textId="77777777" w:rsidR="0085544F" w:rsidRPr="0085544F" w:rsidRDefault="0085544F" w:rsidP="004B49C6">
            <w:pPr>
              <w:spacing w:line="360" w:lineRule="auto"/>
              <w:rPr>
                <w:rFonts w:eastAsia="SimSun" w:cs="Arial"/>
                <w:lang w:val="en-029"/>
              </w:rPr>
            </w:pPr>
            <w:r w:rsidRPr="0085544F">
              <w:rPr>
                <w:rFonts w:eastAsia="SimSun" w:cs="Arial"/>
                <w:lang w:val="en-029"/>
              </w:rPr>
              <w:t>Terminal ID</w:t>
            </w:r>
          </w:p>
        </w:tc>
        <w:tc>
          <w:tcPr>
            <w:tcW w:w="1235" w:type="dxa"/>
            <w:shd w:val="clear" w:color="auto" w:fill="auto"/>
            <w:vAlign w:val="center"/>
          </w:tcPr>
          <w:p w14:paraId="48C0CDBB"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16 AN</w:t>
            </w:r>
          </w:p>
        </w:tc>
        <w:tc>
          <w:tcPr>
            <w:tcW w:w="4255" w:type="dxa"/>
            <w:shd w:val="clear" w:color="auto" w:fill="auto"/>
            <w:vAlign w:val="center"/>
          </w:tcPr>
          <w:p w14:paraId="27A15E52" w14:textId="77777777" w:rsidR="0085544F" w:rsidRPr="0085544F" w:rsidRDefault="0085544F" w:rsidP="004B49C6">
            <w:pPr>
              <w:spacing w:line="360" w:lineRule="auto"/>
              <w:rPr>
                <w:rFonts w:eastAsia="SimSun" w:cs="Arial"/>
                <w:lang w:val="en-029"/>
              </w:rPr>
            </w:pPr>
            <w:r w:rsidRPr="0085544F">
              <w:rPr>
                <w:rFonts w:eastAsia="SimSun" w:cs="Arial"/>
                <w:b/>
                <w:lang w:val="en-029"/>
              </w:rPr>
              <w:t>Echo-back to the terminal</w:t>
            </w:r>
          </w:p>
        </w:tc>
        <w:tc>
          <w:tcPr>
            <w:tcW w:w="2916" w:type="dxa"/>
            <w:shd w:val="clear" w:color="auto" w:fill="auto"/>
          </w:tcPr>
          <w:p w14:paraId="74AC377E" w14:textId="77777777" w:rsidR="0085544F" w:rsidRPr="0085544F" w:rsidRDefault="0085544F" w:rsidP="004B49C6">
            <w:pPr>
              <w:spacing w:line="360" w:lineRule="auto"/>
              <w:rPr>
                <w:rFonts w:eastAsia="SimSun" w:cs="Arial"/>
                <w:b/>
                <w:lang w:val="en-029"/>
              </w:rPr>
            </w:pPr>
          </w:p>
        </w:tc>
      </w:tr>
      <w:tr w:rsidR="0085544F" w:rsidRPr="0085544F" w14:paraId="1C0D3760" w14:textId="77777777" w:rsidTr="003B4FEA">
        <w:trPr>
          <w:cantSplit/>
        </w:trPr>
        <w:tc>
          <w:tcPr>
            <w:tcW w:w="1915" w:type="dxa"/>
            <w:shd w:val="clear" w:color="auto" w:fill="auto"/>
            <w:vAlign w:val="center"/>
          </w:tcPr>
          <w:p w14:paraId="79051FBE" w14:textId="77777777" w:rsidR="0085544F" w:rsidRPr="0085544F" w:rsidRDefault="0085544F" w:rsidP="004B49C6">
            <w:pPr>
              <w:spacing w:line="360" w:lineRule="auto"/>
              <w:rPr>
                <w:rFonts w:eastAsia="SimSun" w:cs="Arial"/>
                <w:lang w:val="en-029"/>
              </w:rPr>
            </w:pPr>
          </w:p>
        </w:tc>
        <w:tc>
          <w:tcPr>
            <w:tcW w:w="1235" w:type="dxa"/>
            <w:shd w:val="clear" w:color="auto" w:fill="auto"/>
            <w:vAlign w:val="center"/>
          </w:tcPr>
          <w:p w14:paraId="549FA2AD" w14:textId="77777777" w:rsidR="0085544F" w:rsidRPr="0085544F" w:rsidRDefault="0085544F" w:rsidP="00B73D3B">
            <w:pPr>
              <w:spacing w:line="360" w:lineRule="auto"/>
              <w:jc w:val="center"/>
              <w:rPr>
                <w:rFonts w:eastAsia="SimSun" w:cs="Arial"/>
                <w:lang w:val="en-029"/>
              </w:rPr>
            </w:pPr>
          </w:p>
        </w:tc>
        <w:tc>
          <w:tcPr>
            <w:tcW w:w="4255" w:type="dxa"/>
            <w:shd w:val="clear" w:color="auto" w:fill="auto"/>
            <w:vAlign w:val="center"/>
          </w:tcPr>
          <w:p w14:paraId="0B309AFF" w14:textId="77777777" w:rsidR="0085544F" w:rsidRPr="0085544F" w:rsidRDefault="0085544F" w:rsidP="004B49C6">
            <w:pPr>
              <w:spacing w:line="360" w:lineRule="auto"/>
              <w:rPr>
                <w:rFonts w:eastAsia="SimSun" w:cs="Arial"/>
                <w:lang w:val="en-029"/>
              </w:rPr>
            </w:pPr>
          </w:p>
        </w:tc>
        <w:tc>
          <w:tcPr>
            <w:tcW w:w="2916" w:type="dxa"/>
            <w:shd w:val="clear" w:color="auto" w:fill="auto"/>
          </w:tcPr>
          <w:p w14:paraId="62B6DB70" w14:textId="77777777" w:rsidR="0085544F" w:rsidRPr="00264C54" w:rsidRDefault="0085544F" w:rsidP="004B49C6">
            <w:pPr>
              <w:spacing w:line="360" w:lineRule="auto"/>
              <w:rPr>
                <w:rFonts w:eastAsia="SimSun" w:cs="Arial"/>
                <w:lang w:val="en-029"/>
              </w:rPr>
            </w:pPr>
            <w:r w:rsidRPr="00264C54">
              <w:rPr>
                <w:rFonts w:eastAsia="SimSun" w:cs="Arial"/>
                <w:lang w:val="en-029"/>
              </w:rPr>
              <w:t>No SPDH Employee ID is present, 6 AN</w:t>
            </w:r>
          </w:p>
        </w:tc>
      </w:tr>
      <w:tr w:rsidR="0085544F" w:rsidRPr="0085544F" w14:paraId="70D01A79" w14:textId="77777777" w:rsidTr="003B4FEA">
        <w:trPr>
          <w:cantSplit/>
        </w:trPr>
        <w:tc>
          <w:tcPr>
            <w:tcW w:w="1915" w:type="dxa"/>
            <w:shd w:val="clear" w:color="auto" w:fill="auto"/>
            <w:vAlign w:val="center"/>
          </w:tcPr>
          <w:p w14:paraId="42120FA1" w14:textId="77777777" w:rsidR="0085544F" w:rsidRPr="0085544F" w:rsidRDefault="0085544F" w:rsidP="004B49C6">
            <w:pPr>
              <w:spacing w:line="360" w:lineRule="auto"/>
              <w:rPr>
                <w:rFonts w:eastAsia="SimSun" w:cs="Arial"/>
                <w:lang w:val="en-029"/>
              </w:rPr>
            </w:pPr>
            <w:r w:rsidRPr="0085544F">
              <w:rPr>
                <w:rFonts w:eastAsia="SimSun" w:cs="Arial"/>
                <w:lang w:val="en-029"/>
              </w:rPr>
              <w:t>Transaction Date</w:t>
            </w:r>
          </w:p>
        </w:tc>
        <w:tc>
          <w:tcPr>
            <w:tcW w:w="1235" w:type="dxa"/>
            <w:shd w:val="clear" w:color="auto" w:fill="auto"/>
            <w:vAlign w:val="center"/>
          </w:tcPr>
          <w:p w14:paraId="49EE5E57"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10 AN</w:t>
            </w:r>
          </w:p>
        </w:tc>
        <w:tc>
          <w:tcPr>
            <w:tcW w:w="4255" w:type="dxa"/>
            <w:shd w:val="clear" w:color="auto" w:fill="auto"/>
            <w:vAlign w:val="center"/>
          </w:tcPr>
          <w:p w14:paraId="58A61B0D" w14:textId="77777777" w:rsidR="0085544F" w:rsidRPr="0085544F" w:rsidRDefault="0085544F" w:rsidP="004B49C6">
            <w:pPr>
              <w:spacing w:line="360" w:lineRule="auto"/>
              <w:rPr>
                <w:rFonts w:eastAsia="SimSun" w:cs="Arial"/>
                <w:b/>
                <w:lang w:val="en-029"/>
              </w:rPr>
            </w:pPr>
            <w:r w:rsidRPr="0085544F">
              <w:rPr>
                <w:rFonts w:eastAsia="SimSun" w:cs="Arial"/>
                <w:b/>
                <w:lang w:val="en-029"/>
              </w:rPr>
              <w:t>RCS Processor Host Date</w:t>
            </w:r>
          </w:p>
          <w:p w14:paraId="7768ADB1" w14:textId="77777777" w:rsidR="0085544F" w:rsidRPr="0085544F" w:rsidRDefault="0085544F" w:rsidP="004B49C6">
            <w:pPr>
              <w:spacing w:line="360" w:lineRule="auto"/>
              <w:rPr>
                <w:rFonts w:eastAsia="SimSun" w:cs="Arial"/>
                <w:lang w:val="en-029"/>
              </w:rPr>
            </w:pPr>
            <w:r w:rsidRPr="0085544F">
              <w:rPr>
                <w:rFonts w:eastAsia="SimSun" w:cs="Arial"/>
                <w:lang w:val="en-029"/>
              </w:rPr>
              <w:t>YYYY-MM-DD</w:t>
            </w:r>
          </w:p>
        </w:tc>
        <w:tc>
          <w:tcPr>
            <w:tcW w:w="2916" w:type="dxa"/>
            <w:shd w:val="clear" w:color="auto" w:fill="auto"/>
          </w:tcPr>
          <w:p w14:paraId="05DC55B1" w14:textId="77777777" w:rsidR="0085544F" w:rsidRPr="00264C54" w:rsidRDefault="0085544F" w:rsidP="004B49C6">
            <w:pPr>
              <w:spacing w:line="360" w:lineRule="auto"/>
              <w:rPr>
                <w:rFonts w:eastAsia="SimSun" w:cs="Arial"/>
                <w:lang w:val="en-029"/>
              </w:rPr>
            </w:pPr>
            <w:r w:rsidRPr="00264C54">
              <w:rPr>
                <w:rFonts w:eastAsia="SimSun" w:cs="Arial"/>
                <w:lang w:val="en-029"/>
              </w:rPr>
              <w:t>SPDH Standard is YYMMDD, 6 AN</w:t>
            </w:r>
          </w:p>
        </w:tc>
      </w:tr>
      <w:tr w:rsidR="0085544F" w:rsidRPr="0085544F" w14:paraId="678B13BE" w14:textId="77777777" w:rsidTr="003B4FEA">
        <w:trPr>
          <w:cantSplit/>
        </w:trPr>
        <w:tc>
          <w:tcPr>
            <w:tcW w:w="1915" w:type="dxa"/>
            <w:shd w:val="clear" w:color="auto" w:fill="auto"/>
            <w:vAlign w:val="center"/>
          </w:tcPr>
          <w:p w14:paraId="7A94967B" w14:textId="77777777" w:rsidR="0085544F" w:rsidRPr="0085544F" w:rsidRDefault="0085544F" w:rsidP="004B49C6">
            <w:pPr>
              <w:spacing w:line="360" w:lineRule="auto"/>
              <w:rPr>
                <w:rFonts w:eastAsia="SimSun" w:cs="Arial"/>
                <w:lang w:val="en-029"/>
              </w:rPr>
            </w:pPr>
            <w:r w:rsidRPr="0085544F">
              <w:rPr>
                <w:rFonts w:eastAsia="SimSun" w:cs="Arial"/>
                <w:lang w:val="en-029"/>
              </w:rPr>
              <w:t>Transaction Time</w:t>
            </w:r>
          </w:p>
        </w:tc>
        <w:tc>
          <w:tcPr>
            <w:tcW w:w="1235" w:type="dxa"/>
            <w:shd w:val="clear" w:color="auto" w:fill="auto"/>
            <w:vAlign w:val="center"/>
          </w:tcPr>
          <w:p w14:paraId="315DD6B5"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8 AN</w:t>
            </w:r>
          </w:p>
        </w:tc>
        <w:tc>
          <w:tcPr>
            <w:tcW w:w="4255" w:type="dxa"/>
            <w:shd w:val="clear" w:color="auto" w:fill="auto"/>
            <w:vAlign w:val="center"/>
          </w:tcPr>
          <w:p w14:paraId="7802B87D" w14:textId="77777777" w:rsidR="0085544F" w:rsidRPr="0085544F" w:rsidRDefault="0085544F" w:rsidP="004B49C6">
            <w:pPr>
              <w:spacing w:line="360" w:lineRule="auto"/>
              <w:rPr>
                <w:rFonts w:eastAsia="SimSun" w:cs="Arial"/>
                <w:b/>
                <w:lang w:val="en-029"/>
              </w:rPr>
            </w:pPr>
            <w:r w:rsidRPr="0085544F">
              <w:rPr>
                <w:rFonts w:eastAsia="SimSun" w:cs="Arial"/>
                <w:b/>
                <w:lang w:val="en-029"/>
              </w:rPr>
              <w:t>RCS Processor Host time</w:t>
            </w:r>
          </w:p>
          <w:p w14:paraId="1B6C9257" w14:textId="77777777" w:rsidR="0085544F" w:rsidRPr="0085544F" w:rsidRDefault="0085544F" w:rsidP="004B49C6">
            <w:pPr>
              <w:spacing w:line="360" w:lineRule="auto"/>
              <w:rPr>
                <w:rFonts w:eastAsia="SimSun" w:cs="Arial"/>
                <w:lang w:val="en-029"/>
              </w:rPr>
            </w:pPr>
            <w:r w:rsidRPr="0085544F">
              <w:rPr>
                <w:rFonts w:eastAsia="SimSun" w:cs="Arial"/>
                <w:lang w:val="en-029"/>
              </w:rPr>
              <w:t>HH-MM-SS</w:t>
            </w:r>
          </w:p>
        </w:tc>
        <w:tc>
          <w:tcPr>
            <w:tcW w:w="2916" w:type="dxa"/>
            <w:shd w:val="clear" w:color="auto" w:fill="auto"/>
          </w:tcPr>
          <w:p w14:paraId="2F36E20F" w14:textId="77777777" w:rsidR="0085544F" w:rsidRPr="00264C54" w:rsidRDefault="0085544F" w:rsidP="004B49C6">
            <w:pPr>
              <w:spacing w:line="360" w:lineRule="auto"/>
              <w:rPr>
                <w:rFonts w:eastAsia="SimSun" w:cs="Arial"/>
                <w:lang w:val="en-029"/>
              </w:rPr>
            </w:pPr>
            <w:r w:rsidRPr="00264C54">
              <w:rPr>
                <w:rFonts w:eastAsia="SimSun" w:cs="Arial"/>
                <w:lang w:val="en-029"/>
              </w:rPr>
              <w:t>SPDH Standard is HHMMDD, 6 AN</w:t>
            </w:r>
          </w:p>
        </w:tc>
      </w:tr>
      <w:tr w:rsidR="0085544F" w:rsidRPr="0085544F" w14:paraId="0904C10E" w14:textId="77777777" w:rsidTr="003B4FEA">
        <w:trPr>
          <w:cantSplit/>
        </w:trPr>
        <w:tc>
          <w:tcPr>
            <w:tcW w:w="1915" w:type="dxa"/>
            <w:shd w:val="clear" w:color="auto" w:fill="auto"/>
            <w:vAlign w:val="center"/>
          </w:tcPr>
          <w:p w14:paraId="5D814600" w14:textId="77777777" w:rsidR="0085544F" w:rsidRPr="0085544F" w:rsidRDefault="0085544F" w:rsidP="004B49C6">
            <w:pPr>
              <w:spacing w:line="360" w:lineRule="auto"/>
              <w:rPr>
                <w:rFonts w:eastAsia="SimSun" w:cs="Arial"/>
                <w:lang w:val="en-029"/>
              </w:rPr>
            </w:pPr>
            <w:r w:rsidRPr="0085544F">
              <w:rPr>
                <w:rFonts w:eastAsia="SimSun" w:cs="Arial"/>
                <w:lang w:val="en-029"/>
              </w:rPr>
              <w:t>Transaction Code</w:t>
            </w:r>
          </w:p>
        </w:tc>
        <w:tc>
          <w:tcPr>
            <w:tcW w:w="1235" w:type="dxa"/>
            <w:shd w:val="clear" w:color="auto" w:fill="auto"/>
            <w:vAlign w:val="center"/>
          </w:tcPr>
          <w:p w14:paraId="43675002"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2 N</w:t>
            </w:r>
          </w:p>
        </w:tc>
        <w:tc>
          <w:tcPr>
            <w:tcW w:w="4255" w:type="dxa"/>
            <w:shd w:val="clear" w:color="auto" w:fill="auto"/>
            <w:vAlign w:val="center"/>
          </w:tcPr>
          <w:p w14:paraId="6D7526AE" w14:textId="77777777" w:rsidR="0085544F" w:rsidRPr="0085544F" w:rsidRDefault="0085544F" w:rsidP="004B49C6">
            <w:pPr>
              <w:spacing w:line="360" w:lineRule="auto"/>
              <w:rPr>
                <w:rFonts w:eastAsia="SimSun" w:cs="Arial"/>
                <w:b/>
                <w:lang w:val="en-029"/>
              </w:rPr>
            </w:pPr>
            <w:r w:rsidRPr="0085544F">
              <w:rPr>
                <w:rFonts w:eastAsia="SimSun" w:cs="Arial"/>
                <w:b/>
                <w:lang w:val="en-029"/>
              </w:rPr>
              <w:t>Echo-back to the terminal</w:t>
            </w:r>
          </w:p>
        </w:tc>
        <w:tc>
          <w:tcPr>
            <w:tcW w:w="2916" w:type="dxa"/>
            <w:shd w:val="clear" w:color="auto" w:fill="auto"/>
          </w:tcPr>
          <w:p w14:paraId="4259C5C4" w14:textId="77777777" w:rsidR="0085544F" w:rsidRPr="0085544F" w:rsidRDefault="0085544F" w:rsidP="004B49C6">
            <w:pPr>
              <w:spacing w:line="360" w:lineRule="auto"/>
              <w:rPr>
                <w:rFonts w:eastAsia="SimSun" w:cs="Arial"/>
                <w:b/>
                <w:lang w:val="en-029"/>
              </w:rPr>
            </w:pPr>
          </w:p>
        </w:tc>
      </w:tr>
      <w:tr w:rsidR="0085544F" w:rsidRPr="0085544F" w14:paraId="69B5B86A" w14:textId="77777777" w:rsidTr="003B4FEA">
        <w:trPr>
          <w:cantSplit/>
        </w:trPr>
        <w:tc>
          <w:tcPr>
            <w:tcW w:w="1915" w:type="dxa"/>
            <w:shd w:val="clear" w:color="auto" w:fill="auto"/>
            <w:vAlign w:val="center"/>
          </w:tcPr>
          <w:p w14:paraId="166EE931" w14:textId="77777777" w:rsidR="0085544F" w:rsidRPr="0085544F" w:rsidRDefault="0085544F" w:rsidP="004B49C6">
            <w:pPr>
              <w:spacing w:line="360" w:lineRule="auto"/>
              <w:rPr>
                <w:rFonts w:eastAsia="SimSun" w:cs="Arial"/>
                <w:lang w:val="en-029"/>
              </w:rPr>
            </w:pPr>
            <w:r w:rsidRPr="0085544F">
              <w:rPr>
                <w:rFonts w:eastAsia="SimSun" w:cs="Arial"/>
                <w:lang w:val="en-029"/>
              </w:rPr>
              <w:t>Flag 1</w:t>
            </w:r>
          </w:p>
        </w:tc>
        <w:tc>
          <w:tcPr>
            <w:tcW w:w="1235" w:type="dxa"/>
            <w:shd w:val="clear" w:color="auto" w:fill="auto"/>
            <w:vAlign w:val="center"/>
          </w:tcPr>
          <w:p w14:paraId="37F4ABA2"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 AN</w:t>
            </w:r>
          </w:p>
        </w:tc>
        <w:tc>
          <w:tcPr>
            <w:tcW w:w="4255" w:type="dxa"/>
            <w:shd w:val="clear" w:color="auto" w:fill="auto"/>
          </w:tcPr>
          <w:p w14:paraId="40692D7C" w14:textId="77777777" w:rsidR="0085544F" w:rsidRPr="0085544F" w:rsidRDefault="0085544F" w:rsidP="004B49C6">
            <w:pPr>
              <w:rPr>
                <w:rFonts w:eastAsia="SimSun" w:cs="Arial"/>
                <w:b/>
                <w:lang w:val="en-029"/>
              </w:rPr>
            </w:pPr>
            <w:r w:rsidRPr="0085544F">
              <w:rPr>
                <w:rFonts w:eastAsia="SimSun" w:cs="Arial"/>
                <w:b/>
                <w:lang w:val="en-029"/>
              </w:rPr>
              <w:t>Echo-back to the terminal</w:t>
            </w:r>
          </w:p>
        </w:tc>
        <w:tc>
          <w:tcPr>
            <w:tcW w:w="2916" w:type="dxa"/>
            <w:shd w:val="clear" w:color="auto" w:fill="auto"/>
          </w:tcPr>
          <w:p w14:paraId="1E02BA67" w14:textId="77777777" w:rsidR="0085544F" w:rsidRPr="0085544F" w:rsidRDefault="0085544F" w:rsidP="004B49C6">
            <w:pPr>
              <w:rPr>
                <w:rFonts w:eastAsia="SimSun" w:cs="Arial"/>
                <w:b/>
                <w:lang w:val="en-029"/>
              </w:rPr>
            </w:pPr>
          </w:p>
        </w:tc>
      </w:tr>
      <w:tr w:rsidR="0085544F" w:rsidRPr="0085544F" w14:paraId="0ED8E19D" w14:textId="77777777" w:rsidTr="003B4FEA">
        <w:trPr>
          <w:cantSplit/>
        </w:trPr>
        <w:tc>
          <w:tcPr>
            <w:tcW w:w="1915" w:type="dxa"/>
            <w:shd w:val="clear" w:color="auto" w:fill="auto"/>
            <w:vAlign w:val="center"/>
          </w:tcPr>
          <w:p w14:paraId="7B70A0C8" w14:textId="77777777" w:rsidR="0085544F" w:rsidRPr="0085544F" w:rsidRDefault="0085544F" w:rsidP="004B49C6">
            <w:pPr>
              <w:spacing w:line="360" w:lineRule="auto"/>
              <w:rPr>
                <w:rFonts w:eastAsia="SimSun" w:cs="Arial"/>
                <w:lang w:val="en-029"/>
              </w:rPr>
            </w:pPr>
            <w:r w:rsidRPr="0085544F">
              <w:rPr>
                <w:rFonts w:eastAsia="SimSun" w:cs="Arial"/>
                <w:lang w:val="en-029"/>
              </w:rPr>
              <w:t>Flag 2</w:t>
            </w:r>
          </w:p>
        </w:tc>
        <w:tc>
          <w:tcPr>
            <w:tcW w:w="1235" w:type="dxa"/>
            <w:shd w:val="clear" w:color="auto" w:fill="auto"/>
            <w:vAlign w:val="center"/>
          </w:tcPr>
          <w:p w14:paraId="2AD5168A"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 AN</w:t>
            </w:r>
          </w:p>
        </w:tc>
        <w:tc>
          <w:tcPr>
            <w:tcW w:w="4255" w:type="dxa"/>
            <w:shd w:val="clear" w:color="auto" w:fill="auto"/>
          </w:tcPr>
          <w:p w14:paraId="4BCE659A" w14:textId="77777777" w:rsidR="0085544F" w:rsidRPr="0085544F" w:rsidRDefault="0085544F" w:rsidP="004B49C6">
            <w:pPr>
              <w:rPr>
                <w:rFonts w:eastAsia="SimSun" w:cs="Arial"/>
                <w:b/>
                <w:lang w:val="en-029"/>
              </w:rPr>
            </w:pPr>
            <w:r w:rsidRPr="0085544F">
              <w:rPr>
                <w:rFonts w:eastAsia="SimSun" w:cs="Arial"/>
                <w:b/>
                <w:lang w:val="en-029"/>
              </w:rPr>
              <w:t>Echo-back to the terminal</w:t>
            </w:r>
          </w:p>
        </w:tc>
        <w:tc>
          <w:tcPr>
            <w:tcW w:w="2916" w:type="dxa"/>
            <w:shd w:val="clear" w:color="auto" w:fill="auto"/>
          </w:tcPr>
          <w:p w14:paraId="481CAAFF" w14:textId="77777777" w:rsidR="0085544F" w:rsidRPr="0085544F" w:rsidRDefault="0085544F" w:rsidP="004B49C6">
            <w:pPr>
              <w:rPr>
                <w:rFonts w:eastAsia="SimSun" w:cs="Arial"/>
                <w:b/>
                <w:lang w:val="en-029"/>
              </w:rPr>
            </w:pPr>
          </w:p>
        </w:tc>
      </w:tr>
      <w:tr w:rsidR="0085544F" w:rsidRPr="0085544F" w14:paraId="004540B1" w14:textId="77777777" w:rsidTr="003B4FEA">
        <w:trPr>
          <w:cantSplit/>
        </w:trPr>
        <w:tc>
          <w:tcPr>
            <w:tcW w:w="1915" w:type="dxa"/>
            <w:shd w:val="clear" w:color="auto" w:fill="auto"/>
            <w:vAlign w:val="center"/>
          </w:tcPr>
          <w:p w14:paraId="315409DF" w14:textId="77777777" w:rsidR="0085544F" w:rsidRPr="0085544F" w:rsidRDefault="0085544F" w:rsidP="004B49C6">
            <w:pPr>
              <w:spacing w:line="360" w:lineRule="auto"/>
              <w:rPr>
                <w:rFonts w:eastAsia="SimSun" w:cs="Arial"/>
                <w:lang w:val="en-029"/>
              </w:rPr>
            </w:pPr>
            <w:r w:rsidRPr="0085544F">
              <w:rPr>
                <w:rFonts w:eastAsia="SimSun" w:cs="Arial"/>
                <w:lang w:val="en-029"/>
              </w:rPr>
              <w:lastRenderedPageBreak/>
              <w:t>Flag 3</w:t>
            </w:r>
          </w:p>
        </w:tc>
        <w:tc>
          <w:tcPr>
            <w:tcW w:w="1235" w:type="dxa"/>
            <w:shd w:val="clear" w:color="auto" w:fill="auto"/>
            <w:vAlign w:val="center"/>
          </w:tcPr>
          <w:p w14:paraId="000B6E95" w14:textId="77777777" w:rsidR="0085544F" w:rsidRPr="0085544F" w:rsidRDefault="0085544F" w:rsidP="00B73D3B">
            <w:pPr>
              <w:spacing w:line="360" w:lineRule="auto"/>
              <w:jc w:val="center"/>
              <w:rPr>
                <w:rFonts w:eastAsia="SimSun" w:cs="Arial"/>
                <w:lang w:val="en-029"/>
              </w:rPr>
            </w:pPr>
            <w:r w:rsidRPr="0085544F">
              <w:rPr>
                <w:rFonts w:eastAsia="SimSun" w:cs="Arial"/>
                <w:lang w:val="en-029"/>
              </w:rPr>
              <w:t>1 AN</w:t>
            </w:r>
          </w:p>
        </w:tc>
        <w:tc>
          <w:tcPr>
            <w:tcW w:w="4255" w:type="dxa"/>
            <w:shd w:val="clear" w:color="auto" w:fill="auto"/>
          </w:tcPr>
          <w:p w14:paraId="519DF0F1" w14:textId="77777777" w:rsidR="0085544F" w:rsidRPr="0085544F" w:rsidRDefault="0085544F" w:rsidP="004B49C6">
            <w:pPr>
              <w:rPr>
                <w:rFonts w:eastAsia="SimSun" w:cs="Arial"/>
                <w:b/>
                <w:lang w:val="en-029"/>
              </w:rPr>
            </w:pPr>
            <w:r w:rsidRPr="0085544F">
              <w:rPr>
                <w:rFonts w:eastAsia="SimSun" w:cs="Arial"/>
                <w:b/>
                <w:lang w:val="en-029"/>
              </w:rPr>
              <w:t>Echo-back to the terminal</w:t>
            </w:r>
          </w:p>
        </w:tc>
        <w:tc>
          <w:tcPr>
            <w:tcW w:w="2916" w:type="dxa"/>
            <w:shd w:val="clear" w:color="auto" w:fill="auto"/>
          </w:tcPr>
          <w:p w14:paraId="33312AD7" w14:textId="77777777" w:rsidR="0085544F" w:rsidRPr="0085544F" w:rsidRDefault="0085544F" w:rsidP="004B49C6">
            <w:pPr>
              <w:rPr>
                <w:rFonts w:eastAsia="SimSun" w:cs="Arial"/>
                <w:b/>
                <w:lang w:val="en-029"/>
              </w:rPr>
            </w:pPr>
          </w:p>
        </w:tc>
      </w:tr>
      <w:tr w:rsidR="0085544F" w:rsidRPr="0085544F" w14:paraId="2F0021D8" w14:textId="77777777" w:rsidTr="003B4FEA">
        <w:trPr>
          <w:cantSplit/>
        </w:trPr>
        <w:tc>
          <w:tcPr>
            <w:tcW w:w="1915" w:type="dxa"/>
            <w:shd w:val="clear" w:color="auto" w:fill="auto"/>
            <w:vAlign w:val="center"/>
          </w:tcPr>
          <w:p w14:paraId="7BCF7DD2" w14:textId="77777777" w:rsidR="0085544F" w:rsidRPr="0085544F" w:rsidRDefault="0085544F" w:rsidP="003B4FEA">
            <w:pPr>
              <w:rPr>
                <w:rFonts w:eastAsia="SimSun" w:cs="Arial"/>
                <w:lang w:val="en-029"/>
              </w:rPr>
            </w:pPr>
            <w:r w:rsidRPr="0085544F">
              <w:rPr>
                <w:rFonts w:eastAsia="SimSun" w:cs="Arial"/>
                <w:lang w:val="en-029"/>
              </w:rPr>
              <w:t>Response Code</w:t>
            </w:r>
          </w:p>
        </w:tc>
        <w:tc>
          <w:tcPr>
            <w:tcW w:w="1235" w:type="dxa"/>
            <w:shd w:val="clear" w:color="auto" w:fill="auto"/>
            <w:vAlign w:val="center"/>
          </w:tcPr>
          <w:p w14:paraId="621AD1FB" w14:textId="77777777" w:rsidR="0085544F" w:rsidRPr="0085544F" w:rsidRDefault="0085544F" w:rsidP="00B73D3B">
            <w:pPr>
              <w:jc w:val="center"/>
              <w:rPr>
                <w:rFonts w:eastAsia="SimSun" w:cs="Arial"/>
                <w:lang w:val="en-029"/>
              </w:rPr>
            </w:pPr>
            <w:r w:rsidRPr="0085544F">
              <w:rPr>
                <w:rFonts w:eastAsia="SimSun" w:cs="Arial"/>
                <w:lang w:val="en-029"/>
              </w:rPr>
              <w:t>3 AN</w:t>
            </w:r>
          </w:p>
        </w:tc>
        <w:tc>
          <w:tcPr>
            <w:tcW w:w="4255" w:type="dxa"/>
            <w:shd w:val="clear" w:color="auto" w:fill="auto"/>
            <w:vAlign w:val="center"/>
          </w:tcPr>
          <w:p w14:paraId="39F6799A" w14:textId="77777777" w:rsidR="0085544F" w:rsidRPr="0085544F" w:rsidRDefault="0085544F" w:rsidP="003B4FEA">
            <w:pPr>
              <w:rPr>
                <w:rFonts w:eastAsia="SimSun" w:cs="Arial"/>
                <w:b/>
                <w:lang w:val="en-029"/>
              </w:rPr>
            </w:pPr>
            <w:r w:rsidRPr="0085544F">
              <w:rPr>
                <w:rFonts w:eastAsia="SimSun" w:cs="Arial"/>
                <w:b/>
                <w:lang w:val="en-029"/>
              </w:rPr>
              <w:t>Host Response Code</w:t>
            </w:r>
          </w:p>
          <w:p w14:paraId="3FA3E69B" w14:textId="77777777" w:rsidR="0085544F" w:rsidRPr="0085544F" w:rsidRDefault="0085544F" w:rsidP="003B4FEA">
            <w:pPr>
              <w:rPr>
                <w:rFonts w:eastAsia="SimSun" w:cs="Arial"/>
                <w:lang w:val="en-029"/>
              </w:rPr>
            </w:pPr>
            <w:r w:rsidRPr="0085544F">
              <w:rPr>
                <w:rFonts w:eastAsia="SimSun" w:cs="Arial"/>
                <w:lang w:val="en-029"/>
              </w:rPr>
              <w:t>Left-aligned and space filled.</w:t>
            </w:r>
          </w:p>
          <w:p w14:paraId="0DD2A419" w14:textId="77777777" w:rsidR="0085544F" w:rsidRPr="0085544F" w:rsidRDefault="0085544F" w:rsidP="003B4FEA">
            <w:pPr>
              <w:rPr>
                <w:rFonts w:eastAsia="SimSun" w:cs="Arial"/>
                <w:lang w:val="en-029"/>
              </w:rPr>
            </w:pPr>
          </w:p>
          <w:p w14:paraId="64EE1A1D" w14:textId="77777777" w:rsidR="0085544F" w:rsidRPr="0085544F" w:rsidRDefault="0085544F" w:rsidP="00F12805">
            <w:pPr>
              <w:numPr>
                <w:ilvl w:val="0"/>
                <w:numId w:val="52"/>
              </w:numPr>
              <w:overflowPunct w:val="0"/>
              <w:autoSpaceDE w:val="0"/>
              <w:autoSpaceDN w:val="0"/>
              <w:adjustRightInd w:val="0"/>
              <w:textAlignment w:val="baseline"/>
              <w:rPr>
                <w:rFonts w:eastAsia="SimSun" w:cs="Arial"/>
                <w:lang w:val="en-029"/>
              </w:rPr>
            </w:pPr>
            <w:r w:rsidRPr="0085544F">
              <w:rPr>
                <w:rFonts w:eastAsia="SimSun" w:cs="Arial"/>
                <w:lang w:val="en-029"/>
              </w:rPr>
              <w:t xml:space="preserve">The original response code from the TD RCS in case of TD RCS Instant Credit (Host processor) if available </w:t>
            </w:r>
          </w:p>
          <w:p w14:paraId="1D6CABDF" w14:textId="77777777" w:rsidR="0085544F" w:rsidRPr="0085544F" w:rsidRDefault="0085544F" w:rsidP="00F12805">
            <w:pPr>
              <w:numPr>
                <w:ilvl w:val="0"/>
                <w:numId w:val="52"/>
              </w:numPr>
              <w:overflowPunct w:val="0"/>
              <w:autoSpaceDE w:val="0"/>
              <w:autoSpaceDN w:val="0"/>
              <w:adjustRightInd w:val="0"/>
              <w:textAlignment w:val="baseline"/>
              <w:rPr>
                <w:rFonts w:eastAsia="SimSun" w:cs="Arial"/>
                <w:lang w:val="en-029"/>
              </w:rPr>
            </w:pPr>
            <w:r w:rsidRPr="0085544F">
              <w:rPr>
                <w:rFonts w:eastAsia="SimSun" w:cs="Arial"/>
                <w:lang w:val="en-029"/>
              </w:rPr>
              <w:t xml:space="preserve">If the TD RCS’s (Host processor) response is not available, </w:t>
            </w:r>
            <w:r w:rsidR="00A078EC">
              <w:rPr>
                <w:rFonts w:eastAsia="SimSun" w:cs="Arial"/>
                <w:lang w:val="en-029"/>
              </w:rPr>
              <w:t>HOST 3</w:t>
            </w:r>
            <w:r w:rsidRPr="0085544F">
              <w:rPr>
                <w:rFonts w:eastAsia="SimSun" w:cs="Arial"/>
                <w:lang w:val="en-029"/>
              </w:rPr>
              <w:t xml:space="preserve"> should put its own code here to indicate an error condition.</w:t>
            </w:r>
          </w:p>
          <w:p w14:paraId="6D0A3B9D" w14:textId="77777777" w:rsidR="0085544F" w:rsidRPr="0085544F" w:rsidRDefault="0085544F" w:rsidP="003B4FEA">
            <w:pPr>
              <w:rPr>
                <w:rFonts w:eastAsia="SimSun" w:cs="Arial"/>
                <w:lang w:val="en-029"/>
              </w:rPr>
            </w:pPr>
            <w:r w:rsidRPr="0085544F">
              <w:rPr>
                <w:rFonts w:eastAsia="SimSun" w:cs="Arial"/>
                <w:lang w:val="en-029"/>
              </w:rPr>
              <w:t>.</w:t>
            </w:r>
          </w:p>
          <w:p w14:paraId="3C9DD951" w14:textId="77777777" w:rsidR="0085544F" w:rsidRPr="0085544F" w:rsidRDefault="0085544F" w:rsidP="00F12805">
            <w:pPr>
              <w:numPr>
                <w:ilvl w:val="0"/>
                <w:numId w:val="52"/>
              </w:numPr>
              <w:overflowPunct w:val="0"/>
              <w:autoSpaceDE w:val="0"/>
              <w:autoSpaceDN w:val="0"/>
              <w:adjustRightInd w:val="0"/>
              <w:textAlignment w:val="baseline"/>
              <w:rPr>
                <w:rFonts w:eastAsia="SimSun" w:cs="Arial"/>
                <w:lang w:val="en-029"/>
              </w:rPr>
            </w:pPr>
            <w:r w:rsidRPr="0085544F">
              <w:rPr>
                <w:rFonts w:eastAsia="SimSun" w:cs="Arial"/>
                <w:lang w:val="en-029"/>
              </w:rPr>
              <w:t>If the code is shorter than 3 digits, append spaces to the end.</w:t>
            </w:r>
          </w:p>
        </w:tc>
        <w:tc>
          <w:tcPr>
            <w:tcW w:w="2916" w:type="dxa"/>
            <w:shd w:val="clear" w:color="auto" w:fill="auto"/>
          </w:tcPr>
          <w:p w14:paraId="0EA6C5D4" w14:textId="77777777" w:rsidR="0085544F" w:rsidRPr="0085544F" w:rsidRDefault="0085544F" w:rsidP="003B4FEA">
            <w:pPr>
              <w:rPr>
                <w:rFonts w:eastAsia="SimSun" w:cs="Arial"/>
                <w:lang w:val="en-029"/>
              </w:rPr>
            </w:pPr>
          </w:p>
        </w:tc>
      </w:tr>
      <w:tr w:rsidR="0085544F" w:rsidRPr="0085544F" w14:paraId="41BA5DB5" w14:textId="77777777" w:rsidTr="003B4FEA">
        <w:trPr>
          <w:cantSplit/>
        </w:trPr>
        <w:tc>
          <w:tcPr>
            <w:tcW w:w="1915" w:type="dxa"/>
            <w:shd w:val="clear" w:color="auto" w:fill="auto"/>
            <w:vAlign w:val="center"/>
          </w:tcPr>
          <w:p w14:paraId="331F2E6A" w14:textId="77777777" w:rsidR="0085544F" w:rsidRPr="0085544F" w:rsidRDefault="0085544F" w:rsidP="003B4FEA">
            <w:pPr>
              <w:rPr>
                <w:rFonts w:eastAsia="SimSun" w:cs="Arial"/>
                <w:lang w:val="en-029"/>
              </w:rPr>
            </w:pPr>
            <w:r w:rsidRPr="0085544F">
              <w:rPr>
                <w:rFonts w:eastAsia="SimSun" w:cs="Arial"/>
                <w:lang w:val="en-029"/>
              </w:rPr>
              <w:t>Authorization Status</w:t>
            </w:r>
          </w:p>
        </w:tc>
        <w:tc>
          <w:tcPr>
            <w:tcW w:w="1235" w:type="dxa"/>
            <w:shd w:val="clear" w:color="auto" w:fill="auto"/>
            <w:vAlign w:val="center"/>
          </w:tcPr>
          <w:p w14:paraId="4E447545" w14:textId="77777777" w:rsidR="0085544F" w:rsidRPr="0085544F" w:rsidRDefault="0085544F" w:rsidP="00B73D3B">
            <w:pPr>
              <w:jc w:val="center"/>
              <w:rPr>
                <w:rFonts w:eastAsia="SimSun" w:cs="Arial"/>
                <w:lang w:val="en-029"/>
              </w:rPr>
            </w:pPr>
            <w:r w:rsidRPr="0085544F">
              <w:rPr>
                <w:rFonts w:eastAsia="SimSun" w:cs="Arial"/>
                <w:lang w:val="en-029"/>
              </w:rPr>
              <w:t>1 A</w:t>
            </w:r>
          </w:p>
        </w:tc>
        <w:tc>
          <w:tcPr>
            <w:tcW w:w="4255" w:type="dxa"/>
            <w:shd w:val="clear" w:color="auto" w:fill="auto"/>
            <w:vAlign w:val="center"/>
          </w:tcPr>
          <w:p w14:paraId="3353ACF6" w14:textId="77777777" w:rsidR="0085544F" w:rsidRPr="0085544F" w:rsidRDefault="0085544F" w:rsidP="003B4FEA">
            <w:pPr>
              <w:rPr>
                <w:rFonts w:eastAsia="SimSun" w:cs="Arial"/>
                <w:b/>
                <w:lang w:val="en-029"/>
              </w:rPr>
            </w:pPr>
            <w:r w:rsidRPr="0085544F">
              <w:rPr>
                <w:rFonts w:eastAsia="SimSun" w:cs="Arial"/>
                <w:b/>
                <w:lang w:val="en-029"/>
              </w:rPr>
              <w:t>”A” = Approved</w:t>
            </w:r>
          </w:p>
          <w:p w14:paraId="2C1F2B7D" w14:textId="77777777" w:rsidR="0085544F" w:rsidRPr="0085544F" w:rsidRDefault="0085544F" w:rsidP="003B4FEA">
            <w:pPr>
              <w:rPr>
                <w:rFonts w:eastAsia="SimSun" w:cs="Arial"/>
                <w:b/>
                <w:lang w:val="en-029"/>
              </w:rPr>
            </w:pPr>
            <w:r w:rsidRPr="0085544F">
              <w:rPr>
                <w:rFonts w:eastAsia="SimSun" w:cs="Arial"/>
                <w:b/>
                <w:lang w:val="en-029"/>
              </w:rPr>
              <w:t xml:space="preserve">”D” = Declined </w:t>
            </w:r>
          </w:p>
          <w:p w14:paraId="42D4373F" w14:textId="77777777" w:rsidR="0085544F" w:rsidRPr="0085544F" w:rsidRDefault="0085544F" w:rsidP="003B4FEA">
            <w:pPr>
              <w:rPr>
                <w:rFonts w:eastAsia="SimSun" w:cs="Arial"/>
                <w:b/>
                <w:lang w:val="en-029"/>
              </w:rPr>
            </w:pPr>
            <w:r w:rsidRPr="0085544F">
              <w:rPr>
                <w:rFonts w:eastAsia="SimSun" w:cs="Arial"/>
                <w:b/>
                <w:lang w:val="en-029"/>
              </w:rPr>
              <w:t>”E” = Error</w:t>
            </w:r>
          </w:p>
          <w:p w14:paraId="625847BF" w14:textId="77777777" w:rsidR="0085544F" w:rsidRPr="00E7607A" w:rsidRDefault="0085544F" w:rsidP="003B4FEA">
            <w:pPr>
              <w:rPr>
                <w:rFonts w:eastAsia="SimSun" w:cs="Arial"/>
                <w:b/>
                <w:lang w:val="en-029"/>
              </w:rPr>
            </w:pPr>
            <w:r w:rsidRPr="0085544F">
              <w:rPr>
                <w:rFonts w:eastAsia="SimSun" w:cs="Arial"/>
                <w:b/>
                <w:lang w:val="en-029"/>
              </w:rPr>
              <w:t>“P” = Referral</w:t>
            </w:r>
          </w:p>
        </w:tc>
        <w:tc>
          <w:tcPr>
            <w:tcW w:w="2916" w:type="dxa"/>
            <w:shd w:val="clear" w:color="auto" w:fill="auto"/>
          </w:tcPr>
          <w:p w14:paraId="6FC55EBF" w14:textId="77777777" w:rsidR="0085544F" w:rsidRPr="00264C54" w:rsidRDefault="0085544F" w:rsidP="003B4FEA">
            <w:pPr>
              <w:rPr>
                <w:rFonts w:eastAsia="SimSun" w:cs="Arial"/>
                <w:b/>
                <w:bCs/>
                <w:lang w:val="en-029"/>
              </w:rPr>
            </w:pPr>
            <w:r w:rsidRPr="00264C54">
              <w:rPr>
                <w:rFonts w:eastAsia="SimSun" w:cs="Arial"/>
                <w:b/>
                <w:bCs/>
                <w:lang w:val="en-029"/>
              </w:rPr>
              <w:t>Not SPDH Standard</w:t>
            </w:r>
          </w:p>
          <w:p w14:paraId="01D0C8F7" w14:textId="77777777" w:rsidR="0085544F" w:rsidRPr="0085544F" w:rsidRDefault="0085544F" w:rsidP="003B4FEA">
            <w:pPr>
              <w:rPr>
                <w:rFonts w:eastAsia="SimSun" w:cs="Arial"/>
                <w:lang w:val="en-029"/>
              </w:rPr>
            </w:pPr>
            <w:r w:rsidRPr="0085544F">
              <w:rPr>
                <w:rFonts w:eastAsia="SimSun" w:cs="Arial"/>
                <w:lang w:val="en-029"/>
              </w:rPr>
              <w:t>Note: All other undefined status will be processed as ‘E’</w:t>
            </w:r>
          </w:p>
        </w:tc>
      </w:tr>
    </w:tbl>
    <w:p w14:paraId="25A9C884" w14:textId="77777777" w:rsidR="0085544F" w:rsidRPr="0085544F" w:rsidRDefault="0085544F" w:rsidP="0085544F">
      <w:pPr>
        <w:spacing w:line="360" w:lineRule="auto"/>
        <w:rPr>
          <w:rFonts w:cs="Arial"/>
          <w:lang w:val="en-029"/>
        </w:rPr>
      </w:pPr>
    </w:p>
    <w:p w14:paraId="7D7E3FAC" w14:textId="77777777" w:rsidR="0085544F" w:rsidRPr="0085544F" w:rsidRDefault="0085544F" w:rsidP="003B4FEA">
      <w:pPr>
        <w:pStyle w:val="Heading4"/>
      </w:pPr>
      <w:bookmarkStart w:id="2515" w:name="_Toc302739741"/>
      <w:r w:rsidRPr="0085544F">
        <w:t xml:space="preserve">Header </w:t>
      </w:r>
      <w:r w:rsidRPr="003B4FEA">
        <w:t>Layout</w:t>
      </w:r>
      <w:bookmarkEnd w:id="2515"/>
    </w:p>
    <w:p w14:paraId="6F5DB3E0" w14:textId="77777777" w:rsidR="0085544F" w:rsidRPr="0085544F" w:rsidRDefault="0085544F" w:rsidP="000F497B">
      <w:pPr>
        <w:pStyle w:val="Heading5"/>
        <w:rPr>
          <w:lang w:val="en-029"/>
        </w:rPr>
      </w:pPr>
      <w:r w:rsidRPr="0085544F">
        <w:rPr>
          <w:lang w:val="en-029"/>
        </w:rPr>
        <w:t>Request</w:t>
      </w:r>
    </w:p>
    <w:p w14:paraId="78CA8518" w14:textId="77777777" w:rsidR="0085544F" w:rsidRPr="0085544F" w:rsidRDefault="0085544F" w:rsidP="00F52309">
      <w:pPr>
        <w:pBdr>
          <w:top w:val="single" w:sz="4" w:space="1" w:color="auto"/>
          <w:left w:val="single" w:sz="4" w:space="4" w:color="auto"/>
          <w:bottom w:val="single" w:sz="4" w:space="1" w:color="auto"/>
          <w:right w:val="single" w:sz="4" w:space="4" w:color="auto"/>
        </w:pBdr>
        <w:tabs>
          <w:tab w:val="num" w:pos="810"/>
        </w:tabs>
        <w:spacing w:before="60" w:after="60"/>
        <w:rPr>
          <w:rFonts w:cs="Arial"/>
          <w:lang w:val="en-029"/>
        </w:rPr>
      </w:pPr>
      <w:r w:rsidRPr="0085544F">
        <w:rPr>
          <w:rFonts w:cs="Arial"/>
          <w:lang w:val="en-029"/>
        </w:rPr>
        <w:t>&lt;Version Number&gt;&lt;Application Indicator&gt;&lt;Processor Indicator&gt;&lt;Transmission Number&gt;&lt; Terminal D&gt;&lt;Transaction Date&gt;&lt;Transaction Time&gt;&lt;Transaction Code&gt;&lt;Flag 1&gt;&lt;Flag 2&gt;&lt;Flag 3&gt;</w:t>
      </w:r>
    </w:p>
    <w:p w14:paraId="0C60D924" w14:textId="77777777" w:rsidR="0085544F" w:rsidRPr="0085544F" w:rsidRDefault="0085544F" w:rsidP="003B4FEA">
      <w:pPr>
        <w:tabs>
          <w:tab w:val="num" w:pos="810"/>
        </w:tabs>
        <w:rPr>
          <w:rFonts w:cs="Arial"/>
          <w:lang w:val="en-029"/>
        </w:rPr>
      </w:pPr>
      <w:r w:rsidRPr="0085544F">
        <w:rPr>
          <w:rFonts w:cs="Arial"/>
          <w:lang w:val="en-029"/>
        </w:rPr>
        <w:t>Example:</w:t>
      </w:r>
    </w:p>
    <w:p w14:paraId="7A76F172" w14:textId="77777777" w:rsidR="0085544F" w:rsidRPr="0085544F" w:rsidRDefault="0085544F" w:rsidP="003B4FEA">
      <w:pPr>
        <w:tabs>
          <w:tab w:val="num" w:pos="810"/>
        </w:tabs>
        <w:rPr>
          <w:rFonts w:cs="Arial"/>
          <w:lang w:val="en-029"/>
        </w:rPr>
      </w:pPr>
      <w:r w:rsidRPr="0085544F">
        <w:rPr>
          <w:rFonts w:cs="Arial"/>
          <w:lang w:val="en-029"/>
        </w:rPr>
        <w:t>01i0100TEST0000001     2010-04-1311-03-5901</w:t>
      </w:r>
    </w:p>
    <w:p w14:paraId="4019AB88" w14:textId="77777777" w:rsidR="0085544F" w:rsidRPr="0085544F" w:rsidRDefault="0085544F" w:rsidP="0085544F">
      <w:pPr>
        <w:tabs>
          <w:tab w:val="num" w:pos="810"/>
        </w:tabs>
        <w:spacing w:line="360" w:lineRule="auto"/>
        <w:ind w:left="810"/>
        <w:rPr>
          <w:rFonts w:cs="Arial"/>
          <w:lang w:val="en-029"/>
        </w:rPr>
      </w:pPr>
    </w:p>
    <w:p w14:paraId="33D669D5" w14:textId="77777777" w:rsidR="0085544F" w:rsidRPr="0085544F" w:rsidRDefault="0085544F" w:rsidP="000F497B">
      <w:pPr>
        <w:pStyle w:val="Heading5"/>
        <w:rPr>
          <w:lang w:val="en-029"/>
        </w:rPr>
      </w:pPr>
      <w:r w:rsidRPr="0085544F">
        <w:rPr>
          <w:lang w:val="en-029"/>
        </w:rPr>
        <w:t>Response</w:t>
      </w:r>
    </w:p>
    <w:p w14:paraId="43A6D9A9" w14:textId="77777777" w:rsidR="0085544F" w:rsidRPr="0085544F" w:rsidRDefault="0085544F" w:rsidP="00F52309">
      <w:pPr>
        <w:pBdr>
          <w:top w:val="single" w:sz="4" w:space="1" w:color="auto"/>
          <w:left w:val="single" w:sz="4" w:space="4" w:color="auto"/>
          <w:bottom w:val="single" w:sz="4" w:space="1" w:color="auto"/>
          <w:right w:val="single" w:sz="4" w:space="4" w:color="auto"/>
        </w:pBdr>
        <w:tabs>
          <w:tab w:val="num" w:pos="810"/>
        </w:tabs>
        <w:spacing w:before="60" w:after="60"/>
        <w:rPr>
          <w:rFonts w:cs="Arial"/>
          <w:lang w:val="en-029"/>
        </w:rPr>
      </w:pPr>
      <w:r w:rsidRPr="0085544F">
        <w:rPr>
          <w:rFonts w:cs="Arial"/>
          <w:lang w:val="en-029"/>
        </w:rPr>
        <w:t>&lt;Version Number &gt;&gt;&lt;Application Indicator&gt;&lt;Processor Indicator&gt;&lt;Transmission Number&gt;&lt;Terminal ID&gt;&lt;Date&gt;&lt;Time&gt;&lt;Transaction Code&gt;&lt;Flag 1&gt;&lt;Flag 2&gt;&lt;Flag 3&gt;&lt;Response Code&gt;&lt;Authorization Status&gt;</w:t>
      </w:r>
    </w:p>
    <w:p w14:paraId="72F8F498" w14:textId="77777777" w:rsidR="003B4FEA" w:rsidRPr="0085544F" w:rsidRDefault="003B4FEA" w:rsidP="003B4FEA">
      <w:pPr>
        <w:tabs>
          <w:tab w:val="num" w:pos="810"/>
        </w:tabs>
        <w:rPr>
          <w:rFonts w:cs="Arial"/>
          <w:lang w:val="en-029"/>
        </w:rPr>
      </w:pPr>
      <w:r w:rsidRPr="0085544F">
        <w:rPr>
          <w:rFonts w:cs="Arial"/>
          <w:lang w:val="en-029"/>
        </w:rPr>
        <w:t>Example:</w:t>
      </w:r>
    </w:p>
    <w:p w14:paraId="53CC6101" w14:textId="77777777" w:rsidR="0085544F" w:rsidRPr="0085544F" w:rsidRDefault="0085544F" w:rsidP="003B4FEA">
      <w:pPr>
        <w:tabs>
          <w:tab w:val="num" w:pos="810"/>
        </w:tabs>
        <w:rPr>
          <w:rFonts w:cs="Arial"/>
          <w:lang w:val="en-029"/>
        </w:rPr>
      </w:pPr>
      <w:r w:rsidRPr="0085544F">
        <w:rPr>
          <w:rFonts w:cs="Arial"/>
          <w:lang w:val="en-029"/>
        </w:rPr>
        <w:t>01i0100TEST0000001     2010-04-13-1104-01-01   1  A</w:t>
      </w:r>
    </w:p>
    <w:p w14:paraId="62B251E1" w14:textId="77777777" w:rsidR="00C21BB6" w:rsidRDefault="00C21BB6" w:rsidP="00847896">
      <w:pPr>
        <w:pStyle w:val="Heading2"/>
      </w:pPr>
      <w:bookmarkStart w:id="2516" w:name="_Toc509286497"/>
      <w:bookmarkStart w:id="2517" w:name="_Toc75147177"/>
      <w:bookmarkStart w:id="2518" w:name="_Toc128225720"/>
      <w:bookmarkStart w:id="2519" w:name="_Toc181695938"/>
      <w:bookmarkStart w:id="2520" w:name="_Toc224977516"/>
      <w:bookmarkStart w:id="2521" w:name="_Toc379192390"/>
      <w:bookmarkStart w:id="2522" w:name="_Toc30407676"/>
      <w:bookmarkStart w:id="2523" w:name="_Toc126079233"/>
      <w:r>
        <w:lastRenderedPageBreak/>
        <w:t>MANDATORY REQUEST AND RESPONSE (OPTIONAL) DATA FIELDS</w:t>
      </w:r>
      <w:bookmarkEnd w:id="2516"/>
      <w:bookmarkEnd w:id="2517"/>
      <w:bookmarkEnd w:id="2518"/>
      <w:bookmarkEnd w:id="2519"/>
      <w:bookmarkEnd w:id="2520"/>
      <w:r w:rsidR="00750103">
        <w:t xml:space="preserve"> FOR TD POS </w:t>
      </w:r>
      <w:r w:rsidR="008C0855">
        <w:t xml:space="preserve">B24 </w:t>
      </w:r>
      <w:r w:rsidR="00750103">
        <w:t>HOST</w:t>
      </w:r>
      <w:r w:rsidR="003A165E">
        <w:t xml:space="preserve"> (HOST 1)</w:t>
      </w:r>
      <w:bookmarkEnd w:id="2521"/>
      <w:bookmarkEnd w:id="2522"/>
      <w:bookmarkEnd w:id="2523"/>
    </w:p>
    <w:p w14:paraId="6DFC21DE" w14:textId="77777777" w:rsidR="00C21BB6" w:rsidRDefault="00C21BB6">
      <w:r>
        <w:t xml:space="preserve">After the standard message header, the remaining portion of the message consists of a series of optional data fields.  Optional data fields can be included in requests from the terminal and responses from the SPDH module for each transaction type and are identified in the system by Field Identifiers (FIDs).  </w:t>
      </w:r>
    </w:p>
    <w:p w14:paraId="7CAC2886" w14:textId="77777777" w:rsidR="00C21BB6" w:rsidRDefault="00C21BB6">
      <w:pPr>
        <w:rPr>
          <w:lang w:val="en-GB"/>
        </w:rPr>
      </w:pPr>
    </w:p>
    <w:p w14:paraId="739B85A7" w14:textId="77777777" w:rsidR="00C21BB6" w:rsidRDefault="00C21BB6" w:rsidP="00E9760F">
      <w:pPr>
        <w:pStyle w:val="Heading3"/>
      </w:pPr>
      <w:r>
        <w:t xml:space="preserve">Request and response message structures </w:t>
      </w:r>
      <w:r w:rsidR="00F2506E">
        <w:t>for C</w:t>
      </w:r>
      <w:r w:rsidR="00954333">
        <w:t>DN</w:t>
      </w:r>
      <w:r w:rsidR="00F2506E">
        <w:t xml:space="preserve"> </w:t>
      </w:r>
      <w:r w:rsidR="00954333">
        <w:t>Acquired Transactions</w:t>
      </w:r>
    </w:p>
    <w:p w14:paraId="306343F1" w14:textId="77777777" w:rsidR="001E4A0B" w:rsidRDefault="00C21BB6">
      <w:pPr>
        <w:rPr>
          <w:lang w:val="en-GB"/>
        </w:rPr>
      </w:pPr>
      <w:r>
        <w:rPr>
          <w:lang w:val="en-GB"/>
        </w:rPr>
        <w:t>The following table shows what optional fields are required for each transaction, in addition to the header.</w:t>
      </w:r>
    </w:p>
    <w:p w14:paraId="6B323A28" w14:textId="77777777" w:rsidR="00C21BB6" w:rsidRDefault="00750103">
      <w:pPr>
        <w:rPr>
          <w:lang w:val="en-GB"/>
        </w:rPr>
      </w:pPr>
      <w:r>
        <w:rPr>
          <w:lang w:val="en-GB"/>
        </w:rPr>
        <w:t xml:space="preserve"> </w:t>
      </w:r>
    </w:p>
    <w:tbl>
      <w:tblPr>
        <w:tblW w:w="10688" w:type="dxa"/>
        <w:tblInd w:w="21"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40"/>
        <w:gridCol w:w="3780"/>
        <w:gridCol w:w="3668"/>
      </w:tblGrid>
      <w:tr w:rsidR="00C21BB6" w:rsidRPr="003B4FEA" w14:paraId="42CD702C" w14:textId="77777777" w:rsidTr="005F6033">
        <w:trPr>
          <w:tblHeader/>
        </w:trPr>
        <w:tc>
          <w:tcPr>
            <w:tcW w:w="3240" w:type="dxa"/>
            <w:shd w:val="clear" w:color="auto" w:fill="auto"/>
          </w:tcPr>
          <w:p w14:paraId="00EE06EC" w14:textId="77777777" w:rsidR="00C21BB6" w:rsidRPr="003B4FEA" w:rsidRDefault="00C21BB6" w:rsidP="00F52309">
            <w:pPr>
              <w:spacing w:before="60" w:after="60"/>
              <w:rPr>
                <w:b/>
                <w:bCs/>
                <w:lang w:val="en-GB"/>
              </w:rPr>
            </w:pPr>
            <w:r w:rsidRPr="003B4FEA">
              <w:rPr>
                <w:b/>
                <w:bCs/>
                <w:lang w:val="en-GB"/>
              </w:rPr>
              <w:t>Host Tran Code Description</w:t>
            </w:r>
          </w:p>
        </w:tc>
        <w:tc>
          <w:tcPr>
            <w:tcW w:w="3780" w:type="dxa"/>
            <w:shd w:val="clear" w:color="auto" w:fill="auto"/>
          </w:tcPr>
          <w:p w14:paraId="468C3EE9" w14:textId="77777777" w:rsidR="00C21BB6" w:rsidRPr="003B4FEA" w:rsidRDefault="00C21BB6" w:rsidP="00F52309">
            <w:pPr>
              <w:spacing w:before="60" w:after="60"/>
              <w:rPr>
                <w:b/>
                <w:bCs/>
                <w:lang w:val="en-GB"/>
              </w:rPr>
            </w:pPr>
            <w:r w:rsidRPr="003B4FEA">
              <w:rPr>
                <w:b/>
                <w:bCs/>
                <w:lang w:val="en-GB"/>
              </w:rPr>
              <w:t>Request FID's</w:t>
            </w:r>
          </w:p>
        </w:tc>
        <w:tc>
          <w:tcPr>
            <w:tcW w:w="3668" w:type="dxa"/>
            <w:shd w:val="clear" w:color="auto" w:fill="auto"/>
          </w:tcPr>
          <w:p w14:paraId="0D564CD0" w14:textId="77777777" w:rsidR="00C21BB6" w:rsidRPr="003B4FEA" w:rsidRDefault="00C21BB6" w:rsidP="00F52309">
            <w:pPr>
              <w:spacing w:before="60" w:after="60"/>
              <w:rPr>
                <w:b/>
                <w:bCs/>
                <w:lang w:val="en-GB"/>
              </w:rPr>
            </w:pPr>
            <w:r w:rsidRPr="003B4FEA">
              <w:rPr>
                <w:b/>
                <w:bCs/>
                <w:lang w:val="en-GB"/>
              </w:rPr>
              <w:t>Response</w:t>
            </w:r>
          </w:p>
        </w:tc>
      </w:tr>
      <w:tr w:rsidR="00C21BB6" w14:paraId="6BBCCB5B" w14:textId="77777777" w:rsidTr="003B4FEA">
        <w:trPr>
          <w:cantSplit/>
        </w:trPr>
        <w:tc>
          <w:tcPr>
            <w:tcW w:w="3240" w:type="dxa"/>
          </w:tcPr>
          <w:p w14:paraId="5E55330E" w14:textId="77777777" w:rsidR="00C21BB6" w:rsidRDefault="00C21BB6">
            <w:pPr>
              <w:rPr>
                <w:lang w:val="en-GB"/>
              </w:rPr>
            </w:pPr>
            <w:r>
              <w:rPr>
                <w:lang w:val="en-GB"/>
              </w:rPr>
              <w:t>00 Normal Purchase (cc)</w:t>
            </w:r>
          </w:p>
        </w:tc>
        <w:tc>
          <w:tcPr>
            <w:tcW w:w="3780" w:type="dxa"/>
          </w:tcPr>
          <w:p w14:paraId="05948F95" w14:textId="77777777" w:rsidR="00C21BB6" w:rsidRPr="00D51F67" w:rsidRDefault="00C21BB6">
            <w:pPr>
              <w:rPr>
                <w:lang w:val="pt-BR"/>
              </w:rPr>
            </w:pPr>
            <w:r w:rsidRPr="00D51F67">
              <w:rPr>
                <w:lang w:val="pt-BR"/>
              </w:rPr>
              <w:t>B,(F),(S),P,U</w:t>
            </w:r>
            <w:r w:rsidR="00585A1F" w:rsidRPr="00D51F67">
              <w:rPr>
                <w:lang w:val="pt-BR"/>
              </w:rPr>
              <w:t>,Q</w:t>
            </w:r>
            <w:r w:rsidRPr="00D51F67">
              <w:rPr>
                <w:lang w:val="pt-BR"/>
              </w:rPr>
              <w:t>,a,</w:t>
            </w:r>
            <w:r w:rsidR="00262FA5">
              <w:rPr>
                <w:lang w:val="pt-BR"/>
              </w:rPr>
              <w:t>(b),</w:t>
            </w:r>
            <w:r w:rsidRPr="00D51F67">
              <w:rPr>
                <w:lang w:val="pt-BR"/>
              </w:rPr>
              <w:t>d,</w:t>
            </w:r>
            <w:r w:rsidR="009D629C" w:rsidRPr="00D51F67">
              <w:rPr>
                <w:lang w:val="pt-BR"/>
              </w:rPr>
              <w:t>e,</w:t>
            </w:r>
            <w:r w:rsidR="00262FA5">
              <w:rPr>
                <w:lang w:val="pt-BR"/>
              </w:rPr>
              <w:t>(f),</w:t>
            </w:r>
            <w:r w:rsidRPr="00D51F67">
              <w:rPr>
                <w:lang w:val="pt-BR"/>
              </w:rPr>
              <w:t>h,q,</w:t>
            </w:r>
            <w:r w:rsidR="008A2D27" w:rsidRPr="00D51F67">
              <w:rPr>
                <w:lang w:val="pt-BR"/>
              </w:rPr>
              <w:t>6</w:t>
            </w:r>
            <w:r w:rsidR="009C261D" w:rsidRPr="00D51F67">
              <w:rPr>
                <w:lang w:val="pt-BR"/>
              </w:rPr>
              <w:t>,(9)</w:t>
            </w:r>
            <w:r w:rsidRPr="00D51F67">
              <w:rPr>
                <w:lang w:val="pt-BR"/>
              </w:rPr>
              <w:t xml:space="preserve">       </w:t>
            </w:r>
          </w:p>
        </w:tc>
        <w:tc>
          <w:tcPr>
            <w:tcW w:w="3668" w:type="dxa"/>
          </w:tcPr>
          <w:p w14:paraId="2F550565" w14:textId="77777777" w:rsidR="00C21BB6" w:rsidRDefault="00F772FA">
            <w:pPr>
              <w:rPr>
                <w:lang w:val="en-GB"/>
              </w:rPr>
            </w:pPr>
            <w:r>
              <w:rPr>
                <w:lang w:val="en-GB"/>
              </w:rPr>
              <w:t>(B),</w:t>
            </w:r>
            <w:r w:rsidR="00C21BB6">
              <w:rPr>
                <w:lang w:val="en-GB"/>
              </w:rPr>
              <w:t>F,g,h,(H),(I),</w:t>
            </w:r>
            <w:r>
              <w:rPr>
                <w:lang w:val="en-GB"/>
              </w:rPr>
              <w:t>(J),</w:t>
            </w:r>
            <w:r w:rsidR="00C21BB6">
              <w:rPr>
                <w:lang w:val="en-GB"/>
              </w:rPr>
              <w:t>(M),(z),</w:t>
            </w:r>
            <w:r w:rsidR="004A1ED7">
              <w:rPr>
                <w:lang w:val="en-GB"/>
              </w:rPr>
              <w:t>(1),</w:t>
            </w:r>
            <w:r w:rsidR="008A2D27">
              <w:rPr>
                <w:lang w:val="en-GB"/>
              </w:rPr>
              <w:t>6</w:t>
            </w:r>
            <w:r w:rsidR="00585A1F">
              <w:rPr>
                <w:lang w:val="en-GB"/>
              </w:rPr>
              <w:t>,Q</w:t>
            </w:r>
            <w:r w:rsidR="00DF4944">
              <w:rPr>
                <w:lang w:val="en-GB"/>
              </w:rPr>
              <w:t>,</w:t>
            </w:r>
            <w:r w:rsidR="00430887">
              <w:rPr>
                <w:lang w:val="en-GB"/>
              </w:rPr>
              <w:t>(</w:t>
            </w:r>
            <w:r w:rsidR="00DF4944">
              <w:rPr>
                <w:lang w:val="en-GB"/>
              </w:rPr>
              <w:t>a</w:t>
            </w:r>
            <w:r w:rsidR="00430887">
              <w:rPr>
                <w:lang w:val="en-GB"/>
              </w:rPr>
              <w:t>)</w:t>
            </w:r>
          </w:p>
        </w:tc>
      </w:tr>
      <w:tr w:rsidR="00C21BB6" w14:paraId="6F37D6EB" w14:textId="77777777" w:rsidTr="003B4FEA">
        <w:trPr>
          <w:cantSplit/>
        </w:trPr>
        <w:tc>
          <w:tcPr>
            <w:tcW w:w="3240" w:type="dxa"/>
          </w:tcPr>
          <w:p w14:paraId="44D24FD4" w14:textId="77777777" w:rsidR="00C21BB6" w:rsidRDefault="00C21BB6">
            <w:pPr>
              <w:rPr>
                <w:lang w:val="en-GB"/>
              </w:rPr>
            </w:pPr>
            <w:r>
              <w:rPr>
                <w:lang w:val="en-GB"/>
              </w:rPr>
              <w:t>00 Normal Purchase (dc)</w:t>
            </w:r>
          </w:p>
        </w:tc>
        <w:tc>
          <w:tcPr>
            <w:tcW w:w="3780" w:type="dxa"/>
          </w:tcPr>
          <w:p w14:paraId="534D55E6" w14:textId="77777777" w:rsidR="00C21BB6" w:rsidRPr="00D51F67" w:rsidRDefault="00C21BB6">
            <w:pPr>
              <w:rPr>
                <w:lang w:val="pt-BR"/>
              </w:rPr>
            </w:pPr>
            <w:r w:rsidRPr="00D51F67">
              <w:rPr>
                <w:lang w:val="pt-BR"/>
              </w:rPr>
              <w:t>B,D,G,R,(S),U</w:t>
            </w:r>
            <w:r w:rsidR="00585A1F" w:rsidRPr="00D51F67">
              <w:rPr>
                <w:lang w:val="pt-BR"/>
              </w:rPr>
              <w:t>,Q</w:t>
            </w:r>
            <w:r w:rsidRPr="00D51F67">
              <w:rPr>
                <w:lang w:val="pt-BR"/>
              </w:rPr>
              <w:t>,</w:t>
            </w:r>
            <w:r w:rsidR="00BA1DB2">
              <w:rPr>
                <w:lang w:val="pt-BR"/>
              </w:rPr>
              <w:t xml:space="preserve">(a), </w:t>
            </w:r>
            <w:r w:rsidRPr="00D51F67">
              <w:rPr>
                <w:lang w:val="pt-BR"/>
              </w:rPr>
              <w:t>(b),d,(f),h,q,e,</w:t>
            </w:r>
            <w:r w:rsidR="008A2D27" w:rsidRPr="00D51F67">
              <w:rPr>
                <w:lang w:val="pt-BR"/>
              </w:rPr>
              <w:t>6</w:t>
            </w:r>
            <w:r w:rsidR="009C261D" w:rsidRPr="00D51F67">
              <w:rPr>
                <w:lang w:val="pt-BR"/>
              </w:rPr>
              <w:t>,(9)</w:t>
            </w:r>
            <w:r w:rsidRPr="00D51F67">
              <w:rPr>
                <w:lang w:val="pt-BR"/>
              </w:rPr>
              <w:t xml:space="preserve">   </w:t>
            </w:r>
          </w:p>
        </w:tc>
        <w:tc>
          <w:tcPr>
            <w:tcW w:w="3668" w:type="dxa"/>
          </w:tcPr>
          <w:p w14:paraId="58E5493F" w14:textId="77777777" w:rsidR="00C21BB6" w:rsidRDefault="00F772FA">
            <w:pPr>
              <w:rPr>
                <w:lang w:val="en-GB"/>
              </w:rPr>
            </w:pPr>
            <w:r>
              <w:rPr>
                <w:lang w:val="en-GB"/>
              </w:rPr>
              <w:t>(B),</w:t>
            </w:r>
            <w:r w:rsidR="00C21BB6">
              <w:rPr>
                <w:lang w:val="en-GB"/>
              </w:rPr>
              <w:t>F,G,(H),(I),</w:t>
            </w:r>
            <w:r>
              <w:rPr>
                <w:lang w:val="en-GB"/>
              </w:rPr>
              <w:t>(J),</w:t>
            </w:r>
            <w:r w:rsidR="00C21BB6">
              <w:rPr>
                <w:lang w:val="en-GB"/>
              </w:rPr>
              <w:t>(M),f,g,h,</w:t>
            </w:r>
            <w:r w:rsidR="008A2D27">
              <w:rPr>
                <w:lang w:val="en-GB"/>
              </w:rPr>
              <w:t>6</w:t>
            </w:r>
            <w:r w:rsidR="00585A1F">
              <w:rPr>
                <w:lang w:val="en-GB"/>
              </w:rPr>
              <w:t>,Q</w:t>
            </w:r>
            <w:r w:rsidR="00BA1DB2">
              <w:rPr>
                <w:lang w:val="en-GB"/>
              </w:rPr>
              <w:t>, (a)</w:t>
            </w:r>
          </w:p>
        </w:tc>
      </w:tr>
      <w:tr w:rsidR="00C21BB6" w14:paraId="7E9652C0" w14:textId="77777777" w:rsidTr="003B4FEA">
        <w:trPr>
          <w:cantSplit/>
        </w:trPr>
        <w:tc>
          <w:tcPr>
            <w:tcW w:w="3240" w:type="dxa"/>
          </w:tcPr>
          <w:p w14:paraId="4C3CD7D4" w14:textId="77777777" w:rsidR="00C21BB6" w:rsidRDefault="00C21BB6">
            <w:pPr>
              <w:rPr>
                <w:lang w:val="en-GB"/>
              </w:rPr>
            </w:pPr>
            <w:r>
              <w:rPr>
                <w:lang w:val="en-GB"/>
              </w:rPr>
              <w:t>01 Pre</w:t>
            </w:r>
            <w:r>
              <w:rPr>
                <w:lang w:val="en-GB"/>
              </w:rPr>
              <w:noBreakHyphen/>
              <w:t>Auth Purchase (cc)</w:t>
            </w:r>
          </w:p>
        </w:tc>
        <w:tc>
          <w:tcPr>
            <w:tcW w:w="3780" w:type="dxa"/>
          </w:tcPr>
          <w:p w14:paraId="5530AD91" w14:textId="77777777" w:rsidR="00C21BB6" w:rsidRPr="00D51F67" w:rsidRDefault="00C21BB6" w:rsidP="00262FA5">
            <w:pPr>
              <w:rPr>
                <w:lang w:val="pt-BR"/>
              </w:rPr>
            </w:pPr>
            <w:r w:rsidRPr="00D51F67">
              <w:rPr>
                <w:lang w:val="pt-BR"/>
              </w:rPr>
              <w:t>B,(F),P,U</w:t>
            </w:r>
            <w:r w:rsidR="00585A1F" w:rsidRPr="00D51F67">
              <w:rPr>
                <w:lang w:val="pt-BR"/>
              </w:rPr>
              <w:t>,Q</w:t>
            </w:r>
            <w:r w:rsidRPr="00D51F67">
              <w:rPr>
                <w:lang w:val="pt-BR"/>
              </w:rPr>
              <w:t>,a,</w:t>
            </w:r>
            <w:r w:rsidR="00262FA5">
              <w:rPr>
                <w:lang w:val="pt-BR"/>
              </w:rPr>
              <w:t>(b),</w:t>
            </w:r>
            <w:r w:rsidRPr="00D51F67">
              <w:rPr>
                <w:lang w:val="pt-BR"/>
              </w:rPr>
              <w:t>d,</w:t>
            </w:r>
            <w:r w:rsidR="009D629C" w:rsidRPr="00D51F67">
              <w:rPr>
                <w:lang w:val="pt-BR"/>
              </w:rPr>
              <w:t>e,</w:t>
            </w:r>
            <w:r w:rsidR="00262FA5">
              <w:rPr>
                <w:lang w:val="pt-BR"/>
              </w:rPr>
              <w:t>(f),</w:t>
            </w:r>
            <w:r w:rsidRPr="00D51F67">
              <w:rPr>
                <w:lang w:val="pt-BR"/>
              </w:rPr>
              <w:t>h,q,</w:t>
            </w:r>
            <w:r w:rsidR="008A2D27" w:rsidRPr="00D51F67">
              <w:rPr>
                <w:lang w:val="pt-BR"/>
              </w:rPr>
              <w:t>6</w:t>
            </w:r>
            <w:r w:rsidR="009C261D" w:rsidRPr="00D51F67">
              <w:rPr>
                <w:lang w:val="pt-BR"/>
              </w:rPr>
              <w:t>,(9)</w:t>
            </w:r>
            <w:r w:rsidRPr="00D51F67">
              <w:rPr>
                <w:lang w:val="pt-BR"/>
              </w:rPr>
              <w:t xml:space="preserve">           </w:t>
            </w:r>
          </w:p>
        </w:tc>
        <w:tc>
          <w:tcPr>
            <w:tcW w:w="3668" w:type="dxa"/>
          </w:tcPr>
          <w:p w14:paraId="477F6D71" w14:textId="77777777" w:rsidR="00C21BB6" w:rsidRDefault="00F772FA">
            <w:pPr>
              <w:rPr>
                <w:lang w:val="en-GB"/>
              </w:rPr>
            </w:pPr>
            <w:r>
              <w:rPr>
                <w:lang w:val="en-GB"/>
              </w:rPr>
              <w:t>(B),</w:t>
            </w:r>
            <w:r w:rsidR="00C21BB6">
              <w:rPr>
                <w:lang w:val="en-GB"/>
              </w:rPr>
              <w:t>F,g,h,(H),(I),</w:t>
            </w:r>
            <w:r>
              <w:rPr>
                <w:lang w:val="en-GB"/>
              </w:rPr>
              <w:t>(J),</w:t>
            </w:r>
            <w:r w:rsidR="00C21BB6">
              <w:rPr>
                <w:lang w:val="en-GB"/>
              </w:rPr>
              <w:t>(M),(z),</w:t>
            </w:r>
            <w:r w:rsidR="004A1ED7">
              <w:rPr>
                <w:lang w:val="en-GB"/>
              </w:rPr>
              <w:t>(1),</w:t>
            </w:r>
            <w:r w:rsidR="008A2D27">
              <w:rPr>
                <w:lang w:val="en-GB"/>
              </w:rPr>
              <w:t>6</w:t>
            </w:r>
            <w:r w:rsidR="00585A1F">
              <w:rPr>
                <w:lang w:val="en-GB"/>
              </w:rPr>
              <w:t>,Q</w:t>
            </w:r>
            <w:r w:rsidR="00DF4944">
              <w:rPr>
                <w:lang w:val="en-GB"/>
              </w:rPr>
              <w:t>,</w:t>
            </w:r>
            <w:r w:rsidR="00430887">
              <w:rPr>
                <w:lang w:val="en-GB"/>
              </w:rPr>
              <w:t>(</w:t>
            </w:r>
            <w:r w:rsidR="00DF4944">
              <w:rPr>
                <w:lang w:val="en-GB"/>
              </w:rPr>
              <w:t>a</w:t>
            </w:r>
            <w:r w:rsidR="00430887">
              <w:rPr>
                <w:lang w:val="en-GB"/>
              </w:rPr>
              <w:t>)</w:t>
            </w:r>
          </w:p>
        </w:tc>
      </w:tr>
      <w:tr w:rsidR="00C21BB6" w14:paraId="4E13054D" w14:textId="77777777" w:rsidTr="003B4FEA">
        <w:trPr>
          <w:cantSplit/>
        </w:trPr>
        <w:tc>
          <w:tcPr>
            <w:tcW w:w="3240" w:type="dxa"/>
          </w:tcPr>
          <w:p w14:paraId="67F1939F" w14:textId="77777777" w:rsidR="00C21BB6" w:rsidRDefault="00C21BB6">
            <w:pPr>
              <w:rPr>
                <w:lang w:val="en-GB"/>
              </w:rPr>
            </w:pPr>
            <w:r>
              <w:rPr>
                <w:lang w:val="en-GB"/>
              </w:rPr>
              <w:t>01 Pre</w:t>
            </w:r>
            <w:r>
              <w:rPr>
                <w:lang w:val="en-GB"/>
              </w:rPr>
              <w:noBreakHyphen/>
              <w:t>Auth Purchase (dc)</w:t>
            </w:r>
          </w:p>
        </w:tc>
        <w:tc>
          <w:tcPr>
            <w:tcW w:w="3780" w:type="dxa"/>
          </w:tcPr>
          <w:p w14:paraId="39B92EFA" w14:textId="77777777" w:rsidR="00C21BB6" w:rsidRPr="00D51F67" w:rsidRDefault="00C21BB6">
            <w:pPr>
              <w:rPr>
                <w:lang w:val="pt-BR"/>
              </w:rPr>
            </w:pPr>
            <w:r w:rsidRPr="00D51F67">
              <w:rPr>
                <w:lang w:val="pt-BR"/>
              </w:rPr>
              <w:t>B,D,G,R,(S),U</w:t>
            </w:r>
            <w:r w:rsidR="00585A1F" w:rsidRPr="00D51F67">
              <w:rPr>
                <w:lang w:val="pt-BR"/>
              </w:rPr>
              <w:t>,Q</w:t>
            </w:r>
            <w:r w:rsidRPr="00D51F67">
              <w:rPr>
                <w:lang w:val="pt-BR"/>
              </w:rPr>
              <w:t>,</w:t>
            </w:r>
            <w:r w:rsidR="00BA1DB2">
              <w:rPr>
                <w:lang w:val="pt-BR"/>
              </w:rPr>
              <w:t xml:space="preserve">(a), </w:t>
            </w:r>
            <w:r w:rsidRPr="00D51F67">
              <w:rPr>
                <w:lang w:val="pt-BR"/>
              </w:rPr>
              <w:t>(b),d,(f),h,q,e,</w:t>
            </w:r>
            <w:r w:rsidR="008A2D27" w:rsidRPr="00D51F67">
              <w:rPr>
                <w:lang w:val="pt-BR"/>
              </w:rPr>
              <w:t>6</w:t>
            </w:r>
            <w:r w:rsidR="009C261D" w:rsidRPr="00D51F67">
              <w:rPr>
                <w:lang w:val="pt-BR"/>
              </w:rPr>
              <w:t>,(9)</w:t>
            </w:r>
            <w:r w:rsidRPr="00D51F67">
              <w:rPr>
                <w:lang w:val="pt-BR"/>
              </w:rPr>
              <w:t xml:space="preserve">       </w:t>
            </w:r>
          </w:p>
        </w:tc>
        <w:tc>
          <w:tcPr>
            <w:tcW w:w="3668" w:type="dxa"/>
          </w:tcPr>
          <w:p w14:paraId="104BFC19" w14:textId="77777777" w:rsidR="00C21BB6" w:rsidRDefault="00F772FA">
            <w:pPr>
              <w:rPr>
                <w:lang w:val="en-GB"/>
              </w:rPr>
            </w:pPr>
            <w:r>
              <w:rPr>
                <w:lang w:val="en-GB"/>
              </w:rPr>
              <w:t>(B),</w:t>
            </w:r>
            <w:r w:rsidR="00C21BB6">
              <w:rPr>
                <w:lang w:val="en-GB"/>
              </w:rPr>
              <w:t>F,G,(H),(I),</w:t>
            </w:r>
            <w:r>
              <w:rPr>
                <w:lang w:val="en-GB"/>
              </w:rPr>
              <w:t>(J),</w:t>
            </w:r>
            <w:r w:rsidR="00C21BB6">
              <w:rPr>
                <w:lang w:val="en-GB"/>
              </w:rPr>
              <w:t>(M),f,g,h,</w:t>
            </w:r>
            <w:r w:rsidR="008A2D27">
              <w:rPr>
                <w:lang w:val="en-GB"/>
              </w:rPr>
              <w:t>6</w:t>
            </w:r>
            <w:r w:rsidR="00585A1F">
              <w:rPr>
                <w:lang w:val="en-GB"/>
              </w:rPr>
              <w:t>,Q</w:t>
            </w:r>
            <w:r w:rsidR="00BA1DB2">
              <w:rPr>
                <w:lang w:val="en-GB"/>
              </w:rPr>
              <w:t>, (a)</w:t>
            </w:r>
          </w:p>
        </w:tc>
      </w:tr>
      <w:tr w:rsidR="00C21BB6" w14:paraId="582D61A7" w14:textId="77777777" w:rsidTr="003B4FEA">
        <w:trPr>
          <w:cantSplit/>
        </w:trPr>
        <w:tc>
          <w:tcPr>
            <w:tcW w:w="3240" w:type="dxa"/>
          </w:tcPr>
          <w:p w14:paraId="4ABF39FB" w14:textId="77777777" w:rsidR="00C21BB6" w:rsidRDefault="00C21BB6">
            <w:pPr>
              <w:rPr>
                <w:lang w:val="en-GB"/>
              </w:rPr>
            </w:pPr>
            <w:r>
              <w:rPr>
                <w:lang w:val="en-GB"/>
              </w:rPr>
              <w:t>02 Pre</w:t>
            </w:r>
            <w:r>
              <w:rPr>
                <w:lang w:val="en-GB"/>
              </w:rPr>
              <w:noBreakHyphen/>
              <w:t>Auth Purchase Compl (cc)</w:t>
            </w:r>
          </w:p>
        </w:tc>
        <w:tc>
          <w:tcPr>
            <w:tcW w:w="3780" w:type="dxa"/>
          </w:tcPr>
          <w:p w14:paraId="25203850" w14:textId="77777777" w:rsidR="00C21BB6" w:rsidRPr="00D51F67" w:rsidRDefault="00C21BB6" w:rsidP="009524D7">
            <w:pPr>
              <w:rPr>
                <w:lang w:val="pt-BR"/>
              </w:rPr>
            </w:pPr>
            <w:r w:rsidRPr="00D51F67">
              <w:rPr>
                <w:lang w:val="pt-BR"/>
              </w:rPr>
              <w:t>B,F,(S),P,U</w:t>
            </w:r>
            <w:r w:rsidR="00585A1F" w:rsidRPr="00D51F67">
              <w:rPr>
                <w:lang w:val="pt-BR"/>
              </w:rPr>
              <w:t>,Q</w:t>
            </w:r>
            <w:r w:rsidRPr="00D51F67">
              <w:rPr>
                <w:lang w:val="pt-BR"/>
              </w:rPr>
              <w:t>,a,d,</w:t>
            </w:r>
            <w:r w:rsidR="009D629C" w:rsidRPr="00D51F67">
              <w:rPr>
                <w:lang w:val="pt-BR"/>
              </w:rPr>
              <w:t>e,</w:t>
            </w:r>
            <w:r w:rsidRPr="00D51F67">
              <w:rPr>
                <w:lang w:val="pt-BR"/>
              </w:rPr>
              <w:t>h,q,</w:t>
            </w:r>
            <w:r w:rsidR="008A2D27" w:rsidRPr="00D51F67">
              <w:rPr>
                <w:lang w:val="pt-BR"/>
              </w:rPr>
              <w:t>6</w:t>
            </w:r>
            <w:r w:rsidR="009C261D" w:rsidRPr="00D51F67">
              <w:rPr>
                <w:lang w:val="pt-BR"/>
              </w:rPr>
              <w:t>,(9)</w:t>
            </w:r>
            <w:r w:rsidRPr="00D51F67">
              <w:rPr>
                <w:lang w:val="pt-BR"/>
              </w:rPr>
              <w:t xml:space="preserve">       </w:t>
            </w:r>
          </w:p>
        </w:tc>
        <w:tc>
          <w:tcPr>
            <w:tcW w:w="3668" w:type="dxa"/>
          </w:tcPr>
          <w:p w14:paraId="601D1EA4" w14:textId="77777777" w:rsidR="00C21BB6" w:rsidRDefault="00C21BB6">
            <w:pPr>
              <w:rPr>
                <w:lang w:val="en-GB"/>
              </w:rPr>
            </w:pPr>
            <w:r>
              <w:rPr>
                <w:lang w:val="en-GB"/>
              </w:rPr>
              <w:t>F,g,h,(H),(I),(M),(z),</w:t>
            </w:r>
            <w:r w:rsidR="008A2D27">
              <w:rPr>
                <w:lang w:val="en-GB"/>
              </w:rPr>
              <w:t>6</w:t>
            </w:r>
            <w:r w:rsidR="00585A1F">
              <w:rPr>
                <w:lang w:val="en-GB"/>
              </w:rPr>
              <w:t>,Q</w:t>
            </w:r>
            <w:r w:rsidR="00DF4944">
              <w:rPr>
                <w:lang w:val="en-GB"/>
              </w:rPr>
              <w:t>,</w:t>
            </w:r>
            <w:r w:rsidR="00430887">
              <w:rPr>
                <w:lang w:val="en-GB"/>
              </w:rPr>
              <w:t>(</w:t>
            </w:r>
            <w:r w:rsidR="00DF4944">
              <w:rPr>
                <w:lang w:val="en-GB"/>
              </w:rPr>
              <w:t>a</w:t>
            </w:r>
            <w:r w:rsidR="00430887">
              <w:rPr>
                <w:lang w:val="en-GB"/>
              </w:rPr>
              <w:t>)</w:t>
            </w:r>
          </w:p>
        </w:tc>
      </w:tr>
      <w:tr w:rsidR="00C21BB6" w14:paraId="70254E29" w14:textId="77777777" w:rsidTr="003B4FEA">
        <w:trPr>
          <w:cantSplit/>
        </w:trPr>
        <w:tc>
          <w:tcPr>
            <w:tcW w:w="3240" w:type="dxa"/>
          </w:tcPr>
          <w:p w14:paraId="600828F8" w14:textId="77777777" w:rsidR="00C21BB6" w:rsidRDefault="00C21BB6">
            <w:pPr>
              <w:rPr>
                <w:lang w:val="en-GB"/>
              </w:rPr>
            </w:pPr>
            <w:r>
              <w:rPr>
                <w:lang w:val="en-GB"/>
              </w:rPr>
              <w:t>02 Pre</w:t>
            </w:r>
            <w:r>
              <w:rPr>
                <w:lang w:val="en-GB"/>
              </w:rPr>
              <w:noBreakHyphen/>
              <w:t>Auth Purchase Compl (dc)</w:t>
            </w:r>
          </w:p>
        </w:tc>
        <w:tc>
          <w:tcPr>
            <w:tcW w:w="3780" w:type="dxa"/>
          </w:tcPr>
          <w:p w14:paraId="3418A21D" w14:textId="77777777" w:rsidR="00C21BB6" w:rsidRPr="00D51F67" w:rsidRDefault="00C21BB6">
            <w:pPr>
              <w:rPr>
                <w:lang w:val="pt-BR"/>
              </w:rPr>
            </w:pPr>
            <w:r w:rsidRPr="00D51F67">
              <w:rPr>
                <w:lang w:val="pt-BR"/>
              </w:rPr>
              <w:t>B,C,D,F,G,R,(S),U</w:t>
            </w:r>
            <w:r w:rsidR="00585A1F" w:rsidRPr="00D51F67">
              <w:rPr>
                <w:lang w:val="pt-BR"/>
              </w:rPr>
              <w:t>,Q</w:t>
            </w:r>
            <w:r w:rsidRPr="00D51F67">
              <w:rPr>
                <w:lang w:val="pt-BR"/>
              </w:rPr>
              <w:t>,</w:t>
            </w:r>
            <w:r w:rsidR="00BA1DB2">
              <w:rPr>
                <w:lang w:val="pt-BR"/>
              </w:rPr>
              <w:t xml:space="preserve">(a), </w:t>
            </w:r>
            <w:r w:rsidRPr="00D51F67">
              <w:rPr>
                <w:lang w:val="pt-BR"/>
              </w:rPr>
              <w:t>d,</w:t>
            </w:r>
            <w:r w:rsidR="00D475D2" w:rsidRPr="00D51F67">
              <w:rPr>
                <w:lang w:val="pt-BR"/>
              </w:rPr>
              <w:t>e,</w:t>
            </w:r>
            <w:r w:rsidRPr="00D51F67">
              <w:rPr>
                <w:lang w:val="pt-BR"/>
              </w:rPr>
              <w:t>h,q,</w:t>
            </w:r>
            <w:r w:rsidR="008A2D27" w:rsidRPr="00D51F67">
              <w:rPr>
                <w:lang w:val="pt-BR"/>
              </w:rPr>
              <w:t>6</w:t>
            </w:r>
            <w:r w:rsidR="009C261D" w:rsidRPr="00D51F67">
              <w:rPr>
                <w:lang w:val="pt-BR"/>
              </w:rPr>
              <w:t>,(9)</w:t>
            </w:r>
          </w:p>
        </w:tc>
        <w:tc>
          <w:tcPr>
            <w:tcW w:w="3668" w:type="dxa"/>
          </w:tcPr>
          <w:p w14:paraId="300FFB38" w14:textId="77777777" w:rsidR="00C21BB6" w:rsidRDefault="00C21BB6">
            <w:pPr>
              <w:rPr>
                <w:lang w:val="en-GB"/>
              </w:rPr>
            </w:pPr>
            <w:r>
              <w:rPr>
                <w:lang w:val="en-GB"/>
              </w:rPr>
              <w:t>F,G,(H),(I),(M),f,g,h,</w:t>
            </w:r>
            <w:r w:rsidR="008A2D27">
              <w:rPr>
                <w:lang w:val="en-GB"/>
              </w:rPr>
              <w:t>6</w:t>
            </w:r>
            <w:r w:rsidR="00585A1F">
              <w:rPr>
                <w:lang w:val="en-GB"/>
              </w:rPr>
              <w:t>,Q</w:t>
            </w:r>
            <w:r w:rsidR="00BA1DB2">
              <w:rPr>
                <w:lang w:val="en-GB"/>
              </w:rPr>
              <w:t>, (a)</w:t>
            </w:r>
          </w:p>
        </w:tc>
      </w:tr>
      <w:tr w:rsidR="00C21BB6" w14:paraId="2B14104E" w14:textId="77777777" w:rsidTr="003B4FEA">
        <w:trPr>
          <w:cantSplit/>
        </w:trPr>
        <w:tc>
          <w:tcPr>
            <w:tcW w:w="3240" w:type="dxa"/>
          </w:tcPr>
          <w:p w14:paraId="62346B49" w14:textId="77777777" w:rsidR="00C21BB6" w:rsidRDefault="00C21BB6">
            <w:pPr>
              <w:rPr>
                <w:lang w:val="en-GB"/>
              </w:rPr>
            </w:pPr>
            <w:r>
              <w:rPr>
                <w:lang w:val="en-GB"/>
              </w:rPr>
              <w:t>03 Phone/Mail Order</w:t>
            </w:r>
          </w:p>
        </w:tc>
        <w:tc>
          <w:tcPr>
            <w:tcW w:w="3780" w:type="dxa"/>
          </w:tcPr>
          <w:p w14:paraId="1004BB0B" w14:textId="77777777" w:rsidR="00C21BB6" w:rsidRPr="00D51F67" w:rsidRDefault="00C21BB6">
            <w:pPr>
              <w:rPr>
                <w:lang w:val="pt-BR"/>
              </w:rPr>
            </w:pPr>
            <w:r w:rsidRPr="00D51F67">
              <w:rPr>
                <w:lang w:val="pt-BR"/>
              </w:rPr>
              <w:t>B,(F),(S),P,U</w:t>
            </w:r>
            <w:r w:rsidR="00585A1F" w:rsidRPr="00D51F67">
              <w:rPr>
                <w:lang w:val="pt-BR"/>
              </w:rPr>
              <w:t>,Q</w:t>
            </w:r>
            <w:r w:rsidRPr="00D51F67">
              <w:rPr>
                <w:lang w:val="pt-BR"/>
              </w:rPr>
              <w:t>,a,d,</w:t>
            </w:r>
            <w:r w:rsidR="009D629C" w:rsidRPr="00D51F67">
              <w:rPr>
                <w:lang w:val="pt-BR"/>
              </w:rPr>
              <w:t>e,</w:t>
            </w:r>
            <w:r w:rsidRPr="00D51F67">
              <w:rPr>
                <w:lang w:val="pt-BR"/>
              </w:rPr>
              <w:t>h,q</w:t>
            </w:r>
            <w:r w:rsidR="008A2D27" w:rsidRPr="00D51F67">
              <w:rPr>
                <w:lang w:val="pt-BR"/>
              </w:rPr>
              <w:t>,6</w:t>
            </w:r>
            <w:r w:rsidR="007C7F92" w:rsidRPr="00D51F67">
              <w:rPr>
                <w:lang w:val="pt-BR"/>
              </w:rPr>
              <w:t>,(9)</w:t>
            </w:r>
          </w:p>
        </w:tc>
        <w:tc>
          <w:tcPr>
            <w:tcW w:w="3668" w:type="dxa"/>
          </w:tcPr>
          <w:p w14:paraId="20886193" w14:textId="77777777" w:rsidR="00C21BB6" w:rsidRDefault="00F772FA">
            <w:pPr>
              <w:rPr>
                <w:lang w:val="en-GB"/>
              </w:rPr>
            </w:pPr>
            <w:r>
              <w:rPr>
                <w:lang w:val="en-GB"/>
              </w:rPr>
              <w:t>(B),</w:t>
            </w:r>
            <w:r w:rsidR="00C21BB6">
              <w:rPr>
                <w:lang w:val="en-GB"/>
              </w:rPr>
              <w:t>F,g,h,(H),(I),</w:t>
            </w:r>
            <w:r>
              <w:rPr>
                <w:lang w:val="en-GB"/>
              </w:rPr>
              <w:t>(J),</w:t>
            </w:r>
            <w:r w:rsidR="00C21BB6">
              <w:rPr>
                <w:lang w:val="en-GB"/>
              </w:rPr>
              <w:t>(M),(z)</w:t>
            </w:r>
            <w:r w:rsidR="008A2D27">
              <w:rPr>
                <w:lang w:val="en-GB"/>
              </w:rPr>
              <w:t>,</w:t>
            </w:r>
            <w:r w:rsidR="004A1ED7">
              <w:rPr>
                <w:lang w:val="en-GB"/>
              </w:rPr>
              <w:t>(1),</w:t>
            </w:r>
            <w:r w:rsidR="008A2D27">
              <w:rPr>
                <w:lang w:val="en-GB"/>
              </w:rPr>
              <w:t>6</w:t>
            </w:r>
            <w:r w:rsidR="00585A1F">
              <w:rPr>
                <w:lang w:val="en-GB"/>
              </w:rPr>
              <w:t>,Q</w:t>
            </w:r>
          </w:p>
        </w:tc>
      </w:tr>
      <w:tr w:rsidR="00C21BB6" w14:paraId="49CF76AE" w14:textId="77777777" w:rsidTr="003B4FEA">
        <w:trPr>
          <w:cantSplit/>
        </w:trPr>
        <w:tc>
          <w:tcPr>
            <w:tcW w:w="3240" w:type="dxa"/>
          </w:tcPr>
          <w:p w14:paraId="3BC25A40" w14:textId="77777777" w:rsidR="00C21BB6" w:rsidRDefault="00C21BB6">
            <w:pPr>
              <w:rPr>
                <w:lang w:val="en-GB"/>
              </w:rPr>
            </w:pPr>
            <w:r>
              <w:rPr>
                <w:lang w:val="en-GB"/>
              </w:rPr>
              <w:t>04 Merchandise Return (cc)</w:t>
            </w:r>
          </w:p>
        </w:tc>
        <w:tc>
          <w:tcPr>
            <w:tcW w:w="3780" w:type="dxa"/>
          </w:tcPr>
          <w:p w14:paraId="2A0D21E4" w14:textId="77777777" w:rsidR="00C21BB6" w:rsidRPr="00D51F67" w:rsidRDefault="00C21BB6">
            <w:pPr>
              <w:rPr>
                <w:lang w:val="pt-BR"/>
              </w:rPr>
            </w:pPr>
            <w:r w:rsidRPr="00D51F67">
              <w:rPr>
                <w:lang w:val="pt-BR"/>
              </w:rPr>
              <w:t>B,(F),(S),P,U</w:t>
            </w:r>
            <w:r w:rsidR="00585A1F" w:rsidRPr="00D51F67">
              <w:rPr>
                <w:lang w:val="pt-BR"/>
              </w:rPr>
              <w:t>,Q</w:t>
            </w:r>
            <w:r w:rsidRPr="00D51F67">
              <w:rPr>
                <w:lang w:val="pt-BR"/>
              </w:rPr>
              <w:t>,a,d,</w:t>
            </w:r>
            <w:r w:rsidR="009D629C" w:rsidRPr="00D51F67">
              <w:rPr>
                <w:lang w:val="pt-BR"/>
              </w:rPr>
              <w:t>e,</w:t>
            </w:r>
            <w:r w:rsidRPr="00D51F67">
              <w:rPr>
                <w:lang w:val="pt-BR"/>
              </w:rPr>
              <w:t>h,q</w:t>
            </w:r>
            <w:r w:rsidR="008A2D27" w:rsidRPr="00D51F67">
              <w:rPr>
                <w:lang w:val="pt-BR"/>
              </w:rPr>
              <w:t>,6</w:t>
            </w:r>
            <w:r w:rsidR="007C7F92" w:rsidRPr="00D51F67">
              <w:rPr>
                <w:lang w:val="pt-BR"/>
              </w:rPr>
              <w:t>,(9)</w:t>
            </w:r>
            <w:r w:rsidRPr="00D51F67">
              <w:rPr>
                <w:lang w:val="pt-BR"/>
              </w:rPr>
              <w:t xml:space="preserve">      </w:t>
            </w:r>
          </w:p>
        </w:tc>
        <w:tc>
          <w:tcPr>
            <w:tcW w:w="3668" w:type="dxa"/>
          </w:tcPr>
          <w:p w14:paraId="54D9FD18" w14:textId="77777777" w:rsidR="00C21BB6" w:rsidRDefault="00C21BB6">
            <w:pPr>
              <w:rPr>
                <w:lang w:val="en-GB"/>
              </w:rPr>
            </w:pPr>
            <w:r>
              <w:rPr>
                <w:lang w:val="en-GB"/>
              </w:rPr>
              <w:t>F,g,h,(H),(I),(M),(z)</w:t>
            </w:r>
            <w:r w:rsidR="008A2D27">
              <w:rPr>
                <w:lang w:val="en-GB"/>
              </w:rPr>
              <w:t>,6</w:t>
            </w:r>
            <w:r w:rsidR="00585A1F">
              <w:rPr>
                <w:lang w:val="en-GB"/>
              </w:rPr>
              <w:t>,Q</w:t>
            </w:r>
            <w:r w:rsidR="00DF4944">
              <w:rPr>
                <w:lang w:val="en-GB"/>
              </w:rPr>
              <w:t>,</w:t>
            </w:r>
            <w:r w:rsidR="00430887">
              <w:rPr>
                <w:lang w:val="en-GB"/>
              </w:rPr>
              <w:t>(</w:t>
            </w:r>
            <w:r w:rsidR="00DF4944">
              <w:rPr>
                <w:lang w:val="en-GB"/>
              </w:rPr>
              <w:t>a</w:t>
            </w:r>
            <w:r w:rsidR="00430887">
              <w:rPr>
                <w:lang w:val="en-GB"/>
              </w:rPr>
              <w:t>)</w:t>
            </w:r>
          </w:p>
        </w:tc>
      </w:tr>
      <w:tr w:rsidR="00C21BB6" w14:paraId="51452305" w14:textId="77777777" w:rsidTr="003B4FEA">
        <w:trPr>
          <w:cantSplit/>
        </w:trPr>
        <w:tc>
          <w:tcPr>
            <w:tcW w:w="3240" w:type="dxa"/>
          </w:tcPr>
          <w:p w14:paraId="3708DFCE" w14:textId="77777777" w:rsidR="00C21BB6" w:rsidRDefault="00C21BB6">
            <w:pPr>
              <w:rPr>
                <w:lang w:val="en-GB"/>
              </w:rPr>
            </w:pPr>
            <w:r>
              <w:rPr>
                <w:lang w:val="en-GB"/>
              </w:rPr>
              <w:t>04 Merchandise Return (dc)</w:t>
            </w:r>
          </w:p>
        </w:tc>
        <w:tc>
          <w:tcPr>
            <w:tcW w:w="3780" w:type="dxa"/>
          </w:tcPr>
          <w:p w14:paraId="6A7EBF92" w14:textId="77777777" w:rsidR="00C21BB6" w:rsidRPr="00D51F67" w:rsidRDefault="00C21BB6">
            <w:pPr>
              <w:rPr>
                <w:lang w:val="pt-BR"/>
              </w:rPr>
            </w:pPr>
            <w:r w:rsidRPr="00D51F67">
              <w:rPr>
                <w:lang w:val="pt-BR"/>
              </w:rPr>
              <w:t>B,D,G,R,(S),U</w:t>
            </w:r>
            <w:r w:rsidR="00585A1F" w:rsidRPr="00D51F67">
              <w:rPr>
                <w:lang w:val="pt-BR"/>
              </w:rPr>
              <w:t>,Q</w:t>
            </w:r>
            <w:r w:rsidRPr="00D51F67">
              <w:rPr>
                <w:lang w:val="pt-BR"/>
              </w:rPr>
              <w:t>,</w:t>
            </w:r>
            <w:r w:rsidR="00BA1DB2">
              <w:rPr>
                <w:lang w:val="pt-BR"/>
              </w:rPr>
              <w:t xml:space="preserve">(a), </w:t>
            </w:r>
            <w:r w:rsidRPr="00D51F67">
              <w:rPr>
                <w:lang w:val="pt-BR"/>
              </w:rPr>
              <w:t>(b),d,(f),h,q,e,</w:t>
            </w:r>
            <w:r w:rsidR="008A2D27" w:rsidRPr="00D51F67">
              <w:rPr>
                <w:lang w:val="pt-BR"/>
              </w:rPr>
              <w:t>6</w:t>
            </w:r>
            <w:r w:rsidR="009C261D" w:rsidRPr="00D51F67">
              <w:rPr>
                <w:lang w:val="pt-BR"/>
              </w:rPr>
              <w:t>,(9)</w:t>
            </w:r>
            <w:r w:rsidRPr="00D51F67">
              <w:rPr>
                <w:lang w:val="pt-BR"/>
              </w:rPr>
              <w:t xml:space="preserve">   </w:t>
            </w:r>
          </w:p>
        </w:tc>
        <w:tc>
          <w:tcPr>
            <w:tcW w:w="3668" w:type="dxa"/>
          </w:tcPr>
          <w:p w14:paraId="1B8826CC" w14:textId="77777777" w:rsidR="00C21BB6" w:rsidRDefault="00C21BB6">
            <w:pPr>
              <w:rPr>
                <w:lang w:val="en-GB"/>
              </w:rPr>
            </w:pPr>
            <w:r>
              <w:rPr>
                <w:lang w:val="en-GB"/>
              </w:rPr>
              <w:t>F,G,(H),(I),(M),f,g,h,</w:t>
            </w:r>
            <w:r w:rsidR="008A2D27">
              <w:rPr>
                <w:lang w:val="en-GB"/>
              </w:rPr>
              <w:t>6</w:t>
            </w:r>
            <w:r w:rsidR="00585A1F">
              <w:rPr>
                <w:lang w:val="en-GB"/>
              </w:rPr>
              <w:t>,Q</w:t>
            </w:r>
            <w:r w:rsidR="00BA1DB2">
              <w:rPr>
                <w:lang w:val="en-GB"/>
              </w:rPr>
              <w:t>, (a)</w:t>
            </w:r>
          </w:p>
        </w:tc>
      </w:tr>
      <w:tr w:rsidR="00C21BB6" w14:paraId="67C7F452" w14:textId="77777777" w:rsidTr="003B4FEA">
        <w:trPr>
          <w:cantSplit/>
        </w:trPr>
        <w:tc>
          <w:tcPr>
            <w:tcW w:w="3240" w:type="dxa"/>
          </w:tcPr>
          <w:p w14:paraId="645D5885" w14:textId="77777777" w:rsidR="00C21BB6" w:rsidRDefault="00C21BB6">
            <w:pPr>
              <w:rPr>
                <w:lang w:val="en-GB"/>
              </w:rPr>
            </w:pPr>
            <w:r>
              <w:rPr>
                <w:lang w:val="en-GB"/>
              </w:rPr>
              <w:t>05 Cash Advance</w:t>
            </w:r>
          </w:p>
        </w:tc>
        <w:tc>
          <w:tcPr>
            <w:tcW w:w="3780" w:type="dxa"/>
          </w:tcPr>
          <w:p w14:paraId="6C19E11F" w14:textId="77777777" w:rsidR="00C21BB6" w:rsidRPr="00D51F67" w:rsidRDefault="00C21BB6">
            <w:pPr>
              <w:rPr>
                <w:lang w:val="pt-BR"/>
              </w:rPr>
            </w:pPr>
            <w:r w:rsidRPr="00D51F67">
              <w:rPr>
                <w:lang w:val="pt-BR"/>
              </w:rPr>
              <w:t>B,(F),(S),P,U</w:t>
            </w:r>
            <w:r w:rsidR="00585A1F" w:rsidRPr="00D51F67">
              <w:rPr>
                <w:lang w:val="pt-BR"/>
              </w:rPr>
              <w:t>,Q</w:t>
            </w:r>
            <w:r w:rsidRPr="00D51F67">
              <w:rPr>
                <w:lang w:val="pt-BR"/>
              </w:rPr>
              <w:t>,a,d,h,q,</w:t>
            </w:r>
            <w:r w:rsidR="008A2D27" w:rsidRPr="00D51F67">
              <w:rPr>
                <w:lang w:val="pt-BR"/>
              </w:rPr>
              <w:t>6</w:t>
            </w:r>
            <w:r w:rsidR="007C7F92" w:rsidRPr="00D51F67">
              <w:rPr>
                <w:lang w:val="pt-BR"/>
              </w:rPr>
              <w:t>,(9)</w:t>
            </w:r>
            <w:r w:rsidRPr="00D51F67">
              <w:rPr>
                <w:lang w:val="pt-BR"/>
              </w:rPr>
              <w:t xml:space="preserve">             </w:t>
            </w:r>
          </w:p>
        </w:tc>
        <w:tc>
          <w:tcPr>
            <w:tcW w:w="3668" w:type="dxa"/>
          </w:tcPr>
          <w:p w14:paraId="37DE574D" w14:textId="77777777" w:rsidR="00C21BB6" w:rsidRDefault="00C21BB6">
            <w:pPr>
              <w:rPr>
                <w:lang w:val="en-GB"/>
              </w:rPr>
            </w:pPr>
            <w:r>
              <w:rPr>
                <w:lang w:val="en-GB"/>
              </w:rPr>
              <w:t>F,g,h,(H),(I),(M),(z),</w:t>
            </w:r>
            <w:r w:rsidR="004A1ED7">
              <w:rPr>
                <w:lang w:val="en-GB"/>
              </w:rPr>
              <w:t>(1),</w:t>
            </w:r>
            <w:r w:rsidR="008A2D27">
              <w:rPr>
                <w:lang w:val="en-GB"/>
              </w:rPr>
              <w:t>6</w:t>
            </w:r>
            <w:r w:rsidR="00585A1F">
              <w:rPr>
                <w:lang w:val="en-GB"/>
              </w:rPr>
              <w:t>,Q</w:t>
            </w:r>
          </w:p>
        </w:tc>
      </w:tr>
      <w:tr w:rsidR="00427360" w14:paraId="742E1EB8" w14:textId="77777777" w:rsidTr="003B4FEA">
        <w:trPr>
          <w:cantSplit/>
        </w:trPr>
        <w:tc>
          <w:tcPr>
            <w:tcW w:w="3240" w:type="dxa"/>
          </w:tcPr>
          <w:p w14:paraId="7CF4D556" w14:textId="77777777" w:rsidR="00427360" w:rsidRDefault="00427360" w:rsidP="005531A8">
            <w:pPr>
              <w:rPr>
                <w:lang w:val="en-GB"/>
              </w:rPr>
            </w:pPr>
            <w:r>
              <w:rPr>
                <w:lang w:val="en-GB"/>
              </w:rPr>
              <w:t>06 Card Verification (cc)</w:t>
            </w:r>
          </w:p>
        </w:tc>
        <w:tc>
          <w:tcPr>
            <w:tcW w:w="3780" w:type="dxa"/>
          </w:tcPr>
          <w:p w14:paraId="57A9457E" w14:textId="77777777" w:rsidR="00427360" w:rsidRDefault="00427360" w:rsidP="005531A8">
            <w:pPr>
              <w:rPr>
                <w:lang w:val="en-GB"/>
              </w:rPr>
            </w:pPr>
            <w:r>
              <w:rPr>
                <w:lang w:val="en-GB"/>
              </w:rPr>
              <w:t>B,U,P,Q,a,d,e,h,q,6</w:t>
            </w:r>
            <w:r w:rsidR="007C7F92">
              <w:rPr>
                <w:lang w:val="en-GB"/>
              </w:rPr>
              <w:t>,(9)</w:t>
            </w:r>
          </w:p>
        </w:tc>
        <w:tc>
          <w:tcPr>
            <w:tcW w:w="3668" w:type="dxa"/>
          </w:tcPr>
          <w:p w14:paraId="13DBD95A" w14:textId="77777777" w:rsidR="00427360" w:rsidRDefault="00427360" w:rsidP="005531A8">
            <w:pPr>
              <w:rPr>
                <w:lang w:val="en-GB"/>
              </w:rPr>
            </w:pPr>
            <w:r>
              <w:rPr>
                <w:lang w:val="en-GB"/>
              </w:rPr>
              <w:t>F,g,h,(H),(I),(M),</w:t>
            </w:r>
            <w:r w:rsidR="00F31C39">
              <w:rPr>
                <w:lang w:val="en-GB"/>
              </w:rPr>
              <w:t>(1),</w:t>
            </w:r>
            <w:r>
              <w:rPr>
                <w:lang w:val="en-GB"/>
              </w:rPr>
              <w:t>6,Q</w:t>
            </w:r>
          </w:p>
        </w:tc>
      </w:tr>
      <w:tr w:rsidR="00417B34" w14:paraId="1C008657" w14:textId="77777777" w:rsidTr="003B4FEA">
        <w:trPr>
          <w:cantSplit/>
        </w:trPr>
        <w:tc>
          <w:tcPr>
            <w:tcW w:w="3240" w:type="dxa"/>
          </w:tcPr>
          <w:p w14:paraId="285D6E8F" w14:textId="77777777" w:rsidR="00417B34" w:rsidRDefault="00417B34">
            <w:pPr>
              <w:rPr>
                <w:lang w:val="en-GB"/>
              </w:rPr>
            </w:pPr>
            <w:r>
              <w:rPr>
                <w:lang w:val="en-GB"/>
              </w:rPr>
              <w:t>08 Purchase with Cash Back</w:t>
            </w:r>
            <w:r w:rsidR="006716C9">
              <w:rPr>
                <w:lang w:val="en-GB"/>
              </w:rPr>
              <w:t xml:space="preserve"> (cc)</w:t>
            </w:r>
          </w:p>
        </w:tc>
        <w:tc>
          <w:tcPr>
            <w:tcW w:w="3780" w:type="dxa"/>
          </w:tcPr>
          <w:p w14:paraId="23672537" w14:textId="77777777" w:rsidR="00C16EF0" w:rsidRPr="00D51F67" w:rsidRDefault="00C16EF0">
            <w:pPr>
              <w:rPr>
                <w:lang w:val="pt-BR"/>
              </w:rPr>
            </w:pPr>
            <w:r w:rsidRPr="00775E51">
              <w:rPr>
                <w:lang w:val="en-GB"/>
              </w:rPr>
              <w:t xml:space="preserve">B,C,P,(S),U,Q,a,(b),d,e,(f),h,q,6,(9)   </w:t>
            </w:r>
          </w:p>
        </w:tc>
        <w:tc>
          <w:tcPr>
            <w:tcW w:w="3668" w:type="dxa"/>
          </w:tcPr>
          <w:p w14:paraId="470B6A79" w14:textId="77777777" w:rsidR="00417B34" w:rsidRDefault="006F05AE">
            <w:pPr>
              <w:rPr>
                <w:lang w:val="en-GB"/>
              </w:rPr>
            </w:pPr>
            <w:r w:rsidRPr="00775E51">
              <w:rPr>
                <w:lang w:val="en-GB"/>
              </w:rPr>
              <w:t>(B),</w:t>
            </w:r>
            <w:r w:rsidR="00FA0ADC">
              <w:rPr>
                <w:lang w:val="en-GB"/>
              </w:rPr>
              <w:t>(C),</w:t>
            </w:r>
            <w:r w:rsidRPr="00775E51">
              <w:rPr>
                <w:lang w:val="en-GB"/>
              </w:rPr>
              <w:t>F,(H),(I),(J),(M),(a),g,h,</w:t>
            </w:r>
            <w:r w:rsidR="00FA0ADC">
              <w:rPr>
                <w:lang w:val="en-GB"/>
              </w:rPr>
              <w:t>(z),</w:t>
            </w:r>
            <w:r w:rsidRPr="00775E51">
              <w:rPr>
                <w:lang w:val="en-GB"/>
              </w:rPr>
              <w:t>6,Q,(9)</w:t>
            </w:r>
          </w:p>
        </w:tc>
      </w:tr>
      <w:tr w:rsidR="00417B34" w14:paraId="6277FE4F" w14:textId="77777777" w:rsidTr="003B4FEA">
        <w:trPr>
          <w:cantSplit/>
        </w:trPr>
        <w:tc>
          <w:tcPr>
            <w:tcW w:w="3240" w:type="dxa"/>
          </w:tcPr>
          <w:p w14:paraId="5B2E7E09" w14:textId="77777777" w:rsidR="00417B34" w:rsidRDefault="00417B34">
            <w:pPr>
              <w:rPr>
                <w:lang w:val="en-GB"/>
              </w:rPr>
            </w:pPr>
            <w:r>
              <w:rPr>
                <w:lang w:val="en-GB"/>
              </w:rPr>
              <w:t>11 Purchase Adjustment(cc)</w:t>
            </w:r>
          </w:p>
        </w:tc>
        <w:tc>
          <w:tcPr>
            <w:tcW w:w="3780" w:type="dxa"/>
          </w:tcPr>
          <w:p w14:paraId="21A61595" w14:textId="77777777" w:rsidR="00417B34" w:rsidRPr="00D51F67" w:rsidRDefault="00417B34">
            <w:pPr>
              <w:rPr>
                <w:lang w:val="pt-BR"/>
              </w:rPr>
            </w:pPr>
            <w:r w:rsidRPr="00D51F67">
              <w:rPr>
                <w:lang w:val="pt-BR"/>
              </w:rPr>
              <w:t>B,C,(F),(S),P,U,Q,a,d,e,q,h,6,(9)</w:t>
            </w:r>
          </w:p>
        </w:tc>
        <w:tc>
          <w:tcPr>
            <w:tcW w:w="3668" w:type="dxa"/>
          </w:tcPr>
          <w:p w14:paraId="7B96C7B2" w14:textId="77777777" w:rsidR="00417B34" w:rsidRDefault="00417B34">
            <w:pPr>
              <w:rPr>
                <w:lang w:val="en-GB"/>
              </w:rPr>
            </w:pPr>
            <w:r>
              <w:rPr>
                <w:lang w:val="en-GB"/>
              </w:rPr>
              <w:t>F,g,h,(H),(I),(M),(z),6,Q,(a)</w:t>
            </w:r>
          </w:p>
        </w:tc>
      </w:tr>
      <w:tr w:rsidR="00417B34" w14:paraId="4114A6E0" w14:textId="77777777" w:rsidTr="003B4FEA">
        <w:trPr>
          <w:cantSplit/>
        </w:trPr>
        <w:tc>
          <w:tcPr>
            <w:tcW w:w="3240" w:type="dxa"/>
          </w:tcPr>
          <w:p w14:paraId="30640646" w14:textId="77777777" w:rsidR="00417B34" w:rsidRDefault="00417B34">
            <w:pPr>
              <w:rPr>
                <w:lang w:val="en-GB"/>
              </w:rPr>
            </w:pPr>
            <w:r>
              <w:rPr>
                <w:lang w:val="en-GB"/>
              </w:rPr>
              <w:t>11 Purchase Adjustment(dc)</w:t>
            </w:r>
          </w:p>
        </w:tc>
        <w:tc>
          <w:tcPr>
            <w:tcW w:w="3780" w:type="dxa"/>
          </w:tcPr>
          <w:p w14:paraId="085182A6" w14:textId="77777777" w:rsidR="00417B34" w:rsidRPr="00D51F67" w:rsidRDefault="00417B34">
            <w:pPr>
              <w:rPr>
                <w:lang w:val="pt-BR"/>
              </w:rPr>
            </w:pPr>
            <w:r w:rsidRPr="00D51F67">
              <w:rPr>
                <w:lang w:val="pt-BR"/>
              </w:rPr>
              <w:t>B,C,D,G,R,(S),U,Q,</w:t>
            </w:r>
            <w:r w:rsidR="00BA1DB2">
              <w:rPr>
                <w:lang w:val="pt-BR"/>
              </w:rPr>
              <w:t>(a),</w:t>
            </w:r>
            <w:r w:rsidRPr="00D51F67">
              <w:rPr>
                <w:lang w:val="pt-BR"/>
              </w:rPr>
              <w:t xml:space="preserve">(b),d,(f),q,h,e,6,(9) </w:t>
            </w:r>
          </w:p>
        </w:tc>
        <w:tc>
          <w:tcPr>
            <w:tcW w:w="3668" w:type="dxa"/>
          </w:tcPr>
          <w:p w14:paraId="3A0DDE44" w14:textId="77777777" w:rsidR="00417B34" w:rsidRDefault="00417B34">
            <w:pPr>
              <w:rPr>
                <w:lang w:val="en-GB"/>
              </w:rPr>
            </w:pPr>
            <w:r>
              <w:rPr>
                <w:lang w:val="en-GB"/>
              </w:rPr>
              <w:t>F,G,(H),(I),(M),f,g,h,6,Q</w:t>
            </w:r>
            <w:r w:rsidR="00BA1DB2">
              <w:rPr>
                <w:lang w:val="en-GB"/>
              </w:rPr>
              <w:t>, (a)</w:t>
            </w:r>
          </w:p>
        </w:tc>
      </w:tr>
      <w:tr w:rsidR="00417B34" w14:paraId="1D13D695" w14:textId="77777777" w:rsidTr="003B4FEA">
        <w:trPr>
          <w:cantSplit/>
        </w:trPr>
        <w:tc>
          <w:tcPr>
            <w:tcW w:w="3240" w:type="dxa"/>
          </w:tcPr>
          <w:p w14:paraId="5052C6DA" w14:textId="77777777" w:rsidR="00417B34" w:rsidRDefault="00417B34">
            <w:pPr>
              <w:rPr>
                <w:lang w:val="en-GB"/>
              </w:rPr>
            </w:pPr>
            <w:r>
              <w:rPr>
                <w:lang w:val="en-GB"/>
              </w:rPr>
              <w:t>12 Return Adjustment(cc)</w:t>
            </w:r>
          </w:p>
        </w:tc>
        <w:tc>
          <w:tcPr>
            <w:tcW w:w="3780" w:type="dxa"/>
          </w:tcPr>
          <w:p w14:paraId="12A36D1E" w14:textId="77777777" w:rsidR="00417B34" w:rsidRPr="00D51F67" w:rsidRDefault="00417B34">
            <w:pPr>
              <w:rPr>
                <w:lang w:val="pt-BR"/>
              </w:rPr>
            </w:pPr>
            <w:r w:rsidRPr="00D51F67">
              <w:rPr>
                <w:lang w:val="pt-BR"/>
              </w:rPr>
              <w:t xml:space="preserve">B,C,(F),(S),P,U,Q,a,d,e,h,q,6,(9)   </w:t>
            </w:r>
          </w:p>
        </w:tc>
        <w:tc>
          <w:tcPr>
            <w:tcW w:w="3668" w:type="dxa"/>
          </w:tcPr>
          <w:p w14:paraId="229DDC29" w14:textId="77777777" w:rsidR="00417B34" w:rsidRDefault="00417B34">
            <w:pPr>
              <w:rPr>
                <w:lang w:val="en-GB"/>
              </w:rPr>
            </w:pPr>
            <w:r>
              <w:rPr>
                <w:lang w:val="en-GB"/>
              </w:rPr>
              <w:t>F,g,h,(H),(I),(M),(z),6,Q,(a)</w:t>
            </w:r>
          </w:p>
        </w:tc>
      </w:tr>
      <w:tr w:rsidR="00417B34" w14:paraId="3F8647EC" w14:textId="77777777" w:rsidTr="003B4FEA">
        <w:trPr>
          <w:cantSplit/>
        </w:trPr>
        <w:tc>
          <w:tcPr>
            <w:tcW w:w="3240" w:type="dxa"/>
          </w:tcPr>
          <w:p w14:paraId="1D1BC2C3" w14:textId="77777777" w:rsidR="00417B34" w:rsidRDefault="00417B34">
            <w:pPr>
              <w:rPr>
                <w:lang w:val="en-GB"/>
              </w:rPr>
            </w:pPr>
            <w:r>
              <w:rPr>
                <w:lang w:val="en-GB"/>
              </w:rPr>
              <w:t>12 Return Adjustment(dc)</w:t>
            </w:r>
          </w:p>
        </w:tc>
        <w:tc>
          <w:tcPr>
            <w:tcW w:w="3780" w:type="dxa"/>
          </w:tcPr>
          <w:p w14:paraId="4D0B61E5" w14:textId="77777777" w:rsidR="00417B34" w:rsidRPr="00D51F67" w:rsidRDefault="00417B34">
            <w:pPr>
              <w:rPr>
                <w:lang w:val="pt-BR"/>
              </w:rPr>
            </w:pPr>
            <w:r w:rsidRPr="00D51F67">
              <w:rPr>
                <w:lang w:val="pt-BR"/>
              </w:rPr>
              <w:t>B,C,D,G,R,(S),U,Q,</w:t>
            </w:r>
            <w:r w:rsidR="00A71D60">
              <w:rPr>
                <w:lang w:val="pt-BR"/>
              </w:rPr>
              <w:t xml:space="preserve">(a), </w:t>
            </w:r>
            <w:r w:rsidRPr="00D51F67">
              <w:rPr>
                <w:lang w:val="pt-BR"/>
              </w:rPr>
              <w:t xml:space="preserve">(b),d,(f),h,q,e,6,(9) </w:t>
            </w:r>
          </w:p>
        </w:tc>
        <w:tc>
          <w:tcPr>
            <w:tcW w:w="3668" w:type="dxa"/>
          </w:tcPr>
          <w:p w14:paraId="48B76ABA" w14:textId="77777777" w:rsidR="00417B34" w:rsidRDefault="00417B34">
            <w:pPr>
              <w:rPr>
                <w:lang w:val="en-GB"/>
              </w:rPr>
            </w:pPr>
            <w:r>
              <w:rPr>
                <w:lang w:val="en-GB"/>
              </w:rPr>
              <w:t>F,G,(H),(I),(M),f,g,h,6,Q</w:t>
            </w:r>
            <w:r w:rsidR="00A71D60">
              <w:rPr>
                <w:lang w:val="en-GB"/>
              </w:rPr>
              <w:t>, (a)</w:t>
            </w:r>
          </w:p>
        </w:tc>
      </w:tr>
      <w:tr w:rsidR="00417B34" w14:paraId="4B5E8D0B" w14:textId="77777777" w:rsidTr="003B4FEA">
        <w:trPr>
          <w:cantSplit/>
        </w:trPr>
        <w:tc>
          <w:tcPr>
            <w:tcW w:w="3240" w:type="dxa"/>
          </w:tcPr>
          <w:p w14:paraId="1D820739" w14:textId="77777777" w:rsidR="00417B34" w:rsidRDefault="00417B34">
            <w:pPr>
              <w:rPr>
                <w:lang w:val="en-GB"/>
              </w:rPr>
            </w:pPr>
            <w:r>
              <w:rPr>
                <w:lang w:val="en-GB"/>
              </w:rPr>
              <w:t>13 Cash Advance Adjustment</w:t>
            </w:r>
          </w:p>
        </w:tc>
        <w:tc>
          <w:tcPr>
            <w:tcW w:w="3780" w:type="dxa"/>
          </w:tcPr>
          <w:p w14:paraId="205BCB0F" w14:textId="77777777" w:rsidR="00417B34" w:rsidRPr="00D51F67" w:rsidRDefault="00417B34">
            <w:pPr>
              <w:rPr>
                <w:lang w:val="pt-BR"/>
              </w:rPr>
            </w:pPr>
            <w:r w:rsidRPr="00D51F67">
              <w:rPr>
                <w:lang w:val="pt-BR"/>
              </w:rPr>
              <w:t xml:space="preserve">B,C,(F),(S),P,U,Q,a,d,e,h,q,6,(9)   </w:t>
            </w:r>
          </w:p>
        </w:tc>
        <w:tc>
          <w:tcPr>
            <w:tcW w:w="3668" w:type="dxa"/>
          </w:tcPr>
          <w:p w14:paraId="7C89BE82" w14:textId="77777777" w:rsidR="00417B34" w:rsidRDefault="00417B34">
            <w:pPr>
              <w:rPr>
                <w:lang w:val="en-GB"/>
              </w:rPr>
            </w:pPr>
            <w:r>
              <w:rPr>
                <w:lang w:val="en-GB"/>
              </w:rPr>
              <w:t>F,g,h,(H),(I),(M),(z),6,Q</w:t>
            </w:r>
          </w:p>
        </w:tc>
      </w:tr>
      <w:tr w:rsidR="00417B34" w14:paraId="6D4A421A" w14:textId="77777777" w:rsidTr="003B4FEA">
        <w:trPr>
          <w:cantSplit/>
        </w:trPr>
        <w:tc>
          <w:tcPr>
            <w:tcW w:w="3240" w:type="dxa"/>
          </w:tcPr>
          <w:p w14:paraId="0555B6BE" w14:textId="77777777" w:rsidR="00417B34" w:rsidRDefault="00417B34">
            <w:pPr>
              <w:rPr>
                <w:lang w:val="en-GB"/>
              </w:rPr>
            </w:pPr>
            <w:r>
              <w:rPr>
                <w:lang w:val="en-GB"/>
              </w:rPr>
              <w:t>60 Close Batch Request</w:t>
            </w:r>
          </w:p>
        </w:tc>
        <w:tc>
          <w:tcPr>
            <w:tcW w:w="3780" w:type="dxa"/>
          </w:tcPr>
          <w:p w14:paraId="44503F09" w14:textId="77777777" w:rsidR="00417B34" w:rsidRDefault="00417B34">
            <w:pPr>
              <w:rPr>
                <w:lang w:val="en-GB"/>
              </w:rPr>
            </w:pPr>
            <w:r>
              <w:rPr>
                <w:lang w:val="en-GB"/>
              </w:rPr>
              <w:t xml:space="preserve">U,h,l                       </w:t>
            </w:r>
          </w:p>
        </w:tc>
        <w:tc>
          <w:tcPr>
            <w:tcW w:w="3668" w:type="dxa"/>
          </w:tcPr>
          <w:p w14:paraId="558F15F5" w14:textId="77777777" w:rsidR="00417B34" w:rsidRDefault="00417B34">
            <w:pPr>
              <w:rPr>
                <w:lang w:val="en-GB"/>
              </w:rPr>
            </w:pPr>
            <w:r>
              <w:rPr>
                <w:lang w:val="en-GB"/>
              </w:rPr>
              <w:t>g,l,h</w:t>
            </w:r>
          </w:p>
        </w:tc>
      </w:tr>
      <w:tr w:rsidR="00417B34" w14:paraId="2791E102" w14:textId="77777777" w:rsidTr="003B4FEA">
        <w:trPr>
          <w:cantSplit/>
        </w:trPr>
        <w:tc>
          <w:tcPr>
            <w:tcW w:w="3240" w:type="dxa"/>
          </w:tcPr>
          <w:p w14:paraId="54D6C113" w14:textId="77777777" w:rsidR="00417B34" w:rsidRDefault="00417B34">
            <w:pPr>
              <w:rPr>
                <w:lang w:val="en-GB"/>
              </w:rPr>
            </w:pPr>
            <w:r>
              <w:rPr>
                <w:lang w:val="en-GB"/>
              </w:rPr>
              <w:t>65 Batch Subtotals Request</w:t>
            </w:r>
          </w:p>
        </w:tc>
        <w:tc>
          <w:tcPr>
            <w:tcW w:w="3780" w:type="dxa"/>
          </w:tcPr>
          <w:p w14:paraId="4DB9E9D1" w14:textId="77777777" w:rsidR="00417B34" w:rsidRDefault="00417B34">
            <w:pPr>
              <w:rPr>
                <w:lang w:val="en-GB"/>
              </w:rPr>
            </w:pPr>
            <w:r>
              <w:rPr>
                <w:lang w:val="en-GB"/>
              </w:rPr>
              <w:t xml:space="preserve">U,h                         </w:t>
            </w:r>
          </w:p>
        </w:tc>
        <w:tc>
          <w:tcPr>
            <w:tcW w:w="3668" w:type="dxa"/>
          </w:tcPr>
          <w:p w14:paraId="704BD0B0" w14:textId="77777777" w:rsidR="00417B34" w:rsidRDefault="00417B34">
            <w:pPr>
              <w:rPr>
                <w:lang w:val="en-GB"/>
              </w:rPr>
            </w:pPr>
            <w:r>
              <w:rPr>
                <w:lang w:val="en-GB"/>
              </w:rPr>
              <w:t>g,l,h</w:t>
            </w:r>
          </w:p>
        </w:tc>
      </w:tr>
      <w:tr w:rsidR="00417B34" w14:paraId="64FA37C1" w14:textId="77777777" w:rsidTr="003B4FEA">
        <w:trPr>
          <w:cantSplit/>
        </w:trPr>
        <w:tc>
          <w:tcPr>
            <w:tcW w:w="3240" w:type="dxa"/>
          </w:tcPr>
          <w:p w14:paraId="2271C0F3" w14:textId="77777777" w:rsidR="00417B34" w:rsidRDefault="00417B34" w:rsidP="00CF5710">
            <w:pPr>
              <w:rPr>
                <w:lang w:val="en-GB"/>
              </w:rPr>
            </w:pPr>
            <w:r>
              <w:rPr>
                <w:lang w:val="en-GB"/>
              </w:rPr>
              <w:t>80 Card Subtotals Request</w:t>
            </w:r>
          </w:p>
        </w:tc>
        <w:tc>
          <w:tcPr>
            <w:tcW w:w="3780" w:type="dxa"/>
          </w:tcPr>
          <w:p w14:paraId="0103FF1A" w14:textId="77777777" w:rsidR="00417B34" w:rsidRDefault="00417B34" w:rsidP="002D3001">
            <w:pPr>
              <w:rPr>
                <w:lang w:val="en-GB"/>
              </w:rPr>
            </w:pPr>
            <w:r>
              <w:rPr>
                <w:lang w:val="en-GB"/>
              </w:rPr>
              <w:t xml:space="preserve">U,h,9                    </w:t>
            </w:r>
          </w:p>
        </w:tc>
        <w:tc>
          <w:tcPr>
            <w:tcW w:w="3668" w:type="dxa"/>
          </w:tcPr>
          <w:p w14:paraId="115E2D3D" w14:textId="77777777" w:rsidR="00417B34" w:rsidRDefault="00417B34" w:rsidP="001C4BC3">
            <w:pPr>
              <w:rPr>
                <w:lang w:val="en-GB"/>
              </w:rPr>
            </w:pPr>
            <w:r>
              <w:rPr>
                <w:lang w:val="en-GB"/>
              </w:rPr>
              <w:t>g,h,9</w:t>
            </w:r>
          </w:p>
        </w:tc>
      </w:tr>
      <w:tr w:rsidR="00417B34" w14:paraId="4F1CD0E5" w14:textId="77777777" w:rsidTr="003B4FEA">
        <w:trPr>
          <w:cantSplit/>
        </w:trPr>
        <w:tc>
          <w:tcPr>
            <w:tcW w:w="3240" w:type="dxa"/>
          </w:tcPr>
          <w:p w14:paraId="6E39CE1A" w14:textId="77777777" w:rsidR="00417B34" w:rsidRDefault="00417B34">
            <w:pPr>
              <w:rPr>
                <w:lang w:val="en-GB"/>
              </w:rPr>
            </w:pPr>
            <w:r>
              <w:rPr>
                <w:lang w:val="en-GB"/>
              </w:rPr>
              <w:t>90 Download Request</w:t>
            </w:r>
          </w:p>
        </w:tc>
        <w:tc>
          <w:tcPr>
            <w:tcW w:w="3780" w:type="dxa"/>
          </w:tcPr>
          <w:p w14:paraId="3AA49BA7" w14:textId="77777777" w:rsidR="00417B34" w:rsidRDefault="00417B34">
            <w:pPr>
              <w:rPr>
                <w:lang w:val="en-GB"/>
              </w:rPr>
            </w:pPr>
            <w:r>
              <w:rPr>
                <w:lang w:val="en-GB"/>
              </w:rPr>
              <w:t>U,V</w:t>
            </w:r>
          </w:p>
        </w:tc>
        <w:tc>
          <w:tcPr>
            <w:tcW w:w="3668" w:type="dxa"/>
          </w:tcPr>
          <w:p w14:paraId="57F43833" w14:textId="77777777" w:rsidR="00417B34" w:rsidRDefault="00417B34">
            <w:pPr>
              <w:rPr>
                <w:lang w:val="en-GB"/>
              </w:rPr>
            </w:pPr>
            <w:r>
              <w:rPr>
                <w:lang w:val="en-GB"/>
              </w:rPr>
              <w:t>V,W</w:t>
            </w:r>
          </w:p>
        </w:tc>
      </w:tr>
    </w:tbl>
    <w:p w14:paraId="1F86CF43" w14:textId="77777777" w:rsidR="003B4FEA" w:rsidRDefault="003B4FEA">
      <w:pPr>
        <w:rPr>
          <w:b/>
          <w:bCs/>
          <w:lang w:val="en-GB"/>
        </w:rPr>
      </w:pPr>
    </w:p>
    <w:p w14:paraId="11CA10AA" w14:textId="77777777" w:rsidR="00C21BB6" w:rsidRDefault="00C21BB6">
      <w:pPr>
        <w:rPr>
          <w:lang w:val="en-GB"/>
        </w:rPr>
      </w:pPr>
      <w:r>
        <w:rPr>
          <w:lang w:val="en-GB"/>
        </w:rPr>
        <w:t>dc=</w:t>
      </w:r>
      <w:r w:rsidR="00BC4873">
        <w:rPr>
          <w:lang w:val="en-GB"/>
        </w:rPr>
        <w:t>Visa</w:t>
      </w:r>
      <w:r w:rsidR="00041621">
        <w:rPr>
          <w:lang w:val="en-GB"/>
        </w:rPr>
        <w:t xml:space="preserve"> Debit</w:t>
      </w:r>
      <w:r w:rsidR="0083152B">
        <w:rPr>
          <w:lang w:val="en-GB"/>
        </w:rPr>
        <w:t>, Maestro,</w:t>
      </w:r>
      <w:r w:rsidR="00BC4873">
        <w:rPr>
          <w:lang w:val="en-GB"/>
        </w:rPr>
        <w:t xml:space="preserve"> or </w:t>
      </w:r>
      <w:r>
        <w:rPr>
          <w:lang w:val="en-GB"/>
        </w:rPr>
        <w:t>INTERAC card, cc=credit card</w:t>
      </w:r>
    </w:p>
    <w:p w14:paraId="0FEDFCA3" w14:textId="77777777" w:rsidR="00C21BB6" w:rsidRDefault="00A71D60" w:rsidP="003B4FEA">
      <w:pPr>
        <w:rPr>
          <w:lang w:val="en-GB"/>
        </w:rPr>
      </w:pPr>
      <w:r>
        <w:rPr>
          <w:lang w:val="en-GB"/>
        </w:rPr>
        <w:t>FID 'a' is optional for Debit transactions as it is required by some merchants for a specific purpose.</w:t>
      </w:r>
    </w:p>
    <w:p w14:paraId="3801B981" w14:textId="77777777" w:rsidR="00C21BB6" w:rsidRDefault="00C21BB6">
      <w:pPr>
        <w:rPr>
          <w:lang w:val="en-GB"/>
        </w:rPr>
      </w:pPr>
      <w:r>
        <w:rPr>
          <w:lang w:val="en-GB"/>
        </w:rPr>
        <w:lastRenderedPageBreak/>
        <w:t>Note that the request fields may be sent in any order desired.  The response fields will be sent to the terminal in alphabetical order.</w:t>
      </w:r>
    </w:p>
    <w:p w14:paraId="35365DDC" w14:textId="77777777" w:rsidR="00AA18B9" w:rsidRDefault="00AA18B9">
      <w:pPr>
        <w:rPr>
          <w:lang w:val="en-GB"/>
        </w:rPr>
      </w:pPr>
    </w:p>
    <w:p w14:paraId="01BB8C27" w14:textId="77777777" w:rsidR="00F2506E" w:rsidRDefault="00F2506E" w:rsidP="00E9760F">
      <w:pPr>
        <w:pStyle w:val="Heading3"/>
      </w:pPr>
      <w:r>
        <w:t xml:space="preserve">Request and response message structures for US </w:t>
      </w:r>
      <w:r w:rsidR="00954333">
        <w:t>Acquired Transactions</w:t>
      </w:r>
    </w:p>
    <w:p w14:paraId="12FC75BC" w14:textId="77777777" w:rsidR="00F2506E" w:rsidRDefault="00F2506E" w:rsidP="00F2506E">
      <w:pPr>
        <w:rPr>
          <w:lang w:val="en-GB"/>
        </w:rPr>
      </w:pPr>
      <w:r>
        <w:rPr>
          <w:lang w:val="en-GB"/>
        </w:rPr>
        <w:t>The following table shows what optional fields are required for each transaction, in addition to the header.</w:t>
      </w:r>
    </w:p>
    <w:p w14:paraId="7A3D5E4D" w14:textId="77777777" w:rsidR="001E4A0B" w:rsidRDefault="001E4A0B" w:rsidP="00F2506E">
      <w:pPr>
        <w:rPr>
          <w:lang w:val="en-GB"/>
        </w:rPr>
      </w:pPr>
    </w:p>
    <w:tbl>
      <w:tblPr>
        <w:tblW w:w="10095" w:type="dxa"/>
        <w:tblInd w:w="6"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15"/>
        <w:gridCol w:w="3408"/>
        <w:gridCol w:w="12"/>
        <w:gridCol w:w="3504"/>
        <w:gridCol w:w="6"/>
        <w:gridCol w:w="3150"/>
      </w:tblGrid>
      <w:tr w:rsidR="00AE2362" w:rsidRPr="007D4631" w14:paraId="43E86592" w14:textId="77777777" w:rsidTr="007D4631">
        <w:trPr>
          <w:cantSplit/>
        </w:trPr>
        <w:tc>
          <w:tcPr>
            <w:tcW w:w="3423" w:type="dxa"/>
            <w:gridSpan w:val="2"/>
            <w:shd w:val="clear" w:color="auto" w:fill="auto"/>
          </w:tcPr>
          <w:p w14:paraId="1F5798E0" w14:textId="77777777" w:rsidR="00F2506E" w:rsidRPr="007D4631" w:rsidRDefault="00F2506E" w:rsidP="00F52309">
            <w:pPr>
              <w:spacing w:before="60" w:after="60"/>
              <w:rPr>
                <w:b/>
                <w:bCs/>
                <w:lang w:val="en-GB"/>
              </w:rPr>
            </w:pPr>
            <w:r w:rsidRPr="007D4631">
              <w:rPr>
                <w:b/>
                <w:bCs/>
                <w:lang w:val="en-GB"/>
              </w:rPr>
              <w:t>Host Tran Code Description</w:t>
            </w:r>
          </w:p>
        </w:tc>
        <w:tc>
          <w:tcPr>
            <w:tcW w:w="3516" w:type="dxa"/>
            <w:gridSpan w:val="2"/>
            <w:shd w:val="clear" w:color="auto" w:fill="auto"/>
          </w:tcPr>
          <w:p w14:paraId="7E90883D" w14:textId="77777777" w:rsidR="00F2506E" w:rsidRPr="007D4631" w:rsidRDefault="00F2506E" w:rsidP="00F52309">
            <w:pPr>
              <w:spacing w:before="60" w:after="60"/>
              <w:rPr>
                <w:b/>
                <w:bCs/>
                <w:lang w:val="en-GB"/>
              </w:rPr>
            </w:pPr>
            <w:r w:rsidRPr="007D4631">
              <w:rPr>
                <w:b/>
                <w:bCs/>
                <w:lang w:val="en-GB"/>
              </w:rPr>
              <w:t>Request FID's</w:t>
            </w:r>
          </w:p>
        </w:tc>
        <w:tc>
          <w:tcPr>
            <w:tcW w:w="3156" w:type="dxa"/>
            <w:gridSpan w:val="2"/>
            <w:shd w:val="clear" w:color="auto" w:fill="auto"/>
          </w:tcPr>
          <w:p w14:paraId="09C77537" w14:textId="77777777" w:rsidR="00F2506E" w:rsidRPr="007D4631" w:rsidRDefault="00F2506E" w:rsidP="00F52309">
            <w:pPr>
              <w:spacing w:before="60" w:after="60"/>
              <w:rPr>
                <w:b/>
                <w:bCs/>
                <w:lang w:val="en-GB"/>
              </w:rPr>
            </w:pPr>
            <w:r w:rsidRPr="007D4631">
              <w:rPr>
                <w:b/>
                <w:bCs/>
                <w:lang w:val="en-GB"/>
              </w:rPr>
              <w:t>Response</w:t>
            </w:r>
          </w:p>
        </w:tc>
      </w:tr>
      <w:tr w:rsidR="00AE2362" w:rsidRPr="00D51F67" w14:paraId="24361FC1" w14:textId="77777777" w:rsidTr="007D4631">
        <w:trPr>
          <w:cantSplit/>
        </w:trPr>
        <w:tc>
          <w:tcPr>
            <w:tcW w:w="3423" w:type="dxa"/>
            <w:gridSpan w:val="2"/>
          </w:tcPr>
          <w:p w14:paraId="458D5A6B" w14:textId="77777777" w:rsidR="00F2506E" w:rsidRDefault="00F2506E" w:rsidP="00D96F96">
            <w:pPr>
              <w:rPr>
                <w:lang w:val="en-GB"/>
              </w:rPr>
            </w:pPr>
            <w:r>
              <w:rPr>
                <w:lang w:val="en-GB"/>
              </w:rPr>
              <w:t>00 Normal Purchase (cc)</w:t>
            </w:r>
          </w:p>
        </w:tc>
        <w:tc>
          <w:tcPr>
            <w:tcW w:w="3516" w:type="dxa"/>
            <w:gridSpan w:val="2"/>
          </w:tcPr>
          <w:p w14:paraId="5AD2A68B" w14:textId="77777777" w:rsidR="00F2506E" w:rsidRPr="00D51F67" w:rsidRDefault="00F2506E" w:rsidP="00D96F96">
            <w:pPr>
              <w:rPr>
                <w:lang w:val="pt-BR"/>
              </w:rPr>
            </w:pPr>
            <w:r w:rsidRPr="00D51F67">
              <w:rPr>
                <w:lang w:val="pt-BR"/>
              </w:rPr>
              <w:t>B,(F),(S),P,U,Q,a,</w:t>
            </w:r>
            <w:r w:rsidR="002E34C8">
              <w:rPr>
                <w:lang w:val="pt-BR"/>
              </w:rPr>
              <w:t>(b),</w:t>
            </w:r>
            <w:r w:rsidRPr="00D51F67">
              <w:rPr>
                <w:lang w:val="pt-BR"/>
              </w:rPr>
              <w:t>d,e,</w:t>
            </w:r>
            <w:r w:rsidR="002E34C8">
              <w:rPr>
                <w:lang w:val="pt-BR"/>
              </w:rPr>
              <w:t>(f),</w:t>
            </w:r>
            <w:r w:rsidRPr="00D51F67">
              <w:rPr>
                <w:lang w:val="pt-BR"/>
              </w:rPr>
              <w:t xml:space="preserve">h,q,6,(9)       </w:t>
            </w:r>
          </w:p>
        </w:tc>
        <w:tc>
          <w:tcPr>
            <w:tcW w:w="3156" w:type="dxa"/>
            <w:gridSpan w:val="2"/>
          </w:tcPr>
          <w:p w14:paraId="5E4BFD02" w14:textId="77777777" w:rsidR="00F2506E" w:rsidRPr="00D51F67" w:rsidRDefault="00357482" w:rsidP="00D96F96">
            <w:pPr>
              <w:rPr>
                <w:lang w:val="pt-BR"/>
              </w:rPr>
            </w:pPr>
            <w:r w:rsidRPr="00D51F67">
              <w:rPr>
                <w:lang w:val="pt-BR"/>
              </w:rPr>
              <w:t>(B),</w:t>
            </w:r>
            <w:r w:rsidR="00F2506E" w:rsidRPr="00D51F67">
              <w:rPr>
                <w:lang w:val="pt-BR"/>
              </w:rPr>
              <w:t>F,g,h,(H),(I),</w:t>
            </w:r>
            <w:r w:rsidR="00DA76D4" w:rsidRPr="00D51F67">
              <w:rPr>
                <w:lang w:val="pt-BR"/>
              </w:rPr>
              <w:t>(J),</w:t>
            </w:r>
            <w:r w:rsidR="00F2506E" w:rsidRPr="00D51F67">
              <w:rPr>
                <w:lang w:val="pt-BR"/>
              </w:rPr>
              <w:t>(M),(z),6,Q,(a)</w:t>
            </w:r>
            <w:r w:rsidR="002E34C8">
              <w:rPr>
                <w:lang w:val="pt-BR"/>
              </w:rPr>
              <w:t>,</w:t>
            </w:r>
            <w:r w:rsidR="00AD7434">
              <w:rPr>
                <w:lang w:val="pt-BR"/>
              </w:rPr>
              <w:t xml:space="preserve"> </w:t>
            </w:r>
            <w:r w:rsidR="002E34C8">
              <w:rPr>
                <w:lang w:val="pt-BR"/>
              </w:rPr>
              <w:t>(9)</w:t>
            </w:r>
          </w:p>
        </w:tc>
      </w:tr>
      <w:tr w:rsidR="00AE2362" w:rsidRPr="00D51F67" w14:paraId="5B1012C7" w14:textId="77777777" w:rsidTr="007D4631">
        <w:trPr>
          <w:cantSplit/>
        </w:trPr>
        <w:tc>
          <w:tcPr>
            <w:tcW w:w="3423" w:type="dxa"/>
            <w:gridSpan w:val="2"/>
          </w:tcPr>
          <w:p w14:paraId="4B6CE36A" w14:textId="77777777" w:rsidR="00F2506E" w:rsidRDefault="00F2506E" w:rsidP="00D96F96">
            <w:pPr>
              <w:rPr>
                <w:lang w:val="en-GB"/>
              </w:rPr>
            </w:pPr>
            <w:r>
              <w:rPr>
                <w:lang w:val="en-GB"/>
              </w:rPr>
              <w:t>00 Normal Purchase (dc)</w:t>
            </w:r>
          </w:p>
        </w:tc>
        <w:tc>
          <w:tcPr>
            <w:tcW w:w="3516" w:type="dxa"/>
            <w:gridSpan w:val="2"/>
          </w:tcPr>
          <w:p w14:paraId="2B5D2B1B" w14:textId="77777777" w:rsidR="00F2506E" w:rsidRPr="00D51F67" w:rsidRDefault="00F2506E" w:rsidP="00D96F96">
            <w:pPr>
              <w:rPr>
                <w:lang w:val="pt-BR"/>
              </w:rPr>
            </w:pPr>
            <w:r w:rsidRPr="00D51F67">
              <w:rPr>
                <w:lang w:val="pt-BR"/>
              </w:rPr>
              <w:t>B,D,G,</w:t>
            </w:r>
            <w:r w:rsidR="00D51F67">
              <w:rPr>
                <w:lang w:val="pt-BR"/>
              </w:rPr>
              <w:t>P,</w:t>
            </w:r>
            <w:r w:rsidRPr="00D51F67">
              <w:rPr>
                <w:lang w:val="pt-BR"/>
              </w:rPr>
              <w:t xml:space="preserve">R,(S),U,Q,(b),d,(f),h,q,e,6,(9)   </w:t>
            </w:r>
          </w:p>
        </w:tc>
        <w:tc>
          <w:tcPr>
            <w:tcW w:w="3156" w:type="dxa"/>
            <w:gridSpan w:val="2"/>
          </w:tcPr>
          <w:p w14:paraId="304B7D3B" w14:textId="77777777" w:rsidR="00F2506E" w:rsidRPr="00D51F67" w:rsidRDefault="00357482" w:rsidP="00D03483">
            <w:pPr>
              <w:rPr>
                <w:lang w:val="pt-BR"/>
              </w:rPr>
            </w:pPr>
            <w:r w:rsidRPr="00D51F67">
              <w:rPr>
                <w:lang w:val="pt-BR"/>
              </w:rPr>
              <w:t>(B),</w:t>
            </w:r>
            <w:r w:rsidR="00F2506E" w:rsidRPr="00D51F67">
              <w:rPr>
                <w:lang w:val="pt-BR"/>
              </w:rPr>
              <w:t>F,G,(H),(I),</w:t>
            </w:r>
            <w:r w:rsidR="00DA76D4" w:rsidRPr="00D51F67">
              <w:rPr>
                <w:lang w:val="pt-BR"/>
              </w:rPr>
              <w:t>(J),</w:t>
            </w:r>
            <w:r w:rsidR="00F2506E" w:rsidRPr="00D51F67">
              <w:rPr>
                <w:lang w:val="pt-BR"/>
              </w:rPr>
              <w:t>(M),f,g,h,6,Q</w:t>
            </w:r>
            <w:r w:rsidR="00D03483">
              <w:rPr>
                <w:lang w:val="pt-BR"/>
              </w:rPr>
              <w:t>,(9)</w:t>
            </w:r>
          </w:p>
        </w:tc>
      </w:tr>
      <w:tr w:rsidR="00AE2362" w:rsidRPr="00D51F67" w14:paraId="57F7CAF2" w14:textId="77777777" w:rsidTr="007D4631">
        <w:trPr>
          <w:cantSplit/>
        </w:trPr>
        <w:tc>
          <w:tcPr>
            <w:tcW w:w="3423" w:type="dxa"/>
            <w:gridSpan w:val="2"/>
          </w:tcPr>
          <w:p w14:paraId="12AD4E0A" w14:textId="77777777" w:rsidR="00F2506E" w:rsidRDefault="00F2506E" w:rsidP="00D96F96">
            <w:pPr>
              <w:rPr>
                <w:lang w:val="en-GB"/>
              </w:rPr>
            </w:pPr>
            <w:r>
              <w:rPr>
                <w:lang w:val="en-GB"/>
              </w:rPr>
              <w:t>01 Pre</w:t>
            </w:r>
            <w:r>
              <w:rPr>
                <w:lang w:val="en-GB"/>
              </w:rPr>
              <w:noBreakHyphen/>
              <w:t>Auth Purchase (cc)</w:t>
            </w:r>
          </w:p>
        </w:tc>
        <w:tc>
          <w:tcPr>
            <w:tcW w:w="3516" w:type="dxa"/>
            <w:gridSpan w:val="2"/>
          </w:tcPr>
          <w:p w14:paraId="1D977EC5" w14:textId="77777777" w:rsidR="00F2506E" w:rsidRPr="00D51F67" w:rsidRDefault="00F2506E" w:rsidP="002E34C8">
            <w:pPr>
              <w:rPr>
                <w:lang w:val="pt-BR"/>
              </w:rPr>
            </w:pPr>
            <w:r w:rsidRPr="00D51F67">
              <w:rPr>
                <w:lang w:val="pt-BR"/>
              </w:rPr>
              <w:t>B,(F),P,U,Q,a,</w:t>
            </w:r>
            <w:r w:rsidR="002E34C8">
              <w:rPr>
                <w:lang w:val="pt-BR"/>
              </w:rPr>
              <w:t>(b),</w:t>
            </w:r>
            <w:r w:rsidRPr="00D51F67">
              <w:rPr>
                <w:lang w:val="pt-BR"/>
              </w:rPr>
              <w:t>d,e,</w:t>
            </w:r>
            <w:r w:rsidR="002E34C8">
              <w:rPr>
                <w:lang w:val="pt-BR"/>
              </w:rPr>
              <w:t>(f),</w:t>
            </w:r>
            <w:r w:rsidRPr="00D51F67">
              <w:rPr>
                <w:lang w:val="pt-BR"/>
              </w:rPr>
              <w:t xml:space="preserve">h,q,6,(9)           </w:t>
            </w:r>
          </w:p>
        </w:tc>
        <w:tc>
          <w:tcPr>
            <w:tcW w:w="3156" w:type="dxa"/>
            <w:gridSpan w:val="2"/>
          </w:tcPr>
          <w:p w14:paraId="57E71AB1" w14:textId="77777777" w:rsidR="00F2506E" w:rsidRPr="00D51F67" w:rsidRDefault="00357482" w:rsidP="00D96F96">
            <w:pPr>
              <w:rPr>
                <w:lang w:val="pt-BR"/>
              </w:rPr>
            </w:pPr>
            <w:r w:rsidRPr="00D51F67">
              <w:rPr>
                <w:lang w:val="pt-BR"/>
              </w:rPr>
              <w:t>(B),</w:t>
            </w:r>
            <w:r w:rsidR="00F2506E" w:rsidRPr="00D51F67">
              <w:rPr>
                <w:lang w:val="pt-BR"/>
              </w:rPr>
              <w:t>F,g,h,(H),(I),</w:t>
            </w:r>
            <w:r w:rsidR="00DA76D4" w:rsidRPr="00D51F67">
              <w:rPr>
                <w:lang w:val="pt-BR"/>
              </w:rPr>
              <w:t>(J),</w:t>
            </w:r>
            <w:r w:rsidR="00F2506E" w:rsidRPr="00D51F67">
              <w:rPr>
                <w:lang w:val="pt-BR"/>
              </w:rPr>
              <w:t>(M),(z),6,Q,(a)</w:t>
            </w:r>
            <w:r w:rsidR="002E34C8">
              <w:rPr>
                <w:lang w:val="pt-BR"/>
              </w:rPr>
              <w:t xml:space="preserve"> ,(9)</w:t>
            </w:r>
          </w:p>
        </w:tc>
      </w:tr>
      <w:tr w:rsidR="00AE2362" w:rsidRPr="00D51F67" w14:paraId="616296AA" w14:textId="77777777" w:rsidTr="007D4631">
        <w:trPr>
          <w:cantSplit/>
        </w:trPr>
        <w:tc>
          <w:tcPr>
            <w:tcW w:w="3423" w:type="dxa"/>
            <w:gridSpan w:val="2"/>
          </w:tcPr>
          <w:p w14:paraId="58318D2A" w14:textId="77777777" w:rsidR="00F2506E" w:rsidRDefault="00F2506E" w:rsidP="00D96F96">
            <w:pPr>
              <w:rPr>
                <w:lang w:val="en-GB"/>
              </w:rPr>
            </w:pPr>
            <w:r>
              <w:rPr>
                <w:lang w:val="en-GB"/>
              </w:rPr>
              <w:t>01 Pre</w:t>
            </w:r>
            <w:r>
              <w:rPr>
                <w:lang w:val="en-GB"/>
              </w:rPr>
              <w:noBreakHyphen/>
              <w:t>Auth Purchase (dc)</w:t>
            </w:r>
          </w:p>
        </w:tc>
        <w:tc>
          <w:tcPr>
            <w:tcW w:w="3516" w:type="dxa"/>
            <w:gridSpan w:val="2"/>
          </w:tcPr>
          <w:p w14:paraId="000169A4" w14:textId="77777777" w:rsidR="00F2506E" w:rsidRPr="00D51F67" w:rsidRDefault="00F2506E" w:rsidP="00D96F96">
            <w:pPr>
              <w:rPr>
                <w:lang w:val="pt-BR"/>
              </w:rPr>
            </w:pPr>
            <w:r w:rsidRPr="00D51F67">
              <w:rPr>
                <w:lang w:val="pt-BR"/>
              </w:rPr>
              <w:t>B,D,G</w:t>
            </w:r>
            <w:r w:rsidR="00D51F67">
              <w:rPr>
                <w:lang w:val="pt-BR"/>
              </w:rPr>
              <w:t>,P</w:t>
            </w:r>
            <w:r w:rsidRPr="00D51F67">
              <w:rPr>
                <w:lang w:val="pt-BR"/>
              </w:rPr>
              <w:t xml:space="preserve">,R,(S),U,Q,(b),d,(f),h,q,e,6,(9)       </w:t>
            </w:r>
          </w:p>
        </w:tc>
        <w:tc>
          <w:tcPr>
            <w:tcW w:w="3156" w:type="dxa"/>
            <w:gridSpan w:val="2"/>
          </w:tcPr>
          <w:p w14:paraId="513E62D6" w14:textId="77777777" w:rsidR="00F2506E" w:rsidRPr="00D51F67" w:rsidRDefault="00357482" w:rsidP="00D96F96">
            <w:pPr>
              <w:rPr>
                <w:lang w:val="pt-BR"/>
              </w:rPr>
            </w:pPr>
            <w:r w:rsidRPr="00D51F67">
              <w:rPr>
                <w:lang w:val="pt-BR"/>
              </w:rPr>
              <w:t>(B),</w:t>
            </w:r>
            <w:r w:rsidR="00F2506E" w:rsidRPr="00D51F67">
              <w:rPr>
                <w:lang w:val="pt-BR"/>
              </w:rPr>
              <w:t>F,G,(H),(I),</w:t>
            </w:r>
            <w:r w:rsidR="00DA76D4" w:rsidRPr="00D51F67">
              <w:rPr>
                <w:lang w:val="pt-BR"/>
              </w:rPr>
              <w:t>(J),</w:t>
            </w:r>
            <w:r w:rsidR="00F2506E" w:rsidRPr="00D51F67">
              <w:rPr>
                <w:lang w:val="pt-BR"/>
              </w:rPr>
              <w:t>(M),f,g,h,6,Q</w:t>
            </w:r>
            <w:r w:rsidR="00B14C13">
              <w:rPr>
                <w:lang w:val="pt-BR"/>
              </w:rPr>
              <w:t>,(9)</w:t>
            </w:r>
          </w:p>
        </w:tc>
      </w:tr>
      <w:tr w:rsidR="00AE2362" w14:paraId="040815FD" w14:textId="77777777" w:rsidTr="007D4631">
        <w:trPr>
          <w:cantSplit/>
        </w:trPr>
        <w:tc>
          <w:tcPr>
            <w:tcW w:w="3423" w:type="dxa"/>
            <w:gridSpan w:val="2"/>
          </w:tcPr>
          <w:p w14:paraId="1E3AE72E" w14:textId="77777777" w:rsidR="00F2506E" w:rsidRDefault="00F2506E" w:rsidP="00D96F96">
            <w:pPr>
              <w:rPr>
                <w:lang w:val="en-GB"/>
              </w:rPr>
            </w:pPr>
            <w:r>
              <w:rPr>
                <w:lang w:val="en-GB"/>
              </w:rPr>
              <w:t>02 Pre</w:t>
            </w:r>
            <w:r>
              <w:rPr>
                <w:lang w:val="en-GB"/>
              </w:rPr>
              <w:noBreakHyphen/>
              <w:t>Auth Purchase Compl (cc)</w:t>
            </w:r>
          </w:p>
        </w:tc>
        <w:tc>
          <w:tcPr>
            <w:tcW w:w="3516" w:type="dxa"/>
            <w:gridSpan w:val="2"/>
          </w:tcPr>
          <w:p w14:paraId="54C38702" w14:textId="77777777" w:rsidR="00F2506E" w:rsidRPr="00D51F67" w:rsidRDefault="00F2506E" w:rsidP="00D96F96">
            <w:pPr>
              <w:rPr>
                <w:lang w:val="pt-BR"/>
              </w:rPr>
            </w:pPr>
            <w:r w:rsidRPr="00D51F67">
              <w:rPr>
                <w:lang w:val="pt-BR"/>
              </w:rPr>
              <w:t>B,</w:t>
            </w:r>
            <w:r w:rsidR="00211031" w:rsidRPr="00D51F67">
              <w:rPr>
                <w:lang w:val="pt-BR"/>
              </w:rPr>
              <w:t>C,</w:t>
            </w:r>
            <w:r w:rsidRPr="00D51F67">
              <w:rPr>
                <w:lang w:val="pt-BR"/>
              </w:rPr>
              <w:t>F,(S),P,U,Q,a</w:t>
            </w:r>
            <w:r w:rsidR="00D61CEB" w:rsidRPr="00D51F67">
              <w:rPr>
                <w:lang w:val="pt-BR"/>
              </w:rPr>
              <w:t>,</w:t>
            </w:r>
            <w:r w:rsidR="00D61CEB">
              <w:rPr>
                <w:lang w:val="pt-BR"/>
              </w:rPr>
              <w:t>(b)</w:t>
            </w:r>
            <w:r w:rsidRPr="00D51F67">
              <w:rPr>
                <w:lang w:val="pt-BR"/>
              </w:rPr>
              <w:t>,d,e</w:t>
            </w:r>
            <w:r w:rsidR="00D61CEB" w:rsidRPr="00D51F67">
              <w:rPr>
                <w:lang w:val="pt-BR"/>
              </w:rPr>
              <w:t>,</w:t>
            </w:r>
            <w:r w:rsidR="00D61CEB">
              <w:rPr>
                <w:lang w:val="pt-BR"/>
              </w:rPr>
              <w:t>(f)</w:t>
            </w:r>
            <w:r w:rsidRPr="00D51F67">
              <w:rPr>
                <w:lang w:val="pt-BR"/>
              </w:rPr>
              <w:t xml:space="preserve">,h,q,6,(9)       </w:t>
            </w:r>
          </w:p>
        </w:tc>
        <w:tc>
          <w:tcPr>
            <w:tcW w:w="3156" w:type="dxa"/>
            <w:gridSpan w:val="2"/>
          </w:tcPr>
          <w:p w14:paraId="6C1F3383" w14:textId="77777777" w:rsidR="00F2506E" w:rsidRDefault="00F2506E" w:rsidP="00D96F96">
            <w:pPr>
              <w:rPr>
                <w:lang w:val="en-GB"/>
              </w:rPr>
            </w:pPr>
            <w:r>
              <w:rPr>
                <w:lang w:val="en-GB"/>
              </w:rPr>
              <w:t>F,g,h,(H),(I),(M),(z),6,Q,(a)</w:t>
            </w:r>
            <w:r w:rsidR="00D03483">
              <w:rPr>
                <w:lang w:val="en-GB"/>
              </w:rPr>
              <w:t>,(9)</w:t>
            </w:r>
          </w:p>
        </w:tc>
      </w:tr>
      <w:tr w:rsidR="00AE2362" w14:paraId="3A941FD0" w14:textId="77777777" w:rsidTr="007D4631">
        <w:trPr>
          <w:cantSplit/>
        </w:trPr>
        <w:tc>
          <w:tcPr>
            <w:tcW w:w="3423" w:type="dxa"/>
            <w:gridSpan w:val="2"/>
          </w:tcPr>
          <w:p w14:paraId="454045E1" w14:textId="77777777" w:rsidR="00F2506E" w:rsidRDefault="00F2506E" w:rsidP="00D96F96">
            <w:pPr>
              <w:rPr>
                <w:lang w:val="en-GB"/>
              </w:rPr>
            </w:pPr>
            <w:r>
              <w:rPr>
                <w:lang w:val="en-GB"/>
              </w:rPr>
              <w:t>02 Pre</w:t>
            </w:r>
            <w:r>
              <w:rPr>
                <w:lang w:val="en-GB"/>
              </w:rPr>
              <w:noBreakHyphen/>
              <w:t>Auth Purchase Compl (dc)</w:t>
            </w:r>
          </w:p>
        </w:tc>
        <w:tc>
          <w:tcPr>
            <w:tcW w:w="3516" w:type="dxa"/>
            <w:gridSpan w:val="2"/>
          </w:tcPr>
          <w:p w14:paraId="4DC5A0B4" w14:textId="77777777" w:rsidR="00F2506E" w:rsidRPr="00D51F67" w:rsidRDefault="00F2506E" w:rsidP="00D96F96">
            <w:pPr>
              <w:rPr>
                <w:lang w:val="pt-BR"/>
              </w:rPr>
            </w:pPr>
            <w:r w:rsidRPr="00D51F67">
              <w:rPr>
                <w:lang w:val="pt-BR"/>
              </w:rPr>
              <w:t>B,C,D,F,G</w:t>
            </w:r>
            <w:r w:rsidR="00D51F67">
              <w:rPr>
                <w:lang w:val="pt-BR"/>
              </w:rPr>
              <w:t>,P</w:t>
            </w:r>
            <w:r w:rsidRPr="00D51F67">
              <w:rPr>
                <w:lang w:val="pt-BR"/>
              </w:rPr>
              <w:t>,R,(S),U,Q,d</w:t>
            </w:r>
            <w:r w:rsidR="00D475D2" w:rsidRPr="00D51F67">
              <w:rPr>
                <w:lang w:val="pt-BR"/>
              </w:rPr>
              <w:t>,e</w:t>
            </w:r>
            <w:r w:rsidRPr="00D51F67">
              <w:rPr>
                <w:lang w:val="pt-BR"/>
              </w:rPr>
              <w:t>,h,q,6,(9)</w:t>
            </w:r>
          </w:p>
        </w:tc>
        <w:tc>
          <w:tcPr>
            <w:tcW w:w="3156" w:type="dxa"/>
            <w:gridSpan w:val="2"/>
          </w:tcPr>
          <w:p w14:paraId="31B2FCAC" w14:textId="77777777" w:rsidR="00F2506E" w:rsidRDefault="00F2506E" w:rsidP="00D96F96">
            <w:pPr>
              <w:rPr>
                <w:lang w:val="en-GB"/>
              </w:rPr>
            </w:pPr>
            <w:r>
              <w:rPr>
                <w:lang w:val="en-GB"/>
              </w:rPr>
              <w:t>F,G,(H),(I),(M),f,g,h,6,Q</w:t>
            </w:r>
            <w:r w:rsidR="00D03483">
              <w:rPr>
                <w:lang w:val="en-GB"/>
              </w:rPr>
              <w:t>,(9)</w:t>
            </w:r>
          </w:p>
        </w:tc>
      </w:tr>
      <w:tr w:rsidR="00AE2362" w:rsidRPr="00D51F67" w14:paraId="3A1564EA" w14:textId="77777777" w:rsidTr="007D4631">
        <w:trPr>
          <w:cantSplit/>
        </w:trPr>
        <w:tc>
          <w:tcPr>
            <w:tcW w:w="3423" w:type="dxa"/>
            <w:gridSpan w:val="2"/>
          </w:tcPr>
          <w:p w14:paraId="5F95336C" w14:textId="77777777" w:rsidR="00F2506E" w:rsidRDefault="00F2506E" w:rsidP="00D96F96">
            <w:pPr>
              <w:rPr>
                <w:lang w:val="en-GB"/>
              </w:rPr>
            </w:pPr>
            <w:r>
              <w:rPr>
                <w:lang w:val="en-GB"/>
              </w:rPr>
              <w:t>03 Phone/Mail Order</w:t>
            </w:r>
            <w:r w:rsidR="003853C1">
              <w:rPr>
                <w:lang w:val="en-GB"/>
              </w:rPr>
              <w:t xml:space="preserve"> (cc)</w:t>
            </w:r>
          </w:p>
        </w:tc>
        <w:tc>
          <w:tcPr>
            <w:tcW w:w="3516" w:type="dxa"/>
            <w:gridSpan w:val="2"/>
          </w:tcPr>
          <w:p w14:paraId="79E28D4C" w14:textId="77777777" w:rsidR="00F2506E" w:rsidRPr="00D51F67" w:rsidRDefault="00F2506E" w:rsidP="00D96F96">
            <w:pPr>
              <w:rPr>
                <w:lang w:val="pt-BR"/>
              </w:rPr>
            </w:pPr>
            <w:r w:rsidRPr="00D51F67">
              <w:rPr>
                <w:lang w:val="pt-BR"/>
              </w:rPr>
              <w:t>B,(F),(S),P,U,Q,a,d,e,h,q,6,(9)</w:t>
            </w:r>
          </w:p>
        </w:tc>
        <w:tc>
          <w:tcPr>
            <w:tcW w:w="3156" w:type="dxa"/>
            <w:gridSpan w:val="2"/>
          </w:tcPr>
          <w:p w14:paraId="03539F5D" w14:textId="77777777" w:rsidR="00F2506E" w:rsidRPr="00D51F67" w:rsidRDefault="00357482" w:rsidP="00D96F96">
            <w:pPr>
              <w:rPr>
                <w:lang w:val="pt-BR"/>
              </w:rPr>
            </w:pPr>
            <w:r w:rsidRPr="00D51F67">
              <w:rPr>
                <w:lang w:val="pt-BR"/>
              </w:rPr>
              <w:t>(B),</w:t>
            </w:r>
            <w:r w:rsidR="00F2506E" w:rsidRPr="00D51F67">
              <w:rPr>
                <w:lang w:val="pt-BR"/>
              </w:rPr>
              <w:t>F,g,h,(H),(I),</w:t>
            </w:r>
            <w:r w:rsidR="00DA76D4" w:rsidRPr="00D51F67">
              <w:rPr>
                <w:lang w:val="pt-BR"/>
              </w:rPr>
              <w:t>(J),</w:t>
            </w:r>
            <w:r w:rsidR="00F2506E" w:rsidRPr="00D51F67">
              <w:rPr>
                <w:lang w:val="pt-BR"/>
              </w:rPr>
              <w:t>(M),(z),6,Q</w:t>
            </w:r>
            <w:r w:rsidR="00D03483">
              <w:rPr>
                <w:lang w:val="pt-BR"/>
              </w:rPr>
              <w:t>,(9)</w:t>
            </w:r>
          </w:p>
        </w:tc>
      </w:tr>
      <w:tr w:rsidR="00AE2362" w14:paraId="20F39831" w14:textId="77777777" w:rsidTr="007D4631">
        <w:trPr>
          <w:cantSplit/>
        </w:trPr>
        <w:tc>
          <w:tcPr>
            <w:tcW w:w="3423" w:type="dxa"/>
            <w:gridSpan w:val="2"/>
          </w:tcPr>
          <w:p w14:paraId="61CD2C57" w14:textId="77777777" w:rsidR="00F2506E" w:rsidRDefault="00F2506E" w:rsidP="00D96F96">
            <w:pPr>
              <w:rPr>
                <w:lang w:val="en-GB"/>
              </w:rPr>
            </w:pPr>
            <w:r>
              <w:rPr>
                <w:lang w:val="en-GB"/>
              </w:rPr>
              <w:t>04 Merchandise Return (cc)</w:t>
            </w:r>
          </w:p>
        </w:tc>
        <w:tc>
          <w:tcPr>
            <w:tcW w:w="3516" w:type="dxa"/>
            <w:gridSpan w:val="2"/>
          </w:tcPr>
          <w:p w14:paraId="172AF374" w14:textId="77777777" w:rsidR="00F2506E" w:rsidRPr="00D51F67" w:rsidRDefault="00F2506E" w:rsidP="00D96F96">
            <w:pPr>
              <w:rPr>
                <w:lang w:val="pt-BR"/>
              </w:rPr>
            </w:pPr>
            <w:r w:rsidRPr="00D51F67">
              <w:rPr>
                <w:lang w:val="pt-BR"/>
              </w:rPr>
              <w:t xml:space="preserve">B,(F),(S),P,U,Q,a,d,e,h,q,6,(9)      </w:t>
            </w:r>
          </w:p>
        </w:tc>
        <w:tc>
          <w:tcPr>
            <w:tcW w:w="3156" w:type="dxa"/>
            <w:gridSpan w:val="2"/>
          </w:tcPr>
          <w:p w14:paraId="65CA678E" w14:textId="77777777" w:rsidR="00F2506E" w:rsidRDefault="00F2506E" w:rsidP="00D96F96">
            <w:pPr>
              <w:rPr>
                <w:lang w:val="en-GB"/>
              </w:rPr>
            </w:pPr>
            <w:r>
              <w:rPr>
                <w:lang w:val="en-GB"/>
              </w:rPr>
              <w:t>F,g,h,(H),(I),(M),(z),6,Q,(a)</w:t>
            </w:r>
            <w:r w:rsidR="00D03483">
              <w:rPr>
                <w:lang w:val="en-GB"/>
              </w:rPr>
              <w:t>,(9)</w:t>
            </w:r>
          </w:p>
        </w:tc>
      </w:tr>
      <w:tr w:rsidR="00AE2362" w14:paraId="116DE39F" w14:textId="77777777" w:rsidTr="007D4631">
        <w:trPr>
          <w:cantSplit/>
        </w:trPr>
        <w:tc>
          <w:tcPr>
            <w:tcW w:w="3423" w:type="dxa"/>
            <w:gridSpan w:val="2"/>
          </w:tcPr>
          <w:p w14:paraId="3C224EF7" w14:textId="77777777" w:rsidR="00F2506E" w:rsidRDefault="00F2506E" w:rsidP="00D96F96">
            <w:pPr>
              <w:rPr>
                <w:lang w:val="en-GB"/>
              </w:rPr>
            </w:pPr>
            <w:r>
              <w:rPr>
                <w:lang w:val="en-GB"/>
              </w:rPr>
              <w:t>04 Merchandise Return (dc)</w:t>
            </w:r>
          </w:p>
        </w:tc>
        <w:tc>
          <w:tcPr>
            <w:tcW w:w="3516" w:type="dxa"/>
            <w:gridSpan w:val="2"/>
          </w:tcPr>
          <w:p w14:paraId="0B3C384B" w14:textId="77777777" w:rsidR="00F2506E" w:rsidRPr="00D51F67" w:rsidRDefault="00F2506E" w:rsidP="00D96F96">
            <w:pPr>
              <w:rPr>
                <w:lang w:val="pt-BR"/>
              </w:rPr>
            </w:pPr>
            <w:r w:rsidRPr="00D51F67">
              <w:rPr>
                <w:lang w:val="pt-BR"/>
              </w:rPr>
              <w:t>B,D,G</w:t>
            </w:r>
            <w:r w:rsidR="00D51F67">
              <w:rPr>
                <w:lang w:val="pt-BR"/>
              </w:rPr>
              <w:t>,P</w:t>
            </w:r>
            <w:r w:rsidRPr="00D51F67">
              <w:rPr>
                <w:lang w:val="pt-BR"/>
              </w:rPr>
              <w:t xml:space="preserve">,R,(S),U,Q,(b),d,(f),h,q,e,6,(9)   </w:t>
            </w:r>
          </w:p>
        </w:tc>
        <w:tc>
          <w:tcPr>
            <w:tcW w:w="3156" w:type="dxa"/>
            <w:gridSpan w:val="2"/>
          </w:tcPr>
          <w:p w14:paraId="20485191" w14:textId="77777777" w:rsidR="00F2506E" w:rsidRDefault="00F2506E" w:rsidP="00D96F96">
            <w:pPr>
              <w:rPr>
                <w:lang w:val="en-GB"/>
              </w:rPr>
            </w:pPr>
            <w:r>
              <w:rPr>
                <w:lang w:val="en-GB"/>
              </w:rPr>
              <w:t>F,G,(H),(I),(M),f,g,h,6,Q</w:t>
            </w:r>
            <w:r w:rsidR="00D03483">
              <w:rPr>
                <w:lang w:val="en-GB"/>
              </w:rPr>
              <w:t>,(9)</w:t>
            </w:r>
          </w:p>
        </w:tc>
      </w:tr>
      <w:tr w:rsidR="00F6201A" w14:paraId="1B8FFB3D" w14:textId="77777777" w:rsidTr="007D4631">
        <w:trPr>
          <w:gridBefore w:val="1"/>
          <w:wBefore w:w="15" w:type="dxa"/>
          <w:cantSplit/>
        </w:trPr>
        <w:tc>
          <w:tcPr>
            <w:tcW w:w="3420" w:type="dxa"/>
            <w:gridSpan w:val="2"/>
          </w:tcPr>
          <w:p w14:paraId="3FC20A3A" w14:textId="77777777" w:rsidR="00F6201A" w:rsidRDefault="00F6201A" w:rsidP="00F22A00">
            <w:pPr>
              <w:rPr>
                <w:lang w:val="en-GB"/>
              </w:rPr>
            </w:pPr>
            <w:r>
              <w:rPr>
                <w:lang w:val="en-GB"/>
              </w:rPr>
              <w:t>06 Card Verification (cc)</w:t>
            </w:r>
          </w:p>
        </w:tc>
        <w:tc>
          <w:tcPr>
            <w:tcW w:w="3510" w:type="dxa"/>
            <w:gridSpan w:val="2"/>
          </w:tcPr>
          <w:p w14:paraId="120F2725" w14:textId="77777777" w:rsidR="00F6201A" w:rsidRDefault="00F6201A" w:rsidP="00F22A00">
            <w:pPr>
              <w:rPr>
                <w:lang w:val="en-GB"/>
              </w:rPr>
            </w:pPr>
            <w:r>
              <w:rPr>
                <w:lang w:val="en-GB"/>
              </w:rPr>
              <w:t>B,U,P,Q,a,d,e,h,q,6,(9)</w:t>
            </w:r>
          </w:p>
        </w:tc>
        <w:tc>
          <w:tcPr>
            <w:tcW w:w="3150" w:type="dxa"/>
          </w:tcPr>
          <w:p w14:paraId="6A5D6246" w14:textId="77777777" w:rsidR="00F6201A" w:rsidRDefault="00F6201A" w:rsidP="00F22A00">
            <w:pPr>
              <w:rPr>
                <w:lang w:val="en-GB"/>
              </w:rPr>
            </w:pPr>
            <w:r>
              <w:rPr>
                <w:lang w:val="en-GB"/>
              </w:rPr>
              <w:t>F,g,h,(H),(I),(M),6,Q</w:t>
            </w:r>
            <w:r w:rsidR="00D03483">
              <w:rPr>
                <w:lang w:val="en-GB"/>
              </w:rPr>
              <w:t>,(9)</w:t>
            </w:r>
          </w:p>
        </w:tc>
      </w:tr>
      <w:tr w:rsidR="00211031" w:rsidRPr="00D51F67" w14:paraId="3FA0AED9" w14:textId="77777777" w:rsidTr="007D4631">
        <w:trPr>
          <w:cantSplit/>
        </w:trPr>
        <w:tc>
          <w:tcPr>
            <w:tcW w:w="3423" w:type="dxa"/>
            <w:gridSpan w:val="2"/>
          </w:tcPr>
          <w:p w14:paraId="7DA60489" w14:textId="77777777" w:rsidR="00211031" w:rsidRDefault="00211031" w:rsidP="00D96F96">
            <w:pPr>
              <w:rPr>
                <w:lang w:val="en-GB"/>
              </w:rPr>
            </w:pPr>
            <w:r>
              <w:rPr>
                <w:lang w:val="en-GB"/>
              </w:rPr>
              <w:t>07 Balance Inquiry (dc)</w:t>
            </w:r>
          </w:p>
        </w:tc>
        <w:tc>
          <w:tcPr>
            <w:tcW w:w="3516" w:type="dxa"/>
            <w:gridSpan w:val="2"/>
          </w:tcPr>
          <w:p w14:paraId="6508F082" w14:textId="77777777" w:rsidR="00211031" w:rsidRPr="00D51F67" w:rsidRDefault="00211031" w:rsidP="00D96F96">
            <w:pPr>
              <w:rPr>
                <w:lang w:val="pt-BR"/>
              </w:rPr>
            </w:pPr>
            <w:r w:rsidRPr="00D51F67">
              <w:rPr>
                <w:lang w:val="pt-BR"/>
              </w:rPr>
              <w:t>B,D,G</w:t>
            </w:r>
            <w:r w:rsidR="00D51F67">
              <w:rPr>
                <w:lang w:val="pt-BR"/>
              </w:rPr>
              <w:t>,P</w:t>
            </w:r>
            <w:r w:rsidRPr="00D51F67">
              <w:rPr>
                <w:lang w:val="pt-BR"/>
              </w:rPr>
              <w:t xml:space="preserve">,R,(S),U,Q,(b),d,(f),h,q,e,6,(9)   </w:t>
            </w:r>
          </w:p>
        </w:tc>
        <w:tc>
          <w:tcPr>
            <w:tcW w:w="3156" w:type="dxa"/>
            <w:gridSpan w:val="2"/>
          </w:tcPr>
          <w:p w14:paraId="22FF8511" w14:textId="77777777" w:rsidR="00211031" w:rsidRPr="00D51F67" w:rsidRDefault="00211031" w:rsidP="00D96F96">
            <w:pPr>
              <w:rPr>
                <w:lang w:val="pt-BR"/>
              </w:rPr>
            </w:pPr>
            <w:r w:rsidRPr="00D51F67">
              <w:rPr>
                <w:lang w:val="pt-BR"/>
              </w:rPr>
              <w:t>F,G,(H),(I),J,(M),f,g,h,6,Q</w:t>
            </w:r>
            <w:r w:rsidR="00D03483">
              <w:rPr>
                <w:lang w:val="pt-BR"/>
              </w:rPr>
              <w:t>,(9)</w:t>
            </w:r>
          </w:p>
        </w:tc>
      </w:tr>
      <w:tr w:rsidR="00B14B27" w:rsidRPr="00B14B27" w14:paraId="2C30A1BF" w14:textId="77777777" w:rsidTr="007D4631">
        <w:trPr>
          <w:cantSplit/>
        </w:trPr>
        <w:tc>
          <w:tcPr>
            <w:tcW w:w="3423" w:type="dxa"/>
            <w:gridSpan w:val="2"/>
          </w:tcPr>
          <w:p w14:paraId="12609439" w14:textId="77777777" w:rsidR="00B14B27" w:rsidRDefault="00B14B27" w:rsidP="00E17E95">
            <w:pPr>
              <w:rPr>
                <w:lang w:val="en-GB"/>
              </w:rPr>
            </w:pPr>
            <w:r w:rsidRPr="00775E51">
              <w:rPr>
                <w:lang w:val="en-GB"/>
              </w:rPr>
              <w:t>07 Balance Inquiry (cc)</w:t>
            </w:r>
          </w:p>
        </w:tc>
        <w:tc>
          <w:tcPr>
            <w:tcW w:w="3516" w:type="dxa"/>
            <w:gridSpan w:val="2"/>
          </w:tcPr>
          <w:p w14:paraId="1E231CEF" w14:textId="77777777" w:rsidR="00B14B27" w:rsidRPr="00775E51" w:rsidRDefault="00B14B27" w:rsidP="00E17E95">
            <w:pPr>
              <w:rPr>
                <w:lang w:val="en-GB"/>
              </w:rPr>
            </w:pPr>
            <w:r w:rsidRPr="00775E51">
              <w:rPr>
                <w:lang w:val="en-GB"/>
              </w:rPr>
              <w:t xml:space="preserve">B,P,(S),U,Q,a,(b),d,e,(f),h,q,6,(9)   </w:t>
            </w:r>
          </w:p>
        </w:tc>
        <w:tc>
          <w:tcPr>
            <w:tcW w:w="3156" w:type="dxa"/>
            <w:gridSpan w:val="2"/>
          </w:tcPr>
          <w:p w14:paraId="4419C894" w14:textId="77777777" w:rsidR="00B14B27" w:rsidRPr="00775E51" w:rsidRDefault="00B14B27" w:rsidP="00E17E95">
            <w:pPr>
              <w:rPr>
                <w:lang w:val="en-GB"/>
              </w:rPr>
            </w:pPr>
            <w:r w:rsidRPr="00775E51">
              <w:rPr>
                <w:lang w:val="en-GB"/>
              </w:rPr>
              <w:t>F,(H),(I),J,(M),(a),g,h,(z),6,Q,(9)</w:t>
            </w:r>
          </w:p>
        </w:tc>
      </w:tr>
      <w:tr w:rsidR="00211031" w:rsidRPr="00D51F67" w14:paraId="495F65FA" w14:textId="77777777" w:rsidTr="007D4631">
        <w:trPr>
          <w:cantSplit/>
        </w:trPr>
        <w:tc>
          <w:tcPr>
            <w:tcW w:w="3423" w:type="dxa"/>
            <w:gridSpan w:val="2"/>
          </w:tcPr>
          <w:p w14:paraId="60B9D6E7" w14:textId="77777777" w:rsidR="00211031" w:rsidRDefault="00211031" w:rsidP="00D96F96">
            <w:pPr>
              <w:rPr>
                <w:lang w:val="en-GB"/>
              </w:rPr>
            </w:pPr>
            <w:r>
              <w:rPr>
                <w:lang w:val="en-GB"/>
              </w:rPr>
              <w:t>08 Purchase with Cash Back (dc)</w:t>
            </w:r>
          </w:p>
        </w:tc>
        <w:tc>
          <w:tcPr>
            <w:tcW w:w="3516" w:type="dxa"/>
            <w:gridSpan w:val="2"/>
          </w:tcPr>
          <w:p w14:paraId="547656CD" w14:textId="77777777" w:rsidR="00211031" w:rsidRPr="00D51F67" w:rsidRDefault="00211031" w:rsidP="00D96F96">
            <w:pPr>
              <w:rPr>
                <w:lang w:val="pt-BR"/>
              </w:rPr>
            </w:pPr>
            <w:r w:rsidRPr="00D51F67">
              <w:rPr>
                <w:lang w:val="pt-BR"/>
              </w:rPr>
              <w:t>B,C,D,G</w:t>
            </w:r>
            <w:r w:rsidR="00D51F67">
              <w:rPr>
                <w:lang w:val="pt-BR"/>
              </w:rPr>
              <w:t>,P,</w:t>
            </w:r>
            <w:r w:rsidRPr="00D51F67">
              <w:rPr>
                <w:lang w:val="pt-BR"/>
              </w:rPr>
              <w:t xml:space="preserve">R,(S),U,Q,(b),d,(f),h,q,e,6,(9)   </w:t>
            </w:r>
          </w:p>
        </w:tc>
        <w:tc>
          <w:tcPr>
            <w:tcW w:w="3156" w:type="dxa"/>
            <w:gridSpan w:val="2"/>
          </w:tcPr>
          <w:p w14:paraId="5AECCC1D" w14:textId="77777777" w:rsidR="00211031" w:rsidRPr="00D51F67" w:rsidRDefault="006B1F78" w:rsidP="00D96F96">
            <w:pPr>
              <w:rPr>
                <w:lang w:val="pt-BR"/>
              </w:rPr>
            </w:pPr>
            <w:r>
              <w:rPr>
                <w:lang w:val="pt-BR"/>
              </w:rPr>
              <w:t>(B),</w:t>
            </w:r>
            <w:r w:rsidR="00211031" w:rsidRPr="00D51F67">
              <w:rPr>
                <w:lang w:val="pt-BR"/>
              </w:rPr>
              <w:t>F,G,(H),(I),</w:t>
            </w:r>
            <w:r w:rsidR="00DA76D4" w:rsidRPr="00D51F67">
              <w:rPr>
                <w:lang w:val="pt-BR"/>
              </w:rPr>
              <w:t>(J),</w:t>
            </w:r>
            <w:r w:rsidR="00211031" w:rsidRPr="00D51F67">
              <w:rPr>
                <w:lang w:val="pt-BR"/>
              </w:rPr>
              <w:t>(M),f,g,h,6,Q</w:t>
            </w:r>
            <w:r w:rsidR="00D03483">
              <w:rPr>
                <w:lang w:val="pt-BR"/>
              </w:rPr>
              <w:t>,(9)</w:t>
            </w:r>
          </w:p>
        </w:tc>
      </w:tr>
      <w:tr w:rsidR="00B14B27" w:rsidRPr="00B14B27" w14:paraId="0394EC4F" w14:textId="77777777" w:rsidTr="007D4631">
        <w:trPr>
          <w:cantSplit/>
        </w:trPr>
        <w:tc>
          <w:tcPr>
            <w:tcW w:w="3423" w:type="dxa"/>
            <w:gridSpan w:val="2"/>
          </w:tcPr>
          <w:p w14:paraId="6BD801CF" w14:textId="77777777" w:rsidR="00B14B27" w:rsidRDefault="00B14B27" w:rsidP="00E17E95">
            <w:pPr>
              <w:rPr>
                <w:lang w:val="en-GB"/>
              </w:rPr>
            </w:pPr>
            <w:r w:rsidRPr="00775E51">
              <w:rPr>
                <w:lang w:val="en-GB"/>
              </w:rPr>
              <w:t>08 Purchase with Cash Back (cc)</w:t>
            </w:r>
          </w:p>
        </w:tc>
        <w:tc>
          <w:tcPr>
            <w:tcW w:w="3516" w:type="dxa"/>
            <w:gridSpan w:val="2"/>
          </w:tcPr>
          <w:p w14:paraId="58CA41CE" w14:textId="77777777" w:rsidR="00B14B27" w:rsidRPr="00775E51" w:rsidRDefault="00B14B27" w:rsidP="00E17E95">
            <w:pPr>
              <w:rPr>
                <w:lang w:val="en-GB"/>
              </w:rPr>
            </w:pPr>
            <w:r w:rsidRPr="00775E51">
              <w:rPr>
                <w:lang w:val="en-GB"/>
              </w:rPr>
              <w:t xml:space="preserve">B,C,P,(S),U,Q,a,(b),d,e,(f),h,q,6,(9)   </w:t>
            </w:r>
          </w:p>
        </w:tc>
        <w:tc>
          <w:tcPr>
            <w:tcW w:w="3156" w:type="dxa"/>
            <w:gridSpan w:val="2"/>
          </w:tcPr>
          <w:p w14:paraId="624B7358" w14:textId="77777777" w:rsidR="00B14B27" w:rsidRPr="00775E51" w:rsidRDefault="00B14B27" w:rsidP="00E17E95">
            <w:pPr>
              <w:rPr>
                <w:lang w:val="en-GB"/>
              </w:rPr>
            </w:pPr>
            <w:r w:rsidRPr="00775E51">
              <w:rPr>
                <w:lang w:val="en-GB"/>
              </w:rPr>
              <w:t>(B),F,(H),(I),(J),(M),(a),g,h,6,Q,(9)</w:t>
            </w:r>
          </w:p>
        </w:tc>
      </w:tr>
      <w:tr w:rsidR="00211031" w14:paraId="56CAE81E" w14:textId="77777777" w:rsidTr="007D4631">
        <w:trPr>
          <w:cantSplit/>
        </w:trPr>
        <w:tc>
          <w:tcPr>
            <w:tcW w:w="3423" w:type="dxa"/>
            <w:gridSpan w:val="2"/>
          </w:tcPr>
          <w:p w14:paraId="033A576A" w14:textId="77777777" w:rsidR="00211031" w:rsidRDefault="00211031" w:rsidP="00D96F96">
            <w:pPr>
              <w:rPr>
                <w:lang w:val="en-GB"/>
              </w:rPr>
            </w:pPr>
            <w:r>
              <w:rPr>
                <w:lang w:val="en-GB"/>
              </w:rPr>
              <w:t>11 Purchase Adjustment(cc)</w:t>
            </w:r>
          </w:p>
        </w:tc>
        <w:tc>
          <w:tcPr>
            <w:tcW w:w="3516" w:type="dxa"/>
            <w:gridSpan w:val="2"/>
          </w:tcPr>
          <w:p w14:paraId="70382046" w14:textId="77777777" w:rsidR="00211031" w:rsidRPr="00D51F67" w:rsidRDefault="00211031" w:rsidP="00D96F96">
            <w:pPr>
              <w:rPr>
                <w:lang w:val="pt-BR"/>
              </w:rPr>
            </w:pPr>
            <w:r w:rsidRPr="00D51F67">
              <w:rPr>
                <w:lang w:val="pt-BR"/>
              </w:rPr>
              <w:t>B,C,(F),(S),P,U,Q,a,d,e,q,h,6,(9)</w:t>
            </w:r>
          </w:p>
        </w:tc>
        <w:tc>
          <w:tcPr>
            <w:tcW w:w="3156" w:type="dxa"/>
            <w:gridSpan w:val="2"/>
          </w:tcPr>
          <w:p w14:paraId="343B0210" w14:textId="77777777" w:rsidR="00211031" w:rsidRDefault="00211031" w:rsidP="00D96F96">
            <w:pPr>
              <w:rPr>
                <w:lang w:val="en-GB"/>
              </w:rPr>
            </w:pPr>
            <w:r>
              <w:rPr>
                <w:lang w:val="en-GB"/>
              </w:rPr>
              <w:t>F,g,h,(H),(I),(M),(z),6,Q,(a)</w:t>
            </w:r>
            <w:r w:rsidR="00D03483">
              <w:rPr>
                <w:lang w:val="en-GB"/>
              </w:rPr>
              <w:t>,(9)</w:t>
            </w:r>
          </w:p>
        </w:tc>
      </w:tr>
      <w:tr w:rsidR="00211031" w14:paraId="47D774B1" w14:textId="77777777" w:rsidTr="007D4631">
        <w:trPr>
          <w:cantSplit/>
        </w:trPr>
        <w:tc>
          <w:tcPr>
            <w:tcW w:w="3423" w:type="dxa"/>
            <w:gridSpan w:val="2"/>
          </w:tcPr>
          <w:p w14:paraId="4137AB9A" w14:textId="77777777" w:rsidR="00211031" w:rsidRDefault="00211031" w:rsidP="00D96F96">
            <w:pPr>
              <w:rPr>
                <w:lang w:val="en-GB"/>
              </w:rPr>
            </w:pPr>
            <w:r>
              <w:rPr>
                <w:lang w:val="en-GB"/>
              </w:rPr>
              <w:t>11 Purchase Adjustment(dc)</w:t>
            </w:r>
          </w:p>
        </w:tc>
        <w:tc>
          <w:tcPr>
            <w:tcW w:w="3516" w:type="dxa"/>
            <w:gridSpan w:val="2"/>
          </w:tcPr>
          <w:p w14:paraId="0FBF1195" w14:textId="77777777" w:rsidR="00211031" w:rsidRPr="00D51F67" w:rsidRDefault="00211031" w:rsidP="00D96F96">
            <w:pPr>
              <w:rPr>
                <w:lang w:val="pt-BR"/>
              </w:rPr>
            </w:pPr>
            <w:r w:rsidRPr="00D51F67">
              <w:rPr>
                <w:lang w:val="pt-BR"/>
              </w:rPr>
              <w:t>B,C,D,G</w:t>
            </w:r>
            <w:r w:rsidR="00D51F67">
              <w:rPr>
                <w:lang w:val="pt-BR"/>
              </w:rPr>
              <w:t>,P</w:t>
            </w:r>
            <w:r w:rsidRPr="00D51F67">
              <w:rPr>
                <w:lang w:val="pt-BR"/>
              </w:rPr>
              <w:t xml:space="preserve">,R,(S),U,Q,(b),d,(f),q,h,e,6,(9) </w:t>
            </w:r>
          </w:p>
        </w:tc>
        <w:tc>
          <w:tcPr>
            <w:tcW w:w="3156" w:type="dxa"/>
            <w:gridSpan w:val="2"/>
          </w:tcPr>
          <w:p w14:paraId="3012446A" w14:textId="77777777" w:rsidR="00211031" w:rsidRDefault="00211031" w:rsidP="00D96F96">
            <w:pPr>
              <w:rPr>
                <w:lang w:val="en-GB"/>
              </w:rPr>
            </w:pPr>
            <w:r>
              <w:rPr>
                <w:lang w:val="en-GB"/>
              </w:rPr>
              <w:t>F,G,(H),(I),(M),f,g,h,6,Q</w:t>
            </w:r>
            <w:r w:rsidR="00D03483">
              <w:rPr>
                <w:lang w:val="en-GB"/>
              </w:rPr>
              <w:t>,(9)</w:t>
            </w:r>
          </w:p>
        </w:tc>
      </w:tr>
      <w:tr w:rsidR="00211031" w14:paraId="057BA1C3" w14:textId="77777777" w:rsidTr="007D4631">
        <w:trPr>
          <w:cantSplit/>
        </w:trPr>
        <w:tc>
          <w:tcPr>
            <w:tcW w:w="3423" w:type="dxa"/>
            <w:gridSpan w:val="2"/>
          </w:tcPr>
          <w:p w14:paraId="2FA49081" w14:textId="77777777" w:rsidR="00211031" w:rsidRDefault="00211031" w:rsidP="00D96F96">
            <w:pPr>
              <w:rPr>
                <w:lang w:val="en-GB"/>
              </w:rPr>
            </w:pPr>
            <w:r>
              <w:rPr>
                <w:lang w:val="en-GB"/>
              </w:rPr>
              <w:t>12 Return Adjustment(cc)</w:t>
            </w:r>
          </w:p>
        </w:tc>
        <w:tc>
          <w:tcPr>
            <w:tcW w:w="3516" w:type="dxa"/>
            <w:gridSpan w:val="2"/>
          </w:tcPr>
          <w:p w14:paraId="57487569" w14:textId="77777777" w:rsidR="00211031" w:rsidRPr="00D51F67" w:rsidRDefault="00211031" w:rsidP="00D96F96">
            <w:pPr>
              <w:rPr>
                <w:lang w:val="pt-BR"/>
              </w:rPr>
            </w:pPr>
            <w:r w:rsidRPr="00D51F67">
              <w:rPr>
                <w:lang w:val="pt-BR"/>
              </w:rPr>
              <w:t xml:space="preserve">B,C,(F),(S),P,U,Q,a,d,e,h,q,6,(9)   </w:t>
            </w:r>
          </w:p>
        </w:tc>
        <w:tc>
          <w:tcPr>
            <w:tcW w:w="3156" w:type="dxa"/>
            <w:gridSpan w:val="2"/>
          </w:tcPr>
          <w:p w14:paraId="11CD211A" w14:textId="77777777" w:rsidR="00211031" w:rsidRDefault="00211031" w:rsidP="00D96F96">
            <w:pPr>
              <w:rPr>
                <w:lang w:val="en-GB"/>
              </w:rPr>
            </w:pPr>
            <w:r>
              <w:rPr>
                <w:lang w:val="en-GB"/>
              </w:rPr>
              <w:t>F,g,h,(H),(I),(M),(z),6,Q,(a)</w:t>
            </w:r>
            <w:r w:rsidR="00D03483">
              <w:rPr>
                <w:lang w:val="en-GB"/>
              </w:rPr>
              <w:t>,(9)</w:t>
            </w:r>
          </w:p>
        </w:tc>
      </w:tr>
      <w:tr w:rsidR="00211031" w14:paraId="3E53748B" w14:textId="77777777" w:rsidTr="007D4631">
        <w:trPr>
          <w:cantSplit/>
        </w:trPr>
        <w:tc>
          <w:tcPr>
            <w:tcW w:w="3423" w:type="dxa"/>
            <w:gridSpan w:val="2"/>
          </w:tcPr>
          <w:p w14:paraId="72F97BF8" w14:textId="77777777" w:rsidR="00211031" w:rsidRDefault="00211031" w:rsidP="00D96F96">
            <w:pPr>
              <w:rPr>
                <w:lang w:val="en-GB"/>
              </w:rPr>
            </w:pPr>
            <w:r>
              <w:rPr>
                <w:lang w:val="en-GB"/>
              </w:rPr>
              <w:t>12 Return Adjustment(dc)</w:t>
            </w:r>
          </w:p>
        </w:tc>
        <w:tc>
          <w:tcPr>
            <w:tcW w:w="3516" w:type="dxa"/>
            <w:gridSpan w:val="2"/>
          </w:tcPr>
          <w:p w14:paraId="6815D9E5" w14:textId="77777777" w:rsidR="00211031" w:rsidRPr="00D51F67" w:rsidRDefault="00211031" w:rsidP="00D96F96">
            <w:pPr>
              <w:rPr>
                <w:lang w:val="pt-BR"/>
              </w:rPr>
            </w:pPr>
            <w:r w:rsidRPr="00D51F67">
              <w:rPr>
                <w:lang w:val="pt-BR"/>
              </w:rPr>
              <w:t>B,C,D,G</w:t>
            </w:r>
            <w:r w:rsidR="00D51F67">
              <w:rPr>
                <w:lang w:val="pt-BR"/>
              </w:rPr>
              <w:t>,P</w:t>
            </w:r>
            <w:r w:rsidRPr="00D51F67">
              <w:rPr>
                <w:lang w:val="pt-BR"/>
              </w:rPr>
              <w:t xml:space="preserve">,R,(S),U,Q,(b),d,(f),h,q,e,6,(9) </w:t>
            </w:r>
          </w:p>
        </w:tc>
        <w:tc>
          <w:tcPr>
            <w:tcW w:w="3156" w:type="dxa"/>
            <w:gridSpan w:val="2"/>
          </w:tcPr>
          <w:p w14:paraId="29550953" w14:textId="77777777" w:rsidR="00211031" w:rsidRDefault="00211031" w:rsidP="00D96F96">
            <w:pPr>
              <w:rPr>
                <w:lang w:val="en-GB"/>
              </w:rPr>
            </w:pPr>
            <w:r>
              <w:rPr>
                <w:lang w:val="en-GB"/>
              </w:rPr>
              <w:t>F,G,(H),(I),(M),f,g,h,6,Q</w:t>
            </w:r>
            <w:r w:rsidR="00D03483">
              <w:rPr>
                <w:lang w:val="en-GB"/>
              </w:rPr>
              <w:t>,(9)</w:t>
            </w:r>
          </w:p>
        </w:tc>
      </w:tr>
      <w:tr w:rsidR="00102570" w14:paraId="2C0B44D0" w14:textId="77777777" w:rsidTr="007D4631">
        <w:trPr>
          <w:cantSplit/>
        </w:trPr>
        <w:tc>
          <w:tcPr>
            <w:tcW w:w="3423" w:type="dxa"/>
            <w:gridSpan w:val="2"/>
          </w:tcPr>
          <w:p w14:paraId="22AAC599" w14:textId="77777777" w:rsidR="00102570" w:rsidRDefault="00102570" w:rsidP="00D96F96">
            <w:pPr>
              <w:rPr>
                <w:lang w:val="en-GB"/>
              </w:rPr>
            </w:pPr>
            <w:r>
              <w:rPr>
                <w:lang w:val="en-GB"/>
              </w:rPr>
              <w:t>60 Close Batch Request</w:t>
            </w:r>
          </w:p>
        </w:tc>
        <w:tc>
          <w:tcPr>
            <w:tcW w:w="3516" w:type="dxa"/>
            <w:gridSpan w:val="2"/>
          </w:tcPr>
          <w:p w14:paraId="0C6B54E7" w14:textId="77777777" w:rsidR="00102570" w:rsidRDefault="00102570" w:rsidP="00D96F96">
            <w:pPr>
              <w:rPr>
                <w:lang w:val="en-GB"/>
              </w:rPr>
            </w:pPr>
            <w:r>
              <w:rPr>
                <w:lang w:val="en-GB"/>
              </w:rPr>
              <w:t xml:space="preserve">U,h,l                       </w:t>
            </w:r>
          </w:p>
        </w:tc>
        <w:tc>
          <w:tcPr>
            <w:tcW w:w="3156" w:type="dxa"/>
            <w:gridSpan w:val="2"/>
          </w:tcPr>
          <w:p w14:paraId="0CA4DEFD" w14:textId="77777777" w:rsidR="00102570" w:rsidRDefault="00102570" w:rsidP="00D96F96">
            <w:pPr>
              <w:rPr>
                <w:lang w:val="en-GB"/>
              </w:rPr>
            </w:pPr>
            <w:r>
              <w:rPr>
                <w:lang w:val="en-GB"/>
              </w:rPr>
              <w:t>g,l,h</w:t>
            </w:r>
          </w:p>
        </w:tc>
      </w:tr>
      <w:tr w:rsidR="00102570" w14:paraId="0173238A" w14:textId="77777777" w:rsidTr="007D4631">
        <w:trPr>
          <w:cantSplit/>
        </w:trPr>
        <w:tc>
          <w:tcPr>
            <w:tcW w:w="3423" w:type="dxa"/>
            <w:gridSpan w:val="2"/>
          </w:tcPr>
          <w:p w14:paraId="475B9C2E" w14:textId="77777777" w:rsidR="00102570" w:rsidRDefault="00102570" w:rsidP="00D96F96">
            <w:pPr>
              <w:rPr>
                <w:lang w:val="en-GB"/>
              </w:rPr>
            </w:pPr>
            <w:r>
              <w:rPr>
                <w:lang w:val="en-GB"/>
              </w:rPr>
              <w:t>65 Batch Subtotals Request</w:t>
            </w:r>
          </w:p>
        </w:tc>
        <w:tc>
          <w:tcPr>
            <w:tcW w:w="3516" w:type="dxa"/>
            <w:gridSpan w:val="2"/>
          </w:tcPr>
          <w:p w14:paraId="20836887" w14:textId="77777777" w:rsidR="00102570" w:rsidRDefault="00102570" w:rsidP="00D96F96">
            <w:pPr>
              <w:rPr>
                <w:lang w:val="en-GB"/>
              </w:rPr>
            </w:pPr>
            <w:r>
              <w:rPr>
                <w:lang w:val="en-GB"/>
              </w:rPr>
              <w:t xml:space="preserve">U,h                         </w:t>
            </w:r>
          </w:p>
        </w:tc>
        <w:tc>
          <w:tcPr>
            <w:tcW w:w="3156" w:type="dxa"/>
            <w:gridSpan w:val="2"/>
          </w:tcPr>
          <w:p w14:paraId="6C4DD862" w14:textId="77777777" w:rsidR="00102570" w:rsidRDefault="00102570" w:rsidP="00D96F96">
            <w:pPr>
              <w:rPr>
                <w:lang w:val="en-GB"/>
              </w:rPr>
            </w:pPr>
            <w:r>
              <w:rPr>
                <w:lang w:val="en-GB"/>
              </w:rPr>
              <w:t>g,l,h</w:t>
            </w:r>
          </w:p>
        </w:tc>
      </w:tr>
      <w:tr w:rsidR="00CF5710" w14:paraId="639C2876" w14:textId="77777777" w:rsidTr="007D4631">
        <w:trPr>
          <w:cantSplit/>
        </w:trPr>
        <w:tc>
          <w:tcPr>
            <w:tcW w:w="3423" w:type="dxa"/>
            <w:gridSpan w:val="2"/>
          </w:tcPr>
          <w:p w14:paraId="39270308" w14:textId="77777777" w:rsidR="00CF5710" w:rsidRDefault="00CF5710" w:rsidP="00CF5710">
            <w:pPr>
              <w:rPr>
                <w:lang w:val="en-GB"/>
              </w:rPr>
            </w:pPr>
            <w:r>
              <w:rPr>
                <w:lang w:val="en-GB"/>
              </w:rPr>
              <w:t xml:space="preserve">80 Card Subtotals Request </w:t>
            </w:r>
          </w:p>
        </w:tc>
        <w:tc>
          <w:tcPr>
            <w:tcW w:w="3516" w:type="dxa"/>
            <w:gridSpan w:val="2"/>
          </w:tcPr>
          <w:p w14:paraId="28AC0F98" w14:textId="77777777" w:rsidR="00CF5710" w:rsidRDefault="002D3001" w:rsidP="002D3001">
            <w:pPr>
              <w:rPr>
                <w:lang w:val="en-GB"/>
              </w:rPr>
            </w:pPr>
            <w:r>
              <w:rPr>
                <w:lang w:val="en-GB"/>
              </w:rPr>
              <w:t>U,h,9</w:t>
            </w:r>
            <w:r w:rsidR="00CF5710">
              <w:rPr>
                <w:lang w:val="en-GB"/>
              </w:rPr>
              <w:t xml:space="preserve">                  </w:t>
            </w:r>
          </w:p>
        </w:tc>
        <w:tc>
          <w:tcPr>
            <w:tcW w:w="3156" w:type="dxa"/>
            <w:gridSpan w:val="2"/>
          </w:tcPr>
          <w:p w14:paraId="6BDEF64F" w14:textId="77777777" w:rsidR="00CF5710" w:rsidRDefault="00CF5710" w:rsidP="001C4BC3">
            <w:pPr>
              <w:rPr>
                <w:lang w:val="en-GB"/>
              </w:rPr>
            </w:pPr>
            <w:r>
              <w:rPr>
                <w:lang w:val="en-GB"/>
              </w:rPr>
              <w:t>g,h,9</w:t>
            </w:r>
          </w:p>
        </w:tc>
      </w:tr>
      <w:tr w:rsidR="00102570" w14:paraId="3B85193D" w14:textId="77777777" w:rsidTr="007D4631">
        <w:trPr>
          <w:cantSplit/>
        </w:trPr>
        <w:tc>
          <w:tcPr>
            <w:tcW w:w="3423" w:type="dxa"/>
            <w:gridSpan w:val="2"/>
          </w:tcPr>
          <w:p w14:paraId="78C92921" w14:textId="77777777" w:rsidR="00102570" w:rsidRDefault="00102570" w:rsidP="00D96F96">
            <w:pPr>
              <w:rPr>
                <w:lang w:val="en-GB"/>
              </w:rPr>
            </w:pPr>
            <w:r>
              <w:rPr>
                <w:lang w:val="en-GB"/>
              </w:rPr>
              <w:t>90 Download Request</w:t>
            </w:r>
          </w:p>
        </w:tc>
        <w:tc>
          <w:tcPr>
            <w:tcW w:w="3516" w:type="dxa"/>
            <w:gridSpan w:val="2"/>
          </w:tcPr>
          <w:p w14:paraId="583BD744" w14:textId="77777777" w:rsidR="00102570" w:rsidRDefault="00102570" w:rsidP="00D96F96">
            <w:pPr>
              <w:rPr>
                <w:lang w:val="en-GB"/>
              </w:rPr>
            </w:pPr>
            <w:r>
              <w:rPr>
                <w:lang w:val="en-GB"/>
              </w:rPr>
              <w:t>U,V</w:t>
            </w:r>
          </w:p>
        </w:tc>
        <w:tc>
          <w:tcPr>
            <w:tcW w:w="3156" w:type="dxa"/>
            <w:gridSpan w:val="2"/>
          </w:tcPr>
          <w:p w14:paraId="0ABE2459" w14:textId="77777777" w:rsidR="00102570" w:rsidRDefault="00102570" w:rsidP="00D96F96">
            <w:pPr>
              <w:rPr>
                <w:lang w:val="en-GB"/>
              </w:rPr>
            </w:pPr>
            <w:r>
              <w:rPr>
                <w:lang w:val="en-GB"/>
              </w:rPr>
              <w:t>V,W</w:t>
            </w:r>
          </w:p>
        </w:tc>
      </w:tr>
    </w:tbl>
    <w:p w14:paraId="7C2607C2" w14:textId="77777777" w:rsidR="007D4631" w:rsidRDefault="007D4631" w:rsidP="00F2506E">
      <w:pPr>
        <w:rPr>
          <w:lang w:val="en-GB"/>
        </w:rPr>
      </w:pPr>
    </w:p>
    <w:p w14:paraId="5A048C12" w14:textId="77777777" w:rsidR="00F2506E" w:rsidRDefault="00F2506E" w:rsidP="00F2506E">
      <w:pPr>
        <w:rPr>
          <w:lang w:val="en-GB"/>
        </w:rPr>
      </w:pPr>
      <w:r>
        <w:rPr>
          <w:lang w:val="en-GB"/>
        </w:rPr>
        <w:t>dc=Visa Debit, Maestro</w:t>
      </w:r>
      <w:r w:rsidR="003853C1">
        <w:rPr>
          <w:lang w:val="en-GB"/>
        </w:rPr>
        <w:t xml:space="preserve"> or </w:t>
      </w:r>
      <w:r>
        <w:rPr>
          <w:lang w:val="en-GB"/>
        </w:rPr>
        <w:t xml:space="preserve">US </w:t>
      </w:r>
      <w:r w:rsidR="00102570">
        <w:rPr>
          <w:lang w:val="en-GB"/>
        </w:rPr>
        <w:t>issued</w:t>
      </w:r>
      <w:r>
        <w:rPr>
          <w:lang w:val="en-GB"/>
        </w:rPr>
        <w:t xml:space="preserve"> debit card, cc=credit card</w:t>
      </w:r>
    </w:p>
    <w:p w14:paraId="7B7E6C45" w14:textId="77777777" w:rsidR="00357482" w:rsidRDefault="00357482" w:rsidP="00F2506E">
      <w:pPr>
        <w:rPr>
          <w:lang w:val="en-GB"/>
        </w:rPr>
      </w:pPr>
    </w:p>
    <w:p w14:paraId="3C0C9C30" w14:textId="77777777" w:rsidR="00F2506E" w:rsidRDefault="00F2506E" w:rsidP="00F2506E">
      <w:pPr>
        <w:rPr>
          <w:lang w:val="en-GB"/>
        </w:rPr>
      </w:pPr>
      <w:r>
        <w:rPr>
          <w:lang w:val="en-GB"/>
        </w:rPr>
        <w:t>Note that the request fields may be sent in any order desired.  The response fields will be sent to the terminal in alphabetical order.</w:t>
      </w:r>
    </w:p>
    <w:p w14:paraId="4AD0A07F" w14:textId="77777777" w:rsidR="00C21BB6" w:rsidRDefault="00C21BB6" w:rsidP="00E9760F">
      <w:pPr>
        <w:pStyle w:val="Heading3"/>
      </w:pPr>
      <w:r>
        <w:lastRenderedPageBreak/>
        <w:t>Optional fields</w:t>
      </w:r>
    </w:p>
    <w:p w14:paraId="40AA17C8" w14:textId="77777777" w:rsidR="00C21BB6" w:rsidRDefault="00C21BB6">
      <w:pPr>
        <w:rPr>
          <w:lang w:val="en-GB"/>
        </w:rPr>
      </w:pPr>
      <w:r>
        <w:rPr>
          <w:lang w:val="en-GB"/>
        </w:rPr>
        <w:t>The FID enclosed in parenthesis indicates it may exist in the request or the response message.</w:t>
      </w:r>
      <w:r w:rsidR="00521687" w:rsidDel="00521687">
        <w:rPr>
          <w:lang w:val="en-GB"/>
        </w:rPr>
        <w:t xml:space="preserve"> </w:t>
      </w:r>
    </w:p>
    <w:p w14:paraId="585F1FDB" w14:textId="77777777" w:rsidR="00C21BB6" w:rsidRDefault="00C21BB6">
      <w:pPr>
        <w:rPr>
          <w:lang w:val="en-GB"/>
        </w:rPr>
      </w:pPr>
    </w:p>
    <w:p w14:paraId="54560A58" w14:textId="77777777" w:rsidR="009554D3" w:rsidRDefault="00725F1A">
      <w:pPr>
        <w:rPr>
          <w:lang w:val="en-GB"/>
        </w:rPr>
      </w:pPr>
      <w:r w:rsidRPr="005F6033">
        <w:rPr>
          <w:b/>
          <w:bCs/>
          <w:lang w:val="en-GB"/>
        </w:rPr>
        <w:t>FID “B”</w:t>
      </w:r>
      <w:r>
        <w:rPr>
          <w:lang w:val="en-GB"/>
        </w:rPr>
        <w:t xml:space="preserve"> will be included in the response for a partial authori</w:t>
      </w:r>
      <w:r w:rsidR="00FD2E23">
        <w:rPr>
          <w:lang w:val="en-GB"/>
        </w:rPr>
        <w:t>z</w:t>
      </w:r>
      <w:r>
        <w:rPr>
          <w:lang w:val="en-GB"/>
        </w:rPr>
        <w:t>ation</w:t>
      </w:r>
      <w:r w:rsidR="00C82D5D">
        <w:rPr>
          <w:lang w:val="en-GB"/>
        </w:rPr>
        <w:t xml:space="preserve"> (BASE24 Response Code = 010)</w:t>
      </w:r>
      <w:r w:rsidR="008443BD">
        <w:rPr>
          <w:lang w:val="en-GB"/>
        </w:rPr>
        <w:t>.</w:t>
      </w:r>
    </w:p>
    <w:p w14:paraId="03D7C07E" w14:textId="77777777" w:rsidR="00F772FA" w:rsidRDefault="00F772FA">
      <w:pPr>
        <w:rPr>
          <w:lang w:val="en-GB"/>
        </w:rPr>
      </w:pPr>
    </w:p>
    <w:p w14:paraId="0700522E" w14:textId="77777777" w:rsidR="00F772FA" w:rsidRDefault="00F772FA">
      <w:pPr>
        <w:rPr>
          <w:lang w:val="en-GB"/>
        </w:rPr>
      </w:pPr>
      <w:r w:rsidRPr="005F6033">
        <w:rPr>
          <w:b/>
          <w:bCs/>
          <w:lang w:val="en-GB"/>
        </w:rPr>
        <w:t>FID "J"</w:t>
      </w:r>
      <w:r>
        <w:rPr>
          <w:lang w:val="en-GB"/>
        </w:rPr>
        <w:t xml:space="preserve"> may be included in the response when the balance on the card </w:t>
      </w:r>
      <w:r w:rsidR="00ED2ACC">
        <w:rPr>
          <w:lang w:val="en-GB"/>
        </w:rPr>
        <w:t>or account</w:t>
      </w:r>
      <w:r>
        <w:rPr>
          <w:lang w:val="en-GB"/>
        </w:rPr>
        <w:t xml:space="preserve"> is returned by the Issuer.</w:t>
      </w:r>
    </w:p>
    <w:p w14:paraId="325D6F3A" w14:textId="77777777" w:rsidR="00725F1A" w:rsidRDefault="00725F1A">
      <w:pPr>
        <w:rPr>
          <w:lang w:val="en-GB"/>
        </w:rPr>
      </w:pPr>
    </w:p>
    <w:p w14:paraId="4580C69B" w14:textId="77777777" w:rsidR="00C21BB6" w:rsidRDefault="00C21BB6">
      <w:pPr>
        <w:rPr>
          <w:lang w:val="en-GB"/>
        </w:rPr>
      </w:pPr>
      <w:r w:rsidRPr="005F6033">
        <w:rPr>
          <w:b/>
          <w:bCs/>
          <w:lang w:val="en-GB"/>
        </w:rPr>
        <w:t>FID “r”</w:t>
      </w:r>
      <w:r>
        <w:rPr>
          <w:lang w:val="en-GB"/>
        </w:rPr>
        <w:t xml:space="preserve"> may be included in the request if indicated in the download field SUPERVISORY-TRAN</w:t>
      </w:r>
    </w:p>
    <w:p w14:paraId="78500D89" w14:textId="77777777" w:rsidR="00C21BB6" w:rsidRDefault="00C21BB6">
      <w:pPr>
        <w:rPr>
          <w:lang w:val="en-GB"/>
        </w:rPr>
      </w:pPr>
    </w:p>
    <w:p w14:paraId="322429D2" w14:textId="77777777" w:rsidR="00C21BB6" w:rsidRDefault="00C21BB6">
      <w:pPr>
        <w:rPr>
          <w:lang w:val="en-GB"/>
        </w:rPr>
      </w:pPr>
      <w:r w:rsidRPr="005F6033">
        <w:rPr>
          <w:b/>
          <w:bCs/>
          <w:lang w:val="en-GB"/>
        </w:rPr>
        <w:t>FID "h"</w:t>
      </w:r>
      <w:r>
        <w:rPr>
          <w:lang w:val="en-GB"/>
        </w:rPr>
        <w:t xml:space="preserve"> exists in every response for Credit and IDP transactions.</w:t>
      </w:r>
    </w:p>
    <w:p w14:paraId="30652A3E" w14:textId="77777777" w:rsidR="00C21BB6" w:rsidRDefault="00C21BB6">
      <w:pPr>
        <w:rPr>
          <w:lang w:val="en-GB"/>
        </w:rPr>
      </w:pPr>
    </w:p>
    <w:p w14:paraId="341254E8" w14:textId="77777777" w:rsidR="00C21BB6" w:rsidRDefault="00C21BB6">
      <w:pPr>
        <w:rPr>
          <w:lang w:val="en-GB"/>
        </w:rPr>
      </w:pPr>
      <w:r w:rsidRPr="005F6033">
        <w:rPr>
          <w:b/>
          <w:bCs/>
          <w:lang w:val="en-GB"/>
        </w:rPr>
        <w:t>FID "F"</w:t>
      </w:r>
      <w:r>
        <w:rPr>
          <w:lang w:val="en-GB"/>
        </w:rPr>
        <w:t xml:space="preserve"> will be included in the requests of force post transactions.</w:t>
      </w:r>
    </w:p>
    <w:p w14:paraId="3E500D97" w14:textId="77777777" w:rsidR="00C21BB6" w:rsidRDefault="00C21BB6">
      <w:pPr>
        <w:rPr>
          <w:lang w:val="en-GB"/>
        </w:rPr>
      </w:pPr>
    </w:p>
    <w:p w14:paraId="2026345F" w14:textId="77777777" w:rsidR="00C21BB6" w:rsidRDefault="00C21BB6">
      <w:pPr>
        <w:rPr>
          <w:lang w:val="en-GB"/>
        </w:rPr>
      </w:pPr>
      <w:r w:rsidRPr="005F6033">
        <w:rPr>
          <w:b/>
          <w:bCs/>
          <w:lang w:val="en-GB"/>
        </w:rPr>
        <w:t>FID “G”</w:t>
      </w:r>
      <w:r>
        <w:rPr>
          <w:lang w:val="en-GB"/>
        </w:rPr>
        <w:t xml:space="preserve"> will not be included in the requests of admin transactions. </w:t>
      </w:r>
    </w:p>
    <w:p w14:paraId="74B3E42B" w14:textId="77777777" w:rsidR="00C21BB6" w:rsidRDefault="00C21BB6">
      <w:pPr>
        <w:rPr>
          <w:lang w:val="en-GB"/>
        </w:rPr>
      </w:pPr>
    </w:p>
    <w:p w14:paraId="344546A6" w14:textId="77777777" w:rsidR="00C21BB6" w:rsidRDefault="00C21BB6">
      <w:pPr>
        <w:rPr>
          <w:lang w:val="en-GB"/>
        </w:rPr>
      </w:pPr>
      <w:r>
        <w:rPr>
          <w:lang w:val="en-GB"/>
        </w:rPr>
        <w:t xml:space="preserve">The </w:t>
      </w:r>
      <w:r w:rsidRPr="005F6033">
        <w:rPr>
          <w:b/>
          <w:bCs/>
          <w:lang w:val="en-GB"/>
        </w:rPr>
        <w:t>FIDs “H”, “I”, “M”</w:t>
      </w:r>
      <w:r>
        <w:rPr>
          <w:lang w:val="en-GB"/>
        </w:rPr>
        <w:t xml:space="preserve"> may exist in a Credit transaction if the terminal is defined for both Credit and IDP processing.  However, if the terminal is defined for Credit processing only, these FIDs will not exist in a Credit transaction.</w:t>
      </w:r>
    </w:p>
    <w:p w14:paraId="60B4200D" w14:textId="77777777" w:rsidR="00C21BB6" w:rsidRDefault="00C21BB6">
      <w:pPr>
        <w:rPr>
          <w:lang w:val="en-GB"/>
        </w:rPr>
      </w:pPr>
    </w:p>
    <w:p w14:paraId="793E7314" w14:textId="77777777" w:rsidR="00C21BB6" w:rsidRDefault="00C21BB6">
      <w:pPr>
        <w:rPr>
          <w:lang w:val="en-GB"/>
        </w:rPr>
      </w:pPr>
      <w:r w:rsidRPr="005F6033">
        <w:rPr>
          <w:b/>
          <w:bCs/>
          <w:lang w:val="en-GB"/>
        </w:rPr>
        <w:t>FID ’z’</w:t>
      </w:r>
      <w:r>
        <w:rPr>
          <w:lang w:val="en-GB"/>
        </w:rPr>
        <w:t xml:space="preserve"> may be sent in response </w:t>
      </w:r>
      <w:r w:rsidR="00FE171B">
        <w:rPr>
          <w:lang w:val="en-GB"/>
        </w:rPr>
        <w:t>any Payment Card Network if the Acceptance Solution is configured to receive this field in response messages. This FID z must be present on Merchant Initiated Transaction request messages.</w:t>
      </w:r>
    </w:p>
    <w:p w14:paraId="6BD1B6BB" w14:textId="77777777" w:rsidR="00C21BB6" w:rsidRDefault="00C21BB6">
      <w:pPr>
        <w:rPr>
          <w:lang w:val="en-GB"/>
        </w:rPr>
      </w:pPr>
    </w:p>
    <w:p w14:paraId="675C167F" w14:textId="77777777" w:rsidR="00F31C39" w:rsidRPr="00DB3959" w:rsidRDefault="00F31C39" w:rsidP="00F31C39">
      <w:pPr>
        <w:rPr>
          <w:lang w:val="en-GB"/>
        </w:rPr>
      </w:pPr>
      <w:r w:rsidRPr="005F6033">
        <w:rPr>
          <w:b/>
          <w:bCs/>
          <w:lang w:val="en-GB"/>
        </w:rPr>
        <w:t>FID ’1’</w:t>
      </w:r>
      <w:r w:rsidRPr="00DB3959">
        <w:rPr>
          <w:lang w:val="en-GB"/>
        </w:rPr>
        <w:t xml:space="preserve"> may be sent in response of VISA transactions only.</w:t>
      </w:r>
    </w:p>
    <w:p w14:paraId="52D7FC00" w14:textId="77777777" w:rsidR="00F31C39" w:rsidRDefault="00F31C39">
      <w:pPr>
        <w:rPr>
          <w:lang w:val="en-GB"/>
        </w:rPr>
      </w:pPr>
    </w:p>
    <w:p w14:paraId="42EB5B20" w14:textId="77777777" w:rsidR="00BC60CD" w:rsidRDefault="00BC60CD">
      <w:pPr>
        <w:rPr>
          <w:lang w:val="en-GB"/>
        </w:rPr>
      </w:pPr>
      <w:r w:rsidRPr="005F6033">
        <w:rPr>
          <w:b/>
          <w:bCs/>
          <w:lang w:val="en-GB"/>
        </w:rPr>
        <w:t>FID “2”</w:t>
      </w:r>
      <w:r>
        <w:rPr>
          <w:lang w:val="en-GB"/>
        </w:rPr>
        <w:t xml:space="preserve"> and </w:t>
      </w:r>
      <w:r w:rsidRPr="005F6033">
        <w:rPr>
          <w:b/>
          <w:bCs/>
          <w:lang w:val="en-GB"/>
        </w:rPr>
        <w:t>FID “q”</w:t>
      </w:r>
      <w:r>
        <w:rPr>
          <w:lang w:val="en-GB"/>
        </w:rPr>
        <w:t xml:space="preserve"> must be sent in AFD CAT transactions for </w:t>
      </w:r>
      <w:r w:rsidR="003D2145">
        <w:rPr>
          <w:lang w:val="en-GB"/>
        </w:rPr>
        <w:t xml:space="preserve">American </w:t>
      </w:r>
      <w:r>
        <w:rPr>
          <w:lang w:val="en-GB"/>
        </w:rPr>
        <w:t>Express only.</w:t>
      </w:r>
    </w:p>
    <w:p w14:paraId="5A13AD45" w14:textId="77777777" w:rsidR="00BC60CD" w:rsidRDefault="00BC60CD">
      <w:pPr>
        <w:rPr>
          <w:lang w:val="en-GB"/>
        </w:rPr>
      </w:pPr>
    </w:p>
    <w:p w14:paraId="3FEB1751" w14:textId="77777777" w:rsidR="00C21BB6" w:rsidRDefault="00C21BB6">
      <w:pPr>
        <w:rPr>
          <w:lang w:val="en-GB"/>
        </w:rPr>
      </w:pPr>
      <w:r w:rsidRPr="005F6033">
        <w:rPr>
          <w:b/>
          <w:bCs/>
          <w:lang w:val="en-GB"/>
        </w:rPr>
        <w:t>FID “6”</w:t>
      </w:r>
      <w:r>
        <w:rPr>
          <w:lang w:val="en-GB"/>
        </w:rPr>
        <w:t xml:space="preserve"> </w:t>
      </w:r>
      <w:r w:rsidRPr="005F6033">
        <w:rPr>
          <w:b/>
          <w:bCs/>
          <w:lang w:val="en-GB"/>
        </w:rPr>
        <w:t>SFIDs</w:t>
      </w:r>
      <w:r>
        <w:rPr>
          <w:lang w:val="en-GB"/>
        </w:rPr>
        <w:t xml:space="preserve"> will be present in:</w:t>
      </w:r>
    </w:p>
    <w:p w14:paraId="38EA63CE" w14:textId="77777777" w:rsidR="00C21BB6" w:rsidRDefault="00C21BB6" w:rsidP="00240153">
      <w:pPr>
        <w:ind w:left="720"/>
        <w:rPr>
          <w:lang w:val="en-GB"/>
        </w:rPr>
      </w:pPr>
      <w:r>
        <w:rPr>
          <w:lang w:val="en-GB"/>
        </w:rPr>
        <w:t>Manual or Magnetic Stripe originated Transactions as follows:</w:t>
      </w:r>
    </w:p>
    <w:p w14:paraId="1303A676" w14:textId="77777777" w:rsidR="00C21BB6" w:rsidRPr="007D4631" w:rsidRDefault="00C21BB6" w:rsidP="00F12805">
      <w:pPr>
        <w:pStyle w:val="ListParagraph"/>
        <w:numPr>
          <w:ilvl w:val="0"/>
          <w:numId w:val="138"/>
        </w:numPr>
        <w:rPr>
          <w:lang w:val="en-GB"/>
        </w:rPr>
      </w:pPr>
      <w:r w:rsidRPr="007D4631">
        <w:rPr>
          <w:lang w:val="en-GB"/>
        </w:rPr>
        <w:t>Online requests, SFIDs E</w:t>
      </w:r>
    </w:p>
    <w:p w14:paraId="0E15C16E" w14:textId="77777777" w:rsidR="00C21BB6" w:rsidRPr="007D4631" w:rsidRDefault="00C21BB6" w:rsidP="00F12805">
      <w:pPr>
        <w:pStyle w:val="ListParagraph"/>
        <w:numPr>
          <w:ilvl w:val="0"/>
          <w:numId w:val="138"/>
        </w:numPr>
        <w:rPr>
          <w:lang w:val="en-GB"/>
        </w:rPr>
      </w:pPr>
      <w:r w:rsidRPr="007D4631">
        <w:rPr>
          <w:lang w:val="en-GB"/>
        </w:rPr>
        <w:t>Offline advices, SFIDs E</w:t>
      </w:r>
    </w:p>
    <w:p w14:paraId="73AA5427" w14:textId="77777777" w:rsidR="00C21BB6" w:rsidRPr="007D4631" w:rsidRDefault="00C21BB6" w:rsidP="00F12805">
      <w:pPr>
        <w:pStyle w:val="ListParagraph"/>
        <w:numPr>
          <w:ilvl w:val="0"/>
          <w:numId w:val="138"/>
        </w:numPr>
        <w:rPr>
          <w:lang w:val="en-GB"/>
        </w:rPr>
      </w:pPr>
      <w:r w:rsidRPr="007D4631">
        <w:rPr>
          <w:lang w:val="en-GB"/>
        </w:rPr>
        <w:t>Responses, SFIDs E and I.</w:t>
      </w:r>
    </w:p>
    <w:p w14:paraId="686B4909" w14:textId="77777777" w:rsidR="00C21BB6" w:rsidRDefault="00C21BB6" w:rsidP="00240153">
      <w:pPr>
        <w:ind w:left="720"/>
        <w:rPr>
          <w:lang w:val="en-GB"/>
        </w:rPr>
      </w:pPr>
    </w:p>
    <w:p w14:paraId="76DDDB9F" w14:textId="77777777" w:rsidR="00C21BB6" w:rsidRDefault="00066AFC" w:rsidP="00240153">
      <w:pPr>
        <w:ind w:left="720"/>
        <w:rPr>
          <w:lang w:val="en-GB"/>
        </w:rPr>
      </w:pPr>
      <w:r>
        <w:rPr>
          <w:lang w:val="en-GB"/>
        </w:rPr>
        <w:t xml:space="preserve">Contact &amp; Contactless </w:t>
      </w:r>
      <w:r w:rsidR="00C21BB6">
        <w:rPr>
          <w:lang w:val="en-GB"/>
        </w:rPr>
        <w:t xml:space="preserve">EMV (chip card) </w:t>
      </w:r>
      <w:r>
        <w:rPr>
          <w:lang w:val="en-GB"/>
        </w:rPr>
        <w:t xml:space="preserve">and Contactless MSD </w:t>
      </w:r>
      <w:r w:rsidR="00C21BB6">
        <w:rPr>
          <w:lang w:val="en-GB"/>
        </w:rPr>
        <w:t>transactions as follows:</w:t>
      </w:r>
    </w:p>
    <w:p w14:paraId="383F5E8B" w14:textId="77777777" w:rsidR="00C21BB6" w:rsidRPr="007D4631" w:rsidRDefault="00C21BB6" w:rsidP="00F12805">
      <w:pPr>
        <w:pStyle w:val="ListParagraph"/>
        <w:numPr>
          <w:ilvl w:val="0"/>
          <w:numId w:val="139"/>
        </w:numPr>
        <w:rPr>
          <w:lang w:val="en-GB"/>
        </w:rPr>
      </w:pPr>
      <w:r w:rsidRPr="007D4631">
        <w:rPr>
          <w:lang w:val="en-GB"/>
        </w:rPr>
        <w:t>Online requests, SFIDs E, I, O, and P</w:t>
      </w:r>
    </w:p>
    <w:p w14:paraId="721AD708" w14:textId="77777777" w:rsidR="00C21BB6" w:rsidRPr="007D4631" w:rsidRDefault="00C21BB6" w:rsidP="00F12805">
      <w:pPr>
        <w:pStyle w:val="ListParagraph"/>
        <w:numPr>
          <w:ilvl w:val="0"/>
          <w:numId w:val="139"/>
        </w:numPr>
        <w:rPr>
          <w:lang w:val="en-GB"/>
        </w:rPr>
      </w:pPr>
      <w:r w:rsidRPr="007D4631">
        <w:rPr>
          <w:lang w:val="en-GB"/>
        </w:rPr>
        <w:t>Offline advices, SFIDs E, I, O, Q and P</w:t>
      </w:r>
    </w:p>
    <w:p w14:paraId="0AB83443" w14:textId="77777777" w:rsidR="00C21BB6" w:rsidRPr="007D4631" w:rsidRDefault="00C21BB6" w:rsidP="00F12805">
      <w:pPr>
        <w:pStyle w:val="ListParagraph"/>
        <w:numPr>
          <w:ilvl w:val="0"/>
          <w:numId w:val="139"/>
        </w:numPr>
        <w:rPr>
          <w:lang w:val="en-GB"/>
        </w:rPr>
      </w:pPr>
      <w:r w:rsidRPr="007D4631">
        <w:rPr>
          <w:lang w:val="en-GB"/>
        </w:rPr>
        <w:t>Responses, SFIDs E, I. Q and R, when passed from the issuer of network.</w:t>
      </w:r>
    </w:p>
    <w:p w14:paraId="57B9A69C" w14:textId="77777777" w:rsidR="00576DED" w:rsidRDefault="00576DED">
      <w:pPr>
        <w:rPr>
          <w:lang w:val="en-GB"/>
        </w:rPr>
      </w:pPr>
    </w:p>
    <w:p w14:paraId="08399853" w14:textId="77777777" w:rsidR="00385361" w:rsidRDefault="00385361">
      <w:pPr>
        <w:rPr>
          <w:lang w:val="en-GB"/>
        </w:rPr>
      </w:pPr>
      <w:r>
        <w:rPr>
          <w:lang w:val="en-GB"/>
        </w:rPr>
        <w:tab/>
        <w:t xml:space="preserve">CAT </w:t>
      </w:r>
      <w:r w:rsidR="003D2145">
        <w:rPr>
          <w:lang w:val="en-GB"/>
        </w:rPr>
        <w:t xml:space="preserve">originated </w:t>
      </w:r>
      <w:r>
        <w:rPr>
          <w:lang w:val="en-GB"/>
        </w:rPr>
        <w:t>requests as follows:</w:t>
      </w:r>
    </w:p>
    <w:p w14:paraId="24955FFA" w14:textId="77777777" w:rsidR="00385361" w:rsidRPr="007D4631" w:rsidRDefault="00C81579" w:rsidP="00F12805">
      <w:pPr>
        <w:pStyle w:val="ListParagraph"/>
        <w:numPr>
          <w:ilvl w:val="0"/>
          <w:numId w:val="140"/>
        </w:numPr>
        <w:rPr>
          <w:lang w:val="en-GB"/>
        </w:rPr>
      </w:pPr>
      <w:r w:rsidRPr="007D4631">
        <w:rPr>
          <w:lang w:val="en-GB"/>
        </w:rPr>
        <w:t xml:space="preserve">Online requests, in addition to additional fields specified above, </w:t>
      </w:r>
      <w:r w:rsidR="00385361" w:rsidRPr="007D4631">
        <w:rPr>
          <w:lang w:val="en-GB"/>
        </w:rPr>
        <w:t>SIFDs X</w:t>
      </w:r>
    </w:p>
    <w:p w14:paraId="118FB9AA" w14:textId="77777777" w:rsidR="00C81579" w:rsidRPr="007D4631" w:rsidRDefault="00C81579" w:rsidP="00F12805">
      <w:pPr>
        <w:pStyle w:val="ListParagraph"/>
        <w:numPr>
          <w:ilvl w:val="0"/>
          <w:numId w:val="140"/>
        </w:numPr>
        <w:rPr>
          <w:lang w:val="en-GB"/>
        </w:rPr>
      </w:pPr>
      <w:r w:rsidRPr="007D4631">
        <w:rPr>
          <w:lang w:val="en-GB"/>
        </w:rPr>
        <w:t>Offline requests, in addition to additional fields specified above, SIFDs X</w:t>
      </w:r>
    </w:p>
    <w:p w14:paraId="51D258F1" w14:textId="77777777" w:rsidR="00385361" w:rsidRDefault="00385361">
      <w:pPr>
        <w:rPr>
          <w:lang w:val="en-GB"/>
        </w:rPr>
      </w:pPr>
    </w:p>
    <w:p w14:paraId="0DAAF982" w14:textId="77777777" w:rsidR="00C64BE1" w:rsidRDefault="00C64BE1" w:rsidP="00C64BE1">
      <w:pPr>
        <w:rPr>
          <w:lang w:val="en-GB"/>
        </w:rPr>
      </w:pPr>
      <w:r>
        <w:rPr>
          <w:lang w:val="en-GB"/>
        </w:rPr>
        <w:lastRenderedPageBreak/>
        <w:tab/>
      </w:r>
      <w:r w:rsidR="00BD5CCE">
        <w:rPr>
          <w:lang w:val="en-GB"/>
        </w:rPr>
        <w:t xml:space="preserve">Magstripe read failure </w:t>
      </w:r>
      <w:r w:rsidR="00B3400C" w:rsidRPr="00B3400C">
        <w:rPr>
          <w:rFonts w:cs="Arial"/>
          <w:color w:val="000000"/>
        </w:rPr>
        <w:t>US Acquired </w:t>
      </w:r>
      <w:r w:rsidR="00BD5CCE">
        <w:rPr>
          <w:lang w:val="en-GB"/>
        </w:rPr>
        <w:t xml:space="preserve">requests </w:t>
      </w:r>
      <w:r>
        <w:rPr>
          <w:lang w:val="en-GB"/>
        </w:rPr>
        <w:t xml:space="preserve"> as follows:</w:t>
      </w:r>
    </w:p>
    <w:p w14:paraId="7332AF8A" w14:textId="77777777" w:rsidR="00C64BE1" w:rsidRPr="007D4631" w:rsidRDefault="00C64BE1" w:rsidP="00F12805">
      <w:pPr>
        <w:pStyle w:val="ListParagraph"/>
        <w:numPr>
          <w:ilvl w:val="0"/>
          <w:numId w:val="141"/>
        </w:numPr>
        <w:rPr>
          <w:lang w:val="en-GB"/>
        </w:rPr>
      </w:pPr>
      <w:r w:rsidRPr="007D4631">
        <w:rPr>
          <w:lang w:val="en-GB"/>
        </w:rPr>
        <w:t>Online requests, in addition to additional fields specified above, SIFDs X</w:t>
      </w:r>
    </w:p>
    <w:p w14:paraId="7A852DA0" w14:textId="77777777" w:rsidR="00C64BE1" w:rsidRPr="007D4631" w:rsidRDefault="00C64BE1" w:rsidP="00F12805">
      <w:pPr>
        <w:pStyle w:val="ListParagraph"/>
        <w:numPr>
          <w:ilvl w:val="0"/>
          <w:numId w:val="141"/>
        </w:numPr>
        <w:rPr>
          <w:lang w:val="en-GB"/>
        </w:rPr>
      </w:pPr>
      <w:r w:rsidRPr="007D4631">
        <w:rPr>
          <w:lang w:val="en-GB"/>
        </w:rPr>
        <w:t>Offline requests, in addition to additional fields specified above, SIFDs X</w:t>
      </w:r>
    </w:p>
    <w:p w14:paraId="623453ED" w14:textId="77777777" w:rsidR="00C64BE1" w:rsidRDefault="00C64BE1" w:rsidP="00C64BE1">
      <w:pPr>
        <w:rPr>
          <w:lang w:val="en-GB"/>
        </w:rPr>
      </w:pPr>
    </w:p>
    <w:p w14:paraId="0C848E3B" w14:textId="77777777" w:rsidR="00576DED" w:rsidRDefault="00576DED">
      <w:pPr>
        <w:rPr>
          <w:lang w:val="en-GB"/>
        </w:rPr>
      </w:pPr>
      <w:r w:rsidRPr="005F6033">
        <w:rPr>
          <w:b/>
          <w:bCs/>
          <w:lang w:val="en-GB"/>
        </w:rPr>
        <w:t>FID “9” SFID A</w:t>
      </w:r>
      <w:r>
        <w:rPr>
          <w:lang w:val="en-GB"/>
        </w:rPr>
        <w:t xml:space="preserve"> will be present in:</w:t>
      </w:r>
    </w:p>
    <w:p w14:paraId="54512CD2" w14:textId="77777777" w:rsidR="00240153" w:rsidRDefault="00066AFC" w:rsidP="00240153">
      <w:pPr>
        <w:ind w:left="720"/>
        <w:rPr>
          <w:lang w:val="en-GB"/>
        </w:rPr>
      </w:pPr>
      <w:r>
        <w:rPr>
          <w:lang w:val="en-GB"/>
        </w:rPr>
        <w:t xml:space="preserve">Contactless </w:t>
      </w:r>
      <w:r w:rsidR="00240153">
        <w:rPr>
          <w:lang w:val="en-GB"/>
        </w:rPr>
        <w:t xml:space="preserve">EMV (chip card) </w:t>
      </w:r>
      <w:r w:rsidR="0049339F">
        <w:rPr>
          <w:lang w:val="en-GB"/>
        </w:rPr>
        <w:t xml:space="preserve">and Contactless MSD </w:t>
      </w:r>
      <w:r w:rsidR="00240153">
        <w:rPr>
          <w:lang w:val="en-GB"/>
        </w:rPr>
        <w:t>transactions as follows:</w:t>
      </w:r>
    </w:p>
    <w:p w14:paraId="493167C1" w14:textId="77777777" w:rsidR="00576DED" w:rsidRPr="007D4631" w:rsidRDefault="00576DED" w:rsidP="00F12805">
      <w:pPr>
        <w:pStyle w:val="ListParagraph"/>
        <w:numPr>
          <w:ilvl w:val="0"/>
          <w:numId w:val="142"/>
        </w:numPr>
        <w:rPr>
          <w:lang w:val="en-GB"/>
        </w:rPr>
      </w:pPr>
      <w:r w:rsidRPr="007D4631">
        <w:rPr>
          <w:lang w:val="en-GB"/>
        </w:rPr>
        <w:t>Online requests</w:t>
      </w:r>
    </w:p>
    <w:p w14:paraId="07662D6F" w14:textId="77777777" w:rsidR="00576DED" w:rsidRDefault="00576DED" w:rsidP="00F12805">
      <w:pPr>
        <w:pStyle w:val="ListParagraph"/>
        <w:numPr>
          <w:ilvl w:val="0"/>
          <w:numId w:val="142"/>
        </w:numPr>
        <w:rPr>
          <w:lang w:val="en-GB"/>
        </w:rPr>
      </w:pPr>
      <w:r w:rsidRPr="007D4631">
        <w:rPr>
          <w:lang w:val="en-GB"/>
        </w:rPr>
        <w:t>Offline advices</w:t>
      </w:r>
    </w:p>
    <w:p w14:paraId="75E9B863" w14:textId="77777777" w:rsidR="007D4631" w:rsidRPr="007D4631" w:rsidRDefault="007D4631" w:rsidP="007D4631">
      <w:pPr>
        <w:pStyle w:val="ListParagraph"/>
        <w:ind w:left="1080"/>
        <w:rPr>
          <w:lang w:val="en-GB"/>
        </w:rPr>
      </w:pPr>
    </w:p>
    <w:p w14:paraId="2253AF98" w14:textId="77777777" w:rsidR="00576DED" w:rsidRDefault="00845AC3" w:rsidP="007D4631">
      <w:pPr>
        <w:ind w:left="720"/>
        <w:rPr>
          <w:lang w:val="en-GB"/>
        </w:rPr>
      </w:pPr>
      <w:r>
        <w:rPr>
          <w:lang w:val="en-GB"/>
        </w:rPr>
        <w:t>CHIP contact transaction where the terminal capabilities differ from the default</w:t>
      </w:r>
      <w:r w:rsidR="006E55FE">
        <w:rPr>
          <w:lang w:val="en-GB"/>
        </w:rPr>
        <w:t xml:space="preserve"> stored in BASE24.</w:t>
      </w:r>
    </w:p>
    <w:p w14:paraId="7F8416FB" w14:textId="77777777" w:rsidR="00C21BB6" w:rsidRDefault="00C21BB6">
      <w:pPr>
        <w:rPr>
          <w:lang w:val="en-GB"/>
        </w:rPr>
      </w:pPr>
    </w:p>
    <w:p w14:paraId="0972A74E" w14:textId="77777777" w:rsidR="007C7F92" w:rsidRDefault="007C7F92" w:rsidP="007C7F92">
      <w:pPr>
        <w:rPr>
          <w:lang w:val="en-GB"/>
        </w:rPr>
      </w:pPr>
      <w:r w:rsidRPr="005F6033">
        <w:rPr>
          <w:b/>
          <w:bCs/>
          <w:lang w:val="en-GB"/>
        </w:rPr>
        <w:t>FID “9” SFID K</w:t>
      </w:r>
      <w:r>
        <w:rPr>
          <w:lang w:val="en-GB"/>
        </w:rPr>
        <w:t xml:space="preserve"> must be sent in all transaction requests originating from POS solutions supporting track 2 encryption</w:t>
      </w:r>
    </w:p>
    <w:p w14:paraId="0E89023A" w14:textId="77777777" w:rsidR="007C7F92" w:rsidRDefault="007C7F92">
      <w:pPr>
        <w:rPr>
          <w:lang w:val="en-GB"/>
        </w:rPr>
      </w:pPr>
    </w:p>
    <w:p w14:paraId="392728F6" w14:textId="77777777" w:rsidR="00CF5710" w:rsidRDefault="00CF5710" w:rsidP="00CF5710">
      <w:pPr>
        <w:rPr>
          <w:lang w:val="en-GB"/>
        </w:rPr>
      </w:pPr>
      <w:r w:rsidRPr="005F6033">
        <w:rPr>
          <w:b/>
          <w:bCs/>
          <w:lang w:val="en-GB"/>
        </w:rPr>
        <w:t>FID “9”</w:t>
      </w:r>
      <w:r>
        <w:rPr>
          <w:lang w:val="en-GB"/>
        </w:rPr>
        <w:t xml:space="preserve"> SFID</w:t>
      </w:r>
      <w:r w:rsidR="002D3001">
        <w:rPr>
          <w:lang w:val="en-GB"/>
        </w:rPr>
        <w:t xml:space="preserve">s </w:t>
      </w:r>
      <w:r>
        <w:rPr>
          <w:lang w:val="en-GB"/>
        </w:rPr>
        <w:t xml:space="preserve">must be </w:t>
      </w:r>
      <w:r w:rsidR="002D3001">
        <w:rPr>
          <w:lang w:val="en-GB"/>
        </w:rPr>
        <w:t>present</w:t>
      </w:r>
      <w:r>
        <w:rPr>
          <w:lang w:val="en-GB"/>
        </w:rPr>
        <w:t xml:space="preserve"> in card subtotals transaction</w:t>
      </w:r>
      <w:r w:rsidR="002D3001">
        <w:rPr>
          <w:lang w:val="en-GB"/>
        </w:rPr>
        <w:t>s as follows:</w:t>
      </w:r>
    </w:p>
    <w:p w14:paraId="2E5B408E" w14:textId="77777777" w:rsidR="002D3001" w:rsidRPr="007D4631" w:rsidRDefault="002D3001" w:rsidP="00F12805">
      <w:pPr>
        <w:pStyle w:val="ListParagraph"/>
        <w:numPr>
          <w:ilvl w:val="0"/>
          <w:numId w:val="143"/>
        </w:numPr>
        <w:rPr>
          <w:lang w:val="en-GB"/>
        </w:rPr>
      </w:pPr>
      <w:r w:rsidRPr="007D4631">
        <w:rPr>
          <w:lang w:val="en-GB"/>
        </w:rPr>
        <w:t xml:space="preserve">Online requests, </w:t>
      </w:r>
      <w:r w:rsidRPr="005F6033">
        <w:rPr>
          <w:b/>
          <w:bCs/>
          <w:lang w:val="en-GB"/>
        </w:rPr>
        <w:t>SFIDs N</w:t>
      </w:r>
    </w:p>
    <w:p w14:paraId="7DC86398" w14:textId="77777777" w:rsidR="002D3001" w:rsidRPr="007D4631" w:rsidRDefault="002D3001" w:rsidP="00F12805">
      <w:pPr>
        <w:pStyle w:val="ListParagraph"/>
        <w:numPr>
          <w:ilvl w:val="0"/>
          <w:numId w:val="143"/>
        </w:numPr>
        <w:rPr>
          <w:lang w:val="en-GB"/>
        </w:rPr>
      </w:pPr>
      <w:r w:rsidRPr="007D4631">
        <w:rPr>
          <w:lang w:val="en-GB"/>
        </w:rPr>
        <w:t xml:space="preserve">Online responses, </w:t>
      </w:r>
      <w:r w:rsidRPr="005F6033">
        <w:rPr>
          <w:b/>
          <w:bCs/>
          <w:lang w:val="en-GB"/>
        </w:rPr>
        <w:t>SFIDs N and O</w:t>
      </w:r>
    </w:p>
    <w:p w14:paraId="0BA1C086" w14:textId="77777777" w:rsidR="00824C60" w:rsidRDefault="00824C60" w:rsidP="00403B3F">
      <w:pPr>
        <w:rPr>
          <w:color w:val="D9D9D9" w:themeColor="background1" w:themeShade="D9"/>
          <w:lang w:val="en-GB"/>
        </w:rPr>
      </w:pPr>
    </w:p>
    <w:p w14:paraId="5763835C" w14:textId="77777777" w:rsidR="00403B3F" w:rsidRDefault="00403B3F" w:rsidP="00403B3F">
      <w:pPr>
        <w:rPr>
          <w:lang w:val="en-GB"/>
        </w:rPr>
      </w:pPr>
      <w:r w:rsidRPr="005F6033">
        <w:rPr>
          <w:b/>
          <w:bCs/>
          <w:lang w:val="en-GB"/>
        </w:rPr>
        <w:t>FID “9” SFID S</w:t>
      </w:r>
      <w:r>
        <w:rPr>
          <w:lang w:val="en-GB"/>
        </w:rPr>
        <w:t xml:space="preserve"> will be sent in transaction responses </w:t>
      </w:r>
      <w:r>
        <w:rPr>
          <w:snapToGrid w:val="0"/>
          <w:color w:val="000000"/>
        </w:rPr>
        <w:t>when the last 4 digits of the real PAN is received from the payment network</w:t>
      </w:r>
    </w:p>
    <w:p w14:paraId="1FB3407B" w14:textId="77777777" w:rsidR="00403B3F" w:rsidRDefault="00403B3F">
      <w:pPr>
        <w:rPr>
          <w:lang w:val="en-GB"/>
        </w:rPr>
      </w:pPr>
    </w:p>
    <w:p w14:paraId="3ABD8347" w14:textId="77777777" w:rsidR="00BC028C" w:rsidRDefault="00BC028C">
      <w:pPr>
        <w:rPr>
          <w:lang w:val="en-GB"/>
        </w:rPr>
      </w:pPr>
      <w:r w:rsidRPr="005F6033">
        <w:rPr>
          <w:b/>
          <w:bCs/>
          <w:lang w:val="en-GB"/>
        </w:rPr>
        <w:t>FID "9" SFID T</w:t>
      </w:r>
      <w:r w:rsidRPr="00BC028C">
        <w:rPr>
          <w:lang w:val="en-GB"/>
        </w:rPr>
        <w:t xml:space="preserve"> will need to be present if the merchant sends in the request message transaction any additional e-commerce data information</w:t>
      </w:r>
      <w:r>
        <w:rPr>
          <w:lang w:val="en-GB"/>
        </w:rPr>
        <w:t>.</w:t>
      </w:r>
    </w:p>
    <w:p w14:paraId="13621768" w14:textId="77777777" w:rsidR="00403B3F" w:rsidRDefault="00403B3F">
      <w:pPr>
        <w:rPr>
          <w:lang w:val="en-GB"/>
        </w:rPr>
      </w:pPr>
    </w:p>
    <w:p w14:paraId="3528B7BD" w14:textId="77777777" w:rsidR="00AD7434" w:rsidRDefault="002E34C8">
      <w:pPr>
        <w:rPr>
          <w:lang w:val="en-GB"/>
        </w:rPr>
      </w:pPr>
      <w:r>
        <w:rPr>
          <w:lang w:val="en-GB"/>
        </w:rPr>
        <w:t xml:space="preserve">For Canadian acquired transactions, </w:t>
      </w:r>
      <w:r w:rsidR="00C21BB6" w:rsidRPr="005F6033">
        <w:rPr>
          <w:b/>
          <w:bCs/>
          <w:lang w:val="en-GB"/>
        </w:rPr>
        <w:t>FID “b” and “f”</w:t>
      </w:r>
      <w:r w:rsidR="00C21BB6">
        <w:rPr>
          <w:lang w:val="en-GB"/>
        </w:rPr>
        <w:t xml:space="preserve"> are required in the request for Magnetic Stripe Debit transactions. The PIN may be absent on Chip Debit Transactions only when the POS Entry mode (FID 6;SFID E) indicates an integrated circuit card (value “05” in the first two characters) was read.</w:t>
      </w:r>
    </w:p>
    <w:p w14:paraId="761DA805" w14:textId="77777777" w:rsidR="00C21BB6" w:rsidRDefault="002E34C8">
      <w:pPr>
        <w:rPr>
          <w:lang w:val="en-GB"/>
        </w:rPr>
      </w:pPr>
      <w:r>
        <w:rPr>
          <w:lang w:val="en-GB"/>
        </w:rPr>
        <w:t xml:space="preserve">The PIN may be present in </w:t>
      </w:r>
      <w:r w:rsidR="00AD7434">
        <w:rPr>
          <w:lang w:val="en-GB"/>
        </w:rPr>
        <w:t xml:space="preserve">FID b in US-acquired Magnetic Stripe Debit and in </w:t>
      </w:r>
      <w:r>
        <w:rPr>
          <w:lang w:val="en-GB"/>
        </w:rPr>
        <w:t>EMV Credit</w:t>
      </w:r>
      <w:r w:rsidR="00AD7434">
        <w:rPr>
          <w:lang w:val="en-GB"/>
        </w:rPr>
        <w:t xml:space="preserve"> and </w:t>
      </w:r>
      <w:r>
        <w:rPr>
          <w:lang w:val="en-GB"/>
        </w:rPr>
        <w:t xml:space="preserve">Debit transaction requests.  </w:t>
      </w:r>
    </w:p>
    <w:p w14:paraId="6AC3CA44" w14:textId="77777777" w:rsidR="00521687" w:rsidRDefault="00521687">
      <w:pPr>
        <w:rPr>
          <w:lang w:val="en-GB"/>
        </w:rPr>
      </w:pPr>
    </w:p>
    <w:p w14:paraId="743375AE" w14:textId="77777777" w:rsidR="000916CB" w:rsidRDefault="00041112" w:rsidP="00B07BC2">
      <w:pPr>
        <w:rPr>
          <w:lang w:val="en-GB"/>
        </w:rPr>
      </w:pPr>
      <w:r w:rsidRPr="005F6033">
        <w:rPr>
          <w:b/>
          <w:bCs/>
          <w:lang w:val="en-GB"/>
        </w:rPr>
        <w:t xml:space="preserve">FID “a” </w:t>
      </w:r>
      <w:r>
        <w:rPr>
          <w:lang w:val="en-GB"/>
        </w:rPr>
        <w:t xml:space="preserve">in the request for TD Retailer Card Services (TD RCS) transactions will contain the store number, credit plan and transaction id fields. </w:t>
      </w:r>
      <w:r w:rsidR="002E5AEB">
        <w:rPr>
          <w:lang w:val="en-GB"/>
        </w:rPr>
        <w:t xml:space="preserve">Force post messages will also contain the authorization date and time when available. </w:t>
      </w:r>
      <w:r>
        <w:rPr>
          <w:lang w:val="en-GB"/>
        </w:rPr>
        <w:t xml:space="preserve">In the response for TD RCS transactions, FID “a” will contain the store number, credit plan, transaction id and authorization date and time. </w:t>
      </w:r>
    </w:p>
    <w:p w14:paraId="75369263" w14:textId="77777777" w:rsidR="00C21BB6" w:rsidRDefault="00C21BB6">
      <w:pPr>
        <w:rPr>
          <w:lang w:val="en-GB"/>
        </w:rPr>
      </w:pPr>
    </w:p>
    <w:p w14:paraId="499ADBAC" w14:textId="77777777" w:rsidR="007D4631" w:rsidRDefault="007D4631">
      <w:pPr>
        <w:rPr>
          <w:rFonts w:asciiTheme="majorHAnsi" w:eastAsiaTheme="majorEastAsia" w:hAnsiTheme="majorHAnsi" w:cstheme="majorBidi"/>
          <w:b/>
          <w:color w:val="538135" w:themeColor="accent3"/>
          <w:sz w:val="34"/>
          <w:szCs w:val="24"/>
        </w:rPr>
      </w:pPr>
      <w:r>
        <w:br w:type="page"/>
      </w:r>
    </w:p>
    <w:p w14:paraId="54EA2B20" w14:textId="77777777" w:rsidR="00C21BB6" w:rsidRDefault="00C21BB6" w:rsidP="00E9760F">
      <w:pPr>
        <w:pStyle w:val="Heading3"/>
      </w:pPr>
      <w:r>
        <w:lastRenderedPageBreak/>
        <w:t>Reversal message structure</w:t>
      </w:r>
    </w:p>
    <w:p w14:paraId="36855C11" w14:textId="77777777" w:rsidR="00C21BB6" w:rsidRDefault="00C21BB6">
      <w:pPr>
        <w:rPr>
          <w:lang w:val="en-GB"/>
        </w:rPr>
      </w:pPr>
      <w:r>
        <w:rPr>
          <w:lang w:val="en-GB"/>
        </w:rPr>
        <w:t xml:space="preserve">In case of MAC and Controller reversals (subtypes R and C), the message format will be identical to the response message. In Timeout reversals (online or advice or SAF subtypes T and A) the reversal message consists of the message header only. </w:t>
      </w:r>
    </w:p>
    <w:p w14:paraId="3529D22A" w14:textId="77777777" w:rsidR="00C21BB6" w:rsidRDefault="00C21BB6">
      <w:pPr>
        <w:rPr>
          <w:lang w:val="en-GB"/>
        </w:rPr>
      </w:pPr>
    </w:p>
    <w:p w14:paraId="207074DE" w14:textId="77777777" w:rsidR="00C21BB6" w:rsidRDefault="00C21BB6">
      <w:pPr>
        <w:rPr>
          <w:lang w:val="en-GB"/>
        </w:rPr>
      </w:pPr>
      <w:r>
        <w:rPr>
          <w:lang w:val="en-GB"/>
        </w:rPr>
        <w:t xml:space="preserve">In case of issuer authentication failure reversal (subtype U), the reversal will contain the response message and additionally </w:t>
      </w:r>
      <w:r w:rsidR="00576DED">
        <w:rPr>
          <w:lang w:val="en-GB"/>
        </w:rPr>
        <w:t xml:space="preserve">FID 6 </w:t>
      </w:r>
      <w:r>
        <w:rPr>
          <w:lang w:val="en-GB"/>
        </w:rPr>
        <w:t xml:space="preserve">SFID O (EMV request data) field, which will be filled with updated values that reflect the issuer authentication failure, such as the cryptogram type AAC. </w:t>
      </w:r>
      <w:r w:rsidR="00576DED">
        <w:rPr>
          <w:lang w:val="en-GB"/>
        </w:rPr>
        <w:t xml:space="preserve">FID 6 </w:t>
      </w:r>
      <w:r>
        <w:rPr>
          <w:lang w:val="en-GB"/>
        </w:rPr>
        <w:t>SFID R (EMV additional response data) will not be included in the reversal message.</w:t>
      </w:r>
    </w:p>
    <w:p w14:paraId="154039CC" w14:textId="77777777" w:rsidR="00C21BB6" w:rsidRDefault="00C21BB6">
      <w:pPr>
        <w:rPr>
          <w:lang w:val="en-GB"/>
        </w:rPr>
      </w:pPr>
    </w:p>
    <w:p w14:paraId="5BF61615" w14:textId="77777777" w:rsidR="00C21BB6" w:rsidRDefault="00C21BB6">
      <w:pPr>
        <w:rPr>
          <w:lang w:val="en-GB"/>
        </w:rPr>
      </w:pPr>
      <w:r>
        <w:rPr>
          <w:lang w:val="en-GB"/>
        </w:rPr>
        <w:t xml:space="preserve">In case of customer cancel (subtype U), the reversal will contain the response message. </w:t>
      </w:r>
      <w:r w:rsidR="00576DED">
        <w:rPr>
          <w:lang w:val="en-GB"/>
        </w:rPr>
        <w:t xml:space="preserve">FID 6 </w:t>
      </w:r>
      <w:r>
        <w:rPr>
          <w:lang w:val="en-GB"/>
        </w:rPr>
        <w:t>SFID R (EMV additional response data) will not be included in the reversal message.</w:t>
      </w:r>
    </w:p>
    <w:p w14:paraId="0ABA0EB4" w14:textId="77777777" w:rsidR="00C21BB6" w:rsidRDefault="00C21BB6">
      <w:pPr>
        <w:rPr>
          <w:lang w:val="en-GB"/>
        </w:rPr>
      </w:pPr>
    </w:p>
    <w:p w14:paraId="1ED2D886" w14:textId="77777777" w:rsidR="00C21BB6" w:rsidRDefault="00C21BB6" w:rsidP="00E9760F">
      <w:pPr>
        <w:pStyle w:val="Heading3"/>
      </w:pPr>
      <w:r>
        <w:t>MACing</w:t>
      </w:r>
    </w:p>
    <w:p w14:paraId="19C94AF3"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r>
        <w:t>The MACing algorithm is DEA, operating in Cipher Block Chaining mode as specified in ANSI X9.19 and Authentication elements shall be represented in ASCII.</w:t>
      </w:r>
    </w:p>
    <w:p w14:paraId="5A4CFD94"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56A90489" w14:textId="75116A90" w:rsidR="00C21BB6" w:rsidRDefault="00C21BB6">
      <w:pPr>
        <w:tabs>
          <w:tab w:val="left" w:pos="288"/>
          <w:tab w:val="left" w:pos="720"/>
          <w:tab w:val="left" w:pos="1094"/>
          <w:tab w:val="left" w:pos="1440"/>
          <w:tab w:val="left" w:pos="2534"/>
          <w:tab w:val="left" w:pos="4320"/>
          <w:tab w:val="left" w:pos="6681"/>
          <w:tab w:val="left" w:pos="8640"/>
          <w:tab w:val="left" w:pos="9331"/>
        </w:tabs>
      </w:pPr>
      <w:r>
        <w:t xml:space="preserve">The MACing will be performed end-to-end and is applicable </w:t>
      </w:r>
      <w:r w:rsidR="000A59C3">
        <w:t>only</w:t>
      </w:r>
      <w:r>
        <w:t xml:space="preserve"> to IDP transactions. The PIN pad and the TD host will perform the MACing and verification of MAC value.</w:t>
      </w:r>
    </w:p>
    <w:p w14:paraId="2D1FD995"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39EAEC7D"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r>
        <w:t>Failure by the PIN pad to authenticate a response shall result in rejection of the IDP transaction. A MAC reversal must be generated.  The reversal is identical to the response message received with two changes:  The response code is set to '989' and the message subtype field is set to 'R'.</w:t>
      </w:r>
    </w:p>
    <w:p w14:paraId="047F5C91"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250EE265"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r>
        <w:t>The reversal is not MACed.</w:t>
      </w:r>
    </w:p>
    <w:p w14:paraId="47100D9D"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4DE72078"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r>
        <w:t>Failure by the TD host to authenticate a request will result in that transaction being rejected due to MAC failure.</w:t>
      </w:r>
    </w:p>
    <w:p w14:paraId="36D56CAB"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34B6A421" w14:textId="77777777" w:rsidR="007D4631" w:rsidRDefault="00C21BB6" w:rsidP="007D4631">
      <w:pPr>
        <w:pStyle w:val="Heading4"/>
      </w:pPr>
      <w:r>
        <w:t xml:space="preserve">For </w:t>
      </w:r>
      <w:r w:rsidR="0083152B">
        <w:t xml:space="preserve">Debit </w:t>
      </w:r>
      <w:r>
        <w:t>financial messages sent from the terminal to the Tandem Host</w:t>
      </w:r>
    </w:p>
    <w:p w14:paraId="5DC34ED1" w14:textId="77777777" w:rsidR="00C21BB6" w:rsidRDefault="007D4631">
      <w:pPr>
        <w:tabs>
          <w:tab w:val="left" w:pos="288"/>
          <w:tab w:val="left" w:pos="720"/>
          <w:tab w:val="left" w:pos="1094"/>
          <w:tab w:val="left" w:pos="1440"/>
          <w:tab w:val="left" w:pos="2534"/>
          <w:tab w:val="left" w:pos="4320"/>
          <w:tab w:val="left" w:pos="6681"/>
          <w:tab w:val="left" w:pos="8640"/>
          <w:tab w:val="left" w:pos="9331"/>
        </w:tabs>
      </w:pPr>
      <w:r>
        <w:t>T</w:t>
      </w:r>
      <w:r w:rsidR="00C21BB6">
        <w:t>he following fields must be MACed if present in the message:</w:t>
      </w:r>
    </w:p>
    <w:p w14:paraId="28B3970C"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0CB66926" w14:textId="77777777" w:rsidR="00C21BB6" w:rsidRDefault="00C21BB6" w:rsidP="00F12805">
      <w:pPr>
        <w:pStyle w:val="ListParagraph"/>
        <w:numPr>
          <w:ilvl w:val="0"/>
          <w:numId w:val="144"/>
        </w:numPr>
        <w:tabs>
          <w:tab w:val="left" w:pos="288"/>
          <w:tab w:val="left" w:pos="720"/>
          <w:tab w:val="left" w:pos="1094"/>
          <w:tab w:val="left" w:pos="1440"/>
          <w:tab w:val="left" w:pos="2534"/>
          <w:tab w:val="left" w:pos="4320"/>
          <w:tab w:val="left" w:pos="6681"/>
          <w:tab w:val="left" w:pos="8640"/>
          <w:tab w:val="left" w:pos="9331"/>
        </w:tabs>
      </w:pPr>
      <w:r>
        <w:t xml:space="preserve">Transmission number  </w:t>
      </w:r>
      <w:r>
        <w:tab/>
        <w:t xml:space="preserve">(2nd field in header) </w:t>
      </w:r>
    </w:p>
    <w:p w14:paraId="4CEC9CB6" w14:textId="77777777" w:rsidR="00C21BB6" w:rsidRDefault="00C21BB6" w:rsidP="00F12805">
      <w:pPr>
        <w:pStyle w:val="ListParagraph"/>
        <w:numPr>
          <w:ilvl w:val="0"/>
          <w:numId w:val="144"/>
        </w:numPr>
        <w:tabs>
          <w:tab w:val="left" w:pos="288"/>
          <w:tab w:val="left" w:pos="720"/>
          <w:tab w:val="left" w:pos="1094"/>
          <w:tab w:val="left" w:pos="1440"/>
          <w:tab w:val="left" w:pos="2534"/>
          <w:tab w:val="left" w:pos="4320"/>
          <w:tab w:val="left" w:pos="6681"/>
          <w:tab w:val="left" w:pos="8640"/>
          <w:tab w:val="left" w:pos="9331"/>
        </w:tabs>
      </w:pPr>
      <w:r>
        <w:t>Terminal ID</w:t>
      </w:r>
      <w:r>
        <w:tab/>
      </w:r>
      <w:r>
        <w:tab/>
        <w:t>(3rd field in header)</w:t>
      </w:r>
    </w:p>
    <w:p w14:paraId="2C44DE04" w14:textId="77777777" w:rsidR="00C21BB6" w:rsidRDefault="00C21BB6" w:rsidP="00F12805">
      <w:pPr>
        <w:pStyle w:val="ListParagraph"/>
        <w:numPr>
          <w:ilvl w:val="0"/>
          <w:numId w:val="144"/>
        </w:numPr>
        <w:tabs>
          <w:tab w:val="left" w:pos="288"/>
          <w:tab w:val="left" w:pos="720"/>
          <w:tab w:val="left" w:pos="1094"/>
          <w:tab w:val="left" w:pos="1440"/>
          <w:tab w:val="left" w:pos="2534"/>
          <w:tab w:val="left" w:pos="4320"/>
          <w:tab w:val="left" w:pos="6681"/>
          <w:tab w:val="left" w:pos="8640"/>
          <w:tab w:val="left" w:pos="9331"/>
        </w:tabs>
      </w:pPr>
      <w:r>
        <w:t>Transaction code</w:t>
      </w:r>
      <w:r>
        <w:tab/>
      </w:r>
      <w:r w:rsidR="007D4631">
        <w:tab/>
      </w:r>
      <w:r>
        <w:t>(9th field in header)</w:t>
      </w:r>
    </w:p>
    <w:p w14:paraId="69060882" w14:textId="77777777" w:rsidR="00C21BB6" w:rsidRDefault="00C21BB6" w:rsidP="00F12805">
      <w:pPr>
        <w:pStyle w:val="ListParagraph"/>
        <w:numPr>
          <w:ilvl w:val="0"/>
          <w:numId w:val="144"/>
        </w:numPr>
        <w:tabs>
          <w:tab w:val="left" w:pos="288"/>
          <w:tab w:val="left" w:pos="720"/>
          <w:tab w:val="left" w:pos="1094"/>
          <w:tab w:val="left" w:pos="1440"/>
          <w:tab w:val="left" w:pos="2534"/>
          <w:tab w:val="left" w:pos="4320"/>
          <w:tab w:val="left" w:pos="6681"/>
          <w:tab w:val="left" w:pos="8640"/>
          <w:tab w:val="left" w:pos="9331"/>
        </w:tabs>
      </w:pPr>
      <w:r>
        <w:t>Transaction amount</w:t>
      </w:r>
      <w:r>
        <w:tab/>
        <w:t>(FID 'B')</w:t>
      </w:r>
    </w:p>
    <w:p w14:paraId="278140E4" w14:textId="77777777" w:rsidR="00C21BB6" w:rsidRDefault="00C21BB6" w:rsidP="00F12805">
      <w:pPr>
        <w:pStyle w:val="ListParagraph"/>
        <w:numPr>
          <w:ilvl w:val="0"/>
          <w:numId w:val="144"/>
        </w:numPr>
        <w:tabs>
          <w:tab w:val="left" w:pos="288"/>
          <w:tab w:val="left" w:pos="720"/>
          <w:tab w:val="left" w:pos="1094"/>
          <w:tab w:val="left" w:pos="1440"/>
          <w:tab w:val="left" w:pos="2534"/>
          <w:tab w:val="left" w:pos="4320"/>
          <w:tab w:val="left" w:pos="6681"/>
          <w:tab w:val="left" w:pos="8640"/>
          <w:tab w:val="left" w:pos="9331"/>
        </w:tabs>
      </w:pPr>
      <w:r>
        <w:t>Track 2*</w:t>
      </w:r>
      <w:r>
        <w:tab/>
      </w:r>
      <w:r>
        <w:tab/>
        <w:t>(FID 'q'</w:t>
      </w:r>
      <w:r w:rsidR="00216718">
        <w:t xml:space="preserve"> or BLOB</w:t>
      </w:r>
      <w:r>
        <w:t>)</w:t>
      </w:r>
    </w:p>
    <w:p w14:paraId="24A32041"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211924A6" w14:textId="77777777" w:rsidR="00F45BE0" w:rsidRDefault="00F45BE0" w:rsidP="007D4631">
      <w:pPr>
        <w:tabs>
          <w:tab w:val="left" w:pos="288"/>
          <w:tab w:val="left" w:pos="720"/>
          <w:tab w:val="left" w:pos="1094"/>
          <w:tab w:val="left" w:pos="1440"/>
          <w:tab w:val="left" w:pos="2534"/>
          <w:tab w:val="left" w:pos="4320"/>
          <w:tab w:val="left" w:pos="6681"/>
          <w:tab w:val="left" w:pos="8640"/>
          <w:tab w:val="left" w:pos="9331"/>
        </w:tabs>
        <w:ind w:left="288"/>
      </w:pPr>
      <w:r>
        <w:t xml:space="preserve">* when </w:t>
      </w:r>
      <w:r w:rsidR="00216718">
        <w:t xml:space="preserve">E2E </w:t>
      </w:r>
      <w:r>
        <w:t xml:space="preserve">encryption is in effect the MAC calculation is performed on the </w:t>
      </w:r>
      <w:r w:rsidR="00216718">
        <w:t>'</w:t>
      </w:r>
      <w:r>
        <w:t>encrypted</w:t>
      </w:r>
      <w:r w:rsidR="00216718">
        <w:t>'</w:t>
      </w:r>
      <w:r>
        <w:t xml:space="preserve"> Track 2</w:t>
      </w:r>
      <w:r w:rsidR="00216718">
        <w:t xml:space="preserve"> in FID q</w:t>
      </w:r>
    </w:p>
    <w:p w14:paraId="5C9FAF46" w14:textId="77777777" w:rsidR="00216718" w:rsidRDefault="00216718" w:rsidP="007D4631">
      <w:pPr>
        <w:tabs>
          <w:tab w:val="left" w:pos="288"/>
          <w:tab w:val="left" w:pos="720"/>
          <w:tab w:val="left" w:pos="1094"/>
          <w:tab w:val="left" w:pos="1440"/>
          <w:tab w:val="left" w:pos="2534"/>
          <w:tab w:val="left" w:pos="4320"/>
          <w:tab w:val="left" w:pos="6681"/>
          <w:tab w:val="left" w:pos="8640"/>
          <w:tab w:val="left" w:pos="9331"/>
        </w:tabs>
        <w:ind w:left="288"/>
      </w:pPr>
      <w:r>
        <w:lastRenderedPageBreak/>
        <w:t xml:space="preserve">* </w:t>
      </w:r>
      <w:r w:rsidRPr="00216718">
        <w:t>when P2P encryption is in effect, FID q (and possibly other FIDs/SFIDs) are sent encrypted within the BLOB encrypted data.  For this reason, for P2P encryption, the MAC calculation includes the entire BLOB encrypted data.  Although the BLOB is sent in the SPDH message with a prefix of Hex 1F and a suffix of Hex 00, these prefix/suffix values are NOT included as part of the MAC calculation.</w:t>
      </w:r>
    </w:p>
    <w:p w14:paraId="7513E865" w14:textId="77777777" w:rsidR="00C21BB6" w:rsidRDefault="00C21BB6">
      <w:pPr>
        <w:tabs>
          <w:tab w:val="left" w:pos="288"/>
          <w:tab w:val="left" w:pos="720"/>
          <w:tab w:val="left" w:pos="1094"/>
          <w:tab w:val="left" w:pos="1440"/>
          <w:tab w:val="left" w:pos="2534"/>
          <w:tab w:val="left" w:pos="4320"/>
          <w:tab w:val="left" w:pos="6681"/>
          <w:tab w:val="left" w:pos="8640"/>
          <w:tab w:val="left" w:pos="9331"/>
        </w:tabs>
      </w:pPr>
    </w:p>
    <w:p w14:paraId="17C74DF9" w14:textId="77777777" w:rsidR="00C21BB6" w:rsidRDefault="00C21BB6" w:rsidP="007D4631">
      <w:pPr>
        <w:pStyle w:val="Heading4"/>
      </w:pPr>
      <w:r>
        <w:t>For financial response messages sent from the host to the terminal</w:t>
      </w:r>
    </w:p>
    <w:p w14:paraId="540716DB"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snapToGrid w:val="0"/>
          <w:color w:val="000000"/>
        </w:rPr>
      </w:pPr>
      <w:r w:rsidRPr="007D4631">
        <w:rPr>
          <w:snapToGrid w:val="0"/>
          <w:color w:val="000000"/>
        </w:rPr>
        <w:t xml:space="preserve">Transmission number  </w:t>
      </w:r>
      <w:r w:rsidRPr="007D4631">
        <w:rPr>
          <w:snapToGrid w:val="0"/>
          <w:color w:val="000000"/>
        </w:rPr>
        <w:tab/>
        <w:t xml:space="preserve">(2nd field in header) </w:t>
      </w:r>
    </w:p>
    <w:p w14:paraId="2F04C1C0"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snapToGrid w:val="0"/>
          <w:color w:val="000000"/>
        </w:rPr>
      </w:pPr>
      <w:r w:rsidRPr="007D4631">
        <w:rPr>
          <w:snapToGrid w:val="0"/>
          <w:color w:val="000000"/>
        </w:rPr>
        <w:t>Terminal ID</w:t>
      </w:r>
      <w:r w:rsidRPr="007D4631">
        <w:rPr>
          <w:snapToGrid w:val="0"/>
          <w:color w:val="000000"/>
        </w:rPr>
        <w:tab/>
      </w:r>
      <w:r w:rsidRPr="007D4631">
        <w:rPr>
          <w:snapToGrid w:val="0"/>
          <w:color w:val="000000"/>
        </w:rPr>
        <w:tab/>
        <w:t>(3rd field in header)</w:t>
      </w:r>
    </w:p>
    <w:p w14:paraId="6489B5B2"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snapToGrid w:val="0"/>
          <w:color w:val="000000"/>
        </w:rPr>
      </w:pPr>
      <w:r w:rsidRPr="007D4631">
        <w:rPr>
          <w:snapToGrid w:val="0"/>
          <w:color w:val="000000"/>
        </w:rPr>
        <w:t>Transaction cod</w:t>
      </w:r>
      <w:r w:rsidR="007D4631">
        <w:rPr>
          <w:snapToGrid w:val="0"/>
          <w:color w:val="000000"/>
        </w:rPr>
        <w:t>e</w:t>
      </w:r>
      <w:r w:rsidR="007D4631">
        <w:rPr>
          <w:snapToGrid w:val="0"/>
          <w:color w:val="000000"/>
        </w:rPr>
        <w:tab/>
      </w:r>
      <w:r w:rsidR="007D4631">
        <w:rPr>
          <w:snapToGrid w:val="0"/>
          <w:color w:val="000000"/>
        </w:rPr>
        <w:tab/>
      </w:r>
      <w:r w:rsidRPr="007D4631">
        <w:rPr>
          <w:snapToGrid w:val="0"/>
          <w:color w:val="000000"/>
        </w:rPr>
        <w:t>(9th field in header)</w:t>
      </w:r>
    </w:p>
    <w:p w14:paraId="120C4A6E"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snapToGrid w:val="0"/>
          <w:color w:val="000000"/>
        </w:rPr>
      </w:pPr>
      <w:r w:rsidRPr="007D4631">
        <w:rPr>
          <w:snapToGrid w:val="0"/>
          <w:color w:val="000000"/>
        </w:rPr>
        <w:t>Response code</w:t>
      </w:r>
      <w:r w:rsidRPr="007D4631">
        <w:rPr>
          <w:snapToGrid w:val="0"/>
          <w:color w:val="000000"/>
        </w:rPr>
        <w:tab/>
      </w:r>
      <w:r w:rsidRPr="007D4631">
        <w:rPr>
          <w:snapToGrid w:val="0"/>
          <w:color w:val="000000"/>
        </w:rPr>
        <w:tab/>
        <w:t>(13th field in header)</w:t>
      </w:r>
    </w:p>
    <w:p w14:paraId="7C900C7D"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snapToGrid w:val="0"/>
          <w:color w:val="000000"/>
        </w:rPr>
      </w:pPr>
      <w:r w:rsidRPr="007D4631">
        <w:rPr>
          <w:snapToGrid w:val="0"/>
          <w:color w:val="000000"/>
        </w:rPr>
        <w:t>Authorization ID</w:t>
      </w:r>
      <w:r w:rsidR="007D4631">
        <w:rPr>
          <w:snapToGrid w:val="0"/>
          <w:color w:val="000000"/>
        </w:rPr>
        <w:tab/>
      </w:r>
      <w:r w:rsidR="007D4631">
        <w:rPr>
          <w:snapToGrid w:val="0"/>
          <w:color w:val="000000"/>
        </w:rPr>
        <w:tab/>
      </w:r>
      <w:r w:rsidRPr="007D4631">
        <w:rPr>
          <w:snapToGrid w:val="0"/>
          <w:color w:val="000000"/>
        </w:rPr>
        <w:t>(FID F)</w:t>
      </w:r>
    </w:p>
    <w:p w14:paraId="3D3C0FE5" w14:textId="77777777" w:rsidR="00C21BB6" w:rsidRPr="007D4631" w:rsidRDefault="00C21BB6" w:rsidP="00F12805">
      <w:pPr>
        <w:pStyle w:val="ListParagraph"/>
        <w:numPr>
          <w:ilvl w:val="0"/>
          <w:numId w:val="145"/>
        </w:numPr>
        <w:tabs>
          <w:tab w:val="left" w:pos="2520"/>
        </w:tabs>
        <w:spacing w:line="240" w:lineRule="atLeast"/>
        <w:rPr>
          <w:snapToGrid w:val="0"/>
          <w:color w:val="000000"/>
        </w:rPr>
      </w:pPr>
      <w:r w:rsidRPr="007D4631">
        <w:rPr>
          <w:snapToGrid w:val="0"/>
          <w:color w:val="000000"/>
        </w:rPr>
        <w:t>Working MAC Key</w:t>
      </w:r>
      <w:r w:rsidRPr="007D4631">
        <w:rPr>
          <w:snapToGrid w:val="0"/>
          <w:color w:val="000000"/>
        </w:rPr>
        <w:tab/>
      </w:r>
      <w:r w:rsidR="007D4631">
        <w:rPr>
          <w:snapToGrid w:val="0"/>
          <w:color w:val="000000"/>
        </w:rPr>
        <w:tab/>
      </w:r>
      <w:r w:rsidR="007D4631">
        <w:rPr>
          <w:snapToGrid w:val="0"/>
          <w:color w:val="000000"/>
        </w:rPr>
        <w:tab/>
      </w:r>
      <w:r w:rsidR="007D4631">
        <w:rPr>
          <w:snapToGrid w:val="0"/>
          <w:color w:val="000000"/>
        </w:rPr>
        <w:tab/>
      </w:r>
      <w:r w:rsidRPr="007D4631">
        <w:rPr>
          <w:snapToGrid w:val="0"/>
          <w:color w:val="000000"/>
        </w:rPr>
        <w:t>(FID H)</w:t>
      </w:r>
    </w:p>
    <w:p w14:paraId="443AA107" w14:textId="77777777" w:rsidR="00FF0132" w:rsidRPr="007D4631" w:rsidRDefault="00FF0132" w:rsidP="00F12805">
      <w:pPr>
        <w:pStyle w:val="ListParagraph"/>
        <w:numPr>
          <w:ilvl w:val="0"/>
          <w:numId w:val="145"/>
        </w:numPr>
        <w:tabs>
          <w:tab w:val="left" w:pos="2520"/>
        </w:tabs>
        <w:spacing w:line="240" w:lineRule="atLeast"/>
        <w:rPr>
          <w:snapToGrid w:val="0"/>
          <w:color w:val="000000"/>
        </w:rPr>
      </w:pPr>
      <w:r w:rsidRPr="007D4631">
        <w:rPr>
          <w:snapToGrid w:val="0"/>
          <w:color w:val="000000"/>
        </w:rPr>
        <w:t>Working Comm Key</w:t>
      </w:r>
      <w:r w:rsidRPr="007D4631">
        <w:rPr>
          <w:snapToGrid w:val="0"/>
          <w:color w:val="000000"/>
        </w:rPr>
        <w:tab/>
      </w:r>
      <w:r w:rsidR="007D4631">
        <w:rPr>
          <w:snapToGrid w:val="0"/>
          <w:color w:val="000000"/>
        </w:rPr>
        <w:tab/>
      </w:r>
      <w:r w:rsidR="007D4631">
        <w:rPr>
          <w:snapToGrid w:val="0"/>
          <w:color w:val="000000"/>
        </w:rPr>
        <w:tab/>
      </w:r>
      <w:r w:rsidRPr="007D4631">
        <w:rPr>
          <w:snapToGrid w:val="0"/>
          <w:color w:val="000000"/>
        </w:rPr>
        <w:t>(FID I)</w:t>
      </w:r>
    </w:p>
    <w:p w14:paraId="18406568" w14:textId="77777777" w:rsidR="00C21BB6" w:rsidRPr="007D4631" w:rsidRDefault="00C21BB6" w:rsidP="00F12805">
      <w:pPr>
        <w:pStyle w:val="ListParagraph"/>
        <w:numPr>
          <w:ilvl w:val="0"/>
          <w:numId w:val="145"/>
        </w:numPr>
        <w:tabs>
          <w:tab w:val="left" w:pos="2520"/>
        </w:tabs>
        <w:spacing w:line="240" w:lineRule="atLeast"/>
        <w:rPr>
          <w:snapToGrid w:val="0"/>
          <w:color w:val="000000"/>
        </w:rPr>
      </w:pPr>
      <w:r w:rsidRPr="007D4631">
        <w:rPr>
          <w:snapToGrid w:val="0"/>
          <w:color w:val="000000"/>
        </w:rPr>
        <w:t>Working PIN Key</w:t>
      </w:r>
      <w:r w:rsidRPr="007D4631">
        <w:rPr>
          <w:snapToGrid w:val="0"/>
          <w:color w:val="000000"/>
        </w:rPr>
        <w:tab/>
      </w:r>
      <w:r w:rsidR="007D4631">
        <w:rPr>
          <w:snapToGrid w:val="0"/>
          <w:color w:val="000000"/>
        </w:rPr>
        <w:tab/>
      </w:r>
      <w:r w:rsidR="007D4631">
        <w:rPr>
          <w:snapToGrid w:val="0"/>
          <w:color w:val="000000"/>
        </w:rPr>
        <w:tab/>
      </w:r>
      <w:r w:rsidR="007D4631">
        <w:rPr>
          <w:snapToGrid w:val="0"/>
          <w:color w:val="000000"/>
        </w:rPr>
        <w:tab/>
      </w:r>
      <w:r w:rsidRPr="007D4631">
        <w:rPr>
          <w:snapToGrid w:val="0"/>
          <w:color w:val="000000"/>
        </w:rPr>
        <w:t>(FID M)</w:t>
      </w:r>
    </w:p>
    <w:p w14:paraId="797F14C7" w14:textId="77777777" w:rsidR="00C21BB6" w:rsidRPr="007D4631" w:rsidRDefault="00C21BB6" w:rsidP="00F12805">
      <w:pPr>
        <w:pStyle w:val="ListParagraph"/>
        <w:numPr>
          <w:ilvl w:val="0"/>
          <w:numId w:val="145"/>
        </w:numPr>
        <w:tabs>
          <w:tab w:val="left" w:pos="288"/>
          <w:tab w:val="left" w:pos="720"/>
          <w:tab w:val="left" w:pos="1094"/>
          <w:tab w:val="left" w:pos="1440"/>
          <w:tab w:val="left" w:pos="2534"/>
          <w:tab w:val="left" w:pos="4320"/>
          <w:tab w:val="left" w:pos="6681"/>
          <w:tab w:val="left" w:pos="8640"/>
          <w:tab w:val="left" w:pos="9331"/>
        </w:tabs>
        <w:spacing w:line="240" w:lineRule="atLeast"/>
        <w:rPr>
          <w:rFonts w:ascii="Helv" w:hAnsi="Helv"/>
          <w:snapToGrid w:val="0"/>
          <w:color w:val="000000"/>
          <w:lang w:val="pt-BR"/>
        </w:rPr>
      </w:pPr>
      <w:r w:rsidRPr="007D4631">
        <w:rPr>
          <w:snapToGrid w:val="0"/>
          <w:color w:val="000000"/>
          <w:lang w:val="pt-BR"/>
        </w:rPr>
        <w:t>Retrieval Ref. No.</w:t>
      </w:r>
      <w:r w:rsidR="007D4631">
        <w:rPr>
          <w:snapToGrid w:val="0"/>
          <w:color w:val="000000"/>
          <w:lang w:val="pt-BR"/>
        </w:rPr>
        <w:tab/>
      </w:r>
      <w:r w:rsidR="007D4631">
        <w:rPr>
          <w:snapToGrid w:val="0"/>
          <w:color w:val="000000"/>
          <w:lang w:val="pt-BR"/>
        </w:rPr>
        <w:tab/>
      </w:r>
      <w:r w:rsidRPr="007D4631">
        <w:rPr>
          <w:snapToGrid w:val="0"/>
          <w:color w:val="000000"/>
          <w:lang w:val="pt-BR"/>
        </w:rPr>
        <w:t>(FID h)</w:t>
      </w:r>
    </w:p>
    <w:p w14:paraId="1B4D19DF" w14:textId="77777777" w:rsidR="00C21BB6" w:rsidRPr="00D51F67" w:rsidRDefault="00C21BB6">
      <w:pPr>
        <w:spacing w:line="240" w:lineRule="atLeast"/>
        <w:rPr>
          <w:snapToGrid w:val="0"/>
          <w:color w:val="000000"/>
          <w:lang w:val="pt-BR"/>
        </w:rPr>
      </w:pPr>
    </w:p>
    <w:p w14:paraId="77E631FC" w14:textId="77777777" w:rsidR="00C21BB6" w:rsidRDefault="00C21BB6">
      <w:pPr>
        <w:spacing w:line="240" w:lineRule="atLeast"/>
        <w:rPr>
          <w:snapToGrid w:val="0"/>
          <w:color w:val="000000"/>
        </w:rPr>
      </w:pPr>
      <w:r>
        <w:rPr>
          <w:snapToGrid w:val="0"/>
          <w:color w:val="000000"/>
        </w:rPr>
        <w:t>All of the MACed fields cannot be assigned dynamically through parameters downloaded from the Tandem host or TMS.</w:t>
      </w:r>
    </w:p>
    <w:p w14:paraId="551896AB" w14:textId="77777777" w:rsidR="00C21BB6" w:rsidRDefault="00C21BB6"/>
    <w:p w14:paraId="2B58FD5B" w14:textId="77777777" w:rsidR="00C21BB6" w:rsidRDefault="00C21BB6">
      <w:r>
        <w:t>See Appendix A for a description of the fields.</w:t>
      </w:r>
    </w:p>
    <w:p w14:paraId="0FFC60BB" w14:textId="77777777" w:rsidR="00C21BB6" w:rsidRDefault="00C21BB6"/>
    <w:p w14:paraId="6017A326" w14:textId="77777777" w:rsidR="002D3001" w:rsidRDefault="00C21BB6">
      <w:r>
        <w:t>It is assumed that MACing will not be affected by the presence of EMV data.</w:t>
      </w:r>
    </w:p>
    <w:p w14:paraId="05DAD202" w14:textId="77777777" w:rsidR="00A52241" w:rsidRDefault="00A52241"/>
    <w:p w14:paraId="36B74B1A" w14:textId="77777777" w:rsidR="001E4A0B" w:rsidRDefault="00A52241">
      <w:r>
        <w:t xml:space="preserve">Terminals supporting double length MAC/PIN keys will receive a </w:t>
      </w:r>
      <w:r w:rsidR="00F2279B">
        <w:t>delimiter</w:t>
      </w:r>
      <w:r>
        <w:t xml:space="preserve"> and check digits appended to the key as part of FID H/M.  The </w:t>
      </w:r>
      <w:r w:rsidR="00F2279B">
        <w:t>delimiter</w:t>
      </w:r>
      <w:r>
        <w:t xml:space="preserve"> and check digits are included as part of MACing.</w:t>
      </w:r>
    </w:p>
    <w:p w14:paraId="30C8FD03" w14:textId="77777777" w:rsidR="00216718" w:rsidRDefault="00216718">
      <w:pPr>
        <w:rPr>
          <w:rFonts w:cs="Arial"/>
        </w:rPr>
      </w:pPr>
    </w:p>
    <w:p w14:paraId="299F2A64" w14:textId="77777777" w:rsidR="00216718" w:rsidRDefault="00216718" w:rsidP="00E9760F">
      <w:pPr>
        <w:pStyle w:val="Heading3"/>
      </w:pPr>
      <w:r>
        <w:t>BLOB (P2Pe Encrypted Data)</w:t>
      </w:r>
    </w:p>
    <w:p w14:paraId="5A2A110C" w14:textId="77777777" w:rsidR="00216718" w:rsidRDefault="00216718" w:rsidP="00216718">
      <w:pPr>
        <w:rPr>
          <w:szCs w:val="22"/>
        </w:rPr>
      </w:pPr>
      <w:r>
        <w:rPr>
          <w:szCs w:val="22"/>
        </w:rPr>
        <w:t>Host1 supports the following 3 fields for Point-to-Point Encryption:</w:t>
      </w:r>
    </w:p>
    <w:p w14:paraId="1ADCE795" w14:textId="77777777" w:rsidR="00216718" w:rsidRDefault="00216718" w:rsidP="00F12805">
      <w:pPr>
        <w:pStyle w:val="ListParagraph"/>
        <w:numPr>
          <w:ilvl w:val="0"/>
          <w:numId w:val="146"/>
        </w:numPr>
      </w:pPr>
      <w:r w:rsidRPr="00F2279B">
        <w:rPr>
          <w:b/>
        </w:rPr>
        <w:t>FID q</w:t>
      </w:r>
      <w:r>
        <w:t xml:space="preserve"> (Track2)</w:t>
      </w:r>
    </w:p>
    <w:p w14:paraId="27ACFA06" w14:textId="77777777" w:rsidR="00216718" w:rsidRDefault="00216718" w:rsidP="00F12805">
      <w:pPr>
        <w:pStyle w:val="ListParagraph"/>
        <w:numPr>
          <w:ilvl w:val="0"/>
          <w:numId w:val="146"/>
        </w:numPr>
      </w:pPr>
      <w:r w:rsidRPr="00F2279B">
        <w:rPr>
          <w:b/>
        </w:rPr>
        <w:t>FID 2</w:t>
      </w:r>
      <w:r>
        <w:t xml:space="preserve"> (Track1)</w:t>
      </w:r>
    </w:p>
    <w:p w14:paraId="3200892E" w14:textId="77777777" w:rsidR="00216718" w:rsidRPr="009924D2" w:rsidRDefault="00216718" w:rsidP="00F12805">
      <w:pPr>
        <w:pStyle w:val="ListParagraph"/>
        <w:numPr>
          <w:ilvl w:val="0"/>
          <w:numId w:val="146"/>
        </w:numPr>
      </w:pPr>
      <w:r w:rsidRPr="00F2279B">
        <w:rPr>
          <w:b/>
        </w:rPr>
        <w:t>FID 6, SFID B</w:t>
      </w:r>
      <w:r>
        <w:t xml:space="preserve"> (Manual CVD)</w:t>
      </w:r>
    </w:p>
    <w:p w14:paraId="599B6ABF" w14:textId="77777777" w:rsidR="00216718" w:rsidRDefault="00216718" w:rsidP="00216718">
      <w:pPr>
        <w:rPr>
          <w:szCs w:val="22"/>
        </w:rPr>
      </w:pPr>
    </w:p>
    <w:p w14:paraId="3A5B14B4" w14:textId="77777777" w:rsidR="00216718" w:rsidRDefault="00216718" w:rsidP="00216718">
      <w:pPr>
        <w:rPr>
          <w:szCs w:val="22"/>
        </w:rPr>
      </w:pPr>
      <w:r>
        <w:rPr>
          <w:szCs w:val="22"/>
        </w:rPr>
        <w:t>For P2Pe, if the POS Solution needs to send any of the 3 fields above, they will NOT be sent in their normal location in the SPDH message.  They will be included after the SPDH message as encrypted data (referred to as the BLOB).  The format of the SPDH message is specified below.</w:t>
      </w:r>
    </w:p>
    <w:p w14:paraId="533605C5" w14:textId="77777777" w:rsidR="00216718" w:rsidRDefault="00216718" w:rsidP="00216718">
      <w:pPr>
        <w:rPr>
          <w:szCs w:val="22"/>
        </w:rPr>
      </w:pPr>
    </w:p>
    <w:p w14:paraId="5A88423D" w14:textId="77777777" w:rsidR="00216718" w:rsidRPr="006D47D0" w:rsidRDefault="00216718" w:rsidP="00F2279B">
      <w:pPr>
        <w:pStyle w:val="Heading4"/>
      </w:pPr>
      <w:r>
        <w:t>N</w:t>
      </w:r>
      <w:r w:rsidRPr="006D47D0">
        <w:t>on-P2Pe message</w:t>
      </w:r>
    </w:p>
    <w:tbl>
      <w:tblPr>
        <w:tblStyle w:val="TableGrid"/>
        <w:tblW w:w="0" w:type="auto"/>
        <w:tblInd w:w="108" w:type="dxa"/>
        <w:tblLook w:val="04A0" w:firstRow="1" w:lastRow="0" w:firstColumn="1" w:lastColumn="0" w:noHBand="0" w:noVBand="1"/>
      </w:tblPr>
      <w:tblGrid>
        <w:gridCol w:w="899"/>
        <w:gridCol w:w="2475"/>
        <w:gridCol w:w="964"/>
        <w:gridCol w:w="1051"/>
        <w:gridCol w:w="2617"/>
        <w:gridCol w:w="877"/>
        <w:gridCol w:w="1079"/>
      </w:tblGrid>
      <w:tr w:rsidR="00216718" w14:paraId="76659452" w14:textId="77777777" w:rsidTr="00BD52DA">
        <w:tc>
          <w:tcPr>
            <w:tcW w:w="900" w:type="dxa"/>
          </w:tcPr>
          <w:p w14:paraId="3861F8AD" w14:textId="77777777" w:rsidR="00216718" w:rsidRPr="006D47D0" w:rsidRDefault="00216718" w:rsidP="00F2279B">
            <w:pPr>
              <w:rPr>
                <w:sz w:val="16"/>
                <w:szCs w:val="16"/>
              </w:rPr>
            </w:pPr>
            <w:r w:rsidRPr="006D47D0">
              <w:rPr>
                <w:sz w:val="16"/>
                <w:szCs w:val="16"/>
              </w:rPr>
              <w:t>Standard</w:t>
            </w:r>
          </w:p>
          <w:p w14:paraId="218DC883" w14:textId="77777777" w:rsidR="00216718" w:rsidRPr="006D47D0" w:rsidRDefault="00216718" w:rsidP="00F2279B">
            <w:pPr>
              <w:rPr>
                <w:sz w:val="16"/>
                <w:szCs w:val="16"/>
              </w:rPr>
            </w:pPr>
            <w:r w:rsidRPr="006D47D0">
              <w:rPr>
                <w:sz w:val="16"/>
                <w:szCs w:val="16"/>
              </w:rPr>
              <w:t>Message Header</w:t>
            </w:r>
          </w:p>
        </w:tc>
        <w:tc>
          <w:tcPr>
            <w:tcW w:w="2520" w:type="dxa"/>
          </w:tcPr>
          <w:p w14:paraId="5751FDE4" w14:textId="77777777" w:rsidR="00216718" w:rsidRPr="006D47D0" w:rsidRDefault="00216718" w:rsidP="00F2279B">
            <w:pPr>
              <w:rPr>
                <w:sz w:val="16"/>
                <w:szCs w:val="16"/>
              </w:rPr>
            </w:pPr>
            <w:r w:rsidRPr="006D47D0">
              <w:rPr>
                <w:b/>
                <w:sz w:val="16"/>
                <w:szCs w:val="16"/>
              </w:rPr>
              <w:t>Unencrypted</w:t>
            </w:r>
            <w:r w:rsidRPr="006D47D0">
              <w:rPr>
                <w:sz w:val="16"/>
                <w:szCs w:val="16"/>
              </w:rPr>
              <w:t xml:space="preserve"> Data Area</w:t>
            </w:r>
          </w:p>
          <w:p w14:paraId="7F85E56C" w14:textId="77777777" w:rsidR="00216718" w:rsidRPr="006D47D0" w:rsidRDefault="00216718" w:rsidP="00F2279B">
            <w:pPr>
              <w:rPr>
                <w:sz w:val="16"/>
                <w:szCs w:val="16"/>
              </w:rPr>
            </w:pPr>
          </w:p>
          <w:p w14:paraId="4EBF5905" w14:textId="77777777" w:rsidR="00216718" w:rsidRPr="006D47D0" w:rsidRDefault="00216718" w:rsidP="00F2279B">
            <w:pPr>
              <w:rPr>
                <w:sz w:val="16"/>
                <w:szCs w:val="16"/>
              </w:rPr>
            </w:pPr>
          </w:p>
          <w:p w14:paraId="1DC6E72A" w14:textId="77777777" w:rsidR="00216718" w:rsidRPr="006D47D0" w:rsidRDefault="00216718" w:rsidP="00F2279B">
            <w:pPr>
              <w:rPr>
                <w:sz w:val="16"/>
                <w:szCs w:val="16"/>
              </w:rPr>
            </w:pPr>
            <w:r w:rsidRPr="006D47D0">
              <w:rPr>
                <w:sz w:val="16"/>
                <w:szCs w:val="16"/>
              </w:rPr>
              <w:t>Any FIDs/SFIDs</w:t>
            </w:r>
            <w:r>
              <w:rPr>
                <w:sz w:val="16"/>
                <w:szCs w:val="16"/>
              </w:rPr>
              <w:t xml:space="preserve"> (including appropriate separators)</w:t>
            </w:r>
          </w:p>
        </w:tc>
        <w:tc>
          <w:tcPr>
            <w:tcW w:w="990" w:type="dxa"/>
            <w:shd w:val="clear" w:color="auto" w:fill="EFF6EA"/>
          </w:tcPr>
          <w:p w14:paraId="729F01A2" w14:textId="77777777" w:rsidR="00216718" w:rsidRPr="006D47D0" w:rsidRDefault="00216718" w:rsidP="00F2279B">
            <w:pPr>
              <w:rPr>
                <w:sz w:val="16"/>
                <w:szCs w:val="16"/>
              </w:rPr>
            </w:pPr>
          </w:p>
        </w:tc>
        <w:tc>
          <w:tcPr>
            <w:tcW w:w="1080" w:type="dxa"/>
            <w:shd w:val="clear" w:color="auto" w:fill="EFF6EA"/>
          </w:tcPr>
          <w:p w14:paraId="590E99B6" w14:textId="77777777" w:rsidR="00216718" w:rsidRPr="006D47D0" w:rsidRDefault="00216718" w:rsidP="00F2279B">
            <w:pPr>
              <w:rPr>
                <w:sz w:val="16"/>
                <w:szCs w:val="16"/>
              </w:rPr>
            </w:pPr>
          </w:p>
        </w:tc>
        <w:tc>
          <w:tcPr>
            <w:tcW w:w="2700" w:type="dxa"/>
            <w:shd w:val="clear" w:color="auto" w:fill="EFF6EA"/>
          </w:tcPr>
          <w:p w14:paraId="202BD0AF" w14:textId="77777777" w:rsidR="00216718" w:rsidRPr="006D47D0" w:rsidRDefault="00216718" w:rsidP="00F2279B">
            <w:pPr>
              <w:pStyle w:val="ListParagraph"/>
              <w:rPr>
                <w:rFonts w:ascii="Arial" w:hAnsi="Arial"/>
                <w:sz w:val="16"/>
                <w:szCs w:val="16"/>
              </w:rPr>
            </w:pPr>
          </w:p>
        </w:tc>
        <w:tc>
          <w:tcPr>
            <w:tcW w:w="900" w:type="dxa"/>
            <w:shd w:val="clear" w:color="auto" w:fill="EFF6EA"/>
          </w:tcPr>
          <w:p w14:paraId="4BF17CD3" w14:textId="77777777" w:rsidR="00216718" w:rsidRPr="006D47D0" w:rsidRDefault="00216718" w:rsidP="00F2279B">
            <w:pPr>
              <w:rPr>
                <w:sz w:val="16"/>
                <w:szCs w:val="16"/>
              </w:rPr>
            </w:pPr>
          </w:p>
        </w:tc>
        <w:tc>
          <w:tcPr>
            <w:tcW w:w="1098" w:type="dxa"/>
          </w:tcPr>
          <w:p w14:paraId="0A4E8DC9" w14:textId="77777777" w:rsidR="00216718" w:rsidRDefault="00216718" w:rsidP="00F2279B">
            <w:pPr>
              <w:rPr>
                <w:sz w:val="16"/>
                <w:szCs w:val="16"/>
              </w:rPr>
            </w:pPr>
            <w:r w:rsidRPr="006D47D0">
              <w:rPr>
                <w:sz w:val="16"/>
                <w:szCs w:val="16"/>
              </w:rPr>
              <w:t>End of Text</w:t>
            </w:r>
          </w:p>
          <w:p w14:paraId="02A2176A" w14:textId="77777777" w:rsidR="00216718" w:rsidRDefault="00216718" w:rsidP="00F2279B">
            <w:pPr>
              <w:rPr>
                <w:sz w:val="16"/>
                <w:szCs w:val="16"/>
              </w:rPr>
            </w:pPr>
          </w:p>
          <w:p w14:paraId="1F68E440" w14:textId="77777777" w:rsidR="00216718" w:rsidRDefault="00216718" w:rsidP="00F2279B">
            <w:pPr>
              <w:rPr>
                <w:sz w:val="16"/>
                <w:szCs w:val="16"/>
              </w:rPr>
            </w:pPr>
          </w:p>
          <w:p w14:paraId="16091B36" w14:textId="77777777" w:rsidR="00216718" w:rsidRPr="006D47D0" w:rsidRDefault="00216718" w:rsidP="00F2279B">
            <w:pPr>
              <w:rPr>
                <w:sz w:val="16"/>
                <w:szCs w:val="16"/>
              </w:rPr>
            </w:pPr>
            <w:r>
              <w:rPr>
                <w:sz w:val="16"/>
                <w:szCs w:val="16"/>
              </w:rPr>
              <w:t>(Hex 03)</w:t>
            </w:r>
          </w:p>
        </w:tc>
      </w:tr>
    </w:tbl>
    <w:p w14:paraId="31F8065A" w14:textId="77777777" w:rsidR="00216718" w:rsidRDefault="00216718" w:rsidP="00216718">
      <w:pPr>
        <w:rPr>
          <w:szCs w:val="22"/>
        </w:rPr>
      </w:pPr>
    </w:p>
    <w:p w14:paraId="13186837" w14:textId="130145CC" w:rsidR="00216718" w:rsidRPr="006D47D0" w:rsidRDefault="00216718" w:rsidP="00F2279B">
      <w:pPr>
        <w:pStyle w:val="Heading4"/>
      </w:pPr>
      <w:r w:rsidRPr="006D47D0">
        <w:t>P2Pe message</w:t>
      </w:r>
    </w:p>
    <w:tbl>
      <w:tblPr>
        <w:tblStyle w:val="TableGrid"/>
        <w:tblW w:w="0" w:type="auto"/>
        <w:tblInd w:w="108" w:type="dxa"/>
        <w:tblLook w:val="04A0" w:firstRow="1" w:lastRow="0" w:firstColumn="1" w:lastColumn="0" w:noHBand="0" w:noVBand="1"/>
      </w:tblPr>
      <w:tblGrid>
        <w:gridCol w:w="876"/>
        <w:gridCol w:w="1261"/>
        <w:gridCol w:w="2164"/>
        <w:gridCol w:w="945"/>
        <w:gridCol w:w="966"/>
        <w:gridCol w:w="2220"/>
        <w:gridCol w:w="716"/>
        <w:gridCol w:w="814"/>
      </w:tblGrid>
      <w:tr w:rsidR="00F2279B" w14:paraId="22D37FCA" w14:textId="77777777" w:rsidTr="00BD52DA">
        <w:tc>
          <w:tcPr>
            <w:tcW w:w="876" w:type="dxa"/>
          </w:tcPr>
          <w:p w14:paraId="2A62BE54" w14:textId="77777777" w:rsidR="00F2279B" w:rsidRPr="006D47D0" w:rsidRDefault="00F2279B" w:rsidP="006E1C7A">
            <w:pPr>
              <w:rPr>
                <w:sz w:val="16"/>
                <w:szCs w:val="16"/>
              </w:rPr>
            </w:pPr>
            <w:r w:rsidRPr="006D47D0">
              <w:rPr>
                <w:sz w:val="16"/>
                <w:szCs w:val="16"/>
              </w:rPr>
              <w:t>Standard</w:t>
            </w:r>
          </w:p>
          <w:p w14:paraId="292C66C5" w14:textId="77777777" w:rsidR="00F2279B" w:rsidRPr="006D47D0" w:rsidRDefault="00F2279B" w:rsidP="006E1C7A">
            <w:pPr>
              <w:rPr>
                <w:sz w:val="16"/>
                <w:szCs w:val="16"/>
              </w:rPr>
            </w:pPr>
            <w:r w:rsidRPr="006D47D0">
              <w:rPr>
                <w:sz w:val="16"/>
                <w:szCs w:val="16"/>
              </w:rPr>
              <w:t>Message Header</w:t>
            </w:r>
          </w:p>
        </w:tc>
        <w:tc>
          <w:tcPr>
            <w:tcW w:w="1261" w:type="dxa"/>
          </w:tcPr>
          <w:p w14:paraId="276F6DA2" w14:textId="77777777" w:rsidR="00F2279B" w:rsidRPr="006D47D0" w:rsidRDefault="00F2279B" w:rsidP="006E1C7A">
            <w:pPr>
              <w:rPr>
                <w:b/>
                <w:sz w:val="16"/>
                <w:szCs w:val="16"/>
              </w:rPr>
            </w:pPr>
          </w:p>
        </w:tc>
        <w:tc>
          <w:tcPr>
            <w:tcW w:w="2164" w:type="dxa"/>
          </w:tcPr>
          <w:p w14:paraId="78CDA010" w14:textId="77777777" w:rsidR="00F2279B" w:rsidRPr="00BD52DA" w:rsidRDefault="00F2279B" w:rsidP="006E1C7A">
            <w:pPr>
              <w:rPr>
                <w:sz w:val="16"/>
                <w:szCs w:val="16"/>
              </w:rPr>
            </w:pPr>
            <w:r w:rsidRPr="00BD52DA">
              <w:rPr>
                <w:b/>
                <w:sz w:val="16"/>
                <w:szCs w:val="16"/>
              </w:rPr>
              <w:t>Unencrypted</w:t>
            </w:r>
            <w:r w:rsidRPr="00BD52DA">
              <w:rPr>
                <w:sz w:val="16"/>
                <w:szCs w:val="16"/>
              </w:rPr>
              <w:t xml:space="preserve"> Data Area</w:t>
            </w:r>
          </w:p>
          <w:p w14:paraId="03827935" w14:textId="77777777" w:rsidR="00F2279B" w:rsidRPr="00BD52DA" w:rsidRDefault="00F2279B" w:rsidP="006E1C7A">
            <w:pPr>
              <w:rPr>
                <w:sz w:val="16"/>
                <w:szCs w:val="16"/>
              </w:rPr>
            </w:pPr>
          </w:p>
          <w:p w14:paraId="3F708F3D" w14:textId="77777777" w:rsidR="00F2279B" w:rsidRPr="00BD52DA" w:rsidRDefault="00F2279B" w:rsidP="006E1C7A">
            <w:pPr>
              <w:rPr>
                <w:sz w:val="16"/>
                <w:szCs w:val="16"/>
              </w:rPr>
            </w:pPr>
          </w:p>
          <w:p w14:paraId="5C33FEB6" w14:textId="77777777" w:rsidR="00F2279B" w:rsidRPr="00BD52DA" w:rsidRDefault="00F2279B" w:rsidP="006E1C7A">
            <w:pPr>
              <w:rPr>
                <w:sz w:val="16"/>
                <w:szCs w:val="16"/>
              </w:rPr>
            </w:pPr>
            <w:r w:rsidRPr="00BD52DA">
              <w:rPr>
                <w:sz w:val="16"/>
                <w:szCs w:val="16"/>
              </w:rPr>
              <w:t>Any FIDs/SFIDs (including appropriate separators), excluding:</w:t>
            </w:r>
          </w:p>
          <w:p w14:paraId="51BF6701" w14:textId="77777777" w:rsidR="00F2279B" w:rsidRPr="00BD52DA" w:rsidRDefault="00F2279B" w:rsidP="006E1C7A">
            <w:pPr>
              <w:rPr>
                <w:color w:val="538135" w:themeColor="accent3"/>
                <w:sz w:val="16"/>
                <w:szCs w:val="16"/>
              </w:rPr>
            </w:pPr>
          </w:p>
          <w:p w14:paraId="36DF77DE" w14:textId="77777777" w:rsidR="00F2279B" w:rsidRPr="00BD52DA" w:rsidRDefault="00F2279B" w:rsidP="00F12805">
            <w:pPr>
              <w:pStyle w:val="ListParagraph"/>
              <w:numPr>
                <w:ilvl w:val="0"/>
                <w:numId w:val="58"/>
              </w:numPr>
              <w:rPr>
                <w:rFonts w:ascii="Arial" w:hAnsi="Arial"/>
                <w:color w:val="538135" w:themeColor="accent3"/>
                <w:sz w:val="16"/>
                <w:szCs w:val="16"/>
              </w:rPr>
            </w:pPr>
            <w:r w:rsidRPr="00BD52DA">
              <w:rPr>
                <w:rFonts w:ascii="Arial" w:hAnsi="Arial"/>
                <w:color w:val="538135" w:themeColor="accent3"/>
                <w:sz w:val="16"/>
                <w:szCs w:val="16"/>
              </w:rPr>
              <w:t>FID q (Track2)</w:t>
            </w:r>
          </w:p>
          <w:p w14:paraId="360645B5" w14:textId="77777777" w:rsidR="00F2279B" w:rsidRPr="00BD52DA" w:rsidRDefault="00F2279B" w:rsidP="00F12805">
            <w:pPr>
              <w:pStyle w:val="ListParagraph"/>
              <w:numPr>
                <w:ilvl w:val="0"/>
                <w:numId w:val="58"/>
              </w:numPr>
              <w:rPr>
                <w:rFonts w:ascii="Arial" w:hAnsi="Arial"/>
                <w:color w:val="538135" w:themeColor="accent3"/>
                <w:sz w:val="16"/>
                <w:szCs w:val="16"/>
              </w:rPr>
            </w:pPr>
            <w:r w:rsidRPr="00BD52DA">
              <w:rPr>
                <w:rFonts w:ascii="Arial" w:hAnsi="Arial"/>
                <w:color w:val="538135" w:themeColor="accent3"/>
                <w:sz w:val="16"/>
                <w:szCs w:val="16"/>
              </w:rPr>
              <w:t>FID 2 (Track1)</w:t>
            </w:r>
          </w:p>
          <w:p w14:paraId="29AD043A" w14:textId="77777777" w:rsidR="00F2279B" w:rsidRPr="00BD52DA" w:rsidRDefault="00F2279B" w:rsidP="00F12805">
            <w:pPr>
              <w:pStyle w:val="ListParagraph"/>
              <w:numPr>
                <w:ilvl w:val="0"/>
                <w:numId w:val="58"/>
              </w:numPr>
              <w:rPr>
                <w:rFonts w:ascii="Arial" w:hAnsi="Arial"/>
                <w:color w:val="538135" w:themeColor="accent3"/>
                <w:sz w:val="16"/>
                <w:szCs w:val="16"/>
              </w:rPr>
            </w:pPr>
            <w:r w:rsidRPr="00BD52DA">
              <w:rPr>
                <w:rFonts w:ascii="Arial" w:hAnsi="Arial"/>
                <w:color w:val="538135" w:themeColor="accent3"/>
                <w:sz w:val="16"/>
                <w:szCs w:val="16"/>
              </w:rPr>
              <w:t>FID 6B (Manual CVD)</w:t>
            </w:r>
          </w:p>
        </w:tc>
        <w:tc>
          <w:tcPr>
            <w:tcW w:w="945" w:type="dxa"/>
            <w:shd w:val="clear" w:color="auto" w:fill="EFF6EA"/>
          </w:tcPr>
          <w:p w14:paraId="6D87E5E1" w14:textId="77777777" w:rsidR="00F2279B" w:rsidRPr="00BD52DA" w:rsidRDefault="00F2279B" w:rsidP="006E1C7A">
            <w:pPr>
              <w:rPr>
                <w:color w:val="538135" w:themeColor="accent3"/>
                <w:sz w:val="16"/>
                <w:szCs w:val="16"/>
              </w:rPr>
            </w:pPr>
            <w:r w:rsidRPr="00BD52DA">
              <w:rPr>
                <w:color w:val="538135" w:themeColor="accent3"/>
                <w:sz w:val="16"/>
                <w:szCs w:val="16"/>
              </w:rPr>
              <w:t>Field Separator</w:t>
            </w:r>
          </w:p>
          <w:p w14:paraId="118AED84" w14:textId="77777777" w:rsidR="00F2279B" w:rsidRPr="00BD52DA" w:rsidRDefault="00F2279B" w:rsidP="006E1C7A">
            <w:pPr>
              <w:rPr>
                <w:color w:val="538135" w:themeColor="accent3"/>
                <w:sz w:val="16"/>
                <w:szCs w:val="16"/>
              </w:rPr>
            </w:pPr>
          </w:p>
          <w:p w14:paraId="19C68F56" w14:textId="77777777" w:rsidR="00F2279B" w:rsidRPr="00BD52DA" w:rsidRDefault="00F2279B" w:rsidP="006E1C7A">
            <w:pPr>
              <w:rPr>
                <w:color w:val="538135" w:themeColor="accent3"/>
                <w:sz w:val="16"/>
                <w:szCs w:val="16"/>
              </w:rPr>
            </w:pPr>
            <w:r w:rsidRPr="00BD52DA">
              <w:rPr>
                <w:color w:val="538135" w:themeColor="accent3"/>
                <w:sz w:val="16"/>
                <w:szCs w:val="16"/>
              </w:rPr>
              <w:t>(Hex 1C)</w:t>
            </w:r>
          </w:p>
        </w:tc>
        <w:tc>
          <w:tcPr>
            <w:tcW w:w="966" w:type="dxa"/>
            <w:shd w:val="clear" w:color="auto" w:fill="EFF6EA"/>
          </w:tcPr>
          <w:p w14:paraId="71759A6D" w14:textId="77777777" w:rsidR="00F2279B" w:rsidRPr="00BD52DA" w:rsidRDefault="00F2279B" w:rsidP="006E1C7A">
            <w:pPr>
              <w:rPr>
                <w:color w:val="538135" w:themeColor="accent3"/>
                <w:sz w:val="16"/>
                <w:szCs w:val="16"/>
              </w:rPr>
            </w:pPr>
            <w:r w:rsidRPr="00BD52DA">
              <w:rPr>
                <w:color w:val="538135" w:themeColor="accent3"/>
                <w:sz w:val="16"/>
                <w:szCs w:val="16"/>
              </w:rPr>
              <w:t>Encryption Separator</w:t>
            </w:r>
          </w:p>
          <w:p w14:paraId="47B22CAD" w14:textId="77777777" w:rsidR="00F2279B" w:rsidRPr="00BD52DA" w:rsidRDefault="00F2279B" w:rsidP="006E1C7A">
            <w:pPr>
              <w:rPr>
                <w:color w:val="538135" w:themeColor="accent3"/>
                <w:sz w:val="16"/>
                <w:szCs w:val="16"/>
              </w:rPr>
            </w:pPr>
          </w:p>
          <w:p w14:paraId="1968C40A" w14:textId="77777777" w:rsidR="00F2279B" w:rsidRPr="00BD52DA" w:rsidRDefault="00F2279B" w:rsidP="006E1C7A">
            <w:pPr>
              <w:rPr>
                <w:color w:val="538135" w:themeColor="accent3"/>
                <w:sz w:val="16"/>
                <w:szCs w:val="16"/>
              </w:rPr>
            </w:pPr>
            <w:r w:rsidRPr="00BD52DA">
              <w:rPr>
                <w:color w:val="538135" w:themeColor="accent3"/>
                <w:sz w:val="16"/>
                <w:szCs w:val="16"/>
              </w:rPr>
              <w:t>(Hex 1F)</w:t>
            </w:r>
          </w:p>
        </w:tc>
        <w:tc>
          <w:tcPr>
            <w:tcW w:w="2220" w:type="dxa"/>
            <w:shd w:val="clear" w:color="auto" w:fill="EFF6EA"/>
          </w:tcPr>
          <w:p w14:paraId="63356948" w14:textId="3831FAF1" w:rsidR="00F2279B" w:rsidRPr="00BD52DA" w:rsidRDefault="000A59C3" w:rsidP="006E1C7A">
            <w:pPr>
              <w:rPr>
                <w:color w:val="538135" w:themeColor="accent3"/>
                <w:sz w:val="16"/>
                <w:szCs w:val="16"/>
              </w:rPr>
            </w:pPr>
            <w:r w:rsidRPr="00BD52DA">
              <w:rPr>
                <w:b/>
                <w:color w:val="538135" w:themeColor="accent3"/>
                <w:sz w:val="16"/>
                <w:szCs w:val="16"/>
              </w:rPr>
              <w:t>Encrypted</w:t>
            </w:r>
            <w:r w:rsidR="00F2279B" w:rsidRPr="00BD52DA">
              <w:rPr>
                <w:color w:val="538135" w:themeColor="accent3"/>
                <w:sz w:val="16"/>
                <w:szCs w:val="16"/>
              </w:rPr>
              <w:t xml:space="preserve"> Data Area (</w:t>
            </w:r>
            <w:r w:rsidR="00F2279B" w:rsidRPr="00BD52DA">
              <w:rPr>
                <w:b/>
                <w:color w:val="538135" w:themeColor="accent3"/>
                <w:sz w:val="16"/>
                <w:szCs w:val="16"/>
              </w:rPr>
              <w:t>BLOB</w:t>
            </w:r>
            <w:r w:rsidR="00F2279B" w:rsidRPr="00BD52DA">
              <w:rPr>
                <w:color w:val="538135" w:themeColor="accent3"/>
                <w:sz w:val="16"/>
                <w:szCs w:val="16"/>
              </w:rPr>
              <w:t>)</w:t>
            </w:r>
          </w:p>
          <w:p w14:paraId="1314CB19" w14:textId="77777777" w:rsidR="00F2279B" w:rsidRPr="00BD52DA" w:rsidRDefault="00F2279B" w:rsidP="006E1C7A">
            <w:pPr>
              <w:rPr>
                <w:color w:val="538135" w:themeColor="accent3"/>
                <w:sz w:val="16"/>
                <w:szCs w:val="16"/>
              </w:rPr>
            </w:pPr>
          </w:p>
          <w:p w14:paraId="1FC02CB1" w14:textId="77777777" w:rsidR="00F2279B" w:rsidRPr="00BD52DA" w:rsidRDefault="00F2279B" w:rsidP="006E1C7A">
            <w:pPr>
              <w:rPr>
                <w:color w:val="538135" w:themeColor="accent3"/>
                <w:sz w:val="16"/>
                <w:szCs w:val="16"/>
              </w:rPr>
            </w:pPr>
            <w:r w:rsidRPr="00BD52DA">
              <w:rPr>
                <w:color w:val="538135" w:themeColor="accent3"/>
                <w:sz w:val="16"/>
                <w:szCs w:val="16"/>
              </w:rPr>
              <w:t>Any of the following FIDs (including appropriate separators) in encrypted form (Hex chars):</w:t>
            </w:r>
          </w:p>
          <w:p w14:paraId="2A7F3507" w14:textId="77777777" w:rsidR="00F2279B" w:rsidRPr="00BD52DA" w:rsidRDefault="00F2279B" w:rsidP="006E1C7A">
            <w:pPr>
              <w:rPr>
                <w:color w:val="538135" w:themeColor="accent3"/>
                <w:sz w:val="16"/>
                <w:szCs w:val="16"/>
              </w:rPr>
            </w:pPr>
          </w:p>
          <w:p w14:paraId="6D222641" w14:textId="77777777" w:rsidR="00F2279B" w:rsidRPr="00BD52DA" w:rsidRDefault="00F2279B" w:rsidP="00F12805">
            <w:pPr>
              <w:pStyle w:val="ListParagraph"/>
              <w:numPr>
                <w:ilvl w:val="0"/>
                <w:numId w:val="59"/>
              </w:numPr>
              <w:rPr>
                <w:rFonts w:ascii="Arial" w:hAnsi="Arial"/>
                <w:color w:val="538135" w:themeColor="accent3"/>
                <w:sz w:val="16"/>
                <w:szCs w:val="16"/>
              </w:rPr>
            </w:pPr>
            <w:r w:rsidRPr="00BD52DA">
              <w:rPr>
                <w:rFonts w:ascii="Arial" w:hAnsi="Arial"/>
                <w:color w:val="538135" w:themeColor="accent3"/>
                <w:sz w:val="16"/>
                <w:szCs w:val="16"/>
              </w:rPr>
              <w:t>FID q (Track2)</w:t>
            </w:r>
          </w:p>
          <w:p w14:paraId="52228E36" w14:textId="77777777" w:rsidR="00F2279B" w:rsidRPr="00BD52DA" w:rsidRDefault="00F2279B" w:rsidP="00F12805">
            <w:pPr>
              <w:pStyle w:val="ListParagraph"/>
              <w:numPr>
                <w:ilvl w:val="0"/>
                <w:numId w:val="59"/>
              </w:numPr>
              <w:rPr>
                <w:rFonts w:ascii="Arial" w:hAnsi="Arial"/>
                <w:color w:val="538135" w:themeColor="accent3"/>
                <w:sz w:val="16"/>
                <w:szCs w:val="16"/>
              </w:rPr>
            </w:pPr>
            <w:r w:rsidRPr="00BD52DA">
              <w:rPr>
                <w:rFonts w:ascii="Arial" w:hAnsi="Arial"/>
                <w:color w:val="538135" w:themeColor="accent3"/>
                <w:sz w:val="16"/>
                <w:szCs w:val="16"/>
              </w:rPr>
              <w:t>FID 2 (Track1)</w:t>
            </w:r>
          </w:p>
          <w:p w14:paraId="12B69E8A" w14:textId="77777777" w:rsidR="00F2279B" w:rsidRPr="00BD52DA" w:rsidRDefault="00F2279B" w:rsidP="00F12805">
            <w:pPr>
              <w:pStyle w:val="ListParagraph"/>
              <w:numPr>
                <w:ilvl w:val="0"/>
                <w:numId w:val="59"/>
              </w:numPr>
              <w:rPr>
                <w:rFonts w:ascii="Arial" w:hAnsi="Arial"/>
                <w:color w:val="538135" w:themeColor="accent3"/>
                <w:sz w:val="16"/>
                <w:szCs w:val="16"/>
              </w:rPr>
            </w:pPr>
            <w:r w:rsidRPr="00BD52DA">
              <w:rPr>
                <w:rFonts w:ascii="Arial" w:hAnsi="Arial"/>
                <w:color w:val="538135" w:themeColor="accent3"/>
                <w:sz w:val="16"/>
                <w:szCs w:val="16"/>
              </w:rPr>
              <w:t>FID 6B (Manual CVD)</w:t>
            </w:r>
          </w:p>
        </w:tc>
        <w:tc>
          <w:tcPr>
            <w:tcW w:w="716" w:type="dxa"/>
            <w:shd w:val="clear" w:color="auto" w:fill="EFF6EA"/>
          </w:tcPr>
          <w:p w14:paraId="02ECBD59" w14:textId="77777777" w:rsidR="00F2279B" w:rsidRPr="00BD52DA" w:rsidRDefault="00F2279B" w:rsidP="006E1C7A">
            <w:pPr>
              <w:rPr>
                <w:color w:val="538135" w:themeColor="accent3"/>
                <w:sz w:val="16"/>
                <w:szCs w:val="16"/>
              </w:rPr>
            </w:pPr>
            <w:r w:rsidRPr="00BD52DA">
              <w:rPr>
                <w:color w:val="538135" w:themeColor="accent3"/>
                <w:sz w:val="16"/>
                <w:szCs w:val="16"/>
              </w:rPr>
              <w:t>Null</w:t>
            </w:r>
          </w:p>
          <w:p w14:paraId="4F28AF10" w14:textId="77777777" w:rsidR="00F2279B" w:rsidRPr="00BD52DA" w:rsidRDefault="00F2279B" w:rsidP="006E1C7A">
            <w:pPr>
              <w:rPr>
                <w:color w:val="538135" w:themeColor="accent3"/>
                <w:sz w:val="16"/>
                <w:szCs w:val="16"/>
              </w:rPr>
            </w:pPr>
          </w:p>
          <w:p w14:paraId="66D0C756" w14:textId="77777777" w:rsidR="00F2279B" w:rsidRPr="00BD52DA" w:rsidRDefault="00F2279B" w:rsidP="006E1C7A">
            <w:pPr>
              <w:rPr>
                <w:color w:val="538135" w:themeColor="accent3"/>
                <w:sz w:val="16"/>
                <w:szCs w:val="16"/>
              </w:rPr>
            </w:pPr>
          </w:p>
          <w:p w14:paraId="727C2CDE" w14:textId="77777777" w:rsidR="00F2279B" w:rsidRPr="00BD52DA" w:rsidRDefault="00F2279B" w:rsidP="006E1C7A">
            <w:pPr>
              <w:rPr>
                <w:color w:val="538135" w:themeColor="accent3"/>
                <w:sz w:val="16"/>
                <w:szCs w:val="16"/>
              </w:rPr>
            </w:pPr>
            <w:r w:rsidRPr="00BD52DA">
              <w:rPr>
                <w:color w:val="538135" w:themeColor="accent3"/>
                <w:sz w:val="16"/>
                <w:szCs w:val="16"/>
              </w:rPr>
              <w:t>(Hex 00)</w:t>
            </w:r>
          </w:p>
        </w:tc>
        <w:tc>
          <w:tcPr>
            <w:tcW w:w="814" w:type="dxa"/>
          </w:tcPr>
          <w:p w14:paraId="20D23FCE" w14:textId="77777777" w:rsidR="00F2279B" w:rsidRDefault="00F2279B" w:rsidP="006E1C7A">
            <w:pPr>
              <w:rPr>
                <w:sz w:val="16"/>
                <w:szCs w:val="16"/>
              </w:rPr>
            </w:pPr>
            <w:r w:rsidRPr="006D47D0">
              <w:rPr>
                <w:sz w:val="16"/>
                <w:szCs w:val="16"/>
              </w:rPr>
              <w:t>End of Text</w:t>
            </w:r>
          </w:p>
          <w:p w14:paraId="3CE67EC1" w14:textId="77777777" w:rsidR="00F2279B" w:rsidRDefault="00F2279B" w:rsidP="006E1C7A">
            <w:pPr>
              <w:rPr>
                <w:sz w:val="16"/>
                <w:szCs w:val="16"/>
              </w:rPr>
            </w:pPr>
          </w:p>
          <w:p w14:paraId="71997F70" w14:textId="77777777" w:rsidR="00F2279B" w:rsidRDefault="00F2279B" w:rsidP="006E1C7A">
            <w:pPr>
              <w:rPr>
                <w:sz w:val="16"/>
                <w:szCs w:val="16"/>
              </w:rPr>
            </w:pPr>
          </w:p>
          <w:p w14:paraId="28BAD6E9" w14:textId="77777777" w:rsidR="00F2279B" w:rsidRPr="006D47D0" w:rsidRDefault="00F2279B" w:rsidP="006E1C7A">
            <w:pPr>
              <w:rPr>
                <w:sz w:val="16"/>
                <w:szCs w:val="16"/>
              </w:rPr>
            </w:pPr>
            <w:r>
              <w:rPr>
                <w:sz w:val="16"/>
                <w:szCs w:val="16"/>
              </w:rPr>
              <w:t>(Hex 03)</w:t>
            </w:r>
          </w:p>
        </w:tc>
      </w:tr>
    </w:tbl>
    <w:p w14:paraId="26DA2560" w14:textId="77777777" w:rsidR="00216718" w:rsidRPr="00F2279B" w:rsidRDefault="00216718" w:rsidP="00216718">
      <w:pPr>
        <w:rPr>
          <w:rFonts w:cstheme="minorHAnsi"/>
          <w:b/>
          <w:bCs/>
          <w:i/>
          <w:snapToGrid w:val="0"/>
          <w:sz w:val="16"/>
          <w:szCs w:val="16"/>
        </w:rPr>
      </w:pPr>
      <w:r w:rsidRPr="00F2279B">
        <w:rPr>
          <w:rFonts w:cstheme="minorHAnsi"/>
          <w:b/>
          <w:bCs/>
          <w:i/>
          <w:snapToGrid w:val="0"/>
          <w:sz w:val="16"/>
          <w:szCs w:val="16"/>
        </w:rPr>
        <w:t>Note</w:t>
      </w:r>
      <w:r w:rsidR="005F6033">
        <w:rPr>
          <w:rFonts w:cstheme="minorHAnsi"/>
          <w:b/>
          <w:bCs/>
          <w:i/>
          <w:snapToGrid w:val="0"/>
          <w:sz w:val="16"/>
          <w:szCs w:val="16"/>
        </w:rPr>
        <w:t>s</w:t>
      </w:r>
      <w:r w:rsidRPr="00F2279B">
        <w:rPr>
          <w:rFonts w:cstheme="minorHAnsi"/>
          <w:b/>
          <w:bCs/>
          <w:i/>
          <w:snapToGrid w:val="0"/>
          <w:sz w:val="16"/>
          <w:szCs w:val="16"/>
        </w:rPr>
        <w:t>:</w:t>
      </w:r>
    </w:p>
    <w:p w14:paraId="19D8A82C" w14:textId="77777777" w:rsidR="00216718" w:rsidRPr="00F2279B" w:rsidRDefault="00216718" w:rsidP="00F12805">
      <w:pPr>
        <w:pStyle w:val="ListParagraph"/>
        <w:numPr>
          <w:ilvl w:val="0"/>
          <w:numId w:val="60"/>
        </w:numPr>
        <w:rPr>
          <w:rFonts w:cstheme="minorHAnsi"/>
          <w:b/>
          <w:bCs/>
          <w:i/>
          <w:snapToGrid w:val="0"/>
          <w:sz w:val="16"/>
          <w:szCs w:val="16"/>
        </w:rPr>
      </w:pPr>
      <w:r w:rsidRPr="00F2279B">
        <w:rPr>
          <w:rFonts w:cstheme="minorHAnsi"/>
          <w:b/>
          <w:bCs/>
          <w:i/>
          <w:snapToGrid w:val="0"/>
          <w:sz w:val="16"/>
          <w:szCs w:val="16"/>
        </w:rPr>
        <w:t>BLOB must be HEX chars.</w:t>
      </w:r>
    </w:p>
    <w:p w14:paraId="27B860B9" w14:textId="77777777" w:rsidR="00216718" w:rsidRPr="00F2279B" w:rsidRDefault="00216718" w:rsidP="00F12805">
      <w:pPr>
        <w:pStyle w:val="ListParagraph"/>
        <w:numPr>
          <w:ilvl w:val="0"/>
          <w:numId w:val="60"/>
        </w:numPr>
        <w:rPr>
          <w:rFonts w:cstheme="minorHAnsi"/>
          <w:b/>
          <w:bCs/>
          <w:i/>
          <w:snapToGrid w:val="0"/>
          <w:sz w:val="16"/>
          <w:szCs w:val="16"/>
        </w:rPr>
      </w:pPr>
      <w:r w:rsidRPr="00F2279B">
        <w:rPr>
          <w:rFonts w:cstheme="minorHAnsi"/>
          <w:b/>
          <w:bCs/>
          <w:i/>
          <w:snapToGrid w:val="0"/>
          <w:sz w:val="16"/>
          <w:szCs w:val="16"/>
        </w:rPr>
        <w:t>BLOB length must be even.</w:t>
      </w:r>
    </w:p>
    <w:p w14:paraId="676370A5" w14:textId="77777777" w:rsidR="00216718" w:rsidRDefault="00216718">
      <w:pPr>
        <w:rPr>
          <w:rFonts w:cs="Arial"/>
        </w:rPr>
      </w:pPr>
    </w:p>
    <w:p w14:paraId="6CE5692B" w14:textId="77777777" w:rsidR="00216718" w:rsidRDefault="00216718" w:rsidP="00216718">
      <w:pPr>
        <w:rPr>
          <w:szCs w:val="22"/>
        </w:rPr>
      </w:pPr>
      <w:r>
        <w:rPr>
          <w:szCs w:val="22"/>
        </w:rPr>
        <w:t>For example, for illustration purposes only (with only a few FIDs to keep it simple), if a transaction contains the following data:</w:t>
      </w:r>
    </w:p>
    <w:p w14:paraId="380080CC" w14:textId="77777777" w:rsidR="00216718" w:rsidRDefault="00216718" w:rsidP="00216718">
      <w:pPr>
        <w:rPr>
          <w:szCs w:val="22"/>
        </w:rPr>
      </w:pPr>
    </w:p>
    <w:p w14:paraId="0659D46D" w14:textId="77777777" w:rsidR="00216718" w:rsidRPr="002409E4" w:rsidRDefault="00216718" w:rsidP="00F12805">
      <w:pPr>
        <w:pStyle w:val="ListParagraph"/>
        <w:numPr>
          <w:ilvl w:val="0"/>
          <w:numId w:val="147"/>
        </w:numPr>
      </w:pPr>
      <w:r w:rsidRPr="002409E4">
        <w:t xml:space="preserve">FID B (Amount) </w:t>
      </w:r>
      <w:r w:rsidR="00D109E7">
        <w:tab/>
      </w:r>
      <w:r w:rsidRPr="002409E4">
        <w:t xml:space="preserve">= </w:t>
      </w:r>
      <w:r w:rsidRPr="00F2279B">
        <w:rPr>
          <w:b/>
        </w:rPr>
        <w:t>1500</w:t>
      </w:r>
    </w:p>
    <w:p w14:paraId="3F37038F" w14:textId="77777777" w:rsidR="00216718" w:rsidRPr="002409E4" w:rsidRDefault="00216718" w:rsidP="00F12805">
      <w:pPr>
        <w:pStyle w:val="ListParagraph"/>
        <w:numPr>
          <w:ilvl w:val="0"/>
          <w:numId w:val="147"/>
        </w:numPr>
      </w:pPr>
      <w:r w:rsidRPr="002409E4">
        <w:t xml:space="preserve">FID q (Track2) </w:t>
      </w:r>
      <w:r w:rsidR="00D109E7">
        <w:tab/>
      </w:r>
      <w:r w:rsidR="00D109E7">
        <w:tab/>
      </w:r>
      <w:r w:rsidRPr="002409E4">
        <w:t xml:space="preserve">= </w:t>
      </w:r>
      <w:r w:rsidRPr="00F2279B">
        <w:rPr>
          <w:b/>
        </w:rPr>
        <w:t>M5186170010009013=49120?</w:t>
      </w:r>
    </w:p>
    <w:p w14:paraId="3C905400" w14:textId="77777777" w:rsidR="00216718" w:rsidRPr="002409E4" w:rsidRDefault="00216718" w:rsidP="00F12805">
      <w:pPr>
        <w:pStyle w:val="ListParagraph"/>
        <w:numPr>
          <w:ilvl w:val="0"/>
          <w:numId w:val="147"/>
        </w:numPr>
      </w:pPr>
      <w:r w:rsidRPr="002409E4">
        <w:t>FID 6</w:t>
      </w:r>
      <w:r>
        <w:t xml:space="preserve">, SFID </w:t>
      </w:r>
      <w:r w:rsidRPr="002409E4">
        <w:t xml:space="preserve">B (CVD) </w:t>
      </w:r>
      <w:r w:rsidR="00D109E7">
        <w:tab/>
      </w:r>
      <w:r w:rsidRPr="002409E4">
        <w:t xml:space="preserve">= </w:t>
      </w:r>
      <w:r w:rsidRPr="00F2279B">
        <w:rPr>
          <w:b/>
        </w:rPr>
        <w:t>1234</w:t>
      </w:r>
    </w:p>
    <w:p w14:paraId="07F34FAE" w14:textId="77777777" w:rsidR="00216718" w:rsidRDefault="00216718" w:rsidP="00216718">
      <w:pPr>
        <w:rPr>
          <w:szCs w:val="22"/>
        </w:rPr>
      </w:pPr>
    </w:p>
    <w:p w14:paraId="1C448B39" w14:textId="77777777" w:rsidR="00216718" w:rsidRPr="00A916C3" w:rsidRDefault="00216718" w:rsidP="00F2279B">
      <w:pPr>
        <w:pStyle w:val="Heading4"/>
      </w:pPr>
      <w:r w:rsidRPr="00BD52DA">
        <w:rPr>
          <w:color w:val="538135" w:themeColor="accent3"/>
        </w:rPr>
        <w:t xml:space="preserve">Non-P2Pe </w:t>
      </w:r>
      <w:r>
        <w:t>SPDH Request</w:t>
      </w:r>
    </w:p>
    <w:tbl>
      <w:tblPr>
        <w:tblStyle w:val="TableGrid"/>
        <w:tblW w:w="9725" w:type="dxa"/>
        <w:tblLayout w:type="fixed"/>
        <w:tblLook w:val="04A0" w:firstRow="1" w:lastRow="0" w:firstColumn="1" w:lastColumn="0" w:noHBand="0" w:noVBand="1"/>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rsidR="00BD52DA" w14:paraId="60F21D15" w14:textId="77777777" w:rsidTr="00BD52DA">
        <w:tc>
          <w:tcPr>
            <w:tcW w:w="389" w:type="dxa"/>
            <w:shd w:val="clear" w:color="auto" w:fill="EFF6EA"/>
          </w:tcPr>
          <w:p w14:paraId="0C9DC85A"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shd w:val="clear" w:color="auto" w:fill="EFF6EA"/>
          </w:tcPr>
          <w:p w14:paraId="1C1BD27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w:t>
            </w:r>
          </w:p>
        </w:tc>
        <w:tc>
          <w:tcPr>
            <w:tcW w:w="389" w:type="dxa"/>
            <w:shd w:val="clear" w:color="auto" w:fill="EFF6EA"/>
          </w:tcPr>
          <w:p w14:paraId="72666B7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5E3653B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6537051F" w14:textId="77777777" w:rsidR="00216718" w:rsidRPr="00111900" w:rsidRDefault="00216718" w:rsidP="006E1C7A">
            <w:pPr>
              <w:rPr>
                <w:rFonts w:ascii="Arial Narrow" w:hAnsi="Arial Narrow"/>
                <w:b/>
                <w:bCs/>
                <w:snapToGrid w:val="0"/>
              </w:rPr>
            </w:pPr>
            <w:r>
              <w:rPr>
                <w:rFonts w:ascii="Arial Narrow" w:hAnsi="Arial Narrow"/>
                <w:b/>
                <w:bCs/>
                <w:snapToGrid w:val="0"/>
              </w:rPr>
              <w:t>T</w:t>
            </w:r>
          </w:p>
        </w:tc>
        <w:tc>
          <w:tcPr>
            <w:tcW w:w="389" w:type="dxa"/>
            <w:shd w:val="clear" w:color="auto" w:fill="EFF6EA"/>
          </w:tcPr>
          <w:p w14:paraId="0ACC6E73" w14:textId="77777777" w:rsidR="00216718" w:rsidRPr="00111900" w:rsidRDefault="00216718" w:rsidP="006E1C7A">
            <w:pPr>
              <w:rPr>
                <w:rFonts w:ascii="Arial Narrow" w:hAnsi="Arial Narrow"/>
                <w:b/>
                <w:bCs/>
                <w:snapToGrid w:val="0"/>
              </w:rPr>
            </w:pPr>
            <w:r>
              <w:rPr>
                <w:rFonts w:ascii="Arial Narrow" w:hAnsi="Arial Narrow"/>
                <w:b/>
                <w:bCs/>
                <w:snapToGrid w:val="0"/>
              </w:rPr>
              <w:t>E</w:t>
            </w:r>
          </w:p>
        </w:tc>
        <w:tc>
          <w:tcPr>
            <w:tcW w:w="389" w:type="dxa"/>
            <w:shd w:val="clear" w:color="auto" w:fill="EFF6EA"/>
          </w:tcPr>
          <w:p w14:paraId="5FB5F2BD" w14:textId="77777777" w:rsidR="00216718" w:rsidRPr="00111900" w:rsidRDefault="00216718" w:rsidP="006E1C7A">
            <w:pPr>
              <w:rPr>
                <w:rFonts w:ascii="Arial Narrow" w:hAnsi="Arial Narrow"/>
                <w:b/>
                <w:bCs/>
                <w:snapToGrid w:val="0"/>
              </w:rPr>
            </w:pPr>
            <w:r>
              <w:rPr>
                <w:rFonts w:ascii="Arial Narrow" w:hAnsi="Arial Narrow"/>
                <w:b/>
                <w:bCs/>
                <w:snapToGrid w:val="0"/>
              </w:rPr>
              <w:t>R</w:t>
            </w:r>
          </w:p>
        </w:tc>
        <w:tc>
          <w:tcPr>
            <w:tcW w:w="389" w:type="dxa"/>
            <w:shd w:val="clear" w:color="auto" w:fill="EFF6EA"/>
          </w:tcPr>
          <w:p w14:paraId="622E2901" w14:textId="77777777" w:rsidR="00216718" w:rsidRPr="00111900" w:rsidRDefault="00216718" w:rsidP="006E1C7A">
            <w:pPr>
              <w:rPr>
                <w:rFonts w:ascii="Arial Narrow" w:hAnsi="Arial Narrow"/>
                <w:b/>
                <w:bCs/>
                <w:snapToGrid w:val="0"/>
              </w:rPr>
            </w:pPr>
            <w:r>
              <w:rPr>
                <w:rFonts w:ascii="Arial Narrow" w:hAnsi="Arial Narrow"/>
                <w:b/>
                <w:bCs/>
                <w:snapToGrid w:val="0"/>
              </w:rPr>
              <w:t>M</w:t>
            </w:r>
          </w:p>
        </w:tc>
        <w:tc>
          <w:tcPr>
            <w:tcW w:w="389" w:type="dxa"/>
            <w:shd w:val="clear" w:color="auto" w:fill="EFF6EA"/>
          </w:tcPr>
          <w:p w14:paraId="1FE7FE3B" w14:textId="77777777" w:rsidR="00216718" w:rsidRPr="00111900" w:rsidRDefault="00216718" w:rsidP="006E1C7A">
            <w:pPr>
              <w:rPr>
                <w:rFonts w:ascii="Arial Narrow" w:hAnsi="Arial Narrow"/>
                <w:b/>
                <w:bCs/>
                <w:snapToGrid w:val="0"/>
              </w:rPr>
            </w:pPr>
            <w:r>
              <w:rPr>
                <w:rFonts w:ascii="Arial Narrow" w:hAnsi="Arial Narrow"/>
                <w:b/>
                <w:bCs/>
                <w:snapToGrid w:val="0"/>
              </w:rPr>
              <w:t>I</w:t>
            </w:r>
          </w:p>
        </w:tc>
        <w:tc>
          <w:tcPr>
            <w:tcW w:w="389" w:type="dxa"/>
            <w:shd w:val="clear" w:color="auto" w:fill="EFF6EA"/>
          </w:tcPr>
          <w:p w14:paraId="2210E25F" w14:textId="77777777" w:rsidR="00216718" w:rsidRPr="00111900" w:rsidRDefault="00216718" w:rsidP="006E1C7A">
            <w:pPr>
              <w:rPr>
                <w:rFonts w:ascii="Arial Narrow" w:hAnsi="Arial Narrow"/>
                <w:b/>
                <w:bCs/>
                <w:snapToGrid w:val="0"/>
              </w:rPr>
            </w:pPr>
            <w:r>
              <w:rPr>
                <w:rFonts w:ascii="Arial Narrow" w:hAnsi="Arial Narrow"/>
                <w:b/>
                <w:bCs/>
                <w:snapToGrid w:val="0"/>
              </w:rPr>
              <w:t>N</w:t>
            </w:r>
          </w:p>
        </w:tc>
        <w:tc>
          <w:tcPr>
            <w:tcW w:w="389" w:type="dxa"/>
            <w:shd w:val="clear" w:color="auto" w:fill="EFF6EA"/>
          </w:tcPr>
          <w:p w14:paraId="7CC90E2E" w14:textId="77777777" w:rsidR="00216718" w:rsidRPr="00111900" w:rsidRDefault="00216718" w:rsidP="006E1C7A">
            <w:pPr>
              <w:rPr>
                <w:rFonts w:ascii="Arial Narrow" w:hAnsi="Arial Narrow"/>
                <w:b/>
                <w:bCs/>
                <w:snapToGrid w:val="0"/>
              </w:rPr>
            </w:pPr>
            <w:r>
              <w:rPr>
                <w:rFonts w:ascii="Arial Narrow" w:hAnsi="Arial Narrow"/>
                <w:b/>
                <w:bCs/>
                <w:snapToGrid w:val="0"/>
              </w:rPr>
              <w:t>A</w:t>
            </w:r>
          </w:p>
        </w:tc>
        <w:tc>
          <w:tcPr>
            <w:tcW w:w="389" w:type="dxa"/>
            <w:shd w:val="clear" w:color="auto" w:fill="EFF6EA"/>
          </w:tcPr>
          <w:p w14:paraId="4831F957" w14:textId="77777777" w:rsidR="00216718" w:rsidRPr="00111900" w:rsidRDefault="00216718" w:rsidP="006E1C7A">
            <w:pPr>
              <w:rPr>
                <w:rFonts w:ascii="Arial Narrow" w:hAnsi="Arial Narrow"/>
                <w:b/>
                <w:bCs/>
                <w:snapToGrid w:val="0"/>
              </w:rPr>
            </w:pPr>
            <w:r>
              <w:rPr>
                <w:rFonts w:ascii="Arial Narrow" w:hAnsi="Arial Narrow"/>
                <w:b/>
                <w:bCs/>
                <w:snapToGrid w:val="0"/>
              </w:rPr>
              <w:t>L</w:t>
            </w:r>
          </w:p>
        </w:tc>
        <w:tc>
          <w:tcPr>
            <w:tcW w:w="389" w:type="dxa"/>
            <w:shd w:val="clear" w:color="auto" w:fill="EFF6EA"/>
          </w:tcPr>
          <w:p w14:paraId="4037578C"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M</w:t>
            </w:r>
          </w:p>
        </w:tc>
        <w:tc>
          <w:tcPr>
            <w:tcW w:w="389" w:type="dxa"/>
            <w:shd w:val="clear" w:color="auto" w:fill="EFF6EA"/>
          </w:tcPr>
          <w:p w14:paraId="262660A4"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I</w:t>
            </w:r>
          </w:p>
        </w:tc>
        <w:tc>
          <w:tcPr>
            <w:tcW w:w="389" w:type="dxa"/>
            <w:shd w:val="clear" w:color="auto" w:fill="EFF6EA"/>
          </w:tcPr>
          <w:p w14:paraId="295631B2"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D</w:t>
            </w:r>
          </w:p>
        </w:tc>
        <w:tc>
          <w:tcPr>
            <w:tcW w:w="389" w:type="dxa"/>
            <w:shd w:val="clear" w:color="auto" w:fill="EFF6EA"/>
          </w:tcPr>
          <w:p w14:paraId="6ABD4364"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79CF4956" w14:textId="77777777" w:rsidR="00216718" w:rsidRPr="00111900" w:rsidRDefault="00216718" w:rsidP="006E1C7A">
            <w:pPr>
              <w:rPr>
                <w:rFonts w:ascii="Arial Narrow" w:hAnsi="Arial Narrow"/>
                <w:b/>
                <w:bCs/>
                <w:snapToGrid w:val="0"/>
              </w:rPr>
            </w:pPr>
          </w:p>
        </w:tc>
        <w:tc>
          <w:tcPr>
            <w:tcW w:w="389" w:type="dxa"/>
            <w:shd w:val="clear" w:color="auto" w:fill="EFF6EA"/>
          </w:tcPr>
          <w:p w14:paraId="203D6BAB" w14:textId="77777777" w:rsidR="00216718" w:rsidRPr="00111900" w:rsidRDefault="00216718" w:rsidP="006E1C7A">
            <w:pPr>
              <w:rPr>
                <w:rFonts w:ascii="Arial Narrow" w:hAnsi="Arial Narrow"/>
                <w:b/>
                <w:bCs/>
                <w:snapToGrid w:val="0"/>
              </w:rPr>
            </w:pPr>
          </w:p>
        </w:tc>
        <w:tc>
          <w:tcPr>
            <w:tcW w:w="389" w:type="dxa"/>
            <w:shd w:val="clear" w:color="auto" w:fill="EFF6EA"/>
          </w:tcPr>
          <w:p w14:paraId="6F5849AC" w14:textId="77777777" w:rsidR="00216718" w:rsidRPr="00111900" w:rsidRDefault="00216718" w:rsidP="006E1C7A">
            <w:pPr>
              <w:rPr>
                <w:rFonts w:ascii="Arial Narrow" w:hAnsi="Arial Narrow"/>
                <w:b/>
                <w:bCs/>
                <w:snapToGrid w:val="0"/>
              </w:rPr>
            </w:pPr>
          </w:p>
        </w:tc>
        <w:tc>
          <w:tcPr>
            <w:tcW w:w="389" w:type="dxa"/>
            <w:shd w:val="clear" w:color="auto" w:fill="EFF6EA"/>
          </w:tcPr>
          <w:p w14:paraId="290F416C" w14:textId="77777777" w:rsidR="00216718" w:rsidRPr="00111900" w:rsidRDefault="00216718" w:rsidP="006E1C7A">
            <w:pPr>
              <w:rPr>
                <w:rFonts w:ascii="Arial Narrow" w:hAnsi="Arial Narrow"/>
                <w:b/>
                <w:bCs/>
                <w:snapToGrid w:val="0"/>
              </w:rPr>
            </w:pPr>
          </w:p>
        </w:tc>
        <w:tc>
          <w:tcPr>
            <w:tcW w:w="389" w:type="dxa"/>
            <w:shd w:val="clear" w:color="auto" w:fill="EFF6EA"/>
          </w:tcPr>
          <w:p w14:paraId="494DA27A" w14:textId="77777777" w:rsidR="00216718" w:rsidRPr="00111900" w:rsidRDefault="00216718" w:rsidP="006E1C7A">
            <w:pPr>
              <w:rPr>
                <w:rFonts w:ascii="Arial Narrow" w:hAnsi="Arial Narrow"/>
                <w:b/>
                <w:bCs/>
                <w:snapToGrid w:val="0"/>
              </w:rPr>
            </w:pPr>
          </w:p>
        </w:tc>
        <w:tc>
          <w:tcPr>
            <w:tcW w:w="389" w:type="dxa"/>
            <w:shd w:val="clear" w:color="auto" w:fill="EFF6EA"/>
          </w:tcPr>
          <w:p w14:paraId="425EFEC8" w14:textId="77777777" w:rsidR="00216718" w:rsidRPr="00111900" w:rsidRDefault="00216718" w:rsidP="006E1C7A">
            <w:pPr>
              <w:rPr>
                <w:rFonts w:ascii="Arial Narrow" w:hAnsi="Arial Narrow"/>
                <w:b/>
                <w:bCs/>
                <w:snapToGrid w:val="0"/>
              </w:rPr>
            </w:pPr>
          </w:p>
        </w:tc>
        <w:tc>
          <w:tcPr>
            <w:tcW w:w="389" w:type="dxa"/>
            <w:shd w:val="clear" w:color="auto" w:fill="EFF6EA"/>
          </w:tcPr>
          <w:p w14:paraId="51611E0A" w14:textId="77777777" w:rsidR="00216718" w:rsidRPr="00111900" w:rsidRDefault="00216718" w:rsidP="006E1C7A">
            <w:pPr>
              <w:rPr>
                <w:rFonts w:ascii="Arial Narrow" w:hAnsi="Arial Narrow"/>
                <w:b/>
                <w:bCs/>
                <w:snapToGrid w:val="0"/>
              </w:rPr>
            </w:pPr>
          </w:p>
        </w:tc>
        <w:tc>
          <w:tcPr>
            <w:tcW w:w="389" w:type="dxa"/>
            <w:shd w:val="clear" w:color="auto" w:fill="EFF6EA"/>
          </w:tcPr>
          <w:p w14:paraId="15CA483E" w14:textId="77777777" w:rsidR="00216718" w:rsidRPr="00111900" w:rsidRDefault="00216718" w:rsidP="006E1C7A">
            <w:pPr>
              <w:rPr>
                <w:rFonts w:ascii="Arial Narrow" w:hAnsi="Arial Narrow"/>
                <w:b/>
                <w:bCs/>
                <w:snapToGrid w:val="0"/>
              </w:rPr>
            </w:pPr>
          </w:p>
        </w:tc>
        <w:tc>
          <w:tcPr>
            <w:tcW w:w="389" w:type="dxa"/>
            <w:shd w:val="clear" w:color="auto" w:fill="EFF6EA"/>
          </w:tcPr>
          <w:p w14:paraId="0C422780" w14:textId="77777777" w:rsidR="00216718" w:rsidRPr="00111900" w:rsidRDefault="00216718" w:rsidP="006E1C7A">
            <w:pPr>
              <w:rPr>
                <w:rFonts w:ascii="Arial Narrow" w:hAnsi="Arial Narrow"/>
                <w:b/>
                <w:bCs/>
                <w:snapToGrid w:val="0"/>
              </w:rPr>
            </w:pPr>
          </w:p>
        </w:tc>
      </w:tr>
      <w:tr w:rsidR="00BD52DA" w14:paraId="0A3590FD" w14:textId="77777777" w:rsidTr="00BD52DA">
        <w:tc>
          <w:tcPr>
            <w:tcW w:w="389" w:type="dxa"/>
            <w:shd w:val="clear" w:color="auto" w:fill="EFF6EA"/>
          </w:tcPr>
          <w:p w14:paraId="4352A8B0" w14:textId="77777777" w:rsidR="00216718" w:rsidRPr="00111900" w:rsidRDefault="00216718" w:rsidP="006E1C7A">
            <w:pPr>
              <w:rPr>
                <w:rFonts w:ascii="Arial Narrow" w:hAnsi="Arial Narrow"/>
                <w:b/>
                <w:bCs/>
                <w:snapToGrid w:val="0"/>
              </w:rPr>
            </w:pPr>
          </w:p>
        </w:tc>
        <w:tc>
          <w:tcPr>
            <w:tcW w:w="389" w:type="dxa"/>
            <w:shd w:val="clear" w:color="auto" w:fill="EFF6EA"/>
          </w:tcPr>
          <w:p w14:paraId="551E3DA8"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04302815"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shd w:val="clear" w:color="auto" w:fill="EFF6EA"/>
          </w:tcPr>
          <w:p w14:paraId="467E5D22"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78C7C155"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shd w:val="clear" w:color="auto" w:fill="EFF6EA"/>
          </w:tcPr>
          <w:p w14:paraId="2250CDDF"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EFF6EA"/>
          </w:tcPr>
          <w:p w14:paraId="10F69E62"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EFF6EA"/>
          </w:tcPr>
          <w:p w14:paraId="6026DC2F"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4DD9D4F5"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4</w:t>
            </w:r>
          </w:p>
        </w:tc>
        <w:tc>
          <w:tcPr>
            <w:tcW w:w="389" w:type="dxa"/>
            <w:shd w:val="clear" w:color="auto" w:fill="EFF6EA"/>
          </w:tcPr>
          <w:p w14:paraId="38CBABB2"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3</w:t>
            </w:r>
          </w:p>
        </w:tc>
        <w:tc>
          <w:tcPr>
            <w:tcW w:w="389" w:type="dxa"/>
            <w:shd w:val="clear" w:color="auto" w:fill="EFF6EA"/>
          </w:tcPr>
          <w:p w14:paraId="7886ACB1"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619C0B1E"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3A6371D0"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14121254" w14:textId="77777777" w:rsidR="00216718" w:rsidRPr="00111900" w:rsidRDefault="00216718" w:rsidP="006E1C7A">
            <w:pPr>
              <w:rPr>
                <w:rFonts w:ascii="Arial Narrow" w:hAnsi="Arial Narrow"/>
                <w:b/>
                <w:bCs/>
                <w:snapToGrid w:val="0"/>
              </w:rPr>
            </w:pPr>
            <w:r>
              <w:rPr>
                <w:rFonts w:ascii="Arial Narrow" w:hAnsi="Arial Narrow"/>
                <w:b/>
                <w:bCs/>
                <w:snapToGrid w:val="0"/>
              </w:rPr>
              <w:t>F</w:t>
            </w:r>
          </w:p>
        </w:tc>
        <w:tc>
          <w:tcPr>
            <w:tcW w:w="389" w:type="dxa"/>
            <w:tcBorders>
              <w:bottom w:val="single" w:sz="4" w:space="0" w:color="auto"/>
            </w:tcBorders>
            <w:shd w:val="clear" w:color="auto" w:fill="EFF6EA"/>
          </w:tcPr>
          <w:p w14:paraId="1455EB39"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O</w:t>
            </w:r>
          </w:p>
        </w:tc>
        <w:tc>
          <w:tcPr>
            <w:tcW w:w="389" w:type="dxa"/>
            <w:tcBorders>
              <w:bottom w:val="single" w:sz="4" w:space="0" w:color="auto"/>
            </w:tcBorders>
            <w:shd w:val="clear" w:color="auto" w:fill="EFF6EA"/>
          </w:tcPr>
          <w:p w14:paraId="3F2DA0DB"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EFF6EA"/>
          </w:tcPr>
          <w:p w14:paraId="5480BF6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EFF6EA"/>
          </w:tcPr>
          <w:p w14:paraId="6A3BEE6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18365F75"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78F8C426"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7A89CBEE"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1361597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18B28C71"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FFFFFF" w:themeFill="background1"/>
          </w:tcPr>
          <w:p w14:paraId="14C28CD7"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tcBorders>
              <w:bottom w:val="single" w:sz="4" w:space="0" w:color="auto"/>
            </w:tcBorders>
            <w:shd w:val="clear" w:color="auto" w:fill="538135" w:themeFill="accent3"/>
          </w:tcPr>
          <w:p w14:paraId="06A1DA04"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B</w:t>
            </w:r>
          </w:p>
        </w:tc>
      </w:tr>
      <w:tr w:rsidR="00216718" w14:paraId="6ED53A6E" w14:textId="77777777" w:rsidTr="00BD52DA">
        <w:tc>
          <w:tcPr>
            <w:tcW w:w="389" w:type="dxa"/>
            <w:shd w:val="clear" w:color="auto" w:fill="FFFFFF" w:themeFill="background1"/>
          </w:tcPr>
          <w:p w14:paraId="440802F7"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FFFFFF" w:themeFill="background1"/>
          </w:tcPr>
          <w:p w14:paraId="02669B65"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shd w:val="clear" w:color="auto" w:fill="FFFFFF" w:themeFill="background1"/>
          </w:tcPr>
          <w:p w14:paraId="3564271E"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5E3D70EE"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762252CB"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shd w:val="clear" w:color="auto" w:fill="538135" w:themeFill="accent3"/>
          </w:tcPr>
          <w:p w14:paraId="1DCF2B03"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q</w:t>
            </w:r>
          </w:p>
        </w:tc>
        <w:tc>
          <w:tcPr>
            <w:tcW w:w="389" w:type="dxa"/>
            <w:shd w:val="clear" w:color="auto" w:fill="FFFFFF" w:themeFill="background1"/>
          </w:tcPr>
          <w:p w14:paraId="2FB1CFE8" w14:textId="77777777" w:rsidR="00216718" w:rsidRPr="00111900" w:rsidRDefault="00216718" w:rsidP="006E1C7A">
            <w:pPr>
              <w:rPr>
                <w:rFonts w:ascii="Arial Narrow" w:hAnsi="Arial Narrow"/>
                <w:b/>
                <w:bCs/>
                <w:snapToGrid w:val="0"/>
              </w:rPr>
            </w:pPr>
            <w:r>
              <w:rPr>
                <w:rFonts w:ascii="Arial Narrow" w:hAnsi="Arial Narrow"/>
                <w:b/>
                <w:bCs/>
                <w:snapToGrid w:val="0"/>
              </w:rPr>
              <w:t>M</w:t>
            </w:r>
          </w:p>
        </w:tc>
        <w:tc>
          <w:tcPr>
            <w:tcW w:w="389" w:type="dxa"/>
            <w:shd w:val="clear" w:color="auto" w:fill="FFFFFF" w:themeFill="background1"/>
          </w:tcPr>
          <w:p w14:paraId="5381CB80"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shd w:val="clear" w:color="auto" w:fill="FFFFFF" w:themeFill="background1"/>
          </w:tcPr>
          <w:p w14:paraId="3568CDA2"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10A59B6B" w14:textId="77777777" w:rsidR="00216718" w:rsidRPr="00111900" w:rsidRDefault="00216718" w:rsidP="006E1C7A">
            <w:pPr>
              <w:rPr>
                <w:rFonts w:ascii="Arial Narrow" w:hAnsi="Arial Narrow"/>
                <w:b/>
                <w:bCs/>
                <w:snapToGrid w:val="0"/>
              </w:rPr>
            </w:pPr>
            <w:r>
              <w:rPr>
                <w:rFonts w:ascii="Arial Narrow" w:hAnsi="Arial Narrow"/>
                <w:b/>
                <w:bCs/>
                <w:snapToGrid w:val="0"/>
              </w:rPr>
              <w:t>8</w:t>
            </w:r>
          </w:p>
        </w:tc>
        <w:tc>
          <w:tcPr>
            <w:tcW w:w="389" w:type="dxa"/>
            <w:shd w:val="clear" w:color="auto" w:fill="FFFFFF" w:themeFill="background1"/>
          </w:tcPr>
          <w:p w14:paraId="3C480A00"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shd w:val="clear" w:color="auto" w:fill="FFFFFF" w:themeFill="background1"/>
          </w:tcPr>
          <w:p w14:paraId="32B46955"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4E39B8B8"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tcBorders>
              <w:bottom w:val="single" w:sz="4" w:space="0" w:color="auto"/>
            </w:tcBorders>
            <w:shd w:val="clear" w:color="auto" w:fill="FFFFFF" w:themeFill="background1"/>
          </w:tcPr>
          <w:p w14:paraId="177058B1"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4C073CB7"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4CB11E15"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FF" w:themeFill="background1"/>
          </w:tcPr>
          <w:p w14:paraId="41DBF12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2DBF6A1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2355D70A"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2F275694"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FF" w:themeFill="background1"/>
          </w:tcPr>
          <w:p w14:paraId="13312B3C"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60544A80"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FF" w:themeFill="background1"/>
          </w:tcPr>
          <w:p w14:paraId="1CBB0910"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tcBorders>
              <w:bottom w:val="single" w:sz="4" w:space="0" w:color="auto"/>
            </w:tcBorders>
            <w:shd w:val="clear" w:color="auto" w:fill="FFFFFF" w:themeFill="background1"/>
          </w:tcPr>
          <w:p w14:paraId="4E576841"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bottom w:val="single" w:sz="4" w:space="0" w:color="auto"/>
            </w:tcBorders>
            <w:shd w:val="clear" w:color="auto" w:fill="FFFFFF" w:themeFill="background1"/>
          </w:tcPr>
          <w:p w14:paraId="0A475D5C"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r>
      <w:tr w:rsidR="00216718" w14:paraId="7FE2C5C0" w14:textId="77777777" w:rsidTr="00BD52DA">
        <w:tc>
          <w:tcPr>
            <w:tcW w:w="389" w:type="dxa"/>
            <w:shd w:val="clear" w:color="auto" w:fill="FFFFFF" w:themeFill="background1"/>
          </w:tcPr>
          <w:p w14:paraId="052F8E04"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shd w:val="clear" w:color="auto" w:fill="FFFFFF" w:themeFill="background1"/>
          </w:tcPr>
          <w:p w14:paraId="0C67F344"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0AEC39F1"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shd w:val="clear" w:color="auto" w:fill="FFFFFF" w:themeFill="background1"/>
          </w:tcPr>
          <w:p w14:paraId="23779BE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3EA4E674"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shd w:val="clear" w:color="auto" w:fill="FFFFFF" w:themeFill="background1"/>
          </w:tcPr>
          <w:p w14:paraId="5729BB71"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shd w:val="clear" w:color="auto" w:fill="538135" w:themeFill="accent3"/>
          </w:tcPr>
          <w:p w14:paraId="7708CCF1"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6</w:t>
            </w:r>
          </w:p>
        </w:tc>
        <w:tc>
          <w:tcPr>
            <w:tcW w:w="389" w:type="dxa"/>
            <w:shd w:val="clear" w:color="auto" w:fill="FFFFFF" w:themeFill="background1"/>
          </w:tcPr>
          <w:p w14:paraId="27AB3329"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1E</w:t>
            </w:r>
          </w:p>
        </w:tc>
        <w:tc>
          <w:tcPr>
            <w:tcW w:w="389" w:type="dxa"/>
            <w:shd w:val="clear" w:color="auto" w:fill="538135" w:themeFill="accent3"/>
          </w:tcPr>
          <w:p w14:paraId="6DD67E3D"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B</w:t>
            </w:r>
          </w:p>
        </w:tc>
        <w:tc>
          <w:tcPr>
            <w:tcW w:w="389" w:type="dxa"/>
            <w:shd w:val="clear" w:color="auto" w:fill="FFFFFF" w:themeFill="background1"/>
          </w:tcPr>
          <w:p w14:paraId="58B5DBE6"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53C1FC91"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shd w:val="clear" w:color="auto" w:fill="FFFFFF" w:themeFill="background1"/>
          </w:tcPr>
          <w:p w14:paraId="540323BC"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shd w:val="clear" w:color="auto" w:fill="FFFFFF" w:themeFill="background1"/>
          </w:tcPr>
          <w:p w14:paraId="177ED411"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c>
          <w:tcPr>
            <w:tcW w:w="389" w:type="dxa"/>
            <w:tcBorders>
              <w:right w:val="single" w:sz="4" w:space="0" w:color="auto"/>
            </w:tcBorders>
            <w:shd w:val="clear" w:color="auto" w:fill="FFFFFF" w:themeFill="background1"/>
          </w:tcPr>
          <w:p w14:paraId="779A51CF" w14:textId="77777777" w:rsidR="00216718" w:rsidRPr="00111900" w:rsidRDefault="00216718" w:rsidP="006E1C7A">
            <w:pPr>
              <w:rPr>
                <w:rFonts w:ascii="Arial Narrow" w:hAnsi="Arial Narrow"/>
                <w:b/>
                <w:bCs/>
                <w:snapToGrid w:val="0"/>
              </w:rPr>
            </w:pPr>
            <w:r w:rsidRPr="00111900">
              <w:rPr>
                <w:rFonts w:ascii="Arial Narrow" w:hAnsi="Arial Narrow"/>
                <w:b/>
                <w:bCs/>
                <w:snapToGrid w:val="0"/>
                <w:sz w:val="14"/>
                <w:szCs w:val="14"/>
              </w:rPr>
              <w:t>03</w:t>
            </w:r>
          </w:p>
        </w:tc>
        <w:tc>
          <w:tcPr>
            <w:tcW w:w="389" w:type="dxa"/>
            <w:tcBorders>
              <w:top w:val="single" w:sz="4" w:space="0" w:color="auto"/>
              <w:left w:val="single" w:sz="4" w:space="0" w:color="auto"/>
              <w:bottom w:val="nil"/>
              <w:right w:val="nil"/>
            </w:tcBorders>
            <w:shd w:val="clear" w:color="auto" w:fill="FFFFFF" w:themeFill="background1"/>
          </w:tcPr>
          <w:p w14:paraId="764176E5"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487B2368"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370A1C22"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19E6058B"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286F5A06"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52DD5851"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109207DA" w14:textId="77777777" w:rsidR="00216718" w:rsidRPr="00111900" w:rsidRDefault="00216718" w:rsidP="006E1C7A">
            <w:pPr>
              <w:rPr>
                <w:rFonts w:ascii="Arial Narrow" w:hAnsi="Arial Narrow"/>
                <w:b/>
                <w:bCs/>
                <w:snapToGrid w:val="0"/>
                <w:sz w:val="14"/>
                <w:szCs w:val="14"/>
              </w:rPr>
            </w:pPr>
          </w:p>
        </w:tc>
        <w:tc>
          <w:tcPr>
            <w:tcW w:w="389" w:type="dxa"/>
            <w:tcBorders>
              <w:top w:val="single" w:sz="4" w:space="0" w:color="auto"/>
              <w:left w:val="nil"/>
              <w:bottom w:val="nil"/>
              <w:right w:val="nil"/>
            </w:tcBorders>
            <w:shd w:val="clear" w:color="auto" w:fill="FFFFFF" w:themeFill="background1"/>
          </w:tcPr>
          <w:p w14:paraId="4D43E34D"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4073E826"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399DD837"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77C8AB9" w14:textId="77777777" w:rsidR="00216718" w:rsidRPr="00111900" w:rsidRDefault="00216718" w:rsidP="006E1C7A">
            <w:pPr>
              <w:rPr>
                <w:rFonts w:ascii="Arial Narrow" w:hAnsi="Arial Narrow"/>
                <w:b/>
                <w:bCs/>
                <w:snapToGrid w:val="0"/>
              </w:rPr>
            </w:pPr>
          </w:p>
        </w:tc>
      </w:tr>
    </w:tbl>
    <w:p w14:paraId="39C96258" w14:textId="77777777" w:rsidR="00216718" w:rsidRPr="00F2279B" w:rsidRDefault="00216718" w:rsidP="00216718">
      <w:pPr>
        <w:rPr>
          <w:rFonts w:cstheme="minorHAnsi"/>
          <w:b/>
          <w:bCs/>
          <w:i/>
          <w:snapToGrid w:val="0"/>
          <w:sz w:val="16"/>
          <w:szCs w:val="16"/>
        </w:rPr>
      </w:pPr>
      <w:r w:rsidRPr="00F2279B">
        <w:rPr>
          <w:rFonts w:cstheme="minorHAnsi"/>
          <w:b/>
          <w:bCs/>
          <w:i/>
          <w:snapToGrid w:val="0"/>
          <w:sz w:val="16"/>
          <w:szCs w:val="16"/>
        </w:rPr>
        <w:t>Note:</w:t>
      </w:r>
    </w:p>
    <w:p w14:paraId="7DCE8CBA" w14:textId="77777777" w:rsidR="00216718" w:rsidRPr="00F2279B" w:rsidRDefault="00216718" w:rsidP="00F12805">
      <w:pPr>
        <w:pStyle w:val="ListParagraph"/>
        <w:numPr>
          <w:ilvl w:val="0"/>
          <w:numId w:val="61"/>
        </w:numPr>
        <w:rPr>
          <w:rFonts w:cstheme="minorHAnsi"/>
          <w:b/>
          <w:bCs/>
          <w:i/>
          <w:snapToGrid w:val="0"/>
          <w:sz w:val="16"/>
          <w:szCs w:val="16"/>
        </w:rPr>
      </w:pPr>
      <w:r w:rsidRPr="00F2279B">
        <w:rPr>
          <w:rFonts w:cstheme="minorHAnsi"/>
          <w:b/>
          <w:bCs/>
          <w:i/>
          <w:snapToGrid w:val="0"/>
          <w:sz w:val="16"/>
          <w:szCs w:val="16"/>
        </w:rPr>
        <w:t xml:space="preserve">Standard SPDH Message Header is shown in Grey highlight. </w:t>
      </w:r>
    </w:p>
    <w:p w14:paraId="77F9B5B3" w14:textId="77777777" w:rsidR="00216718" w:rsidRPr="00F2279B" w:rsidRDefault="00216718" w:rsidP="00F12805">
      <w:pPr>
        <w:pStyle w:val="ListParagraph"/>
        <w:numPr>
          <w:ilvl w:val="0"/>
          <w:numId w:val="61"/>
        </w:numPr>
        <w:rPr>
          <w:rFonts w:cstheme="minorHAnsi"/>
          <w:b/>
          <w:bCs/>
          <w:i/>
          <w:snapToGrid w:val="0"/>
          <w:sz w:val="16"/>
          <w:szCs w:val="16"/>
        </w:rPr>
      </w:pPr>
      <w:r w:rsidRPr="00F2279B">
        <w:rPr>
          <w:rFonts w:cstheme="minorHAnsi"/>
          <w:b/>
          <w:bCs/>
          <w:i/>
          <w:snapToGrid w:val="0"/>
          <w:sz w:val="16"/>
          <w:szCs w:val="16"/>
        </w:rPr>
        <w:t>Field separators are shown above as either 1C or 1E.  These are the HEX values.</w:t>
      </w:r>
    </w:p>
    <w:p w14:paraId="41BC973A" w14:textId="77777777" w:rsidR="00216718" w:rsidRPr="00F2279B" w:rsidRDefault="00216718" w:rsidP="00F12805">
      <w:pPr>
        <w:pStyle w:val="ListParagraph"/>
        <w:numPr>
          <w:ilvl w:val="0"/>
          <w:numId w:val="61"/>
        </w:numPr>
        <w:rPr>
          <w:rFonts w:cstheme="minorHAnsi"/>
          <w:b/>
          <w:bCs/>
          <w:i/>
          <w:snapToGrid w:val="0"/>
          <w:sz w:val="16"/>
          <w:szCs w:val="16"/>
        </w:rPr>
      </w:pPr>
      <w:r w:rsidRPr="00F2279B">
        <w:rPr>
          <w:rFonts w:cstheme="minorHAnsi"/>
          <w:b/>
          <w:bCs/>
          <w:i/>
          <w:snapToGrid w:val="0"/>
          <w:sz w:val="16"/>
          <w:szCs w:val="16"/>
        </w:rPr>
        <w:t>ETX is shown above as 03.  This is the HEX value.</w:t>
      </w:r>
    </w:p>
    <w:p w14:paraId="7B026801" w14:textId="77777777" w:rsidR="00216718" w:rsidRPr="00F2279B" w:rsidRDefault="00216718" w:rsidP="00F12805">
      <w:pPr>
        <w:pStyle w:val="ListParagraph"/>
        <w:numPr>
          <w:ilvl w:val="0"/>
          <w:numId w:val="61"/>
        </w:numPr>
        <w:rPr>
          <w:rFonts w:cstheme="minorHAnsi"/>
          <w:b/>
          <w:bCs/>
          <w:i/>
          <w:snapToGrid w:val="0"/>
          <w:sz w:val="16"/>
          <w:szCs w:val="16"/>
        </w:rPr>
      </w:pPr>
      <w:r w:rsidRPr="00F2279B">
        <w:rPr>
          <w:rFonts w:cstheme="minorHAnsi"/>
          <w:b/>
          <w:bCs/>
          <w:i/>
          <w:snapToGrid w:val="0"/>
          <w:sz w:val="16"/>
          <w:szCs w:val="16"/>
        </w:rPr>
        <w:t>Fields above are for illustration only.  A real message will contain many more FIDs/SFIDs</w:t>
      </w:r>
    </w:p>
    <w:p w14:paraId="265CE9B2" w14:textId="77777777" w:rsidR="00216718" w:rsidRDefault="00216718" w:rsidP="00216718">
      <w:pPr>
        <w:rPr>
          <w:b/>
          <w:bCs/>
          <w:snapToGrid w:val="0"/>
        </w:rPr>
      </w:pPr>
    </w:p>
    <w:p w14:paraId="557E2AE7" w14:textId="77777777" w:rsidR="00216718" w:rsidRDefault="00216718" w:rsidP="00216718">
      <w:pPr>
        <w:rPr>
          <w:b/>
          <w:bCs/>
          <w:snapToGrid w:val="0"/>
        </w:rPr>
      </w:pPr>
    </w:p>
    <w:p w14:paraId="6440C691" w14:textId="77777777" w:rsidR="00216718" w:rsidRPr="00A916C3" w:rsidRDefault="00216718" w:rsidP="00F2279B">
      <w:pPr>
        <w:pStyle w:val="Heading4"/>
      </w:pPr>
      <w:r w:rsidRPr="00BD52DA">
        <w:rPr>
          <w:color w:val="538135" w:themeColor="accent3"/>
        </w:rPr>
        <w:t>P2Pe</w:t>
      </w:r>
      <w:r>
        <w:t xml:space="preserve"> SPDH Request</w:t>
      </w:r>
    </w:p>
    <w:tbl>
      <w:tblPr>
        <w:tblStyle w:val="TableGrid"/>
        <w:tblW w:w="9725" w:type="dxa"/>
        <w:tblLayout w:type="fixed"/>
        <w:tblLook w:val="04A0" w:firstRow="1" w:lastRow="0" w:firstColumn="1" w:lastColumn="0" w:noHBand="0" w:noVBand="1"/>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rsidR="00216718" w14:paraId="5B722381" w14:textId="77777777" w:rsidTr="00BD52DA">
        <w:tc>
          <w:tcPr>
            <w:tcW w:w="389" w:type="dxa"/>
            <w:shd w:val="clear" w:color="auto" w:fill="EFF6EA"/>
          </w:tcPr>
          <w:p w14:paraId="240EA309"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shd w:val="clear" w:color="auto" w:fill="EFF6EA"/>
          </w:tcPr>
          <w:p w14:paraId="60915B7F"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w:t>
            </w:r>
          </w:p>
        </w:tc>
        <w:tc>
          <w:tcPr>
            <w:tcW w:w="389" w:type="dxa"/>
            <w:shd w:val="clear" w:color="auto" w:fill="EFF6EA"/>
          </w:tcPr>
          <w:p w14:paraId="436FFF10"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3A98E02E"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15DD169C" w14:textId="77777777" w:rsidR="00216718" w:rsidRPr="00111900" w:rsidRDefault="00216718" w:rsidP="006E1C7A">
            <w:pPr>
              <w:rPr>
                <w:rFonts w:ascii="Arial Narrow" w:hAnsi="Arial Narrow"/>
                <w:b/>
                <w:bCs/>
                <w:snapToGrid w:val="0"/>
              </w:rPr>
            </w:pPr>
            <w:r>
              <w:rPr>
                <w:rFonts w:ascii="Arial Narrow" w:hAnsi="Arial Narrow"/>
                <w:b/>
                <w:bCs/>
                <w:snapToGrid w:val="0"/>
              </w:rPr>
              <w:t>T</w:t>
            </w:r>
          </w:p>
        </w:tc>
        <w:tc>
          <w:tcPr>
            <w:tcW w:w="389" w:type="dxa"/>
            <w:shd w:val="clear" w:color="auto" w:fill="EFF6EA"/>
          </w:tcPr>
          <w:p w14:paraId="5DB9269A" w14:textId="77777777" w:rsidR="00216718" w:rsidRPr="00111900" w:rsidRDefault="00216718" w:rsidP="006E1C7A">
            <w:pPr>
              <w:rPr>
                <w:rFonts w:ascii="Arial Narrow" w:hAnsi="Arial Narrow"/>
                <w:b/>
                <w:bCs/>
                <w:snapToGrid w:val="0"/>
              </w:rPr>
            </w:pPr>
            <w:r>
              <w:rPr>
                <w:rFonts w:ascii="Arial Narrow" w:hAnsi="Arial Narrow"/>
                <w:b/>
                <w:bCs/>
                <w:snapToGrid w:val="0"/>
              </w:rPr>
              <w:t>E</w:t>
            </w:r>
          </w:p>
        </w:tc>
        <w:tc>
          <w:tcPr>
            <w:tcW w:w="389" w:type="dxa"/>
            <w:shd w:val="clear" w:color="auto" w:fill="EFF6EA"/>
          </w:tcPr>
          <w:p w14:paraId="230ACA2C" w14:textId="77777777" w:rsidR="00216718" w:rsidRPr="00111900" w:rsidRDefault="00216718" w:rsidP="006E1C7A">
            <w:pPr>
              <w:rPr>
                <w:rFonts w:ascii="Arial Narrow" w:hAnsi="Arial Narrow"/>
                <w:b/>
                <w:bCs/>
                <w:snapToGrid w:val="0"/>
              </w:rPr>
            </w:pPr>
            <w:r>
              <w:rPr>
                <w:rFonts w:ascii="Arial Narrow" w:hAnsi="Arial Narrow"/>
                <w:b/>
                <w:bCs/>
                <w:snapToGrid w:val="0"/>
              </w:rPr>
              <w:t>R</w:t>
            </w:r>
          </w:p>
        </w:tc>
        <w:tc>
          <w:tcPr>
            <w:tcW w:w="389" w:type="dxa"/>
            <w:shd w:val="clear" w:color="auto" w:fill="EFF6EA"/>
          </w:tcPr>
          <w:p w14:paraId="6FFAC6DC" w14:textId="77777777" w:rsidR="00216718" w:rsidRPr="00111900" w:rsidRDefault="00216718" w:rsidP="006E1C7A">
            <w:pPr>
              <w:rPr>
                <w:rFonts w:ascii="Arial Narrow" w:hAnsi="Arial Narrow"/>
                <w:b/>
                <w:bCs/>
                <w:snapToGrid w:val="0"/>
              </w:rPr>
            </w:pPr>
            <w:r>
              <w:rPr>
                <w:rFonts w:ascii="Arial Narrow" w:hAnsi="Arial Narrow"/>
                <w:b/>
                <w:bCs/>
                <w:snapToGrid w:val="0"/>
              </w:rPr>
              <w:t>M</w:t>
            </w:r>
          </w:p>
        </w:tc>
        <w:tc>
          <w:tcPr>
            <w:tcW w:w="389" w:type="dxa"/>
            <w:shd w:val="clear" w:color="auto" w:fill="EFF6EA"/>
          </w:tcPr>
          <w:p w14:paraId="02ABCDB4" w14:textId="77777777" w:rsidR="00216718" w:rsidRPr="00111900" w:rsidRDefault="00216718" w:rsidP="006E1C7A">
            <w:pPr>
              <w:rPr>
                <w:rFonts w:ascii="Arial Narrow" w:hAnsi="Arial Narrow"/>
                <w:b/>
                <w:bCs/>
                <w:snapToGrid w:val="0"/>
              </w:rPr>
            </w:pPr>
            <w:r>
              <w:rPr>
                <w:rFonts w:ascii="Arial Narrow" w:hAnsi="Arial Narrow"/>
                <w:b/>
                <w:bCs/>
                <w:snapToGrid w:val="0"/>
              </w:rPr>
              <w:t>I</w:t>
            </w:r>
          </w:p>
        </w:tc>
        <w:tc>
          <w:tcPr>
            <w:tcW w:w="389" w:type="dxa"/>
            <w:shd w:val="clear" w:color="auto" w:fill="EFF6EA"/>
          </w:tcPr>
          <w:p w14:paraId="13FF1589" w14:textId="77777777" w:rsidR="00216718" w:rsidRPr="00111900" w:rsidRDefault="00216718" w:rsidP="006E1C7A">
            <w:pPr>
              <w:rPr>
                <w:rFonts w:ascii="Arial Narrow" w:hAnsi="Arial Narrow"/>
                <w:b/>
                <w:bCs/>
                <w:snapToGrid w:val="0"/>
              </w:rPr>
            </w:pPr>
            <w:r>
              <w:rPr>
                <w:rFonts w:ascii="Arial Narrow" w:hAnsi="Arial Narrow"/>
                <w:b/>
                <w:bCs/>
                <w:snapToGrid w:val="0"/>
              </w:rPr>
              <w:t>N</w:t>
            </w:r>
          </w:p>
        </w:tc>
        <w:tc>
          <w:tcPr>
            <w:tcW w:w="389" w:type="dxa"/>
            <w:shd w:val="clear" w:color="auto" w:fill="EFF6EA"/>
          </w:tcPr>
          <w:p w14:paraId="3BE9E384" w14:textId="77777777" w:rsidR="00216718" w:rsidRPr="00111900" w:rsidRDefault="00216718" w:rsidP="006E1C7A">
            <w:pPr>
              <w:rPr>
                <w:rFonts w:ascii="Arial Narrow" w:hAnsi="Arial Narrow"/>
                <w:b/>
                <w:bCs/>
                <w:snapToGrid w:val="0"/>
              </w:rPr>
            </w:pPr>
            <w:r>
              <w:rPr>
                <w:rFonts w:ascii="Arial Narrow" w:hAnsi="Arial Narrow"/>
                <w:b/>
                <w:bCs/>
                <w:snapToGrid w:val="0"/>
              </w:rPr>
              <w:t>A</w:t>
            </w:r>
          </w:p>
        </w:tc>
        <w:tc>
          <w:tcPr>
            <w:tcW w:w="389" w:type="dxa"/>
            <w:shd w:val="clear" w:color="auto" w:fill="EFF6EA"/>
          </w:tcPr>
          <w:p w14:paraId="16CA1905" w14:textId="77777777" w:rsidR="00216718" w:rsidRPr="00111900" w:rsidRDefault="00216718" w:rsidP="006E1C7A">
            <w:pPr>
              <w:rPr>
                <w:rFonts w:ascii="Arial Narrow" w:hAnsi="Arial Narrow"/>
                <w:b/>
                <w:bCs/>
                <w:snapToGrid w:val="0"/>
              </w:rPr>
            </w:pPr>
            <w:r>
              <w:rPr>
                <w:rFonts w:ascii="Arial Narrow" w:hAnsi="Arial Narrow"/>
                <w:b/>
                <w:bCs/>
                <w:snapToGrid w:val="0"/>
              </w:rPr>
              <w:t>L</w:t>
            </w:r>
          </w:p>
        </w:tc>
        <w:tc>
          <w:tcPr>
            <w:tcW w:w="389" w:type="dxa"/>
            <w:shd w:val="clear" w:color="auto" w:fill="EFF6EA"/>
          </w:tcPr>
          <w:p w14:paraId="622E9507"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M</w:t>
            </w:r>
          </w:p>
        </w:tc>
        <w:tc>
          <w:tcPr>
            <w:tcW w:w="389" w:type="dxa"/>
            <w:shd w:val="clear" w:color="auto" w:fill="EFF6EA"/>
          </w:tcPr>
          <w:p w14:paraId="301820EF"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I</w:t>
            </w:r>
          </w:p>
        </w:tc>
        <w:tc>
          <w:tcPr>
            <w:tcW w:w="389" w:type="dxa"/>
            <w:shd w:val="clear" w:color="auto" w:fill="EFF6EA"/>
          </w:tcPr>
          <w:p w14:paraId="28B4402D"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D</w:t>
            </w:r>
          </w:p>
        </w:tc>
        <w:tc>
          <w:tcPr>
            <w:tcW w:w="389" w:type="dxa"/>
            <w:shd w:val="clear" w:color="auto" w:fill="EFF6EA"/>
          </w:tcPr>
          <w:p w14:paraId="260EBF8A"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1ED6C5A9" w14:textId="77777777" w:rsidR="00216718" w:rsidRPr="00111900" w:rsidRDefault="00216718" w:rsidP="006E1C7A">
            <w:pPr>
              <w:rPr>
                <w:rFonts w:ascii="Arial Narrow" w:hAnsi="Arial Narrow"/>
                <w:b/>
                <w:bCs/>
                <w:snapToGrid w:val="0"/>
              </w:rPr>
            </w:pPr>
          </w:p>
        </w:tc>
        <w:tc>
          <w:tcPr>
            <w:tcW w:w="389" w:type="dxa"/>
            <w:shd w:val="clear" w:color="auto" w:fill="EFF6EA"/>
          </w:tcPr>
          <w:p w14:paraId="3069A489" w14:textId="77777777" w:rsidR="00216718" w:rsidRPr="00111900" w:rsidRDefault="00216718" w:rsidP="006E1C7A">
            <w:pPr>
              <w:rPr>
                <w:rFonts w:ascii="Arial Narrow" w:hAnsi="Arial Narrow"/>
                <w:b/>
                <w:bCs/>
                <w:snapToGrid w:val="0"/>
              </w:rPr>
            </w:pPr>
          </w:p>
        </w:tc>
        <w:tc>
          <w:tcPr>
            <w:tcW w:w="389" w:type="dxa"/>
            <w:shd w:val="clear" w:color="auto" w:fill="EFF6EA"/>
          </w:tcPr>
          <w:p w14:paraId="5FD9E1D3" w14:textId="77777777" w:rsidR="00216718" w:rsidRPr="00111900" w:rsidRDefault="00216718" w:rsidP="006E1C7A">
            <w:pPr>
              <w:rPr>
                <w:rFonts w:ascii="Arial Narrow" w:hAnsi="Arial Narrow"/>
                <w:b/>
                <w:bCs/>
                <w:snapToGrid w:val="0"/>
              </w:rPr>
            </w:pPr>
          </w:p>
        </w:tc>
        <w:tc>
          <w:tcPr>
            <w:tcW w:w="389" w:type="dxa"/>
            <w:shd w:val="clear" w:color="auto" w:fill="EFF6EA"/>
          </w:tcPr>
          <w:p w14:paraId="44B9557C" w14:textId="77777777" w:rsidR="00216718" w:rsidRPr="00111900" w:rsidRDefault="00216718" w:rsidP="006E1C7A">
            <w:pPr>
              <w:rPr>
                <w:rFonts w:ascii="Arial Narrow" w:hAnsi="Arial Narrow"/>
                <w:b/>
                <w:bCs/>
                <w:snapToGrid w:val="0"/>
              </w:rPr>
            </w:pPr>
          </w:p>
        </w:tc>
        <w:tc>
          <w:tcPr>
            <w:tcW w:w="389" w:type="dxa"/>
            <w:shd w:val="clear" w:color="auto" w:fill="EFF6EA"/>
          </w:tcPr>
          <w:p w14:paraId="15115D3A" w14:textId="77777777" w:rsidR="00216718" w:rsidRPr="00111900" w:rsidRDefault="00216718" w:rsidP="006E1C7A">
            <w:pPr>
              <w:rPr>
                <w:rFonts w:ascii="Arial Narrow" w:hAnsi="Arial Narrow"/>
                <w:b/>
                <w:bCs/>
                <w:snapToGrid w:val="0"/>
              </w:rPr>
            </w:pPr>
          </w:p>
        </w:tc>
        <w:tc>
          <w:tcPr>
            <w:tcW w:w="389" w:type="dxa"/>
            <w:shd w:val="clear" w:color="auto" w:fill="EFF6EA"/>
          </w:tcPr>
          <w:p w14:paraId="5632321E" w14:textId="77777777" w:rsidR="00216718" w:rsidRPr="00111900" w:rsidRDefault="00216718" w:rsidP="006E1C7A">
            <w:pPr>
              <w:rPr>
                <w:rFonts w:ascii="Arial Narrow" w:hAnsi="Arial Narrow"/>
                <w:b/>
                <w:bCs/>
                <w:snapToGrid w:val="0"/>
              </w:rPr>
            </w:pPr>
          </w:p>
        </w:tc>
        <w:tc>
          <w:tcPr>
            <w:tcW w:w="389" w:type="dxa"/>
            <w:shd w:val="clear" w:color="auto" w:fill="EFF6EA"/>
          </w:tcPr>
          <w:p w14:paraId="5EB97DA4" w14:textId="77777777" w:rsidR="00216718" w:rsidRPr="00111900" w:rsidRDefault="00216718" w:rsidP="006E1C7A">
            <w:pPr>
              <w:rPr>
                <w:rFonts w:ascii="Arial Narrow" w:hAnsi="Arial Narrow"/>
                <w:b/>
                <w:bCs/>
                <w:snapToGrid w:val="0"/>
              </w:rPr>
            </w:pPr>
          </w:p>
        </w:tc>
        <w:tc>
          <w:tcPr>
            <w:tcW w:w="389" w:type="dxa"/>
            <w:shd w:val="clear" w:color="auto" w:fill="EFF6EA"/>
          </w:tcPr>
          <w:p w14:paraId="0D15E721" w14:textId="77777777" w:rsidR="00216718" w:rsidRPr="00111900" w:rsidRDefault="00216718" w:rsidP="006E1C7A">
            <w:pPr>
              <w:rPr>
                <w:rFonts w:ascii="Arial Narrow" w:hAnsi="Arial Narrow"/>
                <w:b/>
                <w:bCs/>
                <w:snapToGrid w:val="0"/>
              </w:rPr>
            </w:pPr>
          </w:p>
        </w:tc>
        <w:tc>
          <w:tcPr>
            <w:tcW w:w="389" w:type="dxa"/>
            <w:shd w:val="clear" w:color="auto" w:fill="EFF6EA"/>
          </w:tcPr>
          <w:p w14:paraId="1C509BB5" w14:textId="77777777" w:rsidR="00216718" w:rsidRPr="00111900" w:rsidRDefault="00216718" w:rsidP="006E1C7A">
            <w:pPr>
              <w:rPr>
                <w:rFonts w:ascii="Arial Narrow" w:hAnsi="Arial Narrow"/>
                <w:b/>
                <w:bCs/>
                <w:snapToGrid w:val="0"/>
              </w:rPr>
            </w:pPr>
          </w:p>
        </w:tc>
      </w:tr>
      <w:tr w:rsidR="00216718" w14:paraId="727EA53B" w14:textId="77777777" w:rsidTr="00BD52DA">
        <w:tc>
          <w:tcPr>
            <w:tcW w:w="389" w:type="dxa"/>
            <w:shd w:val="clear" w:color="auto" w:fill="EFF6EA"/>
          </w:tcPr>
          <w:p w14:paraId="44C8E0E8" w14:textId="77777777" w:rsidR="00216718" w:rsidRPr="00111900" w:rsidRDefault="00216718" w:rsidP="006E1C7A">
            <w:pPr>
              <w:rPr>
                <w:rFonts w:ascii="Arial Narrow" w:hAnsi="Arial Narrow"/>
                <w:b/>
                <w:bCs/>
                <w:snapToGrid w:val="0"/>
              </w:rPr>
            </w:pPr>
          </w:p>
        </w:tc>
        <w:tc>
          <w:tcPr>
            <w:tcW w:w="389" w:type="dxa"/>
            <w:shd w:val="clear" w:color="auto" w:fill="EFF6EA"/>
          </w:tcPr>
          <w:p w14:paraId="69690456"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7CD85232"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shd w:val="clear" w:color="auto" w:fill="EFF6EA"/>
          </w:tcPr>
          <w:p w14:paraId="11D64B24"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650D6B09"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shd w:val="clear" w:color="auto" w:fill="EFF6EA"/>
          </w:tcPr>
          <w:p w14:paraId="4ED012A2"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EFF6EA"/>
          </w:tcPr>
          <w:p w14:paraId="1F67ACF1"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EFF6EA"/>
          </w:tcPr>
          <w:p w14:paraId="67625617"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EFF6EA"/>
          </w:tcPr>
          <w:p w14:paraId="428DA791"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4</w:t>
            </w:r>
          </w:p>
        </w:tc>
        <w:tc>
          <w:tcPr>
            <w:tcW w:w="389" w:type="dxa"/>
            <w:shd w:val="clear" w:color="auto" w:fill="EFF6EA"/>
          </w:tcPr>
          <w:p w14:paraId="4F623F24"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3</w:t>
            </w:r>
          </w:p>
        </w:tc>
        <w:tc>
          <w:tcPr>
            <w:tcW w:w="389" w:type="dxa"/>
            <w:shd w:val="clear" w:color="auto" w:fill="EFF6EA"/>
          </w:tcPr>
          <w:p w14:paraId="071D1D47"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02F8CE11"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1E06082B"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shd w:val="clear" w:color="auto" w:fill="EFF6EA"/>
          </w:tcPr>
          <w:p w14:paraId="6874109E" w14:textId="77777777" w:rsidR="00216718" w:rsidRPr="00111900" w:rsidRDefault="00216718" w:rsidP="006E1C7A">
            <w:pPr>
              <w:rPr>
                <w:rFonts w:ascii="Arial Narrow" w:hAnsi="Arial Narrow"/>
                <w:b/>
                <w:bCs/>
                <w:snapToGrid w:val="0"/>
              </w:rPr>
            </w:pPr>
            <w:r>
              <w:rPr>
                <w:rFonts w:ascii="Arial Narrow" w:hAnsi="Arial Narrow"/>
                <w:b/>
                <w:bCs/>
                <w:snapToGrid w:val="0"/>
              </w:rPr>
              <w:t>F</w:t>
            </w:r>
          </w:p>
        </w:tc>
        <w:tc>
          <w:tcPr>
            <w:tcW w:w="389" w:type="dxa"/>
            <w:tcBorders>
              <w:bottom w:val="single" w:sz="4" w:space="0" w:color="auto"/>
            </w:tcBorders>
            <w:shd w:val="clear" w:color="auto" w:fill="EFF6EA"/>
          </w:tcPr>
          <w:p w14:paraId="47AE7AAE"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O</w:t>
            </w:r>
          </w:p>
        </w:tc>
        <w:tc>
          <w:tcPr>
            <w:tcW w:w="389" w:type="dxa"/>
            <w:tcBorders>
              <w:bottom w:val="single" w:sz="4" w:space="0" w:color="auto"/>
            </w:tcBorders>
            <w:shd w:val="clear" w:color="auto" w:fill="EFF6EA"/>
          </w:tcPr>
          <w:p w14:paraId="0BA533AA"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EFF6EA"/>
          </w:tcPr>
          <w:p w14:paraId="5BBBBB0D"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EFF6EA"/>
          </w:tcPr>
          <w:p w14:paraId="4C03C7B3"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48110009"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4F3B2339"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2AC32643"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1B9FA90A"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EFF6EA"/>
          </w:tcPr>
          <w:p w14:paraId="5724B029"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0</w:t>
            </w:r>
          </w:p>
        </w:tc>
        <w:tc>
          <w:tcPr>
            <w:tcW w:w="389" w:type="dxa"/>
            <w:tcBorders>
              <w:bottom w:val="single" w:sz="4" w:space="0" w:color="auto"/>
            </w:tcBorders>
            <w:shd w:val="clear" w:color="auto" w:fill="FFFFFF" w:themeFill="background1"/>
          </w:tcPr>
          <w:p w14:paraId="3586F255"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tcBorders>
              <w:bottom w:val="single" w:sz="4" w:space="0" w:color="auto"/>
            </w:tcBorders>
            <w:shd w:val="clear" w:color="auto" w:fill="538135" w:themeFill="accent3"/>
          </w:tcPr>
          <w:p w14:paraId="150B6DC4"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B</w:t>
            </w:r>
          </w:p>
        </w:tc>
      </w:tr>
      <w:tr w:rsidR="00216718" w14:paraId="3C91CABB" w14:textId="77777777" w:rsidTr="00BD52DA">
        <w:tc>
          <w:tcPr>
            <w:tcW w:w="389" w:type="dxa"/>
            <w:shd w:val="clear" w:color="auto" w:fill="FFFFFF" w:themeFill="background1"/>
          </w:tcPr>
          <w:p w14:paraId="7F95CF00" w14:textId="77777777" w:rsidR="00216718" w:rsidRPr="00111900" w:rsidRDefault="00216718" w:rsidP="006E1C7A">
            <w:pPr>
              <w:rPr>
                <w:rFonts w:ascii="Arial Narrow" w:hAnsi="Arial Narrow"/>
                <w:b/>
                <w:bCs/>
                <w:snapToGrid w:val="0"/>
              </w:rPr>
            </w:pPr>
            <w:r w:rsidRPr="00111900">
              <w:rPr>
                <w:rFonts w:ascii="Arial Narrow" w:hAnsi="Arial Narrow"/>
                <w:b/>
                <w:bCs/>
                <w:snapToGrid w:val="0"/>
              </w:rPr>
              <w:t>1</w:t>
            </w:r>
          </w:p>
        </w:tc>
        <w:tc>
          <w:tcPr>
            <w:tcW w:w="389" w:type="dxa"/>
            <w:shd w:val="clear" w:color="auto" w:fill="FFFFFF" w:themeFill="background1"/>
          </w:tcPr>
          <w:p w14:paraId="31333BE5"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shd w:val="clear" w:color="auto" w:fill="FFFFFF" w:themeFill="background1"/>
          </w:tcPr>
          <w:p w14:paraId="158D94A3"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738BFFE3"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5CE49D07"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shd w:val="clear" w:color="auto" w:fill="538135" w:themeFill="accent3"/>
          </w:tcPr>
          <w:p w14:paraId="4968EF3B"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6</w:t>
            </w:r>
          </w:p>
        </w:tc>
        <w:tc>
          <w:tcPr>
            <w:tcW w:w="389" w:type="dxa"/>
            <w:shd w:val="clear" w:color="auto" w:fill="FFFFFF" w:themeFill="background1"/>
          </w:tcPr>
          <w:p w14:paraId="59AE9488"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1E</w:t>
            </w:r>
          </w:p>
        </w:tc>
        <w:tc>
          <w:tcPr>
            <w:tcW w:w="389" w:type="dxa"/>
            <w:shd w:val="clear" w:color="auto" w:fill="538135" w:themeFill="accent3"/>
          </w:tcPr>
          <w:p w14:paraId="1985070A"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T</w:t>
            </w:r>
          </w:p>
        </w:tc>
        <w:tc>
          <w:tcPr>
            <w:tcW w:w="389" w:type="dxa"/>
            <w:shd w:val="clear" w:color="auto" w:fill="FFFFFF" w:themeFill="background1"/>
          </w:tcPr>
          <w:p w14:paraId="1F6BD81C"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074E7CF9"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shd w:val="clear" w:color="auto" w:fill="FFFFFF" w:themeFill="background1"/>
          </w:tcPr>
          <w:p w14:paraId="691D04EB"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shd w:val="clear" w:color="auto" w:fill="FFFFFF" w:themeFill="background1"/>
          </w:tcPr>
          <w:p w14:paraId="19528882"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c>
          <w:tcPr>
            <w:tcW w:w="389" w:type="dxa"/>
            <w:shd w:val="clear" w:color="auto" w:fill="FFFFFF" w:themeFill="background1"/>
          </w:tcPr>
          <w:p w14:paraId="0E4BB49A"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tcBorders>
              <w:bottom w:val="single" w:sz="4" w:space="0" w:color="auto"/>
            </w:tcBorders>
            <w:shd w:val="clear" w:color="auto" w:fill="FFFFFF" w:themeFill="background1"/>
          </w:tcPr>
          <w:p w14:paraId="095C3577"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tcBorders>
              <w:bottom w:val="single" w:sz="4" w:space="0" w:color="auto"/>
            </w:tcBorders>
            <w:shd w:val="clear" w:color="auto" w:fill="FFFFFF" w:themeFill="background1"/>
          </w:tcPr>
          <w:p w14:paraId="317BCE94"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tcBorders>
              <w:bottom w:val="single" w:sz="4" w:space="0" w:color="auto"/>
            </w:tcBorders>
            <w:shd w:val="clear" w:color="auto" w:fill="FFFFFF" w:themeFill="background1"/>
          </w:tcPr>
          <w:p w14:paraId="75B0CE04" w14:textId="77777777" w:rsidR="00216718" w:rsidRPr="00111900" w:rsidRDefault="00216718" w:rsidP="006E1C7A">
            <w:pPr>
              <w:rPr>
                <w:rFonts w:ascii="Arial Narrow" w:hAnsi="Arial Narrow"/>
                <w:b/>
                <w:bCs/>
                <w:snapToGrid w:val="0"/>
              </w:rPr>
            </w:pPr>
            <w:r>
              <w:rPr>
                <w:rFonts w:ascii="Arial Narrow" w:hAnsi="Arial Narrow"/>
                <w:b/>
                <w:bCs/>
                <w:snapToGrid w:val="0"/>
              </w:rPr>
              <w:t>8</w:t>
            </w:r>
          </w:p>
        </w:tc>
        <w:tc>
          <w:tcPr>
            <w:tcW w:w="389" w:type="dxa"/>
            <w:tcBorders>
              <w:bottom w:val="single" w:sz="4" w:space="0" w:color="auto"/>
            </w:tcBorders>
            <w:shd w:val="clear" w:color="auto" w:fill="FFFFFF" w:themeFill="background1"/>
          </w:tcPr>
          <w:p w14:paraId="1ADC6FE2"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FF" w:themeFill="background1"/>
          </w:tcPr>
          <w:p w14:paraId="15BCF17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0C883D3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bottom w:val="single" w:sz="4" w:space="0" w:color="auto"/>
            </w:tcBorders>
            <w:shd w:val="clear" w:color="auto" w:fill="FFFFFF" w:themeFill="background1"/>
          </w:tcPr>
          <w:p w14:paraId="61A06E45" w14:textId="77777777" w:rsidR="00216718" w:rsidRPr="00111900" w:rsidRDefault="00216718" w:rsidP="006E1C7A">
            <w:pPr>
              <w:rPr>
                <w:rFonts w:ascii="Arial Narrow" w:hAnsi="Arial Narrow"/>
                <w:b/>
                <w:bCs/>
                <w:snapToGrid w:val="0"/>
              </w:rPr>
            </w:pPr>
            <w:r>
              <w:rPr>
                <w:rFonts w:ascii="Arial Narrow" w:hAnsi="Arial Narrow"/>
                <w:b/>
                <w:bCs/>
                <w:snapToGrid w:val="0"/>
              </w:rPr>
              <w:t>D</w:t>
            </w:r>
          </w:p>
        </w:tc>
        <w:tc>
          <w:tcPr>
            <w:tcW w:w="389" w:type="dxa"/>
            <w:tcBorders>
              <w:bottom w:val="single" w:sz="4" w:space="0" w:color="auto"/>
            </w:tcBorders>
            <w:shd w:val="clear" w:color="auto" w:fill="FFFFFF" w:themeFill="background1"/>
          </w:tcPr>
          <w:p w14:paraId="62B3355D"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10132AFF"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FF" w:themeFill="background1"/>
          </w:tcPr>
          <w:p w14:paraId="4A6535EE"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27D2B544"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FF" w:themeFill="background1"/>
          </w:tcPr>
          <w:p w14:paraId="5980C852"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r>
      <w:tr w:rsidR="00216718" w14:paraId="0E445F8E" w14:textId="77777777" w:rsidTr="00BD52DA">
        <w:tc>
          <w:tcPr>
            <w:tcW w:w="389" w:type="dxa"/>
            <w:shd w:val="clear" w:color="auto" w:fill="FFFFFF" w:themeFill="background1"/>
          </w:tcPr>
          <w:p w14:paraId="401B32B6"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6E75549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shd w:val="clear" w:color="auto" w:fill="FFFFFF" w:themeFill="background1"/>
          </w:tcPr>
          <w:p w14:paraId="263B3B50" w14:textId="77777777" w:rsidR="00216718"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495F3BB6"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shd w:val="clear" w:color="auto" w:fill="538135" w:themeFill="accent3"/>
          </w:tcPr>
          <w:p w14:paraId="6582922D"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9</w:t>
            </w:r>
          </w:p>
        </w:tc>
        <w:tc>
          <w:tcPr>
            <w:tcW w:w="389" w:type="dxa"/>
            <w:shd w:val="clear" w:color="auto" w:fill="FFFFFF" w:themeFill="background1"/>
          </w:tcPr>
          <w:p w14:paraId="5D2EB91D"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1E</w:t>
            </w:r>
          </w:p>
        </w:tc>
        <w:tc>
          <w:tcPr>
            <w:tcW w:w="389" w:type="dxa"/>
            <w:shd w:val="clear" w:color="auto" w:fill="538135" w:themeFill="accent3"/>
          </w:tcPr>
          <w:p w14:paraId="64807589" w14:textId="77777777" w:rsidR="00216718" w:rsidRPr="00AD3B45" w:rsidRDefault="00216718" w:rsidP="006E1C7A">
            <w:pPr>
              <w:rPr>
                <w:rFonts w:ascii="Arial Narrow" w:hAnsi="Arial Narrow"/>
                <w:b/>
                <w:bCs/>
                <w:snapToGrid w:val="0"/>
                <w:color w:val="FFFFFF" w:themeColor="background1"/>
              </w:rPr>
            </w:pPr>
            <w:r w:rsidRPr="00AD3B45">
              <w:rPr>
                <w:rFonts w:ascii="Arial Narrow" w:hAnsi="Arial Narrow"/>
                <w:b/>
                <w:bCs/>
                <w:snapToGrid w:val="0"/>
                <w:color w:val="FFFFFF" w:themeColor="background1"/>
              </w:rPr>
              <w:t>K</w:t>
            </w:r>
          </w:p>
        </w:tc>
        <w:tc>
          <w:tcPr>
            <w:tcW w:w="389" w:type="dxa"/>
            <w:shd w:val="clear" w:color="auto" w:fill="FFFFFF" w:themeFill="background1"/>
          </w:tcPr>
          <w:p w14:paraId="2F29E71B"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shd w:val="clear" w:color="auto" w:fill="FFFFFF" w:themeFill="background1"/>
          </w:tcPr>
          <w:p w14:paraId="7593C495"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40E976CC" w14:textId="77777777" w:rsidR="00216718" w:rsidRPr="00111900" w:rsidRDefault="00216718" w:rsidP="006E1C7A">
            <w:pPr>
              <w:rPr>
                <w:rFonts w:ascii="Arial Narrow" w:hAnsi="Arial Narrow"/>
                <w:b/>
                <w:bCs/>
                <w:snapToGrid w:val="0"/>
              </w:rPr>
            </w:pPr>
            <w:r>
              <w:rPr>
                <w:rFonts w:ascii="Arial Narrow" w:hAnsi="Arial Narrow"/>
                <w:b/>
                <w:bCs/>
                <w:snapToGrid w:val="0"/>
              </w:rPr>
              <w:t>8</w:t>
            </w:r>
          </w:p>
        </w:tc>
        <w:tc>
          <w:tcPr>
            <w:tcW w:w="389" w:type="dxa"/>
            <w:shd w:val="clear" w:color="auto" w:fill="FFFFFF" w:themeFill="background1"/>
          </w:tcPr>
          <w:p w14:paraId="577F54E3"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shd w:val="clear" w:color="auto" w:fill="FFFFFF" w:themeFill="background1"/>
          </w:tcPr>
          <w:p w14:paraId="4AE86E11"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FF" w:themeFill="background1"/>
          </w:tcPr>
          <w:p w14:paraId="51D367B4"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tcBorders>
              <w:bottom w:val="single" w:sz="4" w:space="0" w:color="auto"/>
              <w:right w:val="single" w:sz="4" w:space="0" w:color="auto"/>
            </w:tcBorders>
            <w:shd w:val="clear" w:color="auto" w:fill="FFFFFF" w:themeFill="background1"/>
          </w:tcPr>
          <w:p w14:paraId="363E42F3"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D9B46F6"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8FE0750"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46B4786"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2A3DA1E"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2F35CBB"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D3955BE"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B9B2268"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83B517"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CC70DDF"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B6BE7AB"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tcBorders>
              <w:top w:val="single" w:sz="4" w:space="0" w:color="auto"/>
              <w:left w:val="single" w:sz="4" w:space="0" w:color="auto"/>
              <w:bottom w:val="single" w:sz="4" w:space="0" w:color="auto"/>
              <w:right w:val="single" w:sz="4" w:space="0" w:color="auto"/>
            </w:tcBorders>
            <w:shd w:val="clear" w:color="auto" w:fill="92D050"/>
          </w:tcPr>
          <w:p w14:paraId="25A38C26"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w:t>
            </w:r>
            <w:r>
              <w:rPr>
                <w:rFonts w:ascii="Arial Narrow" w:hAnsi="Arial Narrow"/>
                <w:b/>
                <w:bCs/>
                <w:snapToGrid w:val="0"/>
                <w:sz w:val="14"/>
                <w:szCs w:val="14"/>
              </w:rPr>
              <w:t>F</w:t>
            </w:r>
          </w:p>
        </w:tc>
      </w:tr>
      <w:tr w:rsidR="00216718" w14:paraId="47CBA38F" w14:textId="77777777" w:rsidTr="00BD52DA">
        <w:tc>
          <w:tcPr>
            <w:tcW w:w="389" w:type="dxa"/>
            <w:shd w:val="clear" w:color="auto" w:fill="FFFFCC"/>
          </w:tcPr>
          <w:p w14:paraId="7012849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1175123C"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53495400"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3F28536D"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91544C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FFB76E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3D0C7C9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3157BF0"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A40650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63718CC5"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163254BC"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3E96AB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4CB0C893"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bottom w:val="single" w:sz="4" w:space="0" w:color="auto"/>
              <w:right w:val="single" w:sz="4" w:space="0" w:color="auto"/>
            </w:tcBorders>
            <w:shd w:val="clear" w:color="auto" w:fill="FFFFCC"/>
          </w:tcPr>
          <w:p w14:paraId="350B892B"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169A015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D31AAAA"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656D099B"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31674F3"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F91487F"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73970F25"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052CE493"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6497EB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6C8E3B58"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7878027"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144C2246"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r>
      <w:tr w:rsidR="00216718" w14:paraId="5DEB6950" w14:textId="77777777" w:rsidTr="00BD52DA">
        <w:tc>
          <w:tcPr>
            <w:tcW w:w="389" w:type="dxa"/>
            <w:shd w:val="clear" w:color="auto" w:fill="FFFFCC"/>
          </w:tcPr>
          <w:p w14:paraId="6A4E6D67"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5DC7FB0F"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5BF744D7"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3818D681"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BE9EA0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47C30BB8"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0A5662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44C33D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7A6CB05D"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36B6DF0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096606A"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43FD92A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71F104AF"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bottom w:val="single" w:sz="4" w:space="0" w:color="auto"/>
              <w:right w:val="single" w:sz="4" w:space="0" w:color="auto"/>
            </w:tcBorders>
            <w:shd w:val="clear" w:color="auto" w:fill="FFFFCC"/>
          </w:tcPr>
          <w:p w14:paraId="464DA7DB"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C2D672F"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64DC3BC1"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6FED5877"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7F67C90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4B9754A0"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0796648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F9C5AAD"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1C4F7671"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2F7F8D7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4B63D657"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5022B0F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r>
      <w:tr w:rsidR="00216718" w14:paraId="34563182" w14:textId="77777777" w:rsidTr="00BD52DA">
        <w:tc>
          <w:tcPr>
            <w:tcW w:w="389" w:type="dxa"/>
            <w:shd w:val="clear" w:color="auto" w:fill="FFFFCC"/>
          </w:tcPr>
          <w:p w14:paraId="2B3418C0"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8A64CC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6EDD2026"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34273D2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6062CC6D"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49494CB6"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1C10B72A"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484F7FF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2CEC883C"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9334269"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0E877D1B"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7ED728CE"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1F45694A"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bottom w:val="single" w:sz="4" w:space="0" w:color="auto"/>
              <w:right w:val="single" w:sz="4" w:space="0" w:color="auto"/>
            </w:tcBorders>
            <w:shd w:val="clear" w:color="auto" w:fill="FFFFCC"/>
          </w:tcPr>
          <w:p w14:paraId="44E4F880"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1F1E1E51"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FFFFCC"/>
          </w:tcPr>
          <w:p w14:paraId="617DDEC4"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tcBorders>
              <w:top w:val="single" w:sz="4" w:space="0" w:color="auto"/>
              <w:left w:val="single" w:sz="4" w:space="0" w:color="auto"/>
              <w:bottom w:val="single" w:sz="4" w:space="0" w:color="auto"/>
              <w:right w:val="single" w:sz="4" w:space="0" w:color="auto"/>
            </w:tcBorders>
            <w:shd w:val="clear" w:color="auto" w:fill="92D050"/>
          </w:tcPr>
          <w:p w14:paraId="34D80123" w14:textId="77777777" w:rsidR="00216718" w:rsidRPr="00111900" w:rsidRDefault="00216718" w:rsidP="006E1C7A">
            <w:pPr>
              <w:rPr>
                <w:rFonts w:ascii="Arial Narrow" w:hAnsi="Arial Narrow"/>
                <w:b/>
                <w:bCs/>
                <w:snapToGrid w:val="0"/>
              </w:rPr>
            </w:pPr>
            <w:r w:rsidRPr="00111900">
              <w:rPr>
                <w:rFonts w:ascii="Arial Narrow" w:hAnsi="Arial Narrow"/>
                <w:b/>
                <w:bCs/>
                <w:snapToGrid w:val="0"/>
                <w:sz w:val="14"/>
                <w:szCs w:val="14"/>
              </w:rPr>
              <w:t>0</w:t>
            </w:r>
            <w:r>
              <w:rPr>
                <w:rFonts w:ascii="Arial Narrow" w:hAnsi="Arial Narrow"/>
                <w:b/>
                <w:bCs/>
                <w:snapToGrid w:val="0"/>
                <w:sz w:val="14"/>
                <w:szCs w:val="14"/>
              </w:rPr>
              <w:t>0</w:t>
            </w:r>
          </w:p>
        </w:tc>
        <w:tc>
          <w:tcPr>
            <w:tcW w:w="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DB05FD3" w14:textId="77777777" w:rsidR="00216718" w:rsidRPr="00111900" w:rsidRDefault="00216718" w:rsidP="006E1C7A">
            <w:pPr>
              <w:rPr>
                <w:rFonts w:ascii="Arial Narrow" w:hAnsi="Arial Narrow"/>
                <w:b/>
                <w:bCs/>
                <w:snapToGrid w:val="0"/>
              </w:rPr>
            </w:pPr>
            <w:r w:rsidRPr="00111900">
              <w:rPr>
                <w:rFonts w:ascii="Arial Narrow" w:hAnsi="Arial Narrow"/>
                <w:b/>
                <w:bCs/>
                <w:snapToGrid w:val="0"/>
                <w:sz w:val="14"/>
                <w:szCs w:val="14"/>
              </w:rPr>
              <w:t>03</w:t>
            </w:r>
          </w:p>
        </w:tc>
        <w:tc>
          <w:tcPr>
            <w:tcW w:w="389" w:type="dxa"/>
            <w:tcBorders>
              <w:top w:val="single" w:sz="4" w:space="0" w:color="auto"/>
              <w:left w:val="single" w:sz="4" w:space="0" w:color="auto"/>
              <w:bottom w:val="nil"/>
              <w:right w:val="nil"/>
            </w:tcBorders>
            <w:shd w:val="clear" w:color="auto" w:fill="FFFFFF" w:themeFill="background1"/>
          </w:tcPr>
          <w:p w14:paraId="5258FFC3"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3B58BB13"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560D9C92"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633C709E"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20B9469A"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ED63651"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AEEC05A" w14:textId="77777777" w:rsidR="00216718" w:rsidRPr="00111900" w:rsidRDefault="00216718" w:rsidP="006E1C7A">
            <w:pPr>
              <w:rPr>
                <w:rFonts w:ascii="Arial Narrow" w:hAnsi="Arial Narrow"/>
                <w:b/>
                <w:bCs/>
                <w:snapToGrid w:val="0"/>
              </w:rPr>
            </w:pPr>
          </w:p>
        </w:tc>
      </w:tr>
    </w:tbl>
    <w:p w14:paraId="69B628F5" w14:textId="77777777" w:rsidR="00216718" w:rsidRPr="00F2279B" w:rsidRDefault="00216718" w:rsidP="00216718">
      <w:pPr>
        <w:rPr>
          <w:rFonts w:cstheme="minorHAnsi"/>
          <w:b/>
          <w:bCs/>
          <w:i/>
          <w:snapToGrid w:val="0"/>
          <w:sz w:val="16"/>
          <w:szCs w:val="16"/>
        </w:rPr>
      </w:pPr>
      <w:r w:rsidRPr="00F2279B">
        <w:rPr>
          <w:rFonts w:cstheme="minorHAnsi"/>
          <w:b/>
          <w:bCs/>
          <w:i/>
          <w:snapToGrid w:val="0"/>
          <w:sz w:val="16"/>
          <w:szCs w:val="16"/>
        </w:rPr>
        <w:t>Note:</w:t>
      </w:r>
    </w:p>
    <w:p w14:paraId="0C4E2BF4"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 xml:space="preserve">Standard SPDH Message Header is shown in Grey highlight. </w:t>
      </w:r>
    </w:p>
    <w:p w14:paraId="2DF8E72A"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Field separators are shown above as either 1C or 1E or 1F.  These are the HEX values.</w:t>
      </w:r>
    </w:p>
    <w:p w14:paraId="40C90096"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ETX is shown above as 03.  This is the HEX value.</w:t>
      </w:r>
    </w:p>
    <w:p w14:paraId="7A285B85"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Fields above are for illustration only.  A real message will contain many more FIDs/SFIDs</w:t>
      </w:r>
    </w:p>
    <w:p w14:paraId="794C0622"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lastRenderedPageBreak/>
        <w:t>BLOB above is shown as B's.  A real BLOB will contain different Hex chars and the length will be appropriate for the BLOB.</w:t>
      </w:r>
    </w:p>
    <w:p w14:paraId="74943A43"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BLOB is prefixed by Hex 1F, and suffixed by Hex 00</w:t>
      </w:r>
    </w:p>
    <w:p w14:paraId="758C1C8A"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Because this message is P2P encrypted, FID 9 SFID K (masked PAN) is also included in the 'unencrypted' part of the message.</w:t>
      </w:r>
    </w:p>
    <w:p w14:paraId="1B2FD23F" w14:textId="77777777" w:rsidR="00216718" w:rsidRPr="00F2279B" w:rsidRDefault="00216718" w:rsidP="00F12805">
      <w:pPr>
        <w:pStyle w:val="ListParagraph"/>
        <w:numPr>
          <w:ilvl w:val="0"/>
          <w:numId w:val="62"/>
        </w:numPr>
        <w:rPr>
          <w:rFonts w:cstheme="minorHAnsi"/>
          <w:b/>
          <w:bCs/>
          <w:i/>
          <w:snapToGrid w:val="0"/>
          <w:sz w:val="16"/>
          <w:szCs w:val="16"/>
        </w:rPr>
      </w:pPr>
      <w:r w:rsidRPr="00F2279B">
        <w:rPr>
          <w:rFonts w:cstheme="minorHAnsi"/>
          <w:b/>
          <w:bCs/>
          <w:i/>
          <w:snapToGrid w:val="0"/>
          <w:sz w:val="16"/>
          <w:szCs w:val="16"/>
        </w:rPr>
        <w:t>KSN is included in FID 6 SFID T in the 'unencrypted' part of the message.</w:t>
      </w:r>
    </w:p>
    <w:p w14:paraId="14A174F6" w14:textId="77777777" w:rsidR="00216718" w:rsidRDefault="00216718" w:rsidP="00216718">
      <w:pPr>
        <w:rPr>
          <w:b/>
          <w:bCs/>
          <w:snapToGrid w:val="0"/>
        </w:rPr>
      </w:pPr>
    </w:p>
    <w:p w14:paraId="1110AC14" w14:textId="77777777" w:rsidR="00216718" w:rsidRDefault="00216718" w:rsidP="00216718">
      <w:pPr>
        <w:rPr>
          <w:szCs w:val="22"/>
        </w:rPr>
      </w:pPr>
      <w:r>
        <w:rPr>
          <w:szCs w:val="22"/>
        </w:rPr>
        <w:t>The BLOB above (illustrated as B's above) represents the following data:</w:t>
      </w:r>
    </w:p>
    <w:tbl>
      <w:tblPr>
        <w:tblStyle w:val="TableGrid"/>
        <w:tblW w:w="9725" w:type="dxa"/>
        <w:tblLayout w:type="fixed"/>
        <w:tblLook w:val="04A0" w:firstRow="1" w:lastRow="0" w:firstColumn="1" w:lastColumn="0" w:noHBand="0" w:noVBand="1"/>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rsidR="00216718" w14:paraId="580B9F3B" w14:textId="77777777" w:rsidTr="00BD52DA">
        <w:tc>
          <w:tcPr>
            <w:tcW w:w="389" w:type="dxa"/>
            <w:tcBorders>
              <w:bottom w:val="single" w:sz="4" w:space="0" w:color="auto"/>
            </w:tcBorders>
            <w:shd w:val="clear" w:color="auto" w:fill="FFFFCC"/>
          </w:tcPr>
          <w:p w14:paraId="47A64346" w14:textId="77777777" w:rsidR="00216718" w:rsidRPr="00111900" w:rsidRDefault="00216718" w:rsidP="006E1C7A">
            <w:pPr>
              <w:rPr>
                <w:rFonts w:ascii="Arial Narrow" w:hAnsi="Arial Narrow"/>
                <w:b/>
                <w:bCs/>
                <w:snapToGrid w:val="0"/>
              </w:rPr>
            </w:pPr>
            <w:r>
              <w:rPr>
                <w:rFonts w:ascii="Arial Narrow" w:hAnsi="Arial Narrow"/>
                <w:b/>
                <w:bCs/>
                <w:snapToGrid w:val="0"/>
              </w:rPr>
              <w:t>q</w:t>
            </w:r>
          </w:p>
        </w:tc>
        <w:tc>
          <w:tcPr>
            <w:tcW w:w="389" w:type="dxa"/>
            <w:tcBorders>
              <w:bottom w:val="single" w:sz="4" w:space="0" w:color="auto"/>
            </w:tcBorders>
            <w:shd w:val="clear" w:color="auto" w:fill="FFFFCC"/>
          </w:tcPr>
          <w:p w14:paraId="506F9D42" w14:textId="77777777" w:rsidR="00216718" w:rsidRPr="00111900" w:rsidRDefault="00216718" w:rsidP="006E1C7A">
            <w:pPr>
              <w:rPr>
                <w:rFonts w:ascii="Arial Narrow" w:hAnsi="Arial Narrow"/>
                <w:b/>
                <w:bCs/>
                <w:snapToGrid w:val="0"/>
              </w:rPr>
            </w:pPr>
            <w:r>
              <w:rPr>
                <w:rFonts w:ascii="Arial Narrow" w:hAnsi="Arial Narrow"/>
                <w:b/>
                <w:bCs/>
                <w:snapToGrid w:val="0"/>
              </w:rPr>
              <w:t>M</w:t>
            </w:r>
          </w:p>
        </w:tc>
        <w:tc>
          <w:tcPr>
            <w:tcW w:w="389" w:type="dxa"/>
            <w:tcBorders>
              <w:bottom w:val="single" w:sz="4" w:space="0" w:color="auto"/>
            </w:tcBorders>
            <w:shd w:val="clear" w:color="auto" w:fill="FFFFCC"/>
          </w:tcPr>
          <w:p w14:paraId="64F0DC18"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tcBorders>
              <w:bottom w:val="single" w:sz="4" w:space="0" w:color="auto"/>
            </w:tcBorders>
            <w:shd w:val="clear" w:color="auto" w:fill="FFFFCC"/>
          </w:tcPr>
          <w:p w14:paraId="07386CDF"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1AB56CEC" w14:textId="77777777" w:rsidR="00216718" w:rsidRPr="00111900" w:rsidRDefault="00216718" w:rsidP="006E1C7A">
            <w:pPr>
              <w:rPr>
                <w:rFonts w:ascii="Arial Narrow" w:hAnsi="Arial Narrow"/>
                <w:b/>
                <w:bCs/>
                <w:snapToGrid w:val="0"/>
              </w:rPr>
            </w:pPr>
            <w:r>
              <w:rPr>
                <w:rFonts w:ascii="Arial Narrow" w:hAnsi="Arial Narrow"/>
                <w:b/>
                <w:bCs/>
                <w:snapToGrid w:val="0"/>
              </w:rPr>
              <w:t>8</w:t>
            </w:r>
          </w:p>
        </w:tc>
        <w:tc>
          <w:tcPr>
            <w:tcW w:w="389" w:type="dxa"/>
            <w:tcBorders>
              <w:bottom w:val="single" w:sz="4" w:space="0" w:color="auto"/>
            </w:tcBorders>
            <w:shd w:val="clear" w:color="auto" w:fill="FFFFCC"/>
          </w:tcPr>
          <w:p w14:paraId="3D205F45"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tcBorders>
              <w:bottom w:val="single" w:sz="4" w:space="0" w:color="auto"/>
            </w:tcBorders>
            <w:shd w:val="clear" w:color="auto" w:fill="FFFFCC"/>
          </w:tcPr>
          <w:p w14:paraId="1DF3A320"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26C5B9ED"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tcBorders>
              <w:bottom w:val="single" w:sz="4" w:space="0" w:color="auto"/>
            </w:tcBorders>
            <w:shd w:val="clear" w:color="auto" w:fill="FFFFCC"/>
          </w:tcPr>
          <w:p w14:paraId="0A7A6E86"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15EED1B7"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05F01474"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664D57BE"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402BF74E"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71BB38A9"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3679969E"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CC"/>
          </w:tcPr>
          <w:p w14:paraId="7194028A"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56324B7D"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6286CEDA"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tcBorders>
              <w:bottom w:val="single" w:sz="4" w:space="0" w:color="auto"/>
            </w:tcBorders>
            <w:shd w:val="clear" w:color="auto" w:fill="FFFFCC"/>
          </w:tcPr>
          <w:p w14:paraId="68BA763B"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bottom w:val="single" w:sz="4" w:space="0" w:color="auto"/>
            </w:tcBorders>
            <w:shd w:val="clear" w:color="auto" w:fill="FFFFCC"/>
          </w:tcPr>
          <w:p w14:paraId="5456AAFF"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c>
          <w:tcPr>
            <w:tcW w:w="389" w:type="dxa"/>
            <w:tcBorders>
              <w:bottom w:val="single" w:sz="4" w:space="0" w:color="auto"/>
            </w:tcBorders>
            <w:shd w:val="clear" w:color="auto" w:fill="FFFFCC"/>
          </w:tcPr>
          <w:p w14:paraId="1BEAD241"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CC"/>
          </w:tcPr>
          <w:p w14:paraId="1A90C462"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3ECAA2FE"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tcBorders>
              <w:bottom w:val="single" w:sz="4" w:space="0" w:color="auto"/>
            </w:tcBorders>
            <w:shd w:val="clear" w:color="auto" w:fill="FFFFCC"/>
          </w:tcPr>
          <w:p w14:paraId="7EDBB75F"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4E16B431"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r>
      <w:tr w:rsidR="00216718" w14:paraId="5CE02E9D" w14:textId="77777777" w:rsidTr="00BD52DA">
        <w:tc>
          <w:tcPr>
            <w:tcW w:w="389" w:type="dxa"/>
            <w:shd w:val="clear" w:color="auto" w:fill="FFFFCC"/>
          </w:tcPr>
          <w:p w14:paraId="50E875B2"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1C</w:t>
            </w:r>
          </w:p>
        </w:tc>
        <w:tc>
          <w:tcPr>
            <w:tcW w:w="389" w:type="dxa"/>
            <w:shd w:val="clear" w:color="auto" w:fill="FFFFCC"/>
          </w:tcPr>
          <w:p w14:paraId="00F810A6"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shd w:val="clear" w:color="auto" w:fill="FFFFCC"/>
          </w:tcPr>
          <w:p w14:paraId="47A361C2" w14:textId="77777777" w:rsidR="00216718" w:rsidRPr="00111900" w:rsidRDefault="00216718" w:rsidP="006E1C7A">
            <w:pPr>
              <w:rPr>
                <w:rFonts w:ascii="Arial Narrow" w:hAnsi="Arial Narrow"/>
                <w:b/>
                <w:bCs/>
                <w:snapToGrid w:val="0"/>
                <w:sz w:val="14"/>
                <w:szCs w:val="14"/>
              </w:rPr>
            </w:pPr>
            <w:r w:rsidRPr="00111900">
              <w:rPr>
                <w:rFonts w:ascii="Arial Narrow" w:hAnsi="Arial Narrow"/>
                <w:b/>
                <w:bCs/>
                <w:snapToGrid w:val="0"/>
                <w:sz w:val="14"/>
                <w:szCs w:val="14"/>
              </w:rPr>
              <w:t>1E</w:t>
            </w:r>
          </w:p>
        </w:tc>
        <w:tc>
          <w:tcPr>
            <w:tcW w:w="389" w:type="dxa"/>
            <w:shd w:val="clear" w:color="auto" w:fill="FFFFCC"/>
          </w:tcPr>
          <w:p w14:paraId="61EA24D2" w14:textId="77777777" w:rsidR="00216718" w:rsidRPr="00111900" w:rsidRDefault="00216718" w:rsidP="006E1C7A">
            <w:pPr>
              <w:rPr>
                <w:rFonts w:ascii="Arial Narrow" w:hAnsi="Arial Narrow"/>
                <w:b/>
                <w:bCs/>
                <w:snapToGrid w:val="0"/>
              </w:rPr>
            </w:pPr>
            <w:r>
              <w:rPr>
                <w:rFonts w:ascii="Arial Narrow" w:hAnsi="Arial Narrow"/>
                <w:b/>
                <w:bCs/>
                <w:snapToGrid w:val="0"/>
              </w:rPr>
              <w:t>B</w:t>
            </w:r>
          </w:p>
        </w:tc>
        <w:tc>
          <w:tcPr>
            <w:tcW w:w="389" w:type="dxa"/>
            <w:shd w:val="clear" w:color="auto" w:fill="FFFFCC"/>
          </w:tcPr>
          <w:p w14:paraId="6E936D52"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shd w:val="clear" w:color="auto" w:fill="FFFFCC"/>
          </w:tcPr>
          <w:p w14:paraId="28D5C53F"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shd w:val="clear" w:color="auto" w:fill="FFFFCC"/>
          </w:tcPr>
          <w:p w14:paraId="2BFCCF70"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tcBorders>
              <w:right w:val="single" w:sz="4" w:space="0" w:color="auto"/>
            </w:tcBorders>
            <w:shd w:val="clear" w:color="auto" w:fill="FFFFCC"/>
          </w:tcPr>
          <w:p w14:paraId="1CAED574"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c>
          <w:tcPr>
            <w:tcW w:w="389" w:type="dxa"/>
            <w:tcBorders>
              <w:top w:val="single" w:sz="4" w:space="0" w:color="auto"/>
              <w:left w:val="single" w:sz="4" w:space="0" w:color="auto"/>
              <w:bottom w:val="nil"/>
              <w:right w:val="nil"/>
            </w:tcBorders>
            <w:shd w:val="clear" w:color="auto" w:fill="FFFFFF" w:themeFill="background1"/>
          </w:tcPr>
          <w:p w14:paraId="7A3F8DD7"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33174FA"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4B618F09"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8B91B9E"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06563F2"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CB83C50"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42EEBD93"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5BEB9BA0"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8BE2030"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30E5D430"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7C0A0DED"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28C52ACB"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2F078497"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4E765C56"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2DC13406" w14:textId="77777777" w:rsidR="00216718" w:rsidRPr="00111900" w:rsidRDefault="00216718" w:rsidP="006E1C7A">
            <w:pPr>
              <w:rPr>
                <w:rFonts w:ascii="Arial Narrow" w:hAnsi="Arial Narrow"/>
                <w:b/>
                <w:bCs/>
                <w:snapToGrid w:val="0"/>
              </w:rPr>
            </w:pPr>
          </w:p>
        </w:tc>
        <w:tc>
          <w:tcPr>
            <w:tcW w:w="389" w:type="dxa"/>
            <w:tcBorders>
              <w:top w:val="single" w:sz="4" w:space="0" w:color="auto"/>
              <w:left w:val="nil"/>
              <w:bottom w:val="nil"/>
              <w:right w:val="nil"/>
            </w:tcBorders>
            <w:shd w:val="clear" w:color="auto" w:fill="FFFFFF" w:themeFill="background1"/>
          </w:tcPr>
          <w:p w14:paraId="67F5896B" w14:textId="77777777" w:rsidR="00216718" w:rsidRPr="00111900" w:rsidRDefault="00216718" w:rsidP="006E1C7A">
            <w:pPr>
              <w:rPr>
                <w:rFonts w:ascii="Arial Narrow" w:hAnsi="Arial Narrow"/>
                <w:b/>
                <w:bCs/>
                <w:snapToGrid w:val="0"/>
                <w:sz w:val="14"/>
                <w:szCs w:val="14"/>
              </w:rPr>
            </w:pPr>
          </w:p>
        </w:tc>
        <w:tc>
          <w:tcPr>
            <w:tcW w:w="389" w:type="dxa"/>
            <w:tcBorders>
              <w:top w:val="single" w:sz="4" w:space="0" w:color="auto"/>
              <w:left w:val="nil"/>
              <w:bottom w:val="nil"/>
              <w:right w:val="nil"/>
            </w:tcBorders>
            <w:shd w:val="clear" w:color="auto" w:fill="FFFFFF" w:themeFill="background1"/>
          </w:tcPr>
          <w:p w14:paraId="51A5B366" w14:textId="77777777" w:rsidR="00216718" w:rsidRPr="00111900" w:rsidRDefault="00216718" w:rsidP="006E1C7A">
            <w:pPr>
              <w:rPr>
                <w:rFonts w:ascii="Arial Narrow" w:hAnsi="Arial Narrow"/>
                <w:b/>
                <w:bCs/>
                <w:snapToGrid w:val="0"/>
              </w:rPr>
            </w:pPr>
          </w:p>
        </w:tc>
      </w:tr>
    </w:tbl>
    <w:p w14:paraId="1F691FB8" w14:textId="77777777" w:rsidR="00216718" w:rsidRDefault="00216718" w:rsidP="00216718">
      <w:pPr>
        <w:rPr>
          <w:szCs w:val="22"/>
        </w:rPr>
      </w:pPr>
    </w:p>
    <w:p w14:paraId="1EF291CA" w14:textId="77777777" w:rsidR="00216718" w:rsidRDefault="00216718" w:rsidP="00216718">
      <w:pPr>
        <w:rPr>
          <w:szCs w:val="22"/>
        </w:rPr>
      </w:pPr>
      <w:r>
        <w:rPr>
          <w:szCs w:val="22"/>
        </w:rPr>
        <w:t xml:space="preserve">If the transaction was a Swiped/EMV transaction, and </w:t>
      </w:r>
      <w:r w:rsidRPr="00391D23">
        <w:rPr>
          <w:b/>
          <w:szCs w:val="22"/>
        </w:rPr>
        <w:t>only</w:t>
      </w:r>
      <w:r>
        <w:rPr>
          <w:szCs w:val="22"/>
        </w:rPr>
        <w:t xml:space="preserve"> contained 1 FID (FID q Track2), then the BLOB would represent the following data:</w:t>
      </w:r>
    </w:p>
    <w:tbl>
      <w:tblPr>
        <w:tblStyle w:val="TableGrid"/>
        <w:tblW w:w="9725" w:type="dxa"/>
        <w:shd w:val="clear" w:color="auto" w:fill="FFFFCC"/>
        <w:tblLayout w:type="fixed"/>
        <w:tblLook w:val="04A0" w:firstRow="1" w:lastRow="0" w:firstColumn="1" w:lastColumn="0" w:noHBand="0" w:noVBand="1"/>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rsidR="00216718" w14:paraId="13ABBDA6" w14:textId="77777777" w:rsidTr="00BD52DA">
        <w:tc>
          <w:tcPr>
            <w:tcW w:w="389" w:type="dxa"/>
            <w:tcBorders>
              <w:bottom w:val="single" w:sz="4" w:space="0" w:color="auto"/>
            </w:tcBorders>
            <w:shd w:val="clear" w:color="auto" w:fill="FFFFCC"/>
          </w:tcPr>
          <w:p w14:paraId="5ACFB1D9" w14:textId="77777777" w:rsidR="00216718" w:rsidRPr="00111900" w:rsidRDefault="00216718" w:rsidP="006E1C7A">
            <w:pPr>
              <w:rPr>
                <w:rFonts w:ascii="Arial Narrow" w:hAnsi="Arial Narrow"/>
                <w:b/>
                <w:bCs/>
                <w:snapToGrid w:val="0"/>
              </w:rPr>
            </w:pPr>
            <w:r>
              <w:rPr>
                <w:rFonts w:ascii="Arial Narrow" w:hAnsi="Arial Narrow"/>
                <w:b/>
                <w:bCs/>
                <w:snapToGrid w:val="0"/>
              </w:rPr>
              <w:t>q</w:t>
            </w:r>
          </w:p>
        </w:tc>
        <w:tc>
          <w:tcPr>
            <w:tcW w:w="389" w:type="dxa"/>
            <w:tcBorders>
              <w:bottom w:val="single" w:sz="4" w:space="0" w:color="auto"/>
            </w:tcBorders>
            <w:shd w:val="clear" w:color="auto" w:fill="FFFFCC"/>
          </w:tcPr>
          <w:p w14:paraId="6CE6A5E6" w14:textId="77777777" w:rsidR="00216718" w:rsidRPr="00111900" w:rsidRDefault="00216718" w:rsidP="006E1C7A">
            <w:pPr>
              <w:rPr>
                <w:rFonts w:ascii="Arial Narrow" w:hAnsi="Arial Narrow"/>
                <w:b/>
                <w:bCs/>
                <w:snapToGrid w:val="0"/>
              </w:rPr>
            </w:pPr>
            <w:r>
              <w:rPr>
                <w:rFonts w:ascii="Arial Narrow" w:hAnsi="Arial Narrow"/>
                <w:b/>
                <w:bCs/>
                <w:snapToGrid w:val="0"/>
              </w:rPr>
              <w:t>M</w:t>
            </w:r>
          </w:p>
        </w:tc>
        <w:tc>
          <w:tcPr>
            <w:tcW w:w="389" w:type="dxa"/>
            <w:tcBorders>
              <w:bottom w:val="single" w:sz="4" w:space="0" w:color="auto"/>
            </w:tcBorders>
            <w:shd w:val="clear" w:color="auto" w:fill="FFFFCC"/>
          </w:tcPr>
          <w:p w14:paraId="6777611D" w14:textId="77777777" w:rsidR="00216718" w:rsidRPr="00111900" w:rsidRDefault="00216718" w:rsidP="006E1C7A">
            <w:pPr>
              <w:rPr>
                <w:rFonts w:ascii="Arial Narrow" w:hAnsi="Arial Narrow"/>
                <w:b/>
                <w:bCs/>
                <w:snapToGrid w:val="0"/>
              </w:rPr>
            </w:pPr>
            <w:r>
              <w:rPr>
                <w:rFonts w:ascii="Arial Narrow" w:hAnsi="Arial Narrow"/>
                <w:b/>
                <w:bCs/>
                <w:snapToGrid w:val="0"/>
              </w:rPr>
              <w:t>5</w:t>
            </w:r>
          </w:p>
        </w:tc>
        <w:tc>
          <w:tcPr>
            <w:tcW w:w="389" w:type="dxa"/>
            <w:tcBorders>
              <w:bottom w:val="single" w:sz="4" w:space="0" w:color="auto"/>
            </w:tcBorders>
            <w:shd w:val="clear" w:color="auto" w:fill="FFFFCC"/>
          </w:tcPr>
          <w:p w14:paraId="69D5796A"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3D9FB638" w14:textId="77777777" w:rsidR="00216718" w:rsidRPr="00111900" w:rsidRDefault="00216718" w:rsidP="006E1C7A">
            <w:pPr>
              <w:rPr>
                <w:rFonts w:ascii="Arial Narrow" w:hAnsi="Arial Narrow"/>
                <w:b/>
                <w:bCs/>
                <w:snapToGrid w:val="0"/>
              </w:rPr>
            </w:pPr>
            <w:r>
              <w:rPr>
                <w:rFonts w:ascii="Arial Narrow" w:hAnsi="Arial Narrow"/>
                <w:b/>
                <w:bCs/>
                <w:snapToGrid w:val="0"/>
              </w:rPr>
              <w:t>8</w:t>
            </w:r>
          </w:p>
        </w:tc>
        <w:tc>
          <w:tcPr>
            <w:tcW w:w="389" w:type="dxa"/>
            <w:tcBorders>
              <w:bottom w:val="single" w:sz="4" w:space="0" w:color="auto"/>
            </w:tcBorders>
            <w:shd w:val="clear" w:color="auto" w:fill="FFFFCC"/>
          </w:tcPr>
          <w:p w14:paraId="331E4C99" w14:textId="77777777" w:rsidR="00216718" w:rsidRPr="00111900" w:rsidRDefault="00216718" w:rsidP="006E1C7A">
            <w:pPr>
              <w:rPr>
                <w:rFonts w:ascii="Arial Narrow" w:hAnsi="Arial Narrow"/>
                <w:b/>
                <w:bCs/>
                <w:snapToGrid w:val="0"/>
              </w:rPr>
            </w:pPr>
            <w:r>
              <w:rPr>
                <w:rFonts w:ascii="Arial Narrow" w:hAnsi="Arial Narrow"/>
                <w:b/>
                <w:bCs/>
                <w:snapToGrid w:val="0"/>
              </w:rPr>
              <w:t>6</w:t>
            </w:r>
          </w:p>
        </w:tc>
        <w:tc>
          <w:tcPr>
            <w:tcW w:w="389" w:type="dxa"/>
            <w:tcBorders>
              <w:bottom w:val="single" w:sz="4" w:space="0" w:color="auto"/>
            </w:tcBorders>
            <w:shd w:val="clear" w:color="auto" w:fill="FFFFCC"/>
          </w:tcPr>
          <w:p w14:paraId="2C6D63A6"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7B949784" w14:textId="77777777" w:rsidR="00216718" w:rsidRPr="00111900" w:rsidRDefault="00216718" w:rsidP="006E1C7A">
            <w:pPr>
              <w:rPr>
                <w:rFonts w:ascii="Arial Narrow" w:hAnsi="Arial Narrow"/>
                <w:b/>
                <w:bCs/>
                <w:snapToGrid w:val="0"/>
              </w:rPr>
            </w:pPr>
            <w:r>
              <w:rPr>
                <w:rFonts w:ascii="Arial Narrow" w:hAnsi="Arial Narrow"/>
                <w:b/>
                <w:bCs/>
                <w:snapToGrid w:val="0"/>
              </w:rPr>
              <w:t>7</w:t>
            </w:r>
          </w:p>
        </w:tc>
        <w:tc>
          <w:tcPr>
            <w:tcW w:w="389" w:type="dxa"/>
            <w:tcBorders>
              <w:bottom w:val="single" w:sz="4" w:space="0" w:color="auto"/>
            </w:tcBorders>
            <w:shd w:val="clear" w:color="auto" w:fill="FFFFCC"/>
          </w:tcPr>
          <w:p w14:paraId="0E859659"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35E57D52"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400573FA"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2C3F18B6"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0BA3BE42"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23C6B009"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185C1CBE"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CC"/>
          </w:tcPr>
          <w:p w14:paraId="20C765D7"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1C9AA128"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732529E9" w14:textId="77777777" w:rsidR="00216718" w:rsidRPr="00111900" w:rsidRDefault="00216718" w:rsidP="006E1C7A">
            <w:pPr>
              <w:rPr>
                <w:rFonts w:ascii="Arial Narrow" w:hAnsi="Arial Narrow"/>
                <w:b/>
                <w:bCs/>
                <w:snapToGrid w:val="0"/>
              </w:rPr>
            </w:pPr>
            <w:r>
              <w:rPr>
                <w:rFonts w:ascii="Arial Narrow" w:hAnsi="Arial Narrow"/>
                <w:b/>
                <w:bCs/>
                <w:snapToGrid w:val="0"/>
              </w:rPr>
              <w:t>3</w:t>
            </w:r>
          </w:p>
        </w:tc>
        <w:tc>
          <w:tcPr>
            <w:tcW w:w="389" w:type="dxa"/>
            <w:tcBorders>
              <w:bottom w:val="single" w:sz="4" w:space="0" w:color="auto"/>
            </w:tcBorders>
            <w:shd w:val="clear" w:color="auto" w:fill="FFFFCC"/>
          </w:tcPr>
          <w:p w14:paraId="73C5BA31"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c>
          <w:tcPr>
            <w:tcW w:w="389" w:type="dxa"/>
            <w:tcBorders>
              <w:bottom w:val="single" w:sz="4" w:space="0" w:color="auto"/>
            </w:tcBorders>
            <w:shd w:val="clear" w:color="auto" w:fill="FFFFCC"/>
          </w:tcPr>
          <w:p w14:paraId="0384CF08" w14:textId="77777777" w:rsidR="00216718" w:rsidRPr="00111900" w:rsidRDefault="00216718" w:rsidP="006E1C7A">
            <w:pPr>
              <w:rPr>
                <w:rFonts w:ascii="Arial Narrow" w:hAnsi="Arial Narrow"/>
                <w:b/>
                <w:bCs/>
                <w:snapToGrid w:val="0"/>
              </w:rPr>
            </w:pPr>
            <w:r>
              <w:rPr>
                <w:rFonts w:ascii="Arial Narrow" w:hAnsi="Arial Narrow"/>
                <w:b/>
                <w:bCs/>
                <w:snapToGrid w:val="0"/>
              </w:rPr>
              <w:t>4</w:t>
            </w:r>
          </w:p>
        </w:tc>
        <w:tc>
          <w:tcPr>
            <w:tcW w:w="389" w:type="dxa"/>
            <w:tcBorders>
              <w:bottom w:val="single" w:sz="4" w:space="0" w:color="auto"/>
            </w:tcBorders>
            <w:shd w:val="clear" w:color="auto" w:fill="FFFFCC"/>
          </w:tcPr>
          <w:p w14:paraId="190728AC" w14:textId="77777777" w:rsidR="00216718" w:rsidRPr="00111900" w:rsidRDefault="00216718" w:rsidP="006E1C7A">
            <w:pPr>
              <w:rPr>
                <w:rFonts w:ascii="Arial Narrow" w:hAnsi="Arial Narrow"/>
                <w:b/>
                <w:bCs/>
                <w:snapToGrid w:val="0"/>
              </w:rPr>
            </w:pPr>
            <w:r>
              <w:rPr>
                <w:rFonts w:ascii="Arial Narrow" w:hAnsi="Arial Narrow"/>
                <w:b/>
                <w:bCs/>
                <w:snapToGrid w:val="0"/>
              </w:rPr>
              <w:t>9</w:t>
            </w:r>
          </w:p>
        </w:tc>
        <w:tc>
          <w:tcPr>
            <w:tcW w:w="389" w:type="dxa"/>
            <w:tcBorders>
              <w:bottom w:val="single" w:sz="4" w:space="0" w:color="auto"/>
            </w:tcBorders>
            <w:shd w:val="clear" w:color="auto" w:fill="FFFFCC"/>
          </w:tcPr>
          <w:p w14:paraId="42AFFBE4" w14:textId="77777777" w:rsidR="00216718" w:rsidRPr="00111900" w:rsidRDefault="00216718" w:rsidP="006E1C7A">
            <w:pPr>
              <w:rPr>
                <w:rFonts w:ascii="Arial Narrow" w:hAnsi="Arial Narrow"/>
                <w:b/>
                <w:bCs/>
                <w:snapToGrid w:val="0"/>
              </w:rPr>
            </w:pPr>
            <w:r>
              <w:rPr>
                <w:rFonts w:ascii="Arial Narrow" w:hAnsi="Arial Narrow"/>
                <w:b/>
                <w:bCs/>
                <w:snapToGrid w:val="0"/>
              </w:rPr>
              <w:t>1</w:t>
            </w:r>
          </w:p>
        </w:tc>
        <w:tc>
          <w:tcPr>
            <w:tcW w:w="389" w:type="dxa"/>
            <w:tcBorders>
              <w:bottom w:val="single" w:sz="4" w:space="0" w:color="auto"/>
            </w:tcBorders>
            <w:shd w:val="clear" w:color="auto" w:fill="FFFFCC"/>
          </w:tcPr>
          <w:p w14:paraId="745F3683" w14:textId="77777777" w:rsidR="00216718" w:rsidRPr="00111900" w:rsidRDefault="00216718" w:rsidP="006E1C7A">
            <w:pPr>
              <w:rPr>
                <w:rFonts w:ascii="Arial Narrow" w:hAnsi="Arial Narrow"/>
                <w:b/>
                <w:bCs/>
                <w:snapToGrid w:val="0"/>
              </w:rPr>
            </w:pPr>
            <w:r>
              <w:rPr>
                <w:rFonts w:ascii="Arial Narrow" w:hAnsi="Arial Narrow"/>
                <w:b/>
                <w:bCs/>
                <w:snapToGrid w:val="0"/>
              </w:rPr>
              <w:t>2</w:t>
            </w:r>
          </w:p>
        </w:tc>
        <w:tc>
          <w:tcPr>
            <w:tcW w:w="389" w:type="dxa"/>
            <w:tcBorders>
              <w:bottom w:val="single" w:sz="4" w:space="0" w:color="auto"/>
            </w:tcBorders>
            <w:shd w:val="clear" w:color="auto" w:fill="FFFFCC"/>
          </w:tcPr>
          <w:p w14:paraId="03BB33E2" w14:textId="77777777" w:rsidR="00216718" w:rsidRPr="00111900" w:rsidRDefault="00216718" w:rsidP="006E1C7A">
            <w:pPr>
              <w:rPr>
                <w:rFonts w:ascii="Arial Narrow" w:hAnsi="Arial Narrow"/>
                <w:b/>
                <w:bCs/>
                <w:snapToGrid w:val="0"/>
              </w:rPr>
            </w:pPr>
            <w:r>
              <w:rPr>
                <w:rFonts w:ascii="Arial Narrow" w:hAnsi="Arial Narrow"/>
                <w:b/>
                <w:bCs/>
                <w:snapToGrid w:val="0"/>
              </w:rPr>
              <w:t>0</w:t>
            </w:r>
          </w:p>
        </w:tc>
        <w:tc>
          <w:tcPr>
            <w:tcW w:w="389" w:type="dxa"/>
            <w:tcBorders>
              <w:bottom w:val="single" w:sz="4" w:space="0" w:color="auto"/>
            </w:tcBorders>
            <w:shd w:val="clear" w:color="auto" w:fill="FFFFCC"/>
          </w:tcPr>
          <w:p w14:paraId="3FC214FB" w14:textId="77777777" w:rsidR="00216718" w:rsidRPr="00111900" w:rsidRDefault="00216718" w:rsidP="006E1C7A">
            <w:pPr>
              <w:rPr>
                <w:rFonts w:ascii="Arial Narrow" w:hAnsi="Arial Narrow"/>
                <w:b/>
                <w:bCs/>
                <w:snapToGrid w:val="0"/>
              </w:rPr>
            </w:pPr>
            <w:r>
              <w:rPr>
                <w:rFonts w:ascii="Arial Narrow" w:hAnsi="Arial Narrow"/>
                <w:b/>
                <w:bCs/>
                <w:snapToGrid w:val="0"/>
              </w:rPr>
              <w:t>?</w:t>
            </w:r>
          </w:p>
        </w:tc>
      </w:tr>
    </w:tbl>
    <w:p w14:paraId="3E974253" w14:textId="77777777" w:rsidR="00216718" w:rsidRDefault="00216718" w:rsidP="00216718">
      <w:pPr>
        <w:rPr>
          <w:snapToGrid w:val="0"/>
        </w:rPr>
      </w:pPr>
    </w:p>
    <w:p w14:paraId="4BD84CC2" w14:textId="77777777" w:rsidR="00216718" w:rsidRDefault="00216718" w:rsidP="00216718">
      <w:pPr>
        <w:rPr>
          <w:snapToGrid w:val="0"/>
        </w:rPr>
      </w:pPr>
      <w:r w:rsidRPr="0029712C">
        <w:rPr>
          <w:snapToGrid w:val="0"/>
        </w:rPr>
        <w:t>To format the data (BLOB) for Point to Point encryption the solution must do the following:</w:t>
      </w:r>
    </w:p>
    <w:p w14:paraId="440589D0" w14:textId="77777777" w:rsidR="00F2279B" w:rsidRPr="0029712C" w:rsidRDefault="00F2279B" w:rsidP="00216718">
      <w:pPr>
        <w:rPr>
          <w:snapToGrid w:val="0"/>
        </w:rPr>
      </w:pPr>
    </w:p>
    <w:p w14:paraId="2384DA83" w14:textId="77777777" w:rsidR="00216718" w:rsidRPr="0029712C" w:rsidRDefault="00216718" w:rsidP="00F12805">
      <w:pPr>
        <w:numPr>
          <w:ilvl w:val="0"/>
          <w:numId w:val="63"/>
        </w:numPr>
        <w:tabs>
          <w:tab w:val="num" w:pos="1080"/>
        </w:tabs>
        <w:ind w:left="360"/>
        <w:rPr>
          <w:rFonts w:cs="Arial"/>
        </w:rPr>
      </w:pPr>
      <w:r w:rsidRPr="0029712C">
        <w:rPr>
          <w:rFonts w:cs="Arial"/>
        </w:rPr>
        <w:t>The BLOB can contain any or all of the following fields, in any order:</w:t>
      </w:r>
    </w:p>
    <w:p w14:paraId="3ABFA749" w14:textId="77777777" w:rsidR="00216718" w:rsidRPr="0029712C" w:rsidRDefault="00216718" w:rsidP="00F12805">
      <w:pPr>
        <w:pStyle w:val="ListParagraph"/>
        <w:numPr>
          <w:ilvl w:val="0"/>
          <w:numId w:val="148"/>
        </w:numPr>
      </w:pPr>
      <w:r w:rsidRPr="0029712C">
        <w:t>FID q (Track2)</w:t>
      </w:r>
    </w:p>
    <w:p w14:paraId="6581713C" w14:textId="77777777" w:rsidR="00216718" w:rsidRPr="0029712C" w:rsidRDefault="00216718" w:rsidP="00F12805">
      <w:pPr>
        <w:pStyle w:val="ListParagraph"/>
        <w:numPr>
          <w:ilvl w:val="0"/>
          <w:numId w:val="148"/>
        </w:numPr>
      </w:pPr>
      <w:r w:rsidRPr="0029712C">
        <w:t>FID 2 (Track1)</w:t>
      </w:r>
    </w:p>
    <w:p w14:paraId="31E20335" w14:textId="77777777" w:rsidR="00216718" w:rsidRDefault="00216718" w:rsidP="00F12805">
      <w:pPr>
        <w:pStyle w:val="ListParagraph"/>
        <w:numPr>
          <w:ilvl w:val="0"/>
          <w:numId w:val="148"/>
        </w:numPr>
      </w:pPr>
      <w:r w:rsidRPr="0029712C">
        <w:t>FID 6 SFID B (CVD)</w:t>
      </w:r>
    </w:p>
    <w:p w14:paraId="46A1DE1F" w14:textId="77777777" w:rsidR="00F2279B" w:rsidRPr="0029712C" w:rsidRDefault="00F2279B" w:rsidP="00F2279B">
      <w:pPr>
        <w:pStyle w:val="ListParagraph"/>
        <w:ind w:left="1800"/>
        <w:rPr>
          <w:rFonts w:ascii="Arial" w:hAnsi="Arial" w:cs="Arial"/>
        </w:rPr>
      </w:pPr>
    </w:p>
    <w:p w14:paraId="4AD32B3F" w14:textId="77777777" w:rsidR="00216718" w:rsidRPr="00F2279B" w:rsidRDefault="00216718" w:rsidP="00F12805">
      <w:pPr>
        <w:numPr>
          <w:ilvl w:val="0"/>
          <w:numId w:val="63"/>
        </w:numPr>
        <w:ind w:left="360"/>
        <w:rPr>
          <w:rFonts w:cs="Arial"/>
        </w:rPr>
      </w:pPr>
      <w:r w:rsidRPr="0029712C">
        <w:rPr>
          <w:snapToGrid w:val="0"/>
        </w:rPr>
        <w:t>All fields must include the FID/SFID IDs as they would when sent in the clear</w:t>
      </w:r>
      <w:r w:rsidR="003D24F7">
        <w:rPr>
          <w:snapToGrid w:val="0"/>
        </w:rPr>
        <w:t xml:space="preserve"> </w:t>
      </w:r>
      <w:r w:rsidR="003D24F7" w:rsidRPr="00022D50">
        <w:rPr>
          <w:i/>
          <w:snapToGrid w:val="0"/>
        </w:rPr>
        <w:t>(exception is FID 6 SFID B – CVD, see section below</w:t>
      </w:r>
      <w:r w:rsidR="00B50704" w:rsidRPr="00022D50">
        <w:rPr>
          <w:i/>
          <w:snapToGrid w:val="0"/>
        </w:rPr>
        <w:t xml:space="preserve"> for more details</w:t>
      </w:r>
      <w:r w:rsidR="003D24F7" w:rsidRPr="00022D50">
        <w:rPr>
          <w:i/>
          <w:snapToGrid w:val="0"/>
        </w:rPr>
        <w:t>)</w:t>
      </w:r>
    </w:p>
    <w:p w14:paraId="222EDD84" w14:textId="77777777" w:rsidR="00F2279B" w:rsidRPr="00F2279B" w:rsidRDefault="00F2279B" w:rsidP="00F2279B">
      <w:pPr>
        <w:ind w:left="360"/>
        <w:rPr>
          <w:rFonts w:cs="Arial"/>
        </w:rPr>
      </w:pPr>
    </w:p>
    <w:p w14:paraId="7AF4CB52" w14:textId="77777777" w:rsidR="00216718" w:rsidRDefault="00216718" w:rsidP="00F12805">
      <w:pPr>
        <w:numPr>
          <w:ilvl w:val="0"/>
          <w:numId w:val="63"/>
        </w:numPr>
        <w:ind w:left="360"/>
        <w:rPr>
          <w:rFonts w:cs="Arial"/>
        </w:rPr>
      </w:pPr>
      <w:r w:rsidRPr="0029712C">
        <w:rPr>
          <w:rFonts w:cs="Arial"/>
        </w:rPr>
        <w:t>The first field in the BLOB should NOT be preceded in the BLOB by a field separator (Hex 1C) since there is a field separator preceding the BLOB itself as explained further below</w:t>
      </w:r>
    </w:p>
    <w:p w14:paraId="1C28F5BD" w14:textId="77777777" w:rsidR="00F2279B" w:rsidRPr="0029712C" w:rsidRDefault="00F2279B" w:rsidP="00F2279B">
      <w:pPr>
        <w:ind w:left="1080"/>
        <w:rPr>
          <w:rFonts w:cs="Arial"/>
        </w:rPr>
      </w:pPr>
    </w:p>
    <w:p w14:paraId="6A680B54" w14:textId="77777777" w:rsidR="00216718" w:rsidRDefault="00216718" w:rsidP="00F12805">
      <w:pPr>
        <w:numPr>
          <w:ilvl w:val="0"/>
          <w:numId w:val="63"/>
        </w:numPr>
        <w:ind w:left="360"/>
        <w:rPr>
          <w:rFonts w:cs="Arial"/>
        </w:rPr>
      </w:pPr>
      <w:r w:rsidRPr="0029712C">
        <w:rPr>
          <w:rFonts w:cs="Arial"/>
        </w:rPr>
        <w:t>If the 2</w:t>
      </w:r>
      <w:r w:rsidRPr="0029712C">
        <w:rPr>
          <w:rFonts w:cs="Arial"/>
          <w:vertAlign w:val="superscript"/>
        </w:rPr>
        <w:t>nd</w:t>
      </w:r>
      <w:r w:rsidRPr="0029712C">
        <w:rPr>
          <w:rFonts w:cs="Arial"/>
        </w:rPr>
        <w:t xml:space="preserve"> and/or 3</w:t>
      </w:r>
      <w:r w:rsidRPr="0029712C">
        <w:rPr>
          <w:rFonts w:cs="Arial"/>
          <w:vertAlign w:val="superscript"/>
        </w:rPr>
        <w:t>rd</w:t>
      </w:r>
      <w:r w:rsidRPr="0029712C">
        <w:rPr>
          <w:rFonts w:cs="Arial"/>
        </w:rPr>
        <w:t xml:space="preserve"> field are present in the BLOB then these fields should be preceded by a field separator (Hex 1C)</w:t>
      </w:r>
    </w:p>
    <w:p w14:paraId="34879425" w14:textId="77777777" w:rsidR="00542584" w:rsidRPr="0029712C" w:rsidRDefault="00542584" w:rsidP="00542584">
      <w:pPr>
        <w:rPr>
          <w:rFonts w:cs="Arial"/>
        </w:rPr>
      </w:pPr>
    </w:p>
    <w:p w14:paraId="504B283B" w14:textId="77777777" w:rsidR="00216718" w:rsidRDefault="00216718" w:rsidP="00F12805">
      <w:pPr>
        <w:numPr>
          <w:ilvl w:val="0"/>
          <w:numId w:val="63"/>
        </w:numPr>
        <w:ind w:left="360"/>
        <w:rPr>
          <w:rFonts w:cs="Arial"/>
        </w:rPr>
      </w:pPr>
      <w:r w:rsidRPr="0029712C">
        <w:rPr>
          <w:rFonts w:cs="Arial"/>
        </w:rPr>
        <w:t>The final clear-text data to be encrypted into the BLOB must be in a padded buffer with nulls (Hex 00) to make 16 byte blocks</w:t>
      </w:r>
    </w:p>
    <w:p w14:paraId="6E5342A3" w14:textId="77777777" w:rsidR="00542584" w:rsidRDefault="00542584" w:rsidP="00542584">
      <w:pPr>
        <w:pStyle w:val="ListParagraph"/>
        <w:rPr>
          <w:rFonts w:cs="Arial"/>
        </w:rPr>
      </w:pPr>
    </w:p>
    <w:p w14:paraId="0B3053F0" w14:textId="77777777" w:rsidR="00216718" w:rsidRPr="0029712C" w:rsidRDefault="00216718" w:rsidP="00F12805">
      <w:pPr>
        <w:numPr>
          <w:ilvl w:val="0"/>
          <w:numId w:val="63"/>
        </w:numPr>
        <w:ind w:left="360"/>
        <w:rPr>
          <w:rFonts w:cs="Arial"/>
        </w:rPr>
      </w:pPr>
      <w:r w:rsidRPr="0029712C">
        <w:rPr>
          <w:rFonts w:cs="Arial"/>
        </w:rPr>
        <w:t xml:space="preserve">Encrypt the data: </w:t>
      </w:r>
    </w:p>
    <w:p w14:paraId="5810E73E" w14:textId="77777777" w:rsidR="00216718" w:rsidRPr="0029712C" w:rsidRDefault="00216718" w:rsidP="00F12805">
      <w:pPr>
        <w:numPr>
          <w:ilvl w:val="0"/>
          <w:numId w:val="149"/>
        </w:numPr>
        <w:rPr>
          <w:rFonts w:cs="Arial"/>
        </w:rPr>
      </w:pPr>
      <w:r w:rsidRPr="0029712C">
        <w:rPr>
          <w:rFonts w:cs="Arial"/>
        </w:rPr>
        <w:t xml:space="preserve">Use CBC (Cipher Block Chaining) encryption method </w:t>
      </w:r>
    </w:p>
    <w:p w14:paraId="1B841330" w14:textId="77777777" w:rsidR="00216718" w:rsidRPr="00542584" w:rsidRDefault="00216718" w:rsidP="00F12805">
      <w:pPr>
        <w:numPr>
          <w:ilvl w:val="0"/>
          <w:numId w:val="149"/>
        </w:numPr>
        <w:rPr>
          <w:snapToGrid w:val="0"/>
        </w:rPr>
      </w:pPr>
      <w:r w:rsidRPr="0029712C">
        <w:rPr>
          <w:rFonts w:cs="Arial"/>
        </w:rPr>
        <w:t>Use IV (Initialization Vector) of nulls (0x00)</w:t>
      </w:r>
    </w:p>
    <w:p w14:paraId="34E0CDDD" w14:textId="77777777" w:rsidR="00542584" w:rsidRPr="0029712C" w:rsidRDefault="00542584" w:rsidP="00542584">
      <w:pPr>
        <w:rPr>
          <w:snapToGrid w:val="0"/>
        </w:rPr>
      </w:pPr>
    </w:p>
    <w:p w14:paraId="2F465E52" w14:textId="77777777" w:rsidR="00216718" w:rsidRDefault="00216718" w:rsidP="00F12805">
      <w:pPr>
        <w:numPr>
          <w:ilvl w:val="0"/>
          <w:numId w:val="63"/>
        </w:numPr>
        <w:ind w:left="360"/>
        <w:rPr>
          <w:rFonts w:cs="Arial"/>
        </w:rPr>
      </w:pPr>
      <w:r w:rsidRPr="0029712C">
        <w:rPr>
          <w:rFonts w:cs="Arial"/>
        </w:rPr>
        <w:t>Expand the buffer to Unpacked ASCII Hex</w:t>
      </w:r>
    </w:p>
    <w:p w14:paraId="399D2AC2" w14:textId="77777777" w:rsidR="00542584" w:rsidRPr="0029712C" w:rsidRDefault="00542584" w:rsidP="00542584">
      <w:pPr>
        <w:ind w:left="360"/>
        <w:rPr>
          <w:rFonts w:cs="Arial"/>
        </w:rPr>
      </w:pPr>
    </w:p>
    <w:p w14:paraId="5D7E2C71" w14:textId="77777777" w:rsidR="00216718" w:rsidRDefault="00216718" w:rsidP="00F12805">
      <w:pPr>
        <w:numPr>
          <w:ilvl w:val="0"/>
          <w:numId w:val="63"/>
        </w:numPr>
        <w:ind w:left="360"/>
        <w:rPr>
          <w:rFonts w:cs="Arial"/>
        </w:rPr>
      </w:pPr>
      <w:r w:rsidRPr="0029712C">
        <w:rPr>
          <w:rFonts w:cs="Arial"/>
        </w:rPr>
        <w:t>Encapsulate the Encrypted BLOB between an Encryption Field separator (Hex 1F) and end with a NULL (Hex 00)</w:t>
      </w:r>
    </w:p>
    <w:p w14:paraId="4C7BCE55" w14:textId="77777777" w:rsidR="00542584" w:rsidRDefault="00542584" w:rsidP="00542584">
      <w:pPr>
        <w:pStyle w:val="ListParagraph"/>
        <w:rPr>
          <w:rFonts w:cs="Arial"/>
        </w:rPr>
      </w:pPr>
    </w:p>
    <w:p w14:paraId="44A76034" w14:textId="77777777" w:rsidR="00216718" w:rsidRPr="0029712C" w:rsidRDefault="00216718" w:rsidP="00F12805">
      <w:pPr>
        <w:numPr>
          <w:ilvl w:val="0"/>
          <w:numId w:val="63"/>
        </w:numPr>
        <w:ind w:left="360"/>
        <w:rPr>
          <w:rFonts w:cs="Arial"/>
        </w:rPr>
      </w:pPr>
      <w:r w:rsidRPr="0029712C">
        <w:rPr>
          <w:rFonts w:cs="Arial"/>
        </w:rPr>
        <w:t>Place the "1FBLOB00" buffer at the end of the SPDH message:</w:t>
      </w:r>
    </w:p>
    <w:p w14:paraId="6422961C" w14:textId="77777777" w:rsidR="00216718" w:rsidRPr="0029712C" w:rsidRDefault="00216718" w:rsidP="00F12805">
      <w:pPr>
        <w:numPr>
          <w:ilvl w:val="1"/>
          <w:numId w:val="63"/>
        </w:numPr>
        <w:ind w:left="720"/>
        <w:rPr>
          <w:rFonts w:cs="Arial"/>
        </w:rPr>
      </w:pPr>
      <w:r w:rsidRPr="0029712C">
        <w:rPr>
          <w:rFonts w:cs="Arial"/>
        </w:rPr>
        <w:t>Precede the buffer with a Field Separator (Hex 1C)</w:t>
      </w:r>
    </w:p>
    <w:p w14:paraId="1DE5AD9B" w14:textId="77777777" w:rsidR="00216718" w:rsidRPr="0029712C" w:rsidRDefault="00216718" w:rsidP="00F12805">
      <w:pPr>
        <w:numPr>
          <w:ilvl w:val="1"/>
          <w:numId w:val="63"/>
        </w:numPr>
        <w:ind w:left="720"/>
        <w:rPr>
          <w:rFonts w:cs="Arial"/>
        </w:rPr>
      </w:pPr>
      <w:r w:rsidRPr="0029712C">
        <w:rPr>
          <w:rFonts w:cs="Arial"/>
        </w:rPr>
        <w:t>Place at end of message just before the ETX (Hex 03)</w:t>
      </w:r>
    </w:p>
    <w:p w14:paraId="0F41C956" w14:textId="77777777" w:rsidR="00216718" w:rsidRPr="0029712C" w:rsidRDefault="00216718" w:rsidP="00F12805">
      <w:pPr>
        <w:numPr>
          <w:ilvl w:val="1"/>
          <w:numId w:val="63"/>
        </w:numPr>
        <w:ind w:left="720"/>
        <w:rPr>
          <w:rFonts w:cs="Arial"/>
        </w:rPr>
      </w:pPr>
      <w:r w:rsidRPr="0029712C">
        <w:rPr>
          <w:rFonts w:cs="Arial"/>
        </w:rPr>
        <w:t>The data will look as follows:  1C 1F Encrypted-BLOB 00 ETX</w:t>
      </w:r>
    </w:p>
    <w:p w14:paraId="69D59A4B" w14:textId="77777777" w:rsidR="00B50704" w:rsidRPr="00B50704" w:rsidRDefault="00B50704" w:rsidP="00542584">
      <w:pPr>
        <w:pStyle w:val="Heading4"/>
      </w:pPr>
      <w:r w:rsidRPr="00B50704">
        <w:lastRenderedPageBreak/>
        <w:t>FID 6 SFID B (CVD) for P2Pe</w:t>
      </w:r>
      <w:r>
        <w:t xml:space="preserve"> BLOB</w:t>
      </w:r>
      <w:r w:rsidR="00C463D2">
        <w:t xml:space="preserve"> (padding considerations)</w:t>
      </w:r>
    </w:p>
    <w:p w14:paraId="428D15F9" w14:textId="7074C74A" w:rsidR="00B50704" w:rsidRDefault="00B50704" w:rsidP="00B50704">
      <w:pPr>
        <w:rPr>
          <w:rFonts w:cs="Arial"/>
        </w:rPr>
      </w:pPr>
      <w:r w:rsidRPr="0029712C">
        <w:rPr>
          <w:rFonts w:cs="Arial"/>
        </w:rPr>
        <w:t>The</w:t>
      </w:r>
      <w:r>
        <w:rPr>
          <w:rFonts w:cs="Arial"/>
        </w:rPr>
        <w:t xml:space="preserve"> CVD field and format </w:t>
      </w:r>
      <w:r w:rsidR="000A59C3">
        <w:rPr>
          <w:rFonts w:cs="Arial"/>
        </w:rPr>
        <w:t>are</w:t>
      </w:r>
      <w:r>
        <w:rPr>
          <w:rFonts w:cs="Arial"/>
        </w:rPr>
        <w:t xml:space="preserve"> described later in this document.  For example, the CVD is represented as numeric alpha digits, left justified, space filled for 4 character positions.  This representation applies to P2Pe transactions and non-P2Pe transactions.  However, for P2Pe only, the CVD can be padded with other characters if desired.  The TD Host, after decrypting the BLOB data, will only process CVD digits which are between "0" and "9" alpha.  Any alpha </w:t>
      </w:r>
      <w:r w:rsidR="00214BB8">
        <w:rPr>
          <w:rFonts w:cs="Arial"/>
        </w:rPr>
        <w:t>(</w:t>
      </w:r>
      <w:r>
        <w:rPr>
          <w:rFonts w:cs="Arial"/>
        </w:rPr>
        <w:t>or non-alpha</w:t>
      </w:r>
      <w:r w:rsidR="00214BB8">
        <w:rPr>
          <w:rFonts w:cs="Arial"/>
        </w:rPr>
        <w:t>)</w:t>
      </w:r>
      <w:r>
        <w:rPr>
          <w:rFonts w:cs="Arial"/>
        </w:rPr>
        <w:t xml:space="preserve"> character outside of this range will be ignored by the TD Host.</w:t>
      </w:r>
      <w:r w:rsidR="00C463D2">
        <w:rPr>
          <w:rFonts w:cs="Arial"/>
        </w:rPr>
        <w:t xml:space="preserve">  The Terminal can us</w:t>
      </w:r>
      <w:r w:rsidR="00214BB8">
        <w:rPr>
          <w:rFonts w:cs="Arial"/>
        </w:rPr>
        <w:t>e</w:t>
      </w:r>
      <w:r w:rsidR="00C463D2">
        <w:rPr>
          <w:rFonts w:cs="Arial"/>
        </w:rPr>
        <w:t xml:space="preserve"> padding characters, including control characters such as NULLs, as long as there is a 1 to 1 byte replacement of each </w:t>
      </w:r>
      <w:r w:rsidR="00731423">
        <w:rPr>
          <w:rFonts w:cs="Arial"/>
        </w:rPr>
        <w:t xml:space="preserve">applicable </w:t>
      </w:r>
      <w:r w:rsidR="00C463D2">
        <w:rPr>
          <w:rFonts w:cs="Arial"/>
        </w:rPr>
        <w:t xml:space="preserve">CVD digit.  In other words, the Terminal can use NULLs to pad the CVD, and long as there are 4 </w:t>
      </w:r>
      <w:r w:rsidR="00214BB8">
        <w:rPr>
          <w:rFonts w:cs="Arial"/>
        </w:rPr>
        <w:t>'</w:t>
      </w:r>
      <w:r w:rsidR="00C463D2">
        <w:rPr>
          <w:rFonts w:cs="Arial"/>
        </w:rPr>
        <w:t>bytes</w:t>
      </w:r>
      <w:r w:rsidR="00214BB8">
        <w:rPr>
          <w:rFonts w:cs="Arial"/>
        </w:rPr>
        <w:t>'</w:t>
      </w:r>
      <w:r w:rsidR="00C463D2">
        <w:rPr>
          <w:rFonts w:cs="Arial"/>
        </w:rPr>
        <w:t xml:space="preserve"> of CVD data in total.  For example, the table below highlight</w:t>
      </w:r>
      <w:r w:rsidR="00214BB8">
        <w:rPr>
          <w:rFonts w:cs="Arial"/>
        </w:rPr>
        <w:t>s what the TD Host will process based on what the Terminal sends (</w:t>
      </w:r>
      <w:r w:rsidR="00731423">
        <w:rPr>
          <w:rFonts w:cs="Arial"/>
        </w:rPr>
        <w:t>table shows post-decryption values</w:t>
      </w:r>
      <w:r w:rsidR="00214BB8">
        <w:rPr>
          <w:rFonts w:cs="Arial"/>
        </w:rPr>
        <w:t>).</w:t>
      </w:r>
    </w:p>
    <w:p w14:paraId="3990CC6C" w14:textId="77777777" w:rsidR="00C463D2" w:rsidRDefault="00C463D2" w:rsidP="00B50704">
      <w:pPr>
        <w:rPr>
          <w:rFonts w:cs="Arial"/>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129"/>
        <w:gridCol w:w="1128"/>
        <w:gridCol w:w="1128"/>
        <w:gridCol w:w="1134"/>
        <w:gridCol w:w="1109"/>
        <w:gridCol w:w="1113"/>
        <w:gridCol w:w="1113"/>
        <w:gridCol w:w="1113"/>
        <w:gridCol w:w="1113"/>
      </w:tblGrid>
      <w:tr w:rsidR="00C463D2" w14:paraId="74429148" w14:textId="77777777" w:rsidTr="00542584">
        <w:tc>
          <w:tcPr>
            <w:tcW w:w="4576" w:type="dxa"/>
            <w:gridSpan w:val="4"/>
            <w:tcBorders>
              <w:right w:val="nil"/>
            </w:tcBorders>
            <w:shd w:val="clear" w:color="auto" w:fill="auto"/>
          </w:tcPr>
          <w:p w14:paraId="02FF1258" w14:textId="77777777" w:rsidR="00C463D2" w:rsidRPr="00C463D2" w:rsidRDefault="00C463D2" w:rsidP="00F52309">
            <w:pPr>
              <w:spacing w:before="60" w:after="60"/>
              <w:jc w:val="center"/>
              <w:rPr>
                <w:rFonts w:cs="Arial"/>
                <w:b/>
              </w:rPr>
            </w:pPr>
            <w:r w:rsidRPr="00C463D2">
              <w:rPr>
                <w:rFonts w:cs="Arial"/>
                <w:b/>
              </w:rPr>
              <w:t>CVD Data sent by Terminal</w:t>
            </w:r>
          </w:p>
        </w:tc>
        <w:tc>
          <w:tcPr>
            <w:tcW w:w="1144" w:type="dxa"/>
            <w:tcBorders>
              <w:top w:val="nil"/>
              <w:left w:val="nil"/>
              <w:bottom w:val="nil"/>
              <w:right w:val="nil"/>
            </w:tcBorders>
            <w:shd w:val="clear" w:color="auto" w:fill="auto"/>
          </w:tcPr>
          <w:p w14:paraId="0E6F7BE9" w14:textId="77777777" w:rsidR="00C463D2" w:rsidRPr="00C463D2" w:rsidRDefault="00C463D2" w:rsidP="00F52309">
            <w:pPr>
              <w:spacing w:before="60" w:after="60"/>
              <w:jc w:val="center"/>
              <w:rPr>
                <w:rFonts w:cs="Arial"/>
                <w:b/>
              </w:rPr>
            </w:pPr>
          </w:p>
        </w:tc>
        <w:tc>
          <w:tcPr>
            <w:tcW w:w="4576" w:type="dxa"/>
            <w:gridSpan w:val="4"/>
            <w:tcBorders>
              <w:left w:val="nil"/>
            </w:tcBorders>
            <w:shd w:val="clear" w:color="auto" w:fill="auto"/>
          </w:tcPr>
          <w:p w14:paraId="65F14720" w14:textId="77777777" w:rsidR="00C463D2" w:rsidRPr="00C463D2" w:rsidRDefault="00C463D2" w:rsidP="00F52309">
            <w:pPr>
              <w:spacing w:before="60" w:after="60"/>
              <w:jc w:val="center"/>
              <w:rPr>
                <w:rFonts w:cs="Arial"/>
                <w:b/>
              </w:rPr>
            </w:pPr>
            <w:r w:rsidRPr="00C463D2">
              <w:rPr>
                <w:rFonts w:cs="Arial"/>
                <w:b/>
              </w:rPr>
              <w:t>CVD Data processed at TD Host</w:t>
            </w:r>
          </w:p>
        </w:tc>
      </w:tr>
      <w:tr w:rsidR="00C463D2" w14:paraId="4E8CEC3E" w14:textId="77777777" w:rsidTr="00542584">
        <w:tc>
          <w:tcPr>
            <w:tcW w:w="1144" w:type="dxa"/>
          </w:tcPr>
          <w:p w14:paraId="38CC5E42" w14:textId="77777777" w:rsidR="00C463D2" w:rsidRPr="003A26E2" w:rsidRDefault="00C463D2" w:rsidP="00C463D2">
            <w:pPr>
              <w:jc w:val="center"/>
              <w:rPr>
                <w:rFonts w:cs="Arial"/>
                <w:i/>
              </w:rPr>
            </w:pPr>
            <w:r w:rsidRPr="003A26E2">
              <w:rPr>
                <w:rFonts w:cs="Arial"/>
                <w:i/>
              </w:rPr>
              <w:t>1</w:t>
            </w:r>
          </w:p>
        </w:tc>
        <w:tc>
          <w:tcPr>
            <w:tcW w:w="1144" w:type="dxa"/>
          </w:tcPr>
          <w:p w14:paraId="1348E16C" w14:textId="77777777" w:rsidR="00C463D2" w:rsidRPr="003A26E2" w:rsidRDefault="00C463D2" w:rsidP="00C463D2">
            <w:pPr>
              <w:jc w:val="center"/>
              <w:rPr>
                <w:rFonts w:cs="Arial"/>
                <w:i/>
              </w:rPr>
            </w:pPr>
            <w:r w:rsidRPr="003A26E2">
              <w:rPr>
                <w:rFonts w:cs="Arial"/>
                <w:i/>
              </w:rPr>
              <w:t>2</w:t>
            </w:r>
          </w:p>
        </w:tc>
        <w:tc>
          <w:tcPr>
            <w:tcW w:w="1144" w:type="dxa"/>
          </w:tcPr>
          <w:p w14:paraId="6DFC9EBC" w14:textId="77777777" w:rsidR="00C463D2" w:rsidRPr="003A26E2" w:rsidRDefault="00C463D2" w:rsidP="00C463D2">
            <w:pPr>
              <w:jc w:val="center"/>
              <w:rPr>
                <w:rFonts w:cs="Arial"/>
                <w:i/>
              </w:rPr>
            </w:pPr>
            <w:r w:rsidRPr="003A26E2">
              <w:rPr>
                <w:rFonts w:cs="Arial"/>
                <w:i/>
              </w:rPr>
              <w:t>3</w:t>
            </w:r>
          </w:p>
        </w:tc>
        <w:tc>
          <w:tcPr>
            <w:tcW w:w="1144" w:type="dxa"/>
            <w:tcBorders>
              <w:right w:val="nil"/>
            </w:tcBorders>
          </w:tcPr>
          <w:p w14:paraId="0F627C79" w14:textId="77777777" w:rsidR="00C463D2" w:rsidRPr="003A26E2" w:rsidRDefault="00C463D2" w:rsidP="00C463D2">
            <w:pPr>
              <w:jc w:val="center"/>
              <w:rPr>
                <w:rFonts w:cs="Arial"/>
                <w:i/>
              </w:rPr>
            </w:pPr>
            <w:r w:rsidRPr="003A26E2">
              <w:rPr>
                <w:rFonts w:cs="Arial"/>
                <w:i/>
              </w:rPr>
              <w:t>4</w:t>
            </w:r>
          </w:p>
        </w:tc>
        <w:tc>
          <w:tcPr>
            <w:tcW w:w="1144" w:type="dxa"/>
            <w:tcBorders>
              <w:top w:val="nil"/>
              <w:left w:val="nil"/>
              <w:bottom w:val="nil"/>
              <w:right w:val="nil"/>
            </w:tcBorders>
            <w:shd w:val="clear" w:color="auto" w:fill="auto"/>
          </w:tcPr>
          <w:p w14:paraId="504DF045" w14:textId="77777777" w:rsidR="00C463D2" w:rsidRPr="003A26E2" w:rsidRDefault="00C463D2" w:rsidP="00214BB8">
            <w:pPr>
              <w:rPr>
                <w:rFonts w:cs="Arial"/>
                <w:i/>
              </w:rPr>
            </w:pPr>
          </w:p>
        </w:tc>
        <w:tc>
          <w:tcPr>
            <w:tcW w:w="1144" w:type="dxa"/>
            <w:tcBorders>
              <w:left w:val="nil"/>
            </w:tcBorders>
          </w:tcPr>
          <w:p w14:paraId="59075763" w14:textId="77777777" w:rsidR="00C463D2" w:rsidRPr="003A26E2" w:rsidRDefault="00C463D2" w:rsidP="00C463D2">
            <w:pPr>
              <w:jc w:val="center"/>
              <w:rPr>
                <w:rFonts w:cs="Arial"/>
                <w:i/>
              </w:rPr>
            </w:pPr>
            <w:r w:rsidRPr="003A26E2">
              <w:rPr>
                <w:rFonts w:cs="Arial"/>
                <w:i/>
              </w:rPr>
              <w:t>1</w:t>
            </w:r>
          </w:p>
        </w:tc>
        <w:tc>
          <w:tcPr>
            <w:tcW w:w="1144" w:type="dxa"/>
          </w:tcPr>
          <w:p w14:paraId="09B06662" w14:textId="77777777" w:rsidR="00C463D2" w:rsidRPr="003A26E2" w:rsidRDefault="00C463D2" w:rsidP="00C463D2">
            <w:pPr>
              <w:jc w:val="center"/>
              <w:rPr>
                <w:rFonts w:cs="Arial"/>
                <w:i/>
              </w:rPr>
            </w:pPr>
            <w:r w:rsidRPr="003A26E2">
              <w:rPr>
                <w:rFonts w:cs="Arial"/>
                <w:i/>
              </w:rPr>
              <w:t>2</w:t>
            </w:r>
          </w:p>
        </w:tc>
        <w:tc>
          <w:tcPr>
            <w:tcW w:w="1144" w:type="dxa"/>
          </w:tcPr>
          <w:p w14:paraId="4F5462EA" w14:textId="77777777" w:rsidR="00C463D2" w:rsidRPr="003A26E2" w:rsidRDefault="00C463D2" w:rsidP="00C463D2">
            <w:pPr>
              <w:jc w:val="center"/>
              <w:rPr>
                <w:rFonts w:cs="Arial"/>
                <w:i/>
              </w:rPr>
            </w:pPr>
            <w:r w:rsidRPr="003A26E2">
              <w:rPr>
                <w:rFonts w:cs="Arial"/>
                <w:i/>
              </w:rPr>
              <w:t>3</w:t>
            </w:r>
          </w:p>
        </w:tc>
        <w:tc>
          <w:tcPr>
            <w:tcW w:w="1144" w:type="dxa"/>
          </w:tcPr>
          <w:p w14:paraId="73639661" w14:textId="77777777" w:rsidR="00C463D2" w:rsidRPr="003A26E2" w:rsidRDefault="00C463D2" w:rsidP="00C463D2">
            <w:pPr>
              <w:jc w:val="center"/>
              <w:rPr>
                <w:rFonts w:cs="Arial"/>
                <w:i/>
              </w:rPr>
            </w:pPr>
            <w:r w:rsidRPr="003A26E2">
              <w:rPr>
                <w:rFonts w:cs="Arial"/>
                <w:i/>
              </w:rPr>
              <w:t>4</w:t>
            </w:r>
          </w:p>
        </w:tc>
      </w:tr>
      <w:tr w:rsidR="00C463D2" w14:paraId="0ED465F5" w14:textId="77777777" w:rsidTr="00542584">
        <w:tc>
          <w:tcPr>
            <w:tcW w:w="1144" w:type="dxa"/>
          </w:tcPr>
          <w:p w14:paraId="0F4FDAAC" w14:textId="77777777" w:rsidR="00C463D2" w:rsidRPr="003A26E2" w:rsidRDefault="00C463D2" w:rsidP="00C463D2">
            <w:pPr>
              <w:jc w:val="center"/>
              <w:rPr>
                <w:rFonts w:cs="Arial"/>
                <w:i/>
              </w:rPr>
            </w:pPr>
            <w:r w:rsidRPr="003A26E2">
              <w:rPr>
                <w:rFonts w:cs="Arial"/>
                <w:i/>
              </w:rPr>
              <w:t>1</w:t>
            </w:r>
          </w:p>
        </w:tc>
        <w:tc>
          <w:tcPr>
            <w:tcW w:w="1144" w:type="dxa"/>
          </w:tcPr>
          <w:p w14:paraId="0584AB4A" w14:textId="77777777" w:rsidR="00C463D2" w:rsidRPr="003A26E2" w:rsidRDefault="00C463D2" w:rsidP="00C463D2">
            <w:pPr>
              <w:jc w:val="center"/>
              <w:rPr>
                <w:rFonts w:cs="Arial"/>
                <w:i/>
              </w:rPr>
            </w:pPr>
            <w:r w:rsidRPr="003A26E2">
              <w:rPr>
                <w:rFonts w:cs="Arial"/>
                <w:i/>
              </w:rPr>
              <w:t>2</w:t>
            </w:r>
          </w:p>
        </w:tc>
        <w:tc>
          <w:tcPr>
            <w:tcW w:w="1144" w:type="dxa"/>
          </w:tcPr>
          <w:p w14:paraId="4DABEF34" w14:textId="77777777" w:rsidR="00C463D2" w:rsidRPr="003A26E2" w:rsidRDefault="00C463D2" w:rsidP="00C463D2">
            <w:pPr>
              <w:jc w:val="center"/>
              <w:rPr>
                <w:rFonts w:cs="Arial"/>
                <w:i/>
              </w:rPr>
            </w:pPr>
            <w:r w:rsidRPr="003A26E2">
              <w:rPr>
                <w:rFonts w:cs="Arial"/>
                <w:i/>
              </w:rPr>
              <w:t>3</w:t>
            </w:r>
          </w:p>
        </w:tc>
        <w:tc>
          <w:tcPr>
            <w:tcW w:w="1144" w:type="dxa"/>
            <w:tcBorders>
              <w:right w:val="nil"/>
            </w:tcBorders>
          </w:tcPr>
          <w:p w14:paraId="58047601" w14:textId="77777777" w:rsidR="00C463D2" w:rsidRPr="003A26E2" w:rsidRDefault="00C463D2" w:rsidP="00C463D2">
            <w:pPr>
              <w:jc w:val="center"/>
              <w:rPr>
                <w:rFonts w:cs="Arial"/>
                <w:i/>
              </w:rPr>
            </w:pPr>
            <w:r w:rsidRPr="003A26E2">
              <w:rPr>
                <w:rFonts w:cs="Arial"/>
                <w:i/>
              </w:rPr>
              <w:t>NULL</w:t>
            </w:r>
          </w:p>
        </w:tc>
        <w:tc>
          <w:tcPr>
            <w:tcW w:w="1144" w:type="dxa"/>
            <w:tcBorders>
              <w:top w:val="nil"/>
              <w:left w:val="nil"/>
              <w:bottom w:val="nil"/>
              <w:right w:val="nil"/>
            </w:tcBorders>
            <w:shd w:val="clear" w:color="auto" w:fill="auto"/>
          </w:tcPr>
          <w:p w14:paraId="3E2FF595" w14:textId="77777777" w:rsidR="00C463D2" w:rsidRPr="003A26E2" w:rsidRDefault="00C463D2" w:rsidP="00C463D2">
            <w:pPr>
              <w:jc w:val="center"/>
              <w:rPr>
                <w:rFonts w:cs="Arial"/>
                <w:i/>
              </w:rPr>
            </w:pPr>
          </w:p>
        </w:tc>
        <w:tc>
          <w:tcPr>
            <w:tcW w:w="1144" w:type="dxa"/>
            <w:tcBorders>
              <w:left w:val="nil"/>
            </w:tcBorders>
          </w:tcPr>
          <w:p w14:paraId="50ED1A36" w14:textId="77777777" w:rsidR="00C463D2" w:rsidRPr="003A26E2" w:rsidRDefault="00C463D2" w:rsidP="00C463D2">
            <w:pPr>
              <w:jc w:val="center"/>
              <w:rPr>
                <w:rFonts w:cs="Arial"/>
                <w:i/>
              </w:rPr>
            </w:pPr>
            <w:r w:rsidRPr="003A26E2">
              <w:rPr>
                <w:rFonts w:cs="Arial"/>
                <w:i/>
              </w:rPr>
              <w:t>1</w:t>
            </w:r>
          </w:p>
        </w:tc>
        <w:tc>
          <w:tcPr>
            <w:tcW w:w="1144" w:type="dxa"/>
          </w:tcPr>
          <w:p w14:paraId="33137597" w14:textId="77777777" w:rsidR="00C463D2" w:rsidRPr="003A26E2" w:rsidRDefault="00C463D2" w:rsidP="00C463D2">
            <w:pPr>
              <w:jc w:val="center"/>
              <w:rPr>
                <w:rFonts w:cs="Arial"/>
                <w:i/>
              </w:rPr>
            </w:pPr>
            <w:r w:rsidRPr="003A26E2">
              <w:rPr>
                <w:rFonts w:cs="Arial"/>
                <w:i/>
              </w:rPr>
              <w:t>2</w:t>
            </w:r>
          </w:p>
        </w:tc>
        <w:tc>
          <w:tcPr>
            <w:tcW w:w="1144" w:type="dxa"/>
          </w:tcPr>
          <w:p w14:paraId="0C92F1E2" w14:textId="77777777" w:rsidR="00C463D2" w:rsidRPr="003A26E2" w:rsidRDefault="00C463D2" w:rsidP="00C463D2">
            <w:pPr>
              <w:jc w:val="center"/>
              <w:rPr>
                <w:rFonts w:cs="Arial"/>
                <w:i/>
              </w:rPr>
            </w:pPr>
            <w:r w:rsidRPr="003A26E2">
              <w:rPr>
                <w:rFonts w:cs="Arial"/>
                <w:i/>
              </w:rPr>
              <w:t>3</w:t>
            </w:r>
          </w:p>
        </w:tc>
        <w:tc>
          <w:tcPr>
            <w:tcW w:w="1144" w:type="dxa"/>
          </w:tcPr>
          <w:p w14:paraId="7C561E46" w14:textId="77777777" w:rsidR="00C463D2" w:rsidRPr="003A26E2" w:rsidRDefault="00C463D2" w:rsidP="00C463D2">
            <w:pPr>
              <w:jc w:val="center"/>
              <w:rPr>
                <w:rFonts w:cs="Arial"/>
                <w:i/>
              </w:rPr>
            </w:pPr>
          </w:p>
        </w:tc>
      </w:tr>
      <w:tr w:rsidR="00C463D2" w14:paraId="13859E18" w14:textId="77777777" w:rsidTr="00542584">
        <w:tc>
          <w:tcPr>
            <w:tcW w:w="1144" w:type="dxa"/>
          </w:tcPr>
          <w:p w14:paraId="05582BAB" w14:textId="77777777" w:rsidR="00C463D2" w:rsidRPr="003A26E2" w:rsidRDefault="00C463D2" w:rsidP="00C463D2">
            <w:pPr>
              <w:jc w:val="center"/>
              <w:rPr>
                <w:rFonts w:cs="Arial"/>
                <w:i/>
              </w:rPr>
            </w:pPr>
            <w:r w:rsidRPr="003A26E2">
              <w:rPr>
                <w:rFonts w:cs="Arial"/>
                <w:i/>
              </w:rPr>
              <w:t>NULL</w:t>
            </w:r>
          </w:p>
        </w:tc>
        <w:tc>
          <w:tcPr>
            <w:tcW w:w="1144" w:type="dxa"/>
          </w:tcPr>
          <w:p w14:paraId="228FF36C" w14:textId="77777777" w:rsidR="00C463D2" w:rsidRPr="003A26E2" w:rsidRDefault="00C463D2" w:rsidP="00C463D2">
            <w:pPr>
              <w:jc w:val="center"/>
              <w:rPr>
                <w:rFonts w:cs="Arial"/>
                <w:i/>
              </w:rPr>
            </w:pPr>
            <w:r w:rsidRPr="003A26E2">
              <w:rPr>
                <w:rFonts w:cs="Arial"/>
                <w:i/>
              </w:rPr>
              <w:t>NULL</w:t>
            </w:r>
          </w:p>
        </w:tc>
        <w:tc>
          <w:tcPr>
            <w:tcW w:w="1144" w:type="dxa"/>
          </w:tcPr>
          <w:p w14:paraId="077A47D6" w14:textId="77777777" w:rsidR="00C463D2" w:rsidRPr="003A26E2" w:rsidRDefault="00C463D2" w:rsidP="00C463D2">
            <w:pPr>
              <w:jc w:val="center"/>
              <w:rPr>
                <w:rFonts w:cs="Arial"/>
                <w:i/>
              </w:rPr>
            </w:pPr>
            <w:r w:rsidRPr="003A26E2">
              <w:rPr>
                <w:rFonts w:cs="Arial"/>
                <w:i/>
              </w:rPr>
              <w:t>NULL</w:t>
            </w:r>
          </w:p>
        </w:tc>
        <w:tc>
          <w:tcPr>
            <w:tcW w:w="1144" w:type="dxa"/>
            <w:tcBorders>
              <w:right w:val="nil"/>
            </w:tcBorders>
          </w:tcPr>
          <w:p w14:paraId="792288CC" w14:textId="77777777" w:rsidR="00C463D2" w:rsidRPr="003A26E2" w:rsidRDefault="00C463D2" w:rsidP="00C463D2">
            <w:pPr>
              <w:jc w:val="center"/>
              <w:rPr>
                <w:rFonts w:cs="Arial"/>
                <w:i/>
              </w:rPr>
            </w:pPr>
            <w:r w:rsidRPr="003A26E2">
              <w:rPr>
                <w:rFonts w:cs="Arial"/>
                <w:i/>
              </w:rPr>
              <w:t>NULL</w:t>
            </w:r>
          </w:p>
        </w:tc>
        <w:tc>
          <w:tcPr>
            <w:tcW w:w="1144" w:type="dxa"/>
            <w:tcBorders>
              <w:top w:val="nil"/>
              <w:left w:val="nil"/>
              <w:bottom w:val="nil"/>
              <w:right w:val="nil"/>
            </w:tcBorders>
            <w:shd w:val="clear" w:color="auto" w:fill="auto"/>
          </w:tcPr>
          <w:p w14:paraId="3CE6F2D2" w14:textId="77777777" w:rsidR="00C463D2" w:rsidRPr="003A26E2" w:rsidRDefault="00C463D2" w:rsidP="00C463D2">
            <w:pPr>
              <w:jc w:val="center"/>
              <w:rPr>
                <w:rFonts w:cs="Arial"/>
                <w:i/>
              </w:rPr>
            </w:pPr>
          </w:p>
        </w:tc>
        <w:tc>
          <w:tcPr>
            <w:tcW w:w="1144" w:type="dxa"/>
            <w:tcBorders>
              <w:left w:val="nil"/>
            </w:tcBorders>
          </w:tcPr>
          <w:p w14:paraId="02FE2DBF" w14:textId="77777777" w:rsidR="00C463D2" w:rsidRPr="003A26E2" w:rsidRDefault="00C463D2" w:rsidP="00C463D2">
            <w:pPr>
              <w:jc w:val="center"/>
              <w:rPr>
                <w:rFonts w:cs="Arial"/>
                <w:i/>
              </w:rPr>
            </w:pPr>
          </w:p>
        </w:tc>
        <w:tc>
          <w:tcPr>
            <w:tcW w:w="1144" w:type="dxa"/>
          </w:tcPr>
          <w:p w14:paraId="6C2DA87D" w14:textId="77777777" w:rsidR="00C463D2" w:rsidRPr="003A26E2" w:rsidRDefault="00C463D2" w:rsidP="00C463D2">
            <w:pPr>
              <w:jc w:val="center"/>
              <w:rPr>
                <w:rFonts w:cs="Arial"/>
                <w:i/>
              </w:rPr>
            </w:pPr>
          </w:p>
        </w:tc>
        <w:tc>
          <w:tcPr>
            <w:tcW w:w="1144" w:type="dxa"/>
          </w:tcPr>
          <w:p w14:paraId="2EA5B4C8" w14:textId="77777777" w:rsidR="00C463D2" w:rsidRPr="003A26E2" w:rsidRDefault="00C463D2" w:rsidP="00C463D2">
            <w:pPr>
              <w:jc w:val="center"/>
              <w:rPr>
                <w:rFonts w:cs="Arial"/>
                <w:i/>
              </w:rPr>
            </w:pPr>
          </w:p>
        </w:tc>
        <w:tc>
          <w:tcPr>
            <w:tcW w:w="1144" w:type="dxa"/>
          </w:tcPr>
          <w:p w14:paraId="26152052" w14:textId="77777777" w:rsidR="00C463D2" w:rsidRPr="003A26E2" w:rsidRDefault="00C463D2" w:rsidP="00C463D2">
            <w:pPr>
              <w:jc w:val="center"/>
              <w:rPr>
                <w:rFonts w:cs="Arial"/>
                <w:i/>
              </w:rPr>
            </w:pPr>
          </w:p>
        </w:tc>
      </w:tr>
      <w:tr w:rsidR="00731423" w14:paraId="5E52EA89" w14:textId="77777777" w:rsidTr="00542584">
        <w:tc>
          <w:tcPr>
            <w:tcW w:w="1144" w:type="dxa"/>
          </w:tcPr>
          <w:p w14:paraId="080EA9F5" w14:textId="77777777" w:rsidR="00731423" w:rsidRPr="003A26E2" w:rsidRDefault="00731423" w:rsidP="00C463D2">
            <w:pPr>
              <w:jc w:val="center"/>
              <w:rPr>
                <w:rFonts w:cs="Arial"/>
                <w:i/>
              </w:rPr>
            </w:pPr>
            <w:r>
              <w:rPr>
                <w:rFonts w:cs="Arial"/>
                <w:i/>
              </w:rPr>
              <w:t>1</w:t>
            </w:r>
          </w:p>
        </w:tc>
        <w:tc>
          <w:tcPr>
            <w:tcW w:w="1144" w:type="dxa"/>
          </w:tcPr>
          <w:p w14:paraId="359AC810" w14:textId="77777777" w:rsidR="00731423" w:rsidRPr="003A26E2" w:rsidRDefault="00731423" w:rsidP="00C463D2">
            <w:pPr>
              <w:jc w:val="center"/>
              <w:rPr>
                <w:rFonts w:cs="Arial"/>
                <w:i/>
              </w:rPr>
            </w:pPr>
            <w:r>
              <w:rPr>
                <w:rFonts w:cs="Arial"/>
                <w:i/>
              </w:rPr>
              <w:t>2</w:t>
            </w:r>
          </w:p>
        </w:tc>
        <w:tc>
          <w:tcPr>
            <w:tcW w:w="1144" w:type="dxa"/>
          </w:tcPr>
          <w:p w14:paraId="0DF9E029" w14:textId="77777777" w:rsidR="00731423" w:rsidRPr="003A26E2" w:rsidRDefault="00731423" w:rsidP="00C463D2">
            <w:pPr>
              <w:jc w:val="center"/>
              <w:rPr>
                <w:rFonts w:cs="Arial"/>
                <w:i/>
              </w:rPr>
            </w:pPr>
            <w:r>
              <w:rPr>
                <w:rFonts w:cs="Arial"/>
                <w:i/>
              </w:rPr>
              <w:t>3</w:t>
            </w:r>
          </w:p>
        </w:tc>
        <w:tc>
          <w:tcPr>
            <w:tcW w:w="1144" w:type="dxa"/>
            <w:tcBorders>
              <w:right w:val="nil"/>
            </w:tcBorders>
          </w:tcPr>
          <w:p w14:paraId="46195046" w14:textId="77777777" w:rsidR="00731423" w:rsidRPr="003A26E2" w:rsidRDefault="00731423" w:rsidP="00C463D2">
            <w:pPr>
              <w:jc w:val="center"/>
              <w:rPr>
                <w:rFonts w:cs="Arial"/>
                <w:i/>
              </w:rPr>
            </w:pPr>
            <w:r>
              <w:rPr>
                <w:rFonts w:cs="Arial"/>
                <w:i/>
              </w:rPr>
              <w:t>(blank)</w:t>
            </w:r>
          </w:p>
        </w:tc>
        <w:tc>
          <w:tcPr>
            <w:tcW w:w="1144" w:type="dxa"/>
            <w:tcBorders>
              <w:top w:val="nil"/>
              <w:left w:val="nil"/>
              <w:bottom w:val="nil"/>
              <w:right w:val="nil"/>
            </w:tcBorders>
            <w:shd w:val="clear" w:color="auto" w:fill="auto"/>
          </w:tcPr>
          <w:p w14:paraId="54295CED" w14:textId="77777777" w:rsidR="00731423" w:rsidRPr="003A26E2" w:rsidRDefault="00731423" w:rsidP="00C463D2">
            <w:pPr>
              <w:jc w:val="center"/>
              <w:rPr>
                <w:rFonts w:cs="Arial"/>
                <w:i/>
              </w:rPr>
            </w:pPr>
          </w:p>
        </w:tc>
        <w:tc>
          <w:tcPr>
            <w:tcW w:w="1144" w:type="dxa"/>
            <w:tcBorders>
              <w:left w:val="nil"/>
            </w:tcBorders>
          </w:tcPr>
          <w:p w14:paraId="51DEE596" w14:textId="77777777" w:rsidR="00731423" w:rsidRPr="003A26E2" w:rsidRDefault="00731423" w:rsidP="00C463D2">
            <w:pPr>
              <w:jc w:val="center"/>
              <w:rPr>
                <w:rFonts w:cs="Arial"/>
                <w:i/>
              </w:rPr>
            </w:pPr>
            <w:r>
              <w:rPr>
                <w:rFonts w:cs="Arial"/>
                <w:i/>
              </w:rPr>
              <w:t>1</w:t>
            </w:r>
          </w:p>
        </w:tc>
        <w:tc>
          <w:tcPr>
            <w:tcW w:w="1144" w:type="dxa"/>
          </w:tcPr>
          <w:p w14:paraId="6F1A7E23" w14:textId="77777777" w:rsidR="00731423" w:rsidRPr="003A26E2" w:rsidRDefault="00731423" w:rsidP="00C463D2">
            <w:pPr>
              <w:jc w:val="center"/>
              <w:rPr>
                <w:rFonts w:cs="Arial"/>
                <w:i/>
              </w:rPr>
            </w:pPr>
            <w:r>
              <w:rPr>
                <w:rFonts w:cs="Arial"/>
                <w:i/>
              </w:rPr>
              <w:t>2</w:t>
            </w:r>
          </w:p>
        </w:tc>
        <w:tc>
          <w:tcPr>
            <w:tcW w:w="1144" w:type="dxa"/>
          </w:tcPr>
          <w:p w14:paraId="6665EBF7" w14:textId="77777777" w:rsidR="00731423" w:rsidRPr="003A26E2" w:rsidRDefault="00731423" w:rsidP="00C463D2">
            <w:pPr>
              <w:jc w:val="center"/>
              <w:rPr>
                <w:rFonts w:cs="Arial"/>
                <w:i/>
              </w:rPr>
            </w:pPr>
            <w:r>
              <w:rPr>
                <w:rFonts w:cs="Arial"/>
                <w:i/>
              </w:rPr>
              <w:t>3</w:t>
            </w:r>
          </w:p>
        </w:tc>
        <w:tc>
          <w:tcPr>
            <w:tcW w:w="1144" w:type="dxa"/>
          </w:tcPr>
          <w:p w14:paraId="6F1A4841" w14:textId="77777777" w:rsidR="00731423" w:rsidRPr="003A26E2" w:rsidRDefault="00731423" w:rsidP="00C463D2">
            <w:pPr>
              <w:jc w:val="center"/>
              <w:rPr>
                <w:rFonts w:cs="Arial"/>
                <w:i/>
              </w:rPr>
            </w:pPr>
          </w:p>
        </w:tc>
      </w:tr>
    </w:tbl>
    <w:p w14:paraId="2DFC6C9A" w14:textId="77777777" w:rsidR="00542584" w:rsidRDefault="00542584" w:rsidP="00B50704">
      <w:pPr>
        <w:rPr>
          <w:rFonts w:cs="Arial"/>
          <w:b/>
          <w:sz w:val="16"/>
          <w:szCs w:val="16"/>
        </w:rPr>
      </w:pPr>
    </w:p>
    <w:p w14:paraId="47DF19D3" w14:textId="77777777" w:rsidR="00C463D2" w:rsidRPr="00731423" w:rsidRDefault="00731423" w:rsidP="00B50704">
      <w:pPr>
        <w:rPr>
          <w:rFonts w:cs="Arial"/>
          <w:sz w:val="16"/>
          <w:szCs w:val="16"/>
        </w:rPr>
      </w:pPr>
      <w:r w:rsidRPr="00731423">
        <w:rPr>
          <w:rFonts w:cs="Arial"/>
          <w:b/>
          <w:sz w:val="16"/>
          <w:szCs w:val="16"/>
        </w:rPr>
        <w:t>Note:</w:t>
      </w:r>
      <w:r w:rsidRPr="00731423">
        <w:rPr>
          <w:rFonts w:cs="Arial"/>
          <w:sz w:val="16"/>
          <w:szCs w:val="16"/>
        </w:rPr>
        <w:t xml:space="preserve">  NULL and Blank are shown as padding characters in the examples above</w:t>
      </w:r>
      <w:r>
        <w:rPr>
          <w:rFonts w:cs="Arial"/>
          <w:sz w:val="16"/>
          <w:szCs w:val="16"/>
        </w:rPr>
        <w:t>,</w:t>
      </w:r>
      <w:r w:rsidRPr="00731423">
        <w:rPr>
          <w:rFonts w:cs="Arial"/>
          <w:sz w:val="16"/>
          <w:szCs w:val="16"/>
        </w:rPr>
        <w:t xml:space="preserve"> but other characters can be used to pad.</w:t>
      </w:r>
    </w:p>
    <w:p w14:paraId="54EE913D" w14:textId="77777777" w:rsidR="003A26E2" w:rsidRDefault="003A26E2" w:rsidP="00B50704">
      <w:pPr>
        <w:rPr>
          <w:rFonts w:cs="Arial"/>
        </w:rPr>
      </w:pPr>
    </w:p>
    <w:p w14:paraId="5F46A5FA" w14:textId="77777777" w:rsidR="003A26E2" w:rsidRPr="00B50704" w:rsidRDefault="003A26E2" w:rsidP="00542584">
      <w:pPr>
        <w:pStyle w:val="Heading4"/>
      </w:pPr>
      <w:r w:rsidRPr="00B50704">
        <w:t xml:space="preserve">FID 6 SFID </w:t>
      </w:r>
      <w:r>
        <w:t>H</w:t>
      </w:r>
      <w:r w:rsidRPr="00B50704">
        <w:t xml:space="preserve"> (CVD</w:t>
      </w:r>
      <w:r>
        <w:t xml:space="preserve"> Presence Indicator</w:t>
      </w:r>
      <w:r w:rsidRPr="00B50704">
        <w:t>) for P2Pe</w:t>
      </w:r>
    </w:p>
    <w:p w14:paraId="345A5956" w14:textId="77777777" w:rsidR="00B50704" w:rsidRDefault="003A26E2" w:rsidP="00B50704">
      <w:pPr>
        <w:rPr>
          <w:rFonts w:cs="Arial"/>
        </w:rPr>
      </w:pPr>
      <w:r>
        <w:rPr>
          <w:rFonts w:cs="Arial"/>
        </w:rPr>
        <w:t>FID 6 SFID B (Manual CVD), and FID 6 SFID H (CVD Presence Indicator) function together.  These are described later on in this document.  For P2Pe transactions, FID 6 SFID B (Manual CVD) is encrypted within the BLOB data</w:t>
      </w:r>
      <w:r w:rsidR="00DB0ADB">
        <w:rPr>
          <w:rFonts w:cs="Arial"/>
        </w:rPr>
        <w:t xml:space="preserve"> as described earlier in this section</w:t>
      </w:r>
      <w:r>
        <w:rPr>
          <w:rFonts w:cs="Arial"/>
        </w:rPr>
        <w:t xml:space="preserve">.  FID 6 SFID H (CVD Presence Indicator) remains in the clear and is sent in the un-encrypted part of the SPDH message.  </w:t>
      </w:r>
    </w:p>
    <w:p w14:paraId="09221934" w14:textId="77777777" w:rsidR="00B50704" w:rsidRDefault="00B50704" w:rsidP="00B50704">
      <w:pPr>
        <w:rPr>
          <w:rFonts w:cs="Arial"/>
        </w:rPr>
      </w:pPr>
    </w:p>
    <w:p w14:paraId="7C2D9503" w14:textId="77777777" w:rsidR="003A26E2" w:rsidRDefault="003A26E2" w:rsidP="00B50704">
      <w:pPr>
        <w:rPr>
          <w:rFonts w:cs="Arial"/>
        </w:rPr>
      </w:pPr>
    </w:p>
    <w:p w14:paraId="7BBA8BF9" w14:textId="77777777" w:rsidR="00B50704" w:rsidRPr="0029712C" w:rsidRDefault="00B50704" w:rsidP="00B50704">
      <w:pPr>
        <w:rPr>
          <w:rFonts w:cs="Arial"/>
        </w:rPr>
      </w:pPr>
    </w:p>
    <w:p w14:paraId="3E98C146" w14:textId="77777777" w:rsidR="00B50704" w:rsidRPr="001E4A0B" w:rsidRDefault="00B50704">
      <w:pPr>
        <w:rPr>
          <w:rFonts w:cs="Arial"/>
        </w:rPr>
      </w:pPr>
    </w:p>
    <w:p w14:paraId="053B70FA" w14:textId="77777777" w:rsidR="00542584" w:rsidRDefault="00542584">
      <w:pPr>
        <w:rPr>
          <w:rFonts w:asciiTheme="majorHAnsi" w:eastAsiaTheme="majorEastAsia" w:hAnsiTheme="majorHAnsi" w:cstheme="majorBidi"/>
          <w:b/>
          <w:color w:val="70AD47" w:themeColor="accent2"/>
          <w:sz w:val="36"/>
          <w:szCs w:val="28"/>
        </w:rPr>
      </w:pPr>
      <w:bookmarkStart w:id="2524" w:name="_Toc379192391"/>
      <w:bookmarkStart w:id="2525" w:name="_Toc30407677"/>
      <w:r>
        <w:br w:type="page"/>
      </w:r>
    </w:p>
    <w:p w14:paraId="5469D26D" w14:textId="77777777" w:rsidR="00750103" w:rsidRDefault="00750103" w:rsidP="00847896">
      <w:pPr>
        <w:pStyle w:val="Heading2"/>
      </w:pPr>
      <w:bookmarkStart w:id="2526" w:name="_Toc126079234"/>
      <w:r>
        <w:lastRenderedPageBreak/>
        <w:t xml:space="preserve">MANDATORY REQUEST AND RESPONSE (OPTIONAL) DATA FIELDS FOR </w:t>
      </w:r>
      <w:r w:rsidR="008C0855">
        <w:t>HOST (HOST 3)</w:t>
      </w:r>
      <w:bookmarkEnd w:id="2524"/>
      <w:bookmarkEnd w:id="2525"/>
      <w:bookmarkEnd w:id="2526"/>
      <w:r w:rsidR="00CD627E">
        <w:t xml:space="preserve"> </w:t>
      </w:r>
    </w:p>
    <w:p w14:paraId="7ABA94DB" w14:textId="77777777" w:rsidR="001E4A0B" w:rsidRDefault="00750103" w:rsidP="00750103">
      <w:r>
        <w:t>After the standard message header, the remaining portion of the message consists of a series of optional data fields.  Optional data fields can be included in requests from the terminal and responses from the SPDH module for each transaction type and are identified in the system by Field Identifiers (FIDs).</w:t>
      </w:r>
    </w:p>
    <w:p w14:paraId="62EDA006" w14:textId="77777777" w:rsidR="008E3C04" w:rsidRPr="008E3C04" w:rsidRDefault="008E3C04" w:rsidP="008E3C04">
      <w:pPr>
        <w:rPr>
          <w:lang w:val="en-GB"/>
        </w:rPr>
      </w:pPr>
    </w:p>
    <w:p w14:paraId="5120F9CB" w14:textId="77777777" w:rsidR="008E3C04" w:rsidRDefault="008E3C04" w:rsidP="00F10EC0">
      <w:pPr>
        <w:overflowPunct w:val="0"/>
        <w:autoSpaceDE w:val="0"/>
        <w:autoSpaceDN w:val="0"/>
        <w:adjustRightInd w:val="0"/>
        <w:spacing w:after="120"/>
        <w:textAlignment w:val="baseline"/>
        <w:rPr>
          <w:rFonts w:cs="Arial"/>
          <w:b/>
          <w:lang w:val="en-029"/>
        </w:rPr>
      </w:pPr>
      <w:r>
        <w:rPr>
          <w:rFonts w:cs="Arial"/>
          <w:b/>
          <w:lang w:val="en-029"/>
        </w:rPr>
        <w:t xml:space="preserve">The </w:t>
      </w:r>
      <w:r w:rsidRPr="008E3C04">
        <w:rPr>
          <w:rFonts w:cs="Arial"/>
          <w:b/>
          <w:lang w:val="en-029"/>
        </w:rPr>
        <w:t xml:space="preserve">POS Terminal will use Host 3 message format, but it will </w:t>
      </w:r>
      <w:r>
        <w:rPr>
          <w:rFonts w:cs="Arial"/>
          <w:b/>
          <w:lang w:val="en-029"/>
        </w:rPr>
        <w:t xml:space="preserve">route </w:t>
      </w:r>
      <w:r w:rsidRPr="008E3C04">
        <w:rPr>
          <w:rFonts w:cs="Arial"/>
          <w:b/>
          <w:lang w:val="en-029"/>
        </w:rPr>
        <w:t>to BASE24 POS System (Host 1)</w:t>
      </w:r>
    </w:p>
    <w:p w14:paraId="791BC4FF" w14:textId="77777777" w:rsidR="00F10EC0" w:rsidRPr="008E3C04" w:rsidRDefault="00F10EC0" w:rsidP="00F10EC0">
      <w:pPr>
        <w:overflowPunct w:val="0"/>
        <w:autoSpaceDE w:val="0"/>
        <w:autoSpaceDN w:val="0"/>
        <w:adjustRightInd w:val="0"/>
        <w:spacing w:after="120"/>
        <w:textAlignment w:val="baseline"/>
        <w:rPr>
          <w:rFonts w:cs="Arial"/>
          <w:b/>
          <w:lang w:val="en-029"/>
        </w:rPr>
      </w:pPr>
    </w:p>
    <w:p w14:paraId="39616C30" w14:textId="77777777" w:rsidR="00750103" w:rsidRDefault="00750103" w:rsidP="00E9760F">
      <w:pPr>
        <w:pStyle w:val="Heading3"/>
      </w:pPr>
      <w:r>
        <w:t xml:space="preserve">Request and response message structures </w:t>
      </w:r>
    </w:p>
    <w:p w14:paraId="69804986" w14:textId="77777777" w:rsidR="00750103" w:rsidRDefault="00750103" w:rsidP="00750103">
      <w:pPr>
        <w:rPr>
          <w:lang w:val="en-GB"/>
        </w:rPr>
      </w:pPr>
      <w:r>
        <w:rPr>
          <w:lang w:val="en-GB"/>
        </w:rPr>
        <w:t>The following table shows what optional fields are required for each transaction, in addition to the header.</w:t>
      </w:r>
    </w:p>
    <w:p w14:paraId="79917C95" w14:textId="77777777" w:rsidR="00B317E3" w:rsidRDefault="00B317E3" w:rsidP="00B317E3">
      <w:pPr>
        <w:rPr>
          <w:lang w:val="en-GB"/>
        </w:rPr>
      </w:pPr>
    </w:p>
    <w:tbl>
      <w:tblPr>
        <w:tblW w:w="0" w:type="auto"/>
        <w:tblInd w:w="21"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4A0" w:firstRow="1" w:lastRow="0" w:firstColumn="1" w:lastColumn="0" w:noHBand="0" w:noVBand="1"/>
      </w:tblPr>
      <w:tblGrid>
        <w:gridCol w:w="3240"/>
        <w:gridCol w:w="3600"/>
        <w:gridCol w:w="2430"/>
      </w:tblGrid>
      <w:tr w:rsidR="00B317E3" w:rsidRPr="00F10EC0" w14:paraId="20FA56D2" w14:textId="77777777" w:rsidTr="00F10EC0">
        <w:trPr>
          <w:cantSplit/>
        </w:trPr>
        <w:tc>
          <w:tcPr>
            <w:tcW w:w="3240" w:type="dxa"/>
            <w:shd w:val="clear" w:color="auto" w:fill="auto"/>
            <w:hideMark/>
          </w:tcPr>
          <w:p w14:paraId="5D655757" w14:textId="77777777" w:rsidR="00B317E3" w:rsidRPr="00F10EC0" w:rsidRDefault="00B317E3" w:rsidP="00F52309">
            <w:pPr>
              <w:spacing w:before="60" w:after="60"/>
              <w:rPr>
                <w:b/>
                <w:bCs/>
                <w:lang w:val="en-GB"/>
              </w:rPr>
            </w:pPr>
            <w:r w:rsidRPr="00F10EC0">
              <w:rPr>
                <w:b/>
                <w:bCs/>
                <w:lang w:val="en-GB"/>
              </w:rPr>
              <w:t>Host Tran Code Description</w:t>
            </w:r>
          </w:p>
        </w:tc>
        <w:tc>
          <w:tcPr>
            <w:tcW w:w="3600" w:type="dxa"/>
            <w:shd w:val="clear" w:color="auto" w:fill="auto"/>
            <w:hideMark/>
          </w:tcPr>
          <w:p w14:paraId="13D47E26" w14:textId="77777777" w:rsidR="00B317E3" w:rsidRPr="00F10EC0" w:rsidRDefault="00B317E3" w:rsidP="00F52309">
            <w:pPr>
              <w:spacing w:before="60" w:after="60"/>
              <w:rPr>
                <w:b/>
                <w:bCs/>
                <w:lang w:val="en-GB"/>
              </w:rPr>
            </w:pPr>
            <w:r w:rsidRPr="00F10EC0">
              <w:rPr>
                <w:b/>
                <w:bCs/>
                <w:lang w:val="en-GB"/>
              </w:rPr>
              <w:t>Request FID's</w:t>
            </w:r>
          </w:p>
        </w:tc>
        <w:tc>
          <w:tcPr>
            <w:tcW w:w="2430" w:type="dxa"/>
            <w:shd w:val="clear" w:color="auto" w:fill="auto"/>
            <w:hideMark/>
          </w:tcPr>
          <w:p w14:paraId="59F82D9A" w14:textId="77777777" w:rsidR="00B317E3" w:rsidRPr="00F10EC0" w:rsidRDefault="00B317E3" w:rsidP="00F52309">
            <w:pPr>
              <w:spacing w:before="60" w:after="60"/>
              <w:rPr>
                <w:b/>
                <w:bCs/>
                <w:lang w:val="en-GB"/>
              </w:rPr>
            </w:pPr>
            <w:r w:rsidRPr="00F10EC0">
              <w:rPr>
                <w:b/>
                <w:bCs/>
                <w:lang w:val="en-GB"/>
              </w:rPr>
              <w:t>Response</w:t>
            </w:r>
          </w:p>
        </w:tc>
      </w:tr>
      <w:tr w:rsidR="00B317E3" w14:paraId="5F3700E9" w14:textId="77777777" w:rsidTr="00F10EC0">
        <w:trPr>
          <w:cantSplit/>
        </w:trPr>
        <w:tc>
          <w:tcPr>
            <w:tcW w:w="3240" w:type="dxa"/>
            <w:hideMark/>
          </w:tcPr>
          <w:p w14:paraId="3EE18304" w14:textId="77777777" w:rsidR="00B317E3" w:rsidRDefault="00B317E3" w:rsidP="004B49C6">
            <w:pPr>
              <w:rPr>
                <w:lang w:val="en-GB"/>
              </w:rPr>
            </w:pPr>
            <w:r>
              <w:rPr>
                <w:lang w:val="en-GB"/>
              </w:rPr>
              <w:t>00 Purchase</w:t>
            </w:r>
          </w:p>
        </w:tc>
        <w:tc>
          <w:tcPr>
            <w:tcW w:w="3600" w:type="dxa"/>
            <w:hideMark/>
          </w:tcPr>
          <w:p w14:paraId="6C6C0A4A" w14:textId="77777777" w:rsidR="00B317E3" w:rsidRDefault="00B317E3" w:rsidP="004B49C6">
            <w:pPr>
              <w:rPr>
                <w:lang w:val="pt-BR"/>
              </w:rPr>
            </w:pPr>
            <w:r w:rsidRPr="00B317E3">
              <w:rPr>
                <w:lang w:val="pt-BR"/>
              </w:rPr>
              <w:t>B,(F),P,(Q),(S),U,d,e,h,q,6</w:t>
            </w:r>
          </w:p>
        </w:tc>
        <w:tc>
          <w:tcPr>
            <w:tcW w:w="2430" w:type="dxa"/>
            <w:hideMark/>
          </w:tcPr>
          <w:p w14:paraId="07D3B0EC" w14:textId="77777777" w:rsidR="00B317E3" w:rsidRDefault="00B317E3" w:rsidP="004B49C6">
            <w:pPr>
              <w:rPr>
                <w:lang w:val="en-GB"/>
              </w:rPr>
            </w:pPr>
            <w:r>
              <w:rPr>
                <w:lang w:val="en-GB"/>
              </w:rPr>
              <w:t>F,(Q),g,h</w:t>
            </w:r>
          </w:p>
        </w:tc>
      </w:tr>
      <w:tr w:rsidR="00B317E3" w14:paraId="34F5A84F" w14:textId="77777777" w:rsidTr="00F10EC0">
        <w:trPr>
          <w:cantSplit/>
        </w:trPr>
        <w:tc>
          <w:tcPr>
            <w:tcW w:w="3240" w:type="dxa"/>
            <w:hideMark/>
          </w:tcPr>
          <w:p w14:paraId="5C2AC6CE" w14:textId="77777777" w:rsidR="00B317E3" w:rsidRDefault="00B317E3" w:rsidP="004B49C6">
            <w:pPr>
              <w:rPr>
                <w:lang w:val="en-GB"/>
              </w:rPr>
            </w:pPr>
            <w:r>
              <w:rPr>
                <w:lang w:val="en-GB"/>
              </w:rPr>
              <w:t>01 Pre-Auth Purchase</w:t>
            </w:r>
          </w:p>
        </w:tc>
        <w:tc>
          <w:tcPr>
            <w:tcW w:w="3600" w:type="dxa"/>
            <w:hideMark/>
          </w:tcPr>
          <w:p w14:paraId="7019B6B5" w14:textId="77777777" w:rsidR="00B317E3" w:rsidRDefault="00B317E3" w:rsidP="004B49C6">
            <w:pPr>
              <w:rPr>
                <w:lang w:val="pt-BR"/>
              </w:rPr>
            </w:pPr>
            <w:r>
              <w:rPr>
                <w:lang w:val="pt-BR"/>
              </w:rPr>
              <w:t>B,(F),P,(Q),(S),U,d,e,h,q,6</w:t>
            </w:r>
          </w:p>
        </w:tc>
        <w:tc>
          <w:tcPr>
            <w:tcW w:w="2430" w:type="dxa"/>
            <w:hideMark/>
          </w:tcPr>
          <w:p w14:paraId="258330D8" w14:textId="77777777" w:rsidR="00B317E3" w:rsidRDefault="00B317E3" w:rsidP="004B49C6">
            <w:pPr>
              <w:rPr>
                <w:lang w:val="en-GB"/>
              </w:rPr>
            </w:pPr>
            <w:r>
              <w:rPr>
                <w:lang w:val="en-GB"/>
              </w:rPr>
              <w:t>F,(Q),g,h</w:t>
            </w:r>
          </w:p>
        </w:tc>
      </w:tr>
      <w:tr w:rsidR="00B317E3" w14:paraId="4CFA8032" w14:textId="77777777" w:rsidTr="00F10EC0">
        <w:trPr>
          <w:cantSplit/>
        </w:trPr>
        <w:tc>
          <w:tcPr>
            <w:tcW w:w="3240" w:type="dxa"/>
            <w:hideMark/>
          </w:tcPr>
          <w:p w14:paraId="4F46B05F" w14:textId="77777777" w:rsidR="00B317E3" w:rsidRDefault="00B317E3" w:rsidP="004B49C6">
            <w:pPr>
              <w:rPr>
                <w:lang w:val="en-GB"/>
              </w:rPr>
            </w:pPr>
            <w:r>
              <w:rPr>
                <w:lang w:val="en-GB"/>
              </w:rPr>
              <w:t>02 Pre-Auth Purchase Completion</w:t>
            </w:r>
          </w:p>
        </w:tc>
        <w:tc>
          <w:tcPr>
            <w:tcW w:w="3600" w:type="dxa"/>
            <w:hideMark/>
          </w:tcPr>
          <w:p w14:paraId="65E905E6" w14:textId="77777777" w:rsidR="00B317E3" w:rsidRDefault="00B317E3" w:rsidP="004B49C6">
            <w:pPr>
              <w:rPr>
                <w:lang w:val="pt-BR"/>
              </w:rPr>
            </w:pPr>
            <w:r>
              <w:rPr>
                <w:lang w:val="pt-BR"/>
              </w:rPr>
              <w:t>B,C,F,P,(Q),(S),U,d,e,h,q,6</w:t>
            </w:r>
          </w:p>
        </w:tc>
        <w:tc>
          <w:tcPr>
            <w:tcW w:w="2430" w:type="dxa"/>
            <w:hideMark/>
          </w:tcPr>
          <w:p w14:paraId="37943D25" w14:textId="77777777" w:rsidR="00B317E3" w:rsidRDefault="00B317E3" w:rsidP="004B49C6">
            <w:pPr>
              <w:rPr>
                <w:lang w:val="en-GB"/>
              </w:rPr>
            </w:pPr>
            <w:r>
              <w:rPr>
                <w:lang w:val="en-GB"/>
              </w:rPr>
              <w:t>F,(Q),g,h</w:t>
            </w:r>
          </w:p>
        </w:tc>
      </w:tr>
      <w:tr w:rsidR="00B317E3" w14:paraId="1703461C" w14:textId="77777777" w:rsidTr="00F10EC0">
        <w:trPr>
          <w:cantSplit/>
        </w:trPr>
        <w:tc>
          <w:tcPr>
            <w:tcW w:w="3240" w:type="dxa"/>
            <w:hideMark/>
          </w:tcPr>
          <w:p w14:paraId="4114CA24" w14:textId="77777777" w:rsidR="00B317E3" w:rsidRDefault="00B317E3" w:rsidP="004B49C6">
            <w:pPr>
              <w:rPr>
                <w:lang w:val="en-GB"/>
              </w:rPr>
            </w:pPr>
            <w:r>
              <w:rPr>
                <w:lang w:val="en-GB"/>
              </w:rPr>
              <w:t>04 Merchandise Return</w:t>
            </w:r>
          </w:p>
        </w:tc>
        <w:tc>
          <w:tcPr>
            <w:tcW w:w="3600" w:type="dxa"/>
            <w:hideMark/>
          </w:tcPr>
          <w:p w14:paraId="559BA7F6" w14:textId="77777777" w:rsidR="00B317E3" w:rsidRDefault="00B317E3" w:rsidP="004B49C6">
            <w:pPr>
              <w:rPr>
                <w:lang w:val="pt-BR"/>
              </w:rPr>
            </w:pPr>
            <w:r>
              <w:rPr>
                <w:lang w:val="pt-BR"/>
              </w:rPr>
              <w:t>B,(F)P,(Q),(S),U,d,e,h,q,6</w:t>
            </w:r>
          </w:p>
        </w:tc>
        <w:tc>
          <w:tcPr>
            <w:tcW w:w="2430" w:type="dxa"/>
            <w:hideMark/>
          </w:tcPr>
          <w:p w14:paraId="4F875CE3" w14:textId="77777777" w:rsidR="00B317E3" w:rsidRDefault="00B317E3" w:rsidP="004B49C6">
            <w:pPr>
              <w:rPr>
                <w:lang w:val="en-GB"/>
              </w:rPr>
            </w:pPr>
            <w:r>
              <w:rPr>
                <w:lang w:val="en-GB"/>
              </w:rPr>
              <w:t>F,(Q),g,h</w:t>
            </w:r>
          </w:p>
        </w:tc>
      </w:tr>
      <w:tr w:rsidR="001D3140" w14:paraId="0A7D1D97" w14:textId="77777777" w:rsidTr="00F10EC0">
        <w:trPr>
          <w:cantSplit/>
        </w:trPr>
        <w:tc>
          <w:tcPr>
            <w:tcW w:w="3240" w:type="dxa"/>
          </w:tcPr>
          <w:p w14:paraId="73A56B3F" w14:textId="77777777" w:rsidR="001D3140" w:rsidRDefault="001D3140" w:rsidP="004B49C6">
            <w:pPr>
              <w:rPr>
                <w:lang w:val="en-GB"/>
              </w:rPr>
            </w:pPr>
            <w:r>
              <w:rPr>
                <w:lang w:val="en-GB"/>
              </w:rPr>
              <w:t>06 Instant Credit</w:t>
            </w:r>
          </w:p>
        </w:tc>
        <w:tc>
          <w:tcPr>
            <w:tcW w:w="3600" w:type="dxa"/>
          </w:tcPr>
          <w:p w14:paraId="2C10503E" w14:textId="77777777" w:rsidR="001D3140" w:rsidRDefault="001D3140" w:rsidP="004B49C6">
            <w:pPr>
              <w:rPr>
                <w:lang w:val="pt-BR"/>
              </w:rPr>
            </w:pPr>
            <w:r>
              <w:rPr>
                <w:lang w:val="pt-BR"/>
              </w:rPr>
              <w:t>P,Q,U,h,q</w:t>
            </w:r>
          </w:p>
        </w:tc>
        <w:tc>
          <w:tcPr>
            <w:tcW w:w="2430" w:type="dxa"/>
          </w:tcPr>
          <w:p w14:paraId="08E313D9" w14:textId="77777777" w:rsidR="001D3140" w:rsidRDefault="001D3140" w:rsidP="004B49C6">
            <w:pPr>
              <w:rPr>
                <w:lang w:val="en-GB"/>
              </w:rPr>
            </w:pPr>
            <w:r>
              <w:rPr>
                <w:lang w:val="en-GB"/>
              </w:rPr>
              <w:t>a,b,c</w:t>
            </w:r>
          </w:p>
        </w:tc>
      </w:tr>
      <w:tr w:rsidR="00B317E3" w14:paraId="69060D85" w14:textId="77777777" w:rsidTr="00F10EC0">
        <w:trPr>
          <w:cantSplit/>
        </w:trPr>
        <w:tc>
          <w:tcPr>
            <w:tcW w:w="3240" w:type="dxa"/>
            <w:hideMark/>
          </w:tcPr>
          <w:p w14:paraId="7CE4CE58" w14:textId="77777777" w:rsidR="00B317E3" w:rsidRDefault="00B317E3" w:rsidP="004B49C6">
            <w:pPr>
              <w:rPr>
                <w:lang w:val="en-GB"/>
              </w:rPr>
            </w:pPr>
            <w:r>
              <w:rPr>
                <w:lang w:val="en-GB"/>
              </w:rPr>
              <w:t>11 Purchase Adjustment</w:t>
            </w:r>
          </w:p>
        </w:tc>
        <w:tc>
          <w:tcPr>
            <w:tcW w:w="3600" w:type="dxa"/>
            <w:hideMark/>
          </w:tcPr>
          <w:p w14:paraId="70CCF16A" w14:textId="77777777" w:rsidR="00B317E3" w:rsidRDefault="00B317E3" w:rsidP="004B49C6">
            <w:pPr>
              <w:rPr>
                <w:lang w:val="pt-BR"/>
              </w:rPr>
            </w:pPr>
            <w:r>
              <w:rPr>
                <w:lang w:val="pt-BR"/>
              </w:rPr>
              <w:t>B,C,(F),P,(Q),(S),U,d,e,h,q,6</w:t>
            </w:r>
          </w:p>
        </w:tc>
        <w:tc>
          <w:tcPr>
            <w:tcW w:w="2430" w:type="dxa"/>
            <w:hideMark/>
          </w:tcPr>
          <w:p w14:paraId="01565BA2" w14:textId="77777777" w:rsidR="00B317E3" w:rsidRDefault="00B317E3" w:rsidP="004B49C6">
            <w:pPr>
              <w:rPr>
                <w:lang w:val="en-GB"/>
              </w:rPr>
            </w:pPr>
            <w:r>
              <w:rPr>
                <w:lang w:val="en-GB"/>
              </w:rPr>
              <w:t>F,(Q),g,h</w:t>
            </w:r>
          </w:p>
        </w:tc>
      </w:tr>
      <w:tr w:rsidR="00B317E3" w14:paraId="5BC71E49" w14:textId="77777777" w:rsidTr="00F10EC0">
        <w:trPr>
          <w:cantSplit/>
        </w:trPr>
        <w:tc>
          <w:tcPr>
            <w:tcW w:w="3240" w:type="dxa"/>
            <w:hideMark/>
          </w:tcPr>
          <w:p w14:paraId="2841A5F3" w14:textId="77777777" w:rsidR="00B317E3" w:rsidRDefault="00B317E3" w:rsidP="004B49C6">
            <w:pPr>
              <w:rPr>
                <w:lang w:val="en-GB"/>
              </w:rPr>
            </w:pPr>
            <w:r>
              <w:rPr>
                <w:lang w:val="en-GB"/>
              </w:rPr>
              <w:t>12 Return Adjustment</w:t>
            </w:r>
          </w:p>
        </w:tc>
        <w:tc>
          <w:tcPr>
            <w:tcW w:w="3600" w:type="dxa"/>
            <w:hideMark/>
          </w:tcPr>
          <w:p w14:paraId="7988192A" w14:textId="77777777" w:rsidR="00B317E3" w:rsidRDefault="00B317E3" w:rsidP="004B49C6">
            <w:pPr>
              <w:rPr>
                <w:lang w:val="pt-BR"/>
              </w:rPr>
            </w:pPr>
            <w:r>
              <w:rPr>
                <w:lang w:val="pt-BR"/>
              </w:rPr>
              <w:t>B,C,(F),P,(Q),(S),U,d,e,h,q,6</w:t>
            </w:r>
          </w:p>
        </w:tc>
        <w:tc>
          <w:tcPr>
            <w:tcW w:w="2430" w:type="dxa"/>
            <w:hideMark/>
          </w:tcPr>
          <w:p w14:paraId="753A61CE" w14:textId="77777777" w:rsidR="00B317E3" w:rsidRDefault="00B317E3" w:rsidP="004B49C6">
            <w:pPr>
              <w:rPr>
                <w:lang w:val="en-GB"/>
              </w:rPr>
            </w:pPr>
            <w:r>
              <w:rPr>
                <w:lang w:val="en-GB"/>
              </w:rPr>
              <w:t>F,(Q),g,h</w:t>
            </w:r>
          </w:p>
        </w:tc>
      </w:tr>
      <w:tr w:rsidR="00B317E3" w14:paraId="6A8FD1BF" w14:textId="77777777" w:rsidTr="00F10EC0">
        <w:trPr>
          <w:cantSplit/>
        </w:trPr>
        <w:tc>
          <w:tcPr>
            <w:tcW w:w="3240" w:type="dxa"/>
          </w:tcPr>
          <w:p w14:paraId="00E1B981" w14:textId="77777777" w:rsidR="00B317E3" w:rsidRDefault="00B317E3" w:rsidP="004B49C6">
            <w:pPr>
              <w:rPr>
                <w:lang w:val="en-GB"/>
              </w:rPr>
            </w:pPr>
          </w:p>
        </w:tc>
        <w:tc>
          <w:tcPr>
            <w:tcW w:w="3600" w:type="dxa"/>
          </w:tcPr>
          <w:p w14:paraId="6E963B50" w14:textId="77777777" w:rsidR="00B317E3" w:rsidRDefault="00B317E3" w:rsidP="004B49C6">
            <w:pPr>
              <w:rPr>
                <w:lang w:val="en-GB"/>
              </w:rPr>
            </w:pPr>
          </w:p>
        </w:tc>
        <w:tc>
          <w:tcPr>
            <w:tcW w:w="2430" w:type="dxa"/>
          </w:tcPr>
          <w:p w14:paraId="146E67C6" w14:textId="77777777" w:rsidR="00B317E3" w:rsidRDefault="00B317E3" w:rsidP="004B49C6">
            <w:pPr>
              <w:rPr>
                <w:lang w:val="en-GB"/>
              </w:rPr>
            </w:pPr>
          </w:p>
        </w:tc>
      </w:tr>
      <w:tr w:rsidR="00B317E3" w14:paraId="44BAD7EA" w14:textId="77777777" w:rsidTr="00F10EC0">
        <w:trPr>
          <w:cantSplit/>
        </w:trPr>
        <w:tc>
          <w:tcPr>
            <w:tcW w:w="3240" w:type="dxa"/>
            <w:hideMark/>
          </w:tcPr>
          <w:p w14:paraId="2A6E7CC8" w14:textId="77777777" w:rsidR="00B317E3" w:rsidRDefault="00B317E3" w:rsidP="004B49C6">
            <w:pPr>
              <w:rPr>
                <w:lang w:val="en-GB"/>
              </w:rPr>
            </w:pPr>
            <w:r>
              <w:rPr>
                <w:lang w:val="en-GB"/>
              </w:rPr>
              <w:t>60 Batch Close</w:t>
            </w:r>
          </w:p>
        </w:tc>
        <w:tc>
          <w:tcPr>
            <w:tcW w:w="3600" w:type="dxa"/>
            <w:hideMark/>
          </w:tcPr>
          <w:p w14:paraId="6BB5C9D0" w14:textId="77777777" w:rsidR="00B317E3" w:rsidRDefault="00B317E3" w:rsidP="004B49C6">
            <w:pPr>
              <w:rPr>
                <w:lang w:val="en-GB"/>
              </w:rPr>
            </w:pPr>
            <w:r>
              <w:rPr>
                <w:lang w:val="en-GB"/>
              </w:rPr>
              <w:t>U,h,l,m</w:t>
            </w:r>
          </w:p>
        </w:tc>
        <w:tc>
          <w:tcPr>
            <w:tcW w:w="2430" w:type="dxa"/>
            <w:hideMark/>
          </w:tcPr>
          <w:p w14:paraId="380C2381" w14:textId="77777777" w:rsidR="00B317E3" w:rsidRDefault="00B317E3" w:rsidP="004B49C6">
            <w:pPr>
              <w:rPr>
                <w:lang w:val="en-GB"/>
              </w:rPr>
            </w:pPr>
            <w:r>
              <w:rPr>
                <w:lang w:val="en-GB"/>
              </w:rPr>
              <w:t>g,h</w:t>
            </w:r>
          </w:p>
        </w:tc>
      </w:tr>
    </w:tbl>
    <w:p w14:paraId="4EFA13DC" w14:textId="77777777" w:rsidR="00B317E3" w:rsidRDefault="00B317E3" w:rsidP="00B317E3">
      <w:pPr>
        <w:rPr>
          <w:lang w:val="en-GB"/>
        </w:rPr>
      </w:pPr>
    </w:p>
    <w:p w14:paraId="6AD8AF51" w14:textId="77777777" w:rsidR="00750103" w:rsidRDefault="00750103" w:rsidP="00750103">
      <w:pPr>
        <w:rPr>
          <w:lang w:val="en-GB"/>
        </w:rPr>
      </w:pPr>
      <w:r>
        <w:rPr>
          <w:lang w:val="en-GB"/>
        </w:rPr>
        <w:t>Note that the request fields may be sent in any order desired.  The response fields will be sent to the terminal in alphabetical order.</w:t>
      </w:r>
    </w:p>
    <w:p w14:paraId="15CAB2CF" w14:textId="77777777" w:rsidR="00E7607A" w:rsidRDefault="00E7607A" w:rsidP="00750103">
      <w:pPr>
        <w:rPr>
          <w:lang w:val="en-GB"/>
        </w:rPr>
      </w:pPr>
    </w:p>
    <w:p w14:paraId="1C3A76C2" w14:textId="77777777" w:rsidR="00BA23A8" w:rsidRPr="00E7607A" w:rsidRDefault="001D3140" w:rsidP="00E7607A">
      <w:pPr>
        <w:rPr>
          <w:rFonts w:cs="Arial"/>
          <w:bCs/>
        </w:rPr>
      </w:pPr>
      <w:r w:rsidRPr="00E7607A">
        <w:rPr>
          <w:rFonts w:cs="Arial"/>
          <w:lang w:val="en-GB"/>
        </w:rPr>
        <w:t xml:space="preserve">Note that </w:t>
      </w:r>
      <w:r w:rsidRPr="00E7607A">
        <w:rPr>
          <w:rFonts w:cs="Arial"/>
        </w:rPr>
        <w:t>Instant Credit transaction</w:t>
      </w:r>
      <w:r w:rsidR="00E7607A" w:rsidRPr="00E7607A">
        <w:rPr>
          <w:rFonts w:cs="Arial"/>
        </w:rPr>
        <w:t>s</w:t>
      </w:r>
      <w:r w:rsidRPr="00E7607A">
        <w:rPr>
          <w:rFonts w:cs="Arial"/>
        </w:rPr>
        <w:t xml:space="preserve"> ha</w:t>
      </w:r>
      <w:r w:rsidR="00E7607A" w:rsidRPr="00E7607A">
        <w:rPr>
          <w:rFonts w:cs="Arial"/>
        </w:rPr>
        <w:t>ve</w:t>
      </w:r>
      <w:r w:rsidRPr="00E7607A">
        <w:rPr>
          <w:rFonts w:cs="Arial"/>
        </w:rPr>
        <w:t xml:space="preserve"> custom FIDs and do not have the same SPDH meaning. See section </w:t>
      </w:r>
      <w:r w:rsidR="00BA23A8" w:rsidRPr="00E7607A">
        <w:rPr>
          <w:rFonts w:cs="Arial"/>
          <w:bCs/>
        </w:rPr>
        <w:t>Instant Credit Data FIDs For TD POS B24 HOST 3.</w:t>
      </w:r>
    </w:p>
    <w:p w14:paraId="09EAB5DD" w14:textId="77777777" w:rsidR="001D3140" w:rsidRPr="001D3140" w:rsidRDefault="001D3140" w:rsidP="001D3140">
      <w:pPr>
        <w:rPr>
          <w:rFonts w:cs="Arial"/>
          <w:color w:val="538135" w:themeColor="accent6" w:themeShade="BF"/>
        </w:rPr>
      </w:pPr>
    </w:p>
    <w:p w14:paraId="0C4F9A68" w14:textId="77777777" w:rsidR="00F10EC0" w:rsidRDefault="00F10EC0">
      <w:pPr>
        <w:rPr>
          <w:rFonts w:asciiTheme="majorHAnsi" w:eastAsiaTheme="majorEastAsia" w:hAnsiTheme="majorHAnsi" w:cstheme="majorBidi"/>
          <w:b/>
          <w:color w:val="538135" w:themeColor="accent3"/>
          <w:sz w:val="34"/>
          <w:szCs w:val="24"/>
        </w:rPr>
      </w:pPr>
      <w:bookmarkStart w:id="2527" w:name="_Optional_fields"/>
      <w:bookmarkEnd w:id="2527"/>
      <w:r>
        <w:br w:type="page"/>
      </w:r>
    </w:p>
    <w:p w14:paraId="64E34752" w14:textId="77777777" w:rsidR="00750103" w:rsidRDefault="00750103" w:rsidP="00E9760F">
      <w:pPr>
        <w:pStyle w:val="Heading3"/>
      </w:pPr>
      <w:r>
        <w:lastRenderedPageBreak/>
        <w:t>Optional fields</w:t>
      </w:r>
    </w:p>
    <w:p w14:paraId="7E33EFD3" w14:textId="77777777" w:rsidR="00750103" w:rsidRDefault="00750103" w:rsidP="00750103">
      <w:pPr>
        <w:rPr>
          <w:lang w:val="en-GB"/>
        </w:rPr>
      </w:pPr>
    </w:p>
    <w:p w14:paraId="29846618" w14:textId="77777777" w:rsidR="00750103" w:rsidRDefault="00750103" w:rsidP="00750103">
      <w:pPr>
        <w:rPr>
          <w:lang w:val="en-GB"/>
        </w:rPr>
      </w:pPr>
      <w:r>
        <w:rPr>
          <w:lang w:val="en-GB"/>
        </w:rPr>
        <w:t>The FID enclosed in parenthesis indicates it may exist in the request or the response message.</w:t>
      </w:r>
      <w:r w:rsidDel="00521687">
        <w:rPr>
          <w:lang w:val="en-GB"/>
        </w:rPr>
        <w:t xml:space="preserve"> </w:t>
      </w:r>
    </w:p>
    <w:p w14:paraId="574D64AF" w14:textId="77777777" w:rsidR="00F10EC0" w:rsidRPr="00F10EC0" w:rsidRDefault="00F10EC0" w:rsidP="00750103">
      <w:pPr>
        <w:rPr>
          <w:b/>
          <w:bCs/>
          <w:lang w:val="en-GB"/>
        </w:rPr>
      </w:pPr>
    </w:p>
    <w:p w14:paraId="4F1C6FBB" w14:textId="77777777" w:rsidR="0082678B" w:rsidRPr="00F10EC0" w:rsidRDefault="0082678B" w:rsidP="00750103">
      <w:pPr>
        <w:rPr>
          <w:b/>
          <w:bCs/>
          <w:lang w:val="en-GB"/>
        </w:rPr>
      </w:pPr>
      <w:r w:rsidRPr="00F10EC0">
        <w:rPr>
          <w:b/>
          <w:bCs/>
          <w:lang w:val="en-GB"/>
        </w:rPr>
        <w:t xml:space="preserve">FID “6” SFIDs </w:t>
      </w:r>
      <w:r w:rsidR="0093264B" w:rsidRPr="00F10EC0">
        <w:rPr>
          <w:b/>
          <w:bCs/>
          <w:lang w:val="en-GB"/>
        </w:rPr>
        <w:t>are required as follows:</w:t>
      </w:r>
    </w:p>
    <w:p w14:paraId="10F730D4" w14:textId="77777777" w:rsidR="00B317E3" w:rsidRPr="00B317E3" w:rsidRDefault="00B317E3" w:rsidP="00F10EC0">
      <w:pPr>
        <w:pStyle w:val="Heading4"/>
      </w:pPr>
      <w:r w:rsidRPr="00B317E3">
        <w:t>Host 1</w:t>
      </w:r>
    </w:p>
    <w:tbl>
      <w:tblPr>
        <w:tblW w:w="0" w:type="auto"/>
        <w:tblInd w:w="21"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40"/>
        <w:gridCol w:w="3600"/>
        <w:gridCol w:w="2430"/>
      </w:tblGrid>
      <w:tr w:rsidR="0093264B" w:rsidRPr="00F10EC0" w14:paraId="0EFF6CA0" w14:textId="77777777" w:rsidTr="00F10EC0">
        <w:trPr>
          <w:cantSplit/>
        </w:trPr>
        <w:tc>
          <w:tcPr>
            <w:tcW w:w="3240" w:type="dxa"/>
            <w:shd w:val="clear" w:color="auto" w:fill="auto"/>
          </w:tcPr>
          <w:p w14:paraId="7618EAF6" w14:textId="77777777" w:rsidR="0093264B" w:rsidRPr="00F10EC0" w:rsidRDefault="0093264B" w:rsidP="00F52309">
            <w:pPr>
              <w:spacing w:before="60" w:after="60"/>
              <w:rPr>
                <w:b/>
                <w:bCs/>
                <w:lang w:val="en-GB"/>
              </w:rPr>
            </w:pPr>
            <w:r w:rsidRPr="00F10EC0">
              <w:rPr>
                <w:b/>
                <w:bCs/>
                <w:lang w:val="en-GB"/>
              </w:rPr>
              <w:t>Host Tran Code Description</w:t>
            </w:r>
          </w:p>
        </w:tc>
        <w:tc>
          <w:tcPr>
            <w:tcW w:w="3600" w:type="dxa"/>
            <w:shd w:val="clear" w:color="auto" w:fill="auto"/>
          </w:tcPr>
          <w:p w14:paraId="34FAD72E" w14:textId="77777777" w:rsidR="0093264B" w:rsidRPr="00F10EC0" w:rsidRDefault="0093264B" w:rsidP="00F52309">
            <w:pPr>
              <w:spacing w:before="60" w:after="60"/>
              <w:rPr>
                <w:b/>
                <w:bCs/>
                <w:lang w:val="en-GB"/>
              </w:rPr>
            </w:pPr>
            <w:r w:rsidRPr="00F10EC0">
              <w:rPr>
                <w:b/>
                <w:bCs/>
                <w:lang w:val="en-GB"/>
              </w:rPr>
              <w:t>Request FID 6 SFID</w:t>
            </w:r>
          </w:p>
        </w:tc>
        <w:tc>
          <w:tcPr>
            <w:tcW w:w="2430" w:type="dxa"/>
            <w:shd w:val="clear" w:color="auto" w:fill="auto"/>
          </w:tcPr>
          <w:p w14:paraId="161DC446" w14:textId="77777777" w:rsidR="0093264B" w:rsidRPr="00F10EC0" w:rsidRDefault="0093264B" w:rsidP="00F52309">
            <w:pPr>
              <w:spacing w:before="60" w:after="60"/>
              <w:rPr>
                <w:b/>
                <w:bCs/>
                <w:lang w:val="en-GB"/>
              </w:rPr>
            </w:pPr>
            <w:r w:rsidRPr="00F10EC0">
              <w:rPr>
                <w:b/>
                <w:bCs/>
                <w:lang w:val="en-GB"/>
              </w:rPr>
              <w:t>Response FID 6 SFID</w:t>
            </w:r>
          </w:p>
        </w:tc>
      </w:tr>
      <w:tr w:rsidR="0093264B" w14:paraId="1C25AF1D" w14:textId="77777777" w:rsidTr="00F10EC0">
        <w:trPr>
          <w:cantSplit/>
        </w:trPr>
        <w:tc>
          <w:tcPr>
            <w:tcW w:w="3240" w:type="dxa"/>
            <w:shd w:val="clear" w:color="auto" w:fill="auto"/>
          </w:tcPr>
          <w:p w14:paraId="77F6FCA1" w14:textId="77777777" w:rsidR="0093264B" w:rsidRDefault="0093264B" w:rsidP="00714DD2">
            <w:pPr>
              <w:rPr>
                <w:lang w:val="en-GB"/>
              </w:rPr>
            </w:pPr>
            <w:r>
              <w:rPr>
                <w:lang w:val="en-GB"/>
              </w:rPr>
              <w:t>00 Purchase</w:t>
            </w:r>
          </w:p>
        </w:tc>
        <w:tc>
          <w:tcPr>
            <w:tcW w:w="3600" w:type="dxa"/>
            <w:shd w:val="clear" w:color="auto" w:fill="auto"/>
          </w:tcPr>
          <w:p w14:paraId="5946A9C4" w14:textId="77777777" w:rsidR="0093264B" w:rsidRDefault="0093264B" w:rsidP="00714DD2">
            <w:pPr>
              <w:rPr>
                <w:lang w:val="en-GB"/>
              </w:rPr>
            </w:pPr>
            <w:r>
              <w:rPr>
                <w:lang w:val="en-GB"/>
              </w:rPr>
              <w:t>(D),E,(F),(I),(g)</w:t>
            </w:r>
          </w:p>
        </w:tc>
        <w:tc>
          <w:tcPr>
            <w:tcW w:w="2430" w:type="dxa"/>
            <w:shd w:val="clear" w:color="auto" w:fill="auto"/>
          </w:tcPr>
          <w:p w14:paraId="06EBB905" w14:textId="77777777" w:rsidR="0093264B" w:rsidRDefault="0093264B" w:rsidP="00714DD2">
            <w:pPr>
              <w:rPr>
                <w:lang w:val="en-GB"/>
              </w:rPr>
            </w:pPr>
          </w:p>
        </w:tc>
      </w:tr>
      <w:tr w:rsidR="0093264B" w14:paraId="53D56F95" w14:textId="77777777" w:rsidTr="00F10EC0">
        <w:trPr>
          <w:cantSplit/>
        </w:trPr>
        <w:tc>
          <w:tcPr>
            <w:tcW w:w="3240" w:type="dxa"/>
            <w:shd w:val="clear" w:color="auto" w:fill="auto"/>
          </w:tcPr>
          <w:p w14:paraId="6CBBAB26" w14:textId="77777777" w:rsidR="0093264B" w:rsidRDefault="0093264B" w:rsidP="00714DD2">
            <w:pPr>
              <w:rPr>
                <w:lang w:val="en-GB"/>
              </w:rPr>
            </w:pPr>
            <w:r>
              <w:rPr>
                <w:lang w:val="en-GB"/>
              </w:rPr>
              <w:t>01 Pre-Auth Purchase</w:t>
            </w:r>
          </w:p>
        </w:tc>
        <w:tc>
          <w:tcPr>
            <w:tcW w:w="3600" w:type="dxa"/>
            <w:shd w:val="clear" w:color="auto" w:fill="auto"/>
          </w:tcPr>
          <w:p w14:paraId="76A1B2CF" w14:textId="77777777" w:rsidR="0093264B" w:rsidRDefault="0093264B" w:rsidP="00714DD2">
            <w:pPr>
              <w:rPr>
                <w:lang w:val="en-GB"/>
              </w:rPr>
            </w:pPr>
            <w:r>
              <w:rPr>
                <w:lang w:val="en-GB"/>
              </w:rPr>
              <w:t>E,(I),(g)</w:t>
            </w:r>
          </w:p>
        </w:tc>
        <w:tc>
          <w:tcPr>
            <w:tcW w:w="2430" w:type="dxa"/>
            <w:shd w:val="clear" w:color="auto" w:fill="auto"/>
          </w:tcPr>
          <w:p w14:paraId="34559F85" w14:textId="77777777" w:rsidR="0093264B" w:rsidRDefault="0093264B" w:rsidP="00714DD2">
            <w:pPr>
              <w:rPr>
                <w:lang w:val="en-GB"/>
              </w:rPr>
            </w:pPr>
          </w:p>
        </w:tc>
      </w:tr>
      <w:tr w:rsidR="0093264B" w14:paraId="2E726A91" w14:textId="77777777" w:rsidTr="00F10EC0">
        <w:trPr>
          <w:cantSplit/>
        </w:trPr>
        <w:tc>
          <w:tcPr>
            <w:tcW w:w="3240" w:type="dxa"/>
            <w:shd w:val="clear" w:color="auto" w:fill="auto"/>
          </w:tcPr>
          <w:p w14:paraId="3E267ECC" w14:textId="77777777" w:rsidR="0093264B" w:rsidRDefault="0093264B" w:rsidP="00714DD2">
            <w:pPr>
              <w:rPr>
                <w:lang w:val="en-GB"/>
              </w:rPr>
            </w:pPr>
            <w:r>
              <w:rPr>
                <w:lang w:val="en-GB"/>
              </w:rPr>
              <w:t>0</w:t>
            </w:r>
            <w:r w:rsidR="004E3F7E">
              <w:rPr>
                <w:lang w:val="en-GB"/>
              </w:rPr>
              <w:t>2</w:t>
            </w:r>
            <w:r>
              <w:rPr>
                <w:lang w:val="en-GB"/>
              </w:rPr>
              <w:t xml:space="preserve"> Pre-Auth Purchase</w:t>
            </w:r>
            <w:r w:rsidR="004E3F7E">
              <w:rPr>
                <w:lang w:val="en-GB"/>
              </w:rPr>
              <w:t xml:space="preserve"> Completion</w:t>
            </w:r>
          </w:p>
        </w:tc>
        <w:tc>
          <w:tcPr>
            <w:tcW w:w="3600" w:type="dxa"/>
            <w:shd w:val="clear" w:color="auto" w:fill="auto"/>
          </w:tcPr>
          <w:p w14:paraId="65DB1F84" w14:textId="77777777" w:rsidR="0093264B" w:rsidRDefault="0093264B" w:rsidP="00714DD2">
            <w:pPr>
              <w:rPr>
                <w:lang w:val="en-GB"/>
              </w:rPr>
            </w:pPr>
            <w:r>
              <w:rPr>
                <w:lang w:val="en-GB"/>
              </w:rPr>
              <w:t>E,</w:t>
            </w:r>
            <w:r w:rsidR="004E3F7E">
              <w:rPr>
                <w:lang w:val="en-GB"/>
              </w:rPr>
              <w:t>(D)</w:t>
            </w:r>
            <w:r>
              <w:rPr>
                <w:lang w:val="en-GB"/>
              </w:rPr>
              <w:t>(I),(g)</w:t>
            </w:r>
          </w:p>
        </w:tc>
        <w:tc>
          <w:tcPr>
            <w:tcW w:w="2430" w:type="dxa"/>
            <w:shd w:val="clear" w:color="auto" w:fill="auto"/>
          </w:tcPr>
          <w:p w14:paraId="2254E8C4" w14:textId="77777777" w:rsidR="0093264B" w:rsidRDefault="0093264B" w:rsidP="00714DD2">
            <w:pPr>
              <w:rPr>
                <w:lang w:val="en-GB"/>
              </w:rPr>
            </w:pPr>
          </w:p>
        </w:tc>
      </w:tr>
      <w:tr w:rsidR="0093264B" w14:paraId="082192DB" w14:textId="77777777" w:rsidTr="00F10EC0">
        <w:trPr>
          <w:cantSplit/>
        </w:trPr>
        <w:tc>
          <w:tcPr>
            <w:tcW w:w="3240" w:type="dxa"/>
            <w:shd w:val="clear" w:color="auto" w:fill="auto"/>
          </w:tcPr>
          <w:p w14:paraId="766EFB76" w14:textId="77777777" w:rsidR="0093264B" w:rsidRDefault="004E3F7E" w:rsidP="00714DD2">
            <w:pPr>
              <w:rPr>
                <w:lang w:val="en-GB"/>
              </w:rPr>
            </w:pPr>
            <w:r>
              <w:rPr>
                <w:lang w:val="en-GB"/>
              </w:rPr>
              <w:t>03</w:t>
            </w:r>
            <w:r w:rsidR="0093264B">
              <w:rPr>
                <w:lang w:val="en-GB"/>
              </w:rPr>
              <w:t xml:space="preserve"> </w:t>
            </w:r>
            <w:r>
              <w:rPr>
                <w:lang w:val="en-GB"/>
              </w:rPr>
              <w:t>Phone/Mail Order</w:t>
            </w:r>
          </w:p>
        </w:tc>
        <w:tc>
          <w:tcPr>
            <w:tcW w:w="3600" w:type="dxa"/>
            <w:shd w:val="clear" w:color="auto" w:fill="auto"/>
          </w:tcPr>
          <w:p w14:paraId="1AB1E650" w14:textId="77777777" w:rsidR="0093264B" w:rsidRDefault="0093264B" w:rsidP="00714DD2">
            <w:pPr>
              <w:rPr>
                <w:lang w:val="en-GB"/>
              </w:rPr>
            </w:pPr>
            <w:r>
              <w:rPr>
                <w:lang w:val="en-GB"/>
              </w:rPr>
              <w:t>E,</w:t>
            </w:r>
            <w:r w:rsidR="004E3F7E">
              <w:rPr>
                <w:lang w:val="en-GB"/>
              </w:rPr>
              <w:t>F,</w:t>
            </w:r>
            <w:r>
              <w:rPr>
                <w:lang w:val="en-GB"/>
              </w:rPr>
              <w:t>(I)</w:t>
            </w:r>
          </w:p>
        </w:tc>
        <w:tc>
          <w:tcPr>
            <w:tcW w:w="2430" w:type="dxa"/>
            <w:shd w:val="clear" w:color="auto" w:fill="auto"/>
          </w:tcPr>
          <w:p w14:paraId="35DD5C10" w14:textId="77777777" w:rsidR="0093264B" w:rsidRDefault="0093264B" w:rsidP="00714DD2">
            <w:pPr>
              <w:rPr>
                <w:lang w:val="en-GB"/>
              </w:rPr>
            </w:pPr>
          </w:p>
        </w:tc>
      </w:tr>
      <w:tr w:rsidR="0093264B" w14:paraId="2E4B2BE7" w14:textId="77777777" w:rsidTr="00F10EC0">
        <w:trPr>
          <w:cantSplit/>
        </w:trPr>
        <w:tc>
          <w:tcPr>
            <w:tcW w:w="3240" w:type="dxa"/>
            <w:shd w:val="clear" w:color="auto" w:fill="auto"/>
          </w:tcPr>
          <w:p w14:paraId="0B0B8226" w14:textId="77777777" w:rsidR="0093264B" w:rsidRDefault="0093264B" w:rsidP="00714DD2">
            <w:pPr>
              <w:rPr>
                <w:lang w:val="en-GB"/>
              </w:rPr>
            </w:pPr>
            <w:r>
              <w:rPr>
                <w:lang w:val="en-GB"/>
              </w:rPr>
              <w:t>0</w:t>
            </w:r>
            <w:r w:rsidR="002C17D3">
              <w:rPr>
                <w:lang w:val="en-GB"/>
              </w:rPr>
              <w:t>4</w:t>
            </w:r>
            <w:r>
              <w:rPr>
                <w:lang w:val="en-GB"/>
              </w:rPr>
              <w:t xml:space="preserve"> </w:t>
            </w:r>
            <w:r w:rsidR="002C17D3">
              <w:rPr>
                <w:lang w:val="en-GB"/>
              </w:rPr>
              <w:t>Merchandise Return</w:t>
            </w:r>
          </w:p>
        </w:tc>
        <w:tc>
          <w:tcPr>
            <w:tcW w:w="3600" w:type="dxa"/>
            <w:shd w:val="clear" w:color="auto" w:fill="auto"/>
          </w:tcPr>
          <w:p w14:paraId="538CB42F" w14:textId="77777777" w:rsidR="0093264B" w:rsidRDefault="002C17D3" w:rsidP="00714DD2">
            <w:pPr>
              <w:rPr>
                <w:lang w:val="en-GB"/>
              </w:rPr>
            </w:pPr>
            <w:r>
              <w:rPr>
                <w:lang w:val="en-GB"/>
              </w:rPr>
              <w:t>(D),</w:t>
            </w:r>
            <w:r w:rsidR="0093264B">
              <w:rPr>
                <w:lang w:val="en-GB"/>
              </w:rPr>
              <w:t>E,</w:t>
            </w:r>
            <w:r>
              <w:rPr>
                <w:lang w:val="en-GB"/>
              </w:rPr>
              <w:t>(F),</w:t>
            </w:r>
            <w:r w:rsidR="0093264B">
              <w:rPr>
                <w:lang w:val="en-GB"/>
              </w:rPr>
              <w:t>(I),(g)</w:t>
            </w:r>
          </w:p>
        </w:tc>
        <w:tc>
          <w:tcPr>
            <w:tcW w:w="2430" w:type="dxa"/>
            <w:shd w:val="clear" w:color="auto" w:fill="auto"/>
          </w:tcPr>
          <w:p w14:paraId="57E95ABF" w14:textId="77777777" w:rsidR="0093264B" w:rsidRDefault="0093264B" w:rsidP="00714DD2">
            <w:pPr>
              <w:rPr>
                <w:lang w:val="en-GB"/>
              </w:rPr>
            </w:pPr>
          </w:p>
        </w:tc>
      </w:tr>
      <w:tr w:rsidR="002C17D3" w14:paraId="59FE8172" w14:textId="77777777" w:rsidTr="00F10EC0">
        <w:trPr>
          <w:cantSplit/>
        </w:trPr>
        <w:tc>
          <w:tcPr>
            <w:tcW w:w="3240" w:type="dxa"/>
            <w:shd w:val="clear" w:color="auto" w:fill="auto"/>
          </w:tcPr>
          <w:p w14:paraId="14E00095" w14:textId="77777777" w:rsidR="002C17D3" w:rsidRDefault="002C17D3" w:rsidP="00714DD2">
            <w:pPr>
              <w:rPr>
                <w:lang w:val="en-GB"/>
              </w:rPr>
            </w:pPr>
            <w:r>
              <w:rPr>
                <w:lang w:val="en-GB"/>
              </w:rPr>
              <w:t>11 Purchase Adjustment</w:t>
            </w:r>
          </w:p>
        </w:tc>
        <w:tc>
          <w:tcPr>
            <w:tcW w:w="3600" w:type="dxa"/>
            <w:shd w:val="clear" w:color="auto" w:fill="auto"/>
          </w:tcPr>
          <w:p w14:paraId="7083086D" w14:textId="77777777" w:rsidR="002C17D3" w:rsidRDefault="002C17D3" w:rsidP="00714DD2">
            <w:pPr>
              <w:rPr>
                <w:lang w:val="en-GB"/>
              </w:rPr>
            </w:pPr>
            <w:r>
              <w:rPr>
                <w:lang w:val="en-GB"/>
              </w:rPr>
              <w:t>(D),E,(F),(I),(g)</w:t>
            </w:r>
          </w:p>
        </w:tc>
        <w:tc>
          <w:tcPr>
            <w:tcW w:w="2430" w:type="dxa"/>
            <w:shd w:val="clear" w:color="auto" w:fill="auto"/>
          </w:tcPr>
          <w:p w14:paraId="6DE7358E" w14:textId="77777777" w:rsidR="002C17D3" w:rsidRDefault="002C17D3" w:rsidP="00714DD2">
            <w:pPr>
              <w:rPr>
                <w:lang w:val="en-GB"/>
              </w:rPr>
            </w:pPr>
          </w:p>
        </w:tc>
      </w:tr>
      <w:tr w:rsidR="0093264B" w14:paraId="6A251FA7" w14:textId="77777777" w:rsidTr="00F10EC0">
        <w:trPr>
          <w:cantSplit/>
        </w:trPr>
        <w:tc>
          <w:tcPr>
            <w:tcW w:w="3240" w:type="dxa"/>
            <w:shd w:val="clear" w:color="auto" w:fill="auto"/>
          </w:tcPr>
          <w:p w14:paraId="13B8CBCE" w14:textId="77777777" w:rsidR="0093264B" w:rsidRDefault="00FC6476" w:rsidP="00714DD2">
            <w:pPr>
              <w:rPr>
                <w:lang w:val="en-GB"/>
              </w:rPr>
            </w:pPr>
            <w:r>
              <w:rPr>
                <w:lang w:val="en-GB"/>
              </w:rPr>
              <w:t>12 Return Adjustment</w:t>
            </w:r>
          </w:p>
        </w:tc>
        <w:tc>
          <w:tcPr>
            <w:tcW w:w="3600" w:type="dxa"/>
            <w:shd w:val="clear" w:color="auto" w:fill="auto"/>
          </w:tcPr>
          <w:p w14:paraId="336F6C10" w14:textId="77777777" w:rsidR="0093264B" w:rsidRDefault="00FC6476" w:rsidP="00714DD2">
            <w:pPr>
              <w:rPr>
                <w:lang w:val="en-GB"/>
              </w:rPr>
            </w:pPr>
            <w:r>
              <w:rPr>
                <w:lang w:val="en-GB"/>
              </w:rPr>
              <w:t>(D),E,(F),(I),(g)</w:t>
            </w:r>
          </w:p>
        </w:tc>
        <w:tc>
          <w:tcPr>
            <w:tcW w:w="2430" w:type="dxa"/>
            <w:shd w:val="clear" w:color="auto" w:fill="auto"/>
          </w:tcPr>
          <w:p w14:paraId="54916D90" w14:textId="77777777" w:rsidR="0093264B" w:rsidRDefault="0093264B" w:rsidP="00714DD2">
            <w:pPr>
              <w:rPr>
                <w:lang w:val="en-GB"/>
              </w:rPr>
            </w:pPr>
          </w:p>
        </w:tc>
      </w:tr>
    </w:tbl>
    <w:p w14:paraId="2D3C2A8D" w14:textId="77777777" w:rsidR="00750103" w:rsidRDefault="00750103" w:rsidP="00750103">
      <w:pPr>
        <w:rPr>
          <w:lang w:val="en-GB"/>
        </w:rPr>
      </w:pPr>
    </w:p>
    <w:p w14:paraId="783937BD" w14:textId="77777777" w:rsidR="00B317E3" w:rsidRDefault="00B317E3" w:rsidP="00F10EC0">
      <w:pPr>
        <w:pStyle w:val="Heading4"/>
      </w:pPr>
      <w:r w:rsidRPr="00B317E3">
        <w:t>Host 3</w:t>
      </w:r>
    </w:p>
    <w:tbl>
      <w:tblPr>
        <w:tblW w:w="0" w:type="auto"/>
        <w:tblInd w:w="21"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4A0" w:firstRow="1" w:lastRow="0" w:firstColumn="1" w:lastColumn="0" w:noHBand="0" w:noVBand="1"/>
      </w:tblPr>
      <w:tblGrid>
        <w:gridCol w:w="3240"/>
        <w:gridCol w:w="3600"/>
        <w:gridCol w:w="2430"/>
      </w:tblGrid>
      <w:tr w:rsidR="00B317E3" w:rsidRPr="008009A7" w14:paraId="104B4775" w14:textId="77777777" w:rsidTr="00F10EC0">
        <w:trPr>
          <w:cantSplit/>
        </w:trPr>
        <w:tc>
          <w:tcPr>
            <w:tcW w:w="3240" w:type="dxa"/>
            <w:shd w:val="clear" w:color="auto" w:fill="auto"/>
            <w:hideMark/>
          </w:tcPr>
          <w:p w14:paraId="461C49AB" w14:textId="77777777" w:rsidR="00B317E3" w:rsidRPr="008009A7" w:rsidRDefault="00B317E3" w:rsidP="00F52309">
            <w:pPr>
              <w:spacing w:before="60" w:after="60"/>
              <w:rPr>
                <w:b/>
                <w:lang w:val="en-GB"/>
              </w:rPr>
            </w:pPr>
            <w:r w:rsidRPr="008009A7">
              <w:rPr>
                <w:b/>
                <w:lang w:val="en-GB"/>
              </w:rPr>
              <w:t>Host Tran Code Description</w:t>
            </w:r>
          </w:p>
        </w:tc>
        <w:tc>
          <w:tcPr>
            <w:tcW w:w="3600" w:type="dxa"/>
            <w:shd w:val="clear" w:color="auto" w:fill="auto"/>
            <w:hideMark/>
          </w:tcPr>
          <w:p w14:paraId="4642F046" w14:textId="77777777" w:rsidR="00B317E3" w:rsidRPr="008009A7" w:rsidRDefault="00B317E3" w:rsidP="00F52309">
            <w:pPr>
              <w:spacing w:before="60" w:after="60"/>
              <w:rPr>
                <w:b/>
                <w:lang w:val="en-GB"/>
              </w:rPr>
            </w:pPr>
            <w:r w:rsidRPr="008009A7">
              <w:rPr>
                <w:b/>
                <w:lang w:val="en-GB"/>
              </w:rPr>
              <w:t>Request FID 6 SFID</w:t>
            </w:r>
          </w:p>
        </w:tc>
        <w:tc>
          <w:tcPr>
            <w:tcW w:w="2430" w:type="dxa"/>
            <w:shd w:val="clear" w:color="auto" w:fill="auto"/>
            <w:hideMark/>
          </w:tcPr>
          <w:p w14:paraId="11088E64" w14:textId="77777777" w:rsidR="00B317E3" w:rsidRPr="008009A7" w:rsidRDefault="00B317E3" w:rsidP="00F52309">
            <w:pPr>
              <w:spacing w:before="60" w:after="60"/>
              <w:rPr>
                <w:b/>
                <w:lang w:val="en-GB"/>
              </w:rPr>
            </w:pPr>
            <w:r w:rsidRPr="008009A7">
              <w:rPr>
                <w:b/>
                <w:lang w:val="en-GB"/>
              </w:rPr>
              <w:t>Response FID 6 SFID</w:t>
            </w:r>
          </w:p>
        </w:tc>
      </w:tr>
      <w:tr w:rsidR="00B317E3" w14:paraId="3970AFFF" w14:textId="77777777" w:rsidTr="00F10EC0">
        <w:trPr>
          <w:cantSplit/>
        </w:trPr>
        <w:tc>
          <w:tcPr>
            <w:tcW w:w="3240" w:type="dxa"/>
            <w:shd w:val="clear" w:color="auto" w:fill="auto"/>
            <w:hideMark/>
          </w:tcPr>
          <w:p w14:paraId="3300FEAA" w14:textId="77777777" w:rsidR="00B317E3" w:rsidRDefault="00B317E3" w:rsidP="004B49C6">
            <w:pPr>
              <w:rPr>
                <w:lang w:val="en-GB"/>
              </w:rPr>
            </w:pPr>
            <w:r>
              <w:rPr>
                <w:lang w:val="en-GB"/>
              </w:rPr>
              <w:t>00 Purchase</w:t>
            </w:r>
          </w:p>
        </w:tc>
        <w:tc>
          <w:tcPr>
            <w:tcW w:w="3600" w:type="dxa"/>
            <w:shd w:val="clear" w:color="auto" w:fill="auto"/>
          </w:tcPr>
          <w:p w14:paraId="48368B36" w14:textId="77777777" w:rsidR="00B317E3" w:rsidRDefault="00B317E3" w:rsidP="004B49C6">
            <w:pPr>
              <w:rPr>
                <w:lang w:val="en-GB"/>
              </w:rPr>
            </w:pPr>
            <w:r>
              <w:rPr>
                <w:lang w:val="en-GB"/>
              </w:rPr>
              <w:t>(D),E,(F)</w:t>
            </w:r>
          </w:p>
        </w:tc>
        <w:tc>
          <w:tcPr>
            <w:tcW w:w="2430" w:type="dxa"/>
            <w:shd w:val="clear" w:color="auto" w:fill="auto"/>
          </w:tcPr>
          <w:p w14:paraId="6F876D15" w14:textId="77777777" w:rsidR="00B317E3" w:rsidRDefault="00B317E3" w:rsidP="004B49C6">
            <w:pPr>
              <w:rPr>
                <w:lang w:val="en-GB"/>
              </w:rPr>
            </w:pPr>
          </w:p>
        </w:tc>
      </w:tr>
      <w:tr w:rsidR="00B317E3" w14:paraId="022D8AD0" w14:textId="77777777" w:rsidTr="00F10EC0">
        <w:trPr>
          <w:cantSplit/>
        </w:trPr>
        <w:tc>
          <w:tcPr>
            <w:tcW w:w="3240" w:type="dxa"/>
            <w:shd w:val="clear" w:color="auto" w:fill="auto"/>
            <w:hideMark/>
          </w:tcPr>
          <w:p w14:paraId="331C9CBC" w14:textId="77777777" w:rsidR="00B317E3" w:rsidRDefault="00B317E3" w:rsidP="004B49C6">
            <w:pPr>
              <w:rPr>
                <w:lang w:val="en-GB"/>
              </w:rPr>
            </w:pPr>
            <w:r>
              <w:rPr>
                <w:lang w:val="en-GB"/>
              </w:rPr>
              <w:t>01 Pre-Auth Purchase</w:t>
            </w:r>
          </w:p>
        </w:tc>
        <w:tc>
          <w:tcPr>
            <w:tcW w:w="3600" w:type="dxa"/>
            <w:shd w:val="clear" w:color="auto" w:fill="auto"/>
          </w:tcPr>
          <w:p w14:paraId="6BB59CA1" w14:textId="77777777" w:rsidR="00B317E3" w:rsidRDefault="00B317E3" w:rsidP="004B49C6">
            <w:pPr>
              <w:rPr>
                <w:lang w:val="en-GB"/>
              </w:rPr>
            </w:pPr>
            <w:r>
              <w:rPr>
                <w:lang w:val="en-GB"/>
              </w:rPr>
              <w:t>(D),E,(F)</w:t>
            </w:r>
          </w:p>
        </w:tc>
        <w:tc>
          <w:tcPr>
            <w:tcW w:w="2430" w:type="dxa"/>
            <w:shd w:val="clear" w:color="auto" w:fill="auto"/>
          </w:tcPr>
          <w:p w14:paraId="3146BF81" w14:textId="77777777" w:rsidR="00B317E3" w:rsidRDefault="00B317E3" w:rsidP="004B49C6">
            <w:pPr>
              <w:rPr>
                <w:lang w:val="en-GB"/>
              </w:rPr>
            </w:pPr>
          </w:p>
        </w:tc>
      </w:tr>
      <w:tr w:rsidR="00B317E3" w14:paraId="4F4CC100" w14:textId="77777777" w:rsidTr="00F10EC0">
        <w:trPr>
          <w:cantSplit/>
        </w:trPr>
        <w:tc>
          <w:tcPr>
            <w:tcW w:w="3240" w:type="dxa"/>
            <w:shd w:val="clear" w:color="auto" w:fill="auto"/>
            <w:hideMark/>
          </w:tcPr>
          <w:p w14:paraId="283303F6" w14:textId="77777777" w:rsidR="00B317E3" w:rsidRDefault="00B317E3" w:rsidP="004B49C6">
            <w:pPr>
              <w:rPr>
                <w:lang w:val="en-GB"/>
              </w:rPr>
            </w:pPr>
            <w:r>
              <w:rPr>
                <w:lang w:val="en-GB"/>
              </w:rPr>
              <w:t>02 Pre-Auth Purchase Completion</w:t>
            </w:r>
          </w:p>
        </w:tc>
        <w:tc>
          <w:tcPr>
            <w:tcW w:w="3600" w:type="dxa"/>
            <w:shd w:val="clear" w:color="auto" w:fill="auto"/>
          </w:tcPr>
          <w:p w14:paraId="482BC943" w14:textId="77777777" w:rsidR="00B317E3" w:rsidRDefault="00B317E3" w:rsidP="004B49C6">
            <w:pPr>
              <w:rPr>
                <w:lang w:val="en-GB"/>
              </w:rPr>
            </w:pPr>
            <w:r>
              <w:rPr>
                <w:lang w:val="en-GB"/>
              </w:rPr>
              <w:t>(D),E,(F)</w:t>
            </w:r>
          </w:p>
        </w:tc>
        <w:tc>
          <w:tcPr>
            <w:tcW w:w="2430" w:type="dxa"/>
            <w:shd w:val="clear" w:color="auto" w:fill="auto"/>
          </w:tcPr>
          <w:p w14:paraId="52D4F877" w14:textId="77777777" w:rsidR="00B317E3" w:rsidRDefault="00B317E3" w:rsidP="004B49C6">
            <w:pPr>
              <w:rPr>
                <w:lang w:val="en-GB"/>
              </w:rPr>
            </w:pPr>
          </w:p>
        </w:tc>
      </w:tr>
      <w:tr w:rsidR="00B317E3" w14:paraId="4476ED81" w14:textId="77777777" w:rsidTr="00F10EC0">
        <w:trPr>
          <w:cantSplit/>
        </w:trPr>
        <w:tc>
          <w:tcPr>
            <w:tcW w:w="3240" w:type="dxa"/>
            <w:shd w:val="clear" w:color="auto" w:fill="auto"/>
            <w:hideMark/>
          </w:tcPr>
          <w:p w14:paraId="4E94F9B0" w14:textId="77777777" w:rsidR="00B317E3" w:rsidRDefault="00B317E3" w:rsidP="004B49C6">
            <w:pPr>
              <w:rPr>
                <w:lang w:val="en-GB"/>
              </w:rPr>
            </w:pPr>
            <w:r>
              <w:rPr>
                <w:lang w:val="en-GB"/>
              </w:rPr>
              <w:t>04 Merchandise Return</w:t>
            </w:r>
          </w:p>
        </w:tc>
        <w:tc>
          <w:tcPr>
            <w:tcW w:w="3600" w:type="dxa"/>
            <w:shd w:val="clear" w:color="auto" w:fill="auto"/>
          </w:tcPr>
          <w:p w14:paraId="443BA2DD" w14:textId="77777777" w:rsidR="00B317E3" w:rsidRDefault="00B317E3" w:rsidP="004B49C6">
            <w:pPr>
              <w:rPr>
                <w:lang w:val="en-GB"/>
              </w:rPr>
            </w:pPr>
            <w:r>
              <w:rPr>
                <w:lang w:val="en-GB"/>
              </w:rPr>
              <w:t>(D),E,(F)</w:t>
            </w:r>
          </w:p>
        </w:tc>
        <w:tc>
          <w:tcPr>
            <w:tcW w:w="2430" w:type="dxa"/>
            <w:shd w:val="clear" w:color="auto" w:fill="auto"/>
          </w:tcPr>
          <w:p w14:paraId="3EE3CE87" w14:textId="77777777" w:rsidR="00B317E3" w:rsidRDefault="00B317E3" w:rsidP="004B49C6">
            <w:pPr>
              <w:rPr>
                <w:lang w:val="en-GB"/>
              </w:rPr>
            </w:pPr>
          </w:p>
        </w:tc>
      </w:tr>
      <w:tr w:rsidR="00B317E3" w14:paraId="4328711F" w14:textId="77777777" w:rsidTr="00F10EC0">
        <w:trPr>
          <w:cantSplit/>
        </w:trPr>
        <w:tc>
          <w:tcPr>
            <w:tcW w:w="3240" w:type="dxa"/>
            <w:shd w:val="clear" w:color="auto" w:fill="auto"/>
            <w:hideMark/>
          </w:tcPr>
          <w:p w14:paraId="21824D40" w14:textId="77777777" w:rsidR="00B317E3" w:rsidRDefault="00B317E3" w:rsidP="004B49C6">
            <w:pPr>
              <w:rPr>
                <w:lang w:val="en-GB"/>
              </w:rPr>
            </w:pPr>
            <w:r>
              <w:rPr>
                <w:lang w:val="en-GB"/>
              </w:rPr>
              <w:t>11 Purchase Adjustment</w:t>
            </w:r>
          </w:p>
        </w:tc>
        <w:tc>
          <w:tcPr>
            <w:tcW w:w="3600" w:type="dxa"/>
            <w:shd w:val="clear" w:color="auto" w:fill="auto"/>
          </w:tcPr>
          <w:p w14:paraId="1EDA4C7F" w14:textId="77777777" w:rsidR="00B317E3" w:rsidRDefault="00B317E3" w:rsidP="004B49C6">
            <w:pPr>
              <w:rPr>
                <w:lang w:val="en-GB"/>
              </w:rPr>
            </w:pPr>
            <w:r>
              <w:rPr>
                <w:lang w:val="en-GB"/>
              </w:rPr>
              <w:t>(D),E,(F)</w:t>
            </w:r>
          </w:p>
        </w:tc>
        <w:tc>
          <w:tcPr>
            <w:tcW w:w="2430" w:type="dxa"/>
            <w:shd w:val="clear" w:color="auto" w:fill="auto"/>
          </w:tcPr>
          <w:p w14:paraId="37B5591D" w14:textId="77777777" w:rsidR="00B317E3" w:rsidRDefault="00B317E3" w:rsidP="004B49C6">
            <w:pPr>
              <w:rPr>
                <w:lang w:val="en-GB"/>
              </w:rPr>
            </w:pPr>
          </w:p>
        </w:tc>
      </w:tr>
      <w:tr w:rsidR="00B317E3" w14:paraId="2E48A319" w14:textId="77777777" w:rsidTr="00F10EC0">
        <w:trPr>
          <w:cantSplit/>
        </w:trPr>
        <w:tc>
          <w:tcPr>
            <w:tcW w:w="3240" w:type="dxa"/>
            <w:shd w:val="clear" w:color="auto" w:fill="auto"/>
            <w:hideMark/>
          </w:tcPr>
          <w:p w14:paraId="018885F6" w14:textId="77777777" w:rsidR="00B317E3" w:rsidRDefault="00B317E3" w:rsidP="004B49C6">
            <w:pPr>
              <w:rPr>
                <w:lang w:val="en-GB"/>
              </w:rPr>
            </w:pPr>
            <w:r>
              <w:rPr>
                <w:lang w:val="en-GB"/>
              </w:rPr>
              <w:t>12 Return Adjustment</w:t>
            </w:r>
          </w:p>
        </w:tc>
        <w:tc>
          <w:tcPr>
            <w:tcW w:w="3600" w:type="dxa"/>
            <w:shd w:val="clear" w:color="auto" w:fill="auto"/>
          </w:tcPr>
          <w:p w14:paraId="6D87DDB8" w14:textId="77777777" w:rsidR="00B317E3" w:rsidRDefault="00B317E3" w:rsidP="004B49C6">
            <w:pPr>
              <w:rPr>
                <w:lang w:val="en-GB"/>
              </w:rPr>
            </w:pPr>
            <w:r>
              <w:rPr>
                <w:lang w:val="en-GB"/>
              </w:rPr>
              <w:t>(D),E,(F)</w:t>
            </w:r>
          </w:p>
        </w:tc>
        <w:tc>
          <w:tcPr>
            <w:tcW w:w="2430" w:type="dxa"/>
            <w:shd w:val="clear" w:color="auto" w:fill="auto"/>
          </w:tcPr>
          <w:p w14:paraId="1051D442" w14:textId="77777777" w:rsidR="00B317E3" w:rsidRDefault="00B317E3" w:rsidP="004B49C6">
            <w:pPr>
              <w:rPr>
                <w:lang w:val="en-GB"/>
              </w:rPr>
            </w:pPr>
          </w:p>
        </w:tc>
      </w:tr>
    </w:tbl>
    <w:p w14:paraId="33A5B59F" w14:textId="77777777" w:rsidR="00B317E3" w:rsidRDefault="00B317E3" w:rsidP="00B317E3">
      <w:pPr>
        <w:rPr>
          <w:lang w:val="en-GB"/>
        </w:rPr>
      </w:pPr>
    </w:p>
    <w:p w14:paraId="77356FCC" w14:textId="77777777" w:rsidR="00750103" w:rsidRPr="00F10EC0" w:rsidRDefault="00750103" w:rsidP="00CF03DA">
      <w:pPr>
        <w:rPr>
          <w:b/>
          <w:bCs/>
          <w:lang w:val="en-GB"/>
        </w:rPr>
      </w:pPr>
      <w:r w:rsidRPr="00F10EC0">
        <w:rPr>
          <w:b/>
          <w:bCs/>
          <w:lang w:val="en-GB"/>
        </w:rPr>
        <w:t>FID “9” SFID</w:t>
      </w:r>
      <w:r w:rsidR="00CF03DA" w:rsidRPr="00F10EC0">
        <w:rPr>
          <w:b/>
          <w:bCs/>
          <w:lang w:val="en-GB"/>
        </w:rPr>
        <w:t>s are required as follows:</w:t>
      </w:r>
    </w:p>
    <w:p w14:paraId="580ED98C" w14:textId="77777777" w:rsidR="00CF03DA" w:rsidRDefault="00CF03DA" w:rsidP="00750103">
      <w:pPr>
        <w:ind w:firstLine="720"/>
        <w:rPr>
          <w:lang w:val="en-GB"/>
        </w:rPr>
      </w:pPr>
    </w:p>
    <w:tbl>
      <w:tblPr>
        <w:tblW w:w="0" w:type="auto"/>
        <w:tblInd w:w="21" w:type="dxa"/>
        <w:tblBorders>
          <w:top w:val="single" w:sz="4" w:space="0" w:color="auto"/>
          <w:bottom w:val="single" w:sz="4" w:space="0" w:color="auto"/>
          <w:insideH w:val="single" w:sz="4" w:space="0" w:color="auto"/>
          <w:insideV w:val="single" w:sz="4" w:space="0" w:color="auto"/>
        </w:tblBorders>
        <w:tblLayout w:type="fixed"/>
        <w:tblCellMar>
          <w:left w:w="21" w:type="dxa"/>
          <w:right w:w="21" w:type="dxa"/>
        </w:tblCellMar>
        <w:tblLook w:val="0000" w:firstRow="0" w:lastRow="0" w:firstColumn="0" w:lastColumn="0" w:noHBand="0" w:noVBand="0"/>
      </w:tblPr>
      <w:tblGrid>
        <w:gridCol w:w="3240"/>
        <w:gridCol w:w="3600"/>
        <w:gridCol w:w="2430"/>
      </w:tblGrid>
      <w:tr w:rsidR="00CF03DA" w:rsidRPr="00F10EC0" w14:paraId="4AB5408F" w14:textId="77777777" w:rsidTr="00F10EC0">
        <w:trPr>
          <w:cantSplit/>
        </w:trPr>
        <w:tc>
          <w:tcPr>
            <w:tcW w:w="3240" w:type="dxa"/>
            <w:shd w:val="clear" w:color="auto" w:fill="auto"/>
          </w:tcPr>
          <w:p w14:paraId="4CBCB430" w14:textId="77777777" w:rsidR="00CF03DA" w:rsidRPr="00F10EC0" w:rsidRDefault="00CF03DA" w:rsidP="00F52309">
            <w:pPr>
              <w:spacing w:before="60" w:after="60"/>
              <w:rPr>
                <w:b/>
                <w:bCs/>
                <w:lang w:val="en-GB"/>
              </w:rPr>
            </w:pPr>
            <w:r w:rsidRPr="00F10EC0">
              <w:rPr>
                <w:b/>
                <w:bCs/>
                <w:lang w:val="en-GB"/>
              </w:rPr>
              <w:t>Host Tran Code Description</w:t>
            </w:r>
          </w:p>
        </w:tc>
        <w:tc>
          <w:tcPr>
            <w:tcW w:w="3600" w:type="dxa"/>
            <w:shd w:val="clear" w:color="auto" w:fill="auto"/>
          </w:tcPr>
          <w:p w14:paraId="7E597797" w14:textId="77777777" w:rsidR="00CF03DA" w:rsidRPr="00F10EC0" w:rsidRDefault="00CF03DA" w:rsidP="00F52309">
            <w:pPr>
              <w:spacing w:before="60" w:after="60"/>
              <w:rPr>
                <w:b/>
                <w:bCs/>
                <w:lang w:val="en-GB"/>
              </w:rPr>
            </w:pPr>
            <w:r w:rsidRPr="00F10EC0">
              <w:rPr>
                <w:b/>
                <w:bCs/>
                <w:lang w:val="en-GB"/>
              </w:rPr>
              <w:t>Request FID 9 SFID</w:t>
            </w:r>
          </w:p>
        </w:tc>
        <w:tc>
          <w:tcPr>
            <w:tcW w:w="2430" w:type="dxa"/>
            <w:shd w:val="clear" w:color="auto" w:fill="auto"/>
          </w:tcPr>
          <w:p w14:paraId="494DDA1C" w14:textId="77777777" w:rsidR="00CF03DA" w:rsidRPr="00F10EC0" w:rsidRDefault="00CF03DA" w:rsidP="00F52309">
            <w:pPr>
              <w:spacing w:before="60" w:after="60"/>
              <w:rPr>
                <w:b/>
                <w:bCs/>
                <w:lang w:val="en-GB"/>
              </w:rPr>
            </w:pPr>
            <w:r w:rsidRPr="00F10EC0">
              <w:rPr>
                <w:b/>
                <w:bCs/>
                <w:lang w:val="en-GB"/>
              </w:rPr>
              <w:t>Response FID 9 SFID</w:t>
            </w:r>
          </w:p>
        </w:tc>
      </w:tr>
      <w:tr w:rsidR="00756B9B" w14:paraId="757BBEB1" w14:textId="77777777" w:rsidTr="00F10EC0">
        <w:trPr>
          <w:cantSplit/>
        </w:trPr>
        <w:tc>
          <w:tcPr>
            <w:tcW w:w="3240" w:type="dxa"/>
            <w:shd w:val="clear" w:color="auto" w:fill="auto"/>
          </w:tcPr>
          <w:p w14:paraId="267A865E" w14:textId="77777777" w:rsidR="00756B9B" w:rsidRDefault="00756B9B" w:rsidP="000F42D9">
            <w:pPr>
              <w:rPr>
                <w:lang w:val="en-GB"/>
              </w:rPr>
            </w:pPr>
            <w:r>
              <w:rPr>
                <w:lang w:val="en-GB"/>
              </w:rPr>
              <w:t>00 Purchase</w:t>
            </w:r>
          </w:p>
        </w:tc>
        <w:tc>
          <w:tcPr>
            <w:tcW w:w="3600" w:type="dxa"/>
            <w:shd w:val="clear" w:color="auto" w:fill="auto"/>
          </w:tcPr>
          <w:p w14:paraId="45818483" w14:textId="77777777" w:rsidR="00756B9B" w:rsidRDefault="00756B9B" w:rsidP="000F42D9">
            <w:pPr>
              <w:rPr>
                <w:lang w:val="en-GB"/>
              </w:rPr>
            </w:pPr>
            <w:r>
              <w:rPr>
                <w:lang w:val="en-GB"/>
              </w:rPr>
              <w:t>J</w:t>
            </w:r>
            <w:r w:rsidR="00E76C36">
              <w:rPr>
                <w:lang w:val="en-GB"/>
              </w:rPr>
              <w:t>*</w:t>
            </w:r>
          </w:p>
        </w:tc>
        <w:tc>
          <w:tcPr>
            <w:tcW w:w="2430" w:type="dxa"/>
            <w:shd w:val="clear" w:color="auto" w:fill="auto"/>
          </w:tcPr>
          <w:p w14:paraId="14C5708E" w14:textId="77777777" w:rsidR="00756B9B" w:rsidRDefault="00756B9B" w:rsidP="000F42D9">
            <w:pPr>
              <w:rPr>
                <w:lang w:val="en-GB"/>
              </w:rPr>
            </w:pPr>
          </w:p>
        </w:tc>
      </w:tr>
      <w:tr w:rsidR="00E76C36" w14:paraId="7EBAD16F" w14:textId="77777777" w:rsidTr="00F10EC0">
        <w:trPr>
          <w:cantSplit/>
        </w:trPr>
        <w:tc>
          <w:tcPr>
            <w:tcW w:w="3240" w:type="dxa"/>
            <w:shd w:val="clear" w:color="auto" w:fill="auto"/>
          </w:tcPr>
          <w:p w14:paraId="274F749A" w14:textId="77777777" w:rsidR="00E76C36" w:rsidRDefault="00E76C36" w:rsidP="000F42D9">
            <w:pPr>
              <w:rPr>
                <w:lang w:val="en-GB"/>
              </w:rPr>
            </w:pPr>
            <w:r w:rsidRPr="00E76C36">
              <w:rPr>
                <w:lang w:val="en-GB"/>
              </w:rPr>
              <w:t>01 Pre-Auth Purchase</w:t>
            </w:r>
          </w:p>
        </w:tc>
        <w:tc>
          <w:tcPr>
            <w:tcW w:w="3600" w:type="dxa"/>
            <w:shd w:val="clear" w:color="auto" w:fill="auto"/>
          </w:tcPr>
          <w:p w14:paraId="2E390BCB" w14:textId="77777777" w:rsidR="00E76C36" w:rsidRDefault="00E76C36" w:rsidP="000F42D9">
            <w:pPr>
              <w:rPr>
                <w:lang w:val="en-GB"/>
              </w:rPr>
            </w:pPr>
            <w:r w:rsidRPr="00E76C36">
              <w:rPr>
                <w:lang w:val="en-GB"/>
              </w:rPr>
              <w:t>J*</w:t>
            </w:r>
          </w:p>
        </w:tc>
        <w:tc>
          <w:tcPr>
            <w:tcW w:w="2430" w:type="dxa"/>
            <w:shd w:val="clear" w:color="auto" w:fill="auto"/>
          </w:tcPr>
          <w:p w14:paraId="5D862809" w14:textId="77777777" w:rsidR="00E76C36" w:rsidRDefault="00E76C36" w:rsidP="000F42D9">
            <w:pPr>
              <w:rPr>
                <w:lang w:val="en-GB"/>
              </w:rPr>
            </w:pPr>
          </w:p>
        </w:tc>
      </w:tr>
      <w:tr w:rsidR="00E76C36" w14:paraId="00CA0886" w14:textId="77777777" w:rsidTr="00F10EC0">
        <w:trPr>
          <w:cantSplit/>
        </w:trPr>
        <w:tc>
          <w:tcPr>
            <w:tcW w:w="3240" w:type="dxa"/>
            <w:shd w:val="clear" w:color="auto" w:fill="auto"/>
          </w:tcPr>
          <w:p w14:paraId="60018C4E" w14:textId="77777777" w:rsidR="00E76C36" w:rsidRDefault="00E76C36" w:rsidP="000F42D9">
            <w:pPr>
              <w:rPr>
                <w:lang w:val="en-GB"/>
              </w:rPr>
            </w:pPr>
            <w:r w:rsidRPr="00E76C36">
              <w:rPr>
                <w:lang w:val="en-GB"/>
              </w:rPr>
              <w:t>02 Pre-Auth Purchase Completion</w:t>
            </w:r>
          </w:p>
        </w:tc>
        <w:tc>
          <w:tcPr>
            <w:tcW w:w="3600" w:type="dxa"/>
            <w:shd w:val="clear" w:color="auto" w:fill="auto"/>
          </w:tcPr>
          <w:p w14:paraId="36706547" w14:textId="77777777" w:rsidR="00E76C36" w:rsidRDefault="00E76C36" w:rsidP="000F42D9">
            <w:pPr>
              <w:rPr>
                <w:lang w:val="en-GB"/>
              </w:rPr>
            </w:pPr>
            <w:r w:rsidRPr="00E76C36">
              <w:rPr>
                <w:lang w:val="en-GB"/>
              </w:rPr>
              <w:t>J*</w:t>
            </w:r>
          </w:p>
        </w:tc>
        <w:tc>
          <w:tcPr>
            <w:tcW w:w="2430" w:type="dxa"/>
            <w:shd w:val="clear" w:color="auto" w:fill="auto"/>
          </w:tcPr>
          <w:p w14:paraId="10EA1F93" w14:textId="77777777" w:rsidR="00E76C36" w:rsidRDefault="00E76C36" w:rsidP="000F42D9">
            <w:pPr>
              <w:rPr>
                <w:lang w:val="en-GB"/>
              </w:rPr>
            </w:pPr>
          </w:p>
        </w:tc>
      </w:tr>
      <w:tr w:rsidR="00756B9B" w14:paraId="7DF15CFF" w14:textId="77777777" w:rsidTr="00F10EC0">
        <w:trPr>
          <w:cantSplit/>
        </w:trPr>
        <w:tc>
          <w:tcPr>
            <w:tcW w:w="3240" w:type="dxa"/>
            <w:shd w:val="clear" w:color="auto" w:fill="auto"/>
          </w:tcPr>
          <w:p w14:paraId="61B5A00B" w14:textId="77777777" w:rsidR="00756B9B" w:rsidRDefault="00756B9B" w:rsidP="000F42D9">
            <w:pPr>
              <w:rPr>
                <w:lang w:val="en-GB"/>
              </w:rPr>
            </w:pPr>
            <w:r>
              <w:rPr>
                <w:lang w:val="en-GB"/>
              </w:rPr>
              <w:t>04 Merchandise Return</w:t>
            </w:r>
          </w:p>
        </w:tc>
        <w:tc>
          <w:tcPr>
            <w:tcW w:w="3600" w:type="dxa"/>
            <w:shd w:val="clear" w:color="auto" w:fill="auto"/>
          </w:tcPr>
          <w:p w14:paraId="0FC9BC03" w14:textId="77777777" w:rsidR="00756B9B" w:rsidRDefault="00756B9B" w:rsidP="000F42D9">
            <w:pPr>
              <w:rPr>
                <w:lang w:val="en-GB"/>
              </w:rPr>
            </w:pPr>
            <w:r>
              <w:rPr>
                <w:lang w:val="en-GB"/>
              </w:rPr>
              <w:t>J</w:t>
            </w:r>
            <w:r w:rsidR="00E76C36">
              <w:rPr>
                <w:lang w:val="en-GB"/>
              </w:rPr>
              <w:t>*</w:t>
            </w:r>
          </w:p>
        </w:tc>
        <w:tc>
          <w:tcPr>
            <w:tcW w:w="2430" w:type="dxa"/>
            <w:shd w:val="clear" w:color="auto" w:fill="auto"/>
          </w:tcPr>
          <w:p w14:paraId="493E8140" w14:textId="77777777" w:rsidR="00756B9B" w:rsidRDefault="00756B9B" w:rsidP="000F42D9">
            <w:pPr>
              <w:rPr>
                <w:lang w:val="en-GB"/>
              </w:rPr>
            </w:pPr>
          </w:p>
        </w:tc>
      </w:tr>
      <w:tr w:rsidR="00E76C36" w14:paraId="146E24CD" w14:textId="77777777" w:rsidTr="00F10EC0">
        <w:trPr>
          <w:cantSplit/>
        </w:trPr>
        <w:tc>
          <w:tcPr>
            <w:tcW w:w="3240" w:type="dxa"/>
            <w:shd w:val="clear" w:color="auto" w:fill="auto"/>
          </w:tcPr>
          <w:p w14:paraId="2F89A04B" w14:textId="77777777" w:rsidR="00E76C36" w:rsidRDefault="00E76C36" w:rsidP="000F42D9">
            <w:pPr>
              <w:rPr>
                <w:lang w:val="en-GB"/>
              </w:rPr>
            </w:pPr>
            <w:r w:rsidRPr="00E76C36">
              <w:rPr>
                <w:lang w:val="en-GB"/>
              </w:rPr>
              <w:t>11 Purchase Adjustment</w:t>
            </w:r>
          </w:p>
        </w:tc>
        <w:tc>
          <w:tcPr>
            <w:tcW w:w="3600" w:type="dxa"/>
            <w:shd w:val="clear" w:color="auto" w:fill="auto"/>
          </w:tcPr>
          <w:p w14:paraId="4DD72840" w14:textId="77777777" w:rsidR="00E76C36" w:rsidRDefault="00E76C36" w:rsidP="000F42D9">
            <w:pPr>
              <w:rPr>
                <w:lang w:val="en-GB"/>
              </w:rPr>
            </w:pPr>
            <w:r w:rsidRPr="00E76C36">
              <w:rPr>
                <w:lang w:val="en-GB"/>
              </w:rPr>
              <w:t>J*</w:t>
            </w:r>
          </w:p>
        </w:tc>
        <w:tc>
          <w:tcPr>
            <w:tcW w:w="2430" w:type="dxa"/>
            <w:shd w:val="clear" w:color="auto" w:fill="auto"/>
          </w:tcPr>
          <w:p w14:paraId="522FF245" w14:textId="77777777" w:rsidR="00E76C36" w:rsidRDefault="00E76C36" w:rsidP="000F42D9">
            <w:pPr>
              <w:rPr>
                <w:lang w:val="en-GB"/>
              </w:rPr>
            </w:pPr>
          </w:p>
        </w:tc>
      </w:tr>
      <w:tr w:rsidR="00E76C36" w14:paraId="16FAAAD0" w14:textId="77777777" w:rsidTr="00F10EC0">
        <w:trPr>
          <w:cantSplit/>
        </w:trPr>
        <w:tc>
          <w:tcPr>
            <w:tcW w:w="3240" w:type="dxa"/>
            <w:shd w:val="clear" w:color="auto" w:fill="auto"/>
          </w:tcPr>
          <w:p w14:paraId="608676E1" w14:textId="77777777" w:rsidR="00E76C36" w:rsidRDefault="00E76C36" w:rsidP="000F42D9">
            <w:pPr>
              <w:rPr>
                <w:lang w:val="en-GB"/>
              </w:rPr>
            </w:pPr>
            <w:r w:rsidRPr="00E76C36">
              <w:rPr>
                <w:lang w:val="en-GB"/>
              </w:rPr>
              <w:t>12 Return Adjustment</w:t>
            </w:r>
          </w:p>
        </w:tc>
        <w:tc>
          <w:tcPr>
            <w:tcW w:w="3600" w:type="dxa"/>
            <w:shd w:val="clear" w:color="auto" w:fill="auto"/>
          </w:tcPr>
          <w:p w14:paraId="218B8E9A" w14:textId="77777777" w:rsidR="00E76C36" w:rsidRDefault="00E76C36" w:rsidP="000F42D9">
            <w:pPr>
              <w:rPr>
                <w:lang w:val="en-GB"/>
              </w:rPr>
            </w:pPr>
            <w:r w:rsidRPr="00E76C36">
              <w:rPr>
                <w:lang w:val="en-GB"/>
              </w:rPr>
              <w:t>J*</w:t>
            </w:r>
          </w:p>
        </w:tc>
        <w:tc>
          <w:tcPr>
            <w:tcW w:w="2430" w:type="dxa"/>
            <w:shd w:val="clear" w:color="auto" w:fill="auto"/>
          </w:tcPr>
          <w:p w14:paraId="01EA5CE7" w14:textId="77777777" w:rsidR="00E76C36" w:rsidRDefault="00E76C36" w:rsidP="000F42D9">
            <w:pPr>
              <w:rPr>
                <w:lang w:val="en-GB"/>
              </w:rPr>
            </w:pPr>
          </w:p>
        </w:tc>
      </w:tr>
    </w:tbl>
    <w:p w14:paraId="2977BD71" w14:textId="77777777" w:rsidR="00750103" w:rsidRDefault="00750103" w:rsidP="00750103">
      <w:pPr>
        <w:rPr>
          <w:lang w:val="en-GB"/>
        </w:rPr>
      </w:pPr>
    </w:p>
    <w:p w14:paraId="71AB544A" w14:textId="77777777" w:rsidR="001E4A0B" w:rsidRDefault="00756B9B" w:rsidP="00750103">
      <w:pPr>
        <w:rPr>
          <w:lang w:val="en-GB"/>
        </w:rPr>
      </w:pPr>
      <w:r>
        <w:rPr>
          <w:lang w:val="en-GB"/>
        </w:rPr>
        <w:t>* To be used in HSBC card requests</w:t>
      </w:r>
    </w:p>
    <w:p w14:paraId="54CD9C95" w14:textId="77777777" w:rsidR="00CF03DA" w:rsidRDefault="00CF03DA" w:rsidP="00750103">
      <w:pPr>
        <w:rPr>
          <w:lang w:val="en-GB"/>
        </w:rPr>
      </w:pPr>
    </w:p>
    <w:p w14:paraId="6EFCEA26" w14:textId="77777777" w:rsidR="00750103" w:rsidRDefault="00750103" w:rsidP="00E9760F">
      <w:pPr>
        <w:pStyle w:val="Heading3"/>
      </w:pPr>
      <w:r>
        <w:lastRenderedPageBreak/>
        <w:t>Reversal message structure</w:t>
      </w:r>
    </w:p>
    <w:p w14:paraId="77AFB4D4" w14:textId="77777777" w:rsidR="00750103" w:rsidRDefault="00750103" w:rsidP="00750103">
      <w:pPr>
        <w:rPr>
          <w:lang w:val="en-GB"/>
        </w:rPr>
      </w:pPr>
      <w:r>
        <w:rPr>
          <w:lang w:val="en-GB"/>
        </w:rPr>
        <w:t>In case of Controller reversals (subtype C), the message format will be identical to the response message</w:t>
      </w:r>
      <w:r w:rsidR="00661177">
        <w:rPr>
          <w:lang w:val="en-GB"/>
        </w:rPr>
        <w:t xml:space="preserve"> except for the Message Subtype</w:t>
      </w:r>
      <w:r>
        <w:rPr>
          <w:lang w:val="en-GB"/>
        </w:rPr>
        <w:t xml:space="preserve">. In Timeout reversals (online or </w:t>
      </w:r>
      <w:r w:rsidR="00661177">
        <w:rPr>
          <w:lang w:val="en-GB"/>
        </w:rPr>
        <w:t>force post</w:t>
      </w:r>
      <w:r>
        <w:rPr>
          <w:lang w:val="en-GB"/>
        </w:rPr>
        <w:t xml:space="preserve"> or SAF subtypes T and A) the reversal message consists of the message header only. </w:t>
      </w:r>
    </w:p>
    <w:p w14:paraId="2AB92121" w14:textId="77777777" w:rsidR="00750103" w:rsidRDefault="00750103" w:rsidP="00750103">
      <w:pPr>
        <w:rPr>
          <w:lang w:val="en-GB"/>
        </w:rPr>
      </w:pPr>
    </w:p>
    <w:p w14:paraId="1B38A90F" w14:textId="77777777" w:rsidR="00C21BB6" w:rsidRDefault="00C21BB6" w:rsidP="00847896">
      <w:pPr>
        <w:pStyle w:val="Heading2"/>
      </w:pPr>
      <w:bookmarkStart w:id="2528" w:name="_Toc482088354"/>
      <w:bookmarkStart w:id="2529" w:name="_Toc485012139"/>
      <w:bookmarkStart w:id="2530" w:name="_Toc509286612"/>
      <w:bookmarkStart w:id="2531" w:name="_Toc75147329"/>
      <w:bookmarkStart w:id="2532" w:name="_Toc128225721"/>
      <w:bookmarkStart w:id="2533" w:name="_Toc181695939"/>
      <w:bookmarkStart w:id="2534" w:name="_Toc224977517"/>
      <w:bookmarkStart w:id="2535" w:name="_Toc379192392"/>
      <w:bookmarkStart w:id="2536" w:name="_Toc30407678"/>
      <w:bookmarkStart w:id="2537" w:name="_Toc482088430"/>
      <w:bookmarkStart w:id="2538" w:name="_Toc485012214"/>
      <w:bookmarkStart w:id="2539" w:name="_Toc509286689"/>
      <w:bookmarkStart w:id="2540" w:name="_Ref75142752"/>
      <w:bookmarkStart w:id="2541" w:name="_Ref75142761"/>
      <w:bookmarkStart w:id="2542" w:name="_Toc75147367"/>
      <w:bookmarkStart w:id="2543" w:name="_Toc126079235"/>
      <w:bookmarkEnd w:id="2"/>
      <w:bookmarkEnd w:id="3"/>
      <w:r>
        <w:t>BASE24 CONFIGURATION OF PARAMETER DOWNLOAD</w:t>
      </w:r>
      <w:bookmarkEnd w:id="2528"/>
      <w:bookmarkEnd w:id="2529"/>
      <w:bookmarkEnd w:id="2530"/>
      <w:bookmarkEnd w:id="2531"/>
      <w:bookmarkEnd w:id="2532"/>
      <w:bookmarkEnd w:id="2533"/>
      <w:bookmarkEnd w:id="2534"/>
      <w:bookmarkEnd w:id="2535"/>
      <w:bookmarkEnd w:id="2536"/>
      <w:bookmarkEnd w:id="2543"/>
    </w:p>
    <w:p w14:paraId="67BA7585" w14:textId="77777777" w:rsidR="00C21BB6" w:rsidRDefault="00C21BB6">
      <w:pPr>
        <w:pStyle w:val="PlainText"/>
      </w:pPr>
      <w:r>
        <w:t>ACNF D records (00 – 11) by terminal group contain all the information to be downloaded to the POS device. The download parameters are identified by IDs (DIDs). For the description if DIDs refer to appendix B.</w:t>
      </w:r>
    </w:p>
    <w:p w14:paraId="773B5DAF" w14:textId="77777777" w:rsidR="00C21BB6" w:rsidRDefault="00C21BB6">
      <w:pPr>
        <w:pStyle w:val="PlainText"/>
      </w:pPr>
    </w:p>
    <w:p w14:paraId="3B85F1C5" w14:textId="77777777" w:rsidR="00C21BB6" w:rsidRDefault="00C21BB6">
      <w:pPr>
        <w:pStyle w:val="PlainText"/>
      </w:pPr>
      <w:r>
        <w:t>ACNF D records can be divided into the following groups:</w:t>
      </w:r>
    </w:p>
    <w:p w14:paraId="1C98DB53" w14:textId="77777777" w:rsidR="00C21BB6" w:rsidRDefault="00C21BB6">
      <w:pPr>
        <w:pStyle w:val="PlainText"/>
      </w:pPr>
    </w:p>
    <w:p w14:paraId="2F22C0F1" w14:textId="77777777" w:rsidR="00C21BB6" w:rsidRDefault="00C21BB6" w:rsidP="00E9760F">
      <w:pPr>
        <w:pStyle w:val="Heading3"/>
      </w:pPr>
      <w:r>
        <w:t>User Defined Data (D 00-02)</w:t>
      </w:r>
    </w:p>
    <w:p w14:paraId="6350A375" w14:textId="77777777" w:rsidR="00C21BB6" w:rsidRDefault="00C21BB6">
      <w:pPr>
        <w:pStyle w:val="PlainText"/>
      </w:pPr>
      <w:r>
        <w:t xml:space="preserve">The following D 00, 01, and 02 records contain TD proprietary data to be downloaded to the POS device: This group of records include the following download field Ids (DIDs) : </w:t>
      </w:r>
    </w:p>
    <w:p w14:paraId="279BAB67" w14:textId="77777777" w:rsidR="00C21BB6" w:rsidRDefault="00C21BB6">
      <w:pPr>
        <w:pStyle w:val="PlainText"/>
      </w:pP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980"/>
        <w:gridCol w:w="3924"/>
      </w:tblGrid>
      <w:tr w:rsidR="00C21BB6" w14:paraId="4A637B2F" w14:textId="77777777" w:rsidTr="00F10EC0">
        <w:tc>
          <w:tcPr>
            <w:tcW w:w="1980" w:type="dxa"/>
          </w:tcPr>
          <w:p w14:paraId="1A0B577A" w14:textId="77777777" w:rsidR="00C21BB6" w:rsidRDefault="00C21BB6" w:rsidP="00F52309">
            <w:pPr>
              <w:pStyle w:val="PlainText"/>
              <w:spacing w:before="60" w:after="60"/>
              <w:rPr>
                <w:b/>
                <w:bCs/>
              </w:rPr>
            </w:pPr>
            <w:r>
              <w:rPr>
                <w:b/>
                <w:bCs/>
              </w:rPr>
              <w:t>Record</w:t>
            </w:r>
          </w:p>
        </w:tc>
        <w:tc>
          <w:tcPr>
            <w:tcW w:w="3924" w:type="dxa"/>
          </w:tcPr>
          <w:p w14:paraId="40279A9E" w14:textId="77777777" w:rsidR="00C21BB6" w:rsidRDefault="00C21BB6" w:rsidP="00F52309">
            <w:pPr>
              <w:pStyle w:val="PlainText"/>
              <w:spacing w:before="60" w:after="60"/>
              <w:rPr>
                <w:b/>
                <w:bCs/>
              </w:rPr>
            </w:pPr>
            <w:r>
              <w:rPr>
                <w:b/>
                <w:bCs/>
              </w:rPr>
              <w:t>DIDs</w:t>
            </w:r>
          </w:p>
        </w:tc>
      </w:tr>
      <w:tr w:rsidR="00C21BB6" w:rsidRPr="00D51F67" w14:paraId="1FDD6711" w14:textId="77777777" w:rsidTr="00F10EC0">
        <w:tc>
          <w:tcPr>
            <w:tcW w:w="1980" w:type="dxa"/>
          </w:tcPr>
          <w:p w14:paraId="6579A778" w14:textId="77777777" w:rsidR="00C21BB6" w:rsidRDefault="00C21BB6">
            <w:pPr>
              <w:pStyle w:val="PlainText"/>
            </w:pPr>
            <w:r>
              <w:t>00</w:t>
            </w:r>
          </w:p>
        </w:tc>
        <w:tc>
          <w:tcPr>
            <w:tcW w:w="3924" w:type="dxa"/>
          </w:tcPr>
          <w:p w14:paraId="071A87EE" w14:textId="77777777" w:rsidR="00C21BB6" w:rsidRPr="00D51F67" w:rsidRDefault="00C21BB6">
            <w:pPr>
              <w:pStyle w:val="PlainText"/>
              <w:rPr>
                <w:lang w:val="pt-BR"/>
              </w:rPr>
            </w:pPr>
            <w:r w:rsidRPr="00D51F67">
              <w:rPr>
                <w:lang w:val="pt-BR"/>
              </w:rPr>
              <w:t>A, B, C, D, E, F, G, H, I, J</w:t>
            </w:r>
          </w:p>
        </w:tc>
      </w:tr>
      <w:tr w:rsidR="00C21BB6" w:rsidRPr="00D51F67" w14:paraId="5AD7F338" w14:textId="77777777" w:rsidTr="00F10EC0">
        <w:tc>
          <w:tcPr>
            <w:tcW w:w="1980" w:type="dxa"/>
          </w:tcPr>
          <w:p w14:paraId="0BC7B419" w14:textId="77777777" w:rsidR="00C21BB6" w:rsidRDefault="00C21BB6">
            <w:pPr>
              <w:pStyle w:val="PlainText"/>
            </w:pPr>
            <w:r>
              <w:t>01</w:t>
            </w:r>
          </w:p>
        </w:tc>
        <w:tc>
          <w:tcPr>
            <w:tcW w:w="3924" w:type="dxa"/>
          </w:tcPr>
          <w:p w14:paraId="0754CA0C" w14:textId="77777777" w:rsidR="00C21BB6" w:rsidRPr="00D51F67" w:rsidRDefault="00C21BB6">
            <w:pPr>
              <w:pStyle w:val="PlainText"/>
              <w:rPr>
                <w:lang w:val="pt-BR"/>
              </w:rPr>
            </w:pPr>
            <w:r w:rsidRPr="00D51F67">
              <w:rPr>
                <w:lang w:val="pt-BR"/>
              </w:rPr>
              <w:t>K, L, M, N, O, P, Q, R, S, T</w:t>
            </w:r>
          </w:p>
        </w:tc>
      </w:tr>
      <w:tr w:rsidR="00C21BB6" w14:paraId="6D5E83D2" w14:textId="77777777" w:rsidTr="00F10EC0">
        <w:tc>
          <w:tcPr>
            <w:tcW w:w="1980" w:type="dxa"/>
          </w:tcPr>
          <w:p w14:paraId="299A826A" w14:textId="77777777" w:rsidR="00C21BB6" w:rsidRDefault="00C21BB6">
            <w:pPr>
              <w:pStyle w:val="PlainText"/>
            </w:pPr>
            <w:r>
              <w:t>02</w:t>
            </w:r>
          </w:p>
        </w:tc>
        <w:tc>
          <w:tcPr>
            <w:tcW w:w="3924" w:type="dxa"/>
          </w:tcPr>
          <w:p w14:paraId="2789D288" w14:textId="77777777" w:rsidR="00C21BB6" w:rsidRDefault="00C21BB6">
            <w:pPr>
              <w:pStyle w:val="PlainText"/>
            </w:pPr>
            <w:r>
              <w:t>U, V, W, X, Y, Z</w:t>
            </w:r>
          </w:p>
        </w:tc>
      </w:tr>
    </w:tbl>
    <w:p w14:paraId="5DF3F604" w14:textId="77777777" w:rsidR="00C21BB6" w:rsidRDefault="00C21BB6">
      <w:pPr>
        <w:pStyle w:val="PlainText"/>
      </w:pPr>
    </w:p>
    <w:p w14:paraId="7331D27D" w14:textId="77777777" w:rsidR="00C21BB6" w:rsidRDefault="00C21BB6">
      <w:pPr>
        <w:pStyle w:val="PlainText"/>
      </w:pPr>
    </w:p>
    <w:p w14:paraId="5964F9D9" w14:textId="77777777" w:rsidR="00C21BB6" w:rsidRDefault="00C21BB6" w:rsidP="00E9760F">
      <w:pPr>
        <w:pStyle w:val="Heading3"/>
      </w:pPr>
      <w:r>
        <w:t>Card Prefixes Data (D 03-05 and D 07-11)</w:t>
      </w:r>
    </w:p>
    <w:p w14:paraId="11D1DE2A" w14:textId="77777777" w:rsidR="00C21BB6" w:rsidRDefault="00C21BB6">
      <w:pPr>
        <w:pStyle w:val="PlainText"/>
      </w:pPr>
      <w:r>
        <w:t xml:space="preserve">ACNF D 03-05, and 07-11 contain the card prefixes and other related information for each card type that the POS device requires.  </w:t>
      </w:r>
    </w:p>
    <w:p w14:paraId="3B44AD0D" w14:textId="77777777" w:rsidR="00C21BB6" w:rsidRDefault="00C21BB6">
      <w:pPr>
        <w:pStyle w:val="PlainText"/>
      </w:pPr>
    </w:p>
    <w:p w14:paraId="54AFA39D" w14:textId="77777777" w:rsidR="00C21BB6" w:rsidRDefault="00C21BB6">
      <w:pPr>
        <w:pStyle w:val="PlainText"/>
      </w:pPr>
      <w:r>
        <w:t xml:space="preserve">This group of records include the following download field Ids (DIDs) : </w:t>
      </w:r>
    </w:p>
    <w:p w14:paraId="71249A58" w14:textId="77777777" w:rsidR="00C21BB6" w:rsidRDefault="00C21BB6">
      <w:pPr>
        <w:pStyle w:val="PlainText"/>
      </w:pP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980"/>
        <w:gridCol w:w="3924"/>
      </w:tblGrid>
      <w:tr w:rsidR="00C21BB6" w14:paraId="3D04698A" w14:textId="77777777" w:rsidTr="00F10EC0">
        <w:tc>
          <w:tcPr>
            <w:tcW w:w="1980" w:type="dxa"/>
          </w:tcPr>
          <w:p w14:paraId="244219C8" w14:textId="77777777" w:rsidR="00C21BB6" w:rsidRDefault="00C21BB6" w:rsidP="00F52309">
            <w:pPr>
              <w:pStyle w:val="PlainText"/>
              <w:spacing w:before="60" w:after="60"/>
              <w:rPr>
                <w:b/>
                <w:bCs/>
              </w:rPr>
            </w:pPr>
            <w:r>
              <w:rPr>
                <w:b/>
                <w:bCs/>
              </w:rPr>
              <w:t>Record</w:t>
            </w:r>
          </w:p>
        </w:tc>
        <w:tc>
          <w:tcPr>
            <w:tcW w:w="3924" w:type="dxa"/>
          </w:tcPr>
          <w:p w14:paraId="16E3D238" w14:textId="77777777" w:rsidR="00C21BB6" w:rsidRDefault="00C21BB6" w:rsidP="00F52309">
            <w:pPr>
              <w:pStyle w:val="PlainText"/>
              <w:spacing w:before="60" w:after="60"/>
              <w:rPr>
                <w:b/>
                <w:bCs/>
              </w:rPr>
            </w:pPr>
            <w:r>
              <w:rPr>
                <w:b/>
                <w:bCs/>
              </w:rPr>
              <w:t>DIDs</w:t>
            </w:r>
          </w:p>
        </w:tc>
      </w:tr>
      <w:tr w:rsidR="00C21BB6" w14:paraId="3F797996" w14:textId="77777777" w:rsidTr="00F10EC0">
        <w:tc>
          <w:tcPr>
            <w:tcW w:w="1980" w:type="dxa"/>
          </w:tcPr>
          <w:p w14:paraId="6D5199A3" w14:textId="77777777" w:rsidR="00C21BB6" w:rsidRDefault="00C21BB6">
            <w:pPr>
              <w:pStyle w:val="PlainText"/>
            </w:pPr>
            <w:r>
              <w:t>03</w:t>
            </w:r>
          </w:p>
        </w:tc>
        <w:tc>
          <w:tcPr>
            <w:tcW w:w="3924" w:type="dxa"/>
          </w:tcPr>
          <w:p w14:paraId="6E7FFF7E" w14:textId="77777777" w:rsidR="00C21BB6" w:rsidRDefault="00C21BB6">
            <w:pPr>
              <w:pStyle w:val="PlainText"/>
            </w:pPr>
            <w:r>
              <w:t>0, 1, 2, 3</w:t>
            </w:r>
          </w:p>
        </w:tc>
      </w:tr>
      <w:tr w:rsidR="00C21BB6" w14:paraId="4E74EF8D" w14:textId="77777777" w:rsidTr="00F10EC0">
        <w:tc>
          <w:tcPr>
            <w:tcW w:w="1980" w:type="dxa"/>
          </w:tcPr>
          <w:p w14:paraId="323A503A" w14:textId="77777777" w:rsidR="00C21BB6" w:rsidRDefault="00C21BB6">
            <w:pPr>
              <w:pStyle w:val="PlainText"/>
            </w:pPr>
            <w:r>
              <w:t>04</w:t>
            </w:r>
          </w:p>
        </w:tc>
        <w:tc>
          <w:tcPr>
            <w:tcW w:w="3924" w:type="dxa"/>
          </w:tcPr>
          <w:p w14:paraId="022487A8" w14:textId="77777777" w:rsidR="00C21BB6" w:rsidRDefault="00C21BB6">
            <w:pPr>
              <w:pStyle w:val="PlainText"/>
            </w:pPr>
            <w:r>
              <w:t>4, 5, 6, 7</w:t>
            </w:r>
          </w:p>
        </w:tc>
      </w:tr>
      <w:tr w:rsidR="00C21BB6" w14:paraId="2024C88A" w14:textId="77777777" w:rsidTr="00F10EC0">
        <w:tc>
          <w:tcPr>
            <w:tcW w:w="1980" w:type="dxa"/>
          </w:tcPr>
          <w:p w14:paraId="7716E4EA" w14:textId="77777777" w:rsidR="00C21BB6" w:rsidRDefault="00C21BB6">
            <w:pPr>
              <w:pStyle w:val="PlainText"/>
            </w:pPr>
            <w:r>
              <w:t>05</w:t>
            </w:r>
          </w:p>
        </w:tc>
        <w:tc>
          <w:tcPr>
            <w:tcW w:w="3924" w:type="dxa"/>
          </w:tcPr>
          <w:p w14:paraId="4458DD0B" w14:textId="77777777" w:rsidR="00C21BB6" w:rsidRDefault="00C21BB6">
            <w:pPr>
              <w:pStyle w:val="PlainText"/>
            </w:pPr>
            <w:r>
              <w:t>8, 9</w:t>
            </w:r>
          </w:p>
        </w:tc>
      </w:tr>
      <w:tr w:rsidR="00C21BB6" w14:paraId="36FD16F8" w14:textId="77777777" w:rsidTr="00F10EC0">
        <w:tc>
          <w:tcPr>
            <w:tcW w:w="1980" w:type="dxa"/>
          </w:tcPr>
          <w:p w14:paraId="3E2E0BEF" w14:textId="77777777" w:rsidR="00C21BB6" w:rsidRDefault="00C21BB6">
            <w:pPr>
              <w:pStyle w:val="PlainText"/>
            </w:pPr>
            <w:r>
              <w:t>07</w:t>
            </w:r>
          </w:p>
        </w:tc>
        <w:tc>
          <w:tcPr>
            <w:tcW w:w="3924" w:type="dxa"/>
          </w:tcPr>
          <w:p w14:paraId="078C9357" w14:textId="77777777" w:rsidR="00C21BB6" w:rsidRDefault="00C21BB6">
            <w:pPr>
              <w:pStyle w:val="PlainText"/>
            </w:pPr>
            <w:r>
              <w:t>10, 11, 12, 13</w:t>
            </w:r>
          </w:p>
        </w:tc>
      </w:tr>
      <w:tr w:rsidR="00C21BB6" w14:paraId="25738487" w14:textId="77777777" w:rsidTr="00F10EC0">
        <w:tc>
          <w:tcPr>
            <w:tcW w:w="1980" w:type="dxa"/>
          </w:tcPr>
          <w:p w14:paraId="266701EF" w14:textId="77777777" w:rsidR="00C21BB6" w:rsidRDefault="00C21BB6">
            <w:pPr>
              <w:pStyle w:val="PlainText"/>
            </w:pPr>
            <w:r>
              <w:t>08</w:t>
            </w:r>
          </w:p>
        </w:tc>
        <w:tc>
          <w:tcPr>
            <w:tcW w:w="3924" w:type="dxa"/>
          </w:tcPr>
          <w:p w14:paraId="58C1FF7F" w14:textId="77777777" w:rsidR="00C21BB6" w:rsidRDefault="00C21BB6">
            <w:pPr>
              <w:pStyle w:val="PlainText"/>
            </w:pPr>
            <w:r>
              <w:t>14, 15, 16, 17</w:t>
            </w:r>
          </w:p>
        </w:tc>
      </w:tr>
      <w:tr w:rsidR="00C21BB6" w14:paraId="0F964345" w14:textId="77777777" w:rsidTr="00F10EC0">
        <w:tc>
          <w:tcPr>
            <w:tcW w:w="1980" w:type="dxa"/>
          </w:tcPr>
          <w:p w14:paraId="5BAFFD44" w14:textId="77777777" w:rsidR="00C21BB6" w:rsidRDefault="00C21BB6">
            <w:pPr>
              <w:pStyle w:val="PlainText"/>
            </w:pPr>
            <w:r>
              <w:t>09</w:t>
            </w:r>
          </w:p>
        </w:tc>
        <w:tc>
          <w:tcPr>
            <w:tcW w:w="3924" w:type="dxa"/>
          </w:tcPr>
          <w:p w14:paraId="09940BD3" w14:textId="77777777" w:rsidR="00C21BB6" w:rsidRDefault="00C21BB6">
            <w:pPr>
              <w:pStyle w:val="PlainText"/>
            </w:pPr>
            <w:r>
              <w:t>18, 19, 20, 21</w:t>
            </w:r>
          </w:p>
        </w:tc>
      </w:tr>
      <w:tr w:rsidR="00C21BB6" w14:paraId="1B8BA3BC" w14:textId="77777777" w:rsidTr="00F10EC0">
        <w:tc>
          <w:tcPr>
            <w:tcW w:w="1980" w:type="dxa"/>
          </w:tcPr>
          <w:p w14:paraId="129F6897" w14:textId="77777777" w:rsidR="00C21BB6" w:rsidRDefault="00C21BB6">
            <w:pPr>
              <w:pStyle w:val="PlainText"/>
            </w:pPr>
            <w:r>
              <w:t>10</w:t>
            </w:r>
          </w:p>
        </w:tc>
        <w:tc>
          <w:tcPr>
            <w:tcW w:w="3924" w:type="dxa"/>
          </w:tcPr>
          <w:p w14:paraId="087C1704" w14:textId="77777777" w:rsidR="00C21BB6" w:rsidRDefault="00C21BB6">
            <w:pPr>
              <w:pStyle w:val="PlainText"/>
            </w:pPr>
            <w:r>
              <w:t>22, 23, 24, 25</w:t>
            </w:r>
          </w:p>
        </w:tc>
      </w:tr>
      <w:tr w:rsidR="00C21BB6" w14:paraId="5391E7E5" w14:textId="77777777" w:rsidTr="00F10EC0">
        <w:tc>
          <w:tcPr>
            <w:tcW w:w="1980" w:type="dxa"/>
          </w:tcPr>
          <w:p w14:paraId="57152E60" w14:textId="77777777" w:rsidR="00C21BB6" w:rsidRDefault="00C21BB6">
            <w:pPr>
              <w:pStyle w:val="PlainText"/>
            </w:pPr>
            <w:r>
              <w:t>11</w:t>
            </w:r>
          </w:p>
        </w:tc>
        <w:tc>
          <w:tcPr>
            <w:tcW w:w="3924" w:type="dxa"/>
          </w:tcPr>
          <w:p w14:paraId="62A0F2DD" w14:textId="77777777" w:rsidR="00C21BB6" w:rsidRDefault="00C21BB6">
            <w:pPr>
              <w:pStyle w:val="PlainText"/>
            </w:pPr>
            <w:r>
              <w:t>26, 27, 28, 29</w:t>
            </w:r>
          </w:p>
        </w:tc>
      </w:tr>
    </w:tbl>
    <w:p w14:paraId="1F7A0D57" w14:textId="77777777" w:rsidR="00C21BB6" w:rsidRDefault="00C21BB6" w:rsidP="00E9760F">
      <w:pPr>
        <w:pStyle w:val="Heading3"/>
      </w:pPr>
      <w:r>
        <w:lastRenderedPageBreak/>
        <w:t>Parameters a-z Data (D 06)</w:t>
      </w:r>
    </w:p>
    <w:p w14:paraId="285E9195" w14:textId="77777777" w:rsidR="00C21BB6" w:rsidRDefault="00C21BB6">
      <w:pPr>
        <w:pStyle w:val="PlainText"/>
      </w:pPr>
    </w:p>
    <w:p w14:paraId="4F03C5D6" w14:textId="77777777" w:rsidR="00C21BB6" w:rsidRDefault="00C21BB6">
      <w:pPr>
        <w:pStyle w:val="PlainText"/>
      </w:pPr>
      <w:r>
        <w:t xml:space="preserve">ACNF D 06 record contains a-z parameter flags where TD can specify which one to be included in the download. Currently, </w:t>
      </w:r>
    </w:p>
    <w:p w14:paraId="5EC9923C" w14:textId="77777777" w:rsidR="00C21BB6" w:rsidRDefault="00C21BB6">
      <w:pPr>
        <w:pStyle w:val="PlainText"/>
      </w:pPr>
    </w:p>
    <w:p w14:paraId="75FBEC6C" w14:textId="77777777" w:rsidR="00C21BB6" w:rsidRDefault="00C21BB6">
      <w:pPr>
        <w:pStyle w:val="PlainText"/>
      </w:pPr>
      <w:r>
        <w:t xml:space="preserve">D 06 record include the following download field Ids (DIDs) : </w:t>
      </w:r>
    </w:p>
    <w:p w14:paraId="5CA9E943" w14:textId="77777777" w:rsidR="00C21BB6" w:rsidRDefault="00C21BB6">
      <w:pPr>
        <w:pStyle w:val="PlainText"/>
      </w:pP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980"/>
        <w:gridCol w:w="3924"/>
      </w:tblGrid>
      <w:tr w:rsidR="00C21BB6" w14:paraId="2FA612D7" w14:textId="77777777" w:rsidTr="00F10EC0">
        <w:tc>
          <w:tcPr>
            <w:tcW w:w="1980" w:type="dxa"/>
          </w:tcPr>
          <w:p w14:paraId="7D669D42" w14:textId="77777777" w:rsidR="00C21BB6" w:rsidRDefault="00C21BB6" w:rsidP="00F52309">
            <w:pPr>
              <w:pStyle w:val="PlainText"/>
              <w:spacing w:before="60" w:after="60"/>
              <w:rPr>
                <w:b/>
                <w:bCs/>
              </w:rPr>
            </w:pPr>
            <w:r>
              <w:rPr>
                <w:b/>
                <w:bCs/>
              </w:rPr>
              <w:t>Record</w:t>
            </w:r>
          </w:p>
        </w:tc>
        <w:tc>
          <w:tcPr>
            <w:tcW w:w="3924" w:type="dxa"/>
          </w:tcPr>
          <w:p w14:paraId="64ABD8B9" w14:textId="77777777" w:rsidR="00C21BB6" w:rsidRDefault="00C21BB6" w:rsidP="00F52309">
            <w:pPr>
              <w:pStyle w:val="PlainText"/>
              <w:spacing w:before="60" w:after="60"/>
              <w:rPr>
                <w:b/>
                <w:bCs/>
              </w:rPr>
            </w:pPr>
            <w:r>
              <w:rPr>
                <w:b/>
                <w:bCs/>
              </w:rPr>
              <w:t>DIDs</w:t>
            </w:r>
          </w:p>
        </w:tc>
      </w:tr>
      <w:tr w:rsidR="00C21BB6" w:rsidRPr="00D51F67" w14:paraId="7EF167EB" w14:textId="77777777" w:rsidTr="00F10EC0">
        <w:tc>
          <w:tcPr>
            <w:tcW w:w="1980" w:type="dxa"/>
          </w:tcPr>
          <w:p w14:paraId="112D8F96" w14:textId="77777777" w:rsidR="00C21BB6" w:rsidRDefault="00C21BB6">
            <w:pPr>
              <w:pStyle w:val="PlainText"/>
            </w:pPr>
            <w:r>
              <w:t>06</w:t>
            </w:r>
          </w:p>
        </w:tc>
        <w:tc>
          <w:tcPr>
            <w:tcW w:w="3924" w:type="dxa"/>
          </w:tcPr>
          <w:p w14:paraId="1BEA19ED" w14:textId="77777777" w:rsidR="00C21BB6" w:rsidRPr="00D51F67" w:rsidRDefault="00C21BB6">
            <w:pPr>
              <w:pStyle w:val="PlainText"/>
              <w:rPr>
                <w:lang w:val="pt-BR"/>
              </w:rPr>
            </w:pPr>
            <w:r w:rsidRPr="00D51F67">
              <w:rPr>
                <w:lang w:val="pt-BR"/>
              </w:rPr>
              <w:t>a, b, c, d, e, f, g, h, I, j, k, l, m, n, o, p, q, r, s, t, u, v, x, y, z</w:t>
            </w:r>
          </w:p>
        </w:tc>
      </w:tr>
    </w:tbl>
    <w:p w14:paraId="0E2CA5E0" w14:textId="77777777" w:rsidR="00C21BB6" w:rsidRPr="00D51F67" w:rsidRDefault="00C21BB6">
      <w:pPr>
        <w:pStyle w:val="PlainText"/>
        <w:rPr>
          <w:lang w:val="pt-BR"/>
        </w:rPr>
      </w:pPr>
    </w:p>
    <w:p w14:paraId="61E42D75" w14:textId="77777777" w:rsidR="00C21BB6" w:rsidRDefault="00C21BB6" w:rsidP="00F10EC0">
      <w:pPr>
        <w:pStyle w:val="Heading4"/>
      </w:pPr>
      <w:bookmarkStart w:id="2544" w:name="_Toc482088356"/>
      <w:bookmarkStart w:id="2545" w:name="_Toc485012141"/>
      <w:bookmarkStart w:id="2546" w:name="_Toc509286614"/>
      <w:bookmarkStart w:id="2547" w:name="_Toc75147331"/>
      <w:r>
        <w:t>Parameter Download</w:t>
      </w:r>
      <w:bookmarkEnd w:id="2544"/>
      <w:bookmarkEnd w:id="2545"/>
      <w:bookmarkEnd w:id="2546"/>
      <w:bookmarkEnd w:id="2547"/>
      <w:r>
        <w:t xml:space="preserve"> Key</w:t>
      </w:r>
    </w:p>
    <w:p w14:paraId="09B0CC5B" w14:textId="77777777" w:rsidR="00C21BB6" w:rsidRDefault="00C21BB6">
      <w:pPr>
        <w:pStyle w:val="PlainText"/>
      </w:pPr>
      <w:r>
        <w:t>FID "V" is the download key.  It is the first block of information formatted in the response to a download request.  The download key is used to determine whether a full or partial download was requested.</w:t>
      </w:r>
    </w:p>
    <w:p w14:paraId="5E9C7348" w14:textId="77777777" w:rsidR="00C21BB6" w:rsidRDefault="00C21BB6">
      <w:pPr>
        <w:pStyle w:val="PlainText"/>
      </w:pPr>
    </w:p>
    <w:p w14:paraId="32FF8226" w14:textId="77777777" w:rsidR="00C21BB6" w:rsidRDefault="00C21BB6">
      <w:pPr>
        <w:pStyle w:val="PlainText"/>
      </w:pPr>
      <w:r>
        <w:t>FID "V" will be set up by the terminal for the first download request. Subsequent requests will simply echo the response FID "V". If the response code is 881 then continue with the request. If the response code is 880, the download is complete so the terminal should respond with an ACK.</w:t>
      </w:r>
    </w:p>
    <w:p w14:paraId="0F30C25A" w14:textId="77777777" w:rsidR="00C21BB6" w:rsidRDefault="00C21BB6">
      <w:pPr>
        <w:pStyle w:val="PlainText"/>
      </w:pPr>
    </w:p>
    <w:p w14:paraId="5C9CA24D" w14:textId="77777777" w:rsidR="00C21BB6" w:rsidRDefault="00C21BB6">
      <w:pPr>
        <w:pStyle w:val="PlainText"/>
      </w:pPr>
      <w:r>
        <w:t>The terminal must support both full and partial downloads. If a full download is requested, FID "V" determines whether this is an initial request or a continuation request.  Continuation requests occur when the download is too large to fit into a single message and therefore requires several request and response message exchanges in order to complete.  If a partial download is requested, FID "V" identifies the download field requested.</w:t>
      </w:r>
    </w:p>
    <w:p w14:paraId="000B593D" w14:textId="77777777" w:rsidR="00C21BB6" w:rsidRDefault="00C21BB6">
      <w:pPr>
        <w:pStyle w:val="PlainText"/>
      </w:pPr>
    </w:p>
    <w:p w14:paraId="4E6B36E7" w14:textId="77777777" w:rsidR="00C21BB6" w:rsidRDefault="00C21BB6">
      <w:pPr>
        <w:pStyle w:val="PlainText"/>
      </w:pPr>
      <w:r>
        <w:t>FID "V" consists of the following fields (see Appendix A for details):</w:t>
      </w:r>
    </w:p>
    <w:p w14:paraId="0226092D" w14:textId="77777777" w:rsidR="00C21BB6" w:rsidRDefault="00C21BB6">
      <w:pPr>
        <w:pStyle w:val="PlainText"/>
      </w:pPr>
    </w:p>
    <w:p w14:paraId="083AA884" w14:textId="77777777" w:rsidR="00C21BB6" w:rsidRDefault="00C21BB6">
      <w:pPr>
        <w:pStyle w:val="PlainText"/>
      </w:pPr>
      <w:r>
        <w:rPr>
          <w:b/>
          <w:bCs/>
        </w:rPr>
        <w:t>Category Code</w:t>
      </w:r>
      <w:r>
        <w:t xml:space="preserve"> - Indicates an initial download or whether the terminal requests additional download data.</w:t>
      </w:r>
    </w:p>
    <w:p w14:paraId="4D5F8707" w14:textId="77777777" w:rsidR="00C21BB6" w:rsidRDefault="00C21BB6">
      <w:pPr>
        <w:pStyle w:val="PlainText"/>
      </w:pPr>
    </w:p>
    <w:p w14:paraId="64CBF56B" w14:textId="77777777" w:rsidR="00C21BB6" w:rsidRDefault="00C21BB6">
      <w:pPr>
        <w:pStyle w:val="PlainText"/>
      </w:pPr>
      <w:r>
        <w:t>The Category Code consists of two bytes.  The first byte is used in responses and the second byte is used in requests.</w:t>
      </w:r>
    </w:p>
    <w:p w14:paraId="7F92EB46" w14:textId="77777777" w:rsidR="00C21BB6" w:rsidRDefault="00C21BB6">
      <w:pPr>
        <w:pStyle w:val="PlainText"/>
      </w:pPr>
    </w:p>
    <w:p w14:paraId="4258E1BA" w14:textId="77777777" w:rsidR="00C21BB6" w:rsidRDefault="00C21BB6">
      <w:pPr>
        <w:pStyle w:val="PlainText"/>
      </w:pPr>
      <w:r>
        <w:rPr>
          <w:b/>
          <w:bCs/>
        </w:rPr>
        <w:t>Access Code</w:t>
      </w:r>
      <w:r>
        <w:t xml:space="preserve"> - Indicates initial or continuation download request.  </w:t>
      </w:r>
    </w:p>
    <w:p w14:paraId="66D87BCD" w14:textId="77777777" w:rsidR="00C21BB6" w:rsidRDefault="00C21BB6">
      <w:pPr>
        <w:pStyle w:val="PlainText"/>
        <w:ind w:left="720"/>
      </w:pPr>
      <w:r>
        <w:t>“1” = Initial download request</w:t>
      </w:r>
    </w:p>
    <w:p w14:paraId="1A126282" w14:textId="77777777" w:rsidR="00C21BB6" w:rsidRDefault="00C21BB6">
      <w:pPr>
        <w:pStyle w:val="PlainText"/>
        <w:ind w:left="720"/>
      </w:pPr>
      <w:r>
        <w:t>“2” = Download continuation request</w:t>
      </w:r>
    </w:p>
    <w:p w14:paraId="4E59D271" w14:textId="77777777" w:rsidR="00C21BB6" w:rsidRDefault="00C21BB6">
      <w:pPr>
        <w:pStyle w:val="PlainText"/>
        <w:ind w:left="720"/>
      </w:pPr>
      <w:r>
        <w:t>“5” = Read specific download field</w:t>
      </w:r>
    </w:p>
    <w:p w14:paraId="66EB2240" w14:textId="77777777" w:rsidR="00C21BB6" w:rsidRDefault="00C21BB6">
      <w:pPr>
        <w:pStyle w:val="PlainText"/>
      </w:pPr>
    </w:p>
    <w:p w14:paraId="658DCBFC" w14:textId="77777777" w:rsidR="00C21BB6" w:rsidRDefault="00C21BB6">
      <w:pPr>
        <w:pStyle w:val="PlainText"/>
      </w:pPr>
      <w:r>
        <w:rPr>
          <w:b/>
          <w:bCs/>
        </w:rPr>
        <w:t>Processing Flag</w:t>
      </w:r>
      <w:r>
        <w:t xml:space="preserve"> - The DID of current or next download field included in the response.  For full download, the DID is echoed.  For partial downloads, the DID is requested.</w:t>
      </w:r>
    </w:p>
    <w:p w14:paraId="0BD7817B" w14:textId="77777777" w:rsidR="00C21BB6" w:rsidRDefault="00C21BB6">
      <w:pPr>
        <w:pStyle w:val="PlainText"/>
      </w:pPr>
    </w:p>
    <w:p w14:paraId="658EF39E" w14:textId="77777777" w:rsidR="00C21BB6" w:rsidRDefault="00C21BB6">
      <w:pPr>
        <w:pStyle w:val="PlainText"/>
      </w:pPr>
      <w:r>
        <w:rPr>
          <w:b/>
          <w:bCs/>
        </w:rPr>
        <w:lastRenderedPageBreak/>
        <w:t xml:space="preserve">Filler </w:t>
      </w:r>
      <w:r>
        <w:t>- Ten bytes filled with zeroes.  The value in this field is not used for downloading.</w:t>
      </w:r>
    </w:p>
    <w:p w14:paraId="3824ED7C" w14:textId="77777777" w:rsidR="00C21BB6" w:rsidRDefault="00C21BB6">
      <w:pPr>
        <w:pStyle w:val="PlainText"/>
      </w:pPr>
    </w:p>
    <w:p w14:paraId="7BB775E6" w14:textId="77777777" w:rsidR="00C21BB6" w:rsidRDefault="00C21BB6">
      <w:pPr>
        <w:pStyle w:val="PlainText"/>
      </w:pPr>
      <w:r>
        <w:t>FID V precedes FID W in download responses from the SPDH module to the terminal.  A field separator (FS) of a period (.) is used to identify where FID V begins and ends.  FID V is formatted in the following manner:</w:t>
      </w:r>
    </w:p>
    <w:p w14:paraId="4833002D" w14:textId="77777777" w:rsidR="00C21BB6" w:rsidRDefault="00C21BB6">
      <w:pPr>
        <w:pStyle w:val="PlainText"/>
      </w:pPr>
    </w:p>
    <w:tbl>
      <w:tblPr>
        <w:tblW w:w="0" w:type="auto"/>
        <w:tblLayout w:type="fixed"/>
        <w:tblLook w:val="0000" w:firstRow="0" w:lastRow="0" w:firstColumn="0" w:lastColumn="0" w:noHBand="0" w:noVBand="0"/>
      </w:tblPr>
      <w:tblGrid>
        <w:gridCol w:w="1008"/>
        <w:gridCol w:w="1522"/>
        <w:gridCol w:w="1265"/>
        <w:gridCol w:w="1265"/>
        <w:gridCol w:w="1438"/>
        <w:gridCol w:w="1092"/>
        <w:gridCol w:w="1265"/>
      </w:tblGrid>
      <w:tr w:rsidR="00C21BB6" w14:paraId="2D6E7CF8" w14:textId="77777777">
        <w:tc>
          <w:tcPr>
            <w:tcW w:w="1008" w:type="dxa"/>
            <w:tcBorders>
              <w:top w:val="single" w:sz="6" w:space="0" w:color="auto"/>
              <w:left w:val="single" w:sz="6" w:space="0" w:color="auto"/>
              <w:bottom w:val="single" w:sz="6" w:space="0" w:color="auto"/>
              <w:right w:val="single" w:sz="6" w:space="0" w:color="auto"/>
            </w:tcBorders>
          </w:tcPr>
          <w:p w14:paraId="679A8F7E"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
                <w:lang w:val="en-GB"/>
              </w:rPr>
            </w:pPr>
            <w:r>
              <w:rPr>
                <w:b/>
                <w:lang w:val="en-GB"/>
              </w:rPr>
              <w:t>F</w:t>
            </w:r>
          </w:p>
          <w:p w14:paraId="2F7FCA1D"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S</w:t>
            </w:r>
          </w:p>
        </w:tc>
        <w:tc>
          <w:tcPr>
            <w:tcW w:w="1522" w:type="dxa"/>
            <w:tcBorders>
              <w:top w:val="single" w:sz="6" w:space="0" w:color="auto"/>
              <w:left w:val="single" w:sz="6" w:space="0" w:color="auto"/>
              <w:bottom w:val="single" w:sz="6" w:space="0" w:color="auto"/>
              <w:right w:val="single" w:sz="6" w:space="0" w:color="auto"/>
            </w:tcBorders>
          </w:tcPr>
          <w:p w14:paraId="54797F3E"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FID V</w:t>
            </w:r>
          </w:p>
        </w:tc>
        <w:tc>
          <w:tcPr>
            <w:tcW w:w="1265" w:type="dxa"/>
            <w:tcBorders>
              <w:top w:val="single" w:sz="6" w:space="0" w:color="auto"/>
              <w:left w:val="single" w:sz="6" w:space="0" w:color="auto"/>
              <w:bottom w:val="single" w:sz="6" w:space="0" w:color="auto"/>
              <w:right w:val="single" w:sz="6" w:space="0" w:color="auto"/>
            </w:tcBorders>
          </w:tcPr>
          <w:p w14:paraId="54135D04"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Category Code</w:t>
            </w:r>
          </w:p>
        </w:tc>
        <w:tc>
          <w:tcPr>
            <w:tcW w:w="1265" w:type="dxa"/>
            <w:tcBorders>
              <w:top w:val="single" w:sz="6" w:space="0" w:color="auto"/>
              <w:left w:val="single" w:sz="6" w:space="0" w:color="auto"/>
              <w:bottom w:val="single" w:sz="6" w:space="0" w:color="auto"/>
              <w:right w:val="single" w:sz="6" w:space="0" w:color="auto"/>
            </w:tcBorders>
          </w:tcPr>
          <w:p w14:paraId="05E44716"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Access Code</w:t>
            </w:r>
          </w:p>
        </w:tc>
        <w:tc>
          <w:tcPr>
            <w:tcW w:w="1438" w:type="dxa"/>
            <w:tcBorders>
              <w:top w:val="single" w:sz="6" w:space="0" w:color="auto"/>
              <w:left w:val="single" w:sz="6" w:space="0" w:color="auto"/>
              <w:bottom w:val="single" w:sz="6" w:space="0" w:color="auto"/>
              <w:right w:val="single" w:sz="6" w:space="0" w:color="auto"/>
            </w:tcBorders>
          </w:tcPr>
          <w:p w14:paraId="2187C84C"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Processing Flag</w:t>
            </w:r>
          </w:p>
        </w:tc>
        <w:tc>
          <w:tcPr>
            <w:tcW w:w="1092" w:type="dxa"/>
            <w:tcBorders>
              <w:top w:val="single" w:sz="6" w:space="0" w:color="auto"/>
              <w:left w:val="single" w:sz="6" w:space="0" w:color="auto"/>
              <w:bottom w:val="single" w:sz="6" w:space="0" w:color="auto"/>
              <w:right w:val="single" w:sz="6" w:space="0" w:color="auto"/>
            </w:tcBorders>
          </w:tcPr>
          <w:p w14:paraId="711BD303"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 xml:space="preserve">Filler </w:t>
            </w:r>
          </w:p>
        </w:tc>
        <w:tc>
          <w:tcPr>
            <w:tcW w:w="1265" w:type="dxa"/>
            <w:tcBorders>
              <w:top w:val="single" w:sz="6" w:space="0" w:color="auto"/>
              <w:left w:val="single" w:sz="6" w:space="0" w:color="auto"/>
              <w:bottom w:val="single" w:sz="6" w:space="0" w:color="auto"/>
              <w:right w:val="single" w:sz="6" w:space="0" w:color="auto"/>
            </w:tcBorders>
          </w:tcPr>
          <w:p w14:paraId="537B1E43"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
                <w:lang w:val="en-GB"/>
              </w:rPr>
            </w:pPr>
            <w:r>
              <w:rPr>
                <w:b/>
                <w:lang w:val="en-GB"/>
              </w:rPr>
              <w:t>F</w:t>
            </w:r>
          </w:p>
          <w:p w14:paraId="3544DA11"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pPr>
            <w:r>
              <w:rPr>
                <w:b/>
                <w:lang w:val="en-GB"/>
              </w:rPr>
              <w:t>S</w:t>
            </w:r>
          </w:p>
        </w:tc>
      </w:tr>
    </w:tbl>
    <w:p w14:paraId="02BCF1D1" w14:textId="77777777" w:rsidR="00C21BB6" w:rsidRDefault="00C21BB6" w:rsidP="00F10EC0">
      <w:pPr>
        <w:pStyle w:val="PlainText"/>
        <w:keepLines/>
        <w:widowControl w:val="0"/>
      </w:pPr>
    </w:p>
    <w:p w14:paraId="2595897D" w14:textId="77777777" w:rsidR="00C21BB6" w:rsidRDefault="00C21BB6" w:rsidP="00F10EC0">
      <w:pPr>
        <w:keepLines/>
        <w:widowControl w:val="0"/>
        <w:rPr>
          <w:rFonts w:cs="Arial"/>
          <w:b/>
          <w:bCs/>
          <w:sz w:val="24"/>
        </w:rPr>
      </w:pPr>
      <w:bookmarkStart w:id="2548" w:name="_Toc482088357"/>
      <w:bookmarkStart w:id="2549" w:name="_Toc485012142"/>
      <w:bookmarkStart w:id="2550" w:name="_Toc509286615"/>
      <w:bookmarkStart w:id="2551" w:name="_Toc75147332"/>
      <w:r>
        <w:rPr>
          <w:rFonts w:cs="Arial"/>
          <w:b/>
          <w:bCs/>
          <w:sz w:val="24"/>
        </w:rPr>
        <w:t>Download Text</w:t>
      </w:r>
      <w:bookmarkEnd w:id="2548"/>
      <w:bookmarkEnd w:id="2549"/>
      <w:bookmarkEnd w:id="2550"/>
      <w:bookmarkEnd w:id="2551"/>
    </w:p>
    <w:p w14:paraId="74C83A7B" w14:textId="77777777" w:rsidR="00C21BB6" w:rsidRDefault="00C21BB6">
      <w:pPr>
        <w:pStyle w:val="PlainText"/>
      </w:pPr>
      <w:r>
        <w:t>FID W contains the Download Field ID (DID) and the download text associated with the DID.  This is the configuration data sent to the terminal.  FID W consists of the following fields:</w:t>
      </w:r>
    </w:p>
    <w:p w14:paraId="407868C2" w14:textId="77777777" w:rsidR="00C21BB6" w:rsidRDefault="00C21BB6">
      <w:pPr>
        <w:pStyle w:val="PlainText"/>
      </w:pPr>
    </w:p>
    <w:p w14:paraId="6657BFDA" w14:textId="77777777" w:rsidR="00C21BB6" w:rsidRDefault="00C21BB6">
      <w:pPr>
        <w:pStyle w:val="PlainText"/>
      </w:pPr>
      <w:r>
        <w:t>Destination DPC Number - This field contains a default value of 0.</w:t>
      </w:r>
    </w:p>
    <w:p w14:paraId="4F68052E" w14:textId="77777777" w:rsidR="00C21BB6" w:rsidRDefault="00C21BB6">
      <w:pPr>
        <w:pStyle w:val="PlainText"/>
      </w:pPr>
    </w:p>
    <w:p w14:paraId="649BA0A2" w14:textId="77777777" w:rsidR="00C21BB6" w:rsidRDefault="00C21BB6">
      <w:pPr>
        <w:pStyle w:val="PlainText"/>
      </w:pPr>
      <w:r>
        <w:t>Download Data Text - The data elements from the ACNF being downloaded to the terminal.  This included the DID and the associated text.</w:t>
      </w:r>
    </w:p>
    <w:p w14:paraId="416E4869" w14:textId="77777777" w:rsidR="00C21BB6" w:rsidRDefault="00C21BB6">
      <w:pPr>
        <w:pStyle w:val="PlainText"/>
      </w:pPr>
    </w:p>
    <w:p w14:paraId="3EDCAAA7" w14:textId="77777777" w:rsidR="00C21BB6" w:rsidRDefault="00C21BB6">
      <w:pPr>
        <w:pStyle w:val="PlainText"/>
      </w:pPr>
      <w:r>
        <w:t>FID W is formatted in the following manner:</w:t>
      </w:r>
    </w:p>
    <w:p w14:paraId="328B9F96" w14:textId="77777777" w:rsidR="00C21BB6" w:rsidRDefault="00C21BB6">
      <w:pPr>
        <w:pStyle w:val="Plain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008"/>
        <w:gridCol w:w="1771"/>
        <w:gridCol w:w="5040"/>
      </w:tblGrid>
      <w:tr w:rsidR="00C21BB6" w14:paraId="3A274812" w14:textId="77777777">
        <w:tc>
          <w:tcPr>
            <w:tcW w:w="720" w:type="dxa"/>
          </w:tcPr>
          <w:p w14:paraId="31760BF1" w14:textId="77777777" w:rsidR="00C21BB6" w:rsidRDefault="00C21BB6">
            <w:pPr>
              <w:rPr>
                <w:b/>
              </w:rPr>
            </w:pPr>
            <w:r>
              <w:rPr>
                <w:b/>
              </w:rPr>
              <w:t>FS</w:t>
            </w:r>
          </w:p>
          <w:p w14:paraId="18B4FD36" w14:textId="77777777" w:rsidR="00C21BB6" w:rsidRDefault="00C21BB6">
            <w:pPr>
              <w:rPr>
                <w:b/>
              </w:rPr>
            </w:pPr>
          </w:p>
        </w:tc>
        <w:tc>
          <w:tcPr>
            <w:tcW w:w="1008" w:type="dxa"/>
          </w:tcPr>
          <w:p w14:paraId="7262C03B" w14:textId="77777777" w:rsidR="00C21BB6" w:rsidRDefault="00C21BB6">
            <w:pPr>
              <w:rPr>
                <w:b/>
              </w:rPr>
            </w:pPr>
            <w:r>
              <w:rPr>
                <w:b/>
              </w:rPr>
              <w:t>FID W</w:t>
            </w:r>
          </w:p>
        </w:tc>
        <w:tc>
          <w:tcPr>
            <w:tcW w:w="1771" w:type="dxa"/>
          </w:tcPr>
          <w:p w14:paraId="51757970" w14:textId="77777777" w:rsidR="00C21BB6" w:rsidRDefault="00C21BB6">
            <w:pPr>
              <w:rPr>
                <w:b/>
              </w:rPr>
            </w:pPr>
            <w:r>
              <w:rPr>
                <w:b/>
              </w:rPr>
              <w:t>DESTINATION</w:t>
            </w:r>
          </w:p>
          <w:p w14:paraId="22C0AE02" w14:textId="77777777" w:rsidR="00C21BB6" w:rsidRDefault="00C21BB6">
            <w:pPr>
              <w:rPr>
                <w:b/>
              </w:rPr>
            </w:pPr>
            <w:r>
              <w:rPr>
                <w:b/>
              </w:rPr>
              <w:t>DPC NUMBER</w:t>
            </w:r>
          </w:p>
        </w:tc>
        <w:tc>
          <w:tcPr>
            <w:tcW w:w="5040" w:type="dxa"/>
          </w:tcPr>
          <w:p w14:paraId="54E040EB" w14:textId="77777777" w:rsidR="00C21BB6" w:rsidRDefault="00C21BB6">
            <w:pPr>
              <w:rPr>
                <w:b/>
              </w:rPr>
            </w:pPr>
            <w:r>
              <w:rPr>
                <w:b/>
              </w:rPr>
              <w:t>DOWNLOAD TEXT</w:t>
            </w:r>
          </w:p>
        </w:tc>
      </w:tr>
      <w:tr w:rsidR="00C21BB6" w:rsidRPr="00D51F67" w14:paraId="1DB2C8D2" w14:textId="77777777">
        <w:tc>
          <w:tcPr>
            <w:tcW w:w="720" w:type="dxa"/>
          </w:tcPr>
          <w:p w14:paraId="1004A612" w14:textId="77777777" w:rsidR="00C21BB6" w:rsidRDefault="00C21BB6"/>
          <w:p w14:paraId="1D63B79D" w14:textId="77777777" w:rsidR="00C21BB6" w:rsidRDefault="00C21BB6">
            <w:r>
              <w:t xml:space="preserve">  .</w:t>
            </w:r>
          </w:p>
        </w:tc>
        <w:tc>
          <w:tcPr>
            <w:tcW w:w="1008" w:type="dxa"/>
          </w:tcPr>
          <w:p w14:paraId="1587C8EC" w14:textId="77777777" w:rsidR="00C21BB6" w:rsidRDefault="00C21BB6"/>
          <w:p w14:paraId="1533B2C5" w14:textId="77777777" w:rsidR="00C21BB6" w:rsidRDefault="00C21BB6">
            <w:pPr>
              <w:pStyle w:val="Footer"/>
              <w:tabs>
                <w:tab w:val="clear" w:pos="4320"/>
                <w:tab w:val="clear" w:pos="8640"/>
              </w:tabs>
            </w:pPr>
            <w:r>
              <w:t xml:space="preserve"> W</w:t>
            </w:r>
          </w:p>
          <w:p w14:paraId="7B5DE968" w14:textId="77777777" w:rsidR="00C21BB6" w:rsidRDefault="00C21BB6"/>
        </w:tc>
        <w:tc>
          <w:tcPr>
            <w:tcW w:w="1771" w:type="dxa"/>
          </w:tcPr>
          <w:p w14:paraId="5CD043AC" w14:textId="77777777" w:rsidR="000834FF" w:rsidRDefault="000834FF"/>
          <w:p w14:paraId="3CC1184B" w14:textId="77777777" w:rsidR="00C21BB6" w:rsidRDefault="00C21BB6">
            <w:r>
              <w:t xml:space="preserve">  0 (default)</w:t>
            </w:r>
          </w:p>
        </w:tc>
        <w:tc>
          <w:tcPr>
            <w:tcW w:w="5040" w:type="dxa"/>
          </w:tcPr>
          <w:p w14:paraId="56CDC3EB" w14:textId="77777777" w:rsidR="000834FF" w:rsidRDefault="000834FF">
            <w:pPr>
              <w:rPr>
                <w:lang w:val="pt-BR"/>
              </w:rPr>
            </w:pPr>
          </w:p>
          <w:p w14:paraId="2EE203EF" w14:textId="77777777" w:rsidR="00C21BB6" w:rsidRPr="00D51F67" w:rsidRDefault="00C21BB6">
            <w:pPr>
              <w:rPr>
                <w:lang w:val="pt-BR"/>
              </w:rPr>
            </w:pPr>
            <w:r w:rsidRPr="00D51F67">
              <w:rPr>
                <w:lang w:val="pt-BR"/>
              </w:rPr>
              <w:t>,A  &lt;data&gt;,b  &lt;data&gt;,11&lt;data&gt;   etc…..</w:t>
            </w:r>
          </w:p>
          <w:p w14:paraId="2FBDC171" w14:textId="77777777" w:rsidR="00C21BB6" w:rsidRPr="00D51F67" w:rsidRDefault="00C21BB6">
            <w:pPr>
              <w:rPr>
                <w:lang w:val="pt-BR"/>
              </w:rPr>
            </w:pPr>
          </w:p>
        </w:tc>
      </w:tr>
    </w:tbl>
    <w:p w14:paraId="6ECEDFAD" w14:textId="77777777" w:rsidR="00C21BB6" w:rsidRPr="00D51F67" w:rsidRDefault="00C21BB6">
      <w:pPr>
        <w:pStyle w:val="PlainText"/>
        <w:rPr>
          <w:lang w:val="pt-BR"/>
        </w:rPr>
      </w:pPr>
    </w:p>
    <w:p w14:paraId="1167E351" w14:textId="77777777" w:rsidR="00C21BB6" w:rsidRDefault="00C21BB6">
      <w:pPr>
        <w:rPr>
          <w:b/>
        </w:rPr>
      </w:pPr>
      <w:r>
        <w:t xml:space="preserve">FID W follows the FID V with a field separator of a period (hex 1C). The DIDs are formatted within FID W as text.  Within FID W, every data element included is prefixed with a group separator of a comma (hex 1D) , a download field ID (DID) . DID is a 2-byte field; </w:t>
      </w:r>
      <w:r>
        <w:rPr>
          <w:b/>
        </w:rPr>
        <w:t>it is left-justified and blank-filled for the 1-byte DID</w:t>
      </w:r>
      <w:r>
        <w:t xml:space="preserve">. All these data elements are included within the optional text data field of FID W. </w:t>
      </w:r>
    </w:p>
    <w:p w14:paraId="59884A74" w14:textId="77777777" w:rsidR="00C21BB6" w:rsidRDefault="00C21BB6">
      <w:pPr>
        <w:pStyle w:val="PlainText"/>
      </w:pPr>
    </w:p>
    <w:p w14:paraId="5C9D2E8A" w14:textId="77777777" w:rsidR="00C21BB6" w:rsidRDefault="00C21BB6">
      <w:pPr>
        <w:pStyle w:val="PlainText"/>
      </w:pPr>
      <w:r>
        <w:t>For more information on the Download data elements and their structures refer to Appendix B</w:t>
      </w:r>
    </w:p>
    <w:p w14:paraId="150F3B47" w14:textId="77777777" w:rsidR="00C21BB6" w:rsidRDefault="00C21BB6">
      <w:pPr>
        <w:pStyle w:val="PlainText"/>
      </w:pPr>
    </w:p>
    <w:p w14:paraId="0461CFCA" w14:textId="77777777" w:rsidR="005E4094" w:rsidRDefault="005E4094" w:rsidP="005E4094">
      <w:pPr>
        <w:pStyle w:val="PlainText"/>
      </w:pPr>
      <w:r>
        <w:t xml:space="preserve">Note: Download facility is not applicable for Host 3 Fleet support. </w:t>
      </w:r>
    </w:p>
    <w:p w14:paraId="376D2651" w14:textId="77777777" w:rsidR="005E4094" w:rsidRDefault="005E4094">
      <w:pPr>
        <w:pStyle w:val="PlainText"/>
      </w:pPr>
    </w:p>
    <w:p w14:paraId="7163B229" w14:textId="77777777" w:rsidR="00C21BB6" w:rsidRDefault="00C21BB6" w:rsidP="004321EE">
      <w:pPr>
        <w:pStyle w:val="Heading1"/>
        <w:pageBreakBefore/>
        <w:rPr>
          <w:lang w:val="fr-FR"/>
        </w:rPr>
      </w:pPr>
      <w:bookmarkStart w:id="2552" w:name="_Toc128225722"/>
      <w:bookmarkStart w:id="2553" w:name="_Toc181695940"/>
      <w:bookmarkStart w:id="2554" w:name="_Toc224977518"/>
      <w:bookmarkStart w:id="2555" w:name="_Toc379192393"/>
      <w:bookmarkStart w:id="2556" w:name="_Toc30407679"/>
      <w:bookmarkStart w:id="2557" w:name="_Toc126079236"/>
      <w:r>
        <w:rPr>
          <w:lang w:val="fr-FR"/>
        </w:rPr>
        <w:lastRenderedPageBreak/>
        <w:t>APPENDIX A - FINANCIAL IDENTIFIERS DESCRIPTIONS</w:t>
      </w:r>
      <w:bookmarkEnd w:id="2537"/>
      <w:bookmarkEnd w:id="2538"/>
      <w:bookmarkEnd w:id="2539"/>
      <w:bookmarkEnd w:id="2540"/>
      <w:bookmarkEnd w:id="2541"/>
      <w:bookmarkEnd w:id="2542"/>
      <w:bookmarkEnd w:id="2552"/>
      <w:bookmarkEnd w:id="2553"/>
      <w:bookmarkEnd w:id="2554"/>
      <w:bookmarkEnd w:id="2555"/>
      <w:r w:rsidR="006F4E7C">
        <w:rPr>
          <w:lang w:val="fr-FR"/>
        </w:rPr>
        <w:t xml:space="preserve"> (FIDS)</w:t>
      </w:r>
      <w:bookmarkEnd w:id="2556"/>
      <w:bookmarkEnd w:id="2557"/>
    </w:p>
    <w:p w14:paraId="18B6CCB4" w14:textId="77777777" w:rsidR="00C21BB6" w:rsidRDefault="00C21BB6">
      <w:pPr>
        <w:rPr>
          <w:b/>
          <w:snapToGrid w:val="0"/>
          <w:sz w:val="24"/>
          <w:u w:val="single"/>
          <w:lang w:val="fr-FR"/>
        </w:rPr>
      </w:pPr>
    </w:p>
    <w:p w14:paraId="37D7C7F8" w14:textId="77777777" w:rsidR="00C21BB6" w:rsidRDefault="00C21BB6" w:rsidP="000834FF">
      <w:pPr>
        <w:pStyle w:val="Heading2"/>
      </w:pPr>
      <w:bookmarkStart w:id="2558" w:name="_Toc126079237"/>
      <w:r>
        <w:t>Optional Data FIDS</w:t>
      </w:r>
      <w:r w:rsidR="007A4354">
        <w:t xml:space="preserve"> For TD POS B24 HOST (HOST 1)</w:t>
      </w:r>
      <w:bookmarkEnd w:id="2558"/>
    </w:p>
    <w:p w14:paraId="6C1F3FDF" w14:textId="77777777" w:rsidR="00C21BB6" w:rsidRDefault="00C21BB6">
      <w:r>
        <w:t xml:space="preserve">The optional data fields are described below according to their FIDs. The table is organized in alphabetical order with capital letters listed before lowercase letters, and numbers listed after letters.  The table lists the FID, its picture clause, the length of the field in the message, and its associated field name.  In addition, a check mark </w:t>
      </w:r>
      <w:r w:rsidR="00E76C36">
        <w:t>appears</w:t>
      </w:r>
      <w:r>
        <w:t xml:space="preserve"> in the RQST or RESP fields if an optional data field is available for requests or responses, respectively.</w:t>
      </w:r>
    </w:p>
    <w:p w14:paraId="05E2327F" w14:textId="77777777" w:rsidR="00C21BB6" w:rsidRPr="004321EE" w:rsidRDefault="00C21BB6">
      <w:pPr>
        <w:rPr>
          <w:rFonts w:cs="Arial"/>
        </w:rPr>
      </w:pPr>
    </w:p>
    <w:tbl>
      <w:tblPr>
        <w:tblW w:w="9828"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1530"/>
        <w:gridCol w:w="2790"/>
        <w:gridCol w:w="1530"/>
        <w:gridCol w:w="1530"/>
      </w:tblGrid>
      <w:tr w:rsidR="00C21BB6" w14:paraId="7120172C" w14:textId="77777777" w:rsidTr="000834FF">
        <w:trPr>
          <w:tblHeader/>
        </w:trPr>
        <w:tc>
          <w:tcPr>
            <w:tcW w:w="1008" w:type="dxa"/>
          </w:tcPr>
          <w:p w14:paraId="51B7D594" w14:textId="77777777" w:rsidR="00C21BB6" w:rsidRDefault="00C21BB6" w:rsidP="00F52309">
            <w:pPr>
              <w:spacing w:before="60" w:after="60" w:line="240" w:lineRule="atLeast"/>
              <w:jc w:val="center"/>
              <w:rPr>
                <w:b/>
                <w:snapToGrid w:val="0"/>
                <w:color w:val="000000"/>
              </w:rPr>
            </w:pPr>
            <w:r>
              <w:rPr>
                <w:b/>
                <w:snapToGrid w:val="0"/>
                <w:color w:val="000000"/>
              </w:rPr>
              <w:t>FID</w:t>
            </w:r>
          </w:p>
        </w:tc>
        <w:tc>
          <w:tcPr>
            <w:tcW w:w="1440" w:type="dxa"/>
          </w:tcPr>
          <w:p w14:paraId="14896563" w14:textId="77777777" w:rsidR="00C21BB6" w:rsidRDefault="00C21BB6" w:rsidP="00F52309">
            <w:pPr>
              <w:spacing w:before="60" w:after="60" w:line="240" w:lineRule="atLeast"/>
              <w:jc w:val="center"/>
              <w:rPr>
                <w:b/>
                <w:snapToGrid w:val="0"/>
                <w:color w:val="000000"/>
              </w:rPr>
            </w:pPr>
            <w:r>
              <w:rPr>
                <w:b/>
                <w:snapToGrid w:val="0"/>
                <w:color w:val="000000"/>
              </w:rPr>
              <w:t>Picture</w:t>
            </w:r>
          </w:p>
        </w:tc>
        <w:tc>
          <w:tcPr>
            <w:tcW w:w="1530" w:type="dxa"/>
          </w:tcPr>
          <w:p w14:paraId="7603398A" w14:textId="77777777" w:rsidR="00C21BB6" w:rsidRDefault="00C21BB6" w:rsidP="00F52309">
            <w:pPr>
              <w:spacing w:before="60" w:after="60" w:line="240" w:lineRule="atLeast"/>
              <w:jc w:val="center"/>
              <w:rPr>
                <w:b/>
                <w:snapToGrid w:val="0"/>
                <w:color w:val="000000"/>
              </w:rPr>
            </w:pPr>
            <w:r>
              <w:rPr>
                <w:b/>
                <w:snapToGrid w:val="0"/>
                <w:color w:val="000000"/>
              </w:rPr>
              <w:t>Length</w:t>
            </w:r>
          </w:p>
        </w:tc>
        <w:tc>
          <w:tcPr>
            <w:tcW w:w="2790" w:type="dxa"/>
          </w:tcPr>
          <w:p w14:paraId="74C35446" w14:textId="77777777" w:rsidR="00C21BB6" w:rsidRDefault="00C21BB6" w:rsidP="00F52309">
            <w:pPr>
              <w:spacing w:before="60" w:after="60" w:line="240" w:lineRule="atLeast"/>
              <w:jc w:val="center"/>
              <w:rPr>
                <w:b/>
                <w:snapToGrid w:val="0"/>
                <w:color w:val="000000"/>
              </w:rPr>
            </w:pPr>
            <w:r>
              <w:rPr>
                <w:b/>
                <w:snapToGrid w:val="0"/>
                <w:color w:val="000000"/>
              </w:rPr>
              <w:t>Field Name</w:t>
            </w:r>
          </w:p>
        </w:tc>
        <w:tc>
          <w:tcPr>
            <w:tcW w:w="1530" w:type="dxa"/>
          </w:tcPr>
          <w:p w14:paraId="0484E610" w14:textId="77777777" w:rsidR="00C21BB6" w:rsidRDefault="00C21BB6" w:rsidP="00F52309">
            <w:pPr>
              <w:spacing w:before="60" w:after="60" w:line="240" w:lineRule="atLeast"/>
              <w:jc w:val="center"/>
              <w:rPr>
                <w:b/>
                <w:snapToGrid w:val="0"/>
                <w:color w:val="000000"/>
              </w:rPr>
            </w:pPr>
            <w:r>
              <w:rPr>
                <w:b/>
                <w:snapToGrid w:val="0"/>
                <w:color w:val="000000"/>
              </w:rPr>
              <w:t>Supported in RQST</w:t>
            </w:r>
          </w:p>
        </w:tc>
        <w:tc>
          <w:tcPr>
            <w:tcW w:w="1530" w:type="dxa"/>
          </w:tcPr>
          <w:p w14:paraId="797AA530" w14:textId="77777777" w:rsidR="00C21BB6" w:rsidRDefault="00C21BB6" w:rsidP="00F52309">
            <w:pPr>
              <w:spacing w:before="60" w:after="60" w:line="240" w:lineRule="atLeast"/>
              <w:jc w:val="center"/>
              <w:rPr>
                <w:b/>
                <w:snapToGrid w:val="0"/>
                <w:color w:val="000000"/>
              </w:rPr>
            </w:pPr>
            <w:r>
              <w:rPr>
                <w:b/>
                <w:snapToGrid w:val="0"/>
                <w:color w:val="000000"/>
              </w:rPr>
              <w:t>Supported in RESP</w:t>
            </w:r>
          </w:p>
        </w:tc>
      </w:tr>
      <w:tr w:rsidR="00C21BB6" w14:paraId="0B18C215" w14:textId="77777777" w:rsidTr="000834FF">
        <w:tc>
          <w:tcPr>
            <w:tcW w:w="1008" w:type="dxa"/>
          </w:tcPr>
          <w:p w14:paraId="7725F32F" w14:textId="77777777" w:rsidR="00C21BB6" w:rsidRDefault="00C21BB6">
            <w:pPr>
              <w:spacing w:line="240" w:lineRule="atLeast"/>
              <w:jc w:val="center"/>
              <w:rPr>
                <w:snapToGrid w:val="0"/>
                <w:color w:val="000000"/>
              </w:rPr>
            </w:pPr>
            <w:r>
              <w:rPr>
                <w:snapToGrid w:val="0"/>
                <w:color w:val="000000"/>
              </w:rPr>
              <w:t>A</w:t>
            </w:r>
          </w:p>
        </w:tc>
        <w:tc>
          <w:tcPr>
            <w:tcW w:w="1440" w:type="dxa"/>
          </w:tcPr>
          <w:p w14:paraId="05EF4A30" w14:textId="77777777" w:rsidR="00C21BB6" w:rsidRDefault="00C21BB6">
            <w:pPr>
              <w:spacing w:line="240" w:lineRule="atLeast"/>
              <w:rPr>
                <w:snapToGrid w:val="0"/>
                <w:color w:val="000000"/>
              </w:rPr>
            </w:pPr>
            <w:r>
              <w:rPr>
                <w:snapToGrid w:val="0"/>
                <w:color w:val="000000"/>
              </w:rPr>
              <w:t>PIC X(20)</w:t>
            </w:r>
          </w:p>
        </w:tc>
        <w:tc>
          <w:tcPr>
            <w:tcW w:w="1530" w:type="dxa"/>
          </w:tcPr>
          <w:p w14:paraId="47FDCD82" w14:textId="77777777" w:rsidR="00C21BB6" w:rsidRDefault="00C21BB6">
            <w:pPr>
              <w:spacing w:line="240" w:lineRule="atLeast"/>
              <w:rPr>
                <w:snapToGrid w:val="0"/>
                <w:color w:val="000000"/>
              </w:rPr>
            </w:pPr>
            <w:r>
              <w:rPr>
                <w:snapToGrid w:val="0"/>
                <w:color w:val="000000"/>
              </w:rPr>
              <w:t>1 to 20 bytes</w:t>
            </w:r>
          </w:p>
        </w:tc>
        <w:tc>
          <w:tcPr>
            <w:tcW w:w="2790" w:type="dxa"/>
          </w:tcPr>
          <w:p w14:paraId="6EC1C54C" w14:textId="77777777" w:rsidR="00C21BB6" w:rsidRDefault="00C21BB6">
            <w:pPr>
              <w:spacing w:line="240" w:lineRule="atLeast"/>
              <w:rPr>
                <w:snapToGrid w:val="0"/>
                <w:color w:val="000000"/>
              </w:rPr>
            </w:pPr>
            <w:r>
              <w:rPr>
                <w:snapToGrid w:val="0"/>
                <w:color w:val="000000"/>
              </w:rPr>
              <w:t>Customer billing address</w:t>
            </w:r>
          </w:p>
        </w:tc>
        <w:tc>
          <w:tcPr>
            <w:tcW w:w="1530" w:type="dxa"/>
          </w:tcPr>
          <w:p w14:paraId="1ABAE2FB" w14:textId="77777777" w:rsidR="00C21BB6" w:rsidRDefault="00C21BB6">
            <w:pPr>
              <w:numPr>
                <w:ilvl w:val="0"/>
                <w:numId w:val="2"/>
              </w:numPr>
              <w:spacing w:line="240" w:lineRule="atLeast"/>
              <w:jc w:val="center"/>
              <w:rPr>
                <w:snapToGrid w:val="0"/>
                <w:color w:val="000000"/>
              </w:rPr>
            </w:pPr>
          </w:p>
        </w:tc>
        <w:tc>
          <w:tcPr>
            <w:tcW w:w="1530" w:type="dxa"/>
          </w:tcPr>
          <w:p w14:paraId="0EA28018" w14:textId="77777777" w:rsidR="00C21BB6" w:rsidRDefault="00C21BB6">
            <w:pPr>
              <w:numPr>
                <w:ilvl w:val="0"/>
                <w:numId w:val="3"/>
              </w:numPr>
              <w:spacing w:line="240" w:lineRule="atLeast"/>
              <w:jc w:val="center"/>
              <w:rPr>
                <w:snapToGrid w:val="0"/>
                <w:color w:val="000000"/>
              </w:rPr>
            </w:pPr>
          </w:p>
        </w:tc>
      </w:tr>
      <w:tr w:rsidR="00C21BB6" w14:paraId="6FBB0AC2" w14:textId="77777777" w:rsidTr="000834FF">
        <w:tc>
          <w:tcPr>
            <w:tcW w:w="1008" w:type="dxa"/>
          </w:tcPr>
          <w:p w14:paraId="4FDA5D4B" w14:textId="77777777" w:rsidR="00C21BB6" w:rsidRDefault="00C21BB6">
            <w:pPr>
              <w:spacing w:line="240" w:lineRule="atLeast"/>
              <w:jc w:val="center"/>
              <w:rPr>
                <w:snapToGrid w:val="0"/>
                <w:color w:val="000000"/>
              </w:rPr>
            </w:pPr>
            <w:r>
              <w:rPr>
                <w:snapToGrid w:val="0"/>
                <w:color w:val="000000"/>
              </w:rPr>
              <w:t>B</w:t>
            </w:r>
          </w:p>
        </w:tc>
        <w:tc>
          <w:tcPr>
            <w:tcW w:w="1440" w:type="dxa"/>
          </w:tcPr>
          <w:p w14:paraId="0739F2E5" w14:textId="77777777" w:rsidR="00C21BB6" w:rsidRDefault="00C21BB6">
            <w:pPr>
              <w:spacing w:line="240" w:lineRule="atLeast"/>
              <w:rPr>
                <w:snapToGrid w:val="0"/>
                <w:color w:val="000000"/>
              </w:rPr>
            </w:pPr>
            <w:r>
              <w:rPr>
                <w:snapToGrid w:val="0"/>
                <w:color w:val="000000"/>
              </w:rPr>
              <w:t>PIC 9(16)v99</w:t>
            </w:r>
          </w:p>
        </w:tc>
        <w:tc>
          <w:tcPr>
            <w:tcW w:w="1530" w:type="dxa"/>
          </w:tcPr>
          <w:p w14:paraId="5527FD34" w14:textId="77777777" w:rsidR="00C21BB6" w:rsidRDefault="00C21BB6">
            <w:pPr>
              <w:spacing w:line="240" w:lineRule="atLeast"/>
              <w:rPr>
                <w:snapToGrid w:val="0"/>
                <w:color w:val="000000"/>
              </w:rPr>
            </w:pPr>
            <w:r>
              <w:rPr>
                <w:snapToGrid w:val="0"/>
                <w:color w:val="000000"/>
              </w:rPr>
              <w:t>1 to 18 bytes</w:t>
            </w:r>
          </w:p>
        </w:tc>
        <w:tc>
          <w:tcPr>
            <w:tcW w:w="2790" w:type="dxa"/>
          </w:tcPr>
          <w:p w14:paraId="7A298EB3" w14:textId="77777777" w:rsidR="00C21BB6" w:rsidRDefault="00C21BB6">
            <w:pPr>
              <w:spacing w:line="240" w:lineRule="atLeast"/>
              <w:rPr>
                <w:snapToGrid w:val="0"/>
                <w:color w:val="000000"/>
              </w:rPr>
            </w:pPr>
            <w:r>
              <w:rPr>
                <w:snapToGrid w:val="0"/>
                <w:color w:val="000000"/>
              </w:rPr>
              <w:t>Amount 1</w:t>
            </w:r>
          </w:p>
        </w:tc>
        <w:tc>
          <w:tcPr>
            <w:tcW w:w="1530" w:type="dxa"/>
          </w:tcPr>
          <w:p w14:paraId="27546EED" w14:textId="77777777" w:rsidR="00C21BB6" w:rsidRDefault="00C21BB6" w:rsidP="008E0007">
            <w:pPr>
              <w:numPr>
                <w:ilvl w:val="0"/>
                <w:numId w:val="4"/>
              </w:numPr>
              <w:spacing w:line="240" w:lineRule="atLeast"/>
              <w:ind w:left="360"/>
              <w:jc w:val="center"/>
              <w:rPr>
                <w:snapToGrid w:val="0"/>
                <w:color w:val="000000"/>
              </w:rPr>
            </w:pPr>
          </w:p>
        </w:tc>
        <w:tc>
          <w:tcPr>
            <w:tcW w:w="1530" w:type="dxa"/>
          </w:tcPr>
          <w:p w14:paraId="6D304459" w14:textId="77777777" w:rsidR="00C21BB6" w:rsidRDefault="00C21BB6">
            <w:pPr>
              <w:numPr>
                <w:ilvl w:val="0"/>
                <w:numId w:val="5"/>
              </w:numPr>
              <w:spacing w:line="240" w:lineRule="atLeast"/>
              <w:jc w:val="center"/>
              <w:rPr>
                <w:snapToGrid w:val="0"/>
                <w:color w:val="000000"/>
              </w:rPr>
            </w:pPr>
          </w:p>
        </w:tc>
      </w:tr>
      <w:tr w:rsidR="00C21BB6" w14:paraId="1BB44347" w14:textId="77777777" w:rsidTr="000834FF">
        <w:tc>
          <w:tcPr>
            <w:tcW w:w="1008" w:type="dxa"/>
          </w:tcPr>
          <w:p w14:paraId="75989B33" w14:textId="77777777" w:rsidR="00C21BB6" w:rsidRDefault="00C21BB6">
            <w:pPr>
              <w:spacing w:line="240" w:lineRule="atLeast"/>
              <w:jc w:val="center"/>
              <w:rPr>
                <w:snapToGrid w:val="0"/>
                <w:color w:val="000000"/>
              </w:rPr>
            </w:pPr>
            <w:r>
              <w:rPr>
                <w:snapToGrid w:val="0"/>
                <w:color w:val="000000"/>
              </w:rPr>
              <w:t>C</w:t>
            </w:r>
          </w:p>
        </w:tc>
        <w:tc>
          <w:tcPr>
            <w:tcW w:w="1440" w:type="dxa"/>
          </w:tcPr>
          <w:p w14:paraId="7A86F4ED" w14:textId="77777777" w:rsidR="00C21BB6" w:rsidRDefault="00C21BB6">
            <w:pPr>
              <w:spacing w:line="240" w:lineRule="atLeast"/>
              <w:rPr>
                <w:snapToGrid w:val="0"/>
                <w:color w:val="000000"/>
              </w:rPr>
            </w:pPr>
            <w:r>
              <w:rPr>
                <w:snapToGrid w:val="0"/>
                <w:color w:val="000000"/>
              </w:rPr>
              <w:t>PIC 9(16)v99</w:t>
            </w:r>
          </w:p>
        </w:tc>
        <w:tc>
          <w:tcPr>
            <w:tcW w:w="1530" w:type="dxa"/>
          </w:tcPr>
          <w:p w14:paraId="266F1C9D" w14:textId="77777777" w:rsidR="00C21BB6" w:rsidRDefault="00C21BB6">
            <w:pPr>
              <w:spacing w:line="240" w:lineRule="atLeast"/>
              <w:rPr>
                <w:snapToGrid w:val="0"/>
                <w:color w:val="000000"/>
              </w:rPr>
            </w:pPr>
            <w:r>
              <w:rPr>
                <w:snapToGrid w:val="0"/>
                <w:color w:val="000000"/>
              </w:rPr>
              <w:t>1 to 18 bytes</w:t>
            </w:r>
          </w:p>
        </w:tc>
        <w:tc>
          <w:tcPr>
            <w:tcW w:w="2790" w:type="dxa"/>
          </w:tcPr>
          <w:p w14:paraId="0FA977E6" w14:textId="77777777" w:rsidR="00C21BB6" w:rsidRDefault="00C21BB6">
            <w:pPr>
              <w:spacing w:line="240" w:lineRule="atLeast"/>
              <w:rPr>
                <w:snapToGrid w:val="0"/>
                <w:color w:val="000000"/>
              </w:rPr>
            </w:pPr>
            <w:r>
              <w:rPr>
                <w:snapToGrid w:val="0"/>
                <w:color w:val="000000"/>
              </w:rPr>
              <w:t>Amount 2</w:t>
            </w:r>
          </w:p>
        </w:tc>
        <w:tc>
          <w:tcPr>
            <w:tcW w:w="1530" w:type="dxa"/>
          </w:tcPr>
          <w:p w14:paraId="73696341" w14:textId="77777777" w:rsidR="00C21BB6" w:rsidRDefault="00C21BB6">
            <w:pPr>
              <w:numPr>
                <w:ilvl w:val="0"/>
                <w:numId w:val="6"/>
              </w:numPr>
              <w:spacing w:line="240" w:lineRule="atLeast"/>
              <w:jc w:val="center"/>
              <w:rPr>
                <w:snapToGrid w:val="0"/>
                <w:color w:val="000000"/>
              </w:rPr>
            </w:pPr>
          </w:p>
        </w:tc>
        <w:tc>
          <w:tcPr>
            <w:tcW w:w="1530" w:type="dxa"/>
          </w:tcPr>
          <w:p w14:paraId="2D11B75D" w14:textId="77777777" w:rsidR="00C21BB6" w:rsidRDefault="00C21BB6">
            <w:pPr>
              <w:numPr>
                <w:ilvl w:val="0"/>
                <w:numId w:val="7"/>
              </w:numPr>
              <w:spacing w:line="240" w:lineRule="atLeast"/>
              <w:jc w:val="center"/>
              <w:rPr>
                <w:snapToGrid w:val="0"/>
                <w:color w:val="000000"/>
              </w:rPr>
            </w:pPr>
          </w:p>
        </w:tc>
      </w:tr>
      <w:tr w:rsidR="00C21BB6" w14:paraId="706DDD48" w14:textId="77777777" w:rsidTr="000834FF">
        <w:tc>
          <w:tcPr>
            <w:tcW w:w="1008" w:type="dxa"/>
          </w:tcPr>
          <w:p w14:paraId="6D85C21F" w14:textId="77777777" w:rsidR="00C21BB6" w:rsidRDefault="00C21BB6">
            <w:pPr>
              <w:spacing w:line="240" w:lineRule="atLeast"/>
              <w:jc w:val="center"/>
              <w:rPr>
                <w:snapToGrid w:val="0"/>
                <w:color w:val="000000"/>
              </w:rPr>
            </w:pPr>
            <w:r>
              <w:rPr>
                <w:snapToGrid w:val="0"/>
                <w:color w:val="000000"/>
              </w:rPr>
              <w:t>D</w:t>
            </w:r>
          </w:p>
        </w:tc>
        <w:tc>
          <w:tcPr>
            <w:tcW w:w="1440" w:type="dxa"/>
          </w:tcPr>
          <w:p w14:paraId="3F751C78" w14:textId="77777777" w:rsidR="00C21BB6" w:rsidRDefault="00C21BB6">
            <w:pPr>
              <w:spacing w:line="240" w:lineRule="atLeast"/>
              <w:rPr>
                <w:snapToGrid w:val="0"/>
                <w:color w:val="000000"/>
              </w:rPr>
            </w:pPr>
            <w:r>
              <w:rPr>
                <w:snapToGrid w:val="0"/>
                <w:color w:val="000000"/>
              </w:rPr>
              <w:t>PIC 9(1)</w:t>
            </w:r>
          </w:p>
        </w:tc>
        <w:tc>
          <w:tcPr>
            <w:tcW w:w="1530" w:type="dxa"/>
          </w:tcPr>
          <w:p w14:paraId="0AD1EF27" w14:textId="77777777" w:rsidR="00C21BB6" w:rsidRDefault="00C21BB6">
            <w:pPr>
              <w:spacing w:line="240" w:lineRule="atLeast"/>
              <w:rPr>
                <w:snapToGrid w:val="0"/>
                <w:color w:val="000000"/>
              </w:rPr>
            </w:pPr>
            <w:r>
              <w:rPr>
                <w:snapToGrid w:val="0"/>
                <w:color w:val="000000"/>
              </w:rPr>
              <w:t>1 byte</w:t>
            </w:r>
          </w:p>
        </w:tc>
        <w:tc>
          <w:tcPr>
            <w:tcW w:w="2790" w:type="dxa"/>
          </w:tcPr>
          <w:p w14:paraId="32D0708D" w14:textId="77777777" w:rsidR="00C21BB6" w:rsidRDefault="00C21BB6">
            <w:pPr>
              <w:spacing w:line="240" w:lineRule="atLeast"/>
              <w:rPr>
                <w:snapToGrid w:val="0"/>
                <w:color w:val="000000"/>
              </w:rPr>
            </w:pPr>
            <w:r>
              <w:rPr>
                <w:snapToGrid w:val="0"/>
                <w:color w:val="000000"/>
              </w:rPr>
              <w:t>Application account type</w:t>
            </w:r>
          </w:p>
        </w:tc>
        <w:tc>
          <w:tcPr>
            <w:tcW w:w="1530" w:type="dxa"/>
          </w:tcPr>
          <w:p w14:paraId="017AB2B5" w14:textId="77777777" w:rsidR="00C21BB6" w:rsidRDefault="00C21BB6">
            <w:pPr>
              <w:numPr>
                <w:ilvl w:val="0"/>
                <w:numId w:val="8"/>
              </w:numPr>
              <w:spacing w:line="240" w:lineRule="atLeast"/>
              <w:jc w:val="center"/>
              <w:rPr>
                <w:snapToGrid w:val="0"/>
                <w:color w:val="000000"/>
              </w:rPr>
            </w:pPr>
          </w:p>
        </w:tc>
        <w:tc>
          <w:tcPr>
            <w:tcW w:w="1530" w:type="dxa"/>
          </w:tcPr>
          <w:p w14:paraId="5B26894B" w14:textId="77777777" w:rsidR="00C21BB6" w:rsidRDefault="00C21BB6">
            <w:pPr>
              <w:numPr>
                <w:ilvl w:val="0"/>
                <w:numId w:val="8"/>
              </w:numPr>
              <w:spacing w:line="240" w:lineRule="atLeast"/>
              <w:jc w:val="center"/>
              <w:rPr>
                <w:snapToGrid w:val="0"/>
                <w:color w:val="000000"/>
              </w:rPr>
            </w:pPr>
          </w:p>
        </w:tc>
      </w:tr>
      <w:tr w:rsidR="00C21BB6" w14:paraId="13A5EE86" w14:textId="77777777" w:rsidTr="000834FF">
        <w:tc>
          <w:tcPr>
            <w:tcW w:w="1008" w:type="dxa"/>
          </w:tcPr>
          <w:p w14:paraId="41CF130F" w14:textId="77777777" w:rsidR="00C21BB6" w:rsidRDefault="00C21BB6">
            <w:pPr>
              <w:spacing w:line="240" w:lineRule="atLeast"/>
              <w:jc w:val="center"/>
              <w:rPr>
                <w:snapToGrid w:val="0"/>
                <w:color w:val="000000"/>
              </w:rPr>
            </w:pPr>
            <w:r>
              <w:rPr>
                <w:snapToGrid w:val="0"/>
                <w:color w:val="000000"/>
              </w:rPr>
              <w:t>F</w:t>
            </w:r>
          </w:p>
        </w:tc>
        <w:tc>
          <w:tcPr>
            <w:tcW w:w="1440" w:type="dxa"/>
          </w:tcPr>
          <w:p w14:paraId="401B02B0" w14:textId="77777777" w:rsidR="00C21BB6" w:rsidRDefault="00C21BB6">
            <w:pPr>
              <w:spacing w:line="240" w:lineRule="atLeast"/>
              <w:rPr>
                <w:snapToGrid w:val="0"/>
                <w:color w:val="000000"/>
              </w:rPr>
            </w:pPr>
            <w:r>
              <w:rPr>
                <w:snapToGrid w:val="0"/>
                <w:color w:val="000000"/>
              </w:rPr>
              <w:t>PIC X(8)</w:t>
            </w:r>
          </w:p>
        </w:tc>
        <w:tc>
          <w:tcPr>
            <w:tcW w:w="1530" w:type="dxa"/>
          </w:tcPr>
          <w:p w14:paraId="6742E46A" w14:textId="77777777" w:rsidR="00C21BB6" w:rsidRDefault="00C21BB6">
            <w:pPr>
              <w:spacing w:line="240" w:lineRule="atLeast"/>
              <w:rPr>
                <w:snapToGrid w:val="0"/>
                <w:color w:val="000000"/>
              </w:rPr>
            </w:pPr>
            <w:r>
              <w:rPr>
                <w:snapToGrid w:val="0"/>
                <w:color w:val="000000"/>
              </w:rPr>
              <w:t>8 byte</w:t>
            </w:r>
          </w:p>
        </w:tc>
        <w:tc>
          <w:tcPr>
            <w:tcW w:w="2790" w:type="dxa"/>
          </w:tcPr>
          <w:p w14:paraId="0C41A57B" w14:textId="77777777" w:rsidR="00C21BB6" w:rsidRDefault="00C21BB6">
            <w:pPr>
              <w:spacing w:line="240" w:lineRule="atLeast"/>
              <w:rPr>
                <w:snapToGrid w:val="0"/>
                <w:color w:val="000000"/>
              </w:rPr>
            </w:pPr>
            <w:r>
              <w:rPr>
                <w:snapToGrid w:val="0"/>
                <w:color w:val="000000"/>
              </w:rPr>
              <w:t>Approval code</w:t>
            </w:r>
          </w:p>
        </w:tc>
        <w:tc>
          <w:tcPr>
            <w:tcW w:w="1530" w:type="dxa"/>
          </w:tcPr>
          <w:p w14:paraId="4D761389" w14:textId="77777777" w:rsidR="00C21BB6" w:rsidRDefault="00C21BB6">
            <w:pPr>
              <w:numPr>
                <w:ilvl w:val="0"/>
                <w:numId w:val="11"/>
              </w:numPr>
              <w:spacing w:line="240" w:lineRule="atLeast"/>
              <w:jc w:val="center"/>
              <w:rPr>
                <w:snapToGrid w:val="0"/>
                <w:color w:val="000000"/>
              </w:rPr>
            </w:pPr>
          </w:p>
        </w:tc>
        <w:tc>
          <w:tcPr>
            <w:tcW w:w="1530" w:type="dxa"/>
          </w:tcPr>
          <w:p w14:paraId="45D83CEB" w14:textId="77777777" w:rsidR="00C21BB6" w:rsidRDefault="00C21BB6">
            <w:pPr>
              <w:numPr>
                <w:ilvl w:val="0"/>
                <w:numId w:val="11"/>
              </w:numPr>
              <w:spacing w:line="240" w:lineRule="atLeast"/>
              <w:jc w:val="center"/>
              <w:rPr>
                <w:snapToGrid w:val="0"/>
                <w:color w:val="000000"/>
              </w:rPr>
            </w:pPr>
          </w:p>
        </w:tc>
      </w:tr>
      <w:tr w:rsidR="00C21BB6" w14:paraId="21F40613" w14:textId="77777777" w:rsidTr="000834FF">
        <w:tc>
          <w:tcPr>
            <w:tcW w:w="1008" w:type="dxa"/>
          </w:tcPr>
          <w:p w14:paraId="5FBC346A" w14:textId="77777777" w:rsidR="00C21BB6" w:rsidRDefault="00C21BB6">
            <w:pPr>
              <w:spacing w:line="240" w:lineRule="atLeast"/>
              <w:jc w:val="center"/>
              <w:rPr>
                <w:snapToGrid w:val="0"/>
                <w:color w:val="000000"/>
              </w:rPr>
            </w:pPr>
            <w:r>
              <w:rPr>
                <w:snapToGrid w:val="0"/>
                <w:color w:val="000000"/>
              </w:rPr>
              <w:t>G</w:t>
            </w:r>
          </w:p>
        </w:tc>
        <w:tc>
          <w:tcPr>
            <w:tcW w:w="1440" w:type="dxa"/>
          </w:tcPr>
          <w:p w14:paraId="5233A704" w14:textId="77777777" w:rsidR="00C21BB6" w:rsidRDefault="00C21BB6">
            <w:pPr>
              <w:spacing w:line="240" w:lineRule="atLeast"/>
              <w:rPr>
                <w:snapToGrid w:val="0"/>
                <w:color w:val="000000"/>
              </w:rPr>
            </w:pPr>
            <w:r>
              <w:rPr>
                <w:snapToGrid w:val="0"/>
                <w:color w:val="000000"/>
              </w:rPr>
              <w:t>PIC X(8)</w:t>
            </w:r>
          </w:p>
        </w:tc>
        <w:tc>
          <w:tcPr>
            <w:tcW w:w="1530" w:type="dxa"/>
          </w:tcPr>
          <w:p w14:paraId="229B1C7F" w14:textId="77777777" w:rsidR="00C21BB6" w:rsidRDefault="00C21BB6">
            <w:pPr>
              <w:spacing w:line="240" w:lineRule="atLeast"/>
              <w:rPr>
                <w:snapToGrid w:val="0"/>
                <w:color w:val="000000"/>
              </w:rPr>
            </w:pPr>
            <w:r>
              <w:rPr>
                <w:snapToGrid w:val="0"/>
                <w:color w:val="000000"/>
              </w:rPr>
              <w:t>8 byte</w:t>
            </w:r>
          </w:p>
        </w:tc>
        <w:tc>
          <w:tcPr>
            <w:tcW w:w="2790" w:type="dxa"/>
          </w:tcPr>
          <w:p w14:paraId="33A0F806" w14:textId="77777777" w:rsidR="00C21BB6" w:rsidRDefault="00C21BB6">
            <w:pPr>
              <w:spacing w:line="240" w:lineRule="atLeast"/>
              <w:rPr>
                <w:snapToGrid w:val="0"/>
                <w:color w:val="000000"/>
              </w:rPr>
            </w:pPr>
            <w:r>
              <w:rPr>
                <w:snapToGrid w:val="0"/>
                <w:color w:val="000000"/>
              </w:rPr>
              <w:t>Authentication code</w:t>
            </w:r>
          </w:p>
        </w:tc>
        <w:tc>
          <w:tcPr>
            <w:tcW w:w="1530" w:type="dxa"/>
          </w:tcPr>
          <w:p w14:paraId="4157C763" w14:textId="77777777" w:rsidR="00C21BB6" w:rsidRDefault="00C21BB6">
            <w:pPr>
              <w:numPr>
                <w:ilvl w:val="0"/>
                <w:numId w:val="11"/>
              </w:numPr>
              <w:spacing w:line="240" w:lineRule="atLeast"/>
              <w:jc w:val="center"/>
              <w:rPr>
                <w:snapToGrid w:val="0"/>
                <w:color w:val="000000"/>
              </w:rPr>
            </w:pPr>
          </w:p>
        </w:tc>
        <w:tc>
          <w:tcPr>
            <w:tcW w:w="1530" w:type="dxa"/>
          </w:tcPr>
          <w:p w14:paraId="5F88E632" w14:textId="77777777" w:rsidR="00C21BB6" w:rsidRDefault="00C21BB6">
            <w:pPr>
              <w:numPr>
                <w:ilvl w:val="0"/>
                <w:numId w:val="11"/>
              </w:numPr>
              <w:spacing w:line="240" w:lineRule="atLeast"/>
              <w:jc w:val="center"/>
              <w:rPr>
                <w:snapToGrid w:val="0"/>
                <w:color w:val="000000"/>
              </w:rPr>
            </w:pPr>
          </w:p>
        </w:tc>
      </w:tr>
      <w:tr w:rsidR="00C21BB6" w14:paraId="0EA17594" w14:textId="77777777" w:rsidTr="000834FF">
        <w:tc>
          <w:tcPr>
            <w:tcW w:w="1008" w:type="dxa"/>
          </w:tcPr>
          <w:p w14:paraId="2999CEAF" w14:textId="77777777" w:rsidR="00C21BB6" w:rsidRDefault="00C21BB6">
            <w:pPr>
              <w:spacing w:line="240" w:lineRule="atLeast"/>
              <w:jc w:val="center"/>
              <w:rPr>
                <w:snapToGrid w:val="0"/>
                <w:color w:val="000000"/>
              </w:rPr>
            </w:pPr>
            <w:r>
              <w:rPr>
                <w:snapToGrid w:val="0"/>
                <w:color w:val="000000"/>
              </w:rPr>
              <w:t>H</w:t>
            </w:r>
          </w:p>
        </w:tc>
        <w:tc>
          <w:tcPr>
            <w:tcW w:w="1440" w:type="dxa"/>
          </w:tcPr>
          <w:p w14:paraId="0C9AE9DE" w14:textId="77777777" w:rsidR="00C21BB6" w:rsidRDefault="00C21BB6">
            <w:pPr>
              <w:spacing w:line="240" w:lineRule="atLeast"/>
              <w:rPr>
                <w:snapToGrid w:val="0"/>
                <w:color w:val="000000"/>
              </w:rPr>
            </w:pPr>
            <w:r>
              <w:rPr>
                <w:snapToGrid w:val="0"/>
                <w:color w:val="000000"/>
              </w:rPr>
              <w:t>PIC X(32)</w:t>
            </w:r>
          </w:p>
        </w:tc>
        <w:tc>
          <w:tcPr>
            <w:tcW w:w="1530" w:type="dxa"/>
          </w:tcPr>
          <w:p w14:paraId="2E0A9868" w14:textId="77777777" w:rsidR="00C21BB6" w:rsidRDefault="00C21BB6">
            <w:pPr>
              <w:spacing w:line="240" w:lineRule="atLeast"/>
              <w:rPr>
                <w:snapToGrid w:val="0"/>
                <w:color w:val="000000"/>
              </w:rPr>
            </w:pPr>
            <w:r>
              <w:rPr>
                <w:snapToGrid w:val="0"/>
                <w:color w:val="000000"/>
              </w:rPr>
              <w:t>16 to 32 bytes</w:t>
            </w:r>
          </w:p>
        </w:tc>
        <w:tc>
          <w:tcPr>
            <w:tcW w:w="2790" w:type="dxa"/>
          </w:tcPr>
          <w:p w14:paraId="67858E71" w14:textId="77777777" w:rsidR="00C21BB6" w:rsidRDefault="00C21BB6">
            <w:pPr>
              <w:spacing w:line="240" w:lineRule="atLeast"/>
              <w:rPr>
                <w:snapToGrid w:val="0"/>
                <w:color w:val="000000"/>
              </w:rPr>
            </w:pPr>
            <w:r>
              <w:rPr>
                <w:snapToGrid w:val="0"/>
                <w:color w:val="000000"/>
              </w:rPr>
              <w:t>Authentication key</w:t>
            </w:r>
          </w:p>
        </w:tc>
        <w:tc>
          <w:tcPr>
            <w:tcW w:w="1530" w:type="dxa"/>
          </w:tcPr>
          <w:p w14:paraId="09B67BE4" w14:textId="77777777" w:rsidR="00C21BB6" w:rsidRDefault="00C21BB6">
            <w:pPr>
              <w:spacing w:line="240" w:lineRule="atLeast"/>
              <w:rPr>
                <w:snapToGrid w:val="0"/>
                <w:color w:val="000000"/>
              </w:rPr>
            </w:pPr>
          </w:p>
        </w:tc>
        <w:tc>
          <w:tcPr>
            <w:tcW w:w="1530" w:type="dxa"/>
          </w:tcPr>
          <w:p w14:paraId="38BB9074" w14:textId="77777777" w:rsidR="00C21BB6" w:rsidRDefault="00C21BB6">
            <w:pPr>
              <w:numPr>
                <w:ilvl w:val="0"/>
                <w:numId w:val="17"/>
              </w:numPr>
              <w:spacing w:line="240" w:lineRule="atLeast"/>
              <w:jc w:val="center"/>
              <w:rPr>
                <w:snapToGrid w:val="0"/>
                <w:color w:val="000000"/>
              </w:rPr>
            </w:pPr>
          </w:p>
        </w:tc>
      </w:tr>
      <w:tr w:rsidR="00C21BB6" w14:paraId="6C9425FC" w14:textId="77777777" w:rsidTr="000834FF">
        <w:tc>
          <w:tcPr>
            <w:tcW w:w="1008" w:type="dxa"/>
          </w:tcPr>
          <w:p w14:paraId="63287486" w14:textId="77777777" w:rsidR="00C21BB6" w:rsidRDefault="00C21BB6">
            <w:pPr>
              <w:spacing w:line="240" w:lineRule="atLeast"/>
              <w:jc w:val="center"/>
              <w:rPr>
                <w:snapToGrid w:val="0"/>
                <w:color w:val="000000"/>
              </w:rPr>
            </w:pPr>
            <w:r>
              <w:rPr>
                <w:snapToGrid w:val="0"/>
                <w:color w:val="000000"/>
              </w:rPr>
              <w:t>I*</w:t>
            </w:r>
          </w:p>
        </w:tc>
        <w:tc>
          <w:tcPr>
            <w:tcW w:w="1440" w:type="dxa"/>
          </w:tcPr>
          <w:p w14:paraId="220B16A4" w14:textId="77777777" w:rsidR="00C21BB6" w:rsidRDefault="00C21BB6">
            <w:pPr>
              <w:spacing w:line="240" w:lineRule="atLeast"/>
              <w:rPr>
                <w:snapToGrid w:val="0"/>
                <w:color w:val="000000"/>
              </w:rPr>
            </w:pPr>
            <w:r>
              <w:rPr>
                <w:snapToGrid w:val="0"/>
                <w:color w:val="000000"/>
              </w:rPr>
              <w:t>PIC X(16)</w:t>
            </w:r>
          </w:p>
        </w:tc>
        <w:tc>
          <w:tcPr>
            <w:tcW w:w="1530" w:type="dxa"/>
          </w:tcPr>
          <w:p w14:paraId="1E7062E1" w14:textId="77777777" w:rsidR="00C21BB6" w:rsidRDefault="00C21BB6">
            <w:pPr>
              <w:spacing w:line="240" w:lineRule="atLeast"/>
              <w:rPr>
                <w:snapToGrid w:val="0"/>
                <w:color w:val="000000"/>
              </w:rPr>
            </w:pPr>
            <w:r>
              <w:rPr>
                <w:snapToGrid w:val="0"/>
                <w:color w:val="000000"/>
              </w:rPr>
              <w:t>16 bytes</w:t>
            </w:r>
          </w:p>
        </w:tc>
        <w:tc>
          <w:tcPr>
            <w:tcW w:w="2790" w:type="dxa"/>
          </w:tcPr>
          <w:p w14:paraId="588E0849" w14:textId="77777777" w:rsidR="00C21BB6" w:rsidRDefault="00C21BB6">
            <w:pPr>
              <w:spacing w:line="240" w:lineRule="atLeast"/>
              <w:rPr>
                <w:snapToGrid w:val="0"/>
                <w:color w:val="000000"/>
              </w:rPr>
            </w:pPr>
            <w:r>
              <w:rPr>
                <w:snapToGrid w:val="0"/>
                <w:color w:val="000000"/>
              </w:rPr>
              <w:t>Field Decryption key</w:t>
            </w:r>
          </w:p>
        </w:tc>
        <w:tc>
          <w:tcPr>
            <w:tcW w:w="1530" w:type="dxa"/>
          </w:tcPr>
          <w:p w14:paraId="5BE0BB59" w14:textId="77777777" w:rsidR="00C21BB6" w:rsidRDefault="00C21BB6">
            <w:pPr>
              <w:spacing w:line="240" w:lineRule="atLeast"/>
              <w:rPr>
                <w:snapToGrid w:val="0"/>
                <w:color w:val="000000"/>
              </w:rPr>
            </w:pPr>
          </w:p>
        </w:tc>
        <w:tc>
          <w:tcPr>
            <w:tcW w:w="1530" w:type="dxa"/>
          </w:tcPr>
          <w:p w14:paraId="57803593" w14:textId="77777777" w:rsidR="00C21BB6" w:rsidRDefault="00C21BB6">
            <w:pPr>
              <w:numPr>
                <w:ilvl w:val="0"/>
                <w:numId w:val="18"/>
              </w:numPr>
              <w:spacing w:line="240" w:lineRule="atLeast"/>
              <w:jc w:val="center"/>
              <w:rPr>
                <w:snapToGrid w:val="0"/>
                <w:color w:val="000000"/>
              </w:rPr>
            </w:pPr>
          </w:p>
        </w:tc>
      </w:tr>
      <w:tr w:rsidR="00C21BB6" w14:paraId="1CFE4E8A" w14:textId="77777777" w:rsidTr="000834FF">
        <w:tc>
          <w:tcPr>
            <w:tcW w:w="1008" w:type="dxa"/>
          </w:tcPr>
          <w:p w14:paraId="0A822FBC" w14:textId="77777777" w:rsidR="00C21BB6" w:rsidRDefault="00C21BB6">
            <w:pPr>
              <w:spacing w:line="240" w:lineRule="atLeast"/>
              <w:jc w:val="center"/>
              <w:rPr>
                <w:snapToGrid w:val="0"/>
                <w:color w:val="000000"/>
              </w:rPr>
            </w:pPr>
            <w:r>
              <w:rPr>
                <w:snapToGrid w:val="0"/>
                <w:color w:val="000000"/>
              </w:rPr>
              <w:t>J</w:t>
            </w:r>
          </w:p>
        </w:tc>
        <w:tc>
          <w:tcPr>
            <w:tcW w:w="1440" w:type="dxa"/>
          </w:tcPr>
          <w:p w14:paraId="3F6DE416" w14:textId="77777777" w:rsidR="00C21BB6" w:rsidRDefault="00C21BB6">
            <w:pPr>
              <w:spacing w:line="240" w:lineRule="atLeast"/>
              <w:rPr>
                <w:snapToGrid w:val="0"/>
                <w:color w:val="000000"/>
              </w:rPr>
            </w:pPr>
            <w:r>
              <w:rPr>
                <w:snapToGrid w:val="0"/>
                <w:color w:val="000000"/>
              </w:rPr>
              <w:t>PIC 9(16)v99</w:t>
            </w:r>
          </w:p>
        </w:tc>
        <w:tc>
          <w:tcPr>
            <w:tcW w:w="1530" w:type="dxa"/>
          </w:tcPr>
          <w:p w14:paraId="75D400F2" w14:textId="77777777" w:rsidR="00C21BB6" w:rsidRDefault="00C21BB6">
            <w:pPr>
              <w:spacing w:line="240" w:lineRule="atLeast"/>
              <w:rPr>
                <w:snapToGrid w:val="0"/>
                <w:color w:val="000000"/>
              </w:rPr>
            </w:pPr>
            <w:r>
              <w:rPr>
                <w:snapToGrid w:val="0"/>
                <w:color w:val="000000"/>
              </w:rPr>
              <w:t>18 bytes</w:t>
            </w:r>
          </w:p>
        </w:tc>
        <w:tc>
          <w:tcPr>
            <w:tcW w:w="2790" w:type="dxa"/>
          </w:tcPr>
          <w:p w14:paraId="613545C3" w14:textId="77777777" w:rsidR="00C21BB6" w:rsidRDefault="00C21BB6">
            <w:pPr>
              <w:spacing w:line="240" w:lineRule="atLeast"/>
              <w:rPr>
                <w:snapToGrid w:val="0"/>
                <w:color w:val="000000"/>
              </w:rPr>
            </w:pPr>
            <w:r>
              <w:rPr>
                <w:snapToGrid w:val="0"/>
                <w:color w:val="000000"/>
              </w:rPr>
              <w:t>Available balance</w:t>
            </w:r>
          </w:p>
        </w:tc>
        <w:tc>
          <w:tcPr>
            <w:tcW w:w="1530" w:type="dxa"/>
          </w:tcPr>
          <w:p w14:paraId="53C241CD" w14:textId="77777777" w:rsidR="00C21BB6" w:rsidRDefault="00C21BB6">
            <w:pPr>
              <w:spacing w:line="240" w:lineRule="atLeast"/>
              <w:rPr>
                <w:snapToGrid w:val="0"/>
                <w:color w:val="000000"/>
              </w:rPr>
            </w:pPr>
          </w:p>
        </w:tc>
        <w:tc>
          <w:tcPr>
            <w:tcW w:w="1530" w:type="dxa"/>
          </w:tcPr>
          <w:p w14:paraId="5E6327E4" w14:textId="77777777" w:rsidR="00C21BB6" w:rsidRDefault="00C21BB6">
            <w:pPr>
              <w:numPr>
                <w:ilvl w:val="0"/>
                <w:numId w:val="14"/>
              </w:numPr>
              <w:spacing w:line="240" w:lineRule="atLeast"/>
              <w:jc w:val="center"/>
              <w:rPr>
                <w:snapToGrid w:val="0"/>
                <w:color w:val="000000"/>
              </w:rPr>
            </w:pPr>
          </w:p>
        </w:tc>
      </w:tr>
      <w:tr w:rsidR="00C21BB6" w14:paraId="313A27C1" w14:textId="77777777" w:rsidTr="000834FF">
        <w:tc>
          <w:tcPr>
            <w:tcW w:w="1008" w:type="dxa"/>
          </w:tcPr>
          <w:p w14:paraId="6317CF82" w14:textId="77777777" w:rsidR="00C21BB6" w:rsidRDefault="00C21BB6">
            <w:pPr>
              <w:spacing w:line="240" w:lineRule="atLeast"/>
              <w:jc w:val="center"/>
              <w:rPr>
                <w:snapToGrid w:val="0"/>
                <w:color w:val="000000"/>
              </w:rPr>
            </w:pPr>
            <w:r>
              <w:rPr>
                <w:snapToGrid w:val="0"/>
                <w:color w:val="000000"/>
              </w:rPr>
              <w:t>M</w:t>
            </w:r>
          </w:p>
        </w:tc>
        <w:tc>
          <w:tcPr>
            <w:tcW w:w="1440" w:type="dxa"/>
          </w:tcPr>
          <w:p w14:paraId="2380A417" w14:textId="77777777" w:rsidR="00C21BB6" w:rsidRDefault="00C21BB6">
            <w:pPr>
              <w:spacing w:line="240" w:lineRule="atLeast"/>
              <w:rPr>
                <w:snapToGrid w:val="0"/>
                <w:color w:val="000000"/>
              </w:rPr>
            </w:pPr>
            <w:r>
              <w:rPr>
                <w:snapToGrid w:val="0"/>
                <w:color w:val="000000"/>
              </w:rPr>
              <w:t>PIC X(32)</w:t>
            </w:r>
          </w:p>
        </w:tc>
        <w:tc>
          <w:tcPr>
            <w:tcW w:w="1530" w:type="dxa"/>
          </w:tcPr>
          <w:p w14:paraId="1923D57C" w14:textId="77777777" w:rsidR="00C21BB6" w:rsidRDefault="00C21BB6">
            <w:pPr>
              <w:spacing w:line="240" w:lineRule="atLeast"/>
              <w:rPr>
                <w:snapToGrid w:val="0"/>
                <w:color w:val="000000"/>
              </w:rPr>
            </w:pPr>
            <w:r>
              <w:rPr>
                <w:snapToGrid w:val="0"/>
                <w:color w:val="000000"/>
              </w:rPr>
              <w:t>16 to 32 bytes</w:t>
            </w:r>
          </w:p>
        </w:tc>
        <w:tc>
          <w:tcPr>
            <w:tcW w:w="2790" w:type="dxa"/>
          </w:tcPr>
          <w:p w14:paraId="0EC1A255" w14:textId="77777777" w:rsidR="00C21BB6" w:rsidRDefault="00C21BB6">
            <w:pPr>
              <w:spacing w:line="240" w:lineRule="atLeast"/>
              <w:rPr>
                <w:snapToGrid w:val="0"/>
                <w:color w:val="000000"/>
              </w:rPr>
            </w:pPr>
            <w:r>
              <w:rPr>
                <w:snapToGrid w:val="0"/>
                <w:color w:val="000000"/>
              </w:rPr>
              <w:t>Communications key</w:t>
            </w:r>
          </w:p>
        </w:tc>
        <w:tc>
          <w:tcPr>
            <w:tcW w:w="1530" w:type="dxa"/>
          </w:tcPr>
          <w:p w14:paraId="357D57C5" w14:textId="77777777" w:rsidR="00C21BB6" w:rsidRDefault="00C21BB6">
            <w:pPr>
              <w:spacing w:line="240" w:lineRule="atLeast"/>
              <w:rPr>
                <w:snapToGrid w:val="0"/>
                <w:color w:val="000000"/>
              </w:rPr>
            </w:pPr>
          </w:p>
        </w:tc>
        <w:tc>
          <w:tcPr>
            <w:tcW w:w="1530" w:type="dxa"/>
          </w:tcPr>
          <w:p w14:paraId="249CDF95" w14:textId="77777777" w:rsidR="00C21BB6" w:rsidRDefault="00C21BB6">
            <w:pPr>
              <w:numPr>
                <w:ilvl w:val="0"/>
                <w:numId w:val="14"/>
              </w:numPr>
              <w:spacing w:line="240" w:lineRule="atLeast"/>
              <w:jc w:val="center"/>
              <w:rPr>
                <w:snapToGrid w:val="0"/>
                <w:color w:val="000000"/>
              </w:rPr>
            </w:pPr>
          </w:p>
        </w:tc>
      </w:tr>
      <w:tr w:rsidR="00C21BB6" w14:paraId="7C4AA434" w14:textId="77777777" w:rsidTr="000834FF">
        <w:tc>
          <w:tcPr>
            <w:tcW w:w="1008" w:type="dxa"/>
          </w:tcPr>
          <w:p w14:paraId="1F13DBAD" w14:textId="77777777" w:rsidR="00C21BB6" w:rsidRDefault="00C21BB6">
            <w:pPr>
              <w:spacing w:line="240" w:lineRule="atLeast"/>
              <w:jc w:val="center"/>
              <w:rPr>
                <w:snapToGrid w:val="0"/>
                <w:color w:val="000000"/>
              </w:rPr>
            </w:pPr>
            <w:r>
              <w:rPr>
                <w:snapToGrid w:val="0"/>
                <w:color w:val="000000"/>
              </w:rPr>
              <w:t>P</w:t>
            </w:r>
          </w:p>
        </w:tc>
        <w:tc>
          <w:tcPr>
            <w:tcW w:w="1440" w:type="dxa"/>
          </w:tcPr>
          <w:p w14:paraId="57DF370A" w14:textId="77777777" w:rsidR="00C21BB6" w:rsidRDefault="00C21BB6">
            <w:pPr>
              <w:spacing w:line="240" w:lineRule="atLeast"/>
              <w:rPr>
                <w:snapToGrid w:val="0"/>
                <w:color w:val="000000"/>
              </w:rPr>
            </w:pPr>
            <w:r>
              <w:rPr>
                <w:snapToGrid w:val="0"/>
                <w:color w:val="000000"/>
              </w:rPr>
              <w:t>PIC 9(1)</w:t>
            </w:r>
          </w:p>
        </w:tc>
        <w:tc>
          <w:tcPr>
            <w:tcW w:w="1530" w:type="dxa"/>
          </w:tcPr>
          <w:p w14:paraId="294F6781" w14:textId="77777777" w:rsidR="00C21BB6" w:rsidRDefault="00C21BB6">
            <w:pPr>
              <w:spacing w:line="240" w:lineRule="atLeast"/>
              <w:rPr>
                <w:snapToGrid w:val="0"/>
                <w:color w:val="000000"/>
              </w:rPr>
            </w:pPr>
            <w:r>
              <w:rPr>
                <w:snapToGrid w:val="0"/>
                <w:color w:val="000000"/>
              </w:rPr>
              <w:t>1 byte</w:t>
            </w:r>
          </w:p>
        </w:tc>
        <w:tc>
          <w:tcPr>
            <w:tcW w:w="2790" w:type="dxa"/>
          </w:tcPr>
          <w:p w14:paraId="664296C7" w14:textId="77777777" w:rsidR="00C21BB6" w:rsidRDefault="00C21BB6">
            <w:pPr>
              <w:spacing w:line="240" w:lineRule="atLeast"/>
              <w:rPr>
                <w:snapToGrid w:val="0"/>
                <w:color w:val="000000"/>
              </w:rPr>
            </w:pPr>
            <w:r>
              <w:rPr>
                <w:snapToGrid w:val="0"/>
                <w:color w:val="000000"/>
              </w:rPr>
              <w:t>Draft capture flag</w:t>
            </w:r>
          </w:p>
        </w:tc>
        <w:tc>
          <w:tcPr>
            <w:tcW w:w="1530" w:type="dxa"/>
          </w:tcPr>
          <w:p w14:paraId="239F451C" w14:textId="77777777" w:rsidR="00C21BB6" w:rsidRDefault="00C21BB6">
            <w:pPr>
              <w:numPr>
                <w:ilvl w:val="0"/>
                <w:numId w:val="16"/>
              </w:numPr>
              <w:spacing w:line="240" w:lineRule="atLeast"/>
              <w:jc w:val="center"/>
              <w:rPr>
                <w:snapToGrid w:val="0"/>
                <w:color w:val="000000"/>
              </w:rPr>
            </w:pPr>
          </w:p>
        </w:tc>
        <w:tc>
          <w:tcPr>
            <w:tcW w:w="1530" w:type="dxa"/>
          </w:tcPr>
          <w:p w14:paraId="302AFD78" w14:textId="77777777" w:rsidR="00C21BB6" w:rsidRDefault="00C21BB6">
            <w:pPr>
              <w:numPr>
                <w:ilvl w:val="0"/>
                <w:numId w:val="14"/>
              </w:numPr>
              <w:spacing w:line="240" w:lineRule="atLeast"/>
              <w:jc w:val="center"/>
              <w:rPr>
                <w:snapToGrid w:val="0"/>
                <w:color w:val="000000"/>
              </w:rPr>
            </w:pPr>
          </w:p>
        </w:tc>
      </w:tr>
      <w:tr w:rsidR="00C21BB6" w14:paraId="7BE7A27F" w14:textId="77777777" w:rsidTr="000834FF">
        <w:tc>
          <w:tcPr>
            <w:tcW w:w="1008" w:type="dxa"/>
            <w:shd w:val="clear" w:color="auto" w:fill="auto"/>
          </w:tcPr>
          <w:p w14:paraId="568A6742" w14:textId="77777777" w:rsidR="00C21BB6" w:rsidRDefault="00C21BB6">
            <w:pPr>
              <w:spacing w:line="240" w:lineRule="atLeast"/>
              <w:jc w:val="center"/>
              <w:rPr>
                <w:snapToGrid w:val="0"/>
                <w:color w:val="000000"/>
              </w:rPr>
            </w:pPr>
            <w:r>
              <w:rPr>
                <w:snapToGrid w:val="0"/>
                <w:color w:val="000000"/>
              </w:rPr>
              <w:t>Q</w:t>
            </w:r>
          </w:p>
        </w:tc>
        <w:tc>
          <w:tcPr>
            <w:tcW w:w="1440" w:type="dxa"/>
            <w:shd w:val="clear" w:color="auto" w:fill="auto"/>
          </w:tcPr>
          <w:p w14:paraId="16A83F4C" w14:textId="77777777" w:rsidR="00C21BB6" w:rsidRDefault="00C21BB6">
            <w:pPr>
              <w:spacing w:line="240" w:lineRule="atLeast"/>
              <w:rPr>
                <w:snapToGrid w:val="0"/>
                <w:color w:val="000000"/>
              </w:rPr>
            </w:pPr>
            <w:r>
              <w:rPr>
                <w:snapToGrid w:val="0"/>
                <w:color w:val="000000"/>
              </w:rPr>
              <w:t>PIC X(16)</w:t>
            </w:r>
          </w:p>
        </w:tc>
        <w:tc>
          <w:tcPr>
            <w:tcW w:w="1530" w:type="dxa"/>
            <w:shd w:val="clear" w:color="auto" w:fill="auto"/>
          </w:tcPr>
          <w:p w14:paraId="4F9104CD" w14:textId="77777777" w:rsidR="00C21BB6" w:rsidRDefault="00C21BB6">
            <w:pPr>
              <w:spacing w:line="240" w:lineRule="atLeast"/>
              <w:rPr>
                <w:snapToGrid w:val="0"/>
                <w:color w:val="000000"/>
              </w:rPr>
            </w:pPr>
            <w:r>
              <w:rPr>
                <w:snapToGrid w:val="0"/>
                <w:color w:val="000000"/>
              </w:rPr>
              <w:t>1 to 16 bytes</w:t>
            </w:r>
          </w:p>
        </w:tc>
        <w:tc>
          <w:tcPr>
            <w:tcW w:w="2790" w:type="dxa"/>
            <w:shd w:val="clear" w:color="auto" w:fill="auto"/>
          </w:tcPr>
          <w:p w14:paraId="0971FD2D" w14:textId="77777777" w:rsidR="00C21BB6" w:rsidRDefault="00C21BB6">
            <w:pPr>
              <w:spacing w:line="240" w:lineRule="atLeast"/>
              <w:rPr>
                <w:snapToGrid w:val="0"/>
                <w:color w:val="000000"/>
              </w:rPr>
            </w:pPr>
            <w:r>
              <w:rPr>
                <w:snapToGrid w:val="0"/>
                <w:color w:val="000000"/>
              </w:rPr>
              <w:t>Echo data</w:t>
            </w:r>
          </w:p>
        </w:tc>
        <w:tc>
          <w:tcPr>
            <w:tcW w:w="1530" w:type="dxa"/>
            <w:shd w:val="clear" w:color="auto" w:fill="auto"/>
          </w:tcPr>
          <w:p w14:paraId="750A4C82" w14:textId="77777777" w:rsidR="00C21BB6" w:rsidRDefault="00C21BB6">
            <w:pPr>
              <w:numPr>
                <w:ilvl w:val="0"/>
                <w:numId w:val="16"/>
              </w:numPr>
              <w:spacing w:line="240" w:lineRule="atLeast"/>
              <w:jc w:val="center"/>
              <w:rPr>
                <w:snapToGrid w:val="0"/>
                <w:color w:val="000000"/>
              </w:rPr>
            </w:pPr>
          </w:p>
        </w:tc>
        <w:tc>
          <w:tcPr>
            <w:tcW w:w="1530" w:type="dxa"/>
            <w:shd w:val="clear" w:color="auto" w:fill="auto"/>
          </w:tcPr>
          <w:p w14:paraId="27261B07" w14:textId="77777777" w:rsidR="00C21BB6" w:rsidRDefault="00C21BB6">
            <w:pPr>
              <w:numPr>
                <w:ilvl w:val="0"/>
                <w:numId w:val="14"/>
              </w:numPr>
              <w:spacing w:line="240" w:lineRule="atLeast"/>
              <w:jc w:val="center"/>
              <w:rPr>
                <w:snapToGrid w:val="0"/>
                <w:color w:val="000000"/>
              </w:rPr>
            </w:pPr>
          </w:p>
        </w:tc>
      </w:tr>
      <w:tr w:rsidR="00C21BB6" w14:paraId="0E85C092" w14:textId="77777777" w:rsidTr="000834FF">
        <w:tc>
          <w:tcPr>
            <w:tcW w:w="1008" w:type="dxa"/>
          </w:tcPr>
          <w:p w14:paraId="0051E2DE" w14:textId="77777777" w:rsidR="00C21BB6" w:rsidRDefault="00C21BB6">
            <w:pPr>
              <w:spacing w:line="240" w:lineRule="atLeast"/>
              <w:jc w:val="center"/>
              <w:rPr>
                <w:snapToGrid w:val="0"/>
                <w:color w:val="000000"/>
              </w:rPr>
            </w:pPr>
            <w:r>
              <w:rPr>
                <w:snapToGrid w:val="0"/>
                <w:color w:val="000000"/>
              </w:rPr>
              <w:t>R</w:t>
            </w:r>
          </w:p>
        </w:tc>
        <w:tc>
          <w:tcPr>
            <w:tcW w:w="1440" w:type="dxa"/>
          </w:tcPr>
          <w:p w14:paraId="60791485" w14:textId="77777777" w:rsidR="00C21BB6" w:rsidRDefault="00C21BB6">
            <w:pPr>
              <w:spacing w:line="240" w:lineRule="atLeast"/>
              <w:rPr>
                <w:snapToGrid w:val="0"/>
                <w:color w:val="000000"/>
              </w:rPr>
            </w:pPr>
            <w:r>
              <w:rPr>
                <w:snapToGrid w:val="0"/>
                <w:color w:val="000000"/>
              </w:rPr>
              <w:t>PIC X(1)</w:t>
            </w:r>
          </w:p>
        </w:tc>
        <w:tc>
          <w:tcPr>
            <w:tcW w:w="1530" w:type="dxa"/>
          </w:tcPr>
          <w:p w14:paraId="2015232A" w14:textId="77777777" w:rsidR="00C21BB6" w:rsidRDefault="00C21BB6">
            <w:pPr>
              <w:spacing w:line="240" w:lineRule="atLeast"/>
              <w:rPr>
                <w:snapToGrid w:val="0"/>
                <w:color w:val="000000"/>
              </w:rPr>
            </w:pPr>
            <w:r>
              <w:rPr>
                <w:snapToGrid w:val="0"/>
                <w:color w:val="000000"/>
              </w:rPr>
              <w:t>1 byte</w:t>
            </w:r>
          </w:p>
        </w:tc>
        <w:tc>
          <w:tcPr>
            <w:tcW w:w="2790" w:type="dxa"/>
          </w:tcPr>
          <w:p w14:paraId="65F2B2E2" w14:textId="77777777" w:rsidR="00C21BB6" w:rsidRDefault="00C21BB6">
            <w:pPr>
              <w:spacing w:line="240" w:lineRule="atLeast"/>
              <w:rPr>
                <w:snapToGrid w:val="0"/>
                <w:color w:val="000000"/>
              </w:rPr>
            </w:pPr>
            <w:r>
              <w:rPr>
                <w:snapToGrid w:val="0"/>
                <w:color w:val="000000"/>
              </w:rPr>
              <w:t>Card type</w:t>
            </w:r>
          </w:p>
        </w:tc>
        <w:tc>
          <w:tcPr>
            <w:tcW w:w="1530" w:type="dxa"/>
          </w:tcPr>
          <w:p w14:paraId="2AC583E2" w14:textId="77777777" w:rsidR="00C21BB6" w:rsidRDefault="00C21BB6">
            <w:pPr>
              <w:numPr>
                <w:ilvl w:val="0"/>
                <w:numId w:val="16"/>
              </w:numPr>
              <w:spacing w:line="240" w:lineRule="atLeast"/>
              <w:jc w:val="center"/>
              <w:rPr>
                <w:snapToGrid w:val="0"/>
                <w:color w:val="000000"/>
              </w:rPr>
            </w:pPr>
          </w:p>
        </w:tc>
        <w:tc>
          <w:tcPr>
            <w:tcW w:w="1530" w:type="dxa"/>
          </w:tcPr>
          <w:p w14:paraId="766151A3" w14:textId="77777777" w:rsidR="00C21BB6" w:rsidRDefault="00C21BB6">
            <w:pPr>
              <w:numPr>
                <w:ilvl w:val="0"/>
                <w:numId w:val="14"/>
              </w:numPr>
              <w:spacing w:line="240" w:lineRule="atLeast"/>
              <w:jc w:val="center"/>
              <w:rPr>
                <w:snapToGrid w:val="0"/>
                <w:color w:val="000000"/>
              </w:rPr>
            </w:pPr>
          </w:p>
        </w:tc>
      </w:tr>
      <w:tr w:rsidR="00C21BB6" w14:paraId="0327E33A" w14:textId="77777777" w:rsidTr="000834FF">
        <w:tc>
          <w:tcPr>
            <w:tcW w:w="1008" w:type="dxa"/>
          </w:tcPr>
          <w:p w14:paraId="3C395950" w14:textId="77777777" w:rsidR="00C21BB6" w:rsidRDefault="00C21BB6">
            <w:pPr>
              <w:spacing w:line="240" w:lineRule="atLeast"/>
              <w:jc w:val="center"/>
              <w:rPr>
                <w:snapToGrid w:val="0"/>
                <w:color w:val="000000"/>
              </w:rPr>
            </w:pPr>
            <w:r>
              <w:rPr>
                <w:snapToGrid w:val="0"/>
                <w:color w:val="000000"/>
              </w:rPr>
              <w:t>S</w:t>
            </w:r>
          </w:p>
        </w:tc>
        <w:tc>
          <w:tcPr>
            <w:tcW w:w="1440" w:type="dxa"/>
          </w:tcPr>
          <w:p w14:paraId="7F241558" w14:textId="77777777" w:rsidR="00C21BB6" w:rsidRDefault="00C21BB6">
            <w:pPr>
              <w:spacing w:line="240" w:lineRule="atLeast"/>
              <w:rPr>
                <w:snapToGrid w:val="0"/>
                <w:color w:val="000000"/>
              </w:rPr>
            </w:pPr>
            <w:r>
              <w:rPr>
                <w:snapToGrid w:val="0"/>
                <w:color w:val="000000"/>
              </w:rPr>
              <w:t>PIC X(10)</w:t>
            </w:r>
          </w:p>
        </w:tc>
        <w:tc>
          <w:tcPr>
            <w:tcW w:w="1530" w:type="dxa"/>
          </w:tcPr>
          <w:p w14:paraId="2653D585" w14:textId="77777777" w:rsidR="00C21BB6" w:rsidRDefault="00C21BB6">
            <w:pPr>
              <w:spacing w:line="240" w:lineRule="atLeast"/>
              <w:rPr>
                <w:snapToGrid w:val="0"/>
                <w:color w:val="000000"/>
              </w:rPr>
            </w:pPr>
            <w:r>
              <w:rPr>
                <w:snapToGrid w:val="0"/>
                <w:color w:val="000000"/>
              </w:rPr>
              <w:t>1 to 10 bytes</w:t>
            </w:r>
          </w:p>
        </w:tc>
        <w:tc>
          <w:tcPr>
            <w:tcW w:w="2790" w:type="dxa"/>
          </w:tcPr>
          <w:p w14:paraId="79330F3A" w14:textId="77777777" w:rsidR="00C21BB6" w:rsidRDefault="00C21BB6">
            <w:pPr>
              <w:spacing w:line="240" w:lineRule="atLeast"/>
              <w:rPr>
                <w:snapToGrid w:val="0"/>
                <w:color w:val="000000"/>
              </w:rPr>
            </w:pPr>
            <w:r>
              <w:rPr>
                <w:snapToGrid w:val="0"/>
                <w:color w:val="000000"/>
              </w:rPr>
              <w:t>Invoice number</w:t>
            </w:r>
          </w:p>
        </w:tc>
        <w:tc>
          <w:tcPr>
            <w:tcW w:w="1530" w:type="dxa"/>
          </w:tcPr>
          <w:p w14:paraId="36DC21F3" w14:textId="77777777" w:rsidR="00C21BB6" w:rsidRDefault="00C21BB6">
            <w:pPr>
              <w:numPr>
                <w:ilvl w:val="0"/>
                <w:numId w:val="16"/>
              </w:numPr>
              <w:spacing w:line="240" w:lineRule="atLeast"/>
              <w:jc w:val="center"/>
              <w:rPr>
                <w:snapToGrid w:val="0"/>
                <w:color w:val="000000"/>
              </w:rPr>
            </w:pPr>
          </w:p>
        </w:tc>
        <w:tc>
          <w:tcPr>
            <w:tcW w:w="1530" w:type="dxa"/>
          </w:tcPr>
          <w:p w14:paraId="360F471D" w14:textId="77777777" w:rsidR="00C21BB6" w:rsidRDefault="00C21BB6">
            <w:pPr>
              <w:numPr>
                <w:ilvl w:val="0"/>
                <w:numId w:val="14"/>
              </w:numPr>
              <w:spacing w:line="240" w:lineRule="atLeast"/>
              <w:jc w:val="center"/>
              <w:rPr>
                <w:snapToGrid w:val="0"/>
                <w:color w:val="000000"/>
              </w:rPr>
            </w:pPr>
          </w:p>
        </w:tc>
      </w:tr>
      <w:tr w:rsidR="00C21BB6" w14:paraId="16CB28B3" w14:textId="77777777" w:rsidTr="000834FF">
        <w:tc>
          <w:tcPr>
            <w:tcW w:w="1008" w:type="dxa"/>
            <w:shd w:val="clear" w:color="auto" w:fill="D9D9D9"/>
          </w:tcPr>
          <w:p w14:paraId="2C44EAAF" w14:textId="77777777" w:rsidR="00C21BB6" w:rsidRDefault="00C21BB6">
            <w:pPr>
              <w:spacing w:line="240" w:lineRule="atLeast"/>
              <w:jc w:val="center"/>
              <w:rPr>
                <w:snapToGrid w:val="0"/>
                <w:color w:val="000000"/>
              </w:rPr>
            </w:pPr>
            <w:r>
              <w:rPr>
                <w:snapToGrid w:val="0"/>
                <w:color w:val="000000"/>
              </w:rPr>
              <w:t>T</w:t>
            </w:r>
          </w:p>
        </w:tc>
        <w:tc>
          <w:tcPr>
            <w:tcW w:w="1440" w:type="dxa"/>
            <w:shd w:val="clear" w:color="auto" w:fill="D9D9D9"/>
          </w:tcPr>
          <w:p w14:paraId="6AEC0168" w14:textId="77777777" w:rsidR="00C21BB6" w:rsidRDefault="00C21BB6">
            <w:pPr>
              <w:spacing w:line="240" w:lineRule="atLeast"/>
              <w:rPr>
                <w:snapToGrid w:val="0"/>
                <w:color w:val="000000"/>
              </w:rPr>
            </w:pPr>
            <w:r>
              <w:rPr>
                <w:snapToGrid w:val="0"/>
                <w:color w:val="000000"/>
              </w:rPr>
              <w:t>PIC X(10</w:t>
            </w:r>
          </w:p>
        </w:tc>
        <w:tc>
          <w:tcPr>
            <w:tcW w:w="1530" w:type="dxa"/>
            <w:shd w:val="clear" w:color="auto" w:fill="D9D9D9"/>
          </w:tcPr>
          <w:p w14:paraId="7AFEEEB6" w14:textId="77777777" w:rsidR="00C21BB6" w:rsidRDefault="00C21BB6">
            <w:pPr>
              <w:spacing w:line="240" w:lineRule="atLeast"/>
              <w:rPr>
                <w:snapToGrid w:val="0"/>
                <w:color w:val="000000"/>
              </w:rPr>
            </w:pPr>
            <w:r>
              <w:rPr>
                <w:snapToGrid w:val="0"/>
                <w:color w:val="000000"/>
              </w:rPr>
              <w:t>1 to 10 bytes</w:t>
            </w:r>
          </w:p>
        </w:tc>
        <w:tc>
          <w:tcPr>
            <w:tcW w:w="2790" w:type="dxa"/>
            <w:shd w:val="clear" w:color="auto" w:fill="D9D9D9"/>
          </w:tcPr>
          <w:p w14:paraId="2118A6BE" w14:textId="77777777" w:rsidR="00C21BB6" w:rsidRDefault="00C21BB6">
            <w:pPr>
              <w:spacing w:line="240" w:lineRule="atLeast"/>
              <w:rPr>
                <w:snapToGrid w:val="0"/>
                <w:color w:val="000000"/>
              </w:rPr>
            </w:pPr>
            <w:r>
              <w:rPr>
                <w:snapToGrid w:val="0"/>
                <w:color w:val="000000"/>
              </w:rPr>
              <w:t>Invoice number/original</w:t>
            </w:r>
          </w:p>
        </w:tc>
        <w:tc>
          <w:tcPr>
            <w:tcW w:w="1530" w:type="dxa"/>
            <w:shd w:val="clear" w:color="auto" w:fill="D9D9D9"/>
          </w:tcPr>
          <w:p w14:paraId="49C18CC8" w14:textId="77777777" w:rsidR="00C21BB6" w:rsidRDefault="00C21BB6">
            <w:pPr>
              <w:numPr>
                <w:ilvl w:val="0"/>
                <w:numId w:val="16"/>
              </w:numPr>
              <w:spacing w:line="240" w:lineRule="atLeast"/>
              <w:jc w:val="center"/>
              <w:rPr>
                <w:snapToGrid w:val="0"/>
                <w:color w:val="000000"/>
              </w:rPr>
            </w:pPr>
          </w:p>
        </w:tc>
        <w:tc>
          <w:tcPr>
            <w:tcW w:w="1530" w:type="dxa"/>
            <w:shd w:val="clear" w:color="auto" w:fill="D9D9D9"/>
          </w:tcPr>
          <w:p w14:paraId="2142B29E" w14:textId="77777777" w:rsidR="00C21BB6" w:rsidRDefault="00C21BB6">
            <w:pPr>
              <w:numPr>
                <w:ilvl w:val="0"/>
                <w:numId w:val="14"/>
              </w:numPr>
              <w:spacing w:line="240" w:lineRule="atLeast"/>
              <w:jc w:val="center"/>
              <w:rPr>
                <w:snapToGrid w:val="0"/>
                <w:color w:val="000000"/>
              </w:rPr>
            </w:pPr>
          </w:p>
        </w:tc>
      </w:tr>
      <w:tr w:rsidR="00C21BB6" w14:paraId="51987311" w14:textId="77777777" w:rsidTr="000834FF">
        <w:tc>
          <w:tcPr>
            <w:tcW w:w="1008" w:type="dxa"/>
          </w:tcPr>
          <w:p w14:paraId="0AE51194" w14:textId="77777777" w:rsidR="00C21BB6" w:rsidRDefault="00C21BB6">
            <w:pPr>
              <w:spacing w:line="240" w:lineRule="atLeast"/>
              <w:jc w:val="center"/>
              <w:rPr>
                <w:snapToGrid w:val="0"/>
                <w:color w:val="000000"/>
              </w:rPr>
            </w:pPr>
            <w:r>
              <w:rPr>
                <w:snapToGrid w:val="0"/>
                <w:color w:val="000000"/>
              </w:rPr>
              <w:t>U</w:t>
            </w:r>
          </w:p>
        </w:tc>
        <w:tc>
          <w:tcPr>
            <w:tcW w:w="1440" w:type="dxa"/>
          </w:tcPr>
          <w:p w14:paraId="10E0173C" w14:textId="77777777" w:rsidR="00C21BB6" w:rsidRDefault="00C21BB6">
            <w:pPr>
              <w:spacing w:line="240" w:lineRule="atLeast"/>
              <w:rPr>
                <w:snapToGrid w:val="0"/>
                <w:color w:val="000000"/>
              </w:rPr>
            </w:pPr>
            <w:r>
              <w:rPr>
                <w:snapToGrid w:val="0"/>
                <w:color w:val="000000"/>
              </w:rPr>
              <w:t>PIC 9(1)</w:t>
            </w:r>
          </w:p>
        </w:tc>
        <w:tc>
          <w:tcPr>
            <w:tcW w:w="1530" w:type="dxa"/>
          </w:tcPr>
          <w:p w14:paraId="7FE822AC" w14:textId="77777777" w:rsidR="00C21BB6" w:rsidRDefault="00C21BB6">
            <w:pPr>
              <w:spacing w:line="240" w:lineRule="atLeast"/>
              <w:rPr>
                <w:snapToGrid w:val="0"/>
                <w:color w:val="000000"/>
              </w:rPr>
            </w:pPr>
            <w:r>
              <w:rPr>
                <w:snapToGrid w:val="0"/>
                <w:color w:val="000000"/>
              </w:rPr>
              <w:t>1 byte</w:t>
            </w:r>
          </w:p>
        </w:tc>
        <w:tc>
          <w:tcPr>
            <w:tcW w:w="2790" w:type="dxa"/>
          </w:tcPr>
          <w:p w14:paraId="07872470" w14:textId="77777777" w:rsidR="00C21BB6" w:rsidRDefault="00C21BB6">
            <w:pPr>
              <w:spacing w:line="240" w:lineRule="atLeast"/>
              <w:rPr>
                <w:snapToGrid w:val="0"/>
                <w:color w:val="000000"/>
              </w:rPr>
            </w:pPr>
            <w:r>
              <w:rPr>
                <w:snapToGrid w:val="0"/>
                <w:color w:val="000000"/>
              </w:rPr>
              <w:t>Language code</w:t>
            </w:r>
          </w:p>
        </w:tc>
        <w:tc>
          <w:tcPr>
            <w:tcW w:w="1530" w:type="dxa"/>
          </w:tcPr>
          <w:p w14:paraId="668D8B37" w14:textId="77777777" w:rsidR="00C21BB6" w:rsidRDefault="00C21BB6">
            <w:pPr>
              <w:numPr>
                <w:ilvl w:val="0"/>
                <w:numId w:val="16"/>
              </w:numPr>
              <w:spacing w:line="240" w:lineRule="atLeast"/>
              <w:jc w:val="center"/>
              <w:rPr>
                <w:snapToGrid w:val="0"/>
                <w:color w:val="000000"/>
              </w:rPr>
            </w:pPr>
          </w:p>
        </w:tc>
        <w:tc>
          <w:tcPr>
            <w:tcW w:w="1530" w:type="dxa"/>
          </w:tcPr>
          <w:p w14:paraId="5F22B577" w14:textId="77777777" w:rsidR="00C21BB6" w:rsidRDefault="00C21BB6">
            <w:pPr>
              <w:numPr>
                <w:ilvl w:val="0"/>
                <w:numId w:val="14"/>
              </w:numPr>
              <w:spacing w:line="240" w:lineRule="atLeast"/>
              <w:jc w:val="center"/>
              <w:rPr>
                <w:snapToGrid w:val="0"/>
                <w:color w:val="000000"/>
              </w:rPr>
            </w:pPr>
          </w:p>
        </w:tc>
      </w:tr>
      <w:tr w:rsidR="00C21BB6" w14:paraId="3B79F1CF" w14:textId="77777777" w:rsidTr="000834FF">
        <w:tc>
          <w:tcPr>
            <w:tcW w:w="1008" w:type="dxa"/>
          </w:tcPr>
          <w:p w14:paraId="60832F09" w14:textId="77777777" w:rsidR="00C21BB6" w:rsidRDefault="00C21BB6">
            <w:pPr>
              <w:spacing w:line="240" w:lineRule="atLeast"/>
              <w:jc w:val="center"/>
              <w:rPr>
                <w:snapToGrid w:val="0"/>
                <w:color w:val="000000"/>
              </w:rPr>
            </w:pPr>
            <w:r>
              <w:rPr>
                <w:snapToGrid w:val="0"/>
                <w:color w:val="000000"/>
              </w:rPr>
              <w:t>V</w:t>
            </w:r>
          </w:p>
        </w:tc>
        <w:tc>
          <w:tcPr>
            <w:tcW w:w="1440" w:type="dxa"/>
          </w:tcPr>
          <w:p w14:paraId="23B060A3" w14:textId="77777777" w:rsidR="00C21BB6" w:rsidRDefault="00C21BB6">
            <w:pPr>
              <w:spacing w:line="240" w:lineRule="atLeast"/>
              <w:rPr>
                <w:snapToGrid w:val="0"/>
                <w:color w:val="000000"/>
              </w:rPr>
            </w:pPr>
            <w:r>
              <w:rPr>
                <w:snapToGrid w:val="0"/>
                <w:color w:val="000000"/>
              </w:rPr>
              <w:t>PIC X(15)</w:t>
            </w:r>
          </w:p>
        </w:tc>
        <w:tc>
          <w:tcPr>
            <w:tcW w:w="1530" w:type="dxa"/>
          </w:tcPr>
          <w:p w14:paraId="40780410" w14:textId="77777777" w:rsidR="00C21BB6" w:rsidRDefault="00C21BB6">
            <w:pPr>
              <w:spacing w:line="240" w:lineRule="atLeast"/>
              <w:rPr>
                <w:snapToGrid w:val="0"/>
                <w:color w:val="000000"/>
              </w:rPr>
            </w:pPr>
            <w:r>
              <w:rPr>
                <w:snapToGrid w:val="0"/>
                <w:color w:val="000000"/>
              </w:rPr>
              <w:t>15 bytes</w:t>
            </w:r>
          </w:p>
        </w:tc>
        <w:tc>
          <w:tcPr>
            <w:tcW w:w="2790" w:type="dxa"/>
          </w:tcPr>
          <w:p w14:paraId="5740B227" w14:textId="77777777" w:rsidR="00C21BB6" w:rsidRDefault="00C21BB6">
            <w:pPr>
              <w:spacing w:line="240" w:lineRule="atLeast"/>
              <w:rPr>
                <w:snapToGrid w:val="0"/>
                <w:color w:val="000000"/>
              </w:rPr>
            </w:pPr>
            <w:r>
              <w:rPr>
                <w:snapToGrid w:val="0"/>
                <w:color w:val="000000"/>
              </w:rPr>
              <w:t>Mail/Download key</w:t>
            </w:r>
          </w:p>
        </w:tc>
        <w:tc>
          <w:tcPr>
            <w:tcW w:w="1530" w:type="dxa"/>
          </w:tcPr>
          <w:p w14:paraId="67FF61ED" w14:textId="77777777" w:rsidR="00C21BB6" w:rsidRDefault="00C21BB6">
            <w:pPr>
              <w:numPr>
                <w:ilvl w:val="0"/>
                <w:numId w:val="16"/>
              </w:numPr>
              <w:spacing w:line="240" w:lineRule="atLeast"/>
              <w:jc w:val="center"/>
              <w:rPr>
                <w:snapToGrid w:val="0"/>
                <w:color w:val="000000"/>
              </w:rPr>
            </w:pPr>
          </w:p>
        </w:tc>
        <w:tc>
          <w:tcPr>
            <w:tcW w:w="1530" w:type="dxa"/>
          </w:tcPr>
          <w:p w14:paraId="4B5CA02E" w14:textId="77777777" w:rsidR="00C21BB6" w:rsidRDefault="00C21BB6">
            <w:pPr>
              <w:numPr>
                <w:ilvl w:val="0"/>
                <w:numId w:val="14"/>
              </w:numPr>
              <w:spacing w:line="240" w:lineRule="atLeast"/>
              <w:jc w:val="center"/>
              <w:rPr>
                <w:snapToGrid w:val="0"/>
                <w:color w:val="000000"/>
              </w:rPr>
            </w:pPr>
          </w:p>
        </w:tc>
      </w:tr>
      <w:tr w:rsidR="00C21BB6" w14:paraId="05429365" w14:textId="77777777" w:rsidTr="000834FF">
        <w:tc>
          <w:tcPr>
            <w:tcW w:w="1008" w:type="dxa"/>
          </w:tcPr>
          <w:p w14:paraId="503E57A8" w14:textId="77777777" w:rsidR="00C21BB6" w:rsidRDefault="00C21BB6">
            <w:pPr>
              <w:spacing w:line="240" w:lineRule="atLeast"/>
              <w:jc w:val="center"/>
              <w:rPr>
                <w:snapToGrid w:val="0"/>
                <w:color w:val="000000"/>
              </w:rPr>
            </w:pPr>
            <w:r>
              <w:rPr>
                <w:snapToGrid w:val="0"/>
                <w:color w:val="000000"/>
              </w:rPr>
              <w:t>W</w:t>
            </w:r>
          </w:p>
        </w:tc>
        <w:tc>
          <w:tcPr>
            <w:tcW w:w="1440" w:type="dxa"/>
          </w:tcPr>
          <w:p w14:paraId="02B5B07C" w14:textId="77777777" w:rsidR="00C21BB6" w:rsidRDefault="00C21BB6">
            <w:pPr>
              <w:spacing w:line="240" w:lineRule="atLeast"/>
              <w:rPr>
                <w:snapToGrid w:val="0"/>
                <w:color w:val="000000"/>
              </w:rPr>
            </w:pPr>
            <w:r>
              <w:rPr>
                <w:snapToGrid w:val="0"/>
                <w:color w:val="000000"/>
              </w:rPr>
              <w:t>PIC X(449)</w:t>
            </w:r>
          </w:p>
          <w:p w14:paraId="0F404078" w14:textId="77777777" w:rsidR="00C21BB6" w:rsidRDefault="00C21BB6">
            <w:pPr>
              <w:spacing w:line="240" w:lineRule="atLeast"/>
              <w:rPr>
                <w:snapToGrid w:val="0"/>
                <w:color w:val="000000"/>
              </w:rPr>
            </w:pPr>
            <w:r>
              <w:rPr>
                <w:snapToGrid w:val="0"/>
                <w:color w:val="000000"/>
              </w:rPr>
              <w:t>PIC X(957)</w:t>
            </w:r>
          </w:p>
        </w:tc>
        <w:tc>
          <w:tcPr>
            <w:tcW w:w="1530" w:type="dxa"/>
          </w:tcPr>
          <w:p w14:paraId="2EF5F0A6" w14:textId="77777777" w:rsidR="00C21BB6" w:rsidRDefault="00C21BB6">
            <w:pPr>
              <w:tabs>
                <w:tab w:val="left" w:pos="1152"/>
              </w:tabs>
              <w:spacing w:line="240" w:lineRule="atLeast"/>
              <w:rPr>
                <w:snapToGrid w:val="0"/>
                <w:color w:val="000000"/>
              </w:rPr>
            </w:pPr>
            <w:r>
              <w:rPr>
                <w:snapToGrid w:val="0"/>
                <w:color w:val="000000"/>
              </w:rPr>
              <w:t>1 to 957 bytes</w:t>
            </w:r>
          </w:p>
        </w:tc>
        <w:tc>
          <w:tcPr>
            <w:tcW w:w="2790" w:type="dxa"/>
          </w:tcPr>
          <w:p w14:paraId="2C1DCB80" w14:textId="77777777" w:rsidR="00C21BB6" w:rsidRDefault="00C21BB6">
            <w:pPr>
              <w:spacing w:line="240" w:lineRule="atLeast"/>
              <w:rPr>
                <w:snapToGrid w:val="0"/>
                <w:color w:val="000000"/>
              </w:rPr>
            </w:pPr>
            <w:r>
              <w:rPr>
                <w:snapToGrid w:val="0"/>
                <w:color w:val="000000"/>
              </w:rPr>
              <w:t>Mail text/Download data</w:t>
            </w:r>
          </w:p>
        </w:tc>
        <w:tc>
          <w:tcPr>
            <w:tcW w:w="1530" w:type="dxa"/>
          </w:tcPr>
          <w:p w14:paraId="0E14B403" w14:textId="77777777" w:rsidR="00C21BB6" w:rsidRDefault="00C21BB6">
            <w:pPr>
              <w:numPr>
                <w:ilvl w:val="0"/>
                <w:numId w:val="16"/>
              </w:numPr>
              <w:spacing w:line="240" w:lineRule="atLeast"/>
              <w:jc w:val="center"/>
              <w:rPr>
                <w:snapToGrid w:val="0"/>
                <w:color w:val="000000"/>
              </w:rPr>
            </w:pPr>
          </w:p>
        </w:tc>
        <w:tc>
          <w:tcPr>
            <w:tcW w:w="1530" w:type="dxa"/>
          </w:tcPr>
          <w:p w14:paraId="4B4A87A5" w14:textId="77777777" w:rsidR="00C21BB6" w:rsidRDefault="00C21BB6">
            <w:pPr>
              <w:numPr>
                <w:ilvl w:val="0"/>
                <w:numId w:val="14"/>
              </w:numPr>
              <w:spacing w:line="240" w:lineRule="atLeast"/>
              <w:jc w:val="center"/>
              <w:rPr>
                <w:snapToGrid w:val="0"/>
                <w:color w:val="000000"/>
              </w:rPr>
            </w:pPr>
          </w:p>
        </w:tc>
      </w:tr>
      <w:tr w:rsidR="00C21BB6" w14:paraId="32183F80" w14:textId="77777777" w:rsidTr="000834FF">
        <w:tc>
          <w:tcPr>
            <w:tcW w:w="1008" w:type="dxa"/>
          </w:tcPr>
          <w:p w14:paraId="661D43FC" w14:textId="77777777" w:rsidR="00C21BB6" w:rsidRDefault="00C21BB6">
            <w:pPr>
              <w:spacing w:line="240" w:lineRule="atLeast"/>
              <w:jc w:val="center"/>
              <w:rPr>
                <w:snapToGrid w:val="0"/>
                <w:color w:val="000000"/>
              </w:rPr>
            </w:pPr>
            <w:r>
              <w:rPr>
                <w:snapToGrid w:val="0"/>
                <w:color w:val="000000"/>
              </w:rPr>
              <w:t>X</w:t>
            </w:r>
          </w:p>
        </w:tc>
        <w:tc>
          <w:tcPr>
            <w:tcW w:w="1440" w:type="dxa"/>
          </w:tcPr>
          <w:p w14:paraId="0BC60087" w14:textId="77777777" w:rsidR="00C21BB6" w:rsidRDefault="00C21BB6">
            <w:pPr>
              <w:spacing w:line="240" w:lineRule="atLeast"/>
              <w:rPr>
                <w:snapToGrid w:val="0"/>
                <w:color w:val="000000"/>
              </w:rPr>
            </w:pPr>
            <w:r>
              <w:rPr>
                <w:snapToGrid w:val="0"/>
                <w:color w:val="000000"/>
              </w:rPr>
              <w:t>PIC X(3)</w:t>
            </w:r>
          </w:p>
        </w:tc>
        <w:tc>
          <w:tcPr>
            <w:tcW w:w="1530" w:type="dxa"/>
          </w:tcPr>
          <w:p w14:paraId="460EF6B0" w14:textId="77777777" w:rsidR="00C21BB6" w:rsidRDefault="00C21BB6">
            <w:pPr>
              <w:spacing w:line="240" w:lineRule="atLeast"/>
              <w:rPr>
                <w:snapToGrid w:val="0"/>
                <w:color w:val="000000"/>
              </w:rPr>
            </w:pPr>
            <w:r>
              <w:rPr>
                <w:snapToGrid w:val="0"/>
                <w:color w:val="000000"/>
              </w:rPr>
              <w:t>3 bytes</w:t>
            </w:r>
          </w:p>
        </w:tc>
        <w:tc>
          <w:tcPr>
            <w:tcW w:w="2790" w:type="dxa"/>
          </w:tcPr>
          <w:p w14:paraId="471A87E4" w14:textId="77777777" w:rsidR="00C21BB6" w:rsidRDefault="00C21BB6">
            <w:pPr>
              <w:spacing w:line="240" w:lineRule="atLeast"/>
              <w:rPr>
                <w:snapToGrid w:val="0"/>
                <w:color w:val="000000"/>
              </w:rPr>
            </w:pPr>
            <w:r>
              <w:rPr>
                <w:snapToGrid w:val="0"/>
                <w:color w:val="000000"/>
              </w:rPr>
              <w:t>Interchange Interac/ISO</w:t>
            </w:r>
            <w:r w:rsidR="00E76C36">
              <w:rPr>
                <w:snapToGrid w:val="0"/>
                <w:color w:val="000000"/>
              </w:rPr>
              <w:t xml:space="preserve"> </w:t>
            </w:r>
            <w:r>
              <w:rPr>
                <w:snapToGrid w:val="0"/>
                <w:color w:val="000000"/>
              </w:rPr>
              <w:t>response code for Debit response to be printed on the receipt</w:t>
            </w:r>
          </w:p>
        </w:tc>
        <w:tc>
          <w:tcPr>
            <w:tcW w:w="1530" w:type="dxa"/>
          </w:tcPr>
          <w:p w14:paraId="5FDC1A61" w14:textId="77777777" w:rsidR="00C21BB6" w:rsidRDefault="00C21BB6">
            <w:pPr>
              <w:spacing w:line="240" w:lineRule="atLeast"/>
              <w:rPr>
                <w:snapToGrid w:val="0"/>
                <w:color w:val="000000"/>
              </w:rPr>
            </w:pPr>
          </w:p>
        </w:tc>
        <w:tc>
          <w:tcPr>
            <w:tcW w:w="1530" w:type="dxa"/>
          </w:tcPr>
          <w:p w14:paraId="19ECF24D" w14:textId="77777777" w:rsidR="00C21BB6" w:rsidRDefault="00C21BB6">
            <w:pPr>
              <w:numPr>
                <w:ilvl w:val="0"/>
                <w:numId w:val="14"/>
              </w:numPr>
              <w:spacing w:line="240" w:lineRule="atLeast"/>
              <w:jc w:val="center"/>
              <w:rPr>
                <w:snapToGrid w:val="0"/>
                <w:color w:val="000000"/>
              </w:rPr>
            </w:pPr>
          </w:p>
        </w:tc>
      </w:tr>
      <w:tr w:rsidR="00C21BB6" w14:paraId="308C0B5C" w14:textId="77777777" w:rsidTr="000834FF">
        <w:tc>
          <w:tcPr>
            <w:tcW w:w="1008" w:type="dxa"/>
          </w:tcPr>
          <w:p w14:paraId="6748EEEF" w14:textId="77777777" w:rsidR="00C21BB6" w:rsidRDefault="00C21BB6">
            <w:pPr>
              <w:spacing w:line="240" w:lineRule="atLeast"/>
              <w:jc w:val="center"/>
              <w:rPr>
                <w:snapToGrid w:val="0"/>
                <w:color w:val="000000"/>
              </w:rPr>
            </w:pPr>
            <w:r>
              <w:rPr>
                <w:snapToGrid w:val="0"/>
                <w:color w:val="000000"/>
              </w:rPr>
              <w:t>Y</w:t>
            </w:r>
          </w:p>
        </w:tc>
        <w:tc>
          <w:tcPr>
            <w:tcW w:w="1440" w:type="dxa"/>
          </w:tcPr>
          <w:p w14:paraId="74033411" w14:textId="77777777" w:rsidR="00C21BB6" w:rsidRDefault="00C21BB6">
            <w:pPr>
              <w:spacing w:line="240" w:lineRule="atLeast"/>
              <w:rPr>
                <w:snapToGrid w:val="0"/>
                <w:color w:val="000000"/>
              </w:rPr>
            </w:pPr>
            <w:r>
              <w:rPr>
                <w:snapToGrid w:val="0"/>
                <w:color w:val="000000"/>
              </w:rPr>
              <w:t>PIC X(9)</w:t>
            </w:r>
          </w:p>
        </w:tc>
        <w:tc>
          <w:tcPr>
            <w:tcW w:w="1530" w:type="dxa"/>
          </w:tcPr>
          <w:p w14:paraId="39F169EF" w14:textId="77777777" w:rsidR="00C21BB6" w:rsidRDefault="00C21BB6">
            <w:pPr>
              <w:spacing w:line="240" w:lineRule="atLeast"/>
              <w:rPr>
                <w:snapToGrid w:val="0"/>
                <w:color w:val="000000"/>
              </w:rPr>
            </w:pPr>
            <w:r>
              <w:rPr>
                <w:snapToGrid w:val="0"/>
                <w:color w:val="000000"/>
              </w:rPr>
              <w:t>9 bytes</w:t>
            </w:r>
          </w:p>
        </w:tc>
        <w:tc>
          <w:tcPr>
            <w:tcW w:w="2790" w:type="dxa"/>
          </w:tcPr>
          <w:p w14:paraId="7D79D61B" w14:textId="77777777" w:rsidR="00C21BB6" w:rsidRDefault="00C21BB6">
            <w:pPr>
              <w:spacing w:line="240" w:lineRule="atLeast"/>
              <w:rPr>
                <w:snapToGrid w:val="0"/>
                <w:color w:val="000000"/>
              </w:rPr>
            </w:pPr>
            <w:r>
              <w:rPr>
                <w:snapToGrid w:val="0"/>
                <w:color w:val="000000"/>
              </w:rPr>
              <w:t>Customer ZIP code</w:t>
            </w:r>
          </w:p>
        </w:tc>
        <w:tc>
          <w:tcPr>
            <w:tcW w:w="1530" w:type="dxa"/>
          </w:tcPr>
          <w:p w14:paraId="4617B34F" w14:textId="77777777" w:rsidR="00C21BB6" w:rsidRDefault="00C21BB6">
            <w:pPr>
              <w:numPr>
                <w:ilvl w:val="0"/>
                <w:numId w:val="16"/>
              </w:numPr>
              <w:spacing w:line="240" w:lineRule="atLeast"/>
              <w:jc w:val="center"/>
              <w:rPr>
                <w:snapToGrid w:val="0"/>
                <w:color w:val="000000"/>
              </w:rPr>
            </w:pPr>
          </w:p>
        </w:tc>
        <w:tc>
          <w:tcPr>
            <w:tcW w:w="1530" w:type="dxa"/>
          </w:tcPr>
          <w:p w14:paraId="1646ADF3" w14:textId="77777777" w:rsidR="00C21BB6" w:rsidRDefault="00C21BB6">
            <w:pPr>
              <w:numPr>
                <w:ilvl w:val="0"/>
                <w:numId w:val="14"/>
              </w:numPr>
              <w:spacing w:line="240" w:lineRule="atLeast"/>
              <w:jc w:val="center"/>
              <w:rPr>
                <w:snapToGrid w:val="0"/>
                <w:color w:val="000000"/>
              </w:rPr>
            </w:pPr>
          </w:p>
        </w:tc>
      </w:tr>
      <w:tr w:rsidR="00C21BB6" w14:paraId="71E7D317" w14:textId="77777777" w:rsidTr="000834FF">
        <w:tc>
          <w:tcPr>
            <w:tcW w:w="1008" w:type="dxa"/>
          </w:tcPr>
          <w:p w14:paraId="079C9839" w14:textId="77777777" w:rsidR="00C21BB6" w:rsidRDefault="00C21BB6">
            <w:pPr>
              <w:spacing w:line="240" w:lineRule="atLeast"/>
              <w:jc w:val="center"/>
              <w:rPr>
                <w:snapToGrid w:val="0"/>
                <w:color w:val="000000"/>
              </w:rPr>
            </w:pPr>
            <w:r>
              <w:rPr>
                <w:snapToGrid w:val="0"/>
                <w:color w:val="000000"/>
              </w:rPr>
              <w:lastRenderedPageBreak/>
              <w:t>Z</w:t>
            </w:r>
          </w:p>
        </w:tc>
        <w:tc>
          <w:tcPr>
            <w:tcW w:w="1440" w:type="dxa"/>
          </w:tcPr>
          <w:p w14:paraId="1D888758" w14:textId="77777777" w:rsidR="00C21BB6" w:rsidRDefault="00C21BB6">
            <w:pPr>
              <w:spacing w:line="240" w:lineRule="atLeast"/>
              <w:rPr>
                <w:snapToGrid w:val="0"/>
                <w:color w:val="000000"/>
              </w:rPr>
            </w:pPr>
            <w:r>
              <w:rPr>
                <w:snapToGrid w:val="0"/>
                <w:color w:val="000000"/>
              </w:rPr>
              <w:t>PIC X(1)</w:t>
            </w:r>
          </w:p>
        </w:tc>
        <w:tc>
          <w:tcPr>
            <w:tcW w:w="1530" w:type="dxa"/>
          </w:tcPr>
          <w:p w14:paraId="19BCFD22" w14:textId="77777777" w:rsidR="00C21BB6" w:rsidRDefault="00C21BB6">
            <w:pPr>
              <w:spacing w:line="240" w:lineRule="atLeast"/>
              <w:rPr>
                <w:snapToGrid w:val="0"/>
                <w:color w:val="000000"/>
              </w:rPr>
            </w:pPr>
            <w:r>
              <w:rPr>
                <w:snapToGrid w:val="0"/>
                <w:color w:val="000000"/>
              </w:rPr>
              <w:t>1 byte</w:t>
            </w:r>
          </w:p>
        </w:tc>
        <w:tc>
          <w:tcPr>
            <w:tcW w:w="2790" w:type="dxa"/>
          </w:tcPr>
          <w:p w14:paraId="0247C3BE" w14:textId="77777777" w:rsidR="00C21BB6" w:rsidRDefault="00C21BB6">
            <w:pPr>
              <w:spacing w:line="240" w:lineRule="atLeast"/>
              <w:rPr>
                <w:snapToGrid w:val="0"/>
                <w:color w:val="000000"/>
              </w:rPr>
            </w:pPr>
            <w:r>
              <w:rPr>
                <w:snapToGrid w:val="0"/>
                <w:color w:val="000000"/>
              </w:rPr>
              <w:t>Address verification status</w:t>
            </w:r>
          </w:p>
        </w:tc>
        <w:tc>
          <w:tcPr>
            <w:tcW w:w="1530" w:type="dxa"/>
          </w:tcPr>
          <w:p w14:paraId="162D00F4" w14:textId="77777777" w:rsidR="00C21BB6" w:rsidRDefault="00C21BB6">
            <w:pPr>
              <w:spacing w:line="240" w:lineRule="atLeast"/>
              <w:rPr>
                <w:snapToGrid w:val="0"/>
                <w:color w:val="000000"/>
              </w:rPr>
            </w:pPr>
          </w:p>
        </w:tc>
        <w:tc>
          <w:tcPr>
            <w:tcW w:w="1530" w:type="dxa"/>
          </w:tcPr>
          <w:p w14:paraId="578A5B92" w14:textId="77777777" w:rsidR="00C21BB6" w:rsidRDefault="00C21BB6">
            <w:pPr>
              <w:numPr>
                <w:ilvl w:val="0"/>
                <w:numId w:val="14"/>
              </w:numPr>
              <w:spacing w:line="240" w:lineRule="atLeast"/>
              <w:jc w:val="center"/>
              <w:rPr>
                <w:snapToGrid w:val="0"/>
                <w:color w:val="000000"/>
              </w:rPr>
            </w:pPr>
          </w:p>
        </w:tc>
      </w:tr>
      <w:tr w:rsidR="00C21BB6" w14:paraId="4116BC37" w14:textId="77777777" w:rsidTr="000834FF">
        <w:tc>
          <w:tcPr>
            <w:tcW w:w="1008" w:type="dxa"/>
          </w:tcPr>
          <w:p w14:paraId="659A1E80" w14:textId="77777777" w:rsidR="00C21BB6" w:rsidRDefault="00C21BB6">
            <w:pPr>
              <w:spacing w:line="240" w:lineRule="atLeast"/>
              <w:jc w:val="center"/>
              <w:rPr>
                <w:snapToGrid w:val="0"/>
                <w:color w:val="000000"/>
              </w:rPr>
            </w:pPr>
            <w:r>
              <w:rPr>
                <w:snapToGrid w:val="0"/>
                <w:color w:val="000000"/>
              </w:rPr>
              <w:t>a</w:t>
            </w:r>
          </w:p>
        </w:tc>
        <w:tc>
          <w:tcPr>
            <w:tcW w:w="1440" w:type="dxa"/>
          </w:tcPr>
          <w:p w14:paraId="64910C29" w14:textId="77777777" w:rsidR="00C21BB6" w:rsidRDefault="00C21BB6">
            <w:pPr>
              <w:spacing w:line="240" w:lineRule="atLeast"/>
              <w:rPr>
                <w:snapToGrid w:val="0"/>
                <w:color w:val="000000"/>
              </w:rPr>
            </w:pPr>
            <w:r>
              <w:rPr>
                <w:snapToGrid w:val="0"/>
                <w:color w:val="000000"/>
              </w:rPr>
              <w:t>PIC X(250)</w:t>
            </w:r>
          </w:p>
          <w:p w14:paraId="2B8C5DCF" w14:textId="77777777" w:rsidR="00C21BB6" w:rsidRDefault="00C21BB6">
            <w:pPr>
              <w:spacing w:line="240" w:lineRule="atLeast"/>
              <w:rPr>
                <w:snapToGrid w:val="0"/>
                <w:color w:val="000000"/>
              </w:rPr>
            </w:pPr>
            <w:r>
              <w:rPr>
                <w:snapToGrid w:val="0"/>
                <w:color w:val="000000"/>
              </w:rPr>
              <w:t>TD only supports 80 bytes</w:t>
            </w:r>
          </w:p>
        </w:tc>
        <w:tc>
          <w:tcPr>
            <w:tcW w:w="1530" w:type="dxa"/>
          </w:tcPr>
          <w:p w14:paraId="42F78AAB" w14:textId="77777777" w:rsidR="00C21BB6" w:rsidRDefault="00C21BB6">
            <w:pPr>
              <w:spacing w:line="240" w:lineRule="atLeast"/>
              <w:rPr>
                <w:snapToGrid w:val="0"/>
                <w:color w:val="000000"/>
              </w:rPr>
            </w:pPr>
            <w:r>
              <w:rPr>
                <w:snapToGrid w:val="0"/>
                <w:color w:val="000000"/>
              </w:rPr>
              <w:t>1 to 250 bytes – TD only supports 80 bytes</w:t>
            </w:r>
          </w:p>
        </w:tc>
        <w:tc>
          <w:tcPr>
            <w:tcW w:w="2790" w:type="dxa"/>
          </w:tcPr>
          <w:p w14:paraId="2D8F8C00" w14:textId="77777777" w:rsidR="00C21BB6" w:rsidRDefault="00C21BB6">
            <w:pPr>
              <w:spacing w:line="240" w:lineRule="atLeast"/>
              <w:rPr>
                <w:snapToGrid w:val="0"/>
                <w:color w:val="000000"/>
              </w:rPr>
            </w:pPr>
            <w:r>
              <w:rPr>
                <w:snapToGrid w:val="0"/>
                <w:color w:val="000000"/>
              </w:rPr>
              <w:t>Optional data</w:t>
            </w:r>
          </w:p>
        </w:tc>
        <w:tc>
          <w:tcPr>
            <w:tcW w:w="1530" w:type="dxa"/>
          </w:tcPr>
          <w:p w14:paraId="76FAB995" w14:textId="77777777" w:rsidR="00C21BB6" w:rsidRDefault="00C21BB6">
            <w:pPr>
              <w:numPr>
                <w:ilvl w:val="0"/>
                <w:numId w:val="16"/>
              </w:numPr>
              <w:spacing w:line="240" w:lineRule="atLeast"/>
              <w:jc w:val="center"/>
              <w:rPr>
                <w:snapToGrid w:val="0"/>
                <w:color w:val="000000"/>
              </w:rPr>
            </w:pPr>
          </w:p>
        </w:tc>
        <w:tc>
          <w:tcPr>
            <w:tcW w:w="1530" w:type="dxa"/>
          </w:tcPr>
          <w:p w14:paraId="0BAE8451" w14:textId="77777777" w:rsidR="00C21BB6" w:rsidRDefault="00C21BB6">
            <w:pPr>
              <w:numPr>
                <w:ilvl w:val="0"/>
                <w:numId w:val="14"/>
              </w:numPr>
              <w:spacing w:line="240" w:lineRule="atLeast"/>
              <w:jc w:val="center"/>
              <w:rPr>
                <w:snapToGrid w:val="0"/>
                <w:color w:val="000000"/>
              </w:rPr>
            </w:pPr>
          </w:p>
        </w:tc>
      </w:tr>
      <w:tr w:rsidR="00C21BB6" w14:paraId="22322078" w14:textId="77777777" w:rsidTr="000834FF">
        <w:tc>
          <w:tcPr>
            <w:tcW w:w="1008" w:type="dxa"/>
          </w:tcPr>
          <w:p w14:paraId="203F6AF1" w14:textId="77777777" w:rsidR="00C21BB6" w:rsidRDefault="00C21BB6">
            <w:pPr>
              <w:spacing w:line="240" w:lineRule="atLeast"/>
              <w:jc w:val="center"/>
              <w:rPr>
                <w:snapToGrid w:val="0"/>
                <w:color w:val="000000"/>
              </w:rPr>
            </w:pPr>
            <w:r>
              <w:rPr>
                <w:snapToGrid w:val="0"/>
                <w:color w:val="000000"/>
              </w:rPr>
              <w:t>b</w:t>
            </w:r>
          </w:p>
        </w:tc>
        <w:tc>
          <w:tcPr>
            <w:tcW w:w="1440" w:type="dxa"/>
          </w:tcPr>
          <w:p w14:paraId="3BF654AD" w14:textId="77777777" w:rsidR="00C21BB6" w:rsidRDefault="00C21BB6">
            <w:pPr>
              <w:spacing w:line="240" w:lineRule="atLeast"/>
              <w:rPr>
                <w:snapToGrid w:val="0"/>
                <w:color w:val="000000"/>
              </w:rPr>
            </w:pPr>
            <w:r>
              <w:rPr>
                <w:snapToGrid w:val="0"/>
                <w:color w:val="000000"/>
              </w:rPr>
              <w:t>PIC X(16)</w:t>
            </w:r>
          </w:p>
        </w:tc>
        <w:tc>
          <w:tcPr>
            <w:tcW w:w="1530" w:type="dxa"/>
          </w:tcPr>
          <w:p w14:paraId="741B425E" w14:textId="77777777" w:rsidR="00C21BB6" w:rsidRDefault="00C21BB6">
            <w:pPr>
              <w:spacing w:line="240" w:lineRule="atLeast"/>
              <w:rPr>
                <w:snapToGrid w:val="0"/>
                <w:color w:val="000000"/>
              </w:rPr>
            </w:pPr>
            <w:r>
              <w:rPr>
                <w:snapToGrid w:val="0"/>
                <w:color w:val="000000"/>
              </w:rPr>
              <w:t>16 bytes</w:t>
            </w:r>
          </w:p>
        </w:tc>
        <w:tc>
          <w:tcPr>
            <w:tcW w:w="2790" w:type="dxa"/>
          </w:tcPr>
          <w:p w14:paraId="54CE01F7" w14:textId="77777777" w:rsidR="00C21BB6" w:rsidRDefault="00C21BB6">
            <w:pPr>
              <w:spacing w:line="240" w:lineRule="atLeast"/>
              <w:rPr>
                <w:snapToGrid w:val="0"/>
                <w:color w:val="000000"/>
              </w:rPr>
            </w:pPr>
            <w:r>
              <w:rPr>
                <w:snapToGrid w:val="0"/>
                <w:color w:val="000000"/>
              </w:rPr>
              <w:t>PIN/Customer</w:t>
            </w:r>
          </w:p>
        </w:tc>
        <w:tc>
          <w:tcPr>
            <w:tcW w:w="1530" w:type="dxa"/>
          </w:tcPr>
          <w:p w14:paraId="7E2E3745" w14:textId="77777777" w:rsidR="00C21BB6" w:rsidRDefault="00C21BB6">
            <w:pPr>
              <w:numPr>
                <w:ilvl w:val="0"/>
                <w:numId w:val="16"/>
              </w:numPr>
              <w:spacing w:line="240" w:lineRule="atLeast"/>
              <w:jc w:val="center"/>
              <w:rPr>
                <w:snapToGrid w:val="0"/>
                <w:color w:val="000000"/>
              </w:rPr>
            </w:pPr>
          </w:p>
        </w:tc>
        <w:tc>
          <w:tcPr>
            <w:tcW w:w="1530" w:type="dxa"/>
          </w:tcPr>
          <w:p w14:paraId="4E0B4A67" w14:textId="77777777" w:rsidR="00C21BB6" w:rsidRDefault="00C21BB6">
            <w:pPr>
              <w:spacing w:line="240" w:lineRule="atLeast"/>
              <w:rPr>
                <w:snapToGrid w:val="0"/>
                <w:color w:val="000000"/>
              </w:rPr>
            </w:pPr>
          </w:p>
        </w:tc>
      </w:tr>
      <w:tr w:rsidR="00C21BB6" w14:paraId="2436AA44" w14:textId="77777777" w:rsidTr="000834FF">
        <w:tc>
          <w:tcPr>
            <w:tcW w:w="1008" w:type="dxa"/>
          </w:tcPr>
          <w:p w14:paraId="78146745" w14:textId="77777777" w:rsidR="00C21BB6" w:rsidRDefault="00C21BB6">
            <w:pPr>
              <w:spacing w:line="240" w:lineRule="atLeast"/>
              <w:jc w:val="center"/>
              <w:rPr>
                <w:snapToGrid w:val="0"/>
                <w:color w:val="000000"/>
              </w:rPr>
            </w:pPr>
            <w:r>
              <w:rPr>
                <w:snapToGrid w:val="0"/>
                <w:color w:val="000000"/>
              </w:rPr>
              <w:t>d</w:t>
            </w:r>
          </w:p>
        </w:tc>
        <w:tc>
          <w:tcPr>
            <w:tcW w:w="1440" w:type="dxa"/>
          </w:tcPr>
          <w:p w14:paraId="41CAAD70" w14:textId="77777777" w:rsidR="00C21BB6" w:rsidRDefault="00C21BB6">
            <w:pPr>
              <w:spacing w:line="240" w:lineRule="atLeast"/>
              <w:rPr>
                <w:snapToGrid w:val="0"/>
                <w:color w:val="000000"/>
              </w:rPr>
            </w:pPr>
            <w:r>
              <w:rPr>
                <w:snapToGrid w:val="0"/>
                <w:color w:val="000000"/>
              </w:rPr>
              <w:t>PIC 9(12)</w:t>
            </w:r>
          </w:p>
        </w:tc>
        <w:tc>
          <w:tcPr>
            <w:tcW w:w="1530" w:type="dxa"/>
          </w:tcPr>
          <w:p w14:paraId="176C86C5" w14:textId="77777777" w:rsidR="00C21BB6" w:rsidRDefault="00C21BB6">
            <w:pPr>
              <w:spacing w:line="240" w:lineRule="atLeast"/>
              <w:rPr>
                <w:snapToGrid w:val="0"/>
                <w:color w:val="000000"/>
              </w:rPr>
            </w:pPr>
            <w:r>
              <w:rPr>
                <w:snapToGrid w:val="0"/>
                <w:color w:val="000000"/>
              </w:rPr>
              <w:t>1 to 12 bytes</w:t>
            </w:r>
          </w:p>
        </w:tc>
        <w:tc>
          <w:tcPr>
            <w:tcW w:w="2790" w:type="dxa"/>
          </w:tcPr>
          <w:p w14:paraId="397AE851" w14:textId="77777777" w:rsidR="00C21BB6" w:rsidRDefault="00C21BB6">
            <w:pPr>
              <w:spacing w:line="240" w:lineRule="atLeast"/>
              <w:rPr>
                <w:snapToGrid w:val="0"/>
                <w:color w:val="000000"/>
              </w:rPr>
            </w:pPr>
            <w:r>
              <w:rPr>
                <w:snapToGrid w:val="0"/>
                <w:color w:val="000000"/>
              </w:rPr>
              <w:t>Retailer ID</w:t>
            </w:r>
          </w:p>
        </w:tc>
        <w:tc>
          <w:tcPr>
            <w:tcW w:w="1530" w:type="dxa"/>
          </w:tcPr>
          <w:p w14:paraId="3B2F4078" w14:textId="77777777" w:rsidR="00C21BB6" w:rsidRDefault="00C21BB6">
            <w:pPr>
              <w:numPr>
                <w:ilvl w:val="0"/>
                <w:numId w:val="16"/>
              </w:numPr>
              <w:spacing w:line="240" w:lineRule="atLeast"/>
              <w:jc w:val="center"/>
              <w:rPr>
                <w:snapToGrid w:val="0"/>
                <w:color w:val="000000"/>
              </w:rPr>
            </w:pPr>
          </w:p>
        </w:tc>
        <w:tc>
          <w:tcPr>
            <w:tcW w:w="1530" w:type="dxa"/>
          </w:tcPr>
          <w:p w14:paraId="1EC91BA7" w14:textId="77777777" w:rsidR="00C21BB6" w:rsidRDefault="00C21BB6">
            <w:pPr>
              <w:numPr>
                <w:ilvl w:val="0"/>
                <w:numId w:val="14"/>
              </w:numPr>
              <w:spacing w:line="240" w:lineRule="atLeast"/>
              <w:jc w:val="center"/>
              <w:rPr>
                <w:snapToGrid w:val="0"/>
                <w:color w:val="000000"/>
              </w:rPr>
            </w:pPr>
          </w:p>
        </w:tc>
      </w:tr>
      <w:tr w:rsidR="00C21BB6" w14:paraId="45E508DC" w14:textId="77777777" w:rsidTr="000834FF">
        <w:tc>
          <w:tcPr>
            <w:tcW w:w="1008" w:type="dxa"/>
          </w:tcPr>
          <w:p w14:paraId="602EA8F3" w14:textId="77777777" w:rsidR="00C21BB6" w:rsidRDefault="00C21BB6">
            <w:pPr>
              <w:spacing w:line="240" w:lineRule="atLeast"/>
              <w:jc w:val="center"/>
              <w:rPr>
                <w:snapToGrid w:val="0"/>
                <w:color w:val="000000"/>
              </w:rPr>
            </w:pPr>
            <w:r>
              <w:rPr>
                <w:snapToGrid w:val="0"/>
                <w:color w:val="000000"/>
              </w:rPr>
              <w:t>e</w:t>
            </w:r>
          </w:p>
        </w:tc>
        <w:tc>
          <w:tcPr>
            <w:tcW w:w="1440" w:type="dxa"/>
          </w:tcPr>
          <w:p w14:paraId="79145F98" w14:textId="77777777" w:rsidR="00C21BB6" w:rsidRDefault="00C21BB6">
            <w:pPr>
              <w:spacing w:line="240" w:lineRule="atLeast"/>
              <w:rPr>
                <w:snapToGrid w:val="0"/>
                <w:color w:val="000000"/>
              </w:rPr>
            </w:pPr>
            <w:r>
              <w:rPr>
                <w:snapToGrid w:val="0"/>
                <w:color w:val="000000"/>
              </w:rPr>
              <w:t>PIC 9(2)</w:t>
            </w:r>
          </w:p>
        </w:tc>
        <w:tc>
          <w:tcPr>
            <w:tcW w:w="1530" w:type="dxa"/>
          </w:tcPr>
          <w:p w14:paraId="1DA44AF3" w14:textId="77777777" w:rsidR="00C21BB6" w:rsidRDefault="00C21BB6">
            <w:pPr>
              <w:spacing w:line="240" w:lineRule="atLeast"/>
              <w:rPr>
                <w:snapToGrid w:val="0"/>
                <w:color w:val="000000"/>
              </w:rPr>
            </w:pPr>
            <w:r>
              <w:rPr>
                <w:snapToGrid w:val="0"/>
                <w:color w:val="000000"/>
              </w:rPr>
              <w:t>2 bytes</w:t>
            </w:r>
          </w:p>
        </w:tc>
        <w:tc>
          <w:tcPr>
            <w:tcW w:w="2790" w:type="dxa"/>
          </w:tcPr>
          <w:p w14:paraId="42DC0227" w14:textId="77777777" w:rsidR="00C21BB6" w:rsidRDefault="00C21BB6">
            <w:pPr>
              <w:spacing w:line="240" w:lineRule="atLeast"/>
              <w:rPr>
                <w:snapToGrid w:val="0"/>
                <w:color w:val="000000"/>
              </w:rPr>
            </w:pPr>
            <w:r>
              <w:rPr>
                <w:snapToGrid w:val="0"/>
                <w:color w:val="000000"/>
              </w:rPr>
              <w:t>POS Condition code</w:t>
            </w:r>
          </w:p>
        </w:tc>
        <w:tc>
          <w:tcPr>
            <w:tcW w:w="1530" w:type="dxa"/>
          </w:tcPr>
          <w:p w14:paraId="0D4B5CA6" w14:textId="77777777" w:rsidR="00C21BB6" w:rsidRDefault="00C21BB6">
            <w:pPr>
              <w:numPr>
                <w:ilvl w:val="0"/>
                <w:numId w:val="16"/>
              </w:numPr>
              <w:spacing w:line="240" w:lineRule="atLeast"/>
              <w:jc w:val="center"/>
              <w:rPr>
                <w:snapToGrid w:val="0"/>
                <w:color w:val="000000"/>
              </w:rPr>
            </w:pPr>
          </w:p>
        </w:tc>
        <w:tc>
          <w:tcPr>
            <w:tcW w:w="1530" w:type="dxa"/>
          </w:tcPr>
          <w:p w14:paraId="1F2E14EA" w14:textId="77777777" w:rsidR="00C21BB6" w:rsidRDefault="00C21BB6">
            <w:pPr>
              <w:numPr>
                <w:ilvl w:val="0"/>
                <w:numId w:val="14"/>
              </w:numPr>
              <w:spacing w:line="240" w:lineRule="atLeast"/>
              <w:jc w:val="center"/>
              <w:rPr>
                <w:snapToGrid w:val="0"/>
                <w:color w:val="000000"/>
              </w:rPr>
            </w:pPr>
          </w:p>
        </w:tc>
      </w:tr>
      <w:tr w:rsidR="00C21BB6" w14:paraId="639FFF24" w14:textId="77777777" w:rsidTr="000834FF">
        <w:tc>
          <w:tcPr>
            <w:tcW w:w="1008" w:type="dxa"/>
          </w:tcPr>
          <w:p w14:paraId="7E91AE12" w14:textId="77777777" w:rsidR="00C21BB6" w:rsidRDefault="00C21BB6">
            <w:pPr>
              <w:spacing w:line="240" w:lineRule="atLeast"/>
              <w:jc w:val="center"/>
              <w:rPr>
                <w:snapToGrid w:val="0"/>
                <w:color w:val="000000"/>
              </w:rPr>
            </w:pPr>
            <w:r>
              <w:rPr>
                <w:snapToGrid w:val="0"/>
                <w:color w:val="000000"/>
              </w:rPr>
              <w:t>f</w:t>
            </w:r>
          </w:p>
        </w:tc>
        <w:tc>
          <w:tcPr>
            <w:tcW w:w="1440" w:type="dxa"/>
          </w:tcPr>
          <w:p w14:paraId="35CFD3B0" w14:textId="77777777" w:rsidR="00C21BB6" w:rsidRDefault="00C21BB6">
            <w:pPr>
              <w:spacing w:line="240" w:lineRule="atLeast"/>
              <w:rPr>
                <w:snapToGrid w:val="0"/>
                <w:color w:val="000000"/>
              </w:rPr>
            </w:pPr>
            <w:r>
              <w:rPr>
                <w:snapToGrid w:val="0"/>
                <w:color w:val="000000"/>
              </w:rPr>
              <w:t>PIC 9(2)</w:t>
            </w:r>
          </w:p>
        </w:tc>
        <w:tc>
          <w:tcPr>
            <w:tcW w:w="1530" w:type="dxa"/>
          </w:tcPr>
          <w:p w14:paraId="00F8D731" w14:textId="77777777" w:rsidR="00C21BB6" w:rsidRDefault="00C21BB6">
            <w:pPr>
              <w:spacing w:line="240" w:lineRule="atLeast"/>
              <w:rPr>
                <w:snapToGrid w:val="0"/>
                <w:color w:val="000000"/>
              </w:rPr>
            </w:pPr>
            <w:r>
              <w:rPr>
                <w:snapToGrid w:val="0"/>
                <w:color w:val="000000"/>
              </w:rPr>
              <w:t>1 to 2 bytes</w:t>
            </w:r>
          </w:p>
        </w:tc>
        <w:tc>
          <w:tcPr>
            <w:tcW w:w="2790" w:type="dxa"/>
          </w:tcPr>
          <w:p w14:paraId="65641484" w14:textId="77777777" w:rsidR="00C21BB6" w:rsidRDefault="00C21BB6">
            <w:pPr>
              <w:spacing w:line="240" w:lineRule="atLeast"/>
              <w:rPr>
                <w:snapToGrid w:val="0"/>
                <w:color w:val="000000"/>
              </w:rPr>
            </w:pPr>
            <w:r>
              <w:rPr>
                <w:snapToGrid w:val="0"/>
                <w:color w:val="000000"/>
              </w:rPr>
              <w:t>PIN length-request</w:t>
            </w:r>
          </w:p>
        </w:tc>
        <w:tc>
          <w:tcPr>
            <w:tcW w:w="1530" w:type="dxa"/>
          </w:tcPr>
          <w:p w14:paraId="4B74021E" w14:textId="77777777" w:rsidR="00C21BB6" w:rsidRDefault="00C21BB6">
            <w:pPr>
              <w:numPr>
                <w:ilvl w:val="0"/>
                <w:numId w:val="16"/>
              </w:numPr>
              <w:spacing w:line="240" w:lineRule="atLeast"/>
              <w:jc w:val="center"/>
              <w:rPr>
                <w:snapToGrid w:val="0"/>
                <w:color w:val="000000"/>
              </w:rPr>
            </w:pPr>
          </w:p>
        </w:tc>
        <w:tc>
          <w:tcPr>
            <w:tcW w:w="1530" w:type="dxa"/>
          </w:tcPr>
          <w:p w14:paraId="3C8208FF" w14:textId="77777777" w:rsidR="00C21BB6" w:rsidRDefault="00C21BB6">
            <w:pPr>
              <w:spacing w:line="240" w:lineRule="atLeast"/>
              <w:rPr>
                <w:snapToGrid w:val="0"/>
                <w:color w:val="000000"/>
              </w:rPr>
            </w:pPr>
          </w:p>
        </w:tc>
      </w:tr>
      <w:tr w:rsidR="00C21BB6" w14:paraId="43305392" w14:textId="77777777" w:rsidTr="000834FF">
        <w:trPr>
          <w:trHeight w:val="1034"/>
        </w:trPr>
        <w:tc>
          <w:tcPr>
            <w:tcW w:w="1008" w:type="dxa"/>
          </w:tcPr>
          <w:p w14:paraId="0C0C067C" w14:textId="77777777" w:rsidR="00C21BB6" w:rsidRDefault="00C21BB6">
            <w:pPr>
              <w:spacing w:line="240" w:lineRule="atLeast"/>
              <w:jc w:val="center"/>
              <w:rPr>
                <w:snapToGrid w:val="0"/>
                <w:color w:val="000000"/>
              </w:rPr>
            </w:pPr>
            <w:r>
              <w:rPr>
                <w:snapToGrid w:val="0"/>
                <w:color w:val="000000"/>
              </w:rPr>
              <w:t>f</w:t>
            </w:r>
          </w:p>
        </w:tc>
        <w:tc>
          <w:tcPr>
            <w:tcW w:w="1440" w:type="dxa"/>
          </w:tcPr>
          <w:p w14:paraId="446186EF" w14:textId="77777777" w:rsidR="00C21BB6" w:rsidRDefault="00C21BB6">
            <w:pPr>
              <w:spacing w:line="240" w:lineRule="atLeast"/>
              <w:rPr>
                <w:snapToGrid w:val="0"/>
                <w:color w:val="000000"/>
              </w:rPr>
            </w:pPr>
            <w:r>
              <w:rPr>
                <w:snapToGrid w:val="0"/>
                <w:color w:val="000000"/>
              </w:rPr>
              <w:t>PIC X(48)</w:t>
            </w:r>
          </w:p>
        </w:tc>
        <w:tc>
          <w:tcPr>
            <w:tcW w:w="1530" w:type="dxa"/>
          </w:tcPr>
          <w:p w14:paraId="6C824807" w14:textId="77777777" w:rsidR="00C21BB6" w:rsidRDefault="00C21BB6">
            <w:pPr>
              <w:spacing w:line="240" w:lineRule="atLeast"/>
              <w:rPr>
                <w:snapToGrid w:val="0"/>
                <w:color w:val="000000"/>
              </w:rPr>
            </w:pPr>
            <w:r>
              <w:rPr>
                <w:snapToGrid w:val="0"/>
                <w:color w:val="000000"/>
              </w:rPr>
              <w:t>1 to 48 bytes</w:t>
            </w:r>
          </w:p>
        </w:tc>
        <w:tc>
          <w:tcPr>
            <w:tcW w:w="2790" w:type="dxa"/>
          </w:tcPr>
          <w:p w14:paraId="5D122023" w14:textId="77777777" w:rsidR="00C21BB6" w:rsidRDefault="00C21BB6">
            <w:pPr>
              <w:spacing w:line="240" w:lineRule="atLeast"/>
              <w:rPr>
                <w:snapToGrid w:val="0"/>
                <w:color w:val="000000"/>
              </w:rPr>
            </w:pPr>
            <w:r>
              <w:rPr>
                <w:snapToGrid w:val="0"/>
                <w:color w:val="000000"/>
              </w:rPr>
              <w:t xml:space="preserve">PINpad display and Receipt data-response </w:t>
            </w:r>
          </w:p>
        </w:tc>
        <w:tc>
          <w:tcPr>
            <w:tcW w:w="1530" w:type="dxa"/>
          </w:tcPr>
          <w:p w14:paraId="1B67D8A0" w14:textId="77777777" w:rsidR="00C21BB6" w:rsidRDefault="00C21BB6">
            <w:pPr>
              <w:spacing w:line="240" w:lineRule="atLeast"/>
              <w:rPr>
                <w:snapToGrid w:val="0"/>
                <w:color w:val="000000"/>
              </w:rPr>
            </w:pPr>
          </w:p>
        </w:tc>
        <w:tc>
          <w:tcPr>
            <w:tcW w:w="1530" w:type="dxa"/>
          </w:tcPr>
          <w:p w14:paraId="79EE39E7" w14:textId="77777777" w:rsidR="00C21BB6" w:rsidRDefault="00C21BB6">
            <w:pPr>
              <w:numPr>
                <w:ilvl w:val="0"/>
                <w:numId w:val="14"/>
              </w:numPr>
              <w:spacing w:line="240" w:lineRule="atLeast"/>
              <w:jc w:val="center"/>
              <w:rPr>
                <w:snapToGrid w:val="0"/>
                <w:color w:val="000000"/>
              </w:rPr>
            </w:pPr>
          </w:p>
        </w:tc>
      </w:tr>
      <w:tr w:rsidR="00C21BB6" w14:paraId="0DD26D97" w14:textId="77777777" w:rsidTr="000834FF">
        <w:tc>
          <w:tcPr>
            <w:tcW w:w="1008" w:type="dxa"/>
          </w:tcPr>
          <w:p w14:paraId="3002DD3C" w14:textId="77777777" w:rsidR="00C21BB6" w:rsidRDefault="00C21BB6">
            <w:pPr>
              <w:spacing w:line="240" w:lineRule="atLeast"/>
              <w:jc w:val="center"/>
              <w:rPr>
                <w:snapToGrid w:val="0"/>
                <w:color w:val="000000"/>
              </w:rPr>
            </w:pPr>
            <w:r>
              <w:rPr>
                <w:snapToGrid w:val="0"/>
                <w:color w:val="000000"/>
              </w:rPr>
              <w:t>g</w:t>
            </w:r>
          </w:p>
        </w:tc>
        <w:tc>
          <w:tcPr>
            <w:tcW w:w="1440" w:type="dxa"/>
          </w:tcPr>
          <w:p w14:paraId="78EE0E6D" w14:textId="77777777" w:rsidR="00C21BB6" w:rsidRDefault="00C21BB6">
            <w:pPr>
              <w:spacing w:line="240" w:lineRule="atLeast"/>
              <w:rPr>
                <w:snapToGrid w:val="0"/>
                <w:color w:val="000000"/>
              </w:rPr>
            </w:pPr>
            <w:r>
              <w:rPr>
                <w:snapToGrid w:val="0"/>
                <w:color w:val="000000"/>
              </w:rPr>
              <w:t>PIC X(48)</w:t>
            </w:r>
          </w:p>
        </w:tc>
        <w:tc>
          <w:tcPr>
            <w:tcW w:w="1530" w:type="dxa"/>
          </w:tcPr>
          <w:p w14:paraId="5FAC5E50" w14:textId="77777777" w:rsidR="00C21BB6" w:rsidRDefault="00C21BB6">
            <w:pPr>
              <w:spacing w:line="240" w:lineRule="atLeast"/>
              <w:rPr>
                <w:snapToGrid w:val="0"/>
                <w:color w:val="000000"/>
              </w:rPr>
            </w:pPr>
            <w:r>
              <w:rPr>
                <w:snapToGrid w:val="0"/>
                <w:color w:val="000000"/>
              </w:rPr>
              <w:t>1 to 48 bytes</w:t>
            </w:r>
          </w:p>
        </w:tc>
        <w:tc>
          <w:tcPr>
            <w:tcW w:w="2790" w:type="dxa"/>
          </w:tcPr>
          <w:p w14:paraId="72AB007F" w14:textId="77777777" w:rsidR="00C21BB6" w:rsidRDefault="00C21BB6">
            <w:pPr>
              <w:spacing w:line="240" w:lineRule="atLeast"/>
              <w:rPr>
                <w:snapToGrid w:val="0"/>
                <w:color w:val="000000"/>
              </w:rPr>
            </w:pPr>
            <w:r>
              <w:rPr>
                <w:snapToGrid w:val="0"/>
                <w:color w:val="000000"/>
              </w:rPr>
              <w:t>Response display</w:t>
            </w:r>
          </w:p>
        </w:tc>
        <w:tc>
          <w:tcPr>
            <w:tcW w:w="1530" w:type="dxa"/>
          </w:tcPr>
          <w:p w14:paraId="253EF562" w14:textId="77777777" w:rsidR="00C21BB6" w:rsidRDefault="00C21BB6">
            <w:pPr>
              <w:spacing w:line="240" w:lineRule="atLeast"/>
              <w:rPr>
                <w:snapToGrid w:val="0"/>
                <w:color w:val="000000"/>
              </w:rPr>
            </w:pPr>
          </w:p>
        </w:tc>
        <w:tc>
          <w:tcPr>
            <w:tcW w:w="1530" w:type="dxa"/>
          </w:tcPr>
          <w:p w14:paraId="7B588425" w14:textId="77777777" w:rsidR="00C21BB6" w:rsidRDefault="00C21BB6">
            <w:pPr>
              <w:numPr>
                <w:ilvl w:val="0"/>
                <w:numId w:val="14"/>
              </w:numPr>
              <w:spacing w:line="240" w:lineRule="atLeast"/>
              <w:jc w:val="center"/>
              <w:rPr>
                <w:snapToGrid w:val="0"/>
                <w:color w:val="000000"/>
              </w:rPr>
            </w:pPr>
          </w:p>
        </w:tc>
      </w:tr>
      <w:tr w:rsidR="00C21BB6" w14:paraId="7D8046C7" w14:textId="77777777" w:rsidTr="000834FF">
        <w:tc>
          <w:tcPr>
            <w:tcW w:w="1008" w:type="dxa"/>
          </w:tcPr>
          <w:p w14:paraId="5CC2EDEE" w14:textId="77777777" w:rsidR="00C21BB6" w:rsidRDefault="00C21BB6">
            <w:pPr>
              <w:spacing w:line="240" w:lineRule="atLeast"/>
              <w:jc w:val="center"/>
              <w:rPr>
                <w:snapToGrid w:val="0"/>
                <w:color w:val="000000"/>
              </w:rPr>
            </w:pPr>
            <w:r>
              <w:rPr>
                <w:snapToGrid w:val="0"/>
                <w:color w:val="000000"/>
              </w:rPr>
              <w:t>h</w:t>
            </w:r>
          </w:p>
        </w:tc>
        <w:tc>
          <w:tcPr>
            <w:tcW w:w="1440" w:type="dxa"/>
          </w:tcPr>
          <w:p w14:paraId="3D2EA684" w14:textId="77777777" w:rsidR="00C21BB6" w:rsidRDefault="00C21BB6">
            <w:pPr>
              <w:spacing w:line="240" w:lineRule="atLeast"/>
              <w:rPr>
                <w:snapToGrid w:val="0"/>
                <w:color w:val="000000"/>
              </w:rPr>
            </w:pPr>
            <w:r>
              <w:rPr>
                <w:snapToGrid w:val="0"/>
                <w:color w:val="000000"/>
              </w:rPr>
              <w:t>PIC X(10)</w:t>
            </w:r>
          </w:p>
        </w:tc>
        <w:tc>
          <w:tcPr>
            <w:tcW w:w="1530" w:type="dxa"/>
          </w:tcPr>
          <w:p w14:paraId="41B6F4BD" w14:textId="77777777" w:rsidR="00C21BB6" w:rsidRDefault="00C21BB6">
            <w:pPr>
              <w:spacing w:line="240" w:lineRule="atLeast"/>
              <w:rPr>
                <w:snapToGrid w:val="0"/>
                <w:color w:val="000000"/>
              </w:rPr>
            </w:pPr>
            <w:r>
              <w:rPr>
                <w:snapToGrid w:val="0"/>
                <w:color w:val="000000"/>
              </w:rPr>
              <w:t>10 bytes</w:t>
            </w:r>
          </w:p>
        </w:tc>
        <w:tc>
          <w:tcPr>
            <w:tcW w:w="2790" w:type="dxa"/>
          </w:tcPr>
          <w:p w14:paraId="22D7C7E2" w14:textId="77777777" w:rsidR="00C21BB6" w:rsidRDefault="00C21BB6">
            <w:pPr>
              <w:spacing w:line="240" w:lineRule="atLeast"/>
              <w:rPr>
                <w:snapToGrid w:val="0"/>
                <w:color w:val="000000"/>
              </w:rPr>
            </w:pPr>
            <w:r>
              <w:rPr>
                <w:snapToGrid w:val="0"/>
                <w:color w:val="000000"/>
              </w:rPr>
              <w:t>Sequence number</w:t>
            </w:r>
          </w:p>
        </w:tc>
        <w:tc>
          <w:tcPr>
            <w:tcW w:w="1530" w:type="dxa"/>
          </w:tcPr>
          <w:p w14:paraId="4B1BFF0B" w14:textId="77777777" w:rsidR="00C21BB6" w:rsidRDefault="00C21BB6">
            <w:pPr>
              <w:numPr>
                <w:ilvl w:val="0"/>
                <w:numId w:val="16"/>
              </w:numPr>
              <w:spacing w:line="240" w:lineRule="atLeast"/>
              <w:jc w:val="center"/>
              <w:rPr>
                <w:snapToGrid w:val="0"/>
                <w:color w:val="000000"/>
              </w:rPr>
            </w:pPr>
          </w:p>
        </w:tc>
        <w:tc>
          <w:tcPr>
            <w:tcW w:w="1530" w:type="dxa"/>
          </w:tcPr>
          <w:p w14:paraId="0C142FF3" w14:textId="77777777" w:rsidR="00C21BB6" w:rsidRDefault="00C21BB6">
            <w:pPr>
              <w:numPr>
                <w:ilvl w:val="0"/>
                <w:numId w:val="14"/>
              </w:numPr>
              <w:spacing w:line="240" w:lineRule="atLeast"/>
              <w:jc w:val="center"/>
              <w:rPr>
                <w:snapToGrid w:val="0"/>
                <w:color w:val="000000"/>
              </w:rPr>
            </w:pPr>
          </w:p>
        </w:tc>
      </w:tr>
      <w:tr w:rsidR="00C21BB6" w14:paraId="2046BD86" w14:textId="77777777" w:rsidTr="000834FF">
        <w:tc>
          <w:tcPr>
            <w:tcW w:w="1008" w:type="dxa"/>
            <w:shd w:val="clear" w:color="auto" w:fill="D9D9D9"/>
          </w:tcPr>
          <w:p w14:paraId="3D2847C4" w14:textId="77777777" w:rsidR="00C21BB6" w:rsidRDefault="00C21BB6">
            <w:pPr>
              <w:spacing w:line="240" w:lineRule="atLeast"/>
              <w:jc w:val="center"/>
              <w:rPr>
                <w:snapToGrid w:val="0"/>
                <w:color w:val="000000"/>
              </w:rPr>
            </w:pPr>
            <w:r>
              <w:rPr>
                <w:snapToGrid w:val="0"/>
                <w:color w:val="000000"/>
              </w:rPr>
              <w:t>i</w:t>
            </w:r>
          </w:p>
        </w:tc>
        <w:tc>
          <w:tcPr>
            <w:tcW w:w="1440" w:type="dxa"/>
            <w:shd w:val="clear" w:color="auto" w:fill="D9D9D9"/>
          </w:tcPr>
          <w:p w14:paraId="4D55ED43" w14:textId="77777777" w:rsidR="00C21BB6" w:rsidRDefault="00C21BB6">
            <w:pPr>
              <w:spacing w:line="240" w:lineRule="atLeast"/>
              <w:rPr>
                <w:snapToGrid w:val="0"/>
                <w:color w:val="000000"/>
              </w:rPr>
            </w:pPr>
            <w:r>
              <w:rPr>
                <w:snapToGrid w:val="0"/>
                <w:color w:val="000000"/>
              </w:rPr>
              <w:t>PIC X(9)</w:t>
            </w:r>
          </w:p>
        </w:tc>
        <w:tc>
          <w:tcPr>
            <w:tcW w:w="1530" w:type="dxa"/>
            <w:shd w:val="clear" w:color="auto" w:fill="D9D9D9"/>
          </w:tcPr>
          <w:p w14:paraId="747C12FB" w14:textId="77777777" w:rsidR="00C21BB6" w:rsidRDefault="00C21BB6">
            <w:pPr>
              <w:spacing w:line="240" w:lineRule="atLeast"/>
              <w:rPr>
                <w:snapToGrid w:val="0"/>
                <w:color w:val="000000"/>
              </w:rPr>
            </w:pPr>
            <w:r>
              <w:rPr>
                <w:snapToGrid w:val="0"/>
                <w:color w:val="000000"/>
              </w:rPr>
              <w:t>9 bytes</w:t>
            </w:r>
          </w:p>
        </w:tc>
        <w:tc>
          <w:tcPr>
            <w:tcW w:w="2790" w:type="dxa"/>
            <w:shd w:val="clear" w:color="auto" w:fill="D9D9D9"/>
          </w:tcPr>
          <w:p w14:paraId="56F119BF" w14:textId="77777777" w:rsidR="00C21BB6" w:rsidRDefault="00C21BB6">
            <w:pPr>
              <w:spacing w:line="240" w:lineRule="atLeast"/>
              <w:rPr>
                <w:snapToGrid w:val="0"/>
                <w:color w:val="000000"/>
              </w:rPr>
            </w:pPr>
            <w:r>
              <w:rPr>
                <w:snapToGrid w:val="0"/>
                <w:color w:val="000000"/>
              </w:rPr>
              <w:t>Sequence number/original</w:t>
            </w:r>
          </w:p>
        </w:tc>
        <w:tc>
          <w:tcPr>
            <w:tcW w:w="1530" w:type="dxa"/>
            <w:shd w:val="clear" w:color="auto" w:fill="D9D9D9"/>
          </w:tcPr>
          <w:p w14:paraId="7A75AA3F" w14:textId="77777777" w:rsidR="00C21BB6" w:rsidRDefault="00C21BB6">
            <w:pPr>
              <w:numPr>
                <w:ilvl w:val="0"/>
                <w:numId w:val="16"/>
              </w:numPr>
              <w:spacing w:line="240" w:lineRule="atLeast"/>
              <w:jc w:val="center"/>
              <w:rPr>
                <w:snapToGrid w:val="0"/>
                <w:color w:val="000000"/>
              </w:rPr>
            </w:pPr>
          </w:p>
        </w:tc>
        <w:tc>
          <w:tcPr>
            <w:tcW w:w="1530" w:type="dxa"/>
            <w:shd w:val="clear" w:color="auto" w:fill="D9D9D9"/>
          </w:tcPr>
          <w:p w14:paraId="0F112861" w14:textId="77777777" w:rsidR="00C21BB6" w:rsidRDefault="00C21BB6">
            <w:pPr>
              <w:numPr>
                <w:ilvl w:val="0"/>
                <w:numId w:val="14"/>
              </w:numPr>
              <w:spacing w:line="240" w:lineRule="atLeast"/>
              <w:jc w:val="center"/>
              <w:rPr>
                <w:snapToGrid w:val="0"/>
                <w:color w:val="000000"/>
              </w:rPr>
            </w:pPr>
          </w:p>
        </w:tc>
      </w:tr>
      <w:tr w:rsidR="00C21BB6" w14:paraId="5B11F0CC" w14:textId="77777777" w:rsidTr="000834FF">
        <w:tc>
          <w:tcPr>
            <w:tcW w:w="1008" w:type="dxa"/>
          </w:tcPr>
          <w:p w14:paraId="54E17E91" w14:textId="77777777" w:rsidR="00C21BB6" w:rsidRDefault="00C21BB6">
            <w:pPr>
              <w:spacing w:line="240" w:lineRule="atLeast"/>
              <w:jc w:val="center"/>
              <w:rPr>
                <w:snapToGrid w:val="0"/>
                <w:color w:val="000000"/>
              </w:rPr>
            </w:pPr>
            <w:r>
              <w:rPr>
                <w:snapToGrid w:val="0"/>
                <w:color w:val="000000"/>
              </w:rPr>
              <w:t>l</w:t>
            </w:r>
          </w:p>
        </w:tc>
        <w:tc>
          <w:tcPr>
            <w:tcW w:w="1440" w:type="dxa"/>
          </w:tcPr>
          <w:p w14:paraId="69C1660D" w14:textId="77777777" w:rsidR="00C21BB6" w:rsidRDefault="00C21BB6">
            <w:pPr>
              <w:spacing w:line="240" w:lineRule="atLeast"/>
              <w:rPr>
                <w:snapToGrid w:val="0"/>
                <w:color w:val="000000"/>
              </w:rPr>
            </w:pPr>
            <w:r>
              <w:rPr>
                <w:snapToGrid w:val="0"/>
                <w:color w:val="000000"/>
              </w:rPr>
              <w:t>PIC X(75)</w:t>
            </w:r>
          </w:p>
        </w:tc>
        <w:tc>
          <w:tcPr>
            <w:tcW w:w="1530" w:type="dxa"/>
          </w:tcPr>
          <w:p w14:paraId="3B74F7B6" w14:textId="77777777" w:rsidR="00C21BB6" w:rsidRDefault="00C21BB6">
            <w:pPr>
              <w:spacing w:line="240" w:lineRule="atLeast"/>
              <w:rPr>
                <w:snapToGrid w:val="0"/>
                <w:color w:val="000000"/>
              </w:rPr>
            </w:pPr>
            <w:r>
              <w:rPr>
                <w:snapToGrid w:val="0"/>
                <w:color w:val="000000"/>
              </w:rPr>
              <w:t>75 bytes</w:t>
            </w:r>
          </w:p>
        </w:tc>
        <w:tc>
          <w:tcPr>
            <w:tcW w:w="2790" w:type="dxa"/>
          </w:tcPr>
          <w:p w14:paraId="114FC5AE" w14:textId="77777777" w:rsidR="00C21BB6" w:rsidRDefault="00C21BB6">
            <w:pPr>
              <w:spacing w:line="240" w:lineRule="atLeast"/>
              <w:rPr>
                <w:snapToGrid w:val="0"/>
                <w:color w:val="000000"/>
              </w:rPr>
            </w:pPr>
            <w:r>
              <w:rPr>
                <w:snapToGrid w:val="0"/>
                <w:color w:val="000000"/>
              </w:rPr>
              <w:t>Totals/Batch</w:t>
            </w:r>
          </w:p>
        </w:tc>
        <w:tc>
          <w:tcPr>
            <w:tcW w:w="1530" w:type="dxa"/>
          </w:tcPr>
          <w:p w14:paraId="3C5F5F68" w14:textId="77777777" w:rsidR="00C21BB6" w:rsidRDefault="00C21BB6">
            <w:pPr>
              <w:numPr>
                <w:ilvl w:val="0"/>
                <w:numId w:val="16"/>
              </w:numPr>
              <w:spacing w:line="240" w:lineRule="atLeast"/>
              <w:jc w:val="center"/>
              <w:rPr>
                <w:snapToGrid w:val="0"/>
                <w:color w:val="000000"/>
              </w:rPr>
            </w:pPr>
          </w:p>
        </w:tc>
        <w:tc>
          <w:tcPr>
            <w:tcW w:w="1530" w:type="dxa"/>
          </w:tcPr>
          <w:p w14:paraId="31DBDF4A" w14:textId="77777777" w:rsidR="00C21BB6" w:rsidRDefault="00C21BB6">
            <w:pPr>
              <w:numPr>
                <w:ilvl w:val="0"/>
                <w:numId w:val="14"/>
              </w:numPr>
              <w:spacing w:line="240" w:lineRule="atLeast"/>
              <w:jc w:val="center"/>
              <w:rPr>
                <w:snapToGrid w:val="0"/>
                <w:color w:val="000000"/>
              </w:rPr>
            </w:pPr>
          </w:p>
        </w:tc>
      </w:tr>
      <w:tr w:rsidR="00C21BB6" w14:paraId="6ABBEABA" w14:textId="77777777" w:rsidTr="000834FF">
        <w:tc>
          <w:tcPr>
            <w:tcW w:w="1008" w:type="dxa"/>
          </w:tcPr>
          <w:p w14:paraId="5A4FB6EC" w14:textId="77777777" w:rsidR="00C21BB6" w:rsidRDefault="00C21BB6">
            <w:pPr>
              <w:spacing w:line="240" w:lineRule="atLeast"/>
              <w:jc w:val="center"/>
              <w:rPr>
                <w:snapToGrid w:val="0"/>
                <w:color w:val="000000"/>
              </w:rPr>
            </w:pPr>
            <w:r>
              <w:rPr>
                <w:snapToGrid w:val="0"/>
                <w:color w:val="000000"/>
              </w:rPr>
              <w:t>q</w:t>
            </w:r>
          </w:p>
        </w:tc>
        <w:tc>
          <w:tcPr>
            <w:tcW w:w="1440" w:type="dxa"/>
          </w:tcPr>
          <w:p w14:paraId="3F295C64" w14:textId="77777777" w:rsidR="00C21BB6" w:rsidRDefault="00C21BB6">
            <w:pPr>
              <w:spacing w:line="240" w:lineRule="atLeast"/>
              <w:rPr>
                <w:snapToGrid w:val="0"/>
                <w:color w:val="000000"/>
              </w:rPr>
            </w:pPr>
            <w:r>
              <w:rPr>
                <w:snapToGrid w:val="0"/>
                <w:color w:val="000000"/>
              </w:rPr>
              <w:t>PIC X(40)</w:t>
            </w:r>
          </w:p>
        </w:tc>
        <w:tc>
          <w:tcPr>
            <w:tcW w:w="1530" w:type="dxa"/>
          </w:tcPr>
          <w:p w14:paraId="30CA4E4F" w14:textId="77777777" w:rsidR="00C21BB6" w:rsidRDefault="00C21BB6">
            <w:pPr>
              <w:spacing w:line="240" w:lineRule="atLeast"/>
              <w:rPr>
                <w:snapToGrid w:val="0"/>
                <w:color w:val="000000"/>
              </w:rPr>
            </w:pPr>
            <w:r>
              <w:rPr>
                <w:snapToGrid w:val="0"/>
                <w:color w:val="000000"/>
              </w:rPr>
              <w:t>1 to 40 bytes</w:t>
            </w:r>
          </w:p>
        </w:tc>
        <w:tc>
          <w:tcPr>
            <w:tcW w:w="2790" w:type="dxa"/>
          </w:tcPr>
          <w:p w14:paraId="5C2AE857" w14:textId="77777777" w:rsidR="00C21BB6" w:rsidRDefault="00C21BB6">
            <w:pPr>
              <w:spacing w:line="240" w:lineRule="atLeast"/>
              <w:rPr>
                <w:snapToGrid w:val="0"/>
                <w:color w:val="000000"/>
              </w:rPr>
            </w:pPr>
            <w:r>
              <w:rPr>
                <w:snapToGrid w:val="0"/>
                <w:color w:val="000000"/>
              </w:rPr>
              <w:t>Track 2/Customer</w:t>
            </w:r>
          </w:p>
        </w:tc>
        <w:tc>
          <w:tcPr>
            <w:tcW w:w="1530" w:type="dxa"/>
          </w:tcPr>
          <w:p w14:paraId="752041EC" w14:textId="77777777" w:rsidR="00C21BB6" w:rsidRDefault="00C21BB6">
            <w:pPr>
              <w:numPr>
                <w:ilvl w:val="0"/>
                <w:numId w:val="16"/>
              </w:numPr>
              <w:spacing w:line="240" w:lineRule="atLeast"/>
              <w:jc w:val="center"/>
              <w:rPr>
                <w:snapToGrid w:val="0"/>
                <w:color w:val="000000"/>
              </w:rPr>
            </w:pPr>
          </w:p>
        </w:tc>
        <w:tc>
          <w:tcPr>
            <w:tcW w:w="1530" w:type="dxa"/>
          </w:tcPr>
          <w:p w14:paraId="718DDF49" w14:textId="77777777" w:rsidR="00C21BB6" w:rsidRDefault="00C21BB6">
            <w:pPr>
              <w:numPr>
                <w:ilvl w:val="0"/>
                <w:numId w:val="14"/>
              </w:numPr>
              <w:spacing w:line="240" w:lineRule="atLeast"/>
              <w:jc w:val="center"/>
              <w:rPr>
                <w:snapToGrid w:val="0"/>
                <w:color w:val="000000"/>
              </w:rPr>
            </w:pPr>
          </w:p>
        </w:tc>
      </w:tr>
      <w:tr w:rsidR="00AA6468" w14:paraId="64CFD3E8" w14:textId="77777777" w:rsidTr="000834FF">
        <w:tc>
          <w:tcPr>
            <w:tcW w:w="1008" w:type="dxa"/>
          </w:tcPr>
          <w:p w14:paraId="4628E179" w14:textId="77777777" w:rsidR="00AA6468" w:rsidRDefault="00AA6468">
            <w:pPr>
              <w:spacing w:line="240" w:lineRule="atLeast"/>
              <w:jc w:val="center"/>
              <w:rPr>
                <w:snapToGrid w:val="0"/>
                <w:color w:val="000000"/>
              </w:rPr>
            </w:pPr>
            <w:r>
              <w:rPr>
                <w:snapToGrid w:val="0"/>
                <w:color w:val="000000"/>
              </w:rPr>
              <w:t>y</w:t>
            </w:r>
          </w:p>
        </w:tc>
        <w:tc>
          <w:tcPr>
            <w:tcW w:w="1440" w:type="dxa"/>
          </w:tcPr>
          <w:p w14:paraId="295EBB1F" w14:textId="77777777" w:rsidR="00AA6468" w:rsidRDefault="00AA6468">
            <w:pPr>
              <w:spacing w:line="240" w:lineRule="atLeast"/>
              <w:rPr>
                <w:snapToGrid w:val="0"/>
                <w:color w:val="000000"/>
              </w:rPr>
            </w:pPr>
            <w:r>
              <w:rPr>
                <w:snapToGrid w:val="0"/>
                <w:color w:val="000000"/>
              </w:rPr>
              <w:t>PIC X(</w:t>
            </w:r>
            <w:r w:rsidR="00A75C7C">
              <w:rPr>
                <w:snapToGrid w:val="0"/>
                <w:color w:val="000000"/>
              </w:rPr>
              <w:t>51</w:t>
            </w:r>
            <w:r>
              <w:rPr>
                <w:snapToGrid w:val="0"/>
                <w:color w:val="000000"/>
              </w:rPr>
              <w:t>)</w:t>
            </w:r>
          </w:p>
        </w:tc>
        <w:tc>
          <w:tcPr>
            <w:tcW w:w="1530" w:type="dxa"/>
          </w:tcPr>
          <w:p w14:paraId="323D57C6" w14:textId="77777777" w:rsidR="00AA6468" w:rsidRDefault="00A75C7C">
            <w:pPr>
              <w:spacing w:line="240" w:lineRule="atLeast"/>
              <w:rPr>
                <w:snapToGrid w:val="0"/>
                <w:color w:val="000000"/>
              </w:rPr>
            </w:pPr>
            <w:r>
              <w:rPr>
                <w:snapToGrid w:val="0"/>
                <w:color w:val="000000"/>
              </w:rPr>
              <w:t>51</w:t>
            </w:r>
            <w:r w:rsidR="00AA6468">
              <w:rPr>
                <w:snapToGrid w:val="0"/>
                <w:color w:val="000000"/>
              </w:rPr>
              <w:t xml:space="preserve"> bytes</w:t>
            </w:r>
          </w:p>
        </w:tc>
        <w:tc>
          <w:tcPr>
            <w:tcW w:w="2790" w:type="dxa"/>
          </w:tcPr>
          <w:p w14:paraId="765D13A7" w14:textId="77777777" w:rsidR="00AA6468" w:rsidRDefault="00A75C7C">
            <w:pPr>
              <w:spacing w:line="240" w:lineRule="atLeast"/>
              <w:rPr>
                <w:snapToGrid w:val="0"/>
                <w:color w:val="000000"/>
              </w:rPr>
            </w:pPr>
            <w:r>
              <w:rPr>
                <w:snapToGrid w:val="0"/>
                <w:color w:val="000000"/>
              </w:rPr>
              <w:t>Payment and Reporting Tokens</w:t>
            </w:r>
          </w:p>
        </w:tc>
        <w:tc>
          <w:tcPr>
            <w:tcW w:w="1530" w:type="dxa"/>
          </w:tcPr>
          <w:p w14:paraId="6BC7EDDE" w14:textId="77777777" w:rsidR="00AA6468" w:rsidRPr="00AA6468" w:rsidRDefault="00AA6468" w:rsidP="008E0007">
            <w:pPr>
              <w:spacing w:line="240" w:lineRule="atLeast"/>
              <w:jc w:val="center"/>
              <w:rPr>
                <w:snapToGrid w:val="0"/>
              </w:rPr>
            </w:pPr>
            <w:r>
              <w:rPr>
                <w:snapToGrid w:val="0"/>
              </w:rPr>
              <w:sym w:font="Wingdings" w:char="F0FC"/>
            </w:r>
          </w:p>
        </w:tc>
        <w:tc>
          <w:tcPr>
            <w:tcW w:w="1530" w:type="dxa"/>
          </w:tcPr>
          <w:p w14:paraId="6FFD55C2" w14:textId="77777777" w:rsidR="00AA6468" w:rsidRDefault="00AA6468">
            <w:pPr>
              <w:numPr>
                <w:ilvl w:val="0"/>
                <w:numId w:val="14"/>
              </w:numPr>
              <w:spacing w:line="240" w:lineRule="atLeast"/>
              <w:jc w:val="center"/>
              <w:rPr>
                <w:snapToGrid w:val="0"/>
                <w:color w:val="000000"/>
              </w:rPr>
            </w:pPr>
          </w:p>
        </w:tc>
      </w:tr>
      <w:tr w:rsidR="00AA6468" w14:paraId="29503571" w14:textId="77777777" w:rsidTr="000834FF">
        <w:tc>
          <w:tcPr>
            <w:tcW w:w="1008" w:type="dxa"/>
          </w:tcPr>
          <w:p w14:paraId="140162CB" w14:textId="77777777" w:rsidR="00AA6468" w:rsidRDefault="00AA6468">
            <w:pPr>
              <w:spacing w:line="240" w:lineRule="atLeast"/>
              <w:jc w:val="center"/>
              <w:rPr>
                <w:snapToGrid w:val="0"/>
                <w:color w:val="000000"/>
              </w:rPr>
            </w:pPr>
            <w:r>
              <w:rPr>
                <w:snapToGrid w:val="0"/>
                <w:color w:val="000000"/>
              </w:rPr>
              <w:t>z</w:t>
            </w:r>
          </w:p>
        </w:tc>
        <w:tc>
          <w:tcPr>
            <w:tcW w:w="1440" w:type="dxa"/>
          </w:tcPr>
          <w:p w14:paraId="1437D4B9" w14:textId="77777777" w:rsidR="00AA6468" w:rsidRDefault="00AA6468">
            <w:pPr>
              <w:spacing w:line="240" w:lineRule="atLeast"/>
              <w:rPr>
                <w:snapToGrid w:val="0"/>
                <w:color w:val="000000"/>
              </w:rPr>
            </w:pPr>
            <w:r>
              <w:rPr>
                <w:snapToGrid w:val="0"/>
                <w:color w:val="000000"/>
              </w:rPr>
              <w:t>PIC X(15)</w:t>
            </w:r>
          </w:p>
        </w:tc>
        <w:tc>
          <w:tcPr>
            <w:tcW w:w="1530" w:type="dxa"/>
          </w:tcPr>
          <w:p w14:paraId="3CE881EB" w14:textId="77777777" w:rsidR="00AA6468" w:rsidRDefault="00AA6468">
            <w:pPr>
              <w:spacing w:line="240" w:lineRule="atLeast"/>
              <w:rPr>
                <w:snapToGrid w:val="0"/>
                <w:color w:val="000000"/>
              </w:rPr>
            </w:pPr>
            <w:r>
              <w:rPr>
                <w:snapToGrid w:val="0"/>
                <w:color w:val="000000"/>
              </w:rPr>
              <w:t>15 bytes</w:t>
            </w:r>
          </w:p>
        </w:tc>
        <w:tc>
          <w:tcPr>
            <w:tcW w:w="2790" w:type="dxa"/>
          </w:tcPr>
          <w:p w14:paraId="3ECCDD80" w14:textId="77777777" w:rsidR="00AA6468" w:rsidRDefault="00BE6986">
            <w:pPr>
              <w:spacing w:line="240" w:lineRule="atLeast"/>
              <w:rPr>
                <w:snapToGrid w:val="0"/>
                <w:color w:val="000000"/>
              </w:rPr>
            </w:pPr>
            <w:r>
              <w:rPr>
                <w:snapToGrid w:val="0"/>
                <w:color w:val="000000"/>
              </w:rPr>
              <w:t>Interchange Compliance Data</w:t>
            </w:r>
          </w:p>
        </w:tc>
        <w:tc>
          <w:tcPr>
            <w:tcW w:w="1530" w:type="dxa"/>
          </w:tcPr>
          <w:p w14:paraId="545A5C21" w14:textId="77777777" w:rsidR="00AA6468" w:rsidRDefault="00BE6986" w:rsidP="00BE6986">
            <w:pPr>
              <w:spacing w:line="240" w:lineRule="atLeast"/>
              <w:jc w:val="center"/>
              <w:rPr>
                <w:snapToGrid w:val="0"/>
                <w:color w:val="000000"/>
              </w:rPr>
            </w:pPr>
            <w:r>
              <w:rPr>
                <w:snapToGrid w:val="0"/>
              </w:rPr>
              <w:sym w:font="Wingdings" w:char="F0FC"/>
            </w:r>
          </w:p>
        </w:tc>
        <w:tc>
          <w:tcPr>
            <w:tcW w:w="1530" w:type="dxa"/>
          </w:tcPr>
          <w:p w14:paraId="298D35A8" w14:textId="77777777" w:rsidR="00AA6468" w:rsidRDefault="00AA6468">
            <w:pPr>
              <w:numPr>
                <w:ilvl w:val="0"/>
                <w:numId w:val="14"/>
              </w:numPr>
              <w:spacing w:line="240" w:lineRule="atLeast"/>
              <w:jc w:val="center"/>
              <w:rPr>
                <w:snapToGrid w:val="0"/>
                <w:color w:val="000000"/>
              </w:rPr>
            </w:pPr>
          </w:p>
        </w:tc>
      </w:tr>
      <w:tr w:rsidR="00AA6468" w14:paraId="0923B8B2" w14:textId="77777777" w:rsidTr="000834FF">
        <w:tc>
          <w:tcPr>
            <w:tcW w:w="1008" w:type="dxa"/>
          </w:tcPr>
          <w:p w14:paraId="051EE780" w14:textId="77777777" w:rsidR="00AA6468" w:rsidRDefault="00AA6468" w:rsidP="00FD676E">
            <w:pPr>
              <w:spacing w:line="240" w:lineRule="atLeast"/>
              <w:jc w:val="center"/>
              <w:rPr>
                <w:snapToGrid w:val="0"/>
                <w:color w:val="000000"/>
              </w:rPr>
            </w:pPr>
            <w:r>
              <w:rPr>
                <w:snapToGrid w:val="0"/>
                <w:color w:val="000000"/>
              </w:rPr>
              <w:t>1</w:t>
            </w:r>
          </w:p>
        </w:tc>
        <w:tc>
          <w:tcPr>
            <w:tcW w:w="1440" w:type="dxa"/>
          </w:tcPr>
          <w:p w14:paraId="0DA3DCDD" w14:textId="77777777" w:rsidR="00AA6468" w:rsidRPr="002D1A20" w:rsidRDefault="00AA6468" w:rsidP="00FD676E">
            <w:pPr>
              <w:spacing w:line="240" w:lineRule="atLeast"/>
              <w:rPr>
                <w:snapToGrid w:val="0"/>
              </w:rPr>
            </w:pPr>
            <w:r w:rsidRPr="002D1A20">
              <w:rPr>
                <w:rFonts w:cs="Arial"/>
                <w:snapToGrid w:val="0"/>
              </w:rPr>
              <w:t>PIC X(24)</w:t>
            </w:r>
          </w:p>
        </w:tc>
        <w:tc>
          <w:tcPr>
            <w:tcW w:w="1530" w:type="dxa"/>
          </w:tcPr>
          <w:p w14:paraId="625CC913" w14:textId="77777777" w:rsidR="00AA6468" w:rsidRPr="002D1A20" w:rsidRDefault="00AA6468" w:rsidP="00FD676E">
            <w:pPr>
              <w:spacing w:line="240" w:lineRule="atLeast"/>
              <w:rPr>
                <w:snapToGrid w:val="0"/>
              </w:rPr>
            </w:pPr>
            <w:r w:rsidRPr="002D1A20">
              <w:rPr>
                <w:rFonts w:cs="Arial"/>
                <w:snapToGrid w:val="0"/>
              </w:rPr>
              <w:t>24 bytes</w:t>
            </w:r>
          </w:p>
        </w:tc>
        <w:tc>
          <w:tcPr>
            <w:tcW w:w="2790" w:type="dxa"/>
          </w:tcPr>
          <w:p w14:paraId="1C9ABFFC" w14:textId="77777777" w:rsidR="00AA6468" w:rsidRPr="002D1A20" w:rsidRDefault="00AA6468" w:rsidP="00FD676E">
            <w:pPr>
              <w:spacing w:line="240" w:lineRule="atLeast"/>
              <w:rPr>
                <w:snapToGrid w:val="0"/>
              </w:rPr>
            </w:pPr>
            <w:r w:rsidRPr="002D1A20">
              <w:rPr>
                <w:rFonts w:cs="Arial"/>
                <w:snapToGrid w:val="0"/>
              </w:rPr>
              <w:t>PS2000 Data</w:t>
            </w:r>
          </w:p>
        </w:tc>
        <w:tc>
          <w:tcPr>
            <w:tcW w:w="1530" w:type="dxa"/>
          </w:tcPr>
          <w:p w14:paraId="77C3F777" w14:textId="77777777" w:rsidR="00AA6468" w:rsidRDefault="00AA6468" w:rsidP="00FD676E">
            <w:pPr>
              <w:spacing w:line="240" w:lineRule="atLeast"/>
              <w:rPr>
                <w:snapToGrid w:val="0"/>
                <w:color w:val="000000"/>
              </w:rPr>
            </w:pPr>
          </w:p>
        </w:tc>
        <w:tc>
          <w:tcPr>
            <w:tcW w:w="1530" w:type="dxa"/>
          </w:tcPr>
          <w:p w14:paraId="33F99707" w14:textId="77777777" w:rsidR="00AA6468" w:rsidRDefault="00AA6468" w:rsidP="00FD676E">
            <w:pPr>
              <w:numPr>
                <w:ilvl w:val="0"/>
                <w:numId w:val="14"/>
              </w:numPr>
              <w:spacing w:line="240" w:lineRule="atLeast"/>
              <w:jc w:val="center"/>
              <w:rPr>
                <w:snapToGrid w:val="0"/>
                <w:color w:val="000000"/>
              </w:rPr>
            </w:pPr>
          </w:p>
        </w:tc>
      </w:tr>
      <w:tr w:rsidR="00AA6468" w14:paraId="70B85741" w14:textId="77777777" w:rsidTr="000834FF">
        <w:tc>
          <w:tcPr>
            <w:tcW w:w="1008" w:type="dxa"/>
          </w:tcPr>
          <w:p w14:paraId="3A712D47" w14:textId="77777777" w:rsidR="00AA6468" w:rsidRDefault="00AA6468">
            <w:pPr>
              <w:spacing w:line="240" w:lineRule="atLeast"/>
              <w:jc w:val="center"/>
              <w:rPr>
                <w:snapToGrid w:val="0"/>
                <w:color w:val="000000"/>
              </w:rPr>
            </w:pPr>
            <w:r>
              <w:rPr>
                <w:snapToGrid w:val="0"/>
                <w:color w:val="000000"/>
              </w:rPr>
              <w:t>2</w:t>
            </w:r>
          </w:p>
        </w:tc>
        <w:tc>
          <w:tcPr>
            <w:tcW w:w="1440" w:type="dxa"/>
          </w:tcPr>
          <w:p w14:paraId="22E2C181" w14:textId="77777777" w:rsidR="00AA6468" w:rsidRDefault="00AA6468">
            <w:pPr>
              <w:spacing w:line="240" w:lineRule="atLeast"/>
              <w:rPr>
                <w:snapToGrid w:val="0"/>
                <w:color w:val="000000"/>
              </w:rPr>
            </w:pPr>
            <w:r>
              <w:rPr>
                <w:snapToGrid w:val="0"/>
                <w:color w:val="000000"/>
              </w:rPr>
              <w:t>PIC X(82)</w:t>
            </w:r>
          </w:p>
        </w:tc>
        <w:tc>
          <w:tcPr>
            <w:tcW w:w="1530" w:type="dxa"/>
          </w:tcPr>
          <w:p w14:paraId="70263AFE" w14:textId="77777777" w:rsidR="00AA6468" w:rsidRDefault="00AA6468">
            <w:pPr>
              <w:spacing w:line="240" w:lineRule="atLeast"/>
              <w:rPr>
                <w:snapToGrid w:val="0"/>
                <w:color w:val="000000"/>
              </w:rPr>
            </w:pPr>
            <w:r>
              <w:rPr>
                <w:snapToGrid w:val="0"/>
                <w:color w:val="000000"/>
              </w:rPr>
              <w:t>1 to 82 bytes</w:t>
            </w:r>
          </w:p>
        </w:tc>
        <w:tc>
          <w:tcPr>
            <w:tcW w:w="2790" w:type="dxa"/>
          </w:tcPr>
          <w:p w14:paraId="05B206E8" w14:textId="77777777" w:rsidR="00AA6468" w:rsidRDefault="00AA6468">
            <w:pPr>
              <w:spacing w:line="240" w:lineRule="atLeast"/>
              <w:rPr>
                <w:snapToGrid w:val="0"/>
                <w:color w:val="000000"/>
              </w:rPr>
            </w:pPr>
            <w:r>
              <w:rPr>
                <w:snapToGrid w:val="0"/>
                <w:color w:val="000000"/>
              </w:rPr>
              <w:t>Track 1/Customer</w:t>
            </w:r>
          </w:p>
        </w:tc>
        <w:tc>
          <w:tcPr>
            <w:tcW w:w="1530" w:type="dxa"/>
          </w:tcPr>
          <w:p w14:paraId="19BFA3A9" w14:textId="77777777" w:rsidR="00AA6468" w:rsidRDefault="00AA6468" w:rsidP="00AA6468">
            <w:pPr>
              <w:numPr>
                <w:ilvl w:val="0"/>
                <w:numId w:val="16"/>
              </w:numPr>
              <w:spacing w:line="240" w:lineRule="atLeast"/>
              <w:jc w:val="center"/>
              <w:rPr>
                <w:snapToGrid w:val="0"/>
                <w:color w:val="000000"/>
              </w:rPr>
            </w:pPr>
          </w:p>
        </w:tc>
        <w:tc>
          <w:tcPr>
            <w:tcW w:w="1530" w:type="dxa"/>
          </w:tcPr>
          <w:p w14:paraId="67F658C4" w14:textId="77777777" w:rsidR="00AA6468" w:rsidRDefault="00AA6468">
            <w:pPr>
              <w:numPr>
                <w:ilvl w:val="0"/>
                <w:numId w:val="14"/>
              </w:numPr>
              <w:spacing w:line="240" w:lineRule="atLeast"/>
              <w:jc w:val="center"/>
              <w:rPr>
                <w:snapToGrid w:val="0"/>
                <w:color w:val="000000"/>
              </w:rPr>
            </w:pPr>
          </w:p>
        </w:tc>
      </w:tr>
      <w:tr w:rsidR="001A0507" w14:paraId="2516C23E" w14:textId="77777777" w:rsidTr="000834FF">
        <w:tc>
          <w:tcPr>
            <w:tcW w:w="1008" w:type="dxa"/>
          </w:tcPr>
          <w:p w14:paraId="6AF842B6" w14:textId="77777777" w:rsidR="001A0507" w:rsidRDefault="001A0507">
            <w:pPr>
              <w:spacing w:line="240" w:lineRule="atLeast"/>
              <w:jc w:val="center"/>
              <w:rPr>
                <w:snapToGrid w:val="0"/>
                <w:color w:val="000000"/>
              </w:rPr>
            </w:pPr>
            <w:r>
              <w:rPr>
                <w:snapToGrid w:val="0"/>
                <w:color w:val="000000"/>
              </w:rPr>
              <w:t>5</w:t>
            </w:r>
          </w:p>
        </w:tc>
        <w:tc>
          <w:tcPr>
            <w:tcW w:w="1440" w:type="dxa"/>
          </w:tcPr>
          <w:p w14:paraId="512421BF" w14:textId="77777777" w:rsidR="001A0507" w:rsidRDefault="001A0507">
            <w:pPr>
              <w:spacing w:line="240" w:lineRule="atLeast"/>
              <w:rPr>
                <w:snapToGrid w:val="0"/>
                <w:color w:val="000000"/>
              </w:rPr>
            </w:pPr>
            <w:r>
              <w:rPr>
                <w:snapToGrid w:val="0"/>
                <w:color w:val="000000"/>
              </w:rPr>
              <w:t>PIC X(1500)</w:t>
            </w:r>
          </w:p>
        </w:tc>
        <w:tc>
          <w:tcPr>
            <w:tcW w:w="1530" w:type="dxa"/>
          </w:tcPr>
          <w:p w14:paraId="722F904C" w14:textId="77777777" w:rsidR="001A0507" w:rsidRDefault="001A0507">
            <w:pPr>
              <w:spacing w:line="240" w:lineRule="atLeast"/>
              <w:rPr>
                <w:snapToGrid w:val="0"/>
                <w:color w:val="000000"/>
              </w:rPr>
            </w:pPr>
            <w:r>
              <w:rPr>
                <w:snapToGrid w:val="0"/>
                <w:color w:val="000000"/>
              </w:rPr>
              <w:t>Up to 1500 bytes</w:t>
            </w:r>
          </w:p>
        </w:tc>
        <w:tc>
          <w:tcPr>
            <w:tcW w:w="2790" w:type="dxa"/>
          </w:tcPr>
          <w:p w14:paraId="25BFB3BD" w14:textId="77777777" w:rsidR="001A0507" w:rsidRDefault="001A0507">
            <w:pPr>
              <w:spacing w:line="240" w:lineRule="atLeast"/>
              <w:rPr>
                <w:snapToGrid w:val="0"/>
                <w:color w:val="000000"/>
              </w:rPr>
            </w:pPr>
            <w:r>
              <w:rPr>
                <w:snapToGrid w:val="0"/>
                <w:color w:val="000000"/>
              </w:rPr>
              <w:t>Token Buffer</w:t>
            </w:r>
          </w:p>
        </w:tc>
        <w:tc>
          <w:tcPr>
            <w:tcW w:w="1530" w:type="dxa"/>
          </w:tcPr>
          <w:p w14:paraId="465F2483" w14:textId="77777777" w:rsidR="001A0507" w:rsidRDefault="001A0507" w:rsidP="00AA6468">
            <w:pPr>
              <w:numPr>
                <w:ilvl w:val="0"/>
                <w:numId w:val="16"/>
              </w:numPr>
              <w:spacing w:line="240" w:lineRule="atLeast"/>
              <w:jc w:val="center"/>
              <w:rPr>
                <w:snapToGrid w:val="0"/>
                <w:color w:val="000000"/>
              </w:rPr>
            </w:pPr>
          </w:p>
        </w:tc>
        <w:tc>
          <w:tcPr>
            <w:tcW w:w="1530" w:type="dxa"/>
          </w:tcPr>
          <w:p w14:paraId="4B08A109" w14:textId="77777777" w:rsidR="001A0507" w:rsidRDefault="001A0507">
            <w:pPr>
              <w:numPr>
                <w:ilvl w:val="0"/>
                <w:numId w:val="14"/>
              </w:numPr>
              <w:spacing w:line="240" w:lineRule="atLeast"/>
              <w:jc w:val="center"/>
              <w:rPr>
                <w:snapToGrid w:val="0"/>
                <w:color w:val="000000"/>
              </w:rPr>
            </w:pPr>
          </w:p>
        </w:tc>
      </w:tr>
      <w:tr w:rsidR="00AA6468" w14:paraId="6A9A7255" w14:textId="77777777" w:rsidTr="000834FF">
        <w:tc>
          <w:tcPr>
            <w:tcW w:w="1008" w:type="dxa"/>
          </w:tcPr>
          <w:p w14:paraId="7526948B" w14:textId="77777777" w:rsidR="00AA6468" w:rsidRDefault="00AA6468">
            <w:pPr>
              <w:spacing w:line="240" w:lineRule="atLeast"/>
              <w:jc w:val="center"/>
              <w:rPr>
                <w:snapToGrid w:val="0"/>
                <w:color w:val="000000"/>
              </w:rPr>
            </w:pPr>
            <w:r>
              <w:rPr>
                <w:snapToGrid w:val="0"/>
                <w:color w:val="000000"/>
              </w:rPr>
              <w:t>6</w:t>
            </w:r>
          </w:p>
        </w:tc>
        <w:tc>
          <w:tcPr>
            <w:tcW w:w="1440" w:type="dxa"/>
          </w:tcPr>
          <w:p w14:paraId="641D9866" w14:textId="77777777" w:rsidR="00AA6468" w:rsidRDefault="00AA6468">
            <w:pPr>
              <w:spacing w:line="240" w:lineRule="atLeast"/>
              <w:rPr>
                <w:snapToGrid w:val="0"/>
                <w:color w:val="000000"/>
              </w:rPr>
            </w:pPr>
            <w:r>
              <w:rPr>
                <w:snapToGrid w:val="0"/>
                <w:color w:val="000000"/>
              </w:rPr>
              <w:t>PIC X(1043)</w:t>
            </w:r>
          </w:p>
        </w:tc>
        <w:tc>
          <w:tcPr>
            <w:tcW w:w="1530" w:type="dxa"/>
          </w:tcPr>
          <w:p w14:paraId="5E6C5D4A" w14:textId="77777777" w:rsidR="00AA6468" w:rsidRDefault="00AA6468">
            <w:pPr>
              <w:spacing w:line="240" w:lineRule="atLeast"/>
              <w:rPr>
                <w:snapToGrid w:val="0"/>
                <w:color w:val="000000"/>
              </w:rPr>
            </w:pPr>
            <w:r>
              <w:rPr>
                <w:snapToGrid w:val="0"/>
                <w:color w:val="000000"/>
              </w:rPr>
              <w:t>1 to 1043 bytes</w:t>
            </w:r>
          </w:p>
        </w:tc>
        <w:tc>
          <w:tcPr>
            <w:tcW w:w="2790" w:type="dxa"/>
          </w:tcPr>
          <w:p w14:paraId="7E43D0B9" w14:textId="77777777" w:rsidR="00AA6468" w:rsidRDefault="00AA6468">
            <w:pPr>
              <w:spacing w:line="240" w:lineRule="atLeast"/>
              <w:rPr>
                <w:snapToGrid w:val="0"/>
                <w:color w:val="000000"/>
              </w:rPr>
            </w:pPr>
            <w:r>
              <w:rPr>
                <w:snapToGrid w:val="0"/>
                <w:color w:val="000000"/>
              </w:rPr>
              <w:t>Product SubFIDs</w:t>
            </w:r>
          </w:p>
        </w:tc>
        <w:tc>
          <w:tcPr>
            <w:tcW w:w="1530" w:type="dxa"/>
          </w:tcPr>
          <w:p w14:paraId="0AAB382E" w14:textId="77777777" w:rsidR="00AA6468" w:rsidRDefault="00AA6468" w:rsidP="00AA6468">
            <w:pPr>
              <w:numPr>
                <w:ilvl w:val="0"/>
                <w:numId w:val="16"/>
              </w:numPr>
              <w:spacing w:line="240" w:lineRule="atLeast"/>
              <w:jc w:val="center"/>
              <w:rPr>
                <w:snapToGrid w:val="0"/>
                <w:color w:val="000000"/>
              </w:rPr>
            </w:pPr>
          </w:p>
        </w:tc>
        <w:tc>
          <w:tcPr>
            <w:tcW w:w="1530" w:type="dxa"/>
          </w:tcPr>
          <w:p w14:paraId="6596F0A2" w14:textId="77777777" w:rsidR="00AA6468" w:rsidRDefault="00AA6468">
            <w:pPr>
              <w:numPr>
                <w:ilvl w:val="0"/>
                <w:numId w:val="14"/>
              </w:numPr>
              <w:spacing w:line="240" w:lineRule="atLeast"/>
              <w:jc w:val="center"/>
              <w:rPr>
                <w:snapToGrid w:val="0"/>
                <w:color w:val="000000"/>
              </w:rPr>
            </w:pPr>
          </w:p>
        </w:tc>
      </w:tr>
      <w:tr w:rsidR="00AA6468" w:rsidRPr="00A22B0E" w14:paraId="0F7DB567" w14:textId="77777777" w:rsidTr="000834FF">
        <w:tc>
          <w:tcPr>
            <w:tcW w:w="1008" w:type="dxa"/>
          </w:tcPr>
          <w:p w14:paraId="42210DE8" w14:textId="77777777" w:rsidR="00AA6468" w:rsidRPr="00A22B0E" w:rsidRDefault="00AA6468">
            <w:pPr>
              <w:spacing w:line="240" w:lineRule="atLeast"/>
              <w:jc w:val="center"/>
              <w:rPr>
                <w:snapToGrid w:val="0"/>
                <w:color w:val="000000"/>
              </w:rPr>
            </w:pPr>
            <w:r w:rsidRPr="00A22B0E">
              <w:rPr>
                <w:snapToGrid w:val="0"/>
                <w:color w:val="000000"/>
              </w:rPr>
              <w:t>9</w:t>
            </w:r>
          </w:p>
        </w:tc>
        <w:tc>
          <w:tcPr>
            <w:tcW w:w="1440" w:type="dxa"/>
          </w:tcPr>
          <w:p w14:paraId="091F4DC2" w14:textId="77777777" w:rsidR="00AA6468" w:rsidRPr="00A22B0E" w:rsidRDefault="00AA6468">
            <w:pPr>
              <w:spacing w:line="240" w:lineRule="atLeast"/>
              <w:rPr>
                <w:snapToGrid w:val="0"/>
                <w:color w:val="000000"/>
              </w:rPr>
            </w:pPr>
            <w:r w:rsidRPr="00A22B0E">
              <w:rPr>
                <w:snapToGrid w:val="0"/>
                <w:color w:val="000000"/>
              </w:rPr>
              <w:t>PIC X(204)</w:t>
            </w:r>
          </w:p>
        </w:tc>
        <w:tc>
          <w:tcPr>
            <w:tcW w:w="1530" w:type="dxa"/>
          </w:tcPr>
          <w:p w14:paraId="10F6C21A" w14:textId="77777777" w:rsidR="00AA6468" w:rsidRPr="00A22B0E" w:rsidRDefault="00AA6468" w:rsidP="004134E4">
            <w:pPr>
              <w:spacing w:line="240" w:lineRule="atLeast"/>
              <w:rPr>
                <w:snapToGrid w:val="0"/>
                <w:color w:val="000000"/>
              </w:rPr>
            </w:pPr>
            <w:r w:rsidRPr="00A22B0E">
              <w:rPr>
                <w:snapToGrid w:val="0"/>
                <w:color w:val="000000"/>
              </w:rPr>
              <w:t>1 to 739 bytes</w:t>
            </w:r>
          </w:p>
        </w:tc>
        <w:tc>
          <w:tcPr>
            <w:tcW w:w="2790" w:type="dxa"/>
          </w:tcPr>
          <w:p w14:paraId="658122E1" w14:textId="77777777" w:rsidR="00AA6468" w:rsidRPr="00A22B0E" w:rsidRDefault="00AA6468">
            <w:pPr>
              <w:spacing w:line="240" w:lineRule="atLeast"/>
              <w:rPr>
                <w:snapToGrid w:val="0"/>
                <w:color w:val="000000"/>
              </w:rPr>
            </w:pPr>
            <w:r w:rsidRPr="00A22B0E">
              <w:rPr>
                <w:snapToGrid w:val="0"/>
                <w:color w:val="000000"/>
              </w:rPr>
              <w:t>Customer SubFIDs</w:t>
            </w:r>
          </w:p>
        </w:tc>
        <w:tc>
          <w:tcPr>
            <w:tcW w:w="1530" w:type="dxa"/>
          </w:tcPr>
          <w:p w14:paraId="2623FDDD" w14:textId="77777777" w:rsidR="00AA6468" w:rsidRPr="00A22B0E" w:rsidRDefault="00AA6468" w:rsidP="00AA6468">
            <w:pPr>
              <w:numPr>
                <w:ilvl w:val="0"/>
                <w:numId w:val="16"/>
              </w:numPr>
              <w:spacing w:line="240" w:lineRule="atLeast"/>
              <w:jc w:val="center"/>
              <w:rPr>
                <w:snapToGrid w:val="0"/>
                <w:color w:val="000000"/>
              </w:rPr>
            </w:pPr>
          </w:p>
        </w:tc>
        <w:tc>
          <w:tcPr>
            <w:tcW w:w="1530" w:type="dxa"/>
          </w:tcPr>
          <w:p w14:paraId="4DCEBEE2" w14:textId="77777777" w:rsidR="00AA6468" w:rsidRPr="00A22B0E" w:rsidRDefault="00AA6468" w:rsidP="00A22B0E">
            <w:pPr>
              <w:pStyle w:val="ListParagraph"/>
              <w:numPr>
                <w:ilvl w:val="0"/>
                <w:numId w:val="16"/>
              </w:numPr>
              <w:spacing w:line="240" w:lineRule="atLeast"/>
              <w:jc w:val="center"/>
              <w:rPr>
                <w:rFonts w:ascii="Arial" w:hAnsi="Arial"/>
                <w:snapToGrid w:val="0"/>
                <w:color w:val="000000"/>
                <w:sz w:val="20"/>
                <w:szCs w:val="20"/>
              </w:rPr>
            </w:pPr>
          </w:p>
        </w:tc>
      </w:tr>
    </w:tbl>
    <w:p w14:paraId="64A4E6F7" w14:textId="77777777" w:rsidR="00C21BB6" w:rsidRPr="004321EE" w:rsidRDefault="00C21BB6">
      <w:pPr>
        <w:rPr>
          <w:rFonts w:cs="Arial"/>
        </w:rPr>
      </w:pPr>
    </w:p>
    <w:p w14:paraId="253D7490" w14:textId="77777777" w:rsidR="00C21BB6" w:rsidRPr="004321EE" w:rsidRDefault="00C21BB6">
      <w:pPr>
        <w:ind w:left="360"/>
        <w:rPr>
          <w:rFonts w:cs="Arial"/>
        </w:rPr>
      </w:pPr>
      <w:r w:rsidRPr="004321EE">
        <w:rPr>
          <w:rFonts w:cs="Arial"/>
        </w:rPr>
        <w:t>* FID I is only supported in single-length single DES format</w:t>
      </w:r>
    </w:p>
    <w:p w14:paraId="41AD8231" w14:textId="77777777" w:rsidR="00C21BB6" w:rsidRPr="004321EE" w:rsidRDefault="00C21BB6">
      <w:pPr>
        <w:ind w:left="360"/>
        <w:rPr>
          <w:rFonts w:cs="Arial"/>
        </w:rPr>
      </w:pPr>
    </w:p>
    <w:p w14:paraId="38686F63" w14:textId="77777777" w:rsidR="00975980" w:rsidRPr="004321EE" w:rsidRDefault="00C21BB6">
      <w:pPr>
        <w:ind w:left="360"/>
        <w:rPr>
          <w:rFonts w:cs="Arial"/>
        </w:rPr>
      </w:pPr>
      <w:r w:rsidRPr="004321EE">
        <w:rPr>
          <w:rFonts w:cs="Arial"/>
        </w:rPr>
        <w:t>FIDs in gray are FIDS identified in the 5.0 specification as not in use.</w:t>
      </w:r>
    </w:p>
    <w:p w14:paraId="1985FDC9" w14:textId="77777777" w:rsidR="00975980" w:rsidRPr="004321EE" w:rsidRDefault="00975980">
      <w:pPr>
        <w:ind w:left="360"/>
        <w:rPr>
          <w:rFonts w:cs="Arial"/>
        </w:rPr>
      </w:pPr>
    </w:p>
    <w:p w14:paraId="4465D32C" w14:textId="77777777" w:rsidR="007A4354" w:rsidRPr="004321EE" w:rsidRDefault="007A4354">
      <w:pPr>
        <w:ind w:left="360"/>
        <w:rPr>
          <w:rFonts w:cs="Arial"/>
        </w:rPr>
      </w:pPr>
    </w:p>
    <w:p w14:paraId="11631FF2" w14:textId="77777777" w:rsidR="007A4354" w:rsidRPr="00756B9B" w:rsidRDefault="007A4354" w:rsidP="007A4354">
      <w:pPr>
        <w:rPr>
          <w:b/>
          <w:snapToGrid w:val="0"/>
          <w:sz w:val="24"/>
          <w:u w:val="single"/>
        </w:rPr>
      </w:pPr>
    </w:p>
    <w:p w14:paraId="22CD3C0A" w14:textId="77777777" w:rsidR="007A4354" w:rsidRDefault="007A4354" w:rsidP="000834FF">
      <w:pPr>
        <w:pStyle w:val="Heading2"/>
      </w:pPr>
      <w:bookmarkStart w:id="2559" w:name="_Toc126079238"/>
      <w:r>
        <w:lastRenderedPageBreak/>
        <w:t>Optional Data FIDS For HOST (HOST 3)</w:t>
      </w:r>
      <w:bookmarkEnd w:id="2559"/>
    </w:p>
    <w:p w14:paraId="36851D28" w14:textId="77777777" w:rsidR="007A4354" w:rsidRDefault="007A4354" w:rsidP="007A4354">
      <w:r>
        <w:t xml:space="preserve">The optional data fields are described below according to their FIDs. The table is organized in alphabetical order with capital letters listed before lowercase letters, and numbers listed after letters.  The table lists the FID, its picture clause, the length of the field in the message, and its associated field name.  In addition, a check mark </w:t>
      </w:r>
      <w:r w:rsidR="00E76C36">
        <w:t>appears</w:t>
      </w:r>
      <w:r>
        <w:t xml:space="preserve"> in the RQST or RESP fields if an optional data field is available for requests or responses, respectively.</w:t>
      </w:r>
    </w:p>
    <w:p w14:paraId="2BBC52FC" w14:textId="77777777" w:rsidR="00B317E3" w:rsidRDefault="00B317E3" w:rsidP="00B317E3">
      <w:pPr>
        <w:rPr>
          <w:rFonts w:cs="Arial"/>
        </w:rPr>
      </w:pPr>
    </w:p>
    <w:p w14:paraId="72C86403" w14:textId="77777777" w:rsidR="00B317E3" w:rsidRDefault="00B317E3" w:rsidP="00B317E3">
      <w:pPr>
        <w:rPr>
          <w:rFonts w:cs="Arial"/>
        </w:rPr>
      </w:pPr>
      <w:r>
        <w:rPr>
          <w:rFonts w:cs="Arial"/>
        </w:rPr>
        <w:t xml:space="preserve">Each SPDH FID is prefaced with a field separator character which is represented by the hexadecimal characters 1C. </w:t>
      </w:r>
    </w:p>
    <w:p w14:paraId="0CB1B876" w14:textId="77777777" w:rsidR="00B317E3" w:rsidRDefault="00B317E3" w:rsidP="00B317E3">
      <w:pPr>
        <w:rPr>
          <w:rFonts w:cs="Arial"/>
        </w:rPr>
      </w:pPr>
      <w:r>
        <w:rPr>
          <w:rFonts w:cs="Arial"/>
        </w:rPr>
        <w:t>Each SFID is separated with Is represented by the hexadecimal characters 1E.</w:t>
      </w:r>
    </w:p>
    <w:p w14:paraId="18FE339A" w14:textId="77777777" w:rsidR="00B317E3" w:rsidRDefault="00B317E3" w:rsidP="00B317E3">
      <w:pPr>
        <w:rPr>
          <w:rFonts w:cs="Arial"/>
        </w:rPr>
      </w:pPr>
    </w:p>
    <w:p w14:paraId="6B0E5F47" w14:textId="77777777" w:rsidR="00B317E3" w:rsidRDefault="00B317E3" w:rsidP="00B317E3">
      <w:r w:rsidRPr="00B317E3">
        <w:t>All the FIDs are defined in the TD BASE Message Specification, latest version 2.37, July 11, 2016.</w:t>
      </w:r>
    </w:p>
    <w:p w14:paraId="216A19CF" w14:textId="77777777" w:rsidR="00B317E3" w:rsidRDefault="00B317E3" w:rsidP="00B317E3">
      <w:pPr>
        <w:rPr>
          <w:rFonts w:cs="Arial"/>
        </w:rPr>
      </w:pPr>
    </w:p>
    <w:p w14:paraId="7E6CED24" w14:textId="77777777" w:rsidR="00B317E3" w:rsidRDefault="00B317E3" w:rsidP="00B317E3">
      <w:pPr>
        <w:rPr>
          <w:rFonts w:cs="Arial"/>
        </w:rPr>
      </w:pPr>
    </w:p>
    <w:tbl>
      <w:tblPr>
        <w:tblW w:w="982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07"/>
        <w:gridCol w:w="1439"/>
        <w:gridCol w:w="1530"/>
        <w:gridCol w:w="2789"/>
        <w:gridCol w:w="1530"/>
        <w:gridCol w:w="1530"/>
      </w:tblGrid>
      <w:tr w:rsidR="00B317E3" w14:paraId="0E59A91E" w14:textId="77777777" w:rsidTr="000834FF">
        <w:trPr>
          <w:cantSplit/>
        </w:trPr>
        <w:tc>
          <w:tcPr>
            <w:tcW w:w="1008" w:type="dxa"/>
            <w:hideMark/>
          </w:tcPr>
          <w:p w14:paraId="33D28134" w14:textId="77777777" w:rsidR="00B317E3" w:rsidRDefault="00B317E3" w:rsidP="00F52309">
            <w:pPr>
              <w:spacing w:before="60" w:after="60" w:line="240" w:lineRule="atLeast"/>
              <w:jc w:val="center"/>
              <w:rPr>
                <w:b/>
                <w:snapToGrid w:val="0"/>
                <w:color w:val="000000"/>
              </w:rPr>
            </w:pPr>
            <w:r>
              <w:rPr>
                <w:b/>
                <w:snapToGrid w:val="0"/>
                <w:color w:val="000000"/>
              </w:rPr>
              <w:t>FID</w:t>
            </w:r>
          </w:p>
        </w:tc>
        <w:tc>
          <w:tcPr>
            <w:tcW w:w="1440" w:type="dxa"/>
            <w:hideMark/>
          </w:tcPr>
          <w:p w14:paraId="2DB37CF0" w14:textId="77777777" w:rsidR="00B317E3" w:rsidRDefault="00B317E3" w:rsidP="00F52309">
            <w:pPr>
              <w:spacing w:before="60" w:after="60" w:line="240" w:lineRule="atLeast"/>
              <w:jc w:val="center"/>
              <w:rPr>
                <w:b/>
                <w:snapToGrid w:val="0"/>
                <w:color w:val="000000"/>
              </w:rPr>
            </w:pPr>
            <w:r>
              <w:rPr>
                <w:b/>
                <w:snapToGrid w:val="0"/>
                <w:color w:val="000000"/>
              </w:rPr>
              <w:t>Picture</w:t>
            </w:r>
          </w:p>
        </w:tc>
        <w:tc>
          <w:tcPr>
            <w:tcW w:w="1530" w:type="dxa"/>
            <w:hideMark/>
          </w:tcPr>
          <w:p w14:paraId="59CCBCE2" w14:textId="77777777" w:rsidR="00B317E3" w:rsidRDefault="00B317E3" w:rsidP="00F52309">
            <w:pPr>
              <w:spacing w:before="60" w:after="60" w:line="240" w:lineRule="atLeast"/>
              <w:jc w:val="center"/>
              <w:rPr>
                <w:b/>
                <w:snapToGrid w:val="0"/>
                <w:color w:val="000000"/>
              </w:rPr>
            </w:pPr>
            <w:r>
              <w:rPr>
                <w:b/>
                <w:snapToGrid w:val="0"/>
                <w:color w:val="000000"/>
              </w:rPr>
              <w:t>Length</w:t>
            </w:r>
          </w:p>
        </w:tc>
        <w:tc>
          <w:tcPr>
            <w:tcW w:w="2790" w:type="dxa"/>
            <w:hideMark/>
          </w:tcPr>
          <w:p w14:paraId="1E76FEB3" w14:textId="77777777" w:rsidR="00B317E3" w:rsidRDefault="00B317E3" w:rsidP="00F52309">
            <w:pPr>
              <w:spacing w:before="60" w:after="60" w:line="240" w:lineRule="atLeast"/>
              <w:jc w:val="center"/>
              <w:rPr>
                <w:b/>
                <w:snapToGrid w:val="0"/>
                <w:color w:val="000000"/>
              </w:rPr>
            </w:pPr>
            <w:r>
              <w:rPr>
                <w:b/>
                <w:snapToGrid w:val="0"/>
                <w:color w:val="000000"/>
              </w:rPr>
              <w:t>Field Name</w:t>
            </w:r>
          </w:p>
        </w:tc>
        <w:tc>
          <w:tcPr>
            <w:tcW w:w="1530" w:type="dxa"/>
            <w:hideMark/>
          </w:tcPr>
          <w:p w14:paraId="5615CF46" w14:textId="77777777" w:rsidR="00B317E3" w:rsidRDefault="00B317E3" w:rsidP="00F52309">
            <w:pPr>
              <w:spacing w:before="60" w:after="60" w:line="240" w:lineRule="atLeast"/>
              <w:jc w:val="center"/>
              <w:rPr>
                <w:b/>
                <w:snapToGrid w:val="0"/>
                <w:color w:val="000000"/>
              </w:rPr>
            </w:pPr>
            <w:r>
              <w:rPr>
                <w:b/>
                <w:snapToGrid w:val="0"/>
                <w:color w:val="000000"/>
              </w:rPr>
              <w:t>Supported in RQST</w:t>
            </w:r>
          </w:p>
        </w:tc>
        <w:tc>
          <w:tcPr>
            <w:tcW w:w="1530" w:type="dxa"/>
            <w:hideMark/>
          </w:tcPr>
          <w:p w14:paraId="1DBD9DC1" w14:textId="77777777" w:rsidR="00B317E3" w:rsidRDefault="00B317E3" w:rsidP="00F52309">
            <w:pPr>
              <w:spacing w:before="60" w:after="60" w:line="240" w:lineRule="atLeast"/>
              <w:jc w:val="center"/>
              <w:rPr>
                <w:b/>
                <w:snapToGrid w:val="0"/>
                <w:color w:val="000000"/>
              </w:rPr>
            </w:pPr>
            <w:r>
              <w:rPr>
                <w:b/>
                <w:snapToGrid w:val="0"/>
                <w:color w:val="000000"/>
              </w:rPr>
              <w:t>Supported in RESP</w:t>
            </w:r>
          </w:p>
        </w:tc>
      </w:tr>
      <w:tr w:rsidR="00B317E3" w14:paraId="3A3F5541" w14:textId="77777777" w:rsidTr="000834FF">
        <w:tc>
          <w:tcPr>
            <w:tcW w:w="1008" w:type="dxa"/>
            <w:hideMark/>
          </w:tcPr>
          <w:p w14:paraId="20B999A0" w14:textId="77777777" w:rsidR="00B317E3" w:rsidRDefault="00B317E3" w:rsidP="004B49C6">
            <w:pPr>
              <w:spacing w:line="240" w:lineRule="atLeast"/>
              <w:jc w:val="center"/>
              <w:rPr>
                <w:snapToGrid w:val="0"/>
                <w:color w:val="000000"/>
              </w:rPr>
            </w:pPr>
            <w:r>
              <w:rPr>
                <w:snapToGrid w:val="0"/>
                <w:color w:val="000000"/>
              </w:rPr>
              <w:t>B</w:t>
            </w:r>
          </w:p>
        </w:tc>
        <w:tc>
          <w:tcPr>
            <w:tcW w:w="1440" w:type="dxa"/>
            <w:hideMark/>
          </w:tcPr>
          <w:p w14:paraId="0B474BAC" w14:textId="77777777" w:rsidR="00B317E3" w:rsidRDefault="00B317E3" w:rsidP="004B49C6">
            <w:pPr>
              <w:spacing w:line="240" w:lineRule="atLeast"/>
              <w:rPr>
                <w:snapToGrid w:val="0"/>
                <w:color w:val="000000"/>
              </w:rPr>
            </w:pPr>
            <w:r>
              <w:rPr>
                <w:snapToGrid w:val="0"/>
                <w:color w:val="000000"/>
              </w:rPr>
              <w:t>PIC 9(16)v99</w:t>
            </w:r>
          </w:p>
        </w:tc>
        <w:tc>
          <w:tcPr>
            <w:tcW w:w="1530" w:type="dxa"/>
            <w:hideMark/>
          </w:tcPr>
          <w:p w14:paraId="492EAFF8" w14:textId="77777777" w:rsidR="00B317E3" w:rsidRDefault="00B317E3" w:rsidP="004B49C6">
            <w:pPr>
              <w:spacing w:line="240" w:lineRule="atLeast"/>
              <w:rPr>
                <w:snapToGrid w:val="0"/>
                <w:color w:val="000000"/>
              </w:rPr>
            </w:pPr>
            <w:r>
              <w:rPr>
                <w:snapToGrid w:val="0"/>
                <w:color w:val="000000"/>
              </w:rPr>
              <w:t>1 to 18 bytes</w:t>
            </w:r>
          </w:p>
        </w:tc>
        <w:tc>
          <w:tcPr>
            <w:tcW w:w="2790" w:type="dxa"/>
            <w:hideMark/>
          </w:tcPr>
          <w:p w14:paraId="1F21968F" w14:textId="77777777" w:rsidR="00B317E3" w:rsidRDefault="00B317E3" w:rsidP="004B49C6">
            <w:pPr>
              <w:spacing w:line="240" w:lineRule="atLeast"/>
              <w:rPr>
                <w:snapToGrid w:val="0"/>
                <w:color w:val="000000"/>
              </w:rPr>
            </w:pPr>
            <w:r>
              <w:rPr>
                <w:snapToGrid w:val="0"/>
                <w:color w:val="000000"/>
              </w:rPr>
              <w:t>Amount 1</w:t>
            </w:r>
          </w:p>
        </w:tc>
        <w:tc>
          <w:tcPr>
            <w:tcW w:w="1530" w:type="dxa"/>
          </w:tcPr>
          <w:p w14:paraId="6699C124" w14:textId="77777777" w:rsidR="00B317E3" w:rsidRDefault="00B317E3" w:rsidP="00B317E3">
            <w:pPr>
              <w:numPr>
                <w:ilvl w:val="0"/>
                <w:numId w:val="4"/>
              </w:numPr>
              <w:spacing w:line="240" w:lineRule="atLeast"/>
              <w:jc w:val="center"/>
              <w:rPr>
                <w:snapToGrid w:val="0"/>
                <w:color w:val="000000"/>
              </w:rPr>
            </w:pPr>
          </w:p>
        </w:tc>
        <w:tc>
          <w:tcPr>
            <w:tcW w:w="1530" w:type="dxa"/>
          </w:tcPr>
          <w:p w14:paraId="33937013" w14:textId="77777777" w:rsidR="00B317E3" w:rsidRDefault="00B317E3" w:rsidP="004B49C6">
            <w:pPr>
              <w:spacing w:line="240" w:lineRule="atLeast"/>
              <w:rPr>
                <w:snapToGrid w:val="0"/>
                <w:color w:val="000000"/>
              </w:rPr>
            </w:pPr>
          </w:p>
        </w:tc>
      </w:tr>
      <w:tr w:rsidR="00B317E3" w14:paraId="24DCBCBA" w14:textId="77777777" w:rsidTr="000834FF">
        <w:tc>
          <w:tcPr>
            <w:tcW w:w="1008" w:type="dxa"/>
            <w:hideMark/>
          </w:tcPr>
          <w:p w14:paraId="2AB67BFA" w14:textId="77777777" w:rsidR="00B317E3" w:rsidRDefault="00B317E3" w:rsidP="004B49C6">
            <w:pPr>
              <w:spacing w:line="240" w:lineRule="atLeast"/>
              <w:jc w:val="center"/>
              <w:rPr>
                <w:snapToGrid w:val="0"/>
                <w:color w:val="000000"/>
              </w:rPr>
            </w:pPr>
            <w:r>
              <w:rPr>
                <w:snapToGrid w:val="0"/>
                <w:color w:val="000000"/>
              </w:rPr>
              <w:t>C</w:t>
            </w:r>
          </w:p>
        </w:tc>
        <w:tc>
          <w:tcPr>
            <w:tcW w:w="1440" w:type="dxa"/>
            <w:hideMark/>
          </w:tcPr>
          <w:p w14:paraId="35BEE5BC" w14:textId="77777777" w:rsidR="00B317E3" w:rsidRDefault="00B317E3" w:rsidP="004B49C6">
            <w:pPr>
              <w:spacing w:line="240" w:lineRule="atLeast"/>
              <w:rPr>
                <w:snapToGrid w:val="0"/>
                <w:color w:val="000000"/>
              </w:rPr>
            </w:pPr>
            <w:r>
              <w:rPr>
                <w:snapToGrid w:val="0"/>
                <w:color w:val="000000"/>
              </w:rPr>
              <w:t>PIC 9(16)v99</w:t>
            </w:r>
          </w:p>
        </w:tc>
        <w:tc>
          <w:tcPr>
            <w:tcW w:w="1530" w:type="dxa"/>
            <w:hideMark/>
          </w:tcPr>
          <w:p w14:paraId="778034CF" w14:textId="77777777" w:rsidR="00B317E3" w:rsidRDefault="00B317E3" w:rsidP="004B49C6">
            <w:pPr>
              <w:spacing w:line="240" w:lineRule="atLeast"/>
              <w:rPr>
                <w:snapToGrid w:val="0"/>
                <w:color w:val="000000"/>
              </w:rPr>
            </w:pPr>
            <w:r>
              <w:rPr>
                <w:snapToGrid w:val="0"/>
                <w:color w:val="000000"/>
              </w:rPr>
              <w:t>1 to 18 bytes</w:t>
            </w:r>
          </w:p>
        </w:tc>
        <w:tc>
          <w:tcPr>
            <w:tcW w:w="2790" w:type="dxa"/>
            <w:hideMark/>
          </w:tcPr>
          <w:p w14:paraId="0C76EF66" w14:textId="77777777" w:rsidR="00B317E3" w:rsidRDefault="00B317E3" w:rsidP="004B49C6">
            <w:pPr>
              <w:spacing w:line="240" w:lineRule="atLeast"/>
              <w:rPr>
                <w:snapToGrid w:val="0"/>
                <w:color w:val="000000"/>
              </w:rPr>
            </w:pPr>
            <w:r>
              <w:rPr>
                <w:snapToGrid w:val="0"/>
                <w:color w:val="000000"/>
              </w:rPr>
              <w:t>Amount 2</w:t>
            </w:r>
          </w:p>
        </w:tc>
        <w:tc>
          <w:tcPr>
            <w:tcW w:w="1530" w:type="dxa"/>
          </w:tcPr>
          <w:p w14:paraId="49CADBD2" w14:textId="77777777" w:rsidR="00B317E3" w:rsidRDefault="00B317E3" w:rsidP="004B49C6">
            <w:pPr>
              <w:spacing w:line="240" w:lineRule="atLeast"/>
              <w:jc w:val="center"/>
              <w:rPr>
                <w:snapToGrid w:val="0"/>
                <w:color w:val="000000"/>
              </w:rPr>
            </w:pPr>
          </w:p>
        </w:tc>
        <w:tc>
          <w:tcPr>
            <w:tcW w:w="1530" w:type="dxa"/>
          </w:tcPr>
          <w:p w14:paraId="065FD0DF" w14:textId="77777777" w:rsidR="00B317E3" w:rsidRDefault="00B317E3" w:rsidP="00B317E3">
            <w:pPr>
              <w:numPr>
                <w:ilvl w:val="0"/>
                <w:numId w:val="7"/>
              </w:numPr>
              <w:spacing w:line="240" w:lineRule="atLeast"/>
              <w:jc w:val="center"/>
              <w:rPr>
                <w:snapToGrid w:val="0"/>
                <w:color w:val="000000"/>
              </w:rPr>
            </w:pPr>
          </w:p>
        </w:tc>
      </w:tr>
      <w:tr w:rsidR="00B317E3" w14:paraId="7305680C" w14:textId="77777777" w:rsidTr="000834FF">
        <w:tc>
          <w:tcPr>
            <w:tcW w:w="1008" w:type="dxa"/>
            <w:hideMark/>
          </w:tcPr>
          <w:p w14:paraId="4340EA83" w14:textId="77777777" w:rsidR="00B317E3" w:rsidRDefault="00B317E3" w:rsidP="004B49C6">
            <w:pPr>
              <w:spacing w:line="240" w:lineRule="atLeast"/>
              <w:jc w:val="center"/>
              <w:rPr>
                <w:snapToGrid w:val="0"/>
                <w:color w:val="000000"/>
              </w:rPr>
            </w:pPr>
            <w:r>
              <w:rPr>
                <w:snapToGrid w:val="0"/>
                <w:color w:val="000000"/>
              </w:rPr>
              <w:t>E</w:t>
            </w:r>
          </w:p>
        </w:tc>
        <w:tc>
          <w:tcPr>
            <w:tcW w:w="1440" w:type="dxa"/>
            <w:hideMark/>
          </w:tcPr>
          <w:p w14:paraId="2C716D3F" w14:textId="77777777" w:rsidR="00B317E3" w:rsidRDefault="00B317E3" w:rsidP="004B49C6">
            <w:pPr>
              <w:spacing w:line="240" w:lineRule="atLeast"/>
              <w:rPr>
                <w:snapToGrid w:val="0"/>
                <w:color w:val="000000"/>
              </w:rPr>
            </w:pPr>
            <w:r>
              <w:rPr>
                <w:snapToGrid w:val="0"/>
                <w:color w:val="000000"/>
              </w:rPr>
              <w:t>PIC 9(19)</w:t>
            </w:r>
          </w:p>
        </w:tc>
        <w:tc>
          <w:tcPr>
            <w:tcW w:w="1530" w:type="dxa"/>
            <w:hideMark/>
          </w:tcPr>
          <w:p w14:paraId="1678D292" w14:textId="77777777" w:rsidR="00B317E3" w:rsidRDefault="00B317E3" w:rsidP="004B49C6">
            <w:pPr>
              <w:spacing w:line="240" w:lineRule="atLeast"/>
              <w:rPr>
                <w:snapToGrid w:val="0"/>
                <w:color w:val="000000"/>
              </w:rPr>
            </w:pPr>
            <w:r>
              <w:rPr>
                <w:snapToGrid w:val="0"/>
                <w:color w:val="000000"/>
              </w:rPr>
              <w:t>1 to 19 bytes</w:t>
            </w:r>
          </w:p>
        </w:tc>
        <w:tc>
          <w:tcPr>
            <w:tcW w:w="2790" w:type="dxa"/>
            <w:hideMark/>
          </w:tcPr>
          <w:p w14:paraId="3432E5DC" w14:textId="77777777" w:rsidR="00B317E3" w:rsidRDefault="00B317E3" w:rsidP="004B49C6">
            <w:pPr>
              <w:spacing w:line="240" w:lineRule="atLeast"/>
              <w:rPr>
                <w:snapToGrid w:val="0"/>
                <w:color w:val="000000"/>
              </w:rPr>
            </w:pPr>
            <w:r>
              <w:rPr>
                <w:snapToGrid w:val="0"/>
                <w:color w:val="000000"/>
              </w:rPr>
              <w:t>Application Account Number</w:t>
            </w:r>
          </w:p>
        </w:tc>
        <w:tc>
          <w:tcPr>
            <w:tcW w:w="1530" w:type="dxa"/>
          </w:tcPr>
          <w:p w14:paraId="1FA8F2F4" w14:textId="77777777" w:rsidR="00B317E3" w:rsidRDefault="00B317E3" w:rsidP="004B49C6">
            <w:pPr>
              <w:spacing w:line="240" w:lineRule="atLeast"/>
              <w:jc w:val="center"/>
              <w:rPr>
                <w:snapToGrid w:val="0"/>
                <w:color w:val="000000"/>
              </w:rPr>
            </w:pPr>
          </w:p>
        </w:tc>
        <w:tc>
          <w:tcPr>
            <w:tcW w:w="1530" w:type="dxa"/>
            <w:hideMark/>
          </w:tcPr>
          <w:p w14:paraId="2F7D3FCD" w14:textId="77777777" w:rsidR="00B317E3" w:rsidRDefault="00B317E3" w:rsidP="004B49C6">
            <w:pPr>
              <w:spacing w:line="240" w:lineRule="atLeast"/>
              <w:jc w:val="center"/>
              <w:rPr>
                <w:rFonts w:ascii="Wingdings" w:hAnsi="Wingdings"/>
                <w:snapToGrid w:val="0"/>
                <w:color w:val="000000"/>
              </w:rPr>
            </w:pPr>
          </w:p>
        </w:tc>
      </w:tr>
      <w:tr w:rsidR="00B317E3" w14:paraId="5698A8C8" w14:textId="77777777" w:rsidTr="000834FF">
        <w:tc>
          <w:tcPr>
            <w:tcW w:w="1008" w:type="dxa"/>
            <w:hideMark/>
          </w:tcPr>
          <w:p w14:paraId="317586A0" w14:textId="77777777" w:rsidR="00B317E3" w:rsidRDefault="00B317E3" w:rsidP="004B49C6">
            <w:pPr>
              <w:spacing w:line="240" w:lineRule="atLeast"/>
              <w:jc w:val="center"/>
              <w:rPr>
                <w:snapToGrid w:val="0"/>
                <w:color w:val="000000"/>
              </w:rPr>
            </w:pPr>
            <w:r>
              <w:rPr>
                <w:snapToGrid w:val="0"/>
                <w:color w:val="000000"/>
              </w:rPr>
              <w:t>F</w:t>
            </w:r>
          </w:p>
        </w:tc>
        <w:tc>
          <w:tcPr>
            <w:tcW w:w="1440" w:type="dxa"/>
            <w:hideMark/>
          </w:tcPr>
          <w:p w14:paraId="04BA821E" w14:textId="77777777" w:rsidR="00B317E3" w:rsidRDefault="00B317E3" w:rsidP="004B49C6">
            <w:pPr>
              <w:spacing w:line="240" w:lineRule="atLeast"/>
              <w:rPr>
                <w:snapToGrid w:val="0"/>
                <w:color w:val="000000"/>
              </w:rPr>
            </w:pPr>
            <w:r>
              <w:rPr>
                <w:snapToGrid w:val="0"/>
                <w:color w:val="000000"/>
              </w:rPr>
              <w:t>PIC X(8)</w:t>
            </w:r>
          </w:p>
        </w:tc>
        <w:tc>
          <w:tcPr>
            <w:tcW w:w="1530" w:type="dxa"/>
            <w:hideMark/>
          </w:tcPr>
          <w:p w14:paraId="021E7226" w14:textId="77777777" w:rsidR="00B317E3" w:rsidRDefault="00B317E3" w:rsidP="004B49C6">
            <w:pPr>
              <w:spacing w:line="240" w:lineRule="atLeast"/>
              <w:rPr>
                <w:snapToGrid w:val="0"/>
                <w:color w:val="000000"/>
              </w:rPr>
            </w:pPr>
            <w:r>
              <w:rPr>
                <w:snapToGrid w:val="0"/>
                <w:color w:val="000000"/>
              </w:rPr>
              <w:t>8 byte</w:t>
            </w:r>
          </w:p>
        </w:tc>
        <w:tc>
          <w:tcPr>
            <w:tcW w:w="2790" w:type="dxa"/>
            <w:hideMark/>
          </w:tcPr>
          <w:p w14:paraId="650DC696" w14:textId="77777777" w:rsidR="00B317E3" w:rsidRDefault="00B317E3" w:rsidP="004B49C6">
            <w:pPr>
              <w:spacing w:line="240" w:lineRule="atLeast"/>
              <w:rPr>
                <w:snapToGrid w:val="0"/>
                <w:color w:val="000000"/>
              </w:rPr>
            </w:pPr>
            <w:r>
              <w:rPr>
                <w:snapToGrid w:val="0"/>
                <w:color w:val="000000"/>
              </w:rPr>
              <w:t>Approval code</w:t>
            </w:r>
          </w:p>
        </w:tc>
        <w:tc>
          <w:tcPr>
            <w:tcW w:w="1530" w:type="dxa"/>
          </w:tcPr>
          <w:p w14:paraId="5C885DD5" w14:textId="77777777" w:rsidR="00B317E3" w:rsidRDefault="00B317E3" w:rsidP="00B317E3">
            <w:pPr>
              <w:numPr>
                <w:ilvl w:val="0"/>
                <w:numId w:val="11"/>
              </w:numPr>
              <w:spacing w:line="240" w:lineRule="atLeast"/>
              <w:jc w:val="center"/>
              <w:rPr>
                <w:snapToGrid w:val="0"/>
                <w:color w:val="000000"/>
              </w:rPr>
            </w:pPr>
          </w:p>
        </w:tc>
        <w:tc>
          <w:tcPr>
            <w:tcW w:w="1530" w:type="dxa"/>
          </w:tcPr>
          <w:p w14:paraId="76849017" w14:textId="77777777" w:rsidR="00B317E3" w:rsidRDefault="00B317E3" w:rsidP="00B317E3">
            <w:pPr>
              <w:numPr>
                <w:ilvl w:val="0"/>
                <w:numId w:val="11"/>
              </w:numPr>
              <w:spacing w:line="240" w:lineRule="atLeast"/>
              <w:jc w:val="center"/>
              <w:rPr>
                <w:snapToGrid w:val="0"/>
                <w:color w:val="000000"/>
              </w:rPr>
            </w:pPr>
          </w:p>
        </w:tc>
      </w:tr>
      <w:tr w:rsidR="00B317E3" w14:paraId="6506A6BE" w14:textId="77777777" w:rsidTr="000834FF">
        <w:tc>
          <w:tcPr>
            <w:tcW w:w="1008" w:type="dxa"/>
            <w:hideMark/>
          </w:tcPr>
          <w:p w14:paraId="398FE62F" w14:textId="77777777" w:rsidR="00B317E3" w:rsidRDefault="00B317E3" w:rsidP="004B49C6">
            <w:pPr>
              <w:spacing w:line="240" w:lineRule="atLeast"/>
              <w:jc w:val="center"/>
              <w:rPr>
                <w:snapToGrid w:val="0"/>
                <w:color w:val="000000"/>
              </w:rPr>
            </w:pPr>
            <w:r>
              <w:rPr>
                <w:snapToGrid w:val="0"/>
                <w:color w:val="000000"/>
              </w:rPr>
              <w:t>P</w:t>
            </w:r>
          </w:p>
        </w:tc>
        <w:tc>
          <w:tcPr>
            <w:tcW w:w="1440" w:type="dxa"/>
            <w:hideMark/>
          </w:tcPr>
          <w:p w14:paraId="607E77A2" w14:textId="77777777" w:rsidR="00B317E3" w:rsidRDefault="00B317E3" w:rsidP="004B49C6">
            <w:pPr>
              <w:spacing w:line="240" w:lineRule="atLeast"/>
              <w:rPr>
                <w:snapToGrid w:val="0"/>
                <w:color w:val="000000"/>
              </w:rPr>
            </w:pPr>
            <w:r>
              <w:rPr>
                <w:snapToGrid w:val="0"/>
                <w:color w:val="000000"/>
              </w:rPr>
              <w:t>PIC 9(1)</w:t>
            </w:r>
          </w:p>
        </w:tc>
        <w:tc>
          <w:tcPr>
            <w:tcW w:w="1530" w:type="dxa"/>
            <w:hideMark/>
          </w:tcPr>
          <w:p w14:paraId="6EC06488" w14:textId="77777777" w:rsidR="00B317E3" w:rsidRDefault="00B317E3" w:rsidP="004B49C6">
            <w:pPr>
              <w:spacing w:line="240" w:lineRule="atLeast"/>
              <w:rPr>
                <w:snapToGrid w:val="0"/>
                <w:color w:val="000000"/>
              </w:rPr>
            </w:pPr>
            <w:r>
              <w:rPr>
                <w:snapToGrid w:val="0"/>
                <w:color w:val="000000"/>
              </w:rPr>
              <w:t>1 byte</w:t>
            </w:r>
          </w:p>
        </w:tc>
        <w:tc>
          <w:tcPr>
            <w:tcW w:w="2790" w:type="dxa"/>
            <w:hideMark/>
          </w:tcPr>
          <w:p w14:paraId="65DD97B6" w14:textId="77777777" w:rsidR="00B317E3" w:rsidRDefault="00B317E3" w:rsidP="004B49C6">
            <w:pPr>
              <w:spacing w:line="240" w:lineRule="atLeast"/>
              <w:rPr>
                <w:snapToGrid w:val="0"/>
                <w:color w:val="000000"/>
              </w:rPr>
            </w:pPr>
            <w:r>
              <w:rPr>
                <w:snapToGrid w:val="0"/>
                <w:color w:val="000000"/>
              </w:rPr>
              <w:t>Draft capture flag</w:t>
            </w:r>
          </w:p>
        </w:tc>
        <w:tc>
          <w:tcPr>
            <w:tcW w:w="1530" w:type="dxa"/>
          </w:tcPr>
          <w:p w14:paraId="011206F3" w14:textId="77777777" w:rsidR="00B317E3" w:rsidRDefault="00B317E3" w:rsidP="00B317E3">
            <w:pPr>
              <w:numPr>
                <w:ilvl w:val="0"/>
                <w:numId w:val="16"/>
              </w:numPr>
              <w:spacing w:line="240" w:lineRule="atLeast"/>
              <w:jc w:val="center"/>
              <w:rPr>
                <w:snapToGrid w:val="0"/>
                <w:color w:val="000000"/>
              </w:rPr>
            </w:pPr>
          </w:p>
        </w:tc>
        <w:tc>
          <w:tcPr>
            <w:tcW w:w="1530" w:type="dxa"/>
          </w:tcPr>
          <w:p w14:paraId="2BA145FC" w14:textId="77777777" w:rsidR="00B317E3" w:rsidRDefault="00B317E3" w:rsidP="004B49C6">
            <w:pPr>
              <w:spacing w:line="240" w:lineRule="atLeast"/>
              <w:jc w:val="center"/>
              <w:rPr>
                <w:snapToGrid w:val="0"/>
                <w:color w:val="000000"/>
              </w:rPr>
            </w:pPr>
          </w:p>
        </w:tc>
      </w:tr>
      <w:tr w:rsidR="00B317E3" w14:paraId="004F1880" w14:textId="77777777" w:rsidTr="000834FF">
        <w:tc>
          <w:tcPr>
            <w:tcW w:w="1008" w:type="dxa"/>
            <w:hideMark/>
          </w:tcPr>
          <w:p w14:paraId="4B37B654" w14:textId="77777777" w:rsidR="00B317E3" w:rsidRDefault="00B317E3" w:rsidP="004B49C6">
            <w:pPr>
              <w:spacing w:line="240" w:lineRule="atLeast"/>
              <w:jc w:val="center"/>
              <w:rPr>
                <w:snapToGrid w:val="0"/>
                <w:color w:val="000000"/>
              </w:rPr>
            </w:pPr>
            <w:r>
              <w:rPr>
                <w:snapToGrid w:val="0"/>
                <w:color w:val="000000"/>
              </w:rPr>
              <w:t>Q</w:t>
            </w:r>
          </w:p>
        </w:tc>
        <w:tc>
          <w:tcPr>
            <w:tcW w:w="1440" w:type="dxa"/>
            <w:hideMark/>
          </w:tcPr>
          <w:p w14:paraId="335A9ADE" w14:textId="77777777" w:rsidR="00B317E3" w:rsidRDefault="00B317E3" w:rsidP="004B49C6">
            <w:pPr>
              <w:spacing w:line="240" w:lineRule="atLeast"/>
              <w:rPr>
                <w:snapToGrid w:val="0"/>
                <w:color w:val="000000"/>
              </w:rPr>
            </w:pPr>
            <w:r>
              <w:rPr>
                <w:snapToGrid w:val="0"/>
                <w:color w:val="000000"/>
              </w:rPr>
              <w:t>PIC X(16)</w:t>
            </w:r>
          </w:p>
        </w:tc>
        <w:tc>
          <w:tcPr>
            <w:tcW w:w="1530" w:type="dxa"/>
            <w:hideMark/>
          </w:tcPr>
          <w:p w14:paraId="35F41522" w14:textId="77777777" w:rsidR="00B317E3" w:rsidRDefault="00B317E3" w:rsidP="004B49C6">
            <w:pPr>
              <w:spacing w:line="240" w:lineRule="atLeast"/>
              <w:rPr>
                <w:snapToGrid w:val="0"/>
                <w:color w:val="000000"/>
              </w:rPr>
            </w:pPr>
            <w:r>
              <w:rPr>
                <w:snapToGrid w:val="0"/>
                <w:color w:val="000000"/>
              </w:rPr>
              <w:t>1 to 16 bytes</w:t>
            </w:r>
          </w:p>
        </w:tc>
        <w:tc>
          <w:tcPr>
            <w:tcW w:w="2790" w:type="dxa"/>
            <w:hideMark/>
          </w:tcPr>
          <w:p w14:paraId="6FDB9510" w14:textId="77777777" w:rsidR="00B317E3" w:rsidRDefault="00B317E3" w:rsidP="004B49C6">
            <w:pPr>
              <w:spacing w:line="240" w:lineRule="atLeast"/>
              <w:rPr>
                <w:snapToGrid w:val="0"/>
                <w:color w:val="000000"/>
              </w:rPr>
            </w:pPr>
            <w:r>
              <w:rPr>
                <w:snapToGrid w:val="0"/>
                <w:color w:val="000000"/>
              </w:rPr>
              <w:t>Echo data</w:t>
            </w:r>
          </w:p>
        </w:tc>
        <w:tc>
          <w:tcPr>
            <w:tcW w:w="1530" w:type="dxa"/>
          </w:tcPr>
          <w:p w14:paraId="55F26D3D" w14:textId="77777777" w:rsidR="00B317E3" w:rsidRDefault="00B317E3" w:rsidP="00B317E3">
            <w:pPr>
              <w:numPr>
                <w:ilvl w:val="0"/>
                <w:numId w:val="16"/>
              </w:numPr>
              <w:spacing w:line="240" w:lineRule="atLeast"/>
              <w:jc w:val="center"/>
              <w:rPr>
                <w:snapToGrid w:val="0"/>
                <w:color w:val="000000"/>
              </w:rPr>
            </w:pPr>
          </w:p>
        </w:tc>
        <w:tc>
          <w:tcPr>
            <w:tcW w:w="1530" w:type="dxa"/>
          </w:tcPr>
          <w:p w14:paraId="5055A2B0" w14:textId="77777777" w:rsidR="00B317E3" w:rsidRDefault="00B317E3" w:rsidP="00B317E3">
            <w:pPr>
              <w:numPr>
                <w:ilvl w:val="0"/>
                <w:numId w:val="14"/>
              </w:numPr>
              <w:spacing w:line="240" w:lineRule="atLeast"/>
              <w:jc w:val="center"/>
              <w:rPr>
                <w:snapToGrid w:val="0"/>
                <w:color w:val="000000"/>
              </w:rPr>
            </w:pPr>
          </w:p>
        </w:tc>
      </w:tr>
      <w:tr w:rsidR="00B317E3" w14:paraId="7B844ABB" w14:textId="77777777" w:rsidTr="000834FF">
        <w:tc>
          <w:tcPr>
            <w:tcW w:w="1008" w:type="dxa"/>
            <w:hideMark/>
          </w:tcPr>
          <w:p w14:paraId="756BA2D0" w14:textId="77777777" w:rsidR="00B317E3" w:rsidRDefault="00B317E3" w:rsidP="004B49C6">
            <w:pPr>
              <w:spacing w:line="240" w:lineRule="atLeast"/>
              <w:jc w:val="center"/>
              <w:rPr>
                <w:snapToGrid w:val="0"/>
                <w:color w:val="000000"/>
              </w:rPr>
            </w:pPr>
            <w:r>
              <w:rPr>
                <w:snapToGrid w:val="0"/>
                <w:color w:val="000000"/>
              </w:rPr>
              <w:t>S</w:t>
            </w:r>
          </w:p>
        </w:tc>
        <w:tc>
          <w:tcPr>
            <w:tcW w:w="1440" w:type="dxa"/>
            <w:hideMark/>
          </w:tcPr>
          <w:p w14:paraId="3D520E3C" w14:textId="77777777" w:rsidR="00B317E3" w:rsidRDefault="00B317E3" w:rsidP="004B49C6">
            <w:pPr>
              <w:spacing w:line="240" w:lineRule="atLeast"/>
              <w:rPr>
                <w:snapToGrid w:val="0"/>
                <w:color w:val="000000"/>
              </w:rPr>
            </w:pPr>
            <w:r>
              <w:rPr>
                <w:snapToGrid w:val="0"/>
                <w:color w:val="000000"/>
              </w:rPr>
              <w:t>PIC X(10)</w:t>
            </w:r>
          </w:p>
        </w:tc>
        <w:tc>
          <w:tcPr>
            <w:tcW w:w="1530" w:type="dxa"/>
            <w:hideMark/>
          </w:tcPr>
          <w:p w14:paraId="0FF8E1A7" w14:textId="77777777" w:rsidR="00B317E3" w:rsidRDefault="00B317E3" w:rsidP="004B49C6">
            <w:pPr>
              <w:spacing w:line="240" w:lineRule="atLeast"/>
              <w:rPr>
                <w:snapToGrid w:val="0"/>
                <w:color w:val="000000"/>
              </w:rPr>
            </w:pPr>
            <w:r>
              <w:rPr>
                <w:snapToGrid w:val="0"/>
                <w:color w:val="000000"/>
              </w:rPr>
              <w:t>1 to 10 bytes</w:t>
            </w:r>
          </w:p>
        </w:tc>
        <w:tc>
          <w:tcPr>
            <w:tcW w:w="2790" w:type="dxa"/>
            <w:hideMark/>
          </w:tcPr>
          <w:p w14:paraId="59F56C94" w14:textId="77777777" w:rsidR="00B317E3" w:rsidRDefault="00B317E3" w:rsidP="004B49C6">
            <w:pPr>
              <w:spacing w:line="240" w:lineRule="atLeast"/>
              <w:rPr>
                <w:snapToGrid w:val="0"/>
                <w:color w:val="000000"/>
              </w:rPr>
            </w:pPr>
            <w:r>
              <w:rPr>
                <w:snapToGrid w:val="0"/>
                <w:color w:val="000000"/>
              </w:rPr>
              <w:t>Invoice number</w:t>
            </w:r>
          </w:p>
        </w:tc>
        <w:tc>
          <w:tcPr>
            <w:tcW w:w="1530" w:type="dxa"/>
          </w:tcPr>
          <w:p w14:paraId="37534A59" w14:textId="77777777" w:rsidR="00B317E3" w:rsidRDefault="00B317E3" w:rsidP="00B317E3">
            <w:pPr>
              <w:numPr>
                <w:ilvl w:val="0"/>
                <w:numId w:val="16"/>
              </w:numPr>
              <w:spacing w:line="240" w:lineRule="atLeast"/>
              <w:jc w:val="center"/>
              <w:rPr>
                <w:snapToGrid w:val="0"/>
                <w:color w:val="000000"/>
              </w:rPr>
            </w:pPr>
          </w:p>
        </w:tc>
        <w:tc>
          <w:tcPr>
            <w:tcW w:w="1530" w:type="dxa"/>
          </w:tcPr>
          <w:p w14:paraId="11581758" w14:textId="77777777" w:rsidR="00B317E3" w:rsidRDefault="00B317E3" w:rsidP="004B49C6">
            <w:pPr>
              <w:spacing w:line="240" w:lineRule="atLeast"/>
              <w:jc w:val="center"/>
              <w:rPr>
                <w:snapToGrid w:val="0"/>
                <w:color w:val="000000"/>
              </w:rPr>
            </w:pPr>
          </w:p>
        </w:tc>
      </w:tr>
      <w:tr w:rsidR="00B317E3" w14:paraId="5B2F11B8" w14:textId="77777777" w:rsidTr="000834FF">
        <w:tc>
          <w:tcPr>
            <w:tcW w:w="1008" w:type="dxa"/>
            <w:hideMark/>
          </w:tcPr>
          <w:p w14:paraId="1D33D7E1" w14:textId="77777777" w:rsidR="00B317E3" w:rsidRDefault="00B317E3" w:rsidP="004B49C6">
            <w:pPr>
              <w:spacing w:line="240" w:lineRule="atLeast"/>
              <w:jc w:val="center"/>
              <w:rPr>
                <w:snapToGrid w:val="0"/>
                <w:color w:val="000000"/>
              </w:rPr>
            </w:pPr>
            <w:r>
              <w:rPr>
                <w:snapToGrid w:val="0"/>
                <w:color w:val="000000"/>
              </w:rPr>
              <w:t>U</w:t>
            </w:r>
          </w:p>
        </w:tc>
        <w:tc>
          <w:tcPr>
            <w:tcW w:w="1440" w:type="dxa"/>
            <w:hideMark/>
          </w:tcPr>
          <w:p w14:paraId="68ED9499" w14:textId="77777777" w:rsidR="00B317E3" w:rsidRDefault="00B317E3" w:rsidP="004B49C6">
            <w:pPr>
              <w:spacing w:line="240" w:lineRule="atLeast"/>
              <w:rPr>
                <w:snapToGrid w:val="0"/>
                <w:color w:val="000000"/>
              </w:rPr>
            </w:pPr>
            <w:r>
              <w:rPr>
                <w:snapToGrid w:val="0"/>
                <w:color w:val="000000"/>
              </w:rPr>
              <w:t>PIC 9(1)</w:t>
            </w:r>
          </w:p>
        </w:tc>
        <w:tc>
          <w:tcPr>
            <w:tcW w:w="1530" w:type="dxa"/>
            <w:hideMark/>
          </w:tcPr>
          <w:p w14:paraId="7D6AA4D1" w14:textId="77777777" w:rsidR="00B317E3" w:rsidRDefault="00B317E3" w:rsidP="004B49C6">
            <w:pPr>
              <w:spacing w:line="240" w:lineRule="atLeast"/>
              <w:rPr>
                <w:snapToGrid w:val="0"/>
                <w:color w:val="000000"/>
              </w:rPr>
            </w:pPr>
            <w:r>
              <w:rPr>
                <w:snapToGrid w:val="0"/>
                <w:color w:val="000000"/>
              </w:rPr>
              <w:t>1 byte</w:t>
            </w:r>
          </w:p>
        </w:tc>
        <w:tc>
          <w:tcPr>
            <w:tcW w:w="2790" w:type="dxa"/>
            <w:hideMark/>
          </w:tcPr>
          <w:p w14:paraId="7F41F410" w14:textId="77777777" w:rsidR="00B317E3" w:rsidRDefault="00B317E3" w:rsidP="004B49C6">
            <w:pPr>
              <w:spacing w:line="240" w:lineRule="atLeast"/>
              <w:rPr>
                <w:snapToGrid w:val="0"/>
                <w:color w:val="000000"/>
              </w:rPr>
            </w:pPr>
            <w:r>
              <w:rPr>
                <w:snapToGrid w:val="0"/>
                <w:color w:val="000000"/>
              </w:rPr>
              <w:t>Language code</w:t>
            </w:r>
          </w:p>
        </w:tc>
        <w:tc>
          <w:tcPr>
            <w:tcW w:w="1530" w:type="dxa"/>
          </w:tcPr>
          <w:p w14:paraId="203CF9AF" w14:textId="77777777" w:rsidR="00B317E3" w:rsidRDefault="00B317E3" w:rsidP="00B317E3">
            <w:pPr>
              <w:numPr>
                <w:ilvl w:val="0"/>
                <w:numId w:val="16"/>
              </w:numPr>
              <w:spacing w:line="240" w:lineRule="atLeast"/>
              <w:jc w:val="center"/>
              <w:rPr>
                <w:snapToGrid w:val="0"/>
                <w:color w:val="000000"/>
              </w:rPr>
            </w:pPr>
          </w:p>
        </w:tc>
        <w:tc>
          <w:tcPr>
            <w:tcW w:w="1530" w:type="dxa"/>
          </w:tcPr>
          <w:p w14:paraId="5E436964" w14:textId="77777777" w:rsidR="00B317E3" w:rsidRDefault="00B317E3" w:rsidP="004B49C6">
            <w:pPr>
              <w:spacing w:line="240" w:lineRule="atLeast"/>
              <w:jc w:val="center"/>
              <w:rPr>
                <w:snapToGrid w:val="0"/>
                <w:color w:val="000000"/>
              </w:rPr>
            </w:pPr>
          </w:p>
        </w:tc>
      </w:tr>
      <w:tr w:rsidR="00B317E3" w14:paraId="4CAC5B38" w14:textId="77777777" w:rsidTr="000834FF">
        <w:tc>
          <w:tcPr>
            <w:tcW w:w="1008" w:type="dxa"/>
            <w:hideMark/>
          </w:tcPr>
          <w:p w14:paraId="37C7AB5E" w14:textId="77777777" w:rsidR="00B317E3" w:rsidRDefault="00B317E3" w:rsidP="004B49C6">
            <w:pPr>
              <w:spacing w:line="240" w:lineRule="atLeast"/>
              <w:jc w:val="center"/>
              <w:rPr>
                <w:snapToGrid w:val="0"/>
                <w:color w:val="000000"/>
              </w:rPr>
            </w:pPr>
            <w:r>
              <w:rPr>
                <w:snapToGrid w:val="0"/>
                <w:color w:val="000000"/>
              </w:rPr>
              <w:t>a</w:t>
            </w:r>
          </w:p>
        </w:tc>
        <w:tc>
          <w:tcPr>
            <w:tcW w:w="1440" w:type="dxa"/>
            <w:hideMark/>
          </w:tcPr>
          <w:p w14:paraId="020601BB" w14:textId="77777777" w:rsidR="00B317E3" w:rsidRDefault="00B317E3" w:rsidP="004B49C6">
            <w:pPr>
              <w:spacing w:line="240" w:lineRule="atLeast"/>
              <w:rPr>
                <w:snapToGrid w:val="0"/>
                <w:color w:val="000000"/>
              </w:rPr>
            </w:pPr>
            <w:r>
              <w:rPr>
                <w:snapToGrid w:val="0"/>
                <w:color w:val="000000"/>
              </w:rPr>
              <w:t>PIC X(250)</w:t>
            </w:r>
          </w:p>
        </w:tc>
        <w:tc>
          <w:tcPr>
            <w:tcW w:w="1530" w:type="dxa"/>
            <w:hideMark/>
          </w:tcPr>
          <w:p w14:paraId="3B7D0879" w14:textId="77777777" w:rsidR="00B317E3" w:rsidRDefault="00B317E3" w:rsidP="004B49C6">
            <w:pPr>
              <w:spacing w:line="240" w:lineRule="atLeast"/>
              <w:rPr>
                <w:snapToGrid w:val="0"/>
                <w:color w:val="000000"/>
              </w:rPr>
            </w:pPr>
            <w:r>
              <w:rPr>
                <w:snapToGrid w:val="0"/>
                <w:color w:val="000000"/>
              </w:rPr>
              <w:t>1 to 250 bytes – TD  80 bytes</w:t>
            </w:r>
          </w:p>
        </w:tc>
        <w:tc>
          <w:tcPr>
            <w:tcW w:w="2790" w:type="dxa"/>
            <w:hideMark/>
          </w:tcPr>
          <w:p w14:paraId="46BAE3E0" w14:textId="77777777" w:rsidR="00B317E3" w:rsidRDefault="00B317E3" w:rsidP="004B49C6">
            <w:pPr>
              <w:spacing w:line="240" w:lineRule="atLeast"/>
              <w:rPr>
                <w:snapToGrid w:val="0"/>
                <w:color w:val="000000"/>
              </w:rPr>
            </w:pPr>
            <w:r>
              <w:rPr>
                <w:snapToGrid w:val="0"/>
                <w:color w:val="000000"/>
              </w:rPr>
              <w:t>Optional data</w:t>
            </w:r>
          </w:p>
        </w:tc>
        <w:tc>
          <w:tcPr>
            <w:tcW w:w="1530" w:type="dxa"/>
          </w:tcPr>
          <w:p w14:paraId="0AC4D1A9" w14:textId="77777777" w:rsidR="00B317E3" w:rsidRDefault="00B317E3" w:rsidP="00B317E3">
            <w:pPr>
              <w:numPr>
                <w:ilvl w:val="0"/>
                <w:numId w:val="16"/>
              </w:numPr>
              <w:spacing w:line="240" w:lineRule="atLeast"/>
              <w:jc w:val="center"/>
              <w:rPr>
                <w:snapToGrid w:val="0"/>
                <w:color w:val="000000"/>
              </w:rPr>
            </w:pPr>
          </w:p>
        </w:tc>
        <w:tc>
          <w:tcPr>
            <w:tcW w:w="1530" w:type="dxa"/>
          </w:tcPr>
          <w:p w14:paraId="3BABE63C" w14:textId="77777777" w:rsidR="00B317E3" w:rsidRDefault="00B317E3" w:rsidP="004B49C6">
            <w:pPr>
              <w:spacing w:line="240" w:lineRule="atLeast"/>
              <w:jc w:val="center"/>
              <w:rPr>
                <w:snapToGrid w:val="0"/>
                <w:color w:val="000000"/>
              </w:rPr>
            </w:pPr>
          </w:p>
        </w:tc>
      </w:tr>
      <w:tr w:rsidR="00B317E3" w14:paraId="05BB3CAC" w14:textId="77777777" w:rsidTr="000834FF">
        <w:tc>
          <w:tcPr>
            <w:tcW w:w="1008" w:type="dxa"/>
            <w:hideMark/>
          </w:tcPr>
          <w:p w14:paraId="0B3461DE" w14:textId="77777777" w:rsidR="00B317E3" w:rsidRDefault="00B317E3" w:rsidP="004B49C6">
            <w:pPr>
              <w:spacing w:line="240" w:lineRule="atLeast"/>
              <w:jc w:val="center"/>
              <w:rPr>
                <w:snapToGrid w:val="0"/>
                <w:color w:val="000000"/>
              </w:rPr>
            </w:pPr>
            <w:r>
              <w:rPr>
                <w:snapToGrid w:val="0"/>
                <w:color w:val="000000"/>
              </w:rPr>
              <w:t>d</w:t>
            </w:r>
          </w:p>
        </w:tc>
        <w:tc>
          <w:tcPr>
            <w:tcW w:w="1440" w:type="dxa"/>
            <w:hideMark/>
          </w:tcPr>
          <w:p w14:paraId="739B320D" w14:textId="77777777" w:rsidR="00B317E3" w:rsidRDefault="00B317E3" w:rsidP="004B49C6">
            <w:pPr>
              <w:spacing w:line="240" w:lineRule="atLeast"/>
              <w:rPr>
                <w:snapToGrid w:val="0"/>
                <w:color w:val="000000"/>
              </w:rPr>
            </w:pPr>
            <w:r>
              <w:rPr>
                <w:snapToGrid w:val="0"/>
                <w:color w:val="000000"/>
              </w:rPr>
              <w:t>PIC 9(12)</w:t>
            </w:r>
          </w:p>
        </w:tc>
        <w:tc>
          <w:tcPr>
            <w:tcW w:w="1530" w:type="dxa"/>
            <w:hideMark/>
          </w:tcPr>
          <w:p w14:paraId="23DC039A" w14:textId="77777777" w:rsidR="00B317E3" w:rsidRDefault="00B317E3" w:rsidP="004B49C6">
            <w:pPr>
              <w:spacing w:line="240" w:lineRule="atLeast"/>
              <w:rPr>
                <w:snapToGrid w:val="0"/>
                <w:color w:val="000000"/>
              </w:rPr>
            </w:pPr>
            <w:r>
              <w:rPr>
                <w:snapToGrid w:val="0"/>
                <w:color w:val="000000"/>
              </w:rPr>
              <w:t>1 to 12 bytes</w:t>
            </w:r>
          </w:p>
        </w:tc>
        <w:tc>
          <w:tcPr>
            <w:tcW w:w="2790" w:type="dxa"/>
            <w:hideMark/>
          </w:tcPr>
          <w:p w14:paraId="4A82ED8E" w14:textId="77777777" w:rsidR="00B317E3" w:rsidRDefault="00B317E3" w:rsidP="004B49C6">
            <w:pPr>
              <w:spacing w:line="240" w:lineRule="atLeast"/>
              <w:rPr>
                <w:snapToGrid w:val="0"/>
                <w:color w:val="000000"/>
              </w:rPr>
            </w:pPr>
            <w:r>
              <w:rPr>
                <w:snapToGrid w:val="0"/>
                <w:color w:val="000000"/>
              </w:rPr>
              <w:t>Retailer ID</w:t>
            </w:r>
          </w:p>
        </w:tc>
        <w:tc>
          <w:tcPr>
            <w:tcW w:w="1530" w:type="dxa"/>
          </w:tcPr>
          <w:p w14:paraId="1BE04CC9" w14:textId="77777777" w:rsidR="00B317E3" w:rsidRDefault="00B317E3" w:rsidP="00B317E3">
            <w:pPr>
              <w:numPr>
                <w:ilvl w:val="0"/>
                <w:numId w:val="16"/>
              </w:numPr>
              <w:spacing w:line="240" w:lineRule="atLeast"/>
              <w:jc w:val="center"/>
              <w:rPr>
                <w:snapToGrid w:val="0"/>
                <w:color w:val="000000"/>
              </w:rPr>
            </w:pPr>
          </w:p>
        </w:tc>
        <w:tc>
          <w:tcPr>
            <w:tcW w:w="1530" w:type="dxa"/>
          </w:tcPr>
          <w:p w14:paraId="06EE7997" w14:textId="77777777" w:rsidR="00B317E3" w:rsidRDefault="00B317E3" w:rsidP="004B49C6">
            <w:pPr>
              <w:spacing w:line="240" w:lineRule="atLeast"/>
              <w:jc w:val="center"/>
              <w:rPr>
                <w:snapToGrid w:val="0"/>
                <w:color w:val="000000"/>
              </w:rPr>
            </w:pPr>
          </w:p>
        </w:tc>
      </w:tr>
      <w:tr w:rsidR="00B317E3" w14:paraId="5815445F" w14:textId="77777777" w:rsidTr="000834FF">
        <w:tc>
          <w:tcPr>
            <w:tcW w:w="1008" w:type="dxa"/>
            <w:hideMark/>
          </w:tcPr>
          <w:p w14:paraId="7B134967" w14:textId="77777777" w:rsidR="00B317E3" w:rsidRDefault="00B317E3" w:rsidP="004B49C6">
            <w:pPr>
              <w:spacing w:line="240" w:lineRule="atLeast"/>
              <w:jc w:val="center"/>
              <w:rPr>
                <w:snapToGrid w:val="0"/>
                <w:color w:val="000000"/>
              </w:rPr>
            </w:pPr>
            <w:r>
              <w:rPr>
                <w:snapToGrid w:val="0"/>
                <w:color w:val="000000"/>
              </w:rPr>
              <w:t>e</w:t>
            </w:r>
          </w:p>
        </w:tc>
        <w:tc>
          <w:tcPr>
            <w:tcW w:w="1440" w:type="dxa"/>
            <w:hideMark/>
          </w:tcPr>
          <w:p w14:paraId="2DF3FA17" w14:textId="77777777" w:rsidR="00B317E3" w:rsidRDefault="00B317E3" w:rsidP="004B49C6">
            <w:pPr>
              <w:spacing w:line="240" w:lineRule="atLeast"/>
              <w:rPr>
                <w:snapToGrid w:val="0"/>
                <w:color w:val="000000"/>
              </w:rPr>
            </w:pPr>
            <w:r>
              <w:rPr>
                <w:snapToGrid w:val="0"/>
                <w:color w:val="000000"/>
              </w:rPr>
              <w:t>PIC 9(2)</w:t>
            </w:r>
          </w:p>
        </w:tc>
        <w:tc>
          <w:tcPr>
            <w:tcW w:w="1530" w:type="dxa"/>
            <w:hideMark/>
          </w:tcPr>
          <w:p w14:paraId="03CE1FFF" w14:textId="77777777" w:rsidR="00B317E3" w:rsidRDefault="00B317E3" w:rsidP="004B49C6">
            <w:pPr>
              <w:spacing w:line="240" w:lineRule="atLeast"/>
              <w:rPr>
                <w:snapToGrid w:val="0"/>
                <w:color w:val="000000"/>
              </w:rPr>
            </w:pPr>
            <w:r>
              <w:rPr>
                <w:snapToGrid w:val="0"/>
                <w:color w:val="000000"/>
              </w:rPr>
              <w:t>2 bytes</w:t>
            </w:r>
          </w:p>
        </w:tc>
        <w:tc>
          <w:tcPr>
            <w:tcW w:w="2790" w:type="dxa"/>
            <w:hideMark/>
          </w:tcPr>
          <w:p w14:paraId="15AE32BC" w14:textId="77777777" w:rsidR="00B317E3" w:rsidRDefault="00B317E3" w:rsidP="004B49C6">
            <w:pPr>
              <w:spacing w:line="240" w:lineRule="atLeast"/>
              <w:rPr>
                <w:snapToGrid w:val="0"/>
                <w:color w:val="000000"/>
              </w:rPr>
            </w:pPr>
            <w:r>
              <w:rPr>
                <w:snapToGrid w:val="0"/>
                <w:color w:val="000000"/>
              </w:rPr>
              <w:t>POS Condition code</w:t>
            </w:r>
          </w:p>
        </w:tc>
        <w:tc>
          <w:tcPr>
            <w:tcW w:w="1530" w:type="dxa"/>
          </w:tcPr>
          <w:p w14:paraId="56DD1982" w14:textId="77777777" w:rsidR="00B317E3" w:rsidRDefault="00B317E3" w:rsidP="00B317E3">
            <w:pPr>
              <w:numPr>
                <w:ilvl w:val="0"/>
                <w:numId w:val="16"/>
              </w:numPr>
              <w:spacing w:line="240" w:lineRule="atLeast"/>
              <w:jc w:val="center"/>
              <w:rPr>
                <w:snapToGrid w:val="0"/>
                <w:color w:val="000000"/>
              </w:rPr>
            </w:pPr>
          </w:p>
        </w:tc>
        <w:tc>
          <w:tcPr>
            <w:tcW w:w="1530" w:type="dxa"/>
          </w:tcPr>
          <w:p w14:paraId="7B286771" w14:textId="77777777" w:rsidR="00B317E3" w:rsidRDefault="00B317E3" w:rsidP="004B49C6">
            <w:pPr>
              <w:spacing w:line="240" w:lineRule="atLeast"/>
              <w:jc w:val="center"/>
              <w:rPr>
                <w:snapToGrid w:val="0"/>
                <w:color w:val="000000"/>
              </w:rPr>
            </w:pPr>
          </w:p>
        </w:tc>
      </w:tr>
      <w:tr w:rsidR="00B317E3" w14:paraId="113E2659" w14:textId="77777777" w:rsidTr="000834FF">
        <w:tc>
          <w:tcPr>
            <w:tcW w:w="1008" w:type="dxa"/>
            <w:hideMark/>
          </w:tcPr>
          <w:p w14:paraId="42ECE720" w14:textId="77777777" w:rsidR="00B317E3" w:rsidRDefault="00B317E3" w:rsidP="004B49C6">
            <w:pPr>
              <w:spacing w:line="240" w:lineRule="atLeast"/>
              <w:jc w:val="center"/>
              <w:rPr>
                <w:snapToGrid w:val="0"/>
                <w:color w:val="000000"/>
              </w:rPr>
            </w:pPr>
            <w:r>
              <w:rPr>
                <w:snapToGrid w:val="0"/>
                <w:color w:val="000000"/>
              </w:rPr>
              <w:t>g</w:t>
            </w:r>
          </w:p>
        </w:tc>
        <w:tc>
          <w:tcPr>
            <w:tcW w:w="1440" w:type="dxa"/>
            <w:hideMark/>
          </w:tcPr>
          <w:p w14:paraId="156B7EB5" w14:textId="77777777" w:rsidR="00B317E3" w:rsidRDefault="00B317E3" w:rsidP="004B49C6">
            <w:pPr>
              <w:spacing w:line="240" w:lineRule="atLeast"/>
              <w:rPr>
                <w:snapToGrid w:val="0"/>
                <w:color w:val="000000"/>
              </w:rPr>
            </w:pPr>
            <w:r>
              <w:rPr>
                <w:snapToGrid w:val="0"/>
                <w:color w:val="000000"/>
              </w:rPr>
              <w:t>PIC X(48)</w:t>
            </w:r>
          </w:p>
        </w:tc>
        <w:tc>
          <w:tcPr>
            <w:tcW w:w="1530" w:type="dxa"/>
            <w:hideMark/>
          </w:tcPr>
          <w:p w14:paraId="57E8B58D" w14:textId="77777777" w:rsidR="00B317E3" w:rsidRDefault="00B317E3" w:rsidP="004B49C6">
            <w:pPr>
              <w:spacing w:line="240" w:lineRule="atLeast"/>
              <w:rPr>
                <w:snapToGrid w:val="0"/>
                <w:color w:val="000000"/>
              </w:rPr>
            </w:pPr>
            <w:r>
              <w:rPr>
                <w:snapToGrid w:val="0"/>
                <w:color w:val="000000"/>
              </w:rPr>
              <w:t>1 to 48 bytes</w:t>
            </w:r>
          </w:p>
        </w:tc>
        <w:tc>
          <w:tcPr>
            <w:tcW w:w="2790" w:type="dxa"/>
            <w:hideMark/>
          </w:tcPr>
          <w:p w14:paraId="1589CD39" w14:textId="77777777" w:rsidR="00B317E3" w:rsidRDefault="00B317E3" w:rsidP="004B49C6">
            <w:pPr>
              <w:spacing w:line="240" w:lineRule="atLeast"/>
              <w:rPr>
                <w:snapToGrid w:val="0"/>
                <w:color w:val="000000"/>
              </w:rPr>
            </w:pPr>
            <w:r>
              <w:rPr>
                <w:snapToGrid w:val="0"/>
                <w:color w:val="000000"/>
              </w:rPr>
              <w:t>Response display</w:t>
            </w:r>
          </w:p>
        </w:tc>
        <w:tc>
          <w:tcPr>
            <w:tcW w:w="1530" w:type="dxa"/>
          </w:tcPr>
          <w:p w14:paraId="6292C5DE" w14:textId="77777777" w:rsidR="00B317E3" w:rsidRDefault="00B317E3" w:rsidP="004B49C6">
            <w:pPr>
              <w:spacing w:line="240" w:lineRule="atLeast"/>
              <w:rPr>
                <w:snapToGrid w:val="0"/>
                <w:color w:val="000000"/>
              </w:rPr>
            </w:pPr>
          </w:p>
        </w:tc>
        <w:tc>
          <w:tcPr>
            <w:tcW w:w="1530" w:type="dxa"/>
          </w:tcPr>
          <w:p w14:paraId="33BDBE66" w14:textId="77777777" w:rsidR="00B317E3" w:rsidRDefault="00B317E3" w:rsidP="00B317E3">
            <w:pPr>
              <w:numPr>
                <w:ilvl w:val="0"/>
                <w:numId w:val="14"/>
              </w:numPr>
              <w:spacing w:line="240" w:lineRule="atLeast"/>
              <w:jc w:val="center"/>
              <w:rPr>
                <w:snapToGrid w:val="0"/>
                <w:color w:val="000000"/>
              </w:rPr>
            </w:pPr>
          </w:p>
        </w:tc>
      </w:tr>
      <w:tr w:rsidR="00B317E3" w14:paraId="1A133BCF" w14:textId="77777777" w:rsidTr="000834FF">
        <w:tc>
          <w:tcPr>
            <w:tcW w:w="1008" w:type="dxa"/>
            <w:hideMark/>
          </w:tcPr>
          <w:p w14:paraId="1851EF43" w14:textId="77777777" w:rsidR="00B317E3" w:rsidRDefault="00B317E3" w:rsidP="004B49C6">
            <w:pPr>
              <w:spacing w:line="240" w:lineRule="atLeast"/>
              <w:jc w:val="center"/>
              <w:rPr>
                <w:snapToGrid w:val="0"/>
                <w:color w:val="000000"/>
              </w:rPr>
            </w:pPr>
            <w:r>
              <w:rPr>
                <w:snapToGrid w:val="0"/>
                <w:color w:val="000000"/>
              </w:rPr>
              <w:t>h</w:t>
            </w:r>
          </w:p>
        </w:tc>
        <w:tc>
          <w:tcPr>
            <w:tcW w:w="1440" w:type="dxa"/>
            <w:hideMark/>
          </w:tcPr>
          <w:p w14:paraId="1A54A965" w14:textId="77777777" w:rsidR="00B317E3" w:rsidRDefault="00B317E3" w:rsidP="004B49C6">
            <w:pPr>
              <w:spacing w:line="240" w:lineRule="atLeast"/>
              <w:rPr>
                <w:snapToGrid w:val="0"/>
                <w:color w:val="000000"/>
              </w:rPr>
            </w:pPr>
            <w:r>
              <w:rPr>
                <w:snapToGrid w:val="0"/>
                <w:color w:val="000000"/>
              </w:rPr>
              <w:t>PIC X(10)</w:t>
            </w:r>
          </w:p>
        </w:tc>
        <w:tc>
          <w:tcPr>
            <w:tcW w:w="1530" w:type="dxa"/>
            <w:hideMark/>
          </w:tcPr>
          <w:p w14:paraId="3CF3492E" w14:textId="77777777" w:rsidR="00B317E3" w:rsidRDefault="00B317E3" w:rsidP="004B49C6">
            <w:pPr>
              <w:spacing w:line="240" w:lineRule="atLeast"/>
              <w:rPr>
                <w:snapToGrid w:val="0"/>
                <w:color w:val="000000"/>
              </w:rPr>
            </w:pPr>
            <w:r>
              <w:rPr>
                <w:snapToGrid w:val="0"/>
                <w:color w:val="000000"/>
              </w:rPr>
              <w:t>10 bytes</w:t>
            </w:r>
          </w:p>
        </w:tc>
        <w:tc>
          <w:tcPr>
            <w:tcW w:w="2790" w:type="dxa"/>
            <w:hideMark/>
          </w:tcPr>
          <w:p w14:paraId="5C4B3A1C" w14:textId="77777777" w:rsidR="00B317E3" w:rsidRDefault="00B317E3" w:rsidP="004B49C6">
            <w:pPr>
              <w:spacing w:line="240" w:lineRule="atLeast"/>
              <w:rPr>
                <w:snapToGrid w:val="0"/>
                <w:color w:val="000000"/>
              </w:rPr>
            </w:pPr>
            <w:r>
              <w:rPr>
                <w:snapToGrid w:val="0"/>
                <w:color w:val="000000"/>
              </w:rPr>
              <w:t>Sequence number</w:t>
            </w:r>
          </w:p>
        </w:tc>
        <w:tc>
          <w:tcPr>
            <w:tcW w:w="1530" w:type="dxa"/>
          </w:tcPr>
          <w:p w14:paraId="4D011A30" w14:textId="77777777" w:rsidR="00B317E3" w:rsidRDefault="00B317E3" w:rsidP="00B317E3">
            <w:pPr>
              <w:numPr>
                <w:ilvl w:val="0"/>
                <w:numId w:val="16"/>
              </w:numPr>
              <w:spacing w:line="240" w:lineRule="atLeast"/>
              <w:jc w:val="center"/>
              <w:rPr>
                <w:snapToGrid w:val="0"/>
                <w:color w:val="000000"/>
              </w:rPr>
            </w:pPr>
          </w:p>
        </w:tc>
        <w:tc>
          <w:tcPr>
            <w:tcW w:w="1530" w:type="dxa"/>
          </w:tcPr>
          <w:p w14:paraId="3E56915C" w14:textId="77777777" w:rsidR="00B317E3" w:rsidRDefault="00B317E3" w:rsidP="00B317E3">
            <w:pPr>
              <w:numPr>
                <w:ilvl w:val="0"/>
                <w:numId w:val="14"/>
              </w:numPr>
              <w:spacing w:line="240" w:lineRule="atLeast"/>
              <w:jc w:val="center"/>
              <w:rPr>
                <w:snapToGrid w:val="0"/>
                <w:color w:val="000000"/>
              </w:rPr>
            </w:pPr>
          </w:p>
        </w:tc>
      </w:tr>
      <w:tr w:rsidR="00B317E3" w14:paraId="441307E5" w14:textId="77777777" w:rsidTr="000834FF">
        <w:tc>
          <w:tcPr>
            <w:tcW w:w="1008" w:type="dxa"/>
            <w:hideMark/>
          </w:tcPr>
          <w:p w14:paraId="6EEA2F51" w14:textId="77777777" w:rsidR="00B317E3" w:rsidRDefault="00B317E3" w:rsidP="004B49C6">
            <w:pPr>
              <w:spacing w:line="240" w:lineRule="atLeast"/>
              <w:jc w:val="center"/>
              <w:rPr>
                <w:snapToGrid w:val="0"/>
                <w:color w:val="000000"/>
              </w:rPr>
            </w:pPr>
            <w:r>
              <w:rPr>
                <w:snapToGrid w:val="0"/>
                <w:color w:val="000000"/>
              </w:rPr>
              <w:t>l</w:t>
            </w:r>
          </w:p>
        </w:tc>
        <w:tc>
          <w:tcPr>
            <w:tcW w:w="1440" w:type="dxa"/>
            <w:hideMark/>
          </w:tcPr>
          <w:p w14:paraId="29261C54" w14:textId="77777777" w:rsidR="00B317E3" w:rsidRDefault="00B317E3" w:rsidP="004B49C6">
            <w:pPr>
              <w:spacing w:line="240" w:lineRule="atLeast"/>
              <w:rPr>
                <w:snapToGrid w:val="0"/>
                <w:color w:val="000000"/>
              </w:rPr>
            </w:pPr>
            <w:r>
              <w:rPr>
                <w:snapToGrid w:val="0"/>
                <w:color w:val="000000"/>
              </w:rPr>
              <w:t>PIC X(75)</w:t>
            </w:r>
          </w:p>
        </w:tc>
        <w:tc>
          <w:tcPr>
            <w:tcW w:w="1530" w:type="dxa"/>
            <w:hideMark/>
          </w:tcPr>
          <w:p w14:paraId="36199D8E" w14:textId="77777777" w:rsidR="00B317E3" w:rsidRDefault="00B317E3" w:rsidP="004B49C6">
            <w:pPr>
              <w:spacing w:line="240" w:lineRule="atLeast"/>
              <w:rPr>
                <w:snapToGrid w:val="0"/>
                <w:color w:val="000000"/>
              </w:rPr>
            </w:pPr>
            <w:r>
              <w:rPr>
                <w:snapToGrid w:val="0"/>
                <w:color w:val="000000"/>
              </w:rPr>
              <w:t>75 bytes</w:t>
            </w:r>
          </w:p>
        </w:tc>
        <w:tc>
          <w:tcPr>
            <w:tcW w:w="2790" w:type="dxa"/>
            <w:hideMark/>
          </w:tcPr>
          <w:p w14:paraId="0FBE1EAA" w14:textId="77777777" w:rsidR="00B317E3" w:rsidRDefault="00B317E3" w:rsidP="004B49C6">
            <w:pPr>
              <w:spacing w:line="240" w:lineRule="atLeast"/>
              <w:rPr>
                <w:snapToGrid w:val="0"/>
                <w:color w:val="000000"/>
              </w:rPr>
            </w:pPr>
            <w:r>
              <w:rPr>
                <w:snapToGrid w:val="0"/>
                <w:color w:val="000000"/>
              </w:rPr>
              <w:t>Totals/Batch</w:t>
            </w:r>
          </w:p>
        </w:tc>
        <w:tc>
          <w:tcPr>
            <w:tcW w:w="1530" w:type="dxa"/>
          </w:tcPr>
          <w:p w14:paraId="0BAB1D94" w14:textId="77777777" w:rsidR="00B317E3" w:rsidRDefault="00B317E3" w:rsidP="00B317E3">
            <w:pPr>
              <w:numPr>
                <w:ilvl w:val="0"/>
                <w:numId w:val="16"/>
              </w:numPr>
              <w:spacing w:line="240" w:lineRule="atLeast"/>
              <w:jc w:val="center"/>
              <w:rPr>
                <w:snapToGrid w:val="0"/>
                <w:color w:val="000000"/>
              </w:rPr>
            </w:pPr>
          </w:p>
        </w:tc>
        <w:tc>
          <w:tcPr>
            <w:tcW w:w="1530" w:type="dxa"/>
          </w:tcPr>
          <w:p w14:paraId="3E9A649F" w14:textId="77777777" w:rsidR="00B317E3" w:rsidRDefault="00B317E3" w:rsidP="004B49C6">
            <w:pPr>
              <w:spacing w:line="240" w:lineRule="atLeast"/>
              <w:ind w:left="360"/>
              <w:jc w:val="center"/>
              <w:rPr>
                <w:snapToGrid w:val="0"/>
                <w:color w:val="000000"/>
              </w:rPr>
            </w:pPr>
          </w:p>
        </w:tc>
      </w:tr>
      <w:tr w:rsidR="00B317E3" w14:paraId="65285252" w14:textId="77777777" w:rsidTr="000834FF">
        <w:tc>
          <w:tcPr>
            <w:tcW w:w="1008" w:type="dxa"/>
            <w:hideMark/>
          </w:tcPr>
          <w:p w14:paraId="2922B7C1" w14:textId="77777777" w:rsidR="00B317E3" w:rsidRDefault="00B317E3" w:rsidP="004B49C6">
            <w:pPr>
              <w:spacing w:line="240" w:lineRule="atLeast"/>
              <w:jc w:val="center"/>
              <w:rPr>
                <w:snapToGrid w:val="0"/>
                <w:color w:val="000000"/>
              </w:rPr>
            </w:pPr>
            <w:r>
              <w:rPr>
                <w:snapToGrid w:val="0"/>
                <w:color w:val="000000"/>
              </w:rPr>
              <w:t>m</w:t>
            </w:r>
          </w:p>
        </w:tc>
        <w:tc>
          <w:tcPr>
            <w:tcW w:w="1440" w:type="dxa"/>
            <w:hideMark/>
          </w:tcPr>
          <w:p w14:paraId="33F03F9B" w14:textId="77777777" w:rsidR="00B317E3" w:rsidRDefault="00B317E3" w:rsidP="004B49C6">
            <w:pPr>
              <w:spacing w:line="240" w:lineRule="atLeast"/>
              <w:rPr>
                <w:snapToGrid w:val="0"/>
                <w:color w:val="000000"/>
              </w:rPr>
            </w:pPr>
            <w:r>
              <w:rPr>
                <w:snapToGrid w:val="0"/>
                <w:color w:val="000000"/>
              </w:rPr>
              <w:t>PIC X(75)</w:t>
            </w:r>
          </w:p>
        </w:tc>
        <w:tc>
          <w:tcPr>
            <w:tcW w:w="1530" w:type="dxa"/>
            <w:hideMark/>
          </w:tcPr>
          <w:p w14:paraId="22C4E4A4" w14:textId="77777777" w:rsidR="00B317E3" w:rsidRDefault="00B317E3" w:rsidP="004B49C6">
            <w:pPr>
              <w:spacing w:line="240" w:lineRule="atLeast"/>
              <w:rPr>
                <w:snapToGrid w:val="0"/>
                <w:color w:val="000000"/>
              </w:rPr>
            </w:pPr>
            <w:r>
              <w:rPr>
                <w:snapToGrid w:val="0"/>
                <w:color w:val="000000"/>
              </w:rPr>
              <w:t>75 bytes</w:t>
            </w:r>
          </w:p>
        </w:tc>
        <w:tc>
          <w:tcPr>
            <w:tcW w:w="2790" w:type="dxa"/>
            <w:hideMark/>
          </w:tcPr>
          <w:p w14:paraId="76843E6B" w14:textId="77777777" w:rsidR="00B317E3" w:rsidRDefault="00B317E3" w:rsidP="004B49C6">
            <w:pPr>
              <w:spacing w:line="240" w:lineRule="atLeast"/>
              <w:rPr>
                <w:snapToGrid w:val="0"/>
                <w:color w:val="000000"/>
              </w:rPr>
            </w:pPr>
            <w:r>
              <w:rPr>
                <w:snapToGrid w:val="0"/>
                <w:color w:val="000000"/>
              </w:rPr>
              <w:t>Totals/day</w:t>
            </w:r>
          </w:p>
        </w:tc>
        <w:tc>
          <w:tcPr>
            <w:tcW w:w="1530" w:type="dxa"/>
          </w:tcPr>
          <w:p w14:paraId="4A5B7CB7" w14:textId="77777777" w:rsidR="00B317E3" w:rsidRDefault="00B317E3" w:rsidP="00B317E3">
            <w:pPr>
              <w:numPr>
                <w:ilvl w:val="0"/>
                <w:numId w:val="16"/>
              </w:numPr>
              <w:spacing w:line="240" w:lineRule="atLeast"/>
              <w:jc w:val="center"/>
              <w:rPr>
                <w:snapToGrid w:val="0"/>
                <w:color w:val="000000"/>
              </w:rPr>
            </w:pPr>
          </w:p>
        </w:tc>
        <w:tc>
          <w:tcPr>
            <w:tcW w:w="1530" w:type="dxa"/>
          </w:tcPr>
          <w:p w14:paraId="32CC5D69" w14:textId="77777777" w:rsidR="00B317E3" w:rsidRDefault="00B317E3" w:rsidP="004B49C6">
            <w:pPr>
              <w:spacing w:line="240" w:lineRule="atLeast"/>
              <w:ind w:left="360"/>
              <w:jc w:val="center"/>
              <w:rPr>
                <w:snapToGrid w:val="0"/>
                <w:color w:val="000000"/>
              </w:rPr>
            </w:pPr>
          </w:p>
        </w:tc>
      </w:tr>
      <w:tr w:rsidR="00B317E3" w14:paraId="68369412" w14:textId="77777777" w:rsidTr="000834FF">
        <w:tc>
          <w:tcPr>
            <w:tcW w:w="1008" w:type="dxa"/>
            <w:hideMark/>
          </w:tcPr>
          <w:p w14:paraId="56EAF113" w14:textId="77777777" w:rsidR="00B317E3" w:rsidRDefault="00B317E3" w:rsidP="004B49C6">
            <w:pPr>
              <w:spacing w:line="240" w:lineRule="atLeast"/>
              <w:jc w:val="center"/>
              <w:rPr>
                <w:snapToGrid w:val="0"/>
                <w:color w:val="000000"/>
              </w:rPr>
            </w:pPr>
            <w:r>
              <w:rPr>
                <w:snapToGrid w:val="0"/>
                <w:color w:val="000000"/>
              </w:rPr>
              <w:t>q</w:t>
            </w:r>
          </w:p>
        </w:tc>
        <w:tc>
          <w:tcPr>
            <w:tcW w:w="1440" w:type="dxa"/>
            <w:hideMark/>
          </w:tcPr>
          <w:p w14:paraId="0E2F4537" w14:textId="77777777" w:rsidR="00B317E3" w:rsidRDefault="00B317E3" w:rsidP="004B49C6">
            <w:pPr>
              <w:spacing w:line="240" w:lineRule="atLeast"/>
              <w:rPr>
                <w:snapToGrid w:val="0"/>
                <w:color w:val="000000"/>
              </w:rPr>
            </w:pPr>
            <w:r>
              <w:rPr>
                <w:snapToGrid w:val="0"/>
                <w:color w:val="000000"/>
              </w:rPr>
              <w:t>PIC X(40)</w:t>
            </w:r>
          </w:p>
        </w:tc>
        <w:tc>
          <w:tcPr>
            <w:tcW w:w="1530" w:type="dxa"/>
            <w:hideMark/>
          </w:tcPr>
          <w:p w14:paraId="467F0441" w14:textId="77777777" w:rsidR="00B317E3" w:rsidRDefault="00B317E3" w:rsidP="004B49C6">
            <w:pPr>
              <w:spacing w:line="240" w:lineRule="atLeast"/>
              <w:rPr>
                <w:snapToGrid w:val="0"/>
                <w:color w:val="000000"/>
              </w:rPr>
            </w:pPr>
            <w:r>
              <w:rPr>
                <w:snapToGrid w:val="0"/>
                <w:color w:val="000000"/>
              </w:rPr>
              <w:t>1 to 40 bytes</w:t>
            </w:r>
          </w:p>
        </w:tc>
        <w:tc>
          <w:tcPr>
            <w:tcW w:w="2790" w:type="dxa"/>
            <w:hideMark/>
          </w:tcPr>
          <w:p w14:paraId="11D31113" w14:textId="77777777" w:rsidR="00B317E3" w:rsidRDefault="00B317E3" w:rsidP="004B49C6">
            <w:pPr>
              <w:spacing w:line="240" w:lineRule="atLeast"/>
              <w:rPr>
                <w:snapToGrid w:val="0"/>
                <w:color w:val="000000"/>
              </w:rPr>
            </w:pPr>
            <w:r>
              <w:rPr>
                <w:snapToGrid w:val="0"/>
                <w:color w:val="000000"/>
              </w:rPr>
              <w:t>Track 2/Customer</w:t>
            </w:r>
          </w:p>
        </w:tc>
        <w:tc>
          <w:tcPr>
            <w:tcW w:w="1530" w:type="dxa"/>
          </w:tcPr>
          <w:p w14:paraId="6942C91C" w14:textId="77777777" w:rsidR="00B317E3" w:rsidRDefault="00B317E3" w:rsidP="00B317E3">
            <w:pPr>
              <w:numPr>
                <w:ilvl w:val="0"/>
                <w:numId w:val="16"/>
              </w:numPr>
              <w:spacing w:line="240" w:lineRule="atLeast"/>
              <w:jc w:val="center"/>
              <w:rPr>
                <w:snapToGrid w:val="0"/>
                <w:color w:val="000000"/>
              </w:rPr>
            </w:pPr>
          </w:p>
        </w:tc>
        <w:tc>
          <w:tcPr>
            <w:tcW w:w="1530" w:type="dxa"/>
          </w:tcPr>
          <w:p w14:paraId="422A34C0" w14:textId="77777777" w:rsidR="00B317E3" w:rsidRDefault="00B317E3" w:rsidP="00B317E3">
            <w:pPr>
              <w:numPr>
                <w:ilvl w:val="0"/>
                <w:numId w:val="14"/>
              </w:numPr>
              <w:spacing w:line="240" w:lineRule="atLeast"/>
              <w:jc w:val="center"/>
              <w:rPr>
                <w:snapToGrid w:val="0"/>
                <w:color w:val="000000"/>
              </w:rPr>
            </w:pPr>
          </w:p>
        </w:tc>
      </w:tr>
      <w:tr w:rsidR="00B317E3" w14:paraId="34FD2CE0" w14:textId="77777777" w:rsidTr="000834FF">
        <w:tc>
          <w:tcPr>
            <w:tcW w:w="1008" w:type="dxa"/>
            <w:hideMark/>
          </w:tcPr>
          <w:p w14:paraId="10DB6D14" w14:textId="77777777" w:rsidR="00B317E3" w:rsidRDefault="00B317E3" w:rsidP="004B49C6">
            <w:pPr>
              <w:spacing w:line="240" w:lineRule="atLeast"/>
              <w:jc w:val="center"/>
              <w:rPr>
                <w:snapToGrid w:val="0"/>
                <w:color w:val="000000"/>
              </w:rPr>
            </w:pPr>
            <w:r>
              <w:rPr>
                <w:snapToGrid w:val="0"/>
                <w:color w:val="000000"/>
              </w:rPr>
              <w:t>6</w:t>
            </w:r>
          </w:p>
        </w:tc>
        <w:tc>
          <w:tcPr>
            <w:tcW w:w="1440" w:type="dxa"/>
            <w:hideMark/>
          </w:tcPr>
          <w:p w14:paraId="4CF45961" w14:textId="77777777" w:rsidR="00B317E3" w:rsidRDefault="00B317E3" w:rsidP="004B49C6">
            <w:pPr>
              <w:spacing w:line="240" w:lineRule="atLeast"/>
              <w:rPr>
                <w:snapToGrid w:val="0"/>
                <w:color w:val="000000"/>
              </w:rPr>
            </w:pPr>
            <w:r>
              <w:rPr>
                <w:snapToGrid w:val="0"/>
                <w:color w:val="000000"/>
              </w:rPr>
              <w:t>PIC X(1043)</w:t>
            </w:r>
          </w:p>
        </w:tc>
        <w:tc>
          <w:tcPr>
            <w:tcW w:w="1530" w:type="dxa"/>
            <w:hideMark/>
          </w:tcPr>
          <w:p w14:paraId="5515B228" w14:textId="77777777" w:rsidR="00B317E3" w:rsidRDefault="00B317E3" w:rsidP="004B49C6">
            <w:pPr>
              <w:spacing w:line="240" w:lineRule="atLeast"/>
              <w:rPr>
                <w:snapToGrid w:val="0"/>
                <w:color w:val="000000"/>
              </w:rPr>
            </w:pPr>
            <w:r>
              <w:rPr>
                <w:snapToGrid w:val="0"/>
                <w:color w:val="000000"/>
              </w:rPr>
              <w:t>1 to 1043 bytes</w:t>
            </w:r>
          </w:p>
        </w:tc>
        <w:tc>
          <w:tcPr>
            <w:tcW w:w="2790" w:type="dxa"/>
            <w:hideMark/>
          </w:tcPr>
          <w:p w14:paraId="3C609328" w14:textId="77777777" w:rsidR="00B317E3" w:rsidRDefault="00B317E3" w:rsidP="004B49C6">
            <w:pPr>
              <w:spacing w:line="240" w:lineRule="atLeast"/>
              <w:rPr>
                <w:snapToGrid w:val="0"/>
                <w:color w:val="000000"/>
              </w:rPr>
            </w:pPr>
            <w:r>
              <w:rPr>
                <w:snapToGrid w:val="0"/>
                <w:color w:val="000000"/>
              </w:rPr>
              <w:t>Product SubFIDs</w:t>
            </w:r>
          </w:p>
        </w:tc>
        <w:tc>
          <w:tcPr>
            <w:tcW w:w="1530" w:type="dxa"/>
          </w:tcPr>
          <w:p w14:paraId="5FFA2B37" w14:textId="77777777" w:rsidR="00B317E3" w:rsidRDefault="00B317E3" w:rsidP="00B317E3">
            <w:pPr>
              <w:numPr>
                <w:ilvl w:val="0"/>
                <w:numId w:val="16"/>
              </w:numPr>
              <w:spacing w:line="240" w:lineRule="atLeast"/>
              <w:jc w:val="center"/>
              <w:rPr>
                <w:snapToGrid w:val="0"/>
                <w:color w:val="000000"/>
              </w:rPr>
            </w:pPr>
          </w:p>
        </w:tc>
        <w:tc>
          <w:tcPr>
            <w:tcW w:w="1530" w:type="dxa"/>
          </w:tcPr>
          <w:p w14:paraId="1B58B3FA" w14:textId="77777777" w:rsidR="00B317E3" w:rsidRDefault="00B317E3" w:rsidP="00B317E3">
            <w:pPr>
              <w:numPr>
                <w:ilvl w:val="0"/>
                <w:numId w:val="14"/>
              </w:numPr>
              <w:spacing w:line="240" w:lineRule="atLeast"/>
              <w:jc w:val="center"/>
              <w:rPr>
                <w:snapToGrid w:val="0"/>
                <w:color w:val="000000"/>
              </w:rPr>
            </w:pPr>
          </w:p>
        </w:tc>
      </w:tr>
    </w:tbl>
    <w:p w14:paraId="6FAF69E9" w14:textId="77777777" w:rsidR="00B317E3" w:rsidRDefault="00B317E3" w:rsidP="007A4354">
      <w:pPr>
        <w:rPr>
          <w:rFonts w:cs="Arial"/>
        </w:rPr>
      </w:pPr>
    </w:p>
    <w:p w14:paraId="377EF5FF" w14:textId="77777777" w:rsidR="00B317E3" w:rsidRPr="002936BD" w:rsidRDefault="00B317E3" w:rsidP="007A4354">
      <w:pPr>
        <w:rPr>
          <w:rFonts w:cs="Arial"/>
        </w:rPr>
      </w:pPr>
    </w:p>
    <w:p w14:paraId="1CB01646" w14:textId="77777777" w:rsidR="00C21BB6" w:rsidRPr="000834FF" w:rsidRDefault="00C21BB6" w:rsidP="002936BD">
      <w:pPr>
        <w:pageBreakBefore/>
        <w:rPr>
          <w:b/>
          <w:snapToGrid w:val="0"/>
          <w:color w:val="538135" w:themeColor="accent3"/>
          <w:sz w:val="24"/>
        </w:rPr>
      </w:pPr>
      <w:r w:rsidRPr="000834FF">
        <w:rPr>
          <w:b/>
          <w:snapToGrid w:val="0"/>
          <w:color w:val="538135" w:themeColor="accent3"/>
          <w:sz w:val="24"/>
        </w:rPr>
        <w:lastRenderedPageBreak/>
        <w:t>Format</w:t>
      </w:r>
    </w:p>
    <w:p w14:paraId="2A533EB8" w14:textId="77777777" w:rsidR="00C21BB6" w:rsidRDefault="00C21BB6">
      <w:pPr>
        <w:rPr>
          <w:snapToGrid w:val="0"/>
        </w:rPr>
      </w:pPr>
    </w:p>
    <w:p w14:paraId="5699D0AA" w14:textId="77777777" w:rsidR="00C21BB6" w:rsidRDefault="00C21BB6">
      <w:pPr>
        <w:rPr>
          <w:snapToGrid w:val="0"/>
        </w:rPr>
      </w:pPr>
      <w:r>
        <w:rPr>
          <w:snapToGrid w:val="0"/>
        </w:rPr>
        <w:t>Descriptions of FIDs are included on this and the following pages in the format listed below. Explanations of the headings are included in the format.</w:t>
      </w:r>
    </w:p>
    <w:p w14:paraId="65E6EFF5" w14:textId="77777777" w:rsidR="00C21BB6" w:rsidRDefault="00C21BB6">
      <w:pPr>
        <w:rPr>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600"/>
      </w:tblGrid>
      <w:tr w:rsidR="00C21BB6" w14:paraId="18C9E70C" w14:textId="77777777" w:rsidTr="009710BE">
        <w:tc>
          <w:tcPr>
            <w:tcW w:w="2358" w:type="dxa"/>
          </w:tcPr>
          <w:p w14:paraId="679080EA" w14:textId="77777777" w:rsidR="00C21BB6" w:rsidRDefault="00C21BB6" w:rsidP="00F52309">
            <w:pPr>
              <w:spacing w:before="60" w:after="60"/>
              <w:rPr>
                <w:rFonts w:cs="Arial"/>
                <w:b/>
                <w:bCs/>
                <w:snapToGrid w:val="0"/>
              </w:rPr>
            </w:pPr>
            <w:bookmarkStart w:id="2560" w:name="_Toc75147368"/>
            <w:r>
              <w:rPr>
                <w:rFonts w:cs="Arial"/>
                <w:b/>
                <w:bCs/>
                <w:snapToGrid w:val="0"/>
              </w:rPr>
              <w:t>FID</w:t>
            </w:r>
            <w:bookmarkEnd w:id="2560"/>
            <w:r>
              <w:rPr>
                <w:rFonts w:cs="Arial"/>
                <w:b/>
                <w:bCs/>
                <w:snapToGrid w:val="0"/>
              </w:rPr>
              <w:t xml:space="preserve"> </w:t>
            </w:r>
          </w:p>
        </w:tc>
        <w:tc>
          <w:tcPr>
            <w:tcW w:w="3600" w:type="dxa"/>
          </w:tcPr>
          <w:p w14:paraId="2DAE74F7" w14:textId="77777777" w:rsidR="00C21BB6" w:rsidRDefault="00C21BB6" w:rsidP="00F52309">
            <w:pPr>
              <w:spacing w:before="60" w:after="60"/>
              <w:rPr>
                <w:b/>
                <w:snapToGrid w:val="0"/>
              </w:rPr>
            </w:pPr>
            <w:r>
              <w:rPr>
                <w:b/>
                <w:snapToGrid w:val="0"/>
              </w:rPr>
              <w:t>FIELD NAME</w:t>
            </w:r>
          </w:p>
        </w:tc>
      </w:tr>
    </w:tbl>
    <w:p w14:paraId="14B17D7F" w14:textId="77777777" w:rsidR="00C21BB6" w:rsidRDefault="00C21BB6">
      <w:pPr>
        <w:rPr>
          <w:snapToGrid w:val="0"/>
        </w:rPr>
      </w:pPr>
    </w:p>
    <w:p w14:paraId="78282535" w14:textId="77777777" w:rsidR="00C21BB6" w:rsidRDefault="00C21BB6">
      <w:pPr>
        <w:rPr>
          <w:snapToGrid w:val="0"/>
        </w:rPr>
      </w:pPr>
      <w:r>
        <w:rPr>
          <w:snapToGrid w:val="0"/>
        </w:rPr>
        <w:t>A brief description of the FID and its use follows the FID and FIELD NAME, when appropriate. The description includes the valid values associated with the FID, if applicable. If the field associated with the FID consists of a group of fields, each field is listed followed by its length.</w:t>
      </w:r>
    </w:p>
    <w:p w14:paraId="37286BAC" w14:textId="77777777" w:rsidR="00C21BB6" w:rsidRDefault="00C21BB6">
      <w:pPr>
        <w:rPr>
          <w:b/>
          <w:snapToGrid w:val="0"/>
        </w:rPr>
      </w:pPr>
    </w:p>
    <w:p w14:paraId="24B7846C" w14:textId="66E84BF6" w:rsidR="00C21BB6" w:rsidRDefault="00C21BB6">
      <w:pPr>
        <w:rPr>
          <w:snapToGrid w:val="0"/>
        </w:rPr>
      </w:pPr>
      <w:r>
        <w:rPr>
          <w:b/>
          <w:snapToGrid w:val="0"/>
        </w:rPr>
        <w:t xml:space="preserve">Request: </w:t>
      </w:r>
      <w:r>
        <w:rPr>
          <w:snapToGrid w:val="0"/>
        </w:rPr>
        <w:t xml:space="preserve">Indicates whether the field can be included in the request. Optional indicates that TD can configure the field to be included in requests. Not available indicates the field cannot be included in requests. An indication of whether the request field length is </w:t>
      </w:r>
      <w:r w:rsidR="000A59C3">
        <w:rPr>
          <w:snapToGrid w:val="0"/>
        </w:rPr>
        <w:t>fixed,</w:t>
      </w:r>
      <w:r>
        <w:rPr>
          <w:snapToGrid w:val="0"/>
        </w:rPr>
        <w:t xml:space="preserve"> or variable is included.</w:t>
      </w:r>
    </w:p>
    <w:p w14:paraId="2F5FDC08" w14:textId="77777777" w:rsidR="00C21BB6" w:rsidRDefault="00C21BB6">
      <w:pPr>
        <w:rPr>
          <w:b/>
          <w:snapToGrid w:val="0"/>
        </w:rPr>
      </w:pPr>
    </w:p>
    <w:p w14:paraId="0B88EC9C" w14:textId="78B71D51" w:rsidR="00C21BB6" w:rsidRDefault="00C21BB6">
      <w:pPr>
        <w:rPr>
          <w:snapToGrid w:val="0"/>
        </w:rPr>
      </w:pPr>
      <w:r>
        <w:rPr>
          <w:b/>
          <w:snapToGrid w:val="0"/>
        </w:rPr>
        <w:t xml:space="preserve">Response: </w:t>
      </w:r>
      <w:r>
        <w:rPr>
          <w:snapToGrid w:val="0"/>
        </w:rPr>
        <w:t xml:space="preserve">Indicates whether the field can be included in the response. Optional indicates TD can configure the field to be included in responses. Not available indicates the field cannot be included in responses. Fields that are echoed from the request are also noted. However, even fields that are noted as being echoed in responses are not included in responses at all, unless they are configured to be included. An indication of whether the response field length is </w:t>
      </w:r>
      <w:r w:rsidR="000A59C3">
        <w:rPr>
          <w:snapToGrid w:val="0"/>
        </w:rPr>
        <w:t>fixed,</w:t>
      </w:r>
      <w:r>
        <w:rPr>
          <w:snapToGrid w:val="0"/>
        </w:rPr>
        <w:t xml:space="preserve"> or variable is included.</w:t>
      </w:r>
    </w:p>
    <w:p w14:paraId="1EE9DE03" w14:textId="77777777" w:rsidR="00C21BB6" w:rsidRDefault="00C21BB6">
      <w:pPr>
        <w:rPr>
          <w:snapToGrid w:val="0"/>
        </w:rPr>
      </w:pPr>
    </w:p>
    <w:p w14:paraId="0CF6DB8E" w14:textId="77777777" w:rsidR="00C21BB6" w:rsidRDefault="00C21BB6">
      <w:pPr>
        <w:rPr>
          <w:snapToGrid w:val="0"/>
        </w:rPr>
      </w:pPr>
      <w:r>
        <w:rPr>
          <w:snapToGrid w:val="0"/>
        </w:rPr>
        <w:t>The fields contained in the box shown above are described below.</w:t>
      </w:r>
    </w:p>
    <w:p w14:paraId="75518E7B" w14:textId="77777777" w:rsidR="000834FF" w:rsidRDefault="000834FF">
      <w:pPr>
        <w:rPr>
          <w:snapToGrid w:val="0"/>
        </w:rPr>
      </w:pPr>
    </w:p>
    <w:p w14:paraId="54D3F1DA" w14:textId="77777777" w:rsidR="00C21BB6" w:rsidRDefault="00C21BB6" w:rsidP="000834FF">
      <w:pPr>
        <w:rPr>
          <w:snapToGrid w:val="0"/>
        </w:rPr>
      </w:pPr>
      <w:r>
        <w:rPr>
          <w:b/>
          <w:snapToGrid w:val="0"/>
        </w:rPr>
        <w:t xml:space="preserve">FID </w:t>
      </w:r>
      <w:r>
        <w:rPr>
          <w:b/>
          <w:snapToGrid w:val="0"/>
        </w:rPr>
        <w:tab/>
      </w:r>
      <w:r>
        <w:rPr>
          <w:b/>
          <w:snapToGrid w:val="0"/>
        </w:rPr>
        <w:tab/>
      </w:r>
      <w:r w:rsidR="000834FF">
        <w:rPr>
          <w:b/>
          <w:snapToGrid w:val="0"/>
        </w:rPr>
        <w:t xml:space="preserve"> </w:t>
      </w:r>
      <w:r>
        <w:rPr>
          <w:b/>
          <w:snapToGrid w:val="0"/>
        </w:rPr>
        <w:t xml:space="preserve">— </w:t>
      </w:r>
      <w:r>
        <w:rPr>
          <w:snapToGrid w:val="0"/>
        </w:rPr>
        <w:t>The Field Identifier (FID)</w:t>
      </w:r>
    </w:p>
    <w:p w14:paraId="61F22B0F" w14:textId="77777777" w:rsidR="000834FF" w:rsidRDefault="000834FF" w:rsidP="000834FF">
      <w:pPr>
        <w:rPr>
          <w:snapToGrid w:val="0"/>
        </w:rPr>
      </w:pPr>
    </w:p>
    <w:p w14:paraId="226AC9C0" w14:textId="77777777" w:rsidR="00C21BB6" w:rsidRDefault="00C21BB6" w:rsidP="000834FF">
      <w:pPr>
        <w:ind w:left="1710" w:hanging="1710"/>
        <w:rPr>
          <w:snapToGrid w:val="0"/>
        </w:rPr>
      </w:pPr>
      <w:r>
        <w:rPr>
          <w:b/>
          <w:snapToGrid w:val="0"/>
        </w:rPr>
        <w:t xml:space="preserve">FIELD NAME </w:t>
      </w:r>
      <w:r w:rsidR="006F3D60">
        <w:rPr>
          <w:b/>
          <w:snapToGrid w:val="0"/>
        </w:rPr>
        <w:t xml:space="preserve">   </w:t>
      </w:r>
      <w:r>
        <w:rPr>
          <w:b/>
          <w:snapToGrid w:val="0"/>
        </w:rPr>
        <w:t xml:space="preserve">— </w:t>
      </w:r>
      <w:r>
        <w:rPr>
          <w:snapToGrid w:val="0"/>
        </w:rPr>
        <w:t>The name of the field associated with the FID.</w:t>
      </w:r>
      <w:r w:rsidR="006F3D60">
        <w:rPr>
          <w:snapToGrid w:val="0"/>
        </w:rPr>
        <w:t xml:space="preserve"> The field name not specified as either for use in Host 1 or Host 3 messages means that the FID is used by both Host 1 and Host 3</w:t>
      </w:r>
    </w:p>
    <w:p w14:paraId="75CA826B" w14:textId="77777777" w:rsidR="00C21BB6" w:rsidRDefault="00C21BB6" w:rsidP="000834FF">
      <w:pPr>
        <w:pStyle w:val="PlainText"/>
        <w:keepLines/>
      </w:pPr>
    </w:p>
    <w:p w14:paraId="74FA417F" w14:textId="77777777" w:rsidR="00C21BB6" w:rsidRPr="000834FF" w:rsidRDefault="00C21BB6" w:rsidP="000834FF">
      <w:pPr>
        <w:keepLines/>
        <w:rPr>
          <w:b/>
          <w:snapToGrid w:val="0"/>
          <w:color w:val="538135" w:themeColor="accent3"/>
          <w:sz w:val="24"/>
        </w:rPr>
      </w:pPr>
      <w:r w:rsidRPr="000834FF">
        <w:rPr>
          <w:b/>
          <w:snapToGrid w:val="0"/>
          <w:color w:val="538135" w:themeColor="accent3"/>
          <w:sz w:val="24"/>
        </w:rPr>
        <w:t>Descriptions</w:t>
      </w:r>
    </w:p>
    <w:p w14:paraId="3FAFA471" w14:textId="77777777" w:rsidR="00C21BB6" w:rsidRDefault="00C21BB6" w:rsidP="000834FF">
      <w:pPr>
        <w:keepLines/>
        <w:rPr>
          <w:snapToGrid w:val="0"/>
        </w:rPr>
      </w:pPr>
    </w:p>
    <w:p w14:paraId="50444DE7" w14:textId="77777777" w:rsidR="00C21BB6" w:rsidRDefault="00C21BB6" w:rsidP="000834FF">
      <w:pPr>
        <w:keepLines/>
        <w:rPr>
          <w:snapToGrid w:val="0"/>
        </w:rPr>
      </w:pPr>
      <w:r>
        <w:rPr>
          <w:snapToGrid w:val="0"/>
        </w:rPr>
        <w:t>The following are the descriptions for the FIDs.</w:t>
      </w:r>
    </w:p>
    <w:p w14:paraId="676D825D" w14:textId="77777777" w:rsidR="00C21BB6" w:rsidRDefault="00C21BB6">
      <w:pPr>
        <w:rPr>
          <w:snapToGrid w:val="0"/>
        </w:rPr>
      </w:pPr>
    </w:p>
    <w:p w14:paraId="6F2F15C1" w14:textId="77777777" w:rsidR="00C004E3" w:rsidRPr="00C004E3" w:rsidRDefault="00C004E3" w:rsidP="00C004E3"/>
    <w:p w14:paraId="7C62837F" w14:textId="77777777" w:rsidR="000834FF" w:rsidRDefault="000834FF">
      <w:pPr>
        <w:rPr>
          <w:rFonts w:asciiTheme="majorHAnsi" w:eastAsiaTheme="majorEastAsia" w:hAnsiTheme="majorHAnsi" w:cstheme="majorBidi"/>
          <w:b/>
          <w:snapToGrid w:val="0"/>
          <w:color w:val="70AD47" w:themeColor="accent2"/>
          <w:sz w:val="36"/>
          <w:szCs w:val="28"/>
        </w:rPr>
      </w:pPr>
      <w:bookmarkStart w:id="2561" w:name="_Toc30407680"/>
      <w:r>
        <w:rPr>
          <w:snapToGrid w:val="0"/>
        </w:rPr>
        <w:br w:type="page"/>
      </w:r>
    </w:p>
    <w:p w14:paraId="6A5B9F09" w14:textId="77777777" w:rsidR="00C55983" w:rsidRDefault="00C004E3" w:rsidP="00847896">
      <w:pPr>
        <w:pStyle w:val="Heading2"/>
        <w:rPr>
          <w:snapToGrid w:val="0"/>
        </w:rPr>
      </w:pPr>
      <w:bookmarkStart w:id="2562" w:name="_Toc126079239"/>
      <w:r>
        <w:rPr>
          <w:snapToGrid w:val="0"/>
        </w:rPr>
        <w:lastRenderedPageBreak/>
        <w:t>FID A – Billing Address</w:t>
      </w:r>
      <w:bookmarkEnd w:id="2561"/>
      <w:bookmarkEnd w:id="2562"/>
    </w:p>
    <w:p w14:paraId="57F11EDE" w14:textId="77777777" w:rsidR="00C21BB6" w:rsidRDefault="00C21BB6" w:rsidP="00FB4BC9">
      <w:pPr>
        <w:ind w:left="720"/>
        <w:rPr>
          <w:snapToGrid w:val="0"/>
        </w:rPr>
      </w:pPr>
      <w:r>
        <w:rPr>
          <w:snapToGrid w:val="0"/>
        </w:rPr>
        <w:t>The cardholder’s billing address. This address is used for address verification.</w:t>
      </w:r>
    </w:p>
    <w:p w14:paraId="583A1B7D" w14:textId="77777777" w:rsidR="00C21BB6" w:rsidRDefault="00C21BB6" w:rsidP="00FB4BC9">
      <w:pPr>
        <w:ind w:left="720"/>
        <w:rPr>
          <w:b/>
          <w:snapToGrid w:val="0"/>
        </w:rPr>
      </w:pPr>
    </w:p>
    <w:p w14:paraId="483D7961" w14:textId="77777777" w:rsidR="002C6918" w:rsidRPr="002C6918" w:rsidRDefault="002C6918" w:rsidP="00FB4BC9">
      <w:pPr>
        <w:ind w:left="720"/>
        <w:rPr>
          <w:rFonts w:cs="Arial"/>
          <w:b/>
          <w:snapToGrid w:val="0"/>
        </w:rPr>
      </w:pPr>
      <w:r w:rsidRPr="002C6918">
        <w:rPr>
          <w:rFonts w:cs="Arial"/>
          <w:b/>
          <w:snapToGrid w:val="0"/>
        </w:rPr>
        <w:t>For use in Host 1 messages only</w:t>
      </w:r>
      <w:r>
        <w:rPr>
          <w:rFonts w:cs="Arial"/>
          <w:b/>
          <w:snapToGrid w:val="0"/>
        </w:rPr>
        <w:t>.</w:t>
      </w:r>
    </w:p>
    <w:p w14:paraId="79665873" w14:textId="77777777" w:rsidR="002C6918" w:rsidRDefault="002C6918" w:rsidP="00FB4BC9">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00F56" w14:paraId="42F904E0" w14:textId="77777777" w:rsidTr="003F7726">
        <w:tc>
          <w:tcPr>
            <w:tcW w:w="2335" w:type="dxa"/>
          </w:tcPr>
          <w:p w14:paraId="665C284A" w14:textId="77777777" w:rsidR="00D00F56" w:rsidRDefault="00D00F56" w:rsidP="00D00F56">
            <w:pPr>
              <w:spacing w:after="120"/>
              <w:rPr>
                <w:b/>
                <w:snapToGrid w:val="0"/>
              </w:rPr>
            </w:pPr>
            <w:r>
              <w:rPr>
                <w:b/>
                <w:snapToGrid w:val="0"/>
              </w:rPr>
              <w:t>Request</w:t>
            </w:r>
          </w:p>
        </w:tc>
        <w:tc>
          <w:tcPr>
            <w:tcW w:w="7105" w:type="dxa"/>
          </w:tcPr>
          <w:p w14:paraId="78828A1A" w14:textId="77777777" w:rsidR="00D00F56" w:rsidRDefault="00D00F56" w:rsidP="00D00F56">
            <w:pPr>
              <w:spacing w:after="120"/>
              <w:rPr>
                <w:b/>
                <w:snapToGrid w:val="0"/>
              </w:rPr>
            </w:pPr>
            <w:r>
              <w:rPr>
                <w:snapToGrid w:val="0"/>
              </w:rPr>
              <w:t>Optional. Variable length of 1 to 20 bytes.</w:t>
            </w:r>
          </w:p>
        </w:tc>
      </w:tr>
      <w:tr w:rsidR="00D00F56" w14:paraId="2B5B4E1F" w14:textId="77777777" w:rsidTr="003F7726">
        <w:tc>
          <w:tcPr>
            <w:tcW w:w="2335" w:type="dxa"/>
          </w:tcPr>
          <w:p w14:paraId="663CE1E9" w14:textId="77777777" w:rsidR="00D00F56" w:rsidRDefault="00D00F56" w:rsidP="00D00F56">
            <w:pPr>
              <w:spacing w:after="120"/>
              <w:rPr>
                <w:b/>
                <w:snapToGrid w:val="0"/>
              </w:rPr>
            </w:pPr>
            <w:r>
              <w:rPr>
                <w:b/>
                <w:snapToGrid w:val="0"/>
              </w:rPr>
              <w:t>Response</w:t>
            </w:r>
          </w:p>
        </w:tc>
        <w:tc>
          <w:tcPr>
            <w:tcW w:w="7105" w:type="dxa"/>
          </w:tcPr>
          <w:p w14:paraId="48B38DFF" w14:textId="77777777" w:rsidR="00D00F56" w:rsidRDefault="00D00F56" w:rsidP="00D00F56">
            <w:pPr>
              <w:spacing w:after="120"/>
              <w:rPr>
                <w:b/>
                <w:snapToGrid w:val="0"/>
              </w:rPr>
            </w:pPr>
            <w:r>
              <w:rPr>
                <w:snapToGrid w:val="0"/>
              </w:rPr>
              <w:t>Optional. Fixed length of 20 bytes. If this field is included in the request message, then it can be echoed in the response.</w:t>
            </w:r>
          </w:p>
        </w:tc>
      </w:tr>
      <w:tr w:rsidR="00D00F56" w14:paraId="1466678F" w14:textId="77777777" w:rsidTr="003F7726">
        <w:tc>
          <w:tcPr>
            <w:tcW w:w="2335" w:type="dxa"/>
          </w:tcPr>
          <w:p w14:paraId="68D0D6F9" w14:textId="77777777" w:rsidR="00D00F56" w:rsidRDefault="00D00F56" w:rsidP="00D00F56">
            <w:pPr>
              <w:spacing w:after="120"/>
              <w:rPr>
                <w:b/>
                <w:snapToGrid w:val="0"/>
              </w:rPr>
            </w:pPr>
            <w:r w:rsidRPr="00FB4BC9">
              <w:rPr>
                <w:rFonts w:cs="Arial"/>
                <w:b/>
                <w:bCs/>
                <w:lang w:val="en-CA"/>
              </w:rPr>
              <w:t>Internal Field</w:t>
            </w:r>
          </w:p>
        </w:tc>
        <w:tc>
          <w:tcPr>
            <w:tcW w:w="7105" w:type="dxa"/>
          </w:tcPr>
          <w:p w14:paraId="2ED3F4E3" w14:textId="77777777" w:rsidR="00D00F56" w:rsidRDefault="00D00F56" w:rsidP="00D00F56">
            <w:pPr>
              <w:spacing w:after="120"/>
              <w:rPr>
                <w:b/>
                <w:snapToGrid w:val="0"/>
              </w:rPr>
            </w:pPr>
            <w:r w:rsidRPr="00FB4BC9">
              <w:rPr>
                <w:rFonts w:cs="Arial"/>
                <w:lang w:val="en-CA"/>
              </w:rPr>
              <w:t>PSTM.ADDR-FLDS.ADDR</w:t>
            </w:r>
          </w:p>
        </w:tc>
      </w:tr>
    </w:tbl>
    <w:p w14:paraId="379F8A2E" w14:textId="77777777" w:rsidR="00D00F56" w:rsidRDefault="00D00F56" w:rsidP="00FB4BC9">
      <w:pPr>
        <w:ind w:left="720"/>
        <w:rPr>
          <w:b/>
          <w:snapToGrid w:val="0"/>
        </w:rPr>
      </w:pPr>
    </w:p>
    <w:p w14:paraId="7E84C725" w14:textId="77777777" w:rsidR="00D00F56" w:rsidRDefault="00D00F56" w:rsidP="00FB4BC9">
      <w:pPr>
        <w:ind w:left="720"/>
        <w:rPr>
          <w:b/>
          <w:snapToGrid w:val="0"/>
        </w:rPr>
      </w:pPr>
    </w:p>
    <w:p w14:paraId="46D8DEBC" w14:textId="77777777" w:rsidR="0026500A" w:rsidRDefault="0016045B" w:rsidP="00847896">
      <w:pPr>
        <w:pStyle w:val="Heading2"/>
        <w:rPr>
          <w:snapToGrid w:val="0"/>
        </w:rPr>
      </w:pPr>
      <w:bookmarkStart w:id="2563" w:name="_Toc30407681"/>
      <w:bookmarkStart w:id="2564" w:name="_Toc126079240"/>
      <w:r>
        <w:rPr>
          <w:snapToGrid w:val="0"/>
        </w:rPr>
        <w:t>FID B – Amount 1</w:t>
      </w:r>
      <w:bookmarkEnd w:id="2563"/>
      <w:bookmarkEnd w:id="2564"/>
    </w:p>
    <w:p w14:paraId="08E5BBBA" w14:textId="473A66D1" w:rsidR="00C21BB6" w:rsidRDefault="00C21BB6" w:rsidP="00C55983">
      <w:pPr>
        <w:ind w:left="720"/>
        <w:rPr>
          <w:snapToGrid w:val="0"/>
        </w:rPr>
      </w:pPr>
      <w:r>
        <w:rPr>
          <w:snapToGrid w:val="0"/>
        </w:rPr>
        <w:t xml:space="preserve">Amount 1 is the primary amount field. For transactions that involve one amount, this is the amount. For transactions that involve more than one amount, this is the original or total amount. Cash back transaction/void come to BASE24 as purchase transactions/void with both amounts combined in FID B. Refer to </w:t>
      </w:r>
      <w:r w:rsidR="00282C46">
        <w:rPr>
          <w:snapToGrid w:val="0"/>
        </w:rPr>
        <w:t>IPD Transactions</w:t>
      </w:r>
      <w:r>
        <w:rPr>
          <w:snapToGrid w:val="0"/>
        </w:rPr>
        <w:t xml:space="preserve"> for purchase with cash back support. </w:t>
      </w:r>
    </w:p>
    <w:p w14:paraId="705F717C" w14:textId="77777777" w:rsidR="003D2145" w:rsidRDefault="00C21BB6" w:rsidP="00C55983">
      <w:pPr>
        <w:ind w:left="720"/>
        <w:rPr>
          <w:snapToGrid w:val="0"/>
        </w:rPr>
      </w:pPr>
      <w:r>
        <w:rPr>
          <w:snapToGrid w:val="0"/>
        </w:rPr>
        <w:t>For pre-auth completion transactions, FID B carries the final/</w:t>
      </w:r>
      <w:r w:rsidR="003D2145">
        <w:rPr>
          <w:snapToGrid w:val="0"/>
        </w:rPr>
        <w:t>actual sale</w:t>
      </w:r>
      <w:r>
        <w:rPr>
          <w:snapToGrid w:val="0"/>
        </w:rPr>
        <w:t xml:space="preserve"> amount.</w:t>
      </w:r>
      <w:r w:rsidR="003D2145" w:rsidRPr="003D2145">
        <w:rPr>
          <w:snapToGrid w:val="0"/>
        </w:rPr>
        <w:t xml:space="preserve"> </w:t>
      </w:r>
    </w:p>
    <w:p w14:paraId="1891949D" w14:textId="77777777" w:rsidR="009554D3" w:rsidRDefault="003D2145" w:rsidP="00C55983">
      <w:pPr>
        <w:ind w:left="720"/>
        <w:rPr>
          <w:snapToGrid w:val="0"/>
        </w:rPr>
      </w:pPr>
      <w:r>
        <w:rPr>
          <w:snapToGrid w:val="0"/>
        </w:rPr>
        <w:t xml:space="preserve">For </w:t>
      </w:r>
      <w:r w:rsidR="002F4918">
        <w:rPr>
          <w:snapToGrid w:val="0"/>
        </w:rPr>
        <w:t>-</w:t>
      </w:r>
      <w:r>
        <w:rPr>
          <w:snapToGrid w:val="0"/>
        </w:rPr>
        <w:t xml:space="preserve"> Card Verification transactions, FID B contains a value of zero.</w:t>
      </w:r>
    </w:p>
    <w:p w14:paraId="5DC7554A" w14:textId="09C00383" w:rsidR="008E2FF0" w:rsidRDefault="0031675F" w:rsidP="00C55983">
      <w:pPr>
        <w:ind w:left="720"/>
        <w:rPr>
          <w:snapToGrid w:val="0"/>
        </w:rPr>
      </w:pPr>
      <w:r>
        <w:rPr>
          <w:snapToGrid w:val="0"/>
        </w:rPr>
        <w:t>For a transaction that is authorized for a lesser or greater amount than requested, this field contains the authorized amount.</w:t>
      </w:r>
    </w:p>
    <w:p w14:paraId="0CA9C8E6"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F7726" w14:paraId="55001A6B" w14:textId="77777777" w:rsidTr="002A45FC">
        <w:tc>
          <w:tcPr>
            <w:tcW w:w="2335" w:type="dxa"/>
          </w:tcPr>
          <w:p w14:paraId="688CCBD6" w14:textId="77777777" w:rsidR="003F7726" w:rsidRDefault="003F7726" w:rsidP="002A45FC">
            <w:pPr>
              <w:spacing w:after="120"/>
              <w:rPr>
                <w:b/>
                <w:snapToGrid w:val="0"/>
              </w:rPr>
            </w:pPr>
            <w:r>
              <w:rPr>
                <w:b/>
                <w:snapToGrid w:val="0"/>
              </w:rPr>
              <w:t>Request</w:t>
            </w:r>
          </w:p>
        </w:tc>
        <w:tc>
          <w:tcPr>
            <w:tcW w:w="7105" w:type="dxa"/>
          </w:tcPr>
          <w:p w14:paraId="7C74B7FD" w14:textId="77777777" w:rsidR="003F7726" w:rsidRDefault="003F7726" w:rsidP="002A45FC">
            <w:pPr>
              <w:spacing w:after="120"/>
              <w:rPr>
                <w:snapToGrid w:val="0"/>
              </w:rPr>
            </w:pPr>
            <w:r>
              <w:rPr>
                <w:snapToGrid w:val="0"/>
              </w:rPr>
              <w:t>Required for the following transactions. Variable length of 1 to 18 bytes – numeric (decimal is implied)</w:t>
            </w:r>
          </w:p>
          <w:p w14:paraId="24C370A7" w14:textId="77777777" w:rsidR="003F7726" w:rsidRDefault="003F7726" w:rsidP="003F7726">
            <w:pPr>
              <w:rPr>
                <w:snapToGrid w:val="0"/>
              </w:rPr>
            </w:pPr>
            <w:r>
              <w:rPr>
                <w:snapToGrid w:val="0"/>
              </w:rPr>
              <w:t>Normal purchase</w:t>
            </w:r>
          </w:p>
          <w:p w14:paraId="78C5875D" w14:textId="77777777" w:rsidR="003F7726" w:rsidRDefault="003F7726" w:rsidP="003F7726">
            <w:pPr>
              <w:rPr>
                <w:snapToGrid w:val="0"/>
              </w:rPr>
            </w:pPr>
            <w:r>
              <w:rPr>
                <w:snapToGrid w:val="0"/>
              </w:rPr>
              <w:t>Preauthorization purchase</w:t>
            </w:r>
          </w:p>
          <w:p w14:paraId="4CE6ECAD" w14:textId="77777777" w:rsidR="003F7726" w:rsidRDefault="003F7726" w:rsidP="003F7726">
            <w:pPr>
              <w:rPr>
                <w:snapToGrid w:val="0"/>
              </w:rPr>
            </w:pPr>
            <w:r>
              <w:rPr>
                <w:snapToGrid w:val="0"/>
              </w:rPr>
              <w:t>Preauthorization purchase completion</w:t>
            </w:r>
          </w:p>
          <w:p w14:paraId="52128648" w14:textId="77777777" w:rsidR="003F7726" w:rsidRDefault="003F7726" w:rsidP="003F7726">
            <w:pPr>
              <w:rPr>
                <w:snapToGrid w:val="0"/>
              </w:rPr>
            </w:pPr>
            <w:r>
              <w:rPr>
                <w:snapToGrid w:val="0"/>
              </w:rPr>
              <w:t>Mail/telephone order</w:t>
            </w:r>
          </w:p>
          <w:p w14:paraId="2BB66567" w14:textId="77777777" w:rsidR="003F7726" w:rsidRDefault="003F7726" w:rsidP="003F7726">
            <w:pPr>
              <w:rPr>
                <w:snapToGrid w:val="0"/>
              </w:rPr>
            </w:pPr>
            <w:r>
              <w:rPr>
                <w:snapToGrid w:val="0"/>
              </w:rPr>
              <w:t>Merchandise return</w:t>
            </w:r>
          </w:p>
          <w:p w14:paraId="0F5CF3D1" w14:textId="77777777" w:rsidR="003F7726" w:rsidRDefault="003F7726" w:rsidP="003F7726">
            <w:pPr>
              <w:rPr>
                <w:snapToGrid w:val="0"/>
              </w:rPr>
            </w:pPr>
            <w:r>
              <w:rPr>
                <w:snapToGrid w:val="0"/>
              </w:rPr>
              <w:t>Cash advance</w:t>
            </w:r>
          </w:p>
          <w:p w14:paraId="7C0252C4" w14:textId="77777777" w:rsidR="003F7726" w:rsidRDefault="003F7726" w:rsidP="003F7726">
            <w:pPr>
              <w:rPr>
                <w:snapToGrid w:val="0"/>
              </w:rPr>
            </w:pPr>
            <w:r>
              <w:rPr>
                <w:snapToGrid w:val="0"/>
              </w:rPr>
              <w:t>Purchase with Cash back</w:t>
            </w:r>
          </w:p>
          <w:p w14:paraId="002E321A" w14:textId="77777777" w:rsidR="003F7726" w:rsidRDefault="003F7726" w:rsidP="003F7726">
            <w:pPr>
              <w:rPr>
                <w:snapToGrid w:val="0"/>
              </w:rPr>
            </w:pPr>
            <w:r>
              <w:rPr>
                <w:snapToGrid w:val="0"/>
              </w:rPr>
              <w:t>Purchase adjustment</w:t>
            </w:r>
          </w:p>
          <w:p w14:paraId="0744BD88" w14:textId="77777777" w:rsidR="003F7726" w:rsidRDefault="003F7726" w:rsidP="003F7726">
            <w:pPr>
              <w:rPr>
                <w:snapToGrid w:val="0"/>
              </w:rPr>
            </w:pPr>
            <w:r>
              <w:rPr>
                <w:snapToGrid w:val="0"/>
              </w:rPr>
              <w:t>Merchandise return adjustment</w:t>
            </w:r>
          </w:p>
          <w:p w14:paraId="7327B2B7" w14:textId="77777777" w:rsidR="003F7726" w:rsidRDefault="003F7726" w:rsidP="003F7726">
            <w:pPr>
              <w:spacing w:after="120"/>
              <w:rPr>
                <w:b/>
                <w:snapToGrid w:val="0"/>
              </w:rPr>
            </w:pPr>
            <w:r>
              <w:rPr>
                <w:snapToGrid w:val="0"/>
              </w:rPr>
              <w:t>Cash advance adjustment</w:t>
            </w:r>
          </w:p>
        </w:tc>
      </w:tr>
      <w:tr w:rsidR="003F7726" w14:paraId="108D8751" w14:textId="77777777" w:rsidTr="002A45FC">
        <w:tc>
          <w:tcPr>
            <w:tcW w:w="2335" w:type="dxa"/>
          </w:tcPr>
          <w:p w14:paraId="000266D9" w14:textId="77777777" w:rsidR="003F7726" w:rsidRDefault="003F7726" w:rsidP="002A45FC">
            <w:pPr>
              <w:spacing w:after="120"/>
              <w:rPr>
                <w:b/>
                <w:snapToGrid w:val="0"/>
              </w:rPr>
            </w:pPr>
            <w:r>
              <w:rPr>
                <w:b/>
                <w:snapToGrid w:val="0"/>
              </w:rPr>
              <w:t>Response</w:t>
            </w:r>
          </w:p>
        </w:tc>
        <w:tc>
          <w:tcPr>
            <w:tcW w:w="7105" w:type="dxa"/>
          </w:tcPr>
          <w:p w14:paraId="77303C7D" w14:textId="23EC9D6B" w:rsidR="003F7726" w:rsidRDefault="003F7726" w:rsidP="002A45FC">
            <w:pPr>
              <w:spacing w:after="120"/>
              <w:rPr>
                <w:b/>
                <w:snapToGrid w:val="0"/>
              </w:rPr>
            </w:pPr>
            <w:r>
              <w:rPr>
                <w:snapToGrid w:val="0"/>
              </w:rPr>
              <w:t xml:space="preserve">Optional. Fixed length of 18 bytes. If included in the request, the value can be echoed in the response or in the case of a partial authorization it will </w:t>
            </w:r>
            <w:r>
              <w:rPr>
                <w:lang w:val="en-GB"/>
              </w:rPr>
              <w:t xml:space="preserve">contain the amount that was authorized.  The device should now prompt for additional tender.  If none is available or the additional tender cannot be </w:t>
            </w:r>
            <w:r w:rsidR="000A59C3">
              <w:rPr>
                <w:lang w:val="en-GB"/>
              </w:rPr>
              <w:t>authorized,</w:t>
            </w:r>
            <w:r>
              <w:rPr>
                <w:lang w:val="en-GB"/>
              </w:rPr>
              <w:t xml:space="preserve"> then the partial authorization must be </w:t>
            </w:r>
            <w:r>
              <w:rPr>
                <w:lang w:val="en-GB"/>
              </w:rPr>
              <w:lastRenderedPageBreak/>
              <w:t>voided for the partially authorized amount</w:t>
            </w:r>
            <w:r>
              <w:rPr>
                <w:snapToGrid w:val="0"/>
              </w:rPr>
              <w:t>. This field is right-justified and zero filled</w:t>
            </w:r>
          </w:p>
        </w:tc>
      </w:tr>
      <w:tr w:rsidR="003F7726" w14:paraId="00FBCEA2" w14:textId="77777777" w:rsidTr="002A45FC">
        <w:tc>
          <w:tcPr>
            <w:tcW w:w="2335" w:type="dxa"/>
          </w:tcPr>
          <w:p w14:paraId="208CF217" w14:textId="77777777" w:rsidR="003F7726" w:rsidRDefault="003F7726" w:rsidP="002A45FC">
            <w:pPr>
              <w:spacing w:after="120"/>
              <w:rPr>
                <w:b/>
                <w:snapToGrid w:val="0"/>
              </w:rPr>
            </w:pPr>
            <w:r w:rsidRPr="00FB4BC9">
              <w:rPr>
                <w:rFonts w:cs="Arial"/>
                <w:b/>
                <w:bCs/>
                <w:lang w:val="en-CA"/>
              </w:rPr>
              <w:lastRenderedPageBreak/>
              <w:t>Internal Field</w:t>
            </w:r>
          </w:p>
        </w:tc>
        <w:tc>
          <w:tcPr>
            <w:tcW w:w="7105" w:type="dxa"/>
          </w:tcPr>
          <w:p w14:paraId="5A3010A7" w14:textId="77777777" w:rsidR="003F7726" w:rsidRDefault="003F7726" w:rsidP="002A45FC">
            <w:pPr>
              <w:spacing w:after="120"/>
              <w:rPr>
                <w:b/>
                <w:snapToGrid w:val="0"/>
              </w:rPr>
            </w:pPr>
            <w:r w:rsidRPr="00C55983">
              <w:rPr>
                <w:rFonts w:cs="Arial"/>
                <w:lang w:val="en-CA"/>
              </w:rPr>
              <w:t>PSTM.TRAN.AMT-1</w:t>
            </w:r>
          </w:p>
        </w:tc>
      </w:tr>
    </w:tbl>
    <w:p w14:paraId="5732C8E9" w14:textId="77777777" w:rsidR="003F7726" w:rsidRDefault="003F7726">
      <w:pPr>
        <w:rPr>
          <w:b/>
          <w:snapToGrid w:val="0"/>
        </w:rPr>
      </w:pPr>
    </w:p>
    <w:p w14:paraId="525264FE" w14:textId="77777777" w:rsidR="00194504" w:rsidRPr="00C55983" w:rsidRDefault="00194504" w:rsidP="00C55983">
      <w:pPr>
        <w:ind w:left="2138" w:hanging="1418"/>
        <w:rPr>
          <w:rFonts w:cs="Arial"/>
          <w:snapToGrid w:val="0"/>
        </w:rPr>
      </w:pPr>
    </w:p>
    <w:p w14:paraId="3DF93B1E" w14:textId="77777777" w:rsidR="007931DE" w:rsidRDefault="007931DE" w:rsidP="00847896">
      <w:pPr>
        <w:pStyle w:val="Heading2"/>
        <w:rPr>
          <w:snapToGrid w:val="0"/>
        </w:rPr>
      </w:pPr>
      <w:bookmarkStart w:id="2565" w:name="_Toc30407682"/>
      <w:bookmarkStart w:id="2566" w:name="_Toc126079241"/>
      <w:r>
        <w:rPr>
          <w:snapToGrid w:val="0"/>
        </w:rPr>
        <w:t>FID C – Amount 2</w:t>
      </w:r>
      <w:bookmarkEnd w:id="2565"/>
      <w:bookmarkEnd w:id="2566"/>
    </w:p>
    <w:p w14:paraId="1D5DB562" w14:textId="77777777" w:rsidR="00EF58F4" w:rsidRDefault="00C21BB6" w:rsidP="009844C7">
      <w:pPr>
        <w:ind w:left="720"/>
        <w:rPr>
          <w:snapToGrid w:val="0"/>
        </w:rPr>
      </w:pPr>
      <w:r>
        <w:rPr>
          <w:snapToGrid w:val="0"/>
        </w:rPr>
        <w:t>Amount 2 is the secondary amount field.</w:t>
      </w:r>
    </w:p>
    <w:p w14:paraId="2F042F05" w14:textId="77777777" w:rsidR="00EF58F4" w:rsidRDefault="00EF58F4" w:rsidP="009844C7">
      <w:pPr>
        <w:ind w:left="720"/>
        <w:rPr>
          <w:snapToGrid w:val="0"/>
        </w:rPr>
      </w:pPr>
    </w:p>
    <w:p w14:paraId="4E8C920E" w14:textId="77777777" w:rsidR="00EF58F4" w:rsidRDefault="00C21BB6" w:rsidP="009844C7">
      <w:pPr>
        <w:ind w:left="720"/>
        <w:rPr>
          <w:snapToGrid w:val="0"/>
        </w:rPr>
      </w:pPr>
      <w:r>
        <w:rPr>
          <w:snapToGrid w:val="0"/>
        </w:rPr>
        <w:t>For purchase and return adjustments, this field should be set to 0.</w:t>
      </w:r>
    </w:p>
    <w:p w14:paraId="01CC089E" w14:textId="77777777" w:rsidR="00EF58F4" w:rsidRDefault="00EF58F4" w:rsidP="009844C7">
      <w:pPr>
        <w:ind w:left="720"/>
        <w:rPr>
          <w:snapToGrid w:val="0"/>
        </w:rPr>
      </w:pPr>
    </w:p>
    <w:p w14:paraId="0B734D99" w14:textId="77777777" w:rsidR="00EF58F4" w:rsidRDefault="00C21BB6" w:rsidP="009844C7">
      <w:pPr>
        <w:ind w:left="720"/>
        <w:rPr>
          <w:snapToGrid w:val="0"/>
        </w:rPr>
      </w:pPr>
      <w:r>
        <w:rPr>
          <w:snapToGrid w:val="0"/>
        </w:rPr>
        <w:t xml:space="preserve">For </w:t>
      </w:r>
      <w:r w:rsidR="00070AEA">
        <w:rPr>
          <w:snapToGrid w:val="0"/>
        </w:rPr>
        <w:t xml:space="preserve">Canadian Acquired </w:t>
      </w:r>
      <w:r w:rsidR="00795C8C">
        <w:rPr>
          <w:snapToGrid w:val="0"/>
        </w:rPr>
        <w:t xml:space="preserve">Debit </w:t>
      </w:r>
      <w:r>
        <w:rPr>
          <w:snapToGrid w:val="0"/>
        </w:rPr>
        <w:t>pre-auth completion transactions</w:t>
      </w:r>
      <w:r w:rsidR="00070AEA">
        <w:rPr>
          <w:snapToGrid w:val="0"/>
        </w:rPr>
        <w:t xml:space="preserve"> and all US Acquired pre-auth completion transactions</w:t>
      </w:r>
      <w:r>
        <w:rPr>
          <w:snapToGrid w:val="0"/>
        </w:rPr>
        <w:t>, the amount represents the original pre-authorized amount.</w:t>
      </w:r>
    </w:p>
    <w:p w14:paraId="6174A2E6" w14:textId="77777777" w:rsidR="00EF58F4" w:rsidRDefault="00EF58F4" w:rsidP="009844C7">
      <w:pPr>
        <w:ind w:left="720"/>
        <w:rPr>
          <w:snapToGrid w:val="0"/>
        </w:rPr>
      </w:pPr>
    </w:p>
    <w:p w14:paraId="529A4ADA" w14:textId="77777777" w:rsidR="00872FE2" w:rsidRDefault="004D3D57" w:rsidP="009844C7">
      <w:pPr>
        <w:ind w:left="720"/>
        <w:rPr>
          <w:snapToGrid w:val="0"/>
        </w:rPr>
      </w:pPr>
      <w:r>
        <w:rPr>
          <w:snapToGrid w:val="0"/>
        </w:rPr>
        <w:t>For US Acquired</w:t>
      </w:r>
      <w:r w:rsidR="00EF58F4">
        <w:rPr>
          <w:snapToGrid w:val="0"/>
        </w:rPr>
        <w:t xml:space="preserve"> </w:t>
      </w:r>
      <w:r>
        <w:rPr>
          <w:snapToGrid w:val="0"/>
        </w:rPr>
        <w:t>purchase with cash</w:t>
      </w:r>
      <w:r w:rsidR="00EF1175">
        <w:rPr>
          <w:snapToGrid w:val="0"/>
        </w:rPr>
        <w:t xml:space="preserve"> </w:t>
      </w:r>
      <w:r>
        <w:rPr>
          <w:snapToGrid w:val="0"/>
        </w:rPr>
        <w:t>back transactions, this field will contain the cash</w:t>
      </w:r>
      <w:r w:rsidR="00EF1175">
        <w:rPr>
          <w:snapToGrid w:val="0"/>
        </w:rPr>
        <w:t xml:space="preserve"> </w:t>
      </w:r>
      <w:r>
        <w:rPr>
          <w:snapToGrid w:val="0"/>
        </w:rPr>
        <w:t>back amount.</w:t>
      </w:r>
      <w:r w:rsidR="00FA63BE">
        <w:rPr>
          <w:snapToGrid w:val="0"/>
        </w:rPr>
        <w:t xml:space="preserve">  Note: for US Acquired purchase with cashback transactions, there is NO support to VOID </w:t>
      </w:r>
      <w:r w:rsidR="00522070">
        <w:rPr>
          <w:snapToGrid w:val="0"/>
        </w:rPr>
        <w:t xml:space="preserve">for debit </w:t>
      </w:r>
      <w:r w:rsidR="00FA63BE">
        <w:rPr>
          <w:snapToGrid w:val="0"/>
        </w:rPr>
        <w:t>transactions.</w:t>
      </w:r>
    </w:p>
    <w:p w14:paraId="0436810A" w14:textId="77777777" w:rsidR="00EF58F4" w:rsidRDefault="00EF58F4" w:rsidP="009844C7">
      <w:pPr>
        <w:ind w:left="720"/>
        <w:rPr>
          <w:snapToGrid w:val="0"/>
        </w:rPr>
      </w:pPr>
    </w:p>
    <w:p w14:paraId="3A010911" w14:textId="77777777" w:rsidR="00EF58F4" w:rsidRDefault="00EF58F4" w:rsidP="009844C7">
      <w:pPr>
        <w:ind w:left="720"/>
        <w:rPr>
          <w:snapToGrid w:val="0"/>
        </w:rPr>
      </w:pPr>
      <w:r>
        <w:rPr>
          <w:snapToGrid w:val="0"/>
        </w:rPr>
        <w:t>For Canadian "MasterCard</w:t>
      </w:r>
      <w:r w:rsidR="005E18D5">
        <w:rPr>
          <w:snapToGrid w:val="0"/>
        </w:rPr>
        <w:t xml:space="preserve"> and Visa</w:t>
      </w:r>
      <w:r>
        <w:rPr>
          <w:snapToGrid w:val="0"/>
        </w:rPr>
        <w:t>" purchase with cash back transactions, this field will contain the cash back amount.</w:t>
      </w:r>
    </w:p>
    <w:p w14:paraId="54C5A000" w14:textId="77777777" w:rsidR="00EF58F4" w:rsidRDefault="00EF58F4" w:rsidP="009844C7">
      <w:pPr>
        <w:ind w:left="720"/>
        <w:rPr>
          <w:snapToGrid w:val="0"/>
        </w:rPr>
      </w:pPr>
    </w:p>
    <w:p w14:paraId="3C97FD23" w14:textId="77777777" w:rsidR="00EF58F4" w:rsidRDefault="00EF58F4" w:rsidP="009844C7">
      <w:pPr>
        <w:ind w:left="720"/>
        <w:rPr>
          <w:snapToGrid w:val="0"/>
        </w:rPr>
      </w:pPr>
      <w:r>
        <w:rPr>
          <w:snapToGrid w:val="0"/>
        </w:rPr>
        <w:t>For Canadian "MasterCard" purchase with cash back VOID transactions, this field will contain the cash back amount.</w:t>
      </w:r>
    </w:p>
    <w:p w14:paraId="2DD6F917" w14:textId="77777777" w:rsidR="00EF58F4" w:rsidRDefault="00EF58F4" w:rsidP="009844C7">
      <w:pPr>
        <w:ind w:left="720"/>
        <w:rPr>
          <w:snapToGrid w:val="0"/>
        </w:rPr>
      </w:pPr>
    </w:p>
    <w:p w14:paraId="2B1EA4E0" w14:textId="77777777" w:rsidR="00C21BB6" w:rsidRDefault="00C21BB6" w:rsidP="009844C7">
      <w:pPr>
        <w:ind w:left="720"/>
        <w:rPr>
          <w:snapToGrid w:val="0"/>
        </w:rPr>
      </w:pPr>
      <w:r>
        <w:rPr>
          <w:snapToGrid w:val="0"/>
        </w:rPr>
        <w:t>For an EMV request, this field is used for the AMT-OTHER field of the EMV Request Data token.  If absent, this field is set to zeroes in the EMV data.</w:t>
      </w:r>
    </w:p>
    <w:p w14:paraId="51A7DDB8" w14:textId="77777777" w:rsidR="003F7726" w:rsidRDefault="003F7726" w:rsidP="009844C7">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F7726" w14:paraId="4F38D846" w14:textId="77777777" w:rsidTr="002A45FC">
        <w:tc>
          <w:tcPr>
            <w:tcW w:w="2335" w:type="dxa"/>
          </w:tcPr>
          <w:p w14:paraId="2FF1CC76" w14:textId="77777777" w:rsidR="003F7726" w:rsidRDefault="003F7726" w:rsidP="002A45FC">
            <w:pPr>
              <w:spacing w:after="120"/>
              <w:rPr>
                <w:b/>
                <w:snapToGrid w:val="0"/>
              </w:rPr>
            </w:pPr>
            <w:r>
              <w:rPr>
                <w:b/>
                <w:snapToGrid w:val="0"/>
              </w:rPr>
              <w:t>Request</w:t>
            </w:r>
          </w:p>
        </w:tc>
        <w:tc>
          <w:tcPr>
            <w:tcW w:w="7105" w:type="dxa"/>
          </w:tcPr>
          <w:p w14:paraId="6A3DA4EE" w14:textId="4896BAD6" w:rsidR="003F7726" w:rsidRDefault="003F7726" w:rsidP="003F7726">
            <w:pPr>
              <w:rPr>
                <w:snapToGrid w:val="0"/>
              </w:rPr>
            </w:pPr>
            <w:r>
              <w:rPr>
                <w:snapToGrid w:val="0"/>
              </w:rPr>
              <w:t>Required for the following transactions. Variable length of 1 to 18 bytes – numeric (decimal is implied)</w:t>
            </w:r>
          </w:p>
          <w:p w14:paraId="598A817A" w14:textId="77777777" w:rsidR="00A126AF" w:rsidRDefault="00A126AF" w:rsidP="003F7726">
            <w:pPr>
              <w:rPr>
                <w:snapToGrid w:val="0"/>
              </w:rPr>
            </w:pPr>
          </w:p>
          <w:p w14:paraId="59ED2509" w14:textId="77777777" w:rsidR="003F7726" w:rsidRDefault="003F7726" w:rsidP="003F7726">
            <w:pPr>
              <w:rPr>
                <w:snapToGrid w:val="0"/>
              </w:rPr>
            </w:pPr>
            <w:r>
              <w:rPr>
                <w:snapToGrid w:val="0"/>
              </w:rPr>
              <w:t>Purchase adjustment</w:t>
            </w:r>
          </w:p>
          <w:p w14:paraId="79B2BDA8" w14:textId="77777777" w:rsidR="003F7726" w:rsidRDefault="003F7726" w:rsidP="003F7726">
            <w:pPr>
              <w:rPr>
                <w:snapToGrid w:val="0"/>
              </w:rPr>
            </w:pPr>
            <w:r>
              <w:rPr>
                <w:snapToGrid w:val="0"/>
              </w:rPr>
              <w:t>Merchandise return adjustment</w:t>
            </w:r>
          </w:p>
          <w:p w14:paraId="5922CBBE" w14:textId="77777777" w:rsidR="003F7726" w:rsidRDefault="003F7726" w:rsidP="003F7726">
            <w:pPr>
              <w:rPr>
                <w:snapToGrid w:val="0"/>
              </w:rPr>
            </w:pPr>
            <w:r>
              <w:rPr>
                <w:snapToGrid w:val="0"/>
              </w:rPr>
              <w:t>Cash advance adjustment</w:t>
            </w:r>
          </w:p>
          <w:p w14:paraId="26EF1FA7" w14:textId="77777777" w:rsidR="003F7726" w:rsidRDefault="003F7726" w:rsidP="003F7726">
            <w:pPr>
              <w:rPr>
                <w:snapToGrid w:val="0"/>
              </w:rPr>
            </w:pPr>
            <w:r>
              <w:rPr>
                <w:snapToGrid w:val="0"/>
              </w:rPr>
              <w:t>Preauthorization purchase completion as described above.</w:t>
            </w:r>
          </w:p>
          <w:p w14:paraId="3E9E0529" w14:textId="77777777" w:rsidR="003F7726" w:rsidRDefault="003F7726" w:rsidP="003F7726">
            <w:pPr>
              <w:spacing w:after="120"/>
              <w:rPr>
                <w:b/>
                <w:snapToGrid w:val="0"/>
              </w:rPr>
            </w:pPr>
            <w:r>
              <w:rPr>
                <w:snapToGrid w:val="0"/>
              </w:rPr>
              <w:t>Purchase with Cash Back</w:t>
            </w:r>
          </w:p>
        </w:tc>
      </w:tr>
      <w:tr w:rsidR="003F7726" w14:paraId="4483E163" w14:textId="77777777" w:rsidTr="002A45FC">
        <w:tc>
          <w:tcPr>
            <w:tcW w:w="2335" w:type="dxa"/>
          </w:tcPr>
          <w:p w14:paraId="52CDE23A" w14:textId="77777777" w:rsidR="003F7726" w:rsidRDefault="003F7726" w:rsidP="002A45FC">
            <w:pPr>
              <w:spacing w:after="120"/>
              <w:rPr>
                <w:b/>
                <w:snapToGrid w:val="0"/>
              </w:rPr>
            </w:pPr>
            <w:r>
              <w:rPr>
                <w:b/>
                <w:snapToGrid w:val="0"/>
              </w:rPr>
              <w:t>Response</w:t>
            </w:r>
          </w:p>
        </w:tc>
        <w:tc>
          <w:tcPr>
            <w:tcW w:w="7105" w:type="dxa"/>
          </w:tcPr>
          <w:p w14:paraId="3F6C9B05" w14:textId="77777777" w:rsidR="003F7726" w:rsidRDefault="003F7726" w:rsidP="002A45FC">
            <w:pPr>
              <w:spacing w:after="120"/>
              <w:rPr>
                <w:b/>
                <w:snapToGrid w:val="0"/>
              </w:rPr>
            </w:pPr>
            <w:r>
              <w:rPr>
                <w:snapToGrid w:val="0"/>
              </w:rPr>
              <w:t>Optional. Fixed length of 18 bytes. If included in the request, it can be echoed in the response. This field is right-justified and zero filled</w:t>
            </w:r>
          </w:p>
        </w:tc>
      </w:tr>
      <w:tr w:rsidR="003F7726" w14:paraId="48AF3D10" w14:textId="77777777" w:rsidTr="002A45FC">
        <w:tc>
          <w:tcPr>
            <w:tcW w:w="2335" w:type="dxa"/>
          </w:tcPr>
          <w:p w14:paraId="126A7340" w14:textId="77777777" w:rsidR="003F7726" w:rsidRDefault="003F7726" w:rsidP="002A45FC">
            <w:pPr>
              <w:spacing w:after="120"/>
              <w:rPr>
                <w:b/>
                <w:snapToGrid w:val="0"/>
              </w:rPr>
            </w:pPr>
            <w:r w:rsidRPr="00FB4BC9">
              <w:rPr>
                <w:rFonts w:cs="Arial"/>
                <w:b/>
                <w:bCs/>
                <w:lang w:val="en-CA"/>
              </w:rPr>
              <w:t>Internal Field</w:t>
            </w:r>
          </w:p>
        </w:tc>
        <w:tc>
          <w:tcPr>
            <w:tcW w:w="7105" w:type="dxa"/>
          </w:tcPr>
          <w:p w14:paraId="18D42163" w14:textId="77777777" w:rsidR="003F7726" w:rsidRPr="008760D0" w:rsidRDefault="003F7726" w:rsidP="003F7726">
            <w:pPr>
              <w:autoSpaceDE w:val="0"/>
              <w:autoSpaceDN w:val="0"/>
              <w:adjustRightInd w:val="0"/>
              <w:rPr>
                <w:rFonts w:cs="Arial"/>
                <w:lang w:val="en-CA"/>
              </w:rPr>
            </w:pPr>
            <w:r w:rsidRPr="008760D0">
              <w:rPr>
                <w:rFonts w:cs="Arial"/>
                <w:lang w:val="en-CA"/>
              </w:rPr>
              <w:t>PSTM.TRAN.AMT-2</w:t>
            </w:r>
          </w:p>
          <w:p w14:paraId="1D11A337" w14:textId="77777777" w:rsidR="003F7726" w:rsidRDefault="003F7726" w:rsidP="003F7726">
            <w:pPr>
              <w:spacing w:after="120"/>
              <w:rPr>
                <w:b/>
                <w:snapToGrid w:val="0"/>
              </w:rPr>
            </w:pPr>
            <w:r w:rsidRPr="008760D0">
              <w:rPr>
                <w:rFonts w:cs="Arial"/>
                <w:lang w:val="en-CA"/>
              </w:rPr>
              <w:t>AMT-OTHER field of EMV Request Data token</w:t>
            </w:r>
          </w:p>
        </w:tc>
      </w:tr>
    </w:tbl>
    <w:p w14:paraId="05C65E9D" w14:textId="77777777" w:rsidR="003F7726" w:rsidRDefault="003F7726" w:rsidP="009844C7">
      <w:pPr>
        <w:ind w:left="720"/>
        <w:rPr>
          <w:snapToGrid w:val="0"/>
        </w:rPr>
      </w:pPr>
    </w:p>
    <w:p w14:paraId="262871AC" w14:textId="77777777" w:rsidR="007931DE" w:rsidRDefault="007931DE" w:rsidP="00847896">
      <w:pPr>
        <w:pStyle w:val="Heading2"/>
        <w:rPr>
          <w:snapToGrid w:val="0"/>
        </w:rPr>
      </w:pPr>
      <w:bookmarkStart w:id="2567" w:name="_Toc30407683"/>
      <w:bookmarkStart w:id="2568" w:name="_Toc126079242"/>
      <w:r>
        <w:rPr>
          <w:snapToGrid w:val="0"/>
        </w:rPr>
        <w:lastRenderedPageBreak/>
        <w:t>FID D – Application Account Type</w:t>
      </w:r>
      <w:bookmarkEnd w:id="2567"/>
      <w:bookmarkEnd w:id="2568"/>
    </w:p>
    <w:p w14:paraId="789D95A5" w14:textId="77777777" w:rsidR="00C21BB6" w:rsidRDefault="00C21BB6" w:rsidP="002C6918">
      <w:pPr>
        <w:ind w:left="720"/>
        <w:rPr>
          <w:snapToGrid w:val="0"/>
        </w:rPr>
      </w:pPr>
      <w:r>
        <w:rPr>
          <w:snapToGrid w:val="0"/>
        </w:rPr>
        <w:t>The Application Account Type indicates the type of account for the transaction.</w:t>
      </w:r>
      <w:r w:rsidR="000D6146">
        <w:rPr>
          <w:snapToGrid w:val="0"/>
        </w:rPr>
        <w:t xml:space="preserve"> </w:t>
      </w:r>
      <w:r w:rsidR="001073E5">
        <w:rPr>
          <w:snapToGrid w:val="0"/>
        </w:rPr>
        <w:t>For</w:t>
      </w:r>
      <w:r w:rsidR="000D6146">
        <w:rPr>
          <w:snapToGrid w:val="0"/>
        </w:rPr>
        <w:t xml:space="preserve"> DEBIT</w:t>
      </w:r>
      <w:r w:rsidR="00507507">
        <w:rPr>
          <w:snapToGrid w:val="0"/>
        </w:rPr>
        <w:t xml:space="preserve"> </w:t>
      </w:r>
      <w:r w:rsidR="00CA5ACD">
        <w:rPr>
          <w:snapToGrid w:val="0"/>
        </w:rPr>
        <w:t>transactions,</w:t>
      </w:r>
      <w:r w:rsidR="00507507">
        <w:rPr>
          <w:snapToGrid w:val="0"/>
        </w:rPr>
        <w:t xml:space="preserve"> </w:t>
      </w:r>
      <w:r w:rsidR="000D6146">
        <w:rPr>
          <w:snapToGrid w:val="0"/>
        </w:rPr>
        <w:t>the field MUST be supplied by the terminal with a value of “1” (Checking) or “2” (Savings)</w:t>
      </w:r>
      <w:r w:rsidR="00CA5ACD">
        <w:rPr>
          <w:snapToGrid w:val="0"/>
        </w:rPr>
        <w:t xml:space="preserve"> when account selection is performed. Otherwise a value of “0” (None) is set.</w:t>
      </w:r>
    </w:p>
    <w:p w14:paraId="5082C3B1" w14:textId="77777777" w:rsidR="002C6918" w:rsidRDefault="002C6918" w:rsidP="002C6918">
      <w:pPr>
        <w:ind w:left="720"/>
        <w:rPr>
          <w:snapToGrid w:val="0"/>
        </w:rPr>
      </w:pPr>
    </w:p>
    <w:p w14:paraId="439A34BE" w14:textId="77777777" w:rsidR="002C6918" w:rsidRDefault="002C6918" w:rsidP="002C6918">
      <w:pPr>
        <w:ind w:left="720"/>
        <w:rPr>
          <w:rFonts w:cs="Arial"/>
          <w:b/>
          <w:snapToGrid w:val="0"/>
        </w:rPr>
      </w:pPr>
      <w:r w:rsidRPr="002C6918">
        <w:rPr>
          <w:rFonts w:cs="Arial"/>
          <w:b/>
          <w:snapToGrid w:val="0"/>
        </w:rPr>
        <w:t>For use in Host 1 messages only</w:t>
      </w:r>
      <w:r>
        <w:rPr>
          <w:rFonts w:cs="Arial"/>
          <w:b/>
          <w:snapToGrid w:val="0"/>
        </w:rPr>
        <w:t>.</w:t>
      </w:r>
    </w:p>
    <w:p w14:paraId="0DE635E4" w14:textId="77777777" w:rsidR="003F7726" w:rsidRDefault="003F7726" w:rsidP="002C6918">
      <w:pPr>
        <w:ind w:left="720"/>
        <w:rPr>
          <w:rFonts w:cs="Arial"/>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F7726" w14:paraId="5FCFE347" w14:textId="77777777" w:rsidTr="002A45FC">
        <w:tc>
          <w:tcPr>
            <w:tcW w:w="2335" w:type="dxa"/>
          </w:tcPr>
          <w:p w14:paraId="53AE2FA3" w14:textId="77777777" w:rsidR="003F7726" w:rsidRDefault="003F7726" w:rsidP="002A45FC">
            <w:pPr>
              <w:spacing w:after="120"/>
              <w:rPr>
                <w:b/>
                <w:snapToGrid w:val="0"/>
              </w:rPr>
            </w:pPr>
            <w:r>
              <w:rPr>
                <w:b/>
                <w:snapToGrid w:val="0"/>
              </w:rPr>
              <w:t>Request</w:t>
            </w:r>
          </w:p>
        </w:tc>
        <w:tc>
          <w:tcPr>
            <w:tcW w:w="7105" w:type="dxa"/>
          </w:tcPr>
          <w:p w14:paraId="5C6668D0" w14:textId="77777777" w:rsidR="003F7726" w:rsidRDefault="003F7726" w:rsidP="002A45FC">
            <w:pPr>
              <w:spacing w:after="120"/>
              <w:rPr>
                <w:b/>
                <w:snapToGrid w:val="0"/>
              </w:rPr>
            </w:pPr>
            <w:r>
              <w:rPr>
                <w:snapToGrid w:val="0"/>
              </w:rPr>
              <w:t>Optional. Fixed length of 1 byte - numeric</w:t>
            </w:r>
          </w:p>
        </w:tc>
      </w:tr>
      <w:tr w:rsidR="003F7726" w14:paraId="1506774C" w14:textId="77777777" w:rsidTr="002A45FC">
        <w:tc>
          <w:tcPr>
            <w:tcW w:w="2335" w:type="dxa"/>
          </w:tcPr>
          <w:p w14:paraId="454F1454" w14:textId="77777777" w:rsidR="003F7726" w:rsidRDefault="003F7726" w:rsidP="002A45FC">
            <w:pPr>
              <w:spacing w:after="120"/>
              <w:rPr>
                <w:b/>
                <w:snapToGrid w:val="0"/>
              </w:rPr>
            </w:pPr>
            <w:r>
              <w:rPr>
                <w:b/>
                <w:snapToGrid w:val="0"/>
              </w:rPr>
              <w:t>Response</w:t>
            </w:r>
          </w:p>
        </w:tc>
        <w:tc>
          <w:tcPr>
            <w:tcW w:w="7105" w:type="dxa"/>
          </w:tcPr>
          <w:p w14:paraId="05CBA5D3" w14:textId="77777777" w:rsidR="003F7726" w:rsidRDefault="003F7726" w:rsidP="003F7726">
            <w:pPr>
              <w:rPr>
                <w:snapToGrid w:val="0"/>
              </w:rPr>
            </w:pPr>
            <w:r>
              <w:rPr>
                <w:snapToGrid w:val="0"/>
              </w:rPr>
              <w:t>Optional. Fixed length of 1 byte. If this field is included in the request message, it can be echoed in the response. Valid values are as follows:</w:t>
            </w:r>
          </w:p>
          <w:p w14:paraId="70A531D1" w14:textId="77777777" w:rsidR="00490414" w:rsidRDefault="00490414" w:rsidP="003F7726">
            <w:pPr>
              <w:rPr>
                <w:snapToGrid w:val="0"/>
              </w:rPr>
            </w:pPr>
          </w:p>
          <w:p w14:paraId="0C75188A" w14:textId="77777777" w:rsidR="003F7726" w:rsidRDefault="003F7726" w:rsidP="003F7726">
            <w:pPr>
              <w:rPr>
                <w:snapToGrid w:val="0"/>
              </w:rPr>
            </w:pPr>
            <w:r>
              <w:rPr>
                <w:snapToGrid w:val="0"/>
              </w:rPr>
              <w:t>“0” = None</w:t>
            </w:r>
          </w:p>
          <w:p w14:paraId="033B121F" w14:textId="77777777" w:rsidR="003F7726" w:rsidRDefault="003F7726" w:rsidP="003F7726">
            <w:pPr>
              <w:rPr>
                <w:snapToGrid w:val="0"/>
              </w:rPr>
            </w:pPr>
            <w:r>
              <w:rPr>
                <w:snapToGrid w:val="0"/>
              </w:rPr>
              <w:t>“1” = Checking</w:t>
            </w:r>
          </w:p>
          <w:p w14:paraId="0C32D448" w14:textId="77777777" w:rsidR="003F7726" w:rsidRDefault="003F7726" w:rsidP="003F7726">
            <w:pPr>
              <w:spacing w:after="120"/>
              <w:rPr>
                <w:b/>
                <w:snapToGrid w:val="0"/>
              </w:rPr>
            </w:pPr>
            <w:r>
              <w:rPr>
                <w:snapToGrid w:val="0"/>
              </w:rPr>
              <w:t>“2” = Savings</w:t>
            </w:r>
          </w:p>
        </w:tc>
      </w:tr>
      <w:tr w:rsidR="003F7726" w14:paraId="2E9FA2F7" w14:textId="77777777" w:rsidTr="002A45FC">
        <w:tc>
          <w:tcPr>
            <w:tcW w:w="2335" w:type="dxa"/>
          </w:tcPr>
          <w:p w14:paraId="341B5E5D" w14:textId="77777777" w:rsidR="003F7726" w:rsidRDefault="003F7726" w:rsidP="002A45FC">
            <w:pPr>
              <w:spacing w:after="120"/>
              <w:rPr>
                <w:b/>
                <w:snapToGrid w:val="0"/>
              </w:rPr>
            </w:pPr>
            <w:r w:rsidRPr="00FB4BC9">
              <w:rPr>
                <w:rFonts w:cs="Arial"/>
                <w:b/>
                <w:bCs/>
                <w:lang w:val="en-CA"/>
              </w:rPr>
              <w:t>Internal Field</w:t>
            </w:r>
          </w:p>
        </w:tc>
        <w:tc>
          <w:tcPr>
            <w:tcW w:w="7105" w:type="dxa"/>
          </w:tcPr>
          <w:p w14:paraId="18FFF67C" w14:textId="77777777" w:rsidR="003F7726" w:rsidRDefault="003F7726" w:rsidP="002A45FC">
            <w:pPr>
              <w:spacing w:after="120"/>
              <w:rPr>
                <w:b/>
                <w:snapToGrid w:val="0"/>
              </w:rPr>
            </w:pPr>
            <w:r w:rsidRPr="002C6918">
              <w:rPr>
                <w:rFonts w:cs="Arial"/>
                <w:lang w:val="en-CA"/>
              </w:rPr>
              <w:t>PSTM.TRAN.TRAN-CDE.AA</w:t>
            </w:r>
          </w:p>
        </w:tc>
      </w:tr>
    </w:tbl>
    <w:p w14:paraId="3D3BAA7F" w14:textId="77777777" w:rsidR="003F7726" w:rsidRPr="002C6918" w:rsidRDefault="003F7726" w:rsidP="002C6918">
      <w:pPr>
        <w:ind w:left="720"/>
        <w:rPr>
          <w:rFonts w:cs="Arial"/>
          <w:b/>
          <w:snapToGrid w:val="0"/>
        </w:rPr>
      </w:pPr>
    </w:p>
    <w:p w14:paraId="35089447" w14:textId="77777777" w:rsidR="00722F5B" w:rsidRDefault="00722F5B" w:rsidP="00207280">
      <w:pPr>
        <w:pStyle w:val="Header"/>
        <w:tabs>
          <w:tab w:val="clear" w:pos="4320"/>
          <w:tab w:val="clear" w:pos="8640"/>
        </w:tabs>
        <w:rPr>
          <w:snapToGrid w:val="0"/>
        </w:rPr>
      </w:pPr>
    </w:p>
    <w:p w14:paraId="252D4A8D" w14:textId="77777777" w:rsidR="007931DE" w:rsidRDefault="007931DE" w:rsidP="00847896">
      <w:pPr>
        <w:pStyle w:val="Heading2"/>
        <w:rPr>
          <w:snapToGrid w:val="0"/>
        </w:rPr>
      </w:pPr>
      <w:bookmarkStart w:id="2569" w:name="_Toc30407684"/>
      <w:bookmarkStart w:id="2570" w:name="_Toc126079243"/>
      <w:r>
        <w:rPr>
          <w:snapToGrid w:val="0"/>
        </w:rPr>
        <w:t>FID E – Application Account Number</w:t>
      </w:r>
      <w:bookmarkEnd w:id="2569"/>
      <w:bookmarkEnd w:id="2570"/>
    </w:p>
    <w:p w14:paraId="5591C622" w14:textId="77777777" w:rsidR="00207280" w:rsidRDefault="00207280" w:rsidP="002C6918">
      <w:pPr>
        <w:ind w:left="720"/>
        <w:rPr>
          <w:snapToGrid w:val="0"/>
        </w:rPr>
      </w:pPr>
      <w:r>
        <w:rPr>
          <w:snapToGrid w:val="0"/>
        </w:rPr>
        <w:t>The Application Account Number is the account number that is associated with the transaction</w:t>
      </w:r>
      <w:r w:rsidR="00700E2D">
        <w:rPr>
          <w:snapToGrid w:val="0"/>
        </w:rPr>
        <w:t>.</w:t>
      </w:r>
      <w:r>
        <w:rPr>
          <w:snapToGrid w:val="0"/>
        </w:rPr>
        <w:t xml:space="preserve"> </w:t>
      </w:r>
    </w:p>
    <w:p w14:paraId="546AE80F" w14:textId="77777777" w:rsidR="00207280" w:rsidRDefault="00207280" w:rsidP="002C6918">
      <w:pPr>
        <w:ind w:left="720"/>
        <w:rPr>
          <w:snapToGrid w:val="0"/>
        </w:rPr>
      </w:pPr>
    </w:p>
    <w:p w14:paraId="24555BE5" w14:textId="77777777" w:rsidR="002C6918" w:rsidRDefault="002C6918" w:rsidP="002C6918">
      <w:pPr>
        <w:ind w:left="720"/>
        <w:rPr>
          <w:rFonts w:cs="Arial"/>
          <w:b/>
          <w:snapToGrid w:val="0"/>
        </w:rPr>
      </w:pPr>
      <w:r w:rsidRPr="002C6918">
        <w:rPr>
          <w:rFonts w:cs="Arial"/>
          <w:b/>
          <w:snapToGrid w:val="0"/>
        </w:rPr>
        <w:t>For use in HOST 3 messages only.</w:t>
      </w:r>
    </w:p>
    <w:p w14:paraId="79B32EDD" w14:textId="77777777" w:rsidR="003F7726" w:rsidRDefault="003F7726" w:rsidP="002C6918">
      <w:pPr>
        <w:ind w:left="720"/>
        <w:rPr>
          <w:rFonts w:cs="Arial"/>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F7726" w14:paraId="0533CF6B" w14:textId="77777777" w:rsidTr="002A45FC">
        <w:tc>
          <w:tcPr>
            <w:tcW w:w="2335" w:type="dxa"/>
          </w:tcPr>
          <w:p w14:paraId="6A19C9D8" w14:textId="77777777" w:rsidR="003F7726" w:rsidRDefault="003F7726" w:rsidP="002A45FC">
            <w:pPr>
              <w:spacing w:after="120"/>
              <w:rPr>
                <w:b/>
                <w:snapToGrid w:val="0"/>
              </w:rPr>
            </w:pPr>
            <w:r>
              <w:rPr>
                <w:b/>
                <w:snapToGrid w:val="0"/>
              </w:rPr>
              <w:t>Request</w:t>
            </w:r>
          </w:p>
        </w:tc>
        <w:tc>
          <w:tcPr>
            <w:tcW w:w="7105" w:type="dxa"/>
          </w:tcPr>
          <w:p w14:paraId="7A616385" w14:textId="77777777" w:rsidR="003F7726" w:rsidRDefault="003F7726" w:rsidP="002A45FC">
            <w:pPr>
              <w:spacing w:after="120"/>
              <w:rPr>
                <w:b/>
                <w:snapToGrid w:val="0"/>
              </w:rPr>
            </w:pPr>
            <w:r>
              <w:rPr>
                <w:snapToGrid w:val="0"/>
              </w:rPr>
              <w:t>Not Available</w:t>
            </w:r>
          </w:p>
        </w:tc>
      </w:tr>
      <w:tr w:rsidR="003F7726" w14:paraId="172F3362" w14:textId="77777777" w:rsidTr="002A45FC">
        <w:tc>
          <w:tcPr>
            <w:tcW w:w="2335" w:type="dxa"/>
          </w:tcPr>
          <w:p w14:paraId="2FA8F724" w14:textId="77777777" w:rsidR="003F7726" w:rsidRDefault="003F7726" w:rsidP="002A45FC">
            <w:pPr>
              <w:spacing w:after="120"/>
              <w:rPr>
                <w:b/>
                <w:snapToGrid w:val="0"/>
              </w:rPr>
            </w:pPr>
            <w:r>
              <w:rPr>
                <w:b/>
                <w:snapToGrid w:val="0"/>
              </w:rPr>
              <w:t>Response</w:t>
            </w:r>
          </w:p>
        </w:tc>
        <w:tc>
          <w:tcPr>
            <w:tcW w:w="7105" w:type="dxa"/>
          </w:tcPr>
          <w:p w14:paraId="001DED8F" w14:textId="77777777" w:rsidR="003F7726" w:rsidRDefault="003F7726" w:rsidP="002A45FC">
            <w:pPr>
              <w:spacing w:after="120"/>
              <w:rPr>
                <w:b/>
                <w:snapToGrid w:val="0"/>
              </w:rPr>
            </w:pPr>
            <w:r>
              <w:rPr>
                <w:snapToGrid w:val="0"/>
              </w:rPr>
              <w:t>Variable length of 1 – 19 bytes</w:t>
            </w:r>
          </w:p>
        </w:tc>
      </w:tr>
      <w:tr w:rsidR="003F7726" w14:paraId="3FB743DF" w14:textId="77777777" w:rsidTr="002A45FC">
        <w:tc>
          <w:tcPr>
            <w:tcW w:w="2335" w:type="dxa"/>
          </w:tcPr>
          <w:p w14:paraId="08D3056E" w14:textId="77777777" w:rsidR="003F7726" w:rsidRDefault="003F7726" w:rsidP="002A45FC">
            <w:pPr>
              <w:spacing w:after="120"/>
              <w:rPr>
                <w:b/>
                <w:snapToGrid w:val="0"/>
              </w:rPr>
            </w:pPr>
            <w:r w:rsidRPr="00FB4BC9">
              <w:rPr>
                <w:rFonts w:cs="Arial"/>
                <w:b/>
                <w:bCs/>
                <w:lang w:val="en-CA"/>
              </w:rPr>
              <w:t>Internal Field</w:t>
            </w:r>
          </w:p>
        </w:tc>
        <w:tc>
          <w:tcPr>
            <w:tcW w:w="7105" w:type="dxa"/>
          </w:tcPr>
          <w:p w14:paraId="2284121A" w14:textId="77777777" w:rsidR="003F7726" w:rsidRDefault="003F7726" w:rsidP="002A45FC">
            <w:pPr>
              <w:spacing w:after="120"/>
              <w:rPr>
                <w:b/>
                <w:snapToGrid w:val="0"/>
              </w:rPr>
            </w:pPr>
            <w:r w:rsidRPr="002C6918">
              <w:rPr>
                <w:rFonts w:cs="Arial"/>
                <w:lang w:val="en-CA"/>
              </w:rPr>
              <w:t>PSTM.TRAN.ACCT</w:t>
            </w:r>
          </w:p>
        </w:tc>
      </w:tr>
    </w:tbl>
    <w:p w14:paraId="74B3988D" w14:textId="77777777" w:rsidR="003F7726" w:rsidRPr="002C6918" w:rsidRDefault="003F7726" w:rsidP="002C6918">
      <w:pPr>
        <w:ind w:left="720"/>
        <w:rPr>
          <w:rFonts w:cs="Arial"/>
          <w:b/>
          <w:snapToGrid w:val="0"/>
        </w:rPr>
      </w:pPr>
    </w:p>
    <w:p w14:paraId="28F0518F" w14:textId="77777777" w:rsidR="00C21BB6" w:rsidRDefault="00C21BB6">
      <w:pPr>
        <w:rPr>
          <w:snapToGrid w:val="0"/>
        </w:rPr>
      </w:pPr>
    </w:p>
    <w:p w14:paraId="2675AA00" w14:textId="77777777" w:rsidR="00B6796B" w:rsidRDefault="00B6796B" w:rsidP="00847896">
      <w:pPr>
        <w:pStyle w:val="Heading2"/>
        <w:rPr>
          <w:snapToGrid w:val="0"/>
        </w:rPr>
      </w:pPr>
      <w:bookmarkStart w:id="2571" w:name="_Toc30407685"/>
      <w:bookmarkStart w:id="2572" w:name="_Toc126079244"/>
      <w:r>
        <w:rPr>
          <w:snapToGrid w:val="0"/>
        </w:rPr>
        <w:t>FID F – Approval Code</w:t>
      </w:r>
      <w:bookmarkEnd w:id="2571"/>
      <w:bookmarkEnd w:id="2572"/>
    </w:p>
    <w:p w14:paraId="0B078DAE" w14:textId="77777777" w:rsidR="00C21BB6" w:rsidRDefault="00C21BB6" w:rsidP="002C6918">
      <w:pPr>
        <w:ind w:left="720"/>
        <w:rPr>
          <w:snapToGrid w:val="0"/>
        </w:rPr>
      </w:pPr>
      <w:r>
        <w:rPr>
          <w:snapToGrid w:val="0"/>
        </w:rPr>
        <w:t xml:space="preserve">The Approval Code represents a unique </w:t>
      </w:r>
      <w:r w:rsidR="007E0DB1">
        <w:rPr>
          <w:snapToGrid w:val="0"/>
        </w:rPr>
        <w:t xml:space="preserve">alphanumeric value </w:t>
      </w:r>
      <w:r>
        <w:rPr>
          <w:snapToGrid w:val="0"/>
        </w:rPr>
        <w:t xml:space="preserve"> generated by the authorizer for the transaction. It can be generated by BASE24-pos, a host, or an interchange.</w:t>
      </w:r>
    </w:p>
    <w:p w14:paraId="3BD31138" w14:textId="77777777" w:rsidR="003F7726" w:rsidRDefault="003F7726" w:rsidP="002C6918">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9"/>
        <w:gridCol w:w="7501"/>
      </w:tblGrid>
      <w:tr w:rsidR="003F7726" w14:paraId="6A2731CF" w14:textId="77777777" w:rsidTr="00281455">
        <w:tc>
          <w:tcPr>
            <w:tcW w:w="1949" w:type="dxa"/>
          </w:tcPr>
          <w:p w14:paraId="2B487659" w14:textId="77777777" w:rsidR="003F7726" w:rsidRDefault="003F7726" w:rsidP="002A45FC">
            <w:pPr>
              <w:spacing w:after="120"/>
              <w:rPr>
                <w:b/>
                <w:snapToGrid w:val="0"/>
              </w:rPr>
            </w:pPr>
            <w:r>
              <w:rPr>
                <w:b/>
                <w:snapToGrid w:val="0"/>
              </w:rPr>
              <w:t>Request</w:t>
            </w:r>
          </w:p>
        </w:tc>
        <w:tc>
          <w:tcPr>
            <w:tcW w:w="7501" w:type="dxa"/>
          </w:tcPr>
          <w:p w14:paraId="15F1087B" w14:textId="77777777" w:rsidR="003F7726" w:rsidRDefault="003F7726" w:rsidP="003F7726">
            <w:pPr>
              <w:rPr>
                <w:lang w:val="en-GB"/>
              </w:rPr>
            </w:pPr>
            <w:r>
              <w:rPr>
                <w:snapToGrid w:val="0"/>
              </w:rPr>
              <w:t xml:space="preserve">Optional. Fixed length of 8 bytes - alphanumeric.  </w:t>
            </w:r>
            <w:r>
              <w:rPr>
                <w:lang w:val="en-GB"/>
              </w:rPr>
              <w:t>This field is the approval code received by referral or EMV offline approval.  It is to be included in request messages for all pre-auth completions, force post transactions and Merchant Initiated Transactions (MIT). In the event of several subsequent MIT transactions, the request message must refer to the original/first transaction Customer Initiated Transaction (CIT).</w:t>
            </w:r>
          </w:p>
          <w:p w14:paraId="5ADF097C" w14:textId="77777777" w:rsidR="003F7726" w:rsidRDefault="003F7726" w:rsidP="003F7726">
            <w:pPr>
              <w:ind w:left="2138" w:hanging="1418"/>
              <w:rPr>
                <w:lang w:val="en-GB"/>
              </w:rPr>
            </w:pPr>
          </w:p>
          <w:p w14:paraId="397BB9BB" w14:textId="77777777" w:rsidR="003F7726" w:rsidRDefault="003F7726" w:rsidP="003F7726">
            <w:pPr>
              <w:rPr>
                <w:lang w:val="en-GB"/>
              </w:rPr>
            </w:pPr>
            <w:r>
              <w:rPr>
                <w:lang w:val="en-GB"/>
              </w:rPr>
              <w:t>For recurring payment transactions, the approval code can be the one that was returned in the CIT transaction or the one returned in the last MIT recurring payment transaction.</w:t>
            </w:r>
          </w:p>
          <w:p w14:paraId="5A91130C" w14:textId="77777777" w:rsidR="003F7726" w:rsidRDefault="003F7726" w:rsidP="003F7726">
            <w:pPr>
              <w:rPr>
                <w:lang w:val="en-GB"/>
              </w:rPr>
            </w:pPr>
          </w:p>
          <w:p w14:paraId="0A94A494" w14:textId="77777777" w:rsidR="003F7726" w:rsidRPr="003F7726" w:rsidRDefault="003F7726" w:rsidP="00F12805">
            <w:pPr>
              <w:pStyle w:val="ListParagraph"/>
              <w:numPr>
                <w:ilvl w:val="0"/>
                <w:numId w:val="154"/>
              </w:numPr>
              <w:rPr>
                <w:lang w:val="en-GB"/>
              </w:rPr>
            </w:pPr>
            <w:r w:rsidRPr="003F7726">
              <w:rPr>
                <w:lang w:val="en-GB"/>
              </w:rPr>
              <w:t>If the Approval Code belongs to the first CIT transaction, then FID z – Interchange Compliance Data, needs to be populated with the first Trace ID or Transaction Identifier that was sent back to the Acceptance Solution in the CIT transaction</w:t>
            </w:r>
          </w:p>
          <w:p w14:paraId="037A86DB" w14:textId="77777777" w:rsidR="003F7726" w:rsidRPr="003F7726" w:rsidRDefault="003F7726" w:rsidP="00F12805">
            <w:pPr>
              <w:pStyle w:val="ListParagraph"/>
              <w:numPr>
                <w:ilvl w:val="0"/>
                <w:numId w:val="154"/>
              </w:numPr>
              <w:rPr>
                <w:lang w:val="en-GB"/>
              </w:rPr>
            </w:pPr>
            <w:r w:rsidRPr="003F7726">
              <w:rPr>
                <w:lang w:val="en-GB"/>
              </w:rPr>
              <w:t>If the Approval Code belongs to the last MIT recurring payment transaction, then FID z needs to be populated with the Trace ID or Transaction Identifier that was sent back to the Acceptance Solution in the last MIT recurring payment transaction</w:t>
            </w:r>
          </w:p>
          <w:p w14:paraId="0E941ECF" w14:textId="77777777" w:rsidR="003F7726" w:rsidRDefault="003F7726" w:rsidP="003F7726">
            <w:pPr>
              <w:rPr>
                <w:lang w:val="en-GB"/>
              </w:rPr>
            </w:pPr>
          </w:p>
          <w:p w14:paraId="636E94DC" w14:textId="77777777" w:rsidR="003F7726" w:rsidRPr="001D3C26" w:rsidRDefault="003F7726" w:rsidP="003F7726">
            <w:pPr>
              <w:rPr>
                <w:lang w:val="en-GB"/>
              </w:rPr>
            </w:pPr>
            <w:r>
              <w:rPr>
                <w:lang w:val="en-GB"/>
              </w:rPr>
              <w:t>For incremental authorizations; the Approval Code field is required in the incremental preauthorization request message with the value that was returned from the original/first preauth response message transaction.</w:t>
            </w:r>
          </w:p>
          <w:p w14:paraId="24519577" w14:textId="77777777" w:rsidR="003F7726" w:rsidRDefault="003F7726" w:rsidP="003F7726">
            <w:pPr>
              <w:ind w:left="720"/>
              <w:rPr>
                <w:lang w:val="en-GB"/>
              </w:rPr>
            </w:pPr>
          </w:p>
          <w:p w14:paraId="68DFAC07" w14:textId="475FE86A" w:rsidR="003F7726" w:rsidRDefault="003F7726" w:rsidP="003F7726">
            <w:pPr>
              <w:rPr>
                <w:lang w:val="en-GB"/>
              </w:rPr>
            </w:pPr>
            <w:r>
              <w:rPr>
                <w:lang w:val="en-GB"/>
              </w:rPr>
              <w:t xml:space="preserve">The </w:t>
            </w:r>
            <w:r w:rsidR="000A59C3">
              <w:rPr>
                <w:lang w:val="en-GB"/>
              </w:rPr>
              <w:t>8-character</w:t>
            </w:r>
            <w:r>
              <w:rPr>
                <w:lang w:val="en-GB"/>
              </w:rPr>
              <w:t xml:space="preserve"> offline authorization code is calculated according to the following algorithm: </w:t>
            </w:r>
          </w:p>
          <w:p w14:paraId="67D7726A" w14:textId="77777777" w:rsidR="00395BA4" w:rsidRDefault="00395BA4" w:rsidP="003F7726">
            <w:pPr>
              <w:rPr>
                <w:lang w:val="en-GB"/>
              </w:rPr>
            </w:pPr>
          </w:p>
          <w:tbl>
            <w:tblPr>
              <w:tblStyle w:val="TableGrid"/>
              <w:tblW w:w="6925" w:type="dxa"/>
              <w:tblBorders>
                <w:left w:val="none" w:sz="0" w:space="0" w:color="auto"/>
                <w:right w:val="none" w:sz="0" w:space="0" w:color="auto"/>
              </w:tblBorders>
              <w:tblLook w:val="04A0" w:firstRow="1" w:lastRow="0" w:firstColumn="1" w:lastColumn="0" w:noHBand="0" w:noVBand="1"/>
            </w:tblPr>
            <w:tblGrid>
              <w:gridCol w:w="1061"/>
              <w:gridCol w:w="935"/>
              <w:gridCol w:w="4929"/>
            </w:tblGrid>
            <w:tr w:rsidR="00395BA4" w14:paraId="477517AC" w14:textId="77777777" w:rsidTr="00806A2F">
              <w:trPr>
                <w:tblHeader/>
              </w:trPr>
              <w:tc>
                <w:tcPr>
                  <w:tcW w:w="1061" w:type="dxa"/>
                </w:tcPr>
                <w:p w14:paraId="4F4D3F99" w14:textId="77777777" w:rsidR="00395BA4" w:rsidRDefault="00395BA4" w:rsidP="00F52309">
                  <w:pPr>
                    <w:spacing w:before="60" w:after="60"/>
                    <w:jc w:val="center"/>
                    <w:rPr>
                      <w:lang w:val="en-GB"/>
                    </w:rPr>
                  </w:pPr>
                  <w:r w:rsidRPr="002C6918">
                    <w:rPr>
                      <w:b/>
                    </w:rPr>
                    <w:t>Position</w:t>
                  </w:r>
                </w:p>
              </w:tc>
              <w:tc>
                <w:tcPr>
                  <w:tcW w:w="927" w:type="dxa"/>
                </w:tcPr>
                <w:p w14:paraId="618DAA6B" w14:textId="77777777" w:rsidR="00395BA4" w:rsidRDefault="00395BA4" w:rsidP="00F52309">
                  <w:pPr>
                    <w:spacing w:before="60" w:after="60"/>
                    <w:jc w:val="center"/>
                    <w:rPr>
                      <w:lang w:val="en-GB"/>
                    </w:rPr>
                  </w:pPr>
                  <w:r w:rsidRPr="002C6918">
                    <w:rPr>
                      <w:b/>
                    </w:rPr>
                    <w:t>Length</w:t>
                  </w:r>
                </w:p>
              </w:tc>
              <w:tc>
                <w:tcPr>
                  <w:tcW w:w="4937" w:type="dxa"/>
                </w:tcPr>
                <w:p w14:paraId="12CFC2E9" w14:textId="77777777" w:rsidR="00395BA4" w:rsidRDefault="00395BA4" w:rsidP="00F52309">
                  <w:pPr>
                    <w:spacing w:before="60" w:after="60"/>
                    <w:rPr>
                      <w:lang w:val="en-GB"/>
                    </w:rPr>
                  </w:pPr>
                  <w:r w:rsidRPr="002C6918">
                    <w:rPr>
                      <w:b/>
                    </w:rPr>
                    <w:t>Description</w:t>
                  </w:r>
                </w:p>
              </w:tc>
            </w:tr>
            <w:tr w:rsidR="00395BA4" w14:paraId="004C5691" w14:textId="77777777" w:rsidTr="00F7503B">
              <w:tc>
                <w:tcPr>
                  <w:tcW w:w="1061" w:type="dxa"/>
                </w:tcPr>
                <w:p w14:paraId="7219EFB5" w14:textId="77777777" w:rsidR="00395BA4" w:rsidRDefault="00395BA4" w:rsidP="00395BA4">
                  <w:pPr>
                    <w:jc w:val="center"/>
                    <w:rPr>
                      <w:lang w:val="en-GB"/>
                    </w:rPr>
                  </w:pPr>
                  <w:r>
                    <w:t>01–01</w:t>
                  </w:r>
                </w:p>
              </w:tc>
              <w:tc>
                <w:tcPr>
                  <w:tcW w:w="927" w:type="dxa"/>
                </w:tcPr>
                <w:p w14:paraId="680DE4DE" w14:textId="77777777" w:rsidR="00395BA4" w:rsidRDefault="00395BA4" w:rsidP="00395BA4">
                  <w:pPr>
                    <w:jc w:val="center"/>
                    <w:rPr>
                      <w:lang w:val="en-GB"/>
                    </w:rPr>
                  </w:pPr>
                  <w:r>
                    <w:t>1</w:t>
                  </w:r>
                </w:p>
              </w:tc>
              <w:tc>
                <w:tcPr>
                  <w:tcW w:w="4937" w:type="dxa"/>
                </w:tcPr>
                <w:p w14:paraId="78120B10" w14:textId="77777777" w:rsidR="00395BA4" w:rsidRDefault="00395BA4" w:rsidP="00345DEF">
                  <w:pPr>
                    <w:pStyle w:val="BodyText2"/>
                    <w:spacing w:after="120"/>
                    <w:rPr>
                      <w:b/>
                      <w:bCs/>
                      <w:color w:val="auto"/>
                    </w:rPr>
                  </w:pPr>
                  <w:r w:rsidRPr="00395BA4">
                    <w:rPr>
                      <w:b/>
                      <w:bCs/>
                      <w:color w:val="auto"/>
                    </w:rPr>
                    <w:t>Card Read</w:t>
                  </w:r>
                </w:p>
                <w:p w14:paraId="673F4CA9" w14:textId="77777777" w:rsidR="00395BA4" w:rsidRDefault="00395BA4" w:rsidP="00395BA4">
                  <w:pPr>
                    <w:pStyle w:val="BodyText2"/>
                    <w:rPr>
                      <w:color w:val="auto"/>
                    </w:rPr>
                  </w:pPr>
                  <w:r>
                    <w:rPr>
                      <w:color w:val="auto"/>
                    </w:rPr>
                    <w:t>Valid values are as follows:</w:t>
                  </w:r>
                </w:p>
                <w:p w14:paraId="026CE64F" w14:textId="77777777" w:rsidR="00395BA4" w:rsidRDefault="00395BA4" w:rsidP="00395BA4">
                  <w:pPr>
                    <w:pStyle w:val="BodyText2"/>
                    <w:rPr>
                      <w:color w:val="auto"/>
                    </w:rPr>
                  </w:pPr>
                  <w:r>
                    <w:rPr>
                      <w:color w:val="auto"/>
                    </w:rPr>
                    <w:t>5 = Mag Stripe or Manual</w:t>
                  </w:r>
                </w:p>
                <w:p w14:paraId="26CC224B" w14:textId="77777777" w:rsidR="00395BA4" w:rsidRPr="00395BA4" w:rsidRDefault="00395BA4" w:rsidP="00395BA4">
                  <w:pPr>
                    <w:pStyle w:val="BodyText2"/>
                    <w:rPr>
                      <w:color w:val="auto"/>
                    </w:rPr>
                  </w:pPr>
                  <w:r>
                    <w:rPr>
                      <w:color w:val="auto"/>
                    </w:rPr>
                    <w:t>7 = Chip Card</w:t>
                  </w:r>
                </w:p>
              </w:tc>
            </w:tr>
            <w:tr w:rsidR="00395BA4" w14:paraId="7CE15CB2" w14:textId="77777777" w:rsidTr="00F7503B">
              <w:tc>
                <w:tcPr>
                  <w:tcW w:w="1061" w:type="dxa"/>
                </w:tcPr>
                <w:p w14:paraId="0BA1AF74" w14:textId="77777777" w:rsidR="00395BA4" w:rsidRDefault="00395BA4" w:rsidP="00395BA4">
                  <w:pPr>
                    <w:jc w:val="center"/>
                  </w:pPr>
                  <w:r>
                    <w:t>02–03</w:t>
                  </w:r>
                </w:p>
              </w:tc>
              <w:tc>
                <w:tcPr>
                  <w:tcW w:w="927" w:type="dxa"/>
                </w:tcPr>
                <w:p w14:paraId="54D4A026" w14:textId="77777777" w:rsidR="00395BA4" w:rsidRDefault="00395BA4" w:rsidP="00395BA4">
                  <w:pPr>
                    <w:jc w:val="center"/>
                  </w:pPr>
                  <w:r>
                    <w:t>2</w:t>
                  </w:r>
                </w:p>
              </w:tc>
              <w:tc>
                <w:tcPr>
                  <w:tcW w:w="4937" w:type="dxa"/>
                </w:tcPr>
                <w:p w14:paraId="7C10C40F" w14:textId="77777777" w:rsidR="00395BA4" w:rsidRDefault="00395BA4" w:rsidP="00345DEF">
                  <w:pPr>
                    <w:pStyle w:val="BodyText2"/>
                    <w:spacing w:after="120"/>
                    <w:rPr>
                      <w:b/>
                      <w:bCs/>
                      <w:color w:val="auto"/>
                    </w:rPr>
                  </w:pPr>
                  <w:r w:rsidRPr="00395BA4">
                    <w:rPr>
                      <w:b/>
                      <w:bCs/>
                      <w:color w:val="auto"/>
                    </w:rPr>
                    <w:t>Transaction date</w:t>
                  </w:r>
                </w:p>
                <w:p w14:paraId="2A3E6471" w14:textId="77777777" w:rsidR="00395BA4" w:rsidRDefault="00395BA4" w:rsidP="00395BA4">
                  <w:pPr>
                    <w:pStyle w:val="BodyText2"/>
                    <w:rPr>
                      <w:color w:val="auto"/>
                    </w:rPr>
                  </w:pPr>
                  <w:r>
                    <w:rPr>
                      <w:color w:val="auto"/>
                    </w:rPr>
                    <w:t>Last 2 digits of the Julian Date</w:t>
                  </w:r>
                </w:p>
                <w:p w14:paraId="36A01998" w14:textId="77777777" w:rsidR="00395BA4" w:rsidRDefault="00395BA4" w:rsidP="00395BA4">
                  <w:pPr>
                    <w:pStyle w:val="BodyText2"/>
                    <w:rPr>
                      <w:color w:val="auto"/>
                    </w:rPr>
                  </w:pPr>
                  <w:r>
                    <w:rPr>
                      <w:color w:val="auto"/>
                    </w:rPr>
                    <w:t xml:space="preserve">Example: September 5, 1986 = Julian date: 2 </w:t>
                  </w:r>
                  <w:r>
                    <w:rPr>
                      <w:b/>
                      <w:bCs/>
                      <w:color w:val="auto"/>
                    </w:rPr>
                    <w:t>4 8</w:t>
                  </w:r>
                </w:p>
                <w:p w14:paraId="3702AE31" w14:textId="77777777" w:rsidR="00395BA4" w:rsidRPr="00395BA4" w:rsidRDefault="00395BA4" w:rsidP="00395BA4">
                  <w:pPr>
                    <w:pStyle w:val="BodyText2"/>
                    <w:rPr>
                      <w:color w:val="auto"/>
                    </w:rPr>
                  </w:pPr>
                  <w:r>
                    <w:rPr>
                      <w:color w:val="auto"/>
                    </w:rPr>
                    <w:t>Value from Julian Date: 48</w:t>
                  </w:r>
                </w:p>
              </w:tc>
            </w:tr>
            <w:tr w:rsidR="00395BA4" w14:paraId="2F87DD00" w14:textId="77777777" w:rsidTr="00F7503B">
              <w:tc>
                <w:tcPr>
                  <w:tcW w:w="1061" w:type="dxa"/>
                </w:tcPr>
                <w:p w14:paraId="6CAE2321" w14:textId="77777777" w:rsidR="00395BA4" w:rsidRDefault="00395BA4" w:rsidP="00395BA4">
                  <w:pPr>
                    <w:jc w:val="center"/>
                  </w:pPr>
                  <w:r>
                    <w:rPr>
                      <w:snapToGrid w:val="0"/>
                    </w:rPr>
                    <w:t>04</w:t>
                  </w:r>
                  <w:r>
                    <w:t>–</w:t>
                  </w:r>
                  <w:r>
                    <w:rPr>
                      <w:snapToGrid w:val="0"/>
                    </w:rPr>
                    <w:t>06</w:t>
                  </w:r>
                </w:p>
              </w:tc>
              <w:tc>
                <w:tcPr>
                  <w:tcW w:w="927" w:type="dxa"/>
                </w:tcPr>
                <w:p w14:paraId="6F869C9A" w14:textId="77777777" w:rsidR="00395BA4" w:rsidRDefault="00395BA4" w:rsidP="00395BA4">
                  <w:pPr>
                    <w:jc w:val="center"/>
                  </w:pPr>
                  <w:r>
                    <w:rPr>
                      <w:snapToGrid w:val="0"/>
                    </w:rPr>
                    <w:t>3</w:t>
                  </w:r>
                </w:p>
              </w:tc>
              <w:tc>
                <w:tcPr>
                  <w:tcW w:w="4937" w:type="dxa"/>
                </w:tcPr>
                <w:p w14:paraId="1A32A447" w14:textId="77777777" w:rsidR="00395BA4" w:rsidRDefault="00395BA4" w:rsidP="00345DEF">
                  <w:pPr>
                    <w:spacing w:after="120"/>
                    <w:rPr>
                      <w:b/>
                      <w:bCs/>
                      <w:snapToGrid w:val="0"/>
                    </w:rPr>
                  </w:pPr>
                  <w:r w:rsidRPr="00395BA4">
                    <w:rPr>
                      <w:b/>
                      <w:bCs/>
                      <w:snapToGrid w:val="0"/>
                    </w:rPr>
                    <w:t>Transaction Hash</w:t>
                  </w:r>
                </w:p>
                <w:p w14:paraId="23D4F3AA" w14:textId="77777777" w:rsidR="00395BA4" w:rsidRDefault="00395BA4" w:rsidP="00395BA4">
                  <w:pPr>
                    <w:rPr>
                      <w:snapToGrid w:val="0"/>
                    </w:rPr>
                  </w:pPr>
                  <w:r>
                    <w:rPr>
                      <w:snapToGrid w:val="0"/>
                    </w:rPr>
                    <w:t>Calculation using the amount and card information:</w:t>
                  </w:r>
                </w:p>
                <w:p w14:paraId="3B947941" w14:textId="77777777" w:rsidR="00395BA4" w:rsidRDefault="00395BA4" w:rsidP="00395BA4">
                  <w:pPr>
                    <w:rPr>
                      <w:snapToGrid w:val="0"/>
                    </w:rPr>
                  </w:pPr>
                  <w:r>
                    <w:rPr>
                      <w:snapToGrid w:val="0"/>
                    </w:rPr>
                    <w:t>Sample Data:</w:t>
                  </w:r>
                </w:p>
                <w:p w14:paraId="49FC8ACE" w14:textId="77777777" w:rsidR="00395BA4" w:rsidRPr="00395BA4" w:rsidRDefault="00395BA4" w:rsidP="00395BA4">
                  <w:pPr>
                    <w:rPr>
                      <w:rFonts w:cstheme="minorHAnsi"/>
                      <w:snapToGrid w:val="0"/>
                      <w:sz w:val="16"/>
                      <w:szCs w:val="16"/>
                    </w:rPr>
                  </w:pPr>
                  <w:r w:rsidRPr="00395BA4">
                    <w:rPr>
                      <w:rFonts w:cstheme="minorHAnsi"/>
                      <w:snapToGrid w:val="0"/>
                      <w:sz w:val="16"/>
                      <w:szCs w:val="16"/>
                    </w:rPr>
                    <w:t>Transaction amount :</w:t>
                  </w:r>
                  <w:r>
                    <w:rPr>
                      <w:rFonts w:cstheme="minorHAnsi"/>
                      <w:snapToGrid w:val="0"/>
                      <w:sz w:val="16"/>
                      <w:szCs w:val="16"/>
                    </w:rPr>
                    <w:t xml:space="preserve"> </w:t>
                  </w:r>
                  <w:r w:rsidRPr="00395BA4">
                    <w:rPr>
                      <w:rFonts w:cstheme="minorHAnsi"/>
                      <w:snapToGrid w:val="0"/>
                      <w:sz w:val="16"/>
                      <w:szCs w:val="16"/>
                    </w:rPr>
                    <w:t>$ 85.75</w:t>
                  </w:r>
                </w:p>
                <w:p w14:paraId="7865D2A8" w14:textId="77777777" w:rsidR="00395BA4" w:rsidRPr="00395BA4" w:rsidRDefault="00395BA4" w:rsidP="00395BA4">
                  <w:pPr>
                    <w:rPr>
                      <w:rFonts w:cstheme="minorHAnsi"/>
                      <w:snapToGrid w:val="0"/>
                      <w:sz w:val="16"/>
                      <w:szCs w:val="16"/>
                    </w:rPr>
                  </w:pPr>
                  <w:r w:rsidRPr="00395BA4">
                    <w:rPr>
                      <w:rFonts w:cstheme="minorHAnsi"/>
                      <w:snapToGrid w:val="0"/>
                      <w:sz w:val="16"/>
                      <w:szCs w:val="16"/>
                    </w:rPr>
                    <w:t xml:space="preserve">Card number:5  2  5  8  9  4  8  0  0  9 </w:t>
                  </w:r>
                  <w:r w:rsidRPr="00395BA4">
                    <w:rPr>
                      <w:rFonts w:ascii="Arial" w:hAnsi="Arial" w:cs="Arial"/>
                      <w:snapToGrid w:val="0"/>
                      <w:sz w:val="16"/>
                      <w:szCs w:val="16"/>
                    </w:rPr>
                    <w:t>│</w:t>
                  </w:r>
                  <w:r w:rsidRPr="00395BA4">
                    <w:rPr>
                      <w:rFonts w:cstheme="minorHAnsi"/>
                      <w:snapToGrid w:val="0"/>
                      <w:sz w:val="16"/>
                      <w:szCs w:val="16"/>
                    </w:rPr>
                    <w:t xml:space="preserve">1  8  9  6  6  1 </w:t>
                  </w:r>
                  <w:r w:rsidRPr="00395BA4">
                    <w:rPr>
                      <w:rFonts w:ascii="Arial" w:hAnsi="Arial" w:cs="Arial"/>
                      <w:snapToGrid w:val="0"/>
                      <w:sz w:val="16"/>
                      <w:szCs w:val="16"/>
                    </w:rPr>
                    <w:t>│</w:t>
                  </w:r>
                </w:p>
                <w:p w14:paraId="754F5E5B" w14:textId="77777777" w:rsidR="00395BA4" w:rsidRPr="00395BA4" w:rsidRDefault="00395BA4" w:rsidP="00395BA4">
                  <w:pPr>
                    <w:rPr>
                      <w:rFonts w:cstheme="minorHAnsi"/>
                      <w:snapToGrid w:val="0"/>
                      <w:sz w:val="16"/>
                      <w:szCs w:val="16"/>
                    </w:rPr>
                  </w:pPr>
                  <w:r>
                    <w:rPr>
                      <w:rFonts w:cstheme="minorHAnsi"/>
                      <w:snapToGrid w:val="0"/>
                      <w:sz w:val="16"/>
                      <w:szCs w:val="16"/>
                    </w:rPr>
                    <w:t xml:space="preserve">                                                </w:t>
                  </w:r>
                  <w:r w:rsidRPr="00395BA4">
                    <w:rPr>
                      <w:rFonts w:cstheme="minorHAnsi"/>
                      <w:snapToGrid w:val="0"/>
                      <w:sz w:val="16"/>
                      <w:szCs w:val="16"/>
                    </w:rPr>
                    <w:t xml:space="preserve">               X     X      X</w:t>
                  </w:r>
                </w:p>
                <w:p w14:paraId="00E3B57C" w14:textId="77777777" w:rsidR="00395BA4" w:rsidRPr="00395BA4" w:rsidRDefault="00395BA4" w:rsidP="00395BA4">
                  <w:pPr>
                    <w:rPr>
                      <w:rFonts w:cstheme="minorHAnsi"/>
                      <w:snapToGrid w:val="0"/>
                      <w:sz w:val="16"/>
                      <w:szCs w:val="16"/>
                    </w:rPr>
                  </w:pPr>
                  <w:r w:rsidRPr="00395BA4">
                    <w:rPr>
                      <w:rFonts w:cstheme="minorHAnsi"/>
                      <w:snapToGrid w:val="0"/>
                      <w:sz w:val="16"/>
                      <w:szCs w:val="16"/>
                    </w:rPr>
                    <w:tab/>
                  </w:r>
                  <w:r w:rsidRPr="00395BA4">
                    <w:rPr>
                      <w:rFonts w:cstheme="minorHAnsi"/>
                      <w:snapToGrid w:val="0"/>
                      <w:sz w:val="16"/>
                      <w:szCs w:val="16"/>
                    </w:rPr>
                    <w:tab/>
                    <w:t xml:space="preserve">   </w:t>
                  </w:r>
                  <w:r>
                    <w:rPr>
                      <w:rFonts w:cstheme="minorHAnsi"/>
                      <w:snapToGrid w:val="0"/>
                      <w:sz w:val="16"/>
                      <w:szCs w:val="16"/>
                    </w:rPr>
                    <w:t xml:space="preserve">                        </w:t>
                  </w:r>
                  <w:r w:rsidRPr="00395BA4">
                    <w:rPr>
                      <w:rFonts w:cstheme="minorHAnsi"/>
                      <w:snapToGrid w:val="0"/>
                      <w:sz w:val="16"/>
                      <w:szCs w:val="16"/>
                    </w:rPr>
                    <w:t xml:space="preserve">  </w:t>
                  </w:r>
                  <w:r>
                    <w:rPr>
                      <w:rFonts w:cstheme="minorHAnsi"/>
                      <w:snapToGrid w:val="0"/>
                      <w:sz w:val="16"/>
                      <w:szCs w:val="16"/>
                    </w:rPr>
                    <w:t xml:space="preserve">    </w:t>
                  </w:r>
                  <w:r w:rsidRPr="00395BA4">
                    <w:rPr>
                      <w:rFonts w:cstheme="minorHAnsi"/>
                      <w:snapToGrid w:val="0"/>
                      <w:sz w:val="16"/>
                      <w:szCs w:val="16"/>
                    </w:rPr>
                    <w:t xml:space="preserve"> Y     Y      Y</w:t>
                  </w:r>
                </w:p>
                <w:p w14:paraId="3AB6033B" w14:textId="77777777" w:rsidR="00395BA4" w:rsidRDefault="00395BA4" w:rsidP="00395BA4">
                  <w:pPr>
                    <w:rPr>
                      <w:snapToGrid w:val="0"/>
                    </w:rPr>
                  </w:pPr>
                  <w:r>
                    <w:rPr>
                      <w:snapToGrid w:val="0"/>
                    </w:rPr>
                    <w:t xml:space="preserve">Always use the last 6 digits of the card number in the algorithm. If track2 encryption is in place, substitute the first 2 digits of the last 6 with 0’s. </w:t>
                  </w:r>
                </w:p>
                <w:p w14:paraId="73A6B637" w14:textId="77777777" w:rsidR="00395BA4" w:rsidRDefault="00395BA4" w:rsidP="00395BA4">
                  <w:pPr>
                    <w:ind w:left="2160"/>
                    <w:rPr>
                      <w:snapToGrid w:val="0"/>
                    </w:rPr>
                  </w:pPr>
                </w:p>
                <w:p w14:paraId="5DA941BB" w14:textId="77777777" w:rsidR="00395BA4" w:rsidRDefault="00395BA4" w:rsidP="00395BA4">
                  <w:pPr>
                    <w:rPr>
                      <w:snapToGrid w:val="0"/>
                    </w:rPr>
                  </w:pPr>
                  <w:r>
                    <w:rPr>
                      <w:snapToGrid w:val="0"/>
                    </w:rPr>
                    <w:t>Group all X together</w:t>
                  </w:r>
                  <w:r>
                    <w:rPr>
                      <w:snapToGrid w:val="0"/>
                    </w:rPr>
                    <w:tab/>
                    <w:t>:</w:t>
                  </w:r>
                  <w:r>
                    <w:rPr>
                      <w:snapToGrid w:val="0"/>
                    </w:rPr>
                    <w:tab/>
                    <w:t xml:space="preserve">   1 9 6</w:t>
                  </w:r>
                </w:p>
                <w:p w14:paraId="414B968C" w14:textId="77777777" w:rsidR="00395BA4" w:rsidRDefault="00395BA4" w:rsidP="00395BA4">
                  <w:pPr>
                    <w:rPr>
                      <w:snapToGrid w:val="0"/>
                    </w:rPr>
                  </w:pPr>
                  <w:r>
                    <w:rPr>
                      <w:snapToGrid w:val="0"/>
                    </w:rPr>
                    <w:lastRenderedPageBreak/>
                    <w:t>Group all Y together</w:t>
                  </w:r>
                  <w:r>
                    <w:rPr>
                      <w:snapToGrid w:val="0"/>
                    </w:rPr>
                    <w:tab/>
                    <w:t>:</w:t>
                  </w:r>
                  <w:r>
                    <w:rPr>
                      <w:snapToGrid w:val="0"/>
                    </w:rPr>
                    <w:tab/>
                    <w:t xml:space="preserve">   8 6 1</w:t>
                  </w:r>
                </w:p>
                <w:p w14:paraId="0BDB5D1E" w14:textId="77777777" w:rsidR="00395BA4" w:rsidRDefault="00395BA4" w:rsidP="00395BA4">
                  <w:pPr>
                    <w:rPr>
                      <w:snapToGrid w:val="0"/>
                    </w:rPr>
                  </w:pPr>
                  <w:r>
                    <w:rPr>
                      <w:snapToGrid w:val="0"/>
                    </w:rPr>
                    <w:t>Add groups together</w:t>
                  </w:r>
                  <w:r>
                    <w:rPr>
                      <w:snapToGrid w:val="0"/>
                    </w:rPr>
                    <w:tab/>
                    <w:t>:</w:t>
                  </w:r>
                  <w:r>
                    <w:rPr>
                      <w:snapToGrid w:val="0"/>
                    </w:rPr>
                    <w:tab/>
                    <w:t>1 0 5 7</w:t>
                  </w:r>
                </w:p>
                <w:p w14:paraId="798FFCB8" w14:textId="77777777" w:rsidR="00395BA4" w:rsidRDefault="00395BA4" w:rsidP="00395BA4">
                  <w:pPr>
                    <w:rPr>
                      <w:snapToGrid w:val="0"/>
                    </w:rPr>
                  </w:pPr>
                  <w:r>
                    <w:rPr>
                      <w:snapToGrid w:val="0"/>
                    </w:rPr>
                    <w:t>Subtract the amount</w:t>
                  </w:r>
                  <w:r>
                    <w:rPr>
                      <w:snapToGrid w:val="0"/>
                    </w:rPr>
                    <w:tab/>
                    <w:t>:</w:t>
                  </w:r>
                  <w:r>
                    <w:rPr>
                      <w:snapToGrid w:val="0"/>
                    </w:rPr>
                    <w:tab/>
                    <w:t xml:space="preserve">     8 5</w:t>
                  </w:r>
                </w:p>
                <w:p w14:paraId="23DF2139" w14:textId="77777777" w:rsidR="00395BA4" w:rsidRDefault="00395BA4" w:rsidP="00395BA4">
                  <w:pPr>
                    <w:ind w:left="2160"/>
                    <w:rPr>
                      <w:snapToGrid w:val="0"/>
                    </w:rPr>
                  </w:pPr>
                </w:p>
                <w:p w14:paraId="420A3D48" w14:textId="77777777" w:rsidR="00395BA4" w:rsidRDefault="00395BA4" w:rsidP="00395BA4">
                  <w:pPr>
                    <w:rPr>
                      <w:snapToGrid w:val="0"/>
                    </w:rPr>
                  </w:pPr>
                  <w:r>
                    <w:rPr>
                      <w:snapToGrid w:val="0"/>
                    </w:rPr>
                    <w:t>Authorization number</w:t>
                  </w:r>
                  <w:r>
                    <w:rPr>
                      <w:snapToGrid w:val="0"/>
                    </w:rPr>
                    <w:tab/>
                    <w:t>:  9 7 2</w:t>
                  </w:r>
                  <w:r>
                    <w:rPr>
                      <w:snapToGrid w:val="0"/>
                    </w:rPr>
                    <w:tab/>
                    <w:t>Y position 4, 5, 6</w:t>
                  </w:r>
                </w:p>
                <w:p w14:paraId="1DDDC821" w14:textId="77777777" w:rsidR="00395BA4" w:rsidRDefault="00395BA4" w:rsidP="00395BA4">
                  <w:pPr>
                    <w:rPr>
                      <w:snapToGrid w:val="0"/>
                    </w:rPr>
                  </w:pPr>
                </w:p>
                <w:p w14:paraId="60534CB7" w14:textId="77777777" w:rsidR="00395BA4" w:rsidRDefault="00395BA4" w:rsidP="00395BA4">
                  <w:pPr>
                    <w:rPr>
                      <w:b/>
                      <w:bCs/>
                      <w:snapToGrid w:val="0"/>
                    </w:rPr>
                  </w:pPr>
                  <w:r>
                    <w:rPr>
                      <w:b/>
                      <w:bCs/>
                      <w:snapToGrid w:val="0"/>
                    </w:rPr>
                    <w:t>Note that the result of the operation should be considered unsigned.</w:t>
                  </w:r>
                </w:p>
                <w:p w14:paraId="76B2E131" w14:textId="77777777" w:rsidR="00395BA4" w:rsidRDefault="00395BA4" w:rsidP="007930C7">
                  <w:pPr>
                    <w:numPr>
                      <w:ilvl w:val="0"/>
                      <w:numId w:val="30"/>
                    </w:numPr>
                    <w:tabs>
                      <w:tab w:val="num" w:pos="2880"/>
                    </w:tabs>
                    <w:ind w:left="360"/>
                    <w:rPr>
                      <w:snapToGrid w:val="0"/>
                    </w:rPr>
                  </w:pPr>
                  <w:r>
                    <w:rPr>
                      <w:snapToGrid w:val="0"/>
                    </w:rPr>
                    <w:t>If the authorization number is greater than 999, the last 3 digits are to be used.</w:t>
                  </w:r>
                </w:p>
                <w:p w14:paraId="47761767" w14:textId="77777777" w:rsidR="00395BA4" w:rsidRDefault="00395BA4" w:rsidP="007930C7">
                  <w:pPr>
                    <w:numPr>
                      <w:ilvl w:val="0"/>
                      <w:numId w:val="30"/>
                    </w:numPr>
                    <w:tabs>
                      <w:tab w:val="num" w:pos="2880"/>
                    </w:tabs>
                    <w:ind w:left="360"/>
                    <w:rPr>
                      <w:snapToGrid w:val="0"/>
                    </w:rPr>
                  </w:pPr>
                  <w:r>
                    <w:rPr>
                      <w:snapToGrid w:val="0"/>
                    </w:rPr>
                    <w:t>If the authorization number is less than 100, left zero fill the value.</w:t>
                  </w:r>
                </w:p>
                <w:p w14:paraId="186C94F9" w14:textId="77777777" w:rsidR="00395BA4" w:rsidRDefault="00395BA4" w:rsidP="007930C7">
                  <w:pPr>
                    <w:numPr>
                      <w:ilvl w:val="0"/>
                      <w:numId w:val="30"/>
                    </w:numPr>
                    <w:tabs>
                      <w:tab w:val="num" w:pos="2880"/>
                    </w:tabs>
                    <w:ind w:left="360"/>
                    <w:rPr>
                      <w:snapToGrid w:val="0"/>
                    </w:rPr>
                  </w:pPr>
                  <w:r>
                    <w:rPr>
                      <w:snapToGrid w:val="0"/>
                    </w:rPr>
                    <w:t>In the case of a negative value take the absolute value of the resultant value.</w:t>
                  </w:r>
                </w:p>
                <w:p w14:paraId="189BE409" w14:textId="77777777" w:rsidR="00395BA4" w:rsidRPr="00395BA4" w:rsidRDefault="00395BA4" w:rsidP="00395BA4">
                  <w:pPr>
                    <w:pStyle w:val="BodyText2"/>
                    <w:rPr>
                      <w:b/>
                      <w:bCs/>
                      <w:color w:val="auto"/>
                    </w:rPr>
                  </w:pPr>
                </w:p>
              </w:tc>
            </w:tr>
            <w:tr w:rsidR="00395BA4" w14:paraId="440C3895" w14:textId="77777777" w:rsidTr="00F7503B">
              <w:tc>
                <w:tcPr>
                  <w:tcW w:w="1061" w:type="dxa"/>
                </w:tcPr>
                <w:p w14:paraId="0A361787" w14:textId="77777777" w:rsidR="00395BA4" w:rsidRDefault="00281455" w:rsidP="00395BA4">
                  <w:pPr>
                    <w:jc w:val="center"/>
                    <w:rPr>
                      <w:snapToGrid w:val="0"/>
                    </w:rPr>
                  </w:pPr>
                  <w:r>
                    <w:rPr>
                      <w:snapToGrid w:val="0"/>
                    </w:rPr>
                    <w:lastRenderedPageBreak/>
                    <w:t>07</w:t>
                  </w:r>
                  <w:r>
                    <w:t>–</w:t>
                  </w:r>
                  <w:r>
                    <w:rPr>
                      <w:snapToGrid w:val="0"/>
                    </w:rPr>
                    <w:t>08</w:t>
                  </w:r>
                </w:p>
              </w:tc>
              <w:tc>
                <w:tcPr>
                  <w:tcW w:w="927" w:type="dxa"/>
                </w:tcPr>
                <w:p w14:paraId="5831574E" w14:textId="77777777" w:rsidR="00395BA4" w:rsidRDefault="00281455" w:rsidP="00395BA4">
                  <w:pPr>
                    <w:jc w:val="center"/>
                    <w:rPr>
                      <w:snapToGrid w:val="0"/>
                    </w:rPr>
                  </w:pPr>
                  <w:r>
                    <w:rPr>
                      <w:snapToGrid w:val="0"/>
                    </w:rPr>
                    <w:t>2</w:t>
                  </w:r>
                </w:p>
              </w:tc>
              <w:tc>
                <w:tcPr>
                  <w:tcW w:w="4937" w:type="dxa"/>
                </w:tcPr>
                <w:p w14:paraId="77EF2D30" w14:textId="77777777" w:rsidR="00281455" w:rsidRPr="00490414" w:rsidRDefault="00281455" w:rsidP="00345DEF">
                  <w:pPr>
                    <w:spacing w:after="120"/>
                    <w:rPr>
                      <w:b/>
                      <w:bCs/>
                      <w:snapToGrid w:val="0"/>
                    </w:rPr>
                  </w:pPr>
                  <w:r w:rsidRPr="00490414">
                    <w:rPr>
                      <w:b/>
                      <w:bCs/>
                      <w:snapToGrid w:val="0"/>
                    </w:rPr>
                    <w:t>Constant</w:t>
                  </w:r>
                </w:p>
                <w:p w14:paraId="2DA5932F" w14:textId="77777777" w:rsidR="00395BA4" w:rsidRPr="00395BA4" w:rsidRDefault="00281455" w:rsidP="00281455">
                  <w:pPr>
                    <w:rPr>
                      <w:b/>
                      <w:bCs/>
                      <w:snapToGrid w:val="0"/>
                    </w:rPr>
                  </w:pPr>
                  <w:r>
                    <w:rPr>
                      <w:snapToGrid w:val="0"/>
                    </w:rPr>
                    <w:t>Value: “ F” (Space followed by a capital F)</w:t>
                  </w:r>
                </w:p>
              </w:tc>
            </w:tr>
          </w:tbl>
          <w:p w14:paraId="23E3830C" w14:textId="77777777" w:rsidR="003F7726" w:rsidRDefault="003F7726" w:rsidP="00281455">
            <w:pPr>
              <w:ind w:left="720"/>
              <w:rPr>
                <w:b/>
                <w:snapToGrid w:val="0"/>
              </w:rPr>
            </w:pPr>
          </w:p>
        </w:tc>
      </w:tr>
      <w:tr w:rsidR="00345DEF" w14:paraId="707AA6D9" w14:textId="77777777" w:rsidTr="00281455">
        <w:tc>
          <w:tcPr>
            <w:tcW w:w="1949" w:type="dxa"/>
          </w:tcPr>
          <w:p w14:paraId="7CAEB2DA" w14:textId="77777777" w:rsidR="00345DEF" w:rsidRDefault="00345DEF" w:rsidP="002A45FC">
            <w:pPr>
              <w:spacing w:after="120"/>
              <w:rPr>
                <w:b/>
                <w:snapToGrid w:val="0"/>
              </w:rPr>
            </w:pPr>
          </w:p>
        </w:tc>
        <w:tc>
          <w:tcPr>
            <w:tcW w:w="7501" w:type="dxa"/>
          </w:tcPr>
          <w:p w14:paraId="55106189" w14:textId="77777777" w:rsidR="00345DEF" w:rsidRDefault="00345DEF" w:rsidP="003F7726">
            <w:pPr>
              <w:rPr>
                <w:snapToGrid w:val="0"/>
              </w:rPr>
            </w:pPr>
          </w:p>
        </w:tc>
      </w:tr>
      <w:tr w:rsidR="00281455" w14:paraId="2E649109" w14:textId="77777777" w:rsidTr="00281455">
        <w:tc>
          <w:tcPr>
            <w:tcW w:w="1949" w:type="dxa"/>
          </w:tcPr>
          <w:p w14:paraId="2C5FCA1F" w14:textId="77777777" w:rsidR="00281455" w:rsidRPr="00FB4BC9" w:rsidRDefault="00281455" w:rsidP="002A45FC">
            <w:pPr>
              <w:spacing w:after="120"/>
              <w:rPr>
                <w:rFonts w:cs="Arial"/>
                <w:b/>
                <w:bCs/>
                <w:lang w:val="en-CA"/>
              </w:rPr>
            </w:pPr>
            <w:r>
              <w:rPr>
                <w:rFonts w:cs="Arial"/>
                <w:b/>
                <w:bCs/>
                <w:lang w:val="en-CA"/>
              </w:rPr>
              <w:t>Response</w:t>
            </w:r>
          </w:p>
        </w:tc>
        <w:tc>
          <w:tcPr>
            <w:tcW w:w="7501" w:type="dxa"/>
          </w:tcPr>
          <w:p w14:paraId="71D9C154" w14:textId="77777777" w:rsidR="00281455" w:rsidRDefault="00281455" w:rsidP="0028145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r>
              <w:rPr>
                <w:snapToGrid w:val="0"/>
              </w:rPr>
              <w:t xml:space="preserve">Optional. Fixed length of 8 bytes. If this field is included in the request message, then it can be echoed in the response. </w:t>
            </w:r>
            <w:r>
              <w:rPr>
                <w:lang w:val="en-GB"/>
              </w:rPr>
              <w:t xml:space="preserve">In the case that this was a force post transaction, this number will be echoed back from the Approval Code sent in the request.  </w:t>
            </w:r>
            <w:r>
              <w:rPr>
                <w:snapToGrid w:val="0"/>
              </w:rPr>
              <w:t xml:space="preserve">If this field is not included in the request message, it can be generated by BASE24-pos, a host, or an interchange. </w:t>
            </w:r>
            <w:r>
              <w:rPr>
                <w:lang w:val="en-GB"/>
              </w:rPr>
              <w:t>This is the confirmation number from the authorizer of the transaction. This number would also be included in the response display (FID "g"). Since FID "g" is free format, it would be easier for the terminal to get this number (for receipt and storage purposes) from FID "F".</w:t>
            </w:r>
          </w:p>
          <w:p w14:paraId="49DAAAF3" w14:textId="77777777" w:rsidR="00281455" w:rsidRDefault="00281455" w:rsidP="0028145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snapToGrid w:val="0"/>
              </w:rPr>
            </w:pPr>
            <w:r>
              <w:rPr>
                <w:b/>
                <w:snapToGrid w:val="0"/>
              </w:rPr>
              <w:t>If the response is generated by BASE24-pos, positions 07-08 has a value of   B (space followed by a capital B).</w:t>
            </w:r>
          </w:p>
          <w:p w14:paraId="64DD1ACB" w14:textId="77777777" w:rsidR="00281455" w:rsidRDefault="00281455" w:rsidP="0028145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1159DAE1" w14:textId="77777777" w:rsidR="00281455" w:rsidRDefault="00281455" w:rsidP="00281455">
            <w:pPr>
              <w:rPr>
                <w:rFonts w:cs="Arial"/>
              </w:rPr>
            </w:pPr>
            <w:r w:rsidRPr="00386F06">
              <w:rPr>
                <w:rFonts w:cs="Arial"/>
              </w:rPr>
              <w:t xml:space="preserve">For Visa and MasterCard when the PAN </w:t>
            </w:r>
            <w:r>
              <w:rPr>
                <w:rFonts w:cs="Arial"/>
              </w:rPr>
              <w:t>in</w:t>
            </w:r>
            <w:r w:rsidRPr="00386F06">
              <w:rPr>
                <w:rFonts w:cs="Arial"/>
              </w:rPr>
              <w:t xml:space="preserve"> the transaction </w:t>
            </w:r>
            <w:r>
              <w:rPr>
                <w:rFonts w:cs="Arial"/>
              </w:rPr>
              <w:t>belongs to an</w:t>
            </w:r>
            <w:r w:rsidRPr="00386F06">
              <w:rPr>
                <w:rFonts w:cs="Arial"/>
              </w:rPr>
              <w:t xml:space="preserve"> account range </w:t>
            </w:r>
            <w:r>
              <w:rPr>
                <w:rFonts w:cs="Arial"/>
              </w:rPr>
              <w:t xml:space="preserve">that </w:t>
            </w:r>
            <w:r w:rsidRPr="00386F06">
              <w:rPr>
                <w:rFonts w:cs="Arial"/>
              </w:rPr>
              <w:t xml:space="preserve">participates in Account Level Processing/Account Level Management, position 6 </w:t>
            </w:r>
            <w:r>
              <w:rPr>
                <w:rFonts w:cs="Arial"/>
              </w:rPr>
              <w:t xml:space="preserve">of the approval code </w:t>
            </w:r>
            <w:r w:rsidRPr="00386F06">
              <w:rPr>
                <w:rFonts w:cs="Arial"/>
              </w:rPr>
              <w:t>will contain an alpha code indicating the account or product category of that PAN.</w:t>
            </w:r>
          </w:p>
          <w:p w14:paraId="3F2EAA40" w14:textId="77777777" w:rsidR="00281455" w:rsidRPr="00386F06" w:rsidRDefault="00281455" w:rsidP="00281455">
            <w:pPr>
              <w:rPr>
                <w:rFonts w:cs="Arial"/>
              </w:rPr>
            </w:pPr>
          </w:p>
          <w:p w14:paraId="7C464225" w14:textId="77777777" w:rsidR="00281455" w:rsidRPr="002C6918" w:rsidRDefault="00281455" w:rsidP="00281455">
            <w:pPr>
              <w:spacing w:after="120"/>
              <w:rPr>
                <w:rFonts w:cs="Arial"/>
                <w:lang w:val="en-CA"/>
              </w:rPr>
            </w:pPr>
            <w:r>
              <w:rPr>
                <w:b/>
                <w:lang w:val="en-GB"/>
              </w:rPr>
              <w:t xml:space="preserve">Note: </w:t>
            </w:r>
            <w:r>
              <w:rPr>
                <w:lang w:val="en-GB"/>
              </w:rPr>
              <w:t>As of April 2012, position 6 of the approval code will no longer be a reliable source of the Card Level Results for Visa Account Level processing. POS Solutions requiring this information for the population of Settlement Files must use the new Product FID 6 SFID k.</w:t>
            </w:r>
          </w:p>
        </w:tc>
      </w:tr>
      <w:tr w:rsidR="003F7726" w14:paraId="0D21C88A" w14:textId="77777777" w:rsidTr="00281455">
        <w:tc>
          <w:tcPr>
            <w:tcW w:w="1949" w:type="dxa"/>
          </w:tcPr>
          <w:p w14:paraId="631CC907" w14:textId="77777777" w:rsidR="003F7726" w:rsidRDefault="003F7726" w:rsidP="002A45FC">
            <w:pPr>
              <w:spacing w:after="120"/>
              <w:rPr>
                <w:b/>
                <w:snapToGrid w:val="0"/>
              </w:rPr>
            </w:pPr>
            <w:r w:rsidRPr="00FB4BC9">
              <w:rPr>
                <w:rFonts w:cs="Arial"/>
                <w:b/>
                <w:bCs/>
                <w:lang w:val="en-CA"/>
              </w:rPr>
              <w:t>Internal Field</w:t>
            </w:r>
          </w:p>
        </w:tc>
        <w:tc>
          <w:tcPr>
            <w:tcW w:w="7501" w:type="dxa"/>
          </w:tcPr>
          <w:p w14:paraId="62590BAD" w14:textId="77777777" w:rsidR="003F7726" w:rsidRDefault="00281455" w:rsidP="002A45FC">
            <w:pPr>
              <w:spacing w:after="120"/>
              <w:rPr>
                <w:b/>
                <w:snapToGrid w:val="0"/>
              </w:rPr>
            </w:pPr>
            <w:r w:rsidRPr="002C6918">
              <w:rPr>
                <w:rFonts w:cs="Arial"/>
                <w:lang w:val="en-CA"/>
              </w:rPr>
              <w:t>PSTM.TRAN.APPRV-CDE</w:t>
            </w:r>
          </w:p>
        </w:tc>
      </w:tr>
    </w:tbl>
    <w:p w14:paraId="6416FDB1" w14:textId="77777777" w:rsidR="003F7726" w:rsidRDefault="003F7726" w:rsidP="002C6918">
      <w:pPr>
        <w:ind w:left="720"/>
        <w:rPr>
          <w:snapToGrid w:val="0"/>
        </w:rPr>
      </w:pPr>
    </w:p>
    <w:p w14:paraId="610F6BE8" w14:textId="77777777" w:rsidR="00476D28" w:rsidRDefault="00476D28">
      <w:pPr>
        <w:rPr>
          <w:snapToGrid w:val="0"/>
        </w:rPr>
      </w:pPr>
    </w:p>
    <w:p w14:paraId="27AB7FBF" w14:textId="77777777" w:rsidR="00476D28" w:rsidRDefault="00476D28" w:rsidP="00847896">
      <w:pPr>
        <w:pStyle w:val="Heading2"/>
        <w:rPr>
          <w:snapToGrid w:val="0"/>
        </w:rPr>
      </w:pPr>
      <w:bookmarkStart w:id="2573" w:name="_Toc30407686"/>
      <w:bookmarkStart w:id="2574" w:name="_Toc126079245"/>
      <w:r>
        <w:rPr>
          <w:snapToGrid w:val="0"/>
        </w:rPr>
        <w:lastRenderedPageBreak/>
        <w:t>FID G – Authentication Code</w:t>
      </w:r>
      <w:bookmarkEnd w:id="2573"/>
      <w:bookmarkEnd w:id="2574"/>
      <w:r>
        <w:rPr>
          <w:snapToGrid w:val="0"/>
        </w:rPr>
        <w:t xml:space="preserve"> </w:t>
      </w:r>
    </w:p>
    <w:p w14:paraId="79507B67" w14:textId="77777777" w:rsidR="00C21BB6" w:rsidRDefault="00C21BB6" w:rsidP="00683A45">
      <w:pPr>
        <w:ind w:left="720"/>
        <w:rPr>
          <w:snapToGrid w:val="0"/>
        </w:rPr>
      </w:pPr>
      <w:r>
        <w:rPr>
          <w:snapToGrid w:val="0"/>
        </w:rPr>
        <w:t>The Authentication Code contains the eight-byte hexadecimal message authentication code (MAC) used to verify the message when MACs are being used.</w:t>
      </w:r>
    </w:p>
    <w:p w14:paraId="1F9B2764" w14:textId="77777777" w:rsidR="00683A45" w:rsidRDefault="00683A45" w:rsidP="00683A45">
      <w:pPr>
        <w:ind w:left="720"/>
        <w:rPr>
          <w:snapToGrid w:val="0"/>
        </w:rPr>
      </w:pPr>
    </w:p>
    <w:p w14:paraId="1E42DC4E" w14:textId="77777777" w:rsidR="00683A45" w:rsidRPr="00683A45" w:rsidRDefault="00683A45" w:rsidP="00683A45">
      <w:pPr>
        <w:ind w:left="720"/>
        <w:rPr>
          <w:rFonts w:cs="Arial"/>
          <w:b/>
          <w:snapToGrid w:val="0"/>
        </w:rPr>
      </w:pPr>
      <w:r w:rsidRPr="00683A45">
        <w:rPr>
          <w:rFonts w:cs="Arial"/>
          <w:b/>
          <w:snapToGrid w:val="0"/>
        </w:rPr>
        <w:t>For use in Host 1 messages only</w:t>
      </w:r>
    </w:p>
    <w:p w14:paraId="060A5FED" w14:textId="77777777" w:rsidR="00C21BB6" w:rsidRDefault="00C21BB6" w:rsidP="00683A45">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81455" w14:paraId="5042A642" w14:textId="77777777" w:rsidTr="002A45FC">
        <w:tc>
          <w:tcPr>
            <w:tcW w:w="2335" w:type="dxa"/>
          </w:tcPr>
          <w:p w14:paraId="570EB46E" w14:textId="77777777" w:rsidR="00281455" w:rsidRDefault="00281455" w:rsidP="002A45FC">
            <w:pPr>
              <w:spacing w:after="120"/>
              <w:rPr>
                <w:b/>
                <w:snapToGrid w:val="0"/>
              </w:rPr>
            </w:pPr>
            <w:r>
              <w:rPr>
                <w:b/>
                <w:snapToGrid w:val="0"/>
              </w:rPr>
              <w:t>Request</w:t>
            </w:r>
          </w:p>
        </w:tc>
        <w:tc>
          <w:tcPr>
            <w:tcW w:w="7105" w:type="dxa"/>
          </w:tcPr>
          <w:p w14:paraId="6A2CB5AD" w14:textId="77777777" w:rsidR="00281455" w:rsidRDefault="00281455" w:rsidP="002A45FC">
            <w:pPr>
              <w:spacing w:after="120"/>
              <w:rPr>
                <w:b/>
                <w:snapToGrid w:val="0"/>
              </w:rPr>
            </w:pPr>
            <w:r>
              <w:rPr>
                <w:snapToGrid w:val="0"/>
              </w:rPr>
              <w:t>Optional. Fixed length of 8 bytes. If included, the MAC is verified</w:t>
            </w:r>
          </w:p>
        </w:tc>
      </w:tr>
      <w:tr w:rsidR="00281455" w14:paraId="392B34C4" w14:textId="77777777" w:rsidTr="002A45FC">
        <w:tc>
          <w:tcPr>
            <w:tcW w:w="2335" w:type="dxa"/>
          </w:tcPr>
          <w:p w14:paraId="27F107D9" w14:textId="77777777" w:rsidR="00281455" w:rsidRDefault="00281455" w:rsidP="002A45FC">
            <w:pPr>
              <w:spacing w:after="120"/>
              <w:rPr>
                <w:b/>
                <w:snapToGrid w:val="0"/>
              </w:rPr>
            </w:pPr>
            <w:r>
              <w:rPr>
                <w:b/>
                <w:snapToGrid w:val="0"/>
              </w:rPr>
              <w:t>Response</w:t>
            </w:r>
          </w:p>
        </w:tc>
        <w:tc>
          <w:tcPr>
            <w:tcW w:w="7105" w:type="dxa"/>
          </w:tcPr>
          <w:p w14:paraId="64C6C973" w14:textId="77777777" w:rsidR="00281455" w:rsidRDefault="00281455" w:rsidP="002A45FC">
            <w:pPr>
              <w:spacing w:after="120"/>
              <w:rPr>
                <w:b/>
                <w:snapToGrid w:val="0"/>
              </w:rPr>
            </w:pPr>
            <w:r>
              <w:rPr>
                <w:snapToGrid w:val="0"/>
              </w:rPr>
              <w:t>Optional. If responses are verified using MACs, this field is required. Fixed length of 8 bytes</w:t>
            </w:r>
          </w:p>
        </w:tc>
      </w:tr>
      <w:tr w:rsidR="00281455" w14:paraId="78138773" w14:textId="77777777" w:rsidTr="002A45FC">
        <w:tc>
          <w:tcPr>
            <w:tcW w:w="2335" w:type="dxa"/>
          </w:tcPr>
          <w:p w14:paraId="499423EF" w14:textId="77777777" w:rsidR="00281455" w:rsidRDefault="00281455" w:rsidP="002A45FC">
            <w:pPr>
              <w:spacing w:after="120"/>
              <w:rPr>
                <w:b/>
                <w:snapToGrid w:val="0"/>
              </w:rPr>
            </w:pPr>
            <w:r w:rsidRPr="00FB4BC9">
              <w:rPr>
                <w:rFonts w:cs="Arial"/>
                <w:b/>
                <w:bCs/>
                <w:lang w:val="en-CA"/>
              </w:rPr>
              <w:t>Internal Field</w:t>
            </w:r>
          </w:p>
        </w:tc>
        <w:tc>
          <w:tcPr>
            <w:tcW w:w="7105" w:type="dxa"/>
          </w:tcPr>
          <w:p w14:paraId="533374C5" w14:textId="77777777" w:rsidR="00281455" w:rsidRDefault="00281455" w:rsidP="002A45FC">
            <w:pPr>
              <w:spacing w:after="120"/>
              <w:rPr>
                <w:b/>
                <w:snapToGrid w:val="0"/>
              </w:rPr>
            </w:pPr>
            <w:r w:rsidRPr="00683A45">
              <w:rPr>
                <w:rFonts w:cs="Arial"/>
                <w:lang w:val="en-CA"/>
              </w:rPr>
              <w:t>Not Applicable</w:t>
            </w:r>
          </w:p>
        </w:tc>
      </w:tr>
      <w:tr w:rsidR="00281455" w14:paraId="4E08F795" w14:textId="77777777" w:rsidTr="002A45FC">
        <w:tc>
          <w:tcPr>
            <w:tcW w:w="2335" w:type="dxa"/>
          </w:tcPr>
          <w:p w14:paraId="20403779" w14:textId="77777777" w:rsidR="00281455" w:rsidRPr="00FB4BC9" w:rsidRDefault="00281455" w:rsidP="002A45FC">
            <w:pPr>
              <w:spacing w:after="120"/>
              <w:rPr>
                <w:rFonts w:cs="Arial"/>
                <w:b/>
                <w:bCs/>
                <w:lang w:val="en-CA"/>
              </w:rPr>
            </w:pPr>
          </w:p>
        </w:tc>
        <w:tc>
          <w:tcPr>
            <w:tcW w:w="7105" w:type="dxa"/>
          </w:tcPr>
          <w:p w14:paraId="5A9CD7A0" w14:textId="77777777" w:rsidR="00281455" w:rsidRPr="002C6918" w:rsidRDefault="00281455" w:rsidP="002A45FC">
            <w:pPr>
              <w:spacing w:after="120"/>
              <w:rPr>
                <w:rFonts w:cs="Arial"/>
                <w:lang w:val="en-CA"/>
              </w:rPr>
            </w:pPr>
          </w:p>
        </w:tc>
      </w:tr>
    </w:tbl>
    <w:p w14:paraId="490EDC88" w14:textId="77777777" w:rsidR="00C21BB6" w:rsidRDefault="00C21BB6">
      <w:pPr>
        <w:rPr>
          <w:snapToGrid w:val="0"/>
        </w:rPr>
      </w:pPr>
    </w:p>
    <w:p w14:paraId="5A2F193B" w14:textId="77777777" w:rsidR="00476D28" w:rsidRDefault="00476D28" w:rsidP="00847896">
      <w:pPr>
        <w:pStyle w:val="Heading2"/>
        <w:rPr>
          <w:snapToGrid w:val="0"/>
        </w:rPr>
      </w:pPr>
      <w:bookmarkStart w:id="2575" w:name="_Toc30407687"/>
      <w:bookmarkStart w:id="2576" w:name="_Toc126079246"/>
      <w:r>
        <w:rPr>
          <w:snapToGrid w:val="0"/>
        </w:rPr>
        <w:t>FID H – Authentication Key</w:t>
      </w:r>
      <w:bookmarkEnd w:id="2575"/>
      <w:bookmarkEnd w:id="2576"/>
      <w:r>
        <w:rPr>
          <w:snapToGrid w:val="0"/>
        </w:rPr>
        <w:t xml:space="preserve"> </w:t>
      </w:r>
    </w:p>
    <w:p w14:paraId="5BE7E5BE" w14:textId="77777777" w:rsidR="008C01FD" w:rsidRDefault="00C21BB6" w:rsidP="008C01FD">
      <w:pPr>
        <w:ind w:left="720"/>
        <w:rPr>
          <w:snapToGrid w:val="0"/>
        </w:rPr>
      </w:pPr>
      <w:r w:rsidRPr="008C01FD">
        <w:rPr>
          <w:snapToGrid w:val="0"/>
        </w:rPr>
        <w:t>The Authentication Key is generated by the SPDH module and provided to the terminal. The Authentication Key is the MAC communications key, encrypted under the MAC Terminal Master communications key. Key types supported:</w:t>
      </w:r>
      <w:r w:rsidR="008C01FD" w:rsidRPr="008C01FD">
        <w:rPr>
          <w:snapToGrid w:val="0"/>
        </w:rPr>
        <w:t xml:space="preserve"> </w:t>
      </w:r>
    </w:p>
    <w:p w14:paraId="6A6586C8" w14:textId="77777777" w:rsidR="00722F5B" w:rsidRPr="008C01FD" w:rsidRDefault="00722F5B" w:rsidP="008C01FD">
      <w:pPr>
        <w:ind w:left="720"/>
        <w:rPr>
          <w:snapToGrid w:val="0"/>
        </w:rPr>
      </w:pPr>
    </w:p>
    <w:p w14:paraId="53F0A1EA" w14:textId="77777777" w:rsidR="00C21BB6" w:rsidRPr="00722F5B" w:rsidRDefault="00C21BB6" w:rsidP="00F12805">
      <w:pPr>
        <w:pStyle w:val="ListParagraph"/>
        <w:numPr>
          <w:ilvl w:val="0"/>
          <w:numId w:val="150"/>
        </w:numPr>
        <w:rPr>
          <w:snapToGrid w:val="0"/>
        </w:rPr>
      </w:pPr>
      <w:r w:rsidRPr="00722F5B">
        <w:rPr>
          <w:snapToGrid w:val="0"/>
        </w:rPr>
        <w:t>Single-length key 16 bytes long</w:t>
      </w:r>
    </w:p>
    <w:p w14:paraId="51806021" w14:textId="77777777" w:rsidR="00C21BB6" w:rsidRDefault="00C21BB6" w:rsidP="002339E1">
      <w:pPr>
        <w:numPr>
          <w:ilvl w:val="0"/>
          <w:numId w:val="28"/>
        </w:numPr>
        <w:rPr>
          <w:snapToGrid w:val="0"/>
        </w:rPr>
      </w:pPr>
      <w:r w:rsidRPr="008C01FD">
        <w:rPr>
          <w:snapToGrid w:val="0"/>
        </w:rPr>
        <w:t>Double-length key 3</w:t>
      </w:r>
      <w:r w:rsidR="00910A1F" w:rsidRPr="008C01FD">
        <w:rPr>
          <w:snapToGrid w:val="0"/>
        </w:rPr>
        <w:t>7</w:t>
      </w:r>
      <w:r w:rsidRPr="008C01FD">
        <w:rPr>
          <w:snapToGrid w:val="0"/>
        </w:rPr>
        <w:t xml:space="preserve"> bytes long</w:t>
      </w:r>
      <w:r w:rsidR="00910A1F" w:rsidRPr="008C01FD">
        <w:rPr>
          <w:snapToGrid w:val="0"/>
        </w:rPr>
        <w:t xml:space="preserve"> (32 byte key, followed by a delim</w:t>
      </w:r>
      <w:r w:rsidR="00CE399D">
        <w:rPr>
          <w:snapToGrid w:val="0"/>
        </w:rPr>
        <w:t>i</w:t>
      </w:r>
      <w:r w:rsidR="00910A1F" w:rsidRPr="008C01FD">
        <w:rPr>
          <w:snapToGrid w:val="0"/>
        </w:rPr>
        <w:t>ter value of ‘#’, followed by 4 bytes of check digit values).</w:t>
      </w:r>
    </w:p>
    <w:p w14:paraId="44F4AED3" w14:textId="77777777" w:rsidR="00CE399D" w:rsidRPr="00CE399D" w:rsidRDefault="00CE399D" w:rsidP="002339E1">
      <w:pPr>
        <w:numPr>
          <w:ilvl w:val="0"/>
          <w:numId w:val="28"/>
        </w:numPr>
        <w:rPr>
          <w:snapToGrid w:val="0"/>
        </w:rPr>
      </w:pPr>
      <w:r w:rsidRPr="008C01FD">
        <w:rPr>
          <w:snapToGrid w:val="0"/>
        </w:rPr>
        <w:t>Double-length key 3</w:t>
      </w:r>
      <w:r>
        <w:rPr>
          <w:snapToGrid w:val="0"/>
        </w:rPr>
        <w:t>9</w:t>
      </w:r>
      <w:r w:rsidRPr="008C01FD">
        <w:rPr>
          <w:snapToGrid w:val="0"/>
        </w:rPr>
        <w:t xml:space="preserve"> bytes long (32 byte key, followed by a delim</w:t>
      </w:r>
      <w:r>
        <w:rPr>
          <w:snapToGrid w:val="0"/>
        </w:rPr>
        <w:t>i</w:t>
      </w:r>
      <w:r w:rsidRPr="008C01FD">
        <w:rPr>
          <w:snapToGrid w:val="0"/>
        </w:rPr>
        <w:t xml:space="preserve">ter value of ‘#’, followed by </w:t>
      </w:r>
      <w:r>
        <w:rPr>
          <w:snapToGrid w:val="0"/>
        </w:rPr>
        <w:t>6</w:t>
      </w:r>
      <w:r w:rsidRPr="008C01FD">
        <w:rPr>
          <w:snapToGrid w:val="0"/>
        </w:rPr>
        <w:t xml:space="preserve"> bytes of check digit values).</w:t>
      </w:r>
      <w:r>
        <w:rPr>
          <w:snapToGrid w:val="0"/>
        </w:rPr>
        <w:t xml:space="preserve">  </w:t>
      </w:r>
      <w:r w:rsidRPr="00CE399D">
        <w:rPr>
          <w:snapToGrid w:val="0"/>
        </w:rPr>
        <w:t>This is a customized option, available by special request only</w:t>
      </w:r>
      <w:r>
        <w:rPr>
          <w:snapToGrid w:val="0"/>
        </w:rPr>
        <w:t>.</w:t>
      </w:r>
    </w:p>
    <w:p w14:paraId="79E3B083" w14:textId="77777777" w:rsidR="00C21BB6" w:rsidRDefault="00C21BB6">
      <w:pPr>
        <w:rPr>
          <w:snapToGrid w:val="0"/>
        </w:rPr>
      </w:pPr>
    </w:p>
    <w:p w14:paraId="2EF785F4" w14:textId="77777777" w:rsidR="00683A45" w:rsidRDefault="00683A45" w:rsidP="008C01FD">
      <w:pPr>
        <w:ind w:left="720"/>
        <w:rPr>
          <w:rFonts w:cs="Arial"/>
          <w:b/>
          <w:snapToGrid w:val="0"/>
        </w:rPr>
      </w:pPr>
      <w:r>
        <w:rPr>
          <w:rFonts w:cs="Arial"/>
          <w:b/>
          <w:snapToGrid w:val="0"/>
        </w:rPr>
        <w:t>For use in Host 1 messages only.</w:t>
      </w:r>
    </w:p>
    <w:p w14:paraId="68DABEED" w14:textId="77777777" w:rsidR="00281455" w:rsidRDefault="00281455" w:rsidP="008C01FD">
      <w:pPr>
        <w:ind w:left="720"/>
        <w:rPr>
          <w:rFonts w:cs="Arial"/>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81455" w14:paraId="27026655" w14:textId="77777777" w:rsidTr="002A45FC">
        <w:tc>
          <w:tcPr>
            <w:tcW w:w="2335" w:type="dxa"/>
          </w:tcPr>
          <w:p w14:paraId="2ADB6968" w14:textId="77777777" w:rsidR="00281455" w:rsidRDefault="00281455" w:rsidP="002A45FC">
            <w:pPr>
              <w:spacing w:after="120"/>
              <w:rPr>
                <w:b/>
                <w:snapToGrid w:val="0"/>
              </w:rPr>
            </w:pPr>
            <w:r>
              <w:rPr>
                <w:b/>
                <w:snapToGrid w:val="0"/>
              </w:rPr>
              <w:t>Request</w:t>
            </w:r>
          </w:p>
        </w:tc>
        <w:tc>
          <w:tcPr>
            <w:tcW w:w="7105" w:type="dxa"/>
          </w:tcPr>
          <w:p w14:paraId="3E67966B" w14:textId="77777777" w:rsidR="00281455" w:rsidRDefault="00281455" w:rsidP="002A45FC">
            <w:pPr>
              <w:spacing w:after="120"/>
              <w:rPr>
                <w:b/>
                <w:snapToGrid w:val="0"/>
              </w:rPr>
            </w:pPr>
            <w:r>
              <w:rPr>
                <w:snapToGrid w:val="0"/>
              </w:rPr>
              <w:t>Not available</w:t>
            </w:r>
          </w:p>
        </w:tc>
      </w:tr>
      <w:tr w:rsidR="00281455" w14:paraId="2A24CE5D" w14:textId="77777777" w:rsidTr="002A45FC">
        <w:tc>
          <w:tcPr>
            <w:tcW w:w="2335" w:type="dxa"/>
          </w:tcPr>
          <w:p w14:paraId="221C8E17" w14:textId="77777777" w:rsidR="00281455" w:rsidRDefault="00281455" w:rsidP="002A45FC">
            <w:pPr>
              <w:spacing w:after="120"/>
              <w:rPr>
                <w:b/>
                <w:snapToGrid w:val="0"/>
              </w:rPr>
            </w:pPr>
            <w:r>
              <w:rPr>
                <w:b/>
                <w:snapToGrid w:val="0"/>
              </w:rPr>
              <w:t>Response</w:t>
            </w:r>
          </w:p>
        </w:tc>
        <w:tc>
          <w:tcPr>
            <w:tcW w:w="7105" w:type="dxa"/>
          </w:tcPr>
          <w:p w14:paraId="3C83DF93" w14:textId="77777777" w:rsidR="00281455" w:rsidRDefault="00281455" w:rsidP="002A45FC">
            <w:pPr>
              <w:spacing w:after="120"/>
              <w:rPr>
                <w:b/>
                <w:snapToGrid w:val="0"/>
              </w:rPr>
            </w:pPr>
            <w:r>
              <w:rPr>
                <w:snapToGrid w:val="0"/>
              </w:rPr>
              <w:t>Optional. Variable length of 16/37/39 bytes depending on the PINPad support. This field can be configured in any response and is included if more than the configured number of consecutive MAC errors occur. This field can also be included optionally in downloads (Alternate Key in ACNF)</w:t>
            </w:r>
          </w:p>
        </w:tc>
      </w:tr>
      <w:tr w:rsidR="00281455" w14:paraId="3F44A59B" w14:textId="77777777" w:rsidTr="002A45FC">
        <w:tc>
          <w:tcPr>
            <w:tcW w:w="2335" w:type="dxa"/>
          </w:tcPr>
          <w:p w14:paraId="610D95F5" w14:textId="77777777" w:rsidR="00281455" w:rsidRDefault="00281455" w:rsidP="002A45FC">
            <w:pPr>
              <w:spacing w:after="120"/>
              <w:rPr>
                <w:b/>
                <w:snapToGrid w:val="0"/>
              </w:rPr>
            </w:pPr>
            <w:r w:rsidRPr="00FB4BC9">
              <w:rPr>
                <w:rFonts w:cs="Arial"/>
                <w:b/>
                <w:bCs/>
                <w:lang w:val="en-CA"/>
              </w:rPr>
              <w:t>Internal Field</w:t>
            </w:r>
          </w:p>
        </w:tc>
        <w:tc>
          <w:tcPr>
            <w:tcW w:w="7105" w:type="dxa"/>
          </w:tcPr>
          <w:p w14:paraId="613EBF7A" w14:textId="77777777" w:rsidR="00281455" w:rsidRDefault="00281455" w:rsidP="002A45FC">
            <w:pPr>
              <w:spacing w:after="120"/>
              <w:rPr>
                <w:b/>
                <w:snapToGrid w:val="0"/>
              </w:rPr>
            </w:pPr>
            <w:r w:rsidRPr="009E5501">
              <w:rPr>
                <w:rFonts w:cs="Arial"/>
                <w:lang w:val="en-CA"/>
              </w:rPr>
              <w:t>PTDD1.PTDD1-CORE.MAC-DATA.ENCR-KEYS.MACKEY</w:t>
            </w:r>
          </w:p>
        </w:tc>
      </w:tr>
    </w:tbl>
    <w:p w14:paraId="4791EF91" w14:textId="77777777" w:rsidR="00281455" w:rsidRPr="00683A45" w:rsidRDefault="00281455" w:rsidP="008C01FD">
      <w:pPr>
        <w:ind w:left="720"/>
        <w:rPr>
          <w:rFonts w:cs="Arial"/>
          <w:b/>
          <w:snapToGrid w:val="0"/>
        </w:rPr>
      </w:pPr>
    </w:p>
    <w:p w14:paraId="44A079B9" w14:textId="77777777" w:rsidR="00683A45" w:rsidRDefault="00683A45" w:rsidP="00683A45">
      <w:pPr>
        <w:ind w:left="360"/>
        <w:rPr>
          <w:b/>
          <w:snapToGrid w:val="0"/>
        </w:rPr>
      </w:pPr>
    </w:p>
    <w:p w14:paraId="5B6A8533" w14:textId="77777777" w:rsidR="00C21BB6" w:rsidRDefault="00C21BB6" w:rsidP="00683A45">
      <w:pPr>
        <w:ind w:left="360"/>
        <w:rPr>
          <w:snapToGrid w:val="0"/>
        </w:rPr>
      </w:pPr>
    </w:p>
    <w:p w14:paraId="2084CAF3" w14:textId="77777777" w:rsidR="00C21BB6" w:rsidRDefault="00C21BB6">
      <w:pPr>
        <w:rPr>
          <w:snapToGrid w:val="0"/>
        </w:rPr>
      </w:pPr>
    </w:p>
    <w:p w14:paraId="216A8274" w14:textId="77777777" w:rsidR="00B6796B" w:rsidRDefault="00B6796B" w:rsidP="00847896">
      <w:pPr>
        <w:pStyle w:val="Heading2"/>
        <w:rPr>
          <w:snapToGrid w:val="0"/>
        </w:rPr>
      </w:pPr>
      <w:bookmarkStart w:id="2577" w:name="_Toc30407688"/>
      <w:bookmarkStart w:id="2578" w:name="_Toc126079247"/>
      <w:r>
        <w:rPr>
          <w:snapToGrid w:val="0"/>
        </w:rPr>
        <w:lastRenderedPageBreak/>
        <w:t>FID I – Field Decryption Key</w:t>
      </w:r>
      <w:bookmarkEnd w:id="2577"/>
      <w:bookmarkEnd w:id="2578"/>
    </w:p>
    <w:p w14:paraId="0E1B5C22" w14:textId="77777777" w:rsidR="00C21BB6" w:rsidRDefault="00C21BB6" w:rsidP="008C01FD">
      <w:pPr>
        <w:ind w:left="720"/>
        <w:rPr>
          <w:snapToGrid w:val="0"/>
        </w:rPr>
      </w:pPr>
      <w:r>
        <w:rPr>
          <w:snapToGrid w:val="0"/>
        </w:rPr>
        <w:t>The field Decryption key is generated by the SPDH and provided to the terminal. The key is</w:t>
      </w:r>
      <w:r w:rsidR="00AC67AF">
        <w:rPr>
          <w:snapToGrid w:val="0"/>
        </w:rPr>
        <w:t xml:space="preserve"> the track2 (FID q) data encryption </w:t>
      </w:r>
      <w:r>
        <w:rPr>
          <w:snapToGrid w:val="0"/>
        </w:rPr>
        <w:t>key</w:t>
      </w:r>
      <w:r w:rsidR="00F61A46">
        <w:rPr>
          <w:snapToGrid w:val="0"/>
        </w:rPr>
        <w:t xml:space="preserve"> </w:t>
      </w:r>
      <w:r w:rsidR="00F61A46" w:rsidRPr="00F61A46">
        <w:rPr>
          <w:snapToGrid w:val="0"/>
        </w:rPr>
        <w:t>(used for End to End encryption)</w:t>
      </w:r>
      <w:r>
        <w:rPr>
          <w:snapToGrid w:val="0"/>
        </w:rPr>
        <w:t>, encrypted under the Field Terminal Master key. It is contained in the response only. Key</w:t>
      </w:r>
      <w:r w:rsidR="0031404A">
        <w:rPr>
          <w:snapToGrid w:val="0"/>
        </w:rPr>
        <w:t xml:space="preserve"> types</w:t>
      </w:r>
      <w:r>
        <w:rPr>
          <w:snapToGrid w:val="0"/>
        </w:rPr>
        <w:t xml:space="preserve"> supported:</w:t>
      </w:r>
    </w:p>
    <w:p w14:paraId="4AAA3C79" w14:textId="77777777" w:rsidR="00722F5B" w:rsidRDefault="00722F5B" w:rsidP="008C01FD">
      <w:pPr>
        <w:ind w:left="720"/>
        <w:rPr>
          <w:snapToGrid w:val="0"/>
        </w:rPr>
      </w:pPr>
    </w:p>
    <w:p w14:paraId="7FDEC9AA" w14:textId="77777777" w:rsidR="00C21BB6" w:rsidRDefault="00C21BB6" w:rsidP="002339E1">
      <w:pPr>
        <w:numPr>
          <w:ilvl w:val="0"/>
          <w:numId w:val="28"/>
        </w:numPr>
        <w:rPr>
          <w:snapToGrid w:val="0"/>
        </w:rPr>
      </w:pPr>
      <w:r>
        <w:rPr>
          <w:snapToGrid w:val="0"/>
        </w:rPr>
        <w:t>Single-length key 16 bytes long (single DES)</w:t>
      </w:r>
    </w:p>
    <w:p w14:paraId="20EB8B8D" w14:textId="77777777" w:rsidR="00AC67AF" w:rsidRDefault="00AC67AF" w:rsidP="002339E1">
      <w:pPr>
        <w:numPr>
          <w:ilvl w:val="0"/>
          <w:numId w:val="28"/>
        </w:numPr>
        <w:rPr>
          <w:snapToGrid w:val="0"/>
        </w:rPr>
      </w:pPr>
      <w:r>
        <w:rPr>
          <w:snapToGrid w:val="0"/>
        </w:rPr>
        <w:t>Double-length key 37 bytes long (32 byte key, followed by a delimiter value of ‘#’, followed by 4 bytes of check digit values)</w:t>
      </w:r>
    </w:p>
    <w:p w14:paraId="07555F64" w14:textId="77777777" w:rsidR="00CE399D" w:rsidRPr="00CE399D" w:rsidRDefault="00CE399D" w:rsidP="002339E1">
      <w:pPr>
        <w:numPr>
          <w:ilvl w:val="0"/>
          <w:numId w:val="28"/>
        </w:numPr>
        <w:rPr>
          <w:snapToGrid w:val="0"/>
        </w:rPr>
      </w:pPr>
      <w:r w:rsidRPr="008C01FD">
        <w:rPr>
          <w:snapToGrid w:val="0"/>
        </w:rPr>
        <w:t>Double-length key 3</w:t>
      </w:r>
      <w:r>
        <w:rPr>
          <w:snapToGrid w:val="0"/>
        </w:rPr>
        <w:t>9</w:t>
      </w:r>
      <w:r w:rsidRPr="008C01FD">
        <w:rPr>
          <w:snapToGrid w:val="0"/>
        </w:rPr>
        <w:t xml:space="preserve"> bytes long (32 byte key, followed by a delim</w:t>
      </w:r>
      <w:r>
        <w:rPr>
          <w:snapToGrid w:val="0"/>
        </w:rPr>
        <w:t>i</w:t>
      </w:r>
      <w:r w:rsidRPr="008C01FD">
        <w:rPr>
          <w:snapToGrid w:val="0"/>
        </w:rPr>
        <w:t xml:space="preserve">ter value of ‘#’, followed by </w:t>
      </w:r>
      <w:r>
        <w:rPr>
          <w:snapToGrid w:val="0"/>
        </w:rPr>
        <w:t>6</w:t>
      </w:r>
      <w:r w:rsidRPr="008C01FD">
        <w:rPr>
          <w:snapToGrid w:val="0"/>
        </w:rPr>
        <w:t xml:space="preserve"> bytes of check digit values).</w:t>
      </w:r>
      <w:r>
        <w:rPr>
          <w:snapToGrid w:val="0"/>
        </w:rPr>
        <w:t xml:space="preserve">  </w:t>
      </w:r>
      <w:r w:rsidRPr="00CE399D">
        <w:rPr>
          <w:snapToGrid w:val="0"/>
        </w:rPr>
        <w:t>This is a customized option, available by special request only</w:t>
      </w:r>
      <w:r>
        <w:rPr>
          <w:snapToGrid w:val="0"/>
        </w:rPr>
        <w:t>.</w:t>
      </w:r>
    </w:p>
    <w:p w14:paraId="71393786" w14:textId="77777777" w:rsidR="00AC67AF" w:rsidRDefault="00AC67AF" w:rsidP="00AC67AF">
      <w:pPr>
        <w:rPr>
          <w:b/>
          <w:snapToGrid w:val="0"/>
        </w:rPr>
      </w:pPr>
    </w:p>
    <w:p w14:paraId="3B13F25C" w14:textId="77777777" w:rsidR="00F61A46" w:rsidRPr="00F61A46" w:rsidRDefault="00F61A46" w:rsidP="00F61A46">
      <w:pPr>
        <w:ind w:left="720"/>
        <w:rPr>
          <w:snapToGrid w:val="0"/>
        </w:rPr>
      </w:pPr>
      <w:r w:rsidRPr="00F61A46">
        <w:rPr>
          <w:snapToGrid w:val="0"/>
        </w:rPr>
        <w:t xml:space="preserve">If a POS Solution is associated to a PINPAD which supports </w:t>
      </w:r>
      <w:r w:rsidRPr="00F61A46">
        <w:rPr>
          <w:b/>
          <w:snapToGrid w:val="0"/>
        </w:rPr>
        <w:t>Point to Point encryption</w:t>
      </w:r>
      <w:r w:rsidRPr="00F61A46">
        <w:rPr>
          <w:snapToGrid w:val="0"/>
        </w:rPr>
        <w:t>, this FID will NOT apply.</w:t>
      </w:r>
    </w:p>
    <w:p w14:paraId="074595CE" w14:textId="77777777" w:rsidR="00F61A46" w:rsidRPr="00F61A46" w:rsidRDefault="00F61A46" w:rsidP="00AC67AF">
      <w:pPr>
        <w:rPr>
          <w:b/>
          <w:snapToGrid w:val="0"/>
        </w:rPr>
      </w:pPr>
    </w:p>
    <w:p w14:paraId="1390C646" w14:textId="77777777" w:rsidR="00F10971" w:rsidRPr="00F10971" w:rsidRDefault="00F10971" w:rsidP="008C01FD">
      <w:pPr>
        <w:ind w:left="720"/>
        <w:rPr>
          <w:rFonts w:cs="Arial"/>
          <w:b/>
          <w:snapToGrid w:val="0"/>
        </w:rPr>
      </w:pPr>
      <w:r w:rsidRPr="00F10971">
        <w:rPr>
          <w:rFonts w:cs="Arial"/>
          <w:b/>
          <w:snapToGrid w:val="0"/>
        </w:rPr>
        <w:t xml:space="preserve">For use in Host 1 </w:t>
      </w:r>
      <w:r>
        <w:rPr>
          <w:rFonts w:cs="Arial"/>
          <w:b/>
          <w:snapToGrid w:val="0"/>
        </w:rPr>
        <w:t>messages only.</w:t>
      </w:r>
    </w:p>
    <w:p w14:paraId="34131504" w14:textId="77777777" w:rsidR="00F10971" w:rsidRDefault="00F10971" w:rsidP="00AC67AF">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81455" w14:paraId="7090BB5D" w14:textId="77777777" w:rsidTr="002A45FC">
        <w:tc>
          <w:tcPr>
            <w:tcW w:w="2335" w:type="dxa"/>
          </w:tcPr>
          <w:p w14:paraId="5B1A0D06" w14:textId="77777777" w:rsidR="00281455" w:rsidRDefault="00281455" w:rsidP="002A45FC">
            <w:pPr>
              <w:spacing w:after="120"/>
              <w:rPr>
                <w:b/>
                <w:snapToGrid w:val="0"/>
              </w:rPr>
            </w:pPr>
            <w:r>
              <w:rPr>
                <w:b/>
                <w:snapToGrid w:val="0"/>
              </w:rPr>
              <w:t>Request</w:t>
            </w:r>
          </w:p>
        </w:tc>
        <w:tc>
          <w:tcPr>
            <w:tcW w:w="7105" w:type="dxa"/>
          </w:tcPr>
          <w:p w14:paraId="11727F77" w14:textId="77777777" w:rsidR="00281455" w:rsidRDefault="00281455" w:rsidP="002A45FC">
            <w:pPr>
              <w:spacing w:after="120"/>
              <w:rPr>
                <w:b/>
                <w:snapToGrid w:val="0"/>
              </w:rPr>
            </w:pPr>
            <w:r>
              <w:rPr>
                <w:snapToGrid w:val="0"/>
              </w:rPr>
              <w:t>Not available</w:t>
            </w:r>
          </w:p>
        </w:tc>
      </w:tr>
      <w:tr w:rsidR="00281455" w14:paraId="5C3F6E59" w14:textId="77777777" w:rsidTr="002A45FC">
        <w:tc>
          <w:tcPr>
            <w:tcW w:w="2335" w:type="dxa"/>
          </w:tcPr>
          <w:p w14:paraId="7B70D565" w14:textId="77777777" w:rsidR="00281455" w:rsidRDefault="00281455" w:rsidP="002A45FC">
            <w:pPr>
              <w:spacing w:after="120"/>
              <w:rPr>
                <w:b/>
                <w:snapToGrid w:val="0"/>
              </w:rPr>
            </w:pPr>
            <w:r>
              <w:rPr>
                <w:b/>
                <w:snapToGrid w:val="0"/>
              </w:rPr>
              <w:t>Response</w:t>
            </w:r>
          </w:p>
        </w:tc>
        <w:tc>
          <w:tcPr>
            <w:tcW w:w="7105" w:type="dxa"/>
          </w:tcPr>
          <w:p w14:paraId="32B77236" w14:textId="77777777" w:rsidR="00281455" w:rsidRDefault="00281455" w:rsidP="00281455">
            <w:pPr>
              <w:rPr>
                <w:snapToGrid w:val="0"/>
              </w:rPr>
            </w:pPr>
            <w:r>
              <w:rPr>
                <w:snapToGrid w:val="0"/>
              </w:rPr>
              <w:t xml:space="preserve">Optional. variable length of 16/37/39 bytes depending on the </w:t>
            </w:r>
          </w:p>
          <w:p w14:paraId="42A55876" w14:textId="77777777" w:rsidR="00281455" w:rsidRDefault="00281455" w:rsidP="00281455">
            <w:pPr>
              <w:spacing w:after="120"/>
              <w:rPr>
                <w:b/>
                <w:snapToGrid w:val="0"/>
              </w:rPr>
            </w:pPr>
            <w:r>
              <w:rPr>
                <w:snapToGrid w:val="0"/>
              </w:rPr>
              <w:t>PINPad support</w:t>
            </w:r>
          </w:p>
        </w:tc>
      </w:tr>
      <w:tr w:rsidR="00281455" w14:paraId="291E6576" w14:textId="77777777" w:rsidTr="002A45FC">
        <w:tc>
          <w:tcPr>
            <w:tcW w:w="2335" w:type="dxa"/>
          </w:tcPr>
          <w:p w14:paraId="0879311D" w14:textId="77777777" w:rsidR="00281455" w:rsidRDefault="00281455" w:rsidP="002A45FC">
            <w:pPr>
              <w:spacing w:after="120"/>
              <w:rPr>
                <w:b/>
                <w:snapToGrid w:val="0"/>
              </w:rPr>
            </w:pPr>
            <w:r w:rsidRPr="00FB4BC9">
              <w:rPr>
                <w:rFonts w:cs="Arial"/>
                <w:b/>
                <w:bCs/>
                <w:lang w:val="en-CA"/>
              </w:rPr>
              <w:t>Internal Field</w:t>
            </w:r>
          </w:p>
        </w:tc>
        <w:tc>
          <w:tcPr>
            <w:tcW w:w="7105" w:type="dxa"/>
          </w:tcPr>
          <w:p w14:paraId="2C5DE4C7" w14:textId="77777777" w:rsidR="00281455" w:rsidRDefault="00281455" w:rsidP="002A45FC">
            <w:pPr>
              <w:spacing w:after="120"/>
              <w:rPr>
                <w:b/>
                <w:snapToGrid w:val="0"/>
              </w:rPr>
            </w:pPr>
            <w:r w:rsidRPr="00167222">
              <w:rPr>
                <w:rFonts w:cs="Arial"/>
                <w:lang w:val="en-CA"/>
              </w:rPr>
              <w:t>Not Applicable</w:t>
            </w:r>
          </w:p>
        </w:tc>
      </w:tr>
    </w:tbl>
    <w:p w14:paraId="0E271811" w14:textId="77777777" w:rsidR="00281455" w:rsidRDefault="00281455" w:rsidP="00AC67AF">
      <w:pPr>
        <w:rPr>
          <w:b/>
          <w:snapToGrid w:val="0"/>
        </w:rPr>
      </w:pPr>
    </w:p>
    <w:p w14:paraId="0CD3007F" w14:textId="77777777" w:rsidR="00194504" w:rsidRPr="00167222" w:rsidRDefault="00194504" w:rsidP="00B6796B">
      <w:pPr>
        <w:ind w:left="720"/>
        <w:rPr>
          <w:rFonts w:cs="Arial"/>
          <w:snapToGrid w:val="0"/>
        </w:rPr>
      </w:pPr>
    </w:p>
    <w:p w14:paraId="15C6C415" w14:textId="77777777" w:rsidR="00B6796B" w:rsidRDefault="00B6796B" w:rsidP="00847896">
      <w:pPr>
        <w:pStyle w:val="Heading2"/>
        <w:rPr>
          <w:snapToGrid w:val="0"/>
        </w:rPr>
      </w:pPr>
      <w:bookmarkStart w:id="2579" w:name="_Toc30407689"/>
      <w:bookmarkStart w:id="2580" w:name="_Toc126079248"/>
      <w:r>
        <w:rPr>
          <w:snapToGrid w:val="0"/>
        </w:rPr>
        <w:t>FID J – Available Balance</w:t>
      </w:r>
      <w:bookmarkEnd w:id="2579"/>
      <w:bookmarkEnd w:id="2580"/>
    </w:p>
    <w:p w14:paraId="055D1919" w14:textId="77777777" w:rsidR="00C21BB6" w:rsidRDefault="00C21BB6" w:rsidP="000D32EF">
      <w:pPr>
        <w:ind w:left="720"/>
        <w:rPr>
          <w:snapToGrid w:val="0"/>
        </w:rPr>
      </w:pPr>
      <w:r>
        <w:rPr>
          <w:snapToGrid w:val="0"/>
        </w:rPr>
        <w:t xml:space="preserve">The Available Balance is the amount available to the customer from the account against which a </w:t>
      </w:r>
      <w:r w:rsidR="002E34C8">
        <w:rPr>
          <w:snapToGrid w:val="0"/>
        </w:rPr>
        <w:t>debit</w:t>
      </w:r>
      <w:r w:rsidR="0031404A">
        <w:rPr>
          <w:snapToGrid w:val="0"/>
        </w:rPr>
        <w:t>,</w:t>
      </w:r>
      <w:r>
        <w:rPr>
          <w:snapToGrid w:val="0"/>
        </w:rPr>
        <w:t xml:space="preserve"> credit</w:t>
      </w:r>
      <w:r w:rsidR="0031404A">
        <w:rPr>
          <w:snapToGrid w:val="0"/>
        </w:rPr>
        <w:t xml:space="preserve"> or prepaid</w:t>
      </w:r>
      <w:r>
        <w:rPr>
          <w:snapToGrid w:val="0"/>
        </w:rPr>
        <w:t xml:space="preserve"> card transaction was processed. It is available in responses on balance inquiry transactions. </w:t>
      </w:r>
      <w:r w:rsidR="002E34C8">
        <w:rPr>
          <w:snapToGrid w:val="0"/>
        </w:rPr>
        <w:t>The field may be available on other responses if provided by an issuer. Otherwise</w:t>
      </w:r>
      <w:r>
        <w:rPr>
          <w:snapToGrid w:val="0"/>
        </w:rPr>
        <w:t>, it will be zero filled.</w:t>
      </w:r>
    </w:p>
    <w:p w14:paraId="5F9881C9" w14:textId="77777777" w:rsidR="00C21BB6" w:rsidRDefault="00C21BB6">
      <w:pPr>
        <w:rPr>
          <w:b/>
          <w:snapToGrid w:val="0"/>
        </w:rPr>
      </w:pPr>
    </w:p>
    <w:p w14:paraId="78B7F493" w14:textId="77777777" w:rsidR="000D32EF" w:rsidRDefault="000D32EF" w:rsidP="000D32EF">
      <w:pPr>
        <w:ind w:left="720"/>
        <w:rPr>
          <w:rFonts w:cs="Arial"/>
          <w:b/>
          <w:snapToGrid w:val="0"/>
        </w:rPr>
      </w:pPr>
      <w:r>
        <w:rPr>
          <w:rFonts w:cs="Arial"/>
          <w:b/>
          <w:snapToGrid w:val="0"/>
        </w:rPr>
        <w:t>For use in Host 1 messages only.</w:t>
      </w:r>
    </w:p>
    <w:p w14:paraId="442EB592" w14:textId="77777777" w:rsidR="00281455" w:rsidRDefault="00281455" w:rsidP="00281455">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81455" w14:paraId="0C8E5899" w14:textId="77777777" w:rsidTr="002A45FC">
        <w:tc>
          <w:tcPr>
            <w:tcW w:w="2335" w:type="dxa"/>
          </w:tcPr>
          <w:p w14:paraId="4EF879C8" w14:textId="77777777" w:rsidR="00281455" w:rsidRDefault="00281455" w:rsidP="002A45FC">
            <w:pPr>
              <w:spacing w:after="120"/>
              <w:rPr>
                <w:b/>
                <w:snapToGrid w:val="0"/>
              </w:rPr>
            </w:pPr>
            <w:r>
              <w:rPr>
                <w:b/>
                <w:snapToGrid w:val="0"/>
              </w:rPr>
              <w:t>Request</w:t>
            </w:r>
          </w:p>
        </w:tc>
        <w:tc>
          <w:tcPr>
            <w:tcW w:w="7105" w:type="dxa"/>
          </w:tcPr>
          <w:p w14:paraId="2D64BC08" w14:textId="77777777" w:rsidR="00281455" w:rsidRDefault="00281455" w:rsidP="002A45FC">
            <w:pPr>
              <w:spacing w:after="120"/>
              <w:rPr>
                <w:b/>
                <w:snapToGrid w:val="0"/>
              </w:rPr>
            </w:pPr>
            <w:r>
              <w:rPr>
                <w:snapToGrid w:val="0"/>
              </w:rPr>
              <w:t>Not available</w:t>
            </w:r>
          </w:p>
        </w:tc>
      </w:tr>
      <w:tr w:rsidR="00281455" w14:paraId="5D1E8EEC" w14:textId="77777777" w:rsidTr="002A45FC">
        <w:tc>
          <w:tcPr>
            <w:tcW w:w="2335" w:type="dxa"/>
          </w:tcPr>
          <w:p w14:paraId="4BE9A951" w14:textId="77777777" w:rsidR="00281455" w:rsidRDefault="00281455" w:rsidP="002A45FC">
            <w:pPr>
              <w:spacing w:after="120"/>
              <w:rPr>
                <w:b/>
                <w:snapToGrid w:val="0"/>
              </w:rPr>
            </w:pPr>
            <w:r>
              <w:rPr>
                <w:b/>
                <w:snapToGrid w:val="0"/>
              </w:rPr>
              <w:t>Response</w:t>
            </w:r>
          </w:p>
        </w:tc>
        <w:tc>
          <w:tcPr>
            <w:tcW w:w="7105" w:type="dxa"/>
          </w:tcPr>
          <w:p w14:paraId="5E116A0E" w14:textId="77777777" w:rsidR="00281455" w:rsidRDefault="00281455" w:rsidP="002A45FC">
            <w:pPr>
              <w:spacing w:after="120"/>
              <w:rPr>
                <w:b/>
                <w:snapToGrid w:val="0"/>
              </w:rPr>
            </w:pPr>
            <w:r>
              <w:rPr>
                <w:snapToGrid w:val="0"/>
              </w:rPr>
              <w:t>Optional. Fixed length of 18 bytes. The Available Balance can originate with BASE24-pos or with a host. This field is right-justified and zero filled.  The first byte is the sign field (+ or -)</w:t>
            </w:r>
          </w:p>
        </w:tc>
      </w:tr>
      <w:tr w:rsidR="00281455" w14:paraId="66E66296" w14:textId="77777777" w:rsidTr="002A45FC">
        <w:tc>
          <w:tcPr>
            <w:tcW w:w="2335" w:type="dxa"/>
          </w:tcPr>
          <w:p w14:paraId="785DECE4" w14:textId="77777777" w:rsidR="00281455" w:rsidRDefault="00281455" w:rsidP="002A45FC">
            <w:pPr>
              <w:spacing w:after="120"/>
              <w:rPr>
                <w:b/>
                <w:snapToGrid w:val="0"/>
              </w:rPr>
            </w:pPr>
            <w:r w:rsidRPr="00FB4BC9">
              <w:rPr>
                <w:rFonts w:cs="Arial"/>
                <w:b/>
                <w:bCs/>
                <w:lang w:val="en-CA"/>
              </w:rPr>
              <w:t>Internal Field</w:t>
            </w:r>
          </w:p>
        </w:tc>
        <w:tc>
          <w:tcPr>
            <w:tcW w:w="7105" w:type="dxa"/>
          </w:tcPr>
          <w:p w14:paraId="4655DC04" w14:textId="77777777" w:rsidR="00281455" w:rsidRDefault="00281455" w:rsidP="002A45FC">
            <w:pPr>
              <w:spacing w:after="120"/>
              <w:rPr>
                <w:b/>
                <w:snapToGrid w:val="0"/>
              </w:rPr>
            </w:pPr>
            <w:r w:rsidRPr="00FD20BF">
              <w:rPr>
                <w:rFonts w:cs="Arial"/>
                <w:lang w:val="en-CA"/>
              </w:rPr>
              <w:t>PSTM.TRAN.AMT-1 or POS Balances token</w:t>
            </w:r>
          </w:p>
        </w:tc>
      </w:tr>
    </w:tbl>
    <w:p w14:paraId="2F610C3B" w14:textId="77777777" w:rsidR="00281455" w:rsidRPr="000D32EF" w:rsidRDefault="00281455" w:rsidP="000D32EF">
      <w:pPr>
        <w:ind w:left="720"/>
        <w:rPr>
          <w:rFonts w:cs="Arial"/>
          <w:b/>
          <w:snapToGrid w:val="0"/>
        </w:rPr>
      </w:pPr>
    </w:p>
    <w:p w14:paraId="391EF0F3" w14:textId="77777777" w:rsidR="00C21BB6" w:rsidRDefault="00C21BB6">
      <w:pPr>
        <w:rPr>
          <w:snapToGrid w:val="0"/>
        </w:rPr>
      </w:pPr>
    </w:p>
    <w:p w14:paraId="730E78FC" w14:textId="77777777" w:rsidR="00B6796B" w:rsidRDefault="00B6796B" w:rsidP="00847896">
      <w:pPr>
        <w:pStyle w:val="Heading2"/>
        <w:rPr>
          <w:snapToGrid w:val="0"/>
        </w:rPr>
      </w:pPr>
      <w:bookmarkStart w:id="2581" w:name="_Toc30407690"/>
      <w:bookmarkStart w:id="2582" w:name="_Toc126079249"/>
      <w:r>
        <w:rPr>
          <w:snapToGrid w:val="0"/>
        </w:rPr>
        <w:lastRenderedPageBreak/>
        <w:t>FID M – Communications Key</w:t>
      </w:r>
      <w:bookmarkEnd w:id="2581"/>
      <w:bookmarkEnd w:id="2582"/>
    </w:p>
    <w:p w14:paraId="0D444C2B" w14:textId="77777777" w:rsidR="00C21BB6" w:rsidRDefault="00C21BB6" w:rsidP="00F76325">
      <w:pPr>
        <w:ind w:left="720"/>
        <w:rPr>
          <w:snapToGrid w:val="0"/>
        </w:rPr>
      </w:pPr>
      <w:r>
        <w:rPr>
          <w:snapToGrid w:val="0"/>
        </w:rPr>
        <w:t>The PIN Communications Key is generated by the SPDH module or security module. The key is the PIN communication key (KPE), encrypted under the terminal master key. Key types supported:</w:t>
      </w:r>
    </w:p>
    <w:p w14:paraId="102AC166" w14:textId="77777777" w:rsidR="00722F5B" w:rsidRDefault="00722F5B" w:rsidP="00F76325">
      <w:pPr>
        <w:ind w:left="720"/>
        <w:rPr>
          <w:snapToGrid w:val="0"/>
        </w:rPr>
      </w:pPr>
    </w:p>
    <w:p w14:paraId="534A2D3C" w14:textId="77777777" w:rsidR="00C21BB6" w:rsidRDefault="00C21BB6" w:rsidP="002339E1">
      <w:pPr>
        <w:numPr>
          <w:ilvl w:val="0"/>
          <w:numId w:val="28"/>
        </w:numPr>
        <w:rPr>
          <w:snapToGrid w:val="0"/>
        </w:rPr>
      </w:pPr>
      <w:r>
        <w:rPr>
          <w:snapToGrid w:val="0"/>
        </w:rPr>
        <w:t>Single-length key 16 bytes long</w:t>
      </w:r>
    </w:p>
    <w:p w14:paraId="5FB64610" w14:textId="77777777" w:rsidR="00C21BB6" w:rsidRDefault="00C21BB6" w:rsidP="002339E1">
      <w:pPr>
        <w:numPr>
          <w:ilvl w:val="0"/>
          <w:numId w:val="28"/>
        </w:numPr>
        <w:rPr>
          <w:snapToGrid w:val="0"/>
        </w:rPr>
      </w:pPr>
      <w:r>
        <w:rPr>
          <w:snapToGrid w:val="0"/>
        </w:rPr>
        <w:t>Double-length key 3</w:t>
      </w:r>
      <w:r w:rsidR="00910A1F">
        <w:rPr>
          <w:snapToGrid w:val="0"/>
        </w:rPr>
        <w:t>7</w:t>
      </w:r>
      <w:r>
        <w:rPr>
          <w:snapToGrid w:val="0"/>
        </w:rPr>
        <w:t xml:space="preserve"> bytes long</w:t>
      </w:r>
      <w:r w:rsidR="00910A1F">
        <w:rPr>
          <w:snapToGrid w:val="0"/>
        </w:rPr>
        <w:t xml:space="preserve"> (32 byte key, followed by a </w:t>
      </w:r>
      <w:r w:rsidR="002E34C8">
        <w:rPr>
          <w:snapToGrid w:val="0"/>
        </w:rPr>
        <w:t>delimiter</w:t>
      </w:r>
      <w:r w:rsidR="00910A1F">
        <w:rPr>
          <w:snapToGrid w:val="0"/>
        </w:rPr>
        <w:t xml:space="preserve"> value of ‘#’, followed by 4 bytes of check digit values)</w:t>
      </w:r>
    </w:p>
    <w:p w14:paraId="6EAAC9E6" w14:textId="77777777" w:rsidR="00CE399D" w:rsidRPr="00CE399D" w:rsidRDefault="00CE399D" w:rsidP="002339E1">
      <w:pPr>
        <w:numPr>
          <w:ilvl w:val="0"/>
          <w:numId w:val="28"/>
        </w:numPr>
        <w:rPr>
          <w:snapToGrid w:val="0"/>
        </w:rPr>
      </w:pPr>
      <w:r w:rsidRPr="008C01FD">
        <w:rPr>
          <w:snapToGrid w:val="0"/>
        </w:rPr>
        <w:t>Double-length key 3</w:t>
      </w:r>
      <w:r>
        <w:rPr>
          <w:snapToGrid w:val="0"/>
        </w:rPr>
        <w:t>9</w:t>
      </w:r>
      <w:r w:rsidRPr="008C01FD">
        <w:rPr>
          <w:snapToGrid w:val="0"/>
        </w:rPr>
        <w:t xml:space="preserve"> bytes long (32 byte key, followed by a delim</w:t>
      </w:r>
      <w:r>
        <w:rPr>
          <w:snapToGrid w:val="0"/>
        </w:rPr>
        <w:t>i</w:t>
      </w:r>
      <w:r w:rsidRPr="008C01FD">
        <w:rPr>
          <w:snapToGrid w:val="0"/>
        </w:rPr>
        <w:t xml:space="preserve">ter value of ‘#’, followed by </w:t>
      </w:r>
      <w:r>
        <w:rPr>
          <w:snapToGrid w:val="0"/>
        </w:rPr>
        <w:t>6</w:t>
      </w:r>
      <w:r w:rsidRPr="008C01FD">
        <w:rPr>
          <w:snapToGrid w:val="0"/>
        </w:rPr>
        <w:t xml:space="preserve"> bytes of check digit values).</w:t>
      </w:r>
      <w:r>
        <w:rPr>
          <w:snapToGrid w:val="0"/>
        </w:rPr>
        <w:t xml:space="preserve">  </w:t>
      </w:r>
      <w:r w:rsidRPr="00CE399D">
        <w:rPr>
          <w:snapToGrid w:val="0"/>
        </w:rPr>
        <w:t>This is a customized option, available by special request only</w:t>
      </w:r>
      <w:r>
        <w:rPr>
          <w:snapToGrid w:val="0"/>
        </w:rPr>
        <w:t>.</w:t>
      </w:r>
    </w:p>
    <w:p w14:paraId="29106096" w14:textId="77777777" w:rsidR="008C01FD" w:rsidRDefault="008C01FD" w:rsidP="008C01FD">
      <w:pPr>
        <w:ind w:left="720"/>
        <w:rPr>
          <w:snapToGrid w:val="0"/>
        </w:rPr>
      </w:pPr>
    </w:p>
    <w:p w14:paraId="745620D9" w14:textId="77777777" w:rsidR="008C01FD" w:rsidRDefault="008C01FD" w:rsidP="00F76325">
      <w:pPr>
        <w:ind w:left="720"/>
        <w:rPr>
          <w:rFonts w:cs="Arial"/>
          <w:b/>
          <w:snapToGrid w:val="0"/>
        </w:rPr>
      </w:pPr>
      <w:r w:rsidRPr="008C01FD">
        <w:rPr>
          <w:rFonts w:cs="Arial"/>
          <w:b/>
          <w:snapToGrid w:val="0"/>
        </w:rPr>
        <w:t>For use in Host 1 messages only</w:t>
      </w:r>
      <w:r w:rsidR="00F76325">
        <w:rPr>
          <w:rFonts w:cs="Arial"/>
          <w:b/>
          <w:snapToGrid w:val="0"/>
        </w:rPr>
        <w:t>.</w:t>
      </w:r>
    </w:p>
    <w:p w14:paraId="2737142D" w14:textId="77777777" w:rsidR="00281455" w:rsidRDefault="00281455" w:rsidP="00F76325">
      <w:pPr>
        <w:ind w:left="720"/>
        <w:rPr>
          <w:rFonts w:cs="Arial"/>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81455" w14:paraId="181552F0" w14:textId="77777777" w:rsidTr="002A45FC">
        <w:tc>
          <w:tcPr>
            <w:tcW w:w="2335" w:type="dxa"/>
          </w:tcPr>
          <w:p w14:paraId="070DD931" w14:textId="77777777" w:rsidR="00281455" w:rsidRDefault="00281455" w:rsidP="002A45FC">
            <w:pPr>
              <w:spacing w:after="120"/>
              <w:rPr>
                <w:b/>
                <w:snapToGrid w:val="0"/>
              </w:rPr>
            </w:pPr>
            <w:r>
              <w:rPr>
                <w:b/>
                <w:snapToGrid w:val="0"/>
              </w:rPr>
              <w:t>Request</w:t>
            </w:r>
          </w:p>
        </w:tc>
        <w:tc>
          <w:tcPr>
            <w:tcW w:w="7105" w:type="dxa"/>
          </w:tcPr>
          <w:p w14:paraId="3951F448" w14:textId="77777777" w:rsidR="00281455" w:rsidRDefault="00281455" w:rsidP="002A45FC">
            <w:pPr>
              <w:spacing w:after="120"/>
              <w:rPr>
                <w:b/>
                <w:snapToGrid w:val="0"/>
              </w:rPr>
            </w:pPr>
            <w:r>
              <w:rPr>
                <w:snapToGrid w:val="0"/>
              </w:rPr>
              <w:t>Not available</w:t>
            </w:r>
          </w:p>
        </w:tc>
      </w:tr>
      <w:tr w:rsidR="00281455" w14:paraId="1B899930" w14:textId="77777777" w:rsidTr="002A45FC">
        <w:tc>
          <w:tcPr>
            <w:tcW w:w="2335" w:type="dxa"/>
          </w:tcPr>
          <w:p w14:paraId="051B806E" w14:textId="77777777" w:rsidR="00281455" w:rsidRDefault="00281455" w:rsidP="002A45FC">
            <w:pPr>
              <w:spacing w:after="120"/>
              <w:rPr>
                <w:b/>
                <w:snapToGrid w:val="0"/>
              </w:rPr>
            </w:pPr>
            <w:r>
              <w:rPr>
                <w:b/>
                <w:snapToGrid w:val="0"/>
              </w:rPr>
              <w:t>Response</w:t>
            </w:r>
          </w:p>
        </w:tc>
        <w:tc>
          <w:tcPr>
            <w:tcW w:w="7105" w:type="dxa"/>
          </w:tcPr>
          <w:p w14:paraId="0B1ABB21" w14:textId="77777777" w:rsidR="00281455" w:rsidRDefault="00281455" w:rsidP="002A45FC">
            <w:pPr>
              <w:spacing w:after="120"/>
              <w:rPr>
                <w:b/>
                <w:snapToGrid w:val="0"/>
              </w:rPr>
            </w:pPr>
            <w:r>
              <w:rPr>
                <w:snapToGrid w:val="0"/>
              </w:rPr>
              <w:t>Optional. variable length of 16/37/39 bytes depending on the PINPad support</w:t>
            </w:r>
          </w:p>
        </w:tc>
      </w:tr>
      <w:tr w:rsidR="00281455" w14:paraId="1DB6D6B3" w14:textId="77777777" w:rsidTr="002A45FC">
        <w:tc>
          <w:tcPr>
            <w:tcW w:w="2335" w:type="dxa"/>
          </w:tcPr>
          <w:p w14:paraId="08C682C2" w14:textId="77777777" w:rsidR="00281455" w:rsidRDefault="00281455" w:rsidP="002A45FC">
            <w:pPr>
              <w:spacing w:after="120"/>
              <w:rPr>
                <w:b/>
                <w:snapToGrid w:val="0"/>
              </w:rPr>
            </w:pPr>
            <w:r w:rsidRPr="00FB4BC9">
              <w:rPr>
                <w:rFonts w:cs="Arial"/>
                <w:b/>
                <w:bCs/>
                <w:lang w:val="en-CA"/>
              </w:rPr>
              <w:t>Internal Field</w:t>
            </w:r>
          </w:p>
        </w:tc>
        <w:tc>
          <w:tcPr>
            <w:tcW w:w="7105" w:type="dxa"/>
          </w:tcPr>
          <w:p w14:paraId="4293086B" w14:textId="77777777" w:rsidR="00281455" w:rsidRDefault="00B20645" w:rsidP="002A45FC">
            <w:pPr>
              <w:spacing w:after="120"/>
              <w:rPr>
                <w:b/>
                <w:snapToGrid w:val="0"/>
              </w:rPr>
            </w:pPr>
            <w:r w:rsidRPr="008C01FD">
              <w:rPr>
                <w:rFonts w:cs="Arial"/>
                <w:lang w:val="en-CA"/>
              </w:rPr>
              <w:t>PTDD1.PTDD1-CORE.ENCR-PIN.ENCR-KEYS.P-KEY</w:t>
            </w:r>
          </w:p>
        </w:tc>
      </w:tr>
    </w:tbl>
    <w:p w14:paraId="0A57651A" w14:textId="77777777" w:rsidR="00281455" w:rsidRPr="008C01FD" w:rsidRDefault="00281455" w:rsidP="00F76325">
      <w:pPr>
        <w:ind w:left="720"/>
        <w:rPr>
          <w:rFonts w:cs="Arial"/>
          <w:b/>
          <w:snapToGrid w:val="0"/>
        </w:rPr>
      </w:pPr>
    </w:p>
    <w:p w14:paraId="55CE4247" w14:textId="77777777" w:rsidR="00194504" w:rsidRDefault="00194504">
      <w:pPr>
        <w:rPr>
          <w:snapToGrid w:val="0"/>
        </w:rPr>
      </w:pPr>
    </w:p>
    <w:p w14:paraId="64D18198" w14:textId="77777777" w:rsidR="00552DDC" w:rsidRDefault="00552DDC" w:rsidP="00847896">
      <w:pPr>
        <w:pStyle w:val="Heading2"/>
        <w:rPr>
          <w:snapToGrid w:val="0"/>
        </w:rPr>
      </w:pPr>
      <w:bookmarkStart w:id="2583" w:name="_Toc30407691"/>
      <w:bookmarkStart w:id="2584" w:name="_Toc126079250"/>
      <w:r>
        <w:rPr>
          <w:snapToGrid w:val="0"/>
        </w:rPr>
        <w:t>FID P – Draft Capture Flag</w:t>
      </w:r>
      <w:bookmarkEnd w:id="2583"/>
      <w:bookmarkEnd w:id="2584"/>
    </w:p>
    <w:p w14:paraId="5465A252" w14:textId="77777777" w:rsidR="00C21BB6" w:rsidRDefault="00C21BB6" w:rsidP="00552DDC">
      <w:pPr>
        <w:ind w:left="720"/>
        <w:rPr>
          <w:snapToGrid w:val="0"/>
        </w:rPr>
      </w:pPr>
      <w:r>
        <w:rPr>
          <w:snapToGrid w:val="0"/>
        </w:rPr>
        <w:t>The Draft Capture Flag can be specified by the terminal. However, the transaction profile kept in the POS Terminal Data File (PTDF) overrides the value in this field, unless the PTDF transaction profile is 3 (terminal determines data capture mode for each transaction), in which case the SPDH module uses the value in this field.</w:t>
      </w:r>
    </w:p>
    <w:p w14:paraId="5A111887" w14:textId="77777777" w:rsidR="00C21BB6" w:rsidRDefault="00C21BB6">
      <w:pPr>
        <w:rPr>
          <w:snapToGrid w:val="0"/>
        </w:rPr>
      </w:pPr>
    </w:p>
    <w:p w14:paraId="5CE6CCBB"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The value of this field is determined as follows:</w:t>
      </w:r>
    </w:p>
    <w:p w14:paraId="1D490C09"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1440"/>
        <w:rPr>
          <w:lang w:val="en-GB"/>
        </w:rPr>
      </w:pPr>
      <w:r>
        <w:rPr>
          <w:lang w:val="en-GB"/>
        </w:rPr>
        <w:t>If Draft</w:t>
      </w:r>
      <w:r>
        <w:rPr>
          <w:lang w:val="en-GB"/>
        </w:rPr>
        <w:noBreakHyphen/>
        <w:t>Capture Flag for the current Prefix</w:t>
      </w:r>
      <w:r>
        <w:rPr>
          <w:lang w:val="en-GB"/>
        </w:rPr>
        <w:noBreakHyphen/>
        <w:t>Range = 1</w:t>
      </w:r>
    </w:p>
    <w:p w14:paraId="165F708A"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160"/>
        <w:rPr>
          <w:lang w:val="en-GB"/>
        </w:rPr>
      </w:pPr>
      <w:r>
        <w:rPr>
          <w:lang w:val="en-GB"/>
        </w:rPr>
        <w:t>if Tran</w:t>
      </w:r>
      <w:r>
        <w:rPr>
          <w:lang w:val="en-GB"/>
        </w:rPr>
        <w:noBreakHyphen/>
        <w:t>Code = “06” or “07”</w:t>
      </w:r>
    </w:p>
    <w:p w14:paraId="666D2B9B"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880"/>
        <w:rPr>
          <w:lang w:val="en-GB"/>
        </w:rPr>
      </w:pPr>
      <w:r>
        <w:rPr>
          <w:lang w:val="en-GB"/>
        </w:rPr>
        <w:t>then P = “0” (auth only)</w:t>
      </w:r>
    </w:p>
    <w:p w14:paraId="052ED279"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160"/>
        <w:rPr>
          <w:lang w:val="en-GB"/>
        </w:rPr>
      </w:pPr>
      <w:r>
        <w:rPr>
          <w:lang w:val="en-GB"/>
        </w:rPr>
        <w:t>else if Tran</w:t>
      </w:r>
      <w:r>
        <w:rPr>
          <w:lang w:val="en-GB"/>
        </w:rPr>
        <w:noBreakHyphen/>
        <w:t>Code = “01”</w:t>
      </w:r>
    </w:p>
    <w:p w14:paraId="704D146A"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880"/>
        <w:rPr>
          <w:lang w:val="en-GB"/>
        </w:rPr>
      </w:pPr>
      <w:r>
        <w:rPr>
          <w:lang w:val="en-GB"/>
        </w:rPr>
        <w:t>then P = “2” (pre</w:t>
      </w:r>
      <w:r>
        <w:rPr>
          <w:lang w:val="en-GB"/>
        </w:rPr>
        <w:noBreakHyphen/>
        <w:t>auth purchase)</w:t>
      </w:r>
    </w:p>
    <w:p w14:paraId="58152A01"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160"/>
        <w:rPr>
          <w:lang w:val="en-GB"/>
        </w:rPr>
      </w:pPr>
      <w:r>
        <w:rPr>
          <w:lang w:val="en-GB"/>
        </w:rPr>
        <w:t>else if Tran</w:t>
      </w:r>
      <w:r>
        <w:rPr>
          <w:lang w:val="en-GB"/>
        </w:rPr>
        <w:noBreakHyphen/>
        <w:t>Code = “02”</w:t>
      </w:r>
    </w:p>
    <w:p w14:paraId="3EF9602D"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880"/>
        <w:rPr>
          <w:lang w:val="en-GB"/>
        </w:rPr>
      </w:pPr>
      <w:r>
        <w:rPr>
          <w:lang w:val="en-GB"/>
        </w:rPr>
        <w:t>then P = “3” (pre</w:t>
      </w:r>
      <w:r>
        <w:rPr>
          <w:lang w:val="en-GB"/>
        </w:rPr>
        <w:noBreakHyphen/>
        <w:t>auth completion)</w:t>
      </w:r>
    </w:p>
    <w:p w14:paraId="7FEB62D4" w14:textId="77777777" w:rsidR="00C21BB6" w:rsidRDefault="00C21BB6" w:rsidP="00552DD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2160"/>
        <w:rPr>
          <w:lang w:val="en-GB"/>
        </w:rPr>
      </w:pPr>
      <w:r>
        <w:rPr>
          <w:lang w:val="en-GB"/>
        </w:rPr>
        <w:t>else P = “1” (draft capture)</w:t>
      </w:r>
    </w:p>
    <w:p w14:paraId="043B5FF9" w14:textId="77777777" w:rsidR="00C21BB6" w:rsidRDefault="001102C8" w:rsidP="00552DDC">
      <w:pPr>
        <w:pStyle w:val="BodyTextIndent2"/>
        <w:tabs>
          <w:tab w:val="clear" w:pos="2520"/>
          <w:tab w:val="left" w:pos="-1440"/>
          <w:tab w:val="left" w:pos="-720"/>
          <w:tab w:val="left" w:pos="720"/>
          <w:tab w:val="left" w:pos="2160"/>
          <w:tab w:val="left" w:pos="2880"/>
          <w:tab w:val="left" w:pos="3600"/>
          <w:tab w:val="left" w:pos="5040"/>
          <w:tab w:val="left" w:pos="5760"/>
          <w:tab w:val="left" w:pos="6480"/>
          <w:tab w:val="left" w:pos="7200"/>
          <w:tab w:val="left" w:pos="7920"/>
          <w:tab w:val="left" w:pos="8400"/>
          <w:tab w:val="left" w:pos="9360"/>
        </w:tabs>
        <w:ind w:left="720" w:firstLine="0"/>
      </w:pPr>
      <w:r>
        <w:tab/>
      </w:r>
      <w:r w:rsidR="00C21BB6">
        <w:t>else P = “0” (auth only).</w:t>
      </w:r>
    </w:p>
    <w:p w14:paraId="74DD77CB"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00B14D63" w14:textId="77777777" w:rsidTr="002A45FC">
        <w:tc>
          <w:tcPr>
            <w:tcW w:w="2335" w:type="dxa"/>
          </w:tcPr>
          <w:p w14:paraId="6F49AA9E" w14:textId="77777777" w:rsidR="00B20645" w:rsidRDefault="00B20645" w:rsidP="002A45FC">
            <w:pPr>
              <w:spacing w:after="120"/>
              <w:rPr>
                <w:b/>
                <w:snapToGrid w:val="0"/>
              </w:rPr>
            </w:pPr>
            <w:r>
              <w:rPr>
                <w:b/>
                <w:snapToGrid w:val="0"/>
              </w:rPr>
              <w:t>Request</w:t>
            </w:r>
          </w:p>
        </w:tc>
        <w:tc>
          <w:tcPr>
            <w:tcW w:w="7105" w:type="dxa"/>
          </w:tcPr>
          <w:p w14:paraId="7823639C" w14:textId="77777777" w:rsidR="00B20645" w:rsidRDefault="00B20645" w:rsidP="002A45FC">
            <w:pPr>
              <w:spacing w:after="120"/>
              <w:rPr>
                <w:b/>
                <w:snapToGrid w:val="0"/>
              </w:rPr>
            </w:pPr>
            <w:r>
              <w:rPr>
                <w:snapToGrid w:val="0"/>
              </w:rPr>
              <w:t>Optional. Fixed length of 1 byte - numeric</w:t>
            </w:r>
          </w:p>
        </w:tc>
      </w:tr>
      <w:tr w:rsidR="00B20645" w14:paraId="74758BFA" w14:textId="77777777" w:rsidTr="002A45FC">
        <w:tc>
          <w:tcPr>
            <w:tcW w:w="2335" w:type="dxa"/>
          </w:tcPr>
          <w:p w14:paraId="2CF2903B" w14:textId="77777777" w:rsidR="00B20645" w:rsidRDefault="00B20645" w:rsidP="002A45FC">
            <w:pPr>
              <w:spacing w:after="120"/>
              <w:rPr>
                <w:b/>
                <w:snapToGrid w:val="0"/>
              </w:rPr>
            </w:pPr>
            <w:r>
              <w:rPr>
                <w:b/>
                <w:snapToGrid w:val="0"/>
              </w:rPr>
              <w:lastRenderedPageBreak/>
              <w:t>Response</w:t>
            </w:r>
          </w:p>
        </w:tc>
        <w:tc>
          <w:tcPr>
            <w:tcW w:w="7105" w:type="dxa"/>
          </w:tcPr>
          <w:p w14:paraId="7093E2ED" w14:textId="77777777" w:rsidR="00B20645" w:rsidRDefault="00B20645" w:rsidP="002A45FC">
            <w:pPr>
              <w:spacing w:after="120"/>
              <w:rPr>
                <w:b/>
                <w:snapToGrid w:val="0"/>
              </w:rPr>
            </w:pPr>
            <w:r>
              <w:rPr>
                <w:snapToGrid w:val="0"/>
              </w:rPr>
              <w:t>Optional. Fixed length of 1 byte. This field in the response represents the draft capture flag used for transactions by BASE24-pos</w:t>
            </w:r>
          </w:p>
        </w:tc>
      </w:tr>
      <w:tr w:rsidR="00B20645" w14:paraId="54A6603C" w14:textId="77777777" w:rsidTr="002A45FC">
        <w:tc>
          <w:tcPr>
            <w:tcW w:w="2335" w:type="dxa"/>
          </w:tcPr>
          <w:p w14:paraId="5C87F160" w14:textId="77777777" w:rsidR="00B20645" w:rsidRDefault="00B20645" w:rsidP="002A45FC">
            <w:pPr>
              <w:spacing w:after="120"/>
              <w:rPr>
                <w:b/>
                <w:snapToGrid w:val="0"/>
              </w:rPr>
            </w:pPr>
            <w:r w:rsidRPr="00FB4BC9">
              <w:rPr>
                <w:rFonts w:cs="Arial"/>
                <w:b/>
                <w:bCs/>
                <w:lang w:val="en-CA"/>
              </w:rPr>
              <w:t>Internal Field</w:t>
            </w:r>
          </w:p>
        </w:tc>
        <w:tc>
          <w:tcPr>
            <w:tcW w:w="7105" w:type="dxa"/>
          </w:tcPr>
          <w:p w14:paraId="6643DDF1" w14:textId="77777777" w:rsidR="00B20645" w:rsidRDefault="00B20645" w:rsidP="002A45FC">
            <w:pPr>
              <w:spacing w:after="120"/>
              <w:rPr>
                <w:b/>
                <w:snapToGrid w:val="0"/>
              </w:rPr>
            </w:pPr>
            <w:r w:rsidRPr="00552DDC">
              <w:rPr>
                <w:rFonts w:cs="Arial"/>
                <w:lang w:val="en-CA"/>
              </w:rPr>
              <w:t>PSTM.TRAN.DFT-CAPTURE-FLG</w:t>
            </w:r>
          </w:p>
        </w:tc>
      </w:tr>
    </w:tbl>
    <w:p w14:paraId="0DC6B70A" w14:textId="77777777" w:rsidR="00B20645" w:rsidRDefault="00B20645">
      <w:pPr>
        <w:rPr>
          <w:b/>
          <w:snapToGrid w:val="0"/>
        </w:rPr>
      </w:pPr>
    </w:p>
    <w:p w14:paraId="1B68BAED" w14:textId="77777777" w:rsidR="00687482" w:rsidRDefault="00687482" w:rsidP="00687482">
      <w:pPr>
        <w:rPr>
          <w:snapToGrid w:val="0"/>
        </w:rPr>
      </w:pPr>
    </w:p>
    <w:p w14:paraId="1BD7C3BB" w14:textId="77777777" w:rsidR="002463BD" w:rsidRDefault="002463BD" w:rsidP="00847896">
      <w:pPr>
        <w:pStyle w:val="Heading2"/>
        <w:rPr>
          <w:snapToGrid w:val="0"/>
        </w:rPr>
      </w:pPr>
      <w:bookmarkStart w:id="2585" w:name="_Toc30407692"/>
      <w:bookmarkStart w:id="2586" w:name="_Toc126079251"/>
      <w:r>
        <w:rPr>
          <w:snapToGrid w:val="0"/>
        </w:rPr>
        <w:t>FID Q – ECHO Data</w:t>
      </w:r>
      <w:bookmarkEnd w:id="2585"/>
      <w:bookmarkEnd w:id="2586"/>
    </w:p>
    <w:p w14:paraId="3F7CA829" w14:textId="77777777" w:rsidR="00687482" w:rsidRDefault="00687482" w:rsidP="00552DDC">
      <w:pPr>
        <w:ind w:left="720"/>
        <w:rPr>
          <w:snapToGrid w:val="0"/>
        </w:rPr>
      </w:pPr>
      <w:r>
        <w:rPr>
          <w:snapToGrid w:val="0"/>
        </w:rPr>
        <w:t>The terminal uses the echo data field in the request to provide BASE24 with the following information:</w:t>
      </w:r>
    </w:p>
    <w:p w14:paraId="2C4C14D2" w14:textId="77777777" w:rsidR="00B20645" w:rsidRDefault="00B20645" w:rsidP="00552DDC">
      <w:pPr>
        <w:ind w:left="720"/>
        <w:rPr>
          <w:snapToGrid w:val="0"/>
        </w:rPr>
      </w:pPr>
    </w:p>
    <w:p w14:paraId="7DC793A7" w14:textId="77777777" w:rsidR="00687482" w:rsidRDefault="00687482" w:rsidP="007930C7">
      <w:pPr>
        <w:numPr>
          <w:ilvl w:val="0"/>
          <w:numId w:val="35"/>
        </w:numPr>
        <w:rPr>
          <w:snapToGrid w:val="0"/>
        </w:rPr>
      </w:pPr>
      <w:r>
        <w:rPr>
          <w:snapToGrid w:val="0"/>
        </w:rPr>
        <w:t>Terminal decision on the transaction card type</w:t>
      </w:r>
    </w:p>
    <w:p w14:paraId="6C7865ED" w14:textId="77777777" w:rsidR="00B477E1" w:rsidRDefault="00B477E1" w:rsidP="007930C7">
      <w:pPr>
        <w:numPr>
          <w:ilvl w:val="0"/>
          <w:numId w:val="35"/>
        </w:numPr>
        <w:rPr>
          <w:snapToGrid w:val="0"/>
        </w:rPr>
      </w:pPr>
      <w:r>
        <w:rPr>
          <w:snapToGrid w:val="0"/>
        </w:rPr>
        <w:t>Card product</w:t>
      </w:r>
    </w:p>
    <w:p w14:paraId="61EB2377" w14:textId="77777777" w:rsidR="00B477E1" w:rsidRDefault="00B477E1" w:rsidP="007930C7">
      <w:pPr>
        <w:numPr>
          <w:ilvl w:val="0"/>
          <w:numId w:val="35"/>
        </w:numPr>
        <w:rPr>
          <w:snapToGrid w:val="0"/>
        </w:rPr>
      </w:pPr>
      <w:r>
        <w:rPr>
          <w:snapToGrid w:val="0"/>
        </w:rPr>
        <w:t>Account funding source</w:t>
      </w:r>
    </w:p>
    <w:p w14:paraId="14BC7B80" w14:textId="77777777" w:rsidR="00687482" w:rsidRDefault="00687482" w:rsidP="00687482">
      <w:pPr>
        <w:rPr>
          <w:snapToGrid w:val="0"/>
        </w:rPr>
      </w:pPr>
    </w:p>
    <w:p w14:paraId="1DDAAD3A" w14:textId="77777777" w:rsidR="00687482" w:rsidRDefault="00687482" w:rsidP="00552DDC">
      <w:pPr>
        <w:ind w:left="720"/>
        <w:rPr>
          <w:snapToGrid w:val="0"/>
        </w:rPr>
      </w:pPr>
      <w:r>
        <w:rPr>
          <w:snapToGrid w:val="0"/>
        </w:rPr>
        <w:t>The format of the field in the request is as follows:</w:t>
      </w:r>
    </w:p>
    <w:p w14:paraId="693447BC" w14:textId="77777777" w:rsidR="00552DDC" w:rsidRDefault="00552DDC" w:rsidP="00552DDC">
      <w:pPr>
        <w:ind w:left="720"/>
        <w:rPr>
          <w:snapToGrid w:val="0"/>
        </w:rPr>
      </w:pPr>
    </w:p>
    <w:tbl>
      <w:tblPr>
        <w:tblW w:w="0" w:type="auto"/>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548"/>
        <w:gridCol w:w="5430"/>
      </w:tblGrid>
      <w:tr w:rsidR="00A4746B" w14:paraId="25B04C2E" w14:textId="77777777" w:rsidTr="00722F5B">
        <w:tc>
          <w:tcPr>
            <w:tcW w:w="1908" w:type="dxa"/>
          </w:tcPr>
          <w:p w14:paraId="15B0E3F2" w14:textId="77777777" w:rsidR="00A4746B" w:rsidRDefault="00A4746B" w:rsidP="00552DDC">
            <w:pPr>
              <w:spacing w:before="60" w:after="60"/>
              <w:rPr>
                <w:b/>
              </w:rPr>
            </w:pPr>
            <w:r>
              <w:rPr>
                <w:b/>
              </w:rPr>
              <w:t>FIELD</w:t>
            </w:r>
          </w:p>
        </w:tc>
        <w:tc>
          <w:tcPr>
            <w:tcW w:w="1548" w:type="dxa"/>
          </w:tcPr>
          <w:p w14:paraId="3E257CED" w14:textId="77777777" w:rsidR="00A4746B" w:rsidRDefault="00A4746B" w:rsidP="00552DDC">
            <w:pPr>
              <w:spacing w:before="60" w:after="60"/>
              <w:rPr>
                <w:b/>
              </w:rPr>
            </w:pPr>
            <w:r>
              <w:rPr>
                <w:b/>
              </w:rPr>
              <w:t>FORMAT</w:t>
            </w:r>
          </w:p>
        </w:tc>
        <w:tc>
          <w:tcPr>
            <w:tcW w:w="5430" w:type="dxa"/>
          </w:tcPr>
          <w:p w14:paraId="3F366AE9" w14:textId="77777777" w:rsidR="00A4746B" w:rsidRDefault="00A4746B" w:rsidP="00552DDC">
            <w:pPr>
              <w:spacing w:before="60" w:after="60"/>
              <w:rPr>
                <w:b/>
              </w:rPr>
            </w:pPr>
            <w:r>
              <w:rPr>
                <w:b/>
              </w:rPr>
              <w:t>Description</w:t>
            </w:r>
          </w:p>
        </w:tc>
      </w:tr>
      <w:tr w:rsidR="00A4746B" w14:paraId="76DC8DD8" w14:textId="77777777" w:rsidTr="00722F5B">
        <w:tc>
          <w:tcPr>
            <w:tcW w:w="1908" w:type="dxa"/>
          </w:tcPr>
          <w:p w14:paraId="77674AE3" w14:textId="77777777" w:rsidR="00A4746B" w:rsidRDefault="00A4746B" w:rsidP="00345DEF">
            <w:r w:rsidRPr="00687482">
              <w:t xml:space="preserve">Terminal decision on </w:t>
            </w:r>
            <w:r>
              <w:t>the c</w:t>
            </w:r>
            <w:r w:rsidRPr="00687482">
              <w:t>ard type</w:t>
            </w:r>
          </w:p>
        </w:tc>
        <w:tc>
          <w:tcPr>
            <w:tcW w:w="1548" w:type="dxa"/>
          </w:tcPr>
          <w:p w14:paraId="50B0DFEC" w14:textId="77777777" w:rsidR="00A4746B" w:rsidRDefault="00A4746B" w:rsidP="00345DEF">
            <w:r>
              <w:t>PIC X(2)</w:t>
            </w:r>
          </w:p>
        </w:tc>
        <w:tc>
          <w:tcPr>
            <w:tcW w:w="5430" w:type="dxa"/>
          </w:tcPr>
          <w:p w14:paraId="2C8B4B82" w14:textId="77777777" w:rsidR="00A4746B" w:rsidRDefault="00A4746B" w:rsidP="00345DEF">
            <w:r>
              <w:t>The card type value that the terminal associates to the transaction using the BIN ranges downloaded from BASE24 and stored in the terminal</w:t>
            </w:r>
            <w:r w:rsidR="00CA3E29">
              <w:t xml:space="preserve"> or the AID value on the CHIP</w:t>
            </w:r>
            <w:r>
              <w:t>. See DIDs 0-29 description</w:t>
            </w:r>
            <w:r w:rsidR="009F74A2">
              <w:t xml:space="preserve"> and list of card types</w:t>
            </w:r>
            <w:r>
              <w:t>.</w:t>
            </w:r>
          </w:p>
        </w:tc>
      </w:tr>
      <w:tr w:rsidR="002E34C8" w14:paraId="54BC9DD7" w14:textId="77777777" w:rsidTr="00722F5B">
        <w:tc>
          <w:tcPr>
            <w:tcW w:w="1908" w:type="dxa"/>
          </w:tcPr>
          <w:p w14:paraId="063A8C96" w14:textId="77777777" w:rsidR="002E34C8" w:rsidRPr="00687482" w:rsidRDefault="002E34C8" w:rsidP="00345DEF">
            <w:r>
              <w:t>Filler</w:t>
            </w:r>
          </w:p>
        </w:tc>
        <w:tc>
          <w:tcPr>
            <w:tcW w:w="1548" w:type="dxa"/>
          </w:tcPr>
          <w:p w14:paraId="0F300660" w14:textId="77777777" w:rsidR="002E34C8" w:rsidRDefault="002E34C8" w:rsidP="00345DEF">
            <w:r>
              <w:t>PIC X(1)</w:t>
            </w:r>
          </w:p>
        </w:tc>
        <w:tc>
          <w:tcPr>
            <w:tcW w:w="5430" w:type="dxa"/>
          </w:tcPr>
          <w:p w14:paraId="407146F9" w14:textId="77777777" w:rsidR="002E34C8" w:rsidRDefault="002E34C8" w:rsidP="00345DEF">
            <w:r>
              <w:t>Set to Blank</w:t>
            </w:r>
          </w:p>
        </w:tc>
      </w:tr>
      <w:tr w:rsidR="002E34C8" w14:paraId="69917A0C" w14:textId="77777777" w:rsidTr="00722F5B">
        <w:tc>
          <w:tcPr>
            <w:tcW w:w="1908" w:type="dxa"/>
          </w:tcPr>
          <w:p w14:paraId="630023B6" w14:textId="77777777" w:rsidR="002E34C8" w:rsidRDefault="002E34C8" w:rsidP="00345DEF">
            <w:r w:rsidRPr="00687482">
              <w:t xml:space="preserve">BASE24 decision on </w:t>
            </w:r>
            <w:r>
              <w:t>the transaction c</w:t>
            </w:r>
            <w:r w:rsidRPr="00687482">
              <w:t>ard type</w:t>
            </w:r>
          </w:p>
        </w:tc>
        <w:tc>
          <w:tcPr>
            <w:tcW w:w="1548" w:type="dxa"/>
          </w:tcPr>
          <w:p w14:paraId="1766D875" w14:textId="77777777" w:rsidR="002E34C8" w:rsidRDefault="002E34C8" w:rsidP="00345DEF">
            <w:r>
              <w:t>PIC X(2)</w:t>
            </w:r>
          </w:p>
        </w:tc>
        <w:tc>
          <w:tcPr>
            <w:tcW w:w="5430" w:type="dxa"/>
          </w:tcPr>
          <w:p w14:paraId="5F8AC416" w14:textId="77777777" w:rsidR="002E34C8" w:rsidRDefault="002E34C8" w:rsidP="00345DEF">
            <w:r>
              <w:t>Set to Blank</w:t>
            </w:r>
          </w:p>
        </w:tc>
      </w:tr>
      <w:tr w:rsidR="002E34C8" w14:paraId="0A6D196A" w14:textId="77777777" w:rsidTr="00722F5B">
        <w:tc>
          <w:tcPr>
            <w:tcW w:w="1908" w:type="dxa"/>
          </w:tcPr>
          <w:p w14:paraId="0D041A72" w14:textId="77777777" w:rsidR="002E34C8" w:rsidRPr="00687482" w:rsidRDefault="002E34C8" w:rsidP="00345DEF">
            <w:r>
              <w:t>Filler</w:t>
            </w:r>
          </w:p>
        </w:tc>
        <w:tc>
          <w:tcPr>
            <w:tcW w:w="1548" w:type="dxa"/>
          </w:tcPr>
          <w:p w14:paraId="71773318" w14:textId="77777777" w:rsidR="002E34C8" w:rsidRDefault="002E34C8" w:rsidP="00345DEF">
            <w:r>
              <w:t>PIC X(1)</w:t>
            </w:r>
          </w:p>
        </w:tc>
        <w:tc>
          <w:tcPr>
            <w:tcW w:w="5430" w:type="dxa"/>
          </w:tcPr>
          <w:p w14:paraId="04F01BF4" w14:textId="77777777" w:rsidR="002E34C8" w:rsidRDefault="002E34C8" w:rsidP="00345DEF">
            <w:r>
              <w:t>Set to Blank</w:t>
            </w:r>
          </w:p>
        </w:tc>
      </w:tr>
      <w:tr w:rsidR="002E34C8" w14:paraId="7598A72F" w14:textId="77777777" w:rsidTr="00722F5B">
        <w:tc>
          <w:tcPr>
            <w:tcW w:w="1908" w:type="dxa"/>
          </w:tcPr>
          <w:p w14:paraId="1674ACB6" w14:textId="77777777" w:rsidR="002E34C8" w:rsidRPr="00687482" w:rsidRDefault="002E34C8" w:rsidP="00345DEF">
            <w:r>
              <w:t xml:space="preserve">Card </w:t>
            </w:r>
            <w:r w:rsidR="00F6113F">
              <w:t>Class</w:t>
            </w:r>
          </w:p>
        </w:tc>
        <w:tc>
          <w:tcPr>
            <w:tcW w:w="1548" w:type="dxa"/>
          </w:tcPr>
          <w:p w14:paraId="1512743F" w14:textId="77777777" w:rsidR="002E34C8" w:rsidRDefault="002E34C8" w:rsidP="00345DEF">
            <w:r>
              <w:t>PIC X(1)</w:t>
            </w:r>
          </w:p>
        </w:tc>
        <w:tc>
          <w:tcPr>
            <w:tcW w:w="5430" w:type="dxa"/>
          </w:tcPr>
          <w:p w14:paraId="00025C39" w14:textId="77777777" w:rsidR="002E34C8" w:rsidRDefault="002E34C8" w:rsidP="00345DEF">
            <w:r>
              <w:t xml:space="preserve">The card </w:t>
            </w:r>
            <w:r w:rsidR="00F6113F">
              <w:t>class</w:t>
            </w:r>
            <w:r>
              <w:t xml:space="preserve"> that the terminal associates to the transaction </w:t>
            </w:r>
            <w:r w:rsidR="00F6113F">
              <w:t>obtained</w:t>
            </w:r>
            <w:r>
              <w:t xml:space="preserve"> </w:t>
            </w:r>
            <w:r w:rsidR="009D50A8">
              <w:t xml:space="preserve">from </w:t>
            </w:r>
            <w:r>
              <w:t>the BIN file (</w:t>
            </w:r>
            <w:r w:rsidR="00F6113F">
              <w:t>provided</w:t>
            </w:r>
            <w:r>
              <w:t xml:space="preserve"> externally).</w:t>
            </w:r>
          </w:p>
        </w:tc>
      </w:tr>
      <w:tr w:rsidR="00000D22" w14:paraId="69DA50D7" w14:textId="77777777" w:rsidTr="00722F5B">
        <w:tc>
          <w:tcPr>
            <w:tcW w:w="1908" w:type="dxa"/>
          </w:tcPr>
          <w:p w14:paraId="7C52A3EB" w14:textId="77777777" w:rsidR="00000D22" w:rsidRPr="00687482" w:rsidRDefault="00000D22" w:rsidP="00345DEF">
            <w:r>
              <w:t>Account funding source</w:t>
            </w:r>
          </w:p>
        </w:tc>
        <w:tc>
          <w:tcPr>
            <w:tcW w:w="1548" w:type="dxa"/>
          </w:tcPr>
          <w:p w14:paraId="09676117" w14:textId="77777777" w:rsidR="00000D22" w:rsidRDefault="00000D22" w:rsidP="00345DEF">
            <w:r>
              <w:t>PIC X(1)</w:t>
            </w:r>
          </w:p>
        </w:tc>
        <w:tc>
          <w:tcPr>
            <w:tcW w:w="5430" w:type="dxa"/>
          </w:tcPr>
          <w:p w14:paraId="5E04666D" w14:textId="77777777" w:rsidR="00000D22" w:rsidRDefault="00000D22" w:rsidP="00345DEF">
            <w:r>
              <w:t xml:space="preserve">The </w:t>
            </w:r>
            <w:r w:rsidR="007F7A79">
              <w:t xml:space="preserve">card </w:t>
            </w:r>
            <w:r>
              <w:t xml:space="preserve">account funding source value </w:t>
            </w:r>
            <w:r w:rsidR="007F7A79">
              <w:t>obtained</w:t>
            </w:r>
            <w:r w:rsidR="00B477E1">
              <w:t xml:space="preserve"> </w:t>
            </w:r>
            <w:r>
              <w:t>from the BIN file (</w:t>
            </w:r>
            <w:r w:rsidR="007F7A79">
              <w:t>provided</w:t>
            </w:r>
            <w:r>
              <w:t xml:space="preserve"> externally).</w:t>
            </w:r>
          </w:p>
        </w:tc>
      </w:tr>
    </w:tbl>
    <w:p w14:paraId="775C41DC" w14:textId="77777777" w:rsidR="00A4746B" w:rsidRDefault="00A4746B" w:rsidP="00687482">
      <w:pPr>
        <w:rPr>
          <w:snapToGrid w:val="0"/>
        </w:rPr>
      </w:pPr>
    </w:p>
    <w:p w14:paraId="29579B7F" w14:textId="77777777" w:rsidR="009D50A8" w:rsidRDefault="00864618" w:rsidP="00552DDC">
      <w:pPr>
        <w:ind w:left="720"/>
        <w:rPr>
          <w:snapToGrid w:val="0"/>
        </w:rPr>
      </w:pPr>
      <w:r>
        <w:rPr>
          <w:snapToGrid w:val="0"/>
        </w:rPr>
        <w:t xml:space="preserve">For Contact </w:t>
      </w:r>
      <w:r w:rsidR="001E1FBA">
        <w:rPr>
          <w:snapToGrid w:val="0"/>
        </w:rPr>
        <w:t xml:space="preserve">and Contactless </w:t>
      </w:r>
      <w:r>
        <w:rPr>
          <w:snapToGrid w:val="0"/>
        </w:rPr>
        <w:t xml:space="preserve">CHIP transactions, the terminal will derive the card type from the EMV application used during the transaction. For </w:t>
      </w:r>
      <w:r w:rsidR="006658DE">
        <w:rPr>
          <w:snapToGrid w:val="0"/>
        </w:rPr>
        <w:t>CHIP contact and INTERAC Contactless</w:t>
      </w:r>
      <w:r>
        <w:rPr>
          <w:snapToGrid w:val="0"/>
        </w:rPr>
        <w:t xml:space="preserve"> transactions, BASE24 will use the terminal decision on the card type to determine the routing of the transaction to its associated authorization destination. This will allow the introduction of customer application selection and remove the reliance on the card BIN range for </w:t>
      </w:r>
      <w:r w:rsidR="009F60D4">
        <w:rPr>
          <w:snapToGrid w:val="0"/>
        </w:rPr>
        <w:t xml:space="preserve">contact </w:t>
      </w:r>
      <w:r>
        <w:rPr>
          <w:snapToGrid w:val="0"/>
        </w:rPr>
        <w:t xml:space="preserve">CHIP transactions. </w:t>
      </w:r>
    </w:p>
    <w:p w14:paraId="20F5134E" w14:textId="77777777" w:rsidR="009D50A8" w:rsidRDefault="009D50A8" w:rsidP="00687482">
      <w:pPr>
        <w:rPr>
          <w:snapToGrid w:val="0"/>
        </w:rPr>
      </w:pPr>
    </w:p>
    <w:p w14:paraId="74F26BB4" w14:textId="77777777" w:rsidR="006658DE" w:rsidRDefault="006272D2" w:rsidP="00552DDC">
      <w:pPr>
        <w:ind w:left="720"/>
        <w:rPr>
          <w:snapToGrid w:val="0"/>
        </w:rPr>
      </w:pPr>
      <w:r>
        <w:rPr>
          <w:snapToGrid w:val="0"/>
        </w:rPr>
        <w:lastRenderedPageBreak/>
        <w:t xml:space="preserve">The following is the EMV </w:t>
      </w:r>
      <w:r w:rsidR="009D50A8">
        <w:rPr>
          <w:snapToGrid w:val="0"/>
        </w:rPr>
        <w:t>A</w:t>
      </w:r>
      <w:r>
        <w:rPr>
          <w:snapToGrid w:val="0"/>
        </w:rPr>
        <w:t xml:space="preserve">pplication ID (AID) </w:t>
      </w:r>
      <w:r w:rsidR="009D50A8">
        <w:rPr>
          <w:snapToGrid w:val="0"/>
        </w:rPr>
        <w:t>to</w:t>
      </w:r>
      <w:r>
        <w:rPr>
          <w:snapToGrid w:val="0"/>
        </w:rPr>
        <w:t xml:space="preserve"> Card type mapping</w:t>
      </w:r>
      <w:r w:rsidR="002E34C8">
        <w:rPr>
          <w:snapToGrid w:val="0"/>
        </w:rPr>
        <w:t xml:space="preserve"> for Canadian acquired transactions</w:t>
      </w:r>
      <w:r>
        <w:rPr>
          <w:snapToGrid w:val="0"/>
        </w:rPr>
        <w:t>:</w:t>
      </w:r>
    </w:p>
    <w:p w14:paraId="131AC677" w14:textId="77777777" w:rsidR="006272D2" w:rsidRDefault="006272D2" w:rsidP="00687482">
      <w:pPr>
        <w:rPr>
          <w:snapToGrid w:val="0"/>
        </w:rPr>
      </w:pPr>
    </w:p>
    <w:tbl>
      <w:tblPr>
        <w:tblW w:w="9106"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328"/>
        <w:gridCol w:w="5330"/>
      </w:tblGrid>
      <w:tr w:rsidR="00596412" w14:paraId="64A503C5" w14:textId="77777777" w:rsidTr="00722F5B">
        <w:trPr>
          <w:tblHeader/>
        </w:trPr>
        <w:tc>
          <w:tcPr>
            <w:tcW w:w="2448" w:type="dxa"/>
          </w:tcPr>
          <w:p w14:paraId="053C7044" w14:textId="77777777" w:rsidR="00596412" w:rsidRDefault="00596412" w:rsidP="00552DDC">
            <w:pPr>
              <w:spacing w:before="60" w:after="60"/>
              <w:rPr>
                <w:b/>
              </w:rPr>
            </w:pPr>
            <w:r>
              <w:rPr>
                <w:b/>
              </w:rPr>
              <w:t>EMV Application ID</w:t>
            </w:r>
          </w:p>
        </w:tc>
        <w:tc>
          <w:tcPr>
            <w:tcW w:w="1328" w:type="dxa"/>
          </w:tcPr>
          <w:p w14:paraId="7AAB9A8B" w14:textId="77777777" w:rsidR="00596412" w:rsidRDefault="00596412" w:rsidP="00552DDC">
            <w:pPr>
              <w:spacing w:before="60" w:after="60"/>
              <w:rPr>
                <w:b/>
              </w:rPr>
            </w:pPr>
            <w:r>
              <w:rPr>
                <w:b/>
              </w:rPr>
              <w:t xml:space="preserve">Card type </w:t>
            </w:r>
          </w:p>
        </w:tc>
        <w:tc>
          <w:tcPr>
            <w:tcW w:w="5330" w:type="dxa"/>
          </w:tcPr>
          <w:p w14:paraId="2454CF64" w14:textId="77777777" w:rsidR="00596412" w:rsidRDefault="009D50A8" w:rsidP="00552DDC">
            <w:pPr>
              <w:spacing w:before="60" w:after="60"/>
              <w:rPr>
                <w:b/>
              </w:rPr>
            </w:pPr>
            <w:r>
              <w:rPr>
                <w:b/>
              </w:rPr>
              <w:t>Description</w:t>
            </w:r>
          </w:p>
        </w:tc>
      </w:tr>
      <w:tr w:rsidR="00596412" w:rsidRPr="001E7AA0" w14:paraId="1764853D" w14:textId="77777777" w:rsidTr="00722F5B">
        <w:tc>
          <w:tcPr>
            <w:tcW w:w="2448" w:type="dxa"/>
          </w:tcPr>
          <w:p w14:paraId="298E919B"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A0000002771010</w:t>
            </w:r>
          </w:p>
        </w:tc>
        <w:tc>
          <w:tcPr>
            <w:tcW w:w="1328" w:type="dxa"/>
          </w:tcPr>
          <w:p w14:paraId="5D74B682"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DP</w:t>
            </w:r>
          </w:p>
        </w:tc>
        <w:tc>
          <w:tcPr>
            <w:tcW w:w="5330" w:type="dxa"/>
          </w:tcPr>
          <w:p w14:paraId="618A72D7" w14:textId="77777777" w:rsidR="00596412" w:rsidRPr="001E7AA0" w:rsidRDefault="00337FFD" w:rsidP="00552DDC">
            <w:pPr>
              <w:pStyle w:val="Footer"/>
              <w:tabs>
                <w:tab w:val="clear" w:pos="4320"/>
                <w:tab w:val="clear" w:pos="8640"/>
              </w:tabs>
              <w:spacing w:before="60" w:after="60"/>
              <w:rPr>
                <w:snapToGrid w:val="0"/>
              </w:rPr>
            </w:pPr>
            <w:r>
              <w:rPr>
                <w:snapToGrid w:val="0"/>
              </w:rPr>
              <w:t>Interac</w:t>
            </w:r>
          </w:p>
        </w:tc>
      </w:tr>
      <w:tr w:rsidR="00596412" w:rsidRPr="001E7AA0" w14:paraId="04642F07" w14:textId="77777777" w:rsidTr="00722F5B">
        <w:tc>
          <w:tcPr>
            <w:tcW w:w="2448" w:type="dxa"/>
          </w:tcPr>
          <w:p w14:paraId="0658348E" w14:textId="77777777" w:rsidR="00596412" w:rsidRPr="001E7AA0" w:rsidRDefault="00596412" w:rsidP="00552DDC">
            <w:pPr>
              <w:pStyle w:val="Footer"/>
              <w:tabs>
                <w:tab w:val="clear" w:pos="4320"/>
                <w:tab w:val="clear" w:pos="8640"/>
              </w:tabs>
              <w:spacing w:before="60" w:after="60"/>
              <w:rPr>
                <w:snapToGrid w:val="0"/>
              </w:rPr>
            </w:pPr>
            <w:r w:rsidRPr="00905622">
              <w:rPr>
                <w:snapToGrid w:val="0"/>
              </w:rPr>
              <w:t>A0000000031010</w:t>
            </w:r>
          </w:p>
        </w:tc>
        <w:tc>
          <w:tcPr>
            <w:tcW w:w="1328" w:type="dxa"/>
          </w:tcPr>
          <w:p w14:paraId="00E4D254"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VI</w:t>
            </w:r>
          </w:p>
        </w:tc>
        <w:tc>
          <w:tcPr>
            <w:tcW w:w="5330" w:type="dxa"/>
          </w:tcPr>
          <w:p w14:paraId="65659078" w14:textId="77777777" w:rsidR="00596412" w:rsidRPr="001E7AA0" w:rsidRDefault="00596412" w:rsidP="00552DDC">
            <w:pPr>
              <w:pStyle w:val="Footer"/>
              <w:tabs>
                <w:tab w:val="clear" w:pos="4320"/>
                <w:tab w:val="clear" w:pos="8640"/>
              </w:tabs>
              <w:spacing w:before="60" w:after="60"/>
              <w:rPr>
                <w:snapToGrid w:val="0"/>
              </w:rPr>
            </w:pPr>
            <w:r>
              <w:rPr>
                <w:snapToGrid w:val="0"/>
              </w:rPr>
              <w:t xml:space="preserve">Visa </w:t>
            </w:r>
          </w:p>
        </w:tc>
      </w:tr>
      <w:tr w:rsidR="00596412" w:rsidRPr="001E7AA0" w14:paraId="178E25A7" w14:textId="77777777" w:rsidTr="00722F5B">
        <w:tc>
          <w:tcPr>
            <w:tcW w:w="2448" w:type="dxa"/>
          </w:tcPr>
          <w:p w14:paraId="126CDFE9"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A0000000041010</w:t>
            </w:r>
          </w:p>
        </w:tc>
        <w:tc>
          <w:tcPr>
            <w:tcW w:w="1328" w:type="dxa"/>
          </w:tcPr>
          <w:p w14:paraId="75D6A23E"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MC</w:t>
            </w:r>
            <w:r w:rsidR="00980492">
              <w:rPr>
                <w:snapToGrid w:val="0"/>
              </w:rPr>
              <w:t xml:space="preserve"> – MD**</w:t>
            </w:r>
          </w:p>
        </w:tc>
        <w:tc>
          <w:tcPr>
            <w:tcW w:w="5330" w:type="dxa"/>
          </w:tcPr>
          <w:p w14:paraId="461B11FE" w14:textId="4563FC7B" w:rsidR="00596412" w:rsidRPr="001E7AA0" w:rsidRDefault="00596412" w:rsidP="00552DDC">
            <w:pPr>
              <w:pStyle w:val="Footer"/>
              <w:tabs>
                <w:tab w:val="clear" w:pos="4320"/>
                <w:tab w:val="clear" w:pos="8640"/>
              </w:tabs>
              <w:spacing w:before="60" w:after="60"/>
              <w:rPr>
                <w:snapToGrid w:val="0"/>
              </w:rPr>
            </w:pPr>
            <w:r>
              <w:rPr>
                <w:snapToGrid w:val="0"/>
              </w:rPr>
              <w:t>MasterCard</w:t>
            </w:r>
            <w:r w:rsidR="00FA63BE">
              <w:rPr>
                <w:snapToGrid w:val="0"/>
              </w:rPr>
              <w:t xml:space="preserve">, MasterCard Debit, </w:t>
            </w:r>
            <w:r w:rsidR="000A59C3">
              <w:rPr>
                <w:snapToGrid w:val="0"/>
              </w:rPr>
              <w:t>etc.</w:t>
            </w:r>
            <w:r w:rsidR="00FA63BE">
              <w:rPr>
                <w:snapToGrid w:val="0"/>
              </w:rPr>
              <w:t>…</w:t>
            </w:r>
            <w:r w:rsidR="001C1ABC">
              <w:rPr>
                <w:snapToGrid w:val="0"/>
              </w:rPr>
              <w:t>**</w:t>
            </w:r>
          </w:p>
        </w:tc>
      </w:tr>
      <w:tr w:rsidR="00596412" w:rsidRPr="001E7AA0" w14:paraId="36A50DF6" w14:textId="77777777" w:rsidTr="00722F5B">
        <w:tc>
          <w:tcPr>
            <w:tcW w:w="2448" w:type="dxa"/>
          </w:tcPr>
          <w:p w14:paraId="43472C1E"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A00000002501</w:t>
            </w:r>
          </w:p>
        </w:tc>
        <w:tc>
          <w:tcPr>
            <w:tcW w:w="1328" w:type="dxa"/>
          </w:tcPr>
          <w:p w14:paraId="1C745A6F"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AM</w:t>
            </w:r>
          </w:p>
        </w:tc>
        <w:tc>
          <w:tcPr>
            <w:tcW w:w="5330" w:type="dxa"/>
          </w:tcPr>
          <w:p w14:paraId="36BE1E81" w14:textId="77777777" w:rsidR="00596412" w:rsidRPr="001E7AA0" w:rsidRDefault="00596412" w:rsidP="00552DDC">
            <w:pPr>
              <w:pStyle w:val="Footer"/>
              <w:tabs>
                <w:tab w:val="clear" w:pos="4320"/>
                <w:tab w:val="clear" w:pos="8640"/>
              </w:tabs>
              <w:spacing w:before="60" w:after="60"/>
              <w:rPr>
                <w:snapToGrid w:val="0"/>
              </w:rPr>
            </w:pPr>
            <w:r>
              <w:rPr>
                <w:snapToGrid w:val="0"/>
              </w:rPr>
              <w:t>American Express</w:t>
            </w:r>
          </w:p>
        </w:tc>
      </w:tr>
      <w:tr w:rsidR="00596412" w:rsidRPr="001E7AA0" w14:paraId="2465CA50" w14:textId="77777777" w:rsidTr="00722F5B">
        <w:tc>
          <w:tcPr>
            <w:tcW w:w="2448" w:type="dxa"/>
          </w:tcPr>
          <w:p w14:paraId="75155AB3" w14:textId="77777777" w:rsidR="00596412" w:rsidRPr="001E7AA0" w:rsidRDefault="00596412" w:rsidP="00552DDC">
            <w:pPr>
              <w:pStyle w:val="Footer"/>
              <w:tabs>
                <w:tab w:val="clear" w:pos="4320"/>
                <w:tab w:val="clear" w:pos="8640"/>
              </w:tabs>
              <w:spacing w:before="60" w:after="60"/>
              <w:rPr>
                <w:snapToGrid w:val="0"/>
              </w:rPr>
            </w:pPr>
            <w:r w:rsidRPr="00905622">
              <w:rPr>
                <w:snapToGrid w:val="0"/>
              </w:rPr>
              <w:t>A0000000031010</w:t>
            </w:r>
          </w:p>
        </w:tc>
        <w:tc>
          <w:tcPr>
            <w:tcW w:w="1328" w:type="dxa"/>
          </w:tcPr>
          <w:p w14:paraId="4F45780B"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 xml:space="preserve">PV </w:t>
            </w:r>
          </w:p>
        </w:tc>
        <w:tc>
          <w:tcPr>
            <w:tcW w:w="5330" w:type="dxa"/>
          </w:tcPr>
          <w:p w14:paraId="371B10F1" w14:textId="77777777" w:rsidR="00596412" w:rsidRPr="001E7AA0" w:rsidRDefault="00337FFD" w:rsidP="00552DDC">
            <w:pPr>
              <w:pStyle w:val="Footer"/>
              <w:tabs>
                <w:tab w:val="clear" w:pos="4320"/>
                <w:tab w:val="clear" w:pos="8640"/>
              </w:tabs>
              <w:spacing w:before="60" w:after="60"/>
              <w:rPr>
                <w:snapToGrid w:val="0"/>
              </w:rPr>
            </w:pPr>
            <w:r>
              <w:rPr>
                <w:snapToGrid w:val="0"/>
              </w:rPr>
              <w:t xml:space="preserve">Canadian Visa Debit </w:t>
            </w:r>
            <w:r w:rsidR="00596412" w:rsidRPr="001E7AA0">
              <w:rPr>
                <w:snapToGrid w:val="0"/>
              </w:rPr>
              <w:t>(see below)*</w:t>
            </w:r>
          </w:p>
        </w:tc>
      </w:tr>
      <w:tr w:rsidR="00596412" w:rsidRPr="001E7AA0" w14:paraId="4BA622BB" w14:textId="77777777" w:rsidTr="00722F5B">
        <w:tc>
          <w:tcPr>
            <w:tcW w:w="2448" w:type="dxa"/>
          </w:tcPr>
          <w:p w14:paraId="700F33F4"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A0000000043060</w:t>
            </w:r>
          </w:p>
        </w:tc>
        <w:tc>
          <w:tcPr>
            <w:tcW w:w="1328" w:type="dxa"/>
          </w:tcPr>
          <w:p w14:paraId="12491021" w14:textId="77777777" w:rsidR="00596412" w:rsidRPr="001E7AA0" w:rsidRDefault="00596412" w:rsidP="00552DDC">
            <w:pPr>
              <w:pStyle w:val="Footer"/>
              <w:tabs>
                <w:tab w:val="clear" w:pos="4320"/>
                <w:tab w:val="clear" w:pos="8640"/>
              </w:tabs>
              <w:spacing w:before="60" w:after="60"/>
              <w:rPr>
                <w:snapToGrid w:val="0"/>
              </w:rPr>
            </w:pPr>
            <w:r w:rsidRPr="001E7AA0">
              <w:rPr>
                <w:snapToGrid w:val="0"/>
              </w:rPr>
              <w:t>PM</w:t>
            </w:r>
          </w:p>
        </w:tc>
        <w:tc>
          <w:tcPr>
            <w:tcW w:w="5330" w:type="dxa"/>
          </w:tcPr>
          <w:p w14:paraId="17FC7877" w14:textId="77777777" w:rsidR="00596412" w:rsidRPr="001E7AA0" w:rsidRDefault="00596412" w:rsidP="00552DDC">
            <w:pPr>
              <w:pStyle w:val="Footer"/>
              <w:tabs>
                <w:tab w:val="clear" w:pos="4320"/>
                <w:tab w:val="clear" w:pos="8640"/>
              </w:tabs>
              <w:spacing w:before="60" w:after="60"/>
              <w:rPr>
                <w:snapToGrid w:val="0"/>
              </w:rPr>
            </w:pPr>
            <w:r>
              <w:rPr>
                <w:snapToGrid w:val="0"/>
              </w:rPr>
              <w:t>Maestro</w:t>
            </w:r>
          </w:p>
        </w:tc>
      </w:tr>
      <w:tr w:rsidR="00596412" w:rsidRPr="00A55A7E" w14:paraId="56348C81" w14:textId="77777777" w:rsidTr="00722F5B">
        <w:tc>
          <w:tcPr>
            <w:tcW w:w="2448" w:type="dxa"/>
          </w:tcPr>
          <w:p w14:paraId="3F8F2DEF" w14:textId="77777777" w:rsidR="00596412" w:rsidRPr="00A55A7E" w:rsidRDefault="00596412" w:rsidP="00552DDC">
            <w:pPr>
              <w:pStyle w:val="Footer"/>
              <w:tabs>
                <w:tab w:val="clear" w:pos="4320"/>
                <w:tab w:val="clear" w:pos="8640"/>
              </w:tabs>
              <w:spacing w:before="60" w:after="60"/>
              <w:rPr>
                <w:snapToGrid w:val="0"/>
              </w:rPr>
            </w:pPr>
            <w:r w:rsidRPr="00A55A7E">
              <w:rPr>
                <w:snapToGrid w:val="0"/>
              </w:rPr>
              <w:t>A0000001523010</w:t>
            </w:r>
          </w:p>
        </w:tc>
        <w:tc>
          <w:tcPr>
            <w:tcW w:w="1328" w:type="dxa"/>
          </w:tcPr>
          <w:p w14:paraId="72E20708" w14:textId="77777777" w:rsidR="00596412" w:rsidRPr="00A55A7E" w:rsidRDefault="00596412" w:rsidP="00552DDC">
            <w:pPr>
              <w:pStyle w:val="Footer"/>
              <w:tabs>
                <w:tab w:val="clear" w:pos="4320"/>
                <w:tab w:val="clear" w:pos="8640"/>
              </w:tabs>
              <w:spacing w:before="60" w:after="60"/>
              <w:rPr>
                <w:snapToGrid w:val="0"/>
              </w:rPr>
            </w:pPr>
            <w:r w:rsidRPr="00A55A7E">
              <w:rPr>
                <w:snapToGrid w:val="0"/>
              </w:rPr>
              <w:t>DS</w:t>
            </w:r>
          </w:p>
        </w:tc>
        <w:tc>
          <w:tcPr>
            <w:tcW w:w="5330" w:type="dxa"/>
          </w:tcPr>
          <w:p w14:paraId="6434BC9C" w14:textId="77777777" w:rsidR="00596412" w:rsidRPr="00A55A7E" w:rsidRDefault="00596412" w:rsidP="00552DDC">
            <w:pPr>
              <w:pStyle w:val="Footer"/>
              <w:tabs>
                <w:tab w:val="clear" w:pos="4320"/>
                <w:tab w:val="clear" w:pos="8640"/>
              </w:tabs>
              <w:spacing w:before="60" w:after="60"/>
              <w:rPr>
                <w:snapToGrid w:val="0"/>
              </w:rPr>
            </w:pPr>
            <w:r>
              <w:rPr>
                <w:snapToGrid w:val="0"/>
              </w:rPr>
              <w:t>Discover</w:t>
            </w:r>
          </w:p>
        </w:tc>
      </w:tr>
      <w:tr w:rsidR="00596412" w:rsidRPr="00A55A7E" w14:paraId="0F78222C" w14:textId="77777777" w:rsidTr="00722F5B">
        <w:tc>
          <w:tcPr>
            <w:tcW w:w="2448" w:type="dxa"/>
          </w:tcPr>
          <w:p w14:paraId="38FF16EB" w14:textId="77777777" w:rsidR="00596412" w:rsidRPr="00A55A7E" w:rsidRDefault="00596412" w:rsidP="00552DDC">
            <w:pPr>
              <w:pStyle w:val="Footer"/>
              <w:tabs>
                <w:tab w:val="clear" w:pos="4320"/>
                <w:tab w:val="clear" w:pos="8640"/>
              </w:tabs>
              <w:spacing w:before="60" w:after="60"/>
              <w:rPr>
                <w:snapToGrid w:val="0"/>
              </w:rPr>
            </w:pPr>
            <w:r w:rsidRPr="00BC70E7">
              <w:rPr>
                <w:snapToGrid w:val="0"/>
              </w:rPr>
              <w:t>A0000000651010</w:t>
            </w:r>
          </w:p>
        </w:tc>
        <w:tc>
          <w:tcPr>
            <w:tcW w:w="1328" w:type="dxa"/>
          </w:tcPr>
          <w:p w14:paraId="2D1EF7FC" w14:textId="77777777" w:rsidR="00596412" w:rsidRPr="00A55A7E" w:rsidRDefault="00596412" w:rsidP="00552DDC">
            <w:pPr>
              <w:pStyle w:val="Footer"/>
              <w:tabs>
                <w:tab w:val="clear" w:pos="4320"/>
                <w:tab w:val="clear" w:pos="8640"/>
              </w:tabs>
              <w:spacing w:before="60" w:after="60"/>
              <w:rPr>
                <w:snapToGrid w:val="0"/>
              </w:rPr>
            </w:pPr>
            <w:r>
              <w:rPr>
                <w:snapToGrid w:val="0"/>
              </w:rPr>
              <w:t xml:space="preserve">AM </w:t>
            </w:r>
          </w:p>
        </w:tc>
        <w:tc>
          <w:tcPr>
            <w:tcW w:w="5330" w:type="dxa"/>
          </w:tcPr>
          <w:p w14:paraId="181C4462" w14:textId="77777777" w:rsidR="00596412" w:rsidRDefault="00596412" w:rsidP="00552DDC">
            <w:pPr>
              <w:pStyle w:val="Footer"/>
              <w:tabs>
                <w:tab w:val="clear" w:pos="4320"/>
                <w:tab w:val="clear" w:pos="8640"/>
              </w:tabs>
              <w:spacing w:before="60" w:after="60"/>
              <w:rPr>
                <w:snapToGrid w:val="0"/>
              </w:rPr>
            </w:pPr>
            <w:r>
              <w:rPr>
                <w:snapToGrid w:val="0"/>
              </w:rPr>
              <w:t>(JCB  is routed to American Express and labeled as AM)</w:t>
            </w:r>
          </w:p>
        </w:tc>
      </w:tr>
      <w:tr w:rsidR="00E65699" w:rsidRPr="00A55A7E" w14:paraId="3424B4A4" w14:textId="77777777" w:rsidTr="00722F5B">
        <w:tc>
          <w:tcPr>
            <w:tcW w:w="2448" w:type="dxa"/>
          </w:tcPr>
          <w:p w14:paraId="0EC398CD" w14:textId="77777777" w:rsidR="00E65699" w:rsidRPr="00B425A1" w:rsidRDefault="00FD6139" w:rsidP="00552DDC">
            <w:pPr>
              <w:pStyle w:val="Footer"/>
              <w:tabs>
                <w:tab w:val="clear" w:pos="4320"/>
                <w:tab w:val="clear" w:pos="8640"/>
              </w:tabs>
              <w:spacing w:before="60" w:after="60"/>
              <w:rPr>
                <w:rFonts w:cs="Arial"/>
                <w:snapToGrid w:val="0"/>
              </w:rPr>
            </w:pPr>
            <w:r w:rsidRPr="00B425A1">
              <w:rPr>
                <w:rFonts w:cs="Arial"/>
              </w:rPr>
              <w:t>A000000333010101</w:t>
            </w:r>
          </w:p>
        </w:tc>
        <w:tc>
          <w:tcPr>
            <w:tcW w:w="1328" w:type="dxa"/>
          </w:tcPr>
          <w:p w14:paraId="00C9A766"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UP</w:t>
            </w:r>
          </w:p>
        </w:tc>
        <w:tc>
          <w:tcPr>
            <w:tcW w:w="5330" w:type="dxa"/>
          </w:tcPr>
          <w:p w14:paraId="5327AD00"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UnionPay</w:t>
            </w:r>
            <w:r w:rsidR="007338AF">
              <w:rPr>
                <w:rFonts w:cs="Arial"/>
                <w:snapToGrid w:val="0"/>
              </w:rPr>
              <w:t xml:space="preserve"> – Debit</w:t>
            </w:r>
          </w:p>
        </w:tc>
      </w:tr>
      <w:tr w:rsidR="00E65699" w:rsidRPr="00A55A7E" w14:paraId="7C54B0D8" w14:textId="77777777" w:rsidTr="00722F5B">
        <w:tc>
          <w:tcPr>
            <w:tcW w:w="2448" w:type="dxa"/>
          </w:tcPr>
          <w:p w14:paraId="7F32BC22" w14:textId="77777777" w:rsidR="00E65699" w:rsidRPr="00B425A1" w:rsidRDefault="00B425A1" w:rsidP="00552DDC">
            <w:pPr>
              <w:pStyle w:val="Footer"/>
              <w:tabs>
                <w:tab w:val="clear" w:pos="4320"/>
                <w:tab w:val="clear" w:pos="8640"/>
              </w:tabs>
              <w:spacing w:before="60" w:after="60"/>
              <w:rPr>
                <w:rFonts w:cs="Arial"/>
                <w:snapToGrid w:val="0"/>
              </w:rPr>
            </w:pPr>
            <w:r w:rsidRPr="00B425A1">
              <w:rPr>
                <w:rFonts w:cs="Arial"/>
              </w:rPr>
              <w:t>A000000333010102</w:t>
            </w:r>
          </w:p>
        </w:tc>
        <w:tc>
          <w:tcPr>
            <w:tcW w:w="1328" w:type="dxa"/>
          </w:tcPr>
          <w:p w14:paraId="58686C45"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UP</w:t>
            </w:r>
          </w:p>
        </w:tc>
        <w:tc>
          <w:tcPr>
            <w:tcW w:w="5330" w:type="dxa"/>
          </w:tcPr>
          <w:p w14:paraId="390E8016"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UnionPay</w:t>
            </w:r>
            <w:r w:rsidR="007338AF">
              <w:rPr>
                <w:rFonts w:cs="Arial"/>
                <w:snapToGrid w:val="0"/>
              </w:rPr>
              <w:t xml:space="preserve"> – Credit </w:t>
            </w:r>
          </w:p>
        </w:tc>
      </w:tr>
      <w:tr w:rsidR="00E65699" w:rsidRPr="00A55A7E" w14:paraId="09EA79BB" w14:textId="77777777" w:rsidTr="00722F5B">
        <w:tc>
          <w:tcPr>
            <w:tcW w:w="2448" w:type="dxa"/>
          </w:tcPr>
          <w:p w14:paraId="58113B0A" w14:textId="77777777" w:rsidR="00E65699" w:rsidRPr="00B425A1" w:rsidRDefault="00B425A1" w:rsidP="00552DDC">
            <w:pPr>
              <w:pStyle w:val="Footer"/>
              <w:tabs>
                <w:tab w:val="clear" w:pos="4320"/>
                <w:tab w:val="clear" w:pos="8640"/>
              </w:tabs>
              <w:spacing w:before="60" w:after="60"/>
              <w:rPr>
                <w:rFonts w:cs="Arial"/>
                <w:snapToGrid w:val="0"/>
              </w:rPr>
            </w:pPr>
            <w:r w:rsidRPr="00B425A1">
              <w:rPr>
                <w:rFonts w:cs="Arial"/>
              </w:rPr>
              <w:t>A00000033301010</w:t>
            </w:r>
            <w:r w:rsidR="007338AF">
              <w:rPr>
                <w:rFonts w:cs="Arial"/>
              </w:rPr>
              <w:t>3</w:t>
            </w:r>
          </w:p>
        </w:tc>
        <w:tc>
          <w:tcPr>
            <w:tcW w:w="1328" w:type="dxa"/>
          </w:tcPr>
          <w:p w14:paraId="2812D01E"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UP</w:t>
            </w:r>
          </w:p>
        </w:tc>
        <w:tc>
          <w:tcPr>
            <w:tcW w:w="5330" w:type="dxa"/>
          </w:tcPr>
          <w:p w14:paraId="74C6CE6F" w14:textId="77777777" w:rsidR="00E65699" w:rsidRPr="00B425A1" w:rsidRDefault="00CB05B5" w:rsidP="00552DDC">
            <w:pPr>
              <w:pStyle w:val="Footer"/>
              <w:tabs>
                <w:tab w:val="clear" w:pos="4320"/>
                <w:tab w:val="clear" w:pos="8640"/>
              </w:tabs>
              <w:spacing w:before="60" w:after="60"/>
              <w:rPr>
                <w:rFonts w:cs="Arial"/>
                <w:snapToGrid w:val="0"/>
              </w:rPr>
            </w:pPr>
            <w:r>
              <w:rPr>
                <w:rFonts w:cs="Arial"/>
                <w:snapToGrid w:val="0"/>
              </w:rPr>
              <w:t>UnionPay</w:t>
            </w:r>
            <w:r w:rsidR="007338AF">
              <w:rPr>
                <w:rFonts w:cs="Arial"/>
                <w:snapToGrid w:val="0"/>
              </w:rPr>
              <w:t xml:space="preserve"> – Quasi C</w:t>
            </w:r>
            <w:r w:rsidR="00C75377">
              <w:rPr>
                <w:rFonts w:cs="Arial"/>
                <w:snapToGrid w:val="0"/>
              </w:rPr>
              <w:t>redit</w:t>
            </w:r>
          </w:p>
        </w:tc>
      </w:tr>
    </w:tbl>
    <w:p w14:paraId="034CA2B9" w14:textId="77777777" w:rsidR="006272D2" w:rsidRDefault="006272D2" w:rsidP="00687482">
      <w:pPr>
        <w:rPr>
          <w:snapToGrid w:val="0"/>
        </w:rPr>
      </w:pPr>
    </w:p>
    <w:p w14:paraId="2E0B57FE" w14:textId="77777777" w:rsidR="00A4746B" w:rsidRDefault="006272D2" w:rsidP="00552DDC">
      <w:pPr>
        <w:ind w:left="720"/>
        <w:rPr>
          <w:snapToGrid w:val="0"/>
        </w:rPr>
      </w:pPr>
      <w:r>
        <w:rPr>
          <w:snapToGrid w:val="0"/>
        </w:rPr>
        <w:t>*</w:t>
      </w:r>
      <w:r w:rsidR="00905622">
        <w:rPr>
          <w:snapToGrid w:val="0"/>
        </w:rPr>
        <w:t xml:space="preserve">Because the Canadian Visa Debit CHIP card uses the same AID as Visa Credit, the following criteria must be used by the POS solution to identify Canadian Visa Debit </w:t>
      </w:r>
      <w:r w:rsidR="009F60D4">
        <w:rPr>
          <w:snapToGrid w:val="0"/>
        </w:rPr>
        <w:t xml:space="preserve">contact </w:t>
      </w:r>
      <w:r w:rsidR="00905622">
        <w:rPr>
          <w:snapToGrid w:val="0"/>
        </w:rPr>
        <w:t>CHIP transactions and reflect that in the terminal decision on card type field in FID Q:</w:t>
      </w:r>
    </w:p>
    <w:p w14:paraId="043B7B61" w14:textId="77777777" w:rsidR="00905622" w:rsidRDefault="00905622" w:rsidP="00BA1B12">
      <w:pPr>
        <w:rPr>
          <w:snapToGrid w:val="0"/>
        </w:rPr>
      </w:pPr>
    </w:p>
    <w:p w14:paraId="78F8E305" w14:textId="77777777" w:rsidR="00905622" w:rsidRPr="00905622" w:rsidRDefault="00905622" w:rsidP="007930C7">
      <w:pPr>
        <w:numPr>
          <w:ilvl w:val="0"/>
          <w:numId w:val="35"/>
        </w:numPr>
        <w:rPr>
          <w:snapToGrid w:val="0"/>
        </w:rPr>
      </w:pPr>
      <w:r w:rsidRPr="00905622">
        <w:rPr>
          <w:snapToGrid w:val="0"/>
        </w:rPr>
        <w:t xml:space="preserve">The Issuer Country Code of the chip card (EMV Tag 5F56 </w:t>
      </w:r>
      <w:r w:rsidR="00000D22">
        <w:rPr>
          <w:snapToGrid w:val="0"/>
        </w:rPr>
        <w:t>–</w:t>
      </w:r>
      <w:r w:rsidRPr="00905622">
        <w:rPr>
          <w:snapToGrid w:val="0"/>
        </w:rPr>
        <w:t xml:space="preserve"> alpha3 format) = CAN</w:t>
      </w:r>
    </w:p>
    <w:p w14:paraId="7F2A2C27" w14:textId="77777777" w:rsidR="00905622" w:rsidRPr="00905622" w:rsidRDefault="00905622" w:rsidP="007930C7">
      <w:pPr>
        <w:numPr>
          <w:ilvl w:val="0"/>
          <w:numId w:val="35"/>
        </w:numPr>
        <w:rPr>
          <w:snapToGrid w:val="0"/>
        </w:rPr>
      </w:pPr>
      <w:r w:rsidRPr="00905622">
        <w:rPr>
          <w:snapToGrid w:val="0"/>
        </w:rPr>
        <w:t xml:space="preserve">Both the chip card and terminal must support ASF </w:t>
      </w:r>
      <w:r w:rsidR="00000D22">
        <w:rPr>
          <w:snapToGrid w:val="0"/>
        </w:rPr>
        <w:t>–</w:t>
      </w:r>
      <w:r w:rsidRPr="00905622">
        <w:rPr>
          <w:snapToGrid w:val="0"/>
        </w:rPr>
        <w:t xml:space="preserve"> Application Selection Flag (EMV Tag DF62)</w:t>
      </w:r>
    </w:p>
    <w:p w14:paraId="0FECBF65" w14:textId="77777777" w:rsidR="00905622" w:rsidRPr="00905622" w:rsidRDefault="00905622" w:rsidP="007930C7">
      <w:pPr>
        <w:numPr>
          <w:ilvl w:val="0"/>
          <w:numId w:val="35"/>
        </w:numPr>
        <w:rPr>
          <w:snapToGrid w:val="0"/>
        </w:rPr>
      </w:pPr>
      <w:r w:rsidRPr="00905622">
        <w:rPr>
          <w:snapToGrid w:val="0"/>
        </w:rPr>
        <w:t>The AID (EMV Tag 4F) = A0000000031010, and the Application Label Name (EMV Tag  50) = Visa DEBIT (case sensitive)</w:t>
      </w:r>
    </w:p>
    <w:p w14:paraId="08773679" w14:textId="77777777" w:rsidR="001E1FBA" w:rsidRDefault="001E1FBA" w:rsidP="00687482">
      <w:pPr>
        <w:rPr>
          <w:snapToGrid w:val="0"/>
        </w:rPr>
      </w:pPr>
    </w:p>
    <w:p w14:paraId="60717CF2" w14:textId="77777777" w:rsidR="00DC25BF" w:rsidRDefault="00DC25BF" w:rsidP="00552DDC">
      <w:pPr>
        <w:ind w:left="720"/>
        <w:rPr>
          <w:snapToGrid w:val="0"/>
        </w:rPr>
      </w:pPr>
      <w:r>
        <w:rPr>
          <w:snapToGrid w:val="0"/>
        </w:rPr>
        <w:t>** MasterCard debit and credit have the same common AID, since the terminal cannot differentiate the card type, the terminal will always send in FID Q – "Terminal decision on the card type</w:t>
      </w:r>
      <w:r w:rsidR="00980492">
        <w:rPr>
          <w:snapToGrid w:val="0"/>
        </w:rPr>
        <w:t>"</w:t>
      </w:r>
      <w:r>
        <w:rPr>
          <w:snapToGrid w:val="0"/>
        </w:rPr>
        <w:t xml:space="preserve"> field a value of "MC". BASE24 in the response back will send in field "BASE24 decision on the transaction card type" a value of "MD" if the card used in the transaction is "debit" or "MC" if it is "credit".</w:t>
      </w:r>
    </w:p>
    <w:p w14:paraId="7CD34A91" w14:textId="77777777" w:rsidR="00DC25BF" w:rsidRDefault="00DC25BF" w:rsidP="00687482">
      <w:pPr>
        <w:rPr>
          <w:snapToGrid w:val="0"/>
        </w:rPr>
      </w:pPr>
    </w:p>
    <w:p w14:paraId="50E0AA24" w14:textId="77777777" w:rsidR="002E34C8" w:rsidRDefault="002E34C8" w:rsidP="00552DDC">
      <w:pPr>
        <w:ind w:left="720"/>
        <w:rPr>
          <w:snapToGrid w:val="0"/>
        </w:rPr>
      </w:pPr>
      <w:r>
        <w:rPr>
          <w:snapToGrid w:val="0"/>
        </w:rPr>
        <w:t xml:space="preserve">The following is the EMV </w:t>
      </w:r>
      <w:r w:rsidR="009D50A8">
        <w:rPr>
          <w:snapToGrid w:val="0"/>
        </w:rPr>
        <w:t>A</w:t>
      </w:r>
      <w:r>
        <w:rPr>
          <w:snapToGrid w:val="0"/>
        </w:rPr>
        <w:t xml:space="preserve">pplication ID (AID) </w:t>
      </w:r>
      <w:r w:rsidR="009D50A8">
        <w:rPr>
          <w:snapToGrid w:val="0"/>
        </w:rPr>
        <w:t>to</w:t>
      </w:r>
      <w:r>
        <w:rPr>
          <w:snapToGrid w:val="0"/>
        </w:rPr>
        <w:t xml:space="preserve"> Card type mapping for US acquired transactions</w:t>
      </w:r>
      <w:r w:rsidR="005C168A">
        <w:rPr>
          <w:snapToGrid w:val="0"/>
        </w:rPr>
        <w:t>. The mapping for some AIDs depends on the Debit/Credit customer selection</w:t>
      </w:r>
      <w:r w:rsidR="00F6113F">
        <w:rPr>
          <w:snapToGrid w:val="0"/>
        </w:rPr>
        <w:t>. If Debit was selected and the resulting AID was PA, PB, PC, PI, or PM, then the POS solution must use the debit service "PU" to update totals.</w:t>
      </w:r>
    </w:p>
    <w:p w14:paraId="55EBFE85" w14:textId="77777777" w:rsidR="002E34C8" w:rsidRDefault="002E34C8" w:rsidP="002E34C8">
      <w:pPr>
        <w:rPr>
          <w:snapToGrid w:val="0"/>
        </w:rPr>
      </w:pPr>
    </w:p>
    <w:tbl>
      <w:tblPr>
        <w:tblW w:w="0" w:type="auto"/>
        <w:tblInd w:w="720"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00"/>
        <w:gridCol w:w="2182"/>
        <w:gridCol w:w="2250"/>
        <w:gridCol w:w="2658"/>
      </w:tblGrid>
      <w:tr w:rsidR="005C168A" w:rsidRPr="009D50A8" w14:paraId="7777058E" w14:textId="77777777" w:rsidTr="00722F5B">
        <w:trPr>
          <w:tblHeader/>
        </w:trPr>
        <w:tc>
          <w:tcPr>
            <w:tcW w:w="1796" w:type="dxa"/>
            <w:shd w:val="clear" w:color="auto" w:fill="auto"/>
            <w:tcMar>
              <w:top w:w="0" w:type="dxa"/>
              <w:left w:w="108" w:type="dxa"/>
              <w:bottom w:w="0" w:type="dxa"/>
              <w:right w:w="108" w:type="dxa"/>
            </w:tcMar>
            <w:hideMark/>
          </w:tcPr>
          <w:p w14:paraId="59900D2E" w14:textId="77777777" w:rsidR="005C168A" w:rsidRPr="00775E51" w:rsidRDefault="005C168A" w:rsidP="00552DDC">
            <w:pPr>
              <w:pStyle w:val="template"/>
              <w:spacing w:beforeLines="60" w:before="144" w:afterLines="60" w:after="144"/>
              <w:rPr>
                <w:b/>
                <w:color w:val="auto"/>
              </w:rPr>
            </w:pPr>
            <w:r w:rsidRPr="00775E51">
              <w:rPr>
                <w:b/>
                <w:color w:val="auto"/>
              </w:rPr>
              <w:lastRenderedPageBreak/>
              <w:t>AID</w:t>
            </w:r>
          </w:p>
        </w:tc>
        <w:tc>
          <w:tcPr>
            <w:tcW w:w="2182" w:type="dxa"/>
            <w:shd w:val="clear" w:color="auto" w:fill="auto"/>
            <w:tcMar>
              <w:top w:w="0" w:type="dxa"/>
              <w:left w:w="108" w:type="dxa"/>
              <w:bottom w:w="0" w:type="dxa"/>
              <w:right w:w="108" w:type="dxa"/>
            </w:tcMar>
          </w:tcPr>
          <w:p w14:paraId="065687E3" w14:textId="77777777" w:rsidR="005C168A" w:rsidRPr="00775E51" w:rsidRDefault="009D50A8" w:rsidP="00552DDC">
            <w:pPr>
              <w:pStyle w:val="template"/>
              <w:spacing w:beforeLines="60" w:before="144" w:afterLines="60" w:after="144"/>
              <w:rPr>
                <w:b/>
                <w:color w:val="auto"/>
              </w:rPr>
            </w:pPr>
            <w:r>
              <w:rPr>
                <w:b/>
                <w:color w:val="auto"/>
              </w:rPr>
              <w:t>Description</w:t>
            </w:r>
          </w:p>
        </w:tc>
        <w:tc>
          <w:tcPr>
            <w:tcW w:w="2250" w:type="dxa"/>
            <w:shd w:val="clear" w:color="auto" w:fill="auto"/>
            <w:tcMar>
              <w:top w:w="0" w:type="dxa"/>
              <w:left w:w="108" w:type="dxa"/>
              <w:bottom w:w="0" w:type="dxa"/>
              <w:right w:w="108" w:type="dxa"/>
            </w:tcMar>
            <w:hideMark/>
          </w:tcPr>
          <w:p w14:paraId="40A7D1B4" w14:textId="77777777" w:rsidR="005C168A" w:rsidRPr="00775E51" w:rsidRDefault="005C168A" w:rsidP="00552DDC">
            <w:pPr>
              <w:pStyle w:val="template"/>
              <w:spacing w:beforeLines="60" w:before="144" w:afterLines="60" w:after="144"/>
              <w:rPr>
                <w:b/>
                <w:color w:val="auto"/>
              </w:rPr>
            </w:pPr>
            <w:r w:rsidRPr="00775E51">
              <w:rPr>
                <w:b/>
                <w:color w:val="auto"/>
              </w:rPr>
              <w:t>Card Type</w:t>
            </w:r>
          </w:p>
        </w:tc>
        <w:tc>
          <w:tcPr>
            <w:tcW w:w="2658" w:type="dxa"/>
            <w:shd w:val="clear" w:color="auto" w:fill="auto"/>
            <w:hideMark/>
          </w:tcPr>
          <w:p w14:paraId="0124AFC0" w14:textId="77777777" w:rsidR="005C168A" w:rsidRPr="00775E51" w:rsidRDefault="005C168A" w:rsidP="00552DDC">
            <w:pPr>
              <w:pStyle w:val="template"/>
              <w:spacing w:beforeLines="60" w:before="144" w:afterLines="60" w:after="144"/>
              <w:rPr>
                <w:b/>
                <w:color w:val="auto"/>
              </w:rPr>
            </w:pPr>
            <w:r w:rsidRPr="00775E51">
              <w:rPr>
                <w:b/>
                <w:color w:val="auto"/>
              </w:rPr>
              <w:t>DB/CR field in POS msg</w:t>
            </w:r>
          </w:p>
        </w:tc>
      </w:tr>
      <w:tr w:rsidR="00775E51" w:rsidRPr="005C168A" w14:paraId="40A5EB32" w14:textId="77777777" w:rsidTr="00722F5B">
        <w:trPr>
          <w:trHeight w:val="257"/>
        </w:trPr>
        <w:tc>
          <w:tcPr>
            <w:tcW w:w="1796" w:type="dxa"/>
            <w:vMerge w:val="restart"/>
            <w:shd w:val="clear" w:color="auto" w:fill="auto"/>
            <w:tcMar>
              <w:top w:w="0" w:type="dxa"/>
              <w:left w:w="108" w:type="dxa"/>
              <w:bottom w:w="0" w:type="dxa"/>
              <w:right w:w="108" w:type="dxa"/>
            </w:tcMar>
            <w:hideMark/>
          </w:tcPr>
          <w:p w14:paraId="2C1D0A41"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A0000000031010</w:t>
            </w:r>
          </w:p>
        </w:tc>
        <w:tc>
          <w:tcPr>
            <w:tcW w:w="2182" w:type="dxa"/>
            <w:vMerge w:val="restart"/>
            <w:shd w:val="clear" w:color="auto" w:fill="auto"/>
            <w:tcMar>
              <w:top w:w="0" w:type="dxa"/>
              <w:left w:w="108" w:type="dxa"/>
              <w:bottom w:w="0" w:type="dxa"/>
              <w:right w:w="108" w:type="dxa"/>
            </w:tcMar>
            <w:hideMark/>
          </w:tcPr>
          <w:p w14:paraId="711F33C1" w14:textId="77777777" w:rsidR="005C168A" w:rsidRPr="00775E51" w:rsidRDefault="005C168A" w:rsidP="00552DDC">
            <w:pPr>
              <w:pStyle w:val="Footer"/>
              <w:spacing w:beforeLines="60" w:before="144" w:afterLines="60" w:after="144"/>
              <w:rPr>
                <w:rFonts w:cs="Arial"/>
                <w:snapToGrid w:val="0"/>
              </w:rPr>
            </w:pPr>
            <w:r w:rsidRPr="00775E51">
              <w:rPr>
                <w:rFonts w:cs="Arial"/>
                <w:snapToGrid w:val="0"/>
                <w:lang w:val="x-none" w:eastAsia="x-none"/>
              </w:rPr>
              <w:t>Visa</w:t>
            </w:r>
            <w:r w:rsidRPr="00775E51">
              <w:rPr>
                <w:rFonts w:cs="Arial"/>
                <w:snapToGrid w:val="0"/>
              </w:rPr>
              <w:t xml:space="preserve"> (VSDC DB/CR)</w:t>
            </w:r>
          </w:p>
        </w:tc>
        <w:tc>
          <w:tcPr>
            <w:tcW w:w="2250" w:type="dxa"/>
            <w:shd w:val="clear" w:color="auto" w:fill="auto"/>
            <w:tcMar>
              <w:top w:w="0" w:type="dxa"/>
              <w:left w:w="108" w:type="dxa"/>
              <w:bottom w:w="0" w:type="dxa"/>
              <w:right w:w="108" w:type="dxa"/>
            </w:tcMar>
            <w:hideMark/>
          </w:tcPr>
          <w:p w14:paraId="551172A4" w14:textId="77777777" w:rsidR="005C168A" w:rsidRPr="00775E51" w:rsidRDefault="005C168A" w:rsidP="00552DDC">
            <w:pPr>
              <w:pStyle w:val="Footer"/>
              <w:spacing w:beforeLines="60" w:before="144" w:afterLines="60" w:after="144"/>
              <w:rPr>
                <w:rFonts w:cs="Arial"/>
                <w:snapToGrid w:val="0"/>
              </w:rPr>
            </w:pPr>
            <w:r w:rsidRPr="00775E51">
              <w:rPr>
                <w:rFonts w:cs="Arial"/>
                <w:snapToGrid w:val="0"/>
                <w:lang w:val="x-none" w:eastAsia="x-none"/>
              </w:rPr>
              <w:t>V</w:t>
            </w:r>
            <w:r w:rsidRPr="00775E51">
              <w:rPr>
                <w:rFonts w:cs="Arial"/>
                <w:snapToGrid w:val="0"/>
              </w:rPr>
              <w:t xml:space="preserve">I (CR selection)  </w:t>
            </w:r>
          </w:p>
        </w:tc>
        <w:tc>
          <w:tcPr>
            <w:tcW w:w="2658" w:type="dxa"/>
            <w:shd w:val="clear" w:color="auto" w:fill="auto"/>
            <w:hideMark/>
          </w:tcPr>
          <w:p w14:paraId="1967DD6A" w14:textId="77777777" w:rsidR="005C168A" w:rsidRPr="00775E51" w:rsidRDefault="005C168A" w:rsidP="00722F5B">
            <w:pPr>
              <w:pStyle w:val="Footer"/>
              <w:spacing w:beforeLines="60" w:before="144" w:afterLines="60" w:after="144"/>
              <w:jc w:val="center"/>
              <w:rPr>
                <w:rFonts w:cs="Arial"/>
                <w:snapToGrid w:val="0"/>
              </w:rPr>
            </w:pPr>
            <w:r w:rsidRPr="00775E51">
              <w:rPr>
                <w:rFonts w:cs="Arial"/>
                <w:snapToGrid w:val="0"/>
              </w:rPr>
              <w:t>CR</w:t>
            </w:r>
          </w:p>
        </w:tc>
      </w:tr>
      <w:tr w:rsidR="00775E51" w:rsidRPr="005C168A" w14:paraId="2B110E0E" w14:textId="77777777" w:rsidTr="00722F5B">
        <w:trPr>
          <w:trHeight w:val="256"/>
        </w:trPr>
        <w:tc>
          <w:tcPr>
            <w:tcW w:w="0" w:type="auto"/>
            <w:vMerge/>
            <w:shd w:val="clear" w:color="auto" w:fill="auto"/>
            <w:vAlign w:val="center"/>
            <w:hideMark/>
          </w:tcPr>
          <w:p w14:paraId="383CC624" w14:textId="77777777" w:rsidR="005C168A" w:rsidRPr="00775E51" w:rsidRDefault="005C168A" w:rsidP="00552DDC">
            <w:pPr>
              <w:spacing w:beforeLines="60" w:before="144" w:afterLines="60" w:after="144"/>
              <w:rPr>
                <w:rFonts w:cs="Arial"/>
                <w:snapToGrid w:val="0"/>
                <w:lang w:val="x-none" w:eastAsia="x-none"/>
              </w:rPr>
            </w:pPr>
          </w:p>
        </w:tc>
        <w:tc>
          <w:tcPr>
            <w:tcW w:w="2182" w:type="dxa"/>
            <w:vMerge/>
            <w:shd w:val="clear" w:color="auto" w:fill="auto"/>
            <w:vAlign w:val="center"/>
            <w:hideMark/>
          </w:tcPr>
          <w:p w14:paraId="0E8A18EA" w14:textId="77777777" w:rsidR="005C168A" w:rsidRPr="00775E51" w:rsidRDefault="005C168A" w:rsidP="00552DDC">
            <w:pPr>
              <w:spacing w:beforeLines="60" w:before="144" w:afterLines="60" w:after="144"/>
              <w:rPr>
                <w:rFonts w:cs="Arial"/>
                <w:snapToGrid w:val="0"/>
              </w:rPr>
            </w:pPr>
          </w:p>
        </w:tc>
        <w:tc>
          <w:tcPr>
            <w:tcW w:w="2250" w:type="dxa"/>
            <w:shd w:val="clear" w:color="auto" w:fill="auto"/>
            <w:tcMar>
              <w:top w:w="0" w:type="dxa"/>
              <w:left w:w="108" w:type="dxa"/>
              <w:bottom w:w="0" w:type="dxa"/>
              <w:right w:w="108" w:type="dxa"/>
            </w:tcMar>
            <w:hideMark/>
          </w:tcPr>
          <w:p w14:paraId="62EA8792" w14:textId="77777777" w:rsidR="005C168A" w:rsidRPr="00775E51" w:rsidRDefault="005C168A" w:rsidP="00552DDC">
            <w:pPr>
              <w:pStyle w:val="Footer"/>
              <w:spacing w:beforeLines="60" w:before="144" w:afterLines="60" w:after="144"/>
              <w:rPr>
                <w:rFonts w:cs="Arial"/>
                <w:b/>
                <w:bCs/>
                <w:snapToGrid w:val="0"/>
                <w:lang w:val="x-none" w:eastAsia="x-none"/>
              </w:rPr>
            </w:pPr>
            <w:r w:rsidRPr="00775E51">
              <w:rPr>
                <w:rFonts w:cs="Arial"/>
                <w:b/>
                <w:bCs/>
                <w:snapToGrid w:val="0"/>
              </w:rPr>
              <w:t xml:space="preserve">PA (DB selection)  </w:t>
            </w:r>
          </w:p>
        </w:tc>
        <w:tc>
          <w:tcPr>
            <w:tcW w:w="2658" w:type="dxa"/>
            <w:shd w:val="clear" w:color="auto" w:fill="auto"/>
            <w:hideMark/>
          </w:tcPr>
          <w:p w14:paraId="5A5FDF94" w14:textId="77777777" w:rsidR="005C168A" w:rsidRPr="00775E51" w:rsidRDefault="005C168A" w:rsidP="00722F5B">
            <w:pPr>
              <w:pStyle w:val="Footer"/>
              <w:spacing w:beforeLines="60" w:before="144" w:afterLines="60" w:after="144"/>
              <w:jc w:val="center"/>
              <w:rPr>
                <w:rFonts w:cs="Arial"/>
                <w:snapToGrid w:val="0"/>
              </w:rPr>
            </w:pPr>
            <w:r w:rsidRPr="00775E51">
              <w:rPr>
                <w:rFonts w:cs="Arial"/>
                <w:snapToGrid w:val="0"/>
              </w:rPr>
              <w:t>DB</w:t>
            </w:r>
          </w:p>
        </w:tc>
      </w:tr>
      <w:tr w:rsidR="005C168A" w:rsidRPr="005C168A" w14:paraId="52AC5FF0" w14:textId="77777777" w:rsidTr="00722F5B">
        <w:tc>
          <w:tcPr>
            <w:tcW w:w="1796" w:type="dxa"/>
            <w:shd w:val="clear" w:color="auto" w:fill="auto"/>
            <w:tcMar>
              <w:top w:w="0" w:type="dxa"/>
              <w:left w:w="108" w:type="dxa"/>
              <w:bottom w:w="0" w:type="dxa"/>
              <w:right w:w="108" w:type="dxa"/>
            </w:tcMar>
            <w:hideMark/>
          </w:tcPr>
          <w:p w14:paraId="4854E808"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A0000000980840</w:t>
            </w:r>
          </w:p>
        </w:tc>
        <w:tc>
          <w:tcPr>
            <w:tcW w:w="2182" w:type="dxa"/>
            <w:shd w:val="clear" w:color="auto" w:fill="auto"/>
            <w:tcMar>
              <w:top w:w="0" w:type="dxa"/>
              <w:left w:w="108" w:type="dxa"/>
              <w:bottom w:w="0" w:type="dxa"/>
              <w:right w:w="108" w:type="dxa"/>
            </w:tcMar>
            <w:hideMark/>
          </w:tcPr>
          <w:p w14:paraId="7C56568A"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 xml:space="preserve">Visa Common AID </w:t>
            </w:r>
          </w:p>
        </w:tc>
        <w:tc>
          <w:tcPr>
            <w:tcW w:w="2250" w:type="dxa"/>
            <w:shd w:val="clear" w:color="auto" w:fill="auto"/>
            <w:tcMar>
              <w:top w:w="0" w:type="dxa"/>
              <w:left w:w="108" w:type="dxa"/>
              <w:bottom w:w="0" w:type="dxa"/>
              <w:right w:w="108" w:type="dxa"/>
            </w:tcMar>
            <w:hideMark/>
          </w:tcPr>
          <w:p w14:paraId="1742F1F5" w14:textId="77777777" w:rsidR="005C168A" w:rsidRPr="00775E51" w:rsidRDefault="005C168A" w:rsidP="00552DDC">
            <w:pPr>
              <w:pStyle w:val="Footer"/>
              <w:spacing w:beforeLines="60" w:before="144" w:afterLines="60" w:after="144"/>
              <w:rPr>
                <w:rFonts w:cs="Arial"/>
                <w:snapToGrid w:val="0"/>
              </w:rPr>
            </w:pPr>
            <w:r w:rsidRPr="00775E51">
              <w:rPr>
                <w:rFonts w:cs="Arial"/>
                <w:snapToGrid w:val="0"/>
                <w:lang w:val="x-none" w:eastAsia="x-none"/>
              </w:rPr>
              <w:t>P</w:t>
            </w:r>
            <w:r w:rsidRPr="00775E51">
              <w:rPr>
                <w:rFonts w:cs="Arial"/>
                <w:snapToGrid w:val="0"/>
              </w:rPr>
              <w:t>B</w:t>
            </w:r>
          </w:p>
        </w:tc>
        <w:tc>
          <w:tcPr>
            <w:tcW w:w="2658" w:type="dxa"/>
            <w:shd w:val="clear" w:color="auto" w:fill="auto"/>
            <w:hideMark/>
          </w:tcPr>
          <w:p w14:paraId="7E49075C"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DB</w:t>
            </w:r>
          </w:p>
        </w:tc>
      </w:tr>
      <w:tr w:rsidR="00775E51" w:rsidRPr="005C168A" w14:paraId="5B5EF2BD" w14:textId="77777777" w:rsidTr="00722F5B">
        <w:trPr>
          <w:trHeight w:val="257"/>
        </w:trPr>
        <w:tc>
          <w:tcPr>
            <w:tcW w:w="1796" w:type="dxa"/>
            <w:vMerge w:val="restart"/>
            <w:shd w:val="clear" w:color="auto" w:fill="auto"/>
            <w:tcMar>
              <w:top w:w="0" w:type="dxa"/>
              <w:left w:w="108" w:type="dxa"/>
              <w:bottom w:w="0" w:type="dxa"/>
              <w:right w:w="108" w:type="dxa"/>
            </w:tcMar>
            <w:hideMark/>
          </w:tcPr>
          <w:p w14:paraId="39E95C6B"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A0000000042203</w:t>
            </w:r>
          </w:p>
        </w:tc>
        <w:tc>
          <w:tcPr>
            <w:tcW w:w="2182" w:type="dxa"/>
            <w:vMerge w:val="restart"/>
            <w:shd w:val="clear" w:color="auto" w:fill="auto"/>
            <w:tcMar>
              <w:top w:w="0" w:type="dxa"/>
              <w:left w:w="108" w:type="dxa"/>
              <w:bottom w:w="0" w:type="dxa"/>
              <w:right w:w="108" w:type="dxa"/>
            </w:tcMar>
            <w:hideMark/>
          </w:tcPr>
          <w:p w14:paraId="488B53BB"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 xml:space="preserve">US Maestro </w:t>
            </w:r>
          </w:p>
        </w:tc>
        <w:tc>
          <w:tcPr>
            <w:tcW w:w="2250" w:type="dxa"/>
            <w:shd w:val="clear" w:color="auto" w:fill="auto"/>
            <w:tcMar>
              <w:top w:w="0" w:type="dxa"/>
              <w:left w:w="108" w:type="dxa"/>
              <w:bottom w:w="0" w:type="dxa"/>
              <w:right w:w="108" w:type="dxa"/>
            </w:tcMar>
            <w:hideMark/>
          </w:tcPr>
          <w:p w14:paraId="24180520" w14:textId="77777777" w:rsidR="005C168A" w:rsidRPr="00775E51" w:rsidRDefault="005C168A" w:rsidP="00552DDC">
            <w:pPr>
              <w:pStyle w:val="Footer"/>
              <w:spacing w:beforeLines="60" w:before="144" w:afterLines="60" w:after="144"/>
              <w:rPr>
                <w:rFonts w:cs="Arial"/>
                <w:snapToGrid w:val="0"/>
              </w:rPr>
            </w:pPr>
            <w:r w:rsidRPr="00775E51">
              <w:rPr>
                <w:rFonts w:cs="Arial"/>
                <w:snapToGrid w:val="0"/>
              </w:rPr>
              <w:t xml:space="preserve">MC (CR selection)  </w:t>
            </w:r>
          </w:p>
        </w:tc>
        <w:tc>
          <w:tcPr>
            <w:tcW w:w="2658" w:type="dxa"/>
            <w:shd w:val="clear" w:color="auto" w:fill="auto"/>
            <w:hideMark/>
          </w:tcPr>
          <w:p w14:paraId="48896E72" w14:textId="77777777" w:rsidR="005C168A" w:rsidRPr="00775E51" w:rsidRDefault="005C168A" w:rsidP="00722F5B">
            <w:pPr>
              <w:pStyle w:val="Footer"/>
              <w:spacing w:beforeLines="60" w:before="144" w:afterLines="60" w:after="144"/>
              <w:jc w:val="center"/>
              <w:rPr>
                <w:rFonts w:cs="Arial"/>
                <w:snapToGrid w:val="0"/>
              </w:rPr>
            </w:pPr>
            <w:r w:rsidRPr="00775E51">
              <w:rPr>
                <w:rFonts w:cs="Arial"/>
                <w:snapToGrid w:val="0"/>
              </w:rPr>
              <w:t>CR</w:t>
            </w:r>
          </w:p>
        </w:tc>
      </w:tr>
      <w:tr w:rsidR="00775E51" w:rsidRPr="005C168A" w14:paraId="5FA6F957" w14:textId="77777777" w:rsidTr="00722F5B">
        <w:trPr>
          <w:trHeight w:val="256"/>
        </w:trPr>
        <w:tc>
          <w:tcPr>
            <w:tcW w:w="0" w:type="auto"/>
            <w:vMerge/>
            <w:shd w:val="clear" w:color="auto" w:fill="auto"/>
            <w:vAlign w:val="center"/>
            <w:hideMark/>
          </w:tcPr>
          <w:p w14:paraId="64932901" w14:textId="77777777" w:rsidR="005C168A" w:rsidRPr="00775E51" w:rsidRDefault="005C168A" w:rsidP="00552DDC">
            <w:pPr>
              <w:spacing w:beforeLines="60" w:before="144" w:afterLines="60" w:after="144"/>
              <w:rPr>
                <w:rFonts w:cs="Arial"/>
                <w:snapToGrid w:val="0"/>
                <w:lang w:val="x-none" w:eastAsia="x-none"/>
              </w:rPr>
            </w:pPr>
          </w:p>
        </w:tc>
        <w:tc>
          <w:tcPr>
            <w:tcW w:w="2182" w:type="dxa"/>
            <w:vMerge/>
            <w:shd w:val="clear" w:color="auto" w:fill="auto"/>
            <w:vAlign w:val="center"/>
            <w:hideMark/>
          </w:tcPr>
          <w:p w14:paraId="7C98FE3A" w14:textId="77777777" w:rsidR="005C168A" w:rsidRPr="00775E51" w:rsidRDefault="005C168A" w:rsidP="00552DDC">
            <w:pPr>
              <w:spacing w:beforeLines="60" w:before="144" w:afterLines="60" w:after="144"/>
              <w:rPr>
                <w:rFonts w:cs="Arial"/>
                <w:snapToGrid w:val="0"/>
                <w:lang w:val="x-none" w:eastAsia="x-none"/>
              </w:rPr>
            </w:pPr>
          </w:p>
        </w:tc>
        <w:tc>
          <w:tcPr>
            <w:tcW w:w="2250" w:type="dxa"/>
            <w:shd w:val="clear" w:color="auto" w:fill="auto"/>
            <w:tcMar>
              <w:top w:w="0" w:type="dxa"/>
              <w:left w:w="108" w:type="dxa"/>
              <w:bottom w:w="0" w:type="dxa"/>
              <w:right w:w="108" w:type="dxa"/>
            </w:tcMar>
            <w:hideMark/>
          </w:tcPr>
          <w:p w14:paraId="145DE25F" w14:textId="77777777" w:rsidR="005C168A" w:rsidRPr="00775E51" w:rsidRDefault="005C168A" w:rsidP="00552DDC">
            <w:pPr>
              <w:pStyle w:val="Footer"/>
              <w:spacing w:beforeLines="60" w:before="144" w:afterLines="60" w:after="144"/>
              <w:rPr>
                <w:rFonts w:cs="Arial"/>
                <w:b/>
                <w:bCs/>
                <w:snapToGrid w:val="0"/>
                <w:lang w:val="x-none" w:eastAsia="x-none"/>
              </w:rPr>
            </w:pPr>
            <w:r w:rsidRPr="00775E51">
              <w:rPr>
                <w:rFonts w:cs="Arial"/>
                <w:b/>
                <w:bCs/>
                <w:snapToGrid w:val="0"/>
              </w:rPr>
              <w:t xml:space="preserve">PC (DB selection)  </w:t>
            </w:r>
          </w:p>
        </w:tc>
        <w:tc>
          <w:tcPr>
            <w:tcW w:w="2658" w:type="dxa"/>
            <w:shd w:val="clear" w:color="auto" w:fill="auto"/>
            <w:hideMark/>
          </w:tcPr>
          <w:p w14:paraId="70C20E2E" w14:textId="77777777" w:rsidR="005C168A" w:rsidRPr="00775E51" w:rsidRDefault="005C168A" w:rsidP="00722F5B">
            <w:pPr>
              <w:pStyle w:val="Footer"/>
              <w:spacing w:beforeLines="60" w:before="144" w:afterLines="60" w:after="144"/>
              <w:jc w:val="center"/>
              <w:rPr>
                <w:rFonts w:cs="Arial"/>
                <w:snapToGrid w:val="0"/>
              </w:rPr>
            </w:pPr>
            <w:r w:rsidRPr="00775E51">
              <w:rPr>
                <w:rFonts w:cs="Arial"/>
                <w:snapToGrid w:val="0"/>
              </w:rPr>
              <w:t>DB</w:t>
            </w:r>
          </w:p>
        </w:tc>
      </w:tr>
      <w:tr w:rsidR="005C168A" w:rsidRPr="005C168A" w14:paraId="1D232937" w14:textId="77777777" w:rsidTr="00722F5B">
        <w:tc>
          <w:tcPr>
            <w:tcW w:w="1796" w:type="dxa"/>
            <w:shd w:val="clear" w:color="auto" w:fill="auto"/>
            <w:tcMar>
              <w:top w:w="0" w:type="dxa"/>
              <w:left w:w="108" w:type="dxa"/>
              <w:bottom w:w="0" w:type="dxa"/>
              <w:right w:w="108" w:type="dxa"/>
            </w:tcMar>
            <w:hideMark/>
          </w:tcPr>
          <w:p w14:paraId="23B8578C"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A0000000033010</w:t>
            </w:r>
          </w:p>
        </w:tc>
        <w:tc>
          <w:tcPr>
            <w:tcW w:w="2182" w:type="dxa"/>
            <w:shd w:val="clear" w:color="auto" w:fill="auto"/>
            <w:tcMar>
              <w:top w:w="0" w:type="dxa"/>
              <w:left w:w="108" w:type="dxa"/>
              <w:bottom w:w="0" w:type="dxa"/>
              <w:right w:w="108" w:type="dxa"/>
            </w:tcMar>
            <w:hideMark/>
          </w:tcPr>
          <w:p w14:paraId="720360A3"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 xml:space="preserve">Interlink </w:t>
            </w:r>
          </w:p>
        </w:tc>
        <w:tc>
          <w:tcPr>
            <w:tcW w:w="2250" w:type="dxa"/>
            <w:shd w:val="clear" w:color="auto" w:fill="auto"/>
            <w:tcMar>
              <w:top w:w="0" w:type="dxa"/>
              <w:left w:w="108" w:type="dxa"/>
              <w:bottom w:w="0" w:type="dxa"/>
              <w:right w:w="108" w:type="dxa"/>
            </w:tcMar>
            <w:hideMark/>
          </w:tcPr>
          <w:p w14:paraId="069F31B3"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PI</w:t>
            </w:r>
          </w:p>
        </w:tc>
        <w:tc>
          <w:tcPr>
            <w:tcW w:w="2658" w:type="dxa"/>
            <w:shd w:val="clear" w:color="auto" w:fill="auto"/>
            <w:hideMark/>
          </w:tcPr>
          <w:p w14:paraId="24424378" w14:textId="77777777" w:rsidR="005C168A" w:rsidRPr="00775E51" w:rsidRDefault="005C168A" w:rsidP="00722F5B">
            <w:pPr>
              <w:pStyle w:val="Footer"/>
              <w:spacing w:beforeLines="60" w:before="144" w:afterLines="60" w:after="144"/>
              <w:jc w:val="center"/>
              <w:rPr>
                <w:rFonts w:cs="Arial"/>
                <w:snapToGrid w:val="0"/>
              </w:rPr>
            </w:pPr>
            <w:r w:rsidRPr="00775E51">
              <w:rPr>
                <w:rFonts w:cs="Arial"/>
                <w:snapToGrid w:val="0"/>
              </w:rPr>
              <w:t>DB</w:t>
            </w:r>
          </w:p>
        </w:tc>
      </w:tr>
      <w:tr w:rsidR="005C168A" w:rsidRPr="005C168A" w14:paraId="64D53EA8" w14:textId="77777777" w:rsidTr="00722F5B">
        <w:tc>
          <w:tcPr>
            <w:tcW w:w="1796" w:type="dxa"/>
            <w:shd w:val="clear" w:color="auto" w:fill="auto"/>
            <w:tcMar>
              <w:top w:w="0" w:type="dxa"/>
              <w:left w:w="108" w:type="dxa"/>
              <w:bottom w:w="0" w:type="dxa"/>
              <w:right w:w="108" w:type="dxa"/>
            </w:tcMar>
            <w:hideMark/>
          </w:tcPr>
          <w:p w14:paraId="68F0D58E"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A0000000032010</w:t>
            </w:r>
          </w:p>
        </w:tc>
        <w:tc>
          <w:tcPr>
            <w:tcW w:w="2182" w:type="dxa"/>
            <w:shd w:val="clear" w:color="auto" w:fill="auto"/>
            <w:tcMar>
              <w:top w:w="0" w:type="dxa"/>
              <w:left w:w="108" w:type="dxa"/>
              <w:bottom w:w="0" w:type="dxa"/>
              <w:right w:w="108" w:type="dxa"/>
            </w:tcMar>
            <w:hideMark/>
          </w:tcPr>
          <w:p w14:paraId="7A3D99B9"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Electron</w:t>
            </w:r>
          </w:p>
        </w:tc>
        <w:tc>
          <w:tcPr>
            <w:tcW w:w="2250" w:type="dxa"/>
            <w:shd w:val="clear" w:color="auto" w:fill="auto"/>
            <w:tcMar>
              <w:top w:w="0" w:type="dxa"/>
              <w:left w:w="108" w:type="dxa"/>
              <w:bottom w:w="0" w:type="dxa"/>
              <w:right w:w="108" w:type="dxa"/>
            </w:tcMar>
            <w:hideMark/>
          </w:tcPr>
          <w:p w14:paraId="283F590D"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VI</w:t>
            </w:r>
          </w:p>
        </w:tc>
        <w:tc>
          <w:tcPr>
            <w:tcW w:w="2658" w:type="dxa"/>
            <w:shd w:val="clear" w:color="auto" w:fill="auto"/>
            <w:hideMark/>
          </w:tcPr>
          <w:p w14:paraId="21481187"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CR</w:t>
            </w:r>
          </w:p>
        </w:tc>
      </w:tr>
      <w:tr w:rsidR="005C168A" w:rsidRPr="005C168A" w14:paraId="539D8E20" w14:textId="77777777" w:rsidTr="00722F5B">
        <w:tc>
          <w:tcPr>
            <w:tcW w:w="1796" w:type="dxa"/>
            <w:shd w:val="clear" w:color="auto" w:fill="auto"/>
            <w:tcMar>
              <w:top w:w="0" w:type="dxa"/>
              <w:left w:w="108" w:type="dxa"/>
              <w:bottom w:w="0" w:type="dxa"/>
              <w:right w:w="108" w:type="dxa"/>
            </w:tcMar>
            <w:hideMark/>
          </w:tcPr>
          <w:p w14:paraId="63D1B255"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A0000000041010</w:t>
            </w:r>
          </w:p>
        </w:tc>
        <w:tc>
          <w:tcPr>
            <w:tcW w:w="2182" w:type="dxa"/>
            <w:shd w:val="clear" w:color="auto" w:fill="auto"/>
            <w:tcMar>
              <w:top w:w="0" w:type="dxa"/>
              <w:left w:w="108" w:type="dxa"/>
              <w:bottom w:w="0" w:type="dxa"/>
              <w:right w:w="108" w:type="dxa"/>
            </w:tcMar>
            <w:hideMark/>
          </w:tcPr>
          <w:p w14:paraId="7EB35804"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MasterCard</w:t>
            </w:r>
          </w:p>
        </w:tc>
        <w:tc>
          <w:tcPr>
            <w:tcW w:w="2250" w:type="dxa"/>
            <w:shd w:val="clear" w:color="auto" w:fill="auto"/>
            <w:tcMar>
              <w:top w:w="0" w:type="dxa"/>
              <w:left w:w="108" w:type="dxa"/>
              <w:bottom w:w="0" w:type="dxa"/>
              <w:right w:w="108" w:type="dxa"/>
            </w:tcMar>
            <w:hideMark/>
          </w:tcPr>
          <w:p w14:paraId="41449C4C"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MC</w:t>
            </w:r>
          </w:p>
        </w:tc>
        <w:tc>
          <w:tcPr>
            <w:tcW w:w="2658" w:type="dxa"/>
            <w:shd w:val="clear" w:color="auto" w:fill="auto"/>
            <w:hideMark/>
          </w:tcPr>
          <w:p w14:paraId="002CD96B"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CR</w:t>
            </w:r>
          </w:p>
        </w:tc>
      </w:tr>
      <w:tr w:rsidR="005C168A" w:rsidRPr="005C168A" w14:paraId="3088AA4D" w14:textId="77777777" w:rsidTr="00722F5B">
        <w:tc>
          <w:tcPr>
            <w:tcW w:w="1796" w:type="dxa"/>
            <w:shd w:val="clear" w:color="auto" w:fill="auto"/>
            <w:tcMar>
              <w:top w:w="0" w:type="dxa"/>
              <w:left w:w="108" w:type="dxa"/>
              <w:bottom w:w="0" w:type="dxa"/>
              <w:right w:w="108" w:type="dxa"/>
            </w:tcMar>
            <w:hideMark/>
          </w:tcPr>
          <w:p w14:paraId="5E623A91"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A00000002501</w:t>
            </w:r>
          </w:p>
        </w:tc>
        <w:tc>
          <w:tcPr>
            <w:tcW w:w="2182" w:type="dxa"/>
            <w:shd w:val="clear" w:color="auto" w:fill="auto"/>
            <w:tcMar>
              <w:top w:w="0" w:type="dxa"/>
              <w:left w:w="108" w:type="dxa"/>
              <w:bottom w:w="0" w:type="dxa"/>
              <w:right w:w="108" w:type="dxa"/>
            </w:tcMar>
            <w:hideMark/>
          </w:tcPr>
          <w:p w14:paraId="796DA5D6"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American Express</w:t>
            </w:r>
          </w:p>
        </w:tc>
        <w:tc>
          <w:tcPr>
            <w:tcW w:w="2250" w:type="dxa"/>
            <w:shd w:val="clear" w:color="auto" w:fill="auto"/>
            <w:tcMar>
              <w:top w:w="0" w:type="dxa"/>
              <w:left w:w="108" w:type="dxa"/>
              <w:bottom w:w="0" w:type="dxa"/>
              <w:right w:w="108" w:type="dxa"/>
            </w:tcMar>
            <w:hideMark/>
          </w:tcPr>
          <w:p w14:paraId="7E8008C9"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AM</w:t>
            </w:r>
          </w:p>
        </w:tc>
        <w:tc>
          <w:tcPr>
            <w:tcW w:w="2658" w:type="dxa"/>
            <w:shd w:val="clear" w:color="auto" w:fill="auto"/>
            <w:hideMark/>
          </w:tcPr>
          <w:p w14:paraId="10DE0594"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CR</w:t>
            </w:r>
          </w:p>
        </w:tc>
      </w:tr>
      <w:tr w:rsidR="005C168A" w:rsidRPr="005C168A" w14:paraId="189ACC53" w14:textId="77777777" w:rsidTr="00722F5B">
        <w:tc>
          <w:tcPr>
            <w:tcW w:w="1796" w:type="dxa"/>
            <w:shd w:val="clear" w:color="auto" w:fill="auto"/>
            <w:tcMar>
              <w:top w:w="0" w:type="dxa"/>
              <w:left w:w="108" w:type="dxa"/>
              <w:bottom w:w="0" w:type="dxa"/>
              <w:right w:w="108" w:type="dxa"/>
            </w:tcMar>
            <w:hideMark/>
          </w:tcPr>
          <w:p w14:paraId="05FA13E8"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A0000000043060</w:t>
            </w:r>
          </w:p>
        </w:tc>
        <w:tc>
          <w:tcPr>
            <w:tcW w:w="2182" w:type="dxa"/>
            <w:shd w:val="clear" w:color="auto" w:fill="auto"/>
            <w:tcMar>
              <w:top w:w="0" w:type="dxa"/>
              <w:left w:w="108" w:type="dxa"/>
              <w:bottom w:w="0" w:type="dxa"/>
              <w:right w:w="108" w:type="dxa"/>
            </w:tcMar>
            <w:hideMark/>
          </w:tcPr>
          <w:p w14:paraId="65DA6D24"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Maestro</w:t>
            </w:r>
          </w:p>
        </w:tc>
        <w:tc>
          <w:tcPr>
            <w:tcW w:w="2250" w:type="dxa"/>
            <w:shd w:val="clear" w:color="auto" w:fill="auto"/>
            <w:tcMar>
              <w:top w:w="0" w:type="dxa"/>
              <w:left w:w="108" w:type="dxa"/>
              <w:bottom w:w="0" w:type="dxa"/>
              <w:right w:w="108" w:type="dxa"/>
            </w:tcMar>
            <w:hideMark/>
          </w:tcPr>
          <w:p w14:paraId="0799F152"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PM</w:t>
            </w:r>
          </w:p>
        </w:tc>
        <w:tc>
          <w:tcPr>
            <w:tcW w:w="2658" w:type="dxa"/>
            <w:shd w:val="clear" w:color="auto" w:fill="auto"/>
            <w:hideMark/>
          </w:tcPr>
          <w:p w14:paraId="37CB9834"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DB</w:t>
            </w:r>
          </w:p>
        </w:tc>
      </w:tr>
      <w:tr w:rsidR="005C168A" w:rsidRPr="005C168A" w14:paraId="7175457C" w14:textId="77777777" w:rsidTr="00722F5B">
        <w:tc>
          <w:tcPr>
            <w:tcW w:w="1796" w:type="dxa"/>
            <w:shd w:val="clear" w:color="auto" w:fill="auto"/>
            <w:tcMar>
              <w:top w:w="0" w:type="dxa"/>
              <w:left w:w="108" w:type="dxa"/>
              <w:bottom w:w="0" w:type="dxa"/>
              <w:right w:w="108" w:type="dxa"/>
            </w:tcMar>
            <w:hideMark/>
          </w:tcPr>
          <w:p w14:paraId="059D3FEF"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A0000001523010</w:t>
            </w:r>
          </w:p>
        </w:tc>
        <w:tc>
          <w:tcPr>
            <w:tcW w:w="2182" w:type="dxa"/>
            <w:shd w:val="clear" w:color="auto" w:fill="auto"/>
            <w:tcMar>
              <w:top w:w="0" w:type="dxa"/>
              <w:left w:w="108" w:type="dxa"/>
              <w:bottom w:w="0" w:type="dxa"/>
              <w:right w:w="108" w:type="dxa"/>
            </w:tcMar>
            <w:hideMark/>
          </w:tcPr>
          <w:p w14:paraId="7CAA54A4"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Discover</w:t>
            </w:r>
          </w:p>
        </w:tc>
        <w:tc>
          <w:tcPr>
            <w:tcW w:w="2250" w:type="dxa"/>
            <w:shd w:val="clear" w:color="auto" w:fill="auto"/>
            <w:tcMar>
              <w:top w:w="0" w:type="dxa"/>
              <w:left w:w="108" w:type="dxa"/>
              <w:bottom w:w="0" w:type="dxa"/>
              <w:right w:w="108" w:type="dxa"/>
            </w:tcMar>
            <w:hideMark/>
          </w:tcPr>
          <w:p w14:paraId="2D7E06D9"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DS</w:t>
            </w:r>
          </w:p>
        </w:tc>
        <w:tc>
          <w:tcPr>
            <w:tcW w:w="2658" w:type="dxa"/>
            <w:shd w:val="clear" w:color="auto" w:fill="auto"/>
            <w:hideMark/>
          </w:tcPr>
          <w:p w14:paraId="56D982A1"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CR</w:t>
            </w:r>
          </w:p>
        </w:tc>
      </w:tr>
      <w:tr w:rsidR="005C168A" w:rsidRPr="005C168A" w14:paraId="2529408D" w14:textId="77777777" w:rsidTr="00722F5B">
        <w:tc>
          <w:tcPr>
            <w:tcW w:w="1796" w:type="dxa"/>
            <w:shd w:val="clear" w:color="auto" w:fill="auto"/>
            <w:tcMar>
              <w:top w:w="0" w:type="dxa"/>
              <w:left w:w="108" w:type="dxa"/>
              <w:bottom w:w="0" w:type="dxa"/>
              <w:right w:w="108" w:type="dxa"/>
            </w:tcMar>
            <w:hideMark/>
          </w:tcPr>
          <w:p w14:paraId="3AF78E93"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A0000000651010</w:t>
            </w:r>
          </w:p>
        </w:tc>
        <w:tc>
          <w:tcPr>
            <w:tcW w:w="2182" w:type="dxa"/>
            <w:shd w:val="clear" w:color="auto" w:fill="auto"/>
            <w:tcMar>
              <w:top w:w="0" w:type="dxa"/>
              <w:left w:w="108" w:type="dxa"/>
              <w:bottom w:w="0" w:type="dxa"/>
              <w:right w:w="108" w:type="dxa"/>
            </w:tcMar>
            <w:hideMark/>
          </w:tcPr>
          <w:p w14:paraId="46255FDD"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 xml:space="preserve">JCB </w:t>
            </w:r>
          </w:p>
        </w:tc>
        <w:tc>
          <w:tcPr>
            <w:tcW w:w="2250" w:type="dxa"/>
            <w:shd w:val="clear" w:color="auto" w:fill="auto"/>
            <w:tcMar>
              <w:top w:w="0" w:type="dxa"/>
              <w:left w:w="108" w:type="dxa"/>
              <w:bottom w:w="0" w:type="dxa"/>
              <w:right w:w="108" w:type="dxa"/>
            </w:tcMar>
            <w:hideMark/>
          </w:tcPr>
          <w:p w14:paraId="22DB7F8C" w14:textId="77777777" w:rsidR="005C168A" w:rsidRPr="00775E51" w:rsidRDefault="005C168A" w:rsidP="00552DDC">
            <w:pPr>
              <w:pStyle w:val="Footer"/>
              <w:spacing w:beforeLines="60" w:before="144" w:afterLines="60" w:after="144"/>
              <w:rPr>
                <w:rFonts w:cs="Arial"/>
                <w:snapToGrid w:val="0"/>
                <w:lang w:val="x-none" w:eastAsia="x-none"/>
              </w:rPr>
            </w:pPr>
            <w:r w:rsidRPr="00775E51">
              <w:rPr>
                <w:rFonts w:cs="Arial"/>
                <w:snapToGrid w:val="0"/>
                <w:lang w:val="x-none" w:eastAsia="x-none"/>
              </w:rPr>
              <w:t xml:space="preserve">DS </w:t>
            </w:r>
          </w:p>
        </w:tc>
        <w:tc>
          <w:tcPr>
            <w:tcW w:w="2658" w:type="dxa"/>
            <w:shd w:val="clear" w:color="auto" w:fill="auto"/>
            <w:hideMark/>
          </w:tcPr>
          <w:p w14:paraId="59B8E4AA" w14:textId="77777777" w:rsidR="005C168A" w:rsidRPr="00775E51" w:rsidRDefault="005C168A" w:rsidP="00722F5B">
            <w:pPr>
              <w:pStyle w:val="Footer"/>
              <w:spacing w:beforeLines="60" w:before="144" w:afterLines="60" w:after="144"/>
              <w:jc w:val="center"/>
              <w:rPr>
                <w:rFonts w:cs="Arial"/>
                <w:snapToGrid w:val="0"/>
                <w:lang w:eastAsia="x-none"/>
              </w:rPr>
            </w:pPr>
            <w:r w:rsidRPr="00775E51">
              <w:rPr>
                <w:rFonts w:cs="Arial"/>
                <w:snapToGrid w:val="0"/>
                <w:lang w:eastAsia="x-none"/>
              </w:rPr>
              <w:t>CR</w:t>
            </w:r>
          </w:p>
        </w:tc>
      </w:tr>
    </w:tbl>
    <w:p w14:paraId="3A9E1F30" w14:textId="77777777" w:rsidR="00DC25BF" w:rsidRDefault="00DC25BF" w:rsidP="00687482">
      <w:pPr>
        <w:rPr>
          <w:snapToGrid w:val="0"/>
        </w:rPr>
      </w:pPr>
    </w:p>
    <w:p w14:paraId="5F1F5698" w14:textId="77777777" w:rsidR="00687482" w:rsidRDefault="00687482" w:rsidP="00552DDC">
      <w:pPr>
        <w:ind w:left="720"/>
        <w:rPr>
          <w:snapToGrid w:val="0"/>
        </w:rPr>
      </w:pPr>
      <w:r>
        <w:rPr>
          <w:snapToGrid w:val="0"/>
        </w:rPr>
        <w:t>BASE24 uses the field in the response message to provide the terminal with following information:</w:t>
      </w:r>
    </w:p>
    <w:p w14:paraId="5049DD1C" w14:textId="77777777" w:rsidR="00687482" w:rsidRDefault="00687482" w:rsidP="00687482">
      <w:pPr>
        <w:rPr>
          <w:snapToGrid w:val="0"/>
        </w:rPr>
      </w:pPr>
    </w:p>
    <w:p w14:paraId="3CB4577C" w14:textId="77777777" w:rsidR="00687482" w:rsidRPr="00687482" w:rsidRDefault="00687482" w:rsidP="007930C7">
      <w:pPr>
        <w:numPr>
          <w:ilvl w:val="0"/>
          <w:numId w:val="35"/>
        </w:numPr>
        <w:rPr>
          <w:snapToGrid w:val="0"/>
        </w:rPr>
      </w:pPr>
      <w:r w:rsidRPr="00687482">
        <w:rPr>
          <w:snapToGrid w:val="0"/>
        </w:rPr>
        <w:t xml:space="preserve">Echo back the information sent by the terminal in the request </w:t>
      </w:r>
    </w:p>
    <w:p w14:paraId="6D8D017E" w14:textId="77777777" w:rsidR="00B477E1" w:rsidRPr="00B477E1" w:rsidRDefault="00687482" w:rsidP="007930C7">
      <w:pPr>
        <w:numPr>
          <w:ilvl w:val="0"/>
          <w:numId w:val="35"/>
        </w:numPr>
        <w:rPr>
          <w:snapToGrid w:val="0"/>
        </w:rPr>
      </w:pPr>
      <w:r w:rsidRPr="00687482">
        <w:rPr>
          <w:snapToGrid w:val="0"/>
        </w:rPr>
        <w:t xml:space="preserve">BASE24 decision on the transaction card type </w:t>
      </w:r>
    </w:p>
    <w:p w14:paraId="557F299F" w14:textId="77777777" w:rsidR="00687482" w:rsidRPr="00775E51" w:rsidRDefault="00687482" w:rsidP="00687482">
      <w:pPr>
        <w:rPr>
          <w:snapToGrid w:val="0"/>
        </w:rPr>
      </w:pPr>
    </w:p>
    <w:p w14:paraId="0A6C9381" w14:textId="77777777" w:rsidR="00182328" w:rsidRPr="00182328" w:rsidRDefault="00182328" w:rsidP="00552DDC">
      <w:pPr>
        <w:ind w:left="720"/>
        <w:rPr>
          <w:snapToGrid w:val="0"/>
        </w:rPr>
      </w:pPr>
      <w:r w:rsidRPr="00182328">
        <w:rPr>
          <w:snapToGrid w:val="0"/>
        </w:rPr>
        <w:t>Upon receiving the field in the response, the terminal must use BASE24 decision on the transaction card type to update its totals.</w:t>
      </w:r>
    </w:p>
    <w:p w14:paraId="02636E12" w14:textId="77777777" w:rsidR="00DC19B1" w:rsidRDefault="00DC19B1" w:rsidP="00687482">
      <w:pPr>
        <w:rPr>
          <w:rFonts w:ascii="Helv" w:hAnsi="Helv"/>
          <w:color w:val="000000"/>
        </w:rPr>
      </w:pPr>
    </w:p>
    <w:p w14:paraId="3B82507A" w14:textId="77777777" w:rsidR="00213114" w:rsidRDefault="00DC19B1" w:rsidP="00552DDC">
      <w:pPr>
        <w:ind w:left="720"/>
        <w:rPr>
          <w:rFonts w:ascii="Helv" w:hAnsi="Helv"/>
          <w:color w:val="000000"/>
        </w:rPr>
      </w:pPr>
      <w:r>
        <w:rPr>
          <w:rFonts w:ascii="Helv" w:hAnsi="Helv"/>
          <w:color w:val="000000"/>
        </w:rPr>
        <w:t xml:space="preserve">The Card </w:t>
      </w:r>
      <w:r w:rsidR="007F7A79">
        <w:rPr>
          <w:rFonts w:ascii="Helv" w:hAnsi="Helv"/>
          <w:color w:val="000000"/>
        </w:rPr>
        <w:t>Class</w:t>
      </w:r>
      <w:r>
        <w:rPr>
          <w:rFonts w:ascii="Helv" w:hAnsi="Helv"/>
          <w:color w:val="000000"/>
        </w:rPr>
        <w:t xml:space="preserve"> field can be one of the following values. The value is taken from the BIN file downloaded to the POS from TMS</w:t>
      </w:r>
    </w:p>
    <w:p w14:paraId="11562B0C" w14:textId="77777777" w:rsidR="00552DDC" w:rsidRDefault="00552DDC" w:rsidP="00552DDC">
      <w:pPr>
        <w:ind w:left="720"/>
        <w:rPr>
          <w:rFonts w:ascii="Helv" w:hAnsi="Helv"/>
          <w:color w:val="000000"/>
        </w:rPr>
      </w:pPr>
    </w:p>
    <w:tbl>
      <w:tblPr>
        <w:tblW w:w="6210"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4950"/>
      </w:tblGrid>
      <w:tr w:rsidR="00DC19B1" w:rsidRPr="00172FA6" w14:paraId="4CF67792" w14:textId="77777777" w:rsidTr="00722F5B">
        <w:trPr>
          <w:tblHeader/>
        </w:trPr>
        <w:tc>
          <w:tcPr>
            <w:tcW w:w="1260" w:type="dxa"/>
          </w:tcPr>
          <w:p w14:paraId="31BE23DB" w14:textId="77777777" w:rsidR="00DC19B1" w:rsidRPr="00BA2F81" w:rsidRDefault="00DC19B1" w:rsidP="00722F5B">
            <w:pPr>
              <w:spacing w:before="60" w:after="60"/>
              <w:rPr>
                <w:rFonts w:cs="Arial"/>
                <w:b/>
              </w:rPr>
            </w:pPr>
            <w:r w:rsidRPr="00775E51">
              <w:rPr>
                <w:rFonts w:cs="Arial"/>
                <w:b/>
                <w:color w:val="000000"/>
              </w:rPr>
              <w:t>Indicator</w:t>
            </w:r>
          </w:p>
        </w:tc>
        <w:tc>
          <w:tcPr>
            <w:tcW w:w="4950" w:type="dxa"/>
          </w:tcPr>
          <w:p w14:paraId="667260BF" w14:textId="77777777" w:rsidR="00DC19B1" w:rsidRPr="00D72A73" w:rsidRDefault="00DC19B1" w:rsidP="00552DDC">
            <w:pPr>
              <w:spacing w:before="60" w:after="60"/>
              <w:rPr>
                <w:rFonts w:cs="Arial"/>
                <w:b/>
              </w:rPr>
            </w:pPr>
            <w:r w:rsidRPr="004642EC">
              <w:rPr>
                <w:rFonts w:cs="Arial"/>
                <w:b/>
              </w:rPr>
              <w:t>Description</w:t>
            </w:r>
          </w:p>
        </w:tc>
      </w:tr>
      <w:tr w:rsidR="00DC19B1" w:rsidRPr="00172FA6" w14:paraId="473B2BDA" w14:textId="77777777" w:rsidTr="00722F5B">
        <w:tc>
          <w:tcPr>
            <w:tcW w:w="1260" w:type="dxa"/>
          </w:tcPr>
          <w:p w14:paraId="2656035E" w14:textId="77777777" w:rsidR="00DC19B1" w:rsidRPr="00775E51" w:rsidRDefault="00DC19B1" w:rsidP="00722F5B">
            <w:pPr>
              <w:pStyle w:val="Footer"/>
              <w:tabs>
                <w:tab w:val="clear" w:pos="4320"/>
                <w:tab w:val="clear" w:pos="8640"/>
              </w:tabs>
              <w:spacing w:before="60" w:after="60"/>
              <w:jc w:val="center"/>
              <w:rPr>
                <w:rFonts w:cs="Arial"/>
                <w:color w:val="000000"/>
              </w:rPr>
            </w:pPr>
            <w:r w:rsidRPr="00775E51">
              <w:rPr>
                <w:rFonts w:cs="Arial"/>
                <w:color w:val="000000"/>
              </w:rPr>
              <w:t>B</w:t>
            </w:r>
          </w:p>
        </w:tc>
        <w:tc>
          <w:tcPr>
            <w:tcW w:w="4950" w:type="dxa"/>
          </w:tcPr>
          <w:p w14:paraId="4CCBF322" w14:textId="77777777" w:rsidR="00DC19B1" w:rsidRPr="00775E51" w:rsidRDefault="00DC19B1" w:rsidP="00552DDC">
            <w:pPr>
              <w:pStyle w:val="Footer"/>
              <w:tabs>
                <w:tab w:val="clear" w:pos="4320"/>
                <w:tab w:val="clear" w:pos="8640"/>
              </w:tabs>
              <w:spacing w:before="60" w:after="60"/>
              <w:rPr>
                <w:rFonts w:cs="Arial"/>
                <w:color w:val="000000"/>
              </w:rPr>
            </w:pPr>
            <w:r w:rsidRPr="00775E51">
              <w:rPr>
                <w:rFonts w:cs="Arial"/>
                <w:color w:val="000000"/>
              </w:rPr>
              <w:t xml:space="preserve">Business </w:t>
            </w:r>
          </w:p>
        </w:tc>
      </w:tr>
      <w:tr w:rsidR="00DC19B1" w:rsidRPr="00172FA6" w14:paraId="2356DD78" w14:textId="77777777" w:rsidTr="00722F5B">
        <w:tc>
          <w:tcPr>
            <w:tcW w:w="1260" w:type="dxa"/>
          </w:tcPr>
          <w:p w14:paraId="440E357E" w14:textId="77777777" w:rsidR="00DC19B1" w:rsidRPr="00775E51" w:rsidRDefault="00DC19B1" w:rsidP="00722F5B">
            <w:pPr>
              <w:pStyle w:val="Footer"/>
              <w:tabs>
                <w:tab w:val="clear" w:pos="4320"/>
                <w:tab w:val="clear" w:pos="8640"/>
              </w:tabs>
              <w:spacing w:before="60" w:after="60"/>
              <w:jc w:val="center"/>
              <w:rPr>
                <w:rFonts w:cs="Arial"/>
                <w:color w:val="000000"/>
              </w:rPr>
            </w:pPr>
            <w:r w:rsidRPr="00775E51">
              <w:rPr>
                <w:rFonts w:cs="Arial"/>
                <w:color w:val="000000"/>
              </w:rPr>
              <w:t>C</w:t>
            </w:r>
          </w:p>
        </w:tc>
        <w:tc>
          <w:tcPr>
            <w:tcW w:w="4950" w:type="dxa"/>
          </w:tcPr>
          <w:p w14:paraId="702700CE" w14:textId="77777777" w:rsidR="00DC19B1" w:rsidRPr="00775E51" w:rsidRDefault="00DC19B1" w:rsidP="00552DDC">
            <w:pPr>
              <w:pStyle w:val="Footer"/>
              <w:tabs>
                <w:tab w:val="clear" w:pos="4320"/>
                <w:tab w:val="clear" w:pos="8640"/>
              </w:tabs>
              <w:spacing w:before="60" w:after="60"/>
              <w:rPr>
                <w:rFonts w:cs="Arial"/>
                <w:color w:val="000000"/>
              </w:rPr>
            </w:pPr>
            <w:r w:rsidRPr="00775E51">
              <w:rPr>
                <w:rFonts w:cs="Arial"/>
                <w:color w:val="000000"/>
              </w:rPr>
              <w:t xml:space="preserve">Consumer </w:t>
            </w:r>
          </w:p>
        </w:tc>
      </w:tr>
      <w:tr w:rsidR="00DC19B1" w:rsidRPr="00172FA6" w14:paraId="49A7A652" w14:textId="77777777" w:rsidTr="00722F5B">
        <w:tc>
          <w:tcPr>
            <w:tcW w:w="1260" w:type="dxa"/>
          </w:tcPr>
          <w:p w14:paraId="567AF72B" w14:textId="77777777" w:rsidR="00DC19B1" w:rsidRPr="00775E51" w:rsidRDefault="00DC19B1" w:rsidP="00722F5B">
            <w:pPr>
              <w:pStyle w:val="Footer"/>
              <w:tabs>
                <w:tab w:val="clear" w:pos="4320"/>
                <w:tab w:val="clear" w:pos="8640"/>
              </w:tabs>
              <w:spacing w:before="60" w:after="60"/>
              <w:jc w:val="center"/>
              <w:rPr>
                <w:rFonts w:cs="Arial"/>
                <w:color w:val="000000"/>
              </w:rPr>
            </w:pPr>
            <w:r w:rsidRPr="00775E51">
              <w:rPr>
                <w:rFonts w:cs="Arial"/>
                <w:color w:val="000000"/>
              </w:rPr>
              <w:lastRenderedPageBreak/>
              <w:t>P</w:t>
            </w:r>
          </w:p>
        </w:tc>
        <w:tc>
          <w:tcPr>
            <w:tcW w:w="4950" w:type="dxa"/>
          </w:tcPr>
          <w:p w14:paraId="46691DC3" w14:textId="77777777" w:rsidR="00DC19B1" w:rsidRPr="00775E51" w:rsidRDefault="00DC19B1" w:rsidP="00552DDC">
            <w:pPr>
              <w:pStyle w:val="Footer"/>
              <w:tabs>
                <w:tab w:val="clear" w:pos="4320"/>
                <w:tab w:val="clear" w:pos="8640"/>
              </w:tabs>
              <w:spacing w:before="60" w:after="60"/>
              <w:rPr>
                <w:rFonts w:cs="Arial"/>
                <w:color w:val="000000"/>
              </w:rPr>
            </w:pPr>
            <w:r w:rsidRPr="00775E51">
              <w:rPr>
                <w:rFonts w:cs="Arial"/>
                <w:color w:val="000000"/>
              </w:rPr>
              <w:t xml:space="preserve">Purchase </w:t>
            </w:r>
          </w:p>
        </w:tc>
      </w:tr>
      <w:tr w:rsidR="00DC19B1" w:rsidRPr="00172FA6" w14:paraId="04D1B2CC" w14:textId="77777777" w:rsidTr="00722F5B">
        <w:tc>
          <w:tcPr>
            <w:tcW w:w="1260" w:type="dxa"/>
          </w:tcPr>
          <w:p w14:paraId="3FA46185" w14:textId="77777777" w:rsidR="00DC19B1" w:rsidRPr="00775E51" w:rsidRDefault="00DC19B1" w:rsidP="00722F5B">
            <w:pPr>
              <w:pStyle w:val="Footer"/>
              <w:tabs>
                <w:tab w:val="clear" w:pos="4320"/>
                <w:tab w:val="clear" w:pos="8640"/>
              </w:tabs>
              <w:spacing w:before="60" w:after="60"/>
              <w:jc w:val="center"/>
              <w:rPr>
                <w:rFonts w:cs="Arial"/>
                <w:color w:val="000000"/>
              </w:rPr>
            </w:pPr>
            <w:r w:rsidRPr="00775E51">
              <w:rPr>
                <w:rFonts w:cs="Arial"/>
                <w:color w:val="000000"/>
              </w:rPr>
              <w:t>T</w:t>
            </w:r>
          </w:p>
        </w:tc>
        <w:tc>
          <w:tcPr>
            <w:tcW w:w="4950" w:type="dxa"/>
          </w:tcPr>
          <w:p w14:paraId="203DFAF8" w14:textId="77777777" w:rsidR="00DC19B1" w:rsidRPr="00775E51" w:rsidRDefault="00DC19B1" w:rsidP="00552DDC">
            <w:pPr>
              <w:pStyle w:val="Footer"/>
              <w:tabs>
                <w:tab w:val="clear" w:pos="4320"/>
                <w:tab w:val="clear" w:pos="8640"/>
              </w:tabs>
              <w:spacing w:before="60" w:after="60"/>
              <w:rPr>
                <w:rFonts w:cs="Arial"/>
                <w:color w:val="000000"/>
              </w:rPr>
            </w:pPr>
            <w:r w:rsidRPr="00775E51">
              <w:rPr>
                <w:rFonts w:cs="Arial"/>
                <w:color w:val="000000"/>
              </w:rPr>
              <w:t xml:space="preserve">Corporate </w:t>
            </w:r>
          </w:p>
        </w:tc>
      </w:tr>
    </w:tbl>
    <w:p w14:paraId="7BC4E026" w14:textId="77777777" w:rsidR="00000D22" w:rsidRDefault="00000D22" w:rsidP="00000D22">
      <w:pPr>
        <w:rPr>
          <w:rFonts w:ascii="Helv" w:hAnsi="Helv"/>
          <w:color w:val="000000"/>
        </w:rPr>
      </w:pPr>
    </w:p>
    <w:p w14:paraId="4AD7F9CE" w14:textId="77777777" w:rsidR="00000D22" w:rsidRDefault="00000D22" w:rsidP="00345DEF">
      <w:pPr>
        <w:ind w:left="720"/>
      </w:pPr>
      <w:r>
        <w:t>The Accoun</w:t>
      </w:r>
      <w:r w:rsidR="00B477E1">
        <w:t>t</w:t>
      </w:r>
      <w:r>
        <w:t xml:space="preserve"> Funding source field can be one of the following values. The value is taken from the BIN file downloaded to the POS from TMS</w:t>
      </w:r>
    </w:p>
    <w:p w14:paraId="5A97322B" w14:textId="77777777" w:rsidR="00552DDC" w:rsidRDefault="00552DDC" w:rsidP="00552DDC">
      <w:pPr>
        <w:ind w:left="720"/>
        <w:rPr>
          <w:rFonts w:ascii="Helv" w:hAnsi="Helv"/>
          <w:color w:val="000000"/>
        </w:rPr>
      </w:pPr>
    </w:p>
    <w:tbl>
      <w:tblPr>
        <w:tblW w:w="6210"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4950"/>
      </w:tblGrid>
      <w:tr w:rsidR="00000D22" w:rsidRPr="00172FA6" w14:paraId="3E4A1438" w14:textId="77777777" w:rsidTr="00722F5B">
        <w:trPr>
          <w:tblHeader/>
        </w:trPr>
        <w:tc>
          <w:tcPr>
            <w:tcW w:w="1260" w:type="dxa"/>
          </w:tcPr>
          <w:p w14:paraId="756C8FC2" w14:textId="77777777" w:rsidR="00000D22" w:rsidRPr="00BA2F81" w:rsidRDefault="00000D22" w:rsidP="00552DDC">
            <w:pPr>
              <w:spacing w:before="60" w:after="60"/>
              <w:rPr>
                <w:rFonts w:cs="Arial"/>
                <w:b/>
              </w:rPr>
            </w:pPr>
            <w:r w:rsidRPr="00775E51">
              <w:rPr>
                <w:rFonts w:cs="Arial"/>
                <w:b/>
                <w:color w:val="000000"/>
              </w:rPr>
              <w:t>Indicator</w:t>
            </w:r>
          </w:p>
        </w:tc>
        <w:tc>
          <w:tcPr>
            <w:tcW w:w="4950" w:type="dxa"/>
          </w:tcPr>
          <w:p w14:paraId="60D3F425" w14:textId="77777777" w:rsidR="00000D22" w:rsidRPr="004642EC" w:rsidRDefault="00000D22" w:rsidP="00552DDC">
            <w:pPr>
              <w:spacing w:before="60" w:after="60"/>
              <w:rPr>
                <w:rFonts w:cs="Arial"/>
                <w:b/>
              </w:rPr>
            </w:pPr>
            <w:r w:rsidRPr="004642EC">
              <w:rPr>
                <w:rFonts w:cs="Arial"/>
                <w:b/>
              </w:rPr>
              <w:t>Description</w:t>
            </w:r>
          </w:p>
        </w:tc>
      </w:tr>
      <w:tr w:rsidR="00000D22" w:rsidRPr="00172FA6" w14:paraId="4CBD679C" w14:textId="77777777" w:rsidTr="00722F5B">
        <w:tc>
          <w:tcPr>
            <w:tcW w:w="1260" w:type="dxa"/>
          </w:tcPr>
          <w:p w14:paraId="3AF68DF2" w14:textId="77777777" w:rsidR="00000D22" w:rsidRPr="00775E51" w:rsidRDefault="00000D22" w:rsidP="00722F5B">
            <w:pPr>
              <w:pStyle w:val="Footer"/>
              <w:tabs>
                <w:tab w:val="clear" w:pos="4320"/>
                <w:tab w:val="clear" w:pos="8640"/>
              </w:tabs>
              <w:spacing w:before="60" w:after="60"/>
              <w:jc w:val="center"/>
              <w:rPr>
                <w:rFonts w:cs="Arial"/>
                <w:color w:val="000000"/>
              </w:rPr>
            </w:pPr>
            <w:r w:rsidRPr="00775E51">
              <w:rPr>
                <w:rFonts w:cs="Arial"/>
                <w:color w:val="000000"/>
              </w:rPr>
              <w:t>C</w:t>
            </w:r>
          </w:p>
        </w:tc>
        <w:tc>
          <w:tcPr>
            <w:tcW w:w="4950" w:type="dxa"/>
          </w:tcPr>
          <w:p w14:paraId="1FB06272" w14:textId="77777777" w:rsidR="00000D22" w:rsidRPr="00775E51" w:rsidRDefault="00000D22" w:rsidP="00552DDC">
            <w:pPr>
              <w:pStyle w:val="Footer"/>
              <w:tabs>
                <w:tab w:val="clear" w:pos="4320"/>
                <w:tab w:val="clear" w:pos="8640"/>
              </w:tabs>
              <w:spacing w:before="60" w:after="60"/>
              <w:rPr>
                <w:rFonts w:cs="Arial"/>
                <w:color w:val="000000"/>
              </w:rPr>
            </w:pPr>
            <w:r w:rsidRPr="00775E51">
              <w:rPr>
                <w:rFonts w:cs="Arial"/>
                <w:color w:val="000000"/>
              </w:rPr>
              <w:t xml:space="preserve">Credit </w:t>
            </w:r>
          </w:p>
        </w:tc>
      </w:tr>
      <w:tr w:rsidR="00000D22" w:rsidRPr="00172FA6" w14:paraId="4CD606D4" w14:textId="77777777" w:rsidTr="00722F5B">
        <w:tc>
          <w:tcPr>
            <w:tcW w:w="1260" w:type="dxa"/>
          </w:tcPr>
          <w:p w14:paraId="193CAE5B" w14:textId="77777777" w:rsidR="00000D22" w:rsidRPr="00775E51" w:rsidRDefault="00000D22" w:rsidP="00722F5B">
            <w:pPr>
              <w:pStyle w:val="Footer"/>
              <w:tabs>
                <w:tab w:val="clear" w:pos="4320"/>
                <w:tab w:val="clear" w:pos="8640"/>
              </w:tabs>
              <w:spacing w:before="60" w:after="60"/>
              <w:jc w:val="center"/>
              <w:rPr>
                <w:rFonts w:cs="Arial"/>
                <w:color w:val="000000"/>
              </w:rPr>
            </w:pPr>
            <w:r w:rsidRPr="00775E51">
              <w:rPr>
                <w:rFonts w:cs="Arial"/>
                <w:color w:val="000000"/>
              </w:rPr>
              <w:t>D</w:t>
            </w:r>
          </w:p>
        </w:tc>
        <w:tc>
          <w:tcPr>
            <w:tcW w:w="4950" w:type="dxa"/>
          </w:tcPr>
          <w:p w14:paraId="47F99500" w14:textId="77777777" w:rsidR="00000D22" w:rsidRPr="00775E51" w:rsidRDefault="00000D22" w:rsidP="00552DDC">
            <w:pPr>
              <w:pStyle w:val="Footer"/>
              <w:tabs>
                <w:tab w:val="clear" w:pos="4320"/>
                <w:tab w:val="clear" w:pos="8640"/>
              </w:tabs>
              <w:spacing w:before="60" w:after="60"/>
              <w:rPr>
                <w:rFonts w:cs="Arial"/>
                <w:color w:val="000000"/>
              </w:rPr>
            </w:pPr>
            <w:r w:rsidRPr="00775E51">
              <w:rPr>
                <w:rFonts w:cs="Arial"/>
                <w:color w:val="000000"/>
              </w:rPr>
              <w:t xml:space="preserve">Debit </w:t>
            </w:r>
          </w:p>
        </w:tc>
      </w:tr>
      <w:tr w:rsidR="00000D22" w:rsidRPr="00172FA6" w14:paraId="653A3A3D" w14:textId="77777777" w:rsidTr="00722F5B">
        <w:tc>
          <w:tcPr>
            <w:tcW w:w="1260" w:type="dxa"/>
          </w:tcPr>
          <w:p w14:paraId="49D0C716" w14:textId="77777777" w:rsidR="00000D22" w:rsidRPr="00775E51" w:rsidRDefault="00000D22" w:rsidP="00722F5B">
            <w:pPr>
              <w:pStyle w:val="Footer"/>
              <w:tabs>
                <w:tab w:val="clear" w:pos="4320"/>
                <w:tab w:val="clear" w:pos="8640"/>
              </w:tabs>
              <w:spacing w:before="60" w:after="60"/>
              <w:jc w:val="center"/>
              <w:rPr>
                <w:rFonts w:cs="Arial"/>
                <w:color w:val="000000"/>
              </w:rPr>
            </w:pPr>
            <w:r w:rsidRPr="00775E51">
              <w:rPr>
                <w:rFonts w:cs="Arial"/>
                <w:color w:val="000000"/>
              </w:rPr>
              <w:t>P</w:t>
            </w:r>
          </w:p>
        </w:tc>
        <w:tc>
          <w:tcPr>
            <w:tcW w:w="4950" w:type="dxa"/>
          </w:tcPr>
          <w:p w14:paraId="69726930" w14:textId="77777777" w:rsidR="00000D22" w:rsidRPr="00775E51" w:rsidRDefault="00000D22" w:rsidP="00552DDC">
            <w:pPr>
              <w:pStyle w:val="Footer"/>
              <w:tabs>
                <w:tab w:val="clear" w:pos="4320"/>
                <w:tab w:val="clear" w:pos="8640"/>
              </w:tabs>
              <w:spacing w:before="60" w:after="60"/>
              <w:rPr>
                <w:rFonts w:cs="Arial"/>
                <w:color w:val="000000"/>
              </w:rPr>
            </w:pPr>
            <w:r w:rsidRPr="00775E51">
              <w:rPr>
                <w:rFonts w:cs="Arial"/>
                <w:color w:val="000000"/>
              </w:rPr>
              <w:t xml:space="preserve">Prepaid </w:t>
            </w:r>
          </w:p>
        </w:tc>
      </w:tr>
      <w:tr w:rsidR="00000D22" w:rsidRPr="00172FA6" w14:paraId="1B324FF5" w14:textId="77777777" w:rsidTr="00722F5B">
        <w:tc>
          <w:tcPr>
            <w:tcW w:w="1260" w:type="dxa"/>
          </w:tcPr>
          <w:p w14:paraId="05D93445" w14:textId="77777777" w:rsidR="00000D22" w:rsidRPr="00775E51" w:rsidRDefault="00000D22" w:rsidP="00722F5B">
            <w:pPr>
              <w:pStyle w:val="Footer"/>
              <w:tabs>
                <w:tab w:val="clear" w:pos="4320"/>
                <w:tab w:val="clear" w:pos="8640"/>
              </w:tabs>
              <w:spacing w:before="60" w:after="60"/>
              <w:jc w:val="center"/>
              <w:rPr>
                <w:rFonts w:cs="Arial"/>
                <w:color w:val="000000"/>
              </w:rPr>
            </w:pPr>
            <w:r w:rsidRPr="00775E51">
              <w:rPr>
                <w:rFonts w:cs="Arial"/>
                <w:color w:val="000000"/>
              </w:rPr>
              <w:t>H</w:t>
            </w:r>
          </w:p>
        </w:tc>
        <w:tc>
          <w:tcPr>
            <w:tcW w:w="4950" w:type="dxa"/>
          </w:tcPr>
          <w:p w14:paraId="78B6E313" w14:textId="77777777" w:rsidR="00000D22" w:rsidRPr="00775E51" w:rsidRDefault="00000D22" w:rsidP="00552DDC">
            <w:pPr>
              <w:pStyle w:val="Footer"/>
              <w:tabs>
                <w:tab w:val="clear" w:pos="4320"/>
                <w:tab w:val="clear" w:pos="8640"/>
              </w:tabs>
              <w:spacing w:before="60" w:after="60"/>
              <w:rPr>
                <w:rFonts w:cs="Arial"/>
                <w:color w:val="000000"/>
              </w:rPr>
            </w:pPr>
            <w:r w:rsidRPr="00775E51">
              <w:rPr>
                <w:rFonts w:cs="Arial"/>
                <w:color w:val="000000"/>
              </w:rPr>
              <w:t xml:space="preserve">Charge </w:t>
            </w:r>
          </w:p>
        </w:tc>
      </w:tr>
      <w:tr w:rsidR="00000D22" w:rsidRPr="00172FA6" w14:paraId="5EACAD9C" w14:textId="77777777" w:rsidTr="00722F5B">
        <w:tc>
          <w:tcPr>
            <w:tcW w:w="1260" w:type="dxa"/>
          </w:tcPr>
          <w:p w14:paraId="74322DD0" w14:textId="77777777" w:rsidR="00000D22" w:rsidRPr="00775E51" w:rsidRDefault="00000D22" w:rsidP="00722F5B">
            <w:pPr>
              <w:pStyle w:val="Footer"/>
              <w:tabs>
                <w:tab w:val="clear" w:pos="4320"/>
                <w:tab w:val="clear" w:pos="8640"/>
              </w:tabs>
              <w:spacing w:before="60" w:after="60"/>
              <w:jc w:val="center"/>
              <w:rPr>
                <w:rFonts w:cs="Arial"/>
                <w:color w:val="000000"/>
              </w:rPr>
            </w:pPr>
            <w:r w:rsidRPr="00775E51">
              <w:rPr>
                <w:rFonts w:cs="Arial"/>
                <w:color w:val="000000"/>
              </w:rPr>
              <w:t>R</w:t>
            </w:r>
          </w:p>
        </w:tc>
        <w:tc>
          <w:tcPr>
            <w:tcW w:w="4950" w:type="dxa"/>
          </w:tcPr>
          <w:p w14:paraId="44146D2A" w14:textId="77777777" w:rsidR="00000D22" w:rsidRPr="00775E51" w:rsidRDefault="00000D22" w:rsidP="00552DDC">
            <w:pPr>
              <w:pStyle w:val="Footer"/>
              <w:tabs>
                <w:tab w:val="clear" w:pos="4320"/>
                <w:tab w:val="clear" w:pos="8640"/>
              </w:tabs>
              <w:spacing w:before="60" w:after="60"/>
              <w:rPr>
                <w:rFonts w:cs="Arial"/>
                <w:color w:val="000000"/>
              </w:rPr>
            </w:pPr>
            <w:r w:rsidRPr="00775E51">
              <w:rPr>
                <w:rFonts w:cs="Arial"/>
                <w:color w:val="000000"/>
              </w:rPr>
              <w:t xml:space="preserve">Deferred Debit (Visa ONLY non-US issued cards) </w:t>
            </w:r>
          </w:p>
        </w:tc>
      </w:tr>
    </w:tbl>
    <w:p w14:paraId="218D3335" w14:textId="77777777" w:rsidR="00000D22" w:rsidRPr="00775E51" w:rsidRDefault="00000D22" w:rsidP="00687482">
      <w:pPr>
        <w:rPr>
          <w:snapToGrid w:val="0"/>
        </w:rPr>
      </w:pPr>
    </w:p>
    <w:p w14:paraId="40F2438F" w14:textId="77777777" w:rsidR="00687482" w:rsidRDefault="00687482" w:rsidP="00552DDC">
      <w:pPr>
        <w:ind w:left="720"/>
        <w:rPr>
          <w:snapToGrid w:val="0"/>
        </w:rPr>
      </w:pPr>
      <w:r>
        <w:rPr>
          <w:snapToGrid w:val="0"/>
        </w:rPr>
        <w:t>The format of the field in the response is as follows:</w:t>
      </w:r>
    </w:p>
    <w:p w14:paraId="29168D7B" w14:textId="77777777" w:rsidR="00552DDC" w:rsidRDefault="00552DDC" w:rsidP="00552DDC">
      <w:pPr>
        <w:ind w:left="720"/>
        <w:rPr>
          <w:snapToGrid w:val="0"/>
        </w:rPr>
      </w:pPr>
    </w:p>
    <w:tbl>
      <w:tblPr>
        <w:tblW w:w="0" w:type="auto"/>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548"/>
        <w:gridCol w:w="4842"/>
      </w:tblGrid>
      <w:tr w:rsidR="0074174A" w14:paraId="78CCE15F" w14:textId="77777777" w:rsidTr="00EF7857">
        <w:trPr>
          <w:tblHeader/>
        </w:trPr>
        <w:tc>
          <w:tcPr>
            <w:tcW w:w="1908" w:type="dxa"/>
          </w:tcPr>
          <w:p w14:paraId="613E7AED" w14:textId="77777777" w:rsidR="0074174A" w:rsidRDefault="0074174A" w:rsidP="00552DDC">
            <w:pPr>
              <w:spacing w:before="60" w:after="60"/>
              <w:rPr>
                <w:b/>
              </w:rPr>
            </w:pPr>
            <w:r>
              <w:rPr>
                <w:b/>
              </w:rPr>
              <w:t>F</w:t>
            </w:r>
            <w:r w:rsidR="00490414">
              <w:rPr>
                <w:b/>
              </w:rPr>
              <w:t>ield</w:t>
            </w:r>
          </w:p>
        </w:tc>
        <w:tc>
          <w:tcPr>
            <w:tcW w:w="1548" w:type="dxa"/>
          </w:tcPr>
          <w:p w14:paraId="34FECEBC" w14:textId="77777777" w:rsidR="0074174A" w:rsidRDefault="0074174A" w:rsidP="00490414">
            <w:pPr>
              <w:spacing w:before="60" w:after="60"/>
              <w:jc w:val="center"/>
              <w:rPr>
                <w:b/>
              </w:rPr>
            </w:pPr>
            <w:r>
              <w:rPr>
                <w:b/>
              </w:rPr>
              <w:t>F</w:t>
            </w:r>
            <w:r w:rsidR="00490414">
              <w:rPr>
                <w:b/>
              </w:rPr>
              <w:t>ormat</w:t>
            </w:r>
          </w:p>
        </w:tc>
        <w:tc>
          <w:tcPr>
            <w:tcW w:w="4842" w:type="dxa"/>
          </w:tcPr>
          <w:p w14:paraId="2E4DC6B5" w14:textId="77777777" w:rsidR="0074174A" w:rsidRDefault="0074174A" w:rsidP="00552DDC">
            <w:pPr>
              <w:spacing w:before="60" w:after="60"/>
              <w:rPr>
                <w:b/>
              </w:rPr>
            </w:pPr>
            <w:r>
              <w:rPr>
                <w:b/>
              </w:rPr>
              <w:t>Description</w:t>
            </w:r>
          </w:p>
        </w:tc>
      </w:tr>
      <w:tr w:rsidR="0074174A" w14:paraId="77EC2034" w14:textId="77777777" w:rsidTr="00EF7857">
        <w:tc>
          <w:tcPr>
            <w:tcW w:w="1908" w:type="dxa"/>
          </w:tcPr>
          <w:p w14:paraId="66EEEE9F" w14:textId="77777777" w:rsidR="0074174A" w:rsidRDefault="0074174A" w:rsidP="00552DDC">
            <w:pPr>
              <w:pStyle w:val="Footer"/>
              <w:tabs>
                <w:tab w:val="clear" w:pos="4320"/>
                <w:tab w:val="clear" w:pos="8640"/>
              </w:tabs>
              <w:spacing w:before="60" w:after="60"/>
            </w:pPr>
            <w:r w:rsidRPr="00687482">
              <w:rPr>
                <w:rFonts w:ascii="Helv" w:hAnsi="Helv"/>
                <w:color w:val="000000"/>
              </w:rPr>
              <w:t xml:space="preserve">Terminal decision on </w:t>
            </w:r>
            <w:r>
              <w:rPr>
                <w:rFonts w:ascii="Helv" w:hAnsi="Helv"/>
                <w:color w:val="000000"/>
              </w:rPr>
              <w:t>the c</w:t>
            </w:r>
            <w:r w:rsidRPr="00687482">
              <w:rPr>
                <w:rFonts w:ascii="Helv" w:hAnsi="Helv"/>
                <w:color w:val="000000"/>
              </w:rPr>
              <w:t>ard type</w:t>
            </w:r>
          </w:p>
        </w:tc>
        <w:tc>
          <w:tcPr>
            <w:tcW w:w="1548" w:type="dxa"/>
          </w:tcPr>
          <w:p w14:paraId="7745465D" w14:textId="77777777" w:rsidR="0074174A" w:rsidRDefault="0074174A" w:rsidP="00490414">
            <w:pPr>
              <w:spacing w:before="60" w:after="60"/>
              <w:jc w:val="center"/>
            </w:pPr>
            <w:r>
              <w:t>PIC X(2)</w:t>
            </w:r>
          </w:p>
        </w:tc>
        <w:tc>
          <w:tcPr>
            <w:tcW w:w="4842" w:type="dxa"/>
          </w:tcPr>
          <w:p w14:paraId="37A9609C" w14:textId="77777777" w:rsidR="0074174A" w:rsidRDefault="0074174A" w:rsidP="00552DDC">
            <w:pPr>
              <w:spacing w:before="60" w:after="60"/>
            </w:pPr>
            <w:r>
              <w:t>The card type value that the terminal associates to the transaction using the BIN ranges downloaded from BASE24 and stored in the terminal</w:t>
            </w:r>
            <w:r w:rsidR="00CA3E29">
              <w:t xml:space="preserve"> or the AID value on the CHIP</w:t>
            </w:r>
            <w:r>
              <w:t>. See DIDs 0-29 description</w:t>
            </w:r>
            <w:r w:rsidR="009F74A2">
              <w:t xml:space="preserve"> and list of card types.</w:t>
            </w:r>
          </w:p>
        </w:tc>
      </w:tr>
      <w:tr w:rsidR="0074174A" w14:paraId="34ED6C79" w14:textId="77777777" w:rsidTr="00EF7857">
        <w:tc>
          <w:tcPr>
            <w:tcW w:w="1908" w:type="dxa"/>
          </w:tcPr>
          <w:p w14:paraId="389C5B6F" w14:textId="77777777" w:rsidR="0074174A" w:rsidRPr="00687482" w:rsidRDefault="0074174A" w:rsidP="00552DDC">
            <w:pPr>
              <w:pStyle w:val="Footer"/>
              <w:tabs>
                <w:tab w:val="clear" w:pos="4320"/>
                <w:tab w:val="clear" w:pos="8640"/>
              </w:tabs>
              <w:spacing w:before="60" w:after="60"/>
              <w:rPr>
                <w:rFonts w:ascii="Helv" w:hAnsi="Helv"/>
                <w:color w:val="000000"/>
              </w:rPr>
            </w:pPr>
            <w:r>
              <w:rPr>
                <w:rFonts w:ascii="Helv" w:hAnsi="Helv"/>
                <w:color w:val="000000"/>
              </w:rPr>
              <w:t>Filler</w:t>
            </w:r>
          </w:p>
        </w:tc>
        <w:tc>
          <w:tcPr>
            <w:tcW w:w="1548" w:type="dxa"/>
          </w:tcPr>
          <w:p w14:paraId="616C8491" w14:textId="77777777" w:rsidR="0074174A" w:rsidRDefault="0074174A" w:rsidP="00490414">
            <w:pPr>
              <w:spacing w:before="60" w:after="60"/>
              <w:jc w:val="center"/>
            </w:pPr>
            <w:r>
              <w:t>PIC X(1)</w:t>
            </w:r>
          </w:p>
        </w:tc>
        <w:tc>
          <w:tcPr>
            <w:tcW w:w="4842" w:type="dxa"/>
          </w:tcPr>
          <w:p w14:paraId="1B26A750" w14:textId="77777777" w:rsidR="0074174A" w:rsidRDefault="0074174A" w:rsidP="00552DDC">
            <w:pPr>
              <w:spacing w:before="60" w:after="60"/>
            </w:pPr>
            <w:r>
              <w:t>Set to Blank</w:t>
            </w:r>
          </w:p>
        </w:tc>
      </w:tr>
      <w:tr w:rsidR="0074174A" w14:paraId="562EB1E7" w14:textId="77777777" w:rsidTr="00EF7857">
        <w:tc>
          <w:tcPr>
            <w:tcW w:w="1908" w:type="dxa"/>
          </w:tcPr>
          <w:p w14:paraId="13673194" w14:textId="77777777" w:rsidR="0074174A" w:rsidRDefault="0074174A" w:rsidP="00552DDC">
            <w:pPr>
              <w:pStyle w:val="Footer"/>
              <w:tabs>
                <w:tab w:val="clear" w:pos="4320"/>
                <w:tab w:val="clear" w:pos="8640"/>
              </w:tabs>
              <w:spacing w:before="60" w:after="60"/>
              <w:rPr>
                <w:rFonts w:ascii="Helv" w:hAnsi="Helv"/>
                <w:color w:val="000000"/>
              </w:rPr>
            </w:pPr>
            <w:r w:rsidRPr="00687482">
              <w:rPr>
                <w:rFonts w:ascii="Helv" w:hAnsi="Helv"/>
                <w:color w:val="000000"/>
              </w:rPr>
              <w:t xml:space="preserve">BASE24 decision on </w:t>
            </w:r>
            <w:r>
              <w:rPr>
                <w:rFonts w:ascii="Helv" w:hAnsi="Helv"/>
                <w:color w:val="000000"/>
              </w:rPr>
              <w:t>the transaction c</w:t>
            </w:r>
            <w:r w:rsidRPr="00687482">
              <w:rPr>
                <w:rFonts w:ascii="Helv" w:hAnsi="Helv"/>
                <w:color w:val="000000"/>
              </w:rPr>
              <w:t>ard type</w:t>
            </w:r>
          </w:p>
        </w:tc>
        <w:tc>
          <w:tcPr>
            <w:tcW w:w="1548" w:type="dxa"/>
          </w:tcPr>
          <w:p w14:paraId="78E5C983" w14:textId="77777777" w:rsidR="0074174A" w:rsidRDefault="0074174A" w:rsidP="00490414">
            <w:pPr>
              <w:spacing w:before="60" w:after="60"/>
              <w:jc w:val="center"/>
            </w:pPr>
            <w:r>
              <w:t>PIC X(2)</w:t>
            </w:r>
          </w:p>
        </w:tc>
        <w:tc>
          <w:tcPr>
            <w:tcW w:w="4842" w:type="dxa"/>
          </w:tcPr>
          <w:p w14:paraId="2270A31F" w14:textId="77777777" w:rsidR="0074174A" w:rsidRDefault="0074174A" w:rsidP="00552DDC">
            <w:pPr>
              <w:spacing w:before="60" w:after="60"/>
            </w:pPr>
            <w:r>
              <w:t>The card type value that BASE24 associates to the transaction using the BIN tables used for routing and stored in BASE24</w:t>
            </w:r>
            <w:r w:rsidR="00864618">
              <w:t xml:space="preserve"> or </w:t>
            </w:r>
            <w:r w:rsidR="00492DD2">
              <w:t>the terminal card type decision in the case of contact CHIP transactions</w:t>
            </w:r>
            <w:r>
              <w:t xml:space="preserve">. </w:t>
            </w:r>
            <w:r w:rsidR="008A48D7">
              <w:t>The terminal should use the card type on the response to determine which totals to be updated by matching the card type</w:t>
            </w:r>
            <w:r w:rsidR="009F74A2">
              <w:t>.</w:t>
            </w:r>
            <w:r w:rsidR="008A48D7">
              <w:t>.</w:t>
            </w:r>
          </w:p>
        </w:tc>
      </w:tr>
      <w:tr w:rsidR="002E34C8" w14:paraId="14CC5343" w14:textId="77777777" w:rsidTr="00EF7857">
        <w:tc>
          <w:tcPr>
            <w:tcW w:w="1908" w:type="dxa"/>
          </w:tcPr>
          <w:p w14:paraId="586BDC5C" w14:textId="77777777" w:rsidR="002E34C8" w:rsidRPr="00687482" w:rsidRDefault="002E34C8" w:rsidP="00552DDC">
            <w:pPr>
              <w:pStyle w:val="Footer"/>
              <w:tabs>
                <w:tab w:val="clear" w:pos="4320"/>
                <w:tab w:val="clear" w:pos="8640"/>
              </w:tabs>
              <w:spacing w:before="60" w:after="60"/>
              <w:rPr>
                <w:rFonts w:ascii="Helv" w:hAnsi="Helv"/>
                <w:color w:val="000000"/>
              </w:rPr>
            </w:pPr>
            <w:r>
              <w:rPr>
                <w:rFonts w:ascii="Helv" w:hAnsi="Helv"/>
                <w:color w:val="000000"/>
              </w:rPr>
              <w:t>Filler</w:t>
            </w:r>
          </w:p>
        </w:tc>
        <w:tc>
          <w:tcPr>
            <w:tcW w:w="1548" w:type="dxa"/>
          </w:tcPr>
          <w:p w14:paraId="3CF18F69" w14:textId="77777777" w:rsidR="002E34C8" w:rsidRDefault="002E34C8" w:rsidP="00490414">
            <w:pPr>
              <w:spacing w:before="60" w:after="60"/>
              <w:jc w:val="center"/>
            </w:pPr>
            <w:r>
              <w:t>PIC X(1)</w:t>
            </w:r>
          </w:p>
        </w:tc>
        <w:tc>
          <w:tcPr>
            <w:tcW w:w="4842" w:type="dxa"/>
          </w:tcPr>
          <w:p w14:paraId="1A178EC1" w14:textId="77777777" w:rsidR="002E34C8" w:rsidRDefault="002E34C8" w:rsidP="00552DDC">
            <w:pPr>
              <w:spacing w:before="60" w:after="60"/>
            </w:pPr>
            <w:r>
              <w:t>Set to Blank</w:t>
            </w:r>
          </w:p>
        </w:tc>
      </w:tr>
      <w:tr w:rsidR="007F7A79" w14:paraId="2BCBD60B" w14:textId="77777777" w:rsidTr="00EF7857">
        <w:tc>
          <w:tcPr>
            <w:tcW w:w="1908" w:type="dxa"/>
          </w:tcPr>
          <w:p w14:paraId="7DA30050" w14:textId="77777777" w:rsidR="007F7A79" w:rsidRPr="00687482" w:rsidRDefault="007F7A79" w:rsidP="00552DDC">
            <w:pPr>
              <w:pStyle w:val="Footer"/>
              <w:tabs>
                <w:tab w:val="clear" w:pos="4320"/>
                <w:tab w:val="clear" w:pos="8640"/>
              </w:tabs>
              <w:spacing w:before="60" w:after="60"/>
              <w:rPr>
                <w:rFonts w:ascii="Helv" w:hAnsi="Helv"/>
                <w:color w:val="000000"/>
              </w:rPr>
            </w:pPr>
            <w:r>
              <w:rPr>
                <w:rFonts w:ascii="Helv" w:hAnsi="Helv"/>
                <w:color w:val="000000"/>
              </w:rPr>
              <w:t>Card Class</w:t>
            </w:r>
          </w:p>
        </w:tc>
        <w:tc>
          <w:tcPr>
            <w:tcW w:w="1548" w:type="dxa"/>
          </w:tcPr>
          <w:p w14:paraId="714FE822" w14:textId="77777777" w:rsidR="007F7A79" w:rsidRDefault="007F7A79" w:rsidP="00490414">
            <w:pPr>
              <w:spacing w:before="60" w:after="60"/>
              <w:jc w:val="center"/>
            </w:pPr>
            <w:r>
              <w:t>PIC X(1)</w:t>
            </w:r>
          </w:p>
        </w:tc>
        <w:tc>
          <w:tcPr>
            <w:tcW w:w="4842" w:type="dxa"/>
          </w:tcPr>
          <w:p w14:paraId="21894FEC" w14:textId="77777777" w:rsidR="007F7A79" w:rsidRDefault="007F7A79" w:rsidP="00552DDC">
            <w:pPr>
              <w:spacing w:before="60" w:after="60"/>
            </w:pPr>
            <w:r>
              <w:t>The card class that the terminal associates to the transaction obtained the BIN file (provided externally).</w:t>
            </w:r>
          </w:p>
        </w:tc>
      </w:tr>
      <w:tr w:rsidR="007F7A79" w14:paraId="38E9729B" w14:textId="77777777" w:rsidTr="00EF7857">
        <w:tc>
          <w:tcPr>
            <w:tcW w:w="1908" w:type="dxa"/>
          </w:tcPr>
          <w:p w14:paraId="45DF3E82" w14:textId="77777777" w:rsidR="007F7A79" w:rsidRPr="00687482" w:rsidRDefault="007F7A79" w:rsidP="00552DDC">
            <w:pPr>
              <w:pStyle w:val="Footer"/>
              <w:tabs>
                <w:tab w:val="clear" w:pos="4320"/>
                <w:tab w:val="clear" w:pos="8640"/>
              </w:tabs>
              <w:spacing w:before="60" w:after="60"/>
              <w:rPr>
                <w:rFonts w:ascii="Helv" w:hAnsi="Helv"/>
                <w:color w:val="000000"/>
              </w:rPr>
            </w:pPr>
            <w:r>
              <w:rPr>
                <w:rFonts w:ascii="Helv" w:hAnsi="Helv"/>
                <w:color w:val="000000"/>
              </w:rPr>
              <w:t>Account funding source</w:t>
            </w:r>
          </w:p>
        </w:tc>
        <w:tc>
          <w:tcPr>
            <w:tcW w:w="1548" w:type="dxa"/>
          </w:tcPr>
          <w:p w14:paraId="206DEB41" w14:textId="77777777" w:rsidR="007F7A79" w:rsidRDefault="007F7A79" w:rsidP="00490414">
            <w:pPr>
              <w:spacing w:before="60" w:after="60"/>
              <w:jc w:val="center"/>
            </w:pPr>
            <w:r>
              <w:t>PIC X(1)</w:t>
            </w:r>
          </w:p>
        </w:tc>
        <w:tc>
          <w:tcPr>
            <w:tcW w:w="4842" w:type="dxa"/>
          </w:tcPr>
          <w:p w14:paraId="33E6D0EA" w14:textId="77777777" w:rsidR="007F7A79" w:rsidRDefault="007F7A79" w:rsidP="00552DDC">
            <w:pPr>
              <w:spacing w:before="60" w:after="60"/>
            </w:pPr>
            <w:r>
              <w:t>The card account funding source value obtained from the BIN file (provided externally).</w:t>
            </w:r>
          </w:p>
        </w:tc>
      </w:tr>
    </w:tbl>
    <w:p w14:paraId="6EDE76BA" w14:textId="77777777" w:rsidR="00687482" w:rsidRDefault="00687482" w:rsidP="00687482">
      <w:pPr>
        <w:pStyle w:val="Header"/>
        <w:tabs>
          <w:tab w:val="clear" w:pos="4320"/>
          <w:tab w:val="clear" w:pos="8640"/>
        </w:tabs>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4DE53E23" w14:textId="77777777" w:rsidTr="002A45FC">
        <w:tc>
          <w:tcPr>
            <w:tcW w:w="2335" w:type="dxa"/>
          </w:tcPr>
          <w:p w14:paraId="677DB647" w14:textId="77777777" w:rsidR="00B20645" w:rsidRDefault="00B20645" w:rsidP="002A45FC">
            <w:pPr>
              <w:spacing w:after="120"/>
              <w:rPr>
                <w:b/>
                <w:snapToGrid w:val="0"/>
              </w:rPr>
            </w:pPr>
            <w:r>
              <w:rPr>
                <w:b/>
                <w:snapToGrid w:val="0"/>
              </w:rPr>
              <w:lastRenderedPageBreak/>
              <w:t>Request</w:t>
            </w:r>
          </w:p>
        </w:tc>
        <w:tc>
          <w:tcPr>
            <w:tcW w:w="7105" w:type="dxa"/>
          </w:tcPr>
          <w:p w14:paraId="5CC6B39C" w14:textId="77777777" w:rsidR="00B20645" w:rsidRDefault="00B20645" w:rsidP="002A45FC">
            <w:pPr>
              <w:spacing w:after="120"/>
              <w:rPr>
                <w:b/>
                <w:snapToGrid w:val="0"/>
              </w:rPr>
            </w:pPr>
            <w:r>
              <w:rPr>
                <w:snapToGrid w:val="0"/>
              </w:rPr>
              <w:t>Required. Variable length of 1-16 bytes alphanumeric</w:t>
            </w:r>
          </w:p>
        </w:tc>
      </w:tr>
      <w:tr w:rsidR="00B20645" w14:paraId="0564C20A" w14:textId="77777777" w:rsidTr="002A45FC">
        <w:tc>
          <w:tcPr>
            <w:tcW w:w="2335" w:type="dxa"/>
          </w:tcPr>
          <w:p w14:paraId="6E8DB614" w14:textId="77777777" w:rsidR="00B20645" w:rsidRDefault="00B20645" w:rsidP="002A45FC">
            <w:pPr>
              <w:spacing w:after="120"/>
              <w:rPr>
                <w:b/>
                <w:snapToGrid w:val="0"/>
              </w:rPr>
            </w:pPr>
            <w:r>
              <w:rPr>
                <w:b/>
                <w:snapToGrid w:val="0"/>
              </w:rPr>
              <w:t>Response</w:t>
            </w:r>
          </w:p>
        </w:tc>
        <w:tc>
          <w:tcPr>
            <w:tcW w:w="7105" w:type="dxa"/>
          </w:tcPr>
          <w:p w14:paraId="4D8F16A6" w14:textId="77777777" w:rsidR="00B20645" w:rsidRDefault="00B20645" w:rsidP="002A45FC">
            <w:pPr>
              <w:spacing w:after="120"/>
              <w:rPr>
                <w:b/>
                <w:snapToGrid w:val="0"/>
              </w:rPr>
            </w:pPr>
            <w:r>
              <w:rPr>
                <w:snapToGrid w:val="0"/>
              </w:rPr>
              <w:t>Required. Variable length of 1-16 bytes alphanumeric</w:t>
            </w:r>
          </w:p>
        </w:tc>
      </w:tr>
      <w:tr w:rsidR="00B20645" w14:paraId="56DA1716" w14:textId="77777777" w:rsidTr="002A45FC">
        <w:tc>
          <w:tcPr>
            <w:tcW w:w="2335" w:type="dxa"/>
          </w:tcPr>
          <w:p w14:paraId="0574A40C" w14:textId="77777777" w:rsidR="00B20645" w:rsidRDefault="00B20645" w:rsidP="002A45FC">
            <w:pPr>
              <w:spacing w:after="120"/>
              <w:rPr>
                <w:b/>
                <w:snapToGrid w:val="0"/>
              </w:rPr>
            </w:pPr>
            <w:r w:rsidRPr="00FB4BC9">
              <w:rPr>
                <w:rFonts w:cs="Arial"/>
                <w:b/>
                <w:bCs/>
                <w:lang w:val="en-CA"/>
              </w:rPr>
              <w:t>Internal Field</w:t>
            </w:r>
          </w:p>
        </w:tc>
        <w:tc>
          <w:tcPr>
            <w:tcW w:w="7105" w:type="dxa"/>
          </w:tcPr>
          <w:p w14:paraId="66C60C7D" w14:textId="77777777" w:rsidR="00B20645" w:rsidRDefault="00B20645" w:rsidP="002A45FC">
            <w:pPr>
              <w:spacing w:after="120"/>
              <w:rPr>
                <w:b/>
                <w:snapToGrid w:val="0"/>
              </w:rPr>
            </w:pPr>
            <w:r w:rsidRPr="002463BD">
              <w:rPr>
                <w:rFonts w:cs="Arial"/>
                <w:lang w:val="en-CA"/>
              </w:rPr>
              <w:t>PSTM.USER-DATA</w:t>
            </w:r>
          </w:p>
        </w:tc>
      </w:tr>
    </w:tbl>
    <w:p w14:paraId="07B4949E" w14:textId="77777777" w:rsidR="00194504" w:rsidRDefault="00194504" w:rsidP="00194504">
      <w:pPr>
        <w:rPr>
          <w:snapToGrid w:val="0"/>
        </w:rPr>
      </w:pPr>
    </w:p>
    <w:p w14:paraId="35B61AE9" w14:textId="77777777" w:rsidR="00194504" w:rsidRDefault="00194504" w:rsidP="00194504">
      <w:pPr>
        <w:rPr>
          <w:snapToGrid w:val="0"/>
        </w:rPr>
      </w:pPr>
    </w:p>
    <w:p w14:paraId="26332840" w14:textId="77777777" w:rsidR="002463BD" w:rsidRDefault="002463BD" w:rsidP="00847896">
      <w:pPr>
        <w:pStyle w:val="Heading2"/>
        <w:rPr>
          <w:snapToGrid w:val="0"/>
        </w:rPr>
      </w:pPr>
      <w:bookmarkStart w:id="2587" w:name="_Toc30407693"/>
      <w:bookmarkStart w:id="2588" w:name="_Toc126079252"/>
      <w:r>
        <w:rPr>
          <w:snapToGrid w:val="0"/>
        </w:rPr>
        <w:t>FID R – Card Type</w:t>
      </w:r>
      <w:bookmarkEnd w:id="2587"/>
      <w:bookmarkEnd w:id="2588"/>
    </w:p>
    <w:p w14:paraId="139BDD4B" w14:textId="77777777" w:rsidR="00C21BB6" w:rsidRDefault="00C21BB6" w:rsidP="002463BD">
      <w:pPr>
        <w:ind w:left="720"/>
        <w:rPr>
          <w:snapToGrid w:val="0"/>
        </w:rPr>
      </w:pPr>
      <w:r>
        <w:rPr>
          <w:snapToGrid w:val="0"/>
        </w:rPr>
        <w:t>The Card Type allows the terminal to specify the intended usage for a card used as a debit card and a credit card. Valid values are as follows:</w:t>
      </w:r>
    </w:p>
    <w:p w14:paraId="5D854901" w14:textId="77777777" w:rsidR="00C21BB6" w:rsidRDefault="00C21BB6">
      <w:pPr>
        <w:rPr>
          <w:b/>
          <w:snapToGrid w:val="0"/>
        </w:rPr>
      </w:pPr>
    </w:p>
    <w:p w14:paraId="5D4EA57F" w14:textId="77777777" w:rsidR="00C21BB6" w:rsidRDefault="00C21BB6">
      <w:pPr>
        <w:ind w:left="720"/>
        <w:rPr>
          <w:snapToGrid w:val="0"/>
        </w:rPr>
      </w:pPr>
      <w:r>
        <w:rPr>
          <w:snapToGrid w:val="0"/>
        </w:rPr>
        <w:t>“C” = Credit card</w:t>
      </w:r>
    </w:p>
    <w:p w14:paraId="2D2FD5D3" w14:textId="77777777" w:rsidR="00C21BB6" w:rsidRDefault="00C21BB6">
      <w:pPr>
        <w:ind w:left="720"/>
        <w:rPr>
          <w:snapToGrid w:val="0"/>
        </w:rPr>
      </w:pPr>
      <w:r>
        <w:rPr>
          <w:snapToGrid w:val="0"/>
        </w:rPr>
        <w:t>“D” = Debit card</w:t>
      </w:r>
    </w:p>
    <w:p w14:paraId="1F2ACD95" w14:textId="77777777" w:rsidR="00C21BB6" w:rsidRDefault="00C21BB6">
      <w:pPr>
        <w:pStyle w:val="Header"/>
        <w:tabs>
          <w:tab w:val="clear" w:pos="4320"/>
          <w:tab w:val="clear" w:pos="8640"/>
        </w:tabs>
        <w:rPr>
          <w:snapToGrid w:val="0"/>
        </w:rPr>
      </w:pPr>
    </w:p>
    <w:p w14:paraId="481D7D02" w14:textId="77777777" w:rsidR="002463BD" w:rsidRDefault="002463BD" w:rsidP="002463BD">
      <w:pPr>
        <w:ind w:left="720"/>
        <w:rPr>
          <w:b/>
          <w:snapToGrid w:val="0"/>
        </w:rPr>
      </w:pPr>
      <w:r>
        <w:rPr>
          <w:b/>
          <w:snapToGrid w:val="0"/>
        </w:rPr>
        <w:t>For use in Host 1 messages only.</w:t>
      </w:r>
    </w:p>
    <w:p w14:paraId="2E519231" w14:textId="77777777" w:rsidR="002463BD" w:rsidRDefault="002463BD" w:rsidP="002463BD">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09E04888" w14:textId="77777777" w:rsidTr="002A45FC">
        <w:tc>
          <w:tcPr>
            <w:tcW w:w="2335" w:type="dxa"/>
          </w:tcPr>
          <w:p w14:paraId="0A621AD3" w14:textId="77777777" w:rsidR="00B20645" w:rsidRDefault="00B20645" w:rsidP="002A45FC">
            <w:pPr>
              <w:spacing w:after="120"/>
              <w:rPr>
                <w:b/>
                <w:snapToGrid w:val="0"/>
              </w:rPr>
            </w:pPr>
            <w:r>
              <w:rPr>
                <w:b/>
                <w:snapToGrid w:val="0"/>
              </w:rPr>
              <w:t>Request</w:t>
            </w:r>
          </w:p>
        </w:tc>
        <w:tc>
          <w:tcPr>
            <w:tcW w:w="7105" w:type="dxa"/>
          </w:tcPr>
          <w:p w14:paraId="70ABCCE4" w14:textId="77777777" w:rsidR="00B20645" w:rsidRDefault="00B20645" w:rsidP="002A45FC">
            <w:pPr>
              <w:spacing w:after="120"/>
              <w:rPr>
                <w:b/>
                <w:snapToGrid w:val="0"/>
              </w:rPr>
            </w:pPr>
            <w:r>
              <w:rPr>
                <w:snapToGrid w:val="0"/>
              </w:rPr>
              <w:t>Optional. Fixed length of 1 byte - alphanumeric.  This field is used to identify  transactions as Debit.</w:t>
            </w:r>
          </w:p>
        </w:tc>
      </w:tr>
      <w:tr w:rsidR="00B20645" w14:paraId="5AE18CDA" w14:textId="77777777" w:rsidTr="002A45FC">
        <w:tc>
          <w:tcPr>
            <w:tcW w:w="2335" w:type="dxa"/>
          </w:tcPr>
          <w:p w14:paraId="7C4B4D10" w14:textId="77777777" w:rsidR="00B20645" w:rsidRDefault="00B20645" w:rsidP="002A45FC">
            <w:pPr>
              <w:spacing w:after="120"/>
              <w:rPr>
                <w:b/>
                <w:snapToGrid w:val="0"/>
              </w:rPr>
            </w:pPr>
            <w:r>
              <w:rPr>
                <w:b/>
                <w:snapToGrid w:val="0"/>
              </w:rPr>
              <w:t>Response</w:t>
            </w:r>
          </w:p>
        </w:tc>
        <w:tc>
          <w:tcPr>
            <w:tcW w:w="7105" w:type="dxa"/>
          </w:tcPr>
          <w:p w14:paraId="6FD85FD6" w14:textId="77777777" w:rsidR="00B20645" w:rsidRDefault="00B20645" w:rsidP="002A45FC">
            <w:pPr>
              <w:spacing w:after="120"/>
              <w:rPr>
                <w:b/>
                <w:snapToGrid w:val="0"/>
              </w:rPr>
            </w:pPr>
            <w:r>
              <w:rPr>
                <w:snapToGrid w:val="0"/>
              </w:rPr>
              <w:t>Optional. Fixed length of 1 byte. The value in this field is the card type as determined by BASE24-pos</w:t>
            </w:r>
          </w:p>
        </w:tc>
      </w:tr>
      <w:tr w:rsidR="00B20645" w14:paraId="7E7CC851" w14:textId="77777777" w:rsidTr="002A45FC">
        <w:tc>
          <w:tcPr>
            <w:tcW w:w="2335" w:type="dxa"/>
          </w:tcPr>
          <w:p w14:paraId="19E567A1" w14:textId="77777777" w:rsidR="00B20645" w:rsidRDefault="00B20645" w:rsidP="002A45FC">
            <w:pPr>
              <w:spacing w:after="120"/>
              <w:rPr>
                <w:b/>
                <w:snapToGrid w:val="0"/>
              </w:rPr>
            </w:pPr>
            <w:r w:rsidRPr="00FB4BC9">
              <w:rPr>
                <w:rFonts w:cs="Arial"/>
                <w:b/>
                <w:bCs/>
                <w:lang w:val="en-CA"/>
              </w:rPr>
              <w:t>Internal Field</w:t>
            </w:r>
          </w:p>
        </w:tc>
        <w:tc>
          <w:tcPr>
            <w:tcW w:w="7105" w:type="dxa"/>
          </w:tcPr>
          <w:p w14:paraId="10C55C90" w14:textId="77777777" w:rsidR="00B20645" w:rsidRDefault="00B20645" w:rsidP="002A45FC">
            <w:pPr>
              <w:spacing w:after="120"/>
              <w:rPr>
                <w:b/>
                <w:snapToGrid w:val="0"/>
              </w:rPr>
            </w:pPr>
            <w:r w:rsidRPr="002463BD">
              <w:rPr>
                <w:rFonts w:cs="Arial"/>
                <w:lang w:val="en-CA"/>
              </w:rPr>
              <w:t>PSTM.TRAN.TRAN-CDE.T</w:t>
            </w:r>
          </w:p>
        </w:tc>
      </w:tr>
    </w:tbl>
    <w:p w14:paraId="141DBA9F" w14:textId="77777777" w:rsidR="00B20645" w:rsidRDefault="00B20645" w:rsidP="002463BD">
      <w:pPr>
        <w:ind w:left="720"/>
        <w:rPr>
          <w:b/>
          <w:snapToGrid w:val="0"/>
        </w:rPr>
      </w:pPr>
    </w:p>
    <w:p w14:paraId="538D2E84" w14:textId="77777777" w:rsidR="00194504" w:rsidRDefault="00194504">
      <w:pPr>
        <w:rPr>
          <w:snapToGrid w:val="0"/>
        </w:rPr>
      </w:pPr>
    </w:p>
    <w:p w14:paraId="6A3E661A" w14:textId="77777777" w:rsidR="002463BD" w:rsidRDefault="002463BD" w:rsidP="00847896">
      <w:pPr>
        <w:pStyle w:val="Heading2"/>
        <w:rPr>
          <w:snapToGrid w:val="0"/>
        </w:rPr>
      </w:pPr>
      <w:bookmarkStart w:id="2589" w:name="_Toc30407694"/>
      <w:bookmarkStart w:id="2590" w:name="_Toc126079253"/>
      <w:r>
        <w:rPr>
          <w:snapToGrid w:val="0"/>
        </w:rPr>
        <w:t>FID S – Invoice Number</w:t>
      </w:r>
      <w:bookmarkEnd w:id="2589"/>
      <w:bookmarkEnd w:id="2590"/>
    </w:p>
    <w:p w14:paraId="76DFDFB7" w14:textId="77777777" w:rsidR="00C21BB6" w:rsidRDefault="00C21BB6" w:rsidP="00E94F43">
      <w:pPr>
        <w:ind w:left="720"/>
        <w:rPr>
          <w:snapToGrid w:val="0"/>
        </w:rPr>
      </w:pPr>
      <w:r>
        <w:rPr>
          <w:snapToGrid w:val="0"/>
        </w:rPr>
        <w:t>The Invoice Number allows a terminal to submit a unique stamp to further identify a transaction.</w:t>
      </w:r>
    </w:p>
    <w:p w14:paraId="05965B62"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3CD23B38" w14:textId="77777777" w:rsidTr="002A45FC">
        <w:tc>
          <w:tcPr>
            <w:tcW w:w="2335" w:type="dxa"/>
          </w:tcPr>
          <w:p w14:paraId="743C614A" w14:textId="77777777" w:rsidR="00B20645" w:rsidRDefault="00B20645" w:rsidP="002A45FC">
            <w:pPr>
              <w:spacing w:after="120"/>
              <w:rPr>
                <w:b/>
                <w:snapToGrid w:val="0"/>
              </w:rPr>
            </w:pPr>
            <w:r>
              <w:rPr>
                <w:b/>
                <w:snapToGrid w:val="0"/>
              </w:rPr>
              <w:t>Request</w:t>
            </w:r>
          </w:p>
        </w:tc>
        <w:tc>
          <w:tcPr>
            <w:tcW w:w="7105" w:type="dxa"/>
          </w:tcPr>
          <w:p w14:paraId="4B6D57E8" w14:textId="77777777" w:rsidR="00B20645" w:rsidRDefault="00B20645" w:rsidP="002A45FC">
            <w:pPr>
              <w:spacing w:after="120"/>
              <w:rPr>
                <w:b/>
                <w:snapToGrid w:val="0"/>
              </w:rPr>
            </w:pPr>
            <w:r>
              <w:rPr>
                <w:snapToGrid w:val="0"/>
              </w:rPr>
              <w:t>Optional. Variable length of 1 to 10 bytes - alphanumeric</w:t>
            </w:r>
          </w:p>
        </w:tc>
      </w:tr>
      <w:tr w:rsidR="00B20645" w14:paraId="27CE56E3" w14:textId="77777777" w:rsidTr="002A45FC">
        <w:tc>
          <w:tcPr>
            <w:tcW w:w="2335" w:type="dxa"/>
          </w:tcPr>
          <w:p w14:paraId="6836A84F" w14:textId="77777777" w:rsidR="00B20645" w:rsidRDefault="00B20645" w:rsidP="002A45FC">
            <w:pPr>
              <w:spacing w:after="120"/>
              <w:rPr>
                <w:b/>
                <w:snapToGrid w:val="0"/>
              </w:rPr>
            </w:pPr>
            <w:r>
              <w:rPr>
                <w:b/>
                <w:snapToGrid w:val="0"/>
              </w:rPr>
              <w:t>Response</w:t>
            </w:r>
          </w:p>
        </w:tc>
        <w:tc>
          <w:tcPr>
            <w:tcW w:w="7105" w:type="dxa"/>
          </w:tcPr>
          <w:p w14:paraId="13E3DE28" w14:textId="27D9C996" w:rsidR="00B20645" w:rsidRDefault="00B20645" w:rsidP="002A45FC">
            <w:pPr>
              <w:spacing w:after="120"/>
              <w:rPr>
                <w:b/>
                <w:snapToGrid w:val="0"/>
              </w:rPr>
            </w:pPr>
            <w:r>
              <w:rPr>
                <w:snapToGrid w:val="0"/>
              </w:rPr>
              <w:t>Optional. Fixed length of 10 bytes. If included, the value is echoed from the request. This field is left-</w:t>
            </w:r>
            <w:r w:rsidR="000A59C3">
              <w:rPr>
                <w:snapToGrid w:val="0"/>
              </w:rPr>
              <w:t>justified,</w:t>
            </w:r>
            <w:r>
              <w:rPr>
                <w:snapToGrid w:val="0"/>
              </w:rPr>
              <w:t xml:space="preserve"> and blank filled</w:t>
            </w:r>
          </w:p>
        </w:tc>
      </w:tr>
      <w:tr w:rsidR="00B20645" w14:paraId="4223D099" w14:textId="77777777" w:rsidTr="002A45FC">
        <w:tc>
          <w:tcPr>
            <w:tcW w:w="2335" w:type="dxa"/>
          </w:tcPr>
          <w:p w14:paraId="31E7F857" w14:textId="77777777" w:rsidR="00B20645" w:rsidRDefault="00B20645" w:rsidP="002A45FC">
            <w:pPr>
              <w:spacing w:after="120"/>
              <w:rPr>
                <w:b/>
                <w:snapToGrid w:val="0"/>
              </w:rPr>
            </w:pPr>
            <w:r w:rsidRPr="00FB4BC9">
              <w:rPr>
                <w:rFonts w:cs="Arial"/>
                <w:b/>
                <w:bCs/>
                <w:lang w:val="en-CA"/>
              </w:rPr>
              <w:t>Internal Field</w:t>
            </w:r>
          </w:p>
        </w:tc>
        <w:tc>
          <w:tcPr>
            <w:tcW w:w="7105" w:type="dxa"/>
          </w:tcPr>
          <w:p w14:paraId="2B2EEC16" w14:textId="77777777" w:rsidR="00B20645" w:rsidRDefault="00B20645" w:rsidP="002A45FC">
            <w:pPr>
              <w:spacing w:after="120"/>
              <w:rPr>
                <w:b/>
                <w:snapToGrid w:val="0"/>
              </w:rPr>
            </w:pPr>
            <w:r w:rsidRPr="003B15F6">
              <w:rPr>
                <w:rFonts w:cs="Arial"/>
                <w:lang w:val="en-CA"/>
              </w:rPr>
              <w:t>PSTM.INVOICE-NUM</w:t>
            </w:r>
          </w:p>
        </w:tc>
      </w:tr>
    </w:tbl>
    <w:p w14:paraId="730657CB" w14:textId="77777777" w:rsidR="00B20645" w:rsidRDefault="00B20645">
      <w:pPr>
        <w:rPr>
          <w:b/>
          <w:snapToGrid w:val="0"/>
        </w:rPr>
      </w:pPr>
    </w:p>
    <w:p w14:paraId="5562FB42" w14:textId="77777777" w:rsidR="00C21BB6" w:rsidRDefault="00C21BB6">
      <w:pPr>
        <w:rPr>
          <w:snapToGrid w:val="0"/>
        </w:rPr>
      </w:pPr>
    </w:p>
    <w:p w14:paraId="514DFE33" w14:textId="77777777" w:rsidR="00EF7857" w:rsidRDefault="00EF7857">
      <w:pPr>
        <w:rPr>
          <w:rFonts w:asciiTheme="majorHAnsi" w:eastAsiaTheme="majorEastAsia" w:hAnsiTheme="majorHAnsi" w:cstheme="majorBidi"/>
          <w:b/>
          <w:snapToGrid w:val="0"/>
          <w:color w:val="70AD47" w:themeColor="accent2"/>
          <w:sz w:val="36"/>
          <w:szCs w:val="28"/>
        </w:rPr>
      </w:pPr>
      <w:bookmarkStart w:id="2591" w:name="_Toc30407695"/>
      <w:r>
        <w:rPr>
          <w:snapToGrid w:val="0"/>
        </w:rPr>
        <w:br w:type="page"/>
      </w:r>
    </w:p>
    <w:p w14:paraId="381DC198" w14:textId="77777777" w:rsidR="00A9315B" w:rsidRDefault="00A9315B" w:rsidP="00847896">
      <w:pPr>
        <w:pStyle w:val="Heading2"/>
        <w:rPr>
          <w:snapToGrid w:val="0"/>
        </w:rPr>
      </w:pPr>
      <w:bookmarkStart w:id="2592" w:name="_Toc126079254"/>
      <w:r>
        <w:rPr>
          <w:snapToGrid w:val="0"/>
        </w:rPr>
        <w:lastRenderedPageBreak/>
        <w:t>FID T – Invoice Number/Original ***Not used***</w:t>
      </w:r>
      <w:bookmarkEnd w:id="2591"/>
      <w:bookmarkEnd w:id="2592"/>
    </w:p>
    <w:p w14:paraId="6898C09A" w14:textId="77777777" w:rsidR="00C21BB6" w:rsidRDefault="00C21BB6" w:rsidP="00A9315B">
      <w:pPr>
        <w:ind w:left="720"/>
        <w:rPr>
          <w:snapToGrid w:val="0"/>
        </w:rPr>
      </w:pPr>
      <w:r>
        <w:rPr>
          <w:snapToGrid w:val="0"/>
        </w:rPr>
        <w:t>The Invoice Number/Original field allows the terminal to uniquely identify a previous transaction that is now being adjusted.</w:t>
      </w:r>
    </w:p>
    <w:p w14:paraId="4721D2B9"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0C3C1CA5" w14:textId="77777777" w:rsidTr="002A45FC">
        <w:tc>
          <w:tcPr>
            <w:tcW w:w="2335" w:type="dxa"/>
          </w:tcPr>
          <w:p w14:paraId="779DE9EE" w14:textId="77777777" w:rsidR="00B20645" w:rsidRDefault="00B20645" w:rsidP="002A45FC">
            <w:pPr>
              <w:spacing w:after="120"/>
              <w:rPr>
                <w:b/>
                <w:snapToGrid w:val="0"/>
              </w:rPr>
            </w:pPr>
            <w:r>
              <w:rPr>
                <w:b/>
                <w:snapToGrid w:val="0"/>
              </w:rPr>
              <w:t>Request</w:t>
            </w:r>
          </w:p>
        </w:tc>
        <w:tc>
          <w:tcPr>
            <w:tcW w:w="7105" w:type="dxa"/>
          </w:tcPr>
          <w:p w14:paraId="002450CB" w14:textId="77777777" w:rsidR="00B20645" w:rsidRDefault="00B20645" w:rsidP="002A45FC">
            <w:pPr>
              <w:spacing w:after="120"/>
              <w:rPr>
                <w:b/>
                <w:snapToGrid w:val="0"/>
              </w:rPr>
            </w:pPr>
            <w:r>
              <w:rPr>
                <w:snapToGrid w:val="0"/>
              </w:rPr>
              <w:t>Optional. Variable length of 1 to 10 bytes. This field may be required by some interfaces or authorizing entities</w:t>
            </w:r>
          </w:p>
        </w:tc>
      </w:tr>
      <w:tr w:rsidR="00B20645" w14:paraId="007388AA" w14:textId="77777777" w:rsidTr="002A45FC">
        <w:tc>
          <w:tcPr>
            <w:tcW w:w="2335" w:type="dxa"/>
          </w:tcPr>
          <w:p w14:paraId="79238F73" w14:textId="77777777" w:rsidR="00B20645" w:rsidRDefault="00B20645" w:rsidP="002A45FC">
            <w:pPr>
              <w:spacing w:after="120"/>
              <w:rPr>
                <w:b/>
                <w:snapToGrid w:val="0"/>
              </w:rPr>
            </w:pPr>
            <w:r>
              <w:rPr>
                <w:b/>
                <w:snapToGrid w:val="0"/>
              </w:rPr>
              <w:t>Response</w:t>
            </w:r>
          </w:p>
        </w:tc>
        <w:tc>
          <w:tcPr>
            <w:tcW w:w="7105" w:type="dxa"/>
          </w:tcPr>
          <w:p w14:paraId="64432F1E" w14:textId="69173D3B" w:rsidR="00B20645" w:rsidRDefault="00B20645" w:rsidP="002A45FC">
            <w:pPr>
              <w:spacing w:after="120"/>
              <w:rPr>
                <w:b/>
                <w:snapToGrid w:val="0"/>
              </w:rPr>
            </w:pPr>
            <w:r>
              <w:rPr>
                <w:snapToGrid w:val="0"/>
              </w:rPr>
              <w:t>Optional. Fixed length of 10 bytes. If included, the value is echoed from the request. This field is left-</w:t>
            </w:r>
            <w:r w:rsidR="000A59C3">
              <w:rPr>
                <w:snapToGrid w:val="0"/>
              </w:rPr>
              <w:t>justified,</w:t>
            </w:r>
            <w:r>
              <w:rPr>
                <w:snapToGrid w:val="0"/>
              </w:rPr>
              <w:t xml:space="preserve"> and blank filled</w:t>
            </w:r>
          </w:p>
        </w:tc>
      </w:tr>
      <w:tr w:rsidR="00B20645" w14:paraId="2671F82D" w14:textId="77777777" w:rsidTr="002A45FC">
        <w:tc>
          <w:tcPr>
            <w:tcW w:w="2335" w:type="dxa"/>
          </w:tcPr>
          <w:p w14:paraId="6B4E9169" w14:textId="77777777" w:rsidR="00B20645" w:rsidRDefault="00B20645" w:rsidP="002A45FC">
            <w:pPr>
              <w:spacing w:after="120"/>
              <w:rPr>
                <w:b/>
                <w:snapToGrid w:val="0"/>
              </w:rPr>
            </w:pPr>
            <w:r w:rsidRPr="00FB4BC9">
              <w:rPr>
                <w:rFonts w:cs="Arial"/>
                <w:b/>
                <w:bCs/>
                <w:lang w:val="en-CA"/>
              </w:rPr>
              <w:t>Internal Field</w:t>
            </w:r>
          </w:p>
        </w:tc>
        <w:tc>
          <w:tcPr>
            <w:tcW w:w="7105" w:type="dxa"/>
          </w:tcPr>
          <w:p w14:paraId="402D5711" w14:textId="77777777" w:rsidR="00B20645" w:rsidRDefault="00B20645" w:rsidP="002A45FC">
            <w:pPr>
              <w:spacing w:after="120"/>
              <w:rPr>
                <w:b/>
                <w:snapToGrid w:val="0"/>
              </w:rPr>
            </w:pPr>
            <w:r w:rsidRPr="00A9315B">
              <w:rPr>
                <w:rFonts w:cs="Arial"/>
                <w:lang w:val="en-CA"/>
              </w:rPr>
              <w:t>PSTM.ORIG-INVOICE-NUM</w:t>
            </w:r>
          </w:p>
        </w:tc>
      </w:tr>
    </w:tbl>
    <w:p w14:paraId="7D4A9762" w14:textId="77777777" w:rsidR="00B20645" w:rsidRDefault="00B20645">
      <w:pPr>
        <w:rPr>
          <w:b/>
          <w:snapToGrid w:val="0"/>
        </w:rPr>
      </w:pPr>
    </w:p>
    <w:p w14:paraId="319E7DEB" w14:textId="77777777" w:rsidR="00C21BB6" w:rsidRDefault="00C21BB6">
      <w:pPr>
        <w:rPr>
          <w:snapToGrid w:val="0"/>
        </w:rPr>
      </w:pPr>
    </w:p>
    <w:p w14:paraId="285168D4" w14:textId="77777777" w:rsidR="00A9315B" w:rsidRDefault="00A9315B" w:rsidP="00847896">
      <w:pPr>
        <w:pStyle w:val="Heading2"/>
        <w:rPr>
          <w:snapToGrid w:val="0"/>
        </w:rPr>
      </w:pPr>
      <w:bookmarkStart w:id="2593" w:name="_Toc30407696"/>
      <w:bookmarkStart w:id="2594" w:name="_Toc126079255"/>
      <w:r>
        <w:rPr>
          <w:snapToGrid w:val="0"/>
        </w:rPr>
        <w:t>FID U – Language Code</w:t>
      </w:r>
      <w:bookmarkEnd w:id="2593"/>
      <w:bookmarkEnd w:id="2594"/>
    </w:p>
    <w:p w14:paraId="562F594B" w14:textId="77777777" w:rsidR="00C21BB6" w:rsidRDefault="00C21BB6" w:rsidP="00255F29">
      <w:pPr>
        <w:ind w:left="720"/>
        <w:rPr>
          <w:snapToGrid w:val="0"/>
        </w:rPr>
      </w:pPr>
      <w:r>
        <w:rPr>
          <w:snapToGrid w:val="0"/>
        </w:rPr>
        <w:t xml:space="preserve">The Language Code allows the terminal to override the default language in the POS Terminal Data File (PTDF). It is used in formulating a terminal display response. </w:t>
      </w:r>
      <w:r>
        <w:rPr>
          <w:lang w:val="en-GB"/>
        </w:rPr>
        <w:t xml:space="preserve"> This field will indicate which language table is to be used by the Device Handler in generating responses to the terminal. Since the user may change terminal language at any point, it is necessary to inform the Device Handler of any change in language, so that it may respond with the appropriate response display (FID "g").  T</w:t>
      </w:r>
      <w:r>
        <w:rPr>
          <w:snapToGrid w:val="0"/>
        </w:rPr>
        <w:t>he terminal can select one of three different language displays. Valid values are as follows:</w:t>
      </w:r>
    </w:p>
    <w:p w14:paraId="718168A3" w14:textId="77777777" w:rsidR="00C21BB6" w:rsidRDefault="00C21BB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0C981F9E" w14:textId="77777777" w:rsidR="00C21BB6" w:rsidRDefault="00C21BB6">
      <w:pPr>
        <w:ind w:left="720"/>
        <w:rPr>
          <w:snapToGrid w:val="0"/>
        </w:rPr>
      </w:pPr>
      <w:r>
        <w:rPr>
          <w:snapToGrid w:val="0"/>
        </w:rPr>
        <w:t>“0” = Table 1 (English)</w:t>
      </w:r>
    </w:p>
    <w:p w14:paraId="4301A12D" w14:textId="77777777" w:rsidR="00C21BB6" w:rsidRDefault="00C21BB6">
      <w:pPr>
        <w:ind w:left="720"/>
        <w:rPr>
          <w:snapToGrid w:val="0"/>
        </w:rPr>
      </w:pPr>
      <w:r>
        <w:rPr>
          <w:snapToGrid w:val="0"/>
        </w:rPr>
        <w:t>“1” = Table 2 (French)</w:t>
      </w:r>
    </w:p>
    <w:p w14:paraId="30911EB4" w14:textId="77777777" w:rsidR="00C21BB6" w:rsidRDefault="00C21BB6">
      <w:pPr>
        <w:ind w:left="720"/>
        <w:rPr>
          <w:snapToGrid w:val="0"/>
        </w:rPr>
      </w:pPr>
      <w:r>
        <w:rPr>
          <w:snapToGrid w:val="0"/>
        </w:rPr>
        <w:t>“2” = Table 3 (reserved)</w:t>
      </w:r>
    </w:p>
    <w:p w14:paraId="4A53B3AF" w14:textId="77777777" w:rsidR="00C21BB6" w:rsidRDefault="00C21BB6">
      <w:pPr>
        <w:rPr>
          <w:snapToGrid w:val="0"/>
        </w:rPr>
      </w:pPr>
    </w:p>
    <w:p w14:paraId="082127AE" w14:textId="77777777" w:rsidR="00C21BB6" w:rsidRDefault="00C21BB6" w:rsidP="00255F2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The language code on track 2 of the debit card is used to indicate which language table is to be used by the Device Handler in generating responses to the PIN Pad.</w:t>
      </w:r>
    </w:p>
    <w:p w14:paraId="7AFBEF49" w14:textId="77777777" w:rsidR="00B20645" w:rsidRDefault="00B20645" w:rsidP="00B20645">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1C762D4B" w14:textId="77777777" w:rsidTr="002A45FC">
        <w:tc>
          <w:tcPr>
            <w:tcW w:w="2335" w:type="dxa"/>
          </w:tcPr>
          <w:p w14:paraId="2E17C2C0" w14:textId="77777777" w:rsidR="00B20645" w:rsidRDefault="00B20645" w:rsidP="002A45FC">
            <w:pPr>
              <w:spacing w:after="120"/>
              <w:rPr>
                <w:b/>
                <w:snapToGrid w:val="0"/>
              </w:rPr>
            </w:pPr>
            <w:r>
              <w:rPr>
                <w:b/>
                <w:snapToGrid w:val="0"/>
              </w:rPr>
              <w:t>Request</w:t>
            </w:r>
          </w:p>
        </w:tc>
        <w:tc>
          <w:tcPr>
            <w:tcW w:w="7105" w:type="dxa"/>
          </w:tcPr>
          <w:p w14:paraId="609703B5" w14:textId="77777777" w:rsidR="00B20645" w:rsidRDefault="00B20645" w:rsidP="002A45FC">
            <w:pPr>
              <w:spacing w:after="120"/>
              <w:rPr>
                <w:b/>
                <w:snapToGrid w:val="0"/>
              </w:rPr>
            </w:pPr>
            <w:r>
              <w:rPr>
                <w:snapToGrid w:val="0"/>
              </w:rPr>
              <w:t>Optional. Fixed length of 1 byte - numeric</w:t>
            </w:r>
          </w:p>
        </w:tc>
      </w:tr>
      <w:tr w:rsidR="00B20645" w14:paraId="5DE64C3A" w14:textId="77777777" w:rsidTr="002A45FC">
        <w:tc>
          <w:tcPr>
            <w:tcW w:w="2335" w:type="dxa"/>
          </w:tcPr>
          <w:p w14:paraId="7CB4575B" w14:textId="77777777" w:rsidR="00B20645" w:rsidRDefault="00B20645" w:rsidP="002A45FC">
            <w:pPr>
              <w:spacing w:after="120"/>
              <w:rPr>
                <w:b/>
                <w:snapToGrid w:val="0"/>
              </w:rPr>
            </w:pPr>
            <w:r>
              <w:rPr>
                <w:b/>
                <w:snapToGrid w:val="0"/>
              </w:rPr>
              <w:t>Response</w:t>
            </w:r>
          </w:p>
        </w:tc>
        <w:tc>
          <w:tcPr>
            <w:tcW w:w="7105" w:type="dxa"/>
          </w:tcPr>
          <w:p w14:paraId="2D883858" w14:textId="77777777" w:rsidR="00B20645" w:rsidRDefault="00B20645" w:rsidP="002A45FC">
            <w:pPr>
              <w:spacing w:after="120"/>
              <w:rPr>
                <w:b/>
                <w:snapToGrid w:val="0"/>
              </w:rPr>
            </w:pPr>
            <w:r>
              <w:rPr>
                <w:snapToGrid w:val="0"/>
              </w:rPr>
              <w:t>Optional. Fixed length of 1 byte. If included in both the request and response, this field echoes the request. If this field was not included in the request, then this field represents the default language code from the POS Terminal Data File (PTDF)</w:t>
            </w:r>
          </w:p>
        </w:tc>
      </w:tr>
      <w:tr w:rsidR="00B20645" w14:paraId="43D9A23F" w14:textId="77777777" w:rsidTr="002A45FC">
        <w:tc>
          <w:tcPr>
            <w:tcW w:w="2335" w:type="dxa"/>
          </w:tcPr>
          <w:p w14:paraId="6707391D" w14:textId="77777777" w:rsidR="00B20645" w:rsidRDefault="00B20645" w:rsidP="002A45FC">
            <w:pPr>
              <w:spacing w:after="120"/>
              <w:rPr>
                <w:b/>
                <w:snapToGrid w:val="0"/>
              </w:rPr>
            </w:pPr>
            <w:r w:rsidRPr="00FB4BC9">
              <w:rPr>
                <w:rFonts w:cs="Arial"/>
                <w:b/>
                <w:bCs/>
                <w:lang w:val="en-CA"/>
              </w:rPr>
              <w:t>Internal Field</w:t>
            </w:r>
          </w:p>
        </w:tc>
        <w:tc>
          <w:tcPr>
            <w:tcW w:w="7105" w:type="dxa"/>
          </w:tcPr>
          <w:p w14:paraId="1B270AE5" w14:textId="77777777" w:rsidR="00B20645" w:rsidRDefault="00B20645" w:rsidP="002A45FC">
            <w:pPr>
              <w:spacing w:after="120"/>
              <w:rPr>
                <w:b/>
                <w:snapToGrid w:val="0"/>
              </w:rPr>
            </w:pPr>
            <w:r w:rsidRPr="00255F29">
              <w:rPr>
                <w:rFonts w:cs="Arial"/>
                <w:lang w:val="en-CA"/>
              </w:rPr>
              <w:t>ARSP.PRIKEY.REC-NUM</w:t>
            </w:r>
          </w:p>
        </w:tc>
      </w:tr>
    </w:tbl>
    <w:p w14:paraId="0F32276D" w14:textId="77777777" w:rsidR="00B20645" w:rsidRDefault="00B20645">
      <w:pPr>
        <w:rPr>
          <w:snapToGrid w:val="0"/>
        </w:rPr>
      </w:pPr>
    </w:p>
    <w:p w14:paraId="121F4097" w14:textId="77777777" w:rsidR="00C21BB6" w:rsidRDefault="00C21BB6">
      <w:pPr>
        <w:pStyle w:val="PlainText"/>
      </w:pPr>
    </w:p>
    <w:p w14:paraId="53FD98FA" w14:textId="77777777" w:rsidR="00194504" w:rsidRDefault="00194504">
      <w:pPr>
        <w:pStyle w:val="PlainText"/>
      </w:pPr>
    </w:p>
    <w:p w14:paraId="42E28A88" w14:textId="77777777" w:rsidR="00194504" w:rsidRDefault="00194504">
      <w:pPr>
        <w:rPr>
          <w:b/>
          <w:sz w:val="24"/>
        </w:rPr>
      </w:pPr>
      <w:r>
        <w:br w:type="page"/>
      </w:r>
    </w:p>
    <w:p w14:paraId="07E969D6" w14:textId="77777777" w:rsidR="00902C76" w:rsidRDefault="00902C76" w:rsidP="00847896">
      <w:pPr>
        <w:pStyle w:val="Heading2"/>
      </w:pPr>
      <w:bookmarkStart w:id="2595" w:name="_Toc30407697"/>
      <w:bookmarkStart w:id="2596" w:name="_Toc126079256"/>
      <w:r>
        <w:lastRenderedPageBreak/>
        <w:t>FID V – Downline Load Key</w:t>
      </w:r>
      <w:bookmarkEnd w:id="2595"/>
      <w:bookmarkEnd w:id="2596"/>
      <w:r>
        <w:t xml:space="preserve"> </w:t>
      </w:r>
    </w:p>
    <w:p w14:paraId="208DF5D6" w14:textId="77777777" w:rsidR="00902C76" w:rsidRPr="00902C76" w:rsidRDefault="00902C76" w:rsidP="00902C76">
      <w:pPr>
        <w:pStyle w:val="PlainText"/>
        <w:ind w:left="720"/>
        <w:rPr>
          <w:b/>
        </w:rPr>
      </w:pPr>
      <w:r>
        <w:rPr>
          <w:b/>
        </w:rPr>
        <w:t>For use in Host 1 messages only.</w:t>
      </w:r>
    </w:p>
    <w:p w14:paraId="011CC3F9" w14:textId="77777777" w:rsidR="00EF7857" w:rsidRDefault="00EF7857" w:rsidP="00902C76">
      <w:pPr>
        <w:pStyle w:val="PlainText"/>
        <w:ind w:left="720"/>
      </w:pPr>
    </w:p>
    <w:p w14:paraId="4796E7E5" w14:textId="77777777" w:rsidR="00902C76" w:rsidRDefault="00902C76" w:rsidP="00902C76">
      <w:pPr>
        <w:pStyle w:val="PlainText"/>
        <w:ind w:left="720"/>
      </w:pPr>
      <w:r>
        <w:t>MAX SIZE :</w:t>
      </w:r>
      <w:r>
        <w:tab/>
        <w:t>X(</w:t>
      </w:r>
      <w:r>
        <w:rPr>
          <w:b/>
        </w:rPr>
        <w:t>15</w:t>
      </w:r>
      <w:r>
        <w:t>)</w:t>
      </w:r>
    </w:p>
    <w:p w14:paraId="034B1E21" w14:textId="77777777" w:rsidR="00902C76" w:rsidRPr="00EF7857" w:rsidRDefault="00902C76" w:rsidP="00902C76">
      <w:pPr>
        <w:pStyle w:val="PlainText"/>
        <w:ind w:left="720"/>
        <w:rPr>
          <w:sz w:val="16"/>
          <w:szCs w:val="16"/>
        </w:rPr>
      </w:pPr>
    </w:p>
    <w:p w14:paraId="73CF8012" w14:textId="77777777" w:rsidR="00902C76" w:rsidRDefault="00EF7857" w:rsidP="00EF7857">
      <w:pPr>
        <w:spacing w:after="60"/>
        <w:ind w:left="720"/>
        <w:rPr>
          <w:b/>
          <w:color w:val="538135" w:themeColor="accent3"/>
        </w:rPr>
      </w:pPr>
      <w:r w:rsidRPr="00EF7857">
        <w:rPr>
          <w:b/>
          <w:color w:val="538135" w:themeColor="accent3"/>
        </w:rPr>
        <w:t>R</w:t>
      </w:r>
      <w:r w:rsidR="00902C76" w:rsidRPr="00EF7857">
        <w:rPr>
          <w:b/>
          <w:color w:val="538135" w:themeColor="accent3"/>
        </w:rPr>
        <w:t>equest</w:t>
      </w:r>
    </w:p>
    <w:tbl>
      <w:tblPr>
        <w:tblW w:w="9736"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1728"/>
        <w:gridCol w:w="4552"/>
      </w:tblGrid>
      <w:tr w:rsidR="00902C76" w14:paraId="6A2CA4BC" w14:textId="77777777" w:rsidTr="00EF7857">
        <w:trPr>
          <w:tblHeader/>
        </w:trPr>
        <w:tc>
          <w:tcPr>
            <w:tcW w:w="1728" w:type="dxa"/>
          </w:tcPr>
          <w:p w14:paraId="7A71398F" w14:textId="77777777" w:rsidR="00902C76" w:rsidRDefault="00902C76" w:rsidP="00902C76">
            <w:pPr>
              <w:spacing w:before="60" w:after="60"/>
              <w:rPr>
                <w:b/>
              </w:rPr>
            </w:pPr>
            <w:r>
              <w:rPr>
                <w:b/>
              </w:rPr>
              <w:t>FIELD</w:t>
            </w:r>
          </w:p>
        </w:tc>
        <w:tc>
          <w:tcPr>
            <w:tcW w:w="1728" w:type="dxa"/>
          </w:tcPr>
          <w:p w14:paraId="64BA2001" w14:textId="77777777" w:rsidR="00902C76" w:rsidRDefault="00902C76" w:rsidP="00345DEF">
            <w:pPr>
              <w:spacing w:before="60" w:after="60"/>
              <w:jc w:val="center"/>
              <w:rPr>
                <w:b/>
              </w:rPr>
            </w:pPr>
            <w:r>
              <w:rPr>
                <w:b/>
              </w:rPr>
              <w:t>FORMAT</w:t>
            </w:r>
          </w:p>
        </w:tc>
        <w:tc>
          <w:tcPr>
            <w:tcW w:w="1728" w:type="dxa"/>
          </w:tcPr>
          <w:p w14:paraId="536AA658" w14:textId="77777777" w:rsidR="00902C76" w:rsidRDefault="00902C76" w:rsidP="00345DEF">
            <w:pPr>
              <w:spacing w:before="60" w:after="60"/>
              <w:jc w:val="center"/>
              <w:rPr>
                <w:b/>
              </w:rPr>
            </w:pPr>
            <w:r>
              <w:rPr>
                <w:b/>
              </w:rPr>
              <w:t>VALUE</w:t>
            </w:r>
          </w:p>
        </w:tc>
        <w:tc>
          <w:tcPr>
            <w:tcW w:w="4552" w:type="dxa"/>
          </w:tcPr>
          <w:p w14:paraId="3D7C71F5" w14:textId="77777777" w:rsidR="00902C76" w:rsidRDefault="00902C76" w:rsidP="00902C76">
            <w:pPr>
              <w:spacing w:before="60" w:after="60"/>
              <w:rPr>
                <w:b/>
              </w:rPr>
            </w:pPr>
            <w:r>
              <w:rPr>
                <w:b/>
              </w:rPr>
              <w:t>MEANING/ORIGIN</w:t>
            </w:r>
          </w:p>
        </w:tc>
      </w:tr>
      <w:tr w:rsidR="00902C76" w14:paraId="28E522E2" w14:textId="77777777" w:rsidTr="00EF7857">
        <w:tc>
          <w:tcPr>
            <w:tcW w:w="1728" w:type="dxa"/>
          </w:tcPr>
          <w:p w14:paraId="4DB8AD3E" w14:textId="77777777" w:rsidR="00902C76" w:rsidRDefault="00902C76" w:rsidP="00902C76">
            <w:pPr>
              <w:pStyle w:val="Footer"/>
              <w:tabs>
                <w:tab w:val="clear" w:pos="4320"/>
                <w:tab w:val="clear" w:pos="8640"/>
              </w:tabs>
              <w:spacing w:before="60" w:after="60"/>
            </w:pPr>
            <w:r>
              <w:t>Category code</w:t>
            </w:r>
          </w:p>
        </w:tc>
        <w:tc>
          <w:tcPr>
            <w:tcW w:w="1728" w:type="dxa"/>
          </w:tcPr>
          <w:p w14:paraId="40DB0169" w14:textId="77777777" w:rsidR="00902C76" w:rsidRDefault="00902C76" w:rsidP="00345DEF">
            <w:pPr>
              <w:spacing w:before="60" w:after="60"/>
              <w:jc w:val="center"/>
            </w:pPr>
            <w:r>
              <w:t>PIC X(2)</w:t>
            </w:r>
          </w:p>
          <w:p w14:paraId="2CD1E37A" w14:textId="77777777" w:rsidR="00902C76" w:rsidRDefault="00902C76" w:rsidP="00345DEF">
            <w:pPr>
              <w:pStyle w:val="Footer"/>
              <w:tabs>
                <w:tab w:val="clear" w:pos="4320"/>
                <w:tab w:val="clear" w:pos="8640"/>
              </w:tabs>
              <w:spacing w:before="60" w:after="60"/>
              <w:jc w:val="center"/>
            </w:pPr>
          </w:p>
          <w:p w14:paraId="0B1079FE" w14:textId="77777777" w:rsidR="00902C76" w:rsidRDefault="00902C76" w:rsidP="00345DEF">
            <w:pPr>
              <w:spacing w:before="60" w:after="60"/>
              <w:jc w:val="center"/>
            </w:pPr>
          </w:p>
        </w:tc>
        <w:tc>
          <w:tcPr>
            <w:tcW w:w="1728" w:type="dxa"/>
          </w:tcPr>
          <w:p w14:paraId="1224C15E" w14:textId="77777777" w:rsidR="00902C76" w:rsidRDefault="00902C76" w:rsidP="00345DEF">
            <w:pPr>
              <w:spacing w:before="60" w:after="60"/>
              <w:jc w:val="center"/>
            </w:pPr>
            <w:r>
              <w:t>“00”</w:t>
            </w:r>
          </w:p>
          <w:p w14:paraId="271B008D" w14:textId="77777777" w:rsidR="00902C76" w:rsidRDefault="00902C76" w:rsidP="00345DEF">
            <w:pPr>
              <w:spacing w:before="60" w:after="60"/>
              <w:jc w:val="center"/>
            </w:pPr>
            <w:r>
              <w:t>“11”</w:t>
            </w:r>
          </w:p>
        </w:tc>
        <w:tc>
          <w:tcPr>
            <w:tcW w:w="4552" w:type="dxa"/>
          </w:tcPr>
          <w:p w14:paraId="51F0ED0D" w14:textId="77777777" w:rsidR="00902C76" w:rsidRDefault="00902C76" w:rsidP="00902C76">
            <w:pPr>
              <w:spacing w:before="60" w:after="60"/>
            </w:pPr>
            <w:r>
              <w:t>“00” = complete DID</w:t>
            </w:r>
          </w:p>
          <w:p w14:paraId="22C2DEAC" w14:textId="77777777" w:rsidR="00902C76" w:rsidRDefault="00902C76" w:rsidP="00EF7857">
            <w:pPr>
              <w:spacing w:before="60" w:after="60"/>
              <w:ind w:left="567" w:hanging="567"/>
            </w:pPr>
            <w:r>
              <w:t>“11” = if this field is “10” in the last response, use “11” in the continuation request to indicate to continue with the download of the last DID in the last response</w:t>
            </w:r>
          </w:p>
        </w:tc>
      </w:tr>
      <w:tr w:rsidR="00902C76" w14:paraId="45872656" w14:textId="77777777" w:rsidTr="00EF7857">
        <w:tc>
          <w:tcPr>
            <w:tcW w:w="1728" w:type="dxa"/>
          </w:tcPr>
          <w:p w14:paraId="79780CFE" w14:textId="77777777" w:rsidR="00902C76" w:rsidRDefault="00902C76" w:rsidP="00902C76">
            <w:pPr>
              <w:spacing w:before="60" w:after="60"/>
            </w:pPr>
            <w:r>
              <w:t>Access code</w:t>
            </w:r>
          </w:p>
        </w:tc>
        <w:tc>
          <w:tcPr>
            <w:tcW w:w="1728" w:type="dxa"/>
          </w:tcPr>
          <w:p w14:paraId="0D9764C3" w14:textId="77777777" w:rsidR="00902C76" w:rsidRDefault="00902C76" w:rsidP="00345DEF">
            <w:pPr>
              <w:spacing w:before="60" w:after="60"/>
              <w:jc w:val="center"/>
            </w:pPr>
            <w:r>
              <w:t>PIC X(1)</w:t>
            </w:r>
          </w:p>
        </w:tc>
        <w:tc>
          <w:tcPr>
            <w:tcW w:w="1728" w:type="dxa"/>
          </w:tcPr>
          <w:p w14:paraId="04014351" w14:textId="77777777" w:rsidR="00902C76" w:rsidRDefault="00902C76" w:rsidP="00345DEF">
            <w:pPr>
              <w:spacing w:before="60" w:after="60"/>
              <w:jc w:val="center"/>
            </w:pPr>
            <w:r>
              <w:t>“1”</w:t>
            </w:r>
          </w:p>
          <w:p w14:paraId="3F802FED" w14:textId="77777777" w:rsidR="00902C76" w:rsidRDefault="00902C76" w:rsidP="00345DEF">
            <w:pPr>
              <w:spacing w:before="60" w:after="60"/>
              <w:jc w:val="center"/>
            </w:pPr>
            <w:r>
              <w:t>“2”</w:t>
            </w:r>
          </w:p>
          <w:p w14:paraId="33BB6519" w14:textId="77777777" w:rsidR="00902C76" w:rsidRDefault="00902C76" w:rsidP="00345DEF">
            <w:pPr>
              <w:spacing w:before="60" w:after="60"/>
              <w:jc w:val="center"/>
            </w:pPr>
            <w:r>
              <w:t>“5”</w:t>
            </w:r>
          </w:p>
        </w:tc>
        <w:tc>
          <w:tcPr>
            <w:tcW w:w="4552" w:type="dxa"/>
          </w:tcPr>
          <w:p w14:paraId="37224D4B" w14:textId="77777777" w:rsidR="00902C76" w:rsidRDefault="00902C76" w:rsidP="00902C76">
            <w:pPr>
              <w:spacing w:before="60" w:after="60"/>
            </w:pPr>
            <w:r>
              <w:t>“1” = First complete download request</w:t>
            </w:r>
          </w:p>
          <w:p w14:paraId="39FC0E96" w14:textId="77777777" w:rsidR="00902C76" w:rsidRDefault="00902C76" w:rsidP="00902C76">
            <w:pPr>
              <w:spacing w:before="60" w:after="60"/>
            </w:pPr>
            <w:r>
              <w:t>“2” = Continue with complete download</w:t>
            </w:r>
          </w:p>
          <w:p w14:paraId="15C87041" w14:textId="77777777" w:rsidR="00902C76" w:rsidRDefault="00902C76" w:rsidP="00902C76">
            <w:pPr>
              <w:spacing w:before="60" w:after="60"/>
            </w:pPr>
            <w:r>
              <w:t>“5” =download Partial download</w:t>
            </w:r>
          </w:p>
        </w:tc>
      </w:tr>
      <w:tr w:rsidR="00902C76" w14:paraId="4A91113F" w14:textId="77777777" w:rsidTr="00EF7857">
        <w:tc>
          <w:tcPr>
            <w:tcW w:w="1728" w:type="dxa"/>
          </w:tcPr>
          <w:p w14:paraId="6CD677F9" w14:textId="77777777" w:rsidR="00902C76" w:rsidRDefault="00902C76" w:rsidP="00902C76">
            <w:pPr>
              <w:spacing w:before="60" w:after="60"/>
            </w:pPr>
            <w:r>
              <w:t>Processing Flag</w:t>
            </w:r>
          </w:p>
        </w:tc>
        <w:tc>
          <w:tcPr>
            <w:tcW w:w="1728" w:type="dxa"/>
          </w:tcPr>
          <w:p w14:paraId="7AC57747" w14:textId="77777777" w:rsidR="00902C76" w:rsidRDefault="00902C76" w:rsidP="00345DEF">
            <w:pPr>
              <w:spacing w:before="60" w:after="60"/>
              <w:jc w:val="center"/>
            </w:pPr>
            <w:r>
              <w:t>PIC X(2)</w:t>
            </w:r>
          </w:p>
          <w:p w14:paraId="047DC752" w14:textId="77777777" w:rsidR="00902C76" w:rsidRDefault="00902C76" w:rsidP="00345DEF">
            <w:pPr>
              <w:spacing w:before="60" w:after="60"/>
              <w:jc w:val="center"/>
            </w:pPr>
          </w:p>
          <w:p w14:paraId="68545740" w14:textId="77777777" w:rsidR="00902C76" w:rsidRDefault="00902C76" w:rsidP="00345DEF">
            <w:pPr>
              <w:spacing w:before="60" w:after="60"/>
              <w:jc w:val="center"/>
            </w:pPr>
          </w:p>
        </w:tc>
        <w:tc>
          <w:tcPr>
            <w:tcW w:w="1728" w:type="dxa"/>
          </w:tcPr>
          <w:p w14:paraId="06A41083" w14:textId="77777777" w:rsidR="00902C76" w:rsidRDefault="00902C76" w:rsidP="00345DEF">
            <w:pPr>
              <w:spacing w:before="60" w:after="60"/>
              <w:jc w:val="center"/>
            </w:pPr>
            <w:r>
              <w:t>“00”</w:t>
            </w:r>
          </w:p>
          <w:p w14:paraId="5F1A3865" w14:textId="77777777" w:rsidR="00902C76" w:rsidRDefault="00902C76" w:rsidP="00345DEF">
            <w:pPr>
              <w:spacing w:before="60" w:after="60"/>
              <w:jc w:val="center"/>
            </w:pPr>
            <w:r>
              <w:t>DID</w:t>
            </w:r>
          </w:p>
        </w:tc>
        <w:tc>
          <w:tcPr>
            <w:tcW w:w="4552" w:type="dxa"/>
          </w:tcPr>
          <w:p w14:paraId="0BF26D7C" w14:textId="77777777" w:rsidR="00902C76" w:rsidRDefault="00902C76" w:rsidP="00EF7857">
            <w:pPr>
              <w:spacing w:before="60" w:after="60"/>
              <w:ind w:left="720" w:hanging="720"/>
            </w:pPr>
            <w:r>
              <w:t>“00” = use in first complete download request</w:t>
            </w:r>
          </w:p>
          <w:p w14:paraId="6E5EEC03" w14:textId="77777777" w:rsidR="00902C76" w:rsidRDefault="00902C76" w:rsidP="00EF7857">
            <w:pPr>
              <w:spacing w:before="60" w:after="60"/>
              <w:ind w:left="567" w:hanging="567"/>
            </w:pPr>
            <w:r>
              <w:t xml:space="preserve">DID = DID for partial download , left justified and blank-filled if FID is 1-byte; or echo back the value from the last response </w:t>
            </w:r>
          </w:p>
        </w:tc>
      </w:tr>
      <w:tr w:rsidR="00902C76" w14:paraId="598CB2B1" w14:textId="77777777" w:rsidTr="00EF7857">
        <w:tc>
          <w:tcPr>
            <w:tcW w:w="1728" w:type="dxa"/>
          </w:tcPr>
          <w:p w14:paraId="3A4F75EE" w14:textId="77777777" w:rsidR="00902C76" w:rsidRDefault="00902C76" w:rsidP="00902C76">
            <w:pPr>
              <w:spacing w:before="60" w:after="60"/>
            </w:pPr>
            <w:r>
              <w:t>Filler</w:t>
            </w:r>
          </w:p>
        </w:tc>
        <w:tc>
          <w:tcPr>
            <w:tcW w:w="1728" w:type="dxa"/>
          </w:tcPr>
          <w:p w14:paraId="156BEF59" w14:textId="77777777" w:rsidR="00902C76" w:rsidRDefault="00902C76" w:rsidP="00345DEF">
            <w:pPr>
              <w:spacing w:before="60" w:after="60"/>
              <w:jc w:val="center"/>
            </w:pPr>
            <w:r>
              <w:t>PIC X(10)</w:t>
            </w:r>
          </w:p>
        </w:tc>
        <w:tc>
          <w:tcPr>
            <w:tcW w:w="1728" w:type="dxa"/>
          </w:tcPr>
          <w:p w14:paraId="68C9F289" w14:textId="77777777" w:rsidR="00902C76" w:rsidRDefault="00902C76" w:rsidP="00345DEF">
            <w:pPr>
              <w:spacing w:before="60" w:after="60"/>
              <w:jc w:val="center"/>
            </w:pPr>
            <w:r>
              <w:t>“0000000000”</w:t>
            </w:r>
          </w:p>
        </w:tc>
        <w:tc>
          <w:tcPr>
            <w:tcW w:w="4552" w:type="dxa"/>
          </w:tcPr>
          <w:p w14:paraId="266A5D5E" w14:textId="77777777" w:rsidR="00902C76" w:rsidRDefault="00902C76" w:rsidP="00902C76">
            <w:pPr>
              <w:spacing w:before="60" w:after="60"/>
            </w:pPr>
            <w:r>
              <w:t>N/A</w:t>
            </w:r>
          </w:p>
        </w:tc>
      </w:tr>
    </w:tbl>
    <w:p w14:paraId="05B01E73" w14:textId="77777777" w:rsidR="00902C76" w:rsidRPr="0026500A" w:rsidRDefault="00902C76" w:rsidP="00902C76">
      <w:pPr>
        <w:pStyle w:val="Footer"/>
        <w:tabs>
          <w:tab w:val="clear" w:pos="4320"/>
          <w:tab w:val="clear" w:pos="8640"/>
        </w:tabs>
        <w:ind w:left="720"/>
        <w:rPr>
          <w:rFonts w:cs="Arial"/>
        </w:rPr>
      </w:pPr>
    </w:p>
    <w:p w14:paraId="508CD5B4" w14:textId="77777777" w:rsidR="00902C76" w:rsidRDefault="00EF7857" w:rsidP="00EF7857">
      <w:pPr>
        <w:spacing w:after="60"/>
        <w:ind w:left="720"/>
        <w:rPr>
          <w:b/>
          <w:color w:val="538135" w:themeColor="accent3"/>
        </w:rPr>
      </w:pPr>
      <w:r w:rsidRPr="00EF7857">
        <w:rPr>
          <w:b/>
          <w:color w:val="538135" w:themeColor="accent3"/>
        </w:rPr>
        <w:t>R</w:t>
      </w:r>
      <w:r w:rsidR="00902C76" w:rsidRPr="00EF7857">
        <w:rPr>
          <w:b/>
          <w:color w:val="538135" w:themeColor="accent3"/>
        </w:rPr>
        <w:t xml:space="preserve">esponse </w:t>
      </w:r>
    </w:p>
    <w:tbl>
      <w:tblPr>
        <w:tblW w:w="9736"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1728"/>
        <w:gridCol w:w="4552"/>
      </w:tblGrid>
      <w:tr w:rsidR="00902C76" w14:paraId="01ECAFA0" w14:textId="77777777" w:rsidTr="00EF7857">
        <w:trPr>
          <w:tblHeader/>
        </w:trPr>
        <w:tc>
          <w:tcPr>
            <w:tcW w:w="1728" w:type="dxa"/>
          </w:tcPr>
          <w:p w14:paraId="45EF2F82" w14:textId="77777777" w:rsidR="00902C76" w:rsidRDefault="00902C76" w:rsidP="00902C76">
            <w:pPr>
              <w:spacing w:before="60" w:after="60"/>
              <w:rPr>
                <w:b/>
              </w:rPr>
            </w:pPr>
            <w:r>
              <w:rPr>
                <w:b/>
              </w:rPr>
              <w:t>FIELD</w:t>
            </w:r>
          </w:p>
        </w:tc>
        <w:tc>
          <w:tcPr>
            <w:tcW w:w="1728" w:type="dxa"/>
          </w:tcPr>
          <w:p w14:paraId="03FE7542" w14:textId="77777777" w:rsidR="00902C76" w:rsidRDefault="00902C76" w:rsidP="00345DEF">
            <w:pPr>
              <w:spacing w:before="60" w:after="60"/>
              <w:jc w:val="center"/>
              <w:rPr>
                <w:b/>
              </w:rPr>
            </w:pPr>
            <w:r>
              <w:rPr>
                <w:b/>
              </w:rPr>
              <w:t>FORMAT</w:t>
            </w:r>
          </w:p>
        </w:tc>
        <w:tc>
          <w:tcPr>
            <w:tcW w:w="1728" w:type="dxa"/>
          </w:tcPr>
          <w:p w14:paraId="53E50F16" w14:textId="77777777" w:rsidR="00902C76" w:rsidRDefault="00902C76" w:rsidP="00345DEF">
            <w:pPr>
              <w:spacing w:before="60" w:after="60"/>
              <w:jc w:val="center"/>
              <w:rPr>
                <w:b/>
              </w:rPr>
            </w:pPr>
            <w:r>
              <w:rPr>
                <w:b/>
              </w:rPr>
              <w:t>VALUE</w:t>
            </w:r>
          </w:p>
        </w:tc>
        <w:tc>
          <w:tcPr>
            <w:tcW w:w="4552" w:type="dxa"/>
          </w:tcPr>
          <w:p w14:paraId="15809BFB" w14:textId="77777777" w:rsidR="00902C76" w:rsidRDefault="00902C76" w:rsidP="00902C76">
            <w:pPr>
              <w:spacing w:before="60" w:after="60"/>
              <w:rPr>
                <w:b/>
              </w:rPr>
            </w:pPr>
            <w:r>
              <w:rPr>
                <w:b/>
              </w:rPr>
              <w:t>MEANING/ORIGIN</w:t>
            </w:r>
          </w:p>
        </w:tc>
      </w:tr>
      <w:tr w:rsidR="00902C76" w14:paraId="444FF308" w14:textId="77777777" w:rsidTr="00EF7857">
        <w:tc>
          <w:tcPr>
            <w:tcW w:w="1728" w:type="dxa"/>
          </w:tcPr>
          <w:p w14:paraId="701A2C84" w14:textId="77777777" w:rsidR="00902C76" w:rsidRDefault="00902C76" w:rsidP="00902C76">
            <w:pPr>
              <w:spacing w:before="60" w:after="60"/>
            </w:pPr>
            <w:r>
              <w:t>Category code</w:t>
            </w:r>
          </w:p>
        </w:tc>
        <w:tc>
          <w:tcPr>
            <w:tcW w:w="1728" w:type="dxa"/>
          </w:tcPr>
          <w:p w14:paraId="372AC848" w14:textId="77777777" w:rsidR="00902C76" w:rsidRDefault="00902C76" w:rsidP="00345DEF">
            <w:pPr>
              <w:spacing w:before="60" w:after="60"/>
              <w:jc w:val="center"/>
            </w:pPr>
            <w:r>
              <w:t>PIC X(2)</w:t>
            </w:r>
          </w:p>
          <w:p w14:paraId="7F52342A" w14:textId="77777777" w:rsidR="00902C76" w:rsidRDefault="00902C76" w:rsidP="00345DEF">
            <w:pPr>
              <w:spacing w:before="60" w:after="60"/>
              <w:jc w:val="center"/>
            </w:pPr>
          </w:p>
          <w:p w14:paraId="0FA83070" w14:textId="77777777" w:rsidR="00902C76" w:rsidRDefault="00902C76" w:rsidP="00345DEF">
            <w:pPr>
              <w:spacing w:before="60" w:after="60"/>
              <w:jc w:val="center"/>
            </w:pPr>
          </w:p>
        </w:tc>
        <w:tc>
          <w:tcPr>
            <w:tcW w:w="1728" w:type="dxa"/>
          </w:tcPr>
          <w:p w14:paraId="4256F1DC" w14:textId="77777777" w:rsidR="00902C76" w:rsidRDefault="00902C76" w:rsidP="00345DEF">
            <w:pPr>
              <w:spacing w:before="60" w:after="60"/>
              <w:jc w:val="center"/>
            </w:pPr>
            <w:r>
              <w:t>“00”</w:t>
            </w:r>
          </w:p>
          <w:p w14:paraId="1C894F1A" w14:textId="77777777" w:rsidR="00902C76" w:rsidRDefault="00902C76" w:rsidP="00345DEF">
            <w:pPr>
              <w:spacing w:before="60" w:after="60"/>
              <w:jc w:val="center"/>
            </w:pPr>
            <w:r>
              <w:t>“10”</w:t>
            </w:r>
          </w:p>
        </w:tc>
        <w:tc>
          <w:tcPr>
            <w:tcW w:w="4552" w:type="dxa"/>
          </w:tcPr>
          <w:p w14:paraId="5AAC6B8A" w14:textId="77777777" w:rsidR="00902C76" w:rsidRDefault="00902C76" w:rsidP="00902C76">
            <w:pPr>
              <w:spacing w:before="60" w:after="60"/>
            </w:pPr>
            <w:r>
              <w:t>“00” = download of a DID is complete</w:t>
            </w:r>
          </w:p>
          <w:p w14:paraId="23A677D5" w14:textId="77777777" w:rsidR="00902C76" w:rsidRDefault="00902C76" w:rsidP="00902C76">
            <w:pPr>
              <w:spacing w:before="60" w:after="60"/>
              <w:ind w:left="567" w:hanging="567"/>
            </w:pPr>
            <w:r>
              <w:t>“10” = more data for the last DID in the download response</w:t>
            </w:r>
          </w:p>
        </w:tc>
      </w:tr>
      <w:tr w:rsidR="00902C76" w14:paraId="73574950" w14:textId="77777777" w:rsidTr="00EF7857">
        <w:tc>
          <w:tcPr>
            <w:tcW w:w="1728" w:type="dxa"/>
          </w:tcPr>
          <w:p w14:paraId="4A2B4CC7" w14:textId="77777777" w:rsidR="00902C76" w:rsidRDefault="00902C76" w:rsidP="00902C76">
            <w:pPr>
              <w:spacing w:before="60" w:after="60"/>
            </w:pPr>
            <w:r>
              <w:t>Access code</w:t>
            </w:r>
          </w:p>
        </w:tc>
        <w:tc>
          <w:tcPr>
            <w:tcW w:w="1728" w:type="dxa"/>
          </w:tcPr>
          <w:p w14:paraId="7A2D4415" w14:textId="77777777" w:rsidR="00902C76" w:rsidRDefault="00902C76" w:rsidP="00345DEF">
            <w:pPr>
              <w:spacing w:before="60" w:after="60"/>
              <w:jc w:val="center"/>
            </w:pPr>
            <w:r>
              <w:t>PIC X(1)</w:t>
            </w:r>
          </w:p>
        </w:tc>
        <w:tc>
          <w:tcPr>
            <w:tcW w:w="1728" w:type="dxa"/>
          </w:tcPr>
          <w:p w14:paraId="3599D902" w14:textId="77777777" w:rsidR="00902C76" w:rsidRDefault="00902C76" w:rsidP="00345DEF">
            <w:pPr>
              <w:spacing w:before="60" w:after="60"/>
              <w:jc w:val="center"/>
            </w:pPr>
            <w:r>
              <w:t>“2”</w:t>
            </w:r>
          </w:p>
        </w:tc>
        <w:tc>
          <w:tcPr>
            <w:tcW w:w="4552" w:type="dxa"/>
          </w:tcPr>
          <w:p w14:paraId="6A26F379" w14:textId="77777777" w:rsidR="00902C76" w:rsidRDefault="00902C76" w:rsidP="00902C76">
            <w:pPr>
              <w:spacing w:before="60" w:after="60"/>
            </w:pPr>
            <w:r>
              <w:t>“2” = Continue with complete download</w:t>
            </w:r>
          </w:p>
        </w:tc>
      </w:tr>
      <w:tr w:rsidR="00902C76" w14:paraId="7794D1A3" w14:textId="77777777" w:rsidTr="00EF7857">
        <w:tc>
          <w:tcPr>
            <w:tcW w:w="1728" w:type="dxa"/>
          </w:tcPr>
          <w:p w14:paraId="76A47287" w14:textId="77777777" w:rsidR="00902C76" w:rsidRDefault="00902C76" w:rsidP="00902C76">
            <w:pPr>
              <w:spacing w:before="60" w:after="60"/>
            </w:pPr>
            <w:r>
              <w:t>Processing Flag</w:t>
            </w:r>
          </w:p>
        </w:tc>
        <w:tc>
          <w:tcPr>
            <w:tcW w:w="1728" w:type="dxa"/>
          </w:tcPr>
          <w:p w14:paraId="1DCA979C" w14:textId="77777777" w:rsidR="00902C76" w:rsidRDefault="00902C76" w:rsidP="00345DEF">
            <w:pPr>
              <w:spacing w:before="60" w:after="60"/>
              <w:jc w:val="center"/>
            </w:pPr>
            <w:r>
              <w:t>PIC X(2)</w:t>
            </w:r>
          </w:p>
          <w:p w14:paraId="00270B2D" w14:textId="77777777" w:rsidR="00902C76" w:rsidRDefault="00902C76" w:rsidP="00345DEF">
            <w:pPr>
              <w:spacing w:before="60" w:after="60"/>
              <w:jc w:val="center"/>
            </w:pPr>
          </w:p>
        </w:tc>
        <w:tc>
          <w:tcPr>
            <w:tcW w:w="1728" w:type="dxa"/>
          </w:tcPr>
          <w:p w14:paraId="74E4661B" w14:textId="77777777" w:rsidR="00902C76" w:rsidRDefault="00902C76" w:rsidP="00345DEF">
            <w:pPr>
              <w:spacing w:before="60" w:after="60"/>
              <w:jc w:val="center"/>
            </w:pPr>
            <w:r>
              <w:t>DID</w:t>
            </w:r>
          </w:p>
        </w:tc>
        <w:tc>
          <w:tcPr>
            <w:tcW w:w="4552" w:type="dxa"/>
          </w:tcPr>
          <w:p w14:paraId="792E12D1" w14:textId="77777777" w:rsidR="00902C76" w:rsidRDefault="00902C76" w:rsidP="00902C76">
            <w:pPr>
              <w:spacing w:before="60" w:after="60"/>
              <w:ind w:left="567" w:hanging="567"/>
            </w:pPr>
            <w:r>
              <w:t xml:space="preserve">DID = last DID in response; DIDs are left-justified and blank-filled (e.g. “4  ” or “11”) </w:t>
            </w:r>
          </w:p>
        </w:tc>
      </w:tr>
      <w:tr w:rsidR="00902C76" w14:paraId="55428C39" w14:textId="77777777" w:rsidTr="00EF7857">
        <w:tc>
          <w:tcPr>
            <w:tcW w:w="1728" w:type="dxa"/>
          </w:tcPr>
          <w:p w14:paraId="233B41D8" w14:textId="77777777" w:rsidR="00902C76" w:rsidRDefault="00902C76" w:rsidP="00902C76">
            <w:pPr>
              <w:spacing w:before="60" w:after="60"/>
            </w:pPr>
            <w:r>
              <w:t>Filler</w:t>
            </w:r>
          </w:p>
        </w:tc>
        <w:tc>
          <w:tcPr>
            <w:tcW w:w="1728" w:type="dxa"/>
          </w:tcPr>
          <w:p w14:paraId="3359B70A" w14:textId="77777777" w:rsidR="00902C76" w:rsidRDefault="00902C76" w:rsidP="00345DEF">
            <w:pPr>
              <w:spacing w:before="60" w:after="60"/>
              <w:jc w:val="center"/>
            </w:pPr>
            <w:r>
              <w:t>PIC X(10)</w:t>
            </w:r>
          </w:p>
        </w:tc>
        <w:tc>
          <w:tcPr>
            <w:tcW w:w="1728" w:type="dxa"/>
          </w:tcPr>
          <w:p w14:paraId="13CFBD9F" w14:textId="77777777" w:rsidR="00902C76" w:rsidRDefault="00902C76" w:rsidP="00345DEF">
            <w:pPr>
              <w:spacing w:before="60" w:after="60"/>
              <w:jc w:val="center"/>
            </w:pPr>
            <w:r>
              <w:t>“0000000000”</w:t>
            </w:r>
          </w:p>
        </w:tc>
        <w:tc>
          <w:tcPr>
            <w:tcW w:w="4552" w:type="dxa"/>
          </w:tcPr>
          <w:p w14:paraId="23AA3F13" w14:textId="77777777" w:rsidR="00902C76" w:rsidRDefault="00902C76" w:rsidP="00902C76">
            <w:pPr>
              <w:spacing w:before="60" w:after="60"/>
            </w:pPr>
            <w:r>
              <w:t>N/A</w:t>
            </w:r>
          </w:p>
        </w:tc>
      </w:tr>
    </w:tbl>
    <w:p w14:paraId="750A5C1E" w14:textId="77777777" w:rsidR="00EF7857" w:rsidRDefault="00EF7857" w:rsidP="00E96521">
      <w:pPr>
        <w:pStyle w:val="PlainText"/>
        <w:ind w:left="720"/>
        <w:rPr>
          <w:b/>
          <w:bCs/>
          <w:lang w:val="en-CA"/>
        </w:rPr>
      </w:pPr>
    </w:p>
    <w:p w14:paraId="297CDCF1" w14:textId="77777777" w:rsidR="00902C76" w:rsidRDefault="00E96521" w:rsidP="00E96521">
      <w:pPr>
        <w:pStyle w:val="PlainText"/>
        <w:ind w:left="720"/>
        <w:rPr>
          <w:lang w:val="en-CA"/>
        </w:rPr>
      </w:pPr>
      <w:r w:rsidRPr="00E96521">
        <w:rPr>
          <w:b/>
          <w:bCs/>
          <w:lang w:val="en-CA"/>
        </w:rPr>
        <w:t xml:space="preserve">Internal Field: </w:t>
      </w:r>
      <w:r>
        <w:rPr>
          <w:b/>
          <w:bCs/>
          <w:lang w:val="en-CA"/>
        </w:rPr>
        <w:tab/>
      </w:r>
      <w:r w:rsidRPr="00E96521">
        <w:rPr>
          <w:lang w:val="en-CA"/>
        </w:rPr>
        <w:t>PTDD1.PTDD1-CORE.MAIL-DATA.MAIL-MSG</w:t>
      </w:r>
    </w:p>
    <w:p w14:paraId="3634CEB6" w14:textId="77777777" w:rsidR="00194504" w:rsidRDefault="00194504" w:rsidP="00E96521">
      <w:pPr>
        <w:pStyle w:val="PlainText"/>
        <w:ind w:left="720"/>
      </w:pPr>
    </w:p>
    <w:p w14:paraId="22EAE8B2" w14:textId="77777777" w:rsidR="00194504" w:rsidRPr="00E96521" w:rsidRDefault="00194504" w:rsidP="00E96521">
      <w:pPr>
        <w:pStyle w:val="PlainText"/>
        <w:ind w:left="720"/>
      </w:pPr>
    </w:p>
    <w:p w14:paraId="28EDC091" w14:textId="77777777" w:rsidR="00902C76" w:rsidRDefault="00902C76" w:rsidP="00847896">
      <w:pPr>
        <w:pStyle w:val="Heading2"/>
      </w:pPr>
      <w:bookmarkStart w:id="2597" w:name="_Toc30407698"/>
      <w:bookmarkStart w:id="2598" w:name="_Toc126079257"/>
      <w:r>
        <w:t xml:space="preserve">FID W – </w:t>
      </w:r>
      <w:r w:rsidRPr="00E96521">
        <w:t>Download</w:t>
      </w:r>
      <w:r>
        <w:t xml:space="preserve"> Text</w:t>
      </w:r>
      <w:bookmarkEnd w:id="2597"/>
      <w:bookmarkEnd w:id="2598"/>
    </w:p>
    <w:p w14:paraId="44015497" w14:textId="77777777" w:rsidR="00902C76" w:rsidRDefault="00902C76" w:rsidP="00902C76">
      <w:pPr>
        <w:pStyle w:val="PlainText"/>
        <w:ind w:left="2138" w:hanging="1418"/>
        <w:rPr>
          <w:b/>
        </w:rPr>
      </w:pPr>
      <w:r>
        <w:rPr>
          <w:b/>
        </w:rPr>
        <w:t>For use in Host 1 messages only.</w:t>
      </w:r>
    </w:p>
    <w:p w14:paraId="0216FD80" w14:textId="77777777" w:rsidR="00902C76" w:rsidRDefault="00902C76" w:rsidP="00902C76">
      <w:pPr>
        <w:pStyle w:val="PlainText"/>
        <w:ind w:left="2138" w:hanging="1418"/>
        <w:rPr>
          <w:b/>
        </w:rPr>
      </w:pPr>
    </w:p>
    <w:p w14:paraId="4707C668" w14:textId="77777777" w:rsidR="00C21BB6" w:rsidRDefault="00C21BB6" w:rsidP="00902C76">
      <w:pPr>
        <w:pStyle w:val="PlainText"/>
        <w:ind w:left="2138" w:hanging="1418"/>
      </w:pPr>
      <w:r w:rsidRPr="00902C76">
        <w:rPr>
          <w:b/>
        </w:rPr>
        <w:t>MAX SIZE :</w:t>
      </w:r>
      <w:r>
        <w:tab/>
        <w:t>The 957 bytes. Actual length depends on the maximum response length configured in the ACNF.  Currently, the ACNF value is set to 256, SPDH header and FID V together is 65 bytes; therefore, FID W can only be 191 maximum including the field separator and field identifier.</w:t>
      </w:r>
    </w:p>
    <w:p w14:paraId="10535263" w14:textId="77777777" w:rsidR="00C21BB6" w:rsidRDefault="00C21BB6">
      <w:pPr>
        <w:pStyle w:val="PlainText"/>
      </w:pPr>
    </w:p>
    <w:p w14:paraId="678C58D5" w14:textId="77777777" w:rsidR="00C21BB6" w:rsidRDefault="00C21BB6" w:rsidP="00902C76">
      <w:pPr>
        <w:pStyle w:val="PlainText"/>
        <w:ind w:left="2138" w:hanging="1418"/>
      </w:pPr>
      <w:r w:rsidRPr="00902C76">
        <w:rPr>
          <w:b/>
        </w:rPr>
        <w:t>FORMAT:</w:t>
      </w:r>
      <w:r>
        <w:tab/>
        <w:t>DPC #</w:t>
      </w:r>
      <w:r>
        <w:tab/>
      </w:r>
      <w:r>
        <w:tab/>
        <w:t>9(1)</w:t>
      </w:r>
      <w:r>
        <w:tab/>
      </w:r>
      <w:r>
        <w:tab/>
      </w:r>
    </w:p>
    <w:p w14:paraId="0E38DE6A" w14:textId="77777777" w:rsidR="00C21BB6" w:rsidRDefault="00C21BB6" w:rsidP="00902C76">
      <w:pPr>
        <w:pStyle w:val="PlainText"/>
        <w:ind w:left="1418" w:firstLine="720"/>
      </w:pPr>
      <w:r>
        <w:t>Text,</w:t>
      </w:r>
      <w:r>
        <w:tab/>
      </w:r>
      <w:r>
        <w:tab/>
        <w:t xml:space="preserve">A &lt;data&gt;,b &lt;data&gt;,11&lt;data&gt; </w:t>
      </w:r>
      <w:r w:rsidR="009710BE">
        <w:t>etc.</w:t>
      </w:r>
      <w:r>
        <w:t>…</w:t>
      </w:r>
      <w:r>
        <w:tab/>
        <w:t>download data</w:t>
      </w:r>
    </w:p>
    <w:p w14:paraId="36B945BA" w14:textId="77777777" w:rsidR="00902C76" w:rsidRDefault="00902C76">
      <w:pPr>
        <w:pStyle w:val="PlainText"/>
      </w:pPr>
    </w:p>
    <w:p w14:paraId="7CB4B367" w14:textId="77777777" w:rsidR="00C21BB6" w:rsidRDefault="00C21BB6" w:rsidP="00F12805">
      <w:pPr>
        <w:pStyle w:val="PlainText"/>
        <w:numPr>
          <w:ilvl w:val="0"/>
          <w:numId w:val="49"/>
        </w:numPr>
      </w:pPr>
      <w:r>
        <w:t>Max size will actually be 191</w:t>
      </w:r>
    </w:p>
    <w:p w14:paraId="3B537785" w14:textId="77777777" w:rsidR="00C21BB6" w:rsidRDefault="00C21BB6" w:rsidP="00F12805">
      <w:pPr>
        <w:pStyle w:val="PlainText"/>
        <w:numPr>
          <w:ilvl w:val="0"/>
          <w:numId w:val="49"/>
        </w:numPr>
      </w:pPr>
      <w:r>
        <w:t>DID is a 2-byte field; it is left-justified and blank-filled for the 1-byte DID.</w:t>
      </w:r>
    </w:p>
    <w:p w14:paraId="0C1D01F6" w14:textId="77777777" w:rsidR="00FE72C0" w:rsidRDefault="00FE72C0" w:rsidP="00FE72C0">
      <w:pPr>
        <w:pStyle w:val="PlainText"/>
      </w:pPr>
    </w:p>
    <w:p w14:paraId="4FE0E946" w14:textId="77777777" w:rsidR="00C21BB6" w:rsidRDefault="00E96521" w:rsidP="00194504">
      <w:pPr>
        <w:pStyle w:val="PlainText"/>
        <w:ind w:left="720"/>
        <w:rPr>
          <w:rFonts w:cs="Arial"/>
          <w:lang w:val="en-CA"/>
        </w:rPr>
      </w:pPr>
      <w:r w:rsidRPr="00E96521">
        <w:rPr>
          <w:rFonts w:cs="Arial"/>
          <w:b/>
          <w:bCs/>
          <w:lang w:val="en-CA"/>
        </w:rPr>
        <w:t xml:space="preserve">Internal Field: </w:t>
      </w:r>
      <w:r w:rsidRPr="00E96521">
        <w:rPr>
          <w:rFonts w:cs="Arial"/>
          <w:lang w:val="en-CA"/>
        </w:rPr>
        <w:t>PTDD1.PTDD1-CORE.MAIL-DATA.MAIL-MSG</w:t>
      </w:r>
    </w:p>
    <w:p w14:paraId="0261F109" w14:textId="77777777" w:rsidR="00194504" w:rsidRDefault="00194504" w:rsidP="00194504">
      <w:pPr>
        <w:pStyle w:val="PlainText"/>
        <w:rPr>
          <w:rFonts w:cs="Arial"/>
          <w:b/>
          <w:bCs/>
          <w:lang w:val="en-CA"/>
        </w:rPr>
      </w:pPr>
    </w:p>
    <w:p w14:paraId="02688824" w14:textId="77777777" w:rsidR="00194504" w:rsidRDefault="00194504" w:rsidP="00194504">
      <w:pPr>
        <w:pStyle w:val="PlainText"/>
      </w:pPr>
    </w:p>
    <w:p w14:paraId="7F3B8473" w14:textId="77777777" w:rsidR="00902C76" w:rsidRDefault="00902C76" w:rsidP="00847896">
      <w:pPr>
        <w:pStyle w:val="Heading2"/>
      </w:pPr>
      <w:bookmarkStart w:id="2599" w:name="_Toc30407699"/>
      <w:bookmarkStart w:id="2600" w:name="_Toc126079258"/>
      <w:r>
        <w:t>FID X – Interac ISO response message</w:t>
      </w:r>
      <w:bookmarkEnd w:id="2599"/>
      <w:bookmarkEnd w:id="2600"/>
    </w:p>
    <w:p w14:paraId="29552988" w14:textId="77777777" w:rsidR="00C21BB6" w:rsidRDefault="00C21BB6" w:rsidP="00902C76">
      <w:pPr>
        <w:pStyle w:val="PlainText"/>
        <w:ind w:left="720"/>
      </w:pPr>
      <w:r>
        <w:t>The ISO equivalent of the host response code found in the message header</w:t>
      </w:r>
    </w:p>
    <w:p w14:paraId="43271F0C" w14:textId="77777777" w:rsidR="00C21BB6" w:rsidRDefault="00C21BB6">
      <w:pPr>
        <w:pStyle w:val="PlainText"/>
      </w:pPr>
    </w:p>
    <w:p w14:paraId="4EDEE4A1" w14:textId="77777777" w:rsidR="00902C76" w:rsidRDefault="00902C76" w:rsidP="00902C76">
      <w:pPr>
        <w:pStyle w:val="PlainText"/>
        <w:ind w:left="720"/>
        <w:rPr>
          <w:b/>
        </w:rPr>
      </w:pPr>
      <w:r>
        <w:rPr>
          <w:b/>
        </w:rPr>
        <w:t>For use in Host 1 messages only</w:t>
      </w:r>
    </w:p>
    <w:p w14:paraId="57F5C316" w14:textId="77777777" w:rsidR="00902C76" w:rsidRDefault="00902C76" w:rsidP="00902C76">
      <w:pPr>
        <w:pStyle w:val="PlainText"/>
        <w:ind w:left="720"/>
        <w:rPr>
          <w:b/>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27B0E4D4" w14:textId="77777777" w:rsidTr="002A45FC">
        <w:tc>
          <w:tcPr>
            <w:tcW w:w="2335" w:type="dxa"/>
          </w:tcPr>
          <w:p w14:paraId="0A4A1197" w14:textId="77777777" w:rsidR="00B20645" w:rsidRDefault="00B20645" w:rsidP="002A45FC">
            <w:pPr>
              <w:spacing w:after="120"/>
              <w:rPr>
                <w:b/>
                <w:snapToGrid w:val="0"/>
              </w:rPr>
            </w:pPr>
            <w:r>
              <w:rPr>
                <w:b/>
                <w:snapToGrid w:val="0"/>
              </w:rPr>
              <w:t>Request</w:t>
            </w:r>
          </w:p>
        </w:tc>
        <w:tc>
          <w:tcPr>
            <w:tcW w:w="7105" w:type="dxa"/>
          </w:tcPr>
          <w:p w14:paraId="5691853A" w14:textId="77777777" w:rsidR="00B20645" w:rsidRDefault="00B20645" w:rsidP="002A45FC">
            <w:pPr>
              <w:spacing w:after="120"/>
              <w:rPr>
                <w:b/>
                <w:snapToGrid w:val="0"/>
              </w:rPr>
            </w:pPr>
            <w:r>
              <w:t>Not available</w:t>
            </w:r>
          </w:p>
        </w:tc>
      </w:tr>
      <w:tr w:rsidR="00B20645" w14:paraId="7DF3D747" w14:textId="77777777" w:rsidTr="002A45FC">
        <w:tc>
          <w:tcPr>
            <w:tcW w:w="2335" w:type="dxa"/>
          </w:tcPr>
          <w:p w14:paraId="48475BED" w14:textId="77777777" w:rsidR="00B20645" w:rsidRDefault="00B20645" w:rsidP="002A45FC">
            <w:pPr>
              <w:spacing w:after="120"/>
              <w:rPr>
                <w:b/>
                <w:snapToGrid w:val="0"/>
              </w:rPr>
            </w:pPr>
            <w:r>
              <w:rPr>
                <w:b/>
                <w:snapToGrid w:val="0"/>
              </w:rPr>
              <w:t>Response</w:t>
            </w:r>
          </w:p>
        </w:tc>
        <w:tc>
          <w:tcPr>
            <w:tcW w:w="7105" w:type="dxa"/>
          </w:tcPr>
          <w:p w14:paraId="749E74CD" w14:textId="77777777" w:rsidR="00B20645" w:rsidRDefault="00B20645" w:rsidP="002A45FC">
            <w:pPr>
              <w:spacing w:after="120"/>
              <w:rPr>
                <w:b/>
                <w:snapToGrid w:val="0"/>
              </w:rPr>
            </w:pPr>
            <w:r>
              <w:t>Optional. Fixed length of 3 bytes</w:t>
            </w:r>
          </w:p>
        </w:tc>
      </w:tr>
      <w:tr w:rsidR="00B20645" w14:paraId="4FC16E24" w14:textId="77777777" w:rsidTr="002A45FC">
        <w:tc>
          <w:tcPr>
            <w:tcW w:w="2335" w:type="dxa"/>
          </w:tcPr>
          <w:p w14:paraId="0E96B3E9" w14:textId="77777777" w:rsidR="00B20645" w:rsidRDefault="00B20645" w:rsidP="002A45FC">
            <w:pPr>
              <w:spacing w:after="120"/>
              <w:rPr>
                <w:b/>
                <w:snapToGrid w:val="0"/>
              </w:rPr>
            </w:pPr>
            <w:r w:rsidRPr="00FB4BC9">
              <w:rPr>
                <w:rFonts w:cs="Arial"/>
                <w:b/>
                <w:bCs/>
                <w:lang w:val="en-CA"/>
              </w:rPr>
              <w:t>Internal Field</w:t>
            </w:r>
          </w:p>
        </w:tc>
        <w:tc>
          <w:tcPr>
            <w:tcW w:w="7105" w:type="dxa"/>
          </w:tcPr>
          <w:p w14:paraId="4680A186" w14:textId="77777777" w:rsidR="00B20645" w:rsidRDefault="00B20645" w:rsidP="002A45FC">
            <w:pPr>
              <w:spacing w:after="120"/>
              <w:rPr>
                <w:b/>
                <w:snapToGrid w:val="0"/>
              </w:rPr>
            </w:pPr>
            <w:r w:rsidRPr="00D52021">
              <w:rPr>
                <w:lang w:val="en-CA"/>
              </w:rPr>
              <w:t>PSTM.TRAN.ICHG-RESP</w:t>
            </w:r>
          </w:p>
        </w:tc>
      </w:tr>
    </w:tbl>
    <w:p w14:paraId="4AAB3A76" w14:textId="77777777" w:rsidR="00B20645" w:rsidRDefault="00B20645" w:rsidP="00902C76">
      <w:pPr>
        <w:pStyle w:val="PlainText"/>
        <w:ind w:left="720"/>
        <w:rPr>
          <w:b/>
        </w:rPr>
      </w:pPr>
    </w:p>
    <w:p w14:paraId="25EEA37A" w14:textId="77777777" w:rsidR="00C21BB6" w:rsidRDefault="00C21BB6">
      <w:pPr>
        <w:rPr>
          <w:snapToGrid w:val="0"/>
        </w:rPr>
      </w:pPr>
    </w:p>
    <w:p w14:paraId="4F02344B" w14:textId="77777777" w:rsidR="006F36F7" w:rsidRDefault="006F36F7" w:rsidP="00847896">
      <w:pPr>
        <w:pStyle w:val="Heading2"/>
        <w:rPr>
          <w:snapToGrid w:val="0"/>
        </w:rPr>
      </w:pPr>
      <w:bookmarkStart w:id="2601" w:name="_Toc30407700"/>
      <w:bookmarkStart w:id="2602" w:name="_Toc126079259"/>
      <w:r>
        <w:rPr>
          <w:snapToGrid w:val="0"/>
        </w:rPr>
        <w:t>FID Y – Postal (ZIP) Code</w:t>
      </w:r>
      <w:bookmarkEnd w:id="2601"/>
      <w:bookmarkEnd w:id="2602"/>
    </w:p>
    <w:p w14:paraId="229D0B32" w14:textId="3B94F40C" w:rsidR="00C21BB6" w:rsidRDefault="00C21BB6" w:rsidP="006F36F7">
      <w:pPr>
        <w:ind w:left="720"/>
        <w:rPr>
          <w:snapToGrid w:val="0"/>
        </w:rPr>
      </w:pPr>
      <w:r>
        <w:rPr>
          <w:snapToGrid w:val="0"/>
        </w:rPr>
        <w:t>The POSTAL (ZIP) CODE contains the ZIP code of the cardholder’s billing address. The ZIP code should be either five or nine digits in length. If it is five digits in length, the digits should be left-</w:t>
      </w:r>
      <w:r w:rsidR="001E7691">
        <w:rPr>
          <w:snapToGrid w:val="0"/>
        </w:rPr>
        <w:t>justified,</w:t>
      </w:r>
      <w:r>
        <w:rPr>
          <w:snapToGrid w:val="0"/>
        </w:rPr>
        <w:t xml:space="preserve"> and the remaining positions are space filled.</w:t>
      </w:r>
    </w:p>
    <w:p w14:paraId="7DC350DB" w14:textId="77777777" w:rsidR="00C21BB6" w:rsidRDefault="00C21BB6">
      <w:pPr>
        <w:rPr>
          <w:b/>
          <w:snapToGrid w:val="0"/>
        </w:rPr>
      </w:pPr>
    </w:p>
    <w:p w14:paraId="4901DDA4" w14:textId="77777777" w:rsidR="006F36F7" w:rsidRDefault="006F36F7" w:rsidP="006F36F7">
      <w:pPr>
        <w:ind w:left="720"/>
        <w:rPr>
          <w:b/>
          <w:snapToGrid w:val="0"/>
        </w:rPr>
      </w:pPr>
      <w:r>
        <w:rPr>
          <w:b/>
          <w:snapToGrid w:val="0"/>
        </w:rPr>
        <w:t>For  use in Host 1 messages only</w:t>
      </w:r>
    </w:p>
    <w:p w14:paraId="67A0AE9F" w14:textId="77777777" w:rsidR="006F36F7" w:rsidRDefault="006F36F7" w:rsidP="006F36F7">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20645" w14:paraId="7204CE99" w14:textId="77777777" w:rsidTr="002A45FC">
        <w:tc>
          <w:tcPr>
            <w:tcW w:w="2335" w:type="dxa"/>
          </w:tcPr>
          <w:p w14:paraId="1A5805FF" w14:textId="77777777" w:rsidR="00B20645" w:rsidRDefault="00B20645" w:rsidP="002A45FC">
            <w:pPr>
              <w:spacing w:after="120"/>
              <w:rPr>
                <w:b/>
                <w:snapToGrid w:val="0"/>
              </w:rPr>
            </w:pPr>
            <w:r>
              <w:rPr>
                <w:b/>
                <w:snapToGrid w:val="0"/>
              </w:rPr>
              <w:t>Request</w:t>
            </w:r>
          </w:p>
        </w:tc>
        <w:tc>
          <w:tcPr>
            <w:tcW w:w="7105" w:type="dxa"/>
          </w:tcPr>
          <w:p w14:paraId="3DEAC142" w14:textId="77777777" w:rsidR="00B20645" w:rsidRDefault="00B20645" w:rsidP="002A45FC">
            <w:pPr>
              <w:spacing w:after="120"/>
              <w:rPr>
                <w:b/>
                <w:snapToGrid w:val="0"/>
              </w:rPr>
            </w:pPr>
            <w:r>
              <w:rPr>
                <w:snapToGrid w:val="0"/>
              </w:rPr>
              <w:t>Optional. Fixed length of 9 bytes</w:t>
            </w:r>
          </w:p>
        </w:tc>
      </w:tr>
      <w:tr w:rsidR="00B20645" w14:paraId="67E79880" w14:textId="77777777" w:rsidTr="002A45FC">
        <w:tc>
          <w:tcPr>
            <w:tcW w:w="2335" w:type="dxa"/>
          </w:tcPr>
          <w:p w14:paraId="3D76CAAE" w14:textId="77777777" w:rsidR="00B20645" w:rsidRDefault="00B20645" w:rsidP="002A45FC">
            <w:pPr>
              <w:spacing w:after="120"/>
              <w:rPr>
                <w:b/>
                <w:snapToGrid w:val="0"/>
              </w:rPr>
            </w:pPr>
            <w:r>
              <w:rPr>
                <w:b/>
                <w:snapToGrid w:val="0"/>
              </w:rPr>
              <w:lastRenderedPageBreak/>
              <w:t>Response</w:t>
            </w:r>
          </w:p>
        </w:tc>
        <w:tc>
          <w:tcPr>
            <w:tcW w:w="7105" w:type="dxa"/>
          </w:tcPr>
          <w:p w14:paraId="114A3BDF" w14:textId="77777777" w:rsidR="00B20645" w:rsidRDefault="00B20645" w:rsidP="002A45FC">
            <w:pPr>
              <w:spacing w:after="120"/>
              <w:rPr>
                <w:b/>
                <w:snapToGrid w:val="0"/>
              </w:rPr>
            </w:pPr>
            <w:r>
              <w:rPr>
                <w:snapToGrid w:val="0"/>
              </w:rPr>
              <w:t>Optional. Fixed length of 9 bytes. If included, the value is echoed from the request</w:t>
            </w:r>
          </w:p>
        </w:tc>
      </w:tr>
      <w:tr w:rsidR="00B20645" w14:paraId="2315B4DA" w14:textId="77777777" w:rsidTr="002A45FC">
        <w:tc>
          <w:tcPr>
            <w:tcW w:w="2335" w:type="dxa"/>
          </w:tcPr>
          <w:p w14:paraId="3AD25312" w14:textId="77777777" w:rsidR="00B20645" w:rsidRDefault="00B20645" w:rsidP="002A45FC">
            <w:pPr>
              <w:spacing w:after="120"/>
              <w:rPr>
                <w:b/>
                <w:snapToGrid w:val="0"/>
              </w:rPr>
            </w:pPr>
            <w:r w:rsidRPr="00FB4BC9">
              <w:rPr>
                <w:rFonts w:cs="Arial"/>
                <w:b/>
                <w:bCs/>
                <w:lang w:val="en-CA"/>
              </w:rPr>
              <w:t>Internal Field</w:t>
            </w:r>
          </w:p>
        </w:tc>
        <w:tc>
          <w:tcPr>
            <w:tcW w:w="7105" w:type="dxa"/>
          </w:tcPr>
          <w:p w14:paraId="31C9BAF2" w14:textId="77777777" w:rsidR="00B20645" w:rsidRDefault="00B20645" w:rsidP="002A45FC">
            <w:pPr>
              <w:spacing w:after="120"/>
              <w:rPr>
                <w:b/>
                <w:snapToGrid w:val="0"/>
              </w:rPr>
            </w:pPr>
            <w:r w:rsidRPr="00F26F2C">
              <w:rPr>
                <w:rFonts w:cs="Arial"/>
                <w:lang w:val="en-CA"/>
              </w:rPr>
              <w:t>PSTM.ZIP-CDE</w:t>
            </w:r>
          </w:p>
        </w:tc>
      </w:tr>
    </w:tbl>
    <w:p w14:paraId="12C7C7FE" w14:textId="77777777" w:rsidR="00B20645" w:rsidRDefault="00B20645" w:rsidP="006F36F7">
      <w:pPr>
        <w:ind w:left="720"/>
        <w:rPr>
          <w:b/>
          <w:snapToGrid w:val="0"/>
        </w:rPr>
      </w:pPr>
    </w:p>
    <w:p w14:paraId="155028FA" w14:textId="77777777" w:rsidR="00EF7857" w:rsidRDefault="00EF7857">
      <w:pPr>
        <w:rPr>
          <w:snapToGrid w:val="0"/>
        </w:rPr>
      </w:pPr>
    </w:p>
    <w:p w14:paraId="3F40C028" w14:textId="77777777" w:rsidR="00F26F2C" w:rsidRDefault="00F26F2C" w:rsidP="00847896">
      <w:pPr>
        <w:pStyle w:val="Heading2"/>
        <w:rPr>
          <w:snapToGrid w:val="0"/>
        </w:rPr>
      </w:pPr>
      <w:bookmarkStart w:id="2603" w:name="_Toc30407701"/>
      <w:bookmarkStart w:id="2604" w:name="_Toc126079260"/>
      <w:r>
        <w:rPr>
          <w:snapToGrid w:val="0"/>
        </w:rPr>
        <w:t>FID Z – Address Verification Status Code</w:t>
      </w:r>
      <w:bookmarkEnd w:id="2603"/>
      <w:bookmarkEnd w:id="2604"/>
    </w:p>
    <w:p w14:paraId="3218A75B" w14:textId="77777777" w:rsidR="00CA3E29" w:rsidRPr="00CA3E29" w:rsidRDefault="00C21BB6" w:rsidP="00F26F2C">
      <w:pPr>
        <w:ind w:left="720"/>
        <w:rPr>
          <w:snapToGrid w:val="0"/>
        </w:rPr>
      </w:pPr>
      <w:r>
        <w:rPr>
          <w:snapToGrid w:val="0"/>
        </w:rPr>
        <w:t xml:space="preserve">A code indicating the results of comparing address verification information received in the transaction and address verification information contained in the processor’s database. </w:t>
      </w:r>
      <w:r w:rsidR="00CA3E29" w:rsidRPr="00CA3E29">
        <w:rPr>
          <w:snapToGrid w:val="0"/>
        </w:rPr>
        <w:t>Basic values are as follows. Note that if a</w:t>
      </w:r>
      <w:r w:rsidR="00CA3E29">
        <w:rPr>
          <w:snapToGrid w:val="0"/>
        </w:rPr>
        <w:t xml:space="preserve"> </w:t>
      </w:r>
      <w:r w:rsidR="00CA3E29" w:rsidRPr="00CA3E29">
        <w:rPr>
          <w:snapToGrid w:val="0"/>
        </w:rPr>
        <w:t>transaction is sent to an interchange for processing, the response message may</w:t>
      </w:r>
      <w:r w:rsidR="00CA3E29">
        <w:rPr>
          <w:snapToGrid w:val="0"/>
        </w:rPr>
        <w:t xml:space="preserve"> </w:t>
      </w:r>
      <w:r w:rsidR="00CA3E29" w:rsidRPr="00CA3E29">
        <w:rPr>
          <w:snapToGrid w:val="0"/>
        </w:rPr>
        <w:t>contain other interchange-specific values</w:t>
      </w:r>
    </w:p>
    <w:p w14:paraId="76D92C51" w14:textId="77777777" w:rsidR="00C21BB6" w:rsidRDefault="00CA3E29" w:rsidP="00441367">
      <w:pPr>
        <w:ind w:left="720"/>
        <w:rPr>
          <w:snapToGrid w:val="0"/>
        </w:rPr>
      </w:pPr>
      <w:r w:rsidDel="00CA3E29">
        <w:rPr>
          <w:snapToGrid w:val="0"/>
        </w:rPr>
        <w:t xml:space="preserve"> </w:t>
      </w:r>
    </w:p>
    <w:tbl>
      <w:tblPr>
        <w:tblW w:w="9360"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8190"/>
      </w:tblGrid>
      <w:tr w:rsidR="00441367" w14:paraId="3CC20EED" w14:textId="77777777" w:rsidTr="00441367">
        <w:trPr>
          <w:trHeight w:val="413"/>
          <w:tblHeader/>
        </w:trPr>
        <w:tc>
          <w:tcPr>
            <w:tcW w:w="1170" w:type="dxa"/>
            <w:shd w:val="clear" w:color="auto" w:fill="auto"/>
          </w:tcPr>
          <w:p w14:paraId="04860C9A" w14:textId="77777777" w:rsidR="00441367" w:rsidRDefault="00441367" w:rsidP="00441367">
            <w:pPr>
              <w:spacing w:before="60" w:after="60"/>
              <w:jc w:val="center"/>
              <w:rPr>
                <w:b/>
              </w:rPr>
            </w:pPr>
            <w:r>
              <w:rPr>
                <w:b/>
              </w:rPr>
              <w:t>Value</w:t>
            </w:r>
          </w:p>
        </w:tc>
        <w:tc>
          <w:tcPr>
            <w:tcW w:w="8190" w:type="dxa"/>
            <w:shd w:val="clear" w:color="auto" w:fill="auto"/>
          </w:tcPr>
          <w:p w14:paraId="259E1616" w14:textId="77777777" w:rsidR="00441367" w:rsidRDefault="00441367" w:rsidP="00631ABE">
            <w:pPr>
              <w:spacing w:before="60" w:after="60"/>
              <w:rPr>
                <w:b/>
              </w:rPr>
            </w:pPr>
            <w:r>
              <w:rPr>
                <w:b/>
              </w:rPr>
              <w:t>Description</w:t>
            </w:r>
          </w:p>
        </w:tc>
      </w:tr>
      <w:tr w:rsidR="00441367" w14:paraId="1E59EE57" w14:textId="77777777" w:rsidTr="00441367">
        <w:tc>
          <w:tcPr>
            <w:tcW w:w="1170" w:type="dxa"/>
            <w:shd w:val="clear" w:color="auto" w:fill="auto"/>
          </w:tcPr>
          <w:p w14:paraId="7BC37821" w14:textId="77777777" w:rsidR="00441367" w:rsidRDefault="00441367" w:rsidP="00441367">
            <w:pPr>
              <w:pStyle w:val="Footer"/>
              <w:tabs>
                <w:tab w:val="clear" w:pos="4320"/>
                <w:tab w:val="clear" w:pos="8640"/>
              </w:tabs>
              <w:spacing w:after="120"/>
              <w:jc w:val="center"/>
            </w:pPr>
            <w:r>
              <w:t>A</w:t>
            </w:r>
          </w:p>
        </w:tc>
        <w:tc>
          <w:tcPr>
            <w:tcW w:w="8190" w:type="dxa"/>
            <w:shd w:val="clear" w:color="auto" w:fill="auto"/>
          </w:tcPr>
          <w:p w14:paraId="14E4889F" w14:textId="77777777" w:rsidR="00441367" w:rsidRDefault="00441367" w:rsidP="00441367">
            <w:pPr>
              <w:spacing w:after="120"/>
            </w:pPr>
            <w:r>
              <w:rPr>
                <w:snapToGrid w:val="0"/>
              </w:rPr>
              <w:t>Address. Addresses matched, but ZIP codes did not match</w:t>
            </w:r>
          </w:p>
        </w:tc>
      </w:tr>
      <w:tr w:rsidR="00441367" w14:paraId="1489CD70" w14:textId="77777777" w:rsidTr="00441367">
        <w:tc>
          <w:tcPr>
            <w:tcW w:w="1170" w:type="dxa"/>
            <w:shd w:val="clear" w:color="auto" w:fill="auto"/>
          </w:tcPr>
          <w:p w14:paraId="7B194A61" w14:textId="77777777" w:rsidR="00441367" w:rsidRDefault="00441367" w:rsidP="00441367">
            <w:pPr>
              <w:pStyle w:val="Footer"/>
              <w:tabs>
                <w:tab w:val="clear" w:pos="4320"/>
                <w:tab w:val="clear" w:pos="8640"/>
              </w:tabs>
              <w:spacing w:after="120"/>
              <w:jc w:val="center"/>
            </w:pPr>
            <w:r>
              <w:rPr>
                <w:snapToGrid w:val="0"/>
              </w:rPr>
              <w:t>E</w:t>
            </w:r>
          </w:p>
        </w:tc>
        <w:tc>
          <w:tcPr>
            <w:tcW w:w="8190" w:type="dxa"/>
            <w:shd w:val="clear" w:color="auto" w:fill="auto"/>
          </w:tcPr>
          <w:p w14:paraId="14477615" w14:textId="77777777" w:rsidR="00441367" w:rsidRDefault="00441367" w:rsidP="00441367">
            <w:pPr>
              <w:spacing w:after="60"/>
              <w:rPr>
                <w:snapToGrid w:val="0"/>
              </w:rPr>
            </w:pPr>
            <w:r>
              <w:rPr>
                <w:snapToGrid w:val="0"/>
              </w:rPr>
              <w:t>The transaction was either not eligible for address verification or an error occurred while attempting to process the message.</w:t>
            </w:r>
          </w:p>
        </w:tc>
      </w:tr>
      <w:tr w:rsidR="00441367" w14:paraId="5A01438D" w14:textId="77777777" w:rsidTr="00441367">
        <w:tc>
          <w:tcPr>
            <w:tcW w:w="1170" w:type="dxa"/>
            <w:shd w:val="clear" w:color="auto" w:fill="auto"/>
          </w:tcPr>
          <w:p w14:paraId="059AF1F2" w14:textId="77777777" w:rsidR="00441367" w:rsidRDefault="00441367" w:rsidP="00441367">
            <w:pPr>
              <w:pStyle w:val="Footer"/>
              <w:tabs>
                <w:tab w:val="clear" w:pos="4320"/>
                <w:tab w:val="clear" w:pos="8640"/>
              </w:tabs>
              <w:spacing w:after="120"/>
              <w:jc w:val="center"/>
              <w:rPr>
                <w:snapToGrid w:val="0"/>
              </w:rPr>
            </w:pPr>
            <w:r>
              <w:rPr>
                <w:snapToGrid w:val="0"/>
              </w:rPr>
              <w:t>G</w:t>
            </w:r>
          </w:p>
        </w:tc>
        <w:tc>
          <w:tcPr>
            <w:tcW w:w="8190" w:type="dxa"/>
            <w:shd w:val="clear" w:color="auto" w:fill="auto"/>
          </w:tcPr>
          <w:p w14:paraId="2440837E" w14:textId="77777777" w:rsidR="00441367" w:rsidRDefault="00441367" w:rsidP="00441367">
            <w:pPr>
              <w:spacing w:after="60"/>
              <w:rPr>
                <w:snapToGrid w:val="0"/>
              </w:rPr>
            </w:pPr>
            <w:r>
              <w:rPr>
                <w:snapToGrid w:val="0"/>
              </w:rPr>
              <w:t>Address information not verified for a US cardholder at an international (i.e. non-U.S.) merchant (Discover only)</w:t>
            </w:r>
          </w:p>
        </w:tc>
      </w:tr>
      <w:tr w:rsidR="00441367" w14:paraId="7D3A87E8" w14:textId="77777777" w:rsidTr="00441367">
        <w:tc>
          <w:tcPr>
            <w:tcW w:w="1170" w:type="dxa"/>
            <w:shd w:val="clear" w:color="auto" w:fill="auto"/>
          </w:tcPr>
          <w:p w14:paraId="7D895CB3" w14:textId="77777777" w:rsidR="00441367" w:rsidRDefault="00441367" w:rsidP="00441367">
            <w:pPr>
              <w:pStyle w:val="Footer"/>
              <w:tabs>
                <w:tab w:val="clear" w:pos="4320"/>
                <w:tab w:val="clear" w:pos="8640"/>
              </w:tabs>
              <w:spacing w:after="120"/>
              <w:jc w:val="center"/>
              <w:rPr>
                <w:snapToGrid w:val="0"/>
              </w:rPr>
            </w:pPr>
            <w:r>
              <w:rPr>
                <w:snapToGrid w:val="0"/>
              </w:rPr>
              <w:t>N</w:t>
            </w:r>
          </w:p>
        </w:tc>
        <w:tc>
          <w:tcPr>
            <w:tcW w:w="8190" w:type="dxa"/>
            <w:shd w:val="clear" w:color="auto" w:fill="auto"/>
          </w:tcPr>
          <w:p w14:paraId="19B62F1F" w14:textId="77777777" w:rsidR="00441367" w:rsidRDefault="00441367" w:rsidP="00441367">
            <w:pPr>
              <w:spacing w:after="60"/>
              <w:rPr>
                <w:snapToGrid w:val="0"/>
              </w:rPr>
            </w:pPr>
            <w:r>
              <w:rPr>
                <w:snapToGrid w:val="0"/>
              </w:rPr>
              <w:t>Error. Neither the addresses nor the ZIP codes matched</w:t>
            </w:r>
          </w:p>
        </w:tc>
      </w:tr>
      <w:tr w:rsidR="00441367" w14:paraId="6D5F8A45" w14:textId="77777777" w:rsidTr="00441367">
        <w:tc>
          <w:tcPr>
            <w:tcW w:w="1170" w:type="dxa"/>
            <w:shd w:val="clear" w:color="auto" w:fill="auto"/>
          </w:tcPr>
          <w:p w14:paraId="497CD2B5" w14:textId="77777777" w:rsidR="00441367" w:rsidRDefault="00441367" w:rsidP="00441367">
            <w:pPr>
              <w:pStyle w:val="Footer"/>
              <w:tabs>
                <w:tab w:val="clear" w:pos="4320"/>
                <w:tab w:val="clear" w:pos="8640"/>
              </w:tabs>
              <w:spacing w:after="120"/>
              <w:jc w:val="center"/>
              <w:rPr>
                <w:snapToGrid w:val="0"/>
              </w:rPr>
            </w:pPr>
            <w:r>
              <w:rPr>
                <w:snapToGrid w:val="0"/>
              </w:rPr>
              <w:t>R</w:t>
            </w:r>
          </w:p>
        </w:tc>
        <w:tc>
          <w:tcPr>
            <w:tcW w:w="8190" w:type="dxa"/>
            <w:shd w:val="clear" w:color="auto" w:fill="auto"/>
          </w:tcPr>
          <w:p w14:paraId="54AC344E" w14:textId="77777777" w:rsidR="00441367" w:rsidRDefault="00441367" w:rsidP="00441367">
            <w:pPr>
              <w:spacing w:after="60"/>
              <w:rPr>
                <w:snapToGrid w:val="0"/>
              </w:rPr>
            </w:pPr>
            <w:r>
              <w:rPr>
                <w:snapToGrid w:val="0"/>
              </w:rPr>
              <w:t>Retry. The primary and secondary authorizers were either unavailable or they declined the transaction and address verification was not performed by BASE24-pos</w:t>
            </w:r>
          </w:p>
        </w:tc>
      </w:tr>
      <w:tr w:rsidR="00441367" w14:paraId="4700E663" w14:textId="77777777" w:rsidTr="00441367">
        <w:tc>
          <w:tcPr>
            <w:tcW w:w="1170" w:type="dxa"/>
            <w:shd w:val="clear" w:color="auto" w:fill="auto"/>
          </w:tcPr>
          <w:p w14:paraId="05487587" w14:textId="77777777" w:rsidR="00441367" w:rsidRDefault="00441367" w:rsidP="00441367">
            <w:pPr>
              <w:pStyle w:val="Footer"/>
              <w:tabs>
                <w:tab w:val="clear" w:pos="4320"/>
                <w:tab w:val="clear" w:pos="8640"/>
              </w:tabs>
              <w:spacing w:after="120"/>
              <w:jc w:val="center"/>
              <w:rPr>
                <w:snapToGrid w:val="0"/>
              </w:rPr>
            </w:pPr>
            <w:r>
              <w:rPr>
                <w:snapToGrid w:val="0"/>
              </w:rPr>
              <w:t>S</w:t>
            </w:r>
          </w:p>
        </w:tc>
        <w:tc>
          <w:tcPr>
            <w:tcW w:w="8190" w:type="dxa"/>
            <w:shd w:val="clear" w:color="auto" w:fill="auto"/>
          </w:tcPr>
          <w:p w14:paraId="47D16448" w14:textId="77777777" w:rsidR="00441367" w:rsidRDefault="00441367" w:rsidP="00441367">
            <w:pPr>
              <w:spacing w:after="60"/>
              <w:rPr>
                <w:snapToGrid w:val="0"/>
              </w:rPr>
            </w:pPr>
            <w:r>
              <w:rPr>
                <w:snapToGrid w:val="0"/>
              </w:rPr>
              <w:t>Service not supported</w:t>
            </w:r>
          </w:p>
        </w:tc>
      </w:tr>
      <w:tr w:rsidR="00441367" w14:paraId="4F10ABEE" w14:textId="77777777" w:rsidTr="00441367">
        <w:tc>
          <w:tcPr>
            <w:tcW w:w="1170" w:type="dxa"/>
            <w:shd w:val="clear" w:color="auto" w:fill="auto"/>
          </w:tcPr>
          <w:p w14:paraId="089341B4" w14:textId="77777777" w:rsidR="00441367" w:rsidRDefault="00441367" w:rsidP="00441367">
            <w:pPr>
              <w:pStyle w:val="Footer"/>
              <w:tabs>
                <w:tab w:val="clear" w:pos="4320"/>
                <w:tab w:val="clear" w:pos="8640"/>
              </w:tabs>
              <w:spacing w:after="120"/>
              <w:jc w:val="center"/>
              <w:rPr>
                <w:snapToGrid w:val="0"/>
              </w:rPr>
            </w:pPr>
            <w:r>
              <w:rPr>
                <w:snapToGrid w:val="0"/>
              </w:rPr>
              <w:t>U</w:t>
            </w:r>
          </w:p>
        </w:tc>
        <w:tc>
          <w:tcPr>
            <w:tcW w:w="8190" w:type="dxa"/>
            <w:shd w:val="clear" w:color="auto" w:fill="auto"/>
          </w:tcPr>
          <w:p w14:paraId="144C52C9" w14:textId="77777777" w:rsidR="00441367" w:rsidRDefault="00441367" w:rsidP="00441367">
            <w:pPr>
              <w:spacing w:after="60"/>
              <w:rPr>
                <w:snapToGrid w:val="0"/>
              </w:rPr>
            </w:pPr>
            <w:r>
              <w:rPr>
                <w:snapToGrid w:val="0"/>
              </w:rPr>
              <w:t>Unavailable. Address information was not available to the processor performing address verification</w:t>
            </w:r>
          </w:p>
        </w:tc>
      </w:tr>
      <w:tr w:rsidR="00441367" w14:paraId="73D90BD9" w14:textId="77777777" w:rsidTr="00441367">
        <w:tc>
          <w:tcPr>
            <w:tcW w:w="1170" w:type="dxa"/>
            <w:shd w:val="clear" w:color="auto" w:fill="auto"/>
          </w:tcPr>
          <w:p w14:paraId="4DA0AB2B" w14:textId="77777777" w:rsidR="00441367" w:rsidRDefault="00441367" w:rsidP="00441367">
            <w:pPr>
              <w:pStyle w:val="Footer"/>
              <w:tabs>
                <w:tab w:val="clear" w:pos="4320"/>
                <w:tab w:val="clear" w:pos="8640"/>
              </w:tabs>
              <w:spacing w:after="120"/>
              <w:jc w:val="center"/>
              <w:rPr>
                <w:snapToGrid w:val="0"/>
              </w:rPr>
            </w:pPr>
            <w:r>
              <w:rPr>
                <w:snapToGrid w:val="0"/>
              </w:rPr>
              <w:t>W</w:t>
            </w:r>
          </w:p>
        </w:tc>
        <w:tc>
          <w:tcPr>
            <w:tcW w:w="8190" w:type="dxa"/>
            <w:shd w:val="clear" w:color="auto" w:fill="auto"/>
          </w:tcPr>
          <w:p w14:paraId="27D36511" w14:textId="77777777" w:rsidR="00441367" w:rsidRDefault="00441367" w:rsidP="00441367">
            <w:pPr>
              <w:spacing w:after="60"/>
              <w:rPr>
                <w:snapToGrid w:val="0"/>
              </w:rPr>
            </w:pPr>
            <w:r>
              <w:rPr>
                <w:snapToGrid w:val="0"/>
              </w:rPr>
              <w:t>Whole ZIP. The nine digit ZIP code matched, but the address did not match</w:t>
            </w:r>
          </w:p>
        </w:tc>
      </w:tr>
      <w:tr w:rsidR="00441367" w14:paraId="704A0056" w14:textId="77777777" w:rsidTr="00441367">
        <w:tc>
          <w:tcPr>
            <w:tcW w:w="1170" w:type="dxa"/>
            <w:shd w:val="clear" w:color="auto" w:fill="auto"/>
          </w:tcPr>
          <w:p w14:paraId="68A87964" w14:textId="77777777" w:rsidR="00441367" w:rsidRDefault="00441367" w:rsidP="00441367">
            <w:pPr>
              <w:pStyle w:val="Footer"/>
              <w:tabs>
                <w:tab w:val="clear" w:pos="4320"/>
                <w:tab w:val="clear" w:pos="8640"/>
              </w:tabs>
              <w:spacing w:after="120"/>
              <w:jc w:val="center"/>
              <w:rPr>
                <w:snapToGrid w:val="0"/>
              </w:rPr>
            </w:pPr>
            <w:r>
              <w:rPr>
                <w:snapToGrid w:val="0"/>
              </w:rPr>
              <w:t>X</w:t>
            </w:r>
          </w:p>
        </w:tc>
        <w:tc>
          <w:tcPr>
            <w:tcW w:w="8190" w:type="dxa"/>
            <w:shd w:val="clear" w:color="auto" w:fill="auto"/>
          </w:tcPr>
          <w:p w14:paraId="2245F162" w14:textId="77777777" w:rsidR="00441367" w:rsidRDefault="00441367" w:rsidP="00441367">
            <w:pPr>
              <w:spacing w:after="60"/>
              <w:rPr>
                <w:snapToGrid w:val="0"/>
              </w:rPr>
            </w:pPr>
            <w:r>
              <w:rPr>
                <w:snapToGrid w:val="0"/>
              </w:rPr>
              <w:t>Exact. Both the addresses and the nine digit ZIP codes matched</w:t>
            </w:r>
          </w:p>
        </w:tc>
      </w:tr>
      <w:tr w:rsidR="00441367" w14:paraId="675D67DC" w14:textId="77777777" w:rsidTr="00441367">
        <w:tc>
          <w:tcPr>
            <w:tcW w:w="1170" w:type="dxa"/>
            <w:shd w:val="clear" w:color="auto" w:fill="auto"/>
          </w:tcPr>
          <w:p w14:paraId="61FBC4DF" w14:textId="77777777" w:rsidR="00441367" w:rsidRDefault="00441367" w:rsidP="00441367">
            <w:pPr>
              <w:pStyle w:val="Footer"/>
              <w:tabs>
                <w:tab w:val="clear" w:pos="4320"/>
                <w:tab w:val="clear" w:pos="8640"/>
              </w:tabs>
              <w:spacing w:after="120"/>
              <w:jc w:val="center"/>
              <w:rPr>
                <w:snapToGrid w:val="0"/>
              </w:rPr>
            </w:pPr>
            <w:r>
              <w:rPr>
                <w:snapToGrid w:val="0"/>
              </w:rPr>
              <w:t>Y</w:t>
            </w:r>
          </w:p>
        </w:tc>
        <w:tc>
          <w:tcPr>
            <w:tcW w:w="8190" w:type="dxa"/>
            <w:shd w:val="clear" w:color="auto" w:fill="auto"/>
          </w:tcPr>
          <w:p w14:paraId="12BC92EE" w14:textId="77777777" w:rsidR="00441367" w:rsidRDefault="00441367" w:rsidP="00441367">
            <w:pPr>
              <w:spacing w:after="60"/>
              <w:rPr>
                <w:snapToGrid w:val="0"/>
              </w:rPr>
            </w:pPr>
            <w:r>
              <w:rPr>
                <w:snapToGrid w:val="0"/>
              </w:rPr>
              <w:t>Yes. Both the addresses and the five digit ZIP codes matched</w:t>
            </w:r>
          </w:p>
        </w:tc>
      </w:tr>
      <w:tr w:rsidR="00441367" w14:paraId="3BB77316" w14:textId="77777777" w:rsidTr="00441367">
        <w:tc>
          <w:tcPr>
            <w:tcW w:w="1170" w:type="dxa"/>
            <w:shd w:val="clear" w:color="auto" w:fill="auto"/>
          </w:tcPr>
          <w:p w14:paraId="056653FE" w14:textId="77777777" w:rsidR="00441367" w:rsidRDefault="00441367" w:rsidP="00441367">
            <w:pPr>
              <w:pStyle w:val="Footer"/>
              <w:tabs>
                <w:tab w:val="clear" w:pos="4320"/>
                <w:tab w:val="clear" w:pos="8640"/>
              </w:tabs>
              <w:spacing w:after="120"/>
              <w:jc w:val="center"/>
              <w:rPr>
                <w:snapToGrid w:val="0"/>
              </w:rPr>
            </w:pPr>
            <w:r>
              <w:rPr>
                <w:snapToGrid w:val="0"/>
              </w:rPr>
              <w:t>Z</w:t>
            </w:r>
          </w:p>
        </w:tc>
        <w:tc>
          <w:tcPr>
            <w:tcW w:w="8190" w:type="dxa"/>
            <w:shd w:val="clear" w:color="auto" w:fill="auto"/>
          </w:tcPr>
          <w:p w14:paraId="41B0EE6C" w14:textId="77777777" w:rsidR="00441367" w:rsidRDefault="00441367" w:rsidP="00441367">
            <w:pPr>
              <w:spacing w:after="60"/>
              <w:rPr>
                <w:snapToGrid w:val="0"/>
              </w:rPr>
            </w:pPr>
            <w:r>
              <w:rPr>
                <w:snapToGrid w:val="0"/>
              </w:rPr>
              <w:t>ZIP. The five digit ZIP codes matched, but the addresses did not match</w:t>
            </w:r>
          </w:p>
        </w:tc>
      </w:tr>
      <w:tr w:rsidR="00441367" w14:paraId="6D006E87" w14:textId="77777777" w:rsidTr="00441367">
        <w:tc>
          <w:tcPr>
            <w:tcW w:w="1170" w:type="dxa"/>
            <w:shd w:val="clear" w:color="auto" w:fill="auto"/>
          </w:tcPr>
          <w:p w14:paraId="07C6E245" w14:textId="77777777" w:rsidR="00441367" w:rsidRDefault="00441367" w:rsidP="00441367">
            <w:pPr>
              <w:pStyle w:val="Footer"/>
              <w:tabs>
                <w:tab w:val="clear" w:pos="4320"/>
                <w:tab w:val="clear" w:pos="8640"/>
              </w:tabs>
              <w:spacing w:after="120"/>
              <w:jc w:val="center"/>
              <w:rPr>
                <w:snapToGrid w:val="0"/>
              </w:rPr>
            </w:pPr>
            <w:r>
              <w:rPr>
                <w:snapToGrid w:val="0"/>
              </w:rPr>
              <w:t>b/</w:t>
            </w:r>
          </w:p>
        </w:tc>
        <w:tc>
          <w:tcPr>
            <w:tcW w:w="8190" w:type="dxa"/>
            <w:shd w:val="clear" w:color="auto" w:fill="auto"/>
          </w:tcPr>
          <w:p w14:paraId="73E32B48" w14:textId="77777777" w:rsidR="00441367" w:rsidRDefault="00441367" w:rsidP="00441367">
            <w:pPr>
              <w:spacing w:after="60"/>
              <w:rPr>
                <w:snapToGrid w:val="0"/>
              </w:rPr>
            </w:pPr>
            <w:r>
              <w:rPr>
                <w:snapToGrid w:val="0"/>
              </w:rPr>
              <w:t>= Address verification information was not included in the transaction</w:t>
            </w:r>
          </w:p>
        </w:tc>
      </w:tr>
      <w:tr w:rsidR="00441367" w14:paraId="53E7A842" w14:textId="77777777" w:rsidTr="00441367">
        <w:tc>
          <w:tcPr>
            <w:tcW w:w="1170" w:type="dxa"/>
            <w:shd w:val="clear" w:color="auto" w:fill="auto"/>
          </w:tcPr>
          <w:p w14:paraId="449D172C" w14:textId="77777777" w:rsidR="00441367" w:rsidRDefault="00414C95" w:rsidP="00441367">
            <w:pPr>
              <w:pStyle w:val="Footer"/>
              <w:tabs>
                <w:tab w:val="clear" w:pos="4320"/>
                <w:tab w:val="clear" w:pos="8640"/>
              </w:tabs>
              <w:spacing w:after="120"/>
              <w:jc w:val="center"/>
              <w:rPr>
                <w:snapToGrid w:val="0"/>
              </w:rPr>
            </w:pPr>
            <w:r>
              <w:rPr>
                <w:snapToGrid w:val="0"/>
              </w:rPr>
              <w:t>0</w:t>
            </w:r>
          </w:p>
        </w:tc>
        <w:tc>
          <w:tcPr>
            <w:tcW w:w="8190" w:type="dxa"/>
            <w:shd w:val="clear" w:color="auto" w:fill="auto"/>
          </w:tcPr>
          <w:p w14:paraId="598EBCA3" w14:textId="5C63549D" w:rsidR="00441367" w:rsidRDefault="00414C95" w:rsidP="00441367">
            <w:pPr>
              <w:spacing w:after="60"/>
              <w:rPr>
                <w:snapToGrid w:val="0"/>
              </w:rPr>
            </w:pPr>
            <w:r>
              <w:rPr>
                <w:snapToGrid w:val="0"/>
              </w:rPr>
              <w:t xml:space="preserve">Address verification information was included in the </w:t>
            </w:r>
            <w:r w:rsidR="001E7691">
              <w:rPr>
                <w:snapToGrid w:val="0"/>
              </w:rPr>
              <w:t>transaction but</w:t>
            </w:r>
            <w:r>
              <w:rPr>
                <w:snapToGrid w:val="0"/>
              </w:rPr>
              <w:t xml:space="preserve"> was not verified. This code is used by transactions to be verified by either a host or an interchange. In addition, transactions to be verified by BASE24-pos that are declined before address verification can be performed also carry this code</w:t>
            </w:r>
          </w:p>
        </w:tc>
      </w:tr>
      <w:tr w:rsidR="00414C95" w14:paraId="667CB441" w14:textId="77777777" w:rsidTr="00441367">
        <w:tc>
          <w:tcPr>
            <w:tcW w:w="1170" w:type="dxa"/>
            <w:shd w:val="clear" w:color="auto" w:fill="auto"/>
          </w:tcPr>
          <w:p w14:paraId="792ECD28" w14:textId="77777777" w:rsidR="00414C95" w:rsidRDefault="00414C95" w:rsidP="00441367">
            <w:pPr>
              <w:pStyle w:val="Footer"/>
              <w:tabs>
                <w:tab w:val="clear" w:pos="4320"/>
                <w:tab w:val="clear" w:pos="8640"/>
              </w:tabs>
              <w:spacing w:after="120"/>
              <w:jc w:val="center"/>
              <w:rPr>
                <w:snapToGrid w:val="0"/>
              </w:rPr>
            </w:pPr>
            <w:r w:rsidRPr="00B7763D">
              <w:rPr>
                <w:rFonts w:cs="Arial"/>
              </w:rPr>
              <w:t>K</w:t>
            </w:r>
          </w:p>
        </w:tc>
        <w:tc>
          <w:tcPr>
            <w:tcW w:w="8190" w:type="dxa"/>
            <w:shd w:val="clear" w:color="auto" w:fill="auto"/>
          </w:tcPr>
          <w:p w14:paraId="138167ED" w14:textId="77777777" w:rsidR="00414C95" w:rsidRDefault="00414C95" w:rsidP="00441367">
            <w:pPr>
              <w:spacing w:after="60"/>
              <w:rPr>
                <w:snapToGrid w:val="0"/>
              </w:rPr>
            </w:pPr>
            <w:r w:rsidRPr="00B7763D">
              <w:rPr>
                <w:rFonts w:cs="Arial"/>
              </w:rPr>
              <w:t>Amex specific: CM Name matches</w:t>
            </w:r>
          </w:p>
        </w:tc>
      </w:tr>
      <w:tr w:rsidR="00414C95" w14:paraId="23223054" w14:textId="77777777" w:rsidTr="00441367">
        <w:tc>
          <w:tcPr>
            <w:tcW w:w="1170" w:type="dxa"/>
            <w:shd w:val="clear" w:color="auto" w:fill="auto"/>
          </w:tcPr>
          <w:p w14:paraId="591C148D"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rPr>
              <w:t>B</w:t>
            </w:r>
          </w:p>
        </w:tc>
        <w:tc>
          <w:tcPr>
            <w:tcW w:w="8190" w:type="dxa"/>
            <w:shd w:val="clear" w:color="auto" w:fill="auto"/>
          </w:tcPr>
          <w:p w14:paraId="254D577E" w14:textId="77777777" w:rsidR="00414C95" w:rsidRPr="00B7763D" w:rsidRDefault="00414C95" w:rsidP="00441367">
            <w:pPr>
              <w:spacing w:after="60"/>
              <w:rPr>
                <w:rFonts w:cs="Arial"/>
              </w:rPr>
            </w:pPr>
            <w:r w:rsidRPr="00B7763D">
              <w:rPr>
                <w:rFonts w:cs="Arial"/>
              </w:rPr>
              <w:t>Visa: Street address match. The postal code not verified due to incompatible formats (Acquirer sent both street address and postal code)</w:t>
            </w:r>
          </w:p>
        </w:tc>
      </w:tr>
      <w:tr w:rsidR="00414C95" w14:paraId="03967D35" w14:textId="77777777" w:rsidTr="00441367">
        <w:tc>
          <w:tcPr>
            <w:tcW w:w="1170" w:type="dxa"/>
            <w:shd w:val="clear" w:color="auto" w:fill="auto"/>
          </w:tcPr>
          <w:p w14:paraId="71A4B8CA"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rPr>
              <w:lastRenderedPageBreak/>
              <w:t>C</w:t>
            </w:r>
          </w:p>
        </w:tc>
        <w:tc>
          <w:tcPr>
            <w:tcW w:w="8190" w:type="dxa"/>
            <w:shd w:val="clear" w:color="auto" w:fill="auto"/>
          </w:tcPr>
          <w:p w14:paraId="57521903" w14:textId="77777777" w:rsidR="00414C95" w:rsidRPr="00B7763D" w:rsidRDefault="00414C95" w:rsidP="00441367">
            <w:pPr>
              <w:spacing w:after="60"/>
              <w:rPr>
                <w:rFonts w:cs="Arial"/>
              </w:rPr>
            </w:pPr>
            <w:r w:rsidRPr="00B7763D">
              <w:rPr>
                <w:rFonts w:cs="Arial"/>
              </w:rPr>
              <w:t>Visa: Street address and postal code not verified due to incompatible formats (Acquirer sent both street address and postal code)</w:t>
            </w:r>
          </w:p>
        </w:tc>
      </w:tr>
      <w:tr w:rsidR="00414C95" w14:paraId="744B1F0D" w14:textId="77777777" w:rsidTr="00441367">
        <w:tc>
          <w:tcPr>
            <w:tcW w:w="1170" w:type="dxa"/>
            <w:shd w:val="clear" w:color="auto" w:fill="auto"/>
          </w:tcPr>
          <w:p w14:paraId="3F4E0A0F"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rPr>
              <w:t>D</w:t>
            </w:r>
          </w:p>
        </w:tc>
        <w:tc>
          <w:tcPr>
            <w:tcW w:w="8190" w:type="dxa"/>
            <w:shd w:val="clear" w:color="auto" w:fill="auto"/>
          </w:tcPr>
          <w:p w14:paraId="2FE4B6F2" w14:textId="77777777" w:rsidR="00414C95" w:rsidRPr="00B7763D" w:rsidRDefault="00414C95" w:rsidP="00441367">
            <w:pPr>
              <w:spacing w:after="60"/>
              <w:rPr>
                <w:rFonts w:cs="Arial"/>
              </w:rPr>
            </w:pPr>
            <w:r w:rsidRPr="00B7763D">
              <w:rPr>
                <w:rFonts w:cs="Arial"/>
              </w:rPr>
              <w:t>Visa: Street address and postal code match</w:t>
            </w:r>
          </w:p>
        </w:tc>
      </w:tr>
      <w:tr w:rsidR="00414C95" w14:paraId="3F3E1095" w14:textId="77777777" w:rsidTr="00441367">
        <w:tc>
          <w:tcPr>
            <w:tcW w:w="1170" w:type="dxa"/>
            <w:shd w:val="clear" w:color="auto" w:fill="auto"/>
          </w:tcPr>
          <w:p w14:paraId="00F33E52"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rPr>
              <w:t>I</w:t>
            </w:r>
          </w:p>
        </w:tc>
        <w:tc>
          <w:tcPr>
            <w:tcW w:w="8190" w:type="dxa"/>
            <w:shd w:val="clear" w:color="auto" w:fill="auto"/>
          </w:tcPr>
          <w:p w14:paraId="0EAA885D" w14:textId="77777777" w:rsidR="00414C95" w:rsidRPr="00B7763D" w:rsidRDefault="00414C95" w:rsidP="00441367">
            <w:pPr>
              <w:spacing w:after="60"/>
              <w:rPr>
                <w:rFonts w:cs="Arial"/>
              </w:rPr>
            </w:pPr>
            <w:r w:rsidRPr="00B7763D">
              <w:rPr>
                <w:rFonts w:cs="Arial"/>
              </w:rPr>
              <w:t>Visa: Address information is not verified (International)</w:t>
            </w:r>
          </w:p>
        </w:tc>
      </w:tr>
      <w:tr w:rsidR="00414C95" w14:paraId="00CCF876" w14:textId="77777777" w:rsidTr="00441367">
        <w:tc>
          <w:tcPr>
            <w:tcW w:w="1170" w:type="dxa"/>
            <w:shd w:val="clear" w:color="auto" w:fill="auto"/>
          </w:tcPr>
          <w:p w14:paraId="4B0EFD55"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rPr>
              <w:t>M</w:t>
            </w:r>
          </w:p>
        </w:tc>
        <w:tc>
          <w:tcPr>
            <w:tcW w:w="8190" w:type="dxa"/>
            <w:shd w:val="clear" w:color="auto" w:fill="auto"/>
          </w:tcPr>
          <w:p w14:paraId="191975E8" w14:textId="77777777" w:rsidR="00414C95" w:rsidRPr="00B7763D" w:rsidRDefault="00414C95" w:rsidP="00441367">
            <w:pPr>
              <w:spacing w:after="60"/>
              <w:rPr>
                <w:rFonts w:cs="Arial"/>
              </w:rPr>
            </w:pPr>
            <w:r w:rsidRPr="00B7763D">
              <w:rPr>
                <w:rFonts w:cs="Arial"/>
              </w:rPr>
              <w:t>Visa: Street address and postal code match (Internationally)</w:t>
            </w:r>
          </w:p>
        </w:tc>
      </w:tr>
      <w:tr w:rsidR="00414C95" w14:paraId="0F3A720C" w14:textId="77777777" w:rsidTr="00441367">
        <w:tc>
          <w:tcPr>
            <w:tcW w:w="1170" w:type="dxa"/>
            <w:shd w:val="clear" w:color="auto" w:fill="auto"/>
          </w:tcPr>
          <w:p w14:paraId="52647CAA" w14:textId="77777777" w:rsidR="00414C95" w:rsidRPr="00B7763D" w:rsidRDefault="00414C95" w:rsidP="00441367">
            <w:pPr>
              <w:pStyle w:val="Footer"/>
              <w:tabs>
                <w:tab w:val="clear" w:pos="4320"/>
                <w:tab w:val="clear" w:pos="8640"/>
              </w:tabs>
              <w:spacing w:after="120"/>
              <w:jc w:val="center"/>
              <w:rPr>
                <w:rFonts w:cs="Arial"/>
              </w:rPr>
            </w:pPr>
            <w:r w:rsidRPr="00B7763D">
              <w:rPr>
                <w:rFonts w:cs="Arial"/>
                <w:lang w:val="fr-CA"/>
              </w:rPr>
              <w:t>P</w:t>
            </w:r>
          </w:p>
        </w:tc>
        <w:tc>
          <w:tcPr>
            <w:tcW w:w="8190" w:type="dxa"/>
            <w:shd w:val="clear" w:color="auto" w:fill="auto"/>
          </w:tcPr>
          <w:p w14:paraId="740F6FA1" w14:textId="77777777" w:rsidR="00414C95" w:rsidRPr="00B7763D" w:rsidRDefault="00414C95" w:rsidP="00441367">
            <w:pPr>
              <w:spacing w:after="60"/>
              <w:rPr>
                <w:rFonts w:cs="Arial"/>
              </w:rPr>
            </w:pPr>
            <w:r w:rsidRPr="00F24F86">
              <w:rPr>
                <w:rFonts w:cs="Arial"/>
              </w:rPr>
              <w:t xml:space="preserve">Visa: Postal code match. </w:t>
            </w:r>
            <w:r w:rsidRPr="00B7763D">
              <w:rPr>
                <w:rFonts w:cs="Arial"/>
                <w:lang w:val="en-CA"/>
              </w:rPr>
              <w:t>Acquirer sent both postal code and street</w:t>
            </w:r>
            <w:r w:rsidRPr="00B7763D">
              <w:rPr>
                <w:rFonts w:cs="Arial"/>
              </w:rPr>
              <w:t xml:space="preserve"> address, but street address not verified due to incompatible formats</w:t>
            </w:r>
          </w:p>
        </w:tc>
      </w:tr>
    </w:tbl>
    <w:p w14:paraId="5035E1E4" w14:textId="77777777" w:rsidR="00441367" w:rsidRDefault="00441367" w:rsidP="00441367">
      <w:pPr>
        <w:ind w:left="720"/>
        <w:rPr>
          <w:snapToGrid w:val="0"/>
        </w:rPr>
      </w:pPr>
    </w:p>
    <w:p w14:paraId="3E27D61F" w14:textId="77777777" w:rsidR="00F26F2C" w:rsidRDefault="00F26F2C" w:rsidP="00F26F2C">
      <w:pPr>
        <w:ind w:left="720"/>
        <w:rPr>
          <w:b/>
          <w:snapToGrid w:val="0"/>
        </w:rPr>
      </w:pPr>
      <w:r>
        <w:rPr>
          <w:b/>
          <w:snapToGrid w:val="0"/>
        </w:rPr>
        <w:t>For  use in Host 1 messages only</w:t>
      </w:r>
    </w:p>
    <w:p w14:paraId="194E4B7D" w14:textId="77777777" w:rsidR="00F26F2C" w:rsidRDefault="00F26F2C" w:rsidP="00F26F2C">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85855" w14:paraId="021AE41E" w14:textId="77777777" w:rsidTr="002A45FC">
        <w:tc>
          <w:tcPr>
            <w:tcW w:w="2335" w:type="dxa"/>
          </w:tcPr>
          <w:p w14:paraId="6BB2C749" w14:textId="77777777" w:rsidR="00785855" w:rsidRDefault="00785855" w:rsidP="002A45FC">
            <w:pPr>
              <w:spacing w:after="120"/>
              <w:rPr>
                <w:b/>
                <w:snapToGrid w:val="0"/>
              </w:rPr>
            </w:pPr>
            <w:r>
              <w:rPr>
                <w:b/>
                <w:snapToGrid w:val="0"/>
              </w:rPr>
              <w:t>Request</w:t>
            </w:r>
          </w:p>
        </w:tc>
        <w:tc>
          <w:tcPr>
            <w:tcW w:w="7105" w:type="dxa"/>
          </w:tcPr>
          <w:p w14:paraId="4494234C" w14:textId="77777777" w:rsidR="00785855" w:rsidRDefault="00785855" w:rsidP="002A45FC">
            <w:pPr>
              <w:spacing w:after="120"/>
              <w:rPr>
                <w:b/>
                <w:snapToGrid w:val="0"/>
              </w:rPr>
            </w:pPr>
            <w:r>
              <w:rPr>
                <w:snapToGrid w:val="0"/>
              </w:rPr>
              <w:t>Optional</w:t>
            </w:r>
          </w:p>
        </w:tc>
      </w:tr>
      <w:tr w:rsidR="00785855" w14:paraId="1F0B3771" w14:textId="77777777" w:rsidTr="002A45FC">
        <w:tc>
          <w:tcPr>
            <w:tcW w:w="2335" w:type="dxa"/>
          </w:tcPr>
          <w:p w14:paraId="5CAE0DA4" w14:textId="77777777" w:rsidR="00785855" w:rsidRDefault="00785855" w:rsidP="002A45FC">
            <w:pPr>
              <w:spacing w:after="120"/>
              <w:rPr>
                <w:b/>
                <w:snapToGrid w:val="0"/>
              </w:rPr>
            </w:pPr>
            <w:r>
              <w:rPr>
                <w:b/>
                <w:snapToGrid w:val="0"/>
              </w:rPr>
              <w:t>Response</w:t>
            </w:r>
          </w:p>
        </w:tc>
        <w:tc>
          <w:tcPr>
            <w:tcW w:w="7105" w:type="dxa"/>
          </w:tcPr>
          <w:p w14:paraId="1C4E3602" w14:textId="77777777" w:rsidR="00785855" w:rsidRDefault="00785855" w:rsidP="002A45FC">
            <w:pPr>
              <w:spacing w:after="120"/>
              <w:rPr>
                <w:snapToGrid w:val="0"/>
              </w:rPr>
            </w:pPr>
            <w:r>
              <w:rPr>
                <w:snapToGrid w:val="0"/>
              </w:rPr>
              <w:t>If the preauthorization response message has FID Z present to the Acceptance Solution; then FID Z is required on preauthorization completion with the value sent in the corresponding preauthorization response message.</w:t>
            </w:r>
          </w:p>
          <w:p w14:paraId="7F7AA4A5" w14:textId="77777777" w:rsidR="00785855" w:rsidRPr="00785855" w:rsidRDefault="00785855" w:rsidP="002A45FC">
            <w:pPr>
              <w:spacing w:after="120"/>
              <w:rPr>
                <w:snapToGrid w:val="0"/>
              </w:rPr>
            </w:pPr>
            <w:r>
              <w:rPr>
                <w:snapToGrid w:val="0"/>
              </w:rPr>
              <w:t>Optional. Fixed length of 1 byte</w:t>
            </w:r>
          </w:p>
        </w:tc>
      </w:tr>
      <w:tr w:rsidR="00785855" w14:paraId="039EBCE3" w14:textId="77777777" w:rsidTr="002A45FC">
        <w:tc>
          <w:tcPr>
            <w:tcW w:w="2335" w:type="dxa"/>
          </w:tcPr>
          <w:p w14:paraId="0C5ABA4D" w14:textId="77777777" w:rsidR="00785855" w:rsidRDefault="00785855" w:rsidP="002A45FC">
            <w:pPr>
              <w:spacing w:after="120"/>
              <w:rPr>
                <w:b/>
                <w:snapToGrid w:val="0"/>
              </w:rPr>
            </w:pPr>
            <w:r w:rsidRPr="00FB4BC9">
              <w:rPr>
                <w:rFonts w:cs="Arial"/>
                <w:b/>
                <w:bCs/>
                <w:lang w:val="en-CA"/>
              </w:rPr>
              <w:t>Internal Field</w:t>
            </w:r>
          </w:p>
        </w:tc>
        <w:tc>
          <w:tcPr>
            <w:tcW w:w="7105" w:type="dxa"/>
          </w:tcPr>
          <w:p w14:paraId="0FA9E40F" w14:textId="77777777" w:rsidR="00785855" w:rsidRDefault="00785855" w:rsidP="002A45FC">
            <w:pPr>
              <w:spacing w:after="120"/>
              <w:rPr>
                <w:b/>
                <w:snapToGrid w:val="0"/>
              </w:rPr>
            </w:pPr>
            <w:r w:rsidRPr="00F26F2C">
              <w:rPr>
                <w:rFonts w:cs="Arial"/>
                <w:lang w:val="en-CA"/>
              </w:rPr>
              <w:t>PSTM.ADDR-FLDS.ADDR-VRFY-STAT</w:t>
            </w:r>
          </w:p>
        </w:tc>
      </w:tr>
    </w:tbl>
    <w:p w14:paraId="7BC11519" w14:textId="77777777" w:rsidR="00785855" w:rsidRDefault="00785855" w:rsidP="00F26F2C">
      <w:pPr>
        <w:ind w:left="720"/>
        <w:rPr>
          <w:snapToGrid w:val="0"/>
        </w:rPr>
      </w:pPr>
    </w:p>
    <w:p w14:paraId="3953489C" w14:textId="77777777" w:rsidR="00C21BB6" w:rsidRDefault="00C21BB6">
      <w:pPr>
        <w:rPr>
          <w:snapToGrid w:val="0"/>
        </w:rPr>
      </w:pPr>
    </w:p>
    <w:p w14:paraId="4B154B22" w14:textId="77777777" w:rsidR="00C21BB6" w:rsidRDefault="006F4E7C" w:rsidP="00847896">
      <w:pPr>
        <w:pStyle w:val="Heading2"/>
        <w:rPr>
          <w:snapToGrid w:val="0"/>
        </w:rPr>
      </w:pPr>
      <w:bookmarkStart w:id="2605" w:name="_Toc30407702"/>
      <w:bookmarkStart w:id="2606" w:name="_Toc126079261"/>
      <w:r>
        <w:rPr>
          <w:snapToGrid w:val="0"/>
        </w:rPr>
        <w:t>FID a – Optional Data</w:t>
      </w:r>
      <w:r w:rsidR="003F401A">
        <w:rPr>
          <w:snapToGrid w:val="0"/>
        </w:rPr>
        <w:t xml:space="preserve"> </w:t>
      </w:r>
      <w:r w:rsidR="003F401A" w:rsidRPr="009D5EDC">
        <w:rPr>
          <w:snapToGrid w:val="0"/>
        </w:rPr>
        <w:t xml:space="preserve">(for </w:t>
      </w:r>
      <w:r w:rsidR="003F401A">
        <w:rPr>
          <w:snapToGrid w:val="0"/>
        </w:rPr>
        <w:t>Financial Transactions</w:t>
      </w:r>
      <w:r w:rsidR="003F401A" w:rsidRPr="009D5EDC">
        <w:rPr>
          <w:snapToGrid w:val="0"/>
        </w:rPr>
        <w:t>)</w:t>
      </w:r>
      <w:bookmarkEnd w:id="2605"/>
      <w:bookmarkEnd w:id="2606"/>
    </w:p>
    <w:p w14:paraId="0AF0359D" w14:textId="77777777" w:rsidR="003F401A" w:rsidRPr="009D5EDC" w:rsidRDefault="003F401A" w:rsidP="003F401A">
      <w:pPr>
        <w:ind w:left="720"/>
        <w:rPr>
          <w:snapToGrid w:val="0"/>
        </w:rPr>
      </w:pPr>
      <w:r w:rsidRPr="009D5EDC">
        <w:rPr>
          <w:b/>
          <w:snapToGrid w:val="0"/>
        </w:rPr>
        <w:t>Note:</w:t>
      </w:r>
      <w:r w:rsidRPr="009D5EDC">
        <w:rPr>
          <w:snapToGrid w:val="0"/>
        </w:rPr>
        <w:t xml:space="preserve">  Optional Data (FID a) applies to Financial Transactions and Download Requests.  This section is for </w:t>
      </w:r>
      <w:r>
        <w:rPr>
          <w:snapToGrid w:val="0"/>
        </w:rPr>
        <w:t>Financial Transactions</w:t>
      </w:r>
      <w:r w:rsidRPr="009D5EDC">
        <w:rPr>
          <w:snapToGrid w:val="0"/>
        </w:rPr>
        <w:t xml:space="preserve"> only.  See </w:t>
      </w:r>
      <w:r>
        <w:rPr>
          <w:snapToGrid w:val="0"/>
        </w:rPr>
        <w:t xml:space="preserve">next </w:t>
      </w:r>
      <w:r w:rsidRPr="009D5EDC">
        <w:rPr>
          <w:snapToGrid w:val="0"/>
        </w:rPr>
        <w:t xml:space="preserve">section </w:t>
      </w:r>
      <w:r>
        <w:rPr>
          <w:snapToGrid w:val="0"/>
        </w:rPr>
        <w:t xml:space="preserve">below </w:t>
      </w:r>
      <w:r w:rsidRPr="009D5EDC">
        <w:rPr>
          <w:snapToGrid w:val="0"/>
        </w:rPr>
        <w:t xml:space="preserve">for </w:t>
      </w:r>
      <w:r>
        <w:rPr>
          <w:snapToGrid w:val="0"/>
        </w:rPr>
        <w:t>Download Requests</w:t>
      </w:r>
      <w:r w:rsidRPr="009D5EDC">
        <w:rPr>
          <w:snapToGrid w:val="0"/>
        </w:rPr>
        <w:t>.</w:t>
      </w:r>
    </w:p>
    <w:p w14:paraId="3C458ED8" w14:textId="77777777" w:rsidR="003F401A" w:rsidRDefault="003F401A" w:rsidP="009666A1">
      <w:pPr>
        <w:ind w:left="720"/>
        <w:rPr>
          <w:snapToGrid w:val="0"/>
        </w:rPr>
      </w:pPr>
    </w:p>
    <w:p w14:paraId="5385C0E5" w14:textId="77777777" w:rsidR="003F401A" w:rsidRPr="00EF7857" w:rsidRDefault="003F401A" w:rsidP="003F401A">
      <w:pPr>
        <w:ind w:left="720"/>
        <w:rPr>
          <w:b/>
          <w:snapToGrid w:val="0"/>
          <w:color w:val="538135" w:themeColor="accent3"/>
        </w:rPr>
      </w:pPr>
      <w:bookmarkStart w:id="2607" w:name="_Hlk522192156"/>
      <w:r w:rsidRPr="00EF7857">
        <w:rPr>
          <w:b/>
          <w:snapToGrid w:val="0"/>
          <w:color w:val="538135" w:themeColor="accent3"/>
        </w:rPr>
        <w:t>Financial Transactions</w:t>
      </w:r>
    </w:p>
    <w:p w14:paraId="4D45F585" w14:textId="77777777" w:rsidR="003F401A" w:rsidRPr="009D5EDC" w:rsidRDefault="003F401A" w:rsidP="003F401A">
      <w:pPr>
        <w:ind w:left="720"/>
        <w:rPr>
          <w:snapToGrid w:val="0"/>
        </w:rPr>
      </w:pPr>
    </w:p>
    <w:p w14:paraId="0FE8D17A" w14:textId="77777777" w:rsidR="00C21BB6" w:rsidRDefault="00C21BB6" w:rsidP="009666A1">
      <w:pPr>
        <w:ind w:left="720"/>
        <w:rPr>
          <w:snapToGrid w:val="0"/>
        </w:rPr>
      </w:pPr>
      <w:r>
        <w:rPr>
          <w:snapToGrid w:val="0"/>
        </w:rPr>
        <w:t xml:space="preserve">Optional Data allows the terminal to forward any type of optional data for BASE24-pos. </w:t>
      </w:r>
    </w:p>
    <w:p w14:paraId="71B8E6D8" w14:textId="77777777" w:rsidR="00C21BB6" w:rsidRDefault="00C21BB6" w:rsidP="009666A1">
      <w:pPr>
        <w:ind w:left="720"/>
        <w:rPr>
          <w:snapToGrid w:val="0"/>
        </w:rPr>
      </w:pPr>
    </w:p>
    <w:p w14:paraId="5D7CEF24" w14:textId="69B1E638" w:rsidR="00C21BB6" w:rsidRDefault="00C21BB6"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 xml:space="preserve">For all credit card financial </w:t>
      </w:r>
      <w:r w:rsidR="001E7691">
        <w:rPr>
          <w:lang w:val="en-GB"/>
        </w:rPr>
        <w:t>requests,</w:t>
      </w:r>
      <w:r>
        <w:rPr>
          <w:lang w:val="en-GB"/>
        </w:rPr>
        <w:t xml:space="preserve"> the first four bytes of this data is taken from the downline load field "s".  Field "s" contains elements with PIC X(4), occurring 30 times.  The terminal is to pick the correct 4 byte element by using the same occurrence as the Card Range Dataset (e.g. If the BIN selects the third card range dataset, Card Range Dataset 2, then the third 4 byte element is to be taken from DID "s" and be put into FID "a").</w:t>
      </w:r>
    </w:p>
    <w:p w14:paraId="1CEF2FE4" w14:textId="77777777" w:rsidR="00C21BB6" w:rsidRDefault="00C21BB6"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1F0D0251" w14:textId="77777777" w:rsidR="00C21BB6" w:rsidRDefault="00C21BB6"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Additional data can be included in this field, which will be included with transaction detail on reconciliation file.</w:t>
      </w:r>
    </w:p>
    <w:p w14:paraId="511E91A6" w14:textId="77777777" w:rsidR="007248A8" w:rsidRDefault="007248A8"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421174E5" w14:textId="77777777" w:rsidR="004C40B7" w:rsidRDefault="004C40B7"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bCs/>
          <w:color w:val="538135" w:themeColor="accent3"/>
          <w:lang w:val="en-GB"/>
        </w:rPr>
      </w:pPr>
    </w:p>
    <w:p w14:paraId="1CC67E4D" w14:textId="4402FF85" w:rsidR="00424868" w:rsidRPr="004C40B7" w:rsidRDefault="00424868"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bCs/>
          <w:color w:val="538135" w:themeColor="accent3"/>
          <w:lang w:val="en-GB"/>
        </w:rPr>
      </w:pPr>
      <w:r w:rsidRPr="004C40B7">
        <w:rPr>
          <w:b/>
          <w:bCs/>
          <w:color w:val="538135" w:themeColor="accent3"/>
          <w:lang w:val="en-GB"/>
        </w:rPr>
        <w:lastRenderedPageBreak/>
        <w:t xml:space="preserve">Standard Layout for Optional Data is as follows.  </w:t>
      </w:r>
    </w:p>
    <w:p w14:paraId="05E80028" w14:textId="77777777" w:rsidR="00424868" w:rsidRDefault="00424868" w:rsidP="00424868">
      <w:pPr>
        <w:rPr>
          <w:b/>
          <w:snapToGrid w:val="0"/>
        </w:rPr>
      </w:pPr>
    </w:p>
    <w:tbl>
      <w:tblPr>
        <w:tblW w:w="9468"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695"/>
        <w:gridCol w:w="1103"/>
        <w:gridCol w:w="810"/>
        <w:gridCol w:w="4860"/>
      </w:tblGrid>
      <w:tr w:rsidR="000033B1" w14:paraId="51461A96" w14:textId="77777777" w:rsidTr="00EF7857">
        <w:trPr>
          <w:trHeight w:val="413"/>
          <w:tblHeader/>
        </w:trPr>
        <w:tc>
          <w:tcPr>
            <w:tcW w:w="2695" w:type="dxa"/>
            <w:shd w:val="clear" w:color="auto" w:fill="auto"/>
          </w:tcPr>
          <w:p w14:paraId="305AAA24" w14:textId="77777777" w:rsidR="000033B1" w:rsidRDefault="000033B1" w:rsidP="00F7503B">
            <w:pPr>
              <w:spacing w:before="60" w:after="60"/>
              <w:rPr>
                <w:b/>
              </w:rPr>
            </w:pPr>
            <w:r>
              <w:rPr>
                <w:b/>
              </w:rPr>
              <w:t>Field</w:t>
            </w:r>
          </w:p>
        </w:tc>
        <w:tc>
          <w:tcPr>
            <w:tcW w:w="1103" w:type="dxa"/>
          </w:tcPr>
          <w:p w14:paraId="213DF5FB" w14:textId="77777777" w:rsidR="000033B1" w:rsidRDefault="000033B1" w:rsidP="00F7503B">
            <w:pPr>
              <w:spacing w:before="60" w:after="60"/>
              <w:jc w:val="center"/>
              <w:rPr>
                <w:b/>
              </w:rPr>
            </w:pPr>
            <w:r>
              <w:rPr>
                <w:b/>
              </w:rPr>
              <w:t>Pos</w:t>
            </w:r>
            <w:r w:rsidR="00EF7857">
              <w:rPr>
                <w:b/>
              </w:rPr>
              <w:t>ition</w:t>
            </w:r>
          </w:p>
        </w:tc>
        <w:tc>
          <w:tcPr>
            <w:tcW w:w="810" w:type="dxa"/>
            <w:shd w:val="clear" w:color="auto" w:fill="auto"/>
          </w:tcPr>
          <w:p w14:paraId="61125BEC" w14:textId="77777777" w:rsidR="000033B1" w:rsidRDefault="000033B1" w:rsidP="00F7503B">
            <w:pPr>
              <w:spacing w:before="60" w:after="60"/>
              <w:jc w:val="center"/>
              <w:rPr>
                <w:b/>
              </w:rPr>
            </w:pPr>
            <w:r>
              <w:rPr>
                <w:b/>
              </w:rPr>
              <w:t>PIC</w:t>
            </w:r>
          </w:p>
        </w:tc>
        <w:tc>
          <w:tcPr>
            <w:tcW w:w="4860" w:type="dxa"/>
            <w:shd w:val="clear" w:color="auto" w:fill="auto"/>
          </w:tcPr>
          <w:p w14:paraId="185D605A" w14:textId="77777777" w:rsidR="000033B1" w:rsidRDefault="000033B1" w:rsidP="00F7503B">
            <w:pPr>
              <w:spacing w:before="60" w:after="60"/>
              <w:rPr>
                <w:b/>
              </w:rPr>
            </w:pPr>
            <w:r>
              <w:rPr>
                <w:b/>
              </w:rPr>
              <w:t>Description</w:t>
            </w:r>
          </w:p>
        </w:tc>
      </w:tr>
      <w:tr w:rsidR="000033B1" w14:paraId="53EEB216" w14:textId="77777777" w:rsidTr="00EF7857">
        <w:tc>
          <w:tcPr>
            <w:tcW w:w="2695" w:type="dxa"/>
            <w:shd w:val="clear" w:color="auto" w:fill="auto"/>
          </w:tcPr>
          <w:p w14:paraId="0976C7AF" w14:textId="77777777" w:rsidR="000033B1" w:rsidRDefault="000033B1" w:rsidP="00424868">
            <w:pPr>
              <w:pStyle w:val="Footer"/>
              <w:tabs>
                <w:tab w:val="clear" w:pos="4320"/>
                <w:tab w:val="clear" w:pos="8640"/>
              </w:tabs>
              <w:spacing w:beforeLines="60" w:before="144" w:afterLines="60" w:after="144"/>
            </w:pPr>
            <w:r>
              <w:t>FIID</w:t>
            </w:r>
          </w:p>
          <w:p w14:paraId="2CD73A39" w14:textId="77777777" w:rsidR="000033B1" w:rsidRDefault="000033B1" w:rsidP="00424868">
            <w:pPr>
              <w:pStyle w:val="Footer"/>
              <w:tabs>
                <w:tab w:val="clear" w:pos="4320"/>
                <w:tab w:val="clear" w:pos="8640"/>
              </w:tabs>
              <w:spacing w:beforeLines="60" w:before="144" w:afterLines="60" w:after="144"/>
            </w:pPr>
          </w:p>
        </w:tc>
        <w:tc>
          <w:tcPr>
            <w:tcW w:w="1103" w:type="dxa"/>
          </w:tcPr>
          <w:p w14:paraId="57E178A5" w14:textId="77777777" w:rsidR="000033B1" w:rsidRDefault="000033B1" w:rsidP="00785855">
            <w:pPr>
              <w:spacing w:beforeLines="60" w:before="144" w:afterLines="60" w:after="144"/>
              <w:jc w:val="center"/>
            </w:pPr>
            <w:r>
              <w:t>1-4</w:t>
            </w:r>
          </w:p>
        </w:tc>
        <w:tc>
          <w:tcPr>
            <w:tcW w:w="810" w:type="dxa"/>
            <w:shd w:val="clear" w:color="auto" w:fill="auto"/>
          </w:tcPr>
          <w:p w14:paraId="7FDE26E8" w14:textId="77777777" w:rsidR="000033B1" w:rsidRDefault="000033B1" w:rsidP="00785855">
            <w:pPr>
              <w:spacing w:beforeLines="60" w:before="144" w:afterLines="60" w:after="144"/>
              <w:jc w:val="center"/>
            </w:pPr>
            <w:r>
              <w:t>9(4)</w:t>
            </w:r>
          </w:p>
        </w:tc>
        <w:tc>
          <w:tcPr>
            <w:tcW w:w="4860" w:type="dxa"/>
            <w:shd w:val="clear" w:color="auto" w:fill="auto"/>
          </w:tcPr>
          <w:p w14:paraId="088791BD" w14:textId="68D9F4B8" w:rsidR="000033B1" w:rsidRDefault="000033B1" w:rsidP="00424868">
            <w:pPr>
              <w:spacing w:beforeLines="60" w:before="144" w:afterLines="60" w:after="144"/>
            </w:pPr>
            <w:r w:rsidRPr="000033B1">
              <w:t>For all cred</w:t>
            </w:r>
            <w:r>
              <w:t xml:space="preserve">it card financial </w:t>
            </w:r>
            <w:r w:rsidR="001E7691">
              <w:t>requests,</w:t>
            </w:r>
            <w:r>
              <w:t xml:space="preserve"> the FIID</w:t>
            </w:r>
            <w:r w:rsidRPr="000033B1">
              <w:t xml:space="preserve"> is taken from the downline load field "s".  Field "s" contains elements with PIC X(4), occurring 30 times.  The terminal is to pick the correct 4 byte element by using the same occurrence as the Card Range Dataset (e.g. If the BIN selects the third card range dataset, Card Range Dataset 2, then the third 4 byte element is to be taken from DID "s" and be put into FID "a").</w:t>
            </w:r>
          </w:p>
        </w:tc>
      </w:tr>
      <w:tr w:rsidR="000033B1" w14:paraId="09BB7481" w14:textId="77777777" w:rsidTr="00EF7857">
        <w:tc>
          <w:tcPr>
            <w:tcW w:w="2695" w:type="dxa"/>
            <w:shd w:val="clear" w:color="auto" w:fill="auto"/>
          </w:tcPr>
          <w:p w14:paraId="0732D933" w14:textId="77777777" w:rsidR="000033B1" w:rsidRDefault="000033B1" w:rsidP="00424868">
            <w:pPr>
              <w:spacing w:beforeLines="60" w:before="144" w:afterLines="60" w:after="144"/>
            </w:pPr>
            <w:r>
              <w:t>POS Application Version</w:t>
            </w:r>
          </w:p>
          <w:p w14:paraId="44C33FE3" w14:textId="77777777" w:rsidR="000033B1" w:rsidRDefault="000033B1" w:rsidP="00424868">
            <w:pPr>
              <w:spacing w:beforeLines="60" w:before="144" w:afterLines="60" w:after="144"/>
            </w:pPr>
          </w:p>
        </w:tc>
        <w:tc>
          <w:tcPr>
            <w:tcW w:w="1103" w:type="dxa"/>
          </w:tcPr>
          <w:p w14:paraId="1176B073" w14:textId="77777777" w:rsidR="000033B1" w:rsidRDefault="000033B1" w:rsidP="00785855">
            <w:pPr>
              <w:spacing w:beforeLines="60" w:before="144" w:afterLines="60" w:after="144"/>
              <w:jc w:val="center"/>
            </w:pPr>
            <w:r>
              <w:t>5-8</w:t>
            </w:r>
          </w:p>
        </w:tc>
        <w:tc>
          <w:tcPr>
            <w:tcW w:w="810" w:type="dxa"/>
            <w:shd w:val="clear" w:color="auto" w:fill="auto"/>
          </w:tcPr>
          <w:p w14:paraId="115BDC1C" w14:textId="77777777" w:rsidR="000033B1" w:rsidRDefault="000033B1" w:rsidP="00785855">
            <w:pPr>
              <w:spacing w:beforeLines="60" w:before="144" w:afterLines="60" w:after="144"/>
              <w:jc w:val="center"/>
            </w:pPr>
            <w:r>
              <w:t>9(4)</w:t>
            </w:r>
          </w:p>
        </w:tc>
        <w:tc>
          <w:tcPr>
            <w:tcW w:w="4860" w:type="dxa"/>
            <w:shd w:val="clear" w:color="auto" w:fill="auto"/>
          </w:tcPr>
          <w:p w14:paraId="0C17D7B8" w14:textId="77777777" w:rsidR="000033B1" w:rsidRDefault="000033B1" w:rsidP="00424868">
            <w:pPr>
              <w:spacing w:beforeLines="60" w:before="144" w:afterLines="60" w:after="144"/>
            </w:pPr>
            <w:r>
              <w:t>POS Software Version Number in the format 99v99.  The 'v' is assumed, and not sent.</w:t>
            </w:r>
          </w:p>
        </w:tc>
      </w:tr>
      <w:tr w:rsidR="000033B1" w14:paraId="479297DC" w14:textId="77777777" w:rsidTr="00EF7857">
        <w:tc>
          <w:tcPr>
            <w:tcW w:w="2695" w:type="dxa"/>
            <w:shd w:val="clear" w:color="auto" w:fill="auto"/>
          </w:tcPr>
          <w:p w14:paraId="7771375A" w14:textId="77777777" w:rsidR="000033B1" w:rsidRDefault="000033B1" w:rsidP="00424868">
            <w:pPr>
              <w:spacing w:beforeLines="60" w:before="144" w:afterLines="60" w:after="144"/>
            </w:pPr>
            <w:r>
              <w:t>Merchant Reference Number</w:t>
            </w:r>
            <w:r w:rsidR="00714B04">
              <w:t xml:space="preserve"> (MRN)</w:t>
            </w:r>
          </w:p>
        </w:tc>
        <w:tc>
          <w:tcPr>
            <w:tcW w:w="1103" w:type="dxa"/>
          </w:tcPr>
          <w:p w14:paraId="4D656444" w14:textId="77777777" w:rsidR="000033B1" w:rsidRDefault="000033B1" w:rsidP="00785855">
            <w:pPr>
              <w:spacing w:beforeLines="60" w:before="144" w:afterLines="60" w:after="144"/>
              <w:jc w:val="center"/>
            </w:pPr>
            <w:r>
              <w:t>9-27</w:t>
            </w:r>
          </w:p>
        </w:tc>
        <w:tc>
          <w:tcPr>
            <w:tcW w:w="810" w:type="dxa"/>
            <w:shd w:val="clear" w:color="auto" w:fill="auto"/>
          </w:tcPr>
          <w:p w14:paraId="45C4662F" w14:textId="77777777" w:rsidR="000033B1" w:rsidRDefault="000033B1" w:rsidP="00785855">
            <w:pPr>
              <w:spacing w:beforeLines="60" w:before="144" w:afterLines="60" w:after="144"/>
              <w:jc w:val="center"/>
            </w:pPr>
            <w:r>
              <w:t>9(19)</w:t>
            </w:r>
          </w:p>
        </w:tc>
        <w:tc>
          <w:tcPr>
            <w:tcW w:w="4860" w:type="dxa"/>
            <w:shd w:val="clear" w:color="auto" w:fill="auto"/>
          </w:tcPr>
          <w:p w14:paraId="1A90FEFB" w14:textId="77777777" w:rsidR="000033B1" w:rsidRDefault="008C501C" w:rsidP="00424868">
            <w:pPr>
              <w:spacing w:beforeLines="60" w:before="144" w:afterLines="60" w:after="144"/>
            </w:pPr>
            <w:r>
              <w:t>Can be a Standard or Customized layout, up to 19 in length.</w:t>
            </w:r>
          </w:p>
        </w:tc>
      </w:tr>
      <w:tr w:rsidR="000033B1" w14:paraId="66A6115E" w14:textId="77777777" w:rsidTr="00EF7857">
        <w:tc>
          <w:tcPr>
            <w:tcW w:w="2695" w:type="dxa"/>
            <w:shd w:val="clear" w:color="auto" w:fill="auto"/>
          </w:tcPr>
          <w:p w14:paraId="5DD8A0FF" w14:textId="77777777" w:rsidR="000033B1" w:rsidRDefault="000033B1" w:rsidP="00424868">
            <w:pPr>
              <w:spacing w:beforeLines="60" w:before="144" w:afterLines="60" w:after="144"/>
            </w:pPr>
            <w:r>
              <w:t>Extended</w:t>
            </w:r>
          </w:p>
          <w:p w14:paraId="5AA53AD1" w14:textId="77777777" w:rsidR="000033B1" w:rsidRDefault="000033B1" w:rsidP="00424868">
            <w:pPr>
              <w:spacing w:beforeLines="60" w:before="144" w:afterLines="60" w:after="144"/>
            </w:pPr>
            <w:r>
              <w:t>Merchant Reference Number</w:t>
            </w:r>
            <w:r w:rsidR="00714B04">
              <w:t xml:space="preserve"> (MRN)</w:t>
            </w:r>
          </w:p>
        </w:tc>
        <w:tc>
          <w:tcPr>
            <w:tcW w:w="1103" w:type="dxa"/>
          </w:tcPr>
          <w:p w14:paraId="0FCE3826" w14:textId="77777777" w:rsidR="000033B1" w:rsidRDefault="000033B1" w:rsidP="00785855">
            <w:pPr>
              <w:spacing w:beforeLines="60" w:before="144" w:afterLines="60" w:after="144"/>
              <w:jc w:val="center"/>
            </w:pPr>
            <w:r>
              <w:t>28-40</w:t>
            </w:r>
          </w:p>
        </w:tc>
        <w:tc>
          <w:tcPr>
            <w:tcW w:w="810" w:type="dxa"/>
            <w:shd w:val="clear" w:color="auto" w:fill="auto"/>
          </w:tcPr>
          <w:p w14:paraId="754CC392" w14:textId="77777777" w:rsidR="000033B1" w:rsidRDefault="000033B1" w:rsidP="00785855">
            <w:pPr>
              <w:spacing w:beforeLines="60" w:before="144" w:afterLines="60" w:after="144"/>
              <w:jc w:val="center"/>
            </w:pPr>
            <w:r>
              <w:t>9(13)</w:t>
            </w:r>
          </w:p>
        </w:tc>
        <w:tc>
          <w:tcPr>
            <w:tcW w:w="4860" w:type="dxa"/>
            <w:shd w:val="clear" w:color="auto" w:fill="auto"/>
          </w:tcPr>
          <w:p w14:paraId="1CF7B9F8" w14:textId="77777777" w:rsidR="000033B1" w:rsidRDefault="008C501C" w:rsidP="00424868">
            <w:pPr>
              <w:spacing w:beforeLines="60" w:before="144" w:afterLines="60" w:after="144"/>
            </w:pPr>
            <w:r>
              <w:t>Reserved for future use</w:t>
            </w:r>
          </w:p>
        </w:tc>
      </w:tr>
      <w:tr w:rsidR="000033B1" w14:paraId="7D438FE7" w14:textId="77777777" w:rsidTr="00EF7857">
        <w:tc>
          <w:tcPr>
            <w:tcW w:w="2695" w:type="dxa"/>
            <w:shd w:val="clear" w:color="auto" w:fill="auto"/>
          </w:tcPr>
          <w:p w14:paraId="0BF53EC9" w14:textId="77777777" w:rsidR="000033B1" w:rsidRDefault="000033B1" w:rsidP="00424868">
            <w:pPr>
              <w:spacing w:beforeLines="60" w:before="144" w:afterLines="60" w:after="144"/>
            </w:pPr>
            <w:r w:rsidRPr="00424868">
              <w:t>Dynamic DBA / Recipient Name</w:t>
            </w:r>
          </w:p>
        </w:tc>
        <w:tc>
          <w:tcPr>
            <w:tcW w:w="1103" w:type="dxa"/>
          </w:tcPr>
          <w:p w14:paraId="5A764D41" w14:textId="77777777" w:rsidR="000033B1" w:rsidRDefault="000033B1" w:rsidP="00785855">
            <w:pPr>
              <w:spacing w:beforeLines="60" w:before="144" w:afterLines="60" w:after="144"/>
              <w:jc w:val="center"/>
            </w:pPr>
            <w:r>
              <w:t>41-65</w:t>
            </w:r>
          </w:p>
        </w:tc>
        <w:tc>
          <w:tcPr>
            <w:tcW w:w="810" w:type="dxa"/>
            <w:shd w:val="clear" w:color="auto" w:fill="auto"/>
          </w:tcPr>
          <w:p w14:paraId="077EA536" w14:textId="77777777" w:rsidR="000033B1" w:rsidRDefault="000033B1" w:rsidP="00785855">
            <w:pPr>
              <w:spacing w:beforeLines="60" w:before="144" w:afterLines="60" w:after="144"/>
              <w:jc w:val="center"/>
            </w:pPr>
            <w:r>
              <w:t>X(25)</w:t>
            </w:r>
          </w:p>
        </w:tc>
        <w:tc>
          <w:tcPr>
            <w:tcW w:w="4860" w:type="dxa"/>
            <w:shd w:val="clear" w:color="auto" w:fill="auto"/>
          </w:tcPr>
          <w:p w14:paraId="2094BFFE" w14:textId="77777777" w:rsidR="000033B1" w:rsidRPr="008E689B" w:rsidRDefault="009966F5" w:rsidP="00424868">
            <w:pPr>
              <w:spacing w:beforeLines="60" w:before="144" w:afterLines="60" w:after="144"/>
              <w:rPr>
                <w:rFonts w:cs="Arial"/>
                <w:b/>
              </w:rPr>
            </w:pPr>
            <w:r w:rsidRPr="008E689B">
              <w:rPr>
                <w:rFonts w:cs="Arial"/>
                <w:b/>
              </w:rPr>
              <w:t>Dynamic DBA:</w:t>
            </w:r>
          </w:p>
          <w:p w14:paraId="05962FAB" w14:textId="77777777" w:rsidR="00526EE6" w:rsidRPr="008E689B" w:rsidRDefault="00526EE6" w:rsidP="00F12805">
            <w:pPr>
              <w:pStyle w:val="ListParagraph"/>
              <w:numPr>
                <w:ilvl w:val="0"/>
                <w:numId w:val="151"/>
              </w:numPr>
            </w:pPr>
            <w:r w:rsidRPr="008E689B">
              <w:t>Used when payment card network mandates specific transactions to contain details of the nature of the transaction such as specific charity or travel and entertainment requirements.  These requirements are determined as part of merchant onboarding when the nature of business is established.</w:t>
            </w:r>
          </w:p>
          <w:p w14:paraId="6DAF7608" w14:textId="77777777" w:rsidR="00F97DF2" w:rsidRPr="008E689B" w:rsidRDefault="00F97DF2" w:rsidP="00526EE6">
            <w:pPr>
              <w:rPr>
                <w:rFonts w:cs="Arial"/>
              </w:rPr>
            </w:pPr>
          </w:p>
          <w:p w14:paraId="7F4FF29C" w14:textId="77777777" w:rsidR="00F97DF2" w:rsidRPr="008E689B" w:rsidRDefault="00F97DF2" w:rsidP="00F97DF2">
            <w:pPr>
              <w:spacing w:beforeLines="60" w:before="144" w:afterLines="60" w:after="144"/>
              <w:rPr>
                <w:rFonts w:cs="Arial"/>
              </w:rPr>
            </w:pPr>
            <w:r w:rsidRPr="008E689B">
              <w:rPr>
                <w:rFonts w:cs="Arial"/>
                <w:b/>
              </w:rPr>
              <w:t>Merchants that offer Free Trials or Introductory Promotions</w:t>
            </w:r>
          </w:p>
          <w:p w14:paraId="391B457B" w14:textId="77777777" w:rsidR="00F97DF2" w:rsidRPr="008E689B" w:rsidRDefault="00F97DF2" w:rsidP="00F12805">
            <w:pPr>
              <w:pStyle w:val="ListParagraph"/>
              <w:numPr>
                <w:ilvl w:val="0"/>
                <w:numId w:val="151"/>
              </w:numPr>
            </w:pPr>
            <w:r w:rsidRPr="008E689B">
              <w:t xml:space="preserve">The first transaction at the end of the trial period must include in </w:t>
            </w:r>
            <w:r w:rsidRPr="00EF7857">
              <w:rPr>
                <w:b/>
              </w:rPr>
              <w:t>positions 52-65</w:t>
            </w:r>
            <w:r w:rsidRPr="008E689B">
              <w:t xml:space="preserve"> the following text:</w:t>
            </w:r>
          </w:p>
          <w:p w14:paraId="66454E6E" w14:textId="77777777" w:rsidR="00F97DF2" w:rsidRDefault="00F97DF2" w:rsidP="00EF7857">
            <w:pPr>
              <w:pStyle w:val="ListParagraph"/>
              <w:ind w:left="360"/>
            </w:pPr>
            <w:r w:rsidRPr="008E689B">
              <w:t>"</w:t>
            </w:r>
            <w:r w:rsidRPr="00EF7857">
              <w:rPr>
                <w:b/>
              </w:rPr>
              <w:t>-END/FIN PROMO</w:t>
            </w:r>
            <w:r w:rsidRPr="008E689B">
              <w:t>"</w:t>
            </w:r>
          </w:p>
          <w:p w14:paraId="0BDECE7F" w14:textId="77777777" w:rsidR="008E689B" w:rsidRPr="008E689B" w:rsidRDefault="008E689B" w:rsidP="00F97DF2">
            <w:pPr>
              <w:ind w:left="360"/>
              <w:rPr>
                <w:rFonts w:cs="Arial"/>
              </w:rPr>
            </w:pPr>
          </w:p>
          <w:p w14:paraId="7DA48D43" w14:textId="77777777" w:rsidR="009966F5" w:rsidRPr="008E689B" w:rsidRDefault="009966F5" w:rsidP="00424868">
            <w:pPr>
              <w:spacing w:beforeLines="60" w:before="144" w:afterLines="60" w:after="144"/>
              <w:rPr>
                <w:rFonts w:cs="Arial"/>
                <w:b/>
              </w:rPr>
            </w:pPr>
            <w:r w:rsidRPr="008E689B">
              <w:rPr>
                <w:rFonts w:cs="Arial"/>
                <w:b/>
              </w:rPr>
              <w:lastRenderedPageBreak/>
              <w:t>Recipient Name:</w:t>
            </w:r>
          </w:p>
          <w:p w14:paraId="2CCC4D36" w14:textId="77777777" w:rsidR="009966F5" w:rsidRPr="00EF7857" w:rsidRDefault="009966F5" w:rsidP="00F12805">
            <w:pPr>
              <w:pStyle w:val="ListParagraph"/>
              <w:numPr>
                <w:ilvl w:val="0"/>
                <w:numId w:val="151"/>
              </w:numPr>
              <w:rPr>
                <w:lang w:val="en-GB"/>
              </w:rPr>
            </w:pPr>
            <w:r w:rsidRPr="00EF7857">
              <w:rPr>
                <w:lang w:val="en-GB"/>
              </w:rPr>
              <w:t>Required for Account Funding (AFT) transactions, which are Person-to-Person.</w:t>
            </w:r>
          </w:p>
          <w:p w14:paraId="34BACC7C" w14:textId="0C8E12C9" w:rsidR="009966F5" w:rsidRDefault="009966F5" w:rsidP="008E689B">
            <w:pPr>
              <w:spacing w:beforeLines="60" w:before="144" w:afterLines="60" w:after="144"/>
              <w:ind w:left="360"/>
            </w:pPr>
            <w:r>
              <w:rPr>
                <w:lang w:val="en-GB"/>
              </w:rPr>
              <w:t xml:space="preserve">AFT transactions which contain a BAI (FID 9, SFID L, Business Application Identifier) of 'PP' (Person-to-Person) must also contain the Recipient Name (RN) in FID 'a'.  The RN must start at position </w:t>
            </w:r>
            <w:r w:rsidR="001E7691">
              <w:rPr>
                <w:lang w:val="en-GB"/>
              </w:rPr>
              <w:t>41 and</w:t>
            </w:r>
            <w:r>
              <w:rPr>
                <w:lang w:val="en-GB"/>
              </w:rPr>
              <w:t xml:space="preserve"> must be only 25 in length.  For other AFT transactions (such as Account-to-Account), RN is NOT required.</w:t>
            </w:r>
          </w:p>
        </w:tc>
      </w:tr>
      <w:tr w:rsidR="000033B1" w14:paraId="6E3C1017" w14:textId="77777777" w:rsidTr="00EF7857">
        <w:tc>
          <w:tcPr>
            <w:tcW w:w="2695" w:type="dxa"/>
            <w:shd w:val="clear" w:color="auto" w:fill="auto"/>
          </w:tcPr>
          <w:p w14:paraId="23F48F79" w14:textId="77777777" w:rsidR="000033B1" w:rsidRPr="00424868" w:rsidRDefault="000033B1" w:rsidP="00424868">
            <w:pPr>
              <w:spacing w:beforeLines="60" w:before="144" w:afterLines="60" w:after="144"/>
            </w:pPr>
            <w:r>
              <w:lastRenderedPageBreak/>
              <w:t>Reserved</w:t>
            </w:r>
          </w:p>
        </w:tc>
        <w:tc>
          <w:tcPr>
            <w:tcW w:w="1103" w:type="dxa"/>
          </w:tcPr>
          <w:p w14:paraId="7830E6DA" w14:textId="77777777" w:rsidR="000033B1" w:rsidRDefault="000033B1" w:rsidP="00785855">
            <w:pPr>
              <w:spacing w:beforeLines="60" w:before="144" w:afterLines="60" w:after="144"/>
              <w:jc w:val="center"/>
            </w:pPr>
            <w:r>
              <w:t>66-</w:t>
            </w:r>
            <w:r w:rsidR="00A44BD9">
              <w:t>80</w:t>
            </w:r>
          </w:p>
        </w:tc>
        <w:tc>
          <w:tcPr>
            <w:tcW w:w="810" w:type="dxa"/>
            <w:shd w:val="clear" w:color="auto" w:fill="auto"/>
          </w:tcPr>
          <w:p w14:paraId="0715277E" w14:textId="77777777" w:rsidR="000033B1" w:rsidRDefault="000033B1" w:rsidP="00785855">
            <w:pPr>
              <w:spacing w:beforeLines="60" w:before="144" w:afterLines="60" w:after="144"/>
              <w:jc w:val="center"/>
            </w:pPr>
            <w:r>
              <w:t>X(1</w:t>
            </w:r>
            <w:r w:rsidR="00A44BD9">
              <w:t>5</w:t>
            </w:r>
            <w:r>
              <w:t>)</w:t>
            </w:r>
          </w:p>
        </w:tc>
        <w:tc>
          <w:tcPr>
            <w:tcW w:w="4860" w:type="dxa"/>
            <w:shd w:val="clear" w:color="auto" w:fill="auto"/>
          </w:tcPr>
          <w:p w14:paraId="5198CEA2" w14:textId="77777777" w:rsidR="000033B1" w:rsidRDefault="009E47CC" w:rsidP="00424868">
            <w:pPr>
              <w:spacing w:beforeLines="60" w:before="144" w:afterLines="60" w:after="144"/>
            </w:pPr>
            <w:r>
              <w:t>Reserved for future use.</w:t>
            </w:r>
          </w:p>
        </w:tc>
      </w:tr>
      <w:tr w:rsidR="000033B1" w14:paraId="740E3C5A" w14:textId="77777777" w:rsidTr="00EF7857">
        <w:tc>
          <w:tcPr>
            <w:tcW w:w="2695" w:type="dxa"/>
            <w:shd w:val="clear" w:color="auto" w:fill="auto"/>
          </w:tcPr>
          <w:p w14:paraId="11422A22" w14:textId="77777777" w:rsidR="000033B1" w:rsidRPr="000033B1" w:rsidRDefault="000033B1" w:rsidP="000033B1">
            <w:pPr>
              <w:spacing w:beforeLines="60" w:before="144" w:afterLines="60" w:after="144"/>
              <w:jc w:val="right"/>
              <w:rPr>
                <w:b/>
              </w:rPr>
            </w:pPr>
          </w:p>
        </w:tc>
        <w:tc>
          <w:tcPr>
            <w:tcW w:w="1103" w:type="dxa"/>
          </w:tcPr>
          <w:p w14:paraId="325723DB" w14:textId="77777777" w:rsidR="000033B1" w:rsidRPr="000033B1" w:rsidRDefault="000033B1" w:rsidP="00785855">
            <w:pPr>
              <w:spacing w:beforeLines="60" w:before="144" w:afterLines="60" w:after="144"/>
              <w:jc w:val="center"/>
              <w:rPr>
                <w:b/>
              </w:rPr>
            </w:pPr>
          </w:p>
        </w:tc>
        <w:tc>
          <w:tcPr>
            <w:tcW w:w="810" w:type="dxa"/>
            <w:shd w:val="clear" w:color="auto" w:fill="auto"/>
          </w:tcPr>
          <w:p w14:paraId="540769AA" w14:textId="77777777" w:rsidR="000033B1" w:rsidRPr="000033B1" w:rsidRDefault="000033B1" w:rsidP="00785855">
            <w:pPr>
              <w:spacing w:beforeLines="60" w:before="144" w:afterLines="60" w:after="144"/>
              <w:jc w:val="center"/>
              <w:rPr>
                <w:b/>
              </w:rPr>
            </w:pPr>
            <w:r w:rsidRPr="000033B1">
              <w:rPr>
                <w:b/>
              </w:rPr>
              <w:t>80</w:t>
            </w:r>
          </w:p>
        </w:tc>
        <w:tc>
          <w:tcPr>
            <w:tcW w:w="4860" w:type="dxa"/>
            <w:shd w:val="clear" w:color="auto" w:fill="auto"/>
          </w:tcPr>
          <w:p w14:paraId="3B6D882F" w14:textId="77777777" w:rsidR="000033B1" w:rsidRDefault="000033B1" w:rsidP="00424868">
            <w:pPr>
              <w:spacing w:beforeLines="60" w:before="144" w:afterLines="60" w:after="144"/>
            </w:pPr>
            <w:r w:rsidRPr="000033B1">
              <w:rPr>
                <w:b/>
              </w:rPr>
              <w:t>Total Length</w:t>
            </w:r>
          </w:p>
        </w:tc>
      </w:tr>
    </w:tbl>
    <w:p w14:paraId="612E3B42" w14:textId="77777777" w:rsidR="00424868" w:rsidRDefault="009966F5" w:rsidP="009966F5">
      <w:pPr>
        <w:ind w:left="720"/>
        <w:rPr>
          <w:i/>
          <w:lang w:val="en-GB"/>
        </w:rPr>
      </w:pPr>
      <w:r w:rsidRPr="009966F5">
        <w:rPr>
          <w:i/>
          <w:lang w:val="en-GB"/>
        </w:rPr>
        <w:t xml:space="preserve">Note:  FID 'a' contains fields which are position based.  This means if some fields </w:t>
      </w:r>
      <w:r>
        <w:rPr>
          <w:i/>
          <w:lang w:val="en-GB"/>
        </w:rPr>
        <w:t>above are not applicable or contain less data than the field allows, it must be space filled so that the next field starts at the correct position.</w:t>
      </w:r>
      <w:r w:rsidRPr="009966F5">
        <w:rPr>
          <w:i/>
          <w:lang w:val="en-GB"/>
        </w:rPr>
        <w:t xml:space="preserve"> </w:t>
      </w:r>
    </w:p>
    <w:bookmarkEnd w:id="2607"/>
    <w:p w14:paraId="45A448D7" w14:textId="77777777" w:rsidR="009966F5" w:rsidRDefault="009966F5" w:rsidP="009966F5">
      <w:pPr>
        <w:ind w:left="720"/>
        <w:rPr>
          <w:i/>
          <w:snapToGrid w:val="0"/>
        </w:rPr>
      </w:pPr>
    </w:p>
    <w:p w14:paraId="4A8B2F3B" w14:textId="77777777" w:rsidR="00910A81" w:rsidRPr="009966F5" w:rsidRDefault="00910A81" w:rsidP="009966F5">
      <w:pPr>
        <w:ind w:left="720"/>
        <w:rPr>
          <w:i/>
          <w:snapToGrid w:val="0"/>
        </w:rPr>
      </w:pPr>
    </w:p>
    <w:p w14:paraId="589FBD14" w14:textId="77777777" w:rsidR="00C21BB6" w:rsidRPr="00EF7857" w:rsidRDefault="00C21BB6"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bCs/>
          <w:color w:val="538135" w:themeColor="accent3"/>
          <w:lang w:val="en-GB"/>
        </w:rPr>
      </w:pPr>
      <w:r w:rsidRPr="00EF7857">
        <w:rPr>
          <w:b/>
          <w:bCs/>
          <w:color w:val="538135" w:themeColor="accent3"/>
          <w:lang w:val="en-GB"/>
        </w:rPr>
        <w:t xml:space="preserve">Non-DPEP </w:t>
      </w:r>
      <w:r w:rsidR="002B3DAF" w:rsidRPr="00EF7857">
        <w:rPr>
          <w:b/>
          <w:bCs/>
          <w:color w:val="538135" w:themeColor="accent3"/>
          <w:lang w:val="en-GB"/>
        </w:rPr>
        <w:t xml:space="preserve">(Deferred Payment Equal Payment) </w:t>
      </w:r>
      <w:r w:rsidRPr="00EF7857">
        <w:rPr>
          <w:b/>
          <w:bCs/>
          <w:color w:val="538135" w:themeColor="accent3"/>
          <w:lang w:val="en-GB"/>
        </w:rPr>
        <w:t>transactions</w:t>
      </w:r>
    </w:p>
    <w:p w14:paraId="03258F85" w14:textId="77777777" w:rsidR="00C21BB6" w:rsidRDefault="00C21BB6">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(1)</w:t>
      </w:r>
      <w:r>
        <w:rPr>
          <w:lang w:val="en-GB"/>
        </w:rPr>
        <w:tab/>
        <w:t>FIID</w:t>
      </w:r>
      <w:r>
        <w:rPr>
          <w:lang w:val="en-GB"/>
        </w:rPr>
        <w:tab/>
      </w:r>
      <w:r>
        <w:rPr>
          <w:lang w:val="en-GB"/>
        </w:rPr>
        <w:tab/>
      </w:r>
      <w:r>
        <w:rPr>
          <w:lang w:val="en-GB"/>
        </w:rPr>
        <w:tab/>
      </w:r>
      <w:r>
        <w:rPr>
          <w:lang w:val="en-GB"/>
        </w:rPr>
        <w:tab/>
        <w:t>9(4)</w:t>
      </w:r>
      <w:r>
        <w:rPr>
          <w:lang w:val="en-GB"/>
        </w:rPr>
        <w:tab/>
        <w:t>(see paragraph above for instructions)</w:t>
      </w:r>
    </w:p>
    <w:p w14:paraId="52FFA055" w14:textId="77777777" w:rsidR="00C21BB6" w:rsidRDefault="00C21BB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(2)</w:t>
      </w:r>
      <w:r>
        <w:rPr>
          <w:lang w:val="en-GB"/>
        </w:rPr>
        <w:tab/>
        <w:t xml:space="preserve">POS Application Version </w:t>
      </w:r>
      <w:r>
        <w:rPr>
          <w:lang w:val="en-GB"/>
        </w:rPr>
        <w:tab/>
        <w:t>99V99</w:t>
      </w:r>
      <w:r>
        <w:rPr>
          <w:lang w:val="en-GB"/>
        </w:rPr>
        <w:tab/>
        <w:t>POS Software Version Number</w:t>
      </w:r>
    </w:p>
    <w:p w14:paraId="33B6AD81" w14:textId="77777777" w:rsidR="00910A81" w:rsidRDefault="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022B096E" w14:textId="77777777" w:rsidR="00C21BB6" w:rsidRDefault="00C21BB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48157316" w14:textId="77777777" w:rsidR="00C21BB6" w:rsidRPr="00910A81" w:rsidRDefault="00C21BB6"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bCs/>
          <w:color w:val="538135" w:themeColor="accent3"/>
          <w:lang w:val="en-GB"/>
        </w:rPr>
      </w:pPr>
      <w:r w:rsidRPr="00910A81">
        <w:rPr>
          <w:b/>
          <w:bCs/>
          <w:color w:val="538135" w:themeColor="accent3"/>
          <w:lang w:val="en-GB"/>
        </w:rPr>
        <w:t xml:space="preserve">DPEP </w:t>
      </w:r>
      <w:r w:rsidR="000F18A6" w:rsidRPr="00910A81">
        <w:rPr>
          <w:b/>
          <w:bCs/>
          <w:color w:val="538135" w:themeColor="accent3"/>
          <w:lang w:val="en-GB"/>
        </w:rPr>
        <w:t xml:space="preserve">(Deferred Payment Equal Payment) </w:t>
      </w:r>
      <w:r w:rsidRPr="00910A81">
        <w:rPr>
          <w:b/>
          <w:bCs/>
          <w:color w:val="538135" w:themeColor="accent3"/>
          <w:lang w:val="en-GB"/>
        </w:rPr>
        <w:t>transactions</w:t>
      </w:r>
    </w:p>
    <w:p w14:paraId="79ED00B0" w14:textId="77777777" w:rsidR="00C21BB6" w:rsidRDefault="00C21BB6">
      <w:pPr>
        <w:rPr>
          <w:snapToGrid w:val="0"/>
        </w:rPr>
      </w:pPr>
    </w:p>
    <w:tbl>
      <w:tblPr>
        <w:tblW w:w="9738"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008"/>
        <w:gridCol w:w="3240"/>
        <w:gridCol w:w="1170"/>
        <w:gridCol w:w="1080"/>
        <w:gridCol w:w="990"/>
      </w:tblGrid>
      <w:tr w:rsidR="00C21BB6" w14:paraId="34BBE218" w14:textId="77777777" w:rsidTr="00490414">
        <w:trPr>
          <w:trHeight w:val="120"/>
          <w:tblHeader/>
        </w:trPr>
        <w:tc>
          <w:tcPr>
            <w:tcW w:w="2250" w:type="dxa"/>
            <w:vMerge w:val="restart"/>
            <w:shd w:val="clear" w:color="auto" w:fill="auto"/>
          </w:tcPr>
          <w:p w14:paraId="14404DC9" w14:textId="77777777" w:rsidR="00C21BB6" w:rsidRDefault="00C21BB6" w:rsidP="00904AD8">
            <w:pPr>
              <w:rPr>
                <w:b/>
              </w:rPr>
            </w:pPr>
            <w:r>
              <w:rPr>
                <w:b/>
              </w:rPr>
              <w:t>Field</w:t>
            </w:r>
          </w:p>
        </w:tc>
        <w:tc>
          <w:tcPr>
            <w:tcW w:w="1008" w:type="dxa"/>
            <w:vMerge w:val="restart"/>
            <w:shd w:val="clear" w:color="auto" w:fill="auto"/>
          </w:tcPr>
          <w:p w14:paraId="01F4D697" w14:textId="77777777" w:rsidR="00C21BB6" w:rsidRDefault="00C21BB6" w:rsidP="00904AD8">
            <w:pPr>
              <w:rPr>
                <w:b/>
              </w:rPr>
            </w:pPr>
            <w:r>
              <w:rPr>
                <w:b/>
              </w:rPr>
              <w:t>PIC</w:t>
            </w:r>
          </w:p>
        </w:tc>
        <w:tc>
          <w:tcPr>
            <w:tcW w:w="3240" w:type="dxa"/>
            <w:vMerge w:val="restart"/>
            <w:shd w:val="clear" w:color="auto" w:fill="auto"/>
          </w:tcPr>
          <w:p w14:paraId="28D905AC" w14:textId="77777777" w:rsidR="00C21BB6" w:rsidRDefault="00C21BB6" w:rsidP="00904AD8">
            <w:pPr>
              <w:rPr>
                <w:b/>
              </w:rPr>
            </w:pPr>
            <w:r>
              <w:rPr>
                <w:b/>
              </w:rPr>
              <w:t>Description</w:t>
            </w:r>
          </w:p>
        </w:tc>
        <w:tc>
          <w:tcPr>
            <w:tcW w:w="3240" w:type="dxa"/>
            <w:gridSpan w:val="3"/>
            <w:shd w:val="clear" w:color="auto" w:fill="auto"/>
          </w:tcPr>
          <w:p w14:paraId="28BB4E69" w14:textId="77777777" w:rsidR="00C21BB6" w:rsidRDefault="00C21BB6" w:rsidP="00904AD8">
            <w:pPr>
              <w:jc w:val="center"/>
              <w:rPr>
                <w:b/>
              </w:rPr>
            </w:pPr>
            <w:r>
              <w:rPr>
                <w:b/>
              </w:rPr>
              <w:t>Required fields for Trans</w:t>
            </w:r>
          </w:p>
        </w:tc>
      </w:tr>
      <w:tr w:rsidR="00C21BB6" w14:paraId="511DE2F8" w14:textId="77777777" w:rsidTr="00490414">
        <w:trPr>
          <w:trHeight w:val="120"/>
          <w:tblHeader/>
        </w:trPr>
        <w:tc>
          <w:tcPr>
            <w:tcW w:w="2250" w:type="dxa"/>
            <w:vMerge/>
            <w:shd w:val="pct5" w:color="auto" w:fill="auto"/>
          </w:tcPr>
          <w:p w14:paraId="26DD854B" w14:textId="77777777" w:rsidR="00C21BB6" w:rsidRDefault="00C21BB6" w:rsidP="00904AD8">
            <w:pPr>
              <w:rPr>
                <w:b/>
              </w:rPr>
            </w:pPr>
          </w:p>
        </w:tc>
        <w:tc>
          <w:tcPr>
            <w:tcW w:w="1008" w:type="dxa"/>
            <w:vMerge/>
            <w:shd w:val="pct5" w:color="auto" w:fill="auto"/>
          </w:tcPr>
          <w:p w14:paraId="1B4F482B" w14:textId="77777777" w:rsidR="00C21BB6" w:rsidRDefault="00C21BB6" w:rsidP="00904AD8">
            <w:pPr>
              <w:rPr>
                <w:b/>
              </w:rPr>
            </w:pPr>
          </w:p>
        </w:tc>
        <w:tc>
          <w:tcPr>
            <w:tcW w:w="3240" w:type="dxa"/>
            <w:vMerge/>
            <w:shd w:val="pct5" w:color="auto" w:fill="auto"/>
          </w:tcPr>
          <w:p w14:paraId="4B905CC2" w14:textId="77777777" w:rsidR="00C21BB6" w:rsidRDefault="00C21BB6" w:rsidP="00904AD8">
            <w:pPr>
              <w:rPr>
                <w:b/>
              </w:rPr>
            </w:pPr>
          </w:p>
        </w:tc>
        <w:tc>
          <w:tcPr>
            <w:tcW w:w="1170" w:type="dxa"/>
            <w:shd w:val="clear" w:color="auto" w:fill="auto"/>
          </w:tcPr>
          <w:p w14:paraId="7C434EB9" w14:textId="77777777" w:rsidR="00C21BB6" w:rsidRDefault="00C21BB6" w:rsidP="00904AD8">
            <w:pPr>
              <w:jc w:val="center"/>
              <w:rPr>
                <w:b/>
              </w:rPr>
            </w:pPr>
            <w:r>
              <w:rPr>
                <w:b/>
              </w:rPr>
              <w:t>Purchase</w:t>
            </w:r>
          </w:p>
        </w:tc>
        <w:tc>
          <w:tcPr>
            <w:tcW w:w="1080" w:type="dxa"/>
            <w:shd w:val="clear" w:color="auto" w:fill="auto"/>
          </w:tcPr>
          <w:p w14:paraId="3D2FFDA7" w14:textId="77777777" w:rsidR="00C21BB6" w:rsidRDefault="00C21BB6" w:rsidP="00904AD8">
            <w:pPr>
              <w:jc w:val="center"/>
              <w:rPr>
                <w:b/>
              </w:rPr>
            </w:pPr>
            <w:r>
              <w:rPr>
                <w:b/>
              </w:rPr>
              <w:t>Return</w:t>
            </w:r>
          </w:p>
        </w:tc>
        <w:tc>
          <w:tcPr>
            <w:tcW w:w="990" w:type="dxa"/>
            <w:shd w:val="clear" w:color="auto" w:fill="auto"/>
          </w:tcPr>
          <w:p w14:paraId="7522BF9D" w14:textId="77777777" w:rsidR="00C21BB6" w:rsidRDefault="00C21BB6" w:rsidP="00904AD8">
            <w:pPr>
              <w:jc w:val="center"/>
              <w:rPr>
                <w:b/>
              </w:rPr>
            </w:pPr>
            <w:r>
              <w:rPr>
                <w:b/>
              </w:rPr>
              <w:t>Voids</w:t>
            </w:r>
          </w:p>
        </w:tc>
      </w:tr>
      <w:tr w:rsidR="00C21BB6" w14:paraId="19EA606E" w14:textId="77777777" w:rsidTr="00910A81">
        <w:tc>
          <w:tcPr>
            <w:tcW w:w="2250" w:type="dxa"/>
          </w:tcPr>
          <w:p w14:paraId="02992488" w14:textId="77777777" w:rsidR="00C21BB6" w:rsidRDefault="00C21BB6" w:rsidP="009666A1">
            <w:pPr>
              <w:pStyle w:val="Footer"/>
              <w:tabs>
                <w:tab w:val="clear" w:pos="4320"/>
                <w:tab w:val="clear" w:pos="8640"/>
              </w:tabs>
              <w:spacing w:before="60" w:afterLines="60" w:after="144"/>
            </w:pPr>
            <w:r>
              <w:rPr>
                <w:lang w:val="en-GB"/>
              </w:rPr>
              <w:t>FIID</w:t>
            </w:r>
          </w:p>
        </w:tc>
        <w:tc>
          <w:tcPr>
            <w:tcW w:w="1008" w:type="dxa"/>
          </w:tcPr>
          <w:p w14:paraId="481B201D" w14:textId="77777777" w:rsidR="00C21BB6" w:rsidRDefault="00C21BB6" w:rsidP="009666A1">
            <w:pPr>
              <w:spacing w:before="60" w:afterLines="60" w:after="144"/>
            </w:pPr>
            <w:r>
              <w:rPr>
                <w:lang w:val="en-GB"/>
              </w:rPr>
              <w:t>9(4)</w:t>
            </w:r>
          </w:p>
        </w:tc>
        <w:tc>
          <w:tcPr>
            <w:tcW w:w="3240" w:type="dxa"/>
          </w:tcPr>
          <w:p w14:paraId="53ABE6E8" w14:textId="77777777" w:rsidR="00C21BB6" w:rsidRDefault="00C21BB6" w:rsidP="009666A1">
            <w:pPr>
              <w:spacing w:before="60" w:afterLines="60" w:after="144"/>
            </w:pPr>
            <w:r>
              <w:rPr>
                <w:lang w:val="en-GB"/>
              </w:rPr>
              <w:t>Settlement FIID downloaded from TMS for the DPEP BIN</w:t>
            </w:r>
          </w:p>
        </w:tc>
        <w:tc>
          <w:tcPr>
            <w:tcW w:w="1170" w:type="dxa"/>
          </w:tcPr>
          <w:p w14:paraId="04C6321E" w14:textId="77777777" w:rsidR="00C21BB6" w:rsidRDefault="00C21BB6" w:rsidP="002339E1">
            <w:pPr>
              <w:numPr>
                <w:ilvl w:val="0"/>
                <w:numId w:val="20"/>
              </w:numPr>
              <w:spacing w:before="60" w:afterLines="60" w:after="144"/>
              <w:jc w:val="center"/>
              <w:rPr>
                <w:lang w:val="en-GB"/>
              </w:rPr>
            </w:pPr>
          </w:p>
        </w:tc>
        <w:tc>
          <w:tcPr>
            <w:tcW w:w="1080" w:type="dxa"/>
          </w:tcPr>
          <w:p w14:paraId="427D6896" w14:textId="77777777" w:rsidR="00C21BB6" w:rsidRDefault="00C21BB6" w:rsidP="002339E1">
            <w:pPr>
              <w:numPr>
                <w:ilvl w:val="0"/>
                <w:numId w:val="20"/>
              </w:numPr>
              <w:spacing w:before="60" w:afterLines="60" w:after="144"/>
              <w:jc w:val="center"/>
              <w:rPr>
                <w:lang w:val="en-GB"/>
              </w:rPr>
            </w:pPr>
          </w:p>
        </w:tc>
        <w:tc>
          <w:tcPr>
            <w:tcW w:w="990" w:type="dxa"/>
          </w:tcPr>
          <w:p w14:paraId="60222B77" w14:textId="77777777" w:rsidR="00C21BB6" w:rsidRDefault="00C21BB6" w:rsidP="002339E1">
            <w:pPr>
              <w:numPr>
                <w:ilvl w:val="0"/>
                <w:numId w:val="20"/>
              </w:numPr>
              <w:spacing w:before="60" w:afterLines="60" w:after="144"/>
              <w:jc w:val="center"/>
              <w:rPr>
                <w:lang w:val="en-GB"/>
              </w:rPr>
            </w:pPr>
          </w:p>
        </w:tc>
      </w:tr>
      <w:tr w:rsidR="00C21BB6" w14:paraId="0940A10C" w14:textId="77777777" w:rsidTr="00910A81">
        <w:tc>
          <w:tcPr>
            <w:tcW w:w="2250" w:type="dxa"/>
          </w:tcPr>
          <w:p w14:paraId="4F821A87" w14:textId="77777777" w:rsidR="00C21BB6" w:rsidRDefault="00C21BB6" w:rsidP="009666A1">
            <w:pPr>
              <w:spacing w:before="60" w:afterLines="60" w:after="144"/>
            </w:pPr>
            <w:r>
              <w:rPr>
                <w:lang w:val="en-GB"/>
              </w:rPr>
              <w:t>POS Application Version</w:t>
            </w:r>
          </w:p>
        </w:tc>
        <w:tc>
          <w:tcPr>
            <w:tcW w:w="1008" w:type="dxa"/>
          </w:tcPr>
          <w:p w14:paraId="4D407A38" w14:textId="77777777" w:rsidR="00C21BB6" w:rsidRDefault="00C21BB6" w:rsidP="009666A1">
            <w:pPr>
              <w:spacing w:before="60" w:afterLines="60" w:after="144"/>
            </w:pPr>
            <w:r>
              <w:rPr>
                <w:lang w:val="en-GB"/>
              </w:rPr>
              <w:t>99V99</w:t>
            </w:r>
          </w:p>
        </w:tc>
        <w:tc>
          <w:tcPr>
            <w:tcW w:w="3240" w:type="dxa"/>
          </w:tcPr>
          <w:p w14:paraId="3D9D93A1" w14:textId="77777777" w:rsidR="00C21BB6" w:rsidRDefault="00C21BB6" w:rsidP="009666A1">
            <w:pPr>
              <w:spacing w:before="60" w:afterLines="60" w:after="144"/>
            </w:pPr>
            <w:r>
              <w:rPr>
                <w:lang w:val="en-GB"/>
              </w:rPr>
              <w:t>POS Software Version Number</w:t>
            </w:r>
          </w:p>
        </w:tc>
        <w:tc>
          <w:tcPr>
            <w:tcW w:w="1170" w:type="dxa"/>
          </w:tcPr>
          <w:p w14:paraId="613566CC" w14:textId="77777777" w:rsidR="00C21BB6" w:rsidRDefault="00C21BB6" w:rsidP="002339E1">
            <w:pPr>
              <w:numPr>
                <w:ilvl w:val="0"/>
                <w:numId w:val="20"/>
              </w:numPr>
              <w:spacing w:before="60" w:afterLines="60" w:after="144"/>
              <w:jc w:val="center"/>
              <w:rPr>
                <w:lang w:val="en-GB"/>
              </w:rPr>
            </w:pPr>
          </w:p>
        </w:tc>
        <w:tc>
          <w:tcPr>
            <w:tcW w:w="1080" w:type="dxa"/>
          </w:tcPr>
          <w:p w14:paraId="58B57BBF" w14:textId="77777777" w:rsidR="00C21BB6" w:rsidRDefault="00C21BB6" w:rsidP="002339E1">
            <w:pPr>
              <w:numPr>
                <w:ilvl w:val="0"/>
                <w:numId w:val="20"/>
              </w:numPr>
              <w:spacing w:before="60" w:afterLines="60" w:after="144"/>
              <w:jc w:val="center"/>
              <w:rPr>
                <w:lang w:val="en-GB"/>
              </w:rPr>
            </w:pPr>
          </w:p>
        </w:tc>
        <w:tc>
          <w:tcPr>
            <w:tcW w:w="990" w:type="dxa"/>
          </w:tcPr>
          <w:p w14:paraId="45592DD8" w14:textId="77777777" w:rsidR="00C21BB6" w:rsidRDefault="00C21BB6" w:rsidP="002339E1">
            <w:pPr>
              <w:numPr>
                <w:ilvl w:val="0"/>
                <w:numId w:val="20"/>
              </w:numPr>
              <w:spacing w:before="60" w:afterLines="60" w:after="144"/>
              <w:jc w:val="center"/>
              <w:rPr>
                <w:lang w:val="en-GB"/>
              </w:rPr>
            </w:pPr>
          </w:p>
        </w:tc>
      </w:tr>
      <w:tr w:rsidR="00C21BB6" w14:paraId="6A6F53BC" w14:textId="77777777" w:rsidTr="00910A81">
        <w:tc>
          <w:tcPr>
            <w:tcW w:w="2250" w:type="dxa"/>
          </w:tcPr>
          <w:p w14:paraId="0F6EFA37" w14:textId="77777777" w:rsidR="00C21BB6" w:rsidRDefault="00C21BB6" w:rsidP="009666A1">
            <w:pPr>
              <w:spacing w:before="60" w:afterLines="60" w:after="144"/>
            </w:pPr>
            <w:r>
              <w:t>DPEP identifier</w:t>
            </w:r>
          </w:p>
        </w:tc>
        <w:tc>
          <w:tcPr>
            <w:tcW w:w="1008" w:type="dxa"/>
          </w:tcPr>
          <w:p w14:paraId="2F81D3F1" w14:textId="77777777" w:rsidR="00C21BB6" w:rsidRDefault="00C21BB6" w:rsidP="009666A1">
            <w:pPr>
              <w:spacing w:before="60" w:afterLines="60" w:after="144"/>
            </w:pPr>
            <w:r>
              <w:t>X(6)</w:t>
            </w:r>
          </w:p>
        </w:tc>
        <w:tc>
          <w:tcPr>
            <w:tcW w:w="3240" w:type="dxa"/>
          </w:tcPr>
          <w:p w14:paraId="22AC94BA" w14:textId="77777777" w:rsidR="00C21BB6" w:rsidRDefault="00C21BB6" w:rsidP="009666A1">
            <w:pPr>
              <w:spacing w:before="60" w:afterLines="60" w:after="144"/>
            </w:pPr>
            <w:r>
              <w:t>value ‘$DPEP$’</w:t>
            </w:r>
          </w:p>
        </w:tc>
        <w:tc>
          <w:tcPr>
            <w:tcW w:w="1170" w:type="dxa"/>
          </w:tcPr>
          <w:p w14:paraId="51D264AF" w14:textId="77777777" w:rsidR="00C21BB6" w:rsidRDefault="00C21BB6" w:rsidP="002339E1">
            <w:pPr>
              <w:numPr>
                <w:ilvl w:val="0"/>
                <w:numId w:val="20"/>
              </w:numPr>
              <w:spacing w:before="60" w:afterLines="60" w:after="144"/>
              <w:jc w:val="center"/>
            </w:pPr>
          </w:p>
        </w:tc>
        <w:tc>
          <w:tcPr>
            <w:tcW w:w="1080" w:type="dxa"/>
          </w:tcPr>
          <w:p w14:paraId="0F6D617F" w14:textId="77777777" w:rsidR="00C21BB6" w:rsidRDefault="00C21BB6" w:rsidP="002339E1">
            <w:pPr>
              <w:numPr>
                <w:ilvl w:val="0"/>
                <w:numId w:val="20"/>
              </w:numPr>
              <w:spacing w:before="60" w:afterLines="60" w:after="144"/>
              <w:jc w:val="center"/>
            </w:pPr>
          </w:p>
        </w:tc>
        <w:tc>
          <w:tcPr>
            <w:tcW w:w="990" w:type="dxa"/>
          </w:tcPr>
          <w:p w14:paraId="72420965" w14:textId="77777777" w:rsidR="00C21BB6" w:rsidRDefault="00C21BB6" w:rsidP="002339E1">
            <w:pPr>
              <w:numPr>
                <w:ilvl w:val="0"/>
                <w:numId w:val="20"/>
              </w:numPr>
              <w:spacing w:before="60" w:afterLines="60" w:after="144"/>
              <w:jc w:val="center"/>
            </w:pPr>
          </w:p>
        </w:tc>
      </w:tr>
      <w:tr w:rsidR="00C21BB6" w14:paraId="2C542A56" w14:textId="77777777" w:rsidTr="00910A81">
        <w:tc>
          <w:tcPr>
            <w:tcW w:w="2250" w:type="dxa"/>
          </w:tcPr>
          <w:p w14:paraId="4BEC50CD" w14:textId="77777777" w:rsidR="00C21BB6" w:rsidRDefault="00C21BB6" w:rsidP="009666A1">
            <w:pPr>
              <w:spacing w:before="60" w:afterLines="60" w:after="144"/>
            </w:pPr>
            <w:r>
              <w:t>DPEP PO no</w:t>
            </w:r>
            <w:r>
              <w:tab/>
            </w:r>
          </w:p>
        </w:tc>
        <w:tc>
          <w:tcPr>
            <w:tcW w:w="1008" w:type="dxa"/>
          </w:tcPr>
          <w:p w14:paraId="43E4ABD4" w14:textId="77777777" w:rsidR="00C21BB6" w:rsidRDefault="00C21BB6" w:rsidP="009666A1">
            <w:pPr>
              <w:spacing w:before="60" w:afterLines="60" w:after="144"/>
            </w:pPr>
            <w:r>
              <w:t>9(10)</w:t>
            </w:r>
          </w:p>
        </w:tc>
        <w:tc>
          <w:tcPr>
            <w:tcW w:w="3240" w:type="dxa"/>
          </w:tcPr>
          <w:p w14:paraId="36A0B850" w14:textId="77777777" w:rsidR="00C21BB6" w:rsidRDefault="00C21BB6" w:rsidP="009666A1">
            <w:pPr>
              <w:spacing w:before="60" w:afterLines="60" w:after="144"/>
            </w:pPr>
            <w:r>
              <w:t xml:space="preserve">The Purchase Order number of the Deferred/Equal Payment </w:t>
            </w:r>
            <w:r>
              <w:lastRenderedPageBreak/>
              <w:t>transaction. The field is prefixed with leading 0.</w:t>
            </w:r>
          </w:p>
        </w:tc>
        <w:tc>
          <w:tcPr>
            <w:tcW w:w="1170" w:type="dxa"/>
          </w:tcPr>
          <w:p w14:paraId="4ECB95CD" w14:textId="77777777" w:rsidR="00C21BB6" w:rsidRDefault="00C21BB6" w:rsidP="002339E1">
            <w:pPr>
              <w:numPr>
                <w:ilvl w:val="0"/>
                <w:numId w:val="20"/>
              </w:numPr>
              <w:spacing w:before="60" w:afterLines="60" w:after="144"/>
              <w:jc w:val="center"/>
            </w:pPr>
          </w:p>
        </w:tc>
        <w:tc>
          <w:tcPr>
            <w:tcW w:w="1080" w:type="dxa"/>
          </w:tcPr>
          <w:p w14:paraId="733EB0E9" w14:textId="77777777" w:rsidR="00C21BB6" w:rsidRDefault="00C21BB6" w:rsidP="002339E1">
            <w:pPr>
              <w:numPr>
                <w:ilvl w:val="0"/>
                <w:numId w:val="20"/>
              </w:numPr>
              <w:spacing w:before="60" w:afterLines="60" w:after="144"/>
              <w:jc w:val="center"/>
            </w:pPr>
          </w:p>
        </w:tc>
        <w:tc>
          <w:tcPr>
            <w:tcW w:w="990" w:type="dxa"/>
          </w:tcPr>
          <w:p w14:paraId="4715D9DF" w14:textId="77777777" w:rsidR="00C21BB6" w:rsidRDefault="00C21BB6" w:rsidP="002339E1">
            <w:pPr>
              <w:numPr>
                <w:ilvl w:val="0"/>
                <w:numId w:val="20"/>
              </w:numPr>
              <w:spacing w:before="60" w:afterLines="60" w:after="144"/>
              <w:jc w:val="center"/>
            </w:pPr>
          </w:p>
        </w:tc>
      </w:tr>
      <w:tr w:rsidR="00C21BB6" w14:paraId="494EED1D" w14:textId="77777777" w:rsidTr="00910A81">
        <w:tc>
          <w:tcPr>
            <w:tcW w:w="2250" w:type="dxa"/>
          </w:tcPr>
          <w:p w14:paraId="33E8F56B" w14:textId="77777777" w:rsidR="00C21BB6" w:rsidRDefault="00C21BB6" w:rsidP="009666A1">
            <w:pPr>
              <w:spacing w:before="60" w:afterLines="60" w:after="144"/>
            </w:pPr>
            <w:r>
              <w:t>No of payments</w:t>
            </w:r>
          </w:p>
        </w:tc>
        <w:tc>
          <w:tcPr>
            <w:tcW w:w="1008" w:type="dxa"/>
          </w:tcPr>
          <w:p w14:paraId="0B1BCAFD" w14:textId="77777777" w:rsidR="00C21BB6" w:rsidRDefault="00C21BB6" w:rsidP="009666A1">
            <w:pPr>
              <w:spacing w:before="60" w:afterLines="60" w:after="144"/>
            </w:pPr>
            <w:r>
              <w:t>99</w:t>
            </w:r>
          </w:p>
        </w:tc>
        <w:tc>
          <w:tcPr>
            <w:tcW w:w="3240" w:type="dxa"/>
          </w:tcPr>
          <w:p w14:paraId="4446F977" w14:textId="77777777" w:rsidR="00C21BB6" w:rsidRDefault="00C21BB6" w:rsidP="009666A1">
            <w:pPr>
              <w:spacing w:before="60" w:afterLines="60" w:after="144"/>
            </w:pPr>
            <w:r>
              <w:t>The number of installments</w:t>
            </w:r>
          </w:p>
        </w:tc>
        <w:tc>
          <w:tcPr>
            <w:tcW w:w="1170" w:type="dxa"/>
          </w:tcPr>
          <w:p w14:paraId="71DD34DA" w14:textId="77777777" w:rsidR="00C21BB6" w:rsidRDefault="00C21BB6" w:rsidP="002339E1">
            <w:pPr>
              <w:numPr>
                <w:ilvl w:val="0"/>
                <w:numId w:val="20"/>
              </w:numPr>
              <w:spacing w:before="60" w:afterLines="60" w:after="144"/>
              <w:jc w:val="center"/>
            </w:pPr>
          </w:p>
        </w:tc>
        <w:tc>
          <w:tcPr>
            <w:tcW w:w="1080" w:type="dxa"/>
          </w:tcPr>
          <w:p w14:paraId="4E417B3E" w14:textId="77777777" w:rsidR="00C21BB6" w:rsidRDefault="00C21BB6" w:rsidP="009666A1">
            <w:pPr>
              <w:spacing w:before="60" w:afterLines="60" w:after="144"/>
              <w:jc w:val="center"/>
            </w:pPr>
          </w:p>
        </w:tc>
        <w:tc>
          <w:tcPr>
            <w:tcW w:w="990" w:type="dxa"/>
          </w:tcPr>
          <w:p w14:paraId="4121D0AA" w14:textId="77777777" w:rsidR="00C21BB6" w:rsidRDefault="00C21BB6" w:rsidP="009666A1">
            <w:pPr>
              <w:spacing w:before="60" w:afterLines="60" w:after="144"/>
              <w:jc w:val="center"/>
            </w:pPr>
          </w:p>
        </w:tc>
      </w:tr>
      <w:tr w:rsidR="00C21BB6" w14:paraId="3FEBD931" w14:textId="77777777" w:rsidTr="00910A81">
        <w:tc>
          <w:tcPr>
            <w:tcW w:w="2250" w:type="dxa"/>
          </w:tcPr>
          <w:p w14:paraId="73EB45D4" w14:textId="77777777" w:rsidR="00C21BB6" w:rsidRDefault="00C21BB6" w:rsidP="009666A1">
            <w:pPr>
              <w:spacing w:before="60" w:afterLines="60" w:after="144"/>
            </w:pPr>
            <w:r>
              <w:t>No of months deferred</w:t>
            </w:r>
          </w:p>
        </w:tc>
        <w:tc>
          <w:tcPr>
            <w:tcW w:w="1008" w:type="dxa"/>
          </w:tcPr>
          <w:p w14:paraId="23E2BD1E" w14:textId="77777777" w:rsidR="00C21BB6" w:rsidRDefault="00C21BB6" w:rsidP="009666A1">
            <w:pPr>
              <w:spacing w:before="60" w:afterLines="60" w:after="144"/>
            </w:pPr>
            <w:r>
              <w:t>99</w:t>
            </w:r>
          </w:p>
        </w:tc>
        <w:tc>
          <w:tcPr>
            <w:tcW w:w="3240" w:type="dxa"/>
          </w:tcPr>
          <w:p w14:paraId="4C7DFF57" w14:textId="77777777" w:rsidR="00C21BB6" w:rsidRDefault="00C21BB6" w:rsidP="009666A1">
            <w:pPr>
              <w:spacing w:before="60" w:afterLines="60" w:after="144"/>
            </w:pPr>
            <w:r>
              <w:t>The number of months deferred</w:t>
            </w:r>
          </w:p>
        </w:tc>
        <w:tc>
          <w:tcPr>
            <w:tcW w:w="1170" w:type="dxa"/>
          </w:tcPr>
          <w:p w14:paraId="18B98579" w14:textId="77777777" w:rsidR="00C21BB6" w:rsidRDefault="00C21BB6" w:rsidP="002339E1">
            <w:pPr>
              <w:numPr>
                <w:ilvl w:val="0"/>
                <w:numId w:val="20"/>
              </w:numPr>
              <w:spacing w:before="60" w:afterLines="60" w:after="144"/>
              <w:jc w:val="center"/>
            </w:pPr>
          </w:p>
        </w:tc>
        <w:tc>
          <w:tcPr>
            <w:tcW w:w="1080" w:type="dxa"/>
          </w:tcPr>
          <w:p w14:paraId="204236C5" w14:textId="77777777" w:rsidR="00C21BB6" w:rsidRDefault="00C21BB6" w:rsidP="009666A1">
            <w:pPr>
              <w:spacing w:before="60" w:afterLines="60" w:after="144"/>
              <w:jc w:val="center"/>
            </w:pPr>
          </w:p>
        </w:tc>
        <w:tc>
          <w:tcPr>
            <w:tcW w:w="990" w:type="dxa"/>
          </w:tcPr>
          <w:p w14:paraId="273BE5CE" w14:textId="77777777" w:rsidR="00C21BB6" w:rsidRDefault="00C21BB6" w:rsidP="009666A1">
            <w:pPr>
              <w:spacing w:before="60" w:afterLines="60" w:after="144"/>
              <w:jc w:val="center"/>
            </w:pPr>
          </w:p>
        </w:tc>
      </w:tr>
    </w:tbl>
    <w:p w14:paraId="55F7FFF8" w14:textId="77777777" w:rsidR="002C10CE" w:rsidRDefault="002C10CE" w:rsidP="001045D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2623BEC3" w14:textId="14649F8E" w:rsidR="001045DF" w:rsidRPr="004C40B7" w:rsidRDefault="001045DF" w:rsidP="009666A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bCs/>
          <w:color w:val="538135" w:themeColor="accent3"/>
          <w:lang w:val="en-GB"/>
        </w:rPr>
      </w:pPr>
      <w:r w:rsidRPr="004C40B7">
        <w:rPr>
          <w:b/>
          <w:bCs/>
          <w:color w:val="538135" w:themeColor="accent3"/>
          <w:lang w:val="en-GB"/>
        </w:rPr>
        <w:t>TD RCS (Retail Card Services) transaction</w:t>
      </w:r>
      <w:r w:rsidR="00430887" w:rsidRPr="004C40B7">
        <w:rPr>
          <w:b/>
          <w:bCs/>
          <w:color w:val="538135" w:themeColor="accent3"/>
          <w:lang w:val="en-GB"/>
        </w:rPr>
        <w:t xml:space="preserve"> requests</w:t>
      </w:r>
    </w:p>
    <w:p w14:paraId="445A075F" w14:textId="77777777" w:rsidR="001045DF" w:rsidRDefault="001045DF" w:rsidP="001045DF">
      <w:pPr>
        <w:rPr>
          <w:snapToGrid w:val="0"/>
        </w:rPr>
      </w:pPr>
    </w:p>
    <w:tbl>
      <w:tblPr>
        <w:tblW w:w="9990"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990"/>
        <w:gridCol w:w="2340"/>
        <w:gridCol w:w="1260"/>
        <w:gridCol w:w="1260"/>
        <w:gridCol w:w="810"/>
        <w:gridCol w:w="1530"/>
      </w:tblGrid>
      <w:tr w:rsidR="00161311" w14:paraId="6EE236B3" w14:textId="77777777" w:rsidTr="00910A81">
        <w:trPr>
          <w:trHeight w:val="120"/>
          <w:tblHeader/>
        </w:trPr>
        <w:tc>
          <w:tcPr>
            <w:tcW w:w="1800" w:type="dxa"/>
            <w:vMerge w:val="restart"/>
            <w:shd w:val="clear" w:color="auto" w:fill="auto"/>
          </w:tcPr>
          <w:p w14:paraId="4CD99AC2" w14:textId="77777777" w:rsidR="00CA7F01" w:rsidRDefault="00CA7F01" w:rsidP="00904AD8">
            <w:pPr>
              <w:rPr>
                <w:b/>
              </w:rPr>
            </w:pPr>
            <w:r>
              <w:rPr>
                <w:b/>
              </w:rPr>
              <w:t>Field</w:t>
            </w:r>
          </w:p>
        </w:tc>
        <w:tc>
          <w:tcPr>
            <w:tcW w:w="990" w:type="dxa"/>
            <w:vMerge w:val="restart"/>
            <w:shd w:val="clear" w:color="auto" w:fill="auto"/>
          </w:tcPr>
          <w:p w14:paraId="5312D6BF" w14:textId="77777777" w:rsidR="00CA7F01" w:rsidRDefault="00CA7F01" w:rsidP="00904AD8">
            <w:pPr>
              <w:rPr>
                <w:b/>
              </w:rPr>
            </w:pPr>
            <w:r>
              <w:rPr>
                <w:b/>
              </w:rPr>
              <w:t>PIC</w:t>
            </w:r>
          </w:p>
        </w:tc>
        <w:tc>
          <w:tcPr>
            <w:tcW w:w="2340" w:type="dxa"/>
            <w:vMerge w:val="restart"/>
            <w:shd w:val="clear" w:color="auto" w:fill="auto"/>
          </w:tcPr>
          <w:p w14:paraId="14C5482A" w14:textId="77777777" w:rsidR="00CA7F01" w:rsidRDefault="00CA7F01" w:rsidP="00904AD8">
            <w:pPr>
              <w:rPr>
                <w:b/>
              </w:rPr>
            </w:pPr>
            <w:r>
              <w:rPr>
                <w:b/>
              </w:rPr>
              <w:t>Description</w:t>
            </w:r>
          </w:p>
        </w:tc>
        <w:tc>
          <w:tcPr>
            <w:tcW w:w="4860" w:type="dxa"/>
            <w:gridSpan w:val="4"/>
            <w:shd w:val="clear" w:color="auto" w:fill="auto"/>
          </w:tcPr>
          <w:p w14:paraId="6F6E2083" w14:textId="77777777" w:rsidR="00CA7F01" w:rsidRDefault="00CA7F01" w:rsidP="00904AD8">
            <w:pPr>
              <w:jc w:val="center"/>
              <w:rPr>
                <w:b/>
              </w:rPr>
            </w:pPr>
            <w:r>
              <w:rPr>
                <w:b/>
              </w:rPr>
              <w:t>Required fields for Trans</w:t>
            </w:r>
          </w:p>
        </w:tc>
      </w:tr>
      <w:tr w:rsidR="00634FE9" w14:paraId="49D9C1A9" w14:textId="77777777" w:rsidTr="00910A81">
        <w:trPr>
          <w:trHeight w:val="120"/>
          <w:tblHeader/>
        </w:trPr>
        <w:tc>
          <w:tcPr>
            <w:tcW w:w="1800" w:type="dxa"/>
            <w:vMerge/>
            <w:shd w:val="clear" w:color="auto" w:fill="auto"/>
          </w:tcPr>
          <w:p w14:paraId="77596DA1" w14:textId="77777777" w:rsidR="00634FE9" w:rsidRDefault="00634FE9" w:rsidP="00904AD8">
            <w:pPr>
              <w:rPr>
                <w:b/>
              </w:rPr>
            </w:pPr>
          </w:p>
        </w:tc>
        <w:tc>
          <w:tcPr>
            <w:tcW w:w="990" w:type="dxa"/>
            <w:vMerge/>
            <w:shd w:val="clear" w:color="auto" w:fill="auto"/>
          </w:tcPr>
          <w:p w14:paraId="3CCFBC63" w14:textId="77777777" w:rsidR="00634FE9" w:rsidRDefault="00634FE9" w:rsidP="00904AD8">
            <w:pPr>
              <w:rPr>
                <w:b/>
              </w:rPr>
            </w:pPr>
          </w:p>
        </w:tc>
        <w:tc>
          <w:tcPr>
            <w:tcW w:w="2340" w:type="dxa"/>
            <w:vMerge/>
            <w:shd w:val="clear" w:color="auto" w:fill="auto"/>
          </w:tcPr>
          <w:p w14:paraId="087B0865" w14:textId="77777777" w:rsidR="00634FE9" w:rsidRDefault="00634FE9" w:rsidP="00904AD8">
            <w:pPr>
              <w:rPr>
                <w:b/>
              </w:rPr>
            </w:pPr>
          </w:p>
        </w:tc>
        <w:tc>
          <w:tcPr>
            <w:tcW w:w="1260" w:type="dxa"/>
            <w:shd w:val="clear" w:color="auto" w:fill="auto"/>
          </w:tcPr>
          <w:p w14:paraId="72FDC9C7" w14:textId="77777777" w:rsidR="00634FE9" w:rsidRDefault="00634FE9" w:rsidP="00904AD8">
            <w:pPr>
              <w:jc w:val="center"/>
              <w:rPr>
                <w:b/>
              </w:rPr>
            </w:pPr>
            <w:r>
              <w:rPr>
                <w:b/>
              </w:rPr>
              <w:t>Purchase/</w:t>
            </w:r>
          </w:p>
          <w:p w14:paraId="0D32D540" w14:textId="77777777" w:rsidR="00634FE9" w:rsidRDefault="00634FE9" w:rsidP="00904AD8">
            <w:pPr>
              <w:jc w:val="center"/>
              <w:rPr>
                <w:b/>
              </w:rPr>
            </w:pPr>
            <w:r>
              <w:rPr>
                <w:b/>
              </w:rPr>
              <w:t>Pre-Auth</w:t>
            </w:r>
          </w:p>
        </w:tc>
        <w:tc>
          <w:tcPr>
            <w:tcW w:w="1260" w:type="dxa"/>
            <w:shd w:val="clear" w:color="auto" w:fill="auto"/>
          </w:tcPr>
          <w:p w14:paraId="722BB8C3" w14:textId="77777777" w:rsidR="00634FE9" w:rsidRDefault="00634FE9" w:rsidP="00904AD8">
            <w:pPr>
              <w:jc w:val="center"/>
              <w:rPr>
                <w:b/>
              </w:rPr>
            </w:pPr>
            <w:r>
              <w:rPr>
                <w:b/>
              </w:rPr>
              <w:t>Return/</w:t>
            </w:r>
          </w:p>
          <w:p w14:paraId="125BF9BE" w14:textId="77777777" w:rsidR="00634FE9" w:rsidRDefault="00634FE9" w:rsidP="00904AD8">
            <w:pPr>
              <w:jc w:val="center"/>
              <w:rPr>
                <w:b/>
              </w:rPr>
            </w:pPr>
            <w:r>
              <w:rPr>
                <w:b/>
              </w:rPr>
              <w:t>Payments</w:t>
            </w:r>
          </w:p>
        </w:tc>
        <w:tc>
          <w:tcPr>
            <w:tcW w:w="810" w:type="dxa"/>
            <w:shd w:val="clear" w:color="auto" w:fill="auto"/>
          </w:tcPr>
          <w:p w14:paraId="6D88ACE3" w14:textId="77777777" w:rsidR="00634FE9" w:rsidRDefault="00634FE9" w:rsidP="00904AD8">
            <w:pPr>
              <w:jc w:val="center"/>
              <w:rPr>
                <w:b/>
              </w:rPr>
            </w:pPr>
            <w:r>
              <w:rPr>
                <w:b/>
              </w:rPr>
              <w:t>Voids</w:t>
            </w:r>
            <w:r w:rsidDel="00CA7F01">
              <w:rPr>
                <w:b/>
              </w:rPr>
              <w:t xml:space="preserve"> </w:t>
            </w:r>
          </w:p>
        </w:tc>
        <w:tc>
          <w:tcPr>
            <w:tcW w:w="1530" w:type="dxa"/>
            <w:shd w:val="clear" w:color="auto" w:fill="auto"/>
          </w:tcPr>
          <w:p w14:paraId="2F5D6984" w14:textId="77777777" w:rsidR="00634FE9" w:rsidRDefault="00634FE9" w:rsidP="00904AD8">
            <w:pPr>
              <w:jc w:val="center"/>
              <w:rPr>
                <w:b/>
              </w:rPr>
            </w:pPr>
            <w:r>
              <w:rPr>
                <w:b/>
              </w:rPr>
              <w:t>Force post/</w:t>
            </w:r>
          </w:p>
          <w:p w14:paraId="2DA5B9E8" w14:textId="77777777" w:rsidR="00634FE9" w:rsidRDefault="00503901" w:rsidP="00904AD8">
            <w:pPr>
              <w:jc w:val="center"/>
              <w:rPr>
                <w:b/>
              </w:rPr>
            </w:pPr>
            <w:r>
              <w:rPr>
                <w:b/>
              </w:rPr>
              <w:t xml:space="preserve">Pre-Auth </w:t>
            </w:r>
            <w:r w:rsidR="00634FE9">
              <w:rPr>
                <w:b/>
              </w:rPr>
              <w:t>Completion</w:t>
            </w:r>
          </w:p>
        </w:tc>
      </w:tr>
      <w:tr w:rsidR="00161311" w:rsidRPr="00910A81" w14:paraId="24648C07" w14:textId="77777777" w:rsidTr="00910A81">
        <w:tc>
          <w:tcPr>
            <w:tcW w:w="1800" w:type="dxa"/>
            <w:shd w:val="clear" w:color="auto" w:fill="auto"/>
          </w:tcPr>
          <w:p w14:paraId="41E75C11" w14:textId="77777777" w:rsidR="00CA7F01" w:rsidRPr="00910A81" w:rsidRDefault="00CA7F01" w:rsidP="00910A81">
            <w:pPr>
              <w:pStyle w:val="Footer"/>
              <w:tabs>
                <w:tab w:val="clear" w:pos="4320"/>
                <w:tab w:val="clear" w:pos="8640"/>
              </w:tabs>
              <w:rPr>
                <w:rFonts w:cstheme="minorHAnsi"/>
              </w:rPr>
            </w:pPr>
            <w:r w:rsidRPr="00910A81">
              <w:rPr>
                <w:rFonts w:cstheme="minorHAnsi"/>
                <w:lang w:val="en-GB"/>
              </w:rPr>
              <w:t>FIID</w:t>
            </w:r>
          </w:p>
        </w:tc>
        <w:tc>
          <w:tcPr>
            <w:tcW w:w="990" w:type="dxa"/>
            <w:shd w:val="clear" w:color="auto" w:fill="auto"/>
          </w:tcPr>
          <w:p w14:paraId="63C3D2B0" w14:textId="77777777" w:rsidR="00CA7F01" w:rsidRPr="00910A81" w:rsidRDefault="00CA7F01" w:rsidP="00910A81">
            <w:pPr>
              <w:rPr>
                <w:rFonts w:cstheme="minorHAnsi"/>
              </w:rPr>
            </w:pPr>
            <w:r w:rsidRPr="00910A81">
              <w:rPr>
                <w:rFonts w:cstheme="minorHAnsi"/>
                <w:lang w:val="en-GB"/>
              </w:rPr>
              <w:t>9(4)</w:t>
            </w:r>
          </w:p>
        </w:tc>
        <w:tc>
          <w:tcPr>
            <w:tcW w:w="2340" w:type="dxa"/>
            <w:shd w:val="clear" w:color="auto" w:fill="auto"/>
          </w:tcPr>
          <w:p w14:paraId="6A7693F5" w14:textId="77777777" w:rsidR="00CA7F01" w:rsidRPr="00910A81" w:rsidRDefault="00CA7F01" w:rsidP="00910A81">
            <w:pPr>
              <w:rPr>
                <w:rFonts w:cstheme="minorHAnsi"/>
              </w:rPr>
            </w:pPr>
            <w:r w:rsidRPr="00910A81">
              <w:rPr>
                <w:rFonts w:cstheme="minorHAnsi"/>
                <w:lang w:val="en-GB"/>
              </w:rPr>
              <w:t>Settlement FIID downloaded from BASE24</w:t>
            </w:r>
          </w:p>
        </w:tc>
        <w:tc>
          <w:tcPr>
            <w:tcW w:w="1260" w:type="dxa"/>
            <w:shd w:val="clear" w:color="auto" w:fill="auto"/>
          </w:tcPr>
          <w:p w14:paraId="62171F07" w14:textId="77777777" w:rsidR="00CA7F01" w:rsidRPr="00910A81" w:rsidRDefault="00CA7F01" w:rsidP="002339E1">
            <w:pPr>
              <w:numPr>
                <w:ilvl w:val="0"/>
                <w:numId w:val="20"/>
              </w:numPr>
              <w:jc w:val="center"/>
              <w:rPr>
                <w:rFonts w:cstheme="minorHAnsi"/>
                <w:lang w:val="en-GB"/>
              </w:rPr>
            </w:pPr>
          </w:p>
        </w:tc>
        <w:tc>
          <w:tcPr>
            <w:tcW w:w="1260" w:type="dxa"/>
            <w:shd w:val="clear" w:color="auto" w:fill="auto"/>
          </w:tcPr>
          <w:p w14:paraId="2C0E4781" w14:textId="77777777" w:rsidR="00CA7F01" w:rsidRPr="00910A81" w:rsidRDefault="00CA7F01" w:rsidP="002339E1">
            <w:pPr>
              <w:numPr>
                <w:ilvl w:val="0"/>
                <w:numId w:val="20"/>
              </w:numPr>
              <w:jc w:val="center"/>
              <w:rPr>
                <w:rFonts w:cstheme="minorHAnsi"/>
                <w:lang w:val="en-GB"/>
              </w:rPr>
            </w:pPr>
          </w:p>
        </w:tc>
        <w:tc>
          <w:tcPr>
            <w:tcW w:w="810" w:type="dxa"/>
            <w:shd w:val="clear" w:color="auto" w:fill="auto"/>
          </w:tcPr>
          <w:p w14:paraId="3AD9F249" w14:textId="77777777" w:rsidR="00CA7F01" w:rsidRPr="00910A81" w:rsidRDefault="00CA7F01" w:rsidP="002339E1">
            <w:pPr>
              <w:numPr>
                <w:ilvl w:val="0"/>
                <w:numId w:val="20"/>
              </w:numPr>
              <w:jc w:val="center"/>
              <w:rPr>
                <w:rFonts w:cstheme="minorHAnsi"/>
                <w:lang w:val="en-GB"/>
              </w:rPr>
            </w:pPr>
          </w:p>
        </w:tc>
        <w:tc>
          <w:tcPr>
            <w:tcW w:w="1530" w:type="dxa"/>
            <w:shd w:val="clear" w:color="auto" w:fill="auto"/>
          </w:tcPr>
          <w:p w14:paraId="5630ACDD" w14:textId="77777777" w:rsidR="00CA7F01" w:rsidRPr="00910A81" w:rsidRDefault="00CA7F01" w:rsidP="002339E1">
            <w:pPr>
              <w:numPr>
                <w:ilvl w:val="0"/>
                <w:numId w:val="20"/>
              </w:numPr>
              <w:jc w:val="center"/>
              <w:rPr>
                <w:rFonts w:cstheme="minorHAnsi"/>
                <w:lang w:val="en-GB"/>
              </w:rPr>
            </w:pPr>
          </w:p>
        </w:tc>
      </w:tr>
      <w:tr w:rsidR="00161311" w:rsidRPr="00910A81" w14:paraId="2E15260F" w14:textId="77777777" w:rsidTr="00910A81">
        <w:tc>
          <w:tcPr>
            <w:tcW w:w="1800" w:type="dxa"/>
            <w:shd w:val="clear" w:color="auto" w:fill="auto"/>
          </w:tcPr>
          <w:p w14:paraId="405CB80B" w14:textId="77777777" w:rsidR="00CA7F01" w:rsidRPr="00910A81" w:rsidRDefault="00CA7F01" w:rsidP="00910A81">
            <w:pPr>
              <w:rPr>
                <w:rFonts w:cstheme="minorHAnsi"/>
              </w:rPr>
            </w:pPr>
            <w:r w:rsidRPr="00910A81">
              <w:rPr>
                <w:rFonts w:cstheme="minorHAnsi"/>
                <w:lang w:val="en-GB"/>
              </w:rPr>
              <w:t>POS Application Version</w:t>
            </w:r>
          </w:p>
        </w:tc>
        <w:tc>
          <w:tcPr>
            <w:tcW w:w="990" w:type="dxa"/>
            <w:shd w:val="clear" w:color="auto" w:fill="auto"/>
          </w:tcPr>
          <w:p w14:paraId="400D4D1F" w14:textId="77777777" w:rsidR="00CA7F01" w:rsidRPr="00910A81" w:rsidRDefault="00CA7F01" w:rsidP="00910A81">
            <w:pPr>
              <w:rPr>
                <w:rFonts w:cstheme="minorHAnsi"/>
              </w:rPr>
            </w:pPr>
            <w:r w:rsidRPr="00910A81">
              <w:rPr>
                <w:rFonts w:cstheme="minorHAnsi"/>
                <w:lang w:val="en-GB"/>
              </w:rPr>
              <w:t>99V99</w:t>
            </w:r>
          </w:p>
        </w:tc>
        <w:tc>
          <w:tcPr>
            <w:tcW w:w="2340" w:type="dxa"/>
            <w:shd w:val="clear" w:color="auto" w:fill="auto"/>
          </w:tcPr>
          <w:p w14:paraId="595470E8" w14:textId="77777777" w:rsidR="00CA7F01" w:rsidRPr="00910A81" w:rsidRDefault="00CA7F01" w:rsidP="00910A81">
            <w:pPr>
              <w:rPr>
                <w:rFonts w:cstheme="minorHAnsi"/>
              </w:rPr>
            </w:pPr>
            <w:r w:rsidRPr="00910A81">
              <w:rPr>
                <w:rFonts w:cstheme="minorHAnsi"/>
                <w:lang w:val="en-GB"/>
              </w:rPr>
              <w:t>POS Software Version Number</w:t>
            </w:r>
          </w:p>
        </w:tc>
        <w:tc>
          <w:tcPr>
            <w:tcW w:w="1260" w:type="dxa"/>
            <w:shd w:val="clear" w:color="auto" w:fill="auto"/>
          </w:tcPr>
          <w:p w14:paraId="177C5B89" w14:textId="77777777" w:rsidR="00CA7F01" w:rsidRPr="00910A81" w:rsidRDefault="00CA7F01" w:rsidP="002339E1">
            <w:pPr>
              <w:numPr>
                <w:ilvl w:val="0"/>
                <w:numId w:val="20"/>
              </w:numPr>
              <w:jc w:val="center"/>
              <w:rPr>
                <w:rFonts w:cstheme="minorHAnsi"/>
                <w:lang w:val="en-GB"/>
              </w:rPr>
            </w:pPr>
          </w:p>
        </w:tc>
        <w:tc>
          <w:tcPr>
            <w:tcW w:w="1260" w:type="dxa"/>
            <w:shd w:val="clear" w:color="auto" w:fill="auto"/>
          </w:tcPr>
          <w:p w14:paraId="18D055C9" w14:textId="77777777" w:rsidR="00CA7F01" w:rsidRPr="00910A81" w:rsidRDefault="00CA7F01" w:rsidP="002339E1">
            <w:pPr>
              <w:numPr>
                <w:ilvl w:val="0"/>
                <w:numId w:val="20"/>
              </w:numPr>
              <w:jc w:val="center"/>
              <w:rPr>
                <w:rFonts w:cstheme="minorHAnsi"/>
                <w:lang w:val="en-GB"/>
              </w:rPr>
            </w:pPr>
          </w:p>
        </w:tc>
        <w:tc>
          <w:tcPr>
            <w:tcW w:w="810" w:type="dxa"/>
            <w:shd w:val="clear" w:color="auto" w:fill="auto"/>
          </w:tcPr>
          <w:p w14:paraId="0B77D0A5" w14:textId="77777777" w:rsidR="00CA7F01" w:rsidRPr="00910A81" w:rsidRDefault="00CA7F01" w:rsidP="002339E1">
            <w:pPr>
              <w:numPr>
                <w:ilvl w:val="0"/>
                <w:numId w:val="20"/>
              </w:numPr>
              <w:jc w:val="center"/>
              <w:rPr>
                <w:rFonts w:cstheme="minorHAnsi"/>
                <w:lang w:val="en-GB"/>
              </w:rPr>
            </w:pPr>
          </w:p>
        </w:tc>
        <w:tc>
          <w:tcPr>
            <w:tcW w:w="1530" w:type="dxa"/>
            <w:shd w:val="clear" w:color="auto" w:fill="auto"/>
          </w:tcPr>
          <w:p w14:paraId="0E8C0E81" w14:textId="77777777" w:rsidR="00CA7F01" w:rsidRPr="00910A81" w:rsidRDefault="00CA7F01" w:rsidP="002339E1">
            <w:pPr>
              <w:numPr>
                <w:ilvl w:val="0"/>
                <w:numId w:val="20"/>
              </w:numPr>
              <w:jc w:val="center"/>
              <w:rPr>
                <w:rFonts w:cstheme="minorHAnsi"/>
                <w:lang w:val="en-GB"/>
              </w:rPr>
            </w:pPr>
          </w:p>
        </w:tc>
      </w:tr>
      <w:tr w:rsidR="00161311" w:rsidRPr="00910A81" w14:paraId="1D8BB665" w14:textId="77777777" w:rsidTr="00910A81">
        <w:tc>
          <w:tcPr>
            <w:tcW w:w="1800" w:type="dxa"/>
            <w:shd w:val="clear" w:color="auto" w:fill="auto"/>
          </w:tcPr>
          <w:p w14:paraId="7C61D3F4" w14:textId="77777777" w:rsidR="00CA7F01" w:rsidRPr="00910A81" w:rsidRDefault="00CA7F01" w:rsidP="00910A81">
            <w:pPr>
              <w:pStyle w:val="Footer"/>
              <w:tabs>
                <w:tab w:val="clear" w:pos="4320"/>
                <w:tab w:val="clear" w:pos="8640"/>
              </w:tabs>
              <w:rPr>
                <w:rFonts w:cstheme="minorHAnsi"/>
              </w:rPr>
            </w:pPr>
            <w:r w:rsidRPr="00910A81">
              <w:rPr>
                <w:rFonts w:cstheme="minorHAnsi"/>
                <w:lang w:val="en-GB"/>
              </w:rPr>
              <w:t>Store Number</w:t>
            </w:r>
          </w:p>
        </w:tc>
        <w:tc>
          <w:tcPr>
            <w:tcW w:w="990" w:type="dxa"/>
            <w:shd w:val="clear" w:color="auto" w:fill="auto"/>
          </w:tcPr>
          <w:p w14:paraId="500D34EC" w14:textId="77777777" w:rsidR="00CA7F01" w:rsidRPr="00910A81" w:rsidRDefault="00CA7F01" w:rsidP="00910A81">
            <w:pPr>
              <w:rPr>
                <w:rFonts w:cstheme="minorHAnsi"/>
              </w:rPr>
            </w:pPr>
            <w:r w:rsidRPr="00910A81">
              <w:rPr>
                <w:rFonts w:cstheme="minorHAnsi"/>
                <w:lang w:val="en-GB"/>
              </w:rPr>
              <w:t>X(9)</w:t>
            </w:r>
          </w:p>
        </w:tc>
        <w:tc>
          <w:tcPr>
            <w:tcW w:w="2340" w:type="dxa"/>
            <w:shd w:val="clear" w:color="auto" w:fill="auto"/>
          </w:tcPr>
          <w:p w14:paraId="25B41030" w14:textId="77777777" w:rsidR="00CA7F01" w:rsidRPr="00910A81" w:rsidRDefault="00CA7F01" w:rsidP="00910A81">
            <w:pPr>
              <w:rPr>
                <w:rFonts w:cstheme="minorHAnsi"/>
              </w:rPr>
            </w:pPr>
            <w:r w:rsidRPr="00910A81">
              <w:rPr>
                <w:rFonts w:cstheme="minorHAnsi"/>
                <w:lang w:val="en-GB"/>
              </w:rPr>
              <w:t>TD RCS assigned store number</w:t>
            </w:r>
          </w:p>
        </w:tc>
        <w:tc>
          <w:tcPr>
            <w:tcW w:w="1260" w:type="dxa"/>
            <w:shd w:val="clear" w:color="auto" w:fill="auto"/>
          </w:tcPr>
          <w:p w14:paraId="07DDBBBC" w14:textId="77777777" w:rsidR="00CA7F01" w:rsidRPr="00910A81" w:rsidRDefault="00CA7F01" w:rsidP="002339E1">
            <w:pPr>
              <w:numPr>
                <w:ilvl w:val="0"/>
                <w:numId w:val="20"/>
              </w:numPr>
              <w:jc w:val="center"/>
              <w:rPr>
                <w:rFonts w:cstheme="minorHAnsi"/>
                <w:lang w:val="en-GB"/>
              </w:rPr>
            </w:pPr>
          </w:p>
        </w:tc>
        <w:tc>
          <w:tcPr>
            <w:tcW w:w="1260" w:type="dxa"/>
            <w:shd w:val="clear" w:color="auto" w:fill="auto"/>
          </w:tcPr>
          <w:p w14:paraId="6077DAE9" w14:textId="77777777" w:rsidR="00CA7F01" w:rsidRPr="00910A81" w:rsidRDefault="00CA7F01" w:rsidP="002339E1">
            <w:pPr>
              <w:numPr>
                <w:ilvl w:val="0"/>
                <w:numId w:val="20"/>
              </w:numPr>
              <w:jc w:val="center"/>
              <w:rPr>
                <w:rFonts w:cstheme="minorHAnsi"/>
                <w:lang w:val="en-GB"/>
              </w:rPr>
            </w:pPr>
          </w:p>
        </w:tc>
        <w:tc>
          <w:tcPr>
            <w:tcW w:w="810" w:type="dxa"/>
            <w:shd w:val="clear" w:color="auto" w:fill="auto"/>
          </w:tcPr>
          <w:p w14:paraId="7115FEA6" w14:textId="77777777" w:rsidR="00CA7F01" w:rsidRPr="00910A81" w:rsidRDefault="00CA7F01" w:rsidP="002339E1">
            <w:pPr>
              <w:numPr>
                <w:ilvl w:val="0"/>
                <w:numId w:val="20"/>
              </w:numPr>
              <w:jc w:val="center"/>
              <w:rPr>
                <w:rFonts w:cstheme="minorHAnsi"/>
                <w:lang w:val="en-GB"/>
              </w:rPr>
            </w:pPr>
          </w:p>
        </w:tc>
        <w:tc>
          <w:tcPr>
            <w:tcW w:w="1530" w:type="dxa"/>
            <w:shd w:val="clear" w:color="auto" w:fill="auto"/>
          </w:tcPr>
          <w:p w14:paraId="73D7169F" w14:textId="77777777" w:rsidR="00CA7F01" w:rsidRPr="00910A81" w:rsidRDefault="00CA7F01" w:rsidP="002339E1">
            <w:pPr>
              <w:numPr>
                <w:ilvl w:val="0"/>
                <w:numId w:val="20"/>
              </w:numPr>
              <w:jc w:val="center"/>
              <w:rPr>
                <w:rFonts w:cstheme="minorHAnsi"/>
                <w:lang w:val="en-GB"/>
              </w:rPr>
            </w:pPr>
          </w:p>
        </w:tc>
      </w:tr>
      <w:tr w:rsidR="00161311" w:rsidRPr="00910A81" w14:paraId="2986902A" w14:textId="77777777" w:rsidTr="00910A81">
        <w:tc>
          <w:tcPr>
            <w:tcW w:w="1800" w:type="dxa"/>
            <w:shd w:val="clear" w:color="auto" w:fill="auto"/>
          </w:tcPr>
          <w:p w14:paraId="13E0F212" w14:textId="77777777" w:rsidR="00CA7F01" w:rsidRPr="00910A81" w:rsidRDefault="00CA7F01" w:rsidP="00910A81">
            <w:pPr>
              <w:rPr>
                <w:rFonts w:cstheme="minorHAnsi"/>
              </w:rPr>
            </w:pPr>
            <w:r w:rsidRPr="00910A81">
              <w:rPr>
                <w:rFonts w:cstheme="minorHAnsi"/>
                <w:lang w:val="en-GB"/>
              </w:rPr>
              <w:t>Credit Plan</w:t>
            </w:r>
          </w:p>
        </w:tc>
        <w:tc>
          <w:tcPr>
            <w:tcW w:w="990" w:type="dxa"/>
            <w:shd w:val="clear" w:color="auto" w:fill="auto"/>
          </w:tcPr>
          <w:p w14:paraId="37B36AEA" w14:textId="77777777" w:rsidR="00CA7F01" w:rsidRPr="00910A81" w:rsidRDefault="00CA7F01" w:rsidP="00910A81">
            <w:pPr>
              <w:rPr>
                <w:rFonts w:cstheme="minorHAnsi"/>
              </w:rPr>
            </w:pPr>
            <w:r w:rsidRPr="00910A81">
              <w:rPr>
                <w:rFonts w:cstheme="minorHAnsi"/>
                <w:lang w:val="en-GB"/>
              </w:rPr>
              <w:t>9(5)</w:t>
            </w:r>
          </w:p>
        </w:tc>
        <w:tc>
          <w:tcPr>
            <w:tcW w:w="2340" w:type="dxa"/>
            <w:shd w:val="clear" w:color="auto" w:fill="auto"/>
          </w:tcPr>
          <w:p w14:paraId="79196CB2" w14:textId="77777777" w:rsidR="00CA7F01" w:rsidRPr="00910A81" w:rsidRDefault="00CA7F01" w:rsidP="00910A81">
            <w:pPr>
              <w:rPr>
                <w:rFonts w:cstheme="minorHAnsi"/>
              </w:rPr>
            </w:pPr>
            <w:r w:rsidRPr="00910A81">
              <w:rPr>
                <w:rFonts w:cstheme="minorHAnsi"/>
                <w:lang w:val="en-GB"/>
              </w:rPr>
              <w:t>TD RCS assigned credit plan number</w:t>
            </w:r>
          </w:p>
        </w:tc>
        <w:tc>
          <w:tcPr>
            <w:tcW w:w="1260" w:type="dxa"/>
            <w:shd w:val="clear" w:color="auto" w:fill="auto"/>
          </w:tcPr>
          <w:p w14:paraId="5F6BD2C3" w14:textId="77777777" w:rsidR="00CA7F01" w:rsidRPr="00910A81" w:rsidRDefault="00CA7F01" w:rsidP="002339E1">
            <w:pPr>
              <w:numPr>
                <w:ilvl w:val="0"/>
                <w:numId w:val="20"/>
              </w:numPr>
              <w:jc w:val="center"/>
              <w:rPr>
                <w:rFonts w:cstheme="minorHAnsi"/>
                <w:lang w:val="en-GB"/>
              </w:rPr>
            </w:pPr>
          </w:p>
        </w:tc>
        <w:tc>
          <w:tcPr>
            <w:tcW w:w="1260" w:type="dxa"/>
            <w:shd w:val="clear" w:color="auto" w:fill="auto"/>
          </w:tcPr>
          <w:p w14:paraId="46816479" w14:textId="77777777" w:rsidR="00CA7F01" w:rsidRPr="00910A81" w:rsidRDefault="00CA7F01" w:rsidP="002339E1">
            <w:pPr>
              <w:numPr>
                <w:ilvl w:val="0"/>
                <w:numId w:val="20"/>
              </w:numPr>
              <w:jc w:val="center"/>
              <w:rPr>
                <w:rFonts w:cstheme="minorHAnsi"/>
                <w:lang w:val="en-GB"/>
              </w:rPr>
            </w:pPr>
          </w:p>
        </w:tc>
        <w:tc>
          <w:tcPr>
            <w:tcW w:w="810" w:type="dxa"/>
            <w:shd w:val="clear" w:color="auto" w:fill="auto"/>
          </w:tcPr>
          <w:p w14:paraId="6CF8436E" w14:textId="77777777" w:rsidR="00CA7F01" w:rsidRPr="00910A81" w:rsidRDefault="00CA7F01" w:rsidP="002339E1">
            <w:pPr>
              <w:numPr>
                <w:ilvl w:val="0"/>
                <w:numId w:val="20"/>
              </w:numPr>
              <w:jc w:val="center"/>
              <w:rPr>
                <w:rFonts w:cstheme="minorHAnsi"/>
                <w:lang w:val="en-GB"/>
              </w:rPr>
            </w:pPr>
          </w:p>
        </w:tc>
        <w:tc>
          <w:tcPr>
            <w:tcW w:w="1530" w:type="dxa"/>
            <w:shd w:val="clear" w:color="auto" w:fill="auto"/>
          </w:tcPr>
          <w:p w14:paraId="0B3FCC20" w14:textId="77777777" w:rsidR="00CA7F01" w:rsidRPr="00910A81" w:rsidRDefault="00CA7F01" w:rsidP="002339E1">
            <w:pPr>
              <w:numPr>
                <w:ilvl w:val="0"/>
                <w:numId w:val="20"/>
              </w:numPr>
              <w:jc w:val="center"/>
              <w:rPr>
                <w:rFonts w:cstheme="minorHAnsi"/>
                <w:lang w:val="en-GB"/>
              </w:rPr>
            </w:pPr>
          </w:p>
        </w:tc>
      </w:tr>
      <w:tr w:rsidR="00161311" w:rsidRPr="00910A81" w14:paraId="4C8C6BF1" w14:textId="77777777" w:rsidTr="00910A81">
        <w:tc>
          <w:tcPr>
            <w:tcW w:w="1800" w:type="dxa"/>
            <w:shd w:val="clear" w:color="auto" w:fill="auto"/>
          </w:tcPr>
          <w:p w14:paraId="2A555900" w14:textId="77777777" w:rsidR="00CA7F01" w:rsidRPr="00910A81" w:rsidRDefault="00CA7F01" w:rsidP="00910A81">
            <w:pPr>
              <w:rPr>
                <w:rFonts w:cstheme="minorHAnsi"/>
              </w:rPr>
            </w:pPr>
            <w:r w:rsidRPr="00910A81">
              <w:rPr>
                <w:rFonts w:cstheme="minorHAnsi"/>
              </w:rPr>
              <w:t>Transaction I</w:t>
            </w:r>
            <w:r w:rsidR="002C10CE" w:rsidRPr="00910A81">
              <w:rPr>
                <w:rFonts w:cstheme="minorHAnsi"/>
              </w:rPr>
              <w:t>D</w:t>
            </w:r>
          </w:p>
        </w:tc>
        <w:tc>
          <w:tcPr>
            <w:tcW w:w="990" w:type="dxa"/>
            <w:shd w:val="clear" w:color="auto" w:fill="auto"/>
          </w:tcPr>
          <w:p w14:paraId="27442241" w14:textId="77777777" w:rsidR="00CA7F01" w:rsidRPr="00910A81" w:rsidRDefault="00634FE9" w:rsidP="00910A81">
            <w:pPr>
              <w:rPr>
                <w:rFonts w:cstheme="minorHAnsi"/>
              </w:rPr>
            </w:pPr>
            <w:r w:rsidRPr="00910A81">
              <w:rPr>
                <w:rFonts w:cstheme="minorHAnsi"/>
              </w:rPr>
              <w:t>9</w:t>
            </w:r>
            <w:r w:rsidR="00CA7F01" w:rsidRPr="00910A81">
              <w:rPr>
                <w:rFonts w:cstheme="minorHAnsi"/>
              </w:rPr>
              <w:t>(1)</w:t>
            </w:r>
          </w:p>
        </w:tc>
        <w:tc>
          <w:tcPr>
            <w:tcW w:w="2340" w:type="dxa"/>
            <w:shd w:val="clear" w:color="auto" w:fill="auto"/>
          </w:tcPr>
          <w:p w14:paraId="7BE2D580" w14:textId="77777777" w:rsidR="00CA7F01" w:rsidRPr="00910A81" w:rsidRDefault="00CA7F01" w:rsidP="00910A81">
            <w:pPr>
              <w:rPr>
                <w:rFonts w:cstheme="minorHAnsi"/>
              </w:rPr>
            </w:pPr>
            <w:r w:rsidRPr="00910A81">
              <w:rPr>
                <w:rFonts w:cstheme="minorHAnsi"/>
              </w:rPr>
              <w:t>The field that distinguish between return and payment.</w:t>
            </w:r>
          </w:p>
          <w:p w14:paraId="4825910D" w14:textId="77777777" w:rsidR="00CA7F01" w:rsidRDefault="00CA7F01" w:rsidP="00910A81">
            <w:pPr>
              <w:rPr>
                <w:rFonts w:cstheme="minorHAnsi"/>
              </w:rPr>
            </w:pPr>
            <w:r w:rsidRPr="00910A81">
              <w:rPr>
                <w:rFonts w:cstheme="minorHAnsi"/>
              </w:rPr>
              <w:t>Valid Values:</w:t>
            </w:r>
          </w:p>
          <w:p w14:paraId="643A7BCF" w14:textId="77777777" w:rsidR="00CA7F01" w:rsidRDefault="00CA7F01" w:rsidP="00910A81">
            <w:pPr>
              <w:ind w:left="288" w:hanging="288"/>
              <w:rPr>
                <w:rFonts w:cstheme="minorHAnsi"/>
              </w:rPr>
            </w:pPr>
            <w:r w:rsidRPr="00910A81">
              <w:rPr>
                <w:rFonts w:cstheme="minorHAnsi"/>
              </w:rPr>
              <w:t>0 – all transactions</w:t>
            </w:r>
            <w:r w:rsidR="002C10CE" w:rsidRPr="00910A81">
              <w:rPr>
                <w:rFonts w:cstheme="minorHAnsi"/>
              </w:rPr>
              <w:t xml:space="preserve"> </w:t>
            </w:r>
            <w:r w:rsidRPr="00910A81">
              <w:rPr>
                <w:rFonts w:cstheme="minorHAnsi"/>
              </w:rPr>
              <w:t>except payment</w:t>
            </w:r>
          </w:p>
          <w:p w14:paraId="32AC971B" w14:textId="77777777" w:rsidR="00D134CE" w:rsidRPr="00A25400" w:rsidRDefault="00CA7F01" w:rsidP="00910A81">
            <w:pPr>
              <w:rPr>
                <w:rFonts w:cstheme="minorHAnsi"/>
                <w:b/>
                <w:bCs/>
              </w:rPr>
            </w:pPr>
            <w:r w:rsidRPr="00A25400">
              <w:rPr>
                <w:rFonts w:cstheme="minorHAnsi"/>
                <w:b/>
                <w:bCs/>
              </w:rPr>
              <w:t>1 – payment</w:t>
            </w:r>
          </w:p>
        </w:tc>
        <w:tc>
          <w:tcPr>
            <w:tcW w:w="1260" w:type="dxa"/>
            <w:shd w:val="clear" w:color="auto" w:fill="auto"/>
          </w:tcPr>
          <w:p w14:paraId="222DB7A9" w14:textId="77777777" w:rsidR="00CA7F01" w:rsidRPr="00910A81" w:rsidRDefault="00CA7F01" w:rsidP="002339E1">
            <w:pPr>
              <w:numPr>
                <w:ilvl w:val="0"/>
                <w:numId w:val="20"/>
              </w:numPr>
              <w:jc w:val="center"/>
              <w:rPr>
                <w:rFonts w:cstheme="minorHAnsi"/>
              </w:rPr>
            </w:pPr>
          </w:p>
        </w:tc>
        <w:tc>
          <w:tcPr>
            <w:tcW w:w="1260" w:type="dxa"/>
            <w:shd w:val="clear" w:color="auto" w:fill="auto"/>
          </w:tcPr>
          <w:p w14:paraId="4EEB817F" w14:textId="77777777" w:rsidR="00CA7F01" w:rsidRPr="00910A81" w:rsidRDefault="00CA7F01" w:rsidP="002339E1">
            <w:pPr>
              <w:numPr>
                <w:ilvl w:val="0"/>
                <w:numId w:val="20"/>
              </w:numPr>
              <w:jc w:val="center"/>
              <w:rPr>
                <w:rFonts w:cstheme="minorHAnsi"/>
              </w:rPr>
            </w:pPr>
          </w:p>
        </w:tc>
        <w:tc>
          <w:tcPr>
            <w:tcW w:w="810" w:type="dxa"/>
            <w:shd w:val="clear" w:color="auto" w:fill="auto"/>
          </w:tcPr>
          <w:p w14:paraId="3BD3BA55" w14:textId="77777777" w:rsidR="00CA7F01" w:rsidRPr="00910A81" w:rsidRDefault="00CA7F01" w:rsidP="002339E1">
            <w:pPr>
              <w:numPr>
                <w:ilvl w:val="0"/>
                <w:numId w:val="20"/>
              </w:numPr>
              <w:jc w:val="center"/>
              <w:rPr>
                <w:rFonts w:cstheme="minorHAnsi"/>
              </w:rPr>
            </w:pPr>
          </w:p>
        </w:tc>
        <w:tc>
          <w:tcPr>
            <w:tcW w:w="1530" w:type="dxa"/>
            <w:shd w:val="clear" w:color="auto" w:fill="auto"/>
          </w:tcPr>
          <w:p w14:paraId="44A01683" w14:textId="77777777" w:rsidR="00CA7F01" w:rsidRPr="00910A81" w:rsidRDefault="00CA7F01" w:rsidP="002339E1">
            <w:pPr>
              <w:numPr>
                <w:ilvl w:val="0"/>
                <w:numId w:val="20"/>
              </w:numPr>
              <w:jc w:val="center"/>
              <w:rPr>
                <w:rFonts w:cstheme="minorHAnsi"/>
              </w:rPr>
            </w:pPr>
          </w:p>
        </w:tc>
      </w:tr>
      <w:tr w:rsidR="00161311" w:rsidRPr="00910A81" w14:paraId="6BADB4E8" w14:textId="77777777" w:rsidTr="00910A81">
        <w:tc>
          <w:tcPr>
            <w:tcW w:w="1800" w:type="dxa"/>
            <w:shd w:val="clear" w:color="auto" w:fill="auto"/>
          </w:tcPr>
          <w:p w14:paraId="4215D9E9" w14:textId="77777777" w:rsidR="00161311" w:rsidRPr="00910A81" w:rsidRDefault="00161311" w:rsidP="00910A81">
            <w:pPr>
              <w:rPr>
                <w:rFonts w:cstheme="minorHAnsi"/>
              </w:rPr>
            </w:pPr>
            <w:r w:rsidRPr="00910A81">
              <w:rPr>
                <w:rFonts w:cstheme="minorHAnsi"/>
              </w:rPr>
              <w:t>Auth Date</w:t>
            </w:r>
          </w:p>
        </w:tc>
        <w:tc>
          <w:tcPr>
            <w:tcW w:w="990" w:type="dxa"/>
            <w:shd w:val="clear" w:color="auto" w:fill="auto"/>
          </w:tcPr>
          <w:p w14:paraId="5B55A5EC" w14:textId="77777777" w:rsidR="00161311" w:rsidRPr="00910A81" w:rsidRDefault="00634FE9" w:rsidP="00910A81">
            <w:pPr>
              <w:rPr>
                <w:rFonts w:cstheme="minorHAnsi"/>
              </w:rPr>
            </w:pPr>
            <w:r w:rsidRPr="00910A81">
              <w:rPr>
                <w:rFonts w:cstheme="minorHAnsi"/>
              </w:rPr>
              <w:t>9</w:t>
            </w:r>
            <w:r w:rsidR="00161311" w:rsidRPr="00910A81">
              <w:rPr>
                <w:rFonts w:cstheme="minorHAnsi"/>
              </w:rPr>
              <w:t>(12)</w:t>
            </w:r>
          </w:p>
        </w:tc>
        <w:tc>
          <w:tcPr>
            <w:tcW w:w="2340" w:type="dxa"/>
            <w:shd w:val="clear" w:color="auto" w:fill="auto"/>
          </w:tcPr>
          <w:p w14:paraId="7FCB263F" w14:textId="77777777" w:rsidR="001142F3" w:rsidRPr="00910A81" w:rsidRDefault="00161311" w:rsidP="00910A81">
            <w:pPr>
              <w:rPr>
                <w:rFonts w:cstheme="minorHAnsi"/>
              </w:rPr>
            </w:pPr>
            <w:r w:rsidRPr="00910A81">
              <w:rPr>
                <w:rFonts w:cstheme="minorHAnsi"/>
              </w:rPr>
              <w:t xml:space="preserve">Authorization Date and Time as returned from RCS. Format: </w:t>
            </w:r>
          </w:p>
          <w:p w14:paraId="2F874516" w14:textId="77777777" w:rsidR="00161311" w:rsidRPr="00910A81" w:rsidRDefault="001142F3" w:rsidP="00910A81">
            <w:pPr>
              <w:rPr>
                <w:rFonts w:cstheme="minorHAnsi"/>
                <w:sz w:val="18"/>
                <w:szCs w:val="18"/>
              </w:rPr>
            </w:pPr>
            <w:r w:rsidRPr="00910A81">
              <w:rPr>
                <w:rFonts w:cstheme="minorHAnsi"/>
                <w:sz w:val="18"/>
                <w:szCs w:val="18"/>
              </w:rPr>
              <w:t>YY</w:t>
            </w:r>
            <w:r w:rsidR="00161311" w:rsidRPr="00910A81">
              <w:rPr>
                <w:rFonts w:cstheme="minorHAnsi"/>
                <w:sz w:val="18"/>
                <w:szCs w:val="18"/>
              </w:rPr>
              <w:t>YY</w:t>
            </w:r>
            <w:r w:rsidRPr="00910A81">
              <w:rPr>
                <w:rFonts w:cstheme="minorHAnsi"/>
                <w:sz w:val="18"/>
                <w:szCs w:val="18"/>
              </w:rPr>
              <w:t>-</w:t>
            </w:r>
            <w:r w:rsidR="00161311" w:rsidRPr="00910A81">
              <w:rPr>
                <w:rFonts w:cstheme="minorHAnsi"/>
                <w:sz w:val="18"/>
                <w:szCs w:val="18"/>
              </w:rPr>
              <w:t>MM</w:t>
            </w:r>
            <w:r w:rsidRPr="00910A81">
              <w:rPr>
                <w:rFonts w:cstheme="minorHAnsi"/>
                <w:sz w:val="18"/>
                <w:szCs w:val="18"/>
              </w:rPr>
              <w:t>-</w:t>
            </w:r>
            <w:r w:rsidR="00161311" w:rsidRPr="00910A81">
              <w:rPr>
                <w:rFonts w:cstheme="minorHAnsi"/>
                <w:sz w:val="18"/>
                <w:szCs w:val="18"/>
              </w:rPr>
              <w:t>DD</w:t>
            </w:r>
            <w:r w:rsidRPr="00910A81">
              <w:rPr>
                <w:rFonts w:cstheme="minorHAnsi"/>
                <w:sz w:val="18"/>
                <w:szCs w:val="18"/>
              </w:rPr>
              <w:t>T</w:t>
            </w:r>
            <w:r w:rsidR="00161311" w:rsidRPr="00910A81">
              <w:rPr>
                <w:rFonts w:cstheme="minorHAnsi"/>
                <w:sz w:val="18"/>
                <w:szCs w:val="18"/>
              </w:rPr>
              <w:t>HH</w:t>
            </w:r>
            <w:r w:rsidRPr="00910A81">
              <w:rPr>
                <w:rFonts w:cstheme="minorHAnsi"/>
                <w:sz w:val="18"/>
                <w:szCs w:val="18"/>
              </w:rPr>
              <w:t>:</w:t>
            </w:r>
            <w:r w:rsidR="00161311" w:rsidRPr="00910A81">
              <w:rPr>
                <w:rFonts w:cstheme="minorHAnsi"/>
                <w:sz w:val="18"/>
                <w:szCs w:val="18"/>
              </w:rPr>
              <w:t>MM</w:t>
            </w:r>
            <w:r w:rsidRPr="00910A81">
              <w:rPr>
                <w:rFonts w:cstheme="minorHAnsi"/>
                <w:sz w:val="18"/>
                <w:szCs w:val="18"/>
              </w:rPr>
              <w:t>:</w:t>
            </w:r>
            <w:r w:rsidR="00161311" w:rsidRPr="00910A81">
              <w:rPr>
                <w:rFonts w:cstheme="minorHAnsi"/>
                <w:sz w:val="18"/>
                <w:szCs w:val="18"/>
              </w:rPr>
              <w:t>SS</w:t>
            </w:r>
          </w:p>
        </w:tc>
        <w:tc>
          <w:tcPr>
            <w:tcW w:w="1260" w:type="dxa"/>
            <w:shd w:val="clear" w:color="auto" w:fill="auto"/>
          </w:tcPr>
          <w:p w14:paraId="73721CC1" w14:textId="77777777" w:rsidR="00161311" w:rsidRPr="00910A81" w:rsidRDefault="00F95D82" w:rsidP="00910A81">
            <w:pPr>
              <w:jc w:val="center"/>
              <w:rPr>
                <w:rFonts w:cstheme="minorHAnsi"/>
                <w:sz w:val="16"/>
                <w:szCs w:val="16"/>
              </w:rPr>
            </w:pPr>
            <w:r w:rsidRPr="00910A81">
              <w:rPr>
                <w:rFonts w:cstheme="minorHAnsi"/>
                <w:sz w:val="16"/>
                <w:szCs w:val="16"/>
              </w:rPr>
              <w:t>BLANKS</w:t>
            </w:r>
          </w:p>
        </w:tc>
        <w:tc>
          <w:tcPr>
            <w:tcW w:w="1260" w:type="dxa"/>
            <w:shd w:val="clear" w:color="auto" w:fill="auto"/>
          </w:tcPr>
          <w:p w14:paraId="7BC6080E" w14:textId="77777777" w:rsidR="00161311" w:rsidRPr="00910A81" w:rsidRDefault="00F95D82" w:rsidP="00910A81">
            <w:pPr>
              <w:jc w:val="center"/>
              <w:rPr>
                <w:rFonts w:cstheme="minorHAnsi"/>
                <w:sz w:val="16"/>
                <w:szCs w:val="16"/>
              </w:rPr>
            </w:pPr>
            <w:r w:rsidRPr="00910A81">
              <w:rPr>
                <w:rFonts w:cstheme="minorHAnsi"/>
                <w:sz w:val="16"/>
                <w:szCs w:val="16"/>
              </w:rPr>
              <w:t>BLANKS</w:t>
            </w:r>
          </w:p>
        </w:tc>
        <w:tc>
          <w:tcPr>
            <w:tcW w:w="810" w:type="dxa"/>
            <w:shd w:val="clear" w:color="auto" w:fill="auto"/>
          </w:tcPr>
          <w:p w14:paraId="772FE94F" w14:textId="77777777" w:rsidR="00161311" w:rsidRPr="00910A81" w:rsidRDefault="00F95D82" w:rsidP="00910A81">
            <w:pPr>
              <w:jc w:val="center"/>
              <w:rPr>
                <w:rFonts w:cstheme="minorHAnsi"/>
                <w:sz w:val="16"/>
                <w:szCs w:val="16"/>
              </w:rPr>
            </w:pPr>
            <w:r w:rsidRPr="00910A81">
              <w:rPr>
                <w:rFonts w:cstheme="minorHAnsi"/>
                <w:sz w:val="16"/>
                <w:szCs w:val="16"/>
              </w:rPr>
              <w:t>BLANKS</w:t>
            </w:r>
          </w:p>
        </w:tc>
        <w:tc>
          <w:tcPr>
            <w:tcW w:w="1530" w:type="dxa"/>
            <w:shd w:val="clear" w:color="auto" w:fill="auto"/>
          </w:tcPr>
          <w:p w14:paraId="04166F05" w14:textId="77777777" w:rsidR="00161311" w:rsidRPr="00910A81" w:rsidRDefault="00161311" w:rsidP="002339E1">
            <w:pPr>
              <w:numPr>
                <w:ilvl w:val="0"/>
                <w:numId w:val="20"/>
              </w:numPr>
              <w:jc w:val="center"/>
              <w:rPr>
                <w:rFonts w:cstheme="minorHAnsi"/>
              </w:rPr>
            </w:pPr>
          </w:p>
        </w:tc>
      </w:tr>
    </w:tbl>
    <w:p w14:paraId="02021AED" w14:textId="77777777" w:rsidR="00C21BB6" w:rsidRDefault="00C21BB6">
      <w:pPr>
        <w:rPr>
          <w:b/>
          <w:snapToGrid w:val="0"/>
        </w:rPr>
      </w:pPr>
    </w:p>
    <w:p w14:paraId="29574053" w14:textId="77777777" w:rsidR="004C40B7" w:rsidRDefault="004C40B7">
      <w:pPr>
        <w:rPr>
          <w:b/>
          <w:bCs/>
          <w:color w:val="538135" w:themeColor="accent3"/>
          <w:lang w:val="en-GB"/>
        </w:rPr>
      </w:pPr>
      <w:r>
        <w:rPr>
          <w:b/>
          <w:bCs/>
          <w:color w:val="538135" w:themeColor="accent3"/>
          <w:lang w:val="en-GB"/>
        </w:rPr>
        <w:br w:type="page"/>
      </w:r>
    </w:p>
    <w:p w14:paraId="4C37FD11" w14:textId="1AF44DBE" w:rsidR="004C40B7" w:rsidRDefault="00430887" w:rsidP="00BD450C">
      <w:pPr>
        <w:ind w:left="720"/>
        <w:rPr>
          <w:b/>
          <w:bCs/>
          <w:color w:val="538135" w:themeColor="accent3"/>
          <w:lang w:val="en-GB"/>
        </w:rPr>
      </w:pPr>
      <w:r w:rsidRPr="004C40B7">
        <w:rPr>
          <w:b/>
          <w:bCs/>
          <w:color w:val="538135" w:themeColor="accent3"/>
          <w:lang w:val="en-GB"/>
        </w:rPr>
        <w:lastRenderedPageBreak/>
        <w:t>For TD RCS (Retail Card Services) transaction responses</w:t>
      </w:r>
      <w:r w:rsidR="00BD450C" w:rsidRPr="004C40B7">
        <w:rPr>
          <w:b/>
          <w:bCs/>
          <w:color w:val="538135" w:themeColor="accent3"/>
          <w:lang w:val="en-GB"/>
        </w:rPr>
        <w:t xml:space="preserve"> </w:t>
      </w:r>
    </w:p>
    <w:p w14:paraId="25CFA647" w14:textId="32BE5E64" w:rsidR="00BD450C" w:rsidRDefault="00BD450C" w:rsidP="00BD450C">
      <w:pPr>
        <w:ind w:left="720"/>
        <w:rPr>
          <w:snapToGrid w:val="0"/>
        </w:rPr>
      </w:pPr>
      <w:r>
        <w:rPr>
          <w:lang w:val="en-GB"/>
        </w:rPr>
        <w:t>(</w:t>
      </w:r>
      <w:r>
        <w:rPr>
          <w:snapToGrid w:val="0"/>
        </w:rPr>
        <w:t>i</w:t>
      </w:r>
      <w:r w:rsidRPr="00FB26D9">
        <w:rPr>
          <w:snapToGrid w:val="0"/>
        </w:rPr>
        <w:t>f available in the response from the RCS host. Otherwise, the field is not sent</w:t>
      </w:r>
      <w:r>
        <w:rPr>
          <w:snapToGrid w:val="0"/>
        </w:rPr>
        <w:t>)</w:t>
      </w:r>
      <w:r w:rsidRPr="00FB26D9">
        <w:rPr>
          <w:snapToGrid w:val="0"/>
        </w:rPr>
        <w:t>.</w:t>
      </w:r>
    </w:p>
    <w:p w14:paraId="2A2AC3C5" w14:textId="77777777" w:rsidR="00430887" w:rsidRDefault="00430887"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snapToGrid w:val="0"/>
        </w:rPr>
      </w:pPr>
    </w:p>
    <w:tbl>
      <w:tblPr>
        <w:tblW w:w="9900" w:type="dxa"/>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990"/>
        <w:gridCol w:w="2340"/>
        <w:gridCol w:w="1260"/>
        <w:gridCol w:w="1260"/>
        <w:gridCol w:w="810"/>
        <w:gridCol w:w="1440"/>
      </w:tblGrid>
      <w:tr w:rsidR="00161311" w14:paraId="1F924717" w14:textId="77777777" w:rsidTr="004C40B7">
        <w:trPr>
          <w:trHeight w:val="120"/>
          <w:tblHeader/>
        </w:trPr>
        <w:tc>
          <w:tcPr>
            <w:tcW w:w="1800" w:type="dxa"/>
            <w:vMerge w:val="restart"/>
            <w:shd w:val="clear" w:color="auto" w:fill="auto"/>
          </w:tcPr>
          <w:p w14:paraId="45A51C1B" w14:textId="77777777" w:rsidR="00161311" w:rsidRDefault="00161311" w:rsidP="00904AD8">
            <w:pPr>
              <w:rPr>
                <w:b/>
              </w:rPr>
            </w:pPr>
            <w:r>
              <w:rPr>
                <w:b/>
              </w:rPr>
              <w:t>Field</w:t>
            </w:r>
          </w:p>
        </w:tc>
        <w:tc>
          <w:tcPr>
            <w:tcW w:w="990" w:type="dxa"/>
            <w:vMerge w:val="restart"/>
            <w:shd w:val="clear" w:color="auto" w:fill="auto"/>
          </w:tcPr>
          <w:p w14:paraId="6A3412D8" w14:textId="77777777" w:rsidR="00161311" w:rsidRDefault="00161311" w:rsidP="00904AD8">
            <w:pPr>
              <w:rPr>
                <w:b/>
              </w:rPr>
            </w:pPr>
            <w:r>
              <w:rPr>
                <w:b/>
              </w:rPr>
              <w:t>PIC</w:t>
            </w:r>
          </w:p>
        </w:tc>
        <w:tc>
          <w:tcPr>
            <w:tcW w:w="2340" w:type="dxa"/>
            <w:vMerge w:val="restart"/>
            <w:shd w:val="clear" w:color="auto" w:fill="auto"/>
          </w:tcPr>
          <w:p w14:paraId="6AC3DCE8" w14:textId="77777777" w:rsidR="00161311" w:rsidRDefault="00161311" w:rsidP="00904AD8">
            <w:pPr>
              <w:rPr>
                <w:b/>
              </w:rPr>
            </w:pPr>
            <w:r>
              <w:rPr>
                <w:b/>
              </w:rPr>
              <w:t>Description</w:t>
            </w:r>
          </w:p>
        </w:tc>
        <w:tc>
          <w:tcPr>
            <w:tcW w:w="4770" w:type="dxa"/>
            <w:gridSpan w:val="4"/>
            <w:shd w:val="clear" w:color="auto" w:fill="auto"/>
          </w:tcPr>
          <w:p w14:paraId="76FE9475" w14:textId="77777777" w:rsidR="00161311" w:rsidRDefault="00161311" w:rsidP="00904AD8">
            <w:pPr>
              <w:jc w:val="center"/>
              <w:rPr>
                <w:b/>
              </w:rPr>
            </w:pPr>
            <w:r>
              <w:rPr>
                <w:b/>
              </w:rPr>
              <w:t>Required fields for Trans</w:t>
            </w:r>
          </w:p>
        </w:tc>
      </w:tr>
      <w:tr w:rsidR="00161311" w14:paraId="057675B8" w14:textId="77777777" w:rsidTr="004C40B7">
        <w:trPr>
          <w:trHeight w:val="120"/>
          <w:tblHeader/>
        </w:trPr>
        <w:tc>
          <w:tcPr>
            <w:tcW w:w="1800" w:type="dxa"/>
            <w:vMerge/>
            <w:shd w:val="clear" w:color="auto" w:fill="auto"/>
          </w:tcPr>
          <w:p w14:paraId="49BDF720" w14:textId="77777777" w:rsidR="00161311" w:rsidRDefault="00161311" w:rsidP="00904AD8">
            <w:pPr>
              <w:rPr>
                <w:b/>
              </w:rPr>
            </w:pPr>
          </w:p>
        </w:tc>
        <w:tc>
          <w:tcPr>
            <w:tcW w:w="990" w:type="dxa"/>
            <w:vMerge/>
            <w:shd w:val="clear" w:color="auto" w:fill="auto"/>
          </w:tcPr>
          <w:p w14:paraId="17BE6231" w14:textId="77777777" w:rsidR="00161311" w:rsidRDefault="00161311" w:rsidP="00904AD8">
            <w:pPr>
              <w:rPr>
                <w:b/>
              </w:rPr>
            </w:pPr>
          </w:p>
        </w:tc>
        <w:tc>
          <w:tcPr>
            <w:tcW w:w="2340" w:type="dxa"/>
            <w:vMerge/>
            <w:shd w:val="clear" w:color="auto" w:fill="auto"/>
          </w:tcPr>
          <w:p w14:paraId="7DC9A3ED" w14:textId="77777777" w:rsidR="00161311" w:rsidRDefault="00161311" w:rsidP="00904AD8">
            <w:pPr>
              <w:rPr>
                <w:b/>
              </w:rPr>
            </w:pPr>
          </w:p>
        </w:tc>
        <w:tc>
          <w:tcPr>
            <w:tcW w:w="1260" w:type="dxa"/>
            <w:shd w:val="clear" w:color="auto" w:fill="auto"/>
          </w:tcPr>
          <w:p w14:paraId="3BA2A8CB" w14:textId="77777777" w:rsidR="00161311" w:rsidRDefault="00161311" w:rsidP="00904AD8">
            <w:pPr>
              <w:jc w:val="center"/>
              <w:rPr>
                <w:b/>
              </w:rPr>
            </w:pPr>
            <w:r>
              <w:rPr>
                <w:b/>
              </w:rPr>
              <w:t>Purchase/</w:t>
            </w:r>
          </w:p>
          <w:p w14:paraId="6A324A96" w14:textId="77777777" w:rsidR="00161311" w:rsidRDefault="00161311" w:rsidP="00904AD8">
            <w:pPr>
              <w:jc w:val="center"/>
              <w:rPr>
                <w:b/>
              </w:rPr>
            </w:pPr>
            <w:r>
              <w:rPr>
                <w:b/>
              </w:rPr>
              <w:t>Pre-Auth</w:t>
            </w:r>
          </w:p>
        </w:tc>
        <w:tc>
          <w:tcPr>
            <w:tcW w:w="1260" w:type="dxa"/>
            <w:shd w:val="clear" w:color="auto" w:fill="auto"/>
          </w:tcPr>
          <w:p w14:paraId="26644A57" w14:textId="77777777" w:rsidR="00161311" w:rsidRDefault="00161311" w:rsidP="00904AD8">
            <w:pPr>
              <w:jc w:val="center"/>
              <w:rPr>
                <w:b/>
              </w:rPr>
            </w:pPr>
            <w:r>
              <w:rPr>
                <w:b/>
              </w:rPr>
              <w:t>Return/</w:t>
            </w:r>
          </w:p>
          <w:p w14:paraId="7084AA05" w14:textId="77777777" w:rsidR="00161311" w:rsidRDefault="00161311" w:rsidP="00904AD8">
            <w:pPr>
              <w:jc w:val="center"/>
              <w:rPr>
                <w:b/>
              </w:rPr>
            </w:pPr>
            <w:r>
              <w:rPr>
                <w:b/>
              </w:rPr>
              <w:t>Payments</w:t>
            </w:r>
          </w:p>
        </w:tc>
        <w:tc>
          <w:tcPr>
            <w:tcW w:w="810" w:type="dxa"/>
            <w:shd w:val="clear" w:color="auto" w:fill="auto"/>
          </w:tcPr>
          <w:p w14:paraId="2C7B676C" w14:textId="77777777" w:rsidR="00161311" w:rsidRDefault="00161311" w:rsidP="00904AD8">
            <w:pPr>
              <w:jc w:val="center"/>
              <w:rPr>
                <w:b/>
              </w:rPr>
            </w:pPr>
            <w:r>
              <w:rPr>
                <w:b/>
              </w:rPr>
              <w:t>Voids</w:t>
            </w:r>
            <w:r w:rsidDel="00CA7F01">
              <w:rPr>
                <w:b/>
              </w:rPr>
              <w:t xml:space="preserve"> </w:t>
            </w:r>
          </w:p>
        </w:tc>
        <w:tc>
          <w:tcPr>
            <w:tcW w:w="1440" w:type="dxa"/>
            <w:shd w:val="clear" w:color="auto" w:fill="auto"/>
          </w:tcPr>
          <w:p w14:paraId="153B5967" w14:textId="77777777" w:rsidR="00634FE9" w:rsidRDefault="00634FE9" w:rsidP="00904AD8">
            <w:pPr>
              <w:jc w:val="center"/>
              <w:rPr>
                <w:b/>
              </w:rPr>
            </w:pPr>
            <w:r>
              <w:rPr>
                <w:b/>
              </w:rPr>
              <w:t>Force post/</w:t>
            </w:r>
          </w:p>
          <w:p w14:paraId="20E17C9E" w14:textId="77777777" w:rsidR="00161311" w:rsidRDefault="00503901" w:rsidP="00904AD8">
            <w:pPr>
              <w:jc w:val="center"/>
              <w:rPr>
                <w:b/>
              </w:rPr>
            </w:pPr>
            <w:r>
              <w:rPr>
                <w:b/>
              </w:rPr>
              <w:t xml:space="preserve">Pre-Auth </w:t>
            </w:r>
            <w:r w:rsidR="00161311">
              <w:rPr>
                <w:b/>
              </w:rPr>
              <w:t>Completion</w:t>
            </w:r>
          </w:p>
        </w:tc>
      </w:tr>
      <w:tr w:rsidR="00634FE9" w14:paraId="0B55D82F" w14:textId="77777777" w:rsidTr="004C40B7">
        <w:tc>
          <w:tcPr>
            <w:tcW w:w="1800" w:type="dxa"/>
            <w:shd w:val="clear" w:color="auto" w:fill="auto"/>
          </w:tcPr>
          <w:p w14:paraId="2C8ECFCA" w14:textId="77777777" w:rsidR="00634FE9" w:rsidRDefault="00634FE9" w:rsidP="00910A81">
            <w:pPr>
              <w:pStyle w:val="Footer"/>
              <w:tabs>
                <w:tab w:val="clear" w:pos="4320"/>
                <w:tab w:val="clear" w:pos="8640"/>
              </w:tabs>
            </w:pPr>
            <w:r>
              <w:rPr>
                <w:lang w:val="en-GB"/>
              </w:rPr>
              <w:t>FIID</w:t>
            </w:r>
          </w:p>
        </w:tc>
        <w:tc>
          <w:tcPr>
            <w:tcW w:w="990" w:type="dxa"/>
            <w:shd w:val="clear" w:color="auto" w:fill="auto"/>
          </w:tcPr>
          <w:p w14:paraId="7DC637D8" w14:textId="77777777" w:rsidR="00634FE9" w:rsidRDefault="00634FE9" w:rsidP="00910A81">
            <w:r>
              <w:rPr>
                <w:lang w:val="en-GB"/>
              </w:rPr>
              <w:t>9(4)</w:t>
            </w:r>
          </w:p>
        </w:tc>
        <w:tc>
          <w:tcPr>
            <w:tcW w:w="2340" w:type="dxa"/>
            <w:shd w:val="clear" w:color="auto" w:fill="auto"/>
          </w:tcPr>
          <w:p w14:paraId="385953E7" w14:textId="77777777" w:rsidR="00634FE9" w:rsidRDefault="00634FE9" w:rsidP="00910A81">
            <w:r>
              <w:rPr>
                <w:lang w:val="en-GB"/>
              </w:rPr>
              <w:t>Settlement FIID downloaded from BASE24</w:t>
            </w:r>
            <w:r w:rsidR="00F95D82">
              <w:rPr>
                <w:lang w:val="en-GB"/>
              </w:rPr>
              <w:t xml:space="preserve"> echo from request</w:t>
            </w:r>
          </w:p>
        </w:tc>
        <w:tc>
          <w:tcPr>
            <w:tcW w:w="1260" w:type="dxa"/>
            <w:shd w:val="clear" w:color="auto" w:fill="auto"/>
          </w:tcPr>
          <w:p w14:paraId="55F49743" w14:textId="77777777" w:rsidR="00634FE9" w:rsidRDefault="00634FE9" w:rsidP="002339E1">
            <w:pPr>
              <w:numPr>
                <w:ilvl w:val="0"/>
                <w:numId w:val="20"/>
              </w:numPr>
              <w:jc w:val="center"/>
              <w:rPr>
                <w:lang w:val="en-GB"/>
              </w:rPr>
            </w:pPr>
          </w:p>
        </w:tc>
        <w:tc>
          <w:tcPr>
            <w:tcW w:w="1260" w:type="dxa"/>
            <w:shd w:val="clear" w:color="auto" w:fill="auto"/>
          </w:tcPr>
          <w:p w14:paraId="235BD715" w14:textId="77777777" w:rsidR="00634FE9" w:rsidRDefault="00634FE9" w:rsidP="002339E1">
            <w:pPr>
              <w:numPr>
                <w:ilvl w:val="0"/>
                <w:numId w:val="20"/>
              </w:numPr>
              <w:jc w:val="center"/>
              <w:rPr>
                <w:lang w:val="en-GB"/>
              </w:rPr>
            </w:pPr>
          </w:p>
        </w:tc>
        <w:tc>
          <w:tcPr>
            <w:tcW w:w="810" w:type="dxa"/>
            <w:shd w:val="clear" w:color="auto" w:fill="auto"/>
          </w:tcPr>
          <w:p w14:paraId="15571021" w14:textId="77777777" w:rsidR="00634FE9" w:rsidRDefault="00634FE9" w:rsidP="002339E1">
            <w:pPr>
              <w:numPr>
                <w:ilvl w:val="0"/>
                <w:numId w:val="20"/>
              </w:numPr>
              <w:jc w:val="center"/>
              <w:rPr>
                <w:lang w:val="en-GB"/>
              </w:rPr>
            </w:pPr>
          </w:p>
        </w:tc>
        <w:tc>
          <w:tcPr>
            <w:tcW w:w="1440" w:type="dxa"/>
            <w:shd w:val="clear" w:color="auto" w:fill="auto"/>
          </w:tcPr>
          <w:p w14:paraId="4812911D" w14:textId="77777777" w:rsidR="00634FE9" w:rsidRDefault="00634FE9" w:rsidP="002339E1">
            <w:pPr>
              <w:numPr>
                <w:ilvl w:val="0"/>
                <w:numId w:val="20"/>
              </w:numPr>
              <w:jc w:val="center"/>
              <w:rPr>
                <w:lang w:val="en-GB"/>
              </w:rPr>
            </w:pPr>
          </w:p>
        </w:tc>
      </w:tr>
      <w:tr w:rsidR="00634FE9" w14:paraId="71755630" w14:textId="77777777" w:rsidTr="004C40B7">
        <w:tc>
          <w:tcPr>
            <w:tcW w:w="1800" w:type="dxa"/>
            <w:shd w:val="clear" w:color="auto" w:fill="auto"/>
          </w:tcPr>
          <w:p w14:paraId="775343F6" w14:textId="77777777" w:rsidR="00634FE9" w:rsidRDefault="00634FE9" w:rsidP="00910A81">
            <w:r>
              <w:rPr>
                <w:lang w:val="en-GB"/>
              </w:rPr>
              <w:t>POS Application Version</w:t>
            </w:r>
          </w:p>
        </w:tc>
        <w:tc>
          <w:tcPr>
            <w:tcW w:w="990" w:type="dxa"/>
            <w:shd w:val="clear" w:color="auto" w:fill="auto"/>
          </w:tcPr>
          <w:p w14:paraId="506319BF" w14:textId="77777777" w:rsidR="00634FE9" w:rsidRDefault="00634FE9" w:rsidP="00910A81">
            <w:r>
              <w:rPr>
                <w:lang w:val="en-GB"/>
              </w:rPr>
              <w:t>99V99</w:t>
            </w:r>
          </w:p>
        </w:tc>
        <w:tc>
          <w:tcPr>
            <w:tcW w:w="2340" w:type="dxa"/>
            <w:shd w:val="clear" w:color="auto" w:fill="auto"/>
          </w:tcPr>
          <w:p w14:paraId="04DF8517" w14:textId="77777777" w:rsidR="00634FE9" w:rsidRDefault="00634FE9" w:rsidP="00910A81">
            <w:r>
              <w:rPr>
                <w:lang w:val="en-GB"/>
              </w:rPr>
              <w:t>POS Software Version Number</w:t>
            </w:r>
            <w:r w:rsidR="00F95D82">
              <w:rPr>
                <w:lang w:val="en-GB"/>
              </w:rPr>
              <w:t xml:space="preserve"> echo from request</w:t>
            </w:r>
          </w:p>
        </w:tc>
        <w:tc>
          <w:tcPr>
            <w:tcW w:w="1260" w:type="dxa"/>
            <w:shd w:val="clear" w:color="auto" w:fill="auto"/>
          </w:tcPr>
          <w:p w14:paraId="0E016886" w14:textId="77777777" w:rsidR="00634FE9" w:rsidRDefault="00634FE9" w:rsidP="002339E1">
            <w:pPr>
              <w:numPr>
                <w:ilvl w:val="0"/>
                <w:numId w:val="20"/>
              </w:numPr>
              <w:jc w:val="center"/>
              <w:rPr>
                <w:lang w:val="en-GB"/>
              </w:rPr>
            </w:pPr>
          </w:p>
        </w:tc>
        <w:tc>
          <w:tcPr>
            <w:tcW w:w="1260" w:type="dxa"/>
            <w:shd w:val="clear" w:color="auto" w:fill="auto"/>
          </w:tcPr>
          <w:p w14:paraId="671393C0" w14:textId="77777777" w:rsidR="00634FE9" w:rsidRDefault="00634FE9" w:rsidP="002339E1">
            <w:pPr>
              <w:numPr>
                <w:ilvl w:val="0"/>
                <w:numId w:val="20"/>
              </w:numPr>
              <w:jc w:val="center"/>
              <w:rPr>
                <w:lang w:val="en-GB"/>
              </w:rPr>
            </w:pPr>
          </w:p>
        </w:tc>
        <w:tc>
          <w:tcPr>
            <w:tcW w:w="810" w:type="dxa"/>
            <w:shd w:val="clear" w:color="auto" w:fill="auto"/>
          </w:tcPr>
          <w:p w14:paraId="751819FE" w14:textId="77777777" w:rsidR="00634FE9" w:rsidRDefault="00634FE9" w:rsidP="002339E1">
            <w:pPr>
              <w:numPr>
                <w:ilvl w:val="0"/>
                <w:numId w:val="20"/>
              </w:numPr>
              <w:jc w:val="center"/>
              <w:rPr>
                <w:lang w:val="en-GB"/>
              </w:rPr>
            </w:pPr>
          </w:p>
        </w:tc>
        <w:tc>
          <w:tcPr>
            <w:tcW w:w="1440" w:type="dxa"/>
            <w:shd w:val="clear" w:color="auto" w:fill="auto"/>
          </w:tcPr>
          <w:p w14:paraId="38AA1F08" w14:textId="77777777" w:rsidR="00634FE9" w:rsidRDefault="00634FE9" w:rsidP="002339E1">
            <w:pPr>
              <w:numPr>
                <w:ilvl w:val="0"/>
                <w:numId w:val="20"/>
              </w:numPr>
              <w:jc w:val="center"/>
              <w:rPr>
                <w:lang w:val="en-GB"/>
              </w:rPr>
            </w:pPr>
          </w:p>
        </w:tc>
      </w:tr>
      <w:tr w:rsidR="00634FE9" w14:paraId="3F4A0041" w14:textId="77777777" w:rsidTr="004C40B7">
        <w:tc>
          <w:tcPr>
            <w:tcW w:w="1800" w:type="dxa"/>
            <w:shd w:val="clear" w:color="auto" w:fill="auto"/>
          </w:tcPr>
          <w:p w14:paraId="3D7858F0" w14:textId="77777777" w:rsidR="00634FE9" w:rsidRDefault="00634FE9" w:rsidP="00910A81">
            <w:pPr>
              <w:pStyle w:val="Footer"/>
              <w:tabs>
                <w:tab w:val="clear" w:pos="4320"/>
                <w:tab w:val="clear" w:pos="8640"/>
              </w:tabs>
            </w:pPr>
            <w:r>
              <w:rPr>
                <w:lang w:val="en-GB"/>
              </w:rPr>
              <w:t>Store Number</w:t>
            </w:r>
          </w:p>
        </w:tc>
        <w:tc>
          <w:tcPr>
            <w:tcW w:w="990" w:type="dxa"/>
            <w:shd w:val="clear" w:color="auto" w:fill="auto"/>
          </w:tcPr>
          <w:p w14:paraId="4CF8BF6F" w14:textId="77777777" w:rsidR="00634FE9" w:rsidRDefault="00634FE9" w:rsidP="00910A81">
            <w:r>
              <w:rPr>
                <w:lang w:val="en-GB"/>
              </w:rPr>
              <w:t>X(9)</w:t>
            </w:r>
          </w:p>
        </w:tc>
        <w:tc>
          <w:tcPr>
            <w:tcW w:w="2340" w:type="dxa"/>
            <w:shd w:val="clear" w:color="auto" w:fill="auto"/>
          </w:tcPr>
          <w:p w14:paraId="7DD4F3C4" w14:textId="77777777" w:rsidR="00634FE9" w:rsidRDefault="00634FE9" w:rsidP="00910A81">
            <w:r>
              <w:rPr>
                <w:lang w:val="en-GB"/>
              </w:rPr>
              <w:t>TD RCS assigned store number</w:t>
            </w:r>
            <w:r w:rsidR="00F95D82">
              <w:rPr>
                <w:lang w:val="en-GB"/>
              </w:rPr>
              <w:t xml:space="preserve"> echo from request</w:t>
            </w:r>
          </w:p>
        </w:tc>
        <w:tc>
          <w:tcPr>
            <w:tcW w:w="1260" w:type="dxa"/>
            <w:shd w:val="clear" w:color="auto" w:fill="auto"/>
          </w:tcPr>
          <w:p w14:paraId="6D989C5D" w14:textId="77777777" w:rsidR="00634FE9" w:rsidRDefault="00634FE9" w:rsidP="002339E1">
            <w:pPr>
              <w:numPr>
                <w:ilvl w:val="0"/>
                <w:numId w:val="20"/>
              </w:numPr>
              <w:jc w:val="center"/>
              <w:rPr>
                <w:lang w:val="en-GB"/>
              </w:rPr>
            </w:pPr>
          </w:p>
        </w:tc>
        <w:tc>
          <w:tcPr>
            <w:tcW w:w="1260" w:type="dxa"/>
            <w:shd w:val="clear" w:color="auto" w:fill="auto"/>
          </w:tcPr>
          <w:p w14:paraId="12B386DC" w14:textId="77777777" w:rsidR="00634FE9" w:rsidRDefault="00634FE9" w:rsidP="002339E1">
            <w:pPr>
              <w:numPr>
                <w:ilvl w:val="0"/>
                <w:numId w:val="20"/>
              </w:numPr>
              <w:jc w:val="center"/>
              <w:rPr>
                <w:lang w:val="en-GB"/>
              </w:rPr>
            </w:pPr>
          </w:p>
        </w:tc>
        <w:tc>
          <w:tcPr>
            <w:tcW w:w="810" w:type="dxa"/>
            <w:shd w:val="clear" w:color="auto" w:fill="auto"/>
          </w:tcPr>
          <w:p w14:paraId="0C496F21" w14:textId="77777777" w:rsidR="00634FE9" w:rsidRDefault="00634FE9" w:rsidP="002339E1">
            <w:pPr>
              <w:numPr>
                <w:ilvl w:val="0"/>
                <w:numId w:val="20"/>
              </w:numPr>
              <w:jc w:val="center"/>
              <w:rPr>
                <w:lang w:val="en-GB"/>
              </w:rPr>
            </w:pPr>
          </w:p>
        </w:tc>
        <w:tc>
          <w:tcPr>
            <w:tcW w:w="1440" w:type="dxa"/>
            <w:shd w:val="clear" w:color="auto" w:fill="auto"/>
          </w:tcPr>
          <w:p w14:paraId="78390A38" w14:textId="77777777" w:rsidR="00634FE9" w:rsidRDefault="00634FE9" w:rsidP="002339E1">
            <w:pPr>
              <w:numPr>
                <w:ilvl w:val="0"/>
                <w:numId w:val="20"/>
              </w:numPr>
              <w:jc w:val="center"/>
              <w:rPr>
                <w:lang w:val="en-GB"/>
              </w:rPr>
            </w:pPr>
          </w:p>
        </w:tc>
      </w:tr>
      <w:tr w:rsidR="00634FE9" w14:paraId="385F4861" w14:textId="77777777" w:rsidTr="004C40B7">
        <w:tc>
          <w:tcPr>
            <w:tcW w:w="1800" w:type="dxa"/>
            <w:shd w:val="clear" w:color="auto" w:fill="auto"/>
          </w:tcPr>
          <w:p w14:paraId="14F88579" w14:textId="77777777" w:rsidR="00634FE9" w:rsidRDefault="00634FE9" w:rsidP="00910A81">
            <w:r>
              <w:rPr>
                <w:lang w:val="en-GB"/>
              </w:rPr>
              <w:t>Credit Plan</w:t>
            </w:r>
          </w:p>
        </w:tc>
        <w:tc>
          <w:tcPr>
            <w:tcW w:w="990" w:type="dxa"/>
            <w:shd w:val="clear" w:color="auto" w:fill="auto"/>
          </w:tcPr>
          <w:p w14:paraId="1D252DDA" w14:textId="77777777" w:rsidR="00634FE9" w:rsidRDefault="00634FE9" w:rsidP="00910A81">
            <w:r>
              <w:rPr>
                <w:lang w:val="en-GB"/>
              </w:rPr>
              <w:t>9(5)</w:t>
            </w:r>
          </w:p>
        </w:tc>
        <w:tc>
          <w:tcPr>
            <w:tcW w:w="2340" w:type="dxa"/>
            <w:shd w:val="clear" w:color="auto" w:fill="auto"/>
          </w:tcPr>
          <w:p w14:paraId="365CD532" w14:textId="77777777" w:rsidR="00634FE9" w:rsidRDefault="00634FE9" w:rsidP="00910A81">
            <w:r>
              <w:rPr>
                <w:lang w:val="en-GB"/>
              </w:rPr>
              <w:t>TD RCS assigned credit plan number</w:t>
            </w:r>
            <w:r w:rsidR="00F95D82">
              <w:rPr>
                <w:lang w:val="en-GB"/>
              </w:rPr>
              <w:t xml:space="preserve"> echo from request</w:t>
            </w:r>
          </w:p>
        </w:tc>
        <w:tc>
          <w:tcPr>
            <w:tcW w:w="1260" w:type="dxa"/>
            <w:shd w:val="clear" w:color="auto" w:fill="auto"/>
          </w:tcPr>
          <w:p w14:paraId="226BA034" w14:textId="77777777" w:rsidR="00634FE9" w:rsidRDefault="00634FE9" w:rsidP="002339E1">
            <w:pPr>
              <w:numPr>
                <w:ilvl w:val="0"/>
                <w:numId w:val="20"/>
              </w:numPr>
              <w:jc w:val="center"/>
              <w:rPr>
                <w:lang w:val="en-GB"/>
              </w:rPr>
            </w:pPr>
          </w:p>
        </w:tc>
        <w:tc>
          <w:tcPr>
            <w:tcW w:w="1260" w:type="dxa"/>
            <w:shd w:val="clear" w:color="auto" w:fill="auto"/>
          </w:tcPr>
          <w:p w14:paraId="15EDB7D8" w14:textId="77777777" w:rsidR="00634FE9" w:rsidRDefault="00634FE9" w:rsidP="002339E1">
            <w:pPr>
              <w:numPr>
                <w:ilvl w:val="0"/>
                <w:numId w:val="20"/>
              </w:numPr>
              <w:jc w:val="center"/>
              <w:rPr>
                <w:lang w:val="en-GB"/>
              </w:rPr>
            </w:pPr>
          </w:p>
        </w:tc>
        <w:tc>
          <w:tcPr>
            <w:tcW w:w="810" w:type="dxa"/>
            <w:shd w:val="clear" w:color="auto" w:fill="auto"/>
          </w:tcPr>
          <w:p w14:paraId="5BB2A1D9" w14:textId="77777777" w:rsidR="00634FE9" w:rsidRDefault="00634FE9" w:rsidP="002339E1">
            <w:pPr>
              <w:numPr>
                <w:ilvl w:val="0"/>
                <w:numId w:val="20"/>
              </w:numPr>
              <w:jc w:val="center"/>
              <w:rPr>
                <w:lang w:val="en-GB"/>
              </w:rPr>
            </w:pPr>
          </w:p>
        </w:tc>
        <w:tc>
          <w:tcPr>
            <w:tcW w:w="1440" w:type="dxa"/>
            <w:shd w:val="clear" w:color="auto" w:fill="auto"/>
          </w:tcPr>
          <w:p w14:paraId="6EF7ED80" w14:textId="77777777" w:rsidR="00634FE9" w:rsidRDefault="00634FE9" w:rsidP="002339E1">
            <w:pPr>
              <w:numPr>
                <w:ilvl w:val="0"/>
                <w:numId w:val="20"/>
              </w:numPr>
              <w:jc w:val="center"/>
              <w:rPr>
                <w:lang w:val="en-GB"/>
              </w:rPr>
            </w:pPr>
          </w:p>
        </w:tc>
      </w:tr>
      <w:tr w:rsidR="00634FE9" w14:paraId="0E8D968D" w14:textId="77777777" w:rsidTr="004C40B7">
        <w:tc>
          <w:tcPr>
            <w:tcW w:w="1800" w:type="dxa"/>
            <w:shd w:val="clear" w:color="auto" w:fill="auto"/>
          </w:tcPr>
          <w:p w14:paraId="3A6874E6" w14:textId="77777777" w:rsidR="00634FE9" w:rsidRDefault="00634FE9" w:rsidP="00910A81">
            <w:r>
              <w:t>Transaction ID</w:t>
            </w:r>
          </w:p>
        </w:tc>
        <w:tc>
          <w:tcPr>
            <w:tcW w:w="990" w:type="dxa"/>
            <w:shd w:val="clear" w:color="auto" w:fill="auto"/>
          </w:tcPr>
          <w:p w14:paraId="54597638" w14:textId="77777777" w:rsidR="00634FE9" w:rsidRDefault="00634FE9" w:rsidP="00910A81">
            <w:r>
              <w:t>9(1)</w:t>
            </w:r>
          </w:p>
        </w:tc>
        <w:tc>
          <w:tcPr>
            <w:tcW w:w="2340" w:type="dxa"/>
            <w:shd w:val="clear" w:color="auto" w:fill="auto"/>
          </w:tcPr>
          <w:p w14:paraId="071913F2" w14:textId="77777777" w:rsidR="00634FE9" w:rsidRDefault="00634FE9" w:rsidP="00910A81">
            <w:r>
              <w:t>The field that distinguish between return and payment.</w:t>
            </w:r>
          </w:p>
          <w:p w14:paraId="681ED6F8" w14:textId="77777777" w:rsidR="00634FE9" w:rsidRDefault="00634FE9" w:rsidP="00910A81">
            <w:r>
              <w:t>Valid Values:</w:t>
            </w:r>
          </w:p>
          <w:p w14:paraId="0229E0CF" w14:textId="77777777" w:rsidR="00634FE9" w:rsidRDefault="00634FE9" w:rsidP="009710BE">
            <w:pPr>
              <w:ind w:left="288" w:hanging="288"/>
            </w:pPr>
            <w:r>
              <w:t>0 – all transactions except payment</w:t>
            </w:r>
          </w:p>
          <w:p w14:paraId="1BA20A37" w14:textId="77777777" w:rsidR="00D134CE" w:rsidRDefault="00634FE9" w:rsidP="009710BE">
            <w:pPr>
              <w:ind w:left="288" w:hanging="288"/>
            </w:pPr>
            <w:r w:rsidRPr="00A25400">
              <w:rPr>
                <w:b/>
                <w:bCs/>
              </w:rPr>
              <w:t>1 – payment</w:t>
            </w:r>
            <w:r w:rsidR="009710BE">
              <w:rPr>
                <w:lang w:val="en-GB"/>
              </w:rPr>
              <w:t xml:space="preserve"> </w:t>
            </w:r>
            <w:r w:rsidR="00F95D82">
              <w:rPr>
                <w:lang w:val="en-GB"/>
              </w:rPr>
              <w:t>echo from request</w:t>
            </w:r>
          </w:p>
        </w:tc>
        <w:tc>
          <w:tcPr>
            <w:tcW w:w="1260" w:type="dxa"/>
            <w:shd w:val="clear" w:color="auto" w:fill="auto"/>
          </w:tcPr>
          <w:p w14:paraId="326EAF7C" w14:textId="77777777" w:rsidR="00634FE9" w:rsidRDefault="00634FE9" w:rsidP="002339E1">
            <w:pPr>
              <w:numPr>
                <w:ilvl w:val="0"/>
                <w:numId w:val="20"/>
              </w:numPr>
              <w:jc w:val="center"/>
            </w:pPr>
          </w:p>
        </w:tc>
        <w:tc>
          <w:tcPr>
            <w:tcW w:w="1260" w:type="dxa"/>
            <w:shd w:val="clear" w:color="auto" w:fill="auto"/>
          </w:tcPr>
          <w:p w14:paraId="5B4EE7CF" w14:textId="77777777" w:rsidR="00634FE9" w:rsidRDefault="00634FE9" w:rsidP="002339E1">
            <w:pPr>
              <w:numPr>
                <w:ilvl w:val="0"/>
                <w:numId w:val="20"/>
              </w:numPr>
              <w:jc w:val="center"/>
            </w:pPr>
          </w:p>
        </w:tc>
        <w:tc>
          <w:tcPr>
            <w:tcW w:w="810" w:type="dxa"/>
            <w:shd w:val="clear" w:color="auto" w:fill="auto"/>
          </w:tcPr>
          <w:p w14:paraId="7D1FE024" w14:textId="77777777" w:rsidR="00634FE9" w:rsidRDefault="00634FE9" w:rsidP="002339E1">
            <w:pPr>
              <w:numPr>
                <w:ilvl w:val="0"/>
                <w:numId w:val="20"/>
              </w:numPr>
              <w:jc w:val="center"/>
            </w:pPr>
          </w:p>
        </w:tc>
        <w:tc>
          <w:tcPr>
            <w:tcW w:w="1440" w:type="dxa"/>
            <w:shd w:val="clear" w:color="auto" w:fill="auto"/>
          </w:tcPr>
          <w:p w14:paraId="4AE6AD27" w14:textId="77777777" w:rsidR="00634FE9" w:rsidRDefault="00634FE9" w:rsidP="002339E1">
            <w:pPr>
              <w:numPr>
                <w:ilvl w:val="0"/>
                <w:numId w:val="20"/>
              </w:numPr>
              <w:jc w:val="center"/>
            </w:pPr>
          </w:p>
        </w:tc>
      </w:tr>
      <w:tr w:rsidR="001142F3" w14:paraId="5107422B" w14:textId="77777777" w:rsidTr="004C40B7">
        <w:tc>
          <w:tcPr>
            <w:tcW w:w="1800" w:type="dxa"/>
            <w:shd w:val="clear" w:color="auto" w:fill="auto"/>
          </w:tcPr>
          <w:p w14:paraId="68D5497B" w14:textId="77777777" w:rsidR="001142F3" w:rsidRDefault="001142F3" w:rsidP="00910A81">
            <w:r>
              <w:t>Auth Date*</w:t>
            </w:r>
          </w:p>
        </w:tc>
        <w:tc>
          <w:tcPr>
            <w:tcW w:w="990" w:type="dxa"/>
            <w:shd w:val="clear" w:color="auto" w:fill="auto"/>
          </w:tcPr>
          <w:p w14:paraId="5970DE9B" w14:textId="77777777" w:rsidR="001142F3" w:rsidRDefault="001142F3" w:rsidP="00910A81">
            <w:r>
              <w:t>9(12)</w:t>
            </w:r>
          </w:p>
        </w:tc>
        <w:tc>
          <w:tcPr>
            <w:tcW w:w="2340" w:type="dxa"/>
            <w:shd w:val="clear" w:color="auto" w:fill="auto"/>
          </w:tcPr>
          <w:p w14:paraId="5A18C1DD" w14:textId="77777777" w:rsidR="001142F3" w:rsidRDefault="001142F3" w:rsidP="00910A81">
            <w:r>
              <w:t xml:space="preserve">Authorization Date and Time as returned from RCS. Format: </w:t>
            </w:r>
          </w:p>
          <w:p w14:paraId="02D22829" w14:textId="77777777" w:rsidR="001142F3" w:rsidRDefault="001142F3" w:rsidP="00910A81">
            <w:r w:rsidRPr="001142F3">
              <w:rPr>
                <w:sz w:val="18"/>
                <w:szCs w:val="18"/>
              </w:rPr>
              <w:t>YYYY-MM-DDTHH:MM:SS</w:t>
            </w:r>
          </w:p>
        </w:tc>
        <w:tc>
          <w:tcPr>
            <w:tcW w:w="1260" w:type="dxa"/>
            <w:shd w:val="clear" w:color="auto" w:fill="auto"/>
          </w:tcPr>
          <w:p w14:paraId="535B5D72" w14:textId="77777777" w:rsidR="001142F3" w:rsidRDefault="001142F3" w:rsidP="002339E1">
            <w:pPr>
              <w:numPr>
                <w:ilvl w:val="0"/>
                <w:numId w:val="20"/>
              </w:numPr>
              <w:jc w:val="center"/>
            </w:pPr>
          </w:p>
        </w:tc>
        <w:tc>
          <w:tcPr>
            <w:tcW w:w="1260" w:type="dxa"/>
            <w:shd w:val="clear" w:color="auto" w:fill="auto"/>
          </w:tcPr>
          <w:p w14:paraId="731CD33A" w14:textId="77777777" w:rsidR="001142F3" w:rsidRDefault="001142F3" w:rsidP="002339E1">
            <w:pPr>
              <w:numPr>
                <w:ilvl w:val="0"/>
                <w:numId w:val="20"/>
              </w:numPr>
              <w:jc w:val="center"/>
            </w:pPr>
          </w:p>
        </w:tc>
        <w:tc>
          <w:tcPr>
            <w:tcW w:w="810" w:type="dxa"/>
            <w:shd w:val="clear" w:color="auto" w:fill="auto"/>
          </w:tcPr>
          <w:p w14:paraId="33E04FBB" w14:textId="77777777" w:rsidR="001142F3" w:rsidRDefault="001142F3" w:rsidP="002339E1">
            <w:pPr>
              <w:numPr>
                <w:ilvl w:val="0"/>
                <w:numId w:val="20"/>
              </w:numPr>
              <w:jc w:val="center"/>
            </w:pPr>
          </w:p>
        </w:tc>
        <w:tc>
          <w:tcPr>
            <w:tcW w:w="1440" w:type="dxa"/>
            <w:shd w:val="clear" w:color="auto" w:fill="auto"/>
          </w:tcPr>
          <w:p w14:paraId="3F5F95EC" w14:textId="77777777" w:rsidR="001142F3" w:rsidRDefault="001142F3" w:rsidP="002339E1">
            <w:pPr>
              <w:numPr>
                <w:ilvl w:val="0"/>
                <w:numId w:val="20"/>
              </w:numPr>
              <w:jc w:val="center"/>
            </w:pPr>
          </w:p>
        </w:tc>
      </w:tr>
      <w:tr w:rsidR="002E5AEB" w14:paraId="3A001B66" w14:textId="77777777" w:rsidTr="004C40B7">
        <w:tc>
          <w:tcPr>
            <w:tcW w:w="1800" w:type="dxa"/>
            <w:shd w:val="clear" w:color="auto" w:fill="auto"/>
          </w:tcPr>
          <w:p w14:paraId="1E8257BF" w14:textId="77777777" w:rsidR="002E5AEB" w:rsidRDefault="002E5AEB" w:rsidP="00910A81">
            <w:r>
              <w:t>Filler</w:t>
            </w:r>
          </w:p>
        </w:tc>
        <w:tc>
          <w:tcPr>
            <w:tcW w:w="990" w:type="dxa"/>
            <w:shd w:val="clear" w:color="auto" w:fill="auto"/>
          </w:tcPr>
          <w:p w14:paraId="096CF1FD" w14:textId="77777777" w:rsidR="002E5AEB" w:rsidRDefault="002E5AEB" w:rsidP="00910A81">
            <w:r>
              <w:t>VAR</w:t>
            </w:r>
          </w:p>
        </w:tc>
        <w:tc>
          <w:tcPr>
            <w:tcW w:w="2340" w:type="dxa"/>
            <w:shd w:val="clear" w:color="auto" w:fill="auto"/>
          </w:tcPr>
          <w:p w14:paraId="338C21D8" w14:textId="77777777" w:rsidR="002E5AEB" w:rsidRDefault="002E5AEB" w:rsidP="00910A81">
            <w:r>
              <w:t xml:space="preserve">If present, contains additional information to be ignored by the POS solution </w:t>
            </w:r>
          </w:p>
        </w:tc>
        <w:tc>
          <w:tcPr>
            <w:tcW w:w="1260" w:type="dxa"/>
            <w:shd w:val="clear" w:color="auto" w:fill="auto"/>
          </w:tcPr>
          <w:p w14:paraId="21FB3862" w14:textId="77777777" w:rsidR="002E5AEB" w:rsidRDefault="002E5AEB" w:rsidP="00910A81">
            <w:pPr>
              <w:jc w:val="center"/>
            </w:pPr>
          </w:p>
        </w:tc>
        <w:tc>
          <w:tcPr>
            <w:tcW w:w="1260" w:type="dxa"/>
            <w:shd w:val="clear" w:color="auto" w:fill="auto"/>
          </w:tcPr>
          <w:p w14:paraId="3DAEC412" w14:textId="77777777" w:rsidR="002E5AEB" w:rsidRDefault="002E5AEB" w:rsidP="00910A81">
            <w:pPr>
              <w:jc w:val="center"/>
            </w:pPr>
          </w:p>
        </w:tc>
        <w:tc>
          <w:tcPr>
            <w:tcW w:w="810" w:type="dxa"/>
            <w:shd w:val="clear" w:color="auto" w:fill="auto"/>
          </w:tcPr>
          <w:p w14:paraId="74A4B06A" w14:textId="77777777" w:rsidR="002E5AEB" w:rsidRDefault="002E5AEB" w:rsidP="00910A81">
            <w:pPr>
              <w:jc w:val="center"/>
            </w:pPr>
          </w:p>
        </w:tc>
        <w:tc>
          <w:tcPr>
            <w:tcW w:w="1440" w:type="dxa"/>
            <w:shd w:val="clear" w:color="auto" w:fill="auto"/>
          </w:tcPr>
          <w:p w14:paraId="6D10D674" w14:textId="77777777" w:rsidR="002E5AEB" w:rsidRDefault="002E5AEB" w:rsidP="00910A81">
            <w:pPr>
              <w:jc w:val="center"/>
            </w:pPr>
          </w:p>
        </w:tc>
      </w:tr>
    </w:tbl>
    <w:p w14:paraId="3127EA41" w14:textId="77777777" w:rsidR="00785855" w:rsidRDefault="00785855">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85855" w14:paraId="4C46E864" w14:textId="77777777" w:rsidTr="002A45FC">
        <w:tc>
          <w:tcPr>
            <w:tcW w:w="2335" w:type="dxa"/>
          </w:tcPr>
          <w:p w14:paraId="63527D0D" w14:textId="77777777" w:rsidR="00785855" w:rsidRDefault="00785855" w:rsidP="002A45FC">
            <w:pPr>
              <w:spacing w:after="120"/>
              <w:rPr>
                <w:b/>
                <w:snapToGrid w:val="0"/>
              </w:rPr>
            </w:pPr>
            <w:r>
              <w:rPr>
                <w:b/>
                <w:snapToGrid w:val="0"/>
              </w:rPr>
              <w:t>Request</w:t>
            </w:r>
          </w:p>
        </w:tc>
        <w:tc>
          <w:tcPr>
            <w:tcW w:w="7105" w:type="dxa"/>
          </w:tcPr>
          <w:p w14:paraId="6E9459D3" w14:textId="77777777" w:rsidR="00785855" w:rsidRDefault="00785855" w:rsidP="002A45FC">
            <w:pPr>
              <w:spacing w:after="120"/>
              <w:rPr>
                <w:b/>
                <w:snapToGrid w:val="0"/>
              </w:rPr>
            </w:pPr>
            <w:r>
              <w:rPr>
                <w:snapToGrid w:val="0"/>
              </w:rPr>
              <w:t>Optional. Variable length of 1 to 250 bytes – alphanumeric.(TD only currently supports 80 bytes). Required for TD RCS transactions.  Required for Account Funding (Person-to-Person), to provide the Recipient Name</w:t>
            </w:r>
          </w:p>
        </w:tc>
      </w:tr>
      <w:tr w:rsidR="00785855" w14:paraId="6784FBA2" w14:textId="77777777" w:rsidTr="002A45FC">
        <w:tc>
          <w:tcPr>
            <w:tcW w:w="2335" w:type="dxa"/>
          </w:tcPr>
          <w:p w14:paraId="574E1E2B" w14:textId="77777777" w:rsidR="00785855" w:rsidRDefault="00785855" w:rsidP="002A45FC">
            <w:pPr>
              <w:spacing w:after="120"/>
              <w:rPr>
                <w:b/>
                <w:snapToGrid w:val="0"/>
              </w:rPr>
            </w:pPr>
            <w:r>
              <w:rPr>
                <w:b/>
                <w:snapToGrid w:val="0"/>
              </w:rPr>
              <w:lastRenderedPageBreak/>
              <w:t>Response</w:t>
            </w:r>
          </w:p>
        </w:tc>
        <w:tc>
          <w:tcPr>
            <w:tcW w:w="7105" w:type="dxa"/>
          </w:tcPr>
          <w:p w14:paraId="6AE8294A" w14:textId="77777777" w:rsidR="00785855" w:rsidRPr="00785855" w:rsidRDefault="00785855" w:rsidP="002A45FC">
            <w:pPr>
              <w:spacing w:after="120"/>
              <w:rPr>
                <w:snapToGrid w:val="0"/>
              </w:rPr>
            </w:pPr>
            <w:r>
              <w:rPr>
                <w:snapToGrid w:val="0"/>
              </w:rPr>
              <w:t>Optional. Variable length of 1 to 250 bytes. If included, the value is echoed from the request. (TD only currently supports 80 bytes). Required for TD RCS transactions</w:t>
            </w:r>
          </w:p>
        </w:tc>
      </w:tr>
      <w:tr w:rsidR="00785855" w14:paraId="6955E0B4" w14:textId="77777777" w:rsidTr="002A45FC">
        <w:tc>
          <w:tcPr>
            <w:tcW w:w="2335" w:type="dxa"/>
          </w:tcPr>
          <w:p w14:paraId="73B66A83" w14:textId="77777777" w:rsidR="00785855" w:rsidRDefault="00785855" w:rsidP="002A45FC">
            <w:pPr>
              <w:spacing w:after="120"/>
              <w:rPr>
                <w:b/>
                <w:snapToGrid w:val="0"/>
              </w:rPr>
            </w:pPr>
            <w:r w:rsidRPr="00FB4BC9">
              <w:rPr>
                <w:rFonts w:cs="Arial"/>
                <w:b/>
                <w:bCs/>
                <w:lang w:val="en-CA"/>
              </w:rPr>
              <w:t>Internal Field</w:t>
            </w:r>
          </w:p>
        </w:tc>
        <w:tc>
          <w:tcPr>
            <w:tcW w:w="7105" w:type="dxa"/>
          </w:tcPr>
          <w:p w14:paraId="38211CAD" w14:textId="77777777" w:rsidR="00785855" w:rsidRDefault="00785855" w:rsidP="002A45FC">
            <w:pPr>
              <w:spacing w:after="120"/>
              <w:rPr>
                <w:b/>
                <w:snapToGrid w:val="0"/>
              </w:rPr>
            </w:pPr>
            <w:r w:rsidRPr="00904AD8">
              <w:rPr>
                <w:rFonts w:cs="Arial"/>
                <w:lang w:val="en-CA"/>
              </w:rPr>
              <w:t>PSTM.USER-DATA or Optional Data token</w:t>
            </w:r>
          </w:p>
        </w:tc>
      </w:tr>
    </w:tbl>
    <w:p w14:paraId="1E9A3AA6" w14:textId="77777777" w:rsidR="00785855" w:rsidRDefault="00785855">
      <w:pPr>
        <w:rPr>
          <w:b/>
          <w:snapToGrid w:val="0"/>
        </w:rPr>
      </w:pPr>
    </w:p>
    <w:p w14:paraId="1DC8C34E" w14:textId="77777777" w:rsidR="00F7503B" w:rsidRDefault="00F7503B">
      <w:pPr>
        <w:rPr>
          <w:b/>
          <w:snapToGrid w:val="0"/>
        </w:rPr>
      </w:pPr>
    </w:p>
    <w:p w14:paraId="39F94860" w14:textId="77777777" w:rsidR="003F401A" w:rsidRPr="009D5EDC" w:rsidRDefault="003F401A" w:rsidP="00847896">
      <w:pPr>
        <w:pStyle w:val="Heading2"/>
        <w:rPr>
          <w:snapToGrid w:val="0"/>
        </w:rPr>
      </w:pPr>
      <w:bookmarkStart w:id="2608" w:name="_Toc30407703"/>
      <w:bookmarkStart w:id="2609" w:name="_Toc126079262"/>
      <w:r w:rsidRPr="009D5EDC">
        <w:rPr>
          <w:snapToGrid w:val="0"/>
        </w:rPr>
        <w:t>FID a – Optional Data (for Download Requests)</w:t>
      </w:r>
      <w:bookmarkEnd w:id="2608"/>
      <w:bookmarkEnd w:id="2609"/>
    </w:p>
    <w:p w14:paraId="2B5A57D4" w14:textId="77777777" w:rsidR="003F401A" w:rsidRPr="009D5EDC" w:rsidRDefault="003F401A" w:rsidP="003F401A">
      <w:pPr>
        <w:ind w:left="720"/>
        <w:rPr>
          <w:snapToGrid w:val="0"/>
        </w:rPr>
      </w:pPr>
      <w:r w:rsidRPr="009D5EDC">
        <w:rPr>
          <w:b/>
          <w:snapToGrid w:val="0"/>
        </w:rPr>
        <w:t>Note:</w:t>
      </w:r>
      <w:r w:rsidRPr="009D5EDC">
        <w:rPr>
          <w:snapToGrid w:val="0"/>
        </w:rPr>
        <w:t xml:space="preserve">  Optional Data (FID a) applies to Financial Transactions and Download Requests.  This section is for Download Requests only.  See section above for Financial Transactions.</w:t>
      </w:r>
    </w:p>
    <w:p w14:paraId="43E82865" w14:textId="77777777" w:rsidR="003F401A" w:rsidRPr="009D5EDC" w:rsidRDefault="003F401A" w:rsidP="003F401A">
      <w:pPr>
        <w:ind w:left="720"/>
        <w:rPr>
          <w:snapToGrid w:val="0"/>
        </w:rPr>
      </w:pPr>
    </w:p>
    <w:p w14:paraId="3C62965D" w14:textId="77777777" w:rsidR="003F401A" w:rsidRPr="00910A81" w:rsidRDefault="003F401A" w:rsidP="003F401A">
      <w:pPr>
        <w:ind w:left="720"/>
        <w:rPr>
          <w:b/>
          <w:snapToGrid w:val="0"/>
          <w:color w:val="538135" w:themeColor="accent3"/>
        </w:rPr>
      </w:pPr>
      <w:r w:rsidRPr="00910A81">
        <w:rPr>
          <w:b/>
          <w:snapToGrid w:val="0"/>
          <w:color w:val="538135" w:themeColor="accent3"/>
        </w:rPr>
        <w:t>Download Requests</w:t>
      </w:r>
    </w:p>
    <w:p w14:paraId="2D2F484D" w14:textId="77777777" w:rsidR="003F401A" w:rsidRPr="009D5EDC" w:rsidRDefault="003F401A" w:rsidP="003F401A">
      <w:pPr>
        <w:ind w:left="720"/>
        <w:rPr>
          <w:snapToGrid w:val="0"/>
        </w:rPr>
      </w:pPr>
    </w:p>
    <w:p w14:paraId="09F575A3"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sidRPr="009D5EDC">
        <w:rPr>
          <w:lang w:val="en-GB"/>
        </w:rPr>
        <w:t>The Terminal can include version information in a Download Request message within FID a.  If FID a is included in a Download Request, TD Bank (Base24) will capture the information contained within the FID, and then continue with normal Download processing.</w:t>
      </w:r>
    </w:p>
    <w:p w14:paraId="28AEA284"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4E9D738D"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sidRPr="009D5EDC">
        <w:rPr>
          <w:lang w:val="en-GB"/>
        </w:rPr>
        <w:t>FID a is only included in the initial Download Request message.  When a Download Response indicates there is more data to Download, and the Terminal makes a subsequent Download Request, FID a should NOT be included in the subsequent Download Request(s).   Also, FID a only applies to the Download Request, and will NOT be included in any Download Response.</w:t>
      </w:r>
    </w:p>
    <w:p w14:paraId="0966BAA6"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45131E4A"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sidRPr="009D5EDC">
        <w:rPr>
          <w:lang w:val="en-GB"/>
        </w:rPr>
        <w:t>The information included in FID a is sent within Tag IDs, with separators (/)  in the following format:</w:t>
      </w:r>
    </w:p>
    <w:p w14:paraId="097DC844"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397881D7"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lang w:val="fr-CA"/>
        </w:rPr>
      </w:pPr>
      <w:r w:rsidRPr="009D5EDC">
        <w:rPr>
          <w:b/>
          <w:lang w:val="fr-CA"/>
        </w:rPr>
        <w:t>/&lt;tag&gt;&lt;tagvalue&gt;/&lt;tag&gt;&lt;tagvalue&gt;/&lt;tag&gt;&lt;tagvalue&gt;/etc…</w:t>
      </w:r>
    </w:p>
    <w:p w14:paraId="5F19E43A"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fr-CA"/>
        </w:rPr>
      </w:pPr>
    </w:p>
    <w:p w14:paraId="7F557E13"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pPr>
      <w:r w:rsidRPr="009D5EDC">
        <w:t>For example, if Tag AK and CP are sent:</w:t>
      </w:r>
    </w:p>
    <w:p w14:paraId="0DD2AC85"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pPr>
    </w:p>
    <w:p w14:paraId="6631297B"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b/>
        </w:rPr>
      </w:pPr>
      <w:r w:rsidRPr="009D5EDC">
        <w:rPr>
          <w:b/>
        </w:rPr>
        <w:t>/AK1.0.0.07_n/CP1014</w:t>
      </w:r>
    </w:p>
    <w:p w14:paraId="0711323F"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pPr>
    </w:p>
    <w:p w14:paraId="39C15734"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pPr>
      <w:r w:rsidRPr="009D5EDC">
        <w:t>The following table contains the potential Tags and their formats.  This list is not intended to be limited to the Tags shown, but to allow for further expansion.</w:t>
      </w:r>
    </w:p>
    <w:p w14:paraId="493B4832"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pPr>
    </w:p>
    <w:tbl>
      <w:tblPr>
        <w:tblStyle w:val="TableGrid"/>
        <w:tblW w:w="9612" w:type="dxa"/>
        <w:tblInd w:w="828" w:type="dxa"/>
        <w:tblBorders>
          <w:left w:val="none" w:sz="0" w:space="0" w:color="auto"/>
          <w:right w:val="none" w:sz="0" w:space="0" w:color="auto"/>
        </w:tblBorders>
        <w:tblLook w:val="04A0" w:firstRow="1" w:lastRow="0" w:firstColumn="1" w:lastColumn="0" w:noHBand="0" w:noVBand="1"/>
      </w:tblPr>
      <w:tblGrid>
        <w:gridCol w:w="609"/>
        <w:gridCol w:w="3125"/>
        <w:gridCol w:w="884"/>
        <w:gridCol w:w="1562"/>
        <w:gridCol w:w="3432"/>
      </w:tblGrid>
      <w:tr w:rsidR="003F401A" w:rsidRPr="009D5EDC" w14:paraId="2924FF65" w14:textId="77777777" w:rsidTr="00D8386F">
        <w:trPr>
          <w:tblHeader/>
        </w:trPr>
        <w:tc>
          <w:tcPr>
            <w:tcW w:w="609" w:type="dxa"/>
            <w:shd w:val="clear" w:color="auto" w:fill="auto"/>
          </w:tcPr>
          <w:p w14:paraId="024D8BFF"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b/>
                <w:lang w:val="en-GB"/>
              </w:rPr>
            </w:pPr>
            <w:r w:rsidRPr="009D5EDC">
              <w:rPr>
                <w:rFonts w:cs="Arial"/>
                <w:b/>
                <w:lang w:val="en-GB"/>
              </w:rPr>
              <w:t>Tag</w:t>
            </w:r>
          </w:p>
        </w:tc>
        <w:tc>
          <w:tcPr>
            <w:tcW w:w="3125" w:type="dxa"/>
            <w:shd w:val="clear" w:color="auto" w:fill="auto"/>
          </w:tcPr>
          <w:p w14:paraId="74006357"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b/>
                <w:lang w:val="en-GB"/>
              </w:rPr>
            </w:pPr>
            <w:r w:rsidRPr="009D5EDC">
              <w:rPr>
                <w:rFonts w:cs="Arial"/>
                <w:b/>
                <w:lang w:val="en-GB"/>
              </w:rPr>
              <w:t>Application Name</w:t>
            </w:r>
          </w:p>
        </w:tc>
        <w:tc>
          <w:tcPr>
            <w:tcW w:w="884" w:type="dxa"/>
            <w:shd w:val="clear" w:color="auto" w:fill="auto"/>
          </w:tcPr>
          <w:p w14:paraId="4DEFF92B"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b/>
                <w:lang w:val="en-GB"/>
              </w:rPr>
            </w:pPr>
            <w:r w:rsidRPr="009D5EDC">
              <w:rPr>
                <w:rFonts w:cs="Arial"/>
                <w:b/>
                <w:lang w:val="en-GB"/>
              </w:rPr>
              <w:t>Max Size</w:t>
            </w:r>
          </w:p>
        </w:tc>
        <w:tc>
          <w:tcPr>
            <w:tcW w:w="1562" w:type="dxa"/>
            <w:shd w:val="clear" w:color="auto" w:fill="auto"/>
          </w:tcPr>
          <w:p w14:paraId="0A36BB12"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b/>
                <w:lang w:val="en-GB"/>
              </w:rPr>
            </w:pPr>
            <w:r w:rsidRPr="009D5EDC">
              <w:rPr>
                <w:rFonts w:cs="Arial"/>
                <w:b/>
                <w:lang w:val="en-GB"/>
              </w:rPr>
              <w:t>Type</w:t>
            </w:r>
          </w:p>
        </w:tc>
        <w:tc>
          <w:tcPr>
            <w:tcW w:w="3432" w:type="dxa"/>
            <w:shd w:val="clear" w:color="auto" w:fill="auto"/>
          </w:tcPr>
          <w:p w14:paraId="70B349D9"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b/>
                <w:lang w:val="en-GB"/>
              </w:rPr>
            </w:pPr>
            <w:r w:rsidRPr="009D5EDC">
              <w:rPr>
                <w:rFonts w:cs="Arial"/>
                <w:b/>
                <w:lang w:val="en-GB"/>
              </w:rPr>
              <w:t>Example Value for illustration purposes only.</w:t>
            </w:r>
          </w:p>
        </w:tc>
      </w:tr>
      <w:tr w:rsidR="003F401A" w:rsidRPr="009D5EDC" w14:paraId="1C6F69FE" w14:textId="77777777" w:rsidTr="00D8386F">
        <w:tc>
          <w:tcPr>
            <w:tcW w:w="609" w:type="dxa"/>
          </w:tcPr>
          <w:p w14:paraId="0B669F62"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AK</w:t>
            </w:r>
          </w:p>
        </w:tc>
        <w:tc>
          <w:tcPr>
            <w:tcW w:w="3125" w:type="dxa"/>
          </w:tcPr>
          <w:p w14:paraId="7AFD3655"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Amex ExpressPay Kernel</w:t>
            </w:r>
          </w:p>
        </w:tc>
        <w:tc>
          <w:tcPr>
            <w:tcW w:w="884" w:type="dxa"/>
          </w:tcPr>
          <w:p w14:paraId="5F1A62DF"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124FF8EE"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210D75DD"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1.0.0.07_n</w:t>
            </w:r>
          </w:p>
        </w:tc>
      </w:tr>
      <w:tr w:rsidR="003F401A" w:rsidRPr="009D5EDC" w14:paraId="45F2F743" w14:textId="77777777" w:rsidTr="00D8386F">
        <w:tc>
          <w:tcPr>
            <w:tcW w:w="609" w:type="dxa"/>
          </w:tcPr>
          <w:p w14:paraId="7941EC6B"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AM</w:t>
            </w:r>
          </w:p>
        </w:tc>
        <w:tc>
          <w:tcPr>
            <w:tcW w:w="3125" w:type="dxa"/>
          </w:tcPr>
          <w:p w14:paraId="7117B915"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AppM</w:t>
            </w:r>
          </w:p>
        </w:tc>
        <w:tc>
          <w:tcPr>
            <w:tcW w:w="884" w:type="dxa"/>
          </w:tcPr>
          <w:p w14:paraId="36245058"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2A2B013C"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EDB164A"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7.x.x</w:t>
            </w:r>
          </w:p>
        </w:tc>
      </w:tr>
      <w:tr w:rsidR="003F401A" w:rsidRPr="009D5EDC" w14:paraId="006A0DDB" w14:textId="77777777" w:rsidTr="00D8386F">
        <w:tc>
          <w:tcPr>
            <w:tcW w:w="609" w:type="dxa"/>
          </w:tcPr>
          <w:p w14:paraId="1504B223"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CP</w:t>
            </w:r>
          </w:p>
        </w:tc>
        <w:tc>
          <w:tcPr>
            <w:tcW w:w="3125" w:type="dxa"/>
          </w:tcPr>
          <w:p w14:paraId="7032B8A9"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CPX</w:t>
            </w:r>
          </w:p>
        </w:tc>
        <w:tc>
          <w:tcPr>
            <w:tcW w:w="884" w:type="dxa"/>
          </w:tcPr>
          <w:p w14:paraId="64E32454"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6</w:t>
            </w:r>
          </w:p>
        </w:tc>
        <w:tc>
          <w:tcPr>
            <w:tcW w:w="1562" w:type="dxa"/>
          </w:tcPr>
          <w:p w14:paraId="78F58AF2"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7EE05D59"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1014</w:t>
            </w:r>
          </w:p>
        </w:tc>
      </w:tr>
      <w:tr w:rsidR="00343724" w:rsidRPr="00343724" w14:paraId="6B233441" w14:textId="77777777" w:rsidTr="00D8386F">
        <w:tc>
          <w:tcPr>
            <w:tcW w:w="609" w:type="dxa"/>
          </w:tcPr>
          <w:p w14:paraId="7FA23B09" w14:textId="77777777" w:rsidR="00343724" w:rsidRPr="00343724" w:rsidRDefault="00343724"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343724">
              <w:rPr>
                <w:rFonts w:cs="Arial"/>
                <w:lang w:val="en-GB"/>
              </w:rPr>
              <w:t>CT</w:t>
            </w:r>
          </w:p>
        </w:tc>
        <w:tc>
          <w:tcPr>
            <w:tcW w:w="3125" w:type="dxa"/>
          </w:tcPr>
          <w:p w14:paraId="0DBFB61F" w14:textId="77777777" w:rsidR="00343724" w:rsidRPr="00343724" w:rsidRDefault="00343724"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343724">
              <w:rPr>
                <w:rFonts w:cs="Arial"/>
              </w:rPr>
              <w:t>Communication Type</w:t>
            </w:r>
          </w:p>
        </w:tc>
        <w:tc>
          <w:tcPr>
            <w:tcW w:w="884" w:type="dxa"/>
          </w:tcPr>
          <w:p w14:paraId="0EBA69B4" w14:textId="77777777" w:rsidR="00343724" w:rsidRPr="00343724" w:rsidRDefault="00343724"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343724">
              <w:rPr>
                <w:rFonts w:cs="Arial"/>
                <w:lang w:val="en-GB"/>
              </w:rPr>
              <w:t>5</w:t>
            </w:r>
          </w:p>
        </w:tc>
        <w:tc>
          <w:tcPr>
            <w:tcW w:w="1562" w:type="dxa"/>
          </w:tcPr>
          <w:p w14:paraId="2075D8D6" w14:textId="77777777" w:rsidR="00343724" w:rsidRPr="00343724" w:rsidRDefault="00343724"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343724">
              <w:rPr>
                <w:rFonts w:cs="Arial"/>
                <w:lang w:val="en-GB"/>
              </w:rPr>
              <w:t>ASCII</w:t>
            </w:r>
          </w:p>
        </w:tc>
        <w:tc>
          <w:tcPr>
            <w:tcW w:w="3432" w:type="dxa"/>
          </w:tcPr>
          <w:p w14:paraId="640C574B" w14:textId="77777777" w:rsidR="00343724" w:rsidRPr="00343724" w:rsidRDefault="00343724" w:rsidP="00343724">
            <w:pPr>
              <w:pStyle w:val="Default"/>
              <w:rPr>
                <w:rFonts w:ascii="Arial" w:hAnsi="Arial" w:cs="Arial"/>
                <w:sz w:val="20"/>
                <w:szCs w:val="20"/>
              </w:rPr>
            </w:pPr>
            <w:r w:rsidRPr="00343724">
              <w:rPr>
                <w:rFonts w:ascii="Arial" w:hAnsi="Arial" w:cs="Arial"/>
                <w:sz w:val="20"/>
                <w:szCs w:val="20"/>
              </w:rPr>
              <w:t>One of the following</w:t>
            </w:r>
          </w:p>
          <w:p w14:paraId="487DB203" w14:textId="77777777" w:rsidR="00343724" w:rsidRPr="00343724" w:rsidRDefault="00343724" w:rsidP="00343724">
            <w:pPr>
              <w:pStyle w:val="Default"/>
              <w:rPr>
                <w:rFonts w:ascii="Arial" w:hAnsi="Arial" w:cs="Arial"/>
                <w:sz w:val="20"/>
                <w:szCs w:val="20"/>
              </w:rPr>
            </w:pPr>
          </w:p>
          <w:p w14:paraId="1922E7CC" w14:textId="77777777" w:rsidR="00343724" w:rsidRPr="00343724" w:rsidRDefault="00343724" w:rsidP="0034372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343724">
              <w:rPr>
                <w:rFonts w:cs="Arial"/>
              </w:rPr>
              <w:t>Dial, WiFi, IP, BT, 4G, 3G</w:t>
            </w:r>
          </w:p>
        </w:tc>
      </w:tr>
      <w:tr w:rsidR="003F401A" w:rsidRPr="009D5EDC" w14:paraId="154445D6" w14:textId="77777777" w:rsidTr="00D8386F">
        <w:tc>
          <w:tcPr>
            <w:tcW w:w="609" w:type="dxa"/>
          </w:tcPr>
          <w:p w14:paraId="409895D4"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DK</w:t>
            </w:r>
          </w:p>
        </w:tc>
        <w:tc>
          <w:tcPr>
            <w:tcW w:w="3125" w:type="dxa"/>
          </w:tcPr>
          <w:p w14:paraId="38B8B55E"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Discover DPAS Kernel</w:t>
            </w:r>
          </w:p>
        </w:tc>
        <w:tc>
          <w:tcPr>
            <w:tcW w:w="884" w:type="dxa"/>
          </w:tcPr>
          <w:p w14:paraId="21129857"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616AF621"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5F71367D"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106</w:t>
            </w:r>
          </w:p>
        </w:tc>
      </w:tr>
      <w:tr w:rsidR="003F401A" w:rsidRPr="009D5EDC" w14:paraId="08C68002" w14:textId="77777777" w:rsidTr="00D8386F">
        <w:tc>
          <w:tcPr>
            <w:tcW w:w="609" w:type="dxa"/>
          </w:tcPr>
          <w:p w14:paraId="7737CFD9"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lastRenderedPageBreak/>
              <w:t>DM</w:t>
            </w:r>
          </w:p>
        </w:tc>
        <w:tc>
          <w:tcPr>
            <w:tcW w:w="3125" w:type="dxa"/>
          </w:tcPr>
          <w:p w14:paraId="332D9F02"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Device Model</w:t>
            </w:r>
          </w:p>
        </w:tc>
        <w:tc>
          <w:tcPr>
            <w:tcW w:w="884" w:type="dxa"/>
          </w:tcPr>
          <w:p w14:paraId="7839EE35"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61746954"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9F9A1F1"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MX925</w:t>
            </w:r>
          </w:p>
        </w:tc>
      </w:tr>
      <w:tr w:rsidR="003F401A" w:rsidRPr="009D5EDC" w14:paraId="7349FDF3" w14:textId="77777777" w:rsidTr="00D8386F">
        <w:tc>
          <w:tcPr>
            <w:tcW w:w="609" w:type="dxa"/>
          </w:tcPr>
          <w:p w14:paraId="42297DF4"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EK</w:t>
            </w:r>
          </w:p>
        </w:tc>
        <w:tc>
          <w:tcPr>
            <w:tcW w:w="3125" w:type="dxa"/>
          </w:tcPr>
          <w:p w14:paraId="4CD1E071"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EMV Kernel version (maps on to XPI kernel)</w:t>
            </w:r>
          </w:p>
        </w:tc>
        <w:tc>
          <w:tcPr>
            <w:tcW w:w="884" w:type="dxa"/>
          </w:tcPr>
          <w:p w14:paraId="2A9C30FC"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450FF688"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1071A816"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1.0.08_1</w:t>
            </w:r>
          </w:p>
        </w:tc>
      </w:tr>
      <w:tr w:rsidR="003F401A" w:rsidRPr="009D5EDC" w14:paraId="101916EC" w14:textId="77777777" w:rsidTr="00D8386F">
        <w:tc>
          <w:tcPr>
            <w:tcW w:w="609" w:type="dxa"/>
          </w:tcPr>
          <w:p w14:paraId="78A048B0"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EM</w:t>
            </w:r>
          </w:p>
        </w:tc>
        <w:tc>
          <w:tcPr>
            <w:tcW w:w="3125" w:type="dxa"/>
          </w:tcPr>
          <w:p w14:paraId="38117A0E"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Encryption Mode</w:t>
            </w:r>
          </w:p>
        </w:tc>
        <w:tc>
          <w:tcPr>
            <w:tcW w:w="884" w:type="dxa"/>
          </w:tcPr>
          <w:p w14:paraId="11843724" w14:textId="77777777" w:rsidR="003F401A" w:rsidRPr="009D5EDC" w:rsidRDefault="00DA395F"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7</w:t>
            </w:r>
          </w:p>
        </w:tc>
        <w:tc>
          <w:tcPr>
            <w:tcW w:w="1562" w:type="dxa"/>
          </w:tcPr>
          <w:p w14:paraId="18442191"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08C88814"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VSD</w:t>
            </w:r>
          </w:p>
        </w:tc>
      </w:tr>
      <w:tr w:rsidR="003F401A" w:rsidRPr="009D5EDC" w14:paraId="6B94BCEC" w14:textId="77777777" w:rsidTr="00D8386F">
        <w:tc>
          <w:tcPr>
            <w:tcW w:w="609" w:type="dxa"/>
          </w:tcPr>
          <w:p w14:paraId="2D91234B"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FA</w:t>
            </w:r>
          </w:p>
        </w:tc>
        <w:tc>
          <w:tcPr>
            <w:tcW w:w="3125" w:type="dxa"/>
          </w:tcPr>
          <w:p w14:paraId="3403B9A1"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FormsAgent</w:t>
            </w:r>
          </w:p>
        </w:tc>
        <w:tc>
          <w:tcPr>
            <w:tcW w:w="884" w:type="dxa"/>
          </w:tcPr>
          <w:p w14:paraId="0DF536F9"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134AAE00" w14:textId="77777777" w:rsidR="003F401A" w:rsidRPr="009D5EDC" w:rsidRDefault="003F401A"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3301EAAD" w14:textId="77777777" w:rsidR="003F401A" w:rsidRPr="009D5EDC" w:rsidRDefault="003F401A"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2.2.0K</w:t>
            </w:r>
          </w:p>
        </w:tc>
      </w:tr>
      <w:tr w:rsidR="00D93939" w:rsidRPr="009D5EDC" w14:paraId="1AD181F1" w14:textId="77777777" w:rsidTr="00D8386F">
        <w:tc>
          <w:tcPr>
            <w:tcW w:w="609" w:type="dxa"/>
          </w:tcPr>
          <w:p w14:paraId="24386F61" w14:textId="7FFA0BD8" w:rsidR="00D93939" w:rsidRPr="009D5EDC" w:rsidRDefault="00D93939"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GC</w:t>
            </w:r>
          </w:p>
        </w:tc>
        <w:tc>
          <w:tcPr>
            <w:tcW w:w="3125" w:type="dxa"/>
          </w:tcPr>
          <w:p w14:paraId="24159975" w14:textId="2DF41670" w:rsidR="00D93939" w:rsidRPr="009D5EDC" w:rsidRDefault="00D93939"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Gift Card Vendor</w:t>
            </w:r>
          </w:p>
        </w:tc>
        <w:tc>
          <w:tcPr>
            <w:tcW w:w="884" w:type="dxa"/>
          </w:tcPr>
          <w:p w14:paraId="6BACE056" w14:textId="0AA3D172" w:rsidR="00D93939" w:rsidRPr="009D5EDC" w:rsidRDefault="00D93939"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16</w:t>
            </w:r>
          </w:p>
        </w:tc>
        <w:tc>
          <w:tcPr>
            <w:tcW w:w="1562" w:type="dxa"/>
          </w:tcPr>
          <w:p w14:paraId="62274458" w14:textId="76B3398F" w:rsidR="00D93939" w:rsidRPr="009D5EDC" w:rsidRDefault="00D93939" w:rsidP="00910A8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1775BC9D" w14:textId="13B7AFA9" w:rsidR="00D93939" w:rsidRPr="009D5EDC" w:rsidRDefault="00D93939" w:rsidP="006E1C7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Same as Primary</w:t>
            </w:r>
          </w:p>
        </w:tc>
      </w:tr>
      <w:tr w:rsidR="00D8386F" w:rsidRPr="009D5EDC" w14:paraId="49DCB626" w14:textId="77777777" w:rsidTr="00D8386F">
        <w:tc>
          <w:tcPr>
            <w:tcW w:w="609" w:type="dxa"/>
          </w:tcPr>
          <w:p w14:paraId="550C1C86" w14:textId="738CF58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GI1</w:t>
            </w:r>
          </w:p>
        </w:tc>
        <w:tc>
          <w:tcPr>
            <w:tcW w:w="3125" w:type="dxa"/>
          </w:tcPr>
          <w:p w14:paraId="4CAF1D97" w14:textId="6F9EE742"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Gift Card Host IP 1</w:t>
            </w:r>
          </w:p>
        </w:tc>
        <w:tc>
          <w:tcPr>
            <w:tcW w:w="884" w:type="dxa"/>
          </w:tcPr>
          <w:p w14:paraId="750F0CAF" w14:textId="28BBC052"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16</w:t>
            </w:r>
          </w:p>
        </w:tc>
        <w:tc>
          <w:tcPr>
            <w:tcW w:w="1562" w:type="dxa"/>
          </w:tcPr>
          <w:p w14:paraId="5D6685D1" w14:textId="45CDD8D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412880A9" w14:textId="2ADF845E"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71.19.161.123</w:t>
            </w:r>
          </w:p>
        </w:tc>
      </w:tr>
      <w:tr w:rsidR="00D8386F" w:rsidRPr="009D5EDC" w14:paraId="47ACE1AD" w14:textId="77777777" w:rsidTr="00D8386F">
        <w:tc>
          <w:tcPr>
            <w:tcW w:w="609" w:type="dxa"/>
          </w:tcPr>
          <w:p w14:paraId="10A1EB4C" w14:textId="77D29412"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GI2</w:t>
            </w:r>
          </w:p>
        </w:tc>
        <w:tc>
          <w:tcPr>
            <w:tcW w:w="3125" w:type="dxa"/>
          </w:tcPr>
          <w:p w14:paraId="2ECC7137" w14:textId="25398489"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Gift Card Host IP 2</w:t>
            </w:r>
          </w:p>
        </w:tc>
        <w:tc>
          <w:tcPr>
            <w:tcW w:w="884" w:type="dxa"/>
          </w:tcPr>
          <w:p w14:paraId="74202411" w14:textId="613E61CB"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16</w:t>
            </w:r>
          </w:p>
        </w:tc>
        <w:tc>
          <w:tcPr>
            <w:tcW w:w="1562" w:type="dxa"/>
          </w:tcPr>
          <w:p w14:paraId="10149F42" w14:textId="313A844F"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022E5CDB" w14:textId="2CF2A331"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71.19.161.123</w:t>
            </w:r>
          </w:p>
        </w:tc>
      </w:tr>
      <w:tr w:rsidR="00D8386F" w:rsidRPr="009D5EDC" w14:paraId="1EC0A08E" w14:textId="77777777" w:rsidTr="00D8386F">
        <w:tc>
          <w:tcPr>
            <w:tcW w:w="609" w:type="dxa"/>
          </w:tcPr>
          <w:p w14:paraId="44208DE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GM</w:t>
            </w:r>
          </w:p>
        </w:tc>
        <w:tc>
          <w:tcPr>
            <w:tcW w:w="3125" w:type="dxa"/>
          </w:tcPr>
          <w:p w14:paraId="2FF11E4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GUI Manager</w:t>
            </w:r>
          </w:p>
        </w:tc>
        <w:tc>
          <w:tcPr>
            <w:tcW w:w="884" w:type="dxa"/>
          </w:tcPr>
          <w:p w14:paraId="5024571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6</w:t>
            </w:r>
          </w:p>
        </w:tc>
        <w:tc>
          <w:tcPr>
            <w:tcW w:w="1562" w:type="dxa"/>
          </w:tcPr>
          <w:p w14:paraId="1D2D4B5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DB047D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3.27</w:t>
            </w:r>
          </w:p>
        </w:tc>
      </w:tr>
      <w:tr w:rsidR="00D8386F" w:rsidRPr="009D5EDC" w14:paraId="3C81715A" w14:textId="77777777" w:rsidTr="00D8386F">
        <w:tc>
          <w:tcPr>
            <w:tcW w:w="609" w:type="dxa"/>
          </w:tcPr>
          <w:p w14:paraId="05D58989" w14:textId="2B35CDB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GP1</w:t>
            </w:r>
          </w:p>
        </w:tc>
        <w:tc>
          <w:tcPr>
            <w:tcW w:w="3125" w:type="dxa"/>
          </w:tcPr>
          <w:p w14:paraId="6C09F48E" w14:textId="4A211D5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Gift Card Host Port 1</w:t>
            </w:r>
          </w:p>
        </w:tc>
        <w:tc>
          <w:tcPr>
            <w:tcW w:w="884" w:type="dxa"/>
          </w:tcPr>
          <w:p w14:paraId="54F7D6BC" w14:textId="736ED610"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5</w:t>
            </w:r>
          </w:p>
        </w:tc>
        <w:tc>
          <w:tcPr>
            <w:tcW w:w="1562" w:type="dxa"/>
          </w:tcPr>
          <w:p w14:paraId="42F5BA8C" w14:textId="7E1706A4"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Numeric</w:t>
            </w:r>
          </w:p>
        </w:tc>
        <w:tc>
          <w:tcPr>
            <w:tcW w:w="3432" w:type="dxa"/>
          </w:tcPr>
          <w:p w14:paraId="680254F0" w14:textId="5466B1E5"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50019</w:t>
            </w:r>
          </w:p>
        </w:tc>
      </w:tr>
      <w:tr w:rsidR="00D8386F" w:rsidRPr="009D5EDC" w14:paraId="4A31C45D" w14:textId="77777777" w:rsidTr="00D8386F">
        <w:tc>
          <w:tcPr>
            <w:tcW w:w="609" w:type="dxa"/>
          </w:tcPr>
          <w:p w14:paraId="26D0C051" w14:textId="02C382D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GP2</w:t>
            </w:r>
          </w:p>
        </w:tc>
        <w:tc>
          <w:tcPr>
            <w:tcW w:w="3125" w:type="dxa"/>
          </w:tcPr>
          <w:p w14:paraId="316EA4EA" w14:textId="217E89F5"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Gift Card Host Port 2</w:t>
            </w:r>
          </w:p>
        </w:tc>
        <w:tc>
          <w:tcPr>
            <w:tcW w:w="884" w:type="dxa"/>
          </w:tcPr>
          <w:p w14:paraId="7CB97567" w14:textId="0E7F436B"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5</w:t>
            </w:r>
          </w:p>
        </w:tc>
        <w:tc>
          <w:tcPr>
            <w:tcW w:w="1562" w:type="dxa"/>
          </w:tcPr>
          <w:p w14:paraId="71D9ECCC" w14:textId="434A07F5"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Numeric</w:t>
            </w:r>
          </w:p>
        </w:tc>
        <w:tc>
          <w:tcPr>
            <w:tcW w:w="3432" w:type="dxa"/>
          </w:tcPr>
          <w:p w14:paraId="505E3C07" w14:textId="0A2022AA"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50019</w:t>
            </w:r>
          </w:p>
        </w:tc>
      </w:tr>
      <w:tr w:rsidR="00D8386F" w:rsidRPr="009D5EDC" w14:paraId="46F8824B" w14:textId="77777777" w:rsidTr="00D8386F">
        <w:tc>
          <w:tcPr>
            <w:tcW w:w="609" w:type="dxa"/>
          </w:tcPr>
          <w:p w14:paraId="5EDC29E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H1</w:t>
            </w:r>
          </w:p>
        </w:tc>
        <w:tc>
          <w:tcPr>
            <w:tcW w:w="3125" w:type="dxa"/>
          </w:tcPr>
          <w:p w14:paraId="3F402CE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Host 1 (primary)</w:t>
            </w:r>
          </w:p>
        </w:tc>
        <w:tc>
          <w:tcPr>
            <w:tcW w:w="884" w:type="dxa"/>
          </w:tcPr>
          <w:p w14:paraId="1C0682C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25</w:t>
            </w:r>
          </w:p>
        </w:tc>
        <w:tc>
          <w:tcPr>
            <w:tcW w:w="1562" w:type="dxa"/>
          </w:tcPr>
          <w:p w14:paraId="40D44B1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2B5069D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A395F">
              <w:rPr>
                <w:rFonts w:cs="Arial"/>
                <w:lang w:val="en-GB"/>
              </w:rPr>
              <w:t>H171.19.161.154:38503</w:t>
            </w:r>
          </w:p>
        </w:tc>
      </w:tr>
      <w:tr w:rsidR="00D8386F" w:rsidRPr="009D5EDC" w14:paraId="4E1A518F" w14:textId="77777777" w:rsidTr="00D8386F">
        <w:tc>
          <w:tcPr>
            <w:tcW w:w="609" w:type="dxa"/>
          </w:tcPr>
          <w:p w14:paraId="46AB4B6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H2</w:t>
            </w:r>
          </w:p>
        </w:tc>
        <w:tc>
          <w:tcPr>
            <w:tcW w:w="3125" w:type="dxa"/>
          </w:tcPr>
          <w:p w14:paraId="3478147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Host 2 (secondary)</w:t>
            </w:r>
          </w:p>
        </w:tc>
        <w:tc>
          <w:tcPr>
            <w:tcW w:w="884" w:type="dxa"/>
          </w:tcPr>
          <w:p w14:paraId="7DB7057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25</w:t>
            </w:r>
          </w:p>
        </w:tc>
        <w:tc>
          <w:tcPr>
            <w:tcW w:w="1562" w:type="dxa"/>
          </w:tcPr>
          <w:p w14:paraId="7159319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05D16B9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A395F">
              <w:rPr>
                <w:rFonts w:cs="Arial"/>
                <w:lang w:val="en-GB"/>
              </w:rPr>
              <w:t>H271.19.161.154:38503</w:t>
            </w:r>
          </w:p>
        </w:tc>
      </w:tr>
      <w:tr w:rsidR="00D8386F" w:rsidRPr="009D5EDC" w14:paraId="46CA69B9" w14:textId="77777777" w:rsidTr="00D8386F">
        <w:tc>
          <w:tcPr>
            <w:tcW w:w="609" w:type="dxa"/>
          </w:tcPr>
          <w:p w14:paraId="62B7A78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H3</w:t>
            </w:r>
          </w:p>
        </w:tc>
        <w:tc>
          <w:tcPr>
            <w:tcW w:w="3125" w:type="dxa"/>
          </w:tcPr>
          <w:p w14:paraId="3AA2B1F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Host 3 (TMS)</w:t>
            </w:r>
          </w:p>
        </w:tc>
        <w:tc>
          <w:tcPr>
            <w:tcW w:w="884" w:type="dxa"/>
          </w:tcPr>
          <w:p w14:paraId="0E916AD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25</w:t>
            </w:r>
          </w:p>
        </w:tc>
        <w:tc>
          <w:tcPr>
            <w:tcW w:w="1562" w:type="dxa"/>
          </w:tcPr>
          <w:p w14:paraId="7BBC1FA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7B17454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A395F">
              <w:rPr>
                <w:rFonts w:cs="Arial"/>
                <w:lang w:val="en-GB"/>
              </w:rPr>
              <w:t>H371.19.161.157:23519</w:t>
            </w:r>
          </w:p>
        </w:tc>
      </w:tr>
      <w:tr w:rsidR="00D8386F" w:rsidRPr="009D5EDC" w14:paraId="24F89C9B" w14:textId="77777777" w:rsidTr="00D8386F">
        <w:tc>
          <w:tcPr>
            <w:tcW w:w="609" w:type="dxa"/>
          </w:tcPr>
          <w:p w14:paraId="5E46B47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HD</w:t>
            </w:r>
          </w:p>
        </w:tc>
        <w:tc>
          <w:tcPr>
            <w:tcW w:w="3125" w:type="dxa"/>
          </w:tcPr>
          <w:p w14:paraId="59857C3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Last Financial Host Download Date/Time (yymmddhhmmss)</w:t>
            </w:r>
          </w:p>
        </w:tc>
        <w:tc>
          <w:tcPr>
            <w:tcW w:w="884" w:type="dxa"/>
          </w:tcPr>
          <w:p w14:paraId="70FC0F8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12</w:t>
            </w:r>
          </w:p>
        </w:tc>
        <w:tc>
          <w:tcPr>
            <w:tcW w:w="1562" w:type="dxa"/>
          </w:tcPr>
          <w:p w14:paraId="10ED2A1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Numeric</w:t>
            </w:r>
          </w:p>
        </w:tc>
        <w:tc>
          <w:tcPr>
            <w:tcW w:w="3432" w:type="dxa"/>
          </w:tcPr>
          <w:p w14:paraId="757502C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170721120020</w:t>
            </w:r>
          </w:p>
        </w:tc>
      </w:tr>
      <w:tr w:rsidR="00D8386F" w:rsidRPr="009D5EDC" w14:paraId="620D7813" w14:textId="77777777" w:rsidTr="00D8386F">
        <w:tc>
          <w:tcPr>
            <w:tcW w:w="609" w:type="dxa"/>
          </w:tcPr>
          <w:p w14:paraId="709CBA2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ID</w:t>
            </w:r>
          </w:p>
        </w:tc>
        <w:tc>
          <w:tcPr>
            <w:tcW w:w="3125" w:type="dxa"/>
          </w:tcPr>
          <w:p w14:paraId="479E4DD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UNITID</w:t>
            </w:r>
          </w:p>
        </w:tc>
        <w:tc>
          <w:tcPr>
            <w:tcW w:w="884" w:type="dxa"/>
          </w:tcPr>
          <w:p w14:paraId="1F1C619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20</w:t>
            </w:r>
          </w:p>
        </w:tc>
        <w:tc>
          <w:tcPr>
            <w:tcW w:w="1562" w:type="dxa"/>
          </w:tcPr>
          <w:p w14:paraId="1ED95BD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13A5FDF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284-365-469</w:t>
            </w:r>
          </w:p>
        </w:tc>
      </w:tr>
      <w:tr w:rsidR="00D8386F" w:rsidRPr="009D5EDC" w14:paraId="1D493A7D" w14:textId="77777777" w:rsidTr="00D8386F">
        <w:tc>
          <w:tcPr>
            <w:tcW w:w="609" w:type="dxa"/>
          </w:tcPr>
          <w:p w14:paraId="39C44E5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IK</w:t>
            </w:r>
          </w:p>
        </w:tc>
        <w:tc>
          <w:tcPr>
            <w:tcW w:w="3125" w:type="dxa"/>
          </w:tcPr>
          <w:p w14:paraId="3AFE267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Interac Flash Kernel</w:t>
            </w:r>
          </w:p>
        </w:tc>
        <w:tc>
          <w:tcPr>
            <w:tcW w:w="884" w:type="dxa"/>
          </w:tcPr>
          <w:p w14:paraId="43175CC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72502B0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0890278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103</w:t>
            </w:r>
          </w:p>
        </w:tc>
      </w:tr>
      <w:tr w:rsidR="00D8386F" w:rsidRPr="009D5EDC" w14:paraId="3678BA11" w14:textId="77777777" w:rsidTr="00D8386F">
        <w:tc>
          <w:tcPr>
            <w:tcW w:w="609" w:type="dxa"/>
          </w:tcPr>
          <w:p w14:paraId="1D559C1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LD</w:t>
            </w:r>
          </w:p>
        </w:tc>
        <w:tc>
          <w:tcPr>
            <w:tcW w:w="3125" w:type="dxa"/>
          </w:tcPr>
          <w:p w14:paraId="7851C73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LDA</w:t>
            </w:r>
          </w:p>
        </w:tc>
        <w:tc>
          <w:tcPr>
            <w:tcW w:w="884" w:type="dxa"/>
          </w:tcPr>
          <w:p w14:paraId="74537C6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6</w:t>
            </w:r>
          </w:p>
        </w:tc>
        <w:tc>
          <w:tcPr>
            <w:tcW w:w="1562" w:type="dxa"/>
          </w:tcPr>
          <w:p w14:paraId="41D8D1A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35EF400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107</w:t>
            </w:r>
          </w:p>
        </w:tc>
      </w:tr>
      <w:tr w:rsidR="00D8386F" w:rsidRPr="009D5EDC" w14:paraId="466BD840" w14:textId="77777777" w:rsidTr="00D8386F">
        <w:tc>
          <w:tcPr>
            <w:tcW w:w="609" w:type="dxa"/>
          </w:tcPr>
          <w:p w14:paraId="5086F05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MG</w:t>
            </w:r>
          </w:p>
        </w:tc>
        <w:tc>
          <w:tcPr>
            <w:tcW w:w="3125" w:type="dxa"/>
          </w:tcPr>
          <w:p w14:paraId="63C0505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Manager</w:t>
            </w:r>
          </w:p>
        </w:tc>
        <w:tc>
          <w:tcPr>
            <w:tcW w:w="884" w:type="dxa"/>
          </w:tcPr>
          <w:p w14:paraId="63D60B2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8</w:t>
            </w:r>
          </w:p>
        </w:tc>
        <w:tc>
          <w:tcPr>
            <w:tcW w:w="1562" w:type="dxa"/>
          </w:tcPr>
          <w:p w14:paraId="25773EF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AB8965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84.81</w:t>
            </w:r>
          </w:p>
        </w:tc>
      </w:tr>
      <w:tr w:rsidR="00D8386F" w:rsidRPr="009D5EDC" w14:paraId="4264D191" w14:textId="77777777" w:rsidTr="00D8386F">
        <w:tc>
          <w:tcPr>
            <w:tcW w:w="609" w:type="dxa"/>
          </w:tcPr>
          <w:p w14:paraId="3253F0E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MK</w:t>
            </w:r>
          </w:p>
        </w:tc>
        <w:tc>
          <w:tcPr>
            <w:tcW w:w="3125" w:type="dxa"/>
          </w:tcPr>
          <w:p w14:paraId="594CDB9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MasterCard PayPass Kernel</w:t>
            </w:r>
          </w:p>
        </w:tc>
        <w:tc>
          <w:tcPr>
            <w:tcW w:w="884" w:type="dxa"/>
          </w:tcPr>
          <w:p w14:paraId="74908F8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68E0562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015559D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1.0.11_n</w:t>
            </w:r>
          </w:p>
        </w:tc>
      </w:tr>
      <w:tr w:rsidR="00D8386F" w:rsidRPr="009D5EDC" w14:paraId="2D788921" w14:textId="77777777" w:rsidTr="00D8386F">
        <w:tc>
          <w:tcPr>
            <w:tcW w:w="609" w:type="dxa"/>
          </w:tcPr>
          <w:p w14:paraId="30C88B8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MP</w:t>
            </w:r>
          </w:p>
        </w:tc>
        <w:tc>
          <w:tcPr>
            <w:tcW w:w="3125" w:type="dxa"/>
          </w:tcPr>
          <w:p w14:paraId="189EB0C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Middleware Program</w:t>
            </w:r>
          </w:p>
        </w:tc>
        <w:tc>
          <w:tcPr>
            <w:tcW w:w="884" w:type="dxa"/>
          </w:tcPr>
          <w:p w14:paraId="1AEFEB1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6</w:t>
            </w:r>
          </w:p>
        </w:tc>
        <w:tc>
          <w:tcPr>
            <w:tcW w:w="1562" w:type="dxa"/>
          </w:tcPr>
          <w:p w14:paraId="011A27A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636ED1E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MCMDLL</w:t>
            </w:r>
          </w:p>
        </w:tc>
      </w:tr>
      <w:tr w:rsidR="00D8386F" w:rsidRPr="009D5EDC" w14:paraId="45650971" w14:textId="77777777" w:rsidTr="00D8386F">
        <w:tc>
          <w:tcPr>
            <w:tcW w:w="609" w:type="dxa"/>
          </w:tcPr>
          <w:p w14:paraId="172D8E66" w14:textId="5940F7E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MTI</w:t>
            </w:r>
          </w:p>
        </w:tc>
        <w:tc>
          <w:tcPr>
            <w:tcW w:w="3125" w:type="dxa"/>
          </w:tcPr>
          <w:p w14:paraId="49BC9620" w14:textId="20468552"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D8386F">
              <w:rPr>
                <w:rFonts w:cs="Arial"/>
                <w:lang w:val="en-GB"/>
              </w:rPr>
              <w:t>Merchant Type Indicator (Interac)</w:t>
            </w:r>
          </w:p>
        </w:tc>
        <w:tc>
          <w:tcPr>
            <w:tcW w:w="884" w:type="dxa"/>
          </w:tcPr>
          <w:p w14:paraId="62D836DE" w14:textId="4C755C3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2</w:t>
            </w:r>
          </w:p>
        </w:tc>
        <w:tc>
          <w:tcPr>
            <w:tcW w:w="1562" w:type="dxa"/>
          </w:tcPr>
          <w:p w14:paraId="1BBDDC69" w14:textId="689D8443"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Numeric</w:t>
            </w:r>
          </w:p>
        </w:tc>
        <w:tc>
          <w:tcPr>
            <w:tcW w:w="3432" w:type="dxa"/>
          </w:tcPr>
          <w:p w14:paraId="5DBD61FD" w14:textId="48258BC8"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01</w:t>
            </w:r>
          </w:p>
        </w:tc>
      </w:tr>
      <w:tr w:rsidR="00D8386F" w:rsidRPr="009D5EDC" w14:paraId="48D0C09C" w14:textId="77777777" w:rsidTr="00D8386F">
        <w:tc>
          <w:tcPr>
            <w:tcW w:w="609" w:type="dxa"/>
          </w:tcPr>
          <w:p w14:paraId="04318AF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OB</w:t>
            </w:r>
          </w:p>
        </w:tc>
        <w:tc>
          <w:tcPr>
            <w:tcW w:w="3125" w:type="dxa"/>
          </w:tcPr>
          <w:p w14:paraId="7BADB0C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Register OS Build</w:t>
            </w:r>
          </w:p>
        </w:tc>
        <w:tc>
          <w:tcPr>
            <w:tcW w:w="884" w:type="dxa"/>
          </w:tcPr>
          <w:p w14:paraId="516383D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15</w:t>
            </w:r>
          </w:p>
        </w:tc>
        <w:tc>
          <w:tcPr>
            <w:tcW w:w="1562" w:type="dxa"/>
          </w:tcPr>
          <w:p w14:paraId="71C63FF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5D9218D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14393.693</w:t>
            </w:r>
          </w:p>
        </w:tc>
      </w:tr>
      <w:tr w:rsidR="00D8386F" w:rsidRPr="009D5EDC" w14:paraId="1DC35D5B" w14:textId="77777777" w:rsidTr="00D8386F">
        <w:tc>
          <w:tcPr>
            <w:tcW w:w="609" w:type="dxa"/>
          </w:tcPr>
          <w:p w14:paraId="0B79F0D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ON</w:t>
            </w:r>
          </w:p>
        </w:tc>
        <w:tc>
          <w:tcPr>
            <w:tcW w:w="3125" w:type="dxa"/>
          </w:tcPr>
          <w:p w14:paraId="601975F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Register OS Name</w:t>
            </w:r>
          </w:p>
        </w:tc>
        <w:tc>
          <w:tcPr>
            <w:tcW w:w="884" w:type="dxa"/>
          </w:tcPr>
          <w:p w14:paraId="4BCE98D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50</w:t>
            </w:r>
          </w:p>
        </w:tc>
        <w:tc>
          <w:tcPr>
            <w:tcW w:w="1562" w:type="dxa"/>
          </w:tcPr>
          <w:p w14:paraId="4FCA0E0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1588020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Windows Embedded Standard 7</w:t>
            </w:r>
          </w:p>
        </w:tc>
      </w:tr>
      <w:tr w:rsidR="00D8386F" w:rsidRPr="009D5EDC" w14:paraId="2EC7A7A3" w14:textId="77777777" w:rsidTr="00D8386F">
        <w:tc>
          <w:tcPr>
            <w:tcW w:w="609" w:type="dxa"/>
          </w:tcPr>
          <w:p w14:paraId="6AE11B1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OP</w:t>
            </w:r>
          </w:p>
        </w:tc>
        <w:tc>
          <w:tcPr>
            <w:tcW w:w="3125" w:type="dxa"/>
          </w:tcPr>
          <w:p w14:paraId="58DA041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VFOP</w:t>
            </w:r>
          </w:p>
        </w:tc>
        <w:tc>
          <w:tcPr>
            <w:tcW w:w="884" w:type="dxa"/>
          </w:tcPr>
          <w:p w14:paraId="3EDB0CF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748D452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AA3F3A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7.x.x</w:t>
            </w:r>
          </w:p>
        </w:tc>
      </w:tr>
      <w:tr w:rsidR="00D8386F" w:rsidRPr="009D5EDC" w14:paraId="50850C10" w14:textId="77777777" w:rsidTr="00D8386F">
        <w:tc>
          <w:tcPr>
            <w:tcW w:w="609" w:type="dxa"/>
          </w:tcPr>
          <w:p w14:paraId="3C76DAC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OS</w:t>
            </w:r>
          </w:p>
        </w:tc>
        <w:tc>
          <w:tcPr>
            <w:tcW w:w="3125" w:type="dxa"/>
          </w:tcPr>
          <w:p w14:paraId="36B2DCF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OS</w:t>
            </w:r>
          </w:p>
        </w:tc>
        <w:tc>
          <w:tcPr>
            <w:tcW w:w="884" w:type="dxa"/>
          </w:tcPr>
          <w:p w14:paraId="06D44BE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196F76D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42DEA5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RFS00016</w:t>
            </w:r>
          </w:p>
        </w:tc>
      </w:tr>
      <w:tr w:rsidR="00D8386F" w:rsidRPr="009D5EDC" w14:paraId="32126FB4" w14:textId="77777777" w:rsidTr="00D8386F">
        <w:tc>
          <w:tcPr>
            <w:tcW w:w="609" w:type="dxa"/>
          </w:tcPr>
          <w:p w14:paraId="1B2C9B9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PA</w:t>
            </w:r>
          </w:p>
        </w:tc>
        <w:tc>
          <w:tcPr>
            <w:tcW w:w="3125" w:type="dxa"/>
          </w:tcPr>
          <w:p w14:paraId="1959477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TD Payment App/Middleware version #</w:t>
            </w:r>
          </w:p>
        </w:tc>
        <w:tc>
          <w:tcPr>
            <w:tcW w:w="884" w:type="dxa"/>
          </w:tcPr>
          <w:p w14:paraId="1117A41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20</w:t>
            </w:r>
          </w:p>
        </w:tc>
        <w:tc>
          <w:tcPr>
            <w:tcW w:w="1562" w:type="dxa"/>
          </w:tcPr>
          <w:p w14:paraId="52FF6DA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2C1EBBA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2.3.6263.29559</w:t>
            </w:r>
          </w:p>
        </w:tc>
      </w:tr>
      <w:tr w:rsidR="00D8386F" w:rsidRPr="009D5EDC" w14:paraId="5A00B62B" w14:textId="77777777" w:rsidTr="00D8386F">
        <w:tc>
          <w:tcPr>
            <w:tcW w:w="609" w:type="dxa"/>
          </w:tcPr>
          <w:p w14:paraId="08542B6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PB</w:t>
            </w:r>
          </w:p>
        </w:tc>
        <w:tc>
          <w:tcPr>
            <w:tcW w:w="3125" w:type="dxa"/>
          </w:tcPr>
          <w:p w14:paraId="2011CE2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POS Software Build</w:t>
            </w:r>
          </w:p>
        </w:tc>
        <w:tc>
          <w:tcPr>
            <w:tcW w:w="884" w:type="dxa"/>
          </w:tcPr>
          <w:p w14:paraId="661FAAA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15</w:t>
            </w:r>
          </w:p>
        </w:tc>
        <w:tc>
          <w:tcPr>
            <w:tcW w:w="1562" w:type="dxa"/>
          </w:tcPr>
          <w:p w14:paraId="67E2B0B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7EA34E5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7.384.349</w:t>
            </w:r>
          </w:p>
        </w:tc>
      </w:tr>
      <w:tr w:rsidR="00D8386F" w:rsidRPr="009D5EDC" w14:paraId="173B78AE" w14:textId="77777777" w:rsidTr="00D8386F">
        <w:tc>
          <w:tcPr>
            <w:tcW w:w="609" w:type="dxa"/>
          </w:tcPr>
          <w:p w14:paraId="68597EB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PN</w:t>
            </w:r>
          </w:p>
        </w:tc>
        <w:tc>
          <w:tcPr>
            <w:tcW w:w="3125" w:type="dxa"/>
          </w:tcPr>
          <w:p w14:paraId="4C6000C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POS Software Name</w:t>
            </w:r>
          </w:p>
        </w:tc>
        <w:tc>
          <w:tcPr>
            <w:tcW w:w="884" w:type="dxa"/>
          </w:tcPr>
          <w:p w14:paraId="1A0BF17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50</w:t>
            </w:r>
          </w:p>
        </w:tc>
        <w:tc>
          <w:tcPr>
            <w:tcW w:w="1562" w:type="dxa"/>
          </w:tcPr>
          <w:p w14:paraId="573B747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1EF0CED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ACE Retail 3000</w:t>
            </w:r>
          </w:p>
        </w:tc>
      </w:tr>
      <w:tr w:rsidR="00D8386F" w:rsidRPr="009D5EDC" w14:paraId="7E82693F" w14:textId="77777777" w:rsidTr="00D8386F">
        <w:tc>
          <w:tcPr>
            <w:tcW w:w="609" w:type="dxa"/>
          </w:tcPr>
          <w:p w14:paraId="5F9160A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PS</w:t>
            </w:r>
          </w:p>
        </w:tc>
        <w:tc>
          <w:tcPr>
            <w:tcW w:w="3125" w:type="dxa"/>
          </w:tcPr>
          <w:p w14:paraId="6735143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POS Generic Specification</w:t>
            </w:r>
          </w:p>
        </w:tc>
        <w:tc>
          <w:tcPr>
            <w:tcW w:w="884" w:type="dxa"/>
          </w:tcPr>
          <w:p w14:paraId="7A56963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5</w:t>
            </w:r>
          </w:p>
        </w:tc>
        <w:tc>
          <w:tcPr>
            <w:tcW w:w="1562" w:type="dxa"/>
          </w:tcPr>
          <w:p w14:paraId="66CDBA4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7D714C2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1.28a</w:t>
            </w:r>
          </w:p>
        </w:tc>
      </w:tr>
      <w:tr w:rsidR="00D8386F" w:rsidRPr="009D5EDC" w14:paraId="19535C45" w14:textId="77777777" w:rsidTr="00D8386F">
        <w:tc>
          <w:tcPr>
            <w:tcW w:w="609" w:type="dxa"/>
          </w:tcPr>
          <w:p w14:paraId="6C0C9F6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RL</w:t>
            </w:r>
          </w:p>
        </w:tc>
        <w:tc>
          <w:tcPr>
            <w:tcW w:w="3125" w:type="dxa"/>
          </w:tcPr>
          <w:p w14:paraId="3B4B321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Release</w:t>
            </w:r>
          </w:p>
        </w:tc>
        <w:tc>
          <w:tcPr>
            <w:tcW w:w="884" w:type="dxa"/>
          </w:tcPr>
          <w:p w14:paraId="4ECC8A5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6</w:t>
            </w:r>
          </w:p>
        </w:tc>
        <w:tc>
          <w:tcPr>
            <w:tcW w:w="1562" w:type="dxa"/>
          </w:tcPr>
          <w:p w14:paraId="17E344F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ASCII</w:t>
            </w:r>
          </w:p>
        </w:tc>
        <w:tc>
          <w:tcPr>
            <w:tcW w:w="3432" w:type="dxa"/>
          </w:tcPr>
          <w:p w14:paraId="04D9245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Pr>
                <w:rFonts w:cs="Arial"/>
                <w:lang w:val="en-GB"/>
              </w:rPr>
              <w:t>20.27</w:t>
            </w:r>
          </w:p>
        </w:tc>
      </w:tr>
      <w:tr w:rsidR="00D8386F" w:rsidRPr="009D5EDC" w14:paraId="7DB4BC63" w14:textId="77777777" w:rsidTr="00D8386F">
        <w:tc>
          <w:tcPr>
            <w:tcW w:w="609" w:type="dxa"/>
          </w:tcPr>
          <w:p w14:paraId="2E078DE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SB</w:t>
            </w:r>
          </w:p>
        </w:tc>
        <w:tc>
          <w:tcPr>
            <w:tcW w:w="3125" w:type="dxa"/>
          </w:tcPr>
          <w:p w14:paraId="72DC5BD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Server Software Build</w:t>
            </w:r>
          </w:p>
        </w:tc>
        <w:tc>
          <w:tcPr>
            <w:tcW w:w="884" w:type="dxa"/>
          </w:tcPr>
          <w:p w14:paraId="0ABB4CE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15</w:t>
            </w:r>
          </w:p>
        </w:tc>
        <w:tc>
          <w:tcPr>
            <w:tcW w:w="1562" w:type="dxa"/>
          </w:tcPr>
          <w:p w14:paraId="4E81E3A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8075E2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827.5.2x.580</w:t>
            </w:r>
          </w:p>
        </w:tc>
      </w:tr>
      <w:tr w:rsidR="00D8386F" w:rsidRPr="009D5EDC" w14:paraId="3BCD19BF" w14:textId="77777777" w:rsidTr="00D8386F">
        <w:tc>
          <w:tcPr>
            <w:tcW w:w="609" w:type="dxa"/>
          </w:tcPr>
          <w:p w14:paraId="19AC0C3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SD</w:t>
            </w:r>
          </w:p>
        </w:tc>
        <w:tc>
          <w:tcPr>
            <w:tcW w:w="3125" w:type="dxa"/>
          </w:tcPr>
          <w:p w14:paraId="785D635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SDK</w:t>
            </w:r>
          </w:p>
        </w:tc>
        <w:tc>
          <w:tcPr>
            <w:tcW w:w="884" w:type="dxa"/>
          </w:tcPr>
          <w:p w14:paraId="31B8AD6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12</w:t>
            </w:r>
          </w:p>
        </w:tc>
        <w:tc>
          <w:tcPr>
            <w:tcW w:w="1562" w:type="dxa"/>
          </w:tcPr>
          <w:p w14:paraId="14E186F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2B0361D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9.12.3.01</w:t>
            </w:r>
          </w:p>
        </w:tc>
      </w:tr>
      <w:tr w:rsidR="00D8386F" w:rsidRPr="009D5EDC" w14:paraId="53317037" w14:textId="77777777" w:rsidTr="00D8386F">
        <w:tc>
          <w:tcPr>
            <w:tcW w:w="609" w:type="dxa"/>
          </w:tcPr>
          <w:p w14:paraId="4661876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SE</w:t>
            </w:r>
          </w:p>
        </w:tc>
        <w:tc>
          <w:tcPr>
            <w:tcW w:w="3125" w:type="dxa"/>
          </w:tcPr>
          <w:p w14:paraId="2694848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Security</w:t>
            </w:r>
          </w:p>
        </w:tc>
        <w:tc>
          <w:tcPr>
            <w:tcW w:w="884" w:type="dxa"/>
          </w:tcPr>
          <w:p w14:paraId="2AAC665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8</w:t>
            </w:r>
          </w:p>
        </w:tc>
        <w:tc>
          <w:tcPr>
            <w:tcW w:w="1562" w:type="dxa"/>
          </w:tcPr>
          <w:p w14:paraId="32DFD04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F46337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0101F</w:t>
            </w:r>
          </w:p>
        </w:tc>
      </w:tr>
      <w:tr w:rsidR="00D8386F" w:rsidRPr="009D5EDC" w14:paraId="4DD06803" w14:textId="77777777" w:rsidTr="00D8386F">
        <w:tc>
          <w:tcPr>
            <w:tcW w:w="609" w:type="dxa"/>
          </w:tcPr>
          <w:p w14:paraId="2AAABDD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SM</w:t>
            </w:r>
          </w:p>
        </w:tc>
        <w:tc>
          <w:tcPr>
            <w:tcW w:w="3125" w:type="dxa"/>
          </w:tcPr>
          <w:p w14:paraId="7342462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Server Software Name</w:t>
            </w:r>
          </w:p>
        </w:tc>
        <w:tc>
          <w:tcPr>
            <w:tcW w:w="884" w:type="dxa"/>
          </w:tcPr>
          <w:p w14:paraId="508A774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50</w:t>
            </w:r>
          </w:p>
        </w:tc>
        <w:tc>
          <w:tcPr>
            <w:tcW w:w="1562" w:type="dxa"/>
          </w:tcPr>
          <w:p w14:paraId="6B0F87B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DD70B1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NCR ServerEPS</w:t>
            </w:r>
          </w:p>
        </w:tc>
      </w:tr>
      <w:tr w:rsidR="00D8386F" w:rsidRPr="009D5EDC" w14:paraId="7D922BD0" w14:textId="77777777" w:rsidTr="00D8386F">
        <w:tc>
          <w:tcPr>
            <w:tcW w:w="609" w:type="dxa"/>
          </w:tcPr>
          <w:p w14:paraId="4F3316F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SN</w:t>
            </w:r>
          </w:p>
        </w:tc>
        <w:tc>
          <w:tcPr>
            <w:tcW w:w="3125" w:type="dxa"/>
          </w:tcPr>
          <w:p w14:paraId="76045CA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TD Serial Number</w:t>
            </w:r>
          </w:p>
        </w:tc>
        <w:tc>
          <w:tcPr>
            <w:tcW w:w="884" w:type="dxa"/>
          </w:tcPr>
          <w:p w14:paraId="2062DCC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8</w:t>
            </w:r>
          </w:p>
        </w:tc>
        <w:tc>
          <w:tcPr>
            <w:tcW w:w="1562" w:type="dxa"/>
          </w:tcPr>
          <w:p w14:paraId="0BBD09B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Alphanumeric</w:t>
            </w:r>
          </w:p>
        </w:tc>
        <w:tc>
          <w:tcPr>
            <w:tcW w:w="3432" w:type="dxa"/>
          </w:tcPr>
          <w:p w14:paraId="6E2ADDF7"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MX341894</w:t>
            </w:r>
          </w:p>
        </w:tc>
      </w:tr>
      <w:tr w:rsidR="00D8386F" w:rsidRPr="009D5EDC" w14:paraId="0A4961DF" w14:textId="77777777" w:rsidTr="00D8386F">
        <w:tc>
          <w:tcPr>
            <w:tcW w:w="609" w:type="dxa"/>
          </w:tcPr>
          <w:p w14:paraId="6BA7B7B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SP</w:t>
            </w:r>
          </w:p>
        </w:tc>
        <w:tc>
          <w:tcPr>
            <w:tcW w:w="3125" w:type="dxa"/>
          </w:tcPr>
          <w:p w14:paraId="1C4073C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Service Pack</w:t>
            </w:r>
          </w:p>
        </w:tc>
        <w:tc>
          <w:tcPr>
            <w:tcW w:w="884" w:type="dxa"/>
          </w:tcPr>
          <w:p w14:paraId="6FA7447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Pr>
                <w:rFonts w:cs="Arial"/>
                <w:lang w:val="en-GB"/>
              </w:rPr>
              <w:t>20</w:t>
            </w:r>
          </w:p>
        </w:tc>
        <w:tc>
          <w:tcPr>
            <w:tcW w:w="1562" w:type="dxa"/>
          </w:tcPr>
          <w:p w14:paraId="7EFB07A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7F62BF1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0970-0111 V11.1-12</w:t>
            </w:r>
          </w:p>
        </w:tc>
      </w:tr>
      <w:tr w:rsidR="00D8386F" w:rsidRPr="009D5EDC" w14:paraId="7360B165" w14:textId="77777777" w:rsidTr="00D8386F">
        <w:tc>
          <w:tcPr>
            <w:tcW w:w="609" w:type="dxa"/>
          </w:tcPr>
          <w:p w14:paraId="3C3C686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lastRenderedPageBreak/>
              <w:t>SR</w:t>
            </w:r>
          </w:p>
        </w:tc>
        <w:tc>
          <w:tcPr>
            <w:tcW w:w="3125" w:type="dxa"/>
          </w:tcPr>
          <w:p w14:paraId="747D05D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VFSRED</w:t>
            </w:r>
          </w:p>
        </w:tc>
        <w:tc>
          <w:tcPr>
            <w:tcW w:w="884" w:type="dxa"/>
          </w:tcPr>
          <w:p w14:paraId="7B55D03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26218FF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709DDE2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4.1.83</w:t>
            </w:r>
          </w:p>
        </w:tc>
      </w:tr>
      <w:tr w:rsidR="00D8386F" w:rsidRPr="009D5EDC" w14:paraId="231B9014" w14:textId="77777777" w:rsidTr="00D8386F">
        <w:tc>
          <w:tcPr>
            <w:tcW w:w="609" w:type="dxa"/>
          </w:tcPr>
          <w:p w14:paraId="5F825C1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SS</w:t>
            </w:r>
          </w:p>
        </w:tc>
        <w:tc>
          <w:tcPr>
            <w:tcW w:w="3125" w:type="dxa"/>
          </w:tcPr>
          <w:p w14:paraId="2714981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SPDH Specification</w:t>
            </w:r>
          </w:p>
        </w:tc>
        <w:tc>
          <w:tcPr>
            <w:tcW w:w="884" w:type="dxa"/>
          </w:tcPr>
          <w:p w14:paraId="5C1B256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5</w:t>
            </w:r>
          </w:p>
        </w:tc>
        <w:tc>
          <w:tcPr>
            <w:tcW w:w="1562" w:type="dxa"/>
          </w:tcPr>
          <w:p w14:paraId="1877077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2965027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1.13f</w:t>
            </w:r>
          </w:p>
        </w:tc>
      </w:tr>
      <w:tr w:rsidR="00D8386F" w:rsidRPr="009D5EDC" w14:paraId="4FFDFFF2" w14:textId="77777777" w:rsidTr="00D8386F">
        <w:tc>
          <w:tcPr>
            <w:tcW w:w="609" w:type="dxa"/>
          </w:tcPr>
          <w:p w14:paraId="73731FB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TD</w:t>
            </w:r>
          </w:p>
        </w:tc>
        <w:tc>
          <w:tcPr>
            <w:tcW w:w="3125" w:type="dxa"/>
          </w:tcPr>
          <w:p w14:paraId="229572A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Last TMS Download Date/Time</w:t>
            </w:r>
          </w:p>
          <w:p w14:paraId="5A5C0DD0"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(yymmddhhmmss)</w:t>
            </w:r>
          </w:p>
        </w:tc>
        <w:tc>
          <w:tcPr>
            <w:tcW w:w="884" w:type="dxa"/>
          </w:tcPr>
          <w:p w14:paraId="188AD7A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12</w:t>
            </w:r>
          </w:p>
        </w:tc>
        <w:tc>
          <w:tcPr>
            <w:tcW w:w="1562" w:type="dxa"/>
          </w:tcPr>
          <w:p w14:paraId="217FFB8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Numeric</w:t>
            </w:r>
          </w:p>
        </w:tc>
        <w:tc>
          <w:tcPr>
            <w:tcW w:w="3432" w:type="dxa"/>
          </w:tcPr>
          <w:p w14:paraId="45E07BE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170721120020</w:t>
            </w:r>
          </w:p>
        </w:tc>
      </w:tr>
      <w:tr w:rsidR="00D8386F" w:rsidRPr="009D5EDC" w14:paraId="29EFA12F" w14:textId="77777777" w:rsidTr="00D8386F">
        <w:tc>
          <w:tcPr>
            <w:tcW w:w="609" w:type="dxa"/>
          </w:tcPr>
          <w:p w14:paraId="5E50B52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UK</w:t>
            </w:r>
          </w:p>
        </w:tc>
        <w:tc>
          <w:tcPr>
            <w:tcW w:w="3125" w:type="dxa"/>
          </w:tcPr>
          <w:p w14:paraId="5941F1D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UnionPay Kernel</w:t>
            </w:r>
          </w:p>
        </w:tc>
        <w:tc>
          <w:tcPr>
            <w:tcW w:w="884" w:type="dxa"/>
          </w:tcPr>
          <w:p w14:paraId="51E7445B"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303637F1"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2B0CED1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1.0.01_n</w:t>
            </w:r>
          </w:p>
        </w:tc>
      </w:tr>
      <w:tr w:rsidR="00D8386F" w:rsidRPr="009D5EDC" w14:paraId="45740D12" w14:textId="77777777" w:rsidTr="00D8386F">
        <w:tc>
          <w:tcPr>
            <w:tcW w:w="609" w:type="dxa"/>
          </w:tcPr>
          <w:p w14:paraId="6907532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VA</w:t>
            </w:r>
          </w:p>
        </w:tc>
        <w:tc>
          <w:tcPr>
            <w:tcW w:w="3125" w:type="dxa"/>
          </w:tcPr>
          <w:p w14:paraId="590DD92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Vault</w:t>
            </w:r>
          </w:p>
        </w:tc>
        <w:tc>
          <w:tcPr>
            <w:tcW w:w="884" w:type="dxa"/>
          </w:tcPr>
          <w:p w14:paraId="0350B32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49F53D3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603AA90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13.x.x</w:t>
            </w:r>
          </w:p>
        </w:tc>
      </w:tr>
      <w:tr w:rsidR="00D8386F" w:rsidRPr="009D5EDC" w14:paraId="37C7542A" w14:textId="77777777" w:rsidTr="00D8386F">
        <w:tc>
          <w:tcPr>
            <w:tcW w:w="609" w:type="dxa"/>
          </w:tcPr>
          <w:p w14:paraId="102651F8"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VG</w:t>
            </w:r>
          </w:p>
        </w:tc>
        <w:tc>
          <w:tcPr>
            <w:tcW w:w="3125" w:type="dxa"/>
          </w:tcPr>
          <w:p w14:paraId="2923562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VEGA</w:t>
            </w:r>
          </w:p>
        </w:tc>
        <w:tc>
          <w:tcPr>
            <w:tcW w:w="884" w:type="dxa"/>
          </w:tcPr>
          <w:p w14:paraId="4BAE20A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6</w:t>
            </w:r>
          </w:p>
        </w:tc>
        <w:tc>
          <w:tcPr>
            <w:tcW w:w="1562" w:type="dxa"/>
          </w:tcPr>
          <w:p w14:paraId="7228008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03AA4FE2"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806</w:t>
            </w:r>
          </w:p>
        </w:tc>
      </w:tr>
      <w:tr w:rsidR="00D8386F" w:rsidRPr="009D5EDC" w14:paraId="1B0D6B1B" w14:textId="77777777" w:rsidTr="00D8386F">
        <w:tc>
          <w:tcPr>
            <w:tcW w:w="609" w:type="dxa"/>
          </w:tcPr>
          <w:p w14:paraId="74F49889"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VK</w:t>
            </w:r>
          </w:p>
        </w:tc>
        <w:tc>
          <w:tcPr>
            <w:tcW w:w="3125" w:type="dxa"/>
          </w:tcPr>
          <w:p w14:paraId="668CB25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VISA PayWave Kernel</w:t>
            </w:r>
          </w:p>
        </w:tc>
        <w:tc>
          <w:tcPr>
            <w:tcW w:w="884" w:type="dxa"/>
          </w:tcPr>
          <w:p w14:paraId="3EA25CB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75CCB425"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927E87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1.0.10_n</w:t>
            </w:r>
          </w:p>
        </w:tc>
      </w:tr>
      <w:tr w:rsidR="00D8386F" w:rsidRPr="009D5EDC" w14:paraId="452AF8AE" w14:textId="77777777" w:rsidTr="00D8386F">
        <w:tc>
          <w:tcPr>
            <w:tcW w:w="609" w:type="dxa"/>
          </w:tcPr>
          <w:p w14:paraId="6CD2B0CA"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XP</w:t>
            </w:r>
          </w:p>
        </w:tc>
        <w:tc>
          <w:tcPr>
            <w:tcW w:w="3125" w:type="dxa"/>
          </w:tcPr>
          <w:p w14:paraId="69D5283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XPI App</w:t>
            </w:r>
          </w:p>
        </w:tc>
        <w:tc>
          <w:tcPr>
            <w:tcW w:w="884" w:type="dxa"/>
          </w:tcPr>
          <w:p w14:paraId="3175E443"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12C29CF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4F0D1D54"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5300L</w:t>
            </w:r>
          </w:p>
        </w:tc>
      </w:tr>
      <w:tr w:rsidR="00D8386F" w:rsidRPr="009D5EDC" w14:paraId="1431507D" w14:textId="77777777" w:rsidTr="00D8386F">
        <w:tc>
          <w:tcPr>
            <w:tcW w:w="609" w:type="dxa"/>
          </w:tcPr>
          <w:p w14:paraId="1C930AE6"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ZK</w:t>
            </w:r>
          </w:p>
        </w:tc>
        <w:tc>
          <w:tcPr>
            <w:tcW w:w="3125" w:type="dxa"/>
          </w:tcPr>
          <w:p w14:paraId="5015CB4E"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Discover ZIP</w:t>
            </w:r>
          </w:p>
        </w:tc>
        <w:tc>
          <w:tcPr>
            <w:tcW w:w="884" w:type="dxa"/>
          </w:tcPr>
          <w:p w14:paraId="6F25608D"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10</w:t>
            </w:r>
          </w:p>
        </w:tc>
        <w:tc>
          <w:tcPr>
            <w:tcW w:w="1562" w:type="dxa"/>
          </w:tcPr>
          <w:p w14:paraId="07F5ECAC"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jc w:val="center"/>
              <w:rPr>
                <w:rFonts w:cs="Arial"/>
                <w:lang w:val="en-GB"/>
              </w:rPr>
            </w:pPr>
            <w:r w:rsidRPr="009D5EDC">
              <w:rPr>
                <w:rFonts w:cs="Arial"/>
                <w:lang w:val="en-GB"/>
              </w:rPr>
              <w:t>ASCII</w:t>
            </w:r>
          </w:p>
        </w:tc>
        <w:tc>
          <w:tcPr>
            <w:tcW w:w="3432" w:type="dxa"/>
          </w:tcPr>
          <w:p w14:paraId="0085483F" w14:textId="77777777" w:rsidR="00D8386F" w:rsidRPr="009D5EDC" w:rsidRDefault="00D8386F" w:rsidP="00D838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rFonts w:cs="Arial"/>
                <w:lang w:val="en-GB"/>
              </w:rPr>
            </w:pPr>
            <w:r w:rsidRPr="009D5EDC">
              <w:rPr>
                <w:rFonts w:cs="Arial"/>
                <w:lang w:val="en-GB"/>
              </w:rPr>
              <w:t>0101</w:t>
            </w:r>
          </w:p>
        </w:tc>
      </w:tr>
    </w:tbl>
    <w:p w14:paraId="42E97658" w14:textId="77777777" w:rsidR="003F401A" w:rsidRPr="009D5EDC" w:rsidRDefault="003F401A" w:rsidP="003F401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A3D5F" w14:paraId="70326532" w14:textId="77777777" w:rsidTr="005D71DB">
        <w:tc>
          <w:tcPr>
            <w:tcW w:w="2335" w:type="dxa"/>
          </w:tcPr>
          <w:p w14:paraId="116DF662" w14:textId="77777777" w:rsidR="003A3D5F" w:rsidRDefault="003A3D5F" w:rsidP="005D71DB">
            <w:pPr>
              <w:spacing w:after="120"/>
              <w:rPr>
                <w:b/>
                <w:snapToGrid w:val="0"/>
              </w:rPr>
            </w:pPr>
            <w:r>
              <w:rPr>
                <w:b/>
                <w:snapToGrid w:val="0"/>
              </w:rPr>
              <w:t>Download Request</w:t>
            </w:r>
          </w:p>
        </w:tc>
        <w:tc>
          <w:tcPr>
            <w:tcW w:w="7105" w:type="dxa"/>
          </w:tcPr>
          <w:p w14:paraId="4291D8AE" w14:textId="77777777" w:rsidR="003A3D5F" w:rsidRDefault="003A3D5F" w:rsidP="005D71DB">
            <w:pPr>
              <w:spacing w:after="120"/>
              <w:rPr>
                <w:b/>
                <w:snapToGrid w:val="0"/>
              </w:rPr>
            </w:pPr>
            <w:r w:rsidRPr="009D5EDC">
              <w:rPr>
                <w:snapToGrid w:val="0"/>
              </w:rPr>
              <w:t>Optional. Variable length</w:t>
            </w:r>
          </w:p>
        </w:tc>
      </w:tr>
      <w:tr w:rsidR="003A3D5F" w14:paraId="526AFD42" w14:textId="77777777" w:rsidTr="005D71DB">
        <w:tc>
          <w:tcPr>
            <w:tcW w:w="2335" w:type="dxa"/>
          </w:tcPr>
          <w:p w14:paraId="58613522" w14:textId="77777777" w:rsidR="003A3D5F" w:rsidRDefault="003A3D5F" w:rsidP="005D71DB">
            <w:pPr>
              <w:spacing w:after="120"/>
              <w:rPr>
                <w:b/>
                <w:snapToGrid w:val="0"/>
              </w:rPr>
            </w:pPr>
            <w:r>
              <w:rPr>
                <w:b/>
                <w:snapToGrid w:val="0"/>
              </w:rPr>
              <w:t>Download Response</w:t>
            </w:r>
          </w:p>
        </w:tc>
        <w:tc>
          <w:tcPr>
            <w:tcW w:w="7105" w:type="dxa"/>
          </w:tcPr>
          <w:p w14:paraId="244050DD" w14:textId="77777777" w:rsidR="003A3D5F" w:rsidRPr="00785855" w:rsidRDefault="003A3D5F" w:rsidP="005D71DB">
            <w:pPr>
              <w:spacing w:after="120"/>
              <w:rPr>
                <w:snapToGrid w:val="0"/>
              </w:rPr>
            </w:pPr>
            <w:r w:rsidRPr="009D5EDC">
              <w:rPr>
                <w:snapToGrid w:val="0"/>
              </w:rPr>
              <w:t>Not applicable</w:t>
            </w:r>
          </w:p>
        </w:tc>
      </w:tr>
      <w:tr w:rsidR="003A3D5F" w14:paraId="64C3F6D2" w14:textId="77777777" w:rsidTr="005D71DB">
        <w:tc>
          <w:tcPr>
            <w:tcW w:w="2335" w:type="dxa"/>
          </w:tcPr>
          <w:p w14:paraId="6D82B80C" w14:textId="77777777" w:rsidR="003A3D5F" w:rsidRDefault="003A3D5F" w:rsidP="005D71DB">
            <w:pPr>
              <w:spacing w:after="120"/>
              <w:rPr>
                <w:b/>
                <w:snapToGrid w:val="0"/>
              </w:rPr>
            </w:pPr>
            <w:r w:rsidRPr="00FB4BC9">
              <w:rPr>
                <w:rFonts w:cs="Arial"/>
                <w:b/>
                <w:bCs/>
                <w:lang w:val="en-CA"/>
              </w:rPr>
              <w:t>Internal Field</w:t>
            </w:r>
          </w:p>
        </w:tc>
        <w:tc>
          <w:tcPr>
            <w:tcW w:w="7105" w:type="dxa"/>
          </w:tcPr>
          <w:p w14:paraId="4ADB93DA" w14:textId="77777777" w:rsidR="003A3D5F" w:rsidRDefault="003A3D5F" w:rsidP="005D71DB">
            <w:pPr>
              <w:spacing w:after="120"/>
              <w:rPr>
                <w:b/>
                <w:snapToGrid w:val="0"/>
              </w:rPr>
            </w:pPr>
            <w:r w:rsidRPr="009D5EDC">
              <w:rPr>
                <w:rFonts w:cs="Arial"/>
                <w:lang w:val="en-CA"/>
              </w:rPr>
              <w:t>Logged to the PTLF</w:t>
            </w:r>
          </w:p>
        </w:tc>
      </w:tr>
    </w:tbl>
    <w:p w14:paraId="4CE0D451" w14:textId="77777777" w:rsidR="00C21BB6" w:rsidRDefault="00C21BB6" w:rsidP="0026500A">
      <w:pPr>
        <w:keepNext/>
        <w:rPr>
          <w:snapToGrid w:val="0"/>
        </w:rPr>
      </w:pPr>
    </w:p>
    <w:p w14:paraId="683E1532" w14:textId="77777777" w:rsidR="003F401A" w:rsidRDefault="003F401A" w:rsidP="0026500A">
      <w:pPr>
        <w:keepNext/>
        <w:rPr>
          <w:snapToGrid w:val="0"/>
        </w:rPr>
      </w:pPr>
    </w:p>
    <w:p w14:paraId="30BFFCFA" w14:textId="77777777" w:rsidR="00BD357B" w:rsidRDefault="00BD357B" w:rsidP="00847896">
      <w:pPr>
        <w:pStyle w:val="Heading2"/>
        <w:rPr>
          <w:snapToGrid w:val="0"/>
        </w:rPr>
      </w:pPr>
      <w:bookmarkStart w:id="2610" w:name="_Toc30407704"/>
      <w:bookmarkStart w:id="2611" w:name="_Toc126079263"/>
      <w:r>
        <w:rPr>
          <w:snapToGrid w:val="0"/>
        </w:rPr>
        <w:t>FID b – PIN/Customer</w:t>
      </w:r>
      <w:bookmarkEnd w:id="2610"/>
      <w:bookmarkEnd w:id="2611"/>
    </w:p>
    <w:p w14:paraId="5058C62E" w14:textId="77777777" w:rsidR="00C21BB6" w:rsidRDefault="00C21BB6" w:rsidP="00904AD8">
      <w:pPr>
        <w:ind w:left="720"/>
        <w:rPr>
          <w:snapToGrid w:val="0"/>
        </w:rPr>
      </w:pPr>
      <w:r>
        <w:rPr>
          <w:snapToGrid w:val="0"/>
        </w:rPr>
        <w:t xml:space="preserve">The PIN/Customer field consists of the customer-entered PIN in a clear or encrypted form, depending on whether the terminal supports PIN encryption. </w:t>
      </w:r>
    </w:p>
    <w:p w14:paraId="78B7B7DC" w14:textId="77777777" w:rsidR="00C21BB6" w:rsidRDefault="00C21BB6">
      <w:pPr>
        <w:rPr>
          <w:b/>
          <w:snapToGrid w:val="0"/>
        </w:rPr>
      </w:pPr>
    </w:p>
    <w:p w14:paraId="3B157B5E" w14:textId="77777777" w:rsidR="00BD357B" w:rsidRDefault="00BD357B" w:rsidP="00904AD8">
      <w:pPr>
        <w:ind w:left="2138" w:hanging="1418"/>
        <w:rPr>
          <w:b/>
          <w:snapToGrid w:val="0"/>
        </w:rPr>
      </w:pPr>
      <w:r>
        <w:rPr>
          <w:b/>
          <w:snapToGrid w:val="0"/>
        </w:rPr>
        <w:t>For use in Host 1 messages only</w:t>
      </w:r>
    </w:p>
    <w:p w14:paraId="422A9625" w14:textId="77777777" w:rsidR="00BD357B" w:rsidRDefault="00BD357B" w:rsidP="00904AD8">
      <w:pPr>
        <w:ind w:left="2138" w:hanging="1418"/>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85855" w14:paraId="4E9206B1" w14:textId="77777777" w:rsidTr="002A45FC">
        <w:tc>
          <w:tcPr>
            <w:tcW w:w="2335" w:type="dxa"/>
          </w:tcPr>
          <w:p w14:paraId="76CEF0D7" w14:textId="77777777" w:rsidR="00785855" w:rsidRDefault="00785855" w:rsidP="002A45FC">
            <w:pPr>
              <w:spacing w:after="120"/>
              <w:rPr>
                <w:b/>
                <w:snapToGrid w:val="0"/>
              </w:rPr>
            </w:pPr>
            <w:r>
              <w:rPr>
                <w:b/>
                <w:snapToGrid w:val="0"/>
              </w:rPr>
              <w:t>Request</w:t>
            </w:r>
          </w:p>
        </w:tc>
        <w:tc>
          <w:tcPr>
            <w:tcW w:w="7105" w:type="dxa"/>
          </w:tcPr>
          <w:p w14:paraId="7BFA5B6B" w14:textId="77777777" w:rsidR="00785855" w:rsidRDefault="00785855" w:rsidP="002A45FC">
            <w:pPr>
              <w:spacing w:after="120"/>
              <w:rPr>
                <w:b/>
                <w:snapToGrid w:val="0"/>
              </w:rPr>
            </w:pPr>
            <w:r>
              <w:rPr>
                <w:snapToGrid w:val="0"/>
              </w:rPr>
              <w:t>Optional. Fixed length of 16 bytes. This field is in PIN/PAD or PIN/PAN PIN block format. The PIN PAD character is 1 byte</w:t>
            </w:r>
          </w:p>
        </w:tc>
      </w:tr>
      <w:tr w:rsidR="00785855" w14:paraId="2E9D46D2" w14:textId="77777777" w:rsidTr="002A45FC">
        <w:tc>
          <w:tcPr>
            <w:tcW w:w="2335" w:type="dxa"/>
          </w:tcPr>
          <w:p w14:paraId="531780A7" w14:textId="77777777" w:rsidR="00785855" w:rsidRDefault="00785855" w:rsidP="002A45FC">
            <w:pPr>
              <w:spacing w:after="120"/>
              <w:rPr>
                <w:b/>
                <w:snapToGrid w:val="0"/>
              </w:rPr>
            </w:pPr>
            <w:r>
              <w:rPr>
                <w:b/>
                <w:snapToGrid w:val="0"/>
              </w:rPr>
              <w:t>Response</w:t>
            </w:r>
          </w:p>
        </w:tc>
        <w:tc>
          <w:tcPr>
            <w:tcW w:w="7105" w:type="dxa"/>
          </w:tcPr>
          <w:p w14:paraId="47AF6407" w14:textId="77777777" w:rsidR="00785855" w:rsidRPr="00785855" w:rsidRDefault="00785855" w:rsidP="002A45FC">
            <w:pPr>
              <w:spacing w:after="120"/>
              <w:rPr>
                <w:snapToGrid w:val="0"/>
              </w:rPr>
            </w:pPr>
            <w:r>
              <w:rPr>
                <w:snapToGrid w:val="0"/>
              </w:rPr>
              <w:t>Not available</w:t>
            </w:r>
          </w:p>
        </w:tc>
      </w:tr>
      <w:tr w:rsidR="00785855" w14:paraId="6F1DF12C" w14:textId="77777777" w:rsidTr="002A45FC">
        <w:tc>
          <w:tcPr>
            <w:tcW w:w="2335" w:type="dxa"/>
          </w:tcPr>
          <w:p w14:paraId="62B2BDCE" w14:textId="77777777" w:rsidR="00785855" w:rsidRDefault="00785855" w:rsidP="002A45FC">
            <w:pPr>
              <w:spacing w:after="120"/>
              <w:rPr>
                <w:b/>
                <w:snapToGrid w:val="0"/>
              </w:rPr>
            </w:pPr>
            <w:r w:rsidRPr="00FB4BC9">
              <w:rPr>
                <w:rFonts w:cs="Arial"/>
                <w:b/>
                <w:bCs/>
                <w:lang w:val="en-CA"/>
              </w:rPr>
              <w:t>Internal Field</w:t>
            </w:r>
          </w:p>
        </w:tc>
        <w:tc>
          <w:tcPr>
            <w:tcW w:w="7105" w:type="dxa"/>
          </w:tcPr>
          <w:p w14:paraId="7E2867AA" w14:textId="77777777" w:rsidR="00785855" w:rsidRDefault="00785855" w:rsidP="002A45FC">
            <w:pPr>
              <w:spacing w:after="120"/>
              <w:rPr>
                <w:b/>
                <w:snapToGrid w:val="0"/>
              </w:rPr>
            </w:pPr>
            <w:r w:rsidRPr="00904AD8">
              <w:rPr>
                <w:rFonts w:cs="Arial"/>
                <w:lang w:val="en-CA"/>
              </w:rPr>
              <w:t>PSTM.PIN</w:t>
            </w:r>
          </w:p>
        </w:tc>
      </w:tr>
    </w:tbl>
    <w:p w14:paraId="6ABA0E1B" w14:textId="77777777" w:rsidR="00785855" w:rsidRDefault="00785855" w:rsidP="00904AD8">
      <w:pPr>
        <w:ind w:left="2138" w:hanging="1418"/>
        <w:rPr>
          <w:b/>
          <w:snapToGrid w:val="0"/>
        </w:rPr>
      </w:pPr>
    </w:p>
    <w:p w14:paraId="7EBC1C03" w14:textId="77777777" w:rsidR="00C21BB6" w:rsidRDefault="00C21BB6">
      <w:pPr>
        <w:rPr>
          <w:snapToGrid w:val="0"/>
        </w:rPr>
      </w:pPr>
    </w:p>
    <w:p w14:paraId="118BA91C" w14:textId="77777777" w:rsidR="00BD357B" w:rsidRDefault="00BD357B" w:rsidP="00847896">
      <w:pPr>
        <w:pStyle w:val="Heading2"/>
        <w:rPr>
          <w:snapToGrid w:val="0"/>
        </w:rPr>
      </w:pPr>
      <w:bookmarkStart w:id="2612" w:name="_Toc30407705"/>
      <w:bookmarkStart w:id="2613" w:name="_Toc126079264"/>
      <w:r>
        <w:rPr>
          <w:snapToGrid w:val="0"/>
        </w:rPr>
        <w:t>FID d – Retailer ID</w:t>
      </w:r>
      <w:bookmarkEnd w:id="2612"/>
      <w:bookmarkEnd w:id="2613"/>
    </w:p>
    <w:p w14:paraId="35E36121" w14:textId="77777777" w:rsidR="00C21BB6" w:rsidRDefault="00C21BB6" w:rsidP="00BD357B">
      <w:pPr>
        <w:ind w:left="720"/>
        <w:rPr>
          <w:snapToGrid w:val="0"/>
        </w:rPr>
      </w:pPr>
      <w:r>
        <w:rPr>
          <w:snapToGrid w:val="0"/>
        </w:rPr>
        <w:t>The Retailer ID consists of the ID assigned to a merchant group by organizations such as MasterCard, VISA, or American Express.  This information is taken from the downline load.</w:t>
      </w:r>
    </w:p>
    <w:p w14:paraId="6F11ED2D" w14:textId="77777777" w:rsidR="00C21BB6" w:rsidRDefault="00C21BB6">
      <w:pPr>
        <w:rPr>
          <w:snapToGrid w:val="0"/>
        </w:rPr>
      </w:pPr>
    </w:p>
    <w:p w14:paraId="1DC4CE69" w14:textId="77777777" w:rsidR="00C21BB6" w:rsidRPr="00910A81" w:rsidRDefault="00C21BB6" w:rsidP="00F12805">
      <w:pPr>
        <w:pStyle w:val="ListParagraph"/>
        <w:numPr>
          <w:ilvl w:val="1"/>
          <w:numId w:val="152"/>
        </w:numPr>
        <w:rPr>
          <w:snapToGrid w:val="0"/>
        </w:rPr>
      </w:pPr>
      <w:r w:rsidRPr="00910A81">
        <w:rPr>
          <w:snapToGrid w:val="0"/>
        </w:rPr>
        <w:t>for non-DPEP transactions, the value is taken from the retailer ID downloaded from Host for the card prefix range.</w:t>
      </w:r>
    </w:p>
    <w:p w14:paraId="222F5DC0" w14:textId="77777777" w:rsidR="00C21BB6" w:rsidRPr="00910A81" w:rsidRDefault="00C21BB6" w:rsidP="00F12805">
      <w:pPr>
        <w:pStyle w:val="ListParagraph"/>
        <w:numPr>
          <w:ilvl w:val="1"/>
          <w:numId w:val="152"/>
        </w:numPr>
        <w:rPr>
          <w:snapToGrid w:val="0"/>
        </w:rPr>
      </w:pPr>
      <w:r w:rsidRPr="00910A81">
        <w:rPr>
          <w:snapToGrid w:val="0"/>
        </w:rPr>
        <w:lastRenderedPageBreak/>
        <w:t>for DPEP transactions, the value is taken from the merchant number from the DPEP table downloaded from TMS for the BIN</w:t>
      </w:r>
    </w:p>
    <w:p w14:paraId="0E2C4CCB"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85855" w14:paraId="7BF25526" w14:textId="77777777" w:rsidTr="002A45FC">
        <w:tc>
          <w:tcPr>
            <w:tcW w:w="2335" w:type="dxa"/>
          </w:tcPr>
          <w:p w14:paraId="548ACA82" w14:textId="77777777" w:rsidR="00785855" w:rsidRDefault="00785855" w:rsidP="002A45FC">
            <w:pPr>
              <w:spacing w:after="120"/>
              <w:rPr>
                <w:b/>
                <w:snapToGrid w:val="0"/>
              </w:rPr>
            </w:pPr>
            <w:r>
              <w:rPr>
                <w:b/>
                <w:snapToGrid w:val="0"/>
              </w:rPr>
              <w:t>Request</w:t>
            </w:r>
          </w:p>
        </w:tc>
        <w:tc>
          <w:tcPr>
            <w:tcW w:w="7105" w:type="dxa"/>
          </w:tcPr>
          <w:p w14:paraId="6B87B0FE" w14:textId="77777777" w:rsidR="00785855" w:rsidRDefault="00785855" w:rsidP="00785855">
            <w:pPr>
              <w:rPr>
                <w:snapToGrid w:val="0"/>
              </w:rPr>
            </w:pPr>
            <w:r>
              <w:rPr>
                <w:snapToGrid w:val="0"/>
              </w:rPr>
              <w:t xml:space="preserve">Optional. Variable length of 1 to 12 bytes. </w:t>
            </w:r>
          </w:p>
          <w:p w14:paraId="4F9E0353" w14:textId="77777777" w:rsidR="00785855" w:rsidRDefault="00785855" w:rsidP="00785855">
            <w:pPr>
              <w:spacing w:after="120"/>
              <w:rPr>
                <w:b/>
                <w:snapToGrid w:val="0"/>
              </w:rPr>
            </w:pPr>
            <w:r>
              <w:rPr>
                <w:snapToGrid w:val="0"/>
              </w:rPr>
              <w:t>This field is padded with trailing blanks</w:t>
            </w:r>
          </w:p>
        </w:tc>
      </w:tr>
      <w:tr w:rsidR="00785855" w14:paraId="6DF01086" w14:textId="77777777" w:rsidTr="002A45FC">
        <w:tc>
          <w:tcPr>
            <w:tcW w:w="2335" w:type="dxa"/>
          </w:tcPr>
          <w:p w14:paraId="1AB99662" w14:textId="77777777" w:rsidR="00785855" w:rsidRDefault="00785855" w:rsidP="002A45FC">
            <w:pPr>
              <w:spacing w:after="120"/>
              <w:rPr>
                <w:b/>
                <w:snapToGrid w:val="0"/>
              </w:rPr>
            </w:pPr>
            <w:r>
              <w:rPr>
                <w:b/>
                <w:snapToGrid w:val="0"/>
              </w:rPr>
              <w:t>Response</w:t>
            </w:r>
          </w:p>
        </w:tc>
        <w:tc>
          <w:tcPr>
            <w:tcW w:w="7105" w:type="dxa"/>
          </w:tcPr>
          <w:p w14:paraId="5CCADF94" w14:textId="77777777" w:rsidR="00785855" w:rsidRPr="00785855" w:rsidRDefault="00785855" w:rsidP="002A45FC">
            <w:pPr>
              <w:spacing w:after="120"/>
              <w:rPr>
                <w:snapToGrid w:val="0"/>
              </w:rPr>
            </w:pPr>
            <w:r>
              <w:rPr>
                <w:snapToGrid w:val="0"/>
              </w:rPr>
              <w:t>Optional. Variable length of 1 to 12 bytes. If included, the value is echoed from the request. Trailing blanks will be removed</w:t>
            </w:r>
          </w:p>
        </w:tc>
      </w:tr>
      <w:tr w:rsidR="00785855" w14:paraId="0A772885" w14:textId="77777777" w:rsidTr="002A45FC">
        <w:tc>
          <w:tcPr>
            <w:tcW w:w="2335" w:type="dxa"/>
          </w:tcPr>
          <w:p w14:paraId="2DB6C3C4" w14:textId="77777777" w:rsidR="00785855" w:rsidRDefault="00785855" w:rsidP="002A45FC">
            <w:pPr>
              <w:spacing w:after="120"/>
              <w:rPr>
                <w:b/>
                <w:snapToGrid w:val="0"/>
              </w:rPr>
            </w:pPr>
            <w:r w:rsidRPr="00FB4BC9">
              <w:rPr>
                <w:rFonts w:cs="Arial"/>
                <w:b/>
                <w:bCs/>
                <w:lang w:val="en-CA"/>
              </w:rPr>
              <w:t>Internal Field</w:t>
            </w:r>
          </w:p>
        </w:tc>
        <w:tc>
          <w:tcPr>
            <w:tcW w:w="7105" w:type="dxa"/>
          </w:tcPr>
          <w:p w14:paraId="5780FD02" w14:textId="77777777" w:rsidR="00785855" w:rsidRDefault="00785855" w:rsidP="002A45FC">
            <w:pPr>
              <w:spacing w:after="120"/>
              <w:rPr>
                <w:b/>
                <w:snapToGrid w:val="0"/>
              </w:rPr>
            </w:pPr>
            <w:r w:rsidRPr="00BD357B">
              <w:rPr>
                <w:rFonts w:cs="Arial"/>
                <w:lang w:val="en-CA"/>
              </w:rPr>
              <w:t>PSTM.USER-DATA.INFO</w:t>
            </w:r>
          </w:p>
        </w:tc>
      </w:tr>
    </w:tbl>
    <w:p w14:paraId="185A3449" w14:textId="77777777" w:rsidR="00785855" w:rsidRDefault="00785855">
      <w:pPr>
        <w:rPr>
          <w:b/>
          <w:snapToGrid w:val="0"/>
        </w:rPr>
      </w:pPr>
    </w:p>
    <w:p w14:paraId="57949050" w14:textId="77777777" w:rsidR="00BD357B" w:rsidRDefault="00BD357B" w:rsidP="00847896">
      <w:pPr>
        <w:pStyle w:val="Heading2"/>
        <w:rPr>
          <w:snapToGrid w:val="0"/>
        </w:rPr>
      </w:pPr>
      <w:bookmarkStart w:id="2614" w:name="_Toc30407706"/>
      <w:bookmarkStart w:id="2615" w:name="_Toc126079265"/>
      <w:r>
        <w:rPr>
          <w:snapToGrid w:val="0"/>
        </w:rPr>
        <w:t>FID e – POS Condition Code</w:t>
      </w:r>
      <w:bookmarkEnd w:id="2614"/>
      <w:bookmarkEnd w:id="2615"/>
    </w:p>
    <w:p w14:paraId="797124F3" w14:textId="77777777" w:rsidR="00C21BB6" w:rsidRDefault="00C21BB6" w:rsidP="00BD357B">
      <w:pPr>
        <w:ind w:left="720"/>
        <w:rPr>
          <w:snapToGrid w:val="0"/>
        </w:rPr>
      </w:pPr>
      <w:r>
        <w:rPr>
          <w:snapToGrid w:val="0"/>
        </w:rPr>
        <w:t xml:space="preserve">The POS Condition Code field further describes the transaction being submitted. </w:t>
      </w:r>
    </w:p>
    <w:p w14:paraId="04A380F5" w14:textId="77777777" w:rsidR="00C21BB6" w:rsidRDefault="00C21BB6" w:rsidP="00BD357B">
      <w:pPr>
        <w:ind w:left="720"/>
        <w:rPr>
          <w:snapToGrid w:val="0"/>
        </w:rPr>
      </w:pPr>
      <w:r>
        <w:rPr>
          <w:snapToGrid w:val="0"/>
        </w:rPr>
        <w:t>Valid values are as follows:</w:t>
      </w:r>
    </w:p>
    <w:p w14:paraId="0F96E217" w14:textId="77777777" w:rsidR="00C21BB6" w:rsidRDefault="00C21BB6">
      <w:pPr>
        <w:rPr>
          <w:snapToGrid w:val="0"/>
        </w:rPr>
      </w:pPr>
    </w:p>
    <w:p w14:paraId="2A6C50D7" w14:textId="77777777" w:rsidR="00C21BB6" w:rsidRDefault="00C21BB6">
      <w:pPr>
        <w:ind w:left="720"/>
        <w:rPr>
          <w:snapToGrid w:val="0"/>
        </w:rPr>
      </w:pPr>
      <w:r>
        <w:rPr>
          <w:snapToGrid w:val="0"/>
        </w:rPr>
        <w:t>“00” = Normal presentment</w:t>
      </w:r>
    </w:p>
    <w:p w14:paraId="186622B2" w14:textId="77777777" w:rsidR="00C21BB6" w:rsidRDefault="00C21BB6">
      <w:pPr>
        <w:ind w:left="720"/>
        <w:rPr>
          <w:snapToGrid w:val="0"/>
        </w:rPr>
      </w:pPr>
      <w:r>
        <w:rPr>
          <w:snapToGrid w:val="0"/>
        </w:rPr>
        <w:t>“01” = Customer not present</w:t>
      </w:r>
    </w:p>
    <w:p w14:paraId="214DD14B" w14:textId="77777777" w:rsidR="00C21BB6" w:rsidRDefault="00C21BB6">
      <w:pPr>
        <w:ind w:left="720"/>
        <w:rPr>
          <w:snapToGrid w:val="0"/>
        </w:rPr>
      </w:pPr>
      <w:r>
        <w:rPr>
          <w:snapToGrid w:val="0"/>
        </w:rPr>
        <w:t>“02” = Unattended terminal able to retain card</w:t>
      </w:r>
    </w:p>
    <w:p w14:paraId="416300CA" w14:textId="77777777" w:rsidR="00C21BB6" w:rsidRDefault="00C21BB6">
      <w:pPr>
        <w:ind w:left="720"/>
        <w:rPr>
          <w:snapToGrid w:val="0"/>
        </w:rPr>
      </w:pPr>
      <w:r>
        <w:rPr>
          <w:snapToGrid w:val="0"/>
        </w:rPr>
        <w:t>“04” = Electronic cash register interface</w:t>
      </w:r>
    </w:p>
    <w:p w14:paraId="0E22175C" w14:textId="77777777" w:rsidR="00C21BB6" w:rsidRDefault="00C21BB6">
      <w:pPr>
        <w:ind w:left="720"/>
        <w:rPr>
          <w:snapToGrid w:val="0"/>
        </w:rPr>
      </w:pPr>
      <w:r>
        <w:rPr>
          <w:snapToGrid w:val="0"/>
        </w:rPr>
        <w:t>“05” = Customer present but card not present</w:t>
      </w:r>
    </w:p>
    <w:p w14:paraId="4CE6CCF5" w14:textId="77777777" w:rsidR="00C21BB6" w:rsidRDefault="00C21BB6">
      <w:pPr>
        <w:ind w:left="720"/>
        <w:rPr>
          <w:snapToGrid w:val="0"/>
        </w:rPr>
      </w:pPr>
      <w:r>
        <w:rPr>
          <w:snapToGrid w:val="0"/>
        </w:rPr>
        <w:t>“06” = Preauthorization request</w:t>
      </w:r>
    </w:p>
    <w:p w14:paraId="4D51B71C" w14:textId="77777777" w:rsidR="00C21BB6" w:rsidRDefault="00C21BB6">
      <w:pPr>
        <w:ind w:left="720"/>
        <w:rPr>
          <w:snapToGrid w:val="0"/>
        </w:rPr>
      </w:pPr>
      <w:r>
        <w:rPr>
          <w:snapToGrid w:val="0"/>
        </w:rPr>
        <w:t>“07” = Telephone device request</w:t>
      </w:r>
    </w:p>
    <w:p w14:paraId="52EA7A6C" w14:textId="77777777" w:rsidR="00C21BB6" w:rsidRDefault="00C21BB6">
      <w:pPr>
        <w:ind w:left="720"/>
        <w:rPr>
          <w:snapToGrid w:val="0"/>
        </w:rPr>
      </w:pPr>
      <w:r>
        <w:rPr>
          <w:snapToGrid w:val="0"/>
        </w:rPr>
        <w:t>“08” = Mail/telephone order</w:t>
      </w:r>
    </w:p>
    <w:p w14:paraId="0867657E" w14:textId="77777777" w:rsidR="00321C85" w:rsidRDefault="00321C85">
      <w:pPr>
        <w:ind w:left="720"/>
        <w:rPr>
          <w:snapToGrid w:val="0"/>
        </w:rPr>
      </w:pPr>
      <w:r>
        <w:rPr>
          <w:snapToGrid w:val="0"/>
        </w:rPr>
        <w:t>“11” = Suspected fraud</w:t>
      </w:r>
    </w:p>
    <w:p w14:paraId="01AD479A" w14:textId="77777777" w:rsidR="00C21BB6" w:rsidRDefault="00C21BB6">
      <w:pPr>
        <w:ind w:left="720"/>
        <w:rPr>
          <w:snapToGrid w:val="0"/>
        </w:rPr>
      </w:pPr>
      <w:r>
        <w:rPr>
          <w:snapToGrid w:val="0"/>
        </w:rPr>
        <w:t>“27” = Unattended terminal unable t</w:t>
      </w:r>
      <w:r w:rsidR="00BC60CD">
        <w:rPr>
          <w:snapToGrid w:val="0"/>
        </w:rPr>
        <w:t>o</w:t>
      </w:r>
      <w:r>
        <w:rPr>
          <w:snapToGrid w:val="0"/>
        </w:rPr>
        <w:t xml:space="preserve"> retain card</w:t>
      </w:r>
    </w:p>
    <w:p w14:paraId="6FA09497" w14:textId="77777777" w:rsidR="00E44885" w:rsidRDefault="00E44885" w:rsidP="00BF559F">
      <w:pPr>
        <w:ind w:left="1440" w:hanging="720"/>
        <w:rPr>
          <w:snapToGrid w:val="0"/>
        </w:rPr>
      </w:pPr>
      <w:r>
        <w:rPr>
          <w:snapToGrid w:val="0"/>
        </w:rPr>
        <w:t xml:space="preserve">"71" = </w:t>
      </w:r>
      <w:r w:rsidRPr="00775E51">
        <w:rPr>
          <w:snapToGrid w:val="0"/>
        </w:rPr>
        <w:t>Card present, magnetic stripe cannot be</w:t>
      </w:r>
      <w:r>
        <w:rPr>
          <w:snapToGrid w:val="0"/>
        </w:rPr>
        <w:t xml:space="preserve"> </w:t>
      </w:r>
      <w:r w:rsidRPr="00775E51">
        <w:rPr>
          <w:snapToGrid w:val="0"/>
        </w:rPr>
        <w:t>read (key-entered)</w:t>
      </w:r>
      <w:r w:rsidR="00E76F1E">
        <w:rPr>
          <w:snapToGrid w:val="0"/>
        </w:rPr>
        <w:t xml:space="preserve"> "For US POS transactions only"</w:t>
      </w:r>
    </w:p>
    <w:p w14:paraId="7E716728" w14:textId="77777777" w:rsidR="005A1D4A" w:rsidRDefault="005A1D4A" w:rsidP="00BA1B12">
      <w:pPr>
        <w:pStyle w:val="Header"/>
        <w:tabs>
          <w:tab w:val="clear" w:pos="4320"/>
          <w:tab w:val="clear" w:pos="8640"/>
        </w:tabs>
        <w:rPr>
          <w:snapToGrid w:val="0"/>
        </w:rPr>
      </w:pPr>
    </w:p>
    <w:p w14:paraId="5F8F5580" w14:textId="77777777" w:rsidR="00D70285" w:rsidRDefault="00D70285" w:rsidP="00BD357B">
      <w:pPr>
        <w:ind w:left="720"/>
        <w:rPr>
          <w:rFonts w:cs="Arial"/>
          <w:snapToGrid w:val="0"/>
        </w:rPr>
      </w:pPr>
      <w:r w:rsidRPr="00D70285">
        <w:rPr>
          <w:rFonts w:cs="Arial"/>
          <w:snapToGrid w:val="0"/>
        </w:rPr>
        <w:t>Here are some guidelines:</w:t>
      </w:r>
    </w:p>
    <w:p w14:paraId="18D005F7" w14:textId="77777777" w:rsidR="00BF559F" w:rsidRPr="00D70285" w:rsidRDefault="00BF559F" w:rsidP="00BD357B">
      <w:pPr>
        <w:ind w:left="720"/>
        <w:rPr>
          <w:rFonts w:cs="Arial"/>
          <w:snapToGrid w:val="0"/>
        </w:rPr>
      </w:pPr>
    </w:p>
    <w:p w14:paraId="7F818EDF" w14:textId="77777777" w:rsidR="00D70285" w:rsidRPr="00BF559F" w:rsidRDefault="00D70285" w:rsidP="00F12805">
      <w:pPr>
        <w:pStyle w:val="ListParagraph"/>
        <w:numPr>
          <w:ilvl w:val="0"/>
          <w:numId w:val="153"/>
        </w:numPr>
        <w:rPr>
          <w:snapToGrid w:val="0"/>
        </w:rPr>
      </w:pPr>
      <w:r w:rsidRPr="00BF559F">
        <w:rPr>
          <w:snapToGrid w:val="0"/>
        </w:rPr>
        <w:t>All Pre-Auth and Pre-Auth completion transactions use value “06”</w:t>
      </w:r>
    </w:p>
    <w:p w14:paraId="2852FF6B" w14:textId="77777777" w:rsidR="00D70285" w:rsidRPr="00BF559F" w:rsidRDefault="00D70285" w:rsidP="00F12805">
      <w:pPr>
        <w:pStyle w:val="ListParagraph"/>
        <w:numPr>
          <w:ilvl w:val="0"/>
          <w:numId w:val="153"/>
        </w:numPr>
        <w:rPr>
          <w:snapToGrid w:val="0"/>
        </w:rPr>
      </w:pPr>
      <w:r w:rsidRPr="00BF559F">
        <w:rPr>
          <w:snapToGrid w:val="0"/>
        </w:rPr>
        <w:t>All MOTO transactions, and void or return of a MOTO transaction use a value of “08”</w:t>
      </w:r>
    </w:p>
    <w:p w14:paraId="131D6FD6" w14:textId="77777777" w:rsidR="00D70285" w:rsidRPr="00BF559F" w:rsidRDefault="00D70285" w:rsidP="00F12805">
      <w:pPr>
        <w:pStyle w:val="ListParagraph"/>
        <w:numPr>
          <w:ilvl w:val="0"/>
          <w:numId w:val="153"/>
        </w:numPr>
        <w:rPr>
          <w:snapToGrid w:val="0"/>
        </w:rPr>
      </w:pPr>
      <w:r w:rsidRPr="00BF559F">
        <w:rPr>
          <w:snapToGrid w:val="0"/>
        </w:rPr>
        <w:t>All Fuel Pump POS device transactions use value “27”</w:t>
      </w:r>
    </w:p>
    <w:p w14:paraId="6B580E8D" w14:textId="77777777" w:rsidR="0028679A" w:rsidRPr="00BF559F" w:rsidRDefault="0028679A" w:rsidP="00F12805">
      <w:pPr>
        <w:pStyle w:val="ListParagraph"/>
        <w:numPr>
          <w:ilvl w:val="0"/>
          <w:numId w:val="153"/>
        </w:numPr>
        <w:rPr>
          <w:snapToGrid w:val="0"/>
        </w:rPr>
      </w:pPr>
      <w:r w:rsidRPr="00BF559F">
        <w:rPr>
          <w:snapToGrid w:val="0"/>
        </w:rPr>
        <w:t>Parking meter (MCC 7523) transactions use value "27"</w:t>
      </w:r>
    </w:p>
    <w:p w14:paraId="2C331EB3" w14:textId="77777777" w:rsidR="00321C85" w:rsidRPr="00BF559F" w:rsidRDefault="00BA770C" w:rsidP="00F12805">
      <w:pPr>
        <w:pStyle w:val="ListParagraph"/>
        <w:numPr>
          <w:ilvl w:val="0"/>
          <w:numId w:val="153"/>
        </w:numPr>
        <w:rPr>
          <w:snapToGrid w:val="0"/>
        </w:rPr>
      </w:pPr>
      <w:r w:rsidRPr="00BF559F">
        <w:rPr>
          <w:snapToGrid w:val="0"/>
        </w:rPr>
        <w:t xml:space="preserve">Where a CNP Merchant suspects fraud on an authorized </w:t>
      </w:r>
      <w:r w:rsidRPr="00BF559F">
        <w:rPr>
          <w:b/>
          <w:snapToGrid w:val="0"/>
        </w:rPr>
        <w:t>MasterCard</w:t>
      </w:r>
      <w:r w:rsidRPr="00BF559F">
        <w:rPr>
          <w:snapToGrid w:val="0"/>
        </w:rPr>
        <w:t xml:space="preserve"> transaction and </w:t>
      </w:r>
      <w:r w:rsidR="00D058F6" w:rsidRPr="00BF559F">
        <w:rPr>
          <w:snapToGrid w:val="0"/>
        </w:rPr>
        <w:t xml:space="preserve">decides not to complete </w:t>
      </w:r>
      <w:r w:rsidR="00A80941" w:rsidRPr="00BF559F">
        <w:rPr>
          <w:snapToGrid w:val="0"/>
        </w:rPr>
        <w:t>it</w:t>
      </w:r>
      <w:r w:rsidR="00D058F6" w:rsidRPr="00BF559F">
        <w:rPr>
          <w:snapToGrid w:val="0"/>
        </w:rPr>
        <w:t xml:space="preserve"> a value of “11” should be used in a Pre-auth Completion for $0 or a Purchase Adjustment to trigger the generation of a Suspect</w:t>
      </w:r>
      <w:r w:rsidR="00A80941" w:rsidRPr="00BF559F">
        <w:rPr>
          <w:snapToGrid w:val="0"/>
        </w:rPr>
        <w:t>ed</w:t>
      </w:r>
      <w:r w:rsidR="00D058F6" w:rsidRPr="00BF559F">
        <w:rPr>
          <w:snapToGrid w:val="0"/>
        </w:rPr>
        <w:t xml:space="preserve"> Fraud Reversal</w:t>
      </w:r>
      <w:r w:rsidR="00A80941" w:rsidRPr="00BF559F">
        <w:rPr>
          <w:snapToGrid w:val="0"/>
        </w:rPr>
        <w:t xml:space="preserve"> of the original transaction</w:t>
      </w:r>
      <w:r w:rsidR="00D058F6" w:rsidRPr="00BF559F">
        <w:rPr>
          <w:snapToGrid w:val="0"/>
        </w:rPr>
        <w:t>.</w:t>
      </w:r>
    </w:p>
    <w:p w14:paraId="402D8D06" w14:textId="77777777" w:rsidR="00721DE6" w:rsidRPr="00BF559F" w:rsidRDefault="00721DE6" w:rsidP="00F12805">
      <w:pPr>
        <w:pStyle w:val="ListParagraph"/>
        <w:numPr>
          <w:ilvl w:val="0"/>
          <w:numId w:val="153"/>
        </w:numPr>
        <w:rPr>
          <w:snapToGrid w:val="0"/>
        </w:rPr>
      </w:pPr>
      <w:r w:rsidRPr="00BF559F">
        <w:rPr>
          <w:snapToGrid w:val="0"/>
        </w:rPr>
        <w:t>e-Commerce solutions should use “00” for Purchase, Merchandise Return and Purchase Adjustment.</w:t>
      </w:r>
    </w:p>
    <w:p w14:paraId="2E87EA69" w14:textId="77777777" w:rsidR="00721DE6" w:rsidRPr="00BF559F" w:rsidRDefault="00721DE6" w:rsidP="00F12805">
      <w:pPr>
        <w:pStyle w:val="ListParagraph"/>
        <w:numPr>
          <w:ilvl w:val="0"/>
          <w:numId w:val="153"/>
        </w:numPr>
        <w:rPr>
          <w:snapToGrid w:val="0"/>
        </w:rPr>
      </w:pPr>
      <w:r w:rsidRPr="00BF559F">
        <w:rPr>
          <w:snapToGrid w:val="0"/>
        </w:rPr>
        <w:t>The values “01, “02”</w:t>
      </w:r>
      <w:r w:rsidR="00851225" w:rsidRPr="00BF559F">
        <w:rPr>
          <w:snapToGrid w:val="0"/>
        </w:rPr>
        <w:t>,</w:t>
      </w:r>
      <w:r w:rsidRPr="00BF559F">
        <w:rPr>
          <w:snapToGrid w:val="0"/>
        </w:rPr>
        <w:t xml:space="preserve"> “05”</w:t>
      </w:r>
      <w:r w:rsidR="00851225" w:rsidRPr="00BF559F">
        <w:rPr>
          <w:snapToGrid w:val="0"/>
        </w:rPr>
        <w:t xml:space="preserve"> and “07”</w:t>
      </w:r>
      <w:r w:rsidRPr="00BF559F">
        <w:rPr>
          <w:snapToGrid w:val="0"/>
        </w:rPr>
        <w:t xml:space="preserve"> </w:t>
      </w:r>
      <w:r w:rsidR="00851225" w:rsidRPr="00BF559F">
        <w:rPr>
          <w:snapToGrid w:val="0"/>
        </w:rPr>
        <w:t>are valid but are not currently supported for use by TD POS Solutions.</w:t>
      </w:r>
    </w:p>
    <w:p w14:paraId="2F387FB5" w14:textId="77777777" w:rsidR="00EF5637" w:rsidRPr="00BF559F" w:rsidRDefault="00B44BDB" w:rsidP="00F12805">
      <w:pPr>
        <w:pStyle w:val="ListParagraph"/>
        <w:numPr>
          <w:ilvl w:val="0"/>
          <w:numId w:val="153"/>
        </w:numPr>
        <w:rPr>
          <w:snapToGrid w:val="0"/>
        </w:rPr>
      </w:pPr>
      <w:r w:rsidRPr="00E7607A">
        <w:lastRenderedPageBreak/>
        <w:t xml:space="preserve">US POS solutions use a value of "71" if the card was present but the magstripe read was unsuccessful and the </w:t>
      </w:r>
      <w:r w:rsidR="00430322" w:rsidRPr="00E7607A">
        <w:t>card number was entered manuall</w:t>
      </w:r>
      <w:r w:rsidR="00AD5B60" w:rsidRPr="00E7607A">
        <w:t>y</w:t>
      </w:r>
      <w:r w:rsidR="00721515" w:rsidRPr="00E7607A">
        <w:t xml:space="preserve"> </w:t>
      </w:r>
      <w:r w:rsidR="00EF5637" w:rsidRPr="00BF559F">
        <w:rPr>
          <w:snapToGrid w:val="0"/>
        </w:rPr>
        <w:t>Integrated POS devices use a value of “04” for scenarios not specified above</w:t>
      </w:r>
    </w:p>
    <w:p w14:paraId="25881A1F" w14:textId="77777777" w:rsidR="00EF5637" w:rsidRPr="00BF559F" w:rsidRDefault="00EF5637" w:rsidP="00F12805">
      <w:pPr>
        <w:pStyle w:val="ListParagraph"/>
        <w:numPr>
          <w:ilvl w:val="0"/>
          <w:numId w:val="153"/>
        </w:numPr>
        <w:rPr>
          <w:snapToGrid w:val="0"/>
        </w:rPr>
      </w:pPr>
      <w:r w:rsidRPr="00BF559F">
        <w:rPr>
          <w:snapToGrid w:val="0"/>
        </w:rPr>
        <w:t>Standalone POS devices use value of “04” for Debit and value of “00” for Credit transactions for scenarios not specified above</w:t>
      </w:r>
    </w:p>
    <w:p w14:paraId="715EE928" w14:textId="77777777" w:rsidR="008F0357" w:rsidRDefault="008F0357" w:rsidP="00AC6305">
      <w:pPr>
        <w:ind w:left="720"/>
        <w:rPr>
          <w:rFonts w:cs="Arial"/>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4C390B9D" w14:textId="77777777" w:rsidTr="002A45FC">
        <w:tc>
          <w:tcPr>
            <w:tcW w:w="2335" w:type="dxa"/>
          </w:tcPr>
          <w:p w14:paraId="612391D3" w14:textId="77777777" w:rsidR="008F0357" w:rsidRDefault="008F0357" w:rsidP="002A45FC">
            <w:pPr>
              <w:spacing w:after="120"/>
              <w:rPr>
                <w:b/>
                <w:snapToGrid w:val="0"/>
              </w:rPr>
            </w:pPr>
            <w:r>
              <w:rPr>
                <w:b/>
                <w:snapToGrid w:val="0"/>
              </w:rPr>
              <w:t>Request</w:t>
            </w:r>
          </w:p>
        </w:tc>
        <w:tc>
          <w:tcPr>
            <w:tcW w:w="7105" w:type="dxa"/>
          </w:tcPr>
          <w:p w14:paraId="2C9E33E1" w14:textId="77777777" w:rsidR="008F0357" w:rsidRDefault="008F0357" w:rsidP="002A45FC">
            <w:pPr>
              <w:spacing w:after="120"/>
              <w:rPr>
                <w:b/>
                <w:snapToGrid w:val="0"/>
              </w:rPr>
            </w:pPr>
            <w:r>
              <w:rPr>
                <w:snapToGrid w:val="0"/>
              </w:rPr>
              <w:t>Fixed length of 2 bytes.</w:t>
            </w:r>
          </w:p>
        </w:tc>
      </w:tr>
      <w:tr w:rsidR="008F0357" w14:paraId="65E82369" w14:textId="77777777" w:rsidTr="002A45FC">
        <w:tc>
          <w:tcPr>
            <w:tcW w:w="2335" w:type="dxa"/>
          </w:tcPr>
          <w:p w14:paraId="437F6DD0" w14:textId="77777777" w:rsidR="008F0357" w:rsidRDefault="008F0357" w:rsidP="002A45FC">
            <w:pPr>
              <w:spacing w:after="120"/>
              <w:rPr>
                <w:b/>
                <w:snapToGrid w:val="0"/>
              </w:rPr>
            </w:pPr>
            <w:r>
              <w:rPr>
                <w:b/>
                <w:snapToGrid w:val="0"/>
              </w:rPr>
              <w:t>Response</w:t>
            </w:r>
          </w:p>
        </w:tc>
        <w:tc>
          <w:tcPr>
            <w:tcW w:w="7105" w:type="dxa"/>
          </w:tcPr>
          <w:p w14:paraId="0AA48DFF" w14:textId="77777777" w:rsidR="008F0357" w:rsidRPr="00785855" w:rsidRDefault="008F0357" w:rsidP="002A45FC">
            <w:pPr>
              <w:spacing w:after="120"/>
              <w:rPr>
                <w:snapToGrid w:val="0"/>
              </w:rPr>
            </w:pPr>
            <w:r>
              <w:rPr>
                <w:snapToGrid w:val="0"/>
              </w:rPr>
              <w:t>Optional. Fixed length of 2 bytes.</w:t>
            </w:r>
          </w:p>
        </w:tc>
      </w:tr>
      <w:tr w:rsidR="008F0357" w14:paraId="093CD3FB" w14:textId="77777777" w:rsidTr="002A45FC">
        <w:tc>
          <w:tcPr>
            <w:tcW w:w="2335" w:type="dxa"/>
          </w:tcPr>
          <w:p w14:paraId="15A360B1" w14:textId="77777777" w:rsidR="008F0357" w:rsidRDefault="008F0357" w:rsidP="002A45FC">
            <w:pPr>
              <w:spacing w:after="120"/>
              <w:rPr>
                <w:b/>
                <w:snapToGrid w:val="0"/>
              </w:rPr>
            </w:pPr>
            <w:r w:rsidRPr="00FB4BC9">
              <w:rPr>
                <w:rFonts w:cs="Arial"/>
                <w:b/>
                <w:bCs/>
                <w:lang w:val="en-CA"/>
              </w:rPr>
              <w:t>Internal Field</w:t>
            </w:r>
          </w:p>
        </w:tc>
        <w:tc>
          <w:tcPr>
            <w:tcW w:w="7105" w:type="dxa"/>
          </w:tcPr>
          <w:p w14:paraId="37C12F35" w14:textId="77777777" w:rsidR="008F0357" w:rsidRDefault="008F0357" w:rsidP="002A45FC">
            <w:pPr>
              <w:spacing w:after="120"/>
              <w:rPr>
                <w:b/>
                <w:snapToGrid w:val="0"/>
              </w:rPr>
            </w:pPr>
            <w:r w:rsidRPr="00BD357B">
              <w:rPr>
                <w:rFonts w:cs="Arial"/>
                <w:lang w:val="en-CA"/>
              </w:rPr>
              <w:t>PSTM.PT-SRV-COND-CDE</w:t>
            </w:r>
          </w:p>
        </w:tc>
      </w:tr>
    </w:tbl>
    <w:p w14:paraId="7D9D01D9" w14:textId="77777777" w:rsidR="008F0357" w:rsidRPr="00B44BDB" w:rsidRDefault="008F0357" w:rsidP="00AC6305">
      <w:pPr>
        <w:ind w:left="720"/>
        <w:rPr>
          <w:rFonts w:cs="Arial"/>
          <w:snapToGrid w:val="0"/>
        </w:rPr>
      </w:pPr>
    </w:p>
    <w:p w14:paraId="0B5CCE7B" w14:textId="77777777" w:rsidR="00120CDD" w:rsidRPr="00AD5B60" w:rsidRDefault="00120CDD">
      <w:pPr>
        <w:pStyle w:val="Header"/>
        <w:tabs>
          <w:tab w:val="clear" w:pos="4320"/>
          <w:tab w:val="clear" w:pos="8640"/>
        </w:tabs>
        <w:rPr>
          <w:snapToGrid w:val="0"/>
        </w:rPr>
      </w:pPr>
    </w:p>
    <w:p w14:paraId="026A06D9" w14:textId="77777777" w:rsidR="00E5543B" w:rsidRDefault="00E5543B" w:rsidP="00847896">
      <w:pPr>
        <w:pStyle w:val="Heading2"/>
        <w:rPr>
          <w:snapToGrid w:val="0"/>
        </w:rPr>
      </w:pPr>
      <w:bookmarkStart w:id="2616" w:name="_Toc30407707"/>
      <w:bookmarkStart w:id="2617" w:name="_Toc126079266"/>
      <w:r>
        <w:rPr>
          <w:snapToGrid w:val="0"/>
        </w:rPr>
        <w:t>FID f – PIN Length or Receipt Data</w:t>
      </w:r>
      <w:bookmarkEnd w:id="2616"/>
      <w:bookmarkEnd w:id="2617"/>
    </w:p>
    <w:p w14:paraId="38957538" w14:textId="77777777" w:rsidR="00BA2D50" w:rsidRDefault="00BA2D50" w:rsidP="00E5543B">
      <w:pPr>
        <w:ind w:left="720"/>
        <w:rPr>
          <w:snapToGrid w:val="0"/>
        </w:rPr>
      </w:pPr>
      <w:r>
        <w:rPr>
          <w:snapToGrid w:val="0"/>
        </w:rPr>
        <w:t>FID f identifies different data, depending on whether it is associated with a request or a response message. In a request message, FID f identifies the PIN Length. In a response message, FID f identifies Receipt Data.</w:t>
      </w:r>
    </w:p>
    <w:p w14:paraId="58BEBCA3" w14:textId="77777777" w:rsidR="00BA2D50" w:rsidRDefault="00BA2D50" w:rsidP="00BA2D50">
      <w:pPr>
        <w:rPr>
          <w:snapToGrid w:val="0"/>
        </w:rPr>
      </w:pPr>
    </w:p>
    <w:p w14:paraId="28579B26" w14:textId="77777777" w:rsidR="00BA2D50" w:rsidRPr="00BF559F" w:rsidRDefault="00BA2D50" w:rsidP="00E5543B">
      <w:pPr>
        <w:ind w:left="720"/>
        <w:rPr>
          <w:b/>
          <w:snapToGrid w:val="0"/>
          <w:color w:val="538135" w:themeColor="accent3"/>
        </w:rPr>
      </w:pPr>
      <w:r w:rsidRPr="00BF559F">
        <w:rPr>
          <w:b/>
          <w:snapToGrid w:val="0"/>
          <w:color w:val="538135" w:themeColor="accent3"/>
        </w:rPr>
        <w:t>Request Message (PIN Length)</w:t>
      </w:r>
    </w:p>
    <w:p w14:paraId="43E7C3CA" w14:textId="77777777" w:rsidR="00BA2D50" w:rsidRDefault="00BA2D50" w:rsidP="00E5543B">
      <w:pPr>
        <w:ind w:left="720"/>
        <w:rPr>
          <w:snapToGrid w:val="0"/>
        </w:rPr>
      </w:pPr>
      <w:r>
        <w:rPr>
          <w:snapToGrid w:val="0"/>
        </w:rPr>
        <w:t>The PIN Length field contains the actual length of the PIN entered at the terminal.</w:t>
      </w:r>
    </w:p>
    <w:p w14:paraId="2D4F050F" w14:textId="77777777" w:rsidR="00BA2D50" w:rsidRDefault="00BA2D50" w:rsidP="00BA2D50">
      <w:pPr>
        <w:rPr>
          <w:snapToGrid w:val="0"/>
        </w:rPr>
      </w:pPr>
    </w:p>
    <w:p w14:paraId="4B81E0C6" w14:textId="77777777" w:rsidR="00BA2D50" w:rsidRPr="00BF559F" w:rsidRDefault="00BA2D50" w:rsidP="00E5543B">
      <w:pPr>
        <w:ind w:left="720"/>
        <w:rPr>
          <w:b/>
          <w:snapToGrid w:val="0"/>
          <w:color w:val="538135" w:themeColor="accent3"/>
        </w:rPr>
      </w:pPr>
      <w:r w:rsidRPr="00BF559F">
        <w:rPr>
          <w:b/>
          <w:snapToGrid w:val="0"/>
          <w:color w:val="538135" w:themeColor="accent3"/>
        </w:rPr>
        <w:t>Response Message (Receipt Data)</w:t>
      </w:r>
    </w:p>
    <w:p w14:paraId="5098DAFA" w14:textId="77777777" w:rsidR="00BA2D50" w:rsidRDefault="00BA2D50" w:rsidP="00E5543B">
      <w:pPr>
        <w:ind w:left="720"/>
        <w:rPr>
          <w:lang w:val="en-GB"/>
        </w:rPr>
      </w:pPr>
      <w:r>
        <w:rPr>
          <w:lang w:val="en-GB"/>
        </w:rPr>
        <w:t xml:space="preserve">The first 16 characters of this field is the response message that will be displayed on the PIN PAD.  The next 32 characters contain the receipt message that will appear on the Cardholders transaction record.  </w:t>
      </w:r>
    </w:p>
    <w:p w14:paraId="13159ADD" w14:textId="77777777" w:rsidR="00BA2D50" w:rsidRDefault="00BA2D50" w:rsidP="00E5543B">
      <w:pPr>
        <w:ind w:left="720"/>
        <w:rPr>
          <w:lang w:val="en-GB"/>
        </w:rPr>
      </w:pPr>
    </w:p>
    <w:p w14:paraId="3EE2D54B" w14:textId="77777777" w:rsidR="00BA2D50" w:rsidRDefault="00BA2D50" w:rsidP="00E5543B">
      <w:pPr>
        <w:ind w:left="720"/>
        <w:rPr>
          <w:lang w:val="en-GB"/>
        </w:rPr>
      </w:pPr>
      <w:r>
        <w:rPr>
          <w:lang w:val="en-GB"/>
        </w:rPr>
        <w:t>FID f applies to Debit transactions only.  For Credit transactions, FID f does NOT apply.</w:t>
      </w:r>
    </w:p>
    <w:p w14:paraId="1F1D8340" w14:textId="77777777" w:rsidR="00BA2D50" w:rsidRDefault="00BA2D50" w:rsidP="00E5543B">
      <w:pPr>
        <w:ind w:left="720"/>
        <w:rPr>
          <w:lang w:val="en-GB"/>
        </w:rPr>
      </w:pPr>
    </w:p>
    <w:p w14:paraId="4A410265" w14:textId="77777777" w:rsidR="00BA2D50" w:rsidRDefault="00BA2D50" w:rsidP="00E5543B">
      <w:pPr>
        <w:ind w:left="720"/>
        <w:rPr>
          <w:snapToGrid w:val="0"/>
        </w:rPr>
      </w:pPr>
      <w:r>
        <w:rPr>
          <w:snapToGrid w:val="0"/>
        </w:rPr>
        <w:t>For example, if the following string of text is returned in FID f:</w:t>
      </w:r>
    </w:p>
    <w:p w14:paraId="3B05B5DB" w14:textId="77777777" w:rsidR="00BA2D50" w:rsidRDefault="00BA2D50" w:rsidP="00BA2D50">
      <w:pPr>
        <w:rPr>
          <w:snapToGrid w:val="0"/>
        </w:rPr>
      </w:pPr>
    </w:p>
    <w:tbl>
      <w:tblPr>
        <w:tblW w:w="9320" w:type="dxa"/>
        <w:tblInd w:w="720" w:type="dxa"/>
        <w:tblLook w:val="0000" w:firstRow="0" w:lastRow="0" w:firstColumn="0" w:lastColumn="0" w:noHBand="0" w:noVBand="0"/>
      </w:tblPr>
      <w:tblGrid>
        <w:gridCol w:w="9320"/>
      </w:tblGrid>
      <w:tr w:rsidR="00BA2D50" w14:paraId="5C118CA3" w14:textId="77777777" w:rsidTr="00E5543B">
        <w:trPr>
          <w:trHeight w:val="270"/>
        </w:trPr>
        <w:tc>
          <w:tcPr>
            <w:tcW w:w="9320" w:type="dxa"/>
            <w:tcBorders>
              <w:top w:val="nil"/>
              <w:left w:val="nil"/>
              <w:bottom w:val="nil"/>
              <w:right w:val="nil"/>
            </w:tcBorders>
            <w:shd w:val="clear" w:color="auto" w:fill="auto"/>
            <w:noWrap/>
            <w:vAlign w:val="bottom"/>
          </w:tcPr>
          <w:p w14:paraId="651E723D" w14:textId="77777777" w:rsidR="00BA2D50" w:rsidRPr="003D7464" w:rsidRDefault="00BA2D50" w:rsidP="001326F7">
            <w:pPr>
              <w:rPr>
                <w:rFonts w:ascii="Courier New" w:hAnsi="Courier New" w:cs="Courier New"/>
              </w:rPr>
            </w:pPr>
            <w:r w:rsidRPr="003D7464">
              <w:rPr>
                <w:rFonts w:ascii="Courier New" w:hAnsi="Courier New" w:cs="Courier New"/>
                <w:color w:val="FF0000"/>
              </w:rPr>
              <w:t xml:space="preserve">  </w:t>
            </w:r>
            <w:r w:rsidRPr="003D7464">
              <w:rPr>
                <w:rFonts w:ascii="Courier New" w:hAnsi="Courier New" w:cs="Courier New"/>
              </w:rPr>
              <w:t>“INSUFF FUNDS    51 TRANSACTION NOT APPROVED”</w:t>
            </w:r>
          </w:p>
        </w:tc>
      </w:tr>
    </w:tbl>
    <w:p w14:paraId="284D3A6F" w14:textId="77777777" w:rsidR="00BA2D50" w:rsidRPr="00C37E90" w:rsidRDefault="00BA2D50" w:rsidP="00E5543B">
      <w:pPr>
        <w:ind w:left="622"/>
      </w:pPr>
    </w:p>
    <w:p w14:paraId="35C77969" w14:textId="77777777" w:rsidR="00BA2D50" w:rsidRDefault="00BA2D50" w:rsidP="004528E6">
      <w:pPr>
        <w:ind w:left="720"/>
        <w:rPr>
          <w:lang w:val="en-GB"/>
        </w:rPr>
      </w:pPr>
      <w:r>
        <w:rPr>
          <w:lang w:val="en-GB"/>
        </w:rPr>
        <w:t>Then, for a Debit transaction,</w:t>
      </w:r>
    </w:p>
    <w:p w14:paraId="408976C1" w14:textId="77777777" w:rsidR="00BA2D50" w:rsidRDefault="00BA2D50" w:rsidP="004528E6">
      <w:pPr>
        <w:ind w:left="720"/>
        <w:rPr>
          <w:snapToGrid w:val="0"/>
        </w:rPr>
      </w:pPr>
      <w:r>
        <w:rPr>
          <w:snapToGrid w:val="0"/>
        </w:rPr>
        <w:t xml:space="preserve">The following text can be displayed on the PINPAD:  </w:t>
      </w:r>
      <w:r w:rsidRPr="003D7464">
        <w:rPr>
          <w:rFonts w:ascii="Courier New" w:hAnsi="Courier New" w:cs="Courier New"/>
        </w:rPr>
        <w:t>“INSUFF FUNDS    ”</w:t>
      </w:r>
    </w:p>
    <w:p w14:paraId="749D9A22" w14:textId="77777777" w:rsidR="00BA2D50" w:rsidRDefault="00BA2D50" w:rsidP="004528E6">
      <w:pPr>
        <w:ind w:left="720"/>
        <w:rPr>
          <w:snapToGrid w:val="0"/>
        </w:rPr>
      </w:pPr>
      <w:r>
        <w:rPr>
          <w:snapToGrid w:val="0"/>
        </w:rPr>
        <w:t xml:space="preserve">The following text can be displayed on the Receipt:   </w:t>
      </w:r>
      <w:r w:rsidRPr="003D7464">
        <w:rPr>
          <w:rFonts w:ascii="Courier New" w:hAnsi="Courier New" w:cs="Courier New"/>
        </w:rPr>
        <w:t>“51 TRANSACTION NOT APPROVED”</w:t>
      </w:r>
    </w:p>
    <w:p w14:paraId="5D2F0A41" w14:textId="77777777" w:rsidR="00BA2D50" w:rsidRDefault="00BA2D50" w:rsidP="004528E6">
      <w:pPr>
        <w:ind w:left="720"/>
      </w:pPr>
    </w:p>
    <w:p w14:paraId="70A93BD9" w14:textId="77777777" w:rsidR="00BA2D50" w:rsidRDefault="00BA2D50" w:rsidP="004528E6">
      <w:pPr>
        <w:ind w:left="720"/>
        <w:rPr>
          <w:snapToGrid w:val="0"/>
        </w:rPr>
      </w:pPr>
      <w:r>
        <w:rPr>
          <w:snapToGrid w:val="0"/>
        </w:rPr>
        <w:t>The text in this FID will be sent in either English or French depending on the Language Indicator that was present in the original Request message in Track2 (FID q).</w:t>
      </w:r>
    </w:p>
    <w:p w14:paraId="2769E4AD" w14:textId="77777777" w:rsidR="00BA2D50" w:rsidRPr="00C37E90" w:rsidRDefault="00BA2D50" w:rsidP="00E5543B">
      <w:pPr>
        <w:ind w:left="622"/>
      </w:pPr>
    </w:p>
    <w:p w14:paraId="2476899B" w14:textId="77777777" w:rsidR="00BA2D50" w:rsidRDefault="00BA2D50" w:rsidP="004528E6">
      <w:pPr>
        <w:ind w:left="720"/>
        <w:rPr>
          <w:snapToGrid w:val="0"/>
        </w:rPr>
      </w:pPr>
      <w:r>
        <w:rPr>
          <w:snapToGrid w:val="0"/>
        </w:rPr>
        <w:t xml:space="preserve">The 2 digit numerical code included within the text of FID f is the “ISO” response code. </w:t>
      </w:r>
    </w:p>
    <w:p w14:paraId="7289C118" w14:textId="77777777" w:rsidR="00BA2D50" w:rsidRDefault="00BA2D50" w:rsidP="004528E6">
      <w:pPr>
        <w:ind w:left="720"/>
        <w:rPr>
          <w:snapToGrid w:val="0"/>
        </w:rPr>
      </w:pPr>
      <w:r>
        <w:rPr>
          <w:snapToGrid w:val="0"/>
        </w:rPr>
        <w:t>Refer to Appendix D for a complete list of 2 digit ISO codes and the English and French text associated to each.</w:t>
      </w:r>
    </w:p>
    <w:p w14:paraId="29C1A1FE" w14:textId="77777777" w:rsidR="00BA2D50" w:rsidRDefault="00BA2D50" w:rsidP="00E5543B">
      <w:pPr>
        <w:ind w:left="622"/>
      </w:pPr>
    </w:p>
    <w:p w14:paraId="047052E3" w14:textId="77777777" w:rsidR="00BA2D50" w:rsidRDefault="00BA2D50" w:rsidP="00536488">
      <w:pPr>
        <w:ind w:left="720"/>
      </w:pPr>
      <w:r w:rsidRPr="00C37E90">
        <w:rPr>
          <w:b/>
        </w:rPr>
        <w:lastRenderedPageBreak/>
        <w:t>Note</w:t>
      </w:r>
      <w:r>
        <w:rPr>
          <w:b/>
        </w:rPr>
        <w:t xml:space="preserve">:  </w:t>
      </w:r>
      <w:r w:rsidRPr="00C37E90">
        <w:rPr>
          <w:b/>
        </w:rPr>
        <w:t>Although FID f returns the appropriate text to display on the PINPAD and Receipt, the actual text displayed differs per POS Solution</w:t>
      </w:r>
      <w:r>
        <w:rPr>
          <w:b/>
        </w:rPr>
        <w:t>/Merchant</w:t>
      </w:r>
      <w:r w:rsidRPr="00C37E90">
        <w:rPr>
          <w:b/>
        </w:rPr>
        <w:t xml:space="preserve">.  FID f is typically used for Debit MAG transactions, </w:t>
      </w:r>
      <w:r>
        <w:rPr>
          <w:b/>
        </w:rPr>
        <w:t xml:space="preserve">because for </w:t>
      </w:r>
      <w:r w:rsidRPr="00C37E90">
        <w:rPr>
          <w:b/>
        </w:rPr>
        <w:t xml:space="preserve">Debit EMV transactions the PINPAD text is dictated by EMV standards regardless of what’s returned in FID f.   </w:t>
      </w:r>
      <w:r>
        <w:rPr>
          <w:b/>
        </w:rPr>
        <w:t xml:space="preserve">The Receipt text is not governed by EMV standards, so this also varies per POS Solution/Merchant.  </w:t>
      </w:r>
    </w:p>
    <w:p w14:paraId="64287820" w14:textId="77777777" w:rsidR="00BA2D50" w:rsidRDefault="00BA2D50" w:rsidP="00BA2D50">
      <w:pPr>
        <w:rPr>
          <w:snapToGrid w:val="0"/>
        </w:rPr>
      </w:pPr>
    </w:p>
    <w:p w14:paraId="7F953D29" w14:textId="77777777" w:rsidR="007822C5" w:rsidRDefault="007822C5" w:rsidP="00536488">
      <w:pPr>
        <w:ind w:left="720"/>
        <w:rPr>
          <w:b/>
          <w:snapToGrid w:val="0"/>
        </w:rPr>
      </w:pPr>
      <w:r>
        <w:rPr>
          <w:b/>
          <w:snapToGrid w:val="0"/>
        </w:rPr>
        <w:t>For use in Host 1 messages only</w:t>
      </w:r>
    </w:p>
    <w:p w14:paraId="1B58506C" w14:textId="77777777" w:rsidR="008F0357" w:rsidRDefault="008F0357" w:rsidP="00E5543B">
      <w:pPr>
        <w:ind w:left="622"/>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294FD428" w14:textId="77777777" w:rsidTr="00536488">
        <w:tc>
          <w:tcPr>
            <w:tcW w:w="2335" w:type="dxa"/>
          </w:tcPr>
          <w:p w14:paraId="261202E6" w14:textId="77777777" w:rsidR="008F0357" w:rsidRDefault="008F0357" w:rsidP="002A45FC">
            <w:pPr>
              <w:spacing w:after="120"/>
              <w:rPr>
                <w:b/>
                <w:snapToGrid w:val="0"/>
              </w:rPr>
            </w:pPr>
            <w:r>
              <w:rPr>
                <w:b/>
                <w:snapToGrid w:val="0"/>
              </w:rPr>
              <w:t>Request</w:t>
            </w:r>
          </w:p>
        </w:tc>
        <w:tc>
          <w:tcPr>
            <w:tcW w:w="7105" w:type="dxa"/>
          </w:tcPr>
          <w:p w14:paraId="1C05E5DB" w14:textId="77777777" w:rsidR="008F0357" w:rsidRDefault="008F0357" w:rsidP="008F0357">
            <w:pPr>
              <w:rPr>
                <w:b/>
                <w:snapToGrid w:val="0"/>
              </w:rPr>
            </w:pPr>
            <w:r>
              <w:rPr>
                <w:snapToGrid w:val="0"/>
              </w:rPr>
              <w:t>Optional. Variable length of 1 to 2 bytes representing 0–16 in binary.</w:t>
            </w:r>
          </w:p>
        </w:tc>
      </w:tr>
      <w:tr w:rsidR="008F0357" w14:paraId="0E33C35E" w14:textId="77777777" w:rsidTr="00536488">
        <w:tc>
          <w:tcPr>
            <w:tcW w:w="2335" w:type="dxa"/>
          </w:tcPr>
          <w:p w14:paraId="768AD4F3" w14:textId="77777777" w:rsidR="008F0357" w:rsidRDefault="008F0357" w:rsidP="002A45FC">
            <w:pPr>
              <w:spacing w:after="120"/>
              <w:rPr>
                <w:b/>
                <w:snapToGrid w:val="0"/>
              </w:rPr>
            </w:pPr>
            <w:r>
              <w:rPr>
                <w:b/>
                <w:snapToGrid w:val="0"/>
              </w:rPr>
              <w:t>Response</w:t>
            </w:r>
          </w:p>
        </w:tc>
        <w:tc>
          <w:tcPr>
            <w:tcW w:w="7105" w:type="dxa"/>
          </w:tcPr>
          <w:p w14:paraId="471866FD" w14:textId="77777777" w:rsidR="008F0357" w:rsidRPr="008F0357" w:rsidRDefault="008F0357" w:rsidP="002A45FC">
            <w:pPr>
              <w:spacing w:after="120"/>
              <w:rPr>
                <w:b/>
                <w:bCs/>
                <w:snapToGrid w:val="0"/>
              </w:rPr>
            </w:pPr>
            <w:r>
              <w:rPr>
                <w:snapToGrid w:val="0"/>
              </w:rPr>
              <w:t>Optional. Variable length of 1 to 48 bytes. Trailing blanks will be removed.</w:t>
            </w:r>
          </w:p>
        </w:tc>
      </w:tr>
      <w:tr w:rsidR="008F0357" w14:paraId="01122D80" w14:textId="77777777" w:rsidTr="00536488">
        <w:tc>
          <w:tcPr>
            <w:tcW w:w="2335" w:type="dxa"/>
          </w:tcPr>
          <w:p w14:paraId="72DA9D40" w14:textId="77777777" w:rsidR="008F0357" w:rsidRDefault="008F0357" w:rsidP="002A45FC">
            <w:pPr>
              <w:spacing w:after="120"/>
              <w:rPr>
                <w:b/>
                <w:snapToGrid w:val="0"/>
              </w:rPr>
            </w:pPr>
            <w:r w:rsidRPr="00FB4BC9">
              <w:rPr>
                <w:rFonts w:cs="Arial"/>
                <w:b/>
                <w:bCs/>
                <w:lang w:val="en-CA"/>
              </w:rPr>
              <w:t>Internal Field</w:t>
            </w:r>
          </w:p>
        </w:tc>
        <w:tc>
          <w:tcPr>
            <w:tcW w:w="7105" w:type="dxa"/>
          </w:tcPr>
          <w:p w14:paraId="47CF919E" w14:textId="77777777" w:rsidR="008F0357" w:rsidRDefault="008F0357" w:rsidP="002A45FC">
            <w:pPr>
              <w:spacing w:after="120"/>
              <w:rPr>
                <w:b/>
                <w:snapToGrid w:val="0"/>
              </w:rPr>
            </w:pPr>
            <w:r w:rsidRPr="00E5543B">
              <w:rPr>
                <w:rFonts w:cs="Arial"/>
                <w:lang w:val="en-CA"/>
              </w:rPr>
              <w:t>PSTM.PIN-SIZE</w:t>
            </w:r>
          </w:p>
        </w:tc>
      </w:tr>
    </w:tbl>
    <w:p w14:paraId="31682579" w14:textId="77777777" w:rsidR="007822C5" w:rsidRDefault="001128FF" w:rsidP="00847896">
      <w:pPr>
        <w:pStyle w:val="Heading2"/>
        <w:rPr>
          <w:snapToGrid w:val="0"/>
        </w:rPr>
      </w:pPr>
      <w:bookmarkStart w:id="2618" w:name="_Toc30407708"/>
      <w:bookmarkStart w:id="2619" w:name="_Toc126079267"/>
      <w:r>
        <w:rPr>
          <w:snapToGrid w:val="0"/>
        </w:rPr>
        <w:t>FID g – Response Display</w:t>
      </w:r>
      <w:bookmarkEnd w:id="2618"/>
      <w:bookmarkEnd w:id="2619"/>
    </w:p>
    <w:p w14:paraId="03725F9D" w14:textId="77777777" w:rsidR="00BA2D50" w:rsidRDefault="00BA2D50" w:rsidP="001128FF">
      <w:pPr>
        <w:ind w:left="720"/>
        <w:rPr>
          <w:lang w:val="en-GB"/>
        </w:rPr>
      </w:pPr>
      <w:r>
        <w:rPr>
          <w:snapToGrid w:val="0"/>
        </w:rPr>
        <w:t xml:space="preserve">The Response Display field includes 48 characters of text that is displayed on the POS Terminal for the operator/cashier.  </w:t>
      </w:r>
      <w:r>
        <w:rPr>
          <w:lang w:val="en-GB"/>
        </w:rPr>
        <w:t xml:space="preserve">The response display field will be interpreted differently for debit and credit card transactions (explained down below).   </w:t>
      </w:r>
    </w:p>
    <w:p w14:paraId="55CAC20B" w14:textId="77777777" w:rsidR="00BA2D50" w:rsidRDefault="00BA2D50" w:rsidP="00BA2D50">
      <w:pPr>
        <w:rPr>
          <w:lang w:val="en-GB"/>
        </w:rPr>
      </w:pPr>
    </w:p>
    <w:p w14:paraId="5E830470" w14:textId="77777777" w:rsidR="00BA2D50" w:rsidRDefault="00BA2D50" w:rsidP="001128FF">
      <w:pPr>
        <w:ind w:left="720"/>
        <w:rPr>
          <w:snapToGrid w:val="0"/>
        </w:rPr>
      </w:pPr>
      <w:r>
        <w:rPr>
          <w:snapToGrid w:val="0"/>
        </w:rPr>
        <w:t>The text in this FID will be sent in either English or French depending on the POS Terminal’s Language Indicator that was present in the original Request message in FID U.</w:t>
      </w:r>
    </w:p>
    <w:p w14:paraId="634E1626" w14:textId="77777777" w:rsidR="00BA2D50" w:rsidRDefault="00BA2D50" w:rsidP="00BA2D50">
      <w:pPr>
        <w:rPr>
          <w:b/>
          <w:snapToGrid w:val="0"/>
        </w:rPr>
      </w:pPr>
    </w:p>
    <w:p w14:paraId="45B4AB5D" w14:textId="77777777" w:rsidR="00BA2D50" w:rsidRPr="00BF559F" w:rsidRDefault="00BA2D50" w:rsidP="001128FF">
      <w:pPr>
        <w:ind w:left="720"/>
        <w:rPr>
          <w:b/>
          <w:snapToGrid w:val="0"/>
          <w:color w:val="538135" w:themeColor="accent3"/>
        </w:rPr>
      </w:pPr>
      <w:r w:rsidRPr="00BF559F">
        <w:rPr>
          <w:b/>
          <w:snapToGrid w:val="0"/>
          <w:color w:val="538135" w:themeColor="accent3"/>
        </w:rPr>
        <w:t>Credit transactions</w:t>
      </w:r>
    </w:p>
    <w:p w14:paraId="3F1ED66B" w14:textId="77777777" w:rsidR="00BA2D50" w:rsidRDefault="00BA2D50" w:rsidP="001128F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 xml:space="preserve">For credit card transactions, the terminal should be able to display the first 16 characters of the response.   </w:t>
      </w:r>
    </w:p>
    <w:p w14:paraId="1D14933A" w14:textId="77777777" w:rsidR="00BA2D50" w:rsidRDefault="00BA2D50" w:rsidP="00BA2D5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3960CF12" w14:textId="77777777" w:rsidR="00BA2D50" w:rsidRDefault="00BA2D50" w:rsidP="001128F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ind w:left="720"/>
        <w:rPr>
          <w:snapToGrid w:val="0"/>
        </w:rPr>
      </w:pPr>
      <w:r>
        <w:rPr>
          <w:snapToGrid w:val="0"/>
        </w:rPr>
        <w:t>For example, if the following string of text is returned in FID g:</w:t>
      </w:r>
    </w:p>
    <w:tbl>
      <w:tblPr>
        <w:tblW w:w="9320" w:type="dxa"/>
        <w:tblInd w:w="818" w:type="dxa"/>
        <w:tblLook w:val="0000" w:firstRow="0" w:lastRow="0" w:firstColumn="0" w:lastColumn="0" w:noHBand="0" w:noVBand="0"/>
      </w:tblPr>
      <w:tblGrid>
        <w:gridCol w:w="9320"/>
      </w:tblGrid>
      <w:tr w:rsidR="00BA2D50" w14:paraId="317C2AA8" w14:textId="77777777" w:rsidTr="001128FF">
        <w:trPr>
          <w:trHeight w:val="270"/>
        </w:trPr>
        <w:tc>
          <w:tcPr>
            <w:tcW w:w="9320" w:type="dxa"/>
            <w:tcBorders>
              <w:top w:val="nil"/>
              <w:left w:val="nil"/>
              <w:bottom w:val="nil"/>
              <w:right w:val="nil"/>
            </w:tcBorders>
            <w:shd w:val="clear" w:color="auto" w:fill="auto"/>
            <w:noWrap/>
            <w:vAlign w:val="bottom"/>
          </w:tcPr>
          <w:p w14:paraId="51F4A574" w14:textId="77777777" w:rsidR="00BA2D50" w:rsidRPr="00532E95" w:rsidRDefault="00BA2D50" w:rsidP="00BA2D50">
            <w:pPr>
              <w:rPr>
                <w:rFonts w:ascii="Courier New" w:hAnsi="Courier New" w:cs="Courier New"/>
              </w:rPr>
            </w:pPr>
            <w:r w:rsidRPr="003D7464">
              <w:rPr>
                <w:rFonts w:ascii="Courier New" w:hAnsi="Courier New" w:cs="Courier New"/>
                <w:color w:val="FF0000"/>
              </w:rPr>
              <w:t xml:space="preserve">  </w:t>
            </w:r>
            <w:r w:rsidRPr="00532E95">
              <w:rPr>
                <w:rFonts w:ascii="Courier New" w:hAnsi="Courier New" w:cs="Courier New"/>
              </w:rPr>
              <w:t>“</w:t>
            </w:r>
            <w:r w:rsidRPr="00B040E7">
              <w:rPr>
                <w:rFonts w:ascii="Courier New" w:hAnsi="Courier New" w:cs="Courier New"/>
              </w:rPr>
              <w:t>AUTH 00533Z</w:t>
            </w:r>
            <w:r w:rsidRPr="00532E95">
              <w:rPr>
                <w:rFonts w:ascii="Courier New" w:hAnsi="Courier New" w:cs="Courier New"/>
              </w:rPr>
              <w:t>”</w:t>
            </w:r>
          </w:p>
        </w:tc>
      </w:tr>
    </w:tbl>
    <w:p w14:paraId="037D4EDE"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79475A56"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r>
        <w:rPr>
          <w:lang w:val="en-GB"/>
        </w:rPr>
        <w:t>Then the following text can be displayed on the POS Terminal:</w:t>
      </w:r>
    </w:p>
    <w:p w14:paraId="41617E38" w14:textId="77777777" w:rsidR="00BA2D50" w:rsidRPr="00532E95" w:rsidRDefault="00BA2D50" w:rsidP="001128FF">
      <w:pPr>
        <w:ind w:left="720"/>
        <w:rPr>
          <w:rFonts w:ascii="Courier New" w:hAnsi="Courier New" w:cs="Courier New"/>
        </w:rPr>
      </w:pPr>
      <w:r w:rsidRPr="003D7464">
        <w:rPr>
          <w:rFonts w:ascii="Courier New" w:hAnsi="Courier New" w:cs="Courier New"/>
          <w:color w:val="FF0000"/>
        </w:rPr>
        <w:t xml:space="preserve">  </w:t>
      </w:r>
      <w:r>
        <w:rPr>
          <w:rFonts w:ascii="Courier New" w:hAnsi="Courier New" w:cs="Courier New"/>
          <w:color w:val="FF0000"/>
        </w:rPr>
        <w:t xml:space="preserve"> </w:t>
      </w:r>
      <w:r w:rsidRPr="00532E95">
        <w:rPr>
          <w:rFonts w:ascii="Courier New" w:hAnsi="Courier New" w:cs="Courier New"/>
        </w:rPr>
        <w:t>“</w:t>
      </w:r>
      <w:r w:rsidRPr="00B040E7">
        <w:rPr>
          <w:rFonts w:ascii="Courier New" w:hAnsi="Courier New" w:cs="Courier New"/>
        </w:rPr>
        <w:t>AUTH 00533Z</w:t>
      </w:r>
      <w:r w:rsidRPr="00532E95">
        <w:rPr>
          <w:rFonts w:ascii="Courier New" w:hAnsi="Courier New" w:cs="Courier New"/>
        </w:rPr>
        <w:t>”</w:t>
      </w:r>
    </w:p>
    <w:p w14:paraId="5433F040"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6794B325" w14:textId="77777777" w:rsidR="00BA2D50" w:rsidRDefault="00BA2D50" w:rsidP="001128FF">
      <w:pPr>
        <w:ind w:left="720"/>
        <w:rPr>
          <w:snapToGrid w:val="0"/>
        </w:rPr>
      </w:pPr>
      <w:r>
        <w:rPr>
          <w:snapToGrid w:val="0"/>
        </w:rPr>
        <w:t>The text description in FID g for Credit transactions is based on the 3 digit Base24 response code contained in the standard header.  Refer to Appendix C for a complete list of Base24 response codes and the English and French text associated to each.</w:t>
      </w:r>
    </w:p>
    <w:p w14:paraId="4EA981DC" w14:textId="77777777" w:rsidR="00BA2D50" w:rsidRDefault="00BA2D50" w:rsidP="00BA2D50">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rPr>
          <w:lang w:val="en-GB"/>
        </w:rPr>
      </w:pPr>
    </w:p>
    <w:p w14:paraId="57E7B295" w14:textId="77777777" w:rsidR="00BA2D50" w:rsidRPr="00BF559F" w:rsidRDefault="00BA2D50" w:rsidP="001128FF">
      <w:pPr>
        <w:ind w:left="720"/>
        <w:rPr>
          <w:lang w:val="en-GB"/>
        </w:rPr>
      </w:pPr>
      <w:r w:rsidRPr="00BF559F">
        <w:rPr>
          <w:b/>
          <w:snapToGrid w:val="0"/>
          <w:color w:val="538135" w:themeColor="accent3"/>
        </w:rPr>
        <w:t>Debit transactions</w:t>
      </w:r>
    </w:p>
    <w:p w14:paraId="6EBAD9EA" w14:textId="77777777" w:rsidR="006F74BB" w:rsidRDefault="006F74BB" w:rsidP="001128FF">
      <w:pPr>
        <w:ind w:left="720"/>
        <w:rPr>
          <w:lang w:val="en-GB"/>
        </w:rPr>
      </w:pPr>
      <w:r>
        <w:rPr>
          <w:lang w:val="en-GB"/>
        </w:rPr>
        <w:t>For Debit transactions, the first 16 characters of this field is the response message that will be displayed on the Merchant Terminal.  The next 32 characters is the message that will appear on the Merchant Receipt.</w:t>
      </w:r>
    </w:p>
    <w:p w14:paraId="1146D368"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720"/>
        <w:rPr>
          <w:lang w:val="en-GB"/>
        </w:rPr>
      </w:pPr>
    </w:p>
    <w:p w14:paraId="6528F7BF"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720"/>
        <w:rPr>
          <w:snapToGrid w:val="0"/>
        </w:rPr>
      </w:pPr>
      <w:r>
        <w:rPr>
          <w:snapToGrid w:val="0"/>
        </w:rPr>
        <w:t>For example, if the following string of text is returned in FID g:</w:t>
      </w:r>
    </w:p>
    <w:tbl>
      <w:tblPr>
        <w:tblW w:w="9320" w:type="dxa"/>
        <w:tblInd w:w="818" w:type="dxa"/>
        <w:tblLook w:val="0000" w:firstRow="0" w:lastRow="0" w:firstColumn="0" w:lastColumn="0" w:noHBand="0" w:noVBand="0"/>
      </w:tblPr>
      <w:tblGrid>
        <w:gridCol w:w="9320"/>
      </w:tblGrid>
      <w:tr w:rsidR="00BA2D50" w14:paraId="1B1947C3" w14:textId="77777777" w:rsidTr="001128FF">
        <w:trPr>
          <w:trHeight w:val="270"/>
        </w:trPr>
        <w:tc>
          <w:tcPr>
            <w:tcW w:w="9320" w:type="dxa"/>
            <w:tcBorders>
              <w:top w:val="nil"/>
              <w:left w:val="nil"/>
              <w:bottom w:val="nil"/>
              <w:right w:val="nil"/>
            </w:tcBorders>
            <w:shd w:val="clear" w:color="auto" w:fill="auto"/>
            <w:noWrap/>
            <w:vAlign w:val="bottom"/>
          </w:tcPr>
          <w:p w14:paraId="6FB558B7" w14:textId="77777777" w:rsidR="00BA2D50" w:rsidRPr="00532E95" w:rsidRDefault="00BA2D50" w:rsidP="00BA2D50">
            <w:pPr>
              <w:rPr>
                <w:rFonts w:ascii="Courier New" w:hAnsi="Courier New" w:cs="Courier New"/>
              </w:rPr>
            </w:pPr>
            <w:r w:rsidRPr="003D7464">
              <w:rPr>
                <w:rFonts w:ascii="Courier New" w:hAnsi="Courier New" w:cs="Courier New"/>
                <w:color w:val="FF0000"/>
              </w:rPr>
              <w:t xml:space="preserve">  </w:t>
            </w:r>
            <w:r w:rsidRPr="00532E95">
              <w:rPr>
                <w:rFonts w:ascii="Courier New" w:hAnsi="Courier New" w:cs="Courier New"/>
              </w:rPr>
              <w:t>“</w:t>
            </w:r>
            <w:r w:rsidRPr="00532E95">
              <w:rPr>
                <w:rFonts w:ascii="Courier New" w:hAnsi="Courier New" w:cs="Courier New"/>
                <w:lang w:val="en-GB"/>
              </w:rPr>
              <w:t>DECLINE         51 TRANSACTION NOT APP</w:t>
            </w:r>
            <w:r>
              <w:rPr>
                <w:rFonts w:ascii="Courier New" w:hAnsi="Courier New" w:cs="Courier New"/>
                <w:lang w:val="en-GB"/>
              </w:rPr>
              <w:t>ROVED</w:t>
            </w:r>
            <w:r w:rsidRPr="00532E95">
              <w:rPr>
                <w:rFonts w:ascii="Courier New" w:hAnsi="Courier New" w:cs="Courier New"/>
              </w:rPr>
              <w:t>”</w:t>
            </w:r>
          </w:p>
        </w:tc>
      </w:tr>
      <w:tr w:rsidR="00BA2D50" w14:paraId="1F82035A" w14:textId="77777777" w:rsidTr="001128FF">
        <w:trPr>
          <w:trHeight w:val="270"/>
        </w:trPr>
        <w:tc>
          <w:tcPr>
            <w:tcW w:w="9320" w:type="dxa"/>
            <w:tcBorders>
              <w:top w:val="nil"/>
              <w:left w:val="nil"/>
              <w:bottom w:val="nil"/>
              <w:right w:val="nil"/>
            </w:tcBorders>
            <w:shd w:val="clear" w:color="auto" w:fill="auto"/>
            <w:noWrap/>
            <w:vAlign w:val="bottom"/>
          </w:tcPr>
          <w:p w14:paraId="33E2D13E" w14:textId="77777777" w:rsidR="00BA2D50" w:rsidRPr="003D7464" w:rsidRDefault="00BA2D50" w:rsidP="00BA2D50">
            <w:pPr>
              <w:rPr>
                <w:rFonts w:ascii="Courier New" w:hAnsi="Courier New" w:cs="Courier New"/>
                <w:color w:val="FF0000"/>
              </w:rPr>
            </w:pPr>
          </w:p>
        </w:tc>
      </w:tr>
    </w:tbl>
    <w:p w14:paraId="59C766A4" w14:textId="77777777" w:rsidR="00BA2D50" w:rsidRDefault="00BA2D50" w:rsidP="001128FF">
      <w:pPr>
        <w:ind w:left="720"/>
        <w:rPr>
          <w:snapToGrid w:val="0"/>
        </w:rPr>
      </w:pPr>
      <w:r>
        <w:rPr>
          <w:snapToGrid w:val="0"/>
        </w:rPr>
        <w:t xml:space="preserve">Then the following text can be displayed on the </w:t>
      </w:r>
      <w:r w:rsidR="006F74BB">
        <w:rPr>
          <w:snapToGrid w:val="0"/>
        </w:rPr>
        <w:t xml:space="preserve">Merchant </w:t>
      </w:r>
      <w:r>
        <w:rPr>
          <w:snapToGrid w:val="0"/>
        </w:rPr>
        <w:t>Terminal:</w:t>
      </w:r>
    </w:p>
    <w:p w14:paraId="51B97E57" w14:textId="77777777" w:rsidR="00BA2D50" w:rsidRDefault="00BA2D50" w:rsidP="001128FF">
      <w:pPr>
        <w:ind w:left="720"/>
        <w:rPr>
          <w:rFonts w:ascii="Courier New" w:hAnsi="Courier New" w:cs="Courier New"/>
        </w:rPr>
      </w:pPr>
      <w:r>
        <w:rPr>
          <w:snapToGrid w:val="0"/>
        </w:rPr>
        <w:t xml:space="preserve">      </w:t>
      </w:r>
      <w:r w:rsidRPr="00532E95">
        <w:rPr>
          <w:rFonts w:ascii="Courier New" w:hAnsi="Courier New" w:cs="Courier New"/>
        </w:rPr>
        <w:t>“</w:t>
      </w:r>
      <w:r w:rsidRPr="00532E95">
        <w:rPr>
          <w:rFonts w:ascii="Courier New" w:hAnsi="Courier New" w:cs="Courier New"/>
          <w:lang w:val="en-GB"/>
        </w:rPr>
        <w:t>DECLINE         51</w:t>
      </w:r>
      <w:r w:rsidRPr="00532E95">
        <w:rPr>
          <w:rFonts w:ascii="Courier New" w:hAnsi="Courier New" w:cs="Courier New"/>
        </w:rPr>
        <w:t>”</w:t>
      </w:r>
    </w:p>
    <w:p w14:paraId="5430A480" w14:textId="77777777" w:rsidR="006F74BB" w:rsidRDefault="006F74BB" w:rsidP="001128FF">
      <w:pPr>
        <w:ind w:left="720"/>
        <w:rPr>
          <w:snapToGrid w:val="0"/>
        </w:rPr>
      </w:pPr>
      <w:r>
        <w:rPr>
          <w:snapToGrid w:val="0"/>
        </w:rPr>
        <w:t>The following text can be displayed on the Merchant Receipt:</w:t>
      </w:r>
    </w:p>
    <w:p w14:paraId="6923949F" w14:textId="77777777" w:rsidR="006F74BB" w:rsidRDefault="006F74BB" w:rsidP="001128FF">
      <w:pPr>
        <w:ind w:left="720"/>
        <w:rPr>
          <w:snapToGrid w:val="0"/>
        </w:rPr>
      </w:pPr>
      <w:r>
        <w:rPr>
          <w:snapToGrid w:val="0"/>
        </w:rPr>
        <w:t xml:space="preserve">      </w:t>
      </w:r>
      <w:r w:rsidRPr="00532E95">
        <w:rPr>
          <w:rFonts w:ascii="Courier New" w:hAnsi="Courier New" w:cs="Courier New"/>
        </w:rPr>
        <w:t>“</w:t>
      </w:r>
      <w:r w:rsidRPr="00532E95">
        <w:rPr>
          <w:rFonts w:ascii="Courier New" w:hAnsi="Courier New" w:cs="Courier New"/>
          <w:lang w:val="en-GB"/>
        </w:rPr>
        <w:t>51 TRANSACTION NOT APP</w:t>
      </w:r>
      <w:r>
        <w:rPr>
          <w:rFonts w:ascii="Courier New" w:hAnsi="Courier New" w:cs="Courier New"/>
          <w:lang w:val="en-GB"/>
        </w:rPr>
        <w:t>ROVED</w:t>
      </w:r>
      <w:r w:rsidRPr="00532E95">
        <w:rPr>
          <w:rFonts w:ascii="Courier New" w:hAnsi="Courier New" w:cs="Courier New"/>
        </w:rPr>
        <w:t>”</w:t>
      </w:r>
    </w:p>
    <w:p w14:paraId="1509749A" w14:textId="77777777" w:rsidR="00BA2D50" w:rsidRDefault="00BA2D50" w:rsidP="00BA2D50">
      <w:pPr>
        <w:rPr>
          <w:snapToGrid w:val="0"/>
        </w:rPr>
      </w:pPr>
    </w:p>
    <w:p w14:paraId="26CAED72" w14:textId="77777777" w:rsidR="00BA2D50" w:rsidRDefault="00BA2D50" w:rsidP="001128FF">
      <w:pPr>
        <w:ind w:left="720"/>
        <w:rPr>
          <w:snapToGrid w:val="0"/>
        </w:rPr>
      </w:pPr>
      <w:r>
        <w:rPr>
          <w:snapToGrid w:val="0"/>
        </w:rPr>
        <w:t xml:space="preserve">The 2 digit numerical code included within the text of FID g is the “ISO” response code. </w:t>
      </w:r>
    </w:p>
    <w:p w14:paraId="5203FC6A" w14:textId="77777777" w:rsidR="00BA2D50" w:rsidRDefault="00BA2D50" w:rsidP="001128FF">
      <w:pPr>
        <w:ind w:left="720"/>
        <w:rPr>
          <w:snapToGrid w:val="0"/>
        </w:rPr>
      </w:pPr>
      <w:r>
        <w:rPr>
          <w:snapToGrid w:val="0"/>
        </w:rPr>
        <w:t>Refer to Appendix D for a complete list of 2 digit ISO codes and the English and French text associated to each.</w:t>
      </w:r>
    </w:p>
    <w:p w14:paraId="7DF74BB7"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1440" w:hanging="720"/>
        <w:rPr>
          <w:lang w:val="en-GB"/>
        </w:rPr>
      </w:pPr>
    </w:p>
    <w:p w14:paraId="1320AA30"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1440" w:hanging="720"/>
        <w:rPr>
          <w:lang w:val="en-GB"/>
        </w:rPr>
      </w:pPr>
      <w:r>
        <w:rPr>
          <w:lang w:val="en-GB"/>
        </w:rPr>
        <w:t xml:space="preserve">The text in FID f (PINPAD/Receipt) and the text in FID g (POS Terminal) are not always the </w:t>
      </w:r>
    </w:p>
    <w:p w14:paraId="672DACE8"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1440" w:hanging="720"/>
        <w:rPr>
          <w:lang w:val="en-GB"/>
        </w:rPr>
      </w:pPr>
      <w:r>
        <w:rPr>
          <w:lang w:val="en-GB"/>
        </w:rPr>
        <w:t xml:space="preserve">same.  For example, for a Non-Sufficient Funds (NSF) decline (ISO code 51), the indication that </w:t>
      </w:r>
    </w:p>
    <w:p w14:paraId="5E4F2655"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1440" w:hanging="720"/>
        <w:rPr>
          <w:lang w:val="en-GB"/>
        </w:rPr>
      </w:pPr>
      <w:r>
        <w:rPr>
          <w:lang w:val="en-GB"/>
        </w:rPr>
        <w:t xml:space="preserve">the transaction declined due to NSF will NOT be evident in FID g (Cashier display), but will be in </w:t>
      </w:r>
    </w:p>
    <w:p w14:paraId="1D7E73DB" w14:textId="77777777" w:rsidR="00BA2D50" w:rsidRDefault="00BA2D50" w:rsidP="001128FF">
      <w:pPr>
        <w:tabs>
          <w:tab w:val="left" w:pos="-1440"/>
          <w:tab w:val="left" w:pos="-720"/>
          <w:tab w:val="left" w:pos="720"/>
          <w:tab w:val="left" w:pos="2880"/>
          <w:tab w:val="left" w:pos="3600"/>
          <w:tab w:val="left" w:pos="4320"/>
          <w:tab w:val="left" w:pos="5040"/>
          <w:tab w:val="left" w:pos="5760"/>
          <w:tab w:val="left" w:pos="6480"/>
          <w:tab w:val="left" w:pos="7200"/>
          <w:tab w:val="left" w:pos="7920"/>
          <w:tab w:val="left" w:pos="8400"/>
          <w:tab w:val="left" w:pos="9360"/>
        </w:tabs>
        <w:ind w:left="1440" w:hanging="720"/>
        <w:rPr>
          <w:lang w:val="en-GB"/>
        </w:rPr>
      </w:pPr>
      <w:r>
        <w:rPr>
          <w:lang w:val="en-GB"/>
        </w:rPr>
        <w:t>FID f (Cardholder display).</w:t>
      </w:r>
    </w:p>
    <w:p w14:paraId="172F5E65" w14:textId="77777777" w:rsidR="00BA2D50" w:rsidRDefault="00BA2D50" w:rsidP="001128FF">
      <w:pPr>
        <w:ind w:left="720"/>
        <w:rPr>
          <w:b/>
          <w:snapToGrid w:val="0"/>
        </w:rPr>
      </w:pPr>
    </w:p>
    <w:p w14:paraId="0F450743" w14:textId="77777777" w:rsidR="00BA2D50" w:rsidRPr="00C37E90" w:rsidRDefault="00BA2D50" w:rsidP="001128FF">
      <w:pPr>
        <w:ind w:left="720"/>
        <w:rPr>
          <w:b/>
        </w:rPr>
      </w:pPr>
      <w:r w:rsidRPr="00C37E90">
        <w:rPr>
          <w:b/>
        </w:rPr>
        <w:t>Note</w:t>
      </w:r>
      <w:r>
        <w:rPr>
          <w:b/>
        </w:rPr>
        <w:t xml:space="preserve">:  </w:t>
      </w:r>
      <w:r w:rsidRPr="00C37E90">
        <w:rPr>
          <w:b/>
        </w:rPr>
        <w:t xml:space="preserve">Although FID </w:t>
      </w:r>
      <w:r>
        <w:rPr>
          <w:b/>
        </w:rPr>
        <w:t>g</w:t>
      </w:r>
      <w:r w:rsidRPr="00C37E90">
        <w:rPr>
          <w:b/>
        </w:rPr>
        <w:t xml:space="preserve"> returns the appropriate text to display on the </w:t>
      </w:r>
      <w:r>
        <w:rPr>
          <w:b/>
        </w:rPr>
        <w:t xml:space="preserve">POS Terminal, </w:t>
      </w:r>
      <w:r w:rsidRPr="00C37E90">
        <w:rPr>
          <w:b/>
        </w:rPr>
        <w:t>the actual text displayed differs per POS Solution</w:t>
      </w:r>
      <w:r>
        <w:rPr>
          <w:b/>
        </w:rPr>
        <w:t>/Merchant</w:t>
      </w:r>
      <w:r w:rsidRPr="00C37E90">
        <w:rPr>
          <w:b/>
        </w:rPr>
        <w:t xml:space="preserve">.  FID </w:t>
      </w:r>
      <w:r>
        <w:rPr>
          <w:b/>
        </w:rPr>
        <w:t>g</w:t>
      </w:r>
      <w:r w:rsidRPr="00C37E90">
        <w:rPr>
          <w:b/>
        </w:rPr>
        <w:t xml:space="preserve"> is typically used for MAG transactions, </w:t>
      </w:r>
      <w:r>
        <w:rPr>
          <w:b/>
        </w:rPr>
        <w:t xml:space="preserve">because </w:t>
      </w:r>
      <w:r w:rsidRPr="00C37E90">
        <w:rPr>
          <w:b/>
        </w:rPr>
        <w:t xml:space="preserve">for EMV transactions the text is dictated by EMV standards regardless of what’s returned in FID </w:t>
      </w:r>
      <w:r>
        <w:rPr>
          <w:b/>
        </w:rPr>
        <w:t>g</w:t>
      </w:r>
      <w:r w:rsidRPr="00C37E90">
        <w:rPr>
          <w:b/>
        </w:rPr>
        <w:t xml:space="preserve">.  </w:t>
      </w:r>
    </w:p>
    <w:p w14:paraId="66343C27" w14:textId="77777777" w:rsidR="00BA2D50" w:rsidRDefault="00BA2D50" w:rsidP="00BA2D50">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50F7FD6A" w14:textId="77777777" w:rsidTr="00AE19C5">
        <w:tc>
          <w:tcPr>
            <w:tcW w:w="2335" w:type="dxa"/>
          </w:tcPr>
          <w:p w14:paraId="7CF48173" w14:textId="77777777" w:rsidR="008F0357" w:rsidRDefault="008F0357" w:rsidP="002A45FC">
            <w:pPr>
              <w:spacing w:after="120"/>
              <w:rPr>
                <w:b/>
                <w:snapToGrid w:val="0"/>
              </w:rPr>
            </w:pPr>
            <w:r>
              <w:rPr>
                <w:b/>
                <w:snapToGrid w:val="0"/>
              </w:rPr>
              <w:t>Request</w:t>
            </w:r>
          </w:p>
        </w:tc>
        <w:tc>
          <w:tcPr>
            <w:tcW w:w="7105" w:type="dxa"/>
          </w:tcPr>
          <w:p w14:paraId="4B171E73" w14:textId="77777777" w:rsidR="008F0357" w:rsidRDefault="008F0357" w:rsidP="002A45FC">
            <w:pPr>
              <w:rPr>
                <w:b/>
                <w:snapToGrid w:val="0"/>
              </w:rPr>
            </w:pPr>
            <w:r>
              <w:rPr>
                <w:snapToGrid w:val="0"/>
              </w:rPr>
              <w:t>Not available.</w:t>
            </w:r>
          </w:p>
        </w:tc>
      </w:tr>
      <w:tr w:rsidR="008F0357" w14:paraId="41FA1A8D" w14:textId="77777777" w:rsidTr="00AE19C5">
        <w:tc>
          <w:tcPr>
            <w:tcW w:w="2335" w:type="dxa"/>
          </w:tcPr>
          <w:p w14:paraId="54C1AAF7" w14:textId="77777777" w:rsidR="008F0357" w:rsidRDefault="008F0357" w:rsidP="002A45FC">
            <w:pPr>
              <w:spacing w:after="120"/>
              <w:rPr>
                <w:b/>
                <w:snapToGrid w:val="0"/>
              </w:rPr>
            </w:pPr>
            <w:r>
              <w:rPr>
                <w:b/>
                <w:snapToGrid w:val="0"/>
              </w:rPr>
              <w:t>Response</w:t>
            </w:r>
          </w:p>
        </w:tc>
        <w:tc>
          <w:tcPr>
            <w:tcW w:w="7105" w:type="dxa"/>
          </w:tcPr>
          <w:p w14:paraId="24C8AF4E" w14:textId="77777777" w:rsidR="008F0357" w:rsidRPr="008F0357" w:rsidRDefault="008F0357" w:rsidP="002A45FC">
            <w:pPr>
              <w:spacing w:after="120"/>
              <w:rPr>
                <w:b/>
                <w:bCs/>
                <w:snapToGrid w:val="0"/>
              </w:rPr>
            </w:pPr>
            <w:r>
              <w:rPr>
                <w:snapToGrid w:val="0"/>
              </w:rPr>
              <w:t>Optional. Variable length 1 to 48 bytes. Trailing blanks will be removed.</w:t>
            </w:r>
          </w:p>
        </w:tc>
      </w:tr>
      <w:tr w:rsidR="008F0357" w14:paraId="2B65C986" w14:textId="77777777" w:rsidTr="00AE19C5">
        <w:tc>
          <w:tcPr>
            <w:tcW w:w="2335" w:type="dxa"/>
          </w:tcPr>
          <w:p w14:paraId="32D97D8C" w14:textId="77777777" w:rsidR="008F0357" w:rsidRDefault="008F0357" w:rsidP="002A45FC">
            <w:pPr>
              <w:spacing w:after="120"/>
              <w:rPr>
                <w:b/>
                <w:snapToGrid w:val="0"/>
              </w:rPr>
            </w:pPr>
            <w:r w:rsidRPr="00FB4BC9">
              <w:rPr>
                <w:rFonts w:cs="Arial"/>
                <w:b/>
                <w:bCs/>
                <w:lang w:val="en-CA"/>
              </w:rPr>
              <w:t>Internal Field</w:t>
            </w:r>
          </w:p>
        </w:tc>
        <w:tc>
          <w:tcPr>
            <w:tcW w:w="7105" w:type="dxa"/>
          </w:tcPr>
          <w:p w14:paraId="5CB23408" w14:textId="77777777" w:rsidR="008F0357" w:rsidRPr="001128FF" w:rsidRDefault="008F0357" w:rsidP="008F0357">
            <w:pPr>
              <w:autoSpaceDE w:val="0"/>
              <w:autoSpaceDN w:val="0"/>
              <w:adjustRightInd w:val="0"/>
              <w:rPr>
                <w:rFonts w:cs="Arial"/>
                <w:lang w:val="en-CA"/>
              </w:rPr>
            </w:pPr>
            <w:r w:rsidRPr="001128FF">
              <w:rPr>
                <w:rFonts w:cs="Arial"/>
                <w:lang w:val="en-CA"/>
              </w:rPr>
              <w:t>ARSP.DISPLAYS.TEXTS or</w:t>
            </w:r>
          </w:p>
          <w:p w14:paraId="3B82FE62" w14:textId="77777777" w:rsidR="008F0357" w:rsidRDefault="008F0357" w:rsidP="008F0357">
            <w:pPr>
              <w:spacing w:after="120"/>
              <w:rPr>
                <w:b/>
                <w:snapToGrid w:val="0"/>
              </w:rPr>
            </w:pPr>
            <w:r w:rsidRPr="001128FF">
              <w:rPr>
                <w:rFonts w:cs="Arial"/>
                <w:lang w:val="en-CA"/>
              </w:rPr>
              <w:t>RCDF.DESCR</w:t>
            </w:r>
          </w:p>
        </w:tc>
      </w:tr>
    </w:tbl>
    <w:p w14:paraId="7AF0DDF0" w14:textId="77777777" w:rsidR="008F0357" w:rsidRDefault="008F0357" w:rsidP="00BA2D50">
      <w:pPr>
        <w:rPr>
          <w:b/>
          <w:snapToGrid w:val="0"/>
        </w:rPr>
      </w:pPr>
    </w:p>
    <w:p w14:paraId="057F2C3D" w14:textId="77777777" w:rsidR="008F0357" w:rsidRDefault="008F0357" w:rsidP="00BA2D50">
      <w:pPr>
        <w:rPr>
          <w:b/>
          <w:snapToGrid w:val="0"/>
        </w:rPr>
      </w:pPr>
    </w:p>
    <w:p w14:paraId="7AD0D0EF" w14:textId="77777777" w:rsidR="00241455" w:rsidRDefault="00241455" w:rsidP="00847896">
      <w:pPr>
        <w:pStyle w:val="Heading2"/>
        <w:rPr>
          <w:snapToGrid w:val="0"/>
        </w:rPr>
      </w:pPr>
      <w:bookmarkStart w:id="2620" w:name="_Toc30407709"/>
      <w:bookmarkStart w:id="2621" w:name="_Toc126079268"/>
      <w:r>
        <w:rPr>
          <w:snapToGrid w:val="0"/>
        </w:rPr>
        <w:t>FID h – Sequence Number</w:t>
      </w:r>
      <w:bookmarkEnd w:id="2620"/>
      <w:bookmarkEnd w:id="2621"/>
    </w:p>
    <w:p w14:paraId="37EC6A8B" w14:textId="77777777" w:rsidR="00C21BB6" w:rsidRDefault="00C21BB6" w:rsidP="00241455">
      <w:pPr>
        <w:ind w:left="720"/>
        <w:rPr>
          <w:snapToGrid w:val="0"/>
        </w:rPr>
      </w:pPr>
      <w:r>
        <w:rPr>
          <w:snapToGrid w:val="0"/>
        </w:rPr>
        <w:t xml:space="preserve">The </w:t>
      </w:r>
      <w:r w:rsidR="00885F5B">
        <w:rPr>
          <w:snapToGrid w:val="0"/>
        </w:rPr>
        <w:t>Sequence</w:t>
      </w:r>
      <w:r>
        <w:rPr>
          <w:snapToGrid w:val="0"/>
        </w:rPr>
        <w:t xml:space="preserve"> Number field consists of a group of fields. The purpose of this group of fields is to help ensure that the SPDH module receives and processes every transaction only once. The structure of FID h is shown below. Included for each field is the field’s position in the element, its field length, and a description of its contents. This group of fields consists of the following:</w:t>
      </w:r>
    </w:p>
    <w:p w14:paraId="03C02AF2" w14:textId="77777777" w:rsidR="00C21BB6" w:rsidRDefault="00C21BB6">
      <w:pPr>
        <w:rPr>
          <w:b/>
          <w:snapToGrid w:val="0"/>
        </w:rPr>
      </w:pPr>
    </w:p>
    <w:tbl>
      <w:tblPr>
        <w:tblW w:w="0" w:type="auto"/>
        <w:tblInd w:w="828"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440"/>
        <w:gridCol w:w="5688"/>
      </w:tblGrid>
      <w:tr w:rsidR="00C21BB6" w:rsidRPr="00D00F56" w14:paraId="6C34AC36" w14:textId="77777777" w:rsidTr="005962C1">
        <w:trPr>
          <w:tblHeader/>
        </w:trPr>
        <w:tc>
          <w:tcPr>
            <w:tcW w:w="1620" w:type="dxa"/>
          </w:tcPr>
          <w:p w14:paraId="7E3C2E39" w14:textId="77777777" w:rsidR="00C21BB6" w:rsidRPr="00D00F56" w:rsidRDefault="00C21BB6" w:rsidP="00F7503B">
            <w:pPr>
              <w:spacing w:before="60" w:after="60"/>
              <w:jc w:val="center"/>
              <w:rPr>
                <w:b/>
                <w:snapToGrid w:val="0"/>
              </w:rPr>
            </w:pPr>
            <w:r w:rsidRPr="00D00F56">
              <w:rPr>
                <w:b/>
                <w:snapToGrid w:val="0"/>
              </w:rPr>
              <w:t>Position</w:t>
            </w:r>
          </w:p>
        </w:tc>
        <w:tc>
          <w:tcPr>
            <w:tcW w:w="1440" w:type="dxa"/>
          </w:tcPr>
          <w:p w14:paraId="65C63644" w14:textId="77777777" w:rsidR="00C21BB6" w:rsidRPr="00D00F56" w:rsidRDefault="00C21BB6" w:rsidP="00F7503B">
            <w:pPr>
              <w:spacing w:before="60" w:after="60"/>
              <w:jc w:val="center"/>
              <w:rPr>
                <w:b/>
                <w:snapToGrid w:val="0"/>
              </w:rPr>
            </w:pPr>
            <w:r w:rsidRPr="00D00F56">
              <w:rPr>
                <w:b/>
                <w:snapToGrid w:val="0"/>
              </w:rPr>
              <w:t>Length</w:t>
            </w:r>
          </w:p>
        </w:tc>
        <w:tc>
          <w:tcPr>
            <w:tcW w:w="5688" w:type="dxa"/>
          </w:tcPr>
          <w:p w14:paraId="001CCEC3" w14:textId="77777777" w:rsidR="00C21BB6" w:rsidRPr="00D00F56" w:rsidRDefault="00C21BB6" w:rsidP="00F7503B">
            <w:pPr>
              <w:spacing w:before="60" w:after="60"/>
              <w:rPr>
                <w:b/>
                <w:snapToGrid w:val="0"/>
              </w:rPr>
            </w:pPr>
            <w:r w:rsidRPr="00D00F56">
              <w:rPr>
                <w:b/>
                <w:snapToGrid w:val="0"/>
              </w:rPr>
              <w:t>Description</w:t>
            </w:r>
          </w:p>
        </w:tc>
      </w:tr>
      <w:tr w:rsidR="00C21BB6" w14:paraId="7BA6B3B9" w14:textId="77777777" w:rsidTr="005962C1">
        <w:tc>
          <w:tcPr>
            <w:tcW w:w="1620" w:type="dxa"/>
          </w:tcPr>
          <w:p w14:paraId="3BBF7540" w14:textId="77777777" w:rsidR="00C21BB6" w:rsidRPr="005962C1" w:rsidRDefault="00C21BB6">
            <w:pPr>
              <w:jc w:val="center"/>
              <w:rPr>
                <w:bCs/>
                <w:snapToGrid w:val="0"/>
              </w:rPr>
            </w:pPr>
            <w:r w:rsidRPr="005962C1">
              <w:rPr>
                <w:bCs/>
                <w:snapToGrid w:val="0"/>
              </w:rPr>
              <w:t>01–03</w:t>
            </w:r>
          </w:p>
        </w:tc>
        <w:tc>
          <w:tcPr>
            <w:tcW w:w="1440" w:type="dxa"/>
          </w:tcPr>
          <w:p w14:paraId="3B01F430" w14:textId="77777777" w:rsidR="00C21BB6" w:rsidRPr="005962C1" w:rsidRDefault="00C21BB6">
            <w:pPr>
              <w:jc w:val="center"/>
              <w:rPr>
                <w:bCs/>
                <w:snapToGrid w:val="0"/>
              </w:rPr>
            </w:pPr>
            <w:r w:rsidRPr="005962C1">
              <w:rPr>
                <w:bCs/>
                <w:snapToGrid w:val="0"/>
              </w:rPr>
              <w:t>3</w:t>
            </w:r>
          </w:p>
        </w:tc>
        <w:tc>
          <w:tcPr>
            <w:tcW w:w="5688" w:type="dxa"/>
          </w:tcPr>
          <w:p w14:paraId="5501AA68" w14:textId="77777777" w:rsidR="00C21BB6" w:rsidRDefault="00C21BB6">
            <w:pPr>
              <w:rPr>
                <w:b/>
                <w:snapToGrid w:val="0"/>
              </w:rPr>
            </w:pPr>
            <w:r>
              <w:rPr>
                <w:b/>
                <w:snapToGrid w:val="0"/>
              </w:rPr>
              <w:t>Shift Number</w:t>
            </w:r>
          </w:p>
          <w:p w14:paraId="3BF330DF" w14:textId="77777777" w:rsidR="00D00F56" w:rsidRDefault="00D00F56">
            <w:pPr>
              <w:rPr>
                <w:b/>
                <w:snapToGrid w:val="0"/>
              </w:rPr>
            </w:pPr>
          </w:p>
        </w:tc>
      </w:tr>
      <w:tr w:rsidR="00C21BB6" w14:paraId="4EFBDF6E" w14:textId="77777777" w:rsidTr="005962C1">
        <w:tc>
          <w:tcPr>
            <w:tcW w:w="1620" w:type="dxa"/>
          </w:tcPr>
          <w:p w14:paraId="4549C2CF" w14:textId="77777777" w:rsidR="00C21BB6" w:rsidRPr="005962C1" w:rsidRDefault="00C21BB6">
            <w:pPr>
              <w:jc w:val="center"/>
              <w:rPr>
                <w:bCs/>
                <w:snapToGrid w:val="0"/>
              </w:rPr>
            </w:pPr>
            <w:r w:rsidRPr="005962C1">
              <w:rPr>
                <w:bCs/>
                <w:snapToGrid w:val="0"/>
              </w:rPr>
              <w:t>04–06</w:t>
            </w:r>
          </w:p>
        </w:tc>
        <w:tc>
          <w:tcPr>
            <w:tcW w:w="1440" w:type="dxa"/>
          </w:tcPr>
          <w:p w14:paraId="39C349C1" w14:textId="77777777" w:rsidR="00C21BB6" w:rsidRPr="005962C1" w:rsidRDefault="00C21BB6">
            <w:pPr>
              <w:jc w:val="center"/>
              <w:rPr>
                <w:bCs/>
                <w:snapToGrid w:val="0"/>
              </w:rPr>
            </w:pPr>
            <w:r w:rsidRPr="005962C1">
              <w:rPr>
                <w:bCs/>
                <w:snapToGrid w:val="0"/>
              </w:rPr>
              <w:t>3</w:t>
            </w:r>
          </w:p>
        </w:tc>
        <w:tc>
          <w:tcPr>
            <w:tcW w:w="5688" w:type="dxa"/>
          </w:tcPr>
          <w:p w14:paraId="13F140B1" w14:textId="77777777" w:rsidR="00C21BB6" w:rsidRDefault="00C21BB6">
            <w:pPr>
              <w:rPr>
                <w:b/>
                <w:snapToGrid w:val="0"/>
              </w:rPr>
            </w:pPr>
            <w:r>
              <w:rPr>
                <w:b/>
                <w:snapToGrid w:val="0"/>
              </w:rPr>
              <w:t>Batch Number</w:t>
            </w:r>
          </w:p>
          <w:p w14:paraId="294B7608" w14:textId="77777777" w:rsidR="00D00F56" w:rsidRDefault="00D00F56">
            <w:pPr>
              <w:rPr>
                <w:b/>
                <w:snapToGrid w:val="0"/>
              </w:rPr>
            </w:pPr>
          </w:p>
        </w:tc>
      </w:tr>
      <w:tr w:rsidR="00C21BB6" w14:paraId="2125CD94" w14:textId="77777777" w:rsidTr="005962C1">
        <w:tc>
          <w:tcPr>
            <w:tcW w:w="1620" w:type="dxa"/>
          </w:tcPr>
          <w:p w14:paraId="2FB76697" w14:textId="77777777" w:rsidR="00C21BB6" w:rsidRPr="005962C1" w:rsidRDefault="00C21BB6">
            <w:pPr>
              <w:jc w:val="center"/>
              <w:rPr>
                <w:bCs/>
                <w:snapToGrid w:val="0"/>
              </w:rPr>
            </w:pPr>
            <w:r w:rsidRPr="005962C1">
              <w:rPr>
                <w:bCs/>
                <w:snapToGrid w:val="0"/>
              </w:rPr>
              <w:t>07–09</w:t>
            </w:r>
          </w:p>
        </w:tc>
        <w:tc>
          <w:tcPr>
            <w:tcW w:w="1440" w:type="dxa"/>
          </w:tcPr>
          <w:p w14:paraId="29E76A5A" w14:textId="77777777" w:rsidR="00C21BB6" w:rsidRPr="005962C1" w:rsidRDefault="00C21BB6">
            <w:pPr>
              <w:jc w:val="center"/>
              <w:rPr>
                <w:bCs/>
                <w:snapToGrid w:val="0"/>
              </w:rPr>
            </w:pPr>
            <w:r w:rsidRPr="005962C1">
              <w:rPr>
                <w:bCs/>
                <w:snapToGrid w:val="0"/>
              </w:rPr>
              <w:t>3</w:t>
            </w:r>
          </w:p>
        </w:tc>
        <w:tc>
          <w:tcPr>
            <w:tcW w:w="5688" w:type="dxa"/>
          </w:tcPr>
          <w:p w14:paraId="2DE7BAB7" w14:textId="77777777" w:rsidR="00C21BB6" w:rsidRDefault="00C21BB6" w:rsidP="005962C1">
            <w:pPr>
              <w:spacing w:after="120"/>
              <w:rPr>
                <w:b/>
                <w:snapToGrid w:val="0"/>
              </w:rPr>
            </w:pPr>
            <w:r>
              <w:rPr>
                <w:b/>
                <w:snapToGrid w:val="0"/>
              </w:rPr>
              <w:t>Seq #</w:t>
            </w:r>
          </w:p>
          <w:p w14:paraId="2DF2C4EA" w14:textId="77777777" w:rsidR="005962C1" w:rsidRDefault="005962C1" w:rsidP="005962C1">
            <w:pPr>
              <w:rPr>
                <w:snapToGrid w:val="0"/>
              </w:rPr>
            </w:pPr>
            <w:r>
              <w:rPr>
                <w:snapToGrid w:val="0"/>
              </w:rPr>
              <w:lastRenderedPageBreak/>
              <w:t>The Seq # ranges from “001” to “999”. It is a unique number for the current batch. When the Batch Number changes, the Seq # is set to “001”. This portion of FID h is referred to as Seq # so as not to confuse it with the name of FID h, which is Sequence Number.</w:t>
            </w:r>
          </w:p>
          <w:p w14:paraId="557914F5" w14:textId="77777777" w:rsidR="005962C1" w:rsidRDefault="005962C1">
            <w:pPr>
              <w:rPr>
                <w:b/>
                <w:snapToGrid w:val="0"/>
              </w:rPr>
            </w:pPr>
          </w:p>
        </w:tc>
      </w:tr>
      <w:tr w:rsidR="00C21BB6" w14:paraId="1E50CDE2" w14:textId="77777777" w:rsidTr="005962C1">
        <w:tc>
          <w:tcPr>
            <w:tcW w:w="1620" w:type="dxa"/>
          </w:tcPr>
          <w:p w14:paraId="424C60AF" w14:textId="77777777" w:rsidR="00C21BB6" w:rsidRPr="005962C1" w:rsidRDefault="00C21BB6">
            <w:pPr>
              <w:jc w:val="center"/>
              <w:rPr>
                <w:bCs/>
                <w:snapToGrid w:val="0"/>
              </w:rPr>
            </w:pPr>
            <w:r w:rsidRPr="005962C1">
              <w:rPr>
                <w:bCs/>
                <w:snapToGrid w:val="0"/>
              </w:rPr>
              <w:lastRenderedPageBreak/>
              <w:t>10</w:t>
            </w:r>
          </w:p>
        </w:tc>
        <w:tc>
          <w:tcPr>
            <w:tcW w:w="1440" w:type="dxa"/>
          </w:tcPr>
          <w:p w14:paraId="07260314" w14:textId="77777777" w:rsidR="00C21BB6" w:rsidRPr="005962C1" w:rsidRDefault="00C21BB6">
            <w:pPr>
              <w:jc w:val="center"/>
              <w:rPr>
                <w:bCs/>
                <w:snapToGrid w:val="0"/>
              </w:rPr>
            </w:pPr>
            <w:r w:rsidRPr="005962C1">
              <w:rPr>
                <w:bCs/>
                <w:snapToGrid w:val="0"/>
              </w:rPr>
              <w:t>1</w:t>
            </w:r>
          </w:p>
        </w:tc>
        <w:tc>
          <w:tcPr>
            <w:tcW w:w="5688" w:type="dxa"/>
          </w:tcPr>
          <w:p w14:paraId="5850C026" w14:textId="77777777" w:rsidR="00C21BB6" w:rsidRDefault="00C21BB6" w:rsidP="005962C1">
            <w:pPr>
              <w:spacing w:after="120"/>
              <w:rPr>
                <w:b/>
                <w:snapToGrid w:val="0"/>
              </w:rPr>
            </w:pPr>
            <w:r>
              <w:rPr>
                <w:b/>
                <w:snapToGrid w:val="0"/>
              </w:rPr>
              <w:t>Reset Flag</w:t>
            </w:r>
          </w:p>
          <w:p w14:paraId="2CE86040" w14:textId="40D7D8D2" w:rsidR="005962C1" w:rsidRDefault="005962C1" w:rsidP="005962C1">
            <w:pPr>
              <w:rPr>
                <w:snapToGrid w:val="0"/>
              </w:rPr>
            </w:pPr>
            <w:r>
              <w:rPr>
                <w:snapToGrid w:val="0"/>
              </w:rPr>
              <w:t>The Reset Flag indicates whether the terminal or the SPDH module is responsible for determining the correct Shift Number, Batch Number, and Seq #. Only the terminal can set the Reset Flag. Valid values are as follows:</w:t>
            </w:r>
          </w:p>
          <w:p w14:paraId="33A5C9D4" w14:textId="77777777" w:rsidR="00536488" w:rsidRDefault="00536488" w:rsidP="005962C1">
            <w:pPr>
              <w:rPr>
                <w:snapToGrid w:val="0"/>
              </w:rPr>
            </w:pPr>
          </w:p>
          <w:p w14:paraId="69C1470C" w14:textId="77777777" w:rsidR="005962C1" w:rsidRDefault="005962C1" w:rsidP="005962C1">
            <w:pPr>
              <w:rPr>
                <w:snapToGrid w:val="0"/>
              </w:rPr>
            </w:pPr>
            <w:r>
              <w:rPr>
                <w:snapToGrid w:val="0"/>
              </w:rPr>
              <w:t>“0” = Do not reset the sequence number.</w:t>
            </w:r>
          </w:p>
          <w:p w14:paraId="36CF825C" w14:textId="7655B581" w:rsidR="005962C1" w:rsidRDefault="005962C1" w:rsidP="005962C1">
            <w:pPr>
              <w:rPr>
                <w:snapToGrid w:val="0"/>
              </w:rPr>
            </w:pPr>
            <w:r>
              <w:rPr>
                <w:snapToGrid w:val="0"/>
              </w:rPr>
              <w:t>“1” = Reset the sequence number.</w:t>
            </w:r>
          </w:p>
          <w:p w14:paraId="51211D08" w14:textId="77777777" w:rsidR="00536488" w:rsidRDefault="00536488" w:rsidP="005962C1">
            <w:pPr>
              <w:rPr>
                <w:snapToGrid w:val="0"/>
              </w:rPr>
            </w:pPr>
          </w:p>
          <w:p w14:paraId="51C8C595" w14:textId="77777777" w:rsidR="005962C1" w:rsidRDefault="005962C1" w:rsidP="005962C1">
            <w:pPr>
              <w:rPr>
                <w:b/>
                <w:snapToGrid w:val="0"/>
              </w:rPr>
            </w:pPr>
            <w:r>
              <w:rPr>
                <w:snapToGrid w:val="0"/>
              </w:rPr>
              <w:t>When the terminal submits FID h, the SPDH module checks the Shift Number, Batch Number, and Seq # against the expected values.</w:t>
            </w:r>
          </w:p>
        </w:tc>
      </w:tr>
    </w:tbl>
    <w:p w14:paraId="1CF70808" w14:textId="77777777" w:rsidR="00C21BB6" w:rsidRDefault="00C21BB6">
      <w:pPr>
        <w:rPr>
          <w:b/>
          <w:snapToGrid w:val="0"/>
        </w:rPr>
      </w:pPr>
    </w:p>
    <w:p w14:paraId="4BFBE5D6" w14:textId="77777777" w:rsidR="00885F5B" w:rsidRDefault="00885F5B" w:rsidP="00241455">
      <w:pPr>
        <w:autoSpaceDE w:val="0"/>
        <w:autoSpaceDN w:val="0"/>
        <w:adjustRightInd w:val="0"/>
        <w:ind w:left="720"/>
      </w:pPr>
      <w:r>
        <w:t xml:space="preserve">POS solutions connecting to multiple hosts for authorization are required to maintain </w:t>
      </w:r>
      <w:r w:rsidR="004A4FB4">
        <w:t>separate</w:t>
      </w:r>
      <w:r>
        <w:t xml:space="preserve"> sequence number</w:t>
      </w:r>
      <w:r w:rsidR="004A4FB4">
        <w:t>s</w:t>
      </w:r>
      <w:r>
        <w:t xml:space="preserve"> per host.</w:t>
      </w:r>
    </w:p>
    <w:p w14:paraId="19AD0ECC" w14:textId="77777777" w:rsidR="00885F5B" w:rsidRDefault="00885F5B">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40D88D34" w14:textId="77777777" w:rsidTr="00AE19C5">
        <w:tc>
          <w:tcPr>
            <w:tcW w:w="2335" w:type="dxa"/>
          </w:tcPr>
          <w:p w14:paraId="1F1D6999" w14:textId="77777777" w:rsidR="008F0357" w:rsidRDefault="008F0357" w:rsidP="002A45FC">
            <w:pPr>
              <w:spacing w:after="120"/>
              <w:rPr>
                <w:b/>
                <w:snapToGrid w:val="0"/>
              </w:rPr>
            </w:pPr>
            <w:r>
              <w:rPr>
                <w:b/>
                <w:snapToGrid w:val="0"/>
              </w:rPr>
              <w:t>Request</w:t>
            </w:r>
          </w:p>
        </w:tc>
        <w:tc>
          <w:tcPr>
            <w:tcW w:w="7105" w:type="dxa"/>
          </w:tcPr>
          <w:p w14:paraId="4668E2FB" w14:textId="77777777" w:rsidR="008F0357" w:rsidRDefault="008F0357" w:rsidP="002A45FC">
            <w:pPr>
              <w:rPr>
                <w:b/>
                <w:snapToGrid w:val="0"/>
              </w:rPr>
            </w:pPr>
            <w:r>
              <w:rPr>
                <w:snapToGrid w:val="0"/>
              </w:rPr>
              <w:t>Optional. Fixed length of 10 bytes - alphanumeric.</w:t>
            </w:r>
          </w:p>
        </w:tc>
      </w:tr>
      <w:tr w:rsidR="008F0357" w14:paraId="153136DB" w14:textId="77777777" w:rsidTr="00AE19C5">
        <w:tc>
          <w:tcPr>
            <w:tcW w:w="2335" w:type="dxa"/>
          </w:tcPr>
          <w:p w14:paraId="4EADCB72" w14:textId="77777777" w:rsidR="008F0357" w:rsidRDefault="008F0357" w:rsidP="002A45FC">
            <w:pPr>
              <w:spacing w:after="120"/>
              <w:rPr>
                <w:b/>
                <w:snapToGrid w:val="0"/>
              </w:rPr>
            </w:pPr>
            <w:r>
              <w:rPr>
                <w:b/>
                <w:snapToGrid w:val="0"/>
              </w:rPr>
              <w:t>Response</w:t>
            </w:r>
          </w:p>
        </w:tc>
        <w:tc>
          <w:tcPr>
            <w:tcW w:w="7105" w:type="dxa"/>
          </w:tcPr>
          <w:p w14:paraId="7C62C028" w14:textId="6A28A9DF" w:rsidR="008F0357" w:rsidRDefault="008F0357" w:rsidP="008F0357">
            <w:pPr>
              <w:rPr>
                <w:snapToGrid w:val="0"/>
              </w:rPr>
            </w:pPr>
            <w:r>
              <w:rPr>
                <w:snapToGrid w:val="0"/>
              </w:rPr>
              <w:t xml:space="preserve">Optional. Fixed length of 10 bytes. When this field is included in the request message and the number is found to be valid, the value is echoed in the response. However, if the number is found to be invalid, this field is returned in the response with the correct value. </w:t>
            </w:r>
            <w:r>
              <w:rPr>
                <w:lang w:val="en-GB"/>
              </w:rPr>
              <w:t>The terminal must take the Host's correct retrieval reference number and re</w:t>
            </w:r>
            <w:r>
              <w:rPr>
                <w:lang w:val="en-GB"/>
              </w:rPr>
              <w:noBreakHyphen/>
              <w:t xml:space="preserve">send the request. The first 9 bytes of this field will serve as retrieval reference number to </w:t>
            </w:r>
            <w:r w:rsidR="001E7691">
              <w:rPr>
                <w:lang w:val="en-GB"/>
              </w:rPr>
              <w:t>be</w:t>
            </w:r>
            <w:r>
              <w:rPr>
                <w:lang w:val="en-GB"/>
              </w:rPr>
              <w:t xml:space="preserve"> printed on the receipt, which may be required for transaction tracing purpose.</w:t>
            </w:r>
          </w:p>
          <w:p w14:paraId="7372C660" w14:textId="77777777" w:rsidR="008F0357" w:rsidRPr="008F0357" w:rsidRDefault="008F0357" w:rsidP="008F0357">
            <w:pPr>
              <w:rPr>
                <w:b/>
                <w:bCs/>
                <w:snapToGrid w:val="0"/>
              </w:rPr>
            </w:pPr>
          </w:p>
        </w:tc>
      </w:tr>
      <w:tr w:rsidR="008F0357" w14:paraId="6300A83F" w14:textId="77777777" w:rsidTr="00AE19C5">
        <w:tc>
          <w:tcPr>
            <w:tcW w:w="2335" w:type="dxa"/>
          </w:tcPr>
          <w:p w14:paraId="1C122B47" w14:textId="77777777" w:rsidR="008F0357" w:rsidRDefault="008F0357" w:rsidP="002A45FC">
            <w:pPr>
              <w:spacing w:after="120"/>
              <w:rPr>
                <w:b/>
                <w:snapToGrid w:val="0"/>
              </w:rPr>
            </w:pPr>
            <w:r w:rsidRPr="00FB4BC9">
              <w:rPr>
                <w:rFonts w:cs="Arial"/>
                <w:b/>
                <w:bCs/>
                <w:lang w:val="en-CA"/>
              </w:rPr>
              <w:t>Internal Field</w:t>
            </w:r>
          </w:p>
        </w:tc>
        <w:tc>
          <w:tcPr>
            <w:tcW w:w="7105" w:type="dxa"/>
          </w:tcPr>
          <w:p w14:paraId="001313B8" w14:textId="77777777" w:rsidR="008F0357" w:rsidRPr="005760B4" w:rsidRDefault="008F0357" w:rsidP="008F0357">
            <w:pPr>
              <w:autoSpaceDE w:val="0"/>
              <w:autoSpaceDN w:val="0"/>
              <w:adjustRightInd w:val="0"/>
              <w:rPr>
                <w:rFonts w:cs="Arial"/>
                <w:lang w:val="en-CA"/>
              </w:rPr>
            </w:pPr>
            <w:r w:rsidRPr="005760B4">
              <w:rPr>
                <w:rFonts w:cs="Arial"/>
                <w:lang w:val="en-CA"/>
              </w:rPr>
              <w:t>PTDD1.PTDD1-CORE.SHIFT-NUM</w:t>
            </w:r>
          </w:p>
          <w:p w14:paraId="76E833E9" w14:textId="77777777" w:rsidR="008F0357" w:rsidRPr="005760B4" w:rsidRDefault="008F0357" w:rsidP="008F0357">
            <w:pPr>
              <w:autoSpaceDE w:val="0"/>
              <w:autoSpaceDN w:val="0"/>
              <w:adjustRightInd w:val="0"/>
              <w:rPr>
                <w:rFonts w:cs="Arial"/>
                <w:lang w:val="en-CA"/>
              </w:rPr>
            </w:pPr>
            <w:r w:rsidRPr="005760B4">
              <w:rPr>
                <w:rFonts w:cs="Arial"/>
                <w:lang w:val="en-CA"/>
              </w:rPr>
              <w:t>PTDD1.PTDD1-CORE.BATCH-NUM</w:t>
            </w:r>
          </w:p>
          <w:p w14:paraId="451C6915" w14:textId="77777777" w:rsidR="008F0357" w:rsidRPr="005760B4" w:rsidRDefault="008F0357" w:rsidP="008F0357">
            <w:pPr>
              <w:autoSpaceDE w:val="0"/>
              <w:autoSpaceDN w:val="0"/>
              <w:adjustRightInd w:val="0"/>
              <w:rPr>
                <w:rFonts w:cs="Arial"/>
                <w:lang w:val="en-CA"/>
              </w:rPr>
            </w:pPr>
            <w:r w:rsidRPr="005760B4">
              <w:rPr>
                <w:rFonts w:cs="Arial"/>
                <w:lang w:val="en-CA"/>
              </w:rPr>
              <w:t>PTDD1.PTDD1-CORE.SEQ-NUM</w:t>
            </w:r>
          </w:p>
          <w:p w14:paraId="6DF8206B" w14:textId="77777777" w:rsidR="008F0357" w:rsidRDefault="008F0357" w:rsidP="008F0357">
            <w:pPr>
              <w:rPr>
                <w:b/>
                <w:snapToGrid w:val="0"/>
              </w:rPr>
            </w:pPr>
            <w:r w:rsidRPr="005760B4">
              <w:rPr>
                <w:rFonts w:cs="Arial"/>
                <w:lang w:val="en-CA"/>
              </w:rPr>
              <w:t>PSTM.USER-DATA</w:t>
            </w:r>
          </w:p>
        </w:tc>
      </w:tr>
    </w:tbl>
    <w:p w14:paraId="2B437100" w14:textId="77777777" w:rsidR="008F0357" w:rsidRDefault="008F0357">
      <w:pPr>
        <w:rPr>
          <w:b/>
          <w:snapToGrid w:val="0"/>
        </w:rPr>
      </w:pPr>
    </w:p>
    <w:p w14:paraId="5552C6FE" w14:textId="77777777" w:rsidR="008F0357" w:rsidRDefault="008F0357">
      <w:pPr>
        <w:rPr>
          <w:b/>
          <w:snapToGrid w:val="0"/>
        </w:rPr>
      </w:pPr>
    </w:p>
    <w:p w14:paraId="63A8EEBD" w14:textId="77777777" w:rsidR="001770E2" w:rsidRDefault="006B4D98" w:rsidP="00847896">
      <w:pPr>
        <w:pStyle w:val="Heading2"/>
        <w:rPr>
          <w:snapToGrid w:val="0"/>
        </w:rPr>
      </w:pPr>
      <w:bookmarkStart w:id="2622" w:name="_Toc30407710"/>
      <w:bookmarkStart w:id="2623" w:name="_Toc126079269"/>
      <w:r>
        <w:rPr>
          <w:snapToGrid w:val="0"/>
        </w:rPr>
        <w:lastRenderedPageBreak/>
        <w:t>FID i</w:t>
      </w:r>
      <w:r w:rsidR="001770E2">
        <w:rPr>
          <w:snapToGrid w:val="0"/>
        </w:rPr>
        <w:t xml:space="preserve"> – Sequence Number/Original ***Not used***</w:t>
      </w:r>
      <w:bookmarkEnd w:id="2622"/>
      <w:bookmarkEnd w:id="2623"/>
    </w:p>
    <w:p w14:paraId="62DBBB26" w14:textId="77777777" w:rsidR="00C21BB6" w:rsidRDefault="00C21BB6" w:rsidP="001770E2">
      <w:pPr>
        <w:ind w:left="720"/>
        <w:rPr>
          <w:snapToGrid w:val="0"/>
        </w:rPr>
      </w:pPr>
      <w:r>
        <w:rPr>
          <w:snapToGrid w:val="0"/>
        </w:rPr>
        <w:t>The Sequence Number/Original field allows the terminal to optionally identify the sequence number of a previous transaction. For more information on this field, see FID h. FID i has the same format as positions 1 through 9 of FID h.</w:t>
      </w:r>
    </w:p>
    <w:p w14:paraId="22A78FA0" w14:textId="77777777" w:rsidR="00C21BB6" w:rsidRDefault="00C21BB6" w:rsidP="001770E2">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2C7361BA" w14:textId="77777777" w:rsidTr="00AE19C5">
        <w:tc>
          <w:tcPr>
            <w:tcW w:w="2335" w:type="dxa"/>
          </w:tcPr>
          <w:p w14:paraId="113DB968" w14:textId="77777777" w:rsidR="008F0357" w:rsidRDefault="008F0357" w:rsidP="002A45FC">
            <w:pPr>
              <w:spacing w:after="120"/>
              <w:rPr>
                <w:b/>
                <w:snapToGrid w:val="0"/>
              </w:rPr>
            </w:pPr>
            <w:r>
              <w:rPr>
                <w:b/>
                <w:snapToGrid w:val="0"/>
              </w:rPr>
              <w:t>Request</w:t>
            </w:r>
          </w:p>
        </w:tc>
        <w:tc>
          <w:tcPr>
            <w:tcW w:w="7105" w:type="dxa"/>
          </w:tcPr>
          <w:p w14:paraId="07FE7AD0" w14:textId="77777777" w:rsidR="008F0357" w:rsidRDefault="008F0357" w:rsidP="002A45FC">
            <w:pPr>
              <w:rPr>
                <w:snapToGrid w:val="0"/>
              </w:rPr>
            </w:pPr>
            <w:r>
              <w:rPr>
                <w:snapToGrid w:val="0"/>
              </w:rPr>
              <w:t>Optional. Fixed length of 9 bytes. Required for Preauthorization Purchase transactions and Preauthorization Purchase Completion transactions.  Without this field, holds are not removed from customer accounts efficiently.</w:t>
            </w:r>
          </w:p>
          <w:p w14:paraId="48BA4199" w14:textId="77777777" w:rsidR="008F0357" w:rsidRDefault="008F0357" w:rsidP="002A45FC">
            <w:pPr>
              <w:rPr>
                <w:b/>
                <w:snapToGrid w:val="0"/>
              </w:rPr>
            </w:pPr>
          </w:p>
        </w:tc>
      </w:tr>
      <w:tr w:rsidR="008F0357" w14:paraId="4CD27596" w14:textId="77777777" w:rsidTr="00AE19C5">
        <w:tc>
          <w:tcPr>
            <w:tcW w:w="2335" w:type="dxa"/>
          </w:tcPr>
          <w:p w14:paraId="6178D98F" w14:textId="77777777" w:rsidR="008F0357" w:rsidRDefault="008F0357" w:rsidP="002A45FC">
            <w:pPr>
              <w:spacing w:after="120"/>
              <w:rPr>
                <w:b/>
                <w:snapToGrid w:val="0"/>
              </w:rPr>
            </w:pPr>
            <w:r>
              <w:rPr>
                <w:b/>
                <w:snapToGrid w:val="0"/>
              </w:rPr>
              <w:t>Response</w:t>
            </w:r>
          </w:p>
        </w:tc>
        <w:tc>
          <w:tcPr>
            <w:tcW w:w="7105" w:type="dxa"/>
          </w:tcPr>
          <w:p w14:paraId="743F3D9B" w14:textId="77777777" w:rsidR="008F0357" w:rsidRDefault="008F0357" w:rsidP="008F0357">
            <w:pPr>
              <w:rPr>
                <w:snapToGrid w:val="0"/>
              </w:rPr>
            </w:pPr>
            <w:r>
              <w:rPr>
                <w:snapToGrid w:val="0"/>
              </w:rPr>
              <w:t>Optional. Fixed length of 9 bytes. If included, the value is echoed from the request.</w:t>
            </w:r>
          </w:p>
          <w:p w14:paraId="392B4A69" w14:textId="77777777" w:rsidR="008F0357" w:rsidRPr="008F0357" w:rsidRDefault="008F0357" w:rsidP="008F0357">
            <w:pPr>
              <w:rPr>
                <w:b/>
                <w:bCs/>
                <w:snapToGrid w:val="0"/>
              </w:rPr>
            </w:pPr>
          </w:p>
        </w:tc>
      </w:tr>
      <w:tr w:rsidR="008F0357" w14:paraId="0F306D09" w14:textId="77777777" w:rsidTr="00AE19C5">
        <w:tc>
          <w:tcPr>
            <w:tcW w:w="2335" w:type="dxa"/>
          </w:tcPr>
          <w:p w14:paraId="40F5D45B" w14:textId="77777777" w:rsidR="008F0357" w:rsidRDefault="008F0357" w:rsidP="002A45FC">
            <w:pPr>
              <w:spacing w:after="120"/>
              <w:rPr>
                <w:b/>
                <w:snapToGrid w:val="0"/>
              </w:rPr>
            </w:pPr>
            <w:r w:rsidRPr="00FB4BC9">
              <w:rPr>
                <w:rFonts w:cs="Arial"/>
                <w:b/>
                <w:bCs/>
                <w:lang w:val="en-CA"/>
              </w:rPr>
              <w:t>Internal Field</w:t>
            </w:r>
          </w:p>
        </w:tc>
        <w:tc>
          <w:tcPr>
            <w:tcW w:w="7105" w:type="dxa"/>
          </w:tcPr>
          <w:p w14:paraId="31E0913C" w14:textId="77777777" w:rsidR="008F0357" w:rsidRDefault="008F0357" w:rsidP="002A45FC">
            <w:pPr>
              <w:rPr>
                <w:b/>
                <w:snapToGrid w:val="0"/>
              </w:rPr>
            </w:pPr>
            <w:r w:rsidRPr="001770E2">
              <w:rPr>
                <w:rFonts w:cs="Arial"/>
                <w:lang w:val="en-CA"/>
              </w:rPr>
              <w:t>PSTM.USER-DATA</w:t>
            </w:r>
          </w:p>
        </w:tc>
      </w:tr>
    </w:tbl>
    <w:p w14:paraId="4FD3BBA0" w14:textId="77777777" w:rsidR="008F0357" w:rsidRDefault="008F0357" w:rsidP="001770E2">
      <w:pPr>
        <w:ind w:left="720"/>
        <w:rPr>
          <w:snapToGrid w:val="0"/>
        </w:rPr>
      </w:pPr>
    </w:p>
    <w:p w14:paraId="08D1BC4D" w14:textId="77777777" w:rsidR="00414C95" w:rsidRDefault="00414C95" w:rsidP="001770E2">
      <w:pPr>
        <w:ind w:left="720"/>
        <w:rPr>
          <w:snapToGrid w:val="0"/>
        </w:rPr>
      </w:pPr>
    </w:p>
    <w:p w14:paraId="71317AE9" w14:textId="77777777" w:rsidR="001770E2" w:rsidRDefault="001770E2" w:rsidP="00847896">
      <w:pPr>
        <w:pStyle w:val="Heading2"/>
        <w:rPr>
          <w:snapToGrid w:val="0"/>
        </w:rPr>
      </w:pPr>
      <w:bookmarkStart w:id="2624" w:name="_Toc30407711"/>
      <w:bookmarkStart w:id="2625" w:name="_Toc126079270"/>
      <w:r>
        <w:rPr>
          <w:snapToGrid w:val="0"/>
        </w:rPr>
        <w:t>FID j – State Code</w:t>
      </w:r>
      <w:bookmarkEnd w:id="2624"/>
      <w:bookmarkEnd w:id="2625"/>
    </w:p>
    <w:p w14:paraId="12452B8B" w14:textId="77777777" w:rsidR="00045D75" w:rsidRDefault="00045D75" w:rsidP="001770E2">
      <w:pPr>
        <w:ind w:left="720"/>
        <w:rPr>
          <w:snapToGrid w:val="0"/>
        </w:rPr>
      </w:pPr>
      <w:r>
        <w:rPr>
          <w:snapToGrid w:val="0"/>
        </w:rPr>
        <w:t xml:space="preserve">The State Code is used to identify the province or state of the driver’s license or the type of credit card used as the customer id in the Customer Id field (FID N).  </w:t>
      </w:r>
    </w:p>
    <w:p w14:paraId="02A42062" w14:textId="77777777" w:rsidR="00D00F56" w:rsidRDefault="00045D75" w:rsidP="00D00F56">
      <w:pPr>
        <w:ind w:left="720"/>
        <w:rPr>
          <w:snapToGrid w:val="0"/>
        </w:rPr>
      </w:pPr>
      <w:r>
        <w:rPr>
          <w:snapToGrid w:val="0"/>
        </w:rPr>
        <w:t>Valid values are as follows:</w:t>
      </w:r>
    </w:p>
    <w:p w14:paraId="6D7AFB82" w14:textId="77777777" w:rsidR="00D00F56" w:rsidRDefault="00D00F56" w:rsidP="00D00F56">
      <w:pPr>
        <w:ind w:left="720"/>
        <w:rPr>
          <w:snapToGrid w:val="0"/>
        </w:rPr>
      </w:pPr>
    </w:p>
    <w:p w14:paraId="220F9501" w14:textId="77777777" w:rsidR="00045D75" w:rsidRDefault="00045D75" w:rsidP="00D00F56">
      <w:pPr>
        <w:ind w:left="720"/>
        <w:rPr>
          <w:snapToGrid w:val="0"/>
        </w:rPr>
      </w:pPr>
      <w:r>
        <w:rPr>
          <w:snapToGrid w:val="0"/>
        </w:rPr>
        <w:t xml:space="preserve">00 </w:t>
      </w:r>
      <w:r w:rsidR="00AE19C5">
        <w:rPr>
          <w:snapToGrid w:val="0"/>
        </w:rPr>
        <w:t xml:space="preserve">         </w:t>
      </w:r>
      <w:r>
        <w:rPr>
          <w:snapToGrid w:val="0"/>
        </w:rPr>
        <w:t>= indicates Visa or MasterCard, or an in-province driver’s license (default value)</w:t>
      </w:r>
    </w:p>
    <w:p w14:paraId="4AD40B9F" w14:textId="77777777" w:rsidR="00045D75" w:rsidRDefault="00045D75" w:rsidP="00D00F56">
      <w:pPr>
        <w:ind w:left="1728" w:hanging="1008"/>
        <w:rPr>
          <w:snapToGrid w:val="0"/>
        </w:rPr>
      </w:pPr>
      <w:r>
        <w:rPr>
          <w:snapToGrid w:val="0"/>
        </w:rPr>
        <w:t>01 to 99 = indicates the province or state code of the driver’s license or the type of credit card used.</w:t>
      </w:r>
      <w:r w:rsidR="00C831DD">
        <w:rPr>
          <w:snapToGrid w:val="0"/>
        </w:rPr>
        <w:t xml:space="preserve"> Values are defined by the cheque authorizer.</w:t>
      </w:r>
    </w:p>
    <w:p w14:paraId="43CEBECF" w14:textId="77777777" w:rsidR="00045D75" w:rsidRDefault="00045D75" w:rsidP="001770E2">
      <w:pPr>
        <w:ind w:left="720"/>
        <w:rPr>
          <w:snapToGrid w:val="0"/>
        </w:rPr>
      </w:pPr>
    </w:p>
    <w:p w14:paraId="6D7AE230" w14:textId="77777777" w:rsidR="001770E2" w:rsidRDefault="001770E2" w:rsidP="001770E2">
      <w:pPr>
        <w:ind w:left="720"/>
        <w:rPr>
          <w:b/>
          <w:snapToGrid w:val="0"/>
        </w:rPr>
      </w:pPr>
      <w:r>
        <w:rPr>
          <w:b/>
          <w:snapToGrid w:val="0"/>
        </w:rPr>
        <w:t>For use in Host 3 messages only</w:t>
      </w:r>
    </w:p>
    <w:p w14:paraId="1E444739" w14:textId="77777777" w:rsidR="008F0357" w:rsidRDefault="008F0357" w:rsidP="001770E2">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8F0357" w14:paraId="0E3059D8" w14:textId="77777777" w:rsidTr="00AE19C5">
        <w:tc>
          <w:tcPr>
            <w:tcW w:w="2335" w:type="dxa"/>
          </w:tcPr>
          <w:p w14:paraId="3C6D0BE1" w14:textId="77777777" w:rsidR="008F0357" w:rsidRDefault="008F0357" w:rsidP="002A45FC">
            <w:pPr>
              <w:spacing w:after="120"/>
              <w:rPr>
                <w:b/>
                <w:snapToGrid w:val="0"/>
              </w:rPr>
            </w:pPr>
            <w:r>
              <w:rPr>
                <w:b/>
                <w:snapToGrid w:val="0"/>
              </w:rPr>
              <w:t>Request</w:t>
            </w:r>
          </w:p>
        </w:tc>
        <w:tc>
          <w:tcPr>
            <w:tcW w:w="7105" w:type="dxa"/>
          </w:tcPr>
          <w:p w14:paraId="3E6D9D17" w14:textId="77777777" w:rsidR="008F0357" w:rsidRDefault="00AE19C5" w:rsidP="00AE19C5">
            <w:pPr>
              <w:rPr>
                <w:b/>
                <w:snapToGrid w:val="0"/>
              </w:rPr>
            </w:pPr>
            <w:r>
              <w:rPr>
                <w:snapToGrid w:val="0"/>
              </w:rPr>
              <w:t>Required for Cheque Authorization transaction. Fixed length of 2 bytes.</w:t>
            </w:r>
          </w:p>
        </w:tc>
      </w:tr>
      <w:tr w:rsidR="008F0357" w14:paraId="3C5F6239" w14:textId="77777777" w:rsidTr="00AE19C5">
        <w:tc>
          <w:tcPr>
            <w:tcW w:w="2335" w:type="dxa"/>
          </w:tcPr>
          <w:p w14:paraId="6FF368D1" w14:textId="77777777" w:rsidR="008F0357" w:rsidRDefault="008F0357" w:rsidP="002A45FC">
            <w:pPr>
              <w:spacing w:after="120"/>
              <w:rPr>
                <w:b/>
                <w:snapToGrid w:val="0"/>
              </w:rPr>
            </w:pPr>
            <w:r>
              <w:rPr>
                <w:b/>
                <w:snapToGrid w:val="0"/>
              </w:rPr>
              <w:t>Response</w:t>
            </w:r>
          </w:p>
        </w:tc>
        <w:tc>
          <w:tcPr>
            <w:tcW w:w="7105" w:type="dxa"/>
          </w:tcPr>
          <w:p w14:paraId="6809005A" w14:textId="77777777" w:rsidR="008F0357" w:rsidRPr="008F0357" w:rsidRDefault="00AE19C5" w:rsidP="008F0357">
            <w:pPr>
              <w:rPr>
                <w:b/>
                <w:bCs/>
                <w:snapToGrid w:val="0"/>
              </w:rPr>
            </w:pPr>
            <w:r>
              <w:rPr>
                <w:snapToGrid w:val="0"/>
              </w:rPr>
              <w:t>Not Available.</w:t>
            </w:r>
          </w:p>
        </w:tc>
      </w:tr>
      <w:tr w:rsidR="008F0357" w14:paraId="3D9E511C" w14:textId="77777777" w:rsidTr="00AE19C5">
        <w:tc>
          <w:tcPr>
            <w:tcW w:w="2335" w:type="dxa"/>
          </w:tcPr>
          <w:p w14:paraId="32480345" w14:textId="77777777" w:rsidR="008F0357" w:rsidRDefault="008F0357" w:rsidP="002A45FC">
            <w:pPr>
              <w:spacing w:after="120"/>
              <w:rPr>
                <w:b/>
                <w:snapToGrid w:val="0"/>
              </w:rPr>
            </w:pPr>
            <w:r w:rsidRPr="00FB4BC9">
              <w:rPr>
                <w:rFonts w:cs="Arial"/>
                <w:b/>
                <w:bCs/>
                <w:lang w:val="en-CA"/>
              </w:rPr>
              <w:t>Internal Field</w:t>
            </w:r>
          </w:p>
        </w:tc>
        <w:tc>
          <w:tcPr>
            <w:tcW w:w="7105" w:type="dxa"/>
          </w:tcPr>
          <w:p w14:paraId="0FB22A63" w14:textId="77777777" w:rsidR="00AE19C5" w:rsidRPr="001770E2" w:rsidRDefault="00AE19C5" w:rsidP="00AE19C5">
            <w:pPr>
              <w:autoSpaceDE w:val="0"/>
              <w:autoSpaceDN w:val="0"/>
              <w:adjustRightInd w:val="0"/>
              <w:rPr>
                <w:rFonts w:cs="Arial"/>
                <w:lang w:val="en-CA"/>
              </w:rPr>
            </w:pPr>
            <w:r w:rsidRPr="001770E2">
              <w:rPr>
                <w:rFonts w:cs="Arial"/>
                <w:lang w:val="en-CA"/>
              </w:rPr>
              <w:t>STATE-CDE</w:t>
            </w:r>
          </w:p>
          <w:p w14:paraId="4110D3E8" w14:textId="77777777" w:rsidR="008F0357" w:rsidRDefault="00AE19C5" w:rsidP="00AE19C5">
            <w:pPr>
              <w:rPr>
                <w:b/>
                <w:snapToGrid w:val="0"/>
              </w:rPr>
            </w:pPr>
            <w:r w:rsidRPr="001770E2">
              <w:rPr>
                <w:rFonts w:cs="Arial"/>
                <w:lang w:val="en-CA"/>
              </w:rPr>
              <w:t>Check Guarantee/Verification token</w:t>
            </w:r>
          </w:p>
        </w:tc>
      </w:tr>
    </w:tbl>
    <w:p w14:paraId="7D9A733D" w14:textId="77777777" w:rsidR="008F0357" w:rsidRDefault="008F0357" w:rsidP="001770E2">
      <w:pPr>
        <w:ind w:left="720"/>
        <w:rPr>
          <w:b/>
          <w:snapToGrid w:val="0"/>
        </w:rPr>
      </w:pPr>
    </w:p>
    <w:p w14:paraId="2943E3B9" w14:textId="77777777" w:rsidR="001770E2" w:rsidRDefault="001770E2" w:rsidP="001770E2">
      <w:pPr>
        <w:ind w:left="720"/>
        <w:rPr>
          <w:b/>
          <w:snapToGrid w:val="0"/>
        </w:rPr>
      </w:pPr>
    </w:p>
    <w:p w14:paraId="2C83EDBA" w14:textId="77777777" w:rsidR="00057950" w:rsidRDefault="00057950" w:rsidP="00847896">
      <w:pPr>
        <w:pStyle w:val="Heading2"/>
        <w:rPr>
          <w:snapToGrid w:val="0"/>
        </w:rPr>
      </w:pPr>
      <w:bookmarkStart w:id="2626" w:name="_Toc30407712"/>
      <w:bookmarkStart w:id="2627" w:name="_Toc126079271"/>
      <w:r>
        <w:rPr>
          <w:snapToGrid w:val="0"/>
        </w:rPr>
        <w:t>FID k – Birth Date</w:t>
      </w:r>
      <w:bookmarkEnd w:id="2626"/>
      <w:bookmarkEnd w:id="2627"/>
    </w:p>
    <w:p w14:paraId="5C43B0EA" w14:textId="77777777" w:rsidR="00470E73" w:rsidRDefault="00470E73" w:rsidP="00057950">
      <w:pPr>
        <w:ind w:left="2160" w:hanging="1440"/>
        <w:rPr>
          <w:snapToGrid w:val="0"/>
        </w:rPr>
      </w:pPr>
      <w:r>
        <w:rPr>
          <w:snapToGrid w:val="0"/>
        </w:rPr>
        <w:t xml:space="preserve">This field indicates the Birth Date of the applicant. </w:t>
      </w:r>
      <w:r w:rsidR="006745D5">
        <w:rPr>
          <w:snapToGrid w:val="0"/>
        </w:rPr>
        <w:t>Format: MMDDYYYY.</w:t>
      </w:r>
    </w:p>
    <w:p w14:paraId="2BE6F1A0" w14:textId="77777777" w:rsidR="00470E73" w:rsidRDefault="00470E73" w:rsidP="00057950">
      <w:pPr>
        <w:ind w:left="720"/>
        <w:rPr>
          <w:snapToGrid w:val="0"/>
        </w:rPr>
      </w:pPr>
    </w:p>
    <w:p w14:paraId="55D06130" w14:textId="77777777" w:rsidR="00057950" w:rsidRDefault="00057950" w:rsidP="00057950">
      <w:pPr>
        <w:ind w:left="720"/>
        <w:rPr>
          <w:b/>
          <w:snapToGrid w:val="0"/>
        </w:rPr>
      </w:pPr>
      <w:r>
        <w:rPr>
          <w:b/>
          <w:snapToGrid w:val="0"/>
        </w:rPr>
        <w:t>For use in Host 3 messages only</w:t>
      </w:r>
    </w:p>
    <w:p w14:paraId="362D5504" w14:textId="77777777" w:rsidR="00057950" w:rsidRDefault="00057950" w:rsidP="00057950">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AE19C5" w14:paraId="5CB95F75" w14:textId="77777777" w:rsidTr="002A45FC">
        <w:tc>
          <w:tcPr>
            <w:tcW w:w="2335" w:type="dxa"/>
          </w:tcPr>
          <w:p w14:paraId="0423477C" w14:textId="77777777" w:rsidR="00AE19C5" w:rsidRDefault="00AE19C5" w:rsidP="002A45FC">
            <w:pPr>
              <w:spacing w:after="120"/>
              <w:rPr>
                <w:b/>
                <w:snapToGrid w:val="0"/>
              </w:rPr>
            </w:pPr>
            <w:r>
              <w:rPr>
                <w:b/>
                <w:snapToGrid w:val="0"/>
              </w:rPr>
              <w:lastRenderedPageBreak/>
              <w:t>Request</w:t>
            </w:r>
          </w:p>
        </w:tc>
        <w:tc>
          <w:tcPr>
            <w:tcW w:w="7105" w:type="dxa"/>
          </w:tcPr>
          <w:p w14:paraId="587A0908" w14:textId="77777777" w:rsidR="00AE19C5" w:rsidRDefault="00AE19C5" w:rsidP="002A45FC">
            <w:pPr>
              <w:rPr>
                <w:b/>
                <w:snapToGrid w:val="0"/>
              </w:rPr>
            </w:pPr>
            <w:r>
              <w:rPr>
                <w:snapToGrid w:val="0"/>
              </w:rPr>
              <w:t>Fixed length of 8 bytes.</w:t>
            </w:r>
          </w:p>
        </w:tc>
      </w:tr>
      <w:tr w:rsidR="00AE19C5" w14:paraId="1DA36170" w14:textId="77777777" w:rsidTr="002A45FC">
        <w:tc>
          <w:tcPr>
            <w:tcW w:w="2335" w:type="dxa"/>
          </w:tcPr>
          <w:p w14:paraId="4E8FE664" w14:textId="77777777" w:rsidR="00AE19C5" w:rsidRDefault="00AE19C5" w:rsidP="002A45FC">
            <w:pPr>
              <w:spacing w:after="120"/>
              <w:rPr>
                <w:b/>
                <w:snapToGrid w:val="0"/>
              </w:rPr>
            </w:pPr>
            <w:r>
              <w:rPr>
                <w:b/>
                <w:snapToGrid w:val="0"/>
              </w:rPr>
              <w:t>Response</w:t>
            </w:r>
          </w:p>
        </w:tc>
        <w:tc>
          <w:tcPr>
            <w:tcW w:w="7105" w:type="dxa"/>
          </w:tcPr>
          <w:p w14:paraId="018670D6" w14:textId="77777777" w:rsidR="00AE19C5" w:rsidRPr="008F0357" w:rsidRDefault="00AE19C5" w:rsidP="002A45FC">
            <w:pPr>
              <w:rPr>
                <w:b/>
                <w:bCs/>
                <w:snapToGrid w:val="0"/>
              </w:rPr>
            </w:pPr>
            <w:r>
              <w:rPr>
                <w:snapToGrid w:val="0"/>
              </w:rPr>
              <w:t>Not Available.</w:t>
            </w:r>
          </w:p>
        </w:tc>
      </w:tr>
      <w:tr w:rsidR="00AE19C5" w14:paraId="7620CC4F" w14:textId="77777777" w:rsidTr="002A45FC">
        <w:tc>
          <w:tcPr>
            <w:tcW w:w="2335" w:type="dxa"/>
          </w:tcPr>
          <w:p w14:paraId="1FDDD929" w14:textId="77777777" w:rsidR="00AE19C5" w:rsidRDefault="00AE19C5" w:rsidP="002A45FC">
            <w:pPr>
              <w:spacing w:after="120"/>
              <w:rPr>
                <w:b/>
                <w:snapToGrid w:val="0"/>
              </w:rPr>
            </w:pPr>
            <w:r w:rsidRPr="00FB4BC9">
              <w:rPr>
                <w:rFonts w:cs="Arial"/>
                <w:b/>
                <w:bCs/>
                <w:lang w:val="en-CA"/>
              </w:rPr>
              <w:t>Internal Field</w:t>
            </w:r>
          </w:p>
        </w:tc>
        <w:tc>
          <w:tcPr>
            <w:tcW w:w="7105" w:type="dxa"/>
          </w:tcPr>
          <w:p w14:paraId="1CE0C636" w14:textId="77777777" w:rsidR="00AE19C5" w:rsidRDefault="00AE19C5" w:rsidP="002A45FC">
            <w:pPr>
              <w:rPr>
                <w:b/>
                <w:snapToGrid w:val="0"/>
              </w:rPr>
            </w:pPr>
            <w:r w:rsidRPr="00057950">
              <w:rPr>
                <w:rFonts w:cs="Arial"/>
                <w:lang w:val="en-CA"/>
              </w:rPr>
              <w:t>Check Guarantee/Verification token</w:t>
            </w:r>
          </w:p>
        </w:tc>
      </w:tr>
    </w:tbl>
    <w:p w14:paraId="634AEE37" w14:textId="77777777" w:rsidR="00AE19C5" w:rsidRDefault="00AE19C5" w:rsidP="00057950">
      <w:pPr>
        <w:ind w:left="720"/>
        <w:rPr>
          <w:b/>
          <w:snapToGrid w:val="0"/>
        </w:rPr>
      </w:pPr>
    </w:p>
    <w:p w14:paraId="4CA1B1C9" w14:textId="77777777" w:rsidR="00C21BB6" w:rsidRDefault="00C21BB6">
      <w:pPr>
        <w:rPr>
          <w:snapToGrid w:val="0"/>
        </w:rPr>
      </w:pPr>
    </w:p>
    <w:p w14:paraId="722E44E2" w14:textId="77777777" w:rsidR="00DC59CC" w:rsidRDefault="00DC59CC" w:rsidP="00847896">
      <w:pPr>
        <w:pStyle w:val="Heading2"/>
        <w:rPr>
          <w:snapToGrid w:val="0"/>
        </w:rPr>
      </w:pPr>
      <w:bookmarkStart w:id="2628" w:name="_Toc30407713"/>
      <w:bookmarkStart w:id="2629" w:name="_Toc126079272"/>
      <w:r>
        <w:rPr>
          <w:snapToGrid w:val="0"/>
        </w:rPr>
        <w:t>FID l – Total/Batch</w:t>
      </w:r>
      <w:bookmarkEnd w:id="2628"/>
      <w:bookmarkEnd w:id="2629"/>
    </w:p>
    <w:p w14:paraId="74157C46" w14:textId="77777777" w:rsidR="00C21BB6" w:rsidRDefault="00C21BB6" w:rsidP="00DC59CC">
      <w:pPr>
        <w:ind w:left="720"/>
        <w:rPr>
          <w:snapToGrid w:val="0"/>
        </w:rPr>
      </w:pPr>
      <w:r>
        <w:rPr>
          <w:snapToGrid w:val="0"/>
        </w:rPr>
        <w:t>The Totals/Batch field consists of a group of fields representing batch totals as accumulated by the terminal. This field includes a shift and batch ID, along with counts and amounts of debits, credits, and adjustments. BASE24-pos saves these totals and the totals accumulated by the SPDH module in the POS Transaction Log File (PTLF). These totals contain a sign character (+ or -) in the first byte of the amount fields. The format is as follows:</w:t>
      </w:r>
    </w:p>
    <w:p w14:paraId="774D721A" w14:textId="77777777" w:rsidR="00C21BB6" w:rsidRDefault="00C21BB6">
      <w:pPr>
        <w:rPr>
          <w:b/>
          <w:snapToGrid w:val="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3870"/>
        <w:gridCol w:w="2160"/>
      </w:tblGrid>
      <w:tr w:rsidR="003A3D5F" w14:paraId="296C65EF" w14:textId="77777777" w:rsidTr="002B3D6A">
        <w:trPr>
          <w:tblHeader/>
        </w:trPr>
        <w:tc>
          <w:tcPr>
            <w:tcW w:w="3870" w:type="dxa"/>
          </w:tcPr>
          <w:p w14:paraId="711F4634" w14:textId="77777777" w:rsidR="003A3D5F" w:rsidRDefault="003A3D5F" w:rsidP="003A3D5F">
            <w:pPr>
              <w:spacing w:before="60" w:after="60"/>
              <w:rPr>
                <w:b/>
                <w:snapToGrid w:val="0"/>
              </w:rPr>
            </w:pPr>
            <w:r>
              <w:rPr>
                <w:b/>
                <w:snapToGrid w:val="0"/>
              </w:rPr>
              <w:t>Field</w:t>
            </w:r>
          </w:p>
        </w:tc>
        <w:tc>
          <w:tcPr>
            <w:tcW w:w="2160" w:type="dxa"/>
          </w:tcPr>
          <w:p w14:paraId="57D53558" w14:textId="77777777" w:rsidR="003A3D5F" w:rsidRDefault="003A3D5F" w:rsidP="003A3D5F">
            <w:pPr>
              <w:spacing w:before="60" w:after="60"/>
              <w:jc w:val="center"/>
              <w:rPr>
                <w:b/>
                <w:snapToGrid w:val="0"/>
              </w:rPr>
            </w:pPr>
            <w:r>
              <w:rPr>
                <w:b/>
                <w:snapToGrid w:val="0"/>
              </w:rPr>
              <w:t>Format</w:t>
            </w:r>
          </w:p>
        </w:tc>
      </w:tr>
      <w:tr w:rsidR="003A3D5F" w14:paraId="4642D30B" w14:textId="77777777" w:rsidTr="002B3D6A">
        <w:tc>
          <w:tcPr>
            <w:tcW w:w="3870" w:type="dxa"/>
          </w:tcPr>
          <w:p w14:paraId="3E8F4A0E" w14:textId="77777777" w:rsidR="003A3D5F" w:rsidRDefault="003A3D5F" w:rsidP="003A3D5F">
            <w:pPr>
              <w:rPr>
                <w:b/>
                <w:snapToGrid w:val="0"/>
              </w:rPr>
            </w:pPr>
            <w:r>
              <w:rPr>
                <w:snapToGrid w:val="0"/>
              </w:rPr>
              <w:t>Shift number</w:t>
            </w:r>
          </w:p>
        </w:tc>
        <w:tc>
          <w:tcPr>
            <w:tcW w:w="2160" w:type="dxa"/>
          </w:tcPr>
          <w:p w14:paraId="1A18D8D3" w14:textId="77777777" w:rsidR="003A3D5F" w:rsidRDefault="003A3D5F" w:rsidP="003A3D5F">
            <w:pPr>
              <w:jc w:val="center"/>
              <w:rPr>
                <w:b/>
                <w:snapToGrid w:val="0"/>
              </w:rPr>
            </w:pPr>
            <w:r>
              <w:rPr>
                <w:snapToGrid w:val="0"/>
              </w:rPr>
              <w:t>9(3)</w:t>
            </w:r>
          </w:p>
        </w:tc>
      </w:tr>
      <w:tr w:rsidR="003A3D5F" w14:paraId="11113E61" w14:textId="77777777" w:rsidTr="002B3D6A">
        <w:tc>
          <w:tcPr>
            <w:tcW w:w="3870" w:type="dxa"/>
          </w:tcPr>
          <w:p w14:paraId="0CA73646" w14:textId="77777777" w:rsidR="003A3D5F" w:rsidRDefault="003A3D5F" w:rsidP="003A3D5F">
            <w:pPr>
              <w:rPr>
                <w:snapToGrid w:val="0"/>
              </w:rPr>
            </w:pPr>
            <w:r>
              <w:rPr>
                <w:snapToGrid w:val="0"/>
              </w:rPr>
              <w:t>Batch number</w:t>
            </w:r>
          </w:p>
        </w:tc>
        <w:tc>
          <w:tcPr>
            <w:tcW w:w="2160" w:type="dxa"/>
          </w:tcPr>
          <w:p w14:paraId="05D9D6C7" w14:textId="77777777" w:rsidR="003A3D5F" w:rsidRDefault="003A3D5F" w:rsidP="003A3D5F">
            <w:pPr>
              <w:jc w:val="center"/>
              <w:rPr>
                <w:snapToGrid w:val="0"/>
              </w:rPr>
            </w:pPr>
            <w:r>
              <w:rPr>
                <w:snapToGrid w:val="0"/>
              </w:rPr>
              <w:t>9(3)</w:t>
            </w:r>
          </w:p>
        </w:tc>
      </w:tr>
      <w:tr w:rsidR="003A3D5F" w14:paraId="525DE7D9" w14:textId="77777777" w:rsidTr="002B3D6A">
        <w:tc>
          <w:tcPr>
            <w:tcW w:w="3870" w:type="dxa"/>
          </w:tcPr>
          <w:p w14:paraId="5D92B78C" w14:textId="77777777" w:rsidR="003A3D5F" w:rsidRDefault="003A3D5F" w:rsidP="003A3D5F">
            <w:pPr>
              <w:rPr>
                <w:snapToGrid w:val="0"/>
              </w:rPr>
            </w:pPr>
            <w:r>
              <w:rPr>
                <w:snapToGrid w:val="0"/>
              </w:rPr>
              <w:t>Number of debits in batch</w:t>
            </w:r>
          </w:p>
        </w:tc>
        <w:tc>
          <w:tcPr>
            <w:tcW w:w="2160" w:type="dxa"/>
          </w:tcPr>
          <w:p w14:paraId="60986B6C" w14:textId="77777777" w:rsidR="003A3D5F" w:rsidRDefault="003A3D5F" w:rsidP="003A3D5F">
            <w:pPr>
              <w:jc w:val="center"/>
              <w:rPr>
                <w:snapToGrid w:val="0"/>
              </w:rPr>
            </w:pPr>
            <w:r>
              <w:rPr>
                <w:snapToGrid w:val="0"/>
              </w:rPr>
              <w:t>9(4)</w:t>
            </w:r>
          </w:p>
        </w:tc>
      </w:tr>
      <w:tr w:rsidR="003A3D5F" w14:paraId="7115AB83" w14:textId="77777777" w:rsidTr="002B3D6A">
        <w:tc>
          <w:tcPr>
            <w:tcW w:w="3870" w:type="dxa"/>
          </w:tcPr>
          <w:p w14:paraId="779452F6" w14:textId="77777777" w:rsidR="003A3D5F" w:rsidRDefault="003A3D5F" w:rsidP="003A3D5F">
            <w:pPr>
              <w:rPr>
                <w:snapToGrid w:val="0"/>
              </w:rPr>
            </w:pPr>
            <w:r>
              <w:rPr>
                <w:snapToGrid w:val="0"/>
              </w:rPr>
              <w:t>Amount of debits in batch</w:t>
            </w:r>
          </w:p>
        </w:tc>
        <w:tc>
          <w:tcPr>
            <w:tcW w:w="2160" w:type="dxa"/>
          </w:tcPr>
          <w:p w14:paraId="103F8D20" w14:textId="77777777" w:rsidR="003A3D5F" w:rsidRDefault="003A3D5F" w:rsidP="003A3D5F">
            <w:pPr>
              <w:jc w:val="center"/>
              <w:rPr>
                <w:snapToGrid w:val="0"/>
              </w:rPr>
            </w:pPr>
            <w:r>
              <w:rPr>
                <w:snapToGrid w:val="0"/>
              </w:rPr>
              <w:t>S9(16)v99</w:t>
            </w:r>
          </w:p>
        </w:tc>
      </w:tr>
      <w:tr w:rsidR="003A3D5F" w14:paraId="4ECD41C9" w14:textId="77777777" w:rsidTr="002B3D6A">
        <w:tc>
          <w:tcPr>
            <w:tcW w:w="3870" w:type="dxa"/>
          </w:tcPr>
          <w:p w14:paraId="6761A4D8" w14:textId="77777777" w:rsidR="003A3D5F" w:rsidRDefault="003A3D5F" w:rsidP="003A3D5F">
            <w:pPr>
              <w:rPr>
                <w:snapToGrid w:val="0"/>
              </w:rPr>
            </w:pPr>
            <w:r>
              <w:rPr>
                <w:snapToGrid w:val="0"/>
              </w:rPr>
              <w:t>Number of credits in batch</w:t>
            </w:r>
          </w:p>
        </w:tc>
        <w:tc>
          <w:tcPr>
            <w:tcW w:w="2160" w:type="dxa"/>
          </w:tcPr>
          <w:p w14:paraId="27FDCDCF" w14:textId="77777777" w:rsidR="003A3D5F" w:rsidRDefault="003A3D5F" w:rsidP="003A3D5F">
            <w:pPr>
              <w:jc w:val="center"/>
              <w:rPr>
                <w:snapToGrid w:val="0"/>
              </w:rPr>
            </w:pPr>
            <w:r>
              <w:rPr>
                <w:snapToGrid w:val="0"/>
              </w:rPr>
              <w:t>9(4)</w:t>
            </w:r>
          </w:p>
        </w:tc>
      </w:tr>
      <w:tr w:rsidR="003A3D5F" w14:paraId="01ACB794" w14:textId="77777777" w:rsidTr="002B3D6A">
        <w:tc>
          <w:tcPr>
            <w:tcW w:w="3870" w:type="dxa"/>
          </w:tcPr>
          <w:p w14:paraId="33618FB7" w14:textId="77777777" w:rsidR="003A3D5F" w:rsidRDefault="003A3D5F" w:rsidP="003A3D5F">
            <w:pPr>
              <w:rPr>
                <w:snapToGrid w:val="0"/>
              </w:rPr>
            </w:pPr>
            <w:r>
              <w:rPr>
                <w:snapToGrid w:val="0"/>
              </w:rPr>
              <w:t>Amount of credits in batch</w:t>
            </w:r>
          </w:p>
        </w:tc>
        <w:tc>
          <w:tcPr>
            <w:tcW w:w="2160" w:type="dxa"/>
          </w:tcPr>
          <w:p w14:paraId="40D33533" w14:textId="77777777" w:rsidR="003A3D5F" w:rsidRDefault="003A3D5F" w:rsidP="003A3D5F">
            <w:pPr>
              <w:jc w:val="center"/>
              <w:rPr>
                <w:snapToGrid w:val="0"/>
              </w:rPr>
            </w:pPr>
            <w:r>
              <w:rPr>
                <w:snapToGrid w:val="0"/>
              </w:rPr>
              <w:t>S9(16)v99</w:t>
            </w:r>
          </w:p>
        </w:tc>
      </w:tr>
      <w:tr w:rsidR="003A3D5F" w14:paraId="1F87EA5B" w14:textId="77777777" w:rsidTr="002B3D6A">
        <w:tc>
          <w:tcPr>
            <w:tcW w:w="3870" w:type="dxa"/>
          </w:tcPr>
          <w:p w14:paraId="5A0B5845" w14:textId="77777777" w:rsidR="003A3D5F" w:rsidRDefault="003A3D5F" w:rsidP="003A3D5F">
            <w:pPr>
              <w:rPr>
                <w:snapToGrid w:val="0"/>
              </w:rPr>
            </w:pPr>
            <w:r>
              <w:rPr>
                <w:snapToGrid w:val="0"/>
              </w:rPr>
              <w:t>Number of adjustments in batch</w:t>
            </w:r>
          </w:p>
        </w:tc>
        <w:tc>
          <w:tcPr>
            <w:tcW w:w="2160" w:type="dxa"/>
          </w:tcPr>
          <w:p w14:paraId="00462F0E" w14:textId="77777777" w:rsidR="003A3D5F" w:rsidRDefault="003A3D5F" w:rsidP="003A3D5F">
            <w:pPr>
              <w:jc w:val="center"/>
              <w:rPr>
                <w:snapToGrid w:val="0"/>
              </w:rPr>
            </w:pPr>
            <w:r>
              <w:rPr>
                <w:snapToGrid w:val="0"/>
              </w:rPr>
              <w:t>9(4)</w:t>
            </w:r>
          </w:p>
        </w:tc>
      </w:tr>
      <w:tr w:rsidR="003A3D5F" w14:paraId="7B421DC7" w14:textId="77777777" w:rsidTr="002B3D6A">
        <w:tc>
          <w:tcPr>
            <w:tcW w:w="3870" w:type="dxa"/>
          </w:tcPr>
          <w:p w14:paraId="3C36565D" w14:textId="77777777" w:rsidR="003A3D5F" w:rsidRDefault="003A3D5F" w:rsidP="003A3D5F">
            <w:pPr>
              <w:rPr>
                <w:snapToGrid w:val="0"/>
              </w:rPr>
            </w:pPr>
            <w:r>
              <w:rPr>
                <w:snapToGrid w:val="0"/>
              </w:rPr>
              <w:t>Amount of adjustments in batch</w:t>
            </w:r>
          </w:p>
        </w:tc>
        <w:tc>
          <w:tcPr>
            <w:tcW w:w="2160" w:type="dxa"/>
          </w:tcPr>
          <w:p w14:paraId="0B9C0395" w14:textId="77777777" w:rsidR="003A3D5F" w:rsidRDefault="003A3D5F" w:rsidP="003A3D5F">
            <w:pPr>
              <w:jc w:val="center"/>
              <w:rPr>
                <w:snapToGrid w:val="0"/>
              </w:rPr>
            </w:pPr>
            <w:r>
              <w:rPr>
                <w:snapToGrid w:val="0"/>
              </w:rPr>
              <w:t>S9(16)v99</w:t>
            </w:r>
          </w:p>
        </w:tc>
      </w:tr>
    </w:tbl>
    <w:p w14:paraId="327D5367" w14:textId="77777777" w:rsidR="00C21BB6" w:rsidRDefault="00C21BB6" w:rsidP="003A3D5F">
      <w:pPr>
        <w:rPr>
          <w:snapToGrid w:val="0"/>
        </w:rPr>
      </w:pPr>
    </w:p>
    <w:p w14:paraId="0CF576DB" w14:textId="77777777" w:rsidR="00C21BB6" w:rsidRDefault="00C21BB6">
      <w:pPr>
        <w:rPr>
          <w:b/>
          <w:snapToGrid w:val="0"/>
        </w:rPr>
      </w:pPr>
    </w:p>
    <w:p w14:paraId="3FDD5A45" w14:textId="77777777" w:rsidR="00C21BB6" w:rsidRPr="00536488" w:rsidRDefault="00C21BB6" w:rsidP="00DC59CC">
      <w:pPr>
        <w:pStyle w:val="PlainText"/>
        <w:ind w:left="720"/>
        <w:rPr>
          <w:b/>
          <w:color w:val="538135" w:themeColor="accent3"/>
        </w:rPr>
      </w:pPr>
      <w:r w:rsidRPr="00536488">
        <w:rPr>
          <w:b/>
          <w:color w:val="538135" w:themeColor="accent3"/>
        </w:rPr>
        <w:t>Calculation of totals for request</w:t>
      </w:r>
    </w:p>
    <w:p w14:paraId="29DCD113" w14:textId="77777777" w:rsidR="00C21BB6" w:rsidRDefault="00C21BB6">
      <w:pPr>
        <w:pStyle w:val="PlainText"/>
      </w:pP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7015"/>
      </w:tblGrid>
      <w:tr w:rsidR="00AE19C5" w14:paraId="146CAC49" w14:textId="77777777" w:rsidTr="00AE19C5">
        <w:tc>
          <w:tcPr>
            <w:tcW w:w="2430" w:type="dxa"/>
          </w:tcPr>
          <w:p w14:paraId="174D8EBC" w14:textId="77777777" w:rsidR="00AE19C5" w:rsidRDefault="00AE19C5">
            <w:pPr>
              <w:pStyle w:val="PlainText"/>
            </w:pPr>
            <w:r w:rsidRPr="00DC59CC">
              <w:rPr>
                <w:b/>
              </w:rPr>
              <w:t>Debit Count</w:t>
            </w:r>
          </w:p>
        </w:tc>
        <w:tc>
          <w:tcPr>
            <w:tcW w:w="7015" w:type="dxa"/>
          </w:tcPr>
          <w:p w14:paraId="15698B0E" w14:textId="77777777" w:rsidR="00AE19C5" w:rsidRDefault="00AE19C5">
            <w:pPr>
              <w:pStyle w:val="PlainText"/>
            </w:pPr>
            <w:r>
              <w:t>Total Number Count of Purchase + Pre-Auth Completion + Phone/Mail Order + Force Post + Purchase Void transactions + Payment Return + Payment Return Void</w:t>
            </w:r>
          </w:p>
          <w:p w14:paraId="0D0859E0" w14:textId="77777777" w:rsidR="00AE19C5" w:rsidRDefault="00AE19C5">
            <w:pPr>
              <w:pStyle w:val="PlainText"/>
            </w:pPr>
          </w:p>
        </w:tc>
      </w:tr>
      <w:tr w:rsidR="00AE19C5" w14:paraId="75B39472" w14:textId="77777777" w:rsidTr="00AE19C5">
        <w:tc>
          <w:tcPr>
            <w:tcW w:w="2430" w:type="dxa"/>
          </w:tcPr>
          <w:p w14:paraId="281A320E" w14:textId="77777777" w:rsidR="00AE19C5" w:rsidRPr="00DC59CC" w:rsidRDefault="00AE19C5">
            <w:pPr>
              <w:pStyle w:val="PlainText"/>
              <w:rPr>
                <w:b/>
              </w:rPr>
            </w:pPr>
            <w:r w:rsidRPr="00DC59CC">
              <w:rPr>
                <w:b/>
              </w:rPr>
              <w:t>Debit Amount</w:t>
            </w:r>
          </w:p>
        </w:tc>
        <w:tc>
          <w:tcPr>
            <w:tcW w:w="7015" w:type="dxa"/>
          </w:tcPr>
          <w:p w14:paraId="0FFF0C25" w14:textId="77777777" w:rsidR="00AE19C5" w:rsidRDefault="00AE19C5">
            <w:pPr>
              <w:pStyle w:val="PlainText"/>
            </w:pPr>
            <w:r>
              <w:t>Total Dollar Amount of all Purchase + Pre-Auth Completion + Phone/Mail Order + Force Post + Payment Return transactions</w:t>
            </w:r>
          </w:p>
          <w:p w14:paraId="46819EBD" w14:textId="77777777" w:rsidR="00AE19C5" w:rsidRDefault="00AE19C5">
            <w:pPr>
              <w:pStyle w:val="PlainText"/>
            </w:pPr>
          </w:p>
        </w:tc>
      </w:tr>
      <w:tr w:rsidR="00AE19C5" w14:paraId="343648CB" w14:textId="77777777" w:rsidTr="00AE19C5">
        <w:tc>
          <w:tcPr>
            <w:tcW w:w="2430" w:type="dxa"/>
          </w:tcPr>
          <w:p w14:paraId="0552C6D0" w14:textId="77777777" w:rsidR="00AE19C5" w:rsidRPr="00DC59CC" w:rsidRDefault="00AE19C5">
            <w:pPr>
              <w:pStyle w:val="PlainText"/>
              <w:rPr>
                <w:b/>
              </w:rPr>
            </w:pPr>
            <w:r w:rsidRPr="00DC59CC">
              <w:rPr>
                <w:b/>
              </w:rPr>
              <w:t>Credit Count</w:t>
            </w:r>
          </w:p>
        </w:tc>
        <w:tc>
          <w:tcPr>
            <w:tcW w:w="7015" w:type="dxa"/>
          </w:tcPr>
          <w:p w14:paraId="53A1D488" w14:textId="77777777" w:rsidR="00AE19C5" w:rsidRDefault="00AE19C5">
            <w:pPr>
              <w:pStyle w:val="PlainText"/>
            </w:pPr>
            <w:r>
              <w:t>Total Number Count of Merchandise Return + Merchandise Return Void transactions + Payment + Payment Void</w:t>
            </w:r>
          </w:p>
          <w:p w14:paraId="02633D60" w14:textId="77777777" w:rsidR="00AE19C5" w:rsidRDefault="00AE19C5">
            <w:pPr>
              <w:pStyle w:val="PlainText"/>
            </w:pPr>
          </w:p>
        </w:tc>
      </w:tr>
      <w:tr w:rsidR="00AE19C5" w14:paraId="1DF63A1B" w14:textId="77777777" w:rsidTr="00AE19C5">
        <w:tc>
          <w:tcPr>
            <w:tcW w:w="2430" w:type="dxa"/>
          </w:tcPr>
          <w:p w14:paraId="21936114" w14:textId="77777777" w:rsidR="00AE19C5" w:rsidRPr="00DC59CC" w:rsidRDefault="00AE19C5">
            <w:pPr>
              <w:pStyle w:val="PlainText"/>
              <w:rPr>
                <w:b/>
              </w:rPr>
            </w:pPr>
            <w:r w:rsidRPr="00DC59CC">
              <w:rPr>
                <w:b/>
              </w:rPr>
              <w:t>Credit Amount</w:t>
            </w:r>
          </w:p>
        </w:tc>
        <w:tc>
          <w:tcPr>
            <w:tcW w:w="7015" w:type="dxa"/>
          </w:tcPr>
          <w:p w14:paraId="2DFFF1C4" w14:textId="77777777" w:rsidR="00AE19C5" w:rsidRDefault="00AE19C5">
            <w:pPr>
              <w:pStyle w:val="PlainText"/>
            </w:pPr>
            <w:r>
              <w:t>Total Dollar Amount of Merchandise Return  + Payment transactions</w:t>
            </w:r>
          </w:p>
          <w:p w14:paraId="4EEABA34" w14:textId="77777777" w:rsidR="00AE19C5" w:rsidRDefault="00AE19C5">
            <w:pPr>
              <w:pStyle w:val="PlainText"/>
            </w:pPr>
          </w:p>
        </w:tc>
      </w:tr>
      <w:tr w:rsidR="00AE19C5" w14:paraId="0D8215FA" w14:textId="77777777" w:rsidTr="00AE19C5">
        <w:tc>
          <w:tcPr>
            <w:tcW w:w="2430" w:type="dxa"/>
          </w:tcPr>
          <w:p w14:paraId="0A1FCFCA" w14:textId="77777777" w:rsidR="00AE19C5" w:rsidRPr="00DC59CC" w:rsidRDefault="00AE19C5">
            <w:pPr>
              <w:pStyle w:val="PlainText"/>
              <w:rPr>
                <w:b/>
              </w:rPr>
            </w:pPr>
            <w:r w:rsidRPr="00DC59CC">
              <w:rPr>
                <w:b/>
              </w:rPr>
              <w:t>Adjustment Count</w:t>
            </w:r>
          </w:p>
        </w:tc>
        <w:tc>
          <w:tcPr>
            <w:tcW w:w="7015" w:type="dxa"/>
          </w:tcPr>
          <w:p w14:paraId="017331C8" w14:textId="77777777" w:rsidR="00AE19C5" w:rsidRDefault="00AE19C5">
            <w:pPr>
              <w:pStyle w:val="PlainText"/>
            </w:pPr>
            <w:r>
              <w:t>Total Number of Purchase Void + Merchandise Return Void transactions + Payment Void + Payment Return Void</w:t>
            </w:r>
          </w:p>
          <w:p w14:paraId="3B497E61" w14:textId="77777777" w:rsidR="00AE19C5" w:rsidRDefault="00AE19C5">
            <w:pPr>
              <w:pStyle w:val="PlainText"/>
            </w:pPr>
          </w:p>
        </w:tc>
      </w:tr>
      <w:tr w:rsidR="00AE19C5" w14:paraId="71044BF4" w14:textId="77777777" w:rsidTr="00AE19C5">
        <w:tc>
          <w:tcPr>
            <w:tcW w:w="2430" w:type="dxa"/>
          </w:tcPr>
          <w:p w14:paraId="5291C261" w14:textId="77777777" w:rsidR="00AE19C5" w:rsidRPr="00DC59CC" w:rsidRDefault="00AE19C5">
            <w:pPr>
              <w:pStyle w:val="PlainText"/>
              <w:rPr>
                <w:b/>
              </w:rPr>
            </w:pPr>
            <w:r w:rsidRPr="00DC59CC">
              <w:rPr>
                <w:b/>
              </w:rPr>
              <w:lastRenderedPageBreak/>
              <w:t>Adjustment Amount</w:t>
            </w:r>
          </w:p>
        </w:tc>
        <w:tc>
          <w:tcPr>
            <w:tcW w:w="7015" w:type="dxa"/>
          </w:tcPr>
          <w:p w14:paraId="3CDAE3AC" w14:textId="77777777" w:rsidR="00AE19C5" w:rsidRDefault="00AE19C5">
            <w:pPr>
              <w:pStyle w:val="PlainText"/>
            </w:pPr>
            <w:r>
              <w:t>Net Total Dollar Amount of Purchase Void + Payment Return Void – Merchandise Return Void transactions – Payment Void</w:t>
            </w:r>
          </w:p>
          <w:p w14:paraId="345D0E8F" w14:textId="77777777" w:rsidR="00AE19C5" w:rsidRDefault="00AE19C5">
            <w:pPr>
              <w:pStyle w:val="PlainText"/>
            </w:pPr>
          </w:p>
        </w:tc>
      </w:tr>
    </w:tbl>
    <w:p w14:paraId="4CE2BED5" w14:textId="77777777" w:rsidR="00AE19C5" w:rsidRDefault="00AE19C5">
      <w:pPr>
        <w:pStyle w:val="PlainText"/>
      </w:pPr>
    </w:p>
    <w:p w14:paraId="31BFE080"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PURCHASE , MAIL ORDER, PRE-AUTH COMPLETION, CASH ADVANCE</w:t>
      </w:r>
      <w:r w:rsidR="00920D11">
        <w:rPr>
          <w:rFonts w:ascii="Helv" w:hAnsi="Helv"/>
          <w:snapToGrid w:val="0"/>
          <w:color w:val="000000"/>
        </w:rPr>
        <w:t>, PAYMENT RETURN</w:t>
      </w:r>
      <w:r>
        <w:rPr>
          <w:rFonts w:ascii="Helv" w:hAnsi="Helv"/>
          <w:snapToGrid w:val="0"/>
          <w:color w:val="000000"/>
        </w:rPr>
        <w:t xml:space="preserve">: </w:t>
      </w:r>
    </w:p>
    <w:p w14:paraId="2914504A"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 increment the debit cnt, debit amt</w:t>
      </w:r>
    </w:p>
    <w:p w14:paraId="0B58ECCB"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 xml:space="preserve"> </w:t>
      </w:r>
    </w:p>
    <w:p w14:paraId="6D80ED47"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REFUND</w:t>
      </w:r>
      <w:r w:rsidR="00F354A1">
        <w:rPr>
          <w:rFonts w:ascii="Helv" w:hAnsi="Helv"/>
          <w:snapToGrid w:val="0"/>
          <w:color w:val="000000"/>
        </w:rPr>
        <w:t>, PAYMENT</w:t>
      </w:r>
    </w:p>
    <w:p w14:paraId="061BAC37"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 increment the credit cnt , credit amt</w:t>
      </w:r>
    </w:p>
    <w:p w14:paraId="6EAA715A" w14:textId="77777777" w:rsidR="00C21BB6" w:rsidRDefault="00C21BB6" w:rsidP="00DC59CC">
      <w:pPr>
        <w:spacing w:line="240" w:lineRule="atLeast"/>
        <w:ind w:left="720"/>
        <w:rPr>
          <w:rFonts w:ascii="Helv" w:hAnsi="Helv"/>
          <w:snapToGrid w:val="0"/>
          <w:color w:val="000000"/>
        </w:rPr>
      </w:pPr>
    </w:p>
    <w:p w14:paraId="1BCB6C74"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PURCHASE ADJUSTMENT, CASH ADVANCE ADJUSTMENT</w:t>
      </w:r>
      <w:r w:rsidR="00920D11">
        <w:rPr>
          <w:rFonts w:ascii="Helv" w:hAnsi="Helv"/>
          <w:snapToGrid w:val="0"/>
          <w:color w:val="000000"/>
        </w:rPr>
        <w:t>, PAYMENT RETURN ADJUSTMENT</w:t>
      </w:r>
    </w:p>
    <w:p w14:paraId="660C6133"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 increment the debit cnt, increment the adjustment cnt, increment the adj amt</w:t>
      </w:r>
    </w:p>
    <w:p w14:paraId="03F9D12D" w14:textId="77777777" w:rsidR="00C21BB6" w:rsidRDefault="00C21BB6" w:rsidP="00DC59CC">
      <w:pPr>
        <w:spacing w:line="240" w:lineRule="atLeast"/>
        <w:ind w:left="720"/>
        <w:rPr>
          <w:rFonts w:ascii="Helv" w:hAnsi="Helv"/>
          <w:snapToGrid w:val="0"/>
          <w:color w:val="000000"/>
        </w:rPr>
      </w:pPr>
    </w:p>
    <w:p w14:paraId="21DA5130" w14:textId="77777777" w:rsidR="00C21BB6" w:rsidRDefault="00C21BB6" w:rsidP="00DC59CC">
      <w:pPr>
        <w:spacing w:line="240" w:lineRule="atLeast"/>
        <w:ind w:left="720"/>
        <w:rPr>
          <w:rFonts w:ascii="Helv" w:hAnsi="Helv"/>
          <w:snapToGrid w:val="0"/>
          <w:color w:val="000000"/>
        </w:rPr>
      </w:pPr>
      <w:r>
        <w:rPr>
          <w:rFonts w:ascii="Helv" w:hAnsi="Helv"/>
          <w:snapToGrid w:val="0"/>
          <w:color w:val="000000"/>
        </w:rPr>
        <w:t>RETURN ADJUSTMENT</w:t>
      </w:r>
      <w:r w:rsidR="00920D11">
        <w:rPr>
          <w:rFonts w:ascii="Helv" w:hAnsi="Helv"/>
          <w:snapToGrid w:val="0"/>
          <w:color w:val="000000"/>
        </w:rPr>
        <w:t>, PAYMENT ADJUSTMENT</w:t>
      </w:r>
    </w:p>
    <w:p w14:paraId="4F696DDC" w14:textId="77777777" w:rsidR="00C21BB6" w:rsidRDefault="00C21BB6" w:rsidP="00DC59CC">
      <w:pPr>
        <w:tabs>
          <w:tab w:val="left" w:pos="0"/>
        </w:tabs>
        <w:ind w:left="3240" w:hanging="2520"/>
      </w:pPr>
      <w:r>
        <w:rPr>
          <w:rFonts w:ascii="Helv" w:hAnsi="Helv"/>
          <w:snapToGrid w:val="0"/>
          <w:color w:val="000000"/>
        </w:rPr>
        <w:t xml:space="preserve">- increment the credit cnt, increment the adjustment cnt, </w:t>
      </w:r>
      <w:r>
        <w:rPr>
          <w:rFonts w:ascii="Helv" w:hAnsi="Helv"/>
          <w:b/>
          <w:snapToGrid w:val="0"/>
          <w:color w:val="000000"/>
        </w:rPr>
        <w:t xml:space="preserve">decrement </w:t>
      </w:r>
      <w:r>
        <w:rPr>
          <w:rFonts w:ascii="Helv" w:hAnsi="Helv"/>
          <w:snapToGrid w:val="0"/>
          <w:color w:val="000000"/>
        </w:rPr>
        <w:t xml:space="preserve"> the adjustment amt</w:t>
      </w:r>
    </w:p>
    <w:p w14:paraId="1AA87F72" w14:textId="77777777" w:rsidR="00920D11" w:rsidRDefault="00920D11">
      <w:pPr>
        <w:rPr>
          <w:b/>
          <w:snapToGrid w:val="0"/>
        </w:rPr>
      </w:pPr>
    </w:p>
    <w:p w14:paraId="4D2DE8D1" w14:textId="77777777" w:rsidR="00BF095E" w:rsidRDefault="004A4FB4" w:rsidP="00DC59CC">
      <w:pPr>
        <w:autoSpaceDE w:val="0"/>
        <w:autoSpaceDN w:val="0"/>
        <w:adjustRightInd w:val="0"/>
        <w:ind w:left="720"/>
      </w:pPr>
      <w:r>
        <w:t>POS solutions connecting to multiple hosts for authorization are required to maintain separate totals per host.</w:t>
      </w:r>
      <w:r w:rsidR="000C4F91">
        <w:t xml:space="preserve">  </w:t>
      </w:r>
    </w:p>
    <w:p w14:paraId="754980CD" w14:textId="77777777" w:rsidR="00C21BB6" w:rsidRDefault="00C21BB6">
      <w:pPr>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AE19C5" w14:paraId="5B7821B5" w14:textId="77777777" w:rsidTr="002A45FC">
        <w:tc>
          <w:tcPr>
            <w:tcW w:w="2335" w:type="dxa"/>
          </w:tcPr>
          <w:p w14:paraId="1FDF2160" w14:textId="77777777" w:rsidR="00AE19C5" w:rsidRDefault="00AE19C5" w:rsidP="002A45FC">
            <w:pPr>
              <w:spacing w:after="120"/>
              <w:rPr>
                <w:b/>
                <w:snapToGrid w:val="0"/>
              </w:rPr>
            </w:pPr>
            <w:r>
              <w:rPr>
                <w:b/>
                <w:snapToGrid w:val="0"/>
              </w:rPr>
              <w:t>Request</w:t>
            </w:r>
          </w:p>
        </w:tc>
        <w:tc>
          <w:tcPr>
            <w:tcW w:w="7105" w:type="dxa"/>
          </w:tcPr>
          <w:p w14:paraId="4E101EBD" w14:textId="77777777" w:rsidR="00AE19C5" w:rsidRDefault="00AE19C5" w:rsidP="002A45FC">
            <w:pPr>
              <w:rPr>
                <w:b/>
                <w:snapToGrid w:val="0"/>
              </w:rPr>
            </w:pPr>
            <w:r>
              <w:rPr>
                <w:snapToGrid w:val="0"/>
              </w:rPr>
              <w:t>Optional. Fixed length of 75 bytes.</w:t>
            </w:r>
          </w:p>
        </w:tc>
      </w:tr>
      <w:tr w:rsidR="00AE19C5" w14:paraId="6E57B11A" w14:textId="77777777" w:rsidTr="002A45FC">
        <w:tc>
          <w:tcPr>
            <w:tcW w:w="2335" w:type="dxa"/>
          </w:tcPr>
          <w:p w14:paraId="2AB20FEC" w14:textId="77777777" w:rsidR="00AE19C5" w:rsidRDefault="00AE19C5" w:rsidP="002A45FC">
            <w:pPr>
              <w:spacing w:after="120"/>
              <w:rPr>
                <w:b/>
                <w:snapToGrid w:val="0"/>
              </w:rPr>
            </w:pPr>
            <w:r>
              <w:rPr>
                <w:b/>
                <w:snapToGrid w:val="0"/>
              </w:rPr>
              <w:t>Response</w:t>
            </w:r>
          </w:p>
        </w:tc>
        <w:tc>
          <w:tcPr>
            <w:tcW w:w="7105" w:type="dxa"/>
          </w:tcPr>
          <w:p w14:paraId="0C198B2F" w14:textId="77777777" w:rsidR="00AE19C5" w:rsidRDefault="00AE19C5" w:rsidP="00AE19C5">
            <w:pPr>
              <w:rPr>
                <w:snapToGrid w:val="0"/>
              </w:rPr>
            </w:pPr>
            <w:r>
              <w:rPr>
                <w:snapToGrid w:val="0"/>
              </w:rPr>
              <w:t>Optional. Fixed length of 75 bytes. Totals can be returned in any response by Host 1, not just a balancing transaction. Host 3 will not return the Totals in the response.</w:t>
            </w:r>
          </w:p>
          <w:p w14:paraId="4AFD3143" w14:textId="77777777" w:rsidR="00AE19C5" w:rsidRPr="008F0357" w:rsidRDefault="00AE19C5" w:rsidP="002A45FC">
            <w:pPr>
              <w:rPr>
                <w:b/>
                <w:bCs/>
                <w:snapToGrid w:val="0"/>
              </w:rPr>
            </w:pPr>
          </w:p>
        </w:tc>
      </w:tr>
      <w:tr w:rsidR="00AE19C5" w14:paraId="72CACD19" w14:textId="77777777" w:rsidTr="002A45FC">
        <w:tc>
          <w:tcPr>
            <w:tcW w:w="2335" w:type="dxa"/>
          </w:tcPr>
          <w:p w14:paraId="35322383" w14:textId="77777777" w:rsidR="00AE19C5" w:rsidRDefault="00AE19C5" w:rsidP="002A45FC">
            <w:pPr>
              <w:spacing w:after="120"/>
              <w:rPr>
                <w:b/>
                <w:snapToGrid w:val="0"/>
              </w:rPr>
            </w:pPr>
            <w:r w:rsidRPr="00FB4BC9">
              <w:rPr>
                <w:rFonts w:cs="Arial"/>
                <w:b/>
                <w:bCs/>
                <w:lang w:val="en-CA"/>
              </w:rPr>
              <w:t>Internal Field</w:t>
            </w:r>
          </w:p>
        </w:tc>
        <w:tc>
          <w:tcPr>
            <w:tcW w:w="7105" w:type="dxa"/>
          </w:tcPr>
          <w:p w14:paraId="5F89362C" w14:textId="77777777" w:rsidR="00AE19C5" w:rsidRPr="00DC59CC" w:rsidRDefault="00AE19C5" w:rsidP="00AE19C5">
            <w:pPr>
              <w:autoSpaceDE w:val="0"/>
              <w:autoSpaceDN w:val="0"/>
              <w:adjustRightInd w:val="0"/>
              <w:rPr>
                <w:rFonts w:cs="Arial"/>
                <w:lang w:val="en-CA"/>
              </w:rPr>
            </w:pPr>
            <w:r w:rsidRPr="00DC59CC">
              <w:rPr>
                <w:rFonts w:cs="Arial"/>
                <w:lang w:val="en-CA"/>
              </w:rPr>
              <w:t>PTDD1.PTDD1-CORE.BATCH</w:t>
            </w:r>
          </w:p>
          <w:p w14:paraId="2DF0312B" w14:textId="77777777" w:rsidR="00AE19C5" w:rsidRPr="00DC59CC" w:rsidRDefault="00AE19C5" w:rsidP="00AE19C5">
            <w:pPr>
              <w:autoSpaceDE w:val="0"/>
              <w:autoSpaceDN w:val="0"/>
              <w:adjustRightInd w:val="0"/>
              <w:rPr>
                <w:rFonts w:cs="Arial"/>
                <w:lang w:val="en-CA"/>
              </w:rPr>
            </w:pPr>
            <w:r w:rsidRPr="00DC59CC">
              <w:rPr>
                <w:rFonts w:cs="Arial"/>
                <w:lang w:val="en-CA"/>
              </w:rPr>
              <w:t>PTDD1.PTDD1-CORE.SHIFT</w:t>
            </w:r>
          </w:p>
          <w:p w14:paraId="729B09C5" w14:textId="77777777" w:rsidR="00AE19C5" w:rsidRPr="00DC59CC" w:rsidRDefault="00AE19C5" w:rsidP="00AE19C5">
            <w:pPr>
              <w:autoSpaceDE w:val="0"/>
              <w:autoSpaceDN w:val="0"/>
              <w:adjustRightInd w:val="0"/>
              <w:rPr>
                <w:rFonts w:cs="Arial"/>
                <w:lang w:val="en-CA"/>
              </w:rPr>
            </w:pPr>
            <w:r w:rsidRPr="00DC59CC">
              <w:rPr>
                <w:rFonts w:cs="Arial"/>
                <w:lang w:val="en-CA"/>
              </w:rPr>
              <w:t>PTDD1.PTDD1-CORE.BATCH-DC</w:t>
            </w:r>
          </w:p>
          <w:p w14:paraId="40D2D1E3" w14:textId="77777777" w:rsidR="00AE19C5" w:rsidRDefault="00AE19C5" w:rsidP="00AE19C5">
            <w:pPr>
              <w:rPr>
                <w:b/>
                <w:snapToGrid w:val="0"/>
              </w:rPr>
            </w:pPr>
            <w:r w:rsidRPr="00DC59CC">
              <w:rPr>
                <w:rFonts w:cs="Arial"/>
                <w:lang w:val="en-CA"/>
              </w:rPr>
              <w:t>PTDD1.PTDD1-CORE.SHIFT-DC</w:t>
            </w:r>
          </w:p>
        </w:tc>
      </w:tr>
    </w:tbl>
    <w:p w14:paraId="692B3DE7" w14:textId="77777777" w:rsidR="00AE19C5" w:rsidRDefault="00AE19C5">
      <w:pPr>
        <w:rPr>
          <w:b/>
          <w:snapToGrid w:val="0"/>
        </w:rPr>
      </w:pPr>
    </w:p>
    <w:p w14:paraId="3AF2B0A4" w14:textId="77777777" w:rsidR="00C21BB6" w:rsidRDefault="00C21BB6">
      <w:pPr>
        <w:pStyle w:val="Header"/>
        <w:tabs>
          <w:tab w:val="clear" w:pos="4320"/>
          <w:tab w:val="clear" w:pos="8640"/>
        </w:tabs>
        <w:rPr>
          <w:snapToGrid w:val="0"/>
        </w:rPr>
      </w:pPr>
    </w:p>
    <w:p w14:paraId="0B6F68BC" w14:textId="77777777" w:rsidR="008B23FE" w:rsidRDefault="008B23FE" w:rsidP="00847896">
      <w:pPr>
        <w:pStyle w:val="Heading2"/>
        <w:rPr>
          <w:snapToGrid w:val="0"/>
        </w:rPr>
      </w:pPr>
      <w:bookmarkStart w:id="2630" w:name="_Toc30407714"/>
      <w:bookmarkStart w:id="2631" w:name="_Toc126079273"/>
      <w:r>
        <w:rPr>
          <w:snapToGrid w:val="0"/>
        </w:rPr>
        <w:t>FID q – Track 2/Customer</w:t>
      </w:r>
      <w:bookmarkEnd w:id="2630"/>
      <w:bookmarkEnd w:id="2631"/>
    </w:p>
    <w:p w14:paraId="4C11B004" w14:textId="77777777" w:rsidR="00C21BB6" w:rsidRDefault="00C21BB6" w:rsidP="008B23FE">
      <w:pPr>
        <w:ind w:left="720"/>
        <w:rPr>
          <w:snapToGrid w:val="0"/>
        </w:rPr>
      </w:pPr>
      <w:r>
        <w:rPr>
          <w:snapToGrid w:val="0"/>
        </w:rPr>
        <w:t xml:space="preserve">The Track 2/Customer field consists of a group of fields representing the customer’s Track 2. This data can be entered manually or obtained from the terminal’s card reader. The format indicates which of the </w:t>
      </w:r>
      <w:r w:rsidR="005E2F11">
        <w:rPr>
          <w:snapToGrid w:val="0"/>
        </w:rPr>
        <w:t>four</w:t>
      </w:r>
      <w:r>
        <w:rPr>
          <w:snapToGrid w:val="0"/>
        </w:rPr>
        <w:t xml:space="preserve"> methods were used. The format is as follows:</w:t>
      </w:r>
    </w:p>
    <w:p w14:paraId="5D9A5A60" w14:textId="77777777" w:rsidR="00C21BB6" w:rsidRDefault="00C21BB6">
      <w:pPr>
        <w:rPr>
          <w:b/>
          <w:snapToGrid w:val="0"/>
        </w:rPr>
      </w:pPr>
    </w:p>
    <w:p w14:paraId="0589F550" w14:textId="6F7A7891" w:rsidR="00C21BB6" w:rsidRDefault="00536488">
      <w:pPr>
        <w:ind w:left="720"/>
        <w:rPr>
          <w:snapToGrid w:val="0"/>
        </w:rPr>
      </w:pPr>
      <w:r w:rsidRPr="00536488">
        <w:rPr>
          <w:b/>
          <w:snapToGrid w:val="0"/>
          <w:color w:val="538135" w:themeColor="accent3"/>
        </w:rPr>
        <w:t>M</w:t>
      </w:r>
      <w:r w:rsidR="00C21BB6" w:rsidRPr="00536488">
        <w:rPr>
          <w:b/>
          <w:snapToGrid w:val="0"/>
          <w:color w:val="538135" w:themeColor="accent3"/>
        </w:rPr>
        <w:t>anually entered data</w:t>
      </w:r>
      <w:r w:rsidR="005E2F11" w:rsidRPr="00536488">
        <w:rPr>
          <w:b/>
          <w:snapToGrid w:val="0"/>
        </w:rPr>
        <w:tab/>
      </w:r>
      <w:r w:rsidR="005E2F11">
        <w:rPr>
          <w:b/>
          <w:snapToGrid w:val="0"/>
        </w:rPr>
        <w:tab/>
      </w:r>
      <w:r w:rsidR="005E2F11">
        <w:rPr>
          <w:b/>
          <w:snapToGrid w:val="0"/>
        </w:rPr>
        <w:tab/>
      </w:r>
      <w:r w:rsidR="005E2F11">
        <w:rPr>
          <w:b/>
          <w:snapToGrid w:val="0"/>
        </w:rPr>
        <w:tab/>
      </w:r>
      <w:r w:rsidR="005E2F11">
        <w:rPr>
          <w:b/>
          <w:snapToGrid w:val="0"/>
        </w:rPr>
        <w:tab/>
      </w:r>
      <w:r w:rsidR="00AE19C5">
        <w:rPr>
          <w:b/>
          <w:snapToGrid w:val="0"/>
        </w:rPr>
        <w:tab/>
      </w:r>
      <w:r w:rsidR="00C21BB6">
        <w:rPr>
          <w:snapToGrid w:val="0"/>
        </w:rPr>
        <w:t>X(2</w:t>
      </w:r>
      <w:r w:rsidR="00B12EC9">
        <w:rPr>
          <w:snapToGrid w:val="0"/>
        </w:rPr>
        <w:t>6</w:t>
      </w:r>
      <w:r w:rsidR="00C21BB6">
        <w:rPr>
          <w:snapToGrid w:val="0"/>
        </w:rPr>
        <w:t>)</w:t>
      </w:r>
    </w:p>
    <w:p w14:paraId="1894A8C6" w14:textId="77777777" w:rsidR="00C21BB6" w:rsidRDefault="00C21BB6">
      <w:pPr>
        <w:ind w:left="1440"/>
        <w:rPr>
          <w:snapToGrid w:val="0"/>
        </w:rPr>
      </w:pPr>
      <w:r>
        <w:rPr>
          <w:snapToGrid w:val="0"/>
        </w:rPr>
        <w:t xml:space="preserve">Entry ID (M) </w:t>
      </w:r>
      <w:r>
        <w:rPr>
          <w:snapToGrid w:val="0"/>
        </w:rPr>
        <w:tab/>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1A1B7BF0" w14:textId="77777777" w:rsidR="00C21BB6" w:rsidRDefault="00C21BB6">
      <w:pPr>
        <w:ind w:left="1440"/>
        <w:rPr>
          <w:snapToGrid w:val="0"/>
        </w:rPr>
      </w:pPr>
      <w:r>
        <w:rPr>
          <w:snapToGrid w:val="0"/>
        </w:rPr>
        <w:t xml:space="preserve">PAN (variable-length, 19 bytes maximum) </w:t>
      </w:r>
      <w:r>
        <w:rPr>
          <w:snapToGrid w:val="0"/>
        </w:rPr>
        <w:tab/>
      </w:r>
      <w:r>
        <w:rPr>
          <w:snapToGrid w:val="0"/>
        </w:rPr>
        <w:tab/>
      </w:r>
      <w:r w:rsidR="00AE19C5">
        <w:rPr>
          <w:snapToGrid w:val="0"/>
        </w:rPr>
        <w:tab/>
      </w:r>
      <w:r>
        <w:rPr>
          <w:snapToGrid w:val="0"/>
        </w:rPr>
        <w:t>X(19)</w:t>
      </w:r>
    </w:p>
    <w:p w14:paraId="2B6E6F05" w14:textId="77777777" w:rsidR="00C21BB6" w:rsidRDefault="00C21BB6">
      <w:pPr>
        <w:ind w:left="1440"/>
        <w:rPr>
          <w:snapToGrid w:val="0"/>
        </w:rPr>
      </w:pPr>
      <w:r>
        <w:rPr>
          <w:snapToGrid w:val="0"/>
        </w:rPr>
        <w:t xml:space="preserve">Separator character (=) </w:t>
      </w:r>
      <w:r>
        <w:rPr>
          <w:snapToGrid w:val="0"/>
        </w:rPr>
        <w:tab/>
      </w:r>
      <w:r>
        <w:rPr>
          <w:snapToGrid w:val="0"/>
        </w:rPr>
        <w:tab/>
      </w:r>
      <w:r>
        <w:rPr>
          <w:snapToGrid w:val="0"/>
        </w:rPr>
        <w:tab/>
      </w:r>
      <w:r>
        <w:rPr>
          <w:snapToGrid w:val="0"/>
        </w:rPr>
        <w:tab/>
      </w:r>
      <w:r w:rsidR="00AE19C5">
        <w:rPr>
          <w:snapToGrid w:val="0"/>
        </w:rPr>
        <w:tab/>
      </w:r>
      <w:r>
        <w:rPr>
          <w:snapToGrid w:val="0"/>
        </w:rPr>
        <w:t>X(1)</w:t>
      </w:r>
    </w:p>
    <w:p w14:paraId="46A5DB92" w14:textId="77777777" w:rsidR="00C21BB6" w:rsidRDefault="00C21BB6">
      <w:pPr>
        <w:ind w:left="1440"/>
        <w:rPr>
          <w:snapToGrid w:val="0"/>
        </w:rPr>
      </w:pPr>
      <w:r>
        <w:rPr>
          <w:snapToGrid w:val="0"/>
        </w:rPr>
        <w:t xml:space="preserve">Expiration date (YYMM) </w:t>
      </w:r>
      <w:r>
        <w:rPr>
          <w:snapToGrid w:val="0"/>
        </w:rPr>
        <w:tab/>
      </w:r>
      <w:r>
        <w:rPr>
          <w:snapToGrid w:val="0"/>
        </w:rPr>
        <w:tab/>
      </w:r>
      <w:r>
        <w:rPr>
          <w:snapToGrid w:val="0"/>
        </w:rPr>
        <w:tab/>
      </w:r>
      <w:r>
        <w:rPr>
          <w:snapToGrid w:val="0"/>
        </w:rPr>
        <w:tab/>
      </w:r>
      <w:r w:rsidR="00AE19C5">
        <w:rPr>
          <w:snapToGrid w:val="0"/>
        </w:rPr>
        <w:tab/>
      </w:r>
      <w:r>
        <w:rPr>
          <w:snapToGrid w:val="0"/>
        </w:rPr>
        <w:t>9(4)</w:t>
      </w:r>
    </w:p>
    <w:p w14:paraId="63E55830" w14:textId="77777777" w:rsidR="00C21BB6" w:rsidRDefault="00C21BB6">
      <w:pPr>
        <w:ind w:left="1440"/>
        <w:rPr>
          <w:snapToGrid w:val="0"/>
        </w:rPr>
      </w:pPr>
      <w:r>
        <w:rPr>
          <w:snapToGrid w:val="0"/>
        </w:rPr>
        <w:t xml:space="preserve">End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707515B5" w14:textId="77777777" w:rsidR="00C21BB6" w:rsidRDefault="00C21BB6">
      <w:pPr>
        <w:ind w:left="720"/>
        <w:rPr>
          <w:b/>
          <w:snapToGrid w:val="0"/>
        </w:rPr>
      </w:pPr>
    </w:p>
    <w:p w14:paraId="56CEACA6" w14:textId="179E59B2" w:rsidR="00C21BB6" w:rsidRDefault="00536488">
      <w:pPr>
        <w:ind w:left="720"/>
        <w:rPr>
          <w:snapToGrid w:val="0"/>
        </w:rPr>
      </w:pPr>
      <w:r w:rsidRPr="00536488">
        <w:rPr>
          <w:b/>
          <w:snapToGrid w:val="0"/>
          <w:color w:val="538135" w:themeColor="accent3"/>
        </w:rPr>
        <w:lastRenderedPageBreak/>
        <w:t>S</w:t>
      </w:r>
      <w:r w:rsidR="00C21BB6" w:rsidRPr="00536488">
        <w:rPr>
          <w:b/>
          <w:snapToGrid w:val="0"/>
          <w:color w:val="538135" w:themeColor="accent3"/>
        </w:rPr>
        <w:t>wiped data</w:t>
      </w:r>
      <w:r w:rsidR="005E2F11">
        <w:rPr>
          <w:b/>
          <w:snapToGrid w:val="0"/>
        </w:rPr>
        <w:tab/>
      </w:r>
      <w:r w:rsidR="005E2F11">
        <w:rPr>
          <w:b/>
          <w:snapToGrid w:val="0"/>
        </w:rPr>
        <w:tab/>
      </w:r>
      <w:r w:rsidR="005E2F11">
        <w:rPr>
          <w:b/>
          <w:snapToGrid w:val="0"/>
        </w:rPr>
        <w:tab/>
      </w:r>
      <w:r w:rsidR="005E2F11">
        <w:rPr>
          <w:b/>
          <w:snapToGrid w:val="0"/>
        </w:rPr>
        <w:tab/>
      </w:r>
      <w:r>
        <w:rPr>
          <w:b/>
          <w:snapToGrid w:val="0"/>
        </w:rPr>
        <w:tab/>
      </w:r>
      <w:r w:rsidR="005E2F11">
        <w:rPr>
          <w:b/>
          <w:snapToGrid w:val="0"/>
        </w:rPr>
        <w:tab/>
      </w:r>
      <w:r w:rsidR="005E2F11">
        <w:rPr>
          <w:b/>
          <w:snapToGrid w:val="0"/>
        </w:rPr>
        <w:tab/>
      </w:r>
      <w:r w:rsidR="00AE19C5">
        <w:rPr>
          <w:b/>
          <w:snapToGrid w:val="0"/>
        </w:rPr>
        <w:tab/>
      </w:r>
      <w:r w:rsidR="00C21BB6">
        <w:rPr>
          <w:snapToGrid w:val="0"/>
        </w:rPr>
        <w:t>X(39)</w:t>
      </w:r>
    </w:p>
    <w:p w14:paraId="51C24BB9" w14:textId="77777777" w:rsidR="00C21BB6" w:rsidRDefault="00C21BB6">
      <w:pPr>
        <w:ind w:left="1440"/>
        <w:rPr>
          <w:snapToGrid w:val="0"/>
        </w:rPr>
      </w:pPr>
      <w:r>
        <w:rPr>
          <w:snapToGrid w:val="0"/>
        </w:rPr>
        <w:t xml:space="preserve">Start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25DFD5DF" w14:textId="77777777" w:rsidR="00C21BB6" w:rsidRDefault="00C21BB6">
      <w:pPr>
        <w:ind w:left="1440"/>
        <w:rPr>
          <w:snapToGrid w:val="0"/>
        </w:rPr>
      </w:pPr>
      <w:r>
        <w:rPr>
          <w:snapToGrid w:val="0"/>
        </w:rPr>
        <w:t xml:space="preserve">PAN (variable-length, 19 bytes maximum) </w:t>
      </w:r>
      <w:r>
        <w:rPr>
          <w:snapToGrid w:val="0"/>
        </w:rPr>
        <w:tab/>
      </w:r>
      <w:r>
        <w:rPr>
          <w:snapToGrid w:val="0"/>
        </w:rPr>
        <w:tab/>
      </w:r>
      <w:r w:rsidR="00AE19C5">
        <w:rPr>
          <w:snapToGrid w:val="0"/>
        </w:rPr>
        <w:tab/>
      </w:r>
      <w:r>
        <w:rPr>
          <w:snapToGrid w:val="0"/>
        </w:rPr>
        <w:t>X(19)</w:t>
      </w:r>
    </w:p>
    <w:p w14:paraId="171C8170" w14:textId="77777777" w:rsidR="00C21BB6" w:rsidRDefault="00C21BB6">
      <w:pPr>
        <w:ind w:left="1440"/>
        <w:rPr>
          <w:snapToGrid w:val="0"/>
        </w:rPr>
      </w:pPr>
      <w:r>
        <w:rPr>
          <w:snapToGrid w:val="0"/>
        </w:rPr>
        <w:t xml:space="preserve">Separator character (=) </w:t>
      </w:r>
      <w:r>
        <w:rPr>
          <w:snapToGrid w:val="0"/>
        </w:rPr>
        <w:tab/>
      </w:r>
      <w:r>
        <w:rPr>
          <w:snapToGrid w:val="0"/>
        </w:rPr>
        <w:tab/>
      </w:r>
      <w:r>
        <w:rPr>
          <w:snapToGrid w:val="0"/>
        </w:rPr>
        <w:tab/>
      </w:r>
      <w:r>
        <w:rPr>
          <w:snapToGrid w:val="0"/>
        </w:rPr>
        <w:tab/>
      </w:r>
      <w:r w:rsidR="00AE19C5">
        <w:rPr>
          <w:snapToGrid w:val="0"/>
        </w:rPr>
        <w:tab/>
      </w:r>
      <w:r>
        <w:rPr>
          <w:snapToGrid w:val="0"/>
        </w:rPr>
        <w:t>X(1)</w:t>
      </w:r>
    </w:p>
    <w:p w14:paraId="3B9E6CB8" w14:textId="77777777" w:rsidR="00C21BB6" w:rsidRDefault="00C21BB6">
      <w:pPr>
        <w:ind w:left="1440"/>
        <w:rPr>
          <w:snapToGrid w:val="0"/>
        </w:rPr>
      </w:pPr>
      <w:r>
        <w:rPr>
          <w:snapToGrid w:val="0"/>
        </w:rPr>
        <w:t xml:space="preserve">Expiration date (YYMM) </w:t>
      </w:r>
      <w:r>
        <w:rPr>
          <w:snapToGrid w:val="0"/>
        </w:rPr>
        <w:tab/>
      </w:r>
      <w:r>
        <w:rPr>
          <w:snapToGrid w:val="0"/>
        </w:rPr>
        <w:tab/>
      </w:r>
      <w:r>
        <w:rPr>
          <w:snapToGrid w:val="0"/>
        </w:rPr>
        <w:tab/>
      </w:r>
      <w:r>
        <w:rPr>
          <w:snapToGrid w:val="0"/>
        </w:rPr>
        <w:tab/>
      </w:r>
      <w:r w:rsidR="00AE19C5">
        <w:rPr>
          <w:snapToGrid w:val="0"/>
        </w:rPr>
        <w:tab/>
      </w:r>
      <w:r>
        <w:rPr>
          <w:snapToGrid w:val="0"/>
        </w:rPr>
        <w:t>9(4)</w:t>
      </w:r>
    </w:p>
    <w:p w14:paraId="47BDB02D" w14:textId="77777777" w:rsidR="00C21BB6" w:rsidRDefault="00C21BB6">
      <w:pPr>
        <w:ind w:left="1440"/>
        <w:rPr>
          <w:snapToGrid w:val="0"/>
        </w:rPr>
      </w:pPr>
      <w:r>
        <w:rPr>
          <w:snapToGrid w:val="0"/>
        </w:rPr>
        <w:t>Discretionary data (13 bytes maximum)</w:t>
      </w:r>
      <w:r>
        <w:rPr>
          <w:snapToGrid w:val="0"/>
        </w:rPr>
        <w:tab/>
      </w:r>
      <w:r>
        <w:rPr>
          <w:snapToGrid w:val="0"/>
        </w:rPr>
        <w:tab/>
      </w:r>
      <w:r w:rsidR="00AE19C5">
        <w:rPr>
          <w:snapToGrid w:val="0"/>
        </w:rPr>
        <w:tab/>
      </w:r>
      <w:r>
        <w:rPr>
          <w:snapToGrid w:val="0"/>
        </w:rPr>
        <w:t>X(13)</w:t>
      </w:r>
    </w:p>
    <w:p w14:paraId="531C8650" w14:textId="77777777" w:rsidR="00C21BB6" w:rsidRDefault="00C21BB6">
      <w:pPr>
        <w:ind w:left="1440"/>
        <w:rPr>
          <w:snapToGrid w:val="0"/>
        </w:rPr>
      </w:pPr>
      <w:r>
        <w:rPr>
          <w:snapToGrid w:val="0"/>
        </w:rPr>
        <w:t xml:space="preserve">End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08598E59" w14:textId="77777777" w:rsidR="00C21BB6" w:rsidRDefault="00C21BB6">
      <w:pPr>
        <w:ind w:left="1440"/>
        <w:rPr>
          <w:snapToGrid w:val="0"/>
        </w:rPr>
      </w:pPr>
    </w:p>
    <w:p w14:paraId="6EB6934B" w14:textId="77777777" w:rsidR="00C21BB6" w:rsidRDefault="00C21BB6">
      <w:pPr>
        <w:rPr>
          <w:b/>
          <w:snapToGrid w:val="0"/>
        </w:rPr>
      </w:pPr>
    </w:p>
    <w:p w14:paraId="6D3D8F77" w14:textId="1F246DE2" w:rsidR="00C21BB6" w:rsidRDefault="00536488">
      <w:pPr>
        <w:ind w:left="720"/>
        <w:rPr>
          <w:snapToGrid w:val="0"/>
        </w:rPr>
      </w:pPr>
      <w:r w:rsidRPr="00536488">
        <w:rPr>
          <w:b/>
          <w:snapToGrid w:val="0"/>
          <w:color w:val="538135" w:themeColor="accent3"/>
        </w:rPr>
        <w:t>C</w:t>
      </w:r>
      <w:r w:rsidR="00C21BB6" w:rsidRPr="00536488">
        <w:rPr>
          <w:b/>
          <w:snapToGrid w:val="0"/>
          <w:color w:val="538135" w:themeColor="accent3"/>
        </w:rPr>
        <w:t>hip read data (if EMV Tag 57 is present)</w:t>
      </w:r>
      <w:r>
        <w:rPr>
          <w:b/>
          <w:snapToGrid w:val="0"/>
        </w:rPr>
        <w:tab/>
      </w:r>
      <w:r>
        <w:rPr>
          <w:b/>
          <w:snapToGrid w:val="0"/>
        </w:rPr>
        <w:tab/>
      </w:r>
      <w:r w:rsidR="005E2F11">
        <w:rPr>
          <w:b/>
          <w:snapToGrid w:val="0"/>
        </w:rPr>
        <w:tab/>
      </w:r>
      <w:r w:rsidR="00AE19C5">
        <w:rPr>
          <w:b/>
          <w:snapToGrid w:val="0"/>
        </w:rPr>
        <w:tab/>
      </w:r>
      <w:r w:rsidR="00C21BB6">
        <w:rPr>
          <w:snapToGrid w:val="0"/>
        </w:rPr>
        <w:t>X(39)</w:t>
      </w:r>
    </w:p>
    <w:p w14:paraId="6DB5C5BC" w14:textId="77777777" w:rsidR="00C21BB6" w:rsidRDefault="00C21BB6">
      <w:pPr>
        <w:ind w:left="1440"/>
        <w:rPr>
          <w:snapToGrid w:val="0"/>
        </w:rPr>
      </w:pPr>
      <w:r>
        <w:rPr>
          <w:snapToGrid w:val="0"/>
        </w:rPr>
        <w:t xml:space="preserve">Start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716FA0B9" w14:textId="77777777" w:rsidR="00C21BB6" w:rsidRDefault="00C21BB6">
      <w:pPr>
        <w:ind w:left="1440"/>
        <w:rPr>
          <w:snapToGrid w:val="0"/>
        </w:rPr>
      </w:pPr>
      <w:r>
        <w:rPr>
          <w:snapToGrid w:val="0"/>
        </w:rPr>
        <w:t>Track 2 equivalent data (EMV Tag: 57*)</w:t>
      </w:r>
      <w:r>
        <w:rPr>
          <w:snapToGrid w:val="0"/>
        </w:rPr>
        <w:tab/>
      </w:r>
      <w:r>
        <w:rPr>
          <w:snapToGrid w:val="0"/>
        </w:rPr>
        <w:tab/>
      </w:r>
      <w:r w:rsidR="00AE19C5">
        <w:rPr>
          <w:snapToGrid w:val="0"/>
        </w:rPr>
        <w:tab/>
      </w:r>
      <w:r>
        <w:rPr>
          <w:snapToGrid w:val="0"/>
        </w:rPr>
        <w:t>X(37)</w:t>
      </w:r>
    </w:p>
    <w:p w14:paraId="6275DAE8" w14:textId="77777777" w:rsidR="00C21BB6" w:rsidRDefault="00C21BB6">
      <w:pPr>
        <w:ind w:left="1440"/>
        <w:rPr>
          <w:snapToGrid w:val="0"/>
        </w:rPr>
      </w:pPr>
      <w:r>
        <w:rPr>
          <w:snapToGrid w:val="0"/>
        </w:rPr>
        <w:t xml:space="preserve">End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5E5BE04E" w14:textId="77777777" w:rsidR="00AE19C5" w:rsidRDefault="00AE19C5">
      <w:pPr>
        <w:ind w:left="1440"/>
        <w:rPr>
          <w:snapToGrid w:val="0"/>
        </w:rPr>
      </w:pPr>
    </w:p>
    <w:p w14:paraId="05B8EB01" w14:textId="77777777" w:rsidR="00C21BB6" w:rsidRDefault="00C21BB6">
      <w:pPr>
        <w:ind w:left="1440"/>
        <w:rPr>
          <w:snapToGrid w:val="0"/>
        </w:rPr>
      </w:pPr>
      <w:r>
        <w:rPr>
          <w:snapToGrid w:val="0"/>
        </w:rPr>
        <w:t>*- Must be encoded with ‘=’ as separation character. Use the binary value plus 30 for each nibble to arrive at ASC</w:t>
      </w:r>
      <w:r w:rsidR="00BC60CD">
        <w:rPr>
          <w:snapToGrid w:val="0"/>
        </w:rPr>
        <w:t>II</w:t>
      </w:r>
      <w:r>
        <w:rPr>
          <w:snapToGrid w:val="0"/>
        </w:rPr>
        <w:t xml:space="preserve"> byte format of Tag 57.</w:t>
      </w:r>
      <w:r w:rsidR="00310BFB">
        <w:rPr>
          <w:snapToGrid w:val="0"/>
        </w:rPr>
        <w:t xml:space="preserve"> Moreover, the terminal should remove the padded character ’F’ at the end of track2 </w:t>
      </w:r>
      <w:r w:rsidR="006D5430">
        <w:rPr>
          <w:snapToGrid w:val="0"/>
        </w:rPr>
        <w:t xml:space="preserve">equivalent </w:t>
      </w:r>
      <w:r w:rsidR="00310BFB">
        <w:rPr>
          <w:snapToGrid w:val="0"/>
        </w:rPr>
        <w:t>data if it existed. This should be done before calculating the MAC (when applicable) and sending in the request.</w:t>
      </w:r>
    </w:p>
    <w:p w14:paraId="221C3099" w14:textId="77777777" w:rsidR="00C21BB6" w:rsidRDefault="00C21BB6">
      <w:pPr>
        <w:ind w:left="1440"/>
        <w:rPr>
          <w:snapToGrid w:val="0"/>
        </w:rPr>
      </w:pPr>
    </w:p>
    <w:p w14:paraId="2E813001" w14:textId="11892BB7" w:rsidR="00C21BB6" w:rsidRDefault="00536488">
      <w:pPr>
        <w:ind w:left="720"/>
        <w:rPr>
          <w:snapToGrid w:val="0"/>
        </w:rPr>
      </w:pPr>
      <w:r w:rsidRPr="00536488">
        <w:rPr>
          <w:b/>
          <w:snapToGrid w:val="0"/>
          <w:color w:val="538135" w:themeColor="accent3"/>
        </w:rPr>
        <w:t>C</w:t>
      </w:r>
      <w:r w:rsidR="00C21BB6" w:rsidRPr="00536488">
        <w:rPr>
          <w:b/>
          <w:snapToGrid w:val="0"/>
          <w:color w:val="538135" w:themeColor="accent3"/>
        </w:rPr>
        <w:t>hip read data (if EMV Tag 57 is not present)</w:t>
      </w:r>
      <w:r>
        <w:rPr>
          <w:b/>
          <w:snapToGrid w:val="0"/>
        </w:rPr>
        <w:tab/>
      </w:r>
      <w:r w:rsidR="005E2F11">
        <w:rPr>
          <w:b/>
          <w:snapToGrid w:val="0"/>
        </w:rPr>
        <w:tab/>
      </w:r>
      <w:r w:rsidR="00AE19C5">
        <w:rPr>
          <w:b/>
          <w:snapToGrid w:val="0"/>
        </w:rPr>
        <w:tab/>
      </w:r>
      <w:r w:rsidR="00C21BB6">
        <w:rPr>
          <w:snapToGrid w:val="0"/>
        </w:rPr>
        <w:t>X(26)</w:t>
      </w:r>
    </w:p>
    <w:p w14:paraId="2D1B68B6" w14:textId="77777777" w:rsidR="00C21BB6" w:rsidRDefault="00C21BB6">
      <w:pPr>
        <w:ind w:left="1440"/>
        <w:rPr>
          <w:snapToGrid w:val="0"/>
        </w:rPr>
      </w:pPr>
      <w:r>
        <w:rPr>
          <w:snapToGrid w:val="0"/>
        </w:rPr>
        <w:t xml:space="preserve">Entry ID (M) </w:t>
      </w:r>
      <w:r>
        <w:rPr>
          <w:snapToGrid w:val="0"/>
        </w:rPr>
        <w:tab/>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0F8CD980" w14:textId="77777777" w:rsidR="00C21BB6" w:rsidRDefault="00C21BB6">
      <w:pPr>
        <w:ind w:left="1440"/>
        <w:rPr>
          <w:snapToGrid w:val="0"/>
        </w:rPr>
      </w:pPr>
      <w:r>
        <w:rPr>
          <w:snapToGrid w:val="0"/>
        </w:rPr>
        <w:t>PAN (variable-length, 19 bytes maximum)(EMV Tag: 5A)</w:t>
      </w:r>
      <w:r>
        <w:rPr>
          <w:snapToGrid w:val="0"/>
        </w:rPr>
        <w:tab/>
        <w:t>X(19)</w:t>
      </w:r>
    </w:p>
    <w:p w14:paraId="2980ACA3" w14:textId="77777777" w:rsidR="00C21BB6" w:rsidRDefault="00C21BB6">
      <w:pPr>
        <w:ind w:left="1440"/>
        <w:rPr>
          <w:snapToGrid w:val="0"/>
        </w:rPr>
      </w:pPr>
      <w:r>
        <w:rPr>
          <w:snapToGrid w:val="0"/>
        </w:rPr>
        <w:t xml:space="preserve">Separator character (=) </w:t>
      </w:r>
      <w:r>
        <w:rPr>
          <w:snapToGrid w:val="0"/>
        </w:rPr>
        <w:tab/>
      </w:r>
      <w:r>
        <w:rPr>
          <w:snapToGrid w:val="0"/>
        </w:rPr>
        <w:tab/>
      </w:r>
      <w:r>
        <w:rPr>
          <w:snapToGrid w:val="0"/>
        </w:rPr>
        <w:tab/>
      </w:r>
      <w:r>
        <w:rPr>
          <w:snapToGrid w:val="0"/>
        </w:rPr>
        <w:tab/>
      </w:r>
      <w:r w:rsidR="00AE19C5">
        <w:rPr>
          <w:snapToGrid w:val="0"/>
        </w:rPr>
        <w:tab/>
      </w:r>
      <w:r>
        <w:rPr>
          <w:snapToGrid w:val="0"/>
        </w:rPr>
        <w:t>X(1)</w:t>
      </w:r>
    </w:p>
    <w:p w14:paraId="486BB857" w14:textId="77777777" w:rsidR="00C21BB6" w:rsidRDefault="00C21BB6">
      <w:pPr>
        <w:ind w:left="1440"/>
        <w:rPr>
          <w:snapToGrid w:val="0"/>
        </w:rPr>
      </w:pPr>
      <w:r>
        <w:rPr>
          <w:snapToGrid w:val="0"/>
        </w:rPr>
        <w:t>Expiration date (YYMM)(EMV Tag: 5F24)</w:t>
      </w:r>
      <w:r>
        <w:rPr>
          <w:snapToGrid w:val="0"/>
        </w:rPr>
        <w:tab/>
      </w:r>
      <w:r>
        <w:rPr>
          <w:snapToGrid w:val="0"/>
        </w:rPr>
        <w:tab/>
      </w:r>
      <w:r w:rsidR="00AE19C5">
        <w:rPr>
          <w:snapToGrid w:val="0"/>
        </w:rPr>
        <w:tab/>
      </w:r>
      <w:r>
        <w:rPr>
          <w:snapToGrid w:val="0"/>
        </w:rPr>
        <w:t>9(4)</w:t>
      </w:r>
    </w:p>
    <w:p w14:paraId="678BB440" w14:textId="77777777" w:rsidR="00C21BB6" w:rsidRDefault="00C21BB6">
      <w:pPr>
        <w:ind w:left="1440"/>
        <w:rPr>
          <w:snapToGrid w:val="0"/>
        </w:rPr>
      </w:pPr>
      <w:r>
        <w:rPr>
          <w:snapToGrid w:val="0"/>
        </w:rPr>
        <w:t xml:space="preserve">End sentinel (?) </w:t>
      </w:r>
      <w:r>
        <w:rPr>
          <w:snapToGrid w:val="0"/>
        </w:rPr>
        <w:tab/>
      </w:r>
      <w:r>
        <w:rPr>
          <w:snapToGrid w:val="0"/>
        </w:rPr>
        <w:tab/>
      </w:r>
      <w:r>
        <w:rPr>
          <w:snapToGrid w:val="0"/>
        </w:rPr>
        <w:tab/>
      </w:r>
      <w:r>
        <w:rPr>
          <w:snapToGrid w:val="0"/>
        </w:rPr>
        <w:tab/>
      </w:r>
      <w:r>
        <w:rPr>
          <w:snapToGrid w:val="0"/>
        </w:rPr>
        <w:tab/>
      </w:r>
      <w:r w:rsidR="00AE19C5">
        <w:rPr>
          <w:snapToGrid w:val="0"/>
        </w:rPr>
        <w:tab/>
      </w:r>
      <w:r>
        <w:rPr>
          <w:snapToGrid w:val="0"/>
        </w:rPr>
        <w:t>X(1)</w:t>
      </w:r>
    </w:p>
    <w:p w14:paraId="758EE280" w14:textId="77777777" w:rsidR="00C21BB6" w:rsidRDefault="00C21BB6">
      <w:pPr>
        <w:rPr>
          <w:b/>
          <w:snapToGrid w:val="0"/>
        </w:rPr>
      </w:pPr>
    </w:p>
    <w:p w14:paraId="05942DE2" w14:textId="77777777" w:rsidR="00C21BB6" w:rsidRDefault="00C21BB6" w:rsidP="008B23FE">
      <w:pPr>
        <w:ind w:left="720"/>
        <w:rPr>
          <w:b/>
          <w:snapToGrid w:val="0"/>
        </w:rPr>
      </w:pPr>
      <w:r>
        <w:rPr>
          <w:b/>
          <w:snapToGrid w:val="0"/>
        </w:rPr>
        <w:t>For EMV transactions, the Application PAN Sequence Number (EMV Tag: 5F34) is carried in the EMV Additional Request Data field (FID 6, SFID P)</w:t>
      </w:r>
    </w:p>
    <w:p w14:paraId="20B0E170" w14:textId="77777777" w:rsidR="00C21BB6" w:rsidRDefault="00C21BB6" w:rsidP="008B23FE">
      <w:pPr>
        <w:ind w:left="720"/>
        <w:rPr>
          <w:b/>
          <w:snapToGrid w:val="0"/>
        </w:rPr>
      </w:pPr>
    </w:p>
    <w:p w14:paraId="3CC55137" w14:textId="77777777" w:rsidR="00C21BB6" w:rsidRPr="00536488" w:rsidRDefault="00C21BB6" w:rsidP="00536488">
      <w:pPr>
        <w:ind w:left="720"/>
        <w:rPr>
          <w:b/>
          <w:bCs/>
          <w:snapToGrid w:val="0"/>
          <w:color w:val="538135" w:themeColor="accent3"/>
        </w:rPr>
      </w:pPr>
      <w:r w:rsidRPr="00536488">
        <w:rPr>
          <w:b/>
          <w:bCs/>
          <w:snapToGrid w:val="0"/>
          <w:color w:val="538135" w:themeColor="accent3"/>
        </w:rPr>
        <w:t xml:space="preserve">Special handling for </w:t>
      </w:r>
      <w:r w:rsidR="00D50867" w:rsidRPr="00536488">
        <w:rPr>
          <w:b/>
          <w:bCs/>
          <w:snapToGrid w:val="0"/>
          <w:color w:val="538135" w:themeColor="accent3"/>
        </w:rPr>
        <w:t>Store-and-Forward messages</w:t>
      </w:r>
    </w:p>
    <w:p w14:paraId="78C9886A" w14:textId="77777777" w:rsidR="00C21BB6" w:rsidRDefault="00C21BB6" w:rsidP="008B23FE">
      <w:pPr>
        <w:ind w:left="720"/>
        <w:rPr>
          <w:bCs/>
          <w:snapToGrid w:val="0"/>
        </w:rPr>
      </w:pPr>
      <w:r>
        <w:rPr>
          <w:bCs/>
          <w:snapToGrid w:val="0"/>
        </w:rPr>
        <w:t>Payment Card Industry (PCI) standards specify the entire Track 2 cannot be stored therefore the electronically read Track 2 or Track 2 equivalent data is not available for use when the card is no longer present</w:t>
      </w:r>
      <w:r w:rsidR="00D50867" w:rsidRPr="00DA7A00">
        <w:rPr>
          <w:snapToGrid w:val="0"/>
        </w:rPr>
        <w:t xml:space="preserve">, e.g. pre-auth completions and void transactions.  </w:t>
      </w:r>
      <w:r>
        <w:rPr>
          <w:bCs/>
          <w:snapToGrid w:val="0"/>
        </w:rPr>
        <w:t xml:space="preserve"> The requirement in these cases is:</w:t>
      </w:r>
    </w:p>
    <w:p w14:paraId="668337C0" w14:textId="77777777" w:rsidR="00C21BB6" w:rsidRDefault="00C21BB6" w:rsidP="008B23FE">
      <w:pPr>
        <w:ind w:left="720"/>
        <w:rPr>
          <w:bCs/>
          <w:snapToGrid w:val="0"/>
        </w:rPr>
      </w:pPr>
    </w:p>
    <w:p w14:paraId="52FEBAA8" w14:textId="77777777" w:rsidR="00C21BB6" w:rsidRDefault="00C21BB6" w:rsidP="008B23FE">
      <w:pPr>
        <w:ind w:left="720"/>
        <w:rPr>
          <w:bCs/>
          <w:snapToGrid w:val="0"/>
        </w:rPr>
      </w:pPr>
      <w:r>
        <w:rPr>
          <w:bCs/>
          <w:snapToGrid w:val="0"/>
        </w:rPr>
        <w:t xml:space="preserve">Include the fields of the track 2 as manually entered in the </w:t>
      </w:r>
      <w:r w:rsidR="00D50867">
        <w:rPr>
          <w:bCs/>
          <w:snapToGrid w:val="0"/>
        </w:rPr>
        <w:t>SAF request</w:t>
      </w:r>
      <w:r>
        <w:rPr>
          <w:bCs/>
          <w:snapToGrid w:val="0"/>
        </w:rPr>
        <w:t>.</w:t>
      </w:r>
    </w:p>
    <w:p w14:paraId="114BAD2E" w14:textId="77777777" w:rsidR="00C21BB6" w:rsidRDefault="00C21BB6" w:rsidP="008B23FE">
      <w:pPr>
        <w:ind w:left="720"/>
        <w:rPr>
          <w:bCs/>
          <w:snapToGrid w:val="0"/>
        </w:rPr>
      </w:pPr>
    </w:p>
    <w:p w14:paraId="1F3F71A3" w14:textId="77777777" w:rsidR="00C21BB6" w:rsidRDefault="00C21BB6" w:rsidP="008B23FE">
      <w:pPr>
        <w:ind w:left="720"/>
        <w:rPr>
          <w:bCs/>
          <w:snapToGrid w:val="0"/>
        </w:rPr>
      </w:pPr>
      <w:r>
        <w:rPr>
          <w:bCs/>
          <w:snapToGrid w:val="0"/>
        </w:rPr>
        <w:t xml:space="preserve">Include the original POS Entry Mode (FID 6;SFID E).  The POS Entry Mode in the </w:t>
      </w:r>
      <w:r w:rsidR="00D50867">
        <w:rPr>
          <w:bCs/>
          <w:snapToGrid w:val="0"/>
        </w:rPr>
        <w:t>SAF request</w:t>
      </w:r>
      <w:r>
        <w:rPr>
          <w:bCs/>
          <w:snapToGrid w:val="0"/>
        </w:rPr>
        <w:t xml:space="preserve"> </w:t>
      </w:r>
      <w:r w:rsidR="00D50867" w:rsidRPr="00DA7A00">
        <w:rPr>
          <w:snapToGrid w:val="0"/>
        </w:rPr>
        <w:t>indicates how Track 2 was read in the original transaction, e.g. original pre-auth or purchase.</w:t>
      </w:r>
      <w:r>
        <w:rPr>
          <w:bCs/>
          <w:snapToGrid w:val="0"/>
        </w:rPr>
        <w:t xml:space="preserve"> Please see the details for POS Entry Mode in the description of FID 6; SFID E.</w:t>
      </w:r>
    </w:p>
    <w:p w14:paraId="5FF74F55" w14:textId="77777777" w:rsidR="0016253A" w:rsidRDefault="0016253A" w:rsidP="008B23FE">
      <w:pPr>
        <w:ind w:left="720"/>
        <w:rPr>
          <w:bCs/>
          <w:snapToGrid w:val="0"/>
        </w:rPr>
      </w:pPr>
    </w:p>
    <w:p w14:paraId="2DAB56E8" w14:textId="77777777" w:rsidR="0016253A" w:rsidRPr="00536488" w:rsidRDefault="0016253A" w:rsidP="00536488">
      <w:pPr>
        <w:ind w:left="720"/>
        <w:rPr>
          <w:b/>
          <w:bCs/>
          <w:snapToGrid w:val="0"/>
          <w:color w:val="538135" w:themeColor="accent3"/>
        </w:rPr>
      </w:pPr>
      <w:r w:rsidRPr="00536488">
        <w:rPr>
          <w:b/>
          <w:bCs/>
          <w:snapToGrid w:val="0"/>
          <w:color w:val="538135" w:themeColor="accent3"/>
        </w:rPr>
        <w:t>Track 2 Encryption Handling</w:t>
      </w:r>
      <w:r w:rsidR="00B06EA5" w:rsidRPr="00536488">
        <w:rPr>
          <w:b/>
          <w:bCs/>
          <w:snapToGrid w:val="0"/>
          <w:color w:val="538135" w:themeColor="accent3"/>
        </w:rPr>
        <w:t xml:space="preserve"> for End to End encryption (E2Ee)</w:t>
      </w:r>
    </w:p>
    <w:p w14:paraId="2131D2C2" w14:textId="77777777" w:rsidR="00B45199" w:rsidRDefault="00133E40" w:rsidP="008B23FE">
      <w:pPr>
        <w:ind w:left="720"/>
        <w:rPr>
          <w:snapToGrid w:val="0"/>
        </w:rPr>
      </w:pPr>
      <w:r>
        <w:rPr>
          <w:snapToGrid w:val="0"/>
        </w:rPr>
        <w:lastRenderedPageBreak/>
        <w:t>BASE24 (host 1)</w:t>
      </w:r>
      <w:r w:rsidR="0016253A" w:rsidRPr="0016253A">
        <w:rPr>
          <w:snapToGrid w:val="0"/>
        </w:rPr>
        <w:t xml:space="preserve"> will use the PTD Data Encryption </w:t>
      </w:r>
      <w:r w:rsidR="001C39A1">
        <w:rPr>
          <w:snapToGrid w:val="0"/>
        </w:rPr>
        <w:t xml:space="preserve">Type Field (Page 7) </w:t>
      </w:r>
      <w:r w:rsidR="0016253A" w:rsidRPr="0016253A">
        <w:rPr>
          <w:snapToGrid w:val="0"/>
        </w:rPr>
        <w:t xml:space="preserve">to determine if the </w:t>
      </w:r>
      <w:r w:rsidR="001C39A1">
        <w:rPr>
          <w:snapToGrid w:val="0"/>
        </w:rPr>
        <w:t xml:space="preserve">device </w:t>
      </w:r>
      <w:r w:rsidR="00F93882">
        <w:rPr>
          <w:snapToGrid w:val="0"/>
        </w:rPr>
        <w:t>supports</w:t>
      </w:r>
      <w:r w:rsidR="001C39A1">
        <w:rPr>
          <w:snapToGrid w:val="0"/>
        </w:rPr>
        <w:t xml:space="preserve"> </w:t>
      </w:r>
      <w:r w:rsidR="00B06EA5">
        <w:rPr>
          <w:snapToGrid w:val="0"/>
        </w:rPr>
        <w:t xml:space="preserve">E2E Track 2 </w:t>
      </w:r>
      <w:r w:rsidR="001C39A1">
        <w:rPr>
          <w:snapToGrid w:val="0"/>
        </w:rPr>
        <w:t>e</w:t>
      </w:r>
      <w:r w:rsidR="0016253A" w:rsidRPr="0016253A">
        <w:rPr>
          <w:snapToGrid w:val="0"/>
        </w:rPr>
        <w:t>ncrypt</w:t>
      </w:r>
      <w:r w:rsidR="001C39A1">
        <w:rPr>
          <w:snapToGrid w:val="0"/>
        </w:rPr>
        <w:t>ion</w:t>
      </w:r>
      <w:r w:rsidR="0016253A" w:rsidRPr="0016253A">
        <w:rPr>
          <w:snapToGrid w:val="0"/>
        </w:rPr>
        <w:t xml:space="preserve">.  </w:t>
      </w:r>
      <w:r w:rsidR="001C39A1">
        <w:rPr>
          <w:snapToGrid w:val="0"/>
        </w:rPr>
        <w:t xml:space="preserve">A value of </w:t>
      </w:r>
      <w:r w:rsidR="0016253A" w:rsidRPr="0016253A">
        <w:rPr>
          <w:snapToGrid w:val="0"/>
        </w:rPr>
        <w:t>“01”</w:t>
      </w:r>
      <w:r w:rsidR="001C39A1">
        <w:rPr>
          <w:snapToGrid w:val="0"/>
        </w:rPr>
        <w:t xml:space="preserve"> indicates the device </w:t>
      </w:r>
      <w:r w:rsidR="00F93882">
        <w:rPr>
          <w:snapToGrid w:val="0"/>
        </w:rPr>
        <w:t>supports</w:t>
      </w:r>
      <w:r w:rsidR="001C39A1">
        <w:rPr>
          <w:snapToGrid w:val="0"/>
        </w:rPr>
        <w:t xml:space="preserve"> </w:t>
      </w:r>
      <w:r w:rsidR="00B06EA5">
        <w:rPr>
          <w:snapToGrid w:val="0"/>
        </w:rPr>
        <w:t xml:space="preserve">E2E </w:t>
      </w:r>
      <w:r w:rsidR="001C39A1">
        <w:rPr>
          <w:snapToGrid w:val="0"/>
        </w:rPr>
        <w:t xml:space="preserve">Track 2 encryption, therefore SPDH will decrypt </w:t>
      </w:r>
      <w:r w:rsidR="0016253A" w:rsidRPr="0016253A">
        <w:rPr>
          <w:snapToGrid w:val="0"/>
        </w:rPr>
        <w:t>the track 2</w:t>
      </w:r>
      <w:r w:rsidR="001C39A1">
        <w:rPr>
          <w:snapToGrid w:val="0"/>
        </w:rPr>
        <w:t xml:space="preserve"> if the value is “01”.</w:t>
      </w:r>
      <w:r>
        <w:rPr>
          <w:snapToGrid w:val="0"/>
        </w:rPr>
        <w:t xml:space="preserve"> BASE24 (HOST 1) includes a flag </w:t>
      </w:r>
      <w:r w:rsidR="00E9100E">
        <w:rPr>
          <w:snapToGrid w:val="0"/>
        </w:rPr>
        <w:t xml:space="preserve">(DID N) </w:t>
      </w:r>
      <w:r>
        <w:rPr>
          <w:snapToGrid w:val="0"/>
        </w:rPr>
        <w:t>in the download message to the POS solution to indicate whether encryption is enabled or disabled.</w:t>
      </w:r>
    </w:p>
    <w:p w14:paraId="0F6F131A" w14:textId="77777777" w:rsidR="00B45199" w:rsidRDefault="00B45199" w:rsidP="008B23FE">
      <w:pPr>
        <w:ind w:left="720"/>
        <w:rPr>
          <w:snapToGrid w:val="0"/>
        </w:rPr>
      </w:pPr>
    </w:p>
    <w:p w14:paraId="333C8FE2" w14:textId="77777777" w:rsidR="00F81E5A" w:rsidRDefault="00F81E5A" w:rsidP="008B23FE">
      <w:pPr>
        <w:ind w:left="720"/>
        <w:rPr>
          <w:snapToGrid w:val="0"/>
        </w:rPr>
      </w:pPr>
      <w:r>
        <w:rPr>
          <w:snapToGrid w:val="0"/>
        </w:rPr>
        <w:t xml:space="preserve">To format the </w:t>
      </w:r>
      <w:r w:rsidR="00B06EA5" w:rsidRPr="00B06EA5">
        <w:rPr>
          <w:snapToGrid w:val="0"/>
        </w:rPr>
        <w:t xml:space="preserve">track 2 for End to End encryption </w:t>
      </w:r>
      <w:r>
        <w:rPr>
          <w:snapToGrid w:val="0"/>
        </w:rPr>
        <w:t>the solution must do the following:</w:t>
      </w:r>
    </w:p>
    <w:p w14:paraId="356896DC" w14:textId="77777777" w:rsidR="00F81E5A" w:rsidRDefault="00F81E5A" w:rsidP="007930C7">
      <w:pPr>
        <w:numPr>
          <w:ilvl w:val="0"/>
          <w:numId w:val="38"/>
        </w:numPr>
        <w:tabs>
          <w:tab w:val="num" w:pos="1440"/>
        </w:tabs>
        <w:ind w:left="1080"/>
        <w:rPr>
          <w:rFonts w:cs="Arial"/>
        </w:rPr>
      </w:pPr>
      <w:r>
        <w:rPr>
          <w:snapToGrid w:val="0"/>
        </w:rPr>
        <w:t xml:space="preserve">Build </w:t>
      </w:r>
      <w:r w:rsidR="00A632F7">
        <w:rPr>
          <w:snapToGrid w:val="0"/>
        </w:rPr>
        <w:t>a buffer containing a field separator, the character q, and track 2 data in one of the</w:t>
      </w:r>
      <w:r>
        <w:rPr>
          <w:snapToGrid w:val="0"/>
        </w:rPr>
        <w:t xml:space="preserve"> formats describe</w:t>
      </w:r>
      <w:r w:rsidR="004D706C">
        <w:rPr>
          <w:snapToGrid w:val="0"/>
        </w:rPr>
        <w:t>d</w:t>
      </w:r>
      <w:r w:rsidR="00A632F7">
        <w:rPr>
          <w:snapToGrid w:val="0"/>
        </w:rPr>
        <w:t xml:space="preserve"> above</w:t>
      </w:r>
    </w:p>
    <w:p w14:paraId="087053E3" w14:textId="77777777" w:rsidR="00F81E5A" w:rsidRDefault="00A632F7" w:rsidP="007930C7">
      <w:pPr>
        <w:numPr>
          <w:ilvl w:val="0"/>
          <w:numId w:val="38"/>
        </w:numPr>
        <w:ind w:left="1080"/>
        <w:rPr>
          <w:rFonts w:cs="Arial"/>
        </w:rPr>
      </w:pPr>
      <w:r>
        <w:rPr>
          <w:rFonts w:cs="Arial"/>
        </w:rPr>
        <w:t>Pad the buffer with nulls (0x00) to make 8 byte blocks</w:t>
      </w:r>
    </w:p>
    <w:p w14:paraId="584ED666" w14:textId="77777777" w:rsidR="00F81E5A" w:rsidRPr="001D55C9" w:rsidRDefault="00F81E5A" w:rsidP="007930C7">
      <w:pPr>
        <w:numPr>
          <w:ilvl w:val="0"/>
          <w:numId w:val="38"/>
        </w:numPr>
        <w:ind w:left="1080"/>
        <w:rPr>
          <w:rFonts w:cs="Arial"/>
        </w:rPr>
      </w:pPr>
      <w:r>
        <w:rPr>
          <w:rFonts w:cs="Arial"/>
        </w:rPr>
        <w:t xml:space="preserve">Encrypt </w:t>
      </w:r>
      <w:r w:rsidR="00A632F7">
        <w:rPr>
          <w:rFonts w:cs="Arial"/>
        </w:rPr>
        <w:t xml:space="preserve">the buffer </w:t>
      </w:r>
      <w:r w:rsidR="00595178">
        <w:rPr>
          <w:rFonts w:cs="Arial"/>
        </w:rPr>
        <w:t xml:space="preserve">using </w:t>
      </w:r>
      <w:r>
        <w:rPr>
          <w:rFonts w:cs="Arial"/>
        </w:rPr>
        <w:t>the KME (</w:t>
      </w:r>
      <w:r w:rsidR="004D706C">
        <w:rPr>
          <w:rFonts w:cs="Arial"/>
        </w:rPr>
        <w:t xml:space="preserve">obtained from </w:t>
      </w:r>
      <w:r>
        <w:rPr>
          <w:rFonts w:cs="Arial"/>
        </w:rPr>
        <w:t>DID j or FID I)</w:t>
      </w:r>
    </w:p>
    <w:p w14:paraId="6383E3F7" w14:textId="77777777" w:rsidR="00F81E5A" w:rsidRDefault="00F81E5A" w:rsidP="007930C7">
      <w:pPr>
        <w:numPr>
          <w:ilvl w:val="1"/>
          <w:numId w:val="38"/>
        </w:numPr>
        <w:ind w:left="1440"/>
        <w:rPr>
          <w:rFonts w:cs="Arial"/>
        </w:rPr>
      </w:pPr>
      <w:r>
        <w:rPr>
          <w:rFonts w:cs="Arial"/>
        </w:rPr>
        <w:t xml:space="preserve">Use CBC (Cipher Block Chaining) encryption method </w:t>
      </w:r>
    </w:p>
    <w:p w14:paraId="55CD5D8F" w14:textId="77777777" w:rsidR="00A632F7" w:rsidRDefault="00F81E5A" w:rsidP="007930C7">
      <w:pPr>
        <w:numPr>
          <w:ilvl w:val="1"/>
          <w:numId w:val="38"/>
        </w:numPr>
        <w:ind w:left="1440"/>
        <w:rPr>
          <w:snapToGrid w:val="0"/>
        </w:rPr>
      </w:pPr>
      <w:r>
        <w:rPr>
          <w:rFonts w:cs="Arial"/>
        </w:rPr>
        <w:t>Use IV (Initialization Vector) of nulls (0x00)</w:t>
      </w:r>
    </w:p>
    <w:p w14:paraId="428B2731" w14:textId="77777777" w:rsidR="00A632F7" w:rsidRDefault="00A632F7" w:rsidP="007930C7">
      <w:pPr>
        <w:numPr>
          <w:ilvl w:val="0"/>
          <w:numId w:val="38"/>
        </w:numPr>
        <w:ind w:left="1080"/>
        <w:rPr>
          <w:rFonts w:cs="Arial"/>
        </w:rPr>
      </w:pPr>
      <w:r>
        <w:rPr>
          <w:rFonts w:cs="Arial"/>
        </w:rPr>
        <w:t>Expand the buffer to Unpacked ASCII Hex</w:t>
      </w:r>
    </w:p>
    <w:p w14:paraId="6F6B6062" w14:textId="77777777" w:rsidR="00A632F7" w:rsidRDefault="00A632F7" w:rsidP="007930C7">
      <w:pPr>
        <w:numPr>
          <w:ilvl w:val="0"/>
          <w:numId w:val="38"/>
        </w:numPr>
        <w:ind w:left="1080"/>
        <w:rPr>
          <w:rFonts w:cs="Arial"/>
        </w:rPr>
      </w:pPr>
      <w:r>
        <w:rPr>
          <w:rFonts w:cs="Arial"/>
        </w:rPr>
        <w:t>Put buffer into fid q</w:t>
      </w:r>
    </w:p>
    <w:p w14:paraId="055D8ACA" w14:textId="77777777" w:rsidR="00F81E5A" w:rsidRDefault="00F81E5A">
      <w:pPr>
        <w:rPr>
          <w:snapToGrid w:val="0"/>
        </w:rPr>
      </w:pPr>
    </w:p>
    <w:p w14:paraId="70A20C2C" w14:textId="77777777" w:rsidR="00414C95" w:rsidRDefault="00414C95">
      <w:pPr>
        <w:rPr>
          <w:snapToGrid w:val="0"/>
        </w:rPr>
      </w:pPr>
    </w:p>
    <w:p w14:paraId="13B9D4F2" w14:textId="77777777" w:rsidR="00B06EA5" w:rsidRPr="00AE19C5" w:rsidRDefault="00B06EA5" w:rsidP="00B06EA5">
      <w:pPr>
        <w:ind w:left="720"/>
        <w:rPr>
          <w:b/>
          <w:snapToGrid w:val="0"/>
          <w:color w:val="538135" w:themeColor="accent3"/>
        </w:rPr>
      </w:pPr>
      <w:r w:rsidRPr="00AE19C5">
        <w:rPr>
          <w:b/>
          <w:snapToGrid w:val="0"/>
          <w:color w:val="538135" w:themeColor="accent3"/>
        </w:rPr>
        <w:t>Track2 Encryption Handing for Point to Point encryption (P2Pe)</w:t>
      </w:r>
    </w:p>
    <w:p w14:paraId="5B2AFD30" w14:textId="77777777" w:rsidR="00B06EA5" w:rsidRPr="00B06EA5" w:rsidRDefault="00B06EA5" w:rsidP="00B06EA5">
      <w:pPr>
        <w:ind w:left="720"/>
        <w:rPr>
          <w:snapToGrid w:val="0"/>
        </w:rPr>
      </w:pPr>
      <w:r w:rsidRPr="00B06EA5">
        <w:rPr>
          <w:snapToGrid w:val="0"/>
        </w:rPr>
        <w:t>BASE24 (host 1) will use the PTD Data Encryption Type Field (Page 7) to determine if the device supports P2P encryption.  A value of “06” indicates the device supports P2P encryption.  When a device supports P2P encryption, other fields can also be encrypted.  Therefore, for P2Pe, all encrypted data (including FID q) is sent encrypted in the BLOB.</w:t>
      </w:r>
    </w:p>
    <w:p w14:paraId="1B3FF9E6" w14:textId="77777777" w:rsidR="00B06EA5" w:rsidRDefault="00B06EA5">
      <w:pPr>
        <w:rPr>
          <w:snapToGrid w:val="0"/>
        </w:rPr>
      </w:pPr>
    </w:p>
    <w:p w14:paraId="0062AFC5" w14:textId="77777777" w:rsidR="00B06EA5" w:rsidRDefault="00B06EA5">
      <w:pPr>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A45FC" w14:paraId="46EA7209" w14:textId="77777777" w:rsidTr="002A45FC">
        <w:tc>
          <w:tcPr>
            <w:tcW w:w="2335" w:type="dxa"/>
          </w:tcPr>
          <w:p w14:paraId="64FDC96B" w14:textId="77777777" w:rsidR="002A45FC" w:rsidRDefault="002A45FC" w:rsidP="002A45FC">
            <w:pPr>
              <w:spacing w:after="120"/>
              <w:rPr>
                <w:b/>
                <w:snapToGrid w:val="0"/>
              </w:rPr>
            </w:pPr>
            <w:r>
              <w:rPr>
                <w:b/>
                <w:snapToGrid w:val="0"/>
              </w:rPr>
              <w:t>Request</w:t>
            </w:r>
          </w:p>
        </w:tc>
        <w:tc>
          <w:tcPr>
            <w:tcW w:w="7105" w:type="dxa"/>
          </w:tcPr>
          <w:p w14:paraId="7724F831" w14:textId="77777777" w:rsidR="002A45FC" w:rsidRDefault="002A45FC" w:rsidP="002A45FC">
            <w:pPr>
              <w:rPr>
                <w:snapToGrid w:val="0"/>
              </w:rPr>
            </w:pPr>
            <w:r>
              <w:rPr>
                <w:snapToGrid w:val="0"/>
              </w:rPr>
              <w:t xml:space="preserve">Optional. Variable length of 1 to 40 bytes (unencrypted) or up to 96 bytes (for E2E encrypted track2).  </w:t>
            </w:r>
            <w:r w:rsidRPr="00B06EA5">
              <w:rPr>
                <w:snapToGrid w:val="0"/>
              </w:rPr>
              <w:t>For P2P encryption this FID is sent encrypted with the BLOB.</w:t>
            </w:r>
            <w:r>
              <w:rPr>
                <w:snapToGrid w:val="0"/>
              </w:rPr>
              <w:t xml:space="preserve">  Either this field or the Track 1/Customer field (FID 2) is required for the following transactions:</w:t>
            </w:r>
          </w:p>
          <w:p w14:paraId="605274B9" w14:textId="77777777" w:rsidR="002A45FC" w:rsidRDefault="002A45FC" w:rsidP="002A45FC">
            <w:pPr>
              <w:rPr>
                <w:snapToGrid w:val="0"/>
              </w:rPr>
            </w:pPr>
          </w:p>
          <w:p w14:paraId="5654C009" w14:textId="77777777" w:rsidR="002A45FC" w:rsidRDefault="002A45FC" w:rsidP="002A45FC">
            <w:pPr>
              <w:rPr>
                <w:snapToGrid w:val="0"/>
              </w:rPr>
            </w:pPr>
            <w:r>
              <w:rPr>
                <w:snapToGrid w:val="0"/>
              </w:rPr>
              <w:t>Normal purchase</w:t>
            </w:r>
          </w:p>
          <w:p w14:paraId="0C580984" w14:textId="77777777" w:rsidR="002A45FC" w:rsidRDefault="002A45FC" w:rsidP="002A45FC">
            <w:pPr>
              <w:rPr>
                <w:snapToGrid w:val="0"/>
              </w:rPr>
            </w:pPr>
            <w:r>
              <w:rPr>
                <w:snapToGrid w:val="0"/>
              </w:rPr>
              <w:t>Preauthorization purchase</w:t>
            </w:r>
          </w:p>
          <w:p w14:paraId="2871C42D" w14:textId="77777777" w:rsidR="002A45FC" w:rsidRDefault="002A45FC" w:rsidP="002A45FC">
            <w:pPr>
              <w:rPr>
                <w:snapToGrid w:val="0"/>
              </w:rPr>
            </w:pPr>
            <w:r>
              <w:rPr>
                <w:snapToGrid w:val="0"/>
              </w:rPr>
              <w:t>Preauthorization completion</w:t>
            </w:r>
          </w:p>
          <w:p w14:paraId="2F7FC72B" w14:textId="77777777" w:rsidR="002A45FC" w:rsidRDefault="002A45FC" w:rsidP="002A45FC">
            <w:pPr>
              <w:rPr>
                <w:snapToGrid w:val="0"/>
              </w:rPr>
            </w:pPr>
            <w:r>
              <w:rPr>
                <w:snapToGrid w:val="0"/>
              </w:rPr>
              <w:t>Mail/telephone order</w:t>
            </w:r>
          </w:p>
          <w:p w14:paraId="540887C6" w14:textId="77777777" w:rsidR="002A45FC" w:rsidRDefault="002A45FC" w:rsidP="002A45FC">
            <w:pPr>
              <w:rPr>
                <w:snapToGrid w:val="0"/>
              </w:rPr>
            </w:pPr>
            <w:r>
              <w:rPr>
                <w:snapToGrid w:val="0"/>
              </w:rPr>
              <w:t>Merchandise return</w:t>
            </w:r>
          </w:p>
          <w:p w14:paraId="664D97E3" w14:textId="77777777" w:rsidR="002A45FC" w:rsidRDefault="002A45FC" w:rsidP="002A45FC">
            <w:pPr>
              <w:rPr>
                <w:snapToGrid w:val="0"/>
              </w:rPr>
            </w:pPr>
            <w:r>
              <w:rPr>
                <w:snapToGrid w:val="0"/>
              </w:rPr>
              <w:t>Cash advance</w:t>
            </w:r>
          </w:p>
          <w:p w14:paraId="49C8BAF4" w14:textId="77777777" w:rsidR="002A45FC" w:rsidRDefault="002A45FC" w:rsidP="002A45FC">
            <w:pPr>
              <w:rPr>
                <w:snapToGrid w:val="0"/>
              </w:rPr>
            </w:pPr>
            <w:r>
              <w:rPr>
                <w:snapToGrid w:val="0"/>
              </w:rPr>
              <w:t>Card verification</w:t>
            </w:r>
          </w:p>
          <w:p w14:paraId="34B8F42A" w14:textId="77777777" w:rsidR="002A45FC" w:rsidRDefault="002A45FC" w:rsidP="002A45FC">
            <w:pPr>
              <w:rPr>
                <w:snapToGrid w:val="0"/>
              </w:rPr>
            </w:pPr>
            <w:r>
              <w:rPr>
                <w:snapToGrid w:val="0"/>
              </w:rPr>
              <w:t>Balance inquiry</w:t>
            </w:r>
          </w:p>
          <w:p w14:paraId="367BBAB6" w14:textId="77777777" w:rsidR="002A45FC" w:rsidRDefault="002A45FC" w:rsidP="002A45FC">
            <w:pPr>
              <w:rPr>
                <w:snapToGrid w:val="0"/>
              </w:rPr>
            </w:pPr>
            <w:r>
              <w:rPr>
                <w:snapToGrid w:val="0"/>
              </w:rPr>
              <w:t>Purchase adjustment</w:t>
            </w:r>
          </w:p>
          <w:p w14:paraId="43B6AE96" w14:textId="77777777" w:rsidR="002A45FC" w:rsidRDefault="002A45FC" w:rsidP="002A45FC">
            <w:pPr>
              <w:rPr>
                <w:snapToGrid w:val="0"/>
              </w:rPr>
            </w:pPr>
            <w:r>
              <w:rPr>
                <w:snapToGrid w:val="0"/>
              </w:rPr>
              <w:t>Merchandise return adjustment</w:t>
            </w:r>
          </w:p>
          <w:p w14:paraId="52547B7F" w14:textId="77777777" w:rsidR="002A45FC" w:rsidRDefault="002A45FC" w:rsidP="002A45FC">
            <w:pPr>
              <w:rPr>
                <w:snapToGrid w:val="0"/>
              </w:rPr>
            </w:pPr>
            <w:r>
              <w:rPr>
                <w:snapToGrid w:val="0"/>
              </w:rPr>
              <w:t>Cash advance adjustment</w:t>
            </w:r>
          </w:p>
          <w:p w14:paraId="0E128A29" w14:textId="77777777" w:rsidR="002A45FC" w:rsidRDefault="002A45FC" w:rsidP="002A45FC">
            <w:pPr>
              <w:rPr>
                <w:snapToGrid w:val="0"/>
              </w:rPr>
            </w:pPr>
            <w:r>
              <w:rPr>
                <w:snapToGrid w:val="0"/>
              </w:rPr>
              <w:t>Cash back adjustment</w:t>
            </w:r>
          </w:p>
          <w:p w14:paraId="784B0442" w14:textId="77777777" w:rsidR="002A45FC" w:rsidRDefault="002A45FC" w:rsidP="002A45FC">
            <w:pPr>
              <w:rPr>
                <w:snapToGrid w:val="0"/>
              </w:rPr>
            </w:pPr>
          </w:p>
          <w:p w14:paraId="70EF4F1C" w14:textId="77777777" w:rsidR="002A45FC" w:rsidRPr="00A00CB5" w:rsidRDefault="002A45FC" w:rsidP="002A45FC">
            <w:pPr>
              <w:rPr>
                <w:snapToGrid w:val="0"/>
              </w:rPr>
            </w:pPr>
            <w:r>
              <w:rPr>
                <w:snapToGrid w:val="0"/>
              </w:rPr>
              <w:t xml:space="preserve">TD determines when or if Track 2 data is required. All financial transactions must contain either FID q or FID 2. In the case of an AFD </w:t>
            </w:r>
            <w:r>
              <w:rPr>
                <w:snapToGrid w:val="0"/>
              </w:rPr>
              <w:lastRenderedPageBreak/>
              <w:t xml:space="preserve">request involving an American Express card both FID q and FID 2 are required.  </w:t>
            </w:r>
            <w:r w:rsidRPr="00A00CB5">
              <w:rPr>
                <w:snapToGrid w:val="0"/>
              </w:rPr>
              <w:t>For P2P encryption this FID is sent encrypted with the BLOB</w:t>
            </w:r>
          </w:p>
          <w:p w14:paraId="27BADE2F" w14:textId="77777777" w:rsidR="002A45FC" w:rsidRDefault="002A45FC" w:rsidP="002A45FC">
            <w:pPr>
              <w:rPr>
                <w:b/>
                <w:snapToGrid w:val="0"/>
              </w:rPr>
            </w:pPr>
          </w:p>
        </w:tc>
      </w:tr>
      <w:tr w:rsidR="002A45FC" w14:paraId="0D5C8F3C" w14:textId="77777777" w:rsidTr="002A45FC">
        <w:tc>
          <w:tcPr>
            <w:tcW w:w="2335" w:type="dxa"/>
          </w:tcPr>
          <w:p w14:paraId="2B25AF9E" w14:textId="77777777" w:rsidR="002A45FC" w:rsidRDefault="002A45FC" w:rsidP="002A45FC">
            <w:pPr>
              <w:spacing w:after="120"/>
              <w:rPr>
                <w:b/>
                <w:snapToGrid w:val="0"/>
              </w:rPr>
            </w:pPr>
            <w:r>
              <w:rPr>
                <w:b/>
                <w:snapToGrid w:val="0"/>
              </w:rPr>
              <w:lastRenderedPageBreak/>
              <w:t>Response</w:t>
            </w:r>
          </w:p>
        </w:tc>
        <w:tc>
          <w:tcPr>
            <w:tcW w:w="7105" w:type="dxa"/>
          </w:tcPr>
          <w:p w14:paraId="5FCF0CE6" w14:textId="77777777" w:rsidR="002A45FC" w:rsidRDefault="002A45FC" w:rsidP="002A45FC">
            <w:pPr>
              <w:rPr>
                <w:snapToGrid w:val="0"/>
              </w:rPr>
            </w:pPr>
            <w:r>
              <w:rPr>
                <w:snapToGrid w:val="0"/>
              </w:rPr>
              <w:t>Optional. Variable length of 1 to 96 bytes. If included, the value is echoed from the request</w:t>
            </w:r>
            <w:r w:rsidRPr="00A00CB5">
              <w:rPr>
                <w:snapToGrid w:val="0"/>
              </w:rPr>
              <w:t>.  For P2P encryption, this FID will NEVER be included in the Response</w:t>
            </w:r>
          </w:p>
          <w:p w14:paraId="252EBEDB" w14:textId="77777777" w:rsidR="002A45FC" w:rsidRPr="008F0357" w:rsidRDefault="002A45FC" w:rsidP="002A45FC">
            <w:pPr>
              <w:rPr>
                <w:b/>
                <w:bCs/>
                <w:snapToGrid w:val="0"/>
              </w:rPr>
            </w:pPr>
          </w:p>
        </w:tc>
      </w:tr>
      <w:tr w:rsidR="002A45FC" w14:paraId="22B78622" w14:textId="77777777" w:rsidTr="002A45FC">
        <w:tc>
          <w:tcPr>
            <w:tcW w:w="2335" w:type="dxa"/>
          </w:tcPr>
          <w:p w14:paraId="32EFA2B3" w14:textId="77777777" w:rsidR="002A45FC" w:rsidRDefault="002A45FC" w:rsidP="002A45FC">
            <w:pPr>
              <w:spacing w:after="120"/>
              <w:rPr>
                <w:b/>
                <w:snapToGrid w:val="0"/>
              </w:rPr>
            </w:pPr>
            <w:r w:rsidRPr="00FB4BC9">
              <w:rPr>
                <w:rFonts w:cs="Arial"/>
                <w:b/>
                <w:bCs/>
                <w:lang w:val="en-CA"/>
              </w:rPr>
              <w:t>Internal Field</w:t>
            </w:r>
          </w:p>
        </w:tc>
        <w:tc>
          <w:tcPr>
            <w:tcW w:w="7105" w:type="dxa"/>
          </w:tcPr>
          <w:p w14:paraId="2E4185D2" w14:textId="77777777" w:rsidR="002A45FC" w:rsidRPr="002A45FC" w:rsidRDefault="002A45FC" w:rsidP="002A45FC">
            <w:pPr>
              <w:rPr>
                <w:rFonts w:cs="Arial"/>
                <w:lang w:val="en-CA"/>
              </w:rPr>
            </w:pPr>
            <w:r w:rsidRPr="00B6513A">
              <w:rPr>
                <w:rFonts w:cs="Arial"/>
                <w:lang w:val="en-CA"/>
              </w:rPr>
              <w:t>PSTM.TRACK2</w:t>
            </w:r>
          </w:p>
        </w:tc>
      </w:tr>
    </w:tbl>
    <w:p w14:paraId="75A18CB5" w14:textId="77777777" w:rsidR="00B06EA5" w:rsidRDefault="00B06EA5">
      <w:pPr>
        <w:rPr>
          <w:snapToGrid w:val="0"/>
        </w:rPr>
      </w:pPr>
    </w:p>
    <w:p w14:paraId="519FEB19" w14:textId="77777777" w:rsidR="00AA6468" w:rsidRDefault="00AA6468" w:rsidP="00AA6468">
      <w:pPr>
        <w:rPr>
          <w:snapToGrid w:val="0"/>
        </w:rPr>
      </w:pPr>
    </w:p>
    <w:p w14:paraId="7F0AF4EC" w14:textId="77777777" w:rsidR="00C57ADB" w:rsidRDefault="00C57ADB" w:rsidP="00847896">
      <w:pPr>
        <w:pStyle w:val="Heading2"/>
        <w:rPr>
          <w:snapToGrid w:val="0"/>
        </w:rPr>
      </w:pPr>
      <w:bookmarkStart w:id="2632" w:name="_Toc481748168"/>
      <w:bookmarkStart w:id="2633" w:name="_Toc30407715"/>
      <w:bookmarkStart w:id="2634" w:name="_Toc126079274"/>
      <w:r>
        <w:rPr>
          <w:snapToGrid w:val="0"/>
        </w:rPr>
        <w:t xml:space="preserve">FID y – </w:t>
      </w:r>
      <w:bookmarkEnd w:id="2632"/>
      <w:bookmarkEnd w:id="2633"/>
      <w:r w:rsidR="006C65A5">
        <w:rPr>
          <w:snapToGrid w:val="0"/>
        </w:rPr>
        <w:t>Payment and Reporting Tokens</w:t>
      </w:r>
      <w:bookmarkEnd w:id="2634"/>
    </w:p>
    <w:p w14:paraId="6262EF94" w14:textId="77777777" w:rsidR="006C65A5" w:rsidRDefault="006C65A5" w:rsidP="00C57ADB">
      <w:pPr>
        <w:ind w:left="720"/>
        <w:rPr>
          <w:snapToGrid w:val="0"/>
        </w:rPr>
      </w:pPr>
    </w:p>
    <w:p w14:paraId="088DE5B3" w14:textId="77777777" w:rsidR="006C65A5" w:rsidRDefault="006C65A5" w:rsidP="00C57ADB">
      <w:pPr>
        <w:ind w:left="720"/>
        <w:rPr>
          <w:snapToGrid w:val="0"/>
        </w:rPr>
      </w:pPr>
      <w:r>
        <w:rPr>
          <w:snapToGrid w:val="0"/>
        </w:rPr>
        <w:t>If the merchant subscribes to the Merchant OMNI Tokenization program, this field will contain the Payment Token and/or the Reporting Token generated by TD Host and send back to the merchant on response messages.</w:t>
      </w:r>
    </w:p>
    <w:p w14:paraId="46B1AAD7" w14:textId="77777777" w:rsidR="006C65A5" w:rsidRDefault="006C65A5" w:rsidP="00C57ADB">
      <w:pPr>
        <w:ind w:left="720"/>
        <w:rPr>
          <w:snapToGrid w:val="0"/>
        </w:rPr>
      </w:pPr>
    </w:p>
    <w:p w14:paraId="28F3D765" w14:textId="77777777" w:rsidR="006C65A5" w:rsidRDefault="006C65A5" w:rsidP="00C57ADB">
      <w:pPr>
        <w:ind w:left="720"/>
        <w:rPr>
          <w:snapToGrid w:val="0"/>
        </w:rPr>
      </w:pPr>
      <w:r>
        <w:rPr>
          <w:snapToGrid w:val="0"/>
        </w:rPr>
        <w:t>The merchant can initiate payment transactions using the Payment Token instead of the customer's PAN for credential on file or merchant initiated transactions.</w:t>
      </w:r>
    </w:p>
    <w:p w14:paraId="2D9AF6A3" w14:textId="77777777" w:rsidR="006C65A5" w:rsidRDefault="006C65A5" w:rsidP="00C57ADB">
      <w:pPr>
        <w:ind w:left="720"/>
        <w:rPr>
          <w:snapToGrid w:val="0"/>
        </w:rPr>
      </w:pPr>
    </w:p>
    <w:p w14:paraId="2CF4A6DB" w14:textId="77777777" w:rsidR="006C65A5" w:rsidRDefault="006C65A5" w:rsidP="00C57ADB">
      <w:pPr>
        <w:ind w:left="720"/>
        <w:rPr>
          <w:snapToGrid w:val="0"/>
        </w:rPr>
      </w:pPr>
      <w:r>
        <w:rPr>
          <w:snapToGrid w:val="0"/>
        </w:rPr>
        <w:t>If the merchant subscribes to the program, but any of the terminal is not ready to receive the payment and/or reporting tokens, then the ACNF configuration file will need to have this fid y set to "N" on response messages, when the terminal is ready to support it the value must be set to "Y".</w:t>
      </w:r>
    </w:p>
    <w:p w14:paraId="40B1D8A7" w14:textId="77777777" w:rsidR="00C57ADB" w:rsidRDefault="00C57ADB" w:rsidP="00C57ADB">
      <w:pPr>
        <w:ind w:left="720"/>
        <w:rPr>
          <w:snapToGrid w:val="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75"/>
        <w:gridCol w:w="935"/>
        <w:gridCol w:w="7350"/>
      </w:tblGrid>
      <w:tr w:rsidR="006C65A5" w:rsidRPr="004D19E1" w14:paraId="2C2967BA" w14:textId="77777777" w:rsidTr="002A45FC">
        <w:trPr>
          <w:tblHeader/>
        </w:trPr>
        <w:tc>
          <w:tcPr>
            <w:tcW w:w="1075" w:type="dxa"/>
            <w:shd w:val="clear" w:color="auto" w:fill="auto"/>
          </w:tcPr>
          <w:p w14:paraId="01D1683F" w14:textId="77777777" w:rsidR="006C65A5" w:rsidRPr="004D19E1" w:rsidRDefault="004D19E1" w:rsidP="00F7503B">
            <w:pPr>
              <w:spacing w:before="60" w:after="60"/>
              <w:rPr>
                <w:b/>
                <w:bCs/>
                <w:snapToGrid w:val="0"/>
              </w:rPr>
            </w:pPr>
            <w:r>
              <w:rPr>
                <w:b/>
                <w:bCs/>
                <w:snapToGrid w:val="0"/>
              </w:rPr>
              <w:t>Position</w:t>
            </w:r>
          </w:p>
        </w:tc>
        <w:tc>
          <w:tcPr>
            <w:tcW w:w="900" w:type="dxa"/>
            <w:shd w:val="clear" w:color="auto" w:fill="auto"/>
          </w:tcPr>
          <w:p w14:paraId="5998E9BD" w14:textId="77777777" w:rsidR="006C65A5" w:rsidRPr="004D19E1" w:rsidRDefault="004D19E1" w:rsidP="00F7503B">
            <w:pPr>
              <w:spacing w:before="60" w:after="60"/>
              <w:rPr>
                <w:b/>
                <w:bCs/>
                <w:snapToGrid w:val="0"/>
              </w:rPr>
            </w:pPr>
            <w:r>
              <w:rPr>
                <w:b/>
                <w:bCs/>
                <w:snapToGrid w:val="0"/>
              </w:rPr>
              <w:t>Length</w:t>
            </w:r>
          </w:p>
        </w:tc>
        <w:tc>
          <w:tcPr>
            <w:tcW w:w="7375" w:type="dxa"/>
            <w:shd w:val="clear" w:color="auto" w:fill="auto"/>
          </w:tcPr>
          <w:p w14:paraId="5A4BE1FC" w14:textId="77777777" w:rsidR="006C65A5" w:rsidRPr="004D19E1" w:rsidRDefault="004D19E1" w:rsidP="00F7503B">
            <w:pPr>
              <w:spacing w:before="60" w:after="60"/>
              <w:rPr>
                <w:b/>
                <w:bCs/>
                <w:snapToGrid w:val="0"/>
              </w:rPr>
            </w:pPr>
            <w:r>
              <w:rPr>
                <w:b/>
                <w:bCs/>
                <w:snapToGrid w:val="0"/>
              </w:rPr>
              <w:t>Description</w:t>
            </w:r>
          </w:p>
        </w:tc>
      </w:tr>
      <w:tr w:rsidR="006C65A5" w14:paraId="465D0656" w14:textId="77777777" w:rsidTr="002A45FC">
        <w:tc>
          <w:tcPr>
            <w:tcW w:w="1075" w:type="dxa"/>
          </w:tcPr>
          <w:p w14:paraId="4B7D029E" w14:textId="77777777" w:rsidR="006C65A5" w:rsidRDefault="004D19E1" w:rsidP="004D19E1">
            <w:pPr>
              <w:jc w:val="center"/>
              <w:rPr>
                <w:snapToGrid w:val="0"/>
              </w:rPr>
            </w:pPr>
            <w:r>
              <w:rPr>
                <w:snapToGrid w:val="0"/>
              </w:rPr>
              <w:t>1-19</w:t>
            </w:r>
          </w:p>
        </w:tc>
        <w:tc>
          <w:tcPr>
            <w:tcW w:w="900" w:type="dxa"/>
          </w:tcPr>
          <w:p w14:paraId="15DA3C25" w14:textId="77777777" w:rsidR="006C65A5" w:rsidRDefault="004D19E1" w:rsidP="004D19E1">
            <w:pPr>
              <w:jc w:val="center"/>
              <w:rPr>
                <w:snapToGrid w:val="0"/>
              </w:rPr>
            </w:pPr>
            <w:r>
              <w:rPr>
                <w:snapToGrid w:val="0"/>
              </w:rPr>
              <w:t>19</w:t>
            </w:r>
          </w:p>
        </w:tc>
        <w:tc>
          <w:tcPr>
            <w:tcW w:w="7375" w:type="dxa"/>
          </w:tcPr>
          <w:p w14:paraId="70421BA0" w14:textId="77777777" w:rsidR="006C65A5" w:rsidRDefault="004D19E1" w:rsidP="005962C1">
            <w:pPr>
              <w:spacing w:after="120"/>
              <w:rPr>
                <w:b/>
                <w:bCs/>
                <w:snapToGrid w:val="0"/>
              </w:rPr>
            </w:pPr>
            <w:r>
              <w:rPr>
                <w:b/>
                <w:bCs/>
                <w:snapToGrid w:val="0"/>
              </w:rPr>
              <w:t>Payment Token (PT)</w:t>
            </w:r>
          </w:p>
          <w:p w14:paraId="332AAE34" w14:textId="77777777" w:rsidR="004D19E1" w:rsidRDefault="004D19E1" w:rsidP="00C57ADB">
            <w:pPr>
              <w:rPr>
                <w:snapToGrid w:val="0"/>
              </w:rPr>
            </w:pPr>
            <w:r>
              <w:rPr>
                <w:snapToGrid w:val="0"/>
              </w:rPr>
              <w:t>This field is the Payment Token returned on response messages to the merchant that subscribes to the Merchant OMNI Tokenization program, PT token.</w:t>
            </w:r>
          </w:p>
          <w:p w14:paraId="0769DC15" w14:textId="77777777" w:rsidR="004D19E1" w:rsidRDefault="004D19E1" w:rsidP="00C57ADB">
            <w:pPr>
              <w:rPr>
                <w:snapToGrid w:val="0"/>
              </w:rPr>
            </w:pPr>
          </w:p>
          <w:p w14:paraId="032CC748" w14:textId="77777777" w:rsidR="004D19E1" w:rsidRPr="00EB198F" w:rsidRDefault="004D19E1" w:rsidP="00EB198F">
            <w:pPr>
              <w:rPr>
                <w:snapToGrid w:val="0"/>
              </w:rPr>
            </w:pPr>
            <w:r>
              <w:rPr>
                <w:snapToGrid w:val="0"/>
              </w:rPr>
              <w:t>The merchant can use the PT token to initiate a payment transactions that are</w:t>
            </w:r>
            <w:r w:rsidR="00EB198F">
              <w:rPr>
                <w:snapToGrid w:val="0"/>
              </w:rPr>
              <w:t xml:space="preserve"> </w:t>
            </w:r>
            <w:r w:rsidRPr="00EB198F">
              <w:rPr>
                <w:snapToGrid w:val="0"/>
              </w:rPr>
              <w:t>Credential on File</w:t>
            </w:r>
            <w:r w:rsidR="00CC60AB">
              <w:rPr>
                <w:snapToGrid w:val="0"/>
              </w:rPr>
              <w:t>, or</w:t>
            </w:r>
            <w:r w:rsidR="00EB198F">
              <w:rPr>
                <w:snapToGrid w:val="0"/>
              </w:rPr>
              <w:t xml:space="preserve"> </w:t>
            </w:r>
            <w:r w:rsidRPr="00EB198F">
              <w:rPr>
                <w:snapToGrid w:val="0"/>
              </w:rPr>
              <w:t>Merchant Initiated Transactions</w:t>
            </w:r>
            <w:r w:rsidR="00EB198F">
              <w:rPr>
                <w:snapToGrid w:val="0"/>
              </w:rPr>
              <w:t>.</w:t>
            </w:r>
          </w:p>
          <w:p w14:paraId="67E5CABA" w14:textId="77777777" w:rsidR="004D19E1" w:rsidRDefault="004D19E1" w:rsidP="004D19E1">
            <w:pPr>
              <w:rPr>
                <w:snapToGrid w:val="0"/>
              </w:rPr>
            </w:pPr>
          </w:p>
          <w:p w14:paraId="759F3CE7" w14:textId="77777777" w:rsidR="004D19E1" w:rsidRDefault="004D19E1" w:rsidP="00EB198F">
            <w:pPr>
              <w:rPr>
                <w:snapToGrid w:val="0"/>
              </w:rPr>
            </w:pPr>
            <w:r w:rsidRPr="00EB198F">
              <w:rPr>
                <w:snapToGrid w:val="0"/>
              </w:rPr>
              <w:t>If the PT token is used to initiate a payment transaction, then the expiry date must also be provided on request message</w:t>
            </w:r>
            <w:r w:rsidR="00EB198F">
              <w:rPr>
                <w:snapToGrid w:val="0"/>
              </w:rPr>
              <w:t>.</w:t>
            </w:r>
          </w:p>
          <w:p w14:paraId="78F05A02" w14:textId="77777777" w:rsidR="00EB198F" w:rsidRPr="00EB198F" w:rsidRDefault="00EB198F" w:rsidP="00EB198F">
            <w:pPr>
              <w:rPr>
                <w:snapToGrid w:val="0"/>
              </w:rPr>
            </w:pPr>
          </w:p>
          <w:p w14:paraId="37B9F4BD" w14:textId="77777777" w:rsidR="004D19E1" w:rsidRDefault="004D19E1" w:rsidP="00EB198F">
            <w:pPr>
              <w:rPr>
                <w:snapToGrid w:val="0"/>
              </w:rPr>
            </w:pPr>
            <w:r w:rsidRPr="00EB198F">
              <w:rPr>
                <w:snapToGrid w:val="0"/>
              </w:rPr>
              <w:t>Transactions made with PT token must not have FID q – Customer/Track 2 data present</w:t>
            </w:r>
            <w:r w:rsidR="00EB198F">
              <w:rPr>
                <w:snapToGrid w:val="0"/>
              </w:rPr>
              <w:t>.</w:t>
            </w:r>
          </w:p>
          <w:p w14:paraId="73EED3CB" w14:textId="77777777" w:rsidR="00EB198F" w:rsidRPr="00EB198F" w:rsidRDefault="00EB198F" w:rsidP="00EB198F">
            <w:pPr>
              <w:rPr>
                <w:snapToGrid w:val="0"/>
              </w:rPr>
            </w:pPr>
          </w:p>
          <w:p w14:paraId="2C400A7C" w14:textId="77777777" w:rsidR="004D19E1" w:rsidRDefault="004D19E1" w:rsidP="00EB198F">
            <w:pPr>
              <w:rPr>
                <w:snapToGrid w:val="0"/>
              </w:rPr>
            </w:pPr>
            <w:r w:rsidRPr="00EB198F">
              <w:rPr>
                <w:snapToGrid w:val="0"/>
              </w:rPr>
              <w:lastRenderedPageBreak/>
              <w:t>TD Host will de-tokenize the PT token before sending the transaction to the Payment Card Network (PCN) on request message and tokenize it again and send the PT token on response message to the merchant</w:t>
            </w:r>
            <w:r w:rsidR="00EB198F">
              <w:rPr>
                <w:snapToGrid w:val="0"/>
              </w:rPr>
              <w:t>.</w:t>
            </w:r>
          </w:p>
          <w:p w14:paraId="2FDEF4B7" w14:textId="77777777" w:rsidR="00EB198F" w:rsidRPr="00EB198F" w:rsidRDefault="00EB198F" w:rsidP="00EB198F">
            <w:pPr>
              <w:rPr>
                <w:snapToGrid w:val="0"/>
              </w:rPr>
            </w:pPr>
          </w:p>
          <w:p w14:paraId="175ED6C4" w14:textId="77777777" w:rsidR="004D19E1" w:rsidRDefault="004D19E1" w:rsidP="00EB198F">
            <w:pPr>
              <w:rPr>
                <w:snapToGrid w:val="0"/>
              </w:rPr>
            </w:pPr>
            <w:r w:rsidRPr="00EB198F">
              <w:rPr>
                <w:snapToGrid w:val="0"/>
              </w:rPr>
              <w:t>Fixed length of 19</w:t>
            </w:r>
            <w:r w:rsidR="00EB198F">
              <w:rPr>
                <w:snapToGrid w:val="0"/>
              </w:rPr>
              <w:t>.</w:t>
            </w:r>
          </w:p>
          <w:p w14:paraId="2C61DF37" w14:textId="77777777" w:rsidR="00EB198F" w:rsidRPr="00EB198F" w:rsidRDefault="00EB198F" w:rsidP="00EB198F">
            <w:pPr>
              <w:rPr>
                <w:snapToGrid w:val="0"/>
              </w:rPr>
            </w:pPr>
          </w:p>
          <w:p w14:paraId="41BD1BCB" w14:textId="77777777" w:rsidR="004D19E1" w:rsidRPr="00EB198F" w:rsidRDefault="004D19E1" w:rsidP="00EB198F">
            <w:pPr>
              <w:rPr>
                <w:snapToGrid w:val="0"/>
              </w:rPr>
            </w:pPr>
            <w:r w:rsidRPr="00EB198F">
              <w:rPr>
                <w:snapToGrid w:val="0"/>
              </w:rPr>
              <w:t>If the PT token has a length of 16, 17 or 18, then it must be left justified padded with blanks</w:t>
            </w:r>
            <w:r w:rsidR="00EB198F">
              <w:rPr>
                <w:snapToGrid w:val="0"/>
              </w:rPr>
              <w:t>.</w:t>
            </w:r>
          </w:p>
          <w:p w14:paraId="0EE01A48" w14:textId="77777777" w:rsidR="004D19E1" w:rsidRPr="004D19E1" w:rsidRDefault="004D19E1" w:rsidP="004D19E1">
            <w:pPr>
              <w:pStyle w:val="ListParagraph"/>
              <w:ind w:left="360"/>
              <w:rPr>
                <w:snapToGrid w:val="0"/>
              </w:rPr>
            </w:pPr>
          </w:p>
        </w:tc>
      </w:tr>
      <w:tr w:rsidR="004D19E1" w14:paraId="6C2EB324" w14:textId="77777777" w:rsidTr="002A45FC">
        <w:tc>
          <w:tcPr>
            <w:tcW w:w="1075" w:type="dxa"/>
          </w:tcPr>
          <w:p w14:paraId="79C8E456" w14:textId="77777777" w:rsidR="004D19E1" w:rsidRDefault="004D19E1" w:rsidP="004D19E1">
            <w:pPr>
              <w:jc w:val="center"/>
              <w:rPr>
                <w:snapToGrid w:val="0"/>
              </w:rPr>
            </w:pPr>
            <w:r>
              <w:rPr>
                <w:snapToGrid w:val="0"/>
              </w:rPr>
              <w:lastRenderedPageBreak/>
              <w:t>20-23</w:t>
            </w:r>
          </w:p>
        </w:tc>
        <w:tc>
          <w:tcPr>
            <w:tcW w:w="900" w:type="dxa"/>
          </w:tcPr>
          <w:p w14:paraId="2AECA1F1" w14:textId="77777777" w:rsidR="004D19E1" w:rsidRDefault="004D19E1" w:rsidP="004D19E1">
            <w:pPr>
              <w:jc w:val="center"/>
              <w:rPr>
                <w:snapToGrid w:val="0"/>
              </w:rPr>
            </w:pPr>
            <w:r>
              <w:rPr>
                <w:snapToGrid w:val="0"/>
              </w:rPr>
              <w:t>4</w:t>
            </w:r>
          </w:p>
        </w:tc>
        <w:tc>
          <w:tcPr>
            <w:tcW w:w="7375" w:type="dxa"/>
          </w:tcPr>
          <w:p w14:paraId="530D6734" w14:textId="77777777" w:rsidR="004D19E1" w:rsidRDefault="004D19E1" w:rsidP="005962C1">
            <w:pPr>
              <w:spacing w:after="120"/>
              <w:rPr>
                <w:b/>
                <w:bCs/>
                <w:snapToGrid w:val="0"/>
              </w:rPr>
            </w:pPr>
            <w:r>
              <w:rPr>
                <w:b/>
                <w:bCs/>
                <w:snapToGrid w:val="0"/>
              </w:rPr>
              <w:t>Expiry Date</w:t>
            </w:r>
          </w:p>
          <w:p w14:paraId="443D08C3" w14:textId="77777777" w:rsidR="004D19E1" w:rsidRDefault="004D19E1" w:rsidP="00C57ADB">
            <w:pPr>
              <w:rPr>
                <w:snapToGrid w:val="0"/>
              </w:rPr>
            </w:pPr>
            <w:r>
              <w:rPr>
                <w:snapToGrid w:val="0"/>
              </w:rPr>
              <w:t xml:space="preserve">This field is </w:t>
            </w:r>
            <w:r w:rsidR="00EB198F">
              <w:rPr>
                <w:snapToGrid w:val="0"/>
              </w:rPr>
              <w:t>the Payment Network expiry date of the PAN or TOKEN PAN and must be provided on payment request transactions done with a PT token.</w:t>
            </w:r>
          </w:p>
          <w:p w14:paraId="7485F6A1" w14:textId="77777777" w:rsidR="00EB198F" w:rsidRDefault="00EB198F" w:rsidP="00C57ADB">
            <w:pPr>
              <w:rPr>
                <w:snapToGrid w:val="0"/>
              </w:rPr>
            </w:pPr>
          </w:p>
          <w:p w14:paraId="52537DDE" w14:textId="77777777" w:rsidR="00EB198F" w:rsidRDefault="00EB198F" w:rsidP="00EB198F">
            <w:pPr>
              <w:rPr>
                <w:snapToGrid w:val="0"/>
              </w:rPr>
            </w:pPr>
            <w:r w:rsidRPr="00EB198F">
              <w:rPr>
                <w:snapToGrid w:val="0"/>
              </w:rPr>
              <w:t>Format YYMM</w:t>
            </w:r>
            <w:r>
              <w:rPr>
                <w:snapToGrid w:val="0"/>
              </w:rPr>
              <w:t>.</w:t>
            </w:r>
          </w:p>
          <w:p w14:paraId="68107F65" w14:textId="77777777" w:rsidR="00EB198F" w:rsidRPr="00EB198F" w:rsidRDefault="00EB198F" w:rsidP="00EB198F">
            <w:pPr>
              <w:rPr>
                <w:snapToGrid w:val="0"/>
              </w:rPr>
            </w:pPr>
          </w:p>
          <w:p w14:paraId="5BF4260C" w14:textId="55A21644" w:rsidR="00EB198F" w:rsidRPr="00EB198F" w:rsidRDefault="00EB198F" w:rsidP="00EB198F">
            <w:pPr>
              <w:rPr>
                <w:snapToGrid w:val="0"/>
              </w:rPr>
            </w:pPr>
            <w:r w:rsidRPr="00EB198F">
              <w:rPr>
                <w:snapToGrid w:val="0"/>
              </w:rPr>
              <w:t xml:space="preserve">If the merchant is storing the credentials on file for the first time (FID 6 SFID 0 Position </w:t>
            </w:r>
            <w:r w:rsidR="00B006FD">
              <w:rPr>
                <w:snapToGrid w:val="0"/>
              </w:rPr>
              <w:t>2</w:t>
            </w:r>
            <w:r w:rsidRPr="00EB198F">
              <w:rPr>
                <w:snapToGrid w:val="0"/>
              </w:rPr>
              <w:t xml:space="preserve"> values "0" or "3") then the expiry date will be returned on response message if the transaction is approved</w:t>
            </w:r>
            <w:r>
              <w:rPr>
                <w:snapToGrid w:val="0"/>
              </w:rPr>
              <w:t>.</w:t>
            </w:r>
          </w:p>
          <w:p w14:paraId="40648AD4" w14:textId="77777777" w:rsidR="00EB198F" w:rsidRPr="00EB198F" w:rsidRDefault="00EB198F" w:rsidP="00EB198F">
            <w:pPr>
              <w:rPr>
                <w:snapToGrid w:val="0"/>
              </w:rPr>
            </w:pPr>
          </w:p>
        </w:tc>
      </w:tr>
      <w:tr w:rsidR="00EB198F" w14:paraId="5BEFA7E5" w14:textId="77777777" w:rsidTr="002A45FC">
        <w:tc>
          <w:tcPr>
            <w:tcW w:w="1075" w:type="dxa"/>
          </w:tcPr>
          <w:p w14:paraId="569B5AE5" w14:textId="77777777" w:rsidR="00EB198F" w:rsidRDefault="00EB198F" w:rsidP="004D19E1">
            <w:pPr>
              <w:jc w:val="center"/>
              <w:rPr>
                <w:snapToGrid w:val="0"/>
              </w:rPr>
            </w:pPr>
            <w:r>
              <w:rPr>
                <w:snapToGrid w:val="0"/>
              </w:rPr>
              <w:t>24-46</w:t>
            </w:r>
          </w:p>
        </w:tc>
        <w:tc>
          <w:tcPr>
            <w:tcW w:w="900" w:type="dxa"/>
          </w:tcPr>
          <w:p w14:paraId="20FAF5E9" w14:textId="77777777" w:rsidR="00EB198F" w:rsidRDefault="00EB198F" w:rsidP="004D19E1">
            <w:pPr>
              <w:jc w:val="center"/>
              <w:rPr>
                <w:snapToGrid w:val="0"/>
              </w:rPr>
            </w:pPr>
            <w:r>
              <w:rPr>
                <w:snapToGrid w:val="0"/>
              </w:rPr>
              <w:t>23</w:t>
            </w:r>
          </w:p>
        </w:tc>
        <w:tc>
          <w:tcPr>
            <w:tcW w:w="7375" w:type="dxa"/>
          </w:tcPr>
          <w:p w14:paraId="56B8A2A4" w14:textId="77777777" w:rsidR="00EB198F" w:rsidRDefault="00EB198F" w:rsidP="005962C1">
            <w:pPr>
              <w:spacing w:after="120"/>
              <w:rPr>
                <w:b/>
                <w:bCs/>
                <w:snapToGrid w:val="0"/>
              </w:rPr>
            </w:pPr>
            <w:r>
              <w:rPr>
                <w:b/>
                <w:bCs/>
                <w:snapToGrid w:val="0"/>
              </w:rPr>
              <w:t>Reporting Token (RT)</w:t>
            </w:r>
          </w:p>
          <w:p w14:paraId="044453DC" w14:textId="77777777" w:rsidR="00EB198F" w:rsidRDefault="00EB198F" w:rsidP="00EB198F">
            <w:pPr>
              <w:rPr>
                <w:snapToGrid w:val="0"/>
              </w:rPr>
            </w:pPr>
            <w:r>
              <w:rPr>
                <w:snapToGrid w:val="0"/>
              </w:rPr>
              <w:t>This field is the Reporting Token returned on response messages to the merchant that subscribes to the Merchant OMNI Tokenization program, RT token.</w:t>
            </w:r>
          </w:p>
          <w:p w14:paraId="4C51D013" w14:textId="77777777" w:rsidR="00EB198F" w:rsidRDefault="00EB198F" w:rsidP="00C57ADB">
            <w:pPr>
              <w:rPr>
                <w:snapToGrid w:val="0"/>
              </w:rPr>
            </w:pPr>
          </w:p>
          <w:p w14:paraId="79A848BC" w14:textId="77777777" w:rsidR="00EB198F" w:rsidRDefault="00EB198F" w:rsidP="00C57ADB">
            <w:pPr>
              <w:rPr>
                <w:snapToGrid w:val="0"/>
              </w:rPr>
            </w:pPr>
            <w:r>
              <w:rPr>
                <w:snapToGrid w:val="0"/>
              </w:rPr>
              <w:t>The RT token can be used for reporting purposes, and it must not be used to initiate a payment transaction.</w:t>
            </w:r>
          </w:p>
          <w:p w14:paraId="47FB3A59" w14:textId="77777777" w:rsidR="00EB198F" w:rsidRDefault="00EB198F" w:rsidP="00C57ADB">
            <w:pPr>
              <w:rPr>
                <w:snapToGrid w:val="0"/>
              </w:rPr>
            </w:pPr>
          </w:p>
          <w:p w14:paraId="0BFA5176" w14:textId="77777777" w:rsidR="00EB198F" w:rsidRDefault="00EB198F" w:rsidP="00C57ADB">
            <w:pPr>
              <w:rPr>
                <w:snapToGrid w:val="0"/>
              </w:rPr>
            </w:pPr>
            <w:r>
              <w:rPr>
                <w:snapToGrid w:val="0"/>
              </w:rPr>
              <w:t>Fixed length of 23.</w:t>
            </w:r>
          </w:p>
          <w:p w14:paraId="1D13C947" w14:textId="77777777" w:rsidR="00EB198F" w:rsidRDefault="00EB198F" w:rsidP="00C57ADB">
            <w:pPr>
              <w:rPr>
                <w:snapToGrid w:val="0"/>
              </w:rPr>
            </w:pPr>
          </w:p>
          <w:p w14:paraId="1B1D5F1E" w14:textId="77777777" w:rsidR="00EB198F" w:rsidRDefault="00EB198F" w:rsidP="00C57ADB">
            <w:pPr>
              <w:rPr>
                <w:snapToGrid w:val="0"/>
              </w:rPr>
            </w:pPr>
            <w:r>
              <w:rPr>
                <w:snapToGrid w:val="0"/>
              </w:rPr>
              <w:t>On request message, the RT is not supported, and it must be blank filled on payment transactions initiated with a PT token.</w:t>
            </w:r>
          </w:p>
          <w:p w14:paraId="50D6CFD3" w14:textId="77777777" w:rsidR="00EB198F" w:rsidRPr="00EB198F" w:rsidRDefault="00EB198F" w:rsidP="00C57ADB">
            <w:pPr>
              <w:rPr>
                <w:snapToGrid w:val="0"/>
              </w:rPr>
            </w:pPr>
          </w:p>
        </w:tc>
      </w:tr>
      <w:tr w:rsidR="00EB198F" w14:paraId="4D012807" w14:textId="77777777" w:rsidTr="002A45FC">
        <w:tc>
          <w:tcPr>
            <w:tcW w:w="1075" w:type="dxa"/>
          </w:tcPr>
          <w:p w14:paraId="1408D8A8" w14:textId="77777777" w:rsidR="00EB198F" w:rsidRDefault="00EB198F" w:rsidP="004D19E1">
            <w:pPr>
              <w:jc w:val="center"/>
              <w:rPr>
                <w:snapToGrid w:val="0"/>
              </w:rPr>
            </w:pPr>
            <w:r>
              <w:rPr>
                <w:snapToGrid w:val="0"/>
              </w:rPr>
              <w:t>47</w:t>
            </w:r>
          </w:p>
        </w:tc>
        <w:tc>
          <w:tcPr>
            <w:tcW w:w="900" w:type="dxa"/>
          </w:tcPr>
          <w:p w14:paraId="326C5E0E" w14:textId="77777777" w:rsidR="00EB198F" w:rsidRDefault="00EB198F" w:rsidP="004D19E1">
            <w:pPr>
              <w:jc w:val="center"/>
              <w:rPr>
                <w:snapToGrid w:val="0"/>
              </w:rPr>
            </w:pPr>
            <w:r>
              <w:rPr>
                <w:snapToGrid w:val="0"/>
              </w:rPr>
              <w:t>1</w:t>
            </w:r>
          </w:p>
        </w:tc>
        <w:tc>
          <w:tcPr>
            <w:tcW w:w="7375" w:type="dxa"/>
          </w:tcPr>
          <w:p w14:paraId="0260FB55" w14:textId="77777777" w:rsidR="00EB198F" w:rsidRDefault="00EB198F" w:rsidP="005962C1">
            <w:pPr>
              <w:spacing w:after="120"/>
              <w:rPr>
                <w:b/>
                <w:bCs/>
                <w:snapToGrid w:val="0"/>
              </w:rPr>
            </w:pPr>
            <w:r>
              <w:rPr>
                <w:b/>
                <w:bCs/>
                <w:snapToGrid w:val="0"/>
              </w:rPr>
              <w:t>Token Status</w:t>
            </w:r>
          </w:p>
          <w:p w14:paraId="5D96A0DA" w14:textId="77777777" w:rsidR="00EB198F" w:rsidRDefault="00EB198F" w:rsidP="00C57ADB">
            <w:pPr>
              <w:rPr>
                <w:snapToGrid w:val="0"/>
              </w:rPr>
            </w:pPr>
            <w:r>
              <w:rPr>
                <w:snapToGrid w:val="0"/>
              </w:rPr>
              <w:t>This field is returned only on response message and it will indicate the status of generating the PT and/or RT tokens. Valid values are:</w:t>
            </w:r>
          </w:p>
          <w:p w14:paraId="76A5B525" w14:textId="77777777" w:rsidR="00EB198F" w:rsidRDefault="00EB198F" w:rsidP="00C57ADB">
            <w:pPr>
              <w:rPr>
                <w:snapToGrid w:val="0"/>
              </w:rPr>
            </w:pPr>
          </w:p>
          <w:p w14:paraId="4E233724" w14:textId="77777777" w:rsidR="00EB198F" w:rsidRDefault="00EB198F" w:rsidP="00C57ADB">
            <w:pPr>
              <w:rPr>
                <w:snapToGrid w:val="0"/>
              </w:rPr>
            </w:pPr>
            <w:r>
              <w:rPr>
                <w:snapToGrid w:val="0"/>
              </w:rPr>
              <w:t>0 = successful – PT and/or RT were generated</w:t>
            </w:r>
          </w:p>
          <w:p w14:paraId="38072CBB" w14:textId="77777777" w:rsidR="00EB198F" w:rsidRDefault="00EB198F" w:rsidP="00C57ADB">
            <w:pPr>
              <w:rPr>
                <w:snapToGrid w:val="0"/>
              </w:rPr>
            </w:pPr>
            <w:r>
              <w:rPr>
                <w:snapToGrid w:val="0"/>
              </w:rPr>
              <w:t>1 = PT token could not be generated</w:t>
            </w:r>
          </w:p>
          <w:p w14:paraId="064BD4CF" w14:textId="77777777" w:rsidR="00EB198F" w:rsidRDefault="00EB198F" w:rsidP="00C57ADB">
            <w:pPr>
              <w:rPr>
                <w:snapToGrid w:val="0"/>
              </w:rPr>
            </w:pPr>
            <w:r>
              <w:rPr>
                <w:snapToGrid w:val="0"/>
              </w:rPr>
              <w:t>2 = RT token could not be generated</w:t>
            </w:r>
          </w:p>
          <w:p w14:paraId="262FB8A1" w14:textId="77777777" w:rsidR="00EB198F" w:rsidRDefault="00EB198F" w:rsidP="00C57ADB">
            <w:pPr>
              <w:rPr>
                <w:snapToGrid w:val="0"/>
              </w:rPr>
            </w:pPr>
            <w:r>
              <w:rPr>
                <w:snapToGrid w:val="0"/>
              </w:rPr>
              <w:t>3 = PT and RT tokens could not be generated</w:t>
            </w:r>
          </w:p>
          <w:p w14:paraId="0FCAD182" w14:textId="281B63F0" w:rsidR="00EB198F" w:rsidRDefault="00EB198F" w:rsidP="00C57ADB">
            <w:pPr>
              <w:rPr>
                <w:snapToGrid w:val="0"/>
              </w:rPr>
            </w:pPr>
            <w:r>
              <w:rPr>
                <w:snapToGrid w:val="0"/>
              </w:rPr>
              <w:lastRenderedPageBreak/>
              <w:t>4 = Invalid instance value</w:t>
            </w:r>
          </w:p>
          <w:p w14:paraId="3DD5BB10" w14:textId="0440A0C0" w:rsidR="003D7C8A" w:rsidRDefault="003D7C8A" w:rsidP="00C57ADB">
            <w:pPr>
              <w:rPr>
                <w:snapToGrid w:val="0"/>
              </w:rPr>
            </w:pPr>
            <w:r>
              <w:rPr>
                <w:snapToGrid w:val="0"/>
              </w:rPr>
              <w:t>5 = PT not able to detokenize</w:t>
            </w:r>
          </w:p>
          <w:p w14:paraId="72D4139B" w14:textId="77777777" w:rsidR="00EB198F" w:rsidRPr="00EB198F" w:rsidRDefault="00EB198F" w:rsidP="00C57ADB">
            <w:pPr>
              <w:rPr>
                <w:snapToGrid w:val="0"/>
              </w:rPr>
            </w:pPr>
          </w:p>
        </w:tc>
      </w:tr>
      <w:tr w:rsidR="006954A4" w14:paraId="307D126C" w14:textId="77777777" w:rsidTr="002A45FC">
        <w:tc>
          <w:tcPr>
            <w:tcW w:w="1075" w:type="dxa"/>
          </w:tcPr>
          <w:p w14:paraId="40698529" w14:textId="77777777" w:rsidR="006954A4" w:rsidRDefault="006954A4" w:rsidP="004D19E1">
            <w:pPr>
              <w:jc w:val="center"/>
              <w:rPr>
                <w:snapToGrid w:val="0"/>
              </w:rPr>
            </w:pPr>
            <w:r>
              <w:rPr>
                <w:snapToGrid w:val="0"/>
              </w:rPr>
              <w:lastRenderedPageBreak/>
              <w:t>48-51</w:t>
            </w:r>
          </w:p>
        </w:tc>
        <w:tc>
          <w:tcPr>
            <w:tcW w:w="900" w:type="dxa"/>
          </w:tcPr>
          <w:p w14:paraId="2B264FF6" w14:textId="77777777" w:rsidR="006954A4" w:rsidRDefault="006954A4" w:rsidP="004D19E1">
            <w:pPr>
              <w:jc w:val="center"/>
              <w:rPr>
                <w:snapToGrid w:val="0"/>
              </w:rPr>
            </w:pPr>
            <w:r>
              <w:rPr>
                <w:snapToGrid w:val="0"/>
              </w:rPr>
              <w:t>4</w:t>
            </w:r>
          </w:p>
        </w:tc>
        <w:tc>
          <w:tcPr>
            <w:tcW w:w="7375" w:type="dxa"/>
          </w:tcPr>
          <w:p w14:paraId="77D65094" w14:textId="77777777" w:rsidR="006954A4" w:rsidRDefault="006954A4" w:rsidP="005962C1">
            <w:pPr>
              <w:spacing w:after="120"/>
              <w:rPr>
                <w:b/>
                <w:bCs/>
                <w:snapToGrid w:val="0"/>
              </w:rPr>
            </w:pPr>
            <w:r>
              <w:rPr>
                <w:b/>
                <w:bCs/>
                <w:snapToGrid w:val="0"/>
              </w:rPr>
              <w:t>Last 4 Digits Customer credentials</w:t>
            </w:r>
          </w:p>
          <w:p w14:paraId="73DE3127" w14:textId="77777777" w:rsidR="006954A4" w:rsidRDefault="006954A4" w:rsidP="00C57ADB">
            <w:pPr>
              <w:rPr>
                <w:snapToGrid w:val="0"/>
              </w:rPr>
            </w:pPr>
            <w:r>
              <w:rPr>
                <w:snapToGrid w:val="0"/>
              </w:rPr>
              <w:t>The last 4 digits corresponding to the customer PAN or TOKEN PAN that was tokenized by TD Host.</w:t>
            </w:r>
          </w:p>
          <w:p w14:paraId="2E109AE2" w14:textId="77777777" w:rsidR="006954A4" w:rsidRDefault="006954A4" w:rsidP="00C57ADB">
            <w:pPr>
              <w:rPr>
                <w:snapToGrid w:val="0"/>
              </w:rPr>
            </w:pPr>
          </w:p>
          <w:p w14:paraId="4E12915D" w14:textId="77777777" w:rsidR="006954A4" w:rsidRDefault="006954A4" w:rsidP="00C57ADB">
            <w:pPr>
              <w:rPr>
                <w:snapToGrid w:val="0"/>
              </w:rPr>
            </w:pPr>
            <w:r>
              <w:rPr>
                <w:snapToGrid w:val="0"/>
              </w:rPr>
              <w:t>If the transaction was done with a PCN TOKEN PAN, then the last 4-digits of the PCN PAN will be returned in this field.</w:t>
            </w:r>
          </w:p>
          <w:p w14:paraId="395F7EA4" w14:textId="77777777" w:rsidR="006954A4" w:rsidRDefault="006954A4" w:rsidP="00C57ADB">
            <w:pPr>
              <w:rPr>
                <w:snapToGrid w:val="0"/>
              </w:rPr>
            </w:pPr>
          </w:p>
          <w:p w14:paraId="1F8A3BF6" w14:textId="77777777" w:rsidR="006954A4" w:rsidRDefault="006954A4" w:rsidP="00C57ADB">
            <w:pPr>
              <w:rPr>
                <w:snapToGrid w:val="0"/>
              </w:rPr>
            </w:pPr>
            <w:r>
              <w:rPr>
                <w:snapToGrid w:val="0"/>
              </w:rPr>
              <w:t>For In-App transactions and transaction executed with a PCN TOKEN PAN, the last 4 digits of the PAN will continue to be returned to the merchant in FID 9 SFID S – Position 1-4 – PAN Last 4 Digits.</w:t>
            </w:r>
          </w:p>
          <w:p w14:paraId="152B12CD" w14:textId="77777777" w:rsidR="006954A4" w:rsidRPr="006954A4" w:rsidRDefault="006954A4" w:rsidP="00C57ADB">
            <w:pPr>
              <w:rPr>
                <w:snapToGrid w:val="0"/>
              </w:rPr>
            </w:pPr>
          </w:p>
        </w:tc>
      </w:tr>
    </w:tbl>
    <w:p w14:paraId="49388BCE" w14:textId="77777777" w:rsidR="00C57ADB" w:rsidRDefault="00C57ADB" w:rsidP="00C57ADB">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A45FC" w14:paraId="4030121A" w14:textId="77777777" w:rsidTr="002A45FC">
        <w:tc>
          <w:tcPr>
            <w:tcW w:w="2335" w:type="dxa"/>
          </w:tcPr>
          <w:p w14:paraId="19583E1F" w14:textId="77777777" w:rsidR="002A45FC" w:rsidRDefault="002A45FC" w:rsidP="002A45FC">
            <w:pPr>
              <w:spacing w:after="120"/>
              <w:rPr>
                <w:b/>
                <w:snapToGrid w:val="0"/>
              </w:rPr>
            </w:pPr>
            <w:r>
              <w:rPr>
                <w:b/>
                <w:snapToGrid w:val="0"/>
              </w:rPr>
              <w:t>Request</w:t>
            </w:r>
          </w:p>
        </w:tc>
        <w:tc>
          <w:tcPr>
            <w:tcW w:w="7105" w:type="dxa"/>
          </w:tcPr>
          <w:p w14:paraId="6953EE65" w14:textId="77777777" w:rsidR="002A45FC" w:rsidRDefault="002A45FC" w:rsidP="002A45FC">
            <w:pPr>
              <w:rPr>
                <w:snapToGrid w:val="0"/>
              </w:rPr>
            </w:pPr>
            <w:r>
              <w:rPr>
                <w:snapToGrid w:val="0"/>
              </w:rPr>
              <w:t>Optional. Fixed length of 51 byte.</w:t>
            </w:r>
          </w:p>
          <w:p w14:paraId="53ED8F4D" w14:textId="4B63CDB9" w:rsidR="002A45FC" w:rsidRDefault="002A45FC" w:rsidP="002A45FC">
            <w:pPr>
              <w:rPr>
                <w:bCs/>
                <w:snapToGrid w:val="0"/>
              </w:rPr>
            </w:pPr>
            <w:r>
              <w:rPr>
                <w:bCs/>
                <w:snapToGrid w:val="0"/>
              </w:rPr>
              <w:t>If the PT length is less than 19 characters, then the PT is left justified padded with blanks</w:t>
            </w:r>
            <w:r w:rsidR="00487533">
              <w:rPr>
                <w:bCs/>
                <w:snapToGrid w:val="0"/>
              </w:rPr>
              <w:t>.</w:t>
            </w:r>
          </w:p>
          <w:p w14:paraId="4ED82093" w14:textId="77777777" w:rsidR="00487533" w:rsidRDefault="00487533" w:rsidP="002A45FC">
            <w:pPr>
              <w:rPr>
                <w:bCs/>
                <w:snapToGrid w:val="0"/>
              </w:rPr>
            </w:pPr>
          </w:p>
          <w:p w14:paraId="5B9F6B6A" w14:textId="54669698" w:rsidR="002A45FC" w:rsidRDefault="002A45FC" w:rsidP="002A45FC">
            <w:pPr>
              <w:rPr>
                <w:bCs/>
                <w:snapToGrid w:val="0"/>
              </w:rPr>
            </w:pPr>
            <w:r>
              <w:rPr>
                <w:bCs/>
                <w:snapToGrid w:val="0"/>
              </w:rPr>
              <w:t>On payment transactions the following fields must be present:</w:t>
            </w:r>
          </w:p>
          <w:p w14:paraId="7EAC3455" w14:textId="77777777" w:rsidR="00487533" w:rsidRDefault="00487533" w:rsidP="002A45FC">
            <w:pPr>
              <w:rPr>
                <w:bCs/>
                <w:snapToGrid w:val="0"/>
              </w:rPr>
            </w:pPr>
          </w:p>
          <w:p w14:paraId="0DE8B7AC" w14:textId="77777777" w:rsidR="002A45FC" w:rsidRPr="00487533" w:rsidRDefault="002A45FC" w:rsidP="00F12805">
            <w:pPr>
              <w:pStyle w:val="ListParagraph"/>
              <w:numPr>
                <w:ilvl w:val="0"/>
                <w:numId w:val="179"/>
              </w:numPr>
              <w:rPr>
                <w:bCs/>
                <w:snapToGrid w:val="0"/>
              </w:rPr>
            </w:pPr>
            <w:r w:rsidRPr="00487533">
              <w:rPr>
                <w:bCs/>
                <w:snapToGrid w:val="0"/>
              </w:rPr>
              <w:t>Payment Token</w:t>
            </w:r>
          </w:p>
          <w:p w14:paraId="33DB061F" w14:textId="77777777" w:rsidR="002A45FC" w:rsidRPr="00487533" w:rsidRDefault="002A45FC" w:rsidP="00F12805">
            <w:pPr>
              <w:pStyle w:val="ListParagraph"/>
              <w:numPr>
                <w:ilvl w:val="0"/>
                <w:numId w:val="179"/>
              </w:numPr>
              <w:rPr>
                <w:bCs/>
                <w:snapToGrid w:val="0"/>
              </w:rPr>
            </w:pPr>
            <w:r w:rsidRPr="00487533">
              <w:rPr>
                <w:bCs/>
                <w:snapToGrid w:val="0"/>
              </w:rPr>
              <w:t>Expiry Date</w:t>
            </w:r>
          </w:p>
          <w:p w14:paraId="7486956C" w14:textId="77777777" w:rsidR="002A45FC" w:rsidRPr="00487533" w:rsidRDefault="002A45FC" w:rsidP="00F12805">
            <w:pPr>
              <w:pStyle w:val="ListParagraph"/>
              <w:numPr>
                <w:ilvl w:val="0"/>
                <w:numId w:val="179"/>
              </w:numPr>
              <w:rPr>
                <w:bCs/>
                <w:snapToGrid w:val="0"/>
              </w:rPr>
            </w:pPr>
            <w:r w:rsidRPr="00487533">
              <w:rPr>
                <w:bCs/>
                <w:snapToGrid w:val="0"/>
              </w:rPr>
              <w:t>Positions 24-51 must be blank filled</w:t>
            </w:r>
          </w:p>
          <w:p w14:paraId="6A1F38FB" w14:textId="77777777" w:rsidR="002A45FC" w:rsidRPr="00487533" w:rsidRDefault="002A45FC" w:rsidP="00F12805">
            <w:pPr>
              <w:pStyle w:val="ListParagraph"/>
              <w:numPr>
                <w:ilvl w:val="0"/>
                <w:numId w:val="179"/>
              </w:numPr>
              <w:rPr>
                <w:bCs/>
                <w:snapToGrid w:val="0"/>
              </w:rPr>
            </w:pPr>
            <w:r w:rsidRPr="00487533">
              <w:rPr>
                <w:bCs/>
                <w:snapToGrid w:val="0"/>
              </w:rPr>
              <w:t>The Reporting token must not be sent on payment transactions</w:t>
            </w:r>
          </w:p>
          <w:p w14:paraId="4AD9F2FD" w14:textId="77777777" w:rsidR="002A45FC" w:rsidRPr="00487533" w:rsidRDefault="002A45FC" w:rsidP="00F12805">
            <w:pPr>
              <w:pStyle w:val="ListParagraph"/>
              <w:numPr>
                <w:ilvl w:val="0"/>
                <w:numId w:val="179"/>
              </w:numPr>
              <w:rPr>
                <w:bCs/>
                <w:snapToGrid w:val="0"/>
              </w:rPr>
            </w:pPr>
            <w:r w:rsidRPr="00487533">
              <w:rPr>
                <w:bCs/>
                <w:snapToGrid w:val="0"/>
              </w:rPr>
              <w:t>FID q – Customer/Track 2 must not be present on transactions made with a Payment Token</w:t>
            </w:r>
          </w:p>
          <w:p w14:paraId="264BACC7" w14:textId="77777777" w:rsidR="002A45FC" w:rsidRDefault="002A45FC" w:rsidP="002A45FC">
            <w:pPr>
              <w:rPr>
                <w:b/>
                <w:snapToGrid w:val="0"/>
              </w:rPr>
            </w:pPr>
          </w:p>
        </w:tc>
      </w:tr>
      <w:tr w:rsidR="002A45FC" w14:paraId="07001F2F" w14:textId="77777777" w:rsidTr="002A45FC">
        <w:tc>
          <w:tcPr>
            <w:tcW w:w="2335" w:type="dxa"/>
          </w:tcPr>
          <w:p w14:paraId="0F33580C" w14:textId="77777777" w:rsidR="002A45FC" w:rsidRDefault="002A45FC" w:rsidP="002A45FC">
            <w:pPr>
              <w:spacing w:after="120"/>
              <w:rPr>
                <w:b/>
                <w:snapToGrid w:val="0"/>
              </w:rPr>
            </w:pPr>
            <w:r>
              <w:rPr>
                <w:b/>
                <w:snapToGrid w:val="0"/>
              </w:rPr>
              <w:t>Response</w:t>
            </w:r>
          </w:p>
        </w:tc>
        <w:tc>
          <w:tcPr>
            <w:tcW w:w="7105" w:type="dxa"/>
          </w:tcPr>
          <w:p w14:paraId="3FC58DB7"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snapToGrid w:val="0"/>
              </w:rPr>
            </w:pPr>
            <w:r>
              <w:rPr>
                <w:snapToGrid w:val="0"/>
              </w:rPr>
              <w:t>Optional. Fixed length of 51 bytes.</w:t>
            </w:r>
          </w:p>
          <w:p w14:paraId="18DA78A7"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snapToGrid w:val="0"/>
              </w:rPr>
            </w:pPr>
          </w:p>
          <w:p w14:paraId="105369F9"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Cs/>
                <w:snapToGrid w:val="0"/>
              </w:rPr>
            </w:pPr>
            <w:r>
              <w:rPr>
                <w:bCs/>
                <w:snapToGrid w:val="0"/>
              </w:rPr>
              <w:t>If the merchant subscribes to the OMNI Tokenization then the PT and/or RT tokens will be returned on response message in the corresponding position.</w:t>
            </w:r>
          </w:p>
          <w:p w14:paraId="6B153DFC"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Cs/>
                <w:snapToGrid w:val="0"/>
              </w:rPr>
            </w:pPr>
          </w:p>
          <w:p w14:paraId="28F7E628" w14:textId="463D144E"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Cs/>
                <w:snapToGrid w:val="0"/>
              </w:rPr>
            </w:pPr>
            <w:r>
              <w:rPr>
                <w:bCs/>
                <w:snapToGrid w:val="0"/>
              </w:rPr>
              <w:t xml:space="preserve">The Expiry Date will not be sent on response messages, unless the merchant is storing the credentials for first time (FID 6 SFID 0 Position </w:t>
            </w:r>
            <w:r w:rsidR="00B006FD">
              <w:rPr>
                <w:bCs/>
                <w:snapToGrid w:val="0"/>
              </w:rPr>
              <w:t>2</w:t>
            </w:r>
            <w:r>
              <w:rPr>
                <w:bCs/>
                <w:snapToGrid w:val="0"/>
              </w:rPr>
              <w:t xml:space="preserve"> = "0" or "3").</w:t>
            </w:r>
          </w:p>
          <w:p w14:paraId="49455EE1"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Cs/>
                <w:snapToGrid w:val="0"/>
              </w:rPr>
            </w:pPr>
          </w:p>
          <w:p w14:paraId="0555A91F" w14:textId="77777777" w:rsidR="002A45FC" w:rsidRDefault="002A45FC" w:rsidP="002A45FC">
            <w:pPr>
              <w:rPr>
                <w:bCs/>
                <w:snapToGrid w:val="0"/>
              </w:rPr>
            </w:pPr>
            <w:r>
              <w:rPr>
                <w:bCs/>
                <w:snapToGrid w:val="0"/>
              </w:rPr>
              <w:t>The last 4 digits of the customer's credentials that is tokenized by TD Host will be returned on response message</w:t>
            </w:r>
          </w:p>
          <w:p w14:paraId="4245B366" w14:textId="77777777" w:rsidR="002A45FC" w:rsidRPr="008F0357" w:rsidRDefault="002A45FC" w:rsidP="002A45FC">
            <w:pPr>
              <w:rPr>
                <w:b/>
                <w:bCs/>
                <w:snapToGrid w:val="0"/>
              </w:rPr>
            </w:pPr>
          </w:p>
        </w:tc>
      </w:tr>
      <w:tr w:rsidR="002A45FC" w14:paraId="06072815" w14:textId="77777777" w:rsidTr="002A45FC">
        <w:tc>
          <w:tcPr>
            <w:tcW w:w="2335" w:type="dxa"/>
          </w:tcPr>
          <w:p w14:paraId="2AB8FA5C" w14:textId="77777777" w:rsidR="002A45FC" w:rsidRDefault="002A45FC" w:rsidP="002A45FC">
            <w:pPr>
              <w:spacing w:after="120"/>
              <w:rPr>
                <w:b/>
                <w:snapToGrid w:val="0"/>
              </w:rPr>
            </w:pPr>
            <w:r w:rsidRPr="00FB4BC9">
              <w:rPr>
                <w:rFonts w:cs="Arial"/>
                <w:b/>
                <w:bCs/>
                <w:lang w:val="en-CA"/>
              </w:rPr>
              <w:lastRenderedPageBreak/>
              <w:t>Internal Field</w:t>
            </w:r>
          </w:p>
        </w:tc>
        <w:tc>
          <w:tcPr>
            <w:tcW w:w="7105" w:type="dxa"/>
          </w:tcPr>
          <w:p w14:paraId="15695C50" w14:textId="77777777" w:rsidR="002A45FC" w:rsidRDefault="002A45FC" w:rsidP="002A45FC">
            <w:pPr>
              <w:rPr>
                <w:b/>
                <w:snapToGrid w:val="0"/>
              </w:rPr>
            </w:pPr>
            <w:r>
              <w:rPr>
                <w:bCs/>
                <w:snapToGrid w:val="0"/>
              </w:rPr>
              <w:t>OMNI Merchant Token</w:t>
            </w:r>
          </w:p>
        </w:tc>
      </w:tr>
    </w:tbl>
    <w:p w14:paraId="5B9957E3" w14:textId="77777777" w:rsidR="00AA6468" w:rsidRDefault="00AA6468" w:rsidP="00AA6468">
      <w:pPr>
        <w:rPr>
          <w:snapToGrid w:val="0"/>
        </w:rPr>
      </w:pPr>
    </w:p>
    <w:p w14:paraId="24CD8A64" w14:textId="77777777" w:rsidR="00AA6468" w:rsidRDefault="00AA6468" w:rsidP="00AA6468">
      <w:pPr>
        <w:rPr>
          <w:snapToGrid w:val="0"/>
        </w:rPr>
      </w:pPr>
    </w:p>
    <w:p w14:paraId="7C42D985" w14:textId="77777777" w:rsidR="001766E8" w:rsidRDefault="001766E8" w:rsidP="00847896">
      <w:pPr>
        <w:pStyle w:val="Heading2"/>
        <w:rPr>
          <w:snapToGrid w:val="0"/>
        </w:rPr>
      </w:pPr>
      <w:bookmarkStart w:id="2635" w:name="_Toc30407716"/>
      <w:bookmarkStart w:id="2636" w:name="_Toc126079275"/>
      <w:r>
        <w:rPr>
          <w:snapToGrid w:val="0"/>
        </w:rPr>
        <w:t xml:space="preserve">FID z – </w:t>
      </w:r>
      <w:r w:rsidR="00E301C0">
        <w:rPr>
          <w:snapToGrid w:val="0"/>
        </w:rPr>
        <w:t>Interchange Compliance Data</w:t>
      </w:r>
      <w:bookmarkEnd w:id="2635"/>
      <w:bookmarkEnd w:id="2636"/>
    </w:p>
    <w:p w14:paraId="2B9FB030" w14:textId="77777777" w:rsidR="00E301C0" w:rsidRDefault="00E301C0" w:rsidP="00836450">
      <w:pPr>
        <w:ind w:left="720"/>
        <w:rPr>
          <w:snapToGrid w:val="0"/>
        </w:rPr>
      </w:pPr>
      <w:r>
        <w:rPr>
          <w:snapToGrid w:val="0"/>
        </w:rPr>
        <w:t>This field contains the Tra</w:t>
      </w:r>
      <w:r w:rsidR="00836450">
        <w:rPr>
          <w:snapToGrid w:val="0"/>
        </w:rPr>
        <w:t xml:space="preserve">ce ID or Transaction Identifier which it </w:t>
      </w:r>
      <w:r>
        <w:rPr>
          <w:snapToGrid w:val="0"/>
        </w:rPr>
        <w:t>is returned by the Payment Card Network (PCN)</w:t>
      </w:r>
      <w:r w:rsidR="009A3D94">
        <w:rPr>
          <w:snapToGrid w:val="0"/>
        </w:rPr>
        <w:t xml:space="preserve"> in an </w:t>
      </w:r>
      <w:r w:rsidR="0008253C">
        <w:rPr>
          <w:snapToGrid w:val="0"/>
        </w:rPr>
        <w:t>authorization response message.</w:t>
      </w:r>
      <w:r w:rsidR="007C3EF6">
        <w:rPr>
          <w:snapToGrid w:val="0"/>
        </w:rPr>
        <w:t xml:space="preserve"> This field is required on subsequent transactions that reference to an original authorization.</w:t>
      </w:r>
    </w:p>
    <w:p w14:paraId="2836F86E" w14:textId="77777777" w:rsidR="00E301C0" w:rsidRDefault="00E301C0" w:rsidP="001766E8">
      <w:pPr>
        <w:ind w:left="720"/>
        <w:rPr>
          <w:snapToGrid w:val="0"/>
        </w:rPr>
      </w:pPr>
    </w:p>
    <w:p w14:paraId="5FE56961" w14:textId="77777777" w:rsidR="007C3EF6" w:rsidRDefault="00E301C0" w:rsidP="001766E8">
      <w:pPr>
        <w:ind w:left="720"/>
        <w:rPr>
          <w:snapToGrid w:val="0"/>
        </w:rPr>
      </w:pPr>
      <w:r>
        <w:rPr>
          <w:snapToGrid w:val="0"/>
        </w:rPr>
        <w:t xml:space="preserve">The Trace ID or Transaction Identifier </w:t>
      </w:r>
      <w:r w:rsidR="00836450">
        <w:rPr>
          <w:snapToGrid w:val="0"/>
        </w:rPr>
        <w:t xml:space="preserve">returned in response messages </w:t>
      </w:r>
      <w:r w:rsidR="007C3EF6">
        <w:rPr>
          <w:snapToGrid w:val="0"/>
        </w:rPr>
        <w:t>must be stored by the Acceptance Solution for subsequent transactions that relate to an original transaction.</w:t>
      </w:r>
    </w:p>
    <w:p w14:paraId="7F088AC5" w14:textId="77777777" w:rsidR="00373A79" w:rsidRDefault="00373A79" w:rsidP="001766E8">
      <w:pPr>
        <w:ind w:left="720"/>
        <w:rPr>
          <w:snapToGrid w:val="0"/>
        </w:rPr>
      </w:pPr>
    </w:p>
    <w:p w14:paraId="05C0B449" w14:textId="77777777" w:rsidR="00373A79" w:rsidRPr="001D3C26" w:rsidRDefault="00373A79" w:rsidP="00373A79">
      <w:pPr>
        <w:ind w:left="720"/>
        <w:rPr>
          <w:lang w:val="en-GB"/>
        </w:rPr>
      </w:pPr>
      <w:r>
        <w:rPr>
          <w:lang w:val="en-GB"/>
        </w:rPr>
        <w:t xml:space="preserve">For incremental authorizations; the Trace ID field is required in the </w:t>
      </w:r>
      <w:r w:rsidR="00FC4CFD">
        <w:rPr>
          <w:lang w:val="en-GB"/>
        </w:rPr>
        <w:t xml:space="preserve">incremental </w:t>
      </w:r>
      <w:r>
        <w:rPr>
          <w:lang w:val="en-GB"/>
        </w:rPr>
        <w:t>preauthorization request message with the value that was returned from the original</w:t>
      </w:r>
      <w:r w:rsidR="00A30D02">
        <w:rPr>
          <w:lang w:val="en-GB"/>
        </w:rPr>
        <w:t>/first</w:t>
      </w:r>
      <w:r>
        <w:rPr>
          <w:lang w:val="en-GB"/>
        </w:rPr>
        <w:t xml:space="preserve"> preauth response message transaction.</w:t>
      </w:r>
    </w:p>
    <w:p w14:paraId="4CD10CCA" w14:textId="77777777" w:rsidR="004B0FD3" w:rsidRDefault="004B0FD3" w:rsidP="002C03C0">
      <w:pPr>
        <w:rPr>
          <w:snapToGrid w:val="0"/>
        </w:rPr>
      </w:pPr>
    </w:p>
    <w:p w14:paraId="0AE48B09" w14:textId="77777777" w:rsidR="004B0FD3" w:rsidRDefault="007C3EF6" w:rsidP="004B0FD3">
      <w:pPr>
        <w:ind w:left="720"/>
        <w:rPr>
          <w:snapToGrid w:val="0"/>
        </w:rPr>
      </w:pPr>
      <w:r>
        <w:rPr>
          <w:snapToGrid w:val="0"/>
        </w:rPr>
        <w:t xml:space="preserve">Note: </w:t>
      </w:r>
      <w:r w:rsidR="004B0FD3">
        <w:rPr>
          <w:snapToGrid w:val="0"/>
        </w:rPr>
        <w:t>Not all the Acceptance Solution devices will send/receive this FID. In the first phase this is mandatory for e-commerce based transaction.</w:t>
      </w:r>
      <w:r w:rsidR="0008253C">
        <w:rPr>
          <w:snapToGrid w:val="0"/>
        </w:rPr>
        <w:t xml:space="preserve"> The Authorization Host will send</w:t>
      </w:r>
      <w:r w:rsidR="004569E0">
        <w:rPr>
          <w:snapToGrid w:val="0"/>
        </w:rPr>
        <w:t xml:space="preserve"> back FID z</w:t>
      </w:r>
      <w:r w:rsidR="0008253C">
        <w:rPr>
          <w:snapToGrid w:val="0"/>
        </w:rPr>
        <w:t xml:space="preserve"> in response messages when the terminal is configured to receive it.</w:t>
      </w:r>
    </w:p>
    <w:p w14:paraId="7CB69016" w14:textId="77777777" w:rsidR="004B0FD3" w:rsidRDefault="004B0FD3" w:rsidP="001766E8">
      <w:pPr>
        <w:ind w:left="720"/>
        <w:rPr>
          <w:snapToGrid w:val="0"/>
        </w:rPr>
      </w:pPr>
    </w:p>
    <w:p w14:paraId="02C2A890" w14:textId="77777777" w:rsidR="004B0FD3" w:rsidRDefault="0008253C" w:rsidP="001766E8">
      <w:pPr>
        <w:ind w:left="720"/>
        <w:rPr>
          <w:snapToGrid w:val="0"/>
        </w:rPr>
      </w:pPr>
      <w:r>
        <w:rPr>
          <w:snapToGrid w:val="0"/>
        </w:rPr>
        <w:t>Normally the Trace ID or Transaction Identifier</w:t>
      </w:r>
      <w:r w:rsidR="00795A5F">
        <w:rPr>
          <w:snapToGrid w:val="0"/>
        </w:rPr>
        <w:t xml:space="preserve"> in a request message</w:t>
      </w:r>
      <w:r>
        <w:rPr>
          <w:snapToGrid w:val="0"/>
        </w:rPr>
        <w:t xml:space="preserve"> refers to the original CIT transaction with the exception of Recurring Payment tran</w:t>
      </w:r>
      <w:r w:rsidR="00836450">
        <w:rPr>
          <w:snapToGrid w:val="0"/>
        </w:rPr>
        <w:t>sactions, when this field can have</w:t>
      </w:r>
      <w:r>
        <w:rPr>
          <w:snapToGrid w:val="0"/>
        </w:rPr>
        <w:t xml:space="preserve"> one of the followings:</w:t>
      </w:r>
    </w:p>
    <w:p w14:paraId="00C94680" w14:textId="77777777" w:rsidR="002A45FC" w:rsidRDefault="002A45FC" w:rsidP="001766E8">
      <w:pPr>
        <w:ind w:left="720"/>
        <w:rPr>
          <w:snapToGrid w:val="0"/>
        </w:rPr>
      </w:pPr>
    </w:p>
    <w:p w14:paraId="44A25A18" w14:textId="77777777" w:rsidR="0008253C" w:rsidRPr="002A45FC" w:rsidRDefault="0008253C" w:rsidP="00F12805">
      <w:pPr>
        <w:pStyle w:val="ListParagraph"/>
        <w:numPr>
          <w:ilvl w:val="0"/>
          <w:numId w:val="155"/>
        </w:numPr>
        <w:rPr>
          <w:snapToGrid w:val="0"/>
        </w:rPr>
      </w:pPr>
      <w:r w:rsidRPr="002A45FC">
        <w:rPr>
          <w:snapToGrid w:val="0"/>
        </w:rPr>
        <w:t xml:space="preserve">The one sent back in the response message </w:t>
      </w:r>
      <w:r w:rsidR="004569E0" w:rsidRPr="002A45FC">
        <w:rPr>
          <w:snapToGrid w:val="0"/>
        </w:rPr>
        <w:t>on</w:t>
      </w:r>
      <w:r w:rsidRPr="002A45FC">
        <w:rPr>
          <w:snapToGrid w:val="0"/>
        </w:rPr>
        <w:t xml:space="preserve"> </w:t>
      </w:r>
      <w:r w:rsidR="009A3D94" w:rsidRPr="002A45FC">
        <w:rPr>
          <w:snapToGrid w:val="0"/>
        </w:rPr>
        <w:t>the first customer initiated transaction</w:t>
      </w:r>
      <w:r w:rsidRPr="002A45FC">
        <w:rPr>
          <w:snapToGrid w:val="0"/>
        </w:rPr>
        <w:t>, or</w:t>
      </w:r>
    </w:p>
    <w:p w14:paraId="23672108" w14:textId="77777777" w:rsidR="004569E0" w:rsidRPr="002A45FC" w:rsidRDefault="0008253C" w:rsidP="00F12805">
      <w:pPr>
        <w:pStyle w:val="ListParagraph"/>
        <w:numPr>
          <w:ilvl w:val="0"/>
          <w:numId w:val="155"/>
        </w:numPr>
        <w:rPr>
          <w:snapToGrid w:val="0"/>
        </w:rPr>
      </w:pPr>
      <w:r w:rsidRPr="002A45FC">
        <w:rPr>
          <w:snapToGrid w:val="0"/>
        </w:rPr>
        <w:t>The last one sent back in the response message of the previous recurring payment transaction</w:t>
      </w:r>
    </w:p>
    <w:p w14:paraId="466B003B" w14:textId="77777777" w:rsidR="00220908" w:rsidRDefault="00220908" w:rsidP="00220908">
      <w:pPr>
        <w:rPr>
          <w:snapToGrid w:val="0"/>
        </w:rPr>
      </w:pPr>
    </w:p>
    <w:p w14:paraId="11F4A67C" w14:textId="77777777" w:rsidR="00220908" w:rsidRDefault="00220908" w:rsidP="00220908">
      <w:pPr>
        <w:ind w:left="720"/>
        <w:rPr>
          <w:snapToGrid w:val="0"/>
        </w:rPr>
      </w:pPr>
      <w:r>
        <w:rPr>
          <w:snapToGrid w:val="0"/>
        </w:rPr>
        <w:t xml:space="preserve">If this FID is sent back </w:t>
      </w:r>
      <w:r w:rsidR="00795A5F">
        <w:rPr>
          <w:snapToGrid w:val="0"/>
        </w:rPr>
        <w:t xml:space="preserve">to the Acceptance Solution </w:t>
      </w:r>
      <w:r>
        <w:rPr>
          <w:snapToGrid w:val="0"/>
        </w:rPr>
        <w:t xml:space="preserve">in a preauthorization response message, then </w:t>
      </w:r>
      <w:r w:rsidR="00D97A04">
        <w:rPr>
          <w:snapToGrid w:val="0"/>
        </w:rPr>
        <w:t xml:space="preserve">this FID </w:t>
      </w:r>
      <w:r>
        <w:rPr>
          <w:snapToGrid w:val="0"/>
        </w:rPr>
        <w:t xml:space="preserve">is expected to be sent back in </w:t>
      </w:r>
      <w:r w:rsidR="001C6E60">
        <w:rPr>
          <w:snapToGrid w:val="0"/>
        </w:rPr>
        <w:t xml:space="preserve">MIT request message transactions </w:t>
      </w:r>
      <w:r w:rsidR="00A30D02">
        <w:rPr>
          <w:snapToGrid w:val="0"/>
        </w:rPr>
        <w:t xml:space="preserve">and </w:t>
      </w:r>
      <w:r w:rsidR="009A3D94">
        <w:rPr>
          <w:snapToGrid w:val="0"/>
        </w:rPr>
        <w:t>preauthorization completion request message.</w:t>
      </w:r>
    </w:p>
    <w:p w14:paraId="71A3AEB9" w14:textId="77777777" w:rsidR="00580E1F" w:rsidRDefault="00580E1F" w:rsidP="00220908">
      <w:pPr>
        <w:ind w:left="720"/>
        <w:rPr>
          <w:snapToGrid w:val="0"/>
        </w:rPr>
      </w:pPr>
    </w:p>
    <w:p w14:paraId="2F72DA95" w14:textId="77777777" w:rsidR="00580E1F" w:rsidRPr="00220908" w:rsidRDefault="00580E1F" w:rsidP="00220908">
      <w:pPr>
        <w:ind w:left="720"/>
        <w:rPr>
          <w:snapToGrid w:val="0"/>
        </w:rPr>
      </w:pPr>
      <w:r>
        <w:rPr>
          <w:snapToGrid w:val="0"/>
        </w:rPr>
        <w:t>For consistency, do not use the FID 1 – position 2-16 for the Visa Transaction Identifier, use this FID z instead.</w:t>
      </w:r>
    </w:p>
    <w:p w14:paraId="643844D8" w14:textId="77777777" w:rsidR="00E301C0" w:rsidRDefault="00E301C0" w:rsidP="001766E8">
      <w:pPr>
        <w:ind w:left="720"/>
        <w:rPr>
          <w:snapToGrid w:val="0"/>
        </w:rPr>
      </w:pPr>
    </w:p>
    <w:p w14:paraId="5DB5ED94" w14:textId="77777777" w:rsidR="001766E8" w:rsidRDefault="001766E8" w:rsidP="001766E8">
      <w:pPr>
        <w:ind w:left="720"/>
        <w:rPr>
          <w:b/>
          <w:snapToGrid w:val="0"/>
        </w:rPr>
      </w:pPr>
      <w:r>
        <w:rPr>
          <w:b/>
          <w:snapToGrid w:val="0"/>
        </w:rPr>
        <w:t>For use in Host 1 messages only</w:t>
      </w:r>
    </w:p>
    <w:p w14:paraId="2768422D" w14:textId="77777777" w:rsidR="002A45FC" w:rsidRDefault="002A45FC" w:rsidP="001766E8">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A45FC" w14:paraId="6824AE71" w14:textId="77777777" w:rsidTr="002A45FC">
        <w:tc>
          <w:tcPr>
            <w:tcW w:w="2335" w:type="dxa"/>
          </w:tcPr>
          <w:p w14:paraId="65BF720A" w14:textId="77777777" w:rsidR="002A45FC" w:rsidRDefault="002A45FC" w:rsidP="002A45FC">
            <w:pPr>
              <w:spacing w:after="120"/>
              <w:rPr>
                <w:b/>
                <w:snapToGrid w:val="0"/>
              </w:rPr>
            </w:pPr>
            <w:r>
              <w:rPr>
                <w:b/>
                <w:snapToGrid w:val="0"/>
              </w:rPr>
              <w:t>Request</w:t>
            </w:r>
          </w:p>
        </w:tc>
        <w:tc>
          <w:tcPr>
            <w:tcW w:w="7105" w:type="dxa"/>
          </w:tcPr>
          <w:p w14:paraId="7C86E496" w14:textId="77777777" w:rsidR="002A45FC" w:rsidRDefault="002A45FC" w:rsidP="002A45FC">
            <w:pPr>
              <w:rPr>
                <w:snapToGrid w:val="0"/>
              </w:rPr>
            </w:pPr>
            <w:r>
              <w:rPr>
                <w:snapToGrid w:val="0"/>
              </w:rPr>
              <w:t>Optional. Fixed length of 15 bytes.</w:t>
            </w:r>
          </w:p>
          <w:p w14:paraId="5DFC5177" w14:textId="77777777" w:rsidR="002A45FC" w:rsidRDefault="002A45FC" w:rsidP="002A45FC">
            <w:pPr>
              <w:rPr>
                <w:snapToGrid w:val="0"/>
              </w:rPr>
            </w:pPr>
            <w:r>
              <w:rPr>
                <w:snapToGrid w:val="0"/>
              </w:rPr>
              <w:t xml:space="preserve">Mandatory if this FID was sent to the Acceptance Solution in response messages. </w:t>
            </w:r>
          </w:p>
          <w:p w14:paraId="33CE2F8D" w14:textId="77777777" w:rsidR="002A45FC" w:rsidRDefault="002A45FC" w:rsidP="002A45FC">
            <w:pPr>
              <w:rPr>
                <w:snapToGrid w:val="0"/>
              </w:rPr>
            </w:pPr>
            <w:r>
              <w:rPr>
                <w:snapToGrid w:val="0"/>
              </w:rPr>
              <w:t>It is expected on the following MIT's request message:</w:t>
            </w:r>
          </w:p>
          <w:p w14:paraId="08030E97" w14:textId="77777777" w:rsidR="001326F7" w:rsidRDefault="001326F7" w:rsidP="002A45FC">
            <w:pPr>
              <w:rPr>
                <w:snapToGrid w:val="0"/>
              </w:rPr>
            </w:pPr>
          </w:p>
          <w:p w14:paraId="78536C93" w14:textId="77777777" w:rsidR="002A45FC" w:rsidRPr="00487533" w:rsidRDefault="002A45FC" w:rsidP="00F12805">
            <w:pPr>
              <w:pStyle w:val="ListParagraph"/>
              <w:numPr>
                <w:ilvl w:val="0"/>
                <w:numId w:val="180"/>
              </w:numPr>
              <w:rPr>
                <w:snapToGrid w:val="0"/>
              </w:rPr>
            </w:pPr>
            <w:r w:rsidRPr="00487533">
              <w:rPr>
                <w:snapToGrid w:val="0"/>
              </w:rPr>
              <w:t xml:space="preserve">Recurring Payment </w:t>
            </w:r>
          </w:p>
          <w:p w14:paraId="33794CAC" w14:textId="77777777" w:rsidR="002A45FC" w:rsidRPr="00487533" w:rsidRDefault="002A45FC" w:rsidP="00F12805">
            <w:pPr>
              <w:pStyle w:val="ListParagraph"/>
              <w:numPr>
                <w:ilvl w:val="0"/>
                <w:numId w:val="180"/>
              </w:numPr>
              <w:rPr>
                <w:snapToGrid w:val="0"/>
              </w:rPr>
            </w:pPr>
            <w:r w:rsidRPr="00487533">
              <w:rPr>
                <w:snapToGrid w:val="0"/>
              </w:rPr>
              <w:lastRenderedPageBreak/>
              <w:t xml:space="preserve">Reauthorization </w:t>
            </w:r>
          </w:p>
          <w:p w14:paraId="4F7F3355" w14:textId="77777777" w:rsidR="002A45FC" w:rsidRPr="00487533" w:rsidRDefault="002A45FC" w:rsidP="00F12805">
            <w:pPr>
              <w:pStyle w:val="ListParagraph"/>
              <w:numPr>
                <w:ilvl w:val="0"/>
                <w:numId w:val="180"/>
              </w:numPr>
              <w:rPr>
                <w:snapToGrid w:val="0"/>
              </w:rPr>
            </w:pPr>
            <w:r w:rsidRPr="00487533">
              <w:rPr>
                <w:snapToGrid w:val="0"/>
              </w:rPr>
              <w:t xml:space="preserve">Resubmission </w:t>
            </w:r>
          </w:p>
          <w:p w14:paraId="5DE11D57" w14:textId="77777777" w:rsidR="002A45FC" w:rsidRPr="00487533" w:rsidRDefault="002A45FC" w:rsidP="00F12805">
            <w:pPr>
              <w:pStyle w:val="ListParagraph"/>
              <w:numPr>
                <w:ilvl w:val="0"/>
                <w:numId w:val="180"/>
              </w:numPr>
              <w:rPr>
                <w:snapToGrid w:val="0"/>
              </w:rPr>
            </w:pPr>
            <w:r w:rsidRPr="00487533">
              <w:rPr>
                <w:snapToGrid w:val="0"/>
              </w:rPr>
              <w:t xml:space="preserve">Delayed Charges  </w:t>
            </w:r>
            <w:r w:rsidRPr="00487533">
              <w:rPr>
                <w:snapToGrid w:val="0"/>
              </w:rPr>
              <w:tab/>
              <w:t>***Future</w:t>
            </w:r>
          </w:p>
          <w:p w14:paraId="202F8E2A" w14:textId="77777777" w:rsidR="002A45FC" w:rsidRPr="00487533" w:rsidRDefault="002A45FC" w:rsidP="00F12805">
            <w:pPr>
              <w:pStyle w:val="ListParagraph"/>
              <w:numPr>
                <w:ilvl w:val="0"/>
                <w:numId w:val="180"/>
              </w:numPr>
              <w:rPr>
                <w:snapToGrid w:val="0"/>
              </w:rPr>
            </w:pPr>
            <w:r w:rsidRPr="00487533">
              <w:rPr>
                <w:snapToGrid w:val="0"/>
              </w:rPr>
              <w:t>Incremental</w:t>
            </w:r>
            <w:r w:rsidRPr="00487533">
              <w:rPr>
                <w:snapToGrid w:val="0"/>
              </w:rPr>
              <w:tab/>
            </w:r>
            <w:r w:rsidRPr="00487533">
              <w:rPr>
                <w:snapToGrid w:val="0"/>
              </w:rPr>
              <w:tab/>
            </w:r>
          </w:p>
          <w:p w14:paraId="5B6DA8E3" w14:textId="77777777" w:rsidR="002A45FC" w:rsidRPr="00487533" w:rsidRDefault="002A45FC" w:rsidP="00F12805">
            <w:pPr>
              <w:pStyle w:val="ListParagraph"/>
              <w:numPr>
                <w:ilvl w:val="0"/>
                <w:numId w:val="180"/>
              </w:numPr>
              <w:rPr>
                <w:snapToGrid w:val="0"/>
              </w:rPr>
            </w:pPr>
            <w:r w:rsidRPr="00487533">
              <w:rPr>
                <w:snapToGrid w:val="0"/>
              </w:rPr>
              <w:t xml:space="preserve">Account Top-Up  </w:t>
            </w:r>
            <w:r w:rsidRPr="00487533">
              <w:rPr>
                <w:snapToGrid w:val="0"/>
              </w:rPr>
              <w:tab/>
              <w:t>***Future</w:t>
            </w:r>
          </w:p>
          <w:p w14:paraId="18F4FF2F" w14:textId="565EBCB5" w:rsidR="002A45FC" w:rsidRPr="00487533" w:rsidRDefault="002A45FC" w:rsidP="00F12805">
            <w:pPr>
              <w:pStyle w:val="ListParagraph"/>
              <w:numPr>
                <w:ilvl w:val="0"/>
                <w:numId w:val="180"/>
              </w:numPr>
              <w:rPr>
                <w:snapToGrid w:val="0"/>
              </w:rPr>
            </w:pPr>
            <w:r w:rsidRPr="00487533">
              <w:rPr>
                <w:snapToGrid w:val="0"/>
              </w:rPr>
              <w:t xml:space="preserve">Now Show  </w:t>
            </w:r>
            <w:r w:rsidRPr="00487533">
              <w:rPr>
                <w:snapToGrid w:val="0"/>
              </w:rPr>
              <w:tab/>
              <w:t>***Future</w:t>
            </w:r>
          </w:p>
          <w:p w14:paraId="09EE6513" w14:textId="77777777" w:rsidR="002A45FC" w:rsidRPr="00487533" w:rsidRDefault="002A45FC" w:rsidP="00F12805">
            <w:pPr>
              <w:pStyle w:val="ListParagraph"/>
              <w:numPr>
                <w:ilvl w:val="0"/>
                <w:numId w:val="180"/>
              </w:numPr>
              <w:rPr>
                <w:snapToGrid w:val="0"/>
              </w:rPr>
            </w:pPr>
            <w:r w:rsidRPr="00487533">
              <w:rPr>
                <w:snapToGrid w:val="0"/>
              </w:rPr>
              <w:t>Unscheduled</w:t>
            </w:r>
            <w:r w:rsidRPr="00487533">
              <w:rPr>
                <w:snapToGrid w:val="0"/>
              </w:rPr>
              <w:tab/>
            </w:r>
            <w:r w:rsidRPr="00487533">
              <w:rPr>
                <w:snapToGrid w:val="0"/>
              </w:rPr>
              <w:tab/>
            </w:r>
          </w:p>
          <w:p w14:paraId="19A849D2" w14:textId="77777777" w:rsidR="002A45FC" w:rsidRDefault="002A45FC" w:rsidP="002A45FC">
            <w:pPr>
              <w:rPr>
                <w:b/>
                <w:snapToGrid w:val="0"/>
              </w:rPr>
            </w:pPr>
          </w:p>
        </w:tc>
      </w:tr>
      <w:tr w:rsidR="002A45FC" w14:paraId="5DF9705B" w14:textId="77777777" w:rsidTr="002A45FC">
        <w:tc>
          <w:tcPr>
            <w:tcW w:w="2335" w:type="dxa"/>
          </w:tcPr>
          <w:p w14:paraId="624504E2" w14:textId="77777777" w:rsidR="002A45FC" w:rsidRDefault="002A45FC" w:rsidP="002A45FC">
            <w:pPr>
              <w:spacing w:after="120"/>
              <w:rPr>
                <w:b/>
                <w:snapToGrid w:val="0"/>
              </w:rPr>
            </w:pPr>
            <w:r>
              <w:rPr>
                <w:b/>
                <w:snapToGrid w:val="0"/>
              </w:rPr>
              <w:lastRenderedPageBreak/>
              <w:t>Response</w:t>
            </w:r>
          </w:p>
        </w:tc>
        <w:tc>
          <w:tcPr>
            <w:tcW w:w="7105" w:type="dxa"/>
          </w:tcPr>
          <w:p w14:paraId="0CD93828"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snapToGrid w:val="0"/>
              </w:rPr>
            </w:pPr>
            <w:r>
              <w:rPr>
                <w:snapToGrid w:val="0"/>
              </w:rPr>
              <w:t xml:space="preserve">Optional. Fixed length of 15 bytes </w:t>
            </w:r>
          </w:p>
          <w:p w14:paraId="044C1925" w14:textId="77777777" w:rsidR="002A45FC"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snapToGrid w:val="0"/>
              </w:rPr>
            </w:pPr>
            <w:r>
              <w:rPr>
                <w:snapToGrid w:val="0"/>
              </w:rPr>
              <w:t>It will be sent back to the Acceptance Solution only if the terminal is configured (in the ACNF) to receive this FID z.</w:t>
            </w:r>
          </w:p>
          <w:p w14:paraId="766D6646" w14:textId="77777777" w:rsidR="002A45FC" w:rsidRPr="008F0357" w:rsidRDefault="002A45FC" w:rsidP="002A45FC">
            <w:pPr>
              <w:rPr>
                <w:b/>
                <w:bCs/>
                <w:snapToGrid w:val="0"/>
              </w:rPr>
            </w:pPr>
          </w:p>
        </w:tc>
      </w:tr>
      <w:tr w:rsidR="002A45FC" w14:paraId="0D6DE5DA" w14:textId="77777777" w:rsidTr="002A45FC">
        <w:tc>
          <w:tcPr>
            <w:tcW w:w="2335" w:type="dxa"/>
          </w:tcPr>
          <w:p w14:paraId="455846AC" w14:textId="77777777" w:rsidR="002A45FC" w:rsidRDefault="002A45FC" w:rsidP="002A45FC">
            <w:pPr>
              <w:spacing w:after="120"/>
              <w:rPr>
                <w:b/>
                <w:snapToGrid w:val="0"/>
              </w:rPr>
            </w:pPr>
            <w:r w:rsidRPr="00FB4BC9">
              <w:rPr>
                <w:rFonts w:cs="Arial"/>
                <w:b/>
                <w:bCs/>
                <w:lang w:val="en-CA"/>
              </w:rPr>
              <w:t>Internal Field</w:t>
            </w:r>
          </w:p>
        </w:tc>
        <w:tc>
          <w:tcPr>
            <w:tcW w:w="7105" w:type="dxa"/>
          </w:tcPr>
          <w:p w14:paraId="669C18BD" w14:textId="77777777" w:rsidR="002A45FC" w:rsidRDefault="002A45FC" w:rsidP="002A45FC">
            <w:pPr>
              <w:rPr>
                <w:b/>
                <w:snapToGrid w:val="0"/>
              </w:rPr>
            </w:pPr>
            <w:r w:rsidRPr="004569E0">
              <w:rPr>
                <w:rFonts w:cs="Arial"/>
              </w:rPr>
              <w:t>Interchange Compliance Token</w:t>
            </w:r>
          </w:p>
        </w:tc>
      </w:tr>
    </w:tbl>
    <w:p w14:paraId="4C1791D8" w14:textId="77777777" w:rsidR="002A45FC" w:rsidRDefault="002A45FC" w:rsidP="001766E8">
      <w:pPr>
        <w:ind w:left="720"/>
        <w:rPr>
          <w:b/>
          <w:snapToGrid w:val="0"/>
        </w:rPr>
      </w:pPr>
    </w:p>
    <w:p w14:paraId="3F42E768" w14:textId="77777777" w:rsidR="002A45FC" w:rsidRDefault="002A45FC" w:rsidP="001766E8">
      <w:pPr>
        <w:ind w:left="720"/>
        <w:rPr>
          <w:b/>
          <w:snapToGrid w:val="0"/>
        </w:rPr>
      </w:pPr>
    </w:p>
    <w:p w14:paraId="04B455C1" w14:textId="77777777" w:rsidR="001766E8" w:rsidRDefault="001766E8" w:rsidP="00847896">
      <w:pPr>
        <w:pStyle w:val="Heading2"/>
        <w:rPr>
          <w:snapToGrid w:val="0"/>
        </w:rPr>
      </w:pPr>
      <w:bookmarkStart w:id="2637" w:name="_Toc30407717"/>
      <w:bookmarkStart w:id="2638" w:name="_Toc126079276"/>
      <w:r>
        <w:rPr>
          <w:snapToGrid w:val="0"/>
        </w:rPr>
        <w:t>FID 1 – PS2000 Data</w:t>
      </w:r>
      <w:bookmarkEnd w:id="2637"/>
      <w:bookmarkEnd w:id="2638"/>
    </w:p>
    <w:p w14:paraId="154A7FD8" w14:textId="77777777" w:rsidR="00F31C39" w:rsidRPr="002D0355" w:rsidRDefault="00F31C39" w:rsidP="001766E8">
      <w:pPr>
        <w:ind w:left="720"/>
        <w:rPr>
          <w:snapToGrid w:val="0"/>
        </w:rPr>
      </w:pPr>
      <w:r w:rsidRPr="002D0355">
        <w:rPr>
          <w:snapToGrid w:val="0"/>
        </w:rPr>
        <w:t>The PS2000 Data field consists of a group of fields used with the Visa PS2000 program. When applicable, this field contains PS2000 data and will be sent to the POS solution in the response to enable the merchant to include the Transaction Identifier (TID) back in the settlement files to TD.</w:t>
      </w:r>
    </w:p>
    <w:p w14:paraId="661733D2" w14:textId="77777777" w:rsidR="00F31C39" w:rsidRPr="00727E70" w:rsidRDefault="00F31C39" w:rsidP="00F31C39">
      <w:pPr>
        <w:rPr>
          <w:rFonts w:cs="Arial"/>
          <w:snapToGrid w:val="0"/>
          <w:sz w:val="24"/>
          <w:szCs w:val="24"/>
        </w:rPr>
      </w:pPr>
    </w:p>
    <w:p w14:paraId="232BDB87" w14:textId="77777777" w:rsidR="00F31C39" w:rsidRPr="002D0355" w:rsidRDefault="00F31C39" w:rsidP="001766E8">
      <w:pPr>
        <w:ind w:left="720"/>
        <w:rPr>
          <w:snapToGrid w:val="0"/>
        </w:rPr>
      </w:pPr>
      <w:r w:rsidRPr="002D0355">
        <w:rPr>
          <w:snapToGrid w:val="0"/>
        </w:rPr>
        <w:t>Authorization characteristics indicator</w:t>
      </w:r>
      <w:r>
        <w:rPr>
          <w:snapToGrid w:val="0"/>
        </w:rPr>
        <w:tab/>
      </w:r>
      <w:r w:rsidRPr="002D0355">
        <w:rPr>
          <w:snapToGrid w:val="0"/>
        </w:rPr>
        <w:t>PIC X(1)</w:t>
      </w:r>
    </w:p>
    <w:p w14:paraId="64919485" w14:textId="77777777" w:rsidR="00F31C39" w:rsidRPr="00AA14F9" w:rsidRDefault="00F31C39" w:rsidP="001766E8">
      <w:pPr>
        <w:ind w:left="720"/>
        <w:rPr>
          <w:snapToGrid w:val="0"/>
          <w:lang w:val="fr-CA"/>
        </w:rPr>
      </w:pPr>
      <w:r w:rsidRPr="00AA14F9">
        <w:rPr>
          <w:snapToGrid w:val="0"/>
          <w:lang w:val="fr-CA"/>
        </w:rPr>
        <w:t>Transaction identifier</w:t>
      </w:r>
      <w:r w:rsidRPr="00AA14F9">
        <w:rPr>
          <w:snapToGrid w:val="0"/>
          <w:lang w:val="fr-CA"/>
        </w:rPr>
        <w:tab/>
      </w:r>
      <w:r w:rsidRPr="00AA14F9">
        <w:rPr>
          <w:snapToGrid w:val="0"/>
          <w:lang w:val="fr-CA"/>
        </w:rPr>
        <w:tab/>
      </w:r>
      <w:r w:rsidRPr="00AA14F9">
        <w:rPr>
          <w:snapToGrid w:val="0"/>
          <w:lang w:val="fr-CA"/>
        </w:rPr>
        <w:tab/>
      </w:r>
      <w:r w:rsidR="002A45FC">
        <w:rPr>
          <w:snapToGrid w:val="0"/>
          <w:lang w:val="fr-CA"/>
        </w:rPr>
        <w:tab/>
      </w:r>
      <w:r w:rsidRPr="00AA14F9">
        <w:rPr>
          <w:snapToGrid w:val="0"/>
          <w:lang w:val="fr-CA"/>
        </w:rPr>
        <w:t>PIC X(15)</w:t>
      </w:r>
    </w:p>
    <w:p w14:paraId="3FFBA149" w14:textId="77777777" w:rsidR="00F31C39" w:rsidRPr="00AA14F9" w:rsidRDefault="00F31C39" w:rsidP="001766E8">
      <w:pPr>
        <w:ind w:left="720"/>
        <w:rPr>
          <w:snapToGrid w:val="0"/>
          <w:lang w:val="fr-CA"/>
        </w:rPr>
      </w:pPr>
      <w:r w:rsidRPr="00AA14F9">
        <w:rPr>
          <w:snapToGrid w:val="0"/>
          <w:lang w:val="fr-CA"/>
        </w:rPr>
        <w:t>Validation code</w:t>
      </w:r>
      <w:r w:rsidRPr="00AA14F9">
        <w:rPr>
          <w:snapToGrid w:val="0"/>
          <w:lang w:val="fr-CA"/>
        </w:rPr>
        <w:tab/>
      </w:r>
      <w:r w:rsidRPr="00AA14F9">
        <w:rPr>
          <w:snapToGrid w:val="0"/>
          <w:lang w:val="fr-CA"/>
        </w:rPr>
        <w:tab/>
      </w:r>
      <w:r w:rsidRPr="00AA14F9">
        <w:rPr>
          <w:snapToGrid w:val="0"/>
          <w:lang w:val="fr-CA"/>
        </w:rPr>
        <w:tab/>
      </w:r>
      <w:r w:rsidRPr="00AA14F9">
        <w:rPr>
          <w:snapToGrid w:val="0"/>
          <w:lang w:val="fr-CA"/>
        </w:rPr>
        <w:tab/>
        <w:t>PIC X(4)</w:t>
      </w:r>
    </w:p>
    <w:p w14:paraId="336747BC" w14:textId="77777777" w:rsidR="00F31C39" w:rsidRPr="002D0355" w:rsidRDefault="00F31C39" w:rsidP="001766E8">
      <w:pPr>
        <w:ind w:left="720"/>
        <w:rPr>
          <w:snapToGrid w:val="0"/>
        </w:rPr>
      </w:pPr>
      <w:r w:rsidRPr="002D0355">
        <w:rPr>
          <w:snapToGrid w:val="0"/>
        </w:rPr>
        <w:t>Market-specific data fields</w:t>
      </w:r>
    </w:p>
    <w:p w14:paraId="1C37C573" w14:textId="77777777" w:rsidR="00F31C39" w:rsidRPr="002D0355" w:rsidRDefault="00F31C39" w:rsidP="001766E8">
      <w:pPr>
        <w:ind w:left="720"/>
        <w:rPr>
          <w:snapToGrid w:val="0"/>
        </w:rPr>
      </w:pPr>
      <w:r w:rsidRPr="002D0355">
        <w:rPr>
          <w:snapToGrid w:val="0"/>
        </w:rPr>
        <w:t>Market-specific data identifier</w:t>
      </w:r>
      <w:r>
        <w:rPr>
          <w:snapToGrid w:val="0"/>
        </w:rPr>
        <w:tab/>
      </w:r>
      <w:r>
        <w:rPr>
          <w:snapToGrid w:val="0"/>
        </w:rPr>
        <w:tab/>
      </w:r>
      <w:r w:rsidRPr="002D0355">
        <w:rPr>
          <w:snapToGrid w:val="0"/>
        </w:rPr>
        <w:t>PIC X(1)</w:t>
      </w:r>
    </w:p>
    <w:p w14:paraId="229E9190" w14:textId="77777777" w:rsidR="00F31C39" w:rsidRPr="002D0355" w:rsidRDefault="00F31C39" w:rsidP="001766E8">
      <w:pPr>
        <w:ind w:left="720"/>
        <w:rPr>
          <w:snapToGrid w:val="0"/>
        </w:rPr>
      </w:pPr>
      <w:r w:rsidRPr="002D0355">
        <w:rPr>
          <w:snapToGrid w:val="0"/>
        </w:rPr>
        <w:t>Duration</w:t>
      </w:r>
      <w:r>
        <w:rPr>
          <w:snapToGrid w:val="0"/>
        </w:rPr>
        <w:tab/>
      </w:r>
      <w:r>
        <w:rPr>
          <w:snapToGrid w:val="0"/>
        </w:rPr>
        <w:tab/>
      </w:r>
      <w:r>
        <w:rPr>
          <w:snapToGrid w:val="0"/>
        </w:rPr>
        <w:tab/>
      </w:r>
      <w:r>
        <w:rPr>
          <w:snapToGrid w:val="0"/>
        </w:rPr>
        <w:tab/>
      </w:r>
      <w:r w:rsidR="002A45FC">
        <w:rPr>
          <w:snapToGrid w:val="0"/>
        </w:rPr>
        <w:tab/>
      </w:r>
      <w:r w:rsidRPr="002D0355">
        <w:rPr>
          <w:snapToGrid w:val="0"/>
        </w:rPr>
        <w:t>PIC 9(2)</w:t>
      </w:r>
    </w:p>
    <w:p w14:paraId="38431169" w14:textId="77777777" w:rsidR="00F31C39" w:rsidRPr="002D0355" w:rsidRDefault="00F31C39" w:rsidP="001766E8">
      <w:pPr>
        <w:ind w:left="720"/>
        <w:rPr>
          <w:snapToGrid w:val="0"/>
        </w:rPr>
      </w:pPr>
      <w:r w:rsidRPr="002D0355">
        <w:rPr>
          <w:snapToGrid w:val="0"/>
        </w:rPr>
        <w:t>Prestigious property indicator</w:t>
      </w:r>
      <w:r>
        <w:rPr>
          <w:snapToGrid w:val="0"/>
        </w:rPr>
        <w:tab/>
      </w:r>
      <w:r>
        <w:rPr>
          <w:snapToGrid w:val="0"/>
        </w:rPr>
        <w:tab/>
      </w:r>
      <w:r w:rsidR="002A45FC">
        <w:rPr>
          <w:snapToGrid w:val="0"/>
        </w:rPr>
        <w:tab/>
      </w:r>
      <w:r w:rsidRPr="002D0355">
        <w:rPr>
          <w:snapToGrid w:val="0"/>
        </w:rPr>
        <w:t>PIC X(1)</w:t>
      </w:r>
    </w:p>
    <w:p w14:paraId="7FFFC9A6" w14:textId="77777777" w:rsidR="00F31C39" w:rsidRPr="00727E70" w:rsidRDefault="00F31C39" w:rsidP="001766E8">
      <w:pPr>
        <w:ind w:left="720"/>
        <w:rPr>
          <w:rFonts w:cs="Arial"/>
          <w:snapToGrid w:val="0"/>
          <w:sz w:val="24"/>
          <w:szCs w:val="24"/>
        </w:rPr>
      </w:pPr>
    </w:p>
    <w:p w14:paraId="12E7E3B6" w14:textId="77777777" w:rsidR="001766E8" w:rsidRDefault="001766E8" w:rsidP="001766E8">
      <w:pPr>
        <w:ind w:left="720"/>
        <w:rPr>
          <w:b/>
          <w:snapToGrid w:val="0"/>
        </w:rPr>
      </w:pPr>
      <w:r>
        <w:rPr>
          <w:b/>
          <w:snapToGrid w:val="0"/>
        </w:rPr>
        <w:t>For use in Host 1 messages only.</w:t>
      </w:r>
    </w:p>
    <w:p w14:paraId="65178113" w14:textId="77777777" w:rsidR="001766E8" w:rsidRDefault="001766E8" w:rsidP="001766E8">
      <w:pPr>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2A45FC" w14:paraId="62761B2D" w14:textId="77777777" w:rsidTr="002A45FC">
        <w:tc>
          <w:tcPr>
            <w:tcW w:w="2335" w:type="dxa"/>
          </w:tcPr>
          <w:p w14:paraId="51BFAC70" w14:textId="77777777" w:rsidR="002A45FC" w:rsidRDefault="002A45FC" w:rsidP="002A45FC">
            <w:pPr>
              <w:spacing w:after="120"/>
              <w:rPr>
                <w:b/>
                <w:snapToGrid w:val="0"/>
              </w:rPr>
            </w:pPr>
            <w:r>
              <w:rPr>
                <w:b/>
                <w:snapToGrid w:val="0"/>
              </w:rPr>
              <w:t>Request</w:t>
            </w:r>
          </w:p>
        </w:tc>
        <w:tc>
          <w:tcPr>
            <w:tcW w:w="7105" w:type="dxa"/>
          </w:tcPr>
          <w:p w14:paraId="41472C2A" w14:textId="77777777" w:rsidR="002A45FC" w:rsidRDefault="002A45FC" w:rsidP="002A45FC">
            <w:pPr>
              <w:pStyle w:val="ListParagraph"/>
              <w:ind w:left="0"/>
              <w:rPr>
                <w:b/>
                <w:snapToGrid w:val="0"/>
              </w:rPr>
            </w:pPr>
            <w:r w:rsidRPr="002D0355">
              <w:rPr>
                <w:snapToGrid w:val="0"/>
              </w:rPr>
              <w:t>Not available.</w:t>
            </w:r>
          </w:p>
        </w:tc>
      </w:tr>
      <w:tr w:rsidR="002A45FC" w14:paraId="7B65A911" w14:textId="77777777" w:rsidTr="002A45FC">
        <w:tc>
          <w:tcPr>
            <w:tcW w:w="2335" w:type="dxa"/>
          </w:tcPr>
          <w:p w14:paraId="67FD77F8" w14:textId="77777777" w:rsidR="002A45FC" w:rsidRDefault="002A45FC" w:rsidP="002A45FC">
            <w:pPr>
              <w:spacing w:after="120"/>
              <w:rPr>
                <w:b/>
                <w:snapToGrid w:val="0"/>
              </w:rPr>
            </w:pPr>
            <w:r>
              <w:rPr>
                <w:b/>
                <w:snapToGrid w:val="0"/>
              </w:rPr>
              <w:t>Response</w:t>
            </w:r>
          </w:p>
        </w:tc>
        <w:tc>
          <w:tcPr>
            <w:tcW w:w="7105" w:type="dxa"/>
          </w:tcPr>
          <w:p w14:paraId="01F05125" w14:textId="77777777" w:rsidR="002A45FC" w:rsidRPr="008F0357" w:rsidRDefault="002A45FC" w:rsidP="002A45F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bCs/>
                <w:snapToGrid w:val="0"/>
              </w:rPr>
            </w:pPr>
            <w:r w:rsidRPr="002D0355">
              <w:rPr>
                <w:snapToGrid w:val="0"/>
              </w:rPr>
              <w:t>24 bytes</w:t>
            </w:r>
          </w:p>
        </w:tc>
      </w:tr>
      <w:tr w:rsidR="002A45FC" w14:paraId="6A4B9FA6" w14:textId="77777777" w:rsidTr="002A45FC">
        <w:tc>
          <w:tcPr>
            <w:tcW w:w="2335" w:type="dxa"/>
          </w:tcPr>
          <w:p w14:paraId="0613ECF7" w14:textId="77777777" w:rsidR="002A45FC" w:rsidRDefault="002A45FC" w:rsidP="002A45FC">
            <w:pPr>
              <w:spacing w:after="120"/>
              <w:rPr>
                <w:b/>
                <w:snapToGrid w:val="0"/>
              </w:rPr>
            </w:pPr>
            <w:r w:rsidRPr="00FB4BC9">
              <w:rPr>
                <w:rFonts w:cs="Arial"/>
                <w:b/>
                <w:bCs/>
                <w:lang w:val="en-CA"/>
              </w:rPr>
              <w:t>Internal Field</w:t>
            </w:r>
          </w:p>
        </w:tc>
        <w:tc>
          <w:tcPr>
            <w:tcW w:w="7105" w:type="dxa"/>
          </w:tcPr>
          <w:p w14:paraId="4576669E" w14:textId="77777777" w:rsidR="002A45FC" w:rsidRDefault="002A45FC" w:rsidP="002A45FC">
            <w:pPr>
              <w:rPr>
                <w:b/>
                <w:snapToGrid w:val="0"/>
              </w:rPr>
            </w:pPr>
            <w:r w:rsidRPr="001766E8">
              <w:rPr>
                <w:rFonts w:cs="Arial"/>
                <w:lang w:val="en-CA"/>
              </w:rPr>
              <w:t>PS2000 token</w:t>
            </w:r>
          </w:p>
        </w:tc>
      </w:tr>
    </w:tbl>
    <w:p w14:paraId="7238A4DA" w14:textId="77777777" w:rsidR="002A45FC" w:rsidRDefault="002A45FC" w:rsidP="001766E8">
      <w:pPr>
        <w:ind w:left="720"/>
        <w:rPr>
          <w:b/>
          <w:snapToGrid w:val="0"/>
        </w:rPr>
      </w:pPr>
    </w:p>
    <w:p w14:paraId="02194193" w14:textId="77777777" w:rsidR="00C21BB6" w:rsidRDefault="00C21BB6">
      <w:pPr>
        <w:pStyle w:val="Header"/>
        <w:tabs>
          <w:tab w:val="clear" w:pos="4320"/>
          <w:tab w:val="clear" w:pos="8640"/>
        </w:tabs>
        <w:rPr>
          <w:snapToGrid w:val="0"/>
        </w:rPr>
      </w:pPr>
    </w:p>
    <w:p w14:paraId="1DF559FA" w14:textId="77777777" w:rsidR="001F1B9F" w:rsidRDefault="001F1B9F" w:rsidP="00847896">
      <w:pPr>
        <w:pStyle w:val="Heading2"/>
        <w:rPr>
          <w:snapToGrid w:val="0"/>
        </w:rPr>
      </w:pPr>
      <w:bookmarkStart w:id="2639" w:name="_Toc30407718"/>
      <w:bookmarkStart w:id="2640" w:name="_Toc126079277"/>
      <w:r>
        <w:rPr>
          <w:snapToGrid w:val="0"/>
        </w:rPr>
        <w:lastRenderedPageBreak/>
        <w:t>FID 2 – Track 1/Customer</w:t>
      </w:r>
      <w:bookmarkEnd w:id="2639"/>
      <w:bookmarkEnd w:id="2640"/>
    </w:p>
    <w:p w14:paraId="6889A0CA" w14:textId="77777777" w:rsidR="00C21BB6" w:rsidRDefault="00C21BB6" w:rsidP="001F1B9F">
      <w:pPr>
        <w:spacing w:line="240" w:lineRule="atLeast"/>
        <w:ind w:left="720"/>
        <w:rPr>
          <w:snapToGrid w:val="0"/>
          <w:color w:val="000000"/>
        </w:rPr>
      </w:pPr>
      <w:r>
        <w:rPr>
          <w:snapToGrid w:val="0"/>
          <w:color w:val="000000"/>
        </w:rPr>
        <w:t>The Track 1/Customer field consists of a group of fields representing the customer’s Track 1. This data is obtained from the terminal’s card swipe reader.  The format for customer Track 1 data, organized in ISO Standard Format, is as follows:</w:t>
      </w:r>
    </w:p>
    <w:p w14:paraId="02EA557B" w14:textId="77777777" w:rsidR="00C21BB6" w:rsidRDefault="00C21BB6">
      <w:pPr>
        <w:spacing w:line="240" w:lineRule="atLeast"/>
        <w:rPr>
          <w:snapToGrid w:val="0"/>
          <w:color w:val="000000"/>
        </w:rPr>
      </w:pPr>
    </w:p>
    <w:p w14:paraId="72DDF8F7" w14:textId="77777777" w:rsidR="00C21BB6" w:rsidRDefault="00C21BB6">
      <w:pPr>
        <w:spacing w:line="240" w:lineRule="atLeast"/>
        <w:ind w:left="720"/>
        <w:rPr>
          <w:snapToGrid w:val="0"/>
          <w:color w:val="000000"/>
        </w:rPr>
      </w:pPr>
      <w:r>
        <w:rPr>
          <w:b/>
          <w:snapToGrid w:val="0"/>
          <w:color w:val="000000"/>
        </w:rPr>
        <w:t>Field</w:t>
      </w:r>
      <w:r>
        <w:rPr>
          <w:snapToGrid w:val="0"/>
          <w:color w:val="000000"/>
        </w:rPr>
        <w:t xml:space="preserve"> </w:t>
      </w:r>
      <w:r>
        <w:rPr>
          <w:snapToGrid w:val="0"/>
          <w:color w:val="000000"/>
        </w:rPr>
        <w:tab/>
      </w:r>
      <w:r>
        <w:rPr>
          <w:snapToGrid w:val="0"/>
          <w:color w:val="000000"/>
        </w:rPr>
        <w:tab/>
      </w:r>
      <w:r>
        <w:rPr>
          <w:snapToGrid w:val="0"/>
          <w:color w:val="000000"/>
        </w:rPr>
        <w:tab/>
      </w:r>
      <w:r>
        <w:rPr>
          <w:snapToGrid w:val="0"/>
          <w:color w:val="000000"/>
        </w:rPr>
        <w:tab/>
      </w:r>
      <w:r>
        <w:rPr>
          <w:b/>
          <w:snapToGrid w:val="0"/>
          <w:color w:val="000000"/>
        </w:rPr>
        <w:t>Description</w:t>
      </w:r>
    </w:p>
    <w:p w14:paraId="48A51F28" w14:textId="77777777" w:rsidR="00C21BB6" w:rsidRDefault="00C21BB6">
      <w:pPr>
        <w:spacing w:line="240" w:lineRule="atLeast"/>
        <w:ind w:left="720"/>
        <w:rPr>
          <w:snapToGrid w:val="0"/>
          <w:color w:val="000000"/>
        </w:rPr>
      </w:pPr>
      <w:r>
        <w:rPr>
          <w:snapToGrid w:val="0"/>
          <w:color w:val="000000"/>
        </w:rPr>
        <w:t xml:space="preserve">Start sentinel </w:t>
      </w:r>
      <w:r>
        <w:rPr>
          <w:snapToGrid w:val="0"/>
          <w:color w:val="000000"/>
        </w:rPr>
        <w:tab/>
      </w:r>
      <w:r>
        <w:rPr>
          <w:snapToGrid w:val="0"/>
          <w:color w:val="000000"/>
        </w:rPr>
        <w:tab/>
      </w:r>
      <w:r>
        <w:rPr>
          <w:snapToGrid w:val="0"/>
          <w:color w:val="000000"/>
        </w:rPr>
        <w:tab/>
        <w:t>1 character (%)</w:t>
      </w:r>
    </w:p>
    <w:p w14:paraId="01A92304" w14:textId="77777777" w:rsidR="00C21BB6" w:rsidRDefault="00C21BB6">
      <w:pPr>
        <w:spacing w:line="240" w:lineRule="atLeast"/>
        <w:ind w:left="720"/>
        <w:rPr>
          <w:snapToGrid w:val="0"/>
          <w:color w:val="000000"/>
        </w:rPr>
      </w:pPr>
      <w:r>
        <w:rPr>
          <w:snapToGrid w:val="0"/>
          <w:color w:val="000000"/>
        </w:rPr>
        <w:t xml:space="preserve">Format code </w:t>
      </w:r>
      <w:r>
        <w:rPr>
          <w:snapToGrid w:val="0"/>
          <w:color w:val="000000"/>
        </w:rPr>
        <w:tab/>
      </w:r>
      <w:r>
        <w:rPr>
          <w:snapToGrid w:val="0"/>
          <w:color w:val="000000"/>
        </w:rPr>
        <w:tab/>
      </w:r>
      <w:r>
        <w:rPr>
          <w:snapToGrid w:val="0"/>
          <w:color w:val="000000"/>
        </w:rPr>
        <w:tab/>
        <w:t>1 character (B for credit cards)</w:t>
      </w:r>
    </w:p>
    <w:p w14:paraId="50B10FFE" w14:textId="77777777" w:rsidR="00C21BB6" w:rsidRDefault="00C21BB6">
      <w:pPr>
        <w:spacing w:line="240" w:lineRule="atLeast"/>
        <w:ind w:left="720"/>
        <w:rPr>
          <w:snapToGrid w:val="0"/>
          <w:color w:val="000000"/>
        </w:rPr>
      </w:pPr>
      <w:r>
        <w:rPr>
          <w:snapToGrid w:val="0"/>
          <w:color w:val="000000"/>
        </w:rPr>
        <w:t xml:space="preserve">Identification (PAN) </w:t>
      </w:r>
      <w:r>
        <w:rPr>
          <w:snapToGrid w:val="0"/>
          <w:color w:val="000000"/>
        </w:rPr>
        <w:tab/>
      </w:r>
      <w:r>
        <w:rPr>
          <w:snapToGrid w:val="0"/>
          <w:color w:val="000000"/>
        </w:rPr>
        <w:tab/>
        <w:t>Up to 19 digits (variable length)</w:t>
      </w:r>
    </w:p>
    <w:p w14:paraId="33BF5E50" w14:textId="77777777" w:rsidR="00C21BB6" w:rsidRDefault="00C21BB6">
      <w:pPr>
        <w:spacing w:line="240" w:lineRule="atLeast"/>
        <w:ind w:left="720"/>
        <w:rPr>
          <w:snapToGrid w:val="0"/>
          <w:color w:val="000000"/>
        </w:rPr>
      </w:pPr>
      <w:r>
        <w:rPr>
          <w:snapToGrid w:val="0"/>
          <w:color w:val="000000"/>
        </w:rPr>
        <w:t xml:space="preserve">Field separator </w:t>
      </w:r>
      <w:r>
        <w:rPr>
          <w:snapToGrid w:val="0"/>
          <w:color w:val="000000"/>
        </w:rPr>
        <w:tab/>
      </w:r>
      <w:r>
        <w:rPr>
          <w:snapToGrid w:val="0"/>
          <w:color w:val="000000"/>
        </w:rPr>
        <w:tab/>
        <w:t>1 character (^)</w:t>
      </w:r>
    </w:p>
    <w:p w14:paraId="4F91FC9A" w14:textId="77777777" w:rsidR="00C21BB6" w:rsidRDefault="00C21BB6">
      <w:pPr>
        <w:spacing w:line="240" w:lineRule="atLeast"/>
        <w:ind w:left="720"/>
        <w:rPr>
          <w:snapToGrid w:val="0"/>
          <w:color w:val="000000"/>
        </w:rPr>
      </w:pPr>
      <w:r>
        <w:rPr>
          <w:snapToGrid w:val="0"/>
          <w:color w:val="000000"/>
        </w:rPr>
        <w:t xml:space="preserve">Country code </w:t>
      </w:r>
      <w:r>
        <w:rPr>
          <w:snapToGrid w:val="0"/>
          <w:color w:val="000000"/>
        </w:rPr>
        <w:tab/>
      </w:r>
      <w:r>
        <w:rPr>
          <w:snapToGrid w:val="0"/>
          <w:color w:val="000000"/>
        </w:rPr>
        <w:tab/>
      </w:r>
      <w:r>
        <w:rPr>
          <w:snapToGrid w:val="0"/>
          <w:color w:val="000000"/>
        </w:rPr>
        <w:tab/>
        <w:t>3 digits (only present when the PAN starts with 59)</w:t>
      </w:r>
    </w:p>
    <w:p w14:paraId="2E947C1C" w14:textId="77777777" w:rsidR="00C21BB6" w:rsidRDefault="00C21BB6">
      <w:pPr>
        <w:spacing w:line="240" w:lineRule="atLeast"/>
        <w:ind w:left="720"/>
        <w:rPr>
          <w:snapToGrid w:val="0"/>
          <w:color w:val="000000"/>
        </w:rPr>
      </w:pPr>
      <w:r>
        <w:rPr>
          <w:snapToGrid w:val="0"/>
          <w:color w:val="000000"/>
        </w:rPr>
        <w:t xml:space="preserve">Name </w:t>
      </w:r>
      <w:r>
        <w:rPr>
          <w:snapToGrid w:val="0"/>
          <w:color w:val="000000"/>
        </w:rPr>
        <w:tab/>
      </w:r>
      <w:r>
        <w:rPr>
          <w:snapToGrid w:val="0"/>
          <w:color w:val="000000"/>
        </w:rPr>
        <w:tab/>
      </w:r>
      <w:r>
        <w:rPr>
          <w:snapToGrid w:val="0"/>
          <w:color w:val="000000"/>
        </w:rPr>
        <w:tab/>
      </w:r>
      <w:r>
        <w:rPr>
          <w:snapToGrid w:val="0"/>
          <w:color w:val="000000"/>
        </w:rPr>
        <w:tab/>
        <w:t>Up to 26 characters (variable length)</w:t>
      </w:r>
    </w:p>
    <w:p w14:paraId="116A01AF" w14:textId="77777777" w:rsidR="00C21BB6" w:rsidRDefault="00C21BB6">
      <w:pPr>
        <w:spacing w:line="240" w:lineRule="atLeast"/>
        <w:ind w:left="720"/>
        <w:rPr>
          <w:snapToGrid w:val="0"/>
          <w:color w:val="000000"/>
        </w:rPr>
      </w:pPr>
      <w:r>
        <w:rPr>
          <w:snapToGrid w:val="0"/>
          <w:color w:val="000000"/>
        </w:rPr>
        <w:t xml:space="preserve">Field separator </w:t>
      </w:r>
      <w:r>
        <w:rPr>
          <w:snapToGrid w:val="0"/>
          <w:color w:val="000000"/>
        </w:rPr>
        <w:tab/>
      </w:r>
      <w:r>
        <w:rPr>
          <w:snapToGrid w:val="0"/>
          <w:color w:val="000000"/>
        </w:rPr>
        <w:tab/>
        <w:t>1 character (^)</w:t>
      </w:r>
    </w:p>
    <w:p w14:paraId="2ACF634D" w14:textId="77777777" w:rsidR="00C21BB6" w:rsidRDefault="00C21BB6">
      <w:pPr>
        <w:spacing w:line="240" w:lineRule="atLeast"/>
        <w:ind w:left="720"/>
        <w:rPr>
          <w:snapToGrid w:val="0"/>
          <w:color w:val="000000"/>
        </w:rPr>
      </w:pPr>
      <w:r>
        <w:rPr>
          <w:snapToGrid w:val="0"/>
          <w:color w:val="000000"/>
        </w:rPr>
        <w:t xml:space="preserve">Expiration date </w:t>
      </w:r>
      <w:r>
        <w:rPr>
          <w:snapToGrid w:val="0"/>
          <w:color w:val="000000"/>
        </w:rPr>
        <w:tab/>
      </w:r>
      <w:r>
        <w:rPr>
          <w:snapToGrid w:val="0"/>
          <w:color w:val="000000"/>
        </w:rPr>
        <w:tab/>
        <w:t>4 digits (YYMM)</w:t>
      </w:r>
    </w:p>
    <w:p w14:paraId="71215ACF" w14:textId="77777777" w:rsidR="00C21BB6" w:rsidRDefault="00C21BB6">
      <w:pPr>
        <w:spacing w:line="240" w:lineRule="atLeast"/>
        <w:ind w:left="720"/>
        <w:rPr>
          <w:snapToGrid w:val="0"/>
          <w:color w:val="000000"/>
        </w:rPr>
      </w:pPr>
      <w:r>
        <w:rPr>
          <w:snapToGrid w:val="0"/>
          <w:color w:val="000000"/>
        </w:rPr>
        <w:t xml:space="preserve">Service code </w:t>
      </w:r>
      <w:r>
        <w:rPr>
          <w:snapToGrid w:val="0"/>
          <w:color w:val="000000"/>
        </w:rPr>
        <w:tab/>
      </w:r>
      <w:r>
        <w:rPr>
          <w:snapToGrid w:val="0"/>
          <w:color w:val="000000"/>
        </w:rPr>
        <w:tab/>
      </w:r>
      <w:r>
        <w:rPr>
          <w:snapToGrid w:val="0"/>
          <w:color w:val="000000"/>
        </w:rPr>
        <w:tab/>
        <w:t>3 digits</w:t>
      </w:r>
    </w:p>
    <w:p w14:paraId="27A5AF3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1A406A57"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 xml:space="preserve">Discretionary data </w:t>
      </w:r>
      <w:r>
        <w:rPr>
          <w:snapToGrid w:val="0"/>
          <w:color w:val="000000"/>
        </w:rPr>
        <w:tab/>
      </w:r>
      <w:r>
        <w:rPr>
          <w:snapToGrid w:val="0"/>
          <w:color w:val="000000"/>
        </w:rPr>
        <w:tab/>
        <w:t>Up to 21 characters (variable length)</w:t>
      </w:r>
    </w:p>
    <w:p w14:paraId="343C4168"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 xml:space="preserve">End sentinel </w:t>
      </w:r>
      <w:r>
        <w:rPr>
          <w:snapToGrid w:val="0"/>
          <w:color w:val="000000"/>
        </w:rPr>
        <w:tab/>
      </w:r>
      <w:r>
        <w:rPr>
          <w:snapToGrid w:val="0"/>
          <w:color w:val="000000"/>
        </w:rPr>
        <w:tab/>
      </w:r>
      <w:r>
        <w:rPr>
          <w:snapToGrid w:val="0"/>
          <w:color w:val="000000"/>
        </w:rPr>
        <w:tab/>
        <w:t>1 character (?)</w:t>
      </w:r>
    </w:p>
    <w:p w14:paraId="06A5F64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Longitudinal Redundancy</w:t>
      </w:r>
      <w:r>
        <w:rPr>
          <w:snapToGrid w:val="0"/>
          <w:color w:val="000000"/>
        </w:rPr>
        <w:tab/>
        <w:t>1 character</w:t>
      </w:r>
    </w:p>
    <w:p w14:paraId="27E667F9"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Check character</w:t>
      </w:r>
    </w:p>
    <w:p w14:paraId="4D2F954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357F5648" w14:textId="77777777" w:rsidR="001F1B9F" w:rsidRDefault="001F1B9F" w:rsidP="001F1B9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711DE18B" w14:textId="77777777" w:rsidR="001F1B9F" w:rsidRDefault="001F1B9F">
      <w:pPr>
        <w:tabs>
          <w:tab w:val="left" w:pos="0"/>
          <w:tab w:val="left" w:pos="720"/>
          <w:tab w:val="left" w:pos="1440"/>
          <w:tab w:val="left" w:pos="2160"/>
          <w:tab w:val="left" w:pos="2880"/>
          <w:tab w:val="left" w:pos="3600"/>
          <w:tab w:val="left" w:pos="4320"/>
        </w:tabs>
        <w:spacing w:line="240" w:lineRule="atLeast"/>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3D7284" w14:paraId="1228B190" w14:textId="77777777" w:rsidTr="00BF3D72">
        <w:tc>
          <w:tcPr>
            <w:tcW w:w="2335" w:type="dxa"/>
          </w:tcPr>
          <w:p w14:paraId="22628616" w14:textId="77777777" w:rsidR="003D7284" w:rsidRDefault="003D7284" w:rsidP="00BF3D72">
            <w:pPr>
              <w:spacing w:after="120"/>
              <w:rPr>
                <w:b/>
                <w:snapToGrid w:val="0"/>
              </w:rPr>
            </w:pPr>
            <w:r>
              <w:rPr>
                <w:b/>
                <w:snapToGrid w:val="0"/>
              </w:rPr>
              <w:t>Request</w:t>
            </w:r>
          </w:p>
        </w:tc>
        <w:tc>
          <w:tcPr>
            <w:tcW w:w="7105" w:type="dxa"/>
          </w:tcPr>
          <w:p w14:paraId="38BEC5BF" w14:textId="77777777" w:rsidR="003D7284" w:rsidRDefault="003D7284" w:rsidP="003D7284">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Optional. Variable length of 1 to 82 bytes.  </w:t>
            </w:r>
            <w:r w:rsidRPr="00B06EA5">
              <w:rPr>
                <w:snapToGrid w:val="0"/>
              </w:rPr>
              <w:t xml:space="preserve">For P2P encryption, all encrypted FIDs/SFIDs  are included and sent as part of the Encrypted BLOB.  </w:t>
            </w:r>
            <w:r>
              <w:rPr>
                <w:snapToGrid w:val="0"/>
                <w:color w:val="000000"/>
              </w:rPr>
              <w:t>Either this field or the Track 2/Customer field (FID q) is required for the following transactions:</w:t>
            </w:r>
          </w:p>
          <w:p w14:paraId="09B4FC5E" w14:textId="77777777" w:rsidR="003D7284" w:rsidRDefault="003D7284" w:rsidP="003D7284">
            <w:pPr>
              <w:tabs>
                <w:tab w:val="left" w:pos="0"/>
                <w:tab w:val="left" w:pos="720"/>
                <w:tab w:val="left" w:pos="1440"/>
                <w:tab w:val="left" w:pos="2160"/>
                <w:tab w:val="left" w:pos="2880"/>
                <w:tab w:val="left" w:pos="3600"/>
                <w:tab w:val="left" w:pos="4320"/>
              </w:tabs>
              <w:spacing w:line="240" w:lineRule="atLeast"/>
              <w:rPr>
                <w:snapToGrid w:val="0"/>
                <w:color w:val="000000"/>
              </w:rPr>
            </w:pPr>
          </w:p>
          <w:p w14:paraId="7F425CAA"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Normal purchase</w:t>
            </w:r>
          </w:p>
          <w:p w14:paraId="2FE9E0A4"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Preauthorization purchase</w:t>
            </w:r>
          </w:p>
          <w:p w14:paraId="3A5BC939"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Preauthorization completion</w:t>
            </w:r>
          </w:p>
          <w:p w14:paraId="6E435AC8"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Mail/telephone order</w:t>
            </w:r>
          </w:p>
          <w:p w14:paraId="28FEAB03"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Merchandise return</w:t>
            </w:r>
          </w:p>
          <w:p w14:paraId="4CF34B69"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Cash advance</w:t>
            </w:r>
          </w:p>
          <w:p w14:paraId="2CA0D343"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Card verification</w:t>
            </w:r>
          </w:p>
          <w:p w14:paraId="30D57C32"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Balance inquiry</w:t>
            </w:r>
          </w:p>
          <w:p w14:paraId="090A4F40"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Purchase adjustment</w:t>
            </w:r>
          </w:p>
          <w:p w14:paraId="6B8F0FDB"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Merchandise return adjustment</w:t>
            </w:r>
          </w:p>
          <w:p w14:paraId="6A603AF1" w14:textId="77777777" w:rsidR="003D7284" w:rsidRPr="00487533" w:rsidRDefault="003D7284" w:rsidP="00F12805">
            <w:pPr>
              <w:pStyle w:val="ListParagraph"/>
              <w:numPr>
                <w:ilvl w:val="0"/>
                <w:numId w:val="181"/>
              </w:numPr>
              <w:tabs>
                <w:tab w:val="left" w:pos="0"/>
                <w:tab w:val="left" w:pos="720"/>
                <w:tab w:val="left" w:pos="1440"/>
                <w:tab w:val="left" w:pos="2160"/>
                <w:tab w:val="left" w:pos="2880"/>
                <w:tab w:val="left" w:pos="3600"/>
                <w:tab w:val="left" w:pos="4320"/>
              </w:tabs>
              <w:spacing w:line="240" w:lineRule="atLeast"/>
              <w:rPr>
                <w:snapToGrid w:val="0"/>
                <w:color w:val="000000"/>
              </w:rPr>
            </w:pPr>
            <w:r w:rsidRPr="00487533">
              <w:rPr>
                <w:snapToGrid w:val="0"/>
                <w:color w:val="000000"/>
              </w:rPr>
              <w:t>Cash advance adjustment</w:t>
            </w:r>
          </w:p>
          <w:p w14:paraId="08C22F75" w14:textId="77777777" w:rsidR="003D7284" w:rsidRDefault="003D7284" w:rsidP="003D7284">
            <w:pPr>
              <w:tabs>
                <w:tab w:val="left" w:pos="0"/>
                <w:tab w:val="left" w:pos="720"/>
                <w:tab w:val="left" w:pos="1440"/>
                <w:tab w:val="left" w:pos="2160"/>
                <w:tab w:val="left" w:pos="2880"/>
                <w:tab w:val="left" w:pos="3600"/>
                <w:tab w:val="left" w:pos="4320"/>
              </w:tabs>
              <w:spacing w:line="240" w:lineRule="atLeast"/>
              <w:rPr>
                <w:snapToGrid w:val="0"/>
                <w:color w:val="000000"/>
              </w:rPr>
            </w:pPr>
          </w:p>
          <w:p w14:paraId="1CA3514E" w14:textId="77777777" w:rsidR="003D7284" w:rsidRDefault="003D7284" w:rsidP="003D7284">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TD determines when or if Track 1 data is required. All financial transactions must contain either FID q or FID 2.  </w:t>
            </w:r>
            <w:r w:rsidRPr="00B06EA5">
              <w:rPr>
                <w:snapToGrid w:val="0"/>
                <w:color w:val="000000"/>
              </w:rPr>
              <w:t xml:space="preserve">For P2P encryption, all </w:t>
            </w:r>
            <w:r w:rsidRPr="00B06EA5">
              <w:rPr>
                <w:snapToGrid w:val="0"/>
                <w:color w:val="000000"/>
              </w:rPr>
              <w:lastRenderedPageBreak/>
              <w:t>encrypted FIDs/SFIDs (such as FID q and FID 2) are included and sent as part of the Encrypted BLOB.</w:t>
            </w:r>
          </w:p>
          <w:p w14:paraId="4072E0D9" w14:textId="77777777" w:rsidR="003D7284" w:rsidRDefault="003D7284" w:rsidP="00BF3D72">
            <w:pPr>
              <w:pStyle w:val="ListParagraph"/>
              <w:ind w:left="0"/>
              <w:rPr>
                <w:b/>
                <w:snapToGrid w:val="0"/>
              </w:rPr>
            </w:pPr>
          </w:p>
        </w:tc>
      </w:tr>
      <w:tr w:rsidR="003D7284" w14:paraId="1BDBF38C" w14:textId="77777777" w:rsidTr="00BF3D72">
        <w:tc>
          <w:tcPr>
            <w:tcW w:w="2335" w:type="dxa"/>
          </w:tcPr>
          <w:p w14:paraId="3E3094CA" w14:textId="77777777" w:rsidR="003D7284" w:rsidRDefault="003D7284" w:rsidP="00BF3D72">
            <w:pPr>
              <w:spacing w:after="120"/>
              <w:rPr>
                <w:b/>
                <w:snapToGrid w:val="0"/>
              </w:rPr>
            </w:pPr>
            <w:r>
              <w:rPr>
                <w:b/>
                <w:snapToGrid w:val="0"/>
              </w:rPr>
              <w:lastRenderedPageBreak/>
              <w:t>Response</w:t>
            </w:r>
          </w:p>
        </w:tc>
        <w:tc>
          <w:tcPr>
            <w:tcW w:w="7105" w:type="dxa"/>
          </w:tcPr>
          <w:p w14:paraId="68C8DB0D" w14:textId="77777777" w:rsidR="003D7284" w:rsidRDefault="003D7284" w:rsidP="00BF3D7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snapToGrid w:val="0"/>
              </w:rPr>
            </w:pPr>
            <w:r>
              <w:rPr>
                <w:snapToGrid w:val="0"/>
                <w:color w:val="000000"/>
              </w:rPr>
              <w:t xml:space="preserve">Optional. Variable length of 1 to 82 bytes. If included, the value is echoed from the request.  </w:t>
            </w:r>
            <w:r w:rsidRPr="00A00CB5">
              <w:rPr>
                <w:snapToGrid w:val="0"/>
              </w:rPr>
              <w:t>For P2P encryption, this FID will NEVER be included in the Response.</w:t>
            </w:r>
          </w:p>
          <w:p w14:paraId="7C888179" w14:textId="77777777" w:rsidR="003D7284" w:rsidRPr="008F0357" w:rsidRDefault="003D7284" w:rsidP="00BF3D7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bCs/>
                <w:snapToGrid w:val="0"/>
              </w:rPr>
            </w:pPr>
          </w:p>
        </w:tc>
      </w:tr>
      <w:tr w:rsidR="003D7284" w14:paraId="385CC777" w14:textId="77777777" w:rsidTr="00BF3D72">
        <w:tc>
          <w:tcPr>
            <w:tcW w:w="2335" w:type="dxa"/>
          </w:tcPr>
          <w:p w14:paraId="601B0D9C" w14:textId="77777777" w:rsidR="003D7284" w:rsidRDefault="003D7284" w:rsidP="00BF3D72">
            <w:pPr>
              <w:spacing w:after="120"/>
              <w:rPr>
                <w:b/>
                <w:snapToGrid w:val="0"/>
              </w:rPr>
            </w:pPr>
            <w:r w:rsidRPr="00FB4BC9">
              <w:rPr>
                <w:rFonts w:cs="Arial"/>
                <w:b/>
                <w:bCs/>
                <w:lang w:val="en-CA"/>
              </w:rPr>
              <w:t>Internal Field</w:t>
            </w:r>
          </w:p>
        </w:tc>
        <w:tc>
          <w:tcPr>
            <w:tcW w:w="7105" w:type="dxa"/>
          </w:tcPr>
          <w:p w14:paraId="08E60C04" w14:textId="77777777" w:rsidR="003D7284" w:rsidRPr="002C053D" w:rsidRDefault="003D7284" w:rsidP="003D7284">
            <w:pPr>
              <w:autoSpaceDE w:val="0"/>
              <w:autoSpaceDN w:val="0"/>
              <w:adjustRightInd w:val="0"/>
              <w:rPr>
                <w:rFonts w:cs="Arial"/>
                <w:lang w:val="en-CA"/>
              </w:rPr>
            </w:pPr>
            <w:r w:rsidRPr="002C053D">
              <w:rPr>
                <w:rFonts w:cs="Arial"/>
                <w:lang w:val="en-CA"/>
              </w:rPr>
              <w:t>PSTM.TRACK2 or</w:t>
            </w:r>
          </w:p>
          <w:p w14:paraId="7C67AFF8" w14:textId="77777777" w:rsidR="003D7284" w:rsidRPr="002C053D" w:rsidRDefault="003D7284" w:rsidP="003D7284">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2C053D">
              <w:rPr>
                <w:rFonts w:cs="Arial"/>
                <w:lang w:val="en-CA"/>
              </w:rPr>
              <w:t>Track 1 token</w:t>
            </w:r>
          </w:p>
          <w:p w14:paraId="30D6B7FA" w14:textId="77777777" w:rsidR="003D7284" w:rsidRDefault="003D7284" w:rsidP="00BF3D72">
            <w:pPr>
              <w:rPr>
                <w:b/>
                <w:snapToGrid w:val="0"/>
              </w:rPr>
            </w:pPr>
          </w:p>
        </w:tc>
      </w:tr>
    </w:tbl>
    <w:p w14:paraId="5A5CEB4F" w14:textId="77777777" w:rsidR="003D7284" w:rsidRDefault="003D7284">
      <w:pPr>
        <w:tabs>
          <w:tab w:val="left" w:pos="0"/>
          <w:tab w:val="left" w:pos="720"/>
          <w:tab w:val="left" w:pos="1440"/>
          <w:tab w:val="left" w:pos="2160"/>
          <w:tab w:val="left" w:pos="2880"/>
          <w:tab w:val="left" w:pos="3600"/>
          <w:tab w:val="left" w:pos="4320"/>
        </w:tabs>
        <w:spacing w:line="240" w:lineRule="atLeast"/>
        <w:rPr>
          <w:b/>
          <w:snapToGrid w:val="0"/>
          <w:color w:val="000000"/>
        </w:rPr>
      </w:pPr>
    </w:p>
    <w:p w14:paraId="39BC0FB0" w14:textId="77777777" w:rsidR="003D7284" w:rsidRDefault="003D7284">
      <w:pPr>
        <w:rPr>
          <w:rFonts w:asciiTheme="majorHAnsi" w:eastAsiaTheme="majorEastAsia" w:hAnsiTheme="majorHAnsi" w:cstheme="majorBidi"/>
          <w:b/>
          <w:snapToGrid w:val="0"/>
          <w:color w:val="70AD47" w:themeColor="accent2"/>
          <w:sz w:val="36"/>
          <w:szCs w:val="28"/>
        </w:rPr>
      </w:pPr>
      <w:r>
        <w:rPr>
          <w:snapToGrid w:val="0"/>
        </w:rPr>
        <w:br w:type="page"/>
      </w:r>
    </w:p>
    <w:p w14:paraId="7EB2B28B" w14:textId="77777777" w:rsidR="00CE09AC" w:rsidRDefault="00CE09AC" w:rsidP="00847896">
      <w:pPr>
        <w:pStyle w:val="Heading2"/>
        <w:rPr>
          <w:snapToGrid w:val="0"/>
        </w:rPr>
      </w:pPr>
      <w:bookmarkStart w:id="2641" w:name="_Toc126079278"/>
      <w:r>
        <w:rPr>
          <w:snapToGrid w:val="0"/>
        </w:rPr>
        <w:lastRenderedPageBreak/>
        <w:t>FID 5 – Token Buffer</w:t>
      </w:r>
      <w:bookmarkEnd w:id="2641"/>
    </w:p>
    <w:p w14:paraId="28787602" w14:textId="77777777" w:rsidR="00CE09AC" w:rsidRPr="00414C95" w:rsidRDefault="00CE09AC" w:rsidP="003028AB">
      <w:pPr>
        <w:pStyle w:val="NoSpacing"/>
      </w:pPr>
      <w:r w:rsidRPr="00414C95">
        <w:t>FID 5 will support Payment Networks new requirements. FID 5 can be present in request</w:t>
      </w:r>
      <w:r w:rsidR="004215D9" w:rsidRPr="00414C95">
        <w:t xml:space="preserve"> and/or </w:t>
      </w:r>
      <w:r w:rsidRPr="00414C95">
        <w:t>response messages</w:t>
      </w:r>
      <w:r w:rsidR="00F44C34" w:rsidRPr="00414C95">
        <w:t xml:space="preserve"> and it will contain one or more tokens.</w:t>
      </w:r>
      <w:r w:rsidR="00054308" w:rsidRPr="00414C95">
        <w:t xml:space="preserve"> </w:t>
      </w:r>
      <w:r w:rsidRPr="00414C95">
        <w:t xml:space="preserve">Tokens will be added to FID </w:t>
      </w:r>
      <w:r w:rsidR="00F44C34" w:rsidRPr="00414C95">
        <w:t xml:space="preserve">5 </w:t>
      </w:r>
      <w:r w:rsidRPr="00414C95">
        <w:t>as they are needed</w:t>
      </w:r>
      <w:r w:rsidR="00F44C34" w:rsidRPr="00414C95">
        <w:t xml:space="preserve"> and described in this se</w:t>
      </w:r>
      <w:r w:rsidR="00B77BAD" w:rsidRPr="00414C95">
        <w:t>ct</w:t>
      </w:r>
      <w:r w:rsidR="00F44C34" w:rsidRPr="00414C95">
        <w:t>ion</w:t>
      </w:r>
      <w:r w:rsidR="00306DF0" w:rsidRPr="00414C95">
        <w:t>.</w:t>
      </w:r>
    </w:p>
    <w:p w14:paraId="3053F9C7" w14:textId="77777777" w:rsidR="00304803" w:rsidRPr="00414C95" w:rsidRDefault="00304803" w:rsidP="003028AB">
      <w:pPr>
        <w:pStyle w:val="NoSpacing"/>
      </w:pPr>
    </w:p>
    <w:p w14:paraId="20A212F9" w14:textId="77777777" w:rsidR="00304803" w:rsidRPr="00414C95" w:rsidRDefault="00304803" w:rsidP="00304803">
      <w:pPr>
        <w:ind w:left="720"/>
        <w:rPr>
          <w:snapToGrid w:val="0"/>
          <w:color w:val="000000"/>
          <w:szCs w:val="22"/>
        </w:rPr>
      </w:pPr>
      <w:r w:rsidRPr="00414C95">
        <w:rPr>
          <w:snapToGrid w:val="0"/>
          <w:color w:val="000000"/>
          <w:szCs w:val="22"/>
        </w:rPr>
        <w:t xml:space="preserve">When the request and response field </w:t>
      </w:r>
      <w:r w:rsidR="005A2DD6" w:rsidRPr="00414C95">
        <w:rPr>
          <w:snapToGrid w:val="0"/>
          <w:color w:val="000000"/>
          <w:szCs w:val="22"/>
        </w:rPr>
        <w:t>are configured</w:t>
      </w:r>
      <w:r w:rsidRPr="00414C95">
        <w:rPr>
          <w:snapToGrid w:val="0"/>
          <w:color w:val="000000"/>
          <w:szCs w:val="22"/>
        </w:rPr>
        <w:t xml:space="preserve"> in the ACI Standard Device Configuration File (ACNF), </w:t>
      </w:r>
      <w:r w:rsidR="005A2DD6" w:rsidRPr="00414C95">
        <w:rPr>
          <w:snapToGrid w:val="0"/>
          <w:color w:val="000000"/>
          <w:szCs w:val="22"/>
        </w:rPr>
        <w:t>then</w:t>
      </w:r>
      <w:r w:rsidRPr="00414C95">
        <w:rPr>
          <w:snapToGrid w:val="0"/>
          <w:color w:val="000000"/>
          <w:szCs w:val="22"/>
        </w:rPr>
        <w:t xml:space="preserve"> all TOKENS </w:t>
      </w:r>
      <w:r w:rsidR="005A2DD6" w:rsidRPr="00414C95">
        <w:rPr>
          <w:snapToGrid w:val="0"/>
          <w:color w:val="000000"/>
          <w:szCs w:val="22"/>
        </w:rPr>
        <w:t xml:space="preserve">are </w:t>
      </w:r>
      <w:r w:rsidRPr="00414C95">
        <w:rPr>
          <w:snapToGrid w:val="0"/>
          <w:color w:val="000000"/>
          <w:szCs w:val="22"/>
        </w:rPr>
        <w:t>be</w:t>
      </w:r>
      <w:r w:rsidR="005A2DD6" w:rsidRPr="00414C95">
        <w:rPr>
          <w:snapToGrid w:val="0"/>
          <w:color w:val="000000"/>
          <w:szCs w:val="22"/>
        </w:rPr>
        <w:t>ing</w:t>
      </w:r>
      <w:r w:rsidRPr="00414C95">
        <w:rPr>
          <w:snapToGrid w:val="0"/>
          <w:color w:val="000000"/>
          <w:szCs w:val="22"/>
        </w:rPr>
        <w:t xml:space="preserve"> </w:t>
      </w:r>
      <w:r w:rsidR="005A2DD6" w:rsidRPr="00414C95">
        <w:rPr>
          <w:snapToGrid w:val="0"/>
          <w:color w:val="000000"/>
          <w:szCs w:val="22"/>
        </w:rPr>
        <w:t>enabled in</w:t>
      </w:r>
      <w:r w:rsidRPr="00414C95">
        <w:rPr>
          <w:snapToGrid w:val="0"/>
          <w:color w:val="000000"/>
          <w:szCs w:val="22"/>
        </w:rPr>
        <w:t>to the request or response</w:t>
      </w:r>
      <w:r w:rsidR="005A2DD6" w:rsidRPr="00414C95">
        <w:rPr>
          <w:snapToGrid w:val="0"/>
          <w:color w:val="000000"/>
          <w:szCs w:val="22"/>
        </w:rPr>
        <w:t xml:space="preserve"> messages</w:t>
      </w:r>
      <w:r w:rsidRPr="00414C95">
        <w:rPr>
          <w:snapToGrid w:val="0"/>
          <w:color w:val="000000"/>
          <w:szCs w:val="22"/>
        </w:rPr>
        <w:t>.</w:t>
      </w:r>
    </w:p>
    <w:p w14:paraId="04BE9F78" w14:textId="77777777" w:rsidR="00CE09AC" w:rsidRPr="00414C95" w:rsidRDefault="00CE09AC" w:rsidP="003028AB">
      <w:pPr>
        <w:pStyle w:val="NoSpacing"/>
      </w:pPr>
    </w:p>
    <w:p w14:paraId="1FF87D3C" w14:textId="77777777" w:rsidR="004215D9" w:rsidRPr="002546AC" w:rsidRDefault="004215D9" w:rsidP="003028AB">
      <w:pPr>
        <w:pStyle w:val="NoSpacing"/>
      </w:pPr>
      <w:r w:rsidRPr="002546AC">
        <w:t>Header Token</w:t>
      </w:r>
    </w:p>
    <w:p w14:paraId="1AE93AF2" w14:textId="77777777" w:rsidR="004215D9" w:rsidRPr="00414C95" w:rsidRDefault="00CE09AC" w:rsidP="003028AB">
      <w:pPr>
        <w:pStyle w:val="NoSpacing"/>
        <w:numPr>
          <w:ilvl w:val="0"/>
          <w:numId w:val="78"/>
        </w:numPr>
      </w:pPr>
      <w:r w:rsidRPr="00414C95">
        <w:rPr>
          <w:b/>
        </w:rPr>
        <w:t>Header Token</w:t>
      </w:r>
      <w:r w:rsidR="00F44C34" w:rsidRPr="00414C95">
        <w:rPr>
          <w:b/>
        </w:rPr>
        <w:t xml:space="preserve"> </w:t>
      </w:r>
      <w:r w:rsidR="00F44C34" w:rsidRPr="00414C95">
        <w:t>is the first item in FID 5</w:t>
      </w:r>
    </w:p>
    <w:p w14:paraId="008708B8" w14:textId="77777777" w:rsidR="00CE09AC" w:rsidRPr="00414C95" w:rsidRDefault="00CE09AC" w:rsidP="003028AB">
      <w:pPr>
        <w:pStyle w:val="NoSpacing"/>
        <w:numPr>
          <w:ilvl w:val="0"/>
          <w:numId w:val="78"/>
        </w:numPr>
      </w:pPr>
      <w:r w:rsidRPr="00414C95">
        <w:t>The Header token contains a count of the number of tokens in FID 5 (including the Header token) and the overall length of all token data (including the Header token)</w:t>
      </w:r>
    </w:p>
    <w:p w14:paraId="5766342A" w14:textId="77777777" w:rsidR="004215D9" w:rsidRPr="00414C95" w:rsidRDefault="004215D9" w:rsidP="003028AB">
      <w:pPr>
        <w:pStyle w:val="NoSpacing"/>
      </w:pPr>
    </w:p>
    <w:p w14:paraId="06EC0761" w14:textId="77777777" w:rsidR="004215D9" w:rsidRPr="002546AC" w:rsidRDefault="004215D9" w:rsidP="003028AB">
      <w:pPr>
        <w:pStyle w:val="NoSpacing"/>
      </w:pPr>
      <w:r w:rsidRPr="002546AC">
        <w:t>Token Header</w:t>
      </w:r>
    </w:p>
    <w:p w14:paraId="27E3C432" w14:textId="77777777" w:rsidR="004215D9" w:rsidRPr="00414C95" w:rsidRDefault="00CE09AC" w:rsidP="003028AB">
      <w:pPr>
        <w:pStyle w:val="NoSpacing"/>
        <w:numPr>
          <w:ilvl w:val="0"/>
          <w:numId w:val="79"/>
        </w:numPr>
      </w:pPr>
      <w:r w:rsidRPr="00414C95">
        <w:t xml:space="preserve">Each token that is added to FID 5 has its own header </w:t>
      </w:r>
      <w:r w:rsidR="00F44C34" w:rsidRPr="00414C95">
        <w:t xml:space="preserve">called </w:t>
      </w:r>
      <w:r w:rsidR="00F44C34" w:rsidRPr="00414C95">
        <w:rPr>
          <w:b/>
        </w:rPr>
        <w:t>Token Header</w:t>
      </w:r>
    </w:p>
    <w:p w14:paraId="67EA6F3A" w14:textId="77777777" w:rsidR="004215D9" w:rsidRPr="00414C95" w:rsidRDefault="00CE09AC" w:rsidP="003028AB">
      <w:pPr>
        <w:pStyle w:val="NoSpacing"/>
        <w:numPr>
          <w:ilvl w:val="0"/>
          <w:numId w:val="79"/>
        </w:numPr>
      </w:pPr>
      <w:r w:rsidRPr="00414C95">
        <w:t xml:space="preserve">Unlike Header Token, which contains </w:t>
      </w:r>
      <w:r w:rsidRPr="00414C95">
        <w:rPr>
          <w:i/>
        </w:rPr>
        <w:t>information about all tokens in the message</w:t>
      </w:r>
      <w:r w:rsidRPr="00414C95">
        <w:t xml:space="preserve"> the Token Header contains information about </w:t>
      </w:r>
      <w:r w:rsidRPr="00414C95">
        <w:rPr>
          <w:i/>
        </w:rPr>
        <w:t>one specific token</w:t>
      </w:r>
    </w:p>
    <w:p w14:paraId="27BA05B3" w14:textId="77777777" w:rsidR="004F64BB" w:rsidRPr="00414C95" w:rsidRDefault="00CE09AC" w:rsidP="003028AB">
      <w:pPr>
        <w:pStyle w:val="NoSpacing"/>
        <w:numPr>
          <w:ilvl w:val="0"/>
          <w:numId w:val="79"/>
        </w:numPr>
      </w:pPr>
      <w:r w:rsidRPr="00414C95">
        <w:t>The Token Header identifies the individual token and contains the length of the individual toke</w:t>
      </w:r>
      <w:r w:rsidR="004215D9" w:rsidRPr="00414C95">
        <w:t>n</w:t>
      </w:r>
    </w:p>
    <w:p w14:paraId="267960A5" w14:textId="77777777" w:rsidR="00F44C34" w:rsidRPr="00414C95" w:rsidRDefault="00CE09AC" w:rsidP="003028AB">
      <w:pPr>
        <w:pStyle w:val="NoSpacing"/>
        <w:numPr>
          <w:ilvl w:val="0"/>
          <w:numId w:val="79"/>
        </w:numPr>
      </w:pPr>
      <w:r w:rsidRPr="00414C95">
        <w:t>The Token Header is followed by the token data</w:t>
      </w:r>
    </w:p>
    <w:p w14:paraId="197D71C3" w14:textId="77777777" w:rsidR="00F44C34" w:rsidRPr="00414C95" w:rsidRDefault="00CE09AC" w:rsidP="003028AB">
      <w:pPr>
        <w:pStyle w:val="NoSpacing"/>
        <w:numPr>
          <w:ilvl w:val="0"/>
          <w:numId w:val="79"/>
        </w:numPr>
      </w:pPr>
      <w:r w:rsidRPr="00414C95">
        <w:t>Together, the token header and token data form a single token</w:t>
      </w:r>
    </w:p>
    <w:p w14:paraId="7C81F4D1" w14:textId="77777777" w:rsidR="00CE09AC" w:rsidRPr="00414C95" w:rsidRDefault="00CE09AC" w:rsidP="003028AB">
      <w:pPr>
        <w:pStyle w:val="NoSpacing"/>
        <w:numPr>
          <w:ilvl w:val="0"/>
          <w:numId w:val="79"/>
        </w:numPr>
      </w:pPr>
      <w:r w:rsidRPr="00414C95">
        <w:t xml:space="preserve">The combination of token header and token data is repeated for each token in FID </w:t>
      </w:r>
      <w:r w:rsidR="00F44C34" w:rsidRPr="00414C95">
        <w:t>5</w:t>
      </w:r>
    </w:p>
    <w:p w14:paraId="2099F1DC" w14:textId="77777777" w:rsidR="00CE09AC" w:rsidRPr="00414C95" w:rsidRDefault="00CE09AC" w:rsidP="003028AB">
      <w:pPr>
        <w:pStyle w:val="NoSpacing"/>
      </w:pPr>
    </w:p>
    <w:p w14:paraId="4CE0492E" w14:textId="77777777" w:rsidR="00CE09AC" w:rsidRPr="00414C95" w:rsidRDefault="00CE09AC" w:rsidP="003028AB">
      <w:pPr>
        <w:pStyle w:val="NoSpacing"/>
      </w:pPr>
      <w:r w:rsidRPr="00414C95">
        <w:t>Tokens are defined is ASCII format. The general structure of FID 5 is provided below:</w:t>
      </w:r>
    </w:p>
    <w:p w14:paraId="536455C2" w14:textId="77777777" w:rsidR="00CE09AC" w:rsidRPr="00414C95" w:rsidRDefault="00CE09AC" w:rsidP="003028AB">
      <w:pPr>
        <w:pStyle w:val="NoSpacing"/>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356"/>
        <w:gridCol w:w="1248"/>
        <w:gridCol w:w="1890"/>
      </w:tblGrid>
      <w:tr w:rsidR="00473465" w:rsidRPr="00414C95" w14:paraId="47299E7A" w14:textId="77777777" w:rsidTr="002546AC">
        <w:tc>
          <w:tcPr>
            <w:tcW w:w="1005" w:type="dxa"/>
            <w:shd w:val="clear" w:color="auto" w:fill="auto"/>
          </w:tcPr>
          <w:p w14:paraId="4B3ACA78" w14:textId="77777777" w:rsidR="00473465" w:rsidRPr="00414C95" w:rsidRDefault="00473465" w:rsidP="003028AB">
            <w:pPr>
              <w:pStyle w:val="NoSpacing"/>
            </w:pPr>
            <w:r w:rsidRPr="00414C95">
              <w:t>Position</w:t>
            </w:r>
          </w:p>
        </w:tc>
        <w:tc>
          <w:tcPr>
            <w:tcW w:w="1060" w:type="dxa"/>
            <w:shd w:val="clear" w:color="auto" w:fill="auto"/>
          </w:tcPr>
          <w:p w14:paraId="29763304" w14:textId="77777777" w:rsidR="00473465" w:rsidRPr="00414C95" w:rsidRDefault="00473465" w:rsidP="003028AB">
            <w:pPr>
              <w:pStyle w:val="NoSpacing"/>
            </w:pPr>
            <w:r w:rsidRPr="00414C95">
              <w:t>Length</w:t>
            </w:r>
          </w:p>
        </w:tc>
        <w:tc>
          <w:tcPr>
            <w:tcW w:w="1890" w:type="dxa"/>
            <w:shd w:val="clear" w:color="auto" w:fill="auto"/>
          </w:tcPr>
          <w:p w14:paraId="368FD6A1" w14:textId="77777777" w:rsidR="00473465" w:rsidRPr="00414C95" w:rsidRDefault="00473465" w:rsidP="003028AB">
            <w:pPr>
              <w:pStyle w:val="NoSpacing"/>
            </w:pPr>
            <w:r w:rsidRPr="00414C95">
              <w:t>Description</w:t>
            </w:r>
          </w:p>
        </w:tc>
      </w:tr>
      <w:tr w:rsidR="00473465" w:rsidRPr="00414C95" w14:paraId="284B58F9" w14:textId="77777777" w:rsidTr="002546AC">
        <w:tc>
          <w:tcPr>
            <w:tcW w:w="1005" w:type="dxa"/>
            <w:shd w:val="clear" w:color="auto" w:fill="auto"/>
          </w:tcPr>
          <w:p w14:paraId="22B18CCF" w14:textId="77777777" w:rsidR="00473465" w:rsidRPr="00414C95" w:rsidRDefault="00473465" w:rsidP="003028AB">
            <w:pPr>
              <w:pStyle w:val="NoSpacing"/>
            </w:pPr>
            <w:r w:rsidRPr="00414C95">
              <w:t>01-12</w:t>
            </w:r>
          </w:p>
        </w:tc>
        <w:tc>
          <w:tcPr>
            <w:tcW w:w="1060" w:type="dxa"/>
            <w:shd w:val="clear" w:color="auto" w:fill="auto"/>
          </w:tcPr>
          <w:p w14:paraId="1073968D" w14:textId="77777777" w:rsidR="00473465" w:rsidRPr="00414C95" w:rsidRDefault="00473465" w:rsidP="003028AB">
            <w:pPr>
              <w:pStyle w:val="NoSpacing"/>
            </w:pPr>
            <w:r w:rsidRPr="00414C95">
              <w:t>12</w:t>
            </w:r>
          </w:p>
        </w:tc>
        <w:tc>
          <w:tcPr>
            <w:tcW w:w="1890" w:type="dxa"/>
            <w:shd w:val="clear" w:color="auto" w:fill="auto"/>
          </w:tcPr>
          <w:p w14:paraId="3D635F49" w14:textId="77777777" w:rsidR="00473465" w:rsidRPr="00414C95" w:rsidRDefault="00473465" w:rsidP="003028AB">
            <w:pPr>
              <w:pStyle w:val="NoSpacing"/>
            </w:pPr>
            <w:r w:rsidRPr="00414C95">
              <w:t>Header Token</w:t>
            </w:r>
          </w:p>
        </w:tc>
      </w:tr>
      <w:tr w:rsidR="00473465" w:rsidRPr="00414C95" w14:paraId="4ED0E100" w14:textId="77777777" w:rsidTr="002546AC">
        <w:tc>
          <w:tcPr>
            <w:tcW w:w="1005" w:type="dxa"/>
            <w:shd w:val="clear" w:color="auto" w:fill="auto"/>
          </w:tcPr>
          <w:p w14:paraId="6DA1200C" w14:textId="77777777" w:rsidR="00473465" w:rsidRPr="00414C95" w:rsidRDefault="00473465" w:rsidP="003028AB">
            <w:pPr>
              <w:pStyle w:val="NoSpacing"/>
            </w:pPr>
            <w:r w:rsidRPr="00414C95">
              <w:t>13-22</w:t>
            </w:r>
          </w:p>
        </w:tc>
        <w:tc>
          <w:tcPr>
            <w:tcW w:w="1060" w:type="dxa"/>
            <w:shd w:val="clear" w:color="auto" w:fill="auto"/>
          </w:tcPr>
          <w:p w14:paraId="59575329" w14:textId="77777777" w:rsidR="00473465" w:rsidRPr="00414C95" w:rsidRDefault="00473465" w:rsidP="003028AB">
            <w:pPr>
              <w:pStyle w:val="NoSpacing"/>
            </w:pPr>
            <w:r w:rsidRPr="00414C95">
              <w:t>10</w:t>
            </w:r>
          </w:p>
        </w:tc>
        <w:tc>
          <w:tcPr>
            <w:tcW w:w="1890" w:type="dxa"/>
            <w:shd w:val="clear" w:color="auto" w:fill="auto"/>
          </w:tcPr>
          <w:p w14:paraId="061E2DD4" w14:textId="77777777" w:rsidR="00473465" w:rsidRPr="00414C95" w:rsidRDefault="00473465" w:rsidP="003028AB">
            <w:pPr>
              <w:pStyle w:val="NoSpacing"/>
            </w:pPr>
            <w:r w:rsidRPr="00414C95">
              <w:t>Token Header</w:t>
            </w:r>
          </w:p>
        </w:tc>
      </w:tr>
      <w:tr w:rsidR="00473465" w:rsidRPr="00414C95" w14:paraId="17E72DF3" w14:textId="77777777" w:rsidTr="002546AC">
        <w:tc>
          <w:tcPr>
            <w:tcW w:w="1005" w:type="dxa"/>
            <w:shd w:val="clear" w:color="auto" w:fill="auto"/>
          </w:tcPr>
          <w:p w14:paraId="3E54A5AD" w14:textId="77777777" w:rsidR="00473465" w:rsidRPr="00414C95" w:rsidRDefault="00473465" w:rsidP="003028AB">
            <w:pPr>
              <w:pStyle w:val="NoSpacing"/>
            </w:pPr>
            <w:r w:rsidRPr="00414C95">
              <w:t>a-b</w:t>
            </w:r>
          </w:p>
        </w:tc>
        <w:tc>
          <w:tcPr>
            <w:tcW w:w="1060" w:type="dxa"/>
            <w:shd w:val="clear" w:color="auto" w:fill="auto"/>
          </w:tcPr>
          <w:p w14:paraId="5064AE2C" w14:textId="77777777" w:rsidR="00473465" w:rsidRPr="00414C95" w:rsidRDefault="00473465" w:rsidP="003028AB">
            <w:pPr>
              <w:pStyle w:val="NoSpacing"/>
            </w:pPr>
            <w:r w:rsidRPr="00414C95">
              <w:t>m</w:t>
            </w:r>
          </w:p>
        </w:tc>
        <w:tc>
          <w:tcPr>
            <w:tcW w:w="1890" w:type="dxa"/>
            <w:shd w:val="clear" w:color="auto" w:fill="auto"/>
          </w:tcPr>
          <w:p w14:paraId="417A9D09" w14:textId="77777777" w:rsidR="00473465" w:rsidRPr="00414C95" w:rsidRDefault="00473465" w:rsidP="003028AB">
            <w:pPr>
              <w:pStyle w:val="NoSpacing"/>
            </w:pPr>
            <w:r w:rsidRPr="00414C95">
              <w:t>Token Data</w:t>
            </w:r>
          </w:p>
        </w:tc>
      </w:tr>
      <w:tr w:rsidR="00473465" w:rsidRPr="00414C95" w14:paraId="7A0CA4D0" w14:textId="77777777" w:rsidTr="002546AC">
        <w:tc>
          <w:tcPr>
            <w:tcW w:w="1005" w:type="dxa"/>
            <w:shd w:val="clear" w:color="auto" w:fill="auto"/>
          </w:tcPr>
          <w:p w14:paraId="1ADA884A" w14:textId="77777777" w:rsidR="00473465" w:rsidRPr="00414C95" w:rsidRDefault="00473465" w:rsidP="003028AB">
            <w:pPr>
              <w:pStyle w:val="NoSpacing"/>
            </w:pPr>
            <w:r w:rsidRPr="00414C95">
              <w:t>…</w:t>
            </w:r>
          </w:p>
        </w:tc>
        <w:tc>
          <w:tcPr>
            <w:tcW w:w="1060" w:type="dxa"/>
            <w:shd w:val="clear" w:color="auto" w:fill="auto"/>
          </w:tcPr>
          <w:p w14:paraId="4CAB3D86" w14:textId="77777777" w:rsidR="00473465" w:rsidRPr="00414C95" w:rsidRDefault="00473465" w:rsidP="003028AB">
            <w:pPr>
              <w:pStyle w:val="NoSpacing"/>
            </w:pPr>
            <w:r w:rsidRPr="00414C95">
              <w:t>…</w:t>
            </w:r>
          </w:p>
        </w:tc>
        <w:tc>
          <w:tcPr>
            <w:tcW w:w="1890" w:type="dxa"/>
            <w:shd w:val="clear" w:color="auto" w:fill="auto"/>
          </w:tcPr>
          <w:p w14:paraId="606411D3" w14:textId="77777777" w:rsidR="00473465" w:rsidRPr="00414C95" w:rsidRDefault="00473465" w:rsidP="003028AB">
            <w:pPr>
              <w:pStyle w:val="NoSpacing"/>
            </w:pPr>
            <w:r w:rsidRPr="00414C95">
              <w:t>…</w:t>
            </w:r>
          </w:p>
        </w:tc>
      </w:tr>
      <w:tr w:rsidR="00473465" w:rsidRPr="00414C95" w14:paraId="4C9BF422" w14:textId="77777777" w:rsidTr="002546AC">
        <w:tc>
          <w:tcPr>
            <w:tcW w:w="1005" w:type="dxa"/>
            <w:shd w:val="clear" w:color="auto" w:fill="auto"/>
          </w:tcPr>
          <w:p w14:paraId="521BC59C" w14:textId="77777777" w:rsidR="00473465" w:rsidRPr="00414C95" w:rsidRDefault="00473465" w:rsidP="003028AB">
            <w:pPr>
              <w:pStyle w:val="NoSpacing"/>
            </w:pPr>
            <w:r w:rsidRPr="00414C95">
              <w:t>w-x</w:t>
            </w:r>
          </w:p>
        </w:tc>
        <w:tc>
          <w:tcPr>
            <w:tcW w:w="1060" w:type="dxa"/>
            <w:shd w:val="clear" w:color="auto" w:fill="auto"/>
          </w:tcPr>
          <w:p w14:paraId="0E78C9DE" w14:textId="77777777" w:rsidR="00473465" w:rsidRPr="00414C95" w:rsidRDefault="00473465" w:rsidP="003028AB">
            <w:pPr>
              <w:pStyle w:val="NoSpacing"/>
            </w:pPr>
            <w:r w:rsidRPr="00414C95">
              <w:t>10</w:t>
            </w:r>
          </w:p>
        </w:tc>
        <w:tc>
          <w:tcPr>
            <w:tcW w:w="1890" w:type="dxa"/>
            <w:shd w:val="clear" w:color="auto" w:fill="auto"/>
          </w:tcPr>
          <w:p w14:paraId="4AE4F51B" w14:textId="77777777" w:rsidR="00473465" w:rsidRPr="00414C95" w:rsidRDefault="00473465" w:rsidP="003028AB">
            <w:pPr>
              <w:pStyle w:val="NoSpacing"/>
            </w:pPr>
            <w:r w:rsidRPr="00414C95">
              <w:t>Token Header</w:t>
            </w:r>
          </w:p>
        </w:tc>
      </w:tr>
      <w:tr w:rsidR="00473465" w:rsidRPr="00414C95" w14:paraId="463FD4A4" w14:textId="77777777" w:rsidTr="002546AC">
        <w:tc>
          <w:tcPr>
            <w:tcW w:w="1005" w:type="dxa"/>
            <w:shd w:val="clear" w:color="auto" w:fill="auto"/>
          </w:tcPr>
          <w:p w14:paraId="15F1A8B3" w14:textId="77777777" w:rsidR="00473465" w:rsidRPr="00414C95" w:rsidRDefault="00473465" w:rsidP="003028AB">
            <w:pPr>
              <w:pStyle w:val="NoSpacing"/>
            </w:pPr>
            <w:r w:rsidRPr="00414C95">
              <w:t>y-z</w:t>
            </w:r>
          </w:p>
        </w:tc>
        <w:tc>
          <w:tcPr>
            <w:tcW w:w="1060" w:type="dxa"/>
            <w:shd w:val="clear" w:color="auto" w:fill="auto"/>
          </w:tcPr>
          <w:p w14:paraId="72E1A787" w14:textId="77777777" w:rsidR="00473465" w:rsidRPr="00414C95" w:rsidRDefault="00473465" w:rsidP="003028AB">
            <w:pPr>
              <w:pStyle w:val="NoSpacing"/>
            </w:pPr>
            <w:r w:rsidRPr="00414C95">
              <w:t>n</w:t>
            </w:r>
          </w:p>
        </w:tc>
        <w:tc>
          <w:tcPr>
            <w:tcW w:w="1890" w:type="dxa"/>
            <w:shd w:val="clear" w:color="auto" w:fill="auto"/>
          </w:tcPr>
          <w:p w14:paraId="55E4D157" w14:textId="77777777" w:rsidR="00473465" w:rsidRPr="00414C95" w:rsidRDefault="00473465" w:rsidP="003028AB">
            <w:pPr>
              <w:pStyle w:val="NoSpacing"/>
            </w:pPr>
            <w:r w:rsidRPr="00414C95">
              <w:t>Token Data</w:t>
            </w:r>
          </w:p>
        </w:tc>
      </w:tr>
    </w:tbl>
    <w:p w14:paraId="19CD6FD9" w14:textId="77777777" w:rsidR="006E0985" w:rsidRPr="00414C95" w:rsidRDefault="006E0985" w:rsidP="003028AB">
      <w:pPr>
        <w:pStyle w:val="NoSpacing"/>
      </w:pPr>
    </w:p>
    <w:p w14:paraId="79488A41" w14:textId="77777777" w:rsidR="004215D9" w:rsidRPr="00414C95" w:rsidRDefault="004215D9" w:rsidP="003028AB">
      <w:pPr>
        <w:pStyle w:val="NoSpacing"/>
      </w:pPr>
      <w:r w:rsidRPr="00414C95">
        <w:t>The general layout of this FID 5 – TOKEN BUFFER is illustrated below:</w:t>
      </w:r>
    </w:p>
    <w:p w14:paraId="6EECE92E" w14:textId="77777777" w:rsidR="004215D9" w:rsidRDefault="004215D9" w:rsidP="003028AB">
      <w:pPr>
        <w:pStyle w:val="NoSpacing"/>
      </w:pPr>
    </w:p>
    <w:tbl>
      <w:tblPr>
        <w:tblStyle w:val="TableGrid"/>
        <w:tblW w:w="0" w:type="auto"/>
        <w:tblInd w:w="720" w:type="dxa"/>
        <w:tblLook w:val="04A0" w:firstRow="1" w:lastRow="0" w:firstColumn="1" w:lastColumn="0" w:noHBand="0" w:noVBand="1"/>
      </w:tblPr>
      <w:tblGrid>
        <w:gridCol w:w="1728"/>
        <w:gridCol w:w="2497"/>
        <w:gridCol w:w="2430"/>
        <w:gridCol w:w="2430"/>
      </w:tblGrid>
      <w:tr w:rsidR="004215D9" w:rsidRPr="00473465" w14:paraId="104223F4" w14:textId="77777777" w:rsidTr="002546AC">
        <w:tc>
          <w:tcPr>
            <w:tcW w:w="1728" w:type="dxa"/>
            <w:tcBorders>
              <w:top w:val="single" w:sz="4" w:space="0" w:color="auto"/>
              <w:left w:val="single" w:sz="4" w:space="0" w:color="auto"/>
              <w:bottom w:val="single" w:sz="4" w:space="0" w:color="auto"/>
              <w:right w:val="single" w:sz="4" w:space="0" w:color="auto"/>
            </w:tcBorders>
            <w:shd w:val="clear" w:color="auto" w:fill="auto"/>
          </w:tcPr>
          <w:p w14:paraId="11BA766F" w14:textId="77777777" w:rsidR="004215D9" w:rsidRPr="00473465" w:rsidRDefault="004215D9" w:rsidP="003028AB">
            <w:pPr>
              <w:pStyle w:val="NoSpacing"/>
            </w:pPr>
            <w:r w:rsidRPr="00473465">
              <w:t>Header Token</w:t>
            </w:r>
          </w:p>
        </w:tc>
        <w:tc>
          <w:tcPr>
            <w:tcW w:w="2497" w:type="dxa"/>
            <w:tcBorders>
              <w:left w:val="single" w:sz="4" w:space="0" w:color="auto"/>
            </w:tcBorders>
            <w:shd w:val="clear" w:color="auto" w:fill="auto"/>
          </w:tcPr>
          <w:p w14:paraId="395E4961" w14:textId="77777777" w:rsidR="004215D9" w:rsidRDefault="004215D9" w:rsidP="003028AB">
            <w:pPr>
              <w:pStyle w:val="NoSpacing"/>
            </w:pPr>
            <w:r w:rsidRPr="00473465">
              <w:t xml:space="preserve">Token </w:t>
            </w:r>
            <w:r w:rsidR="005D0585">
              <w:t>01</w:t>
            </w:r>
          </w:p>
          <w:p w14:paraId="7131EBE5" w14:textId="77777777" w:rsidR="004215D9" w:rsidRPr="00473465" w:rsidRDefault="004215D9" w:rsidP="003028AB">
            <w:pPr>
              <w:pStyle w:val="NoSpacing"/>
            </w:pPr>
            <w:r w:rsidRPr="004215D9">
              <w:t>Token Header + Token Data</w:t>
            </w:r>
          </w:p>
        </w:tc>
        <w:tc>
          <w:tcPr>
            <w:tcW w:w="2430" w:type="dxa"/>
            <w:shd w:val="clear" w:color="auto" w:fill="auto"/>
          </w:tcPr>
          <w:p w14:paraId="2333B258" w14:textId="77777777" w:rsidR="004215D9" w:rsidRDefault="004215D9" w:rsidP="003028AB">
            <w:pPr>
              <w:pStyle w:val="NoSpacing"/>
            </w:pPr>
            <w:r w:rsidRPr="00473465">
              <w:t xml:space="preserve">Token </w:t>
            </w:r>
            <w:r w:rsidR="005D0585">
              <w:t>02</w:t>
            </w:r>
          </w:p>
          <w:p w14:paraId="114DA114" w14:textId="77777777" w:rsidR="004215D9" w:rsidRPr="00473465" w:rsidRDefault="004215D9" w:rsidP="003028AB">
            <w:pPr>
              <w:pStyle w:val="NoSpacing"/>
            </w:pPr>
            <w:r w:rsidRPr="004215D9">
              <w:t>Token Header + Token Data</w:t>
            </w:r>
          </w:p>
        </w:tc>
        <w:tc>
          <w:tcPr>
            <w:tcW w:w="2430" w:type="dxa"/>
            <w:shd w:val="clear" w:color="auto" w:fill="auto"/>
          </w:tcPr>
          <w:p w14:paraId="6A293E33" w14:textId="77777777" w:rsidR="004215D9" w:rsidRDefault="004215D9" w:rsidP="003028AB">
            <w:pPr>
              <w:pStyle w:val="NoSpacing"/>
            </w:pPr>
            <w:r w:rsidRPr="00473465">
              <w:t>…</w:t>
            </w:r>
            <w:r w:rsidR="005D0585">
              <w:t xml:space="preserve"> Token nn</w:t>
            </w:r>
          </w:p>
          <w:p w14:paraId="4B4424BC" w14:textId="77777777" w:rsidR="004215D9" w:rsidRPr="00473465" w:rsidRDefault="004215D9" w:rsidP="003028AB">
            <w:pPr>
              <w:pStyle w:val="NoSpacing"/>
            </w:pPr>
            <w:r w:rsidRPr="004215D9">
              <w:t>Token Header + Token Data</w:t>
            </w:r>
          </w:p>
        </w:tc>
      </w:tr>
    </w:tbl>
    <w:p w14:paraId="546A1172" w14:textId="77777777" w:rsidR="00AE077C" w:rsidRDefault="00AE077C" w:rsidP="003028AB">
      <w:pPr>
        <w:pStyle w:val="NoSpacing"/>
      </w:pPr>
    </w:p>
    <w:p w14:paraId="042C1909" w14:textId="77777777" w:rsidR="00414C95" w:rsidRDefault="00414C95" w:rsidP="003028AB">
      <w:pPr>
        <w:pStyle w:val="NoSpacing"/>
      </w:pPr>
    </w:p>
    <w:p w14:paraId="2AC920D9" w14:textId="77777777" w:rsidR="004F64BB" w:rsidRDefault="004F64BB" w:rsidP="003028AB">
      <w:pPr>
        <w:pStyle w:val="NoSpacing"/>
      </w:pPr>
      <w:r w:rsidRPr="00473465">
        <w:rPr>
          <w:b/>
        </w:rPr>
        <w:t>Request:</w:t>
      </w:r>
      <w:r>
        <w:tab/>
        <w:t xml:space="preserve">Optional. Variable length up to </w:t>
      </w:r>
      <w:r w:rsidR="0043286B">
        <w:t>1</w:t>
      </w:r>
      <w:r w:rsidR="00343724">
        <w:t>5</w:t>
      </w:r>
      <w:r>
        <w:t>00 bytes</w:t>
      </w:r>
    </w:p>
    <w:p w14:paraId="00FDEF9D" w14:textId="77777777" w:rsidR="002546AC" w:rsidRDefault="002546AC" w:rsidP="003028AB">
      <w:pPr>
        <w:pStyle w:val="NoSpacing"/>
      </w:pPr>
    </w:p>
    <w:p w14:paraId="28DE1827" w14:textId="77777777" w:rsidR="004F64BB" w:rsidRDefault="004F64BB" w:rsidP="003028AB">
      <w:pPr>
        <w:pStyle w:val="NoSpacing"/>
      </w:pPr>
      <w:r w:rsidRPr="00473465">
        <w:rPr>
          <w:b/>
        </w:rPr>
        <w:t>Response:</w:t>
      </w:r>
      <w:r>
        <w:tab/>
        <w:t xml:space="preserve">Optional. Variable length up to </w:t>
      </w:r>
      <w:r w:rsidR="0043286B">
        <w:t>1</w:t>
      </w:r>
      <w:r w:rsidR="00343724">
        <w:t>5</w:t>
      </w:r>
      <w:r>
        <w:t>00 bytes</w:t>
      </w:r>
      <w:r>
        <w:tab/>
      </w:r>
    </w:p>
    <w:p w14:paraId="6B5159E5" w14:textId="77777777" w:rsidR="0026125D" w:rsidRDefault="0026125D" w:rsidP="003028AB">
      <w:pPr>
        <w:pStyle w:val="NoSpacing"/>
      </w:pPr>
    </w:p>
    <w:p w14:paraId="2AF2A7B5" w14:textId="77777777" w:rsidR="0026125D" w:rsidRDefault="0026125D" w:rsidP="003028AB">
      <w:pPr>
        <w:pStyle w:val="NoSpacing"/>
      </w:pPr>
    </w:p>
    <w:p w14:paraId="3A189037" w14:textId="77777777" w:rsidR="00C61243" w:rsidRPr="002546AC" w:rsidRDefault="00C61243" w:rsidP="00E9760F">
      <w:pPr>
        <w:pStyle w:val="Heading3"/>
      </w:pPr>
      <w:r w:rsidRPr="002546AC">
        <w:t>Header Token</w:t>
      </w:r>
    </w:p>
    <w:p w14:paraId="5B615011" w14:textId="77777777" w:rsidR="00CE09AC" w:rsidRDefault="00AE077C" w:rsidP="003028AB">
      <w:pPr>
        <w:pStyle w:val="NoSpacing"/>
        <w:numPr>
          <w:ilvl w:val="0"/>
          <w:numId w:val="75"/>
        </w:numPr>
      </w:pPr>
      <w:r>
        <w:t>The Header token contains a count of the number of tokens associated with the message and the overall length of the all token data</w:t>
      </w:r>
    </w:p>
    <w:p w14:paraId="3F497DF5" w14:textId="77777777" w:rsidR="00AE077C" w:rsidRDefault="00AE077C" w:rsidP="003028AB">
      <w:pPr>
        <w:pStyle w:val="NoSpacing"/>
      </w:pPr>
    </w:p>
    <w:p w14:paraId="0171FB6C" w14:textId="77777777" w:rsidR="00AE077C" w:rsidRDefault="00AE077C" w:rsidP="003028AB">
      <w:pPr>
        <w:pStyle w:val="NoSpacing"/>
        <w:numPr>
          <w:ilvl w:val="0"/>
          <w:numId w:val="75"/>
        </w:numPr>
      </w:pPr>
      <w:r>
        <w:t>The Header token is illustrated below:</w:t>
      </w:r>
    </w:p>
    <w:p w14:paraId="0CC7026E" w14:textId="77777777" w:rsidR="00AE077C" w:rsidRDefault="00AE077C" w:rsidP="00AE077C">
      <w:pPr>
        <w:pStyle w:val="ListParagraph"/>
      </w:pPr>
    </w:p>
    <w:tbl>
      <w:tblPr>
        <w:tblStyle w:val="TableGrid"/>
        <w:tblW w:w="7488" w:type="dxa"/>
        <w:tblInd w:w="1075" w:type="dxa"/>
        <w:tblBorders>
          <w:left w:val="none" w:sz="0" w:space="0" w:color="auto"/>
          <w:right w:val="none" w:sz="0" w:space="0" w:color="auto"/>
        </w:tblBorders>
        <w:tblLook w:val="04A0" w:firstRow="1" w:lastRow="0" w:firstColumn="1" w:lastColumn="0" w:noHBand="0" w:noVBand="1"/>
      </w:tblPr>
      <w:tblGrid>
        <w:gridCol w:w="1872"/>
        <w:gridCol w:w="1872"/>
        <w:gridCol w:w="1872"/>
        <w:gridCol w:w="1872"/>
      </w:tblGrid>
      <w:tr w:rsidR="00283C7A" w:rsidRPr="00D8386F" w14:paraId="3AE27C94" w14:textId="77777777" w:rsidTr="002546AC">
        <w:tc>
          <w:tcPr>
            <w:tcW w:w="7488" w:type="dxa"/>
            <w:gridSpan w:val="4"/>
            <w:shd w:val="clear" w:color="auto" w:fill="BFBFBF" w:themeFill="background1" w:themeFillShade="BF"/>
          </w:tcPr>
          <w:p w14:paraId="49B4DF2C" w14:textId="77777777" w:rsidR="00283C7A" w:rsidRPr="00C825D7" w:rsidRDefault="00283C7A" w:rsidP="003028AB">
            <w:pPr>
              <w:pStyle w:val="NoSpacing"/>
              <w:rPr>
                <w:lang w:val="fr-FR"/>
              </w:rPr>
            </w:pPr>
            <w:r w:rsidRPr="00C825D7">
              <w:rPr>
                <w:lang w:val="fr-FR"/>
              </w:rPr>
              <w:t>H E A D E R     T O K E N</w:t>
            </w:r>
          </w:p>
        </w:tc>
      </w:tr>
      <w:tr w:rsidR="001E4212" w:rsidRPr="00AE077C" w14:paraId="71DF88D8" w14:textId="77777777" w:rsidTr="002546AC">
        <w:tc>
          <w:tcPr>
            <w:tcW w:w="1872" w:type="dxa"/>
            <w:shd w:val="clear" w:color="auto" w:fill="F2F2F2" w:themeFill="background1" w:themeFillShade="F2"/>
          </w:tcPr>
          <w:p w14:paraId="1DD216FB" w14:textId="77777777" w:rsidR="001E4212" w:rsidRPr="00AE077C" w:rsidRDefault="001E4212" w:rsidP="003028AB">
            <w:pPr>
              <w:pStyle w:val="NoSpacing"/>
            </w:pPr>
            <w:r w:rsidRPr="00AE077C">
              <w:t>Eye Catcher</w:t>
            </w:r>
          </w:p>
        </w:tc>
        <w:tc>
          <w:tcPr>
            <w:tcW w:w="1872" w:type="dxa"/>
            <w:shd w:val="clear" w:color="auto" w:fill="F2F2F2" w:themeFill="background1" w:themeFillShade="F2"/>
          </w:tcPr>
          <w:p w14:paraId="1FC84D2A" w14:textId="77777777" w:rsidR="001E4212" w:rsidRPr="00AE077C" w:rsidRDefault="001E4212" w:rsidP="003028AB">
            <w:pPr>
              <w:pStyle w:val="NoSpacing"/>
            </w:pPr>
            <w:r>
              <w:t>User Field 1</w:t>
            </w:r>
          </w:p>
        </w:tc>
        <w:tc>
          <w:tcPr>
            <w:tcW w:w="1872" w:type="dxa"/>
            <w:shd w:val="clear" w:color="auto" w:fill="F2F2F2" w:themeFill="background1" w:themeFillShade="F2"/>
          </w:tcPr>
          <w:p w14:paraId="6244FDA7" w14:textId="77777777" w:rsidR="001E4212" w:rsidRPr="00AE077C" w:rsidRDefault="001E4212" w:rsidP="003028AB">
            <w:pPr>
              <w:pStyle w:val="NoSpacing"/>
            </w:pPr>
            <w:r w:rsidRPr="00AE077C">
              <w:t>Count</w:t>
            </w:r>
          </w:p>
        </w:tc>
        <w:tc>
          <w:tcPr>
            <w:tcW w:w="1872" w:type="dxa"/>
            <w:shd w:val="clear" w:color="auto" w:fill="F2F2F2" w:themeFill="background1" w:themeFillShade="F2"/>
          </w:tcPr>
          <w:p w14:paraId="0BC3CEC1" w14:textId="77777777" w:rsidR="001E4212" w:rsidRPr="00AE077C" w:rsidRDefault="001E4212" w:rsidP="003028AB">
            <w:pPr>
              <w:pStyle w:val="NoSpacing"/>
            </w:pPr>
            <w:r w:rsidRPr="00AE077C">
              <w:t>Length</w:t>
            </w:r>
          </w:p>
        </w:tc>
      </w:tr>
      <w:tr w:rsidR="001E4212" w14:paraId="592E3108" w14:textId="77777777" w:rsidTr="002546AC">
        <w:tc>
          <w:tcPr>
            <w:tcW w:w="1872" w:type="dxa"/>
          </w:tcPr>
          <w:p w14:paraId="2791B24B" w14:textId="77777777" w:rsidR="001E4212" w:rsidRDefault="001E4212" w:rsidP="003028AB">
            <w:pPr>
              <w:pStyle w:val="NoSpacing"/>
            </w:pPr>
            <w:r>
              <w:t>&amp;</w:t>
            </w:r>
          </w:p>
        </w:tc>
        <w:tc>
          <w:tcPr>
            <w:tcW w:w="1872" w:type="dxa"/>
          </w:tcPr>
          <w:p w14:paraId="1B71A969" w14:textId="77777777" w:rsidR="001E4212" w:rsidRDefault="001E4212" w:rsidP="003028AB">
            <w:pPr>
              <w:pStyle w:val="NoSpacing"/>
            </w:pPr>
            <w:r>
              <w:t>Blank filled</w:t>
            </w:r>
          </w:p>
        </w:tc>
        <w:tc>
          <w:tcPr>
            <w:tcW w:w="1872" w:type="dxa"/>
          </w:tcPr>
          <w:p w14:paraId="727CE387" w14:textId="77777777" w:rsidR="001E4212" w:rsidRDefault="001E4212" w:rsidP="003028AB">
            <w:pPr>
              <w:pStyle w:val="NoSpacing"/>
            </w:pPr>
            <w:r>
              <w:t>00002</w:t>
            </w:r>
          </w:p>
        </w:tc>
        <w:tc>
          <w:tcPr>
            <w:tcW w:w="1872" w:type="dxa"/>
          </w:tcPr>
          <w:p w14:paraId="3C31AFB3" w14:textId="77777777" w:rsidR="001E4212" w:rsidRDefault="001E4212" w:rsidP="003028AB">
            <w:pPr>
              <w:pStyle w:val="NoSpacing"/>
            </w:pPr>
            <w:r>
              <w:t>000</w:t>
            </w:r>
            <w:r w:rsidR="006F7938">
              <w:t>5</w:t>
            </w:r>
            <w:r w:rsidR="000A1162">
              <w:t>6</w:t>
            </w:r>
          </w:p>
        </w:tc>
      </w:tr>
    </w:tbl>
    <w:p w14:paraId="5C1BD2ED" w14:textId="77777777" w:rsidR="00AC60DC" w:rsidRDefault="00FF5876" w:rsidP="003028AB">
      <w:pPr>
        <w:pStyle w:val="NoSpacing"/>
      </w:pPr>
      <w:r>
        <w:t>This sample indicates that there a</w:t>
      </w:r>
      <w:r w:rsidR="002B6911">
        <w:t>r</w:t>
      </w:r>
      <w:r>
        <w:t xml:space="preserve">e 2 tokens with a total length of </w:t>
      </w:r>
      <w:r w:rsidR="006F7938">
        <w:t>5</w:t>
      </w:r>
      <w:r w:rsidR="00B77BAD">
        <w:t>6</w:t>
      </w:r>
    </w:p>
    <w:p w14:paraId="3277B1D4" w14:textId="77777777" w:rsidR="00FF5876" w:rsidRPr="009969F7" w:rsidRDefault="00FF5876" w:rsidP="003028AB">
      <w:pPr>
        <w:pStyle w:val="NoSpacing"/>
      </w:pPr>
    </w:p>
    <w:p w14:paraId="34EDE2CA" w14:textId="77777777" w:rsidR="00AE077C" w:rsidRDefault="00AE077C" w:rsidP="003028AB">
      <w:pPr>
        <w:pStyle w:val="NoSpacing"/>
      </w:pPr>
      <w:r w:rsidRPr="00AE077C">
        <w:t>Eye Catcher</w:t>
      </w:r>
    </w:p>
    <w:p w14:paraId="252231E1" w14:textId="77777777" w:rsidR="00AE077C" w:rsidRDefault="00AE077C" w:rsidP="003028AB">
      <w:pPr>
        <w:pStyle w:val="NoSpacing"/>
        <w:numPr>
          <w:ilvl w:val="0"/>
          <w:numId w:val="76"/>
        </w:numPr>
      </w:pPr>
      <w:r>
        <w:t>The first field in the Header token contains an eye catcher</w:t>
      </w:r>
    </w:p>
    <w:p w14:paraId="2BE05E0E" w14:textId="77777777" w:rsidR="00AE077C" w:rsidRDefault="00AE077C" w:rsidP="003028AB">
      <w:pPr>
        <w:pStyle w:val="NoSpacing"/>
        <w:numPr>
          <w:ilvl w:val="0"/>
          <w:numId w:val="76"/>
        </w:numPr>
      </w:pPr>
      <w:r>
        <w:t>The eye catcher makes it easy to locate token information</w:t>
      </w:r>
    </w:p>
    <w:p w14:paraId="59850657" w14:textId="77777777" w:rsidR="00AE077C" w:rsidRDefault="00AE077C" w:rsidP="003028AB">
      <w:pPr>
        <w:pStyle w:val="NoSpacing"/>
        <w:numPr>
          <w:ilvl w:val="0"/>
          <w:numId w:val="76"/>
        </w:numPr>
      </w:pPr>
      <w:r>
        <w:t>The eye catcher i</w:t>
      </w:r>
      <w:r w:rsidR="005D0585">
        <w:t>n</w:t>
      </w:r>
      <w:r>
        <w:t xml:space="preserve"> the Header token is an ampersand "&amp;"</w:t>
      </w:r>
    </w:p>
    <w:p w14:paraId="5F512DD7" w14:textId="77777777" w:rsidR="00AE077C" w:rsidRDefault="00AE077C" w:rsidP="003028AB">
      <w:pPr>
        <w:pStyle w:val="NoSpacing"/>
      </w:pPr>
    </w:p>
    <w:p w14:paraId="48588312" w14:textId="77777777" w:rsidR="001E4212" w:rsidRDefault="001E4212" w:rsidP="003028AB">
      <w:pPr>
        <w:pStyle w:val="NoSpacing"/>
      </w:pPr>
      <w:r>
        <w:t>User Field 1</w:t>
      </w:r>
    </w:p>
    <w:p w14:paraId="06A92DF2" w14:textId="77777777" w:rsidR="001E4212" w:rsidRDefault="001E4212" w:rsidP="003028AB">
      <w:pPr>
        <w:pStyle w:val="NoSpacing"/>
        <w:numPr>
          <w:ilvl w:val="0"/>
          <w:numId w:val="76"/>
        </w:numPr>
      </w:pPr>
      <w:r>
        <w:t>The second field is blank filled " "</w:t>
      </w:r>
    </w:p>
    <w:p w14:paraId="23545FAD" w14:textId="77777777" w:rsidR="009969F7" w:rsidRDefault="009969F7" w:rsidP="003028AB">
      <w:pPr>
        <w:pStyle w:val="NoSpacing"/>
      </w:pPr>
    </w:p>
    <w:p w14:paraId="76E7439D" w14:textId="77777777" w:rsidR="00AE077C" w:rsidRDefault="00AE077C" w:rsidP="003028AB">
      <w:pPr>
        <w:pStyle w:val="NoSpacing"/>
      </w:pPr>
      <w:r>
        <w:t>Count</w:t>
      </w:r>
    </w:p>
    <w:p w14:paraId="2119E116" w14:textId="77777777" w:rsidR="00AE077C" w:rsidRDefault="00AE077C" w:rsidP="003028AB">
      <w:pPr>
        <w:pStyle w:val="NoSpacing"/>
        <w:numPr>
          <w:ilvl w:val="0"/>
          <w:numId w:val="76"/>
        </w:numPr>
      </w:pPr>
      <w:r>
        <w:t xml:space="preserve">The </w:t>
      </w:r>
      <w:r w:rsidR="001E4212">
        <w:t>third</w:t>
      </w:r>
      <w:r>
        <w:t xml:space="preserve"> field contains the token count</w:t>
      </w:r>
    </w:p>
    <w:p w14:paraId="78DCD6FD" w14:textId="77777777" w:rsidR="00AE077C" w:rsidRDefault="00AE077C" w:rsidP="003028AB">
      <w:pPr>
        <w:pStyle w:val="NoSpacing"/>
        <w:numPr>
          <w:ilvl w:val="0"/>
          <w:numId w:val="76"/>
        </w:numPr>
      </w:pPr>
      <w:r>
        <w:t xml:space="preserve">In the </w:t>
      </w:r>
      <w:r w:rsidR="00DB54C7">
        <w:t>exa</w:t>
      </w:r>
      <w:r>
        <w:t>mple</w:t>
      </w:r>
      <w:r w:rsidR="00DB54C7">
        <w:t>, the token</w:t>
      </w:r>
      <w:r>
        <w:t xml:space="preserve"> count field contains the value 2, this indicates that there are 2 tokens, the Header token, plus one additional token</w:t>
      </w:r>
    </w:p>
    <w:p w14:paraId="4B30AB7C" w14:textId="77777777" w:rsidR="004E28E5" w:rsidRDefault="004E28E5" w:rsidP="003028AB">
      <w:pPr>
        <w:pStyle w:val="NoSpacing"/>
      </w:pPr>
    </w:p>
    <w:p w14:paraId="252F8C64" w14:textId="77777777" w:rsidR="00AE077C" w:rsidRDefault="00AE077C" w:rsidP="003028AB">
      <w:pPr>
        <w:pStyle w:val="NoSpacing"/>
      </w:pPr>
      <w:r>
        <w:t>Length</w:t>
      </w:r>
    </w:p>
    <w:p w14:paraId="2C2991BA" w14:textId="77777777" w:rsidR="00AE077C" w:rsidRDefault="00AE077C" w:rsidP="003028AB">
      <w:pPr>
        <w:pStyle w:val="NoSpacing"/>
        <w:numPr>
          <w:ilvl w:val="0"/>
          <w:numId w:val="76"/>
        </w:numPr>
      </w:pPr>
      <w:r>
        <w:t xml:space="preserve">The </w:t>
      </w:r>
      <w:r w:rsidR="001E4212">
        <w:t>fourth</w:t>
      </w:r>
      <w:r>
        <w:t xml:space="preserve"> field contains the overall length of the token data</w:t>
      </w:r>
    </w:p>
    <w:p w14:paraId="51C8454A" w14:textId="77777777" w:rsidR="00AE077C" w:rsidRDefault="00AE077C" w:rsidP="003028AB">
      <w:pPr>
        <w:pStyle w:val="NoSpacing"/>
        <w:numPr>
          <w:ilvl w:val="0"/>
          <w:numId w:val="76"/>
        </w:numPr>
      </w:pPr>
      <w:r>
        <w:t>The length includes the total length of the Header token, plus the length of each individual token</w:t>
      </w:r>
      <w:r w:rsidR="00DB54C7">
        <w:t xml:space="preserve"> added to the message</w:t>
      </w:r>
    </w:p>
    <w:p w14:paraId="0B1714FB" w14:textId="77777777" w:rsidR="00AE077C" w:rsidRDefault="00AE077C" w:rsidP="003028AB">
      <w:pPr>
        <w:pStyle w:val="NoSpacing"/>
      </w:pPr>
    </w:p>
    <w:p w14:paraId="0F8CA6A5" w14:textId="77777777" w:rsidR="0026125D" w:rsidRDefault="0026125D">
      <w:pPr>
        <w:rPr>
          <w:rFonts w:asciiTheme="majorHAnsi" w:eastAsiaTheme="majorEastAsia" w:hAnsiTheme="majorHAnsi" w:cs="Arial"/>
          <w:b/>
          <w:snapToGrid w:val="0"/>
          <w:color w:val="375623" w:themeColor="accent4"/>
          <w:sz w:val="20"/>
          <w:szCs w:val="22"/>
          <w:lang w:val="en-GB"/>
        </w:rPr>
      </w:pPr>
      <w:r>
        <w:br w:type="page"/>
      </w:r>
    </w:p>
    <w:p w14:paraId="21E1CA08" w14:textId="77777777" w:rsidR="006E0985" w:rsidRPr="00283C7A" w:rsidRDefault="006E0985" w:rsidP="004B1B34">
      <w:pPr>
        <w:pStyle w:val="Heading4"/>
      </w:pPr>
      <w:r w:rsidRPr="00283C7A">
        <w:lastRenderedPageBreak/>
        <w:t>Header token layout</w:t>
      </w:r>
    </w:p>
    <w:p w14:paraId="6E105052" w14:textId="77777777" w:rsidR="00283C7A" w:rsidRDefault="00283C7A" w:rsidP="003028AB">
      <w:pPr>
        <w:pStyle w:val="NoSpacing"/>
      </w:pPr>
    </w:p>
    <w:tbl>
      <w:tblPr>
        <w:tblStyle w:val="TableGrid"/>
        <w:tblW w:w="8725" w:type="dxa"/>
        <w:tblInd w:w="1075" w:type="dxa"/>
        <w:tblBorders>
          <w:left w:val="none" w:sz="0" w:space="0" w:color="auto"/>
          <w:right w:val="none" w:sz="0" w:space="0" w:color="auto"/>
        </w:tblBorders>
        <w:tblLook w:val="04A0" w:firstRow="1" w:lastRow="0" w:firstColumn="1" w:lastColumn="0" w:noHBand="0" w:noVBand="1"/>
      </w:tblPr>
      <w:tblGrid>
        <w:gridCol w:w="1356"/>
        <w:gridCol w:w="1248"/>
        <w:gridCol w:w="4740"/>
        <w:gridCol w:w="1381"/>
      </w:tblGrid>
      <w:tr w:rsidR="006E0985" w14:paraId="49FD1C1C" w14:textId="77777777" w:rsidTr="0026125D">
        <w:trPr>
          <w:tblHeader/>
        </w:trPr>
        <w:tc>
          <w:tcPr>
            <w:tcW w:w="1117" w:type="dxa"/>
            <w:shd w:val="clear" w:color="auto" w:fill="FFFFFF" w:themeFill="background1"/>
          </w:tcPr>
          <w:p w14:paraId="02E65B92" w14:textId="77777777" w:rsidR="006E0985" w:rsidRDefault="006E0985" w:rsidP="003028AB">
            <w:pPr>
              <w:pStyle w:val="NoSpacing"/>
            </w:pPr>
            <w:r>
              <w:t>Position</w:t>
            </w:r>
          </w:p>
        </w:tc>
        <w:tc>
          <w:tcPr>
            <w:tcW w:w="994" w:type="dxa"/>
            <w:shd w:val="clear" w:color="auto" w:fill="FFFFFF" w:themeFill="background1"/>
          </w:tcPr>
          <w:p w14:paraId="5A53943A" w14:textId="77777777" w:rsidR="006E0985" w:rsidRDefault="006E0985" w:rsidP="003028AB">
            <w:pPr>
              <w:pStyle w:val="NoSpacing"/>
            </w:pPr>
            <w:r>
              <w:t>Length</w:t>
            </w:r>
          </w:p>
        </w:tc>
        <w:tc>
          <w:tcPr>
            <w:tcW w:w="5184" w:type="dxa"/>
            <w:shd w:val="clear" w:color="auto" w:fill="FFFFFF" w:themeFill="background1"/>
          </w:tcPr>
          <w:p w14:paraId="536A6B02" w14:textId="77777777" w:rsidR="006E0985" w:rsidRDefault="006E0985" w:rsidP="003028AB">
            <w:pPr>
              <w:pStyle w:val="NoSpacing"/>
            </w:pPr>
            <w:r>
              <w:t>Field Name &amp; Description</w:t>
            </w:r>
          </w:p>
        </w:tc>
        <w:tc>
          <w:tcPr>
            <w:tcW w:w="1430" w:type="dxa"/>
            <w:shd w:val="clear" w:color="auto" w:fill="FFFFFF" w:themeFill="background1"/>
          </w:tcPr>
          <w:p w14:paraId="349818D3" w14:textId="77777777" w:rsidR="006E0985" w:rsidRDefault="006E0985" w:rsidP="003028AB">
            <w:pPr>
              <w:pStyle w:val="NoSpacing"/>
            </w:pPr>
            <w:r>
              <w:t>Data Type</w:t>
            </w:r>
          </w:p>
        </w:tc>
      </w:tr>
      <w:tr w:rsidR="006E0985" w:rsidRPr="006E0985" w14:paraId="284D986C" w14:textId="77777777" w:rsidTr="0026125D">
        <w:tc>
          <w:tcPr>
            <w:tcW w:w="1117" w:type="dxa"/>
          </w:tcPr>
          <w:p w14:paraId="0E2C46A0" w14:textId="77777777" w:rsidR="006E0985" w:rsidRPr="006E0985" w:rsidRDefault="006E0985" w:rsidP="003028AB">
            <w:pPr>
              <w:pStyle w:val="NoSpacing"/>
            </w:pPr>
            <w:r>
              <w:t>1</w:t>
            </w:r>
          </w:p>
        </w:tc>
        <w:tc>
          <w:tcPr>
            <w:tcW w:w="994" w:type="dxa"/>
          </w:tcPr>
          <w:p w14:paraId="539E238B" w14:textId="77777777" w:rsidR="006E0985" w:rsidRPr="006E0985" w:rsidRDefault="006E0985" w:rsidP="003028AB">
            <w:pPr>
              <w:pStyle w:val="NoSpacing"/>
            </w:pPr>
            <w:r>
              <w:t>1</w:t>
            </w:r>
          </w:p>
        </w:tc>
        <w:tc>
          <w:tcPr>
            <w:tcW w:w="5184" w:type="dxa"/>
          </w:tcPr>
          <w:p w14:paraId="74C666E8" w14:textId="77777777" w:rsidR="006E0985" w:rsidRPr="006E0985" w:rsidRDefault="006E0985" w:rsidP="003028AB">
            <w:pPr>
              <w:pStyle w:val="NoSpacing"/>
            </w:pPr>
            <w:r w:rsidRPr="006E0985">
              <w:t>Eye Catcher</w:t>
            </w:r>
          </w:p>
          <w:p w14:paraId="7A66C332" w14:textId="77777777" w:rsidR="006E0985" w:rsidRDefault="006E0985" w:rsidP="003028AB">
            <w:pPr>
              <w:pStyle w:val="NoSpacing"/>
            </w:pPr>
            <w:r>
              <w:t>Indicates the start of token data. The only valid value is an ampersand:</w:t>
            </w:r>
          </w:p>
          <w:p w14:paraId="535B4B2D" w14:textId="77777777" w:rsidR="006E0985" w:rsidRPr="006E0985" w:rsidRDefault="006E0985" w:rsidP="003028AB">
            <w:pPr>
              <w:pStyle w:val="NoSpacing"/>
            </w:pPr>
            <w:r w:rsidRPr="006E0985">
              <w:t>&amp;</w:t>
            </w:r>
          </w:p>
        </w:tc>
        <w:tc>
          <w:tcPr>
            <w:tcW w:w="1430" w:type="dxa"/>
          </w:tcPr>
          <w:p w14:paraId="705FDA7B" w14:textId="77777777" w:rsidR="006E0985" w:rsidRPr="006E0985" w:rsidRDefault="006E0985" w:rsidP="003028AB">
            <w:pPr>
              <w:pStyle w:val="NoSpacing"/>
            </w:pPr>
            <w:r>
              <w:t>PIC X(1)</w:t>
            </w:r>
          </w:p>
        </w:tc>
      </w:tr>
      <w:tr w:rsidR="006E0985" w:rsidRPr="006E0985" w14:paraId="64B2E2C5" w14:textId="77777777" w:rsidTr="0026125D">
        <w:tc>
          <w:tcPr>
            <w:tcW w:w="1117" w:type="dxa"/>
          </w:tcPr>
          <w:p w14:paraId="43DD24E7" w14:textId="77777777" w:rsidR="006E0985" w:rsidRDefault="006E0985" w:rsidP="003028AB">
            <w:pPr>
              <w:pStyle w:val="NoSpacing"/>
            </w:pPr>
            <w:r>
              <w:t>2</w:t>
            </w:r>
          </w:p>
        </w:tc>
        <w:tc>
          <w:tcPr>
            <w:tcW w:w="994" w:type="dxa"/>
          </w:tcPr>
          <w:p w14:paraId="15DD7834" w14:textId="77777777" w:rsidR="006E0985" w:rsidRDefault="006E0985" w:rsidP="003028AB">
            <w:pPr>
              <w:pStyle w:val="NoSpacing"/>
            </w:pPr>
            <w:r>
              <w:t>1</w:t>
            </w:r>
          </w:p>
        </w:tc>
        <w:tc>
          <w:tcPr>
            <w:tcW w:w="5184" w:type="dxa"/>
          </w:tcPr>
          <w:p w14:paraId="6C5924E6" w14:textId="77777777" w:rsidR="006E0985" w:rsidRDefault="006E0985" w:rsidP="003028AB">
            <w:pPr>
              <w:pStyle w:val="NoSpacing"/>
            </w:pPr>
            <w:r>
              <w:t>User Field 1</w:t>
            </w:r>
          </w:p>
          <w:p w14:paraId="32E98CBB" w14:textId="77777777" w:rsidR="006E0985" w:rsidRPr="006E0985" w:rsidRDefault="006E0985" w:rsidP="003028AB">
            <w:pPr>
              <w:pStyle w:val="NoSpacing"/>
            </w:pPr>
            <w:r w:rsidRPr="006E0985">
              <w:t>Blank filled</w:t>
            </w:r>
          </w:p>
        </w:tc>
        <w:tc>
          <w:tcPr>
            <w:tcW w:w="1430" w:type="dxa"/>
          </w:tcPr>
          <w:p w14:paraId="44C8C178" w14:textId="77777777" w:rsidR="006E0985" w:rsidRDefault="006E0985" w:rsidP="003028AB">
            <w:pPr>
              <w:pStyle w:val="NoSpacing"/>
            </w:pPr>
            <w:r>
              <w:t>PIC X(1)</w:t>
            </w:r>
          </w:p>
        </w:tc>
      </w:tr>
      <w:tr w:rsidR="006E0985" w:rsidRPr="006E0985" w14:paraId="5206C48B" w14:textId="77777777" w:rsidTr="0026125D">
        <w:tc>
          <w:tcPr>
            <w:tcW w:w="1117" w:type="dxa"/>
          </w:tcPr>
          <w:p w14:paraId="3DB29907" w14:textId="77777777" w:rsidR="006E0985" w:rsidRDefault="006E0985" w:rsidP="003028AB">
            <w:pPr>
              <w:pStyle w:val="NoSpacing"/>
            </w:pPr>
            <w:r>
              <w:t>3-7</w:t>
            </w:r>
          </w:p>
        </w:tc>
        <w:tc>
          <w:tcPr>
            <w:tcW w:w="994" w:type="dxa"/>
          </w:tcPr>
          <w:p w14:paraId="07A565E2" w14:textId="77777777" w:rsidR="006E0985" w:rsidRDefault="006E0985" w:rsidP="003028AB">
            <w:pPr>
              <w:pStyle w:val="NoSpacing"/>
            </w:pPr>
            <w:r>
              <w:t>5</w:t>
            </w:r>
          </w:p>
        </w:tc>
        <w:tc>
          <w:tcPr>
            <w:tcW w:w="5184" w:type="dxa"/>
          </w:tcPr>
          <w:p w14:paraId="6F423563" w14:textId="77777777" w:rsidR="006E0985" w:rsidRDefault="006E0985" w:rsidP="003028AB">
            <w:pPr>
              <w:pStyle w:val="NoSpacing"/>
            </w:pPr>
            <w:r>
              <w:t>Count Number of tokens</w:t>
            </w:r>
          </w:p>
          <w:p w14:paraId="5A071033" w14:textId="77777777" w:rsidR="006E0985" w:rsidRPr="006E0985" w:rsidRDefault="006E0985" w:rsidP="003028AB">
            <w:pPr>
              <w:pStyle w:val="NoSpacing"/>
            </w:pPr>
            <w:r>
              <w:t>Indicates the number of tokens, including the Header token, that are present in the token data buffer</w:t>
            </w:r>
          </w:p>
        </w:tc>
        <w:tc>
          <w:tcPr>
            <w:tcW w:w="1430" w:type="dxa"/>
          </w:tcPr>
          <w:p w14:paraId="5C054A78" w14:textId="77777777" w:rsidR="006E0985" w:rsidRDefault="006E0985" w:rsidP="003028AB">
            <w:pPr>
              <w:pStyle w:val="NoSpacing"/>
            </w:pPr>
            <w:r>
              <w:t>PIC 9(5)</w:t>
            </w:r>
          </w:p>
        </w:tc>
      </w:tr>
      <w:tr w:rsidR="006E0985" w:rsidRPr="006E0985" w14:paraId="754FB00D" w14:textId="77777777" w:rsidTr="0026125D">
        <w:tc>
          <w:tcPr>
            <w:tcW w:w="1117" w:type="dxa"/>
          </w:tcPr>
          <w:p w14:paraId="68AEF85D" w14:textId="77777777" w:rsidR="006E0985" w:rsidRDefault="006E0985" w:rsidP="003028AB">
            <w:pPr>
              <w:pStyle w:val="NoSpacing"/>
            </w:pPr>
            <w:r>
              <w:t>8-12</w:t>
            </w:r>
          </w:p>
        </w:tc>
        <w:tc>
          <w:tcPr>
            <w:tcW w:w="994" w:type="dxa"/>
          </w:tcPr>
          <w:p w14:paraId="1B7AE8E5" w14:textId="77777777" w:rsidR="006E0985" w:rsidRDefault="006E0985" w:rsidP="003028AB">
            <w:pPr>
              <w:pStyle w:val="NoSpacing"/>
            </w:pPr>
            <w:r>
              <w:t>5</w:t>
            </w:r>
          </w:p>
        </w:tc>
        <w:tc>
          <w:tcPr>
            <w:tcW w:w="5184" w:type="dxa"/>
          </w:tcPr>
          <w:p w14:paraId="55455C40" w14:textId="77777777" w:rsidR="006E0985" w:rsidRDefault="006E0985" w:rsidP="003028AB">
            <w:pPr>
              <w:pStyle w:val="NoSpacing"/>
            </w:pPr>
            <w:r>
              <w:t>Length of all tokens</w:t>
            </w:r>
          </w:p>
          <w:p w14:paraId="60F0F2E4" w14:textId="77777777" w:rsidR="004D1823" w:rsidRDefault="006E0985" w:rsidP="003028AB">
            <w:pPr>
              <w:pStyle w:val="NoSpacing"/>
            </w:pPr>
            <w:r>
              <w:t>The length of all token data, including the Header token and Token header structures, present in a token data buffer</w:t>
            </w:r>
            <w:r w:rsidR="002C25B1">
              <w:t>.</w:t>
            </w:r>
          </w:p>
          <w:p w14:paraId="16A30765" w14:textId="77777777" w:rsidR="002C25B1" w:rsidRPr="006E0985" w:rsidRDefault="002C25B1" w:rsidP="003028AB">
            <w:pPr>
              <w:pStyle w:val="NoSpacing"/>
            </w:pPr>
            <w:r>
              <w:t>The length in this field must be an even number</w:t>
            </w:r>
          </w:p>
        </w:tc>
        <w:tc>
          <w:tcPr>
            <w:tcW w:w="1430" w:type="dxa"/>
          </w:tcPr>
          <w:p w14:paraId="075F7D1F" w14:textId="77777777" w:rsidR="006E0985" w:rsidRDefault="006E0985" w:rsidP="003028AB">
            <w:pPr>
              <w:pStyle w:val="NoSpacing"/>
            </w:pPr>
            <w:r>
              <w:t>PIC 9(5)</w:t>
            </w:r>
          </w:p>
        </w:tc>
      </w:tr>
    </w:tbl>
    <w:p w14:paraId="0D21DFDB" w14:textId="77777777" w:rsidR="009969F7" w:rsidRDefault="009969F7" w:rsidP="003028AB">
      <w:pPr>
        <w:pStyle w:val="NoSpacing"/>
      </w:pPr>
    </w:p>
    <w:p w14:paraId="67959538" w14:textId="77777777" w:rsidR="004B1B34" w:rsidRPr="009969F7" w:rsidRDefault="004B1B34" w:rsidP="003028AB">
      <w:pPr>
        <w:pStyle w:val="NoSpacing"/>
      </w:pPr>
    </w:p>
    <w:p w14:paraId="708A7C2D" w14:textId="77777777" w:rsidR="006E0985" w:rsidRDefault="006E0985" w:rsidP="00E9760F">
      <w:pPr>
        <w:pStyle w:val="Heading3"/>
      </w:pPr>
      <w:r w:rsidRPr="00AE077C">
        <w:t>Token</w:t>
      </w:r>
      <w:r>
        <w:t xml:space="preserve"> Header</w:t>
      </w:r>
    </w:p>
    <w:p w14:paraId="0BCACDB3" w14:textId="77777777" w:rsidR="006E0985" w:rsidRDefault="004E28E5" w:rsidP="003028AB">
      <w:pPr>
        <w:pStyle w:val="NoSpacing"/>
        <w:numPr>
          <w:ilvl w:val="0"/>
          <w:numId w:val="75"/>
        </w:numPr>
      </w:pPr>
      <w:r>
        <w:t>Each token that is added to the message has its own token header</w:t>
      </w:r>
    </w:p>
    <w:p w14:paraId="7E420F89" w14:textId="77777777" w:rsidR="004E28E5" w:rsidRDefault="004E28E5" w:rsidP="003028AB">
      <w:pPr>
        <w:pStyle w:val="NoSpacing"/>
      </w:pPr>
    </w:p>
    <w:p w14:paraId="475AEDDC" w14:textId="77777777" w:rsidR="004E28E5" w:rsidRDefault="004E28E5" w:rsidP="003028AB">
      <w:pPr>
        <w:pStyle w:val="NoSpacing"/>
        <w:numPr>
          <w:ilvl w:val="0"/>
          <w:numId w:val="75"/>
        </w:numPr>
      </w:pPr>
      <w:r>
        <w:t>Unlikely to the Header token, which contains information about all tokens in the message, the token header contains information about the one specific token</w:t>
      </w:r>
    </w:p>
    <w:p w14:paraId="0663EAC4" w14:textId="77777777" w:rsidR="004E28E5" w:rsidRDefault="004E28E5" w:rsidP="004E28E5">
      <w:pPr>
        <w:pStyle w:val="ListParagraph"/>
      </w:pPr>
    </w:p>
    <w:p w14:paraId="42320C83" w14:textId="77777777" w:rsidR="004E28E5" w:rsidRDefault="004E28E5" w:rsidP="003028AB">
      <w:pPr>
        <w:pStyle w:val="NoSpacing"/>
        <w:numPr>
          <w:ilvl w:val="0"/>
          <w:numId w:val="75"/>
        </w:numPr>
      </w:pPr>
      <w:r>
        <w:t>The token header identifies the individual token and contains the length of the individual token</w:t>
      </w:r>
    </w:p>
    <w:p w14:paraId="1516D6FB" w14:textId="77777777" w:rsidR="004E28E5" w:rsidRDefault="004E28E5" w:rsidP="004E28E5">
      <w:pPr>
        <w:pStyle w:val="ListParagraph"/>
      </w:pPr>
    </w:p>
    <w:p w14:paraId="28422969" w14:textId="77777777" w:rsidR="004E28E5" w:rsidRDefault="004E28E5" w:rsidP="003028AB">
      <w:pPr>
        <w:pStyle w:val="NoSpacing"/>
        <w:numPr>
          <w:ilvl w:val="0"/>
          <w:numId w:val="75"/>
        </w:numPr>
      </w:pPr>
      <w:r>
        <w:t>The token header is followed by the token data</w:t>
      </w:r>
    </w:p>
    <w:p w14:paraId="0D3B6CE7" w14:textId="77777777" w:rsidR="004E28E5" w:rsidRDefault="004E28E5" w:rsidP="004E28E5">
      <w:pPr>
        <w:pStyle w:val="ListParagraph"/>
      </w:pPr>
    </w:p>
    <w:p w14:paraId="3BCD7F88" w14:textId="77777777" w:rsidR="004E28E5" w:rsidRDefault="004E28E5" w:rsidP="003028AB">
      <w:pPr>
        <w:pStyle w:val="NoSpacing"/>
        <w:numPr>
          <w:ilvl w:val="0"/>
          <w:numId w:val="75"/>
        </w:numPr>
      </w:pPr>
      <w:r>
        <w:t>Together, the token header and token data form a single token</w:t>
      </w:r>
    </w:p>
    <w:p w14:paraId="55A2654A" w14:textId="77777777" w:rsidR="004E28E5" w:rsidRDefault="004E28E5" w:rsidP="004E28E5">
      <w:pPr>
        <w:pStyle w:val="ListParagraph"/>
      </w:pPr>
    </w:p>
    <w:p w14:paraId="52149C67" w14:textId="77777777" w:rsidR="004E28E5" w:rsidRDefault="004E28E5" w:rsidP="003028AB">
      <w:pPr>
        <w:pStyle w:val="NoSpacing"/>
        <w:numPr>
          <w:ilvl w:val="0"/>
          <w:numId w:val="75"/>
        </w:numPr>
      </w:pPr>
      <w:r>
        <w:t>The general format is illustrated below:</w:t>
      </w:r>
    </w:p>
    <w:p w14:paraId="7BC0F10F" w14:textId="77777777" w:rsidR="003F2B27" w:rsidRDefault="003F2B27" w:rsidP="003F2B27">
      <w:pPr>
        <w:pStyle w:val="ListParagraph"/>
      </w:pPr>
    </w:p>
    <w:tbl>
      <w:tblPr>
        <w:tblStyle w:val="TableGrid"/>
        <w:tblW w:w="9376" w:type="dxa"/>
        <w:tblInd w:w="1075" w:type="dxa"/>
        <w:tblBorders>
          <w:left w:val="none" w:sz="0" w:space="0" w:color="auto"/>
          <w:right w:val="none" w:sz="0" w:space="0" w:color="auto"/>
        </w:tblBorders>
        <w:tblLook w:val="04A0" w:firstRow="1" w:lastRow="0" w:firstColumn="1" w:lastColumn="0" w:noHBand="0" w:noVBand="1"/>
      </w:tblPr>
      <w:tblGrid>
        <w:gridCol w:w="1471"/>
        <w:gridCol w:w="1670"/>
        <w:gridCol w:w="1296"/>
        <w:gridCol w:w="1629"/>
        <w:gridCol w:w="1670"/>
        <w:gridCol w:w="1640"/>
      </w:tblGrid>
      <w:tr w:rsidR="003F2B27" w14:paraId="1C3DADF8" w14:textId="77777777" w:rsidTr="004B1B34">
        <w:tc>
          <w:tcPr>
            <w:tcW w:w="9376" w:type="dxa"/>
            <w:gridSpan w:val="6"/>
            <w:shd w:val="clear" w:color="auto" w:fill="BFBFBF" w:themeFill="background1" w:themeFillShade="BF"/>
          </w:tcPr>
          <w:p w14:paraId="33ECBDE4" w14:textId="77777777" w:rsidR="003F2B27" w:rsidRPr="003F2B27" w:rsidRDefault="003F2B27" w:rsidP="003028AB">
            <w:pPr>
              <w:pStyle w:val="NoSpacing"/>
            </w:pPr>
            <w:r>
              <w:t xml:space="preserve">S I N G L E     </w:t>
            </w:r>
            <w:r w:rsidR="00283C7A">
              <w:t xml:space="preserve">I N D I V I D U A L     </w:t>
            </w:r>
            <w:r>
              <w:t>T O K E N</w:t>
            </w:r>
          </w:p>
        </w:tc>
      </w:tr>
      <w:tr w:rsidR="009969F7" w:rsidRPr="009969F7" w14:paraId="483178C0" w14:textId="77777777" w:rsidTr="004B1B34">
        <w:tc>
          <w:tcPr>
            <w:tcW w:w="7736" w:type="dxa"/>
            <w:gridSpan w:val="5"/>
            <w:shd w:val="clear" w:color="auto" w:fill="D9D9D9" w:themeFill="background1" w:themeFillShade="D9"/>
          </w:tcPr>
          <w:p w14:paraId="0547CA48" w14:textId="77777777" w:rsidR="009969F7" w:rsidRPr="009969F7" w:rsidRDefault="009969F7" w:rsidP="009969F7">
            <w:pPr>
              <w:pStyle w:val="ListParagraph"/>
              <w:spacing w:before="60" w:after="60"/>
              <w:ind w:left="0"/>
              <w:jc w:val="center"/>
              <w:rPr>
                <w:b/>
              </w:rPr>
            </w:pPr>
            <w:r w:rsidRPr="009969F7">
              <w:rPr>
                <w:b/>
              </w:rPr>
              <w:t>Token Header</w:t>
            </w:r>
          </w:p>
        </w:tc>
        <w:tc>
          <w:tcPr>
            <w:tcW w:w="1640" w:type="dxa"/>
            <w:shd w:val="clear" w:color="auto" w:fill="D9D9D9" w:themeFill="background1" w:themeFillShade="D9"/>
          </w:tcPr>
          <w:p w14:paraId="2E27CEB3" w14:textId="77777777" w:rsidR="009969F7" w:rsidRPr="009969F7" w:rsidRDefault="009969F7" w:rsidP="009969F7">
            <w:pPr>
              <w:pStyle w:val="ListParagraph"/>
              <w:spacing w:before="60" w:after="60"/>
              <w:ind w:left="0"/>
              <w:jc w:val="center"/>
              <w:rPr>
                <w:b/>
              </w:rPr>
            </w:pPr>
            <w:r w:rsidRPr="009969F7">
              <w:rPr>
                <w:b/>
              </w:rPr>
              <w:t>Token Data</w:t>
            </w:r>
          </w:p>
        </w:tc>
      </w:tr>
      <w:tr w:rsidR="003F2B27" w:rsidRPr="00AE077C" w14:paraId="751E3AFF" w14:textId="77777777" w:rsidTr="004B1B34">
        <w:tc>
          <w:tcPr>
            <w:tcW w:w="1471" w:type="dxa"/>
            <w:shd w:val="clear" w:color="auto" w:fill="F2F2F2" w:themeFill="background1" w:themeFillShade="F2"/>
          </w:tcPr>
          <w:p w14:paraId="2CF241C8" w14:textId="77777777" w:rsidR="00EC718D" w:rsidRPr="00AE077C" w:rsidRDefault="00EC718D" w:rsidP="003028AB">
            <w:pPr>
              <w:pStyle w:val="NoSpacing"/>
            </w:pPr>
            <w:r w:rsidRPr="00AE077C">
              <w:t>Eye Catcher</w:t>
            </w:r>
          </w:p>
        </w:tc>
        <w:tc>
          <w:tcPr>
            <w:tcW w:w="1670" w:type="dxa"/>
            <w:shd w:val="clear" w:color="auto" w:fill="F2F2F2" w:themeFill="background1" w:themeFillShade="F2"/>
          </w:tcPr>
          <w:p w14:paraId="64D25BF0" w14:textId="77777777" w:rsidR="00EC718D" w:rsidRDefault="00EC718D" w:rsidP="003028AB">
            <w:pPr>
              <w:pStyle w:val="NoSpacing"/>
            </w:pPr>
            <w:r>
              <w:t>User Field 1</w:t>
            </w:r>
          </w:p>
        </w:tc>
        <w:tc>
          <w:tcPr>
            <w:tcW w:w="1296" w:type="dxa"/>
            <w:shd w:val="clear" w:color="auto" w:fill="F2F2F2" w:themeFill="background1" w:themeFillShade="F2"/>
          </w:tcPr>
          <w:p w14:paraId="751DEE8F" w14:textId="77777777" w:rsidR="00EC718D" w:rsidRPr="00AE077C" w:rsidRDefault="00EC718D" w:rsidP="003028AB">
            <w:pPr>
              <w:pStyle w:val="NoSpacing"/>
            </w:pPr>
            <w:r>
              <w:t>Token ID</w:t>
            </w:r>
          </w:p>
        </w:tc>
        <w:tc>
          <w:tcPr>
            <w:tcW w:w="1629" w:type="dxa"/>
            <w:shd w:val="clear" w:color="auto" w:fill="F2F2F2" w:themeFill="background1" w:themeFillShade="F2"/>
          </w:tcPr>
          <w:p w14:paraId="1855E521" w14:textId="77777777" w:rsidR="00EC718D" w:rsidRPr="00AE077C" w:rsidRDefault="00EC718D" w:rsidP="003028AB">
            <w:pPr>
              <w:pStyle w:val="NoSpacing"/>
            </w:pPr>
            <w:r>
              <w:t xml:space="preserve">Token </w:t>
            </w:r>
            <w:r w:rsidRPr="00AE077C">
              <w:t>Length</w:t>
            </w:r>
          </w:p>
        </w:tc>
        <w:tc>
          <w:tcPr>
            <w:tcW w:w="1670" w:type="dxa"/>
            <w:shd w:val="clear" w:color="auto" w:fill="F2F2F2" w:themeFill="background1" w:themeFillShade="F2"/>
          </w:tcPr>
          <w:p w14:paraId="3243DC29" w14:textId="77777777" w:rsidR="00EC718D" w:rsidRDefault="00EC718D" w:rsidP="003028AB">
            <w:pPr>
              <w:pStyle w:val="NoSpacing"/>
            </w:pPr>
            <w:r>
              <w:t>User Field 2</w:t>
            </w:r>
          </w:p>
        </w:tc>
        <w:tc>
          <w:tcPr>
            <w:tcW w:w="1640" w:type="dxa"/>
            <w:shd w:val="clear" w:color="auto" w:fill="F2F2F2" w:themeFill="background1" w:themeFillShade="F2"/>
          </w:tcPr>
          <w:p w14:paraId="7061DB12" w14:textId="77777777" w:rsidR="00EC718D" w:rsidRDefault="00EC718D" w:rsidP="003028AB">
            <w:pPr>
              <w:pStyle w:val="NoSpacing"/>
            </w:pPr>
            <w:r>
              <w:t>Token Data</w:t>
            </w:r>
          </w:p>
        </w:tc>
      </w:tr>
      <w:tr w:rsidR="003F2B27" w14:paraId="78B32BB6" w14:textId="77777777" w:rsidTr="004B1B34">
        <w:tc>
          <w:tcPr>
            <w:tcW w:w="1471" w:type="dxa"/>
          </w:tcPr>
          <w:p w14:paraId="23CA3369" w14:textId="77777777" w:rsidR="00EC718D" w:rsidRDefault="00EC718D" w:rsidP="003028AB">
            <w:pPr>
              <w:pStyle w:val="NoSpacing"/>
            </w:pPr>
            <w:r>
              <w:lastRenderedPageBreak/>
              <w:t>!</w:t>
            </w:r>
          </w:p>
        </w:tc>
        <w:tc>
          <w:tcPr>
            <w:tcW w:w="1670" w:type="dxa"/>
          </w:tcPr>
          <w:p w14:paraId="1F2316D7" w14:textId="77777777" w:rsidR="00EC718D" w:rsidRDefault="007B5C08" w:rsidP="003028AB">
            <w:pPr>
              <w:pStyle w:val="NoSpacing"/>
            </w:pPr>
            <w:r>
              <w:t>" "</w:t>
            </w:r>
            <w:r w:rsidR="003F2B27">
              <w:t xml:space="preserve"> -</w:t>
            </w:r>
            <w:r>
              <w:t xml:space="preserve"> </w:t>
            </w:r>
            <w:r w:rsidR="00EC718D">
              <w:t>Blank filled</w:t>
            </w:r>
          </w:p>
        </w:tc>
        <w:tc>
          <w:tcPr>
            <w:tcW w:w="1296" w:type="dxa"/>
          </w:tcPr>
          <w:p w14:paraId="20300BD3" w14:textId="77777777" w:rsidR="00EC718D" w:rsidRDefault="00EC718D" w:rsidP="003028AB">
            <w:pPr>
              <w:pStyle w:val="NoSpacing"/>
            </w:pPr>
            <w:r>
              <w:t>SX</w:t>
            </w:r>
          </w:p>
        </w:tc>
        <w:tc>
          <w:tcPr>
            <w:tcW w:w="1629" w:type="dxa"/>
          </w:tcPr>
          <w:p w14:paraId="6E426FB2" w14:textId="77777777" w:rsidR="00EC718D" w:rsidRDefault="00EC718D" w:rsidP="003028AB">
            <w:pPr>
              <w:pStyle w:val="NoSpacing"/>
            </w:pPr>
            <w:r>
              <w:t>000</w:t>
            </w:r>
            <w:r w:rsidR="006F7938">
              <w:t>3</w:t>
            </w:r>
            <w:r w:rsidR="000A1162">
              <w:t>4</w:t>
            </w:r>
          </w:p>
        </w:tc>
        <w:tc>
          <w:tcPr>
            <w:tcW w:w="1670" w:type="dxa"/>
          </w:tcPr>
          <w:p w14:paraId="05C3FBE6" w14:textId="77777777" w:rsidR="00EC718D" w:rsidRDefault="003F2B27" w:rsidP="003028AB">
            <w:pPr>
              <w:pStyle w:val="NoSpacing"/>
            </w:pPr>
            <w:r>
              <w:t xml:space="preserve">" " - </w:t>
            </w:r>
            <w:r w:rsidR="00EC718D">
              <w:t>Blank filled</w:t>
            </w:r>
          </w:p>
        </w:tc>
        <w:tc>
          <w:tcPr>
            <w:tcW w:w="1640" w:type="dxa"/>
          </w:tcPr>
          <w:p w14:paraId="4AA36053" w14:textId="77777777" w:rsidR="000A1162" w:rsidRDefault="000A1162" w:rsidP="003028AB">
            <w:pPr>
              <w:pStyle w:val="NoSpacing"/>
            </w:pPr>
            <w:r>
              <w:t>&lt;</w:t>
            </w:r>
            <w:r w:rsidR="009D0E93">
              <w:t xml:space="preserve"> </w:t>
            </w:r>
            <w:r w:rsidR="006F7938">
              <w:t>34</w:t>
            </w:r>
            <w:r>
              <w:t xml:space="preserve"> bytes</w:t>
            </w:r>
            <w:r w:rsidR="009D0E93">
              <w:t xml:space="preserve"> </w:t>
            </w:r>
            <w:r>
              <w:t>&gt;</w:t>
            </w:r>
          </w:p>
        </w:tc>
      </w:tr>
    </w:tbl>
    <w:p w14:paraId="0CA0E3F9" w14:textId="77777777" w:rsidR="004E28E5" w:rsidRDefault="004E28E5" w:rsidP="003028AB">
      <w:pPr>
        <w:pStyle w:val="NoSpacing"/>
      </w:pPr>
    </w:p>
    <w:p w14:paraId="13568EDE" w14:textId="77777777" w:rsidR="004E28E5" w:rsidRDefault="004E28E5" w:rsidP="003028AB">
      <w:pPr>
        <w:pStyle w:val="NoSpacing"/>
      </w:pPr>
      <w:r w:rsidRPr="00AE077C">
        <w:t>Eye Catcher</w:t>
      </w:r>
    </w:p>
    <w:p w14:paraId="7AB39218" w14:textId="77777777" w:rsidR="004E28E5" w:rsidRDefault="004E28E5" w:rsidP="003028AB">
      <w:pPr>
        <w:pStyle w:val="NoSpacing"/>
        <w:numPr>
          <w:ilvl w:val="0"/>
          <w:numId w:val="76"/>
        </w:numPr>
      </w:pPr>
      <w:r>
        <w:t>The first field in the Token header contains an eye catcher</w:t>
      </w:r>
    </w:p>
    <w:p w14:paraId="55F88C71" w14:textId="77777777" w:rsidR="004E28E5" w:rsidRDefault="004E28E5" w:rsidP="003028AB">
      <w:pPr>
        <w:pStyle w:val="NoSpacing"/>
        <w:numPr>
          <w:ilvl w:val="0"/>
          <w:numId w:val="76"/>
        </w:numPr>
      </w:pPr>
      <w:r>
        <w:t>The eye catcher separates each token in the message from the previous token</w:t>
      </w:r>
    </w:p>
    <w:p w14:paraId="3B30B048" w14:textId="77777777" w:rsidR="004E28E5" w:rsidRDefault="004E28E5" w:rsidP="003028AB">
      <w:pPr>
        <w:pStyle w:val="NoSpacing"/>
        <w:numPr>
          <w:ilvl w:val="0"/>
          <w:numId w:val="76"/>
        </w:numPr>
      </w:pPr>
      <w:r>
        <w:t>The eye catcher in data tokens is always an exclamation point "!"</w:t>
      </w:r>
    </w:p>
    <w:p w14:paraId="55E77CD7" w14:textId="77777777" w:rsidR="009969F7" w:rsidRDefault="009969F7" w:rsidP="003028AB">
      <w:pPr>
        <w:pStyle w:val="NoSpacing"/>
      </w:pPr>
    </w:p>
    <w:p w14:paraId="2CAD3746" w14:textId="77777777" w:rsidR="001E4212" w:rsidRDefault="001E4212" w:rsidP="003028AB">
      <w:pPr>
        <w:pStyle w:val="NoSpacing"/>
      </w:pPr>
      <w:r>
        <w:t>User Field 1</w:t>
      </w:r>
    </w:p>
    <w:p w14:paraId="0C2E32E1" w14:textId="77777777" w:rsidR="001E4212" w:rsidRDefault="001E4212" w:rsidP="003028AB">
      <w:pPr>
        <w:pStyle w:val="NoSpacing"/>
        <w:numPr>
          <w:ilvl w:val="0"/>
          <w:numId w:val="76"/>
        </w:numPr>
      </w:pPr>
      <w:r>
        <w:t>The second field is blank filled " "</w:t>
      </w:r>
    </w:p>
    <w:p w14:paraId="636288ED" w14:textId="77777777" w:rsidR="004E28E5" w:rsidRDefault="004E28E5" w:rsidP="003028AB">
      <w:pPr>
        <w:pStyle w:val="NoSpacing"/>
      </w:pPr>
    </w:p>
    <w:p w14:paraId="562BC5DC" w14:textId="77777777" w:rsidR="004E28E5" w:rsidRDefault="004E28E5" w:rsidP="003028AB">
      <w:pPr>
        <w:pStyle w:val="NoSpacing"/>
      </w:pPr>
      <w:r>
        <w:t>Token ID</w:t>
      </w:r>
    </w:p>
    <w:p w14:paraId="685279FD" w14:textId="77777777" w:rsidR="004E28E5" w:rsidRDefault="004E28E5" w:rsidP="003028AB">
      <w:pPr>
        <w:pStyle w:val="NoSpacing"/>
        <w:numPr>
          <w:ilvl w:val="0"/>
          <w:numId w:val="76"/>
        </w:numPr>
      </w:pPr>
      <w:r>
        <w:t>The</w:t>
      </w:r>
      <w:r w:rsidR="00EC718D">
        <w:t xml:space="preserve"> third</w:t>
      </w:r>
      <w:r>
        <w:t xml:space="preserve"> field contains the token ID</w:t>
      </w:r>
    </w:p>
    <w:p w14:paraId="3F1EBC6C" w14:textId="77777777" w:rsidR="004E28E5" w:rsidRDefault="004E28E5" w:rsidP="003028AB">
      <w:pPr>
        <w:pStyle w:val="NoSpacing"/>
        <w:numPr>
          <w:ilvl w:val="0"/>
          <w:numId w:val="76"/>
        </w:numPr>
      </w:pPr>
      <w:r>
        <w:t xml:space="preserve">Each token is assigned an unique token ID, </w:t>
      </w:r>
      <w:r w:rsidR="00B067D1">
        <w:t>ranging</w:t>
      </w:r>
      <w:r>
        <w:t xml:space="preserve"> from 00 through ZZ</w:t>
      </w:r>
    </w:p>
    <w:p w14:paraId="192F4916" w14:textId="77777777" w:rsidR="004E28E5" w:rsidRDefault="004E28E5" w:rsidP="003028AB">
      <w:pPr>
        <w:pStyle w:val="NoSpacing"/>
        <w:numPr>
          <w:ilvl w:val="0"/>
          <w:numId w:val="76"/>
        </w:numPr>
      </w:pPr>
      <w:r>
        <w:t>TD will indicate the token</w:t>
      </w:r>
      <w:r w:rsidR="00B64C0D">
        <w:t xml:space="preserve"> ID's</w:t>
      </w:r>
      <w:r>
        <w:t xml:space="preserve"> that need to be used as per transaction type</w:t>
      </w:r>
    </w:p>
    <w:p w14:paraId="4613A044" w14:textId="77777777" w:rsidR="004E28E5" w:rsidRDefault="004E28E5" w:rsidP="003028AB">
      <w:pPr>
        <w:pStyle w:val="NoSpacing"/>
      </w:pPr>
    </w:p>
    <w:p w14:paraId="79F83148" w14:textId="77777777" w:rsidR="004E28E5" w:rsidRDefault="004E28E5" w:rsidP="003028AB">
      <w:pPr>
        <w:pStyle w:val="NoSpacing"/>
      </w:pPr>
      <w:r>
        <w:t>Token Length</w:t>
      </w:r>
    </w:p>
    <w:p w14:paraId="41879C87" w14:textId="77777777" w:rsidR="004E28E5" w:rsidRDefault="004E28E5" w:rsidP="003028AB">
      <w:pPr>
        <w:pStyle w:val="NoSpacing"/>
        <w:numPr>
          <w:ilvl w:val="0"/>
          <w:numId w:val="76"/>
        </w:numPr>
      </w:pPr>
      <w:r>
        <w:t xml:space="preserve">The </w:t>
      </w:r>
      <w:r w:rsidR="00EC718D">
        <w:t>fourth</w:t>
      </w:r>
      <w:r>
        <w:t xml:space="preserve"> field contains the length of the data that follows</w:t>
      </w:r>
    </w:p>
    <w:p w14:paraId="0A8CCD2C" w14:textId="77777777" w:rsidR="004E28E5" w:rsidRDefault="004E28E5" w:rsidP="003028AB">
      <w:pPr>
        <w:pStyle w:val="NoSpacing"/>
        <w:numPr>
          <w:ilvl w:val="0"/>
          <w:numId w:val="76"/>
        </w:numPr>
      </w:pPr>
      <w:r>
        <w:t>The length does not include the length of the token header</w:t>
      </w:r>
    </w:p>
    <w:p w14:paraId="56A7DA90" w14:textId="77777777" w:rsidR="00283C7A" w:rsidRDefault="00283C7A" w:rsidP="003028AB">
      <w:pPr>
        <w:pStyle w:val="NoSpacing"/>
      </w:pPr>
    </w:p>
    <w:p w14:paraId="0078AE64" w14:textId="77777777" w:rsidR="00EC718D" w:rsidRDefault="00EC718D" w:rsidP="003028AB">
      <w:pPr>
        <w:pStyle w:val="NoSpacing"/>
      </w:pPr>
      <w:r>
        <w:t>User Field 2</w:t>
      </w:r>
    </w:p>
    <w:p w14:paraId="30C6F145" w14:textId="77777777" w:rsidR="00EC718D" w:rsidRDefault="00EC718D" w:rsidP="003028AB">
      <w:pPr>
        <w:pStyle w:val="NoSpacing"/>
        <w:numPr>
          <w:ilvl w:val="0"/>
          <w:numId w:val="76"/>
        </w:numPr>
      </w:pPr>
      <w:r>
        <w:t>The fifth field is blank filled " "</w:t>
      </w:r>
    </w:p>
    <w:p w14:paraId="5B22ADB9" w14:textId="77777777" w:rsidR="00EC718D" w:rsidRDefault="00EC718D" w:rsidP="003028AB">
      <w:pPr>
        <w:pStyle w:val="NoSpacing"/>
      </w:pPr>
    </w:p>
    <w:p w14:paraId="5C6F6663" w14:textId="77777777" w:rsidR="00EC718D" w:rsidRPr="00EC718D" w:rsidRDefault="004E28E5" w:rsidP="003028AB">
      <w:pPr>
        <w:pStyle w:val="NoSpacing"/>
      </w:pPr>
      <w:r>
        <w:t>Token Data</w:t>
      </w:r>
    </w:p>
    <w:p w14:paraId="38B7D3C2" w14:textId="77777777" w:rsidR="004E28E5" w:rsidRDefault="004E28E5" w:rsidP="003028AB">
      <w:pPr>
        <w:pStyle w:val="NoSpacing"/>
        <w:numPr>
          <w:ilvl w:val="0"/>
          <w:numId w:val="76"/>
        </w:numPr>
      </w:pPr>
      <w:r>
        <w:t>The final portion of the data token is the actual data</w:t>
      </w:r>
    </w:p>
    <w:p w14:paraId="7F43939D" w14:textId="77777777" w:rsidR="00EC718D" w:rsidRDefault="00EC718D" w:rsidP="003028AB">
      <w:pPr>
        <w:pStyle w:val="NoSpacing"/>
        <w:numPr>
          <w:ilvl w:val="0"/>
          <w:numId w:val="76"/>
        </w:numPr>
      </w:pPr>
      <w:r>
        <w:t>After the token header it is located the token data</w:t>
      </w:r>
    </w:p>
    <w:p w14:paraId="5E82DB94" w14:textId="77777777" w:rsidR="004E28E5" w:rsidRDefault="004E28E5" w:rsidP="003028AB">
      <w:pPr>
        <w:pStyle w:val="NoSpacing"/>
        <w:numPr>
          <w:ilvl w:val="0"/>
          <w:numId w:val="76"/>
        </w:numPr>
      </w:pPr>
      <w:r>
        <w:t>The data can be single field, or a collection of fields</w:t>
      </w:r>
    </w:p>
    <w:p w14:paraId="5D2EAC2F" w14:textId="77777777" w:rsidR="004E28E5" w:rsidRDefault="004E28E5" w:rsidP="003028AB">
      <w:pPr>
        <w:pStyle w:val="NoSpacing"/>
      </w:pPr>
    </w:p>
    <w:p w14:paraId="629064BC" w14:textId="77777777" w:rsidR="0026125D" w:rsidRDefault="0026125D" w:rsidP="003028AB">
      <w:pPr>
        <w:pStyle w:val="NoSpacing"/>
      </w:pPr>
    </w:p>
    <w:p w14:paraId="58755C15" w14:textId="77777777" w:rsidR="004E28E5" w:rsidRPr="00283C7A" w:rsidRDefault="004E28E5" w:rsidP="004B1B34">
      <w:pPr>
        <w:pStyle w:val="Heading4"/>
      </w:pPr>
      <w:r w:rsidRPr="00283C7A">
        <w:t>Token Header layout</w:t>
      </w:r>
    </w:p>
    <w:p w14:paraId="295A7F07" w14:textId="77777777" w:rsidR="004E28E5" w:rsidRDefault="004E28E5" w:rsidP="003028AB">
      <w:pPr>
        <w:pStyle w:val="NoSpacing"/>
      </w:pPr>
    </w:p>
    <w:tbl>
      <w:tblPr>
        <w:tblStyle w:val="TableGrid"/>
        <w:tblW w:w="0" w:type="auto"/>
        <w:tblInd w:w="1080"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1356"/>
        <w:gridCol w:w="1248"/>
        <w:gridCol w:w="4985"/>
        <w:gridCol w:w="1411"/>
      </w:tblGrid>
      <w:tr w:rsidR="004E28E5" w14:paraId="60CFC9AE" w14:textId="77777777" w:rsidTr="0026125D">
        <w:trPr>
          <w:tblHeader/>
        </w:trPr>
        <w:tc>
          <w:tcPr>
            <w:tcW w:w="1117" w:type="dxa"/>
            <w:shd w:val="clear" w:color="auto" w:fill="FFFFFF" w:themeFill="background1"/>
          </w:tcPr>
          <w:p w14:paraId="0FC7EA84" w14:textId="77777777" w:rsidR="004E28E5" w:rsidRDefault="004E28E5" w:rsidP="003028AB">
            <w:pPr>
              <w:pStyle w:val="NoSpacing"/>
            </w:pPr>
            <w:r>
              <w:t>Position</w:t>
            </w:r>
          </w:p>
        </w:tc>
        <w:tc>
          <w:tcPr>
            <w:tcW w:w="994" w:type="dxa"/>
            <w:shd w:val="clear" w:color="auto" w:fill="FFFFFF" w:themeFill="background1"/>
          </w:tcPr>
          <w:p w14:paraId="037C7B8F" w14:textId="77777777" w:rsidR="004E28E5" w:rsidRDefault="004E28E5" w:rsidP="003028AB">
            <w:pPr>
              <w:pStyle w:val="NoSpacing"/>
            </w:pPr>
            <w:r>
              <w:t>Length</w:t>
            </w:r>
          </w:p>
        </w:tc>
        <w:tc>
          <w:tcPr>
            <w:tcW w:w="5179" w:type="dxa"/>
            <w:shd w:val="clear" w:color="auto" w:fill="FFFFFF" w:themeFill="background1"/>
          </w:tcPr>
          <w:p w14:paraId="599CD9DD" w14:textId="77777777" w:rsidR="004E28E5" w:rsidRDefault="004E28E5" w:rsidP="003028AB">
            <w:pPr>
              <w:pStyle w:val="NoSpacing"/>
            </w:pPr>
            <w:r>
              <w:t>Field Name &amp; Description</w:t>
            </w:r>
          </w:p>
        </w:tc>
        <w:tc>
          <w:tcPr>
            <w:tcW w:w="1435" w:type="dxa"/>
            <w:shd w:val="clear" w:color="auto" w:fill="FFFFFF" w:themeFill="background1"/>
          </w:tcPr>
          <w:p w14:paraId="715EE6F9" w14:textId="77777777" w:rsidR="004E28E5" w:rsidRDefault="004E28E5" w:rsidP="003028AB">
            <w:pPr>
              <w:pStyle w:val="NoSpacing"/>
            </w:pPr>
            <w:r>
              <w:t>Data Type</w:t>
            </w:r>
          </w:p>
        </w:tc>
      </w:tr>
      <w:tr w:rsidR="004E28E5" w:rsidRPr="006E0985" w14:paraId="382335F5" w14:textId="77777777" w:rsidTr="0026125D">
        <w:tc>
          <w:tcPr>
            <w:tcW w:w="1117" w:type="dxa"/>
            <w:shd w:val="clear" w:color="auto" w:fill="FFFFFF" w:themeFill="background1"/>
          </w:tcPr>
          <w:p w14:paraId="1E78EF5B" w14:textId="77777777" w:rsidR="004E28E5" w:rsidRPr="006E0985" w:rsidRDefault="004E28E5" w:rsidP="003028AB">
            <w:pPr>
              <w:pStyle w:val="NoSpacing"/>
            </w:pPr>
            <w:r>
              <w:t>1</w:t>
            </w:r>
          </w:p>
        </w:tc>
        <w:tc>
          <w:tcPr>
            <w:tcW w:w="994" w:type="dxa"/>
            <w:shd w:val="clear" w:color="auto" w:fill="FFFFFF" w:themeFill="background1"/>
          </w:tcPr>
          <w:p w14:paraId="2083330D" w14:textId="77777777" w:rsidR="004E28E5" w:rsidRPr="006E0985" w:rsidRDefault="004E28E5" w:rsidP="003028AB">
            <w:pPr>
              <w:pStyle w:val="NoSpacing"/>
            </w:pPr>
            <w:r>
              <w:t>1</w:t>
            </w:r>
          </w:p>
        </w:tc>
        <w:tc>
          <w:tcPr>
            <w:tcW w:w="5179" w:type="dxa"/>
            <w:shd w:val="clear" w:color="auto" w:fill="FFFFFF" w:themeFill="background1"/>
          </w:tcPr>
          <w:p w14:paraId="644A4E04" w14:textId="77777777" w:rsidR="004E28E5" w:rsidRPr="006E0985" w:rsidRDefault="004E28E5" w:rsidP="003028AB">
            <w:pPr>
              <w:pStyle w:val="NoSpacing"/>
            </w:pPr>
            <w:r w:rsidRPr="006E0985">
              <w:t>Eye Catcher</w:t>
            </w:r>
          </w:p>
          <w:p w14:paraId="119FD68F" w14:textId="77777777" w:rsidR="004E28E5" w:rsidRDefault="004E28E5" w:rsidP="003028AB">
            <w:pPr>
              <w:pStyle w:val="NoSpacing"/>
            </w:pPr>
            <w:r>
              <w:t>Indicates the start of</w:t>
            </w:r>
            <w:r w:rsidR="009C3493">
              <w:t xml:space="preserve"> the individual</w:t>
            </w:r>
            <w:r>
              <w:t xml:space="preserve"> token data. The only valid value is </w:t>
            </w:r>
            <w:r w:rsidR="009C3493">
              <w:t>an exclamation point</w:t>
            </w:r>
          </w:p>
          <w:p w14:paraId="3BF6DD07" w14:textId="77777777" w:rsidR="004E28E5" w:rsidRPr="006E0985" w:rsidRDefault="009C3493" w:rsidP="003028AB">
            <w:pPr>
              <w:pStyle w:val="NoSpacing"/>
            </w:pPr>
            <w:r>
              <w:t>!</w:t>
            </w:r>
          </w:p>
        </w:tc>
        <w:tc>
          <w:tcPr>
            <w:tcW w:w="1435" w:type="dxa"/>
            <w:shd w:val="clear" w:color="auto" w:fill="FFFFFF" w:themeFill="background1"/>
          </w:tcPr>
          <w:p w14:paraId="088A2E69" w14:textId="77777777" w:rsidR="004E28E5" w:rsidRPr="006E0985" w:rsidRDefault="004E28E5" w:rsidP="003028AB">
            <w:pPr>
              <w:pStyle w:val="NoSpacing"/>
            </w:pPr>
            <w:r>
              <w:t>PIC X(1)</w:t>
            </w:r>
          </w:p>
        </w:tc>
      </w:tr>
      <w:tr w:rsidR="009C3493" w:rsidRPr="006E0985" w14:paraId="21A65A3A" w14:textId="77777777" w:rsidTr="0026125D">
        <w:tc>
          <w:tcPr>
            <w:tcW w:w="1117" w:type="dxa"/>
            <w:shd w:val="clear" w:color="auto" w:fill="FFFFFF" w:themeFill="background1"/>
          </w:tcPr>
          <w:p w14:paraId="39D9BA3E" w14:textId="77777777" w:rsidR="009C3493" w:rsidRDefault="009C3493" w:rsidP="003028AB">
            <w:pPr>
              <w:pStyle w:val="NoSpacing"/>
            </w:pPr>
            <w:r>
              <w:t>2</w:t>
            </w:r>
          </w:p>
        </w:tc>
        <w:tc>
          <w:tcPr>
            <w:tcW w:w="994" w:type="dxa"/>
            <w:shd w:val="clear" w:color="auto" w:fill="FFFFFF" w:themeFill="background1"/>
          </w:tcPr>
          <w:p w14:paraId="70CAA5E0" w14:textId="77777777" w:rsidR="009C3493" w:rsidRDefault="009C3493" w:rsidP="003028AB">
            <w:pPr>
              <w:pStyle w:val="NoSpacing"/>
            </w:pPr>
            <w:r>
              <w:t>1</w:t>
            </w:r>
          </w:p>
        </w:tc>
        <w:tc>
          <w:tcPr>
            <w:tcW w:w="5179" w:type="dxa"/>
            <w:shd w:val="clear" w:color="auto" w:fill="FFFFFF" w:themeFill="background1"/>
          </w:tcPr>
          <w:p w14:paraId="294A7BE9" w14:textId="77777777" w:rsidR="009C3493" w:rsidRDefault="009C3493" w:rsidP="003028AB">
            <w:pPr>
              <w:pStyle w:val="NoSpacing"/>
            </w:pPr>
            <w:r>
              <w:t>User Field 1</w:t>
            </w:r>
          </w:p>
          <w:p w14:paraId="29806519" w14:textId="77777777" w:rsidR="009C3493" w:rsidRPr="009C3493" w:rsidRDefault="009C3493" w:rsidP="003028AB">
            <w:pPr>
              <w:pStyle w:val="NoSpacing"/>
            </w:pPr>
            <w:r>
              <w:t>Blank filled</w:t>
            </w:r>
          </w:p>
        </w:tc>
        <w:tc>
          <w:tcPr>
            <w:tcW w:w="1435" w:type="dxa"/>
            <w:shd w:val="clear" w:color="auto" w:fill="FFFFFF" w:themeFill="background1"/>
          </w:tcPr>
          <w:p w14:paraId="3DB3468D" w14:textId="77777777" w:rsidR="009C3493" w:rsidRDefault="009C3493" w:rsidP="003028AB">
            <w:pPr>
              <w:pStyle w:val="NoSpacing"/>
            </w:pPr>
            <w:r>
              <w:t>PIC X(1)</w:t>
            </w:r>
          </w:p>
        </w:tc>
      </w:tr>
      <w:tr w:rsidR="009C3493" w:rsidRPr="006E0985" w14:paraId="4DB3AC3A" w14:textId="77777777" w:rsidTr="0026125D">
        <w:tc>
          <w:tcPr>
            <w:tcW w:w="1117" w:type="dxa"/>
            <w:shd w:val="clear" w:color="auto" w:fill="FFFFFF" w:themeFill="background1"/>
          </w:tcPr>
          <w:p w14:paraId="05E03618" w14:textId="77777777" w:rsidR="009C3493" w:rsidRDefault="009C3493" w:rsidP="003028AB">
            <w:pPr>
              <w:pStyle w:val="NoSpacing"/>
            </w:pPr>
            <w:r>
              <w:t>3-4</w:t>
            </w:r>
          </w:p>
        </w:tc>
        <w:tc>
          <w:tcPr>
            <w:tcW w:w="994" w:type="dxa"/>
            <w:shd w:val="clear" w:color="auto" w:fill="FFFFFF" w:themeFill="background1"/>
          </w:tcPr>
          <w:p w14:paraId="0587F417" w14:textId="77777777" w:rsidR="009C3493" w:rsidRDefault="009C3493" w:rsidP="003028AB">
            <w:pPr>
              <w:pStyle w:val="NoSpacing"/>
            </w:pPr>
            <w:r>
              <w:t>2</w:t>
            </w:r>
          </w:p>
        </w:tc>
        <w:tc>
          <w:tcPr>
            <w:tcW w:w="5179" w:type="dxa"/>
            <w:shd w:val="clear" w:color="auto" w:fill="FFFFFF" w:themeFill="background1"/>
          </w:tcPr>
          <w:p w14:paraId="4BABC0C4" w14:textId="77777777" w:rsidR="009C3493" w:rsidRDefault="009C3493" w:rsidP="003028AB">
            <w:pPr>
              <w:pStyle w:val="NoSpacing"/>
            </w:pPr>
            <w:r>
              <w:t>Token ID</w:t>
            </w:r>
          </w:p>
          <w:p w14:paraId="170EF1B4" w14:textId="77777777" w:rsidR="009C3493" w:rsidRPr="009C3493" w:rsidRDefault="009C3493" w:rsidP="003028AB">
            <w:pPr>
              <w:pStyle w:val="NoSpacing"/>
            </w:pPr>
            <w:r>
              <w:lastRenderedPageBreak/>
              <w:t>The two-byte ASCII representation of the token ID. The token ID uniquely identifies a token</w:t>
            </w:r>
          </w:p>
        </w:tc>
        <w:tc>
          <w:tcPr>
            <w:tcW w:w="1435" w:type="dxa"/>
            <w:shd w:val="clear" w:color="auto" w:fill="FFFFFF" w:themeFill="background1"/>
          </w:tcPr>
          <w:p w14:paraId="335B3958" w14:textId="77777777" w:rsidR="009C3493" w:rsidRDefault="009C3493" w:rsidP="003028AB">
            <w:pPr>
              <w:pStyle w:val="NoSpacing"/>
            </w:pPr>
            <w:r>
              <w:lastRenderedPageBreak/>
              <w:t>PIC X(2)</w:t>
            </w:r>
          </w:p>
        </w:tc>
      </w:tr>
      <w:tr w:rsidR="009C3493" w:rsidRPr="006E0985" w14:paraId="432347B2" w14:textId="77777777" w:rsidTr="0026125D">
        <w:tc>
          <w:tcPr>
            <w:tcW w:w="1117" w:type="dxa"/>
            <w:shd w:val="clear" w:color="auto" w:fill="FFFFFF" w:themeFill="background1"/>
          </w:tcPr>
          <w:p w14:paraId="00E2FCF3" w14:textId="77777777" w:rsidR="009C3493" w:rsidRDefault="009C3493" w:rsidP="003028AB">
            <w:pPr>
              <w:pStyle w:val="NoSpacing"/>
            </w:pPr>
            <w:r>
              <w:t>5-9</w:t>
            </w:r>
          </w:p>
        </w:tc>
        <w:tc>
          <w:tcPr>
            <w:tcW w:w="994" w:type="dxa"/>
            <w:shd w:val="clear" w:color="auto" w:fill="FFFFFF" w:themeFill="background1"/>
          </w:tcPr>
          <w:p w14:paraId="1F0E9B85" w14:textId="77777777" w:rsidR="009C3493" w:rsidRDefault="009C3493" w:rsidP="003028AB">
            <w:pPr>
              <w:pStyle w:val="NoSpacing"/>
            </w:pPr>
            <w:r>
              <w:t>5</w:t>
            </w:r>
          </w:p>
        </w:tc>
        <w:tc>
          <w:tcPr>
            <w:tcW w:w="5179" w:type="dxa"/>
            <w:shd w:val="clear" w:color="auto" w:fill="FFFFFF" w:themeFill="background1"/>
          </w:tcPr>
          <w:p w14:paraId="0E70FB5D" w14:textId="77777777" w:rsidR="009C3493" w:rsidRDefault="009C3493" w:rsidP="003028AB">
            <w:pPr>
              <w:pStyle w:val="NoSpacing"/>
            </w:pPr>
            <w:r>
              <w:t>Length individual token</w:t>
            </w:r>
          </w:p>
          <w:p w14:paraId="1F67C6B0" w14:textId="77777777" w:rsidR="009C3493" w:rsidRDefault="00867A7E" w:rsidP="003028AB">
            <w:pPr>
              <w:pStyle w:val="NoSpacing"/>
            </w:pPr>
            <w:r>
              <w:t xml:space="preserve">The length of the </w:t>
            </w:r>
            <w:r w:rsidRPr="00E47FB0">
              <w:rPr>
                <w:b/>
              </w:rPr>
              <w:t>token data</w:t>
            </w:r>
            <w:r>
              <w:t xml:space="preserve"> for the token identified by TOKEN ID field</w:t>
            </w:r>
          </w:p>
          <w:p w14:paraId="6B3E09FD" w14:textId="77777777" w:rsidR="002C25B1" w:rsidRPr="009C3493" w:rsidRDefault="002C25B1" w:rsidP="003028AB">
            <w:pPr>
              <w:pStyle w:val="NoSpacing"/>
            </w:pPr>
            <w:r>
              <w:t>The length must be an even number</w:t>
            </w:r>
          </w:p>
        </w:tc>
        <w:tc>
          <w:tcPr>
            <w:tcW w:w="1435" w:type="dxa"/>
            <w:shd w:val="clear" w:color="auto" w:fill="FFFFFF" w:themeFill="background1"/>
          </w:tcPr>
          <w:p w14:paraId="4612325F" w14:textId="77777777" w:rsidR="009C3493" w:rsidRDefault="00867A7E" w:rsidP="003028AB">
            <w:pPr>
              <w:pStyle w:val="NoSpacing"/>
            </w:pPr>
            <w:r>
              <w:t xml:space="preserve">PIC </w:t>
            </w:r>
            <w:r w:rsidR="007C3304">
              <w:t>9</w:t>
            </w:r>
            <w:r>
              <w:t>(5)</w:t>
            </w:r>
          </w:p>
        </w:tc>
      </w:tr>
      <w:tr w:rsidR="00867A7E" w:rsidRPr="006E0985" w14:paraId="2341002C" w14:textId="77777777" w:rsidTr="0026125D">
        <w:tc>
          <w:tcPr>
            <w:tcW w:w="1117" w:type="dxa"/>
            <w:shd w:val="clear" w:color="auto" w:fill="FFFFFF" w:themeFill="background1"/>
          </w:tcPr>
          <w:p w14:paraId="3B8241B2" w14:textId="77777777" w:rsidR="00867A7E" w:rsidRDefault="007E63FE" w:rsidP="003028AB">
            <w:pPr>
              <w:pStyle w:val="NoSpacing"/>
            </w:pPr>
            <w:r>
              <w:t>10</w:t>
            </w:r>
          </w:p>
        </w:tc>
        <w:tc>
          <w:tcPr>
            <w:tcW w:w="994" w:type="dxa"/>
            <w:shd w:val="clear" w:color="auto" w:fill="FFFFFF" w:themeFill="background1"/>
          </w:tcPr>
          <w:p w14:paraId="0F1F0ED4" w14:textId="77777777" w:rsidR="00867A7E" w:rsidRDefault="007E63FE" w:rsidP="003028AB">
            <w:pPr>
              <w:pStyle w:val="NoSpacing"/>
            </w:pPr>
            <w:r>
              <w:t>1</w:t>
            </w:r>
          </w:p>
        </w:tc>
        <w:tc>
          <w:tcPr>
            <w:tcW w:w="5179" w:type="dxa"/>
            <w:shd w:val="clear" w:color="auto" w:fill="FFFFFF" w:themeFill="background1"/>
          </w:tcPr>
          <w:p w14:paraId="3588813B" w14:textId="77777777" w:rsidR="00867A7E" w:rsidRDefault="007E63FE" w:rsidP="003028AB">
            <w:pPr>
              <w:pStyle w:val="NoSpacing"/>
            </w:pPr>
            <w:r>
              <w:t>User Field 2</w:t>
            </w:r>
          </w:p>
          <w:p w14:paraId="50D28056" w14:textId="77777777" w:rsidR="007E63FE" w:rsidRPr="007E63FE" w:rsidRDefault="007E63FE" w:rsidP="003028AB">
            <w:pPr>
              <w:pStyle w:val="NoSpacing"/>
            </w:pPr>
            <w:r>
              <w:t>Blank filled</w:t>
            </w:r>
          </w:p>
        </w:tc>
        <w:tc>
          <w:tcPr>
            <w:tcW w:w="1435" w:type="dxa"/>
            <w:shd w:val="clear" w:color="auto" w:fill="FFFFFF" w:themeFill="background1"/>
          </w:tcPr>
          <w:p w14:paraId="36923D28" w14:textId="77777777" w:rsidR="00867A7E" w:rsidRDefault="007E63FE" w:rsidP="003028AB">
            <w:pPr>
              <w:pStyle w:val="NoSpacing"/>
            </w:pPr>
            <w:r>
              <w:t>PIC X(1)</w:t>
            </w:r>
          </w:p>
        </w:tc>
      </w:tr>
    </w:tbl>
    <w:p w14:paraId="0FB06D42" w14:textId="77777777" w:rsidR="004E28E5" w:rsidRDefault="004E28E5" w:rsidP="003028AB">
      <w:pPr>
        <w:pStyle w:val="NoSpacing"/>
      </w:pPr>
    </w:p>
    <w:p w14:paraId="7E5C2536" w14:textId="77777777" w:rsidR="00B15EE4" w:rsidRPr="00B15EE4" w:rsidRDefault="00306DF0" w:rsidP="00B15EE4">
      <w:pPr>
        <w:ind w:left="1080"/>
        <w:rPr>
          <w:b/>
          <w:sz w:val="24"/>
          <w:szCs w:val="24"/>
        </w:rPr>
      </w:pPr>
      <w:r>
        <w:rPr>
          <w:b/>
          <w:sz w:val="24"/>
          <w:szCs w:val="24"/>
        </w:rPr>
        <w:t>Exa</w:t>
      </w:r>
      <w:r w:rsidR="00B15EE4" w:rsidRPr="00B15EE4">
        <w:rPr>
          <w:b/>
          <w:sz w:val="24"/>
          <w:szCs w:val="24"/>
        </w:rPr>
        <w:t>mple A </w:t>
      </w:r>
    </w:p>
    <w:p w14:paraId="300C7736" w14:textId="77777777" w:rsidR="00B15EE4" w:rsidRDefault="00B15EE4" w:rsidP="00B15EE4">
      <w:pPr>
        <w:ind w:left="1080"/>
        <w:rPr>
          <w:rStyle w:val="Strong"/>
          <w:rFonts w:cs="Arial"/>
          <w:color w:val="172B4D"/>
        </w:rPr>
      </w:pPr>
    </w:p>
    <w:p w14:paraId="6946305A" w14:textId="77777777" w:rsidR="00B15EE4" w:rsidRPr="00B15EE4" w:rsidRDefault="00B15EE4" w:rsidP="00F12805">
      <w:pPr>
        <w:pStyle w:val="ListParagraph"/>
        <w:numPr>
          <w:ilvl w:val="0"/>
          <w:numId w:val="77"/>
        </w:numPr>
        <w:rPr>
          <w:rFonts w:cs="Arial"/>
          <w:color w:val="172B4D"/>
        </w:rPr>
      </w:pPr>
      <w:r w:rsidRPr="00B15EE4">
        <w:rPr>
          <w:rStyle w:val="Strong"/>
          <w:rFonts w:ascii="Arial" w:hAnsi="Arial" w:cs="Arial"/>
          <w:color w:val="172B4D"/>
          <w:sz w:val="20"/>
          <w:szCs w:val="20"/>
        </w:rPr>
        <w:t xml:space="preserve">TOKEN SX with </w:t>
      </w:r>
      <w:r w:rsidR="006F7938">
        <w:rPr>
          <w:rStyle w:val="Strong"/>
          <w:rFonts w:ascii="Arial" w:hAnsi="Arial" w:cs="Arial"/>
          <w:color w:val="172B4D"/>
          <w:sz w:val="20"/>
          <w:szCs w:val="20"/>
        </w:rPr>
        <w:t>34</w:t>
      </w:r>
      <w:r w:rsidRPr="00B15EE4">
        <w:rPr>
          <w:rStyle w:val="Strong"/>
          <w:rFonts w:ascii="Arial" w:hAnsi="Arial" w:cs="Arial"/>
          <w:color w:val="172B4D"/>
          <w:sz w:val="20"/>
          <w:szCs w:val="20"/>
        </w:rPr>
        <w:t xml:space="preserve"> bytes </w:t>
      </w:r>
      <w:r w:rsidR="006F7938">
        <w:rPr>
          <w:rStyle w:val="Strong"/>
          <w:rFonts w:ascii="Arial" w:hAnsi="Arial" w:cs="Arial"/>
          <w:color w:val="172B4D"/>
          <w:sz w:val="20"/>
          <w:szCs w:val="20"/>
        </w:rPr>
        <w:t xml:space="preserve">(token data) </w:t>
      </w:r>
      <w:r w:rsidRPr="00B15EE4">
        <w:rPr>
          <w:rStyle w:val="Strong"/>
          <w:rFonts w:ascii="Arial" w:hAnsi="Arial" w:cs="Arial"/>
          <w:color w:val="172B4D"/>
          <w:sz w:val="20"/>
          <w:szCs w:val="20"/>
        </w:rPr>
        <w:t>in length reported in FID 5</w:t>
      </w:r>
    </w:p>
    <w:p w14:paraId="44B9CF73" w14:textId="77777777" w:rsidR="00B15EE4" w:rsidRDefault="00B15EE4" w:rsidP="00B15EE4">
      <w:pPr>
        <w:ind w:left="1080"/>
        <w:rPr>
          <w:rStyle w:val="Strong"/>
          <w:rFonts w:cs="Arial"/>
          <w:color w:val="172B4D"/>
        </w:rPr>
      </w:pPr>
    </w:p>
    <w:p w14:paraId="2758580E" w14:textId="77777777" w:rsidR="00B15EE4" w:rsidRPr="00B15EE4" w:rsidRDefault="00B15EE4" w:rsidP="0013712C">
      <w:pPr>
        <w:ind w:left="1440"/>
        <w:rPr>
          <w:rFonts w:cs="Arial"/>
          <w:color w:val="172B4D"/>
        </w:rPr>
      </w:pPr>
      <w:r w:rsidRPr="00B15EE4">
        <w:rPr>
          <w:rStyle w:val="Strong"/>
          <w:rFonts w:cs="Arial"/>
          <w:color w:val="172B4D"/>
        </w:rPr>
        <w:t>FID 5</w:t>
      </w:r>
      <w:r w:rsidRPr="00B15EE4">
        <w:rPr>
          <w:rFonts w:cs="Arial"/>
          <w:color w:val="172B4D"/>
        </w:rPr>
        <w:t> =</w:t>
      </w:r>
      <w:r w:rsidRPr="00B15EE4">
        <w:rPr>
          <w:rStyle w:val="Strong"/>
          <w:rFonts w:cs="Arial"/>
          <w:color w:val="339966"/>
        </w:rPr>
        <w:t> </w:t>
      </w:r>
      <w:r w:rsidR="00DA6028" w:rsidRPr="004B1B34">
        <w:rPr>
          <w:rStyle w:val="Strong"/>
          <w:rFonts w:cs="Arial"/>
          <w:color w:val="375623" w:themeColor="accent4"/>
        </w:rPr>
        <w:t>[</w:t>
      </w:r>
      <w:r w:rsidRPr="004B1B34">
        <w:rPr>
          <w:rStyle w:val="Strong"/>
          <w:rFonts w:cs="Arial"/>
          <w:color w:val="375623" w:themeColor="accent4"/>
        </w:rPr>
        <w:t>&amp; 00002000</w:t>
      </w:r>
      <w:r w:rsidR="006F7938" w:rsidRPr="004B1B34">
        <w:rPr>
          <w:rStyle w:val="Strong"/>
          <w:rFonts w:cs="Arial"/>
          <w:color w:val="375623" w:themeColor="accent4"/>
        </w:rPr>
        <w:t>5</w:t>
      </w:r>
      <w:r w:rsidR="00DA6028" w:rsidRPr="004B1B34">
        <w:rPr>
          <w:rStyle w:val="Strong"/>
          <w:rFonts w:cs="Arial"/>
          <w:color w:val="375623" w:themeColor="accent4"/>
        </w:rPr>
        <w:t>6</w:t>
      </w:r>
      <w:r w:rsidRPr="004B1B34">
        <w:rPr>
          <w:rStyle w:val="Strong"/>
          <w:rFonts w:cs="Arial"/>
          <w:color w:val="70AD47" w:themeColor="accent6"/>
        </w:rPr>
        <w:t>! SX000</w:t>
      </w:r>
      <w:r w:rsidR="006F7938" w:rsidRPr="004B1B34">
        <w:rPr>
          <w:rStyle w:val="Strong"/>
          <w:rFonts w:cs="Arial"/>
          <w:color w:val="70AD47" w:themeColor="accent6"/>
        </w:rPr>
        <w:t>3</w:t>
      </w:r>
      <w:r w:rsidR="00DD0AE0" w:rsidRPr="004B1B34">
        <w:rPr>
          <w:rStyle w:val="Strong"/>
          <w:rFonts w:cs="Arial"/>
          <w:color w:val="70AD47" w:themeColor="accent6"/>
        </w:rPr>
        <w:t>4</w:t>
      </w:r>
      <w:r w:rsidRPr="004B1B34">
        <w:rPr>
          <w:rStyle w:val="Strong"/>
          <w:rFonts w:cs="Arial"/>
          <w:color w:val="70AD47" w:themeColor="accent6"/>
        </w:rPr>
        <w:t> </w:t>
      </w:r>
      <w:r w:rsidRPr="00F84404">
        <w:rPr>
          <w:rStyle w:val="Strong"/>
          <w:rFonts w:cs="Arial"/>
          <w:color w:val="2E74B5" w:themeColor="accent5" w:themeShade="BF"/>
        </w:rPr>
        <w:t>00</w:t>
      </w:r>
      <w:r w:rsidR="006F7938" w:rsidRPr="00F84404">
        <w:rPr>
          <w:rStyle w:val="Strong"/>
          <w:rFonts w:cs="Arial"/>
          <w:color w:val="2E74B5" w:themeColor="accent5" w:themeShade="BF"/>
        </w:rPr>
        <w:t>30</w:t>
      </w:r>
      <w:r w:rsidRPr="00F84404">
        <w:rPr>
          <w:rStyle w:val="Strong"/>
          <w:rFonts w:cs="Arial"/>
          <w:color w:val="2E74B5" w:themeColor="accent5" w:themeShade="BF"/>
        </w:rPr>
        <w:t>2212345678901234567890</w:t>
      </w:r>
      <w:r w:rsidR="00055999" w:rsidRPr="00F84404">
        <w:rPr>
          <w:rStyle w:val="Strong"/>
          <w:rFonts w:cs="Arial"/>
          <w:color w:val="2E74B5" w:themeColor="accent5" w:themeShade="BF"/>
        </w:rPr>
        <w:t>12345678</w:t>
      </w:r>
      <w:r w:rsidR="00DA6028" w:rsidRPr="00F84404">
        <w:rPr>
          <w:rStyle w:val="Strong"/>
          <w:rFonts w:cs="Arial"/>
          <w:color w:val="2E74B5" w:themeColor="accent5" w:themeShade="BF"/>
        </w:rPr>
        <w:t>]</w:t>
      </w:r>
    </w:p>
    <w:p w14:paraId="0336CC6F" w14:textId="77777777" w:rsidR="00B15EE4" w:rsidRPr="00B15EE4" w:rsidRDefault="00B15EE4" w:rsidP="0013712C">
      <w:pPr>
        <w:ind w:left="1080"/>
        <w:rPr>
          <w:rFonts w:cs="Arial"/>
          <w:color w:val="172B4D"/>
        </w:rPr>
      </w:pPr>
    </w:p>
    <w:p w14:paraId="684D6C67" w14:textId="77777777" w:rsidR="00B15EE4" w:rsidRDefault="00B15EE4" w:rsidP="00F12805">
      <w:pPr>
        <w:pStyle w:val="ListParagraph"/>
        <w:numPr>
          <w:ilvl w:val="3"/>
          <w:numId w:val="77"/>
        </w:numPr>
        <w:rPr>
          <w:rFonts w:ascii="Arial" w:hAnsi="Arial" w:cs="Arial"/>
          <w:color w:val="172B4D"/>
          <w:sz w:val="20"/>
          <w:szCs w:val="20"/>
        </w:rPr>
      </w:pPr>
      <w:r w:rsidRPr="004B1B34">
        <w:rPr>
          <w:rStyle w:val="Strong"/>
          <w:rFonts w:ascii="Arial" w:hAnsi="Arial" w:cs="Arial"/>
          <w:color w:val="375623" w:themeColor="accent4"/>
          <w:sz w:val="20"/>
          <w:szCs w:val="20"/>
        </w:rPr>
        <w:t>Header Token</w:t>
      </w:r>
    </w:p>
    <w:tbl>
      <w:tblPr>
        <w:tblStyle w:val="TableGrid"/>
        <w:tblW w:w="881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205"/>
      </w:tblGrid>
      <w:tr w:rsidR="00B15EE4" w14:paraId="5E8B864D" w14:textId="77777777" w:rsidTr="00487533">
        <w:tc>
          <w:tcPr>
            <w:tcW w:w="2610" w:type="dxa"/>
          </w:tcPr>
          <w:p w14:paraId="7D44A074" w14:textId="77777777" w:rsidR="00B15EE4" w:rsidRPr="00B15EE4" w:rsidRDefault="00B15EE4" w:rsidP="00B15EE4">
            <w:pPr>
              <w:rPr>
                <w:rFonts w:cs="Arial"/>
                <w:color w:val="172B4D"/>
              </w:rPr>
            </w:pPr>
            <w:r w:rsidRPr="00B15EE4">
              <w:rPr>
                <w:rFonts w:cs="Arial"/>
                <w:color w:val="172B4D"/>
              </w:rPr>
              <w:t>Eye catcher</w:t>
            </w:r>
          </w:p>
        </w:tc>
        <w:tc>
          <w:tcPr>
            <w:tcW w:w="6205" w:type="dxa"/>
          </w:tcPr>
          <w:p w14:paraId="4CCC8EB5" w14:textId="77777777" w:rsidR="00B15EE4" w:rsidRPr="00B15EE4" w:rsidRDefault="00B15EE4" w:rsidP="00B15EE4">
            <w:pPr>
              <w:rPr>
                <w:rFonts w:cs="Arial"/>
                <w:color w:val="172B4D"/>
              </w:rPr>
            </w:pPr>
            <w:r w:rsidRPr="00B15EE4">
              <w:rPr>
                <w:rFonts w:cs="Arial"/>
                <w:color w:val="172B4D"/>
              </w:rPr>
              <w:t>= &amp;</w:t>
            </w:r>
          </w:p>
        </w:tc>
      </w:tr>
      <w:tr w:rsidR="00B15EE4" w14:paraId="1866F06E" w14:textId="77777777" w:rsidTr="00487533">
        <w:tc>
          <w:tcPr>
            <w:tcW w:w="2610" w:type="dxa"/>
          </w:tcPr>
          <w:p w14:paraId="29AC1BEE" w14:textId="77777777" w:rsidR="00B15EE4" w:rsidRPr="00B15EE4" w:rsidRDefault="00B15EE4" w:rsidP="00B15EE4">
            <w:pPr>
              <w:rPr>
                <w:rFonts w:cs="Arial"/>
                <w:color w:val="172B4D"/>
              </w:rPr>
            </w:pPr>
            <w:r w:rsidRPr="00B15EE4">
              <w:rPr>
                <w:rFonts w:cs="Arial"/>
                <w:color w:val="172B4D"/>
              </w:rPr>
              <w:t>User Field 1</w:t>
            </w:r>
          </w:p>
        </w:tc>
        <w:tc>
          <w:tcPr>
            <w:tcW w:w="6205" w:type="dxa"/>
          </w:tcPr>
          <w:p w14:paraId="4AB838C6" w14:textId="77777777" w:rsidR="00B15EE4" w:rsidRPr="00B15EE4" w:rsidRDefault="00B15EE4" w:rsidP="00B15EE4">
            <w:pPr>
              <w:rPr>
                <w:rFonts w:cs="Arial"/>
                <w:color w:val="172B4D"/>
              </w:rPr>
            </w:pPr>
            <w:r w:rsidRPr="00B15EE4">
              <w:rPr>
                <w:rFonts w:cs="Arial"/>
                <w:color w:val="172B4D"/>
              </w:rPr>
              <w:t>= " " (blank)</w:t>
            </w:r>
          </w:p>
        </w:tc>
      </w:tr>
      <w:tr w:rsidR="00B15EE4" w14:paraId="680A7AEF" w14:textId="77777777" w:rsidTr="00487533">
        <w:tc>
          <w:tcPr>
            <w:tcW w:w="2610" w:type="dxa"/>
          </w:tcPr>
          <w:p w14:paraId="40226009" w14:textId="77777777" w:rsidR="00B15EE4" w:rsidRPr="00B15EE4" w:rsidRDefault="00B15EE4" w:rsidP="00B15EE4">
            <w:pPr>
              <w:rPr>
                <w:rFonts w:cs="Arial"/>
                <w:color w:val="172B4D"/>
              </w:rPr>
            </w:pPr>
            <w:r w:rsidRPr="00B15EE4">
              <w:rPr>
                <w:rFonts w:cs="Arial"/>
                <w:color w:val="172B4D"/>
              </w:rPr>
              <w:t>Count # of tokens</w:t>
            </w:r>
          </w:p>
        </w:tc>
        <w:tc>
          <w:tcPr>
            <w:tcW w:w="6205" w:type="dxa"/>
          </w:tcPr>
          <w:p w14:paraId="01CB1C54" w14:textId="77777777" w:rsidR="00B15EE4" w:rsidRPr="00B15EE4" w:rsidRDefault="00B15EE4" w:rsidP="00B15EE4">
            <w:pPr>
              <w:rPr>
                <w:rFonts w:cs="Arial"/>
                <w:color w:val="172B4D"/>
              </w:rPr>
            </w:pPr>
            <w:r w:rsidRPr="00B15EE4">
              <w:rPr>
                <w:rFonts w:cs="Arial"/>
                <w:color w:val="172B4D"/>
              </w:rPr>
              <w:t>= 00002 (including header token)</w:t>
            </w:r>
          </w:p>
        </w:tc>
      </w:tr>
      <w:tr w:rsidR="00B15EE4" w14:paraId="10091F65" w14:textId="77777777" w:rsidTr="00487533">
        <w:tc>
          <w:tcPr>
            <w:tcW w:w="2610" w:type="dxa"/>
          </w:tcPr>
          <w:p w14:paraId="751B1A69" w14:textId="77777777" w:rsidR="00B15EE4" w:rsidRPr="00B15EE4" w:rsidRDefault="00B15EE4" w:rsidP="00B15EE4">
            <w:pPr>
              <w:rPr>
                <w:rFonts w:cs="Arial"/>
                <w:color w:val="172B4D"/>
              </w:rPr>
            </w:pPr>
            <w:r w:rsidRPr="00B15EE4">
              <w:rPr>
                <w:rFonts w:cs="Arial"/>
                <w:color w:val="172B4D"/>
              </w:rPr>
              <w:t>Length of all tokens</w:t>
            </w:r>
          </w:p>
        </w:tc>
        <w:tc>
          <w:tcPr>
            <w:tcW w:w="6205" w:type="dxa"/>
          </w:tcPr>
          <w:p w14:paraId="2BD11B18" w14:textId="77777777" w:rsidR="00B15EE4" w:rsidRPr="00B15EE4" w:rsidRDefault="00B15EE4" w:rsidP="00F84404">
            <w:pPr>
              <w:ind w:left="216" w:hanging="216"/>
              <w:rPr>
                <w:rFonts w:cs="Arial"/>
                <w:color w:val="172B4D"/>
              </w:rPr>
            </w:pPr>
            <w:r w:rsidRPr="00B15EE4">
              <w:rPr>
                <w:rFonts w:cs="Arial"/>
                <w:color w:val="172B4D"/>
              </w:rPr>
              <w:t>= 000</w:t>
            </w:r>
            <w:r w:rsidR="006F7938">
              <w:rPr>
                <w:rFonts w:cs="Arial"/>
                <w:color w:val="172B4D"/>
              </w:rPr>
              <w:t>56</w:t>
            </w:r>
            <w:r w:rsidRPr="00B15EE4">
              <w:rPr>
                <w:rFonts w:cs="Arial"/>
                <w:color w:val="172B4D"/>
              </w:rPr>
              <w:t xml:space="preserve"> (Header 12 bytes + Token header 10 bytes + Data </w:t>
            </w:r>
            <w:r w:rsidR="006F7938">
              <w:rPr>
                <w:rFonts w:cs="Arial"/>
                <w:color w:val="172B4D"/>
              </w:rPr>
              <w:t>3</w:t>
            </w:r>
            <w:r w:rsidR="00055999">
              <w:rPr>
                <w:rFonts w:cs="Arial"/>
                <w:color w:val="172B4D"/>
              </w:rPr>
              <w:t>4</w:t>
            </w:r>
            <w:r w:rsidRPr="00B15EE4">
              <w:rPr>
                <w:rFonts w:cs="Arial"/>
                <w:color w:val="172B4D"/>
              </w:rPr>
              <w:t xml:space="preserve"> bytes)</w:t>
            </w:r>
          </w:p>
        </w:tc>
      </w:tr>
    </w:tbl>
    <w:p w14:paraId="49061798" w14:textId="77777777" w:rsidR="00B15EE4" w:rsidRDefault="00B15EE4" w:rsidP="0013712C">
      <w:pPr>
        <w:ind w:left="1440"/>
        <w:rPr>
          <w:rStyle w:val="Strong"/>
          <w:rFonts w:cs="Arial"/>
          <w:color w:val="FF99CC"/>
        </w:rPr>
      </w:pPr>
    </w:p>
    <w:p w14:paraId="09C3FB03" w14:textId="77777777" w:rsidR="00210E8C" w:rsidRDefault="00B15EE4" w:rsidP="00F12805">
      <w:pPr>
        <w:pStyle w:val="ListParagraph"/>
        <w:numPr>
          <w:ilvl w:val="3"/>
          <w:numId w:val="77"/>
        </w:numPr>
        <w:rPr>
          <w:rFonts w:ascii="Arial" w:hAnsi="Arial" w:cs="Arial"/>
          <w:color w:val="172B4D"/>
          <w:sz w:val="20"/>
          <w:szCs w:val="20"/>
        </w:rPr>
      </w:pPr>
      <w:r w:rsidRPr="004B1B34">
        <w:rPr>
          <w:rStyle w:val="Strong"/>
          <w:rFonts w:ascii="Arial" w:hAnsi="Arial" w:cs="Arial"/>
          <w:color w:val="70AD47" w:themeColor="accent6"/>
          <w:sz w:val="20"/>
          <w:szCs w:val="20"/>
        </w:rPr>
        <w:t>Token Header</w:t>
      </w:r>
    </w:p>
    <w:tbl>
      <w:tblPr>
        <w:tblStyle w:val="TableGrid"/>
        <w:tblW w:w="881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205"/>
      </w:tblGrid>
      <w:tr w:rsidR="00210E8C" w:rsidRPr="00B15EE4" w14:paraId="6A1D7D0D" w14:textId="77777777" w:rsidTr="00487533">
        <w:tc>
          <w:tcPr>
            <w:tcW w:w="2610" w:type="dxa"/>
          </w:tcPr>
          <w:p w14:paraId="3E815EEF" w14:textId="77777777" w:rsidR="00210E8C" w:rsidRPr="00B15EE4" w:rsidRDefault="00210E8C" w:rsidP="009F25E3">
            <w:pPr>
              <w:rPr>
                <w:rFonts w:cs="Arial"/>
                <w:color w:val="172B4D"/>
              </w:rPr>
            </w:pPr>
            <w:r w:rsidRPr="00B15EE4">
              <w:rPr>
                <w:rFonts w:cs="Arial"/>
                <w:color w:val="172B4D"/>
              </w:rPr>
              <w:t>Eye catcher</w:t>
            </w:r>
          </w:p>
        </w:tc>
        <w:tc>
          <w:tcPr>
            <w:tcW w:w="6205" w:type="dxa"/>
          </w:tcPr>
          <w:p w14:paraId="0423BD30" w14:textId="77777777" w:rsidR="00210E8C" w:rsidRPr="00B15EE4" w:rsidRDefault="00210E8C" w:rsidP="009F25E3">
            <w:pPr>
              <w:rPr>
                <w:rFonts w:cs="Arial"/>
                <w:color w:val="172B4D"/>
              </w:rPr>
            </w:pPr>
            <w:r w:rsidRPr="00B15EE4">
              <w:rPr>
                <w:rFonts w:cs="Arial"/>
                <w:color w:val="172B4D"/>
              </w:rPr>
              <w:t>= !</w:t>
            </w:r>
          </w:p>
        </w:tc>
      </w:tr>
      <w:tr w:rsidR="00210E8C" w:rsidRPr="00B15EE4" w14:paraId="096B538D" w14:textId="77777777" w:rsidTr="00487533">
        <w:tc>
          <w:tcPr>
            <w:tcW w:w="2610" w:type="dxa"/>
          </w:tcPr>
          <w:p w14:paraId="085358C8" w14:textId="77777777" w:rsidR="00210E8C" w:rsidRPr="00B15EE4" w:rsidRDefault="00210E8C" w:rsidP="009F25E3">
            <w:pPr>
              <w:rPr>
                <w:rFonts w:cs="Arial"/>
                <w:color w:val="172B4D"/>
              </w:rPr>
            </w:pPr>
            <w:r w:rsidRPr="00B15EE4">
              <w:rPr>
                <w:rFonts w:cs="Arial"/>
                <w:color w:val="172B4D"/>
              </w:rPr>
              <w:t>User Field 1</w:t>
            </w:r>
          </w:p>
        </w:tc>
        <w:tc>
          <w:tcPr>
            <w:tcW w:w="6205" w:type="dxa"/>
          </w:tcPr>
          <w:p w14:paraId="0081AA35" w14:textId="77777777" w:rsidR="00210E8C" w:rsidRPr="00B15EE4" w:rsidRDefault="00210E8C" w:rsidP="009F25E3">
            <w:pPr>
              <w:rPr>
                <w:rFonts w:cs="Arial"/>
                <w:color w:val="172B4D"/>
              </w:rPr>
            </w:pPr>
            <w:r w:rsidRPr="00B15EE4">
              <w:rPr>
                <w:rFonts w:cs="Arial"/>
                <w:color w:val="172B4D"/>
              </w:rPr>
              <w:t>= " " (blank)</w:t>
            </w:r>
          </w:p>
        </w:tc>
      </w:tr>
      <w:tr w:rsidR="00210E8C" w:rsidRPr="00B15EE4" w14:paraId="13125D9C" w14:textId="77777777" w:rsidTr="00487533">
        <w:tc>
          <w:tcPr>
            <w:tcW w:w="2610" w:type="dxa"/>
          </w:tcPr>
          <w:p w14:paraId="757106B6" w14:textId="77777777" w:rsidR="00210E8C" w:rsidRPr="00B15EE4" w:rsidRDefault="00210E8C" w:rsidP="009F25E3">
            <w:pPr>
              <w:rPr>
                <w:rFonts w:cs="Arial"/>
                <w:color w:val="172B4D"/>
              </w:rPr>
            </w:pPr>
            <w:r w:rsidRPr="00B15EE4">
              <w:rPr>
                <w:rFonts w:cs="Arial"/>
                <w:color w:val="172B4D"/>
              </w:rPr>
              <w:t>Token ID</w:t>
            </w:r>
          </w:p>
        </w:tc>
        <w:tc>
          <w:tcPr>
            <w:tcW w:w="6205" w:type="dxa"/>
          </w:tcPr>
          <w:p w14:paraId="0C1B6C31" w14:textId="77777777" w:rsidR="00210E8C" w:rsidRPr="00B15EE4" w:rsidRDefault="00210E8C" w:rsidP="009F25E3">
            <w:pPr>
              <w:rPr>
                <w:rFonts w:cs="Arial"/>
                <w:color w:val="172B4D"/>
              </w:rPr>
            </w:pPr>
            <w:r w:rsidRPr="00B15EE4">
              <w:rPr>
                <w:rFonts w:cs="Arial"/>
                <w:color w:val="172B4D"/>
              </w:rPr>
              <w:t>= SX</w:t>
            </w:r>
          </w:p>
        </w:tc>
      </w:tr>
      <w:tr w:rsidR="00210E8C" w:rsidRPr="00B15EE4" w14:paraId="67927469" w14:textId="77777777" w:rsidTr="00487533">
        <w:tc>
          <w:tcPr>
            <w:tcW w:w="2610" w:type="dxa"/>
          </w:tcPr>
          <w:p w14:paraId="429DD9ED" w14:textId="77777777" w:rsidR="00210E8C" w:rsidRPr="00B15EE4" w:rsidRDefault="00210E8C" w:rsidP="009F25E3">
            <w:pPr>
              <w:rPr>
                <w:rFonts w:cs="Arial"/>
                <w:color w:val="172B4D"/>
              </w:rPr>
            </w:pPr>
            <w:r w:rsidRPr="00B15EE4">
              <w:rPr>
                <w:rFonts w:cs="Arial"/>
                <w:color w:val="172B4D"/>
              </w:rPr>
              <w:t>Length individual token</w:t>
            </w:r>
          </w:p>
        </w:tc>
        <w:tc>
          <w:tcPr>
            <w:tcW w:w="6205" w:type="dxa"/>
          </w:tcPr>
          <w:p w14:paraId="3CBE320A" w14:textId="77777777" w:rsidR="00210E8C" w:rsidRPr="00B15EE4" w:rsidRDefault="00210E8C" w:rsidP="009F25E3">
            <w:pPr>
              <w:rPr>
                <w:rFonts w:cs="Arial"/>
                <w:color w:val="172B4D"/>
              </w:rPr>
            </w:pPr>
            <w:r w:rsidRPr="00B15EE4">
              <w:rPr>
                <w:rFonts w:cs="Arial"/>
                <w:color w:val="172B4D"/>
              </w:rPr>
              <w:t>= 000</w:t>
            </w:r>
            <w:r w:rsidR="006F7938">
              <w:rPr>
                <w:rFonts w:cs="Arial"/>
                <w:color w:val="172B4D"/>
              </w:rPr>
              <w:t>34 (token data)</w:t>
            </w:r>
          </w:p>
        </w:tc>
      </w:tr>
      <w:tr w:rsidR="00210E8C" w:rsidRPr="00B15EE4" w14:paraId="44905C35" w14:textId="77777777" w:rsidTr="00487533">
        <w:tc>
          <w:tcPr>
            <w:tcW w:w="2610" w:type="dxa"/>
          </w:tcPr>
          <w:p w14:paraId="7888C49F" w14:textId="77777777" w:rsidR="00210E8C" w:rsidRPr="00B15EE4" w:rsidRDefault="00210E8C" w:rsidP="009F25E3">
            <w:pPr>
              <w:rPr>
                <w:rFonts w:cs="Arial"/>
                <w:color w:val="172B4D"/>
              </w:rPr>
            </w:pPr>
            <w:r w:rsidRPr="00B15EE4">
              <w:rPr>
                <w:rFonts w:cs="Arial"/>
                <w:color w:val="172B4D"/>
              </w:rPr>
              <w:t>User Field 2</w:t>
            </w:r>
          </w:p>
        </w:tc>
        <w:tc>
          <w:tcPr>
            <w:tcW w:w="6205" w:type="dxa"/>
          </w:tcPr>
          <w:p w14:paraId="31EBF7DB" w14:textId="77777777" w:rsidR="00210E8C" w:rsidRPr="00B15EE4" w:rsidRDefault="00210E8C" w:rsidP="009F25E3">
            <w:pPr>
              <w:rPr>
                <w:rFonts w:cs="Arial"/>
                <w:color w:val="172B4D"/>
              </w:rPr>
            </w:pPr>
            <w:r w:rsidRPr="00B15EE4">
              <w:rPr>
                <w:rFonts w:cs="Arial"/>
                <w:color w:val="172B4D"/>
              </w:rPr>
              <w:t>= " " (blank)</w:t>
            </w:r>
          </w:p>
        </w:tc>
      </w:tr>
    </w:tbl>
    <w:p w14:paraId="712E3A50" w14:textId="77777777" w:rsidR="00B15EE4" w:rsidRPr="00B15EE4" w:rsidRDefault="00B15EE4" w:rsidP="0013712C">
      <w:pPr>
        <w:pStyle w:val="ListParagraph"/>
        <w:ind w:left="1800"/>
        <w:rPr>
          <w:rFonts w:ascii="Arial" w:hAnsi="Arial" w:cs="Arial"/>
          <w:color w:val="172B4D"/>
          <w:sz w:val="20"/>
          <w:szCs w:val="20"/>
        </w:rPr>
      </w:pPr>
      <w:r w:rsidRPr="00B15EE4">
        <w:rPr>
          <w:rFonts w:ascii="Arial" w:hAnsi="Arial" w:cs="Arial"/>
          <w:color w:val="172B4D"/>
          <w:sz w:val="20"/>
          <w:szCs w:val="20"/>
        </w:rPr>
        <w:t>                                                                                                            </w:t>
      </w:r>
    </w:p>
    <w:p w14:paraId="157FFFD5" w14:textId="77777777" w:rsidR="00B15EE4" w:rsidRPr="00B15EE4" w:rsidRDefault="00B15EE4" w:rsidP="0013712C">
      <w:pPr>
        <w:ind w:left="1440"/>
        <w:rPr>
          <w:rFonts w:cs="Arial"/>
          <w:color w:val="172B4D"/>
        </w:rPr>
      </w:pPr>
    </w:p>
    <w:p w14:paraId="6A865017" w14:textId="77777777" w:rsidR="00AE562C" w:rsidRDefault="00B15EE4" w:rsidP="00F12805">
      <w:pPr>
        <w:pStyle w:val="ListParagraph"/>
        <w:numPr>
          <w:ilvl w:val="3"/>
          <w:numId w:val="77"/>
        </w:numPr>
        <w:rPr>
          <w:rFonts w:ascii="Arial" w:hAnsi="Arial" w:cs="Arial"/>
          <w:color w:val="172B4D"/>
          <w:sz w:val="20"/>
          <w:szCs w:val="20"/>
        </w:rPr>
      </w:pPr>
      <w:r w:rsidRPr="00F84404">
        <w:rPr>
          <w:rStyle w:val="Strong"/>
          <w:rFonts w:ascii="Arial" w:hAnsi="Arial" w:cs="Arial"/>
          <w:color w:val="2E74B5" w:themeColor="accent5" w:themeShade="BF"/>
          <w:sz w:val="20"/>
          <w:szCs w:val="20"/>
        </w:rPr>
        <w:t>Token Data</w:t>
      </w:r>
    </w:p>
    <w:tbl>
      <w:tblPr>
        <w:tblStyle w:val="TableGrid"/>
        <w:tblW w:w="881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6206"/>
      </w:tblGrid>
      <w:tr w:rsidR="00AE562C" w:rsidRPr="00B15EE4" w14:paraId="4C642367" w14:textId="77777777" w:rsidTr="00487533">
        <w:tc>
          <w:tcPr>
            <w:tcW w:w="2605" w:type="dxa"/>
          </w:tcPr>
          <w:p w14:paraId="3DBB67A9" w14:textId="77777777" w:rsidR="00AE562C" w:rsidRPr="00B15EE4" w:rsidRDefault="00AE562C" w:rsidP="009F25E3">
            <w:pPr>
              <w:rPr>
                <w:rFonts w:cs="Arial"/>
                <w:color w:val="172B4D"/>
              </w:rPr>
            </w:pPr>
            <w:r w:rsidRPr="00B15EE4">
              <w:rPr>
                <w:rFonts w:cs="Arial"/>
                <w:color w:val="172B4D"/>
              </w:rPr>
              <w:t>Format code</w:t>
            </w:r>
          </w:p>
        </w:tc>
        <w:tc>
          <w:tcPr>
            <w:tcW w:w="6210" w:type="dxa"/>
          </w:tcPr>
          <w:p w14:paraId="5984880C" w14:textId="77777777" w:rsidR="00AE562C" w:rsidRPr="00B15EE4" w:rsidRDefault="00AE562C" w:rsidP="009F25E3">
            <w:pPr>
              <w:rPr>
                <w:rFonts w:cs="Arial"/>
                <w:color w:val="172B4D"/>
              </w:rPr>
            </w:pPr>
            <w:r w:rsidRPr="00B15EE4">
              <w:rPr>
                <w:rFonts w:cs="Arial"/>
                <w:color w:val="172B4D"/>
              </w:rPr>
              <w:t>= 00</w:t>
            </w:r>
            <w:r w:rsidR="00055999">
              <w:rPr>
                <w:rFonts w:cs="Arial"/>
                <w:color w:val="172B4D"/>
              </w:rPr>
              <w:t xml:space="preserve"> (2 bytes)</w:t>
            </w:r>
          </w:p>
        </w:tc>
      </w:tr>
      <w:tr w:rsidR="00AE562C" w:rsidRPr="00B15EE4" w14:paraId="3B6880C3" w14:textId="77777777" w:rsidTr="00487533">
        <w:tc>
          <w:tcPr>
            <w:tcW w:w="2605" w:type="dxa"/>
          </w:tcPr>
          <w:p w14:paraId="38AF079A" w14:textId="77777777" w:rsidR="00AE562C" w:rsidRPr="00B15EE4" w:rsidRDefault="00AE562C" w:rsidP="009F25E3">
            <w:pPr>
              <w:rPr>
                <w:rFonts w:cs="Arial"/>
                <w:color w:val="172B4D"/>
              </w:rPr>
            </w:pPr>
            <w:r w:rsidRPr="00B15EE4">
              <w:rPr>
                <w:rFonts w:cs="Arial"/>
                <w:color w:val="172B4D"/>
              </w:rPr>
              <w:t>Length INFO buffer</w:t>
            </w:r>
          </w:p>
        </w:tc>
        <w:tc>
          <w:tcPr>
            <w:tcW w:w="6210" w:type="dxa"/>
          </w:tcPr>
          <w:p w14:paraId="2DC368FA" w14:textId="77777777" w:rsidR="00055999" w:rsidRDefault="00AE562C" w:rsidP="009F25E3">
            <w:pPr>
              <w:rPr>
                <w:rFonts w:cs="Arial"/>
                <w:color w:val="172B4D"/>
              </w:rPr>
            </w:pPr>
            <w:r w:rsidRPr="00B15EE4">
              <w:rPr>
                <w:rFonts w:cs="Arial"/>
                <w:color w:val="172B4D"/>
              </w:rPr>
              <w:t xml:space="preserve">= </w:t>
            </w:r>
            <w:r w:rsidR="006F7938">
              <w:rPr>
                <w:rFonts w:cs="Arial"/>
                <w:color w:val="172B4D"/>
              </w:rPr>
              <w:t>30</w:t>
            </w:r>
            <w:r w:rsidRPr="00B15EE4">
              <w:rPr>
                <w:rFonts w:cs="Arial"/>
                <w:color w:val="172B4D"/>
              </w:rPr>
              <w:t xml:space="preserve"> </w:t>
            </w:r>
            <w:r w:rsidR="00055999">
              <w:rPr>
                <w:rFonts w:cs="Arial"/>
                <w:color w:val="172B4D"/>
              </w:rPr>
              <w:t>(2 bytes)</w:t>
            </w:r>
          </w:p>
          <w:p w14:paraId="3C9F03FB" w14:textId="77777777" w:rsidR="00AE562C" w:rsidRPr="00B15EE4" w:rsidRDefault="00055999" w:rsidP="009F25E3">
            <w:pPr>
              <w:rPr>
                <w:rFonts w:cs="Arial"/>
                <w:color w:val="172B4D"/>
              </w:rPr>
            </w:pPr>
            <w:r>
              <w:rPr>
                <w:rFonts w:cs="Arial"/>
                <w:color w:val="172B4D"/>
              </w:rPr>
              <w:t xml:space="preserve">   </w:t>
            </w:r>
            <w:r w:rsidR="00DA6028">
              <w:rPr>
                <w:rFonts w:cs="Arial"/>
                <w:color w:val="172B4D"/>
              </w:rPr>
              <w:t>L</w:t>
            </w:r>
            <w:r w:rsidR="00AE562C" w:rsidRPr="00B15EE4">
              <w:rPr>
                <w:rFonts w:cs="Arial"/>
                <w:color w:val="172B4D"/>
              </w:rPr>
              <w:t>ength of INFO buffer 1 + 1 + 2</w:t>
            </w:r>
            <w:r>
              <w:rPr>
                <w:rFonts w:cs="Arial"/>
                <w:color w:val="172B4D"/>
              </w:rPr>
              <w:t>8</w:t>
            </w:r>
            <w:r w:rsidR="00DA6028">
              <w:rPr>
                <w:rFonts w:cs="Arial"/>
                <w:color w:val="172B4D"/>
              </w:rPr>
              <w:t xml:space="preserve"> = </w:t>
            </w:r>
            <w:r w:rsidR="006F7938">
              <w:rPr>
                <w:rFonts w:cs="Arial"/>
                <w:color w:val="172B4D"/>
              </w:rPr>
              <w:t>30</w:t>
            </w:r>
          </w:p>
        </w:tc>
      </w:tr>
      <w:tr w:rsidR="00AE562C" w:rsidRPr="00B15EE4" w14:paraId="3D5B3DD4" w14:textId="77777777" w:rsidTr="00487533">
        <w:tc>
          <w:tcPr>
            <w:tcW w:w="2610" w:type="dxa"/>
          </w:tcPr>
          <w:p w14:paraId="332084BE" w14:textId="77777777" w:rsidR="00AE562C" w:rsidRPr="00B15EE4" w:rsidRDefault="00AE562C" w:rsidP="009F25E3">
            <w:pPr>
              <w:rPr>
                <w:rFonts w:cs="Arial"/>
                <w:color w:val="172B4D"/>
              </w:rPr>
            </w:pPr>
            <w:r w:rsidRPr="00B15EE4">
              <w:rPr>
                <w:rFonts w:cs="Arial"/>
                <w:color w:val="172B4D"/>
              </w:rPr>
              <w:t>INFO buffer</w:t>
            </w:r>
          </w:p>
        </w:tc>
        <w:tc>
          <w:tcPr>
            <w:tcW w:w="6205" w:type="dxa"/>
          </w:tcPr>
          <w:p w14:paraId="019146F1" w14:textId="77777777" w:rsidR="00AE562C" w:rsidRPr="00B15EE4" w:rsidRDefault="00AE562C" w:rsidP="009F25E3">
            <w:pPr>
              <w:rPr>
                <w:rFonts w:cs="Arial"/>
                <w:color w:val="172B4D"/>
              </w:rPr>
            </w:pPr>
          </w:p>
        </w:tc>
      </w:tr>
      <w:tr w:rsidR="00AE562C" w:rsidRPr="00B15EE4" w14:paraId="65EAB7DB" w14:textId="77777777" w:rsidTr="00487533">
        <w:tc>
          <w:tcPr>
            <w:tcW w:w="2610" w:type="dxa"/>
          </w:tcPr>
          <w:p w14:paraId="705FC348" w14:textId="77777777" w:rsidR="00AE562C" w:rsidRPr="00B15EE4" w:rsidRDefault="00AE562C" w:rsidP="0013712C">
            <w:pPr>
              <w:ind w:left="288"/>
              <w:rPr>
                <w:rFonts w:cs="Arial"/>
                <w:color w:val="172B4D"/>
              </w:rPr>
            </w:pPr>
            <w:r w:rsidRPr="00B15EE4">
              <w:rPr>
                <w:rFonts w:cs="Arial"/>
                <w:color w:val="172B4D"/>
              </w:rPr>
              <w:t>Cryptogram type</w:t>
            </w:r>
          </w:p>
        </w:tc>
        <w:tc>
          <w:tcPr>
            <w:tcW w:w="6205" w:type="dxa"/>
          </w:tcPr>
          <w:p w14:paraId="24D3A196" w14:textId="77777777" w:rsidR="00AE562C" w:rsidRPr="00B15EE4" w:rsidRDefault="0013712C" w:rsidP="009F25E3">
            <w:pPr>
              <w:rPr>
                <w:rFonts w:cs="Arial"/>
                <w:color w:val="172B4D"/>
              </w:rPr>
            </w:pPr>
            <w:r w:rsidRPr="00B15EE4">
              <w:rPr>
                <w:rFonts w:cs="Arial"/>
                <w:color w:val="172B4D"/>
              </w:rPr>
              <w:t>= 2 (1 byte)</w:t>
            </w:r>
          </w:p>
        </w:tc>
      </w:tr>
      <w:tr w:rsidR="00AE562C" w:rsidRPr="00B15EE4" w14:paraId="6B023564" w14:textId="77777777" w:rsidTr="00487533">
        <w:tc>
          <w:tcPr>
            <w:tcW w:w="2610" w:type="dxa"/>
          </w:tcPr>
          <w:p w14:paraId="789C2785" w14:textId="77777777" w:rsidR="00AE562C" w:rsidRPr="00B15EE4" w:rsidRDefault="0013712C" w:rsidP="0013712C">
            <w:pPr>
              <w:ind w:left="288"/>
              <w:rPr>
                <w:rFonts w:cs="Arial"/>
                <w:color w:val="172B4D"/>
              </w:rPr>
            </w:pPr>
            <w:r w:rsidRPr="00B15EE4">
              <w:rPr>
                <w:rFonts w:cs="Arial"/>
                <w:color w:val="172B4D"/>
              </w:rPr>
              <w:t>Cryptogram format</w:t>
            </w:r>
          </w:p>
        </w:tc>
        <w:tc>
          <w:tcPr>
            <w:tcW w:w="6205" w:type="dxa"/>
          </w:tcPr>
          <w:p w14:paraId="19A506CA" w14:textId="77777777" w:rsidR="00AE562C" w:rsidRPr="00B15EE4" w:rsidRDefault="0013712C" w:rsidP="009F25E3">
            <w:pPr>
              <w:rPr>
                <w:rFonts w:cs="Arial"/>
                <w:color w:val="172B4D"/>
              </w:rPr>
            </w:pPr>
            <w:r w:rsidRPr="00B15EE4">
              <w:rPr>
                <w:rFonts w:cs="Arial"/>
                <w:color w:val="172B4D"/>
              </w:rPr>
              <w:t>= 2 (1 byte)</w:t>
            </w:r>
          </w:p>
        </w:tc>
      </w:tr>
      <w:tr w:rsidR="0013712C" w:rsidRPr="00B15EE4" w14:paraId="72BCA53B" w14:textId="77777777" w:rsidTr="00487533">
        <w:tc>
          <w:tcPr>
            <w:tcW w:w="2610" w:type="dxa"/>
          </w:tcPr>
          <w:p w14:paraId="4EC73E81" w14:textId="77777777" w:rsidR="0013712C" w:rsidRPr="00B15EE4" w:rsidRDefault="0013712C" w:rsidP="0013712C">
            <w:pPr>
              <w:ind w:left="288"/>
              <w:rPr>
                <w:rFonts w:cs="Arial"/>
                <w:color w:val="172B4D"/>
              </w:rPr>
            </w:pPr>
            <w:r w:rsidRPr="00B15EE4">
              <w:rPr>
                <w:rFonts w:cs="Arial"/>
                <w:color w:val="172B4D"/>
              </w:rPr>
              <w:t>Cryptogram</w:t>
            </w:r>
          </w:p>
        </w:tc>
        <w:tc>
          <w:tcPr>
            <w:tcW w:w="6205" w:type="dxa"/>
          </w:tcPr>
          <w:p w14:paraId="4CB5BA65" w14:textId="77777777" w:rsidR="0013712C" w:rsidRPr="00B15EE4" w:rsidRDefault="0013712C" w:rsidP="00DA6028">
            <w:pPr>
              <w:ind w:left="144" w:hanging="144"/>
              <w:rPr>
                <w:rFonts w:cs="Arial"/>
                <w:color w:val="172B4D"/>
              </w:rPr>
            </w:pPr>
            <w:r w:rsidRPr="00B15EE4">
              <w:rPr>
                <w:rFonts w:cs="Arial"/>
                <w:color w:val="172B4D"/>
              </w:rPr>
              <w:t>= 12345678901234567890</w:t>
            </w:r>
            <w:r w:rsidR="00055999">
              <w:rPr>
                <w:rFonts w:cs="Arial"/>
                <w:color w:val="172B4D"/>
              </w:rPr>
              <w:t>12345678</w:t>
            </w:r>
            <w:r w:rsidRPr="00B15EE4">
              <w:rPr>
                <w:rFonts w:cs="Arial"/>
                <w:color w:val="172B4D"/>
              </w:rPr>
              <w:t xml:space="preserve"> (2</w:t>
            </w:r>
            <w:r w:rsidR="00055999">
              <w:rPr>
                <w:rFonts w:cs="Arial"/>
                <w:color w:val="172B4D"/>
              </w:rPr>
              <w:t>8</w:t>
            </w:r>
            <w:r w:rsidRPr="00B15EE4">
              <w:rPr>
                <w:rFonts w:cs="Arial"/>
                <w:color w:val="172B4D"/>
              </w:rPr>
              <w:t xml:space="preserve"> bytes)</w:t>
            </w:r>
          </w:p>
        </w:tc>
      </w:tr>
    </w:tbl>
    <w:p w14:paraId="4A1BC1E4" w14:textId="77777777" w:rsidR="00210E8C" w:rsidRDefault="00210E8C" w:rsidP="00AE562C">
      <w:pPr>
        <w:pStyle w:val="ListParagraph"/>
        <w:ind w:left="1800"/>
        <w:rPr>
          <w:rFonts w:ascii="Arial" w:hAnsi="Arial" w:cs="Arial"/>
          <w:color w:val="172B4D"/>
          <w:sz w:val="20"/>
          <w:szCs w:val="20"/>
        </w:rPr>
      </w:pPr>
    </w:p>
    <w:p w14:paraId="25EA329A" w14:textId="77777777" w:rsidR="00B15EE4" w:rsidRDefault="00B15EE4" w:rsidP="00B15EE4">
      <w:pPr>
        <w:ind w:left="1080"/>
        <w:rPr>
          <w:rFonts w:cs="Arial"/>
          <w:b/>
          <w:bCs/>
          <w:color w:val="172B4D"/>
          <w:spacing w:val="-2"/>
        </w:rPr>
      </w:pPr>
    </w:p>
    <w:p w14:paraId="24A41191" w14:textId="77777777" w:rsidR="00B15EE4" w:rsidRDefault="00306DF0" w:rsidP="00B15EE4">
      <w:pPr>
        <w:ind w:left="1080"/>
        <w:rPr>
          <w:rFonts w:cs="Arial"/>
          <w:b/>
          <w:bCs/>
          <w:color w:val="172B4D"/>
          <w:spacing w:val="-2"/>
          <w:sz w:val="24"/>
          <w:szCs w:val="24"/>
        </w:rPr>
      </w:pPr>
      <w:r>
        <w:rPr>
          <w:rFonts w:cs="Arial"/>
          <w:b/>
          <w:bCs/>
          <w:color w:val="172B4D"/>
          <w:spacing w:val="-2"/>
          <w:sz w:val="24"/>
          <w:szCs w:val="24"/>
        </w:rPr>
        <w:t>Exa</w:t>
      </w:r>
      <w:r w:rsidR="00B15EE4" w:rsidRPr="0013712C">
        <w:rPr>
          <w:rFonts w:cs="Arial"/>
          <w:b/>
          <w:bCs/>
          <w:color w:val="172B4D"/>
          <w:spacing w:val="-2"/>
          <w:sz w:val="24"/>
          <w:szCs w:val="24"/>
        </w:rPr>
        <w:t>mple B</w:t>
      </w:r>
    </w:p>
    <w:p w14:paraId="4542B66D" w14:textId="77777777" w:rsidR="0013712C" w:rsidRPr="0013712C" w:rsidRDefault="0013712C" w:rsidP="00B15EE4">
      <w:pPr>
        <w:ind w:left="1080"/>
        <w:rPr>
          <w:rFonts w:cs="Arial"/>
          <w:color w:val="172B4D"/>
          <w:spacing w:val="-2"/>
          <w:sz w:val="24"/>
          <w:szCs w:val="24"/>
        </w:rPr>
      </w:pPr>
    </w:p>
    <w:p w14:paraId="2B5D49C4" w14:textId="77777777" w:rsidR="0013712C" w:rsidRPr="0013712C" w:rsidRDefault="00B15EE4" w:rsidP="00F12805">
      <w:pPr>
        <w:pStyle w:val="ListParagraph"/>
        <w:numPr>
          <w:ilvl w:val="0"/>
          <w:numId w:val="77"/>
        </w:numPr>
        <w:rPr>
          <w:rStyle w:val="Strong"/>
          <w:rFonts w:cs="Arial"/>
          <w:b w:val="0"/>
          <w:bCs w:val="0"/>
          <w:color w:val="172B4D"/>
        </w:rPr>
      </w:pPr>
      <w:r w:rsidRPr="0013712C">
        <w:rPr>
          <w:rStyle w:val="Strong"/>
          <w:rFonts w:ascii="Arial" w:hAnsi="Arial" w:cs="Arial"/>
          <w:color w:val="172B4D"/>
          <w:sz w:val="20"/>
          <w:szCs w:val="20"/>
        </w:rPr>
        <w:lastRenderedPageBreak/>
        <w:t>TOKEN SX (</w:t>
      </w:r>
      <w:r w:rsidR="00EF4C0C">
        <w:rPr>
          <w:rStyle w:val="Strong"/>
          <w:rFonts w:ascii="Arial" w:hAnsi="Arial" w:cs="Arial"/>
          <w:color w:val="172B4D"/>
          <w:sz w:val="20"/>
          <w:szCs w:val="20"/>
        </w:rPr>
        <w:t>3</w:t>
      </w:r>
      <w:r w:rsidRPr="0013712C">
        <w:rPr>
          <w:rStyle w:val="Strong"/>
          <w:rFonts w:ascii="Arial" w:hAnsi="Arial" w:cs="Arial"/>
          <w:color w:val="172B4D"/>
          <w:sz w:val="20"/>
          <w:szCs w:val="20"/>
        </w:rPr>
        <w:t>4 bytes) and TOKEN FJ (15</w:t>
      </w:r>
      <w:r w:rsidR="00F8191D">
        <w:rPr>
          <w:rStyle w:val="Strong"/>
          <w:rFonts w:ascii="Arial" w:hAnsi="Arial" w:cs="Arial"/>
          <w:color w:val="172B4D"/>
          <w:sz w:val="20"/>
          <w:szCs w:val="20"/>
        </w:rPr>
        <w:t>6</w:t>
      </w:r>
      <w:r w:rsidRPr="0013712C">
        <w:rPr>
          <w:rStyle w:val="Strong"/>
          <w:rFonts w:ascii="Arial" w:hAnsi="Arial" w:cs="Arial"/>
          <w:color w:val="172B4D"/>
          <w:sz w:val="20"/>
          <w:szCs w:val="20"/>
        </w:rPr>
        <w:t xml:space="preserve"> bytes) reported in FID 5</w:t>
      </w:r>
    </w:p>
    <w:p w14:paraId="34E3B9B3" w14:textId="77777777" w:rsidR="0013712C" w:rsidRPr="00B15EE4" w:rsidRDefault="0013712C" w:rsidP="0013712C">
      <w:pPr>
        <w:pStyle w:val="ListParagraph"/>
        <w:ind w:left="1440"/>
        <w:rPr>
          <w:rFonts w:cs="Arial"/>
          <w:color w:val="172B4D"/>
        </w:rPr>
      </w:pPr>
    </w:p>
    <w:p w14:paraId="1F57C52C" w14:textId="77777777" w:rsidR="00B15EE4" w:rsidRPr="00F84404" w:rsidRDefault="00B15EE4" w:rsidP="00F84404">
      <w:pPr>
        <w:ind w:left="1440"/>
        <w:rPr>
          <w:rFonts w:cstheme="minorHAnsi"/>
          <w:szCs w:val="22"/>
        </w:rPr>
      </w:pPr>
      <w:r w:rsidRPr="00F84404">
        <w:rPr>
          <w:rStyle w:val="Strong"/>
          <w:rFonts w:cstheme="minorHAnsi"/>
          <w:color w:val="172B4D"/>
          <w:szCs w:val="22"/>
        </w:rPr>
        <w:t>FID 5</w:t>
      </w:r>
      <w:r w:rsidRPr="00F84404">
        <w:rPr>
          <w:rFonts w:cstheme="minorHAnsi"/>
          <w:color w:val="172B4D"/>
          <w:szCs w:val="22"/>
        </w:rPr>
        <w:t> =</w:t>
      </w:r>
      <w:r w:rsidRPr="00F84404">
        <w:rPr>
          <w:rStyle w:val="Strong"/>
          <w:rFonts w:cstheme="minorHAnsi"/>
          <w:color w:val="339966"/>
          <w:szCs w:val="22"/>
        </w:rPr>
        <w:t> </w:t>
      </w:r>
      <w:r w:rsidRPr="00F84404">
        <w:rPr>
          <w:rStyle w:val="Strong"/>
          <w:rFonts w:cstheme="minorHAnsi"/>
          <w:color w:val="375623" w:themeColor="accent4"/>
          <w:szCs w:val="22"/>
        </w:rPr>
        <w:t>&amp; 00003002</w:t>
      </w:r>
      <w:r w:rsidR="00EF4C0C" w:rsidRPr="00F84404">
        <w:rPr>
          <w:rStyle w:val="Strong"/>
          <w:rFonts w:cstheme="minorHAnsi"/>
          <w:color w:val="375623" w:themeColor="accent4"/>
          <w:szCs w:val="22"/>
        </w:rPr>
        <w:t>2</w:t>
      </w:r>
      <w:r w:rsidR="002C25B1" w:rsidRPr="00F84404">
        <w:rPr>
          <w:rStyle w:val="Strong"/>
          <w:rFonts w:cstheme="minorHAnsi"/>
          <w:color w:val="375623" w:themeColor="accent4"/>
          <w:szCs w:val="22"/>
        </w:rPr>
        <w:t>2</w:t>
      </w:r>
      <w:r w:rsidRPr="00F84404">
        <w:rPr>
          <w:rStyle w:val="Strong"/>
          <w:rFonts w:cstheme="minorHAnsi"/>
          <w:color w:val="70AD47" w:themeColor="accent6"/>
          <w:szCs w:val="22"/>
        </w:rPr>
        <w:t>! SX000</w:t>
      </w:r>
      <w:r w:rsidR="00EF4C0C" w:rsidRPr="00F84404">
        <w:rPr>
          <w:rStyle w:val="Strong"/>
          <w:rFonts w:cstheme="minorHAnsi"/>
          <w:color w:val="70AD47" w:themeColor="accent6"/>
          <w:szCs w:val="22"/>
        </w:rPr>
        <w:t>3</w:t>
      </w:r>
      <w:r w:rsidRPr="00F84404">
        <w:rPr>
          <w:rStyle w:val="Strong"/>
          <w:rFonts w:cstheme="minorHAnsi"/>
          <w:color w:val="70AD47" w:themeColor="accent6"/>
          <w:szCs w:val="22"/>
        </w:rPr>
        <w:t>4 &lt;</w:t>
      </w:r>
      <w:r w:rsidR="00306DF0" w:rsidRPr="00F84404">
        <w:rPr>
          <w:rStyle w:val="Strong"/>
          <w:rFonts w:cstheme="minorHAnsi"/>
          <w:color w:val="70AD47" w:themeColor="accent6"/>
          <w:szCs w:val="22"/>
        </w:rPr>
        <w:t>data</w:t>
      </w:r>
      <w:r w:rsidRPr="00F84404">
        <w:rPr>
          <w:rStyle w:val="Strong"/>
          <w:rFonts w:cstheme="minorHAnsi"/>
          <w:color w:val="70AD47" w:themeColor="accent6"/>
          <w:szCs w:val="22"/>
        </w:rPr>
        <w:t xml:space="preserve"> </w:t>
      </w:r>
      <w:r w:rsidR="00306DF0" w:rsidRPr="00F84404">
        <w:rPr>
          <w:rStyle w:val="Strong"/>
          <w:rFonts w:cstheme="minorHAnsi"/>
          <w:color w:val="70AD47" w:themeColor="accent6"/>
          <w:szCs w:val="22"/>
        </w:rPr>
        <w:t>=</w:t>
      </w:r>
      <w:r w:rsidRPr="00F84404">
        <w:rPr>
          <w:rStyle w:val="Strong"/>
          <w:rFonts w:cstheme="minorHAnsi"/>
          <w:color w:val="70AD47" w:themeColor="accent6"/>
          <w:szCs w:val="22"/>
        </w:rPr>
        <w:t xml:space="preserve"> </w:t>
      </w:r>
      <w:r w:rsidR="001A728C" w:rsidRPr="00F84404">
        <w:rPr>
          <w:rStyle w:val="Strong"/>
          <w:rFonts w:cstheme="minorHAnsi"/>
          <w:color w:val="70AD47" w:themeColor="accent6"/>
          <w:szCs w:val="22"/>
        </w:rPr>
        <w:t>3</w:t>
      </w:r>
      <w:r w:rsidRPr="00F84404">
        <w:rPr>
          <w:rStyle w:val="Strong"/>
          <w:rFonts w:cstheme="minorHAnsi"/>
          <w:color w:val="70AD47" w:themeColor="accent6"/>
          <w:szCs w:val="22"/>
        </w:rPr>
        <w:t>4 bytes&gt;</w:t>
      </w:r>
      <w:r w:rsidRPr="00F84404">
        <w:rPr>
          <w:rStyle w:val="Strong"/>
          <w:rFonts w:cstheme="minorHAnsi"/>
          <w:color w:val="2E74B5" w:themeColor="accent5" w:themeShade="BF"/>
          <w:szCs w:val="22"/>
        </w:rPr>
        <w:t>! FJ0015</w:t>
      </w:r>
      <w:r w:rsidR="002C25B1" w:rsidRPr="00F84404">
        <w:rPr>
          <w:rStyle w:val="Strong"/>
          <w:rFonts w:cstheme="minorHAnsi"/>
          <w:color w:val="2E74B5" w:themeColor="accent5" w:themeShade="BF"/>
          <w:szCs w:val="22"/>
        </w:rPr>
        <w:t>6</w:t>
      </w:r>
      <w:r w:rsidRPr="00F84404">
        <w:rPr>
          <w:rStyle w:val="Strong"/>
          <w:rFonts w:cstheme="minorHAnsi"/>
          <w:color w:val="2E74B5" w:themeColor="accent5" w:themeShade="BF"/>
          <w:szCs w:val="22"/>
        </w:rPr>
        <w:t xml:space="preserve"> &lt;data </w:t>
      </w:r>
      <w:r w:rsidR="00306DF0" w:rsidRPr="00F84404">
        <w:rPr>
          <w:rStyle w:val="Strong"/>
          <w:rFonts w:cstheme="minorHAnsi"/>
          <w:color w:val="2E74B5" w:themeColor="accent5" w:themeShade="BF"/>
          <w:szCs w:val="22"/>
        </w:rPr>
        <w:t>=</w:t>
      </w:r>
      <w:r w:rsidRPr="00F84404">
        <w:rPr>
          <w:rStyle w:val="Strong"/>
          <w:rFonts w:cstheme="minorHAnsi"/>
          <w:color w:val="2E74B5" w:themeColor="accent5" w:themeShade="BF"/>
          <w:szCs w:val="22"/>
        </w:rPr>
        <w:t xml:space="preserve"> 15</w:t>
      </w:r>
      <w:r w:rsidR="00EF4C0C" w:rsidRPr="00F84404">
        <w:rPr>
          <w:rStyle w:val="Strong"/>
          <w:rFonts w:cstheme="minorHAnsi"/>
          <w:color w:val="2E74B5" w:themeColor="accent5" w:themeShade="BF"/>
          <w:szCs w:val="22"/>
        </w:rPr>
        <w:t>5</w:t>
      </w:r>
      <w:r w:rsidRPr="00F84404">
        <w:rPr>
          <w:rStyle w:val="Strong"/>
          <w:rFonts w:cstheme="minorHAnsi"/>
          <w:color w:val="2E74B5" w:themeColor="accent5" w:themeShade="BF"/>
          <w:szCs w:val="22"/>
        </w:rPr>
        <w:t xml:space="preserve"> bytes</w:t>
      </w:r>
      <w:r w:rsidR="002C25B1" w:rsidRPr="00F84404">
        <w:rPr>
          <w:rStyle w:val="Strong"/>
          <w:rFonts w:cstheme="minorHAnsi"/>
          <w:color w:val="2E74B5" w:themeColor="accent5" w:themeShade="BF"/>
          <w:szCs w:val="22"/>
        </w:rPr>
        <w:t xml:space="preserve"> + 1 byte filler</w:t>
      </w:r>
      <w:r w:rsidRPr="00F84404">
        <w:rPr>
          <w:rStyle w:val="Strong"/>
          <w:rFonts w:cstheme="minorHAnsi"/>
          <w:color w:val="2E74B5" w:themeColor="accent5" w:themeShade="BF"/>
          <w:szCs w:val="22"/>
        </w:rPr>
        <w:t>&gt;</w:t>
      </w:r>
    </w:p>
    <w:p w14:paraId="0533E4DB" w14:textId="77777777" w:rsidR="0013712C" w:rsidRDefault="0013712C" w:rsidP="00B15EE4">
      <w:pPr>
        <w:ind w:left="1080"/>
        <w:rPr>
          <w:rStyle w:val="Strong"/>
          <w:rFonts w:cs="Arial"/>
          <w:color w:val="172B4D"/>
        </w:rPr>
      </w:pPr>
    </w:p>
    <w:p w14:paraId="32DF5E0E" w14:textId="77777777" w:rsidR="00B15EE4" w:rsidRPr="00B15EE4" w:rsidRDefault="00B15EE4" w:rsidP="0013712C">
      <w:pPr>
        <w:ind w:left="1440"/>
        <w:rPr>
          <w:rFonts w:cs="Arial"/>
          <w:color w:val="172B4D"/>
        </w:rPr>
      </w:pPr>
      <w:r w:rsidRPr="00B15EE4">
        <w:rPr>
          <w:rStyle w:val="Strong"/>
          <w:rFonts w:cs="Arial"/>
          <w:color w:val="172B4D"/>
        </w:rPr>
        <w:t>Notes:</w:t>
      </w:r>
    </w:p>
    <w:p w14:paraId="3E281747" w14:textId="77777777" w:rsidR="00B15EE4" w:rsidRPr="0013712C" w:rsidRDefault="00B15EE4" w:rsidP="00F12805">
      <w:pPr>
        <w:pStyle w:val="ListParagraph"/>
        <w:numPr>
          <w:ilvl w:val="3"/>
          <w:numId w:val="77"/>
        </w:numPr>
        <w:rPr>
          <w:rFonts w:cs="Arial"/>
          <w:color w:val="172B4D"/>
        </w:rPr>
      </w:pPr>
      <w:r w:rsidRPr="0013712C">
        <w:rPr>
          <w:rFonts w:cs="Arial"/>
          <w:color w:val="172B4D"/>
        </w:rPr>
        <w:t>3 tokens in total including the Header token</w:t>
      </w:r>
    </w:p>
    <w:p w14:paraId="2311D09E" w14:textId="77777777" w:rsidR="00B15EE4" w:rsidRPr="0013712C" w:rsidRDefault="00B15EE4" w:rsidP="00F12805">
      <w:pPr>
        <w:pStyle w:val="ListParagraph"/>
        <w:numPr>
          <w:ilvl w:val="3"/>
          <w:numId w:val="77"/>
        </w:numPr>
        <w:rPr>
          <w:rFonts w:cs="Arial"/>
          <w:color w:val="172B4D"/>
        </w:rPr>
      </w:pPr>
      <w:r w:rsidRPr="0013712C">
        <w:rPr>
          <w:rFonts w:cs="Arial"/>
          <w:color w:val="172B4D"/>
        </w:rPr>
        <w:t>Token 1 = TOKEN SX</w:t>
      </w:r>
    </w:p>
    <w:p w14:paraId="7D7CFE5C" w14:textId="77777777" w:rsidR="00B15EE4" w:rsidRPr="0013712C" w:rsidRDefault="00B15EE4" w:rsidP="00F12805">
      <w:pPr>
        <w:pStyle w:val="ListParagraph"/>
        <w:numPr>
          <w:ilvl w:val="3"/>
          <w:numId w:val="77"/>
        </w:numPr>
        <w:rPr>
          <w:rFonts w:cs="Arial"/>
          <w:color w:val="172B4D"/>
        </w:rPr>
      </w:pPr>
      <w:r w:rsidRPr="0013712C">
        <w:rPr>
          <w:rFonts w:cs="Arial"/>
          <w:color w:val="172B4D"/>
        </w:rPr>
        <w:t>Token 2 = TOKEN FJ</w:t>
      </w:r>
    </w:p>
    <w:p w14:paraId="3F36FBC5" w14:textId="77777777" w:rsidR="00B15EE4" w:rsidRPr="0013712C" w:rsidRDefault="00B15EE4" w:rsidP="00F12805">
      <w:pPr>
        <w:pStyle w:val="ListParagraph"/>
        <w:numPr>
          <w:ilvl w:val="3"/>
          <w:numId w:val="77"/>
        </w:numPr>
        <w:rPr>
          <w:rFonts w:cs="Arial"/>
          <w:color w:val="172B4D"/>
        </w:rPr>
      </w:pPr>
      <w:r w:rsidRPr="0013712C">
        <w:rPr>
          <w:rFonts w:cs="Arial"/>
          <w:color w:val="172B4D"/>
        </w:rPr>
        <w:t>Header token (12 bytes) + Token 1 Header (10 bytes) + Token 1 Data (</w:t>
      </w:r>
      <w:r w:rsidR="00EF4C0C">
        <w:rPr>
          <w:rFonts w:cs="Arial"/>
          <w:color w:val="172B4D"/>
        </w:rPr>
        <w:t>3</w:t>
      </w:r>
      <w:r w:rsidRPr="0013712C">
        <w:rPr>
          <w:rFonts w:cs="Arial"/>
          <w:color w:val="172B4D"/>
        </w:rPr>
        <w:t xml:space="preserve">4 bytes) + Token 2 Header (10 bytes) + Token 2 Data </w:t>
      </w:r>
      <w:r w:rsidR="002C25B1">
        <w:rPr>
          <w:rFonts w:cs="Arial"/>
          <w:color w:val="172B4D"/>
        </w:rPr>
        <w:t>[</w:t>
      </w:r>
      <w:r w:rsidRPr="0013712C">
        <w:rPr>
          <w:rFonts w:cs="Arial"/>
          <w:color w:val="172B4D"/>
        </w:rPr>
        <w:t>(15</w:t>
      </w:r>
      <w:r w:rsidR="00EF4C0C">
        <w:rPr>
          <w:rFonts w:cs="Arial"/>
          <w:color w:val="172B4D"/>
        </w:rPr>
        <w:t>5</w:t>
      </w:r>
      <w:r w:rsidRPr="0013712C">
        <w:rPr>
          <w:rFonts w:cs="Arial"/>
          <w:color w:val="172B4D"/>
        </w:rPr>
        <w:t xml:space="preserve"> bytes)</w:t>
      </w:r>
      <w:r w:rsidR="002C25B1">
        <w:rPr>
          <w:rFonts w:cs="Arial"/>
          <w:color w:val="172B4D"/>
        </w:rPr>
        <w:t xml:space="preserve"> + 1 byte filler]</w:t>
      </w:r>
      <w:r w:rsidRPr="0013712C">
        <w:rPr>
          <w:rFonts w:cs="Arial"/>
          <w:color w:val="172B4D"/>
        </w:rPr>
        <w:t xml:space="preserve"> = 2</w:t>
      </w:r>
      <w:r w:rsidR="00EF4C0C">
        <w:rPr>
          <w:rFonts w:cs="Arial"/>
          <w:color w:val="172B4D"/>
        </w:rPr>
        <w:t>2</w:t>
      </w:r>
      <w:r w:rsidR="002C25B1">
        <w:rPr>
          <w:rFonts w:cs="Arial"/>
          <w:color w:val="172B4D"/>
        </w:rPr>
        <w:t>2</w:t>
      </w:r>
      <w:r w:rsidRPr="0013712C">
        <w:rPr>
          <w:rFonts w:cs="Arial"/>
          <w:color w:val="172B4D"/>
        </w:rPr>
        <w:t xml:space="preserve"> bytes</w:t>
      </w:r>
    </w:p>
    <w:p w14:paraId="3B658138" w14:textId="77777777" w:rsidR="00B15EE4" w:rsidRPr="00B15EE4" w:rsidRDefault="00B15EE4" w:rsidP="00B15EE4">
      <w:pPr>
        <w:ind w:left="1080"/>
        <w:rPr>
          <w:rFonts w:cs="Arial"/>
          <w:color w:val="172B4D"/>
        </w:rPr>
      </w:pPr>
    </w:p>
    <w:p w14:paraId="401B1437" w14:textId="77777777" w:rsidR="00B15EE4" w:rsidRPr="00C04FEF" w:rsidRDefault="00B15EE4" w:rsidP="0013712C">
      <w:pPr>
        <w:ind w:left="720"/>
        <w:rPr>
          <w:rFonts w:cs="Arial"/>
        </w:rPr>
      </w:pPr>
      <w:r w:rsidRPr="00C04FEF">
        <w:rPr>
          <w:rFonts w:cs="Arial"/>
        </w:rPr>
        <w:t>The supported tokens that are defined for the acceptance solution are listed below:</w:t>
      </w:r>
    </w:p>
    <w:p w14:paraId="69E357C5" w14:textId="77777777" w:rsidR="0013712C" w:rsidRPr="00C04FEF" w:rsidRDefault="0013712C" w:rsidP="0013712C">
      <w:pPr>
        <w:ind w:left="720"/>
        <w:rPr>
          <w:rFonts w:cs="Arial"/>
        </w:rPr>
      </w:pPr>
    </w:p>
    <w:tbl>
      <w:tblPr>
        <w:tblStyle w:val="TableGrid"/>
        <w:tblW w:w="9265" w:type="dxa"/>
        <w:tblInd w:w="720"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1255"/>
        <w:gridCol w:w="2160"/>
        <w:gridCol w:w="5850"/>
      </w:tblGrid>
      <w:tr w:rsidR="0013712C" w:rsidRPr="00C04FEF" w14:paraId="3A365538" w14:textId="77777777" w:rsidTr="00487533">
        <w:trPr>
          <w:tblHeader/>
        </w:trPr>
        <w:tc>
          <w:tcPr>
            <w:tcW w:w="1255" w:type="dxa"/>
            <w:shd w:val="clear" w:color="auto" w:fill="FFFFFF" w:themeFill="background1"/>
          </w:tcPr>
          <w:p w14:paraId="51AB1FF2" w14:textId="77777777" w:rsidR="0013712C" w:rsidRPr="00C04FEF" w:rsidRDefault="0013712C" w:rsidP="00AD5649">
            <w:pPr>
              <w:spacing w:before="60" w:after="60"/>
              <w:rPr>
                <w:rFonts w:cs="Arial"/>
                <w:b/>
              </w:rPr>
            </w:pPr>
            <w:r w:rsidRPr="00C04FEF">
              <w:rPr>
                <w:rFonts w:cs="Arial"/>
                <w:b/>
              </w:rPr>
              <w:t>Token ID</w:t>
            </w:r>
          </w:p>
        </w:tc>
        <w:tc>
          <w:tcPr>
            <w:tcW w:w="2160" w:type="dxa"/>
            <w:shd w:val="clear" w:color="auto" w:fill="FFFFFF" w:themeFill="background1"/>
          </w:tcPr>
          <w:p w14:paraId="2CF558AA" w14:textId="77777777" w:rsidR="0013712C" w:rsidRPr="00C04FEF" w:rsidRDefault="0013712C" w:rsidP="00AD5649">
            <w:pPr>
              <w:spacing w:before="60" w:after="60"/>
              <w:rPr>
                <w:rFonts w:cs="Arial"/>
                <w:b/>
              </w:rPr>
            </w:pPr>
            <w:r w:rsidRPr="00C04FEF">
              <w:rPr>
                <w:rFonts w:cs="Arial"/>
                <w:b/>
              </w:rPr>
              <w:t>Token Name</w:t>
            </w:r>
          </w:p>
        </w:tc>
        <w:tc>
          <w:tcPr>
            <w:tcW w:w="5850" w:type="dxa"/>
            <w:shd w:val="clear" w:color="auto" w:fill="FFFFFF" w:themeFill="background1"/>
          </w:tcPr>
          <w:p w14:paraId="5B572BC0" w14:textId="77777777" w:rsidR="0013712C" w:rsidRPr="00C04FEF" w:rsidRDefault="0013712C" w:rsidP="00AD5649">
            <w:pPr>
              <w:spacing w:before="60" w:after="60"/>
              <w:rPr>
                <w:rFonts w:cs="Arial"/>
                <w:b/>
              </w:rPr>
            </w:pPr>
            <w:r w:rsidRPr="00C04FEF">
              <w:rPr>
                <w:rFonts w:cs="Arial"/>
                <w:b/>
              </w:rPr>
              <w:t>Description</w:t>
            </w:r>
          </w:p>
        </w:tc>
      </w:tr>
      <w:tr w:rsidR="00C04FEF" w:rsidRPr="00C04FEF" w14:paraId="78E783A2" w14:textId="77777777" w:rsidTr="00F84404">
        <w:tc>
          <w:tcPr>
            <w:tcW w:w="1255" w:type="dxa"/>
            <w:shd w:val="clear" w:color="auto" w:fill="FFFFFF" w:themeFill="background1"/>
          </w:tcPr>
          <w:p w14:paraId="51701178" w14:textId="77777777" w:rsidR="00994AAF" w:rsidRPr="00C04FEF" w:rsidRDefault="00994AAF" w:rsidP="00AD5649">
            <w:pPr>
              <w:spacing w:before="60" w:after="60"/>
              <w:jc w:val="center"/>
              <w:rPr>
                <w:rFonts w:cs="Arial"/>
                <w:b/>
              </w:rPr>
            </w:pPr>
            <w:r w:rsidRPr="00C04FEF">
              <w:rPr>
                <w:rFonts w:cs="Arial"/>
                <w:b/>
              </w:rPr>
              <w:t>FH</w:t>
            </w:r>
          </w:p>
        </w:tc>
        <w:tc>
          <w:tcPr>
            <w:tcW w:w="2160" w:type="dxa"/>
            <w:shd w:val="clear" w:color="auto" w:fill="FFFFFF" w:themeFill="background1"/>
          </w:tcPr>
          <w:p w14:paraId="535B1769" w14:textId="77777777" w:rsidR="00994AAF" w:rsidRPr="00C04FEF" w:rsidRDefault="00994AAF" w:rsidP="00AD5649">
            <w:pPr>
              <w:spacing w:before="60" w:after="60"/>
              <w:rPr>
                <w:rFonts w:cs="Arial"/>
                <w:b/>
              </w:rPr>
            </w:pPr>
            <w:r w:rsidRPr="00C04FEF">
              <w:rPr>
                <w:rFonts w:cs="Arial"/>
                <w:b/>
              </w:rPr>
              <w:t>Strong Customer Authentication Acquirer Data Token</w:t>
            </w:r>
          </w:p>
        </w:tc>
        <w:tc>
          <w:tcPr>
            <w:tcW w:w="5850" w:type="dxa"/>
            <w:shd w:val="clear" w:color="auto" w:fill="FFFFFF" w:themeFill="background1"/>
          </w:tcPr>
          <w:p w14:paraId="689E09C8" w14:textId="77777777" w:rsidR="00994AAF" w:rsidRPr="00C04FEF" w:rsidRDefault="00994AAF" w:rsidP="00AD5649">
            <w:pPr>
              <w:spacing w:before="60" w:after="60"/>
              <w:rPr>
                <w:rFonts w:cs="Arial"/>
              </w:rPr>
            </w:pPr>
            <w:r w:rsidRPr="00C04FEF">
              <w:rPr>
                <w:rFonts w:cs="Arial"/>
              </w:rPr>
              <w:t xml:space="preserve">This token </w:t>
            </w:r>
            <w:r w:rsidR="00E70AF3" w:rsidRPr="00C04FEF">
              <w:rPr>
                <w:rFonts w:cs="Arial"/>
              </w:rPr>
              <w:t xml:space="preserve">is </w:t>
            </w:r>
            <w:r w:rsidR="000875D1" w:rsidRPr="00C04FEF">
              <w:rPr>
                <w:rFonts w:cs="Arial"/>
              </w:rPr>
              <w:t xml:space="preserve">introduced for future development and it </w:t>
            </w:r>
            <w:r w:rsidRPr="00C04FEF">
              <w:rPr>
                <w:rFonts w:cs="Arial"/>
              </w:rPr>
              <w:t>contain</w:t>
            </w:r>
            <w:r w:rsidR="000875D1" w:rsidRPr="00C04FEF">
              <w:rPr>
                <w:rFonts w:cs="Arial"/>
              </w:rPr>
              <w:t>s</w:t>
            </w:r>
            <w:r w:rsidRPr="00C04FEF">
              <w:rPr>
                <w:rFonts w:cs="Arial"/>
              </w:rPr>
              <w:t xml:space="preserve"> </w:t>
            </w:r>
            <w:r w:rsidR="00835F30" w:rsidRPr="00C04FEF">
              <w:rPr>
                <w:rFonts w:cs="Arial"/>
              </w:rPr>
              <w:t xml:space="preserve">information related to </w:t>
            </w:r>
            <w:r w:rsidRPr="00C04FEF">
              <w:rPr>
                <w:rFonts w:cs="Arial"/>
              </w:rPr>
              <w:t xml:space="preserve">strong customer authentication (SCA) </w:t>
            </w:r>
          </w:p>
          <w:p w14:paraId="11EA3A6A" w14:textId="77777777" w:rsidR="00994AAF" w:rsidRPr="00C04FEF" w:rsidRDefault="00994AAF" w:rsidP="00AD5649">
            <w:pPr>
              <w:spacing w:before="60" w:after="60"/>
              <w:rPr>
                <w:rFonts w:cs="Arial"/>
              </w:rPr>
            </w:pPr>
            <w:r w:rsidRPr="00C04FEF">
              <w:rPr>
                <w:rFonts w:cs="Arial"/>
              </w:rPr>
              <w:t>It c</w:t>
            </w:r>
            <w:r w:rsidR="000875D1" w:rsidRPr="00C04FEF">
              <w:rPr>
                <w:rFonts w:cs="Arial"/>
              </w:rPr>
              <w:t>ould</w:t>
            </w:r>
            <w:r w:rsidRPr="00C04FEF">
              <w:rPr>
                <w:rFonts w:cs="Arial"/>
              </w:rPr>
              <w:t xml:space="preserve"> be used by different Payment Networks.</w:t>
            </w:r>
          </w:p>
          <w:p w14:paraId="61CFB88A" w14:textId="77777777" w:rsidR="00D45AE7" w:rsidRPr="00C04FEF" w:rsidRDefault="00994AAF" w:rsidP="000875D1">
            <w:pPr>
              <w:spacing w:before="60" w:after="60"/>
              <w:rPr>
                <w:rFonts w:cs="Arial"/>
              </w:rPr>
            </w:pPr>
            <w:r w:rsidRPr="00C04FEF">
              <w:rPr>
                <w:rFonts w:cs="Arial"/>
              </w:rPr>
              <w:t xml:space="preserve">Today, </w:t>
            </w:r>
            <w:r w:rsidR="00D45AE7" w:rsidRPr="00C04FEF">
              <w:rPr>
                <w:rFonts w:cs="Arial"/>
              </w:rPr>
              <w:t>it is only supported for Ame</w:t>
            </w:r>
            <w:r w:rsidR="00E70AF3" w:rsidRPr="00C04FEF">
              <w:rPr>
                <w:rFonts w:cs="Arial"/>
              </w:rPr>
              <w:t>x</w:t>
            </w:r>
            <w:r w:rsidR="000875D1" w:rsidRPr="00C04FEF">
              <w:rPr>
                <w:rFonts w:cs="Arial"/>
              </w:rPr>
              <w:t xml:space="preserve"> </w:t>
            </w:r>
            <w:r w:rsidRPr="00C04FEF">
              <w:rPr>
                <w:rFonts w:cs="Arial"/>
              </w:rPr>
              <w:t>SCA-EXEMPT-INDS field</w:t>
            </w:r>
          </w:p>
        </w:tc>
      </w:tr>
      <w:tr w:rsidR="009D71BF" w:rsidRPr="00C04FEF" w14:paraId="2899AFD3" w14:textId="77777777" w:rsidTr="00F84404">
        <w:tc>
          <w:tcPr>
            <w:tcW w:w="1255" w:type="dxa"/>
            <w:shd w:val="clear" w:color="auto" w:fill="FFFFFF" w:themeFill="background1"/>
          </w:tcPr>
          <w:p w14:paraId="64B1E791" w14:textId="77777777" w:rsidR="009D71BF" w:rsidRPr="00C04FEF" w:rsidRDefault="009D71BF" w:rsidP="002C25B1">
            <w:pPr>
              <w:spacing w:before="60" w:after="60"/>
              <w:jc w:val="center"/>
              <w:rPr>
                <w:rFonts w:cs="Arial"/>
                <w:b/>
              </w:rPr>
            </w:pPr>
            <w:r w:rsidRPr="00C04FEF">
              <w:rPr>
                <w:rFonts w:cs="Arial"/>
                <w:b/>
              </w:rPr>
              <w:t>FJ</w:t>
            </w:r>
          </w:p>
        </w:tc>
        <w:tc>
          <w:tcPr>
            <w:tcW w:w="2160" w:type="dxa"/>
            <w:shd w:val="clear" w:color="auto" w:fill="FFFFFF" w:themeFill="background1"/>
          </w:tcPr>
          <w:p w14:paraId="180DA07C" w14:textId="77777777" w:rsidR="009D71BF" w:rsidRPr="00C04FEF" w:rsidRDefault="009D71BF" w:rsidP="002C25B1">
            <w:pPr>
              <w:spacing w:before="60" w:after="60"/>
              <w:rPr>
                <w:rFonts w:cs="Arial"/>
                <w:b/>
              </w:rPr>
            </w:pPr>
            <w:r w:rsidRPr="00C04FEF">
              <w:rPr>
                <w:rFonts w:cs="Arial"/>
                <w:b/>
              </w:rPr>
              <w:t>Digital Remote Payment Token</w:t>
            </w:r>
          </w:p>
        </w:tc>
        <w:tc>
          <w:tcPr>
            <w:tcW w:w="5850" w:type="dxa"/>
            <w:shd w:val="clear" w:color="auto" w:fill="FFFFFF" w:themeFill="background1"/>
          </w:tcPr>
          <w:p w14:paraId="5DD283B8" w14:textId="77777777" w:rsidR="009D71BF" w:rsidRPr="00C04FEF" w:rsidRDefault="009D71BF" w:rsidP="002C25B1">
            <w:pPr>
              <w:spacing w:before="60" w:after="60"/>
              <w:rPr>
                <w:rFonts w:cs="Arial"/>
              </w:rPr>
            </w:pPr>
            <w:r w:rsidRPr="00C04FEF">
              <w:rPr>
                <w:rFonts w:cs="Arial"/>
              </w:rPr>
              <w:t>This fields contain the digital remote payment information.</w:t>
            </w:r>
          </w:p>
          <w:p w14:paraId="70141F67" w14:textId="77777777" w:rsidR="009D71BF" w:rsidRPr="00C04FEF" w:rsidRDefault="009D71BF" w:rsidP="002C25B1">
            <w:pPr>
              <w:spacing w:before="60" w:after="60"/>
              <w:rPr>
                <w:rFonts w:cs="Arial"/>
              </w:rPr>
            </w:pPr>
            <w:r w:rsidRPr="00C04FEF">
              <w:rPr>
                <w:rFonts w:cs="Arial"/>
              </w:rPr>
              <w:t>It can be used by different Payment Networks.</w:t>
            </w:r>
          </w:p>
          <w:p w14:paraId="4F05B265" w14:textId="77777777" w:rsidR="009D71BF" w:rsidRPr="00C04FEF" w:rsidRDefault="009D71BF" w:rsidP="002C25B1">
            <w:pPr>
              <w:spacing w:before="60" w:after="60"/>
              <w:rPr>
                <w:rFonts w:cs="Arial"/>
              </w:rPr>
            </w:pPr>
            <w:r w:rsidRPr="00C04FEF">
              <w:rPr>
                <w:rFonts w:cs="Arial"/>
              </w:rPr>
              <w:t>Today, only the Mastercard Digital Remote Payment information will be supported</w:t>
            </w:r>
          </w:p>
        </w:tc>
      </w:tr>
      <w:tr w:rsidR="008B1F47" w:rsidRPr="00C04FEF" w14:paraId="22AE4D7D" w14:textId="77777777" w:rsidTr="00F84404">
        <w:tc>
          <w:tcPr>
            <w:tcW w:w="1255" w:type="dxa"/>
            <w:shd w:val="clear" w:color="auto" w:fill="FFFFFF" w:themeFill="background1"/>
          </w:tcPr>
          <w:p w14:paraId="2AFAF10B" w14:textId="77777777" w:rsidR="008B1F47" w:rsidRPr="00C04FEF" w:rsidRDefault="008B1F47" w:rsidP="004D088F">
            <w:pPr>
              <w:spacing w:before="60" w:after="60"/>
              <w:jc w:val="center"/>
              <w:rPr>
                <w:rFonts w:cs="Arial"/>
                <w:b/>
              </w:rPr>
            </w:pPr>
            <w:r>
              <w:rPr>
                <w:rFonts w:cs="Arial"/>
                <w:b/>
              </w:rPr>
              <w:t>SO</w:t>
            </w:r>
          </w:p>
        </w:tc>
        <w:tc>
          <w:tcPr>
            <w:tcW w:w="2160" w:type="dxa"/>
            <w:shd w:val="clear" w:color="auto" w:fill="FFFFFF" w:themeFill="background1"/>
          </w:tcPr>
          <w:p w14:paraId="77FE0018" w14:textId="77777777" w:rsidR="008B1F47" w:rsidRPr="00C04FEF" w:rsidRDefault="008B1F47" w:rsidP="004D088F">
            <w:pPr>
              <w:spacing w:before="60" w:after="60"/>
              <w:rPr>
                <w:rFonts w:cs="Arial"/>
                <w:b/>
              </w:rPr>
            </w:pPr>
            <w:r>
              <w:rPr>
                <w:rFonts w:cs="Arial"/>
                <w:b/>
              </w:rPr>
              <w:t>Payment Account Reference Token</w:t>
            </w:r>
          </w:p>
        </w:tc>
        <w:tc>
          <w:tcPr>
            <w:tcW w:w="5850" w:type="dxa"/>
            <w:shd w:val="clear" w:color="auto" w:fill="FFFFFF" w:themeFill="background1"/>
          </w:tcPr>
          <w:p w14:paraId="66569566" w14:textId="77777777" w:rsidR="008B1F47" w:rsidRPr="00C04FEF" w:rsidRDefault="008B1F47" w:rsidP="004D088F">
            <w:pPr>
              <w:spacing w:before="60" w:after="60"/>
              <w:rPr>
                <w:rFonts w:cs="Arial"/>
              </w:rPr>
            </w:pPr>
            <w:r>
              <w:rPr>
                <w:rFonts w:cs="Arial"/>
              </w:rPr>
              <w:t>The Payment Account Reference token contains network-specific Payment Account Reference (PAR) data that can be returned to the merchant on response messages if it is configured</w:t>
            </w:r>
          </w:p>
        </w:tc>
      </w:tr>
      <w:tr w:rsidR="00F56067" w:rsidRPr="00C04FEF" w14:paraId="725AD8D7" w14:textId="77777777" w:rsidTr="00F84404">
        <w:tc>
          <w:tcPr>
            <w:tcW w:w="1255" w:type="dxa"/>
            <w:shd w:val="clear" w:color="auto" w:fill="FFFFFF" w:themeFill="background1"/>
          </w:tcPr>
          <w:p w14:paraId="13DF6950" w14:textId="77777777" w:rsidR="00F56067" w:rsidRPr="00C04FEF" w:rsidRDefault="00F56067" w:rsidP="002C25B1">
            <w:pPr>
              <w:spacing w:before="60" w:after="60"/>
              <w:jc w:val="center"/>
              <w:rPr>
                <w:rFonts w:cs="Arial"/>
                <w:b/>
              </w:rPr>
            </w:pPr>
            <w:r w:rsidRPr="00C04FEF">
              <w:rPr>
                <w:rFonts w:cs="Arial"/>
                <w:b/>
              </w:rPr>
              <w:t>SX</w:t>
            </w:r>
          </w:p>
        </w:tc>
        <w:tc>
          <w:tcPr>
            <w:tcW w:w="2160" w:type="dxa"/>
            <w:shd w:val="clear" w:color="auto" w:fill="FFFFFF" w:themeFill="background1"/>
          </w:tcPr>
          <w:p w14:paraId="7CD7DEAD" w14:textId="77777777" w:rsidR="00F56067" w:rsidRPr="00C04FEF" w:rsidRDefault="00F56067" w:rsidP="002C25B1">
            <w:pPr>
              <w:spacing w:before="60" w:after="60"/>
              <w:rPr>
                <w:rFonts w:cs="Arial"/>
                <w:b/>
              </w:rPr>
            </w:pPr>
            <w:r w:rsidRPr="00C04FEF">
              <w:rPr>
                <w:rFonts w:cs="Arial"/>
                <w:b/>
              </w:rPr>
              <w:t>Digital Payment Authentication Token</w:t>
            </w:r>
          </w:p>
        </w:tc>
        <w:tc>
          <w:tcPr>
            <w:tcW w:w="5850" w:type="dxa"/>
            <w:shd w:val="clear" w:color="auto" w:fill="FFFFFF" w:themeFill="background1"/>
          </w:tcPr>
          <w:p w14:paraId="00869108" w14:textId="77777777" w:rsidR="00F56067" w:rsidRPr="00C04FEF" w:rsidRDefault="00F56067" w:rsidP="002C25B1">
            <w:pPr>
              <w:spacing w:before="60" w:after="60"/>
              <w:rPr>
                <w:rFonts w:cs="Arial"/>
              </w:rPr>
            </w:pPr>
            <w:r w:rsidRPr="00C04FEF">
              <w:rPr>
                <w:rFonts w:cs="Arial"/>
              </w:rPr>
              <w:t>This token carries digital payment authentication information.</w:t>
            </w:r>
          </w:p>
          <w:p w14:paraId="45768EE3" w14:textId="77777777" w:rsidR="00F56067" w:rsidRPr="00C04FEF" w:rsidRDefault="00F56067" w:rsidP="002C25B1">
            <w:pPr>
              <w:spacing w:before="60" w:after="60"/>
              <w:rPr>
                <w:rFonts w:cs="Arial"/>
              </w:rPr>
            </w:pPr>
            <w:r w:rsidRPr="00C04FEF">
              <w:rPr>
                <w:rFonts w:cs="Arial"/>
              </w:rPr>
              <w:t>It can be used by different Payment Networks.</w:t>
            </w:r>
          </w:p>
          <w:p w14:paraId="70547008" w14:textId="77777777" w:rsidR="00F56067" w:rsidRPr="00C04FEF" w:rsidRDefault="00F56067" w:rsidP="002C25B1">
            <w:pPr>
              <w:spacing w:before="60" w:after="60"/>
              <w:rPr>
                <w:rFonts w:cs="Arial"/>
              </w:rPr>
            </w:pPr>
            <w:r w:rsidRPr="00C04FEF">
              <w:rPr>
                <w:rFonts w:cs="Arial"/>
              </w:rPr>
              <w:t>Today, only the generic acquirer data for the Mastercard – Digital Secure Remote Payment (DSRP) cryptogram is supported</w:t>
            </w:r>
          </w:p>
        </w:tc>
      </w:tr>
    </w:tbl>
    <w:p w14:paraId="223DACB7" w14:textId="77777777" w:rsidR="0013712C" w:rsidRDefault="0013712C" w:rsidP="0013712C">
      <w:pPr>
        <w:ind w:left="720"/>
        <w:rPr>
          <w:rFonts w:cs="Arial"/>
          <w:color w:val="172B4D"/>
        </w:rPr>
      </w:pPr>
    </w:p>
    <w:p w14:paraId="33179EA8" w14:textId="77777777" w:rsidR="002B3D6A" w:rsidRDefault="002B3D6A" w:rsidP="0013712C">
      <w:pPr>
        <w:ind w:left="720"/>
        <w:rPr>
          <w:rFonts w:cs="Arial"/>
          <w:color w:val="172B4D"/>
        </w:rPr>
      </w:pPr>
    </w:p>
    <w:p w14:paraId="2C2E5306" w14:textId="77777777" w:rsidR="009F25E3" w:rsidRPr="00070FAB" w:rsidRDefault="009F25E3" w:rsidP="00E9760F">
      <w:pPr>
        <w:pStyle w:val="Heading3"/>
      </w:pPr>
      <w:r w:rsidRPr="00070FAB">
        <w:lastRenderedPageBreak/>
        <w:t>TOKEN FJ – Digital Remote Payment Token</w:t>
      </w:r>
    </w:p>
    <w:p w14:paraId="0833C54E" w14:textId="77777777" w:rsidR="009F25E3" w:rsidRDefault="00070FAB" w:rsidP="009F25E3">
      <w:pPr>
        <w:ind w:left="720"/>
      </w:pPr>
      <w:r>
        <w:t xml:space="preserve">The token ID is </w:t>
      </w:r>
      <w:r w:rsidRPr="00070FAB">
        <w:rPr>
          <w:b/>
        </w:rPr>
        <w:t>"FJ"</w:t>
      </w:r>
      <w:r>
        <w:t xml:space="preserve">. </w:t>
      </w:r>
      <w:r w:rsidR="009F25E3" w:rsidRPr="00AD5649">
        <w:t>This to</w:t>
      </w:r>
      <w:r w:rsidR="009F25E3">
        <w:t>ken contains the Digital Remote Payment Data. The format is as follows:</w:t>
      </w:r>
    </w:p>
    <w:p w14:paraId="4524F6AF" w14:textId="77777777" w:rsidR="009F25E3" w:rsidRDefault="009F25E3" w:rsidP="009F25E3">
      <w:pPr>
        <w:ind w:left="720"/>
      </w:pPr>
    </w:p>
    <w:tbl>
      <w:tblPr>
        <w:tblStyle w:val="TableGrid"/>
        <w:tblW w:w="0" w:type="auto"/>
        <w:tblInd w:w="720"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5125"/>
        <w:gridCol w:w="2885"/>
      </w:tblGrid>
      <w:tr w:rsidR="009F25E3" w:rsidRPr="00AD5649" w14:paraId="690C58BB" w14:textId="77777777" w:rsidTr="002B3D6A">
        <w:tc>
          <w:tcPr>
            <w:tcW w:w="5125" w:type="dxa"/>
            <w:shd w:val="clear" w:color="auto" w:fill="FFFFFF" w:themeFill="background1"/>
          </w:tcPr>
          <w:p w14:paraId="36187E01" w14:textId="77777777" w:rsidR="009F25E3" w:rsidRPr="00AD5649" w:rsidRDefault="009F25E3" w:rsidP="009F25E3">
            <w:pPr>
              <w:spacing w:before="60" w:after="60"/>
              <w:rPr>
                <w:b/>
              </w:rPr>
            </w:pPr>
            <w:r w:rsidRPr="00AD5649">
              <w:rPr>
                <w:b/>
              </w:rPr>
              <w:t>Field Name</w:t>
            </w:r>
          </w:p>
        </w:tc>
        <w:tc>
          <w:tcPr>
            <w:tcW w:w="2885" w:type="dxa"/>
            <w:shd w:val="clear" w:color="auto" w:fill="FFFFFF" w:themeFill="background1"/>
          </w:tcPr>
          <w:p w14:paraId="64A6AB73" w14:textId="77777777" w:rsidR="009F25E3" w:rsidRPr="00AD5649" w:rsidRDefault="009F25E3" w:rsidP="009F25E3">
            <w:pPr>
              <w:spacing w:before="60" w:after="60"/>
              <w:rPr>
                <w:b/>
              </w:rPr>
            </w:pPr>
            <w:r w:rsidRPr="00AD5649">
              <w:rPr>
                <w:b/>
              </w:rPr>
              <w:t>Data Type</w:t>
            </w:r>
          </w:p>
        </w:tc>
      </w:tr>
      <w:tr w:rsidR="009F25E3" w14:paraId="686EB46B" w14:textId="77777777" w:rsidTr="002B3D6A">
        <w:tc>
          <w:tcPr>
            <w:tcW w:w="5125" w:type="dxa"/>
            <w:shd w:val="clear" w:color="auto" w:fill="FFFFFF" w:themeFill="background1"/>
          </w:tcPr>
          <w:p w14:paraId="19B4E4BD" w14:textId="77777777" w:rsidR="009F25E3" w:rsidRDefault="009F25E3" w:rsidP="009F25E3">
            <w:pPr>
              <w:spacing w:before="60" w:after="60"/>
            </w:pPr>
            <w:r>
              <w:t>Format Code</w:t>
            </w:r>
          </w:p>
        </w:tc>
        <w:tc>
          <w:tcPr>
            <w:tcW w:w="2885" w:type="dxa"/>
            <w:shd w:val="clear" w:color="auto" w:fill="FFFFFF" w:themeFill="background1"/>
          </w:tcPr>
          <w:p w14:paraId="4BB7E23A" w14:textId="77777777" w:rsidR="009F25E3" w:rsidRDefault="009F25E3" w:rsidP="009F25E3">
            <w:pPr>
              <w:spacing w:before="60" w:after="60"/>
            </w:pPr>
            <w:r>
              <w:t>PIC X(2)</w:t>
            </w:r>
          </w:p>
        </w:tc>
      </w:tr>
      <w:tr w:rsidR="009F25E3" w14:paraId="53EC561F" w14:textId="77777777" w:rsidTr="002B3D6A">
        <w:tc>
          <w:tcPr>
            <w:tcW w:w="5125" w:type="dxa"/>
            <w:shd w:val="clear" w:color="auto" w:fill="FFFFFF" w:themeFill="background1"/>
          </w:tcPr>
          <w:p w14:paraId="7A0C558B" w14:textId="77777777" w:rsidR="009F25E3" w:rsidRDefault="009F25E3" w:rsidP="009F25E3">
            <w:pPr>
              <w:spacing w:before="60" w:after="60"/>
            </w:pPr>
            <w:r>
              <w:t>Length</w:t>
            </w:r>
          </w:p>
        </w:tc>
        <w:tc>
          <w:tcPr>
            <w:tcW w:w="2885" w:type="dxa"/>
            <w:shd w:val="clear" w:color="auto" w:fill="FFFFFF" w:themeFill="background1"/>
          </w:tcPr>
          <w:p w14:paraId="463AAC2F" w14:textId="77777777" w:rsidR="009F25E3" w:rsidRDefault="009F25E3" w:rsidP="009F25E3">
            <w:pPr>
              <w:spacing w:before="60" w:after="60"/>
            </w:pPr>
            <w:r>
              <w:t>PIC X(</w:t>
            </w:r>
            <w:r w:rsidR="00BD0A5F">
              <w:t>3</w:t>
            </w:r>
            <w:r>
              <w:t>)</w:t>
            </w:r>
          </w:p>
        </w:tc>
      </w:tr>
      <w:tr w:rsidR="009F25E3" w14:paraId="2372D2F9" w14:textId="77777777" w:rsidTr="002B3D6A">
        <w:tc>
          <w:tcPr>
            <w:tcW w:w="5125" w:type="dxa"/>
            <w:shd w:val="clear" w:color="auto" w:fill="FFFFFF" w:themeFill="background1"/>
          </w:tcPr>
          <w:p w14:paraId="2CB0D54E" w14:textId="77777777" w:rsidR="009F25E3" w:rsidRDefault="009F25E3" w:rsidP="009F25E3">
            <w:pPr>
              <w:spacing w:before="60" w:after="60"/>
            </w:pPr>
            <w:r>
              <w:t>Mastercard Format Code</w:t>
            </w:r>
          </w:p>
        </w:tc>
        <w:tc>
          <w:tcPr>
            <w:tcW w:w="2885" w:type="dxa"/>
            <w:shd w:val="clear" w:color="auto" w:fill="FFFFFF" w:themeFill="background1"/>
          </w:tcPr>
          <w:p w14:paraId="16F3D659" w14:textId="77777777" w:rsidR="009F25E3" w:rsidRDefault="009F25E3" w:rsidP="009F25E3">
            <w:pPr>
              <w:spacing w:before="60" w:after="60"/>
            </w:pPr>
          </w:p>
        </w:tc>
      </w:tr>
      <w:tr w:rsidR="009F25E3" w14:paraId="028C88DC" w14:textId="77777777" w:rsidTr="002B3D6A">
        <w:tc>
          <w:tcPr>
            <w:tcW w:w="5125" w:type="dxa"/>
            <w:shd w:val="clear" w:color="auto" w:fill="FFFFFF" w:themeFill="background1"/>
          </w:tcPr>
          <w:p w14:paraId="07146E9B" w14:textId="77777777" w:rsidR="009F25E3" w:rsidRDefault="009F25E3" w:rsidP="009F25E3">
            <w:pPr>
              <w:spacing w:before="60" w:after="60"/>
            </w:pPr>
            <w:r>
              <w:t>Merchant Identifier</w:t>
            </w:r>
          </w:p>
        </w:tc>
        <w:tc>
          <w:tcPr>
            <w:tcW w:w="2885" w:type="dxa"/>
            <w:shd w:val="clear" w:color="auto" w:fill="FFFFFF" w:themeFill="background1"/>
          </w:tcPr>
          <w:p w14:paraId="35E3E31C" w14:textId="77777777" w:rsidR="009F25E3" w:rsidRDefault="009F25E3" w:rsidP="009F25E3">
            <w:pPr>
              <w:spacing w:before="60" w:after="60"/>
            </w:pPr>
            <w:r>
              <w:t>PIC X(150)</w:t>
            </w:r>
          </w:p>
        </w:tc>
      </w:tr>
    </w:tbl>
    <w:p w14:paraId="646B11AC" w14:textId="77777777" w:rsidR="009F25E3" w:rsidRDefault="009F25E3" w:rsidP="009F25E3">
      <w:pPr>
        <w:ind w:left="720"/>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61"/>
        <w:gridCol w:w="935"/>
        <w:gridCol w:w="6014"/>
        <w:gridCol w:w="1350"/>
      </w:tblGrid>
      <w:tr w:rsidR="009F25E3" w:rsidRPr="00860849" w14:paraId="6DAA67B9" w14:textId="77777777" w:rsidTr="003B499E">
        <w:trPr>
          <w:tblHeader/>
        </w:trPr>
        <w:tc>
          <w:tcPr>
            <w:tcW w:w="1061" w:type="dxa"/>
            <w:shd w:val="clear" w:color="auto" w:fill="auto"/>
          </w:tcPr>
          <w:p w14:paraId="7A91E4B3" w14:textId="77777777" w:rsidR="009F25E3" w:rsidRPr="00860849" w:rsidRDefault="009F25E3" w:rsidP="009F25E3">
            <w:pPr>
              <w:spacing w:before="60" w:after="60"/>
              <w:rPr>
                <w:rFonts w:cs="Arial"/>
                <w:b/>
              </w:rPr>
            </w:pPr>
            <w:r>
              <w:rPr>
                <w:rFonts w:cs="Arial"/>
                <w:b/>
              </w:rPr>
              <w:t>Position</w:t>
            </w:r>
          </w:p>
        </w:tc>
        <w:tc>
          <w:tcPr>
            <w:tcW w:w="935" w:type="dxa"/>
            <w:shd w:val="clear" w:color="auto" w:fill="auto"/>
          </w:tcPr>
          <w:p w14:paraId="49FFA97A" w14:textId="77777777" w:rsidR="009F25E3" w:rsidRPr="00860849" w:rsidRDefault="009F25E3" w:rsidP="009F25E3">
            <w:pPr>
              <w:spacing w:before="60" w:after="60"/>
              <w:rPr>
                <w:rFonts w:cs="Arial"/>
                <w:b/>
              </w:rPr>
            </w:pPr>
            <w:r>
              <w:rPr>
                <w:rFonts w:cs="Arial"/>
                <w:b/>
              </w:rPr>
              <w:t>Length</w:t>
            </w:r>
          </w:p>
        </w:tc>
        <w:tc>
          <w:tcPr>
            <w:tcW w:w="6014" w:type="dxa"/>
            <w:shd w:val="clear" w:color="auto" w:fill="auto"/>
          </w:tcPr>
          <w:p w14:paraId="7015904C" w14:textId="77777777" w:rsidR="009F25E3" w:rsidRPr="00860849" w:rsidRDefault="009F25E3" w:rsidP="009F25E3">
            <w:pPr>
              <w:spacing w:before="60" w:after="60"/>
              <w:rPr>
                <w:rFonts w:cs="Arial"/>
                <w:b/>
              </w:rPr>
            </w:pPr>
            <w:r>
              <w:rPr>
                <w:rFonts w:cs="Arial"/>
                <w:b/>
              </w:rPr>
              <w:t>Field Name and Description</w:t>
            </w:r>
          </w:p>
        </w:tc>
        <w:tc>
          <w:tcPr>
            <w:tcW w:w="1350" w:type="dxa"/>
            <w:shd w:val="clear" w:color="auto" w:fill="auto"/>
          </w:tcPr>
          <w:p w14:paraId="064DB1CB" w14:textId="77777777" w:rsidR="009F25E3" w:rsidRPr="00860849" w:rsidRDefault="009F25E3" w:rsidP="009F25E3">
            <w:pPr>
              <w:spacing w:before="60" w:after="60"/>
              <w:rPr>
                <w:rFonts w:cs="Arial"/>
                <w:b/>
              </w:rPr>
            </w:pPr>
            <w:r>
              <w:rPr>
                <w:rFonts w:cs="Arial"/>
                <w:b/>
              </w:rPr>
              <w:t>Data</w:t>
            </w:r>
            <w:r w:rsidR="00F7503B">
              <w:rPr>
                <w:rFonts w:cs="Arial"/>
                <w:b/>
              </w:rPr>
              <w:t xml:space="preserve"> </w:t>
            </w:r>
            <w:r>
              <w:rPr>
                <w:rFonts w:cs="Arial"/>
                <w:b/>
              </w:rPr>
              <w:t>Type</w:t>
            </w:r>
          </w:p>
        </w:tc>
      </w:tr>
      <w:tr w:rsidR="009F25E3" w14:paraId="26F0A383" w14:textId="77777777" w:rsidTr="003B499E">
        <w:tc>
          <w:tcPr>
            <w:tcW w:w="1061" w:type="dxa"/>
          </w:tcPr>
          <w:p w14:paraId="3D5A2024" w14:textId="77777777" w:rsidR="009F25E3" w:rsidRDefault="009F25E3" w:rsidP="009F25E3">
            <w:pPr>
              <w:spacing w:before="120" w:after="120"/>
              <w:rPr>
                <w:rFonts w:cs="Arial"/>
              </w:rPr>
            </w:pPr>
            <w:r>
              <w:rPr>
                <w:rFonts w:cs="Arial"/>
              </w:rPr>
              <w:t>1-2</w:t>
            </w:r>
          </w:p>
        </w:tc>
        <w:tc>
          <w:tcPr>
            <w:tcW w:w="935" w:type="dxa"/>
          </w:tcPr>
          <w:p w14:paraId="458FC956" w14:textId="77777777" w:rsidR="009F25E3" w:rsidRDefault="009F25E3" w:rsidP="009F25E3">
            <w:pPr>
              <w:spacing w:before="120" w:after="120"/>
              <w:rPr>
                <w:rFonts w:cs="Arial"/>
              </w:rPr>
            </w:pPr>
            <w:r>
              <w:rPr>
                <w:rFonts w:cs="Arial"/>
              </w:rPr>
              <w:t>2</w:t>
            </w:r>
          </w:p>
        </w:tc>
        <w:tc>
          <w:tcPr>
            <w:tcW w:w="6014" w:type="dxa"/>
          </w:tcPr>
          <w:p w14:paraId="382BD44A" w14:textId="77777777" w:rsidR="009F25E3" w:rsidRDefault="009F25E3" w:rsidP="009F25E3">
            <w:pPr>
              <w:spacing w:before="120" w:after="120"/>
              <w:rPr>
                <w:rFonts w:cs="Arial"/>
                <w:b/>
              </w:rPr>
            </w:pPr>
            <w:r>
              <w:rPr>
                <w:rFonts w:cs="Arial"/>
                <w:b/>
              </w:rPr>
              <w:t>Format Code</w:t>
            </w:r>
          </w:p>
          <w:p w14:paraId="047BF1E1" w14:textId="77777777" w:rsidR="009F25E3" w:rsidRDefault="009F25E3" w:rsidP="009F25E3">
            <w:pPr>
              <w:spacing w:before="120" w:after="120"/>
              <w:rPr>
                <w:rFonts w:cs="Arial"/>
              </w:rPr>
            </w:pPr>
            <w:r>
              <w:rPr>
                <w:rFonts w:cs="Arial"/>
              </w:rPr>
              <w:t>Format Code identifies the network the network data requirements. The only valid value supported at this time is:</w:t>
            </w:r>
          </w:p>
          <w:p w14:paraId="21FAF3CC" w14:textId="77777777" w:rsidR="009F25E3" w:rsidRPr="00860849" w:rsidRDefault="009F25E3" w:rsidP="009F25E3">
            <w:pPr>
              <w:spacing w:before="120" w:after="120"/>
              <w:rPr>
                <w:rFonts w:cs="Arial"/>
              </w:rPr>
            </w:pPr>
            <w:r>
              <w:rPr>
                <w:rFonts w:cs="Arial"/>
                <w:b/>
              </w:rPr>
              <w:t>01</w:t>
            </w:r>
            <w:r>
              <w:rPr>
                <w:rFonts w:cs="Arial"/>
              </w:rPr>
              <w:t xml:space="preserve"> – Mastercard</w:t>
            </w:r>
          </w:p>
        </w:tc>
        <w:tc>
          <w:tcPr>
            <w:tcW w:w="1350" w:type="dxa"/>
          </w:tcPr>
          <w:p w14:paraId="33678F49" w14:textId="77777777" w:rsidR="009F25E3" w:rsidRDefault="009F25E3" w:rsidP="009F25E3">
            <w:pPr>
              <w:spacing w:before="120" w:after="120"/>
              <w:jc w:val="center"/>
              <w:rPr>
                <w:rFonts w:cs="Arial"/>
              </w:rPr>
            </w:pPr>
            <w:r>
              <w:rPr>
                <w:rFonts w:cs="Arial"/>
              </w:rPr>
              <w:t>PIC X(2)</w:t>
            </w:r>
          </w:p>
        </w:tc>
      </w:tr>
      <w:tr w:rsidR="009F25E3" w14:paraId="17FF0F7C" w14:textId="77777777" w:rsidTr="003B499E">
        <w:tc>
          <w:tcPr>
            <w:tcW w:w="1061" w:type="dxa"/>
          </w:tcPr>
          <w:p w14:paraId="78BD90B5" w14:textId="77777777" w:rsidR="009F25E3" w:rsidRDefault="009F25E3" w:rsidP="009F25E3">
            <w:pPr>
              <w:spacing w:before="120" w:after="120"/>
              <w:rPr>
                <w:rFonts w:cs="Arial"/>
              </w:rPr>
            </w:pPr>
            <w:r>
              <w:rPr>
                <w:rFonts w:cs="Arial"/>
              </w:rPr>
              <w:t>3-5</w:t>
            </w:r>
          </w:p>
        </w:tc>
        <w:tc>
          <w:tcPr>
            <w:tcW w:w="935" w:type="dxa"/>
          </w:tcPr>
          <w:p w14:paraId="1B6571D5" w14:textId="77777777" w:rsidR="009F25E3" w:rsidRDefault="009F25E3" w:rsidP="009F25E3">
            <w:pPr>
              <w:spacing w:before="120" w:after="120"/>
              <w:rPr>
                <w:rFonts w:cs="Arial"/>
              </w:rPr>
            </w:pPr>
            <w:r>
              <w:rPr>
                <w:rFonts w:cs="Arial"/>
              </w:rPr>
              <w:t>3</w:t>
            </w:r>
          </w:p>
        </w:tc>
        <w:tc>
          <w:tcPr>
            <w:tcW w:w="6014" w:type="dxa"/>
          </w:tcPr>
          <w:p w14:paraId="1DCCB872" w14:textId="77777777" w:rsidR="009F25E3" w:rsidRDefault="009F25E3" w:rsidP="009F25E3">
            <w:pPr>
              <w:spacing w:before="120" w:after="120"/>
              <w:rPr>
                <w:rFonts w:cs="Arial"/>
                <w:b/>
              </w:rPr>
            </w:pPr>
            <w:r>
              <w:rPr>
                <w:rFonts w:cs="Arial"/>
                <w:b/>
              </w:rPr>
              <w:t>Length</w:t>
            </w:r>
          </w:p>
          <w:p w14:paraId="51CCAC81" w14:textId="77777777" w:rsidR="009F25E3" w:rsidRDefault="009F25E3" w:rsidP="009F25E3">
            <w:pPr>
              <w:spacing w:before="120" w:after="120"/>
              <w:rPr>
                <w:rFonts w:cs="Arial"/>
              </w:rPr>
            </w:pPr>
            <w:r>
              <w:rPr>
                <w:rFonts w:cs="Arial"/>
              </w:rPr>
              <w:t>Length of the data in the INFO buffer of the Mastercard format code</w:t>
            </w:r>
          </w:p>
          <w:p w14:paraId="3402A875" w14:textId="77777777" w:rsidR="00806E47" w:rsidRPr="009F25E3" w:rsidRDefault="001C407C" w:rsidP="009F25E3">
            <w:pPr>
              <w:spacing w:before="120" w:after="120"/>
              <w:rPr>
                <w:rFonts w:cs="Arial"/>
              </w:rPr>
            </w:pPr>
            <w:r>
              <w:rPr>
                <w:rFonts w:cs="Arial"/>
              </w:rPr>
              <w:t>The length is</w:t>
            </w:r>
            <w:r w:rsidR="00EF4C0C">
              <w:rPr>
                <w:rFonts w:cs="Arial"/>
              </w:rPr>
              <w:t xml:space="preserve"> variable up to </w:t>
            </w:r>
            <w:r>
              <w:rPr>
                <w:rFonts w:cs="Arial"/>
              </w:rPr>
              <w:t>15</w:t>
            </w:r>
            <w:r w:rsidR="00EF4C0C">
              <w:rPr>
                <w:rFonts w:cs="Arial"/>
              </w:rPr>
              <w:t>0</w:t>
            </w:r>
            <w:r>
              <w:rPr>
                <w:rFonts w:cs="Arial"/>
              </w:rPr>
              <w:t xml:space="preserve"> bytes.</w:t>
            </w:r>
          </w:p>
        </w:tc>
        <w:tc>
          <w:tcPr>
            <w:tcW w:w="1350" w:type="dxa"/>
          </w:tcPr>
          <w:p w14:paraId="650550F1" w14:textId="77777777" w:rsidR="009F25E3" w:rsidRDefault="009F25E3" w:rsidP="009F25E3">
            <w:pPr>
              <w:spacing w:before="120" w:after="120"/>
              <w:jc w:val="center"/>
              <w:rPr>
                <w:rFonts w:cs="Arial"/>
              </w:rPr>
            </w:pPr>
            <w:r>
              <w:rPr>
                <w:rFonts w:cs="Arial"/>
              </w:rPr>
              <w:t>PIC X(3)</w:t>
            </w:r>
          </w:p>
        </w:tc>
      </w:tr>
      <w:tr w:rsidR="009F25E3" w14:paraId="2D7111B2" w14:textId="77777777" w:rsidTr="003B499E">
        <w:tc>
          <w:tcPr>
            <w:tcW w:w="1061" w:type="dxa"/>
          </w:tcPr>
          <w:p w14:paraId="2F01CB09" w14:textId="77777777" w:rsidR="009F25E3" w:rsidRDefault="009F25E3" w:rsidP="009F25E3">
            <w:pPr>
              <w:spacing w:before="120" w:after="120"/>
              <w:jc w:val="right"/>
              <w:rPr>
                <w:rFonts w:cs="Arial"/>
              </w:rPr>
            </w:pPr>
          </w:p>
        </w:tc>
        <w:tc>
          <w:tcPr>
            <w:tcW w:w="935" w:type="dxa"/>
          </w:tcPr>
          <w:p w14:paraId="72D6DA94" w14:textId="77777777" w:rsidR="009F25E3" w:rsidRDefault="009F25E3" w:rsidP="009F25E3">
            <w:pPr>
              <w:spacing w:before="120" w:after="120"/>
              <w:jc w:val="right"/>
              <w:rPr>
                <w:rFonts w:cs="Arial"/>
              </w:rPr>
            </w:pPr>
          </w:p>
        </w:tc>
        <w:tc>
          <w:tcPr>
            <w:tcW w:w="6014" w:type="dxa"/>
          </w:tcPr>
          <w:p w14:paraId="378C5674" w14:textId="77777777" w:rsidR="009F25E3" w:rsidRDefault="009F25E3" w:rsidP="009F25E3">
            <w:pPr>
              <w:spacing w:before="120" w:after="120"/>
              <w:rPr>
                <w:rFonts w:cs="Arial"/>
                <w:b/>
              </w:rPr>
            </w:pPr>
            <w:r>
              <w:rPr>
                <w:rFonts w:cs="Arial"/>
                <w:b/>
              </w:rPr>
              <w:t>Mastercard Format Code</w:t>
            </w:r>
          </w:p>
          <w:p w14:paraId="1DDD6F31" w14:textId="77777777" w:rsidR="009F25E3" w:rsidRPr="009F25E3" w:rsidRDefault="009F25E3" w:rsidP="009F25E3">
            <w:pPr>
              <w:spacing w:before="120" w:after="120"/>
              <w:rPr>
                <w:rFonts w:cs="Arial"/>
              </w:rPr>
            </w:pPr>
            <w:r>
              <w:rPr>
                <w:rFonts w:cs="Arial"/>
              </w:rPr>
              <w:t>Below are the fields that are contained in the INFO buffer</w:t>
            </w:r>
          </w:p>
        </w:tc>
        <w:tc>
          <w:tcPr>
            <w:tcW w:w="1350" w:type="dxa"/>
          </w:tcPr>
          <w:p w14:paraId="52FF767A" w14:textId="77777777" w:rsidR="009F25E3" w:rsidRDefault="009F25E3" w:rsidP="009F25E3">
            <w:pPr>
              <w:spacing w:before="120" w:after="120"/>
              <w:jc w:val="center"/>
              <w:rPr>
                <w:rFonts w:cs="Arial"/>
              </w:rPr>
            </w:pPr>
          </w:p>
        </w:tc>
      </w:tr>
      <w:tr w:rsidR="009F25E3" w14:paraId="4EA79745" w14:textId="77777777" w:rsidTr="003B499E">
        <w:tc>
          <w:tcPr>
            <w:tcW w:w="1061" w:type="dxa"/>
          </w:tcPr>
          <w:p w14:paraId="65C0984D" w14:textId="77777777" w:rsidR="009F25E3" w:rsidRDefault="009F25E3" w:rsidP="009F25E3">
            <w:pPr>
              <w:spacing w:before="120" w:after="120"/>
              <w:jc w:val="right"/>
              <w:rPr>
                <w:rFonts w:cs="Arial"/>
              </w:rPr>
            </w:pPr>
            <w:r>
              <w:rPr>
                <w:rFonts w:cs="Arial"/>
              </w:rPr>
              <w:t>6-155</w:t>
            </w:r>
          </w:p>
        </w:tc>
        <w:tc>
          <w:tcPr>
            <w:tcW w:w="935" w:type="dxa"/>
          </w:tcPr>
          <w:p w14:paraId="289FBC7B" w14:textId="77777777" w:rsidR="009F25E3" w:rsidRDefault="009F25E3" w:rsidP="009F25E3">
            <w:pPr>
              <w:spacing w:before="120" w:after="120"/>
              <w:jc w:val="right"/>
              <w:rPr>
                <w:rFonts w:cs="Arial"/>
              </w:rPr>
            </w:pPr>
            <w:r>
              <w:rPr>
                <w:rFonts w:cs="Arial"/>
              </w:rPr>
              <w:t>15</w:t>
            </w:r>
            <w:r w:rsidR="00BD0A5F">
              <w:rPr>
                <w:rFonts w:cs="Arial"/>
              </w:rPr>
              <w:t>0</w:t>
            </w:r>
          </w:p>
        </w:tc>
        <w:tc>
          <w:tcPr>
            <w:tcW w:w="6014" w:type="dxa"/>
          </w:tcPr>
          <w:p w14:paraId="130E93DA" w14:textId="77777777" w:rsidR="009F25E3" w:rsidRDefault="009F25E3" w:rsidP="00DB34A8">
            <w:pPr>
              <w:spacing w:before="120" w:after="120"/>
              <w:rPr>
                <w:rFonts w:cs="Arial"/>
                <w:b/>
              </w:rPr>
            </w:pPr>
            <w:r>
              <w:rPr>
                <w:rFonts w:cs="Arial"/>
                <w:b/>
              </w:rPr>
              <w:t>Merchant Identifier</w:t>
            </w:r>
          </w:p>
          <w:p w14:paraId="314ACB84" w14:textId="77777777" w:rsidR="009F25E3" w:rsidRDefault="009F25E3" w:rsidP="00DB34A8">
            <w:pPr>
              <w:spacing w:before="120" w:after="120"/>
              <w:rPr>
                <w:rFonts w:cs="Arial"/>
              </w:rPr>
            </w:pPr>
            <w:r>
              <w:rPr>
                <w:rFonts w:cs="Arial"/>
              </w:rPr>
              <w:t>Mastercard remote commerce acceptor identifier.</w:t>
            </w:r>
          </w:p>
          <w:p w14:paraId="1D6E5F12" w14:textId="77777777" w:rsidR="009F25E3" w:rsidRDefault="009F25E3" w:rsidP="00DB34A8">
            <w:pPr>
              <w:spacing w:before="120" w:after="120"/>
              <w:rPr>
                <w:rFonts w:cs="Arial"/>
              </w:rPr>
            </w:pPr>
            <w:r>
              <w:rPr>
                <w:rFonts w:cs="Arial"/>
              </w:rPr>
              <w:t>This is a human readable identifier for the intended acceptor of payment credentials, usually the online stores, merchant application and/or commerce platform facilitating the sale as presented to the consumer during checkout.</w:t>
            </w:r>
          </w:p>
          <w:p w14:paraId="2E420065" w14:textId="77777777" w:rsidR="001C407C" w:rsidRDefault="009F25E3" w:rsidP="00DB34A8">
            <w:pPr>
              <w:spacing w:before="120" w:after="120"/>
              <w:rPr>
                <w:rFonts w:cs="Arial"/>
              </w:rPr>
            </w:pPr>
            <w:r>
              <w:rPr>
                <w:rFonts w:cs="Arial"/>
              </w:rPr>
              <w:t xml:space="preserve">Typically, the information will reflect a merchant business website URL or reverse domain name but is not limited to only these types of merchant identifiers. </w:t>
            </w:r>
          </w:p>
          <w:p w14:paraId="3515E7C7" w14:textId="77777777" w:rsidR="00BD0A5F" w:rsidRDefault="009F25E3" w:rsidP="00DB34A8">
            <w:pPr>
              <w:spacing w:before="120" w:after="120"/>
              <w:rPr>
                <w:rFonts w:cs="Arial"/>
              </w:rPr>
            </w:pPr>
            <w:r>
              <w:rPr>
                <w:rFonts w:cs="Arial"/>
              </w:rPr>
              <w:t xml:space="preserve">The first 150 bytes of this identifier will be provided in the request message and it will be compared against the </w:t>
            </w:r>
            <w:r>
              <w:rPr>
                <w:rFonts w:cs="Arial"/>
              </w:rPr>
              <w:lastRenderedPageBreak/>
              <w:t xml:space="preserve">encoded identifier included within the enhanced version of the DSRP cryptogram. This data must not </w:t>
            </w:r>
            <w:r w:rsidR="006E09F4">
              <w:rPr>
                <w:rFonts w:cs="Arial"/>
              </w:rPr>
              <w:t>exceed 150 bytes in length</w:t>
            </w:r>
          </w:p>
          <w:p w14:paraId="246982E7" w14:textId="77777777" w:rsidR="000A452B" w:rsidRDefault="002B6D53" w:rsidP="00DB34A8">
            <w:pPr>
              <w:spacing w:before="120" w:after="120"/>
              <w:rPr>
                <w:snapToGrid w:val="0"/>
                <w:color w:val="000000"/>
              </w:rPr>
            </w:pPr>
            <w:r>
              <w:rPr>
                <w:snapToGrid w:val="0"/>
                <w:color w:val="000000"/>
              </w:rPr>
              <w:t>Variable</w:t>
            </w:r>
            <w:r w:rsidR="00BD0A5F">
              <w:rPr>
                <w:snapToGrid w:val="0"/>
                <w:color w:val="000000"/>
              </w:rPr>
              <w:t xml:space="preserve"> length </w:t>
            </w:r>
            <w:r>
              <w:rPr>
                <w:snapToGrid w:val="0"/>
                <w:color w:val="000000"/>
              </w:rPr>
              <w:t xml:space="preserve">up to </w:t>
            </w:r>
            <w:r w:rsidR="00BD0A5F">
              <w:rPr>
                <w:snapToGrid w:val="0"/>
                <w:color w:val="000000"/>
              </w:rPr>
              <w:t>150 bytes</w:t>
            </w:r>
          </w:p>
          <w:p w14:paraId="7ECFA7F0" w14:textId="77777777" w:rsidR="000A452B" w:rsidRPr="000A452B" w:rsidRDefault="000A452B" w:rsidP="00DB34A8">
            <w:pPr>
              <w:spacing w:before="120" w:after="120"/>
              <w:rPr>
                <w:b/>
                <w:bCs/>
                <w:snapToGrid w:val="0"/>
                <w:color w:val="000000"/>
              </w:rPr>
            </w:pPr>
            <w:r w:rsidRPr="000A452B">
              <w:rPr>
                <w:b/>
                <w:bCs/>
                <w:snapToGrid w:val="0"/>
                <w:color w:val="000000"/>
              </w:rPr>
              <w:t>IMPORTANT</w:t>
            </w:r>
          </w:p>
          <w:p w14:paraId="7F6AA216" w14:textId="77777777" w:rsidR="00806E47" w:rsidRPr="000A452B" w:rsidRDefault="000A452B" w:rsidP="00F12805">
            <w:pPr>
              <w:pStyle w:val="ListParagraph"/>
              <w:numPr>
                <w:ilvl w:val="0"/>
                <w:numId w:val="81"/>
              </w:numPr>
              <w:spacing w:before="120" w:after="120"/>
              <w:ind w:left="360"/>
              <w:rPr>
                <w:snapToGrid w:val="0"/>
                <w:color w:val="000000"/>
              </w:rPr>
            </w:pPr>
            <w:r w:rsidRPr="000A452B">
              <w:rPr>
                <w:snapToGrid w:val="0"/>
                <w:color w:val="000000"/>
              </w:rPr>
              <w:t>I</w:t>
            </w:r>
            <w:r w:rsidR="00F8191D" w:rsidRPr="000A452B">
              <w:rPr>
                <w:snapToGrid w:val="0"/>
                <w:color w:val="000000"/>
              </w:rPr>
              <w:t>f the len</w:t>
            </w:r>
            <w:r w:rsidRPr="000A452B">
              <w:rPr>
                <w:snapToGrid w:val="0"/>
                <w:color w:val="000000"/>
              </w:rPr>
              <w:t>gth is 150 bytes, then add 1 byte filler</w:t>
            </w:r>
          </w:p>
          <w:p w14:paraId="38D92898" w14:textId="77777777" w:rsidR="000A452B" w:rsidRPr="000A452B" w:rsidRDefault="000A452B" w:rsidP="00F12805">
            <w:pPr>
              <w:pStyle w:val="ListParagraph"/>
              <w:numPr>
                <w:ilvl w:val="0"/>
                <w:numId w:val="81"/>
              </w:numPr>
              <w:spacing w:before="120" w:after="120"/>
              <w:ind w:left="360"/>
              <w:rPr>
                <w:rFonts w:cs="Arial"/>
              </w:rPr>
            </w:pPr>
            <w:r w:rsidRPr="000A452B">
              <w:rPr>
                <w:rFonts w:cs="Arial"/>
              </w:rPr>
              <w:t>If the length is less than 150 bytes and is an even length, then add 1 byte filler</w:t>
            </w:r>
          </w:p>
          <w:p w14:paraId="7DF719C5" w14:textId="77777777" w:rsidR="000A452B" w:rsidRDefault="000A452B" w:rsidP="00F12805">
            <w:pPr>
              <w:pStyle w:val="ListParagraph"/>
              <w:numPr>
                <w:ilvl w:val="0"/>
                <w:numId w:val="81"/>
              </w:numPr>
              <w:spacing w:before="120" w:after="120"/>
              <w:ind w:left="360"/>
              <w:rPr>
                <w:rFonts w:cs="Arial"/>
              </w:rPr>
            </w:pPr>
            <w:r w:rsidRPr="000A452B">
              <w:rPr>
                <w:rFonts w:cs="Arial"/>
              </w:rPr>
              <w:t>If the length is less than 150 bytes and is an odd length, then no filler is required</w:t>
            </w:r>
          </w:p>
          <w:p w14:paraId="0BA49082" w14:textId="77777777" w:rsidR="000A452B" w:rsidRPr="000A452B" w:rsidRDefault="000A452B" w:rsidP="00F12805">
            <w:pPr>
              <w:pStyle w:val="ListParagraph"/>
              <w:numPr>
                <w:ilvl w:val="0"/>
                <w:numId w:val="81"/>
              </w:numPr>
              <w:spacing w:before="120" w:after="120"/>
              <w:ind w:left="360"/>
              <w:rPr>
                <w:rFonts w:cs="Arial"/>
              </w:rPr>
            </w:pPr>
            <w:r>
              <w:rPr>
                <w:rFonts w:cs="Arial"/>
              </w:rPr>
              <w:t>TOKEN FJ – Position 3-5 Length field, must be the actual length of the Merchant Identifier (excluding the filler byte)</w:t>
            </w:r>
          </w:p>
        </w:tc>
        <w:tc>
          <w:tcPr>
            <w:tcW w:w="1350" w:type="dxa"/>
          </w:tcPr>
          <w:p w14:paraId="43487B1B" w14:textId="77777777" w:rsidR="009F25E3" w:rsidRDefault="009F25E3" w:rsidP="009F25E3">
            <w:pPr>
              <w:spacing w:before="120" w:after="120"/>
              <w:jc w:val="center"/>
              <w:rPr>
                <w:rFonts w:cs="Arial"/>
              </w:rPr>
            </w:pPr>
            <w:r>
              <w:rPr>
                <w:rFonts w:cs="Arial"/>
              </w:rPr>
              <w:lastRenderedPageBreak/>
              <w:t>PIC X(150)</w:t>
            </w:r>
          </w:p>
        </w:tc>
      </w:tr>
    </w:tbl>
    <w:p w14:paraId="0E631174" w14:textId="77777777" w:rsidR="00835F30" w:rsidRDefault="00835F30" w:rsidP="009F25E3">
      <w:pPr>
        <w:rPr>
          <w:rFonts w:cs="Arial"/>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B34A8" w14:paraId="06281F73" w14:textId="77777777" w:rsidTr="00BF3D72">
        <w:tc>
          <w:tcPr>
            <w:tcW w:w="2335" w:type="dxa"/>
          </w:tcPr>
          <w:p w14:paraId="09A14B63" w14:textId="77777777" w:rsidR="00DB34A8" w:rsidRDefault="00DB34A8" w:rsidP="00BF3D72">
            <w:pPr>
              <w:spacing w:after="120"/>
              <w:rPr>
                <w:b/>
                <w:snapToGrid w:val="0"/>
              </w:rPr>
            </w:pPr>
            <w:r>
              <w:rPr>
                <w:b/>
                <w:snapToGrid w:val="0"/>
              </w:rPr>
              <w:t>Request</w:t>
            </w:r>
          </w:p>
        </w:tc>
        <w:tc>
          <w:tcPr>
            <w:tcW w:w="7105" w:type="dxa"/>
          </w:tcPr>
          <w:p w14:paraId="0BD5C9F1" w14:textId="77777777" w:rsidR="00DB34A8" w:rsidRPr="00824A2F" w:rsidRDefault="00DB34A8" w:rsidP="00DB34A8">
            <w:pPr>
              <w:rPr>
                <w:rFonts w:cs="Arial"/>
                <w:b/>
              </w:rPr>
            </w:pPr>
            <w:r w:rsidRPr="00824A2F">
              <w:rPr>
                <w:rFonts w:cs="Arial"/>
              </w:rPr>
              <w:t xml:space="preserve">Mandatory </w:t>
            </w:r>
            <w:r w:rsidRPr="00DB34A8">
              <w:rPr>
                <w:rFonts w:cs="Arial"/>
                <w:b/>
              </w:rPr>
              <w:t>AFTER August 11, 2020</w:t>
            </w:r>
            <w:r w:rsidRPr="00DB34A8">
              <w:rPr>
                <w:rFonts w:cs="Arial"/>
              </w:rPr>
              <w:t xml:space="preserve"> for Mastercard transactions with </w:t>
            </w:r>
            <w:r w:rsidRPr="00DB34A8">
              <w:rPr>
                <w:rFonts w:cs="Arial"/>
                <w:b/>
              </w:rPr>
              <w:t>token cryptogram with dynamic linking</w:t>
            </w:r>
            <w:r w:rsidRPr="00824A2F">
              <w:rPr>
                <w:rFonts w:cs="Arial"/>
              </w:rPr>
              <w:t xml:space="preserve"> (purchase, preauth and preauth completions)</w:t>
            </w:r>
          </w:p>
          <w:p w14:paraId="23B0E623" w14:textId="77777777" w:rsidR="00DB34A8" w:rsidRDefault="00DB34A8" w:rsidP="00DB34A8">
            <w:pPr>
              <w:rPr>
                <w:rFonts w:cs="Arial"/>
              </w:rPr>
            </w:pPr>
          </w:p>
          <w:p w14:paraId="5479A069" w14:textId="77777777" w:rsidR="00DB34A8" w:rsidRPr="00824A2F" w:rsidRDefault="00DB34A8" w:rsidP="00DB34A8">
            <w:pPr>
              <w:rPr>
                <w:rFonts w:cs="Arial"/>
              </w:rPr>
            </w:pPr>
            <w:r w:rsidRPr="00824A2F">
              <w:rPr>
                <w:rFonts w:cs="Arial"/>
              </w:rPr>
              <w:t>Preauth completion transactions must contain the same value that it was present in the preauth request message transaction</w:t>
            </w:r>
          </w:p>
          <w:p w14:paraId="590BB1DC" w14:textId="77777777" w:rsidR="00DB34A8" w:rsidRDefault="00DB34A8" w:rsidP="00DB34A8">
            <w:pPr>
              <w:rPr>
                <w:rFonts w:cs="Arial"/>
              </w:rPr>
            </w:pPr>
          </w:p>
          <w:p w14:paraId="30B33D55" w14:textId="77777777" w:rsidR="00DB34A8" w:rsidRDefault="00DB34A8" w:rsidP="00DB34A8">
            <w:pPr>
              <w:rPr>
                <w:rFonts w:cs="Arial"/>
              </w:rPr>
            </w:pPr>
            <w:r w:rsidRPr="00824A2F">
              <w:rPr>
                <w:rFonts w:cs="Arial"/>
              </w:rPr>
              <w:t>No required for standard token cryptogram with no dynamic linking</w:t>
            </w:r>
          </w:p>
          <w:p w14:paraId="6744BBBF" w14:textId="77777777" w:rsidR="00DB34A8" w:rsidRDefault="00DB34A8" w:rsidP="00DB34A8">
            <w:pPr>
              <w:rPr>
                <w:rFonts w:cs="Arial"/>
              </w:rPr>
            </w:pPr>
          </w:p>
          <w:p w14:paraId="52E36E5E" w14:textId="77777777" w:rsidR="00DB34A8" w:rsidRPr="00824A2F" w:rsidRDefault="00DB34A8" w:rsidP="00DB34A8">
            <w:pPr>
              <w:rPr>
                <w:rFonts w:cs="Arial"/>
              </w:rPr>
            </w:pPr>
            <w:r>
              <w:rPr>
                <w:rFonts w:cs="Arial"/>
              </w:rPr>
              <w:t>Variable length up to 156 bytes (even length)</w:t>
            </w:r>
          </w:p>
          <w:p w14:paraId="7A0E0022" w14:textId="77777777" w:rsidR="00DB34A8" w:rsidRDefault="00DB34A8" w:rsidP="00BF3D72">
            <w:pPr>
              <w:rPr>
                <w:b/>
                <w:snapToGrid w:val="0"/>
              </w:rPr>
            </w:pPr>
          </w:p>
        </w:tc>
      </w:tr>
      <w:tr w:rsidR="00DB34A8" w14:paraId="4AE1E2EB" w14:textId="77777777" w:rsidTr="00BF3D72">
        <w:tc>
          <w:tcPr>
            <w:tcW w:w="2335" w:type="dxa"/>
          </w:tcPr>
          <w:p w14:paraId="4C4B456F" w14:textId="77777777" w:rsidR="00DB34A8" w:rsidRDefault="00DB34A8" w:rsidP="00BF3D72">
            <w:pPr>
              <w:spacing w:after="120"/>
              <w:rPr>
                <w:b/>
                <w:snapToGrid w:val="0"/>
              </w:rPr>
            </w:pPr>
            <w:r>
              <w:rPr>
                <w:b/>
                <w:snapToGrid w:val="0"/>
              </w:rPr>
              <w:t>Response</w:t>
            </w:r>
          </w:p>
        </w:tc>
        <w:tc>
          <w:tcPr>
            <w:tcW w:w="7105" w:type="dxa"/>
          </w:tcPr>
          <w:p w14:paraId="7EB3982D" w14:textId="77777777" w:rsidR="00DB34A8" w:rsidRPr="008F0357" w:rsidRDefault="00DB34A8" w:rsidP="00BF3D72">
            <w:pPr>
              <w:rPr>
                <w:b/>
                <w:bCs/>
                <w:snapToGrid w:val="0"/>
              </w:rPr>
            </w:pPr>
            <w:r>
              <w:rPr>
                <w:rFonts w:cs="Arial"/>
              </w:rPr>
              <w:t>Optional. Variable length up to 156 bytes</w:t>
            </w:r>
          </w:p>
        </w:tc>
      </w:tr>
      <w:tr w:rsidR="00DB34A8" w14:paraId="3598891F" w14:textId="77777777" w:rsidTr="00BF3D72">
        <w:tc>
          <w:tcPr>
            <w:tcW w:w="2335" w:type="dxa"/>
          </w:tcPr>
          <w:p w14:paraId="56CB32DA" w14:textId="77777777" w:rsidR="00DB34A8" w:rsidRDefault="00DB34A8" w:rsidP="00BF3D72">
            <w:pPr>
              <w:spacing w:after="120"/>
              <w:rPr>
                <w:b/>
                <w:snapToGrid w:val="0"/>
              </w:rPr>
            </w:pPr>
            <w:r w:rsidRPr="00FB4BC9">
              <w:rPr>
                <w:rFonts w:cs="Arial"/>
                <w:b/>
                <w:bCs/>
                <w:lang w:val="en-CA"/>
              </w:rPr>
              <w:t>Internal Field</w:t>
            </w:r>
          </w:p>
        </w:tc>
        <w:tc>
          <w:tcPr>
            <w:tcW w:w="7105" w:type="dxa"/>
          </w:tcPr>
          <w:p w14:paraId="4C6ABB19" w14:textId="77777777" w:rsidR="00DB34A8" w:rsidRDefault="00DB34A8" w:rsidP="00BF3D72">
            <w:pPr>
              <w:rPr>
                <w:b/>
                <w:snapToGrid w:val="0"/>
              </w:rPr>
            </w:pPr>
            <w:r>
              <w:rPr>
                <w:rFonts w:cs="Arial"/>
              </w:rPr>
              <w:t>Digital Remote Payment Token</w:t>
            </w:r>
          </w:p>
        </w:tc>
      </w:tr>
    </w:tbl>
    <w:p w14:paraId="37D13856" w14:textId="77777777" w:rsidR="00DB34A8" w:rsidRDefault="00DB34A8" w:rsidP="009F25E3">
      <w:pPr>
        <w:rPr>
          <w:rFonts w:cs="Arial"/>
        </w:rPr>
      </w:pPr>
    </w:p>
    <w:p w14:paraId="706B1F6B" w14:textId="77777777" w:rsidR="008B1F47" w:rsidRDefault="008B1F47" w:rsidP="003028AB">
      <w:pPr>
        <w:pStyle w:val="NoSpacing"/>
      </w:pPr>
    </w:p>
    <w:p w14:paraId="58A14674" w14:textId="77777777" w:rsidR="008B1F47" w:rsidRPr="00070FAB" w:rsidRDefault="008B1F47" w:rsidP="00E9760F">
      <w:pPr>
        <w:pStyle w:val="Heading3"/>
      </w:pPr>
      <w:r w:rsidRPr="00070FAB">
        <w:t xml:space="preserve">TOKEN </w:t>
      </w:r>
      <w:r>
        <w:t>SO</w:t>
      </w:r>
      <w:r w:rsidRPr="00070FAB">
        <w:t xml:space="preserve"> – </w:t>
      </w:r>
      <w:r>
        <w:t>Payment Account Reference (PAR)</w:t>
      </w:r>
    </w:p>
    <w:p w14:paraId="3E18B046" w14:textId="77777777" w:rsidR="008B1F47" w:rsidRDefault="008B1F47" w:rsidP="008B1F47">
      <w:pPr>
        <w:ind w:left="720"/>
      </w:pPr>
      <w:r>
        <w:t xml:space="preserve">The token ID is </w:t>
      </w:r>
      <w:r w:rsidRPr="00070FAB">
        <w:rPr>
          <w:b/>
        </w:rPr>
        <w:t>"</w:t>
      </w:r>
      <w:r>
        <w:rPr>
          <w:b/>
        </w:rPr>
        <w:t>SO</w:t>
      </w:r>
      <w:r w:rsidRPr="00070FAB">
        <w:rPr>
          <w:b/>
        </w:rPr>
        <w:t>"</w:t>
      </w:r>
      <w:r>
        <w:t xml:space="preserve">. </w:t>
      </w:r>
      <w:r w:rsidRPr="00AD5649">
        <w:t>This to</w:t>
      </w:r>
      <w:r>
        <w:t>ken contains the Payment Account Reference (PAR) returned by the Payment Network on response messages. The format is as follows:</w:t>
      </w:r>
    </w:p>
    <w:p w14:paraId="542F48FE" w14:textId="77777777" w:rsidR="008B1F47" w:rsidRDefault="008B1F47" w:rsidP="008B1F47">
      <w:pPr>
        <w:ind w:left="720"/>
      </w:pPr>
    </w:p>
    <w:tbl>
      <w:tblPr>
        <w:tblStyle w:val="TableGrid"/>
        <w:tblW w:w="0" w:type="auto"/>
        <w:tblInd w:w="720"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5125"/>
        <w:gridCol w:w="2885"/>
      </w:tblGrid>
      <w:tr w:rsidR="008B1F47" w:rsidRPr="00AD5649" w14:paraId="3081BC9D" w14:textId="77777777" w:rsidTr="002B3D6A">
        <w:tc>
          <w:tcPr>
            <w:tcW w:w="5125" w:type="dxa"/>
            <w:shd w:val="clear" w:color="auto" w:fill="FFFFFF" w:themeFill="background1"/>
          </w:tcPr>
          <w:p w14:paraId="351010C4" w14:textId="77777777" w:rsidR="008B1F47" w:rsidRPr="00AD5649" w:rsidRDefault="008B1F47" w:rsidP="004D088F">
            <w:pPr>
              <w:spacing w:before="60" w:after="60"/>
              <w:rPr>
                <w:b/>
              </w:rPr>
            </w:pPr>
            <w:r w:rsidRPr="00AD5649">
              <w:rPr>
                <w:b/>
              </w:rPr>
              <w:t>Field Name</w:t>
            </w:r>
          </w:p>
        </w:tc>
        <w:tc>
          <w:tcPr>
            <w:tcW w:w="2885" w:type="dxa"/>
            <w:shd w:val="clear" w:color="auto" w:fill="FFFFFF" w:themeFill="background1"/>
          </w:tcPr>
          <w:p w14:paraId="445FF689" w14:textId="77777777" w:rsidR="008B1F47" w:rsidRPr="00AD5649" w:rsidRDefault="008B1F47" w:rsidP="004D088F">
            <w:pPr>
              <w:spacing w:before="60" w:after="60"/>
              <w:rPr>
                <w:b/>
              </w:rPr>
            </w:pPr>
            <w:r w:rsidRPr="00AD5649">
              <w:rPr>
                <w:b/>
              </w:rPr>
              <w:t>Data Type</w:t>
            </w:r>
          </w:p>
        </w:tc>
      </w:tr>
      <w:tr w:rsidR="008B1F47" w14:paraId="600F519C" w14:textId="77777777" w:rsidTr="002B3D6A">
        <w:tc>
          <w:tcPr>
            <w:tcW w:w="5125" w:type="dxa"/>
            <w:shd w:val="clear" w:color="auto" w:fill="FFFFFF" w:themeFill="background1"/>
          </w:tcPr>
          <w:p w14:paraId="7C2D9A83" w14:textId="77777777" w:rsidR="008B1F47" w:rsidRDefault="008B1F47" w:rsidP="004D088F">
            <w:pPr>
              <w:spacing w:before="60" w:after="60"/>
            </w:pPr>
            <w:r>
              <w:t>PAR</w:t>
            </w:r>
          </w:p>
        </w:tc>
        <w:tc>
          <w:tcPr>
            <w:tcW w:w="2885" w:type="dxa"/>
            <w:shd w:val="clear" w:color="auto" w:fill="FFFFFF" w:themeFill="background1"/>
          </w:tcPr>
          <w:p w14:paraId="7C8D9EBA" w14:textId="77777777" w:rsidR="008B1F47" w:rsidRDefault="008B1F47" w:rsidP="004D088F">
            <w:pPr>
              <w:spacing w:before="60" w:after="60"/>
            </w:pPr>
            <w:r>
              <w:t>PIC X(29)</w:t>
            </w:r>
          </w:p>
        </w:tc>
      </w:tr>
      <w:tr w:rsidR="008B1F47" w14:paraId="668E3265" w14:textId="77777777" w:rsidTr="002B3D6A">
        <w:tc>
          <w:tcPr>
            <w:tcW w:w="5125" w:type="dxa"/>
            <w:shd w:val="clear" w:color="auto" w:fill="FFFFFF" w:themeFill="background1"/>
          </w:tcPr>
          <w:p w14:paraId="46BABA3E" w14:textId="77777777" w:rsidR="008B1F47" w:rsidRDefault="008B1F47" w:rsidP="004D088F">
            <w:pPr>
              <w:spacing w:before="60" w:after="60"/>
            </w:pPr>
            <w:r>
              <w:t>Filler</w:t>
            </w:r>
          </w:p>
        </w:tc>
        <w:tc>
          <w:tcPr>
            <w:tcW w:w="2885" w:type="dxa"/>
            <w:shd w:val="clear" w:color="auto" w:fill="FFFFFF" w:themeFill="background1"/>
          </w:tcPr>
          <w:p w14:paraId="0487BDEF" w14:textId="77777777" w:rsidR="008B1F47" w:rsidRDefault="008B1F47" w:rsidP="004D088F">
            <w:pPr>
              <w:spacing w:before="60" w:after="60"/>
            </w:pPr>
            <w:r>
              <w:t>PIC X(11)</w:t>
            </w:r>
          </w:p>
        </w:tc>
      </w:tr>
    </w:tbl>
    <w:p w14:paraId="78302BD9" w14:textId="77777777" w:rsidR="008B1F47" w:rsidRDefault="008B1F47" w:rsidP="008B1F47">
      <w:pPr>
        <w:ind w:left="720"/>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61"/>
        <w:gridCol w:w="935"/>
        <w:gridCol w:w="6014"/>
        <w:gridCol w:w="1350"/>
      </w:tblGrid>
      <w:tr w:rsidR="008B1F47" w:rsidRPr="00860849" w14:paraId="3C9AC95D" w14:textId="77777777" w:rsidTr="003B499E">
        <w:trPr>
          <w:tblHeader/>
        </w:trPr>
        <w:tc>
          <w:tcPr>
            <w:tcW w:w="1061" w:type="dxa"/>
            <w:shd w:val="clear" w:color="auto" w:fill="auto"/>
          </w:tcPr>
          <w:p w14:paraId="6B0F17E5" w14:textId="77777777" w:rsidR="008B1F47" w:rsidRPr="00860849" w:rsidRDefault="008B1F47" w:rsidP="00F37804">
            <w:pPr>
              <w:spacing w:before="60" w:after="60"/>
              <w:jc w:val="center"/>
              <w:rPr>
                <w:rFonts w:cs="Arial"/>
                <w:b/>
              </w:rPr>
            </w:pPr>
            <w:r>
              <w:rPr>
                <w:rFonts w:cs="Arial"/>
                <w:b/>
              </w:rPr>
              <w:lastRenderedPageBreak/>
              <w:t>Position</w:t>
            </w:r>
          </w:p>
        </w:tc>
        <w:tc>
          <w:tcPr>
            <w:tcW w:w="935" w:type="dxa"/>
            <w:shd w:val="clear" w:color="auto" w:fill="auto"/>
          </w:tcPr>
          <w:p w14:paraId="3D1493F8" w14:textId="77777777" w:rsidR="008B1F47" w:rsidRPr="00860849" w:rsidRDefault="008B1F47" w:rsidP="00F37804">
            <w:pPr>
              <w:spacing w:before="60" w:after="60"/>
              <w:jc w:val="center"/>
              <w:rPr>
                <w:rFonts w:cs="Arial"/>
                <w:b/>
              </w:rPr>
            </w:pPr>
            <w:r>
              <w:rPr>
                <w:rFonts w:cs="Arial"/>
                <w:b/>
              </w:rPr>
              <w:t>Length</w:t>
            </w:r>
          </w:p>
        </w:tc>
        <w:tc>
          <w:tcPr>
            <w:tcW w:w="6014" w:type="dxa"/>
            <w:shd w:val="clear" w:color="auto" w:fill="auto"/>
          </w:tcPr>
          <w:p w14:paraId="597D5A99" w14:textId="77777777" w:rsidR="008B1F47" w:rsidRPr="00860849" w:rsidRDefault="008B1F47" w:rsidP="004D088F">
            <w:pPr>
              <w:spacing w:before="60" w:after="60"/>
              <w:rPr>
                <w:rFonts w:cs="Arial"/>
                <w:b/>
              </w:rPr>
            </w:pPr>
            <w:r>
              <w:rPr>
                <w:rFonts w:cs="Arial"/>
                <w:b/>
              </w:rPr>
              <w:t>Field Name and Description</w:t>
            </w:r>
          </w:p>
        </w:tc>
        <w:tc>
          <w:tcPr>
            <w:tcW w:w="1350" w:type="dxa"/>
            <w:shd w:val="clear" w:color="auto" w:fill="auto"/>
          </w:tcPr>
          <w:p w14:paraId="390980B1" w14:textId="77777777" w:rsidR="008B1F47" w:rsidRPr="00860849" w:rsidRDefault="008B1F47" w:rsidP="004D088F">
            <w:pPr>
              <w:spacing w:before="60" w:after="60"/>
              <w:rPr>
                <w:rFonts w:cs="Arial"/>
                <w:b/>
              </w:rPr>
            </w:pPr>
            <w:r>
              <w:rPr>
                <w:rFonts w:cs="Arial"/>
                <w:b/>
              </w:rPr>
              <w:t>Data Type</w:t>
            </w:r>
          </w:p>
        </w:tc>
      </w:tr>
      <w:tr w:rsidR="008B1F47" w14:paraId="671FFCCE" w14:textId="77777777" w:rsidTr="003B499E">
        <w:tc>
          <w:tcPr>
            <w:tcW w:w="1061" w:type="dxa"/>
          </w:tcPr>
          <w:p w14:paraId="192BBE11" w14:textId="77777777" w:rsidR="008B1F47" w:rsidRDefault="008B1F47" w:rsidP="00F37804">
            <w:pPr>
              <w:spacing w:before="120" w:after="120"/>
              <w:jc w:val="center"/>
              <w:rPr>
                <w:rFonts w:cs="Arial"/>
              </w:rPr>
            </w:pPr>
            <w:r>
              <w:rPr>
                <w:rFonts w:cs="Arial"/>
              </w:rPr>
              <w:t>1-29</w:t>
            </w:r>
          </w:p>
        </w:tc>
        <w:tc>
          <w:tcPr>
            <w:tcW w:w="935" w:type="dxa"/>
          </w:tcPr>
          <w:p w14:paraId="3E275E61" w14:textId="77777777" w:rsidR="008B1F47" w:rsidRDefault="008B1F47" w:rsidP="00F37804">
            <w:pPr>
              <w:spacing w:before="120" w:after="120"/>
              <w:jc w:val="center"/>
              <w:rPr>
                <w:rFonts w:cs="Arial"/>
              </w:rPr>
            </w:pPr>
            <w:r>
              <w:rPr>
                <w:rFonts w:cs="Arial"/>
              </w:rPr>
              <w:t>29</w:t>
            </w:r>
          </w:p>
        </w:tc>
        <w:tc>
          <w:tcPr>
            <w:tcW w:w="6014" w:type="dxa"/>
          </w:tcPr>
          <w:p w14:paraId="075C7EAB" w14:textId="77777777" w:rsidR="008B1F47" w:rsidRDefault="008B1F47" w:rsidP="004D088F">
            <w:pPr>
              <w:spacing w:before="120" w:after="120"/>
              <w:rPr>
                <w:rFonts w:cs="Arial"/>
                <w:b/>
              </w:rPr>
            </w:pPr>
            <w:r>
              <w:rPr>
                <w:rFonts w:cs="Arial"/>
                <w:b/>
              </w:rPr>
              <w:t>PAR</w:t>
            </w:r>
          </w:p>
          <w:p w14:paraId="027407EB" w14:textId="77777777" w:rsidR="008B1F47" w:rsidRPr="008E7292" w:rsidRDefault="008B1F47" w:rsidP="004D088F">
            <w:pPr>
              <w:spacing w:before="120" w:after="120"/>
              <w:rPr>
                <w:rFonts w:cs="Arial"/>
                <w:bCs/>
              </w:rPr>
            </w:pPr>
            <w:r>
              <w:rPr>
                <w:rFonts w:cs="Arial"/>
                <w:bCs/>
              </w:rPr>
              <w:t>The Payment Account Reference (PAR) number</w:t>
            </w:r>
          </w:p>
        </w:tc>
        <w:tc>
          <w:tcPr>
            <w:tcW w:w="1350" w:type="dxa"/>
          </w:tcPr>
          <w:p w14:paraId="386072C7" w14:textId="77777777" w:rsidR="008B1F47" w:rsidRDefault="008B1F47" w:rsidP="004D088F">
            <w:pPr>
              <w:spacing w:before="120" w:after="120"/>
              <w:jc w:val="center"/>
              <w:rPr>
                <w:rFonts w:cs="Arial"/>
              </w:rPr>
            </w:pPr>
            <w:r>
              <w:rPr>
                <w:rFonts w:cs="Arial"/>
              </w:rPr>
              <w:t>PIC X(29)</w:t>
            </w:r>
          </w:p>
        </w:tc>
      </w:tr>
      <w:tr w:rsidR="008B1F47" w14:paraId="38997B8D" w14:textId="77777777" w:rsidTr="003B499E">
        <w:tc>
          <w:tcPr>
            <w:tcW w:w="1061" w:type="dxa"/>
          </w:tcPr>
          <w:p w14:paraId="51326ABD" w14:textId="77777777" w:rsidR="008B1F47" w:rsidRDefault="008B1F47" w:rsidP="00F37804">
            <w:pPr>
              <w:spacing w:before="120" w:after="120"/>
              <w:jc w:val="center"/>
              <w:rPr>
                <w:rFonts w:cs="Arial"/>
              </w:rPr>
            </w:pPr>
            <w:r>
              <w:rPr>
                <w:rFonts w:cs="Arial"/>
              </w:rPr>
              <w:t>30-40</w:t>
            </w:r>
          </w:p>
        </w:tc>
        <w:tc>
          <w:tcPr>
            <w:tcW w:w="935" w:type="dxa"/>
          </w:tcPr>
          <w:p w14:paraId="1635B0D3" w14:textId="77777777" w:rsidR="008B1F47" w:rsidRDefault="008B1F47" w:rsidP="00F37804">
            <w:pPr>
              <w:spacing w:before="120" w:after="120"/>
              <w:jc w:val="center"/>
              <w:rPr>
                <w:rFonts w:cs="Arial"/>
              </w:rPr>
            </w:pPr>
            <w:r>
              <w:rPr>
                <w:rFonts w:cs="Arial"/>
              </w:rPr>
              <w:t>11</w:t>
            </w:r>
          </w:p>
        </w:tc>
        <w:tc>
          <w:tcPr>
            <w:tcW w:w="6014" w:type="dxa"/>
          </w:tcPr>
          <w:p w14:paraId="24CD522A" w14:textId="77777777" w:rsidR="008B1F47" w:rsidRDefault="008B1F47" w:rsidP="004D088F">
            <w:pPr>
              <w:spacing w:before="120" w:after="120"/>
              <w:rPr>
                <w:rFonts w:cs="Arial"/>
                <w:b/>
              </w:rPr>
            </w:pPr>
            <w:r>
              <w:rPr>
                <w:rFonts w:cs="Arial"/>
                <w:b/>
              </w:rPr>
              <w:t>Filler</w:t>
            </w:r>
          </w:p>
          <w:p w14:paraId="73D5E1FB" w14:textId="77777777" w:rsidR="008B1F47" w:rsidRDefault="008B1F47" w:rsidP="004D088F">
            <w:pPr>
              <w:spacing w:before="120" w:after="120"/>
              <w:rPr>
                <w:rFonts w:cs="Arial"/>
                <w:bCs/>
              </w:rPr>
            </w:pPr>
            <w:r>
              <w:rPr>
                <w:rFonts w:cs="Arial"/>
                <w:bCs/>
              </w:rPr>
              <w:t>1 byte filler is required to make the token length even</w:t>
            </w:r>
          </w:p>
          <w:p w14:paraId="6F4B5A62" w14:textId="77777777" w:rsidR="008B1F47" w:rsidRPr="008E7292" w:rsidRDefault="008B1F47" w:rsidP="004D088F">
            <w:pPr>
              <w:spacing w:before="120" w:after="120"/>
              <w:rPr>
                <w:rFonts w:cs="Arial"/>
                <w:bCs/>
              </w:rPr>
            </w:pPr>
            <w:r>
              <w:rPr>
                <w:rFonts w:cs="Arial"/>
                <w:bCs/>
              </w:rPr>
              <w:t>Reserved for future use</w:t>
            </w:r>
          </w:p>
        </w:tc>
        <w:tc>
          <w:tcPr>
            <w:tcW w:w="1350" w:type="dxa"/>
          </w:tcPr>
          <w:p w14:paraId="38D759B6" w14:textId="77777777" w:rsidR="008B1F47" w:rsidRDefault="008B1F47" w:rsidP="004D088F">
            <w:pPr>
              <w:spacing w:before="120" w:after="120"/>
              <w:jc w:val="center"/>
              <w:rPr>
                <w:rFonts w:cs="Arial"/>
              </w:rPr>
            </w:pPr>
            <w:r>
              <w:rPr>
                <w:rFonts w:cs="Arial"/>
              </w:rPr>
              <w:t>PIC X(11)</w:t>
            </w:r>
          </w:p>
        </w:tc>
      </w:tr>
    </w:tbl>
    <w:p w14:paraId="7325A14B" w14:textId="77777777" w:rsidR="008B1F47" w:rsidRDefault="008B1F47" w:rsidP="008B1F47">
      <w:pPr>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B34A8" w14:paraId="338DE20B" w14:textId="77777777" w:rsidTr="00BF3D72">
        <w:tc>
          <w:tcPr>
            <w:tcW w:w="2335" w:type="dxa"/>
          </w:tcPr>
          <w:p w14:paraId="05A9A89F" w14:textId="77777777" w:rsidR="00DB34A8" w:rsidRDefault="00DB34A8" w:rsidP="00BF3D72">
            <w:pPr>
              <w:spacing w:after="120"/>
              <w:rPr>
                <w:b/>
                <w:snapToGrid w:val="0"/>
              </w:rPr>
            </w:pPr>
            <w:r>
              <w:rPr>
                <w:b/>
                <w:snapToGrid w:val="0"/>
              </w:rPr>
              <w:t>Request</w:t>
            </w:r>
          </w:p>
        </w:tc>
        <w:tc>
          <w:tcPr>
            <w:tcW w:w="7105" w:type="dxa"/>
          </w:tcPr>
          <w:p w14:paraId="58B67E4D" w14:textId="77777777" w:rsidR="00DB34A8" w:rsidRDefault="00DB34A8" w:rsidP="00DB34A8">
            <w:pPr>
              <w:rPr>
                <w:rFonts w:cs="Arial"/>
                <w:bCs/>
              </w:rPr>
            </w:pPr>
            <w:r>
              <w:rPr>
                <w:rFonts w:cs="Arial"/>
                <w:bCs/>
              </w:rPr>
              <w:t>Optional. Variable length 30-40. The length must be even.</w:t>
            </w:r>
          </w:p>
          <w:p w14:paraId="6C18460F" w14:textId="77777777" w:rsidR="00DB34A8" w:rsidRPr="00F56067" w:rsidRDefault="00DB34A8" w:rsidP="00DB34A8">
            <w:pPr>
              <w:rPr>
                <w:rFonts w:cs="Arial"/>
                <w:bCs/>
              </w:rPr>
            </w:pPr>
            <w:r>
              <w:rPr>
                <w:rFonts w:cs="Arial"/>
                <w:bCs/>
              </w:rPr>
              <w:t>Required for Preauth Completions if PAR was returned in preauth transactions response message</w:t>
            </w:r>
          </w:p>
          <w:p w14:paraId="7A44917A" w14:textId="77777777" w:rsidR="00DB34A8" w:rsidRDefault="00DB34A8" w:rsidP="00DB34A8">
            <w:pPr>
              <w:rPr>
                <w:b/>
                <w:snapToGrid w:val="0"/>
              </w:rPr>
            </w:pPr>
          </w:p>
        </w:tc>
      </w:tr>
      <w:tr w:rsidR="00DB34A8" w14:paraId="79FAAC63" w14:textId="77777777" w:rsidTr="00BF3D72">
        <w:tc>
          <w:tcPr>
            <w:tcW w:w="2335" w:type="dxa"/>
          </w:tcPr>
          <w:p w14:paraId="6525890D" w14:textId="77777777" w:rsidR="00DB34A8" w:rsidRDefault="00DB34A8" w:rsidP="00BF3D72">
            <w:pPr>
              <w:spacing w:after="120"/>
              <w:rPr>
                <w:b/>
                <w:snapToGrid w:val="0"/>
              </w:rPr>
            </w:pPr>
            <w:r>
              <w:rPr>
                <w:b/>
                <w:snapToGrid w:val="0"/>
              </w:rPr>
              <w:t>Response</w:t>
            </w:r>
          </w:p>
        </w:tc>
        <w:tc>
          <w:tcPr>
            <w:tcW w:w="7105" w:type="dxa"/>
          </w:tcPr>
          <w:p w14:paraId="6C079561" w14:textId="77777777" w:rsidR="00DB34A8" w:rsidRPr="008F0357" w:rsidRDefault="00DB34A8" w:rsidP="00BF3D72">
            <w:pPr>
              <w:rPr>
                <w:b/>
                <w:bCs/>
                <w:snapToGrid w:val="0"/>
              </w:rPr>
            </w:pPr>
            <w:r>
              <w:rPr>
                <w:rFonts w:cs="Arial"/>
              </w:rPr>
              <w:t>Optional. If configured for the merchant to receive it.</w:t>
            </w:r>
          </w:p>
        </w:tc>
      </w:tr>
      <w:tr w:rsidR="00DB34A8" w14:paraId="186746D8" w14:textId="77777777" w:rsidTr="00BF3D72">
        <w:tc>
          <w:tcPr>
            <w:tcW w:w="2335" w:type="dxa"/>
          </w:tcPr>
          <w:p w14:paraId="20B43F70" w14:textId="77777777" w:rsidR="00DB34A8" w:rsidRDefault="00DB34A8" w:rsidP="00BF3D72">
            <w:pPr>
              <w:spacing w:after="120"/>
              <w:rPr>
                <w:b/>
                <w:snapToGrid w:val="0"/>
              </w:rPr>
            </w:pPr>
            <w:r w:rsidRPr="00FB4BC9">
              <w:rPr>
                <w:rFonts w:cs="Arial"/>
                <w:b/>
                <w:bCs/>
                <w:lang w:val="en-CA"/>
              </w:rPr>
              <w:t>Internal Field</w:t>
            </w:r>
          </w:p>
        </w:tc>
        <w:tc>
          <w:tcPr>
            <w:tcW w:w="7105" w:type="dxa"/>
          </w:tcPr>
          <w:p w14:paraId="3DF26DB3" w14:textId="77777777" w:rsidR="00DB34A8" w:rsidRDefault="00DB34A8" w:rsidP="00BF3D72">
            <w:pPr>
              <w:rPr>
                <w:b/>
                <w:snapToGrid w:val="0"/>
              </w:rPr>
            </w:pPr>
            <w:r>
              <w:rPr>
                <w:rFonts w:cs="Arial"/>
              </w:rPr>
              <w:t>Payment Account Reference Token</w:t>
            </w:r>
          </w:p>
        </w:tc>
      </w:tr>
    </w:tbl>
    <w:p w14:paraId="4D1585A3" w14:textId="77777777" w:rsidR="008B1F47" w:rsidRDefault="008B1F47" w:rsidP="008B1F47">
      <w:pPr>
        <w:rPr>
          <w:snapToGrid w:val="0"/>
        </w:rPr>
      </w:pPr>
    </w:p>
    <w:p w14:paraId="4DB4AEC2" w14:textId="77777777" w:rsidR="008B1F47" w:rsidRPr="00824A2F" w:rsidRDefault="008B1F47" w:rsidP="003028AB">
      <w:pPr>
        <w:pStyle w:val="NoSpacing"/>
      </w:pPr>
    </w:p>
    <w:p w14:paraId="27A11B93" w14:textId="77777777" w:rsidR="008B1F47" w:rsidRPr="002D2EDE" w:rsidRDefault="008B1F47" w:rsidP="00E9760F">
      <w:pPr>
        <w:pStyle w:val="Heading3"/>
      </w:pPr>
      <w:r w:rsidRPr="002D2EDE">
        <w:t>TOKEN SX – Digital Payment Authentication Token</w:t>
      </w:r>
    </w:p>
    <w:p w14:paraId="6AAB9ABC" w14:textId="77777777" w:rsidR="008B1F47" w:rsidRDefault="008B1F47" w:rsidP="008B1F47">
      <w:pPr>
        <w:ind w:left="720"/>
      </w:pPr>
      <w:r>
        <w:t xml:space="preserve">The toke ID is </w:t>
      </w:r>
      <w:r w:rsidRPr="00070FAB">
        <w:rPr>
          <w:b/>
        </w:rPr>
        <w:t>"SX"</w:t>
      </w:r>
      <w:r>
        <w:t xml:space="preserve">. </w:t>
      </w:r>
      <w:r w:rsidRPr="00AD5649">
        <w:t>This to</w:t>
      </w:r>
      <w:r>
        <w:t>ken contains the Digital Payment Authentication Data. The format is as follows:</w:t>
      </w:r>
    </w:p>
    <w:p w14:paraId="545C1150" w14:textId="77777777" w:rsidR="008B1F47" w:rsidRDefault="008B1F47" w:rsidP="008B1F47">
      <w:pPr>
        <w:ind w:left="720"/>
      </w:pPr>
    </w:p>
    <w:tbl>
      <w:tblPr>
        <w:tblStyle w:val="TableGrid"/>
        <w:tblW w:w="0" w:type="auto"/>
        <w:tblInd w:w="720"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5125"/>
        <w:gridCol w:w="2705"/>
      </w:tblGrid>
      <w:tr w:rsidR="008B1F47" w:rsidRPr="00AD5649" w14:paraId="52D6B07D" w14:textId="77777777" w:rsidTr="002B3D6A">
        <w:trPr>
          <w:tblHeader/>
        </w:trPr>
        <w:tc>
          <w:tcPr>
            <w:tcW w:w="5125" w:type="dxa"/>
            <w:shd w:val="clear" w:color="auto" w:fill="FFFFFF" w:themeFill="background1"/>
          </w:tcPr>
          <w:p w14:paraId="6B10FCEE" w14:textId="77777777" w:rsidR="008B1F47" w:rsidRPr="00AD5649" w:rsidRDefault="008B1F47" w:rsidP="004D088F">
            <w:pPr>
              <w:spacing w:before="60" w:after="60"/>
              <w:rPr>
                <w:b/>
              </w:rPr>
            </w:pPr>
            <w:r w:rsidRPr="00AD5649">
              <w:rPr>
                <w:b/>
              </w:rPr>
              <w:t>Field Name</w:t>
            </w:r>
          </w:p>
        </w:tc>
        <w:tc>
          <w:tcPr>
            <w:tcW w:w="2705" w:type="dxa"/>
            <w:shd w:val="clear" w:color="auto" w:fill="FFFFFF" w:themeFill="background1"/>
          </w:tcPr>
          <w:p w14:paraId="05C4329F" w14:textId="77777777" w:rsidR="008B1F47" w:rsidRPr="00AD5649" w:rsidRDefault="008B1F47" w:rsidP="004D088F">
            <w:pPr>
              <w:spacing w:before="60" w:after="60"/>
              <w:rPr>
                <w:b/>
              </w:rPr>
            </w:pPr>
            <w:r w:rsidRPr="00AD5649">
              <w:rPr>
                <w:b/>
              </w:rPr>
              <w:t>Data Type</w:t>
            </w:r>
          </w:p>
        </w:tc>
      </w:tr>
      <w:tr w:rsidR="008B1F47" w14:paraId="7F2237C3" w14:textId="77777777" w:rsidTr="002B3D6A">
        <w:tc>
          <w:tcPr>
            <w:tcW w:w="5125" w:type="dxa"/>
            <w:shd w:val="clear" w:color="auto" w:fill="FFFFFF" w:themeFill="background1"/>
          </w:tcPr>
          <w:p w14:paraId="113D8421" w14:textId="77777777" w:rsidR="008B1F47" w:rsidRDefault="008B1F47" w:rsidP="004D088F">
            <w:pPr>
              <w:spacing w:before="60" w:after="60"/>
            </w:pPr>
            <w:r>
              <w:t>Format Code</w:t>
            </w:r>
          </w:p>
        </w:tc>
        <w:tc>
          <w:tcPr>
            <w:tcW w:w="2705" w:type="dxa"/>
            <w:shd w:val="clear" w:color="auto" w:fill="FFFFFF" w:themeFill="background1"/>
          </w:tcPr>
          <w:p w14:paraId="00029BDE" w14:textId="77777777" w:rsidR="008B1F47" w:rsidRDefault="008B1F47" w:rsidP="004D088F">
            <w:pPr>
              <w:spacing w:before="60" w:after="60"/>
            </w:pPr>
            <w:r>
              <w:t>PIC X(2)</w:t>
            </w:r>
          </w:p>
        </w:tc>
      </w:tr>
      <w:tr w:rsidR="008B1F47" w14:paraId="16C12DBC" w14:textId="77777777" w:rsidTr="002B3D6A">
        <w:tc>
          <w:tcPr>
            <w:tcW w:w="5125" w:type="dxa"/>
            <w:shd w:val="clear" w:color="auto" w:fill="FFFFFF" w:themeFill="background1"/>
          </w:tcPr>
          <w:p w14:paraId="5EC222CF" w14:textId="77777777" w:rsidR="008B1F47" w:rsidRDefault="008B1F47" w:rsidP="004D088F">
            <w:pPr>
              <w:spacing w:before="60" w:after="60"/>
            </w:pPr>
            <w:r>
              <w:t>Length</w:t>
            </w:r>
          </w:p>
        </w:tc>
        <w:tc>
          <w:tcPr>
            <w:tcW w:w="2705" w:type="dxa"/>
            <w:shd w:val="clear" w:color="auto" w:fill="FFFFFF" w:themeFill="background1"/>
          </w:tcPr>
          <w:p w14:paraId="58BE4746" w14:textId="77777777" w:rsidR="008B1F47" w:rsidRDefault="008B1F47" w:rsidP="004D088F">
            <w:pPr>
              <w:spacing w:before="60" w:after="60"/>
            </w:pPr>
            <w:r>
              <w:t>PIC X(2)</w:t>
            </w:r>
          </w:p>
        </w:tc>
      </w:tr>
      <w:tr w:rsidR="008B1F47" w14:paraId="1E33BDF9" w14:textId="77777777" w:rsidTr="002B3D6A">
        <w:tc>
          <w:tcPr>
            <w:tcW w:w="5125" w:type="dxa"/>
            <w:shd w:val="clear" w:color="auto" w:fill="FFFFFF" w:themeFill="background1"/>
          </w:tcPr>
          <w:p w14:paraId="0C044EF4" w14:textId="77777777" w:rsidR="008B1F47" w:rsidRDefault="008B1F47" w:rsidP="004D088F">
            <w:pPr>
              <w:spacing w:before="60" w:after="60"/>
            </w:pPr>
            <w:r>
              <w:t>Generic acquirer token authentication – INFO BUFFER</w:t>
            </w:r>
          </w:p>
        </w:tc>
        <w:tc>
          <w:tcPr>
            <w:tcW w:w="2705" w:type="dxa"/>
            <w:shd w:val="clear" w:color="auto" w:fill="FFFFFF" w:themeFill="background1"/>
          </w:tcPr>
          <w:p w14:paraId="1C55AF53" w14:textId="77777777" w:rsidR="008B1F47" w:rsidRDefault="008B1F47" w:rsidP="004D088F">
            <w:pPr>
              <w:spacing w:before="60" w:after="60"/>
            </w:pPr>
          </w:p>
        </w:tc>
      </w:tr>
      <w:tr w:rsidR="008B1F47" w14:paraId="29C7489E" w14:textId="77777777" w:rsidTr="002B3D6A">
        <w:tc>
          <w:tcPr>
            <w:tcW w:w="5125" w:type="dxa"/>
            <w:shd w:val="clear" w:color="auto" w:fill="FFFFFF" w:themeFill="background1"/>
          </w:tcPr>
          <w:p w14:paraId="420BC37D" w14:textId="77777777" w:rsidR="008B1F47" w:rsidRDefault="008B1F47" w:rsidP="004D088F">
            <w:pPr>
              <w:spacing w:before="60" w:after="60"/>
              <w:ind w:left="432"/>
            </w:pPr>
            <w:r>
              <w:t>Cryptogram Type</w:t>
            </w:r>
          </w:p>
        </w:tc>
        <w:tc>
          <w:tcPr>
            <w:tcW w:w="2705" w:type="dxa"/>
            <w:shd w:val="clear" w:color="auto" w:fill="FFFFFF" w:themeFill="background1"/>
          </w:tcPr>
          <w:p w14:paraId="58575791" w14:textId="77777777" w:rsidR="008B1F47" w:rsidRDefault="008B1F47" w:rsidP="004D088F">
            <w:pPr>
              <w:spacing w:before="60" w:after="60"/>
            </w:pPr>
            <w:r>
              <w:t>PIC X(1)</w:t>
            </w:r>
          </w:p>
        </w:tc>
      </w:tr>
      <w:tr w:rsidR="008B1F47" w14:paraId="6ED93D1A" w14:textId="77777777" w:rsidTr="002B3D6A">
        <w:tc>
          <w:tcPr>
            <w:tcW w:w="5125" w:type="dxa"/>
            <w:shd w:val="clear" w:color="auto" w:fill="FFFFFF" w:themeFill="background1"/>
          </w:tcPr>
          <w:p w14:paraId="5D39A14D" w14:textId="77777777" w:rsidR="008B1F47" w:rsidRDefault="008B1F47" w:rsidP="004D088F">
            <w:pPr>
              <w:spacing w:before="60" w:after="60"/>
              <w:ind w:left="432"/>
            </w:pPr>
            <w:r>
              <w:t>Cryptogram Format</w:t>
            </w:r>
          </w:p>
        </w:tc>
        <w:tc>
          <w:tcPr>
            <w:tcW w:w="2705" w:type="dxa"/>
            <w:shd w:val="clear" w:color="auto" w:fill="FFFFFF" w:themeFill="background1"/>
          </w:tcPr>
          <w:p w14:paraId="06EDE0E4" w14:textId="77777777" w:rsidR="008B1F47" w:rsidRDefault="008B1F47" w:rsidP="004D088F">
            <w:pPr>
              <w:spacing w:before="60" w:after="60"/>
            </w:pPr>
            <w:r>
              <w:t>PIC X(1)</w:t>
            </w:r>
          </w:p>
        </w:tc>
      </w:tr>
      <w:tr w:rsidR="008B1F47" w14:paraId="06A31FA0" w14:textId="77777777" w:rsidTr="002B3D6A">
        <w:tc>
          <w:tcPr>
            <w:tcW w:w="5125" w:type="dxa"/>
            <w:shd w:val="clear" w:color="auto" w:fill="FFFFFF" w:themeFill="background1"/>
          </w:tcPr>
          <w:p w14:paraId="1F0A0A14" w14:textId="77777777" w:rsidR="008B1F47" w:rsidRDefault="008B1F47" w:rsidP="004D088F">
            <w:pPr>
              <w:spacing w:before="60" w:after="60"/>
              <w:ind w:left="432"/>
            </w:pPr>
            <w:r>
              <w:t>Cryptogram</w:t>
            </w:r>
          </w:p>
        </w:tc>
        <w:tc>
          <w:tcPr>
            <w:tcW w:w="2705" w:type="dxa"/>
            <w:shd w:val="clear" w:color="auto" w:fill="FFFFFF" w:themeFill="background1"/>
          </w:tcPr>
          <w:p w14:paraId="5F317004" w14:textId="77777777" w:rsidR="008B1F47" w:rsidRDefault="008B1F47" w:rsidP="004D088F">
            <w:pPr>
              <w:spacing w:before="60" w:after="60"/>
            </w:pPr>
            <w:r>
              <w:t>PIC X(40)</w:t>
            </w:r>
          </w:p>
        </w:tc>
      </w:tr>
    </w:tbl>
    <w:p w14:paraId="3B00EC41" w14:textId="77777777" w:rsidR="008B1F47" w:rsidRDefault="008B1F47" w:rsidP="008B1F47">
      <w:pPr>
        <w:ind w:left="720"/>
      </w:pPr>
    </w:p>
    <w:p w14:paraId="2D745D1F" w14:textId="77777777" w:rsidR="008B1F47" w:rsidRPr="00AD5649" w:rsidRDefault="008B1F47" w:rsidP="008B1F47">
      <w:pPr>
        <w:ind w:left="720"/>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61"/>
        <w:gridCol w:w="935"/>
        <w:gridCol w:w="5834"/>
        <w:gridCol w:w="1530"/>
      </w:tblGrid>
      <w:tr w:rsidR="008B1F47" w:rsidRPr="00860849" w14:paraId="07B629DE" w14:textId="77777777" w:rsidTr="003B499E">
        <w:trPr>
          <w:tblHeader/>
        </w:trPr>
        <w:tc>
          <w:tcPr>
            <w:tcW w:w="1061" w:type="dxa"/>
            <w:shd w:val="clear" w:color="auto" w:fill="FFFFFF" w:themeFill="background1"/>
          </w:tcPr>
          <w:p w14:paraId="64252A21" w14:textId="77777777" w:rsidR="008B1F47" w:rsidRPr="00860849" w:rsidRDefault="008B1F47" w:rsidP="00233002">
            <w:pPr>
              <w:spacing w:before="60" w:after="60"/>
              <w:jc w:val="center"/>
              <w:rPr>
                <w:rFonts w:cs="Arial"/>
                <w:b/>
              </w:rPr>
            </w:pPr>
            <w:r>
              <w:rPr>
                <w:rFonts w:cs="Arial"/>
                <w:b/>
              </w:rPr>
              <w:t>Position</w:t>
            </w:r>
          </w:p>
        </w:tc>
        <w:tc>
          <w:tcPr>
            <w:tcW w:w="935" w:type="dxa"/>
            <w:shd w:val="clear" w:color="auto" w:fill="FFFFFF" w:themeFill="background1"/>
          </w:tcPr>
          <w:p w14:paraId="00CE12DA" w14:textId="77777777" w:rsidR="008B1F47" w:rsidRPr="00860849" w:rsidRDefault="008B1F47" w:rsidP="00233002">
            <w:pPr>
              <w:spacing w:before="60" w:after="60"/>
              <w:jc w:val="center"/>
              <w:rPr>
                <w:rFonts w:cs="Arial"/>
                <w:b/>
              </w:rPr>
            </w:pPr>
            <w:r>
              <w:rPr>
                <w:rFonts w:cs="Arial"/>
                <w:b/>
              </w:rPr>
              <w:t>Length</w:t>
            </w:r>
          </w:p>
        </w:tc>
        <w:tc>
          <w:tcPr>
            <w:tcW w:w="5834" w:type="dxa"/>
            <w:shd w:val="clear" w:color="auto" w:fill="FFFFFF" w:themeFill="background1"/>
          </w:tcPr>
          <w:p w14:paraId="7CB5E705" w14:textId="77777777" w:rsidR="008B1F47" w:rsidRPr="00860849" w:rsidRDefault="008B1F47" w:rsidP="00233002">
            <w:pPr>
              <w:spacing w:before="60" w:after="60"/>
              <w:rPr>
                <w:rFonts w:cs="Arial"/>
                <w:b/>
              </w:rPr>
            </w:pPr>
            <w:r>
              <w:rPr>
                <w:rFonts w:cs="Arial"/>
                <w:b/>
              </w:rPr>
              <w:t>Field Name and Description</w:t>
            </w:r>
          </w:p>
        </w:tc>
        <w:tc>
          <w:tcPr>
            <w:tcW w:w="1530" w:type="dxa"/>
            <w:shd w:val="clear" w:color="auto" w:fill="FFFFFF" w:themeFill="background1"/>
          </w:tcPr>
          <w:p w14:paraId="696CA300" w14:textId="77777777" w:rsidR="008B1F47" w:rsidRPr="00860849" w:rsidRDefault="008B1F47" w:rsidP="00233002">
            <w:pPr>
              <w:spacing w:before="60" w:after="60"/>
              <w:rPr>
                <w:rFonts w:cs="Arial"/>
                <w:b/>
              </w:rPr>
            </w:pPr>
            <w:r>
              <w:rPr>
                <w:rFonts w:cs="Arial"/>
                <w:b/>
              </w:rPr>
              <w:t>Data Type</w:t>
            </w:r>
          </w:p>
        </w:tc>
      </w:tr>
      <w:tr w:rsidR="008B1F47" w14:paraId="66C03ADA" w14:textId="77777777" w:rsidTr="003B499E">
        <w:tc>
          <w:tcPr>
            <w:tcW w:w="1061" w:type="dxa"/>
            <w:shd w:val="clear" w:color="auto" w:fill="FFFFFF" w:themeFill="background1"/>
          </w:tcPr>
          <w:p w14:paraId="7270EE94" w14:textId="77777777" w:rsidR="008B1F47" w:rsidRDefault="008B1F47" w:rsidP="00F37804">
            <w:pPr>
              <w:spacing w:before="120" w:after="120"/>
              <w:jc w:val="center"/>
              <w:rPr>
                <w:rFonts w:cs="Arial"/>
              </w:rPr>
            </w:pPr>
            <w:r>
              <w:rPr>
                <w:rFonts w:cs="Arial"/>
              </w:rPr>
              <w:t>1-2</w:t>
            </w:r>
          </w:p>
        </w:tc>
        <w:tc>
          <w:tcPr>
            <w:tcW w:w="935" w:type="dxa"/>
            <w:shd w:val="clear" w:color="auto" w:fill="FFFFFF" w:themeFill="background1"/>
          </w:tcPr>
          <w:p w14:paraId="717DA829" w14:textId="77777777" w:rsidR="008B1F47" w:rsidRDefault="008B1F47" w:rsidP="00F37804">
            <w:pPr>
              <w:spacing w:before="120" w:after="120"/>
              <w:jc w:val="center"/>
              <w:rPr>
                <w:rFonts w:cs="Arial"/>
              </w:rPr>
            </w:pPr>
            <w:r>
              <w:rPr>
                <w:rFonts w:cs="Arial"/>
              </w:rPr>
              <w:t>2</w:t>
            </w:r>
          </w:p>
        </w:tc>
        <w:tc>
          <w:tcPr>
            <w:tcW w:w="5834" w:type="dxa"/>
            <w:shd w:val="clear" w:color="auto" w:fill="FFFFFF" w:themeFill="background1"/>
          </w:tcPr>
          <w:p w14:paraId="7CA92B98" w14:textId="77777777" w:rsidR="008B1F47" w:rsidRDefault="008B1F47" w:rsidP="004D088F">
            <w:pPr>
              <w:spacing w:before="120" w:after="120"/>
              <w:rPr>
                <w:rFonts w:cs="Arial"/>
                <w:b/>
              </w:rPr>
            </w:pPr>
            <w:r>
              <w:rPr>
                <w:rFonts w:cs="Arial"/>
                <w:b/>
              </w:rPr>
              <w:t>Format Code</w:t>
            </w:r>
          </w:p>
          <w:p w14:paraId="00FA6C6B" w14:textId="77777777" w:rsidR="008B1F47" w:rsidRDefault="008B1F47" w:rsidP="004D088F">
            <w:pPr>
              <w:spacing w:before="120" w:after="120"/>
              <w:rPr>
                <w:rFonts w:cs="Arial"/>
              </w:rPr>
            </w:pPr>
            <w:r>
              <w:rPr>
                <w:rFonts w:cs="Arial"/>
              </w:rPr>
              <w:t>Format Code identifies the network from which the data is received. Valid values are:</w:t>
            </w:r>
          </w:p>
          <w:p w14:paraId="221E04A3" w14:textId="77777777" w:rsidR="008B1F47" w:rsidRDefault="008B1F47" w:rsidP="004D088F">
            <w:pPr>
              <w:spacing w:before="120" w:after="120"/>
              <w:rPr>
                <w:rFonts w:cs="Arial"/>
              </w:rPr>
            </w:pPr>
            <w:r>
              <w:rPr>
                <w:rFonts w:cs="Arial"/>
                <w:b/>
              </w:rPr>
              <w:lastRenderedPageBreak/>
              <w:t>00</w:t>
            </w:r>
            <w:r>
              <w:rPr>
                <w:rFonts w:cs="Arial"/>
              </w:rPr>
              <w:t xml:space="preserve"> – Generic acquirer data</w:t>
            </w:r>
          </w:p>
          <w:p w14:paraId="74A4AACB" w14:textId="77777777" w:rsidR="008B1F47" w:rsidRPr="00860849" w:rsidRDefault="008B1F47" w:rsidP="004D088F">
            <w:pPr>
              <w:spacing w:before="120" w:after="120"/>
              <w:rPr>
                <w:rFonts w:cs="Arial"/>
              </w:rPr>
            </w:pPr>
            <w:r>
              <w:rPr>
                <w:rFonts w:cs="Arial"/>
              </w:rPr>
              <w:t>Use for Mastercard Digital Payment Transactions, for example, In-App transactions</w:t>
            </w:r>
          </w:p>
        </w:tc>
        <w:tc>
          <w:tcPr>
            <w:tcW w:w="1530" w:type="dxa"/>
            <w:shd w:val="clear" w:color="auto" w:fill="FFFFFF" w:themeFill="background1"/>
          </w:tcPr>
          <w:p w14:paraId="6C392152" w14:textId="77777777" w:rsidR="008B1F47" w:rsidRDefault="008B1F47" w:rsidP="004D088F">
            <w:pPr>
              <w:spacing w:before="120" w:after="120"/>
              <w:jc w:val="center"/>
              <w:rPr>
                <w:rFonts w:cs="Arial"/>
              </w:rPr>
            </w:pPr>
            <w:r>
              <w:rPr>
                <w:rFonts w:cs="Arial"/>
              </w:rPr>
              <w:lastRenderedPageBreak/>
              <w:t>PIC X(2)</w:t>
            </w:r>
          </w:p>
        </w:tc>
      </w:tr>
      <w:tr w:rsidR="008B1F47" w14:paraId="1971FBD8" w14:textId="77777777" w:rsidTr="003B499E">
        <w:tc>
          <w:tcPr>
            <w:tcW w:w="1061" w:type="dxa"/>
            <w:shd w:val="clear" w:color="auto" w:fill="FFFFFF" w:themeFill="background1"/>
          </w:tcPr>
          <w:p w14:paraId="779EA4F8" w14:textId="77777777" w:rsidR="008B1F47" w:rsidRDefault="008B1F47" w:rsidP="00F37804">
            <w:pPr>
              <w:spacing w:before="120" w:after="120"/>
              <w:jc w:val="center"/>
              <w:rPr>
                <w:rFonts w:cs="Arial"/>
              </w:rPr>
            </w:pPr>
            <w:r>
              <w:rPr>
                <w:rFonts w:cs="Arial"/>
              </w:rPr>
              <w:t>3-4</w:t>
            </w:r>
          </w:p>
        </w:tc>
        <w:tc>
          <w:tcPr>
            <w:tcW w:w="935" w:type="dxa"/>
            <w:shd w:val="clear" w:color="auto" w:fill="FFFFFF" w:themeFill="background1"/>
          </w:tcPr>
          <w:p w14:paraId="1C2BADE4" w14:textId="77777777" w:rsidR="008B1F47" w:rsidRDefault="008B1F47" w:rsidP="00F37804">
            <w:pPr>
              <w:spacing w:before="120" w:after="120"/>
              <w:jc w:val="center"/>
              <w:rPr>
                <w:rFonts w:cs="Arial"/>
              </w:rPr>
            </w:pPr>
            <w:r>
              <w:rPr>
                <w:rFonts w:cs="Arial"/>
              </w:rPr>
              <w:t>2</w:t>
            </w:r>
          </w:p>
        </w:tc>
        <w:tc>
          <w:tcPr>
            <w:tcW w:w="5834" w:type="dxa"/>
            <w:shd w:val="clear" w:color="auto" w:fill="FFFFFF" w:themeFill="background1"/>
          </w:tcPr>
          <w:p w14:paraId="52BAB79A" w14:textId="77777777" w:rsidR="008B1F47" w:rsidRDefault="008B1F47" w:rsidP="004D088F">
            <w:pPr>
              <w:spacing w:before="120" w:after="120"/>
              <w:rPr>
                <w:rFonts w:cs="Arial"/>
                <w:b/>
              </w:rPr>
            </w:pPr>
            <w:r>
              <w:rPr>
                <w:rFonts w:cs="Arial"/>
                <w:b/>
              </w:rPr>
              <w:t>Length</w:t>
            </w:r>
          </w:p>
          <w:p w14:paraId="60227C7D" w14:textId="77777777" w:rsidR="008B1F47" w:rsidRDefault="008B1F47" w:rsidP="004D088F">
            <w:pPr>
              <w:spacing w:before="120" w:after="120"/>
              <w:rPr>
                <w:rFonts w:cs="Arial"/>
              </w:rPr>
            </w:pPr>
            <w:r>
              <w:rPr>
                <w:rFonts w:cs="Arial"/>
              </w:rPr>
              <w:t>Length of the data in the INFO buffer of the Generic Acquirer Data</w:t>
            </w:r>
          </w:p>
          <w:p w14:paraId="260EB6AE" w14:textId="77777777" w:rsidR="008B1F47" w:rsidRDefault="008B1F47" w:rsidP="004D088F">
            <w:pPr>
              <w:spacing w:before="120" w:after="120"/>
              <w:rPr>
                <w:rFonts w:cs="Arial"/>
              </w:rPr>
            </w:pPr>
            <w:r>
              <w:rPr>
                <w:rFonts w:cs="Arial"/>
              </w:rPr>
              <w:t>(Cryptogram type + cryptogram format + cryptogram length)</w:t>
            </w:r>
          </w:p>
          <w:p w14:paraId="1D8300F0" w14:textId="77777777" w:rsidR="008B1F47" w:rsidRPr="00860849" w:rsidRDefault="008B1F47" w:rsidP="004D088F">
            <w:pPr>
              <w:spacing w:before="120" w:after="120"/>
              <w:rPr>
                <w:rFonts w:cs="Arial"/>
              </w:rPr>
            </w:pPr>
            <w:r>
              <w:rPr>
                <w:rFonts w:cs="Arial"/>
              </w:rPr>
              <w:t>The length is variable up to 42 bytes</w:t>
            </w:r>
          </w:p>
        </w:tc>
        <w:tc>
          <w:tcPr>
            <w:tcW w:w="1530" w:type="dxa"/>
            <w:shd w:val="clear" w:color="auto" w:fill="FFFFFF" w:themeFill="background1"/>
          </w:tcPr>
          <w:p w14:paraId="45C7B4DA" w14:textId="77777777" w:rsidR="008B1F47" w:rsidRDefault="008B1F47" w:rsidP="004D088F">
            <w:pPr>
              <w:spacing w:before="120" w:after="120"/>
              <w:jc w:val="center"/>
              <w:rPr>
                <w:rFonts w:cs="Arial"/>
              </w:rPr>
            </w:pPr>
            <w:r>
              <w:rPr>
                <w:rFonts w:cs="Arial"/>
              </w:rPr>
              <w:t>PIC X(2)</w:t>
            </w:r>
          </w:p>
        </w:tc>
      </w:tr>
      <w:tr w:rsidR="008B1F47" w14:paraId="204F80E5" w14:textId="77777777" w:rsidTr="003B499E">
        <w:tc>
          <w:tcPr>
            <w:tcW w:w="1061" w:type="dxa"/>
            <w:shd w:val="clear" w:color="auto" w:fill="FFFFFF" w:themeFill="background1"/>
          </w:tcPr>
          <w:p w14:paraId="44D74F7B" w14:textId="77777777" w:rsidR="008B1F47" w:rsidRDefault="008B1F47" w:rsidP="00F37804">
            <w:pPr>
              <w:spacing w:before="120" w:after="120"/>
              <w:jc w:val="center"/>
              <w:rPr>
                <w:rFonts w:cs="Arial"/>
              </w:rPr>
            </w:pPr>
            <w:r>
              <w:rPr>
                <w:rFonts w:cs="Arial"/>
              </w:rPr>
              <w:t>5-46</w:t>
            </w:r>
          </w:p>
        </w:tc>
        <w:tc>
          <w:tcPr>
            <w:tcW w:w="935" w:type="dxa"/>
            <w:shd w:val="clear" w:color="auto" w:fill="FFFFFF" w:themeFill="background1"/>
          </w:tcPr>
          <w:p w14:paraId="1310FC80" w14:textId="77777777" w:rsidR="008B1F47" w:rsidRDefault="008B1F47" w:rsidP="00F37804">
            <w:pPr>
              <w:spacing w:before="120" w:after="120"/>
              <w:jc w:val="center"/>
              <w:rPr>
                <w:rFonts w:cs="Arial"/>
              </w:rPr>
            </w:pPr>
          </w:p>
        </w:tc>
        <w:tc>
          <w:tcPr>
            <w:tcW w:w="5834" w:type="dxa"/>
            <w:shd w:val="clear" w:color="auto" w:fill="FFFFFF" w:themeFill="background1"/>
          </w:tcPr>
          <w:p w14:paraId="0DB373AC" w14:textId="77777777" w:rsidR="008B1F47" w:rsidRDefault="008B1F47" w:rsidP="004D088F">
            <w:pPr>
              <w:spacing w:before="120" w:after="120"/>
              <w:rPr>
                <w:rFonts w:cs="Arial"/>
                <w:b/>
              </w:rPr>
            </w:pPr>
            <w:r>
              <w:rPr>
                <w:rFonts w:cs="Arial"/>
                <w:b/>
              </w:rPr>
              <w:t>INFO</w:t>
            </w:r>
          </w:p>
          <w:p w14:paraId="386957AA" w14:textId="77777777" w:rsidR="008B1F47" w:rsidRPr="00860849" w:rsidRDefault="008B1F47" w:rsidP="004D088F">
            <w:pPr>
              <w:spacing w:before="120" w:after="120"/>
              <w:rPr>
                <w:rFonts w:cs="Arial"/>
              </w:rPr>
            </w:pPr>
            <w:r>
              <w:rPr>
                <w:rFonts w:cs="Arial"/>
              </w:rPr>
              <w:t xml:space="preserve">Below are fields contained in the </w:t>
            </w:r>
            <w:r w:rsidRPr="00E85EDA">
              <w:rPr>
                <w:rFonts w:cs="Arial"/>
                <w:b/>
              </w:rPr>
              <w:t>INFO Buffer</w:t>
            </w:r>
            <w:r>
              <w:rPr>
                <w:rFonts w:cs="Arial"/>
              </w:rPr>
              <w:t xml:space="preserve"> for the </w:t>
            </w:r>
            <w:r w:rsidRPr="00860849">
              <w:rPr>
                <w:rFonts w:cs="Arial"/>
                <w:b/>
              </w:rPr>
              <w:t>Generic Acquirer Data</w:t>
            </w:r>
          </w:p>
        </w:tc>
        <w:tc>
          <w:tcPr>
            <w:tcW w:w="1530" w:type="dxa"/>
            <w:shd w:val="clear" w:color="auto" w:fill="FFFFFF" w:themeFill="background1"/>
          </w:tcPr>
          <w:p w14:paraId="3C54E7DB" w14:textId="77777777" w:rsidR="008B1F47" w:rsidRDefault="008B1F47" w:rsidP="004D088F">
            <w:pPr>
              <w:spacing w:before="120" w:after="120"/>
              <w:jc w:val="center"/>
              <w:rPr>
                <w:rFonts w:cs="Arial"/>
              </w:rPr>
            </w:pPr>
            <w:r>
              <w:rPr>
                <w:rFonts w:cs="Arial"/>
              </w:rPr>
              <w:t>PIC X(42)</w:t>
            </w:r>
          </w:p>
        </w:tc>
      </w:tr>
      <w:tr w:rsidR="008B1F47" w14:paraId="7BC1F7FB" w14:textId="77777777" w:rsidTr="003B499E">
        <w:tc>
          <w:tcPr>
            <w:tcW w:w="1061" w:type="dxa"/>
            <w:shd w:val="clear" w:color="auto" w:fill="FFFFFF" w:themeFill="background1"/>
          </w:tcPr>
          <w:p w14:paraId="25109DD8" w14:textId="77777777" w:rsidR="008B1F47" w:rsidRDefault="008B1F47" w:rsidP="00F37804">
            <w:pPr>
              <w:spacing w:before="120" w:after="120"/>
              <w:jc w:val="center"/>
              <w:rPr>
                <w:rFonts w:cs="Arial"/>
              </w:rPr>
            </w:pPr>
            <w:r>
              <w:rPr>
                <w:rFonts w:cs="Arial"/>
              </w:rPr>
              <w:t>5</w:t>
            </w:r>
          </w:p>
        </w:tc>
        <w:tc>
          <w:tcPr>
            <w:tcW w:w="935" w:type="dxa"/>
            <w:shd w:val="clear" w:color="auto" w:fill="FFFFFF" w:themeFill="background1"/>
          </w:tcPr>
          <w:p w14:paraId="09843A58" w14:textId="77777777" w:rsidR="008B1F47" w:rsidRDefault="008B1F47" w:rsidP="00F37804">
            <w:pPr>
              <w:spacing w:before="120" w:after="120"/>
              <w:jc w:val="center"/>
              <w:rPr>
                <w:rFonts w:cs="Arial"/>
              </w:rPr>
            </w:pPr>
            <w:r>
              <w:rPr>
                <w:rFonts w:cs="Arial"/>
              </w:rPr>
              <w:t>1</w:t>
            </w:r>
          </w:p>
        </w:tc>
        <w:tc>
          <w:tcPr>
            <w:tcW w:w="5834" w:type="dxa"/>
            <w:shd w:val="clear" w:color="auto" w:fill="FFFFFF" w:themeFill="background1"/>
          </w:tcPr>
          <w:p w14:paraId="30BEF166" w14:textId="77777777" w:rsidR="008B1F47" w:rsidRDefault="008B1F47" w:rsidP="004D088F">
            <w:pPr>
              <w:spacing w:before="120" w:after="120"/>
              <w:ind w:left="288"/>
              <w:rPr>
                <w:rFonts w:cs="Arial"/>
                <w:b/>
              </w:rPr>
            </w:pPr>
            <w:r>
              <w:rPr>
                <w:rFonts w:cs="Arial"/>
                <w:b/>
              </w:rPr>
              <w:t>Cryptogram Type</w:t>
            </w:r>
          </w:p>
          <w:p w14:paraId="283FAF12" w14:textId="77777777" w:rsidR="008B1F47" w:rsidRDefault="008B1F47" w:rsidP="004D088F">
            <w:pPr>
              <w:spacing w:before="120" w:after="120"/>
              <w:ind w:left="288"/>
              <w:rPr>
                <w:rFonts w:cs="Arial"/>
              </w:rPr>
            </w:pPr>
            <w:r>
              <w:rPr>
                <w:rFonts w:cs="Arial"/>
              </w:rPr>
              <w:t>The type of cryptogram. Valid values are:</w:t>
            </w:r>
          </w:p>
          <w:p w14:paraId="2E2C174A" w14:textId="77777777" w:rsidR="008B1F47" w:rsidRDefault="008B1F47" w:rsidP="004D088F">
            <w:pPr>
              <w:spacing w:before="120" w:after="120"/>
              <w:ind w:left="288"/>
              <w:rPr>
                <w:rFonts w:cs="Arial"/>
              </w:rPr>
            </w:pPr>
            <w:r>
              <w:rPr>
                <w:rFonts w:cs="Arial"/>
                <w:b/>
              </w:rPr>
              <w:t>0</w:t>
            </w:r>
            <w:r>
              <w:rPr>
                <w:rFonts w:cs="Arial"/>
              </w:rPr>
              <w:t xml:space="preserve"> - Unspecified</w:t>
            </w:r>
          </w:p>
          <w:p w14:paraId="6C862BE0" w14:textId="77777777" w:rsidR="008B1F47" w:rsidRDefault="008B1F47" w:rsidP="004D088F">
            <w:pPr>
              <w:spacing w:before="120" w:after="120"/>
              <w:ind w:left="576" w:hanging="288"/>
              <w:rPr>
                <w:rFonts w:cs="Arial"/>
              </w:rPr>
            </w:pPr>
            <w:r>
              <w:rPr>
                <w:rFonts w:cs="Arial"/>
                <w:b/>
              </w:rPr>
              <w:t xml:space="preserve">1 </w:t>
            </w:r>
            <w:r>
              <w:rPr>
                <w:rFonts w:cs="Arial"/>
              </w:rPr>
              <w:t>– Standard token cryptogram (Use this value for cryptogram that does not contain dynamic linking)</w:t>
            </w:r>
          </w:p>
          <w:p w14:paraId="724E20D7" w14:textId="77777777" w:rsidR="008B1F47" w:rsidRPr="00860849" w:rsidRDefault="008B1F47" w:rsidP="004D088F">
            <w:pPr>
              <w:spacing w:before="120" w:after="120"/>
              <w:ind w:left="576" w:hanging="288"/>
              <w:rPr>
                <w:rFonts w:cs="Arial"/>
              </w:rPr>
            </w:pPr>
            <w:r>
              <w:rPr>
                <w:rFonts w:cs="Arial"/>
                <w:b/>
              </w:rPr>
              <w:t>2</w:t>
            </w:r>
            <w:r>
              <w:rPr>
                <w:rFonts w:cs="Arial"/>
              </w:rPr>
              <w:t xml:space="preserve"> – Token cryptogram with dynamic linking (Use this value when the cryptogram contains dynamic linking)</w:t>
            </w:r>
          </w:p>
        </w:tc>
        <w:tc>
          <w:tcPr>
            <w:tcW w:w="1530" w:type="dxa"/>
            <w:shd w:val="clear" w:color="auto" w:fill="FFFFFF" w:themeFill="background1"/>
          </w:tcPr>
          <w:p w14:paraId="3A4ECAAC" w14:textId="77777777" w:rsidR="008B1F47" w:rsidRDefault="008B1F47" w:rsidP="004D088F">
            <w:pPr>
              <w:spacing w:before="120" w:after="120"/>
              <w:jc w:val="center"/>
              <w:rPr>
                <w:rFonts w:cs="Arial"/>
              </w:rPr>
            </w:pPr>
            <w:r>
              <w:rPr>
                <w:rFonts w:cs="Arial"/>
              </w:rPr>
              <w:t>PIC X(1)</w:t>
            </w:r>
          </w:p>
        </w:tc>
      </w:tr>
      <w:tr w:rsidR="008B1F47" w14:paraId="5D9EC3D3" w14:textId="77777777" w:rsidTr="003B499E">
        <w:tc>
          <w:tcPr>
            <w:tcW w:w="1061" w:type="dxa"/>
            <w:shd w:val="clear" w:color="auto" w:fill="FFFFFF" w:themeFill="background1"/>
          </w:tcPr>
          <w:p w14:paraId="5B534DAB" w14:textId="77777777" w:rsidR="008B1F47" w:rsidRDefault="008B1F47" w:rsidP="00F37804">
            <w:pPr>
              <w:spacing w:before="120" w:after="120"/>
              <w:jc w:val="center"/>
              <w:rPr>
                <w:rFonts w:cs="Arial"/>
              </w:rPr>
            </w:pPr>
            <w:r>
              <w:rPr>
                <w:rFonts w:cs="Arial"/>
              </w:rPr>
              <w:t>6</w:t>
            </w:r>
          </w:p>
        </w:tc>
        <w:tc>
          <w:tcPr>
            <w:tcW w:w="935" w:type="dxa"/>
            <w:shd w:val="clear" w:color="auto" w:fill="FFFFFF" w:themeFill="background1"/>
          </w:tcPr>
          <w:p w14:paraId="25D79222" w14:textId="77777777" w:rsidR="008B1F47" w:rsidRDefault="008B1F47" w:rsidP="00F37804">
            <w:pPr>
              <w:spacing w:before="120" w:after="120"/>
              <w:jc w:val="center"/>
              <w:rPr>
                <w:rFonts w:cs="Arial"/>
              </w:rPr>
            </w:pPr>
            <w:r>
              <w:rPr>
                <w:rFonts w:cs="Arial"/>
              </w:rPr>
              <w:t>1</w:t>
            </w:r>
          </w:p>
        </w:tc>
        <w:tc>
          <w:tcPr>
            <w:tcW w:w="5834" w:type="dxa"/>
            <w:shd w:val="clear" w:color="auto" w:fill="FFFFFF" w:themeFill="background1"/>
          </w:tcPr>
          <w:p w14:paraId="5A0DE33D" w14:textId="77777777" w:rsidR="008B1F47" w:rsidRDefault="008B1F47" w:rsidP="004D088F">
            <w:pPr>
              <w:spacing w:before="120" w:after="120"/>
              <w:ind w:left="288"/>
              <w:rPr>
                <w:rFonts w:cs="Arial"/>
                <w:b/>
              </w:rPr>
            </w:pPr>
            <w:r>
              <w:rPr>
                <w:rFonts w:cs="Arial"/>
                <w:b/>
              </w:rPr>
              <w:t>Cryptogram Format</w:t>
            </w:r>
          </w:p>
          <w:p w14:paraId="61D38089" w14:textId="77777777" w:rsidR="008B1F47" w:rsidRDefault="008B1F47" w:rsidP="004D088F">
            <w:pPr>
              <w:spacing w:before="120" w:after="120"/>
              <w:ind w:left="288"/>
              <w:rPr>
                <w:rFonts w:cs="Arial"/>
              </w:rPr>
            </w:pPr>
            <w:r>
              <w:rPr>
                <w:rFonts w:cs="Arial"/>
              </w:rPr>
              <w:t>The format of the cryptogram. Valid value for Mastercard DRSP cryptogram is:</w:t>
            </w:r>
          </w:p>
          <w:p w14:paraId="09F6FEC2" w14:textId="77777777" w:rsidR="008B1F47" w:rsidRPr="00860849" w:rsidRDefault="008B1F47" w:rsidP="004D088F">
            <w:pPr>
              <w:spacing w:before="120" w:after="120"/>
              <w:ind w:left="288"/>
              <w:rPr>
                <w:rFonts w:cs="Arial"/>
              </w:rPr>
            </w:pPr>
            <w:r>
              <w:rPr>
                <w:rFonts w:cs="Arial"/>
                <w:b/>
              </w:rPr>
              <w:t>2</w:t>
            </w:r>
            <w:r>
              <w:rPr>
                <w:rFonts w:cs="Arial"/>
              </w:rPr>
              <w:t xml:space="preserve"> – Base-64</w:t>
            </w:r>
          </w:p>
        </w:tc>
        <w:tc>
          <w:tcPr>
            <w:tcW w:w="1530" w:type="dxa"/>
            <w:shd w:val="clear" w:color="auto" w:fill="FFFFFF" w:themeFill="background1"/>
          </w:tcPr>
          <w:p w14:paraId="63981D09" w14:textId="77777777" w:rsidR="008B1F47" w:rsidRDefault="008B1F47" w:rsidP="004D088F">
            <w:pPr>
              <w:spacing w:before="120" w:after="120"/>
              <w:jc w:val="center"/>
              <w:rPr>
                <w:rFonts w:cs="Arial"/>
              </w:rPr>
            </w:pPr>
            <w:r>
              <w:rPr>
                <w:rFonts w:cs="Arial"/>
              </w:rPr>
              <w:t>PIC X(1)</w:t>
            </w:r>
          </w:p>
        </w:tc>
      </w:tr>
      <w:tr w:rsidR="008B1F47" w14:paraId="54B32736" w14:textId="77777777" w:rsidTr="003B499E">
        <w:tc>
          <w:tcPr>
            <w:tcW w:w="1061" w:type="dxa"/>
            <w:shd w:val="clear" w:color="auto" w:fill="FFFFFF" w:themeFill="background1"/>
          </w:tcPr>
          <w:p w14:paraId="2ECB6286" w14:textId="77777777" w:rsidR="008B1F47" w:rsidRDefault="008B1F47" w:rsidP="00F37804">
            <w:pPr>
              <w:spacing w:before="120" w:after="120"/>
              <w:jc w:val="center"/>
              <w:rPr>
                <w:rFonts w:cs="Arial"/>
              </w:rPr>
            </w:pPr>
            <w:r>
              <w:rPr>
                <w:rFonts w:cs="Arial"/>
              </w:rPr>
              <w:t>7-46</w:t>
            </w:r>
          </w:p>
        </w:tc>
        <w:tc>
          <w:tcPr>
            <w:tcW w:w="935" w:type="dxa"/>
            <w:shd w:val="clear" w:color="auto" w:fill="FFFFFF" w:themeFill="background1"/>
          </w:tcPr>
          <w:p w14:paraId="4B8F8599" w14:textId="77777777" w:rsidR="008B1F47" w:rsidRDefault="008B1F47" w:rsidP="00F37804">
            <w:pPr>
              <w:spacing w:before="120" w:after="120"/>
              <w:jc w:val="center"/>
              <w:rPr>
                <w:rFonts w:cs="Arial"/>
              </w:rPr>
            </w:pPr>
            <w:r>
              <w:rPr>
                <w:rFonts w:cs="Arial"/>
              </w:rPr>
              <w:t>40</w:t>
            </w:r>
          </w:p>
        </w:tc>
        <w:tc>
          <w:tcPr>
            <w:tcW w:w="5834" w:type="dxa"/>
            <w:shd w:val="clear" w:color="auto" w:fill="FFFFFF" w:themeFill="background1"/>
          </w:tcPr>
          <w:p w14:paraId="5C050D08" w14:textId="77777777" w:rsidR="008B1F47" w:rsidRDefault="008B1F47" w:rsidP="004D088F">
            <w:pPr>
              <w:spacing w:before="120" w:after="120"/>
              <w:ind w:left="288"/>
              <w:rPr>
                <w:rFonts w:cs="Arial"/>
                <w:b/>
              </w:rPr>
            </w:pPr>
            <w:r>
              <w:rPr>
                <w:rFonts w:cs="Arial"/>
                <w:b/>
              </w:rPr>
              <w:t>Cryptogram</w:t>
            </w:r>
          </w:p>
          <w:p w14:paraId="48D1CC90" w14:textId="77777777" w:rsidR="008B1F47" w:rsidRDefault="008B1F47" w:rsidP="004D088F">
            <w:pPr>
              <w:spacing w:before="120" w:after="120"/>
              <w:ind w:left="288"/>
              <w:rPr>
                <w:rFonts w:cs="Arial"/>
              </w:rPr>
            </w:pPr>
            <w:r>
              <w:rPr>
                <w:rFonts w:cs="Arial"/>
              </w:rPr>
              <w:t>Token cryptogram</w:t>
            </w:r>
          </w:p>
          <w:p w14:paraId="33A1964A" w14:textId="77777777" w:rsidR="008B1F47" w:rsidRDefault="008B1F47" w:rsidP="004D088F">
            <w:pPr>
              <w:spacing w:before="120" w:after="120"/>
              <w:ind w:left="288"/>
              <w:rPr>
                <w:snapToGrid w:val="0"/>
                <w:color w:val="000000"/>
              </w:rPr>
            </w:pPr>
            <w:r>
              <w:rPr>
                <w:snapToGrid w:val="0"/>
                <w:color w:val="000000"/>
              </w:rPr>
              <w:t>Variable length, up to 40 bytes</w:t>
            </w:r>
          </w:p>
          <w:p w14:paraId="590F76E3" w14:textId="77777777" w:rsidR="008B1F47" w:rsidRPr="00860849" w:rsidRDefault="008B1F47" w:rsidP="004D088F">
            <w:pPr>
              <w:spacing w:before="120" w:after="120"/>
              <w:ind w:left="288"/>
              <w:rPr>
                <w:rFonts w:cs="Arial"/>
              </w:rPr>
            </w:pPr>
            <w:r>
              <w:rPr>
                <w:rFonts w:cs="Arial"/>
                <w:snapToGrid w:val="0"/>
                <w:color w:val="000000"/>
              </w:rPr>
              <w:t>Add 1 byte filler if cryptogram is odd length</w:t>
            </w:r>
          </w:p>
        </w:tc>
        <w:tc>
          <w:tcPr>
            <w:tcW w:w="1530" w:type="dxa"/>
            <w:shd w:val="clear" w:color="auto" w:fill="FFFFFF" w:themeFill="background1"/>
          </w:tcPr>
          <w:p w14:paraId="4150D2C8" w14:textId="77777777" w:rsidR="008B1F47" w:rsidRDefault="008B1F47" w:rsidP="004D088F">
            <w:pPr>
              <w:spacing w:before="120" w:after="120"/>
              <w:jc w:val="center"/>
              <w:rPr>
                <w:rFonts w:cs="Arial"/>
              </w:rPr>
            </w:pPr>
            <w:r>
              <w:rPr>
                <w:rFonts w:cs="Arial"/>
              </w:rPr>
              <w:t>PIC X(40)</w:t>
            </w:r>
          </w:p>
        </w:tc>
      </w:tr>
    </w:tbl>
    <w:p w14:paraId="77F41350" w14:textId="77777777" w:rsidR="008B1F47" w:rsidRDefault="008B1F47" w:rsidP="008B1F47">
      <w:pPr>
        <w:rPr>
          <w:rFonts w:cs="Arial"/>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B34A8" w14:paraId="326446FC" w14:textId="77777777" w:rsidTr="00BF3D72">
        <w:tc>
          <w:tcPr>
            <w:tcW w:w="2335" w:type="dxa"/>
          </w:tcPr>
          <w:p w14:paraId="6995D5F4" w14:textId="77777777" w:rsidR="00DB34A8" w:rsidRDefault="00DB34A8" w:rsidP="00BF3D72">
            <w:pPr>
              <w:spacing w:after="120"/>
              <w:rPr>
                <w:b/>
                <w:snapToGrid w:val="0"/>
              </w:rPr>
            </w:pPr>
            <w:r>
              <w:rPr>
                <w:b/>
                <w:snapToGrid w:val="0"/>
              </w:rPr>
              <w:t>Request</w:t>
            </w:r>
          </w:p>
        </w:tc>
        <w:tc>
          <w:tcPr>
            <w:tcW w:w="7105" w:type="dxa"/>
          </w:tcPr>
          <w:p w14:paraId="343DCF14" w14:textId="77777777" w:rsidR="00DB34A8" w:rsidRPr="00824A2F" w:rsidRDefault="00DB34A8" w:rsidP="00DB34A8">
            <w:pPr>
              <w:rPr>
                <w:rFonts w:cs="Arial"/>
              </w:rPr>
            </w:pPr>
            <w:r w:rsidRPr="00824A2F">
              <w:rPr>
                <w:rFonts w:cs="Arial"/>
              </w:rPr>
              <w:t>Mandatory for Mastercard transactions</w:t>
            </w:r>
            <w:r>
              <w:rPr>
                <w:rFonts w:cs="Arial"/>
              </w:rPr>
              <w:t xml:space="preserve"> with DSRP cryptogram</w:t>
            </w:r>
            <w:r w:rsidRPr="00824A2F">
              <w:rPr>
                <w:rFonts w:cs="Arial"/>
              </w:rPr>
              <w:t xml:space="preserve"> (purchase, preauth and preauth completions)</w:t>
            </w:r>
            <w:r>
              <w:rPr>
                <w:rFonts w:cs="Arial"/>
              </w:rPr>
              <w:t>. Variable length up to 46 bytes (even length)</w:t>
            </w:r>
            <w:r w:rsidR="00C523D5">
              <w:rPr>
                <w:rFonts w:cs="Arial"/>
              </w:rPr>
              <w:t>.</w:t>
            </w:r>
          </w:p>
          <w:p w14:paraId="423DF926" w14:textId="77777777" w:rsidR="00DB34A8" w:rsidRDefault="00DB34A8" w:rsidP="00DB34A8">
            <w:pPr>
              <w:rPr>
                <w:rFonts w:cs="Arial"/>
                <w:b/>
              </w:rPr>
            </w:pPr>
          </w:p>
          <w:p w14:paraId="5E8BFA33" w14:textId="77777777" w:rsidR="00DB34A8" w:rsidRPr="00824A2F" w:rsidRDefault="00DB34A8" w:rsidP="00DB34A8">
            <w:pPr>
              <w:rPr>
                <w:rFonts w:cs="Arial"/>
              </w:rPr>
            </w:pPr>
            <w:r w:rsidRPr="00824A2F">
              <w:rPr>
                <w:rFonts w:cs="Arial"/>
              </w:rPr>
              <w:t>Preauth completion transactions must contain the same value that it was present in the preauth request message transaction</w:t>
            </w:r>
            <w:r w:rsidR="00C523D5">
              <w:rPr>
                <w:rFonts w:cs="Arial"/>
              </w:rPr>
              <w:t>.</w:t>
            </w:r>
          </w:p>
          <w:p w14:paraId="3B0A56BC" w14:textId="77777777" w:rsidR="00DB34A8" w:rsidRDefault="00DB34A8" w:rsidP="00DB34A8">
            <w:pPr>
              <w:rPr>
                <w:rFonts w:cs="Arial"/>
              </w:rPr>
            </w:pPr>
          </w:p>
          <w:p w14:paraId="16AE4CD5" w14:textId="77777777" w:rsidR="00DB34A8" w:rsidRPr="00824A2F" w:rsidRDefault="00DB34A8" w:rsidP="00DB34A8">
            <w:pPr>
              <w:rPr>
                <w:rFonts w:cs="Arial"/>
              </w:rPr>
            </w:pPr>
            <w:r w:rsidRPr="00824A2F">
              <w:rPr>
                <w:rFonts w:cs="Arial"/>
              </w:rPr>
              <w:t>This token will contain both DSRP Cryptograms:</w:t>
            </w:r>
          </w:p>
          <w:p w14:paraId="37C63563" w14:textId="77777777" w:rsidR="00DB34A8" w:rsidRPr="00070FAB" w:rsidRDefault="00DB34A8" w:rsidP="00F12805">
            <w:pPr>
              <w:pStyle w:val="ListParagraph"/>
              <w:numPr>
                <w:ilvl w:val="0"/>
                <w:numId w:val="156"/>
              </w:numPr>
            </w:pPr>
            <w:r w:rsidRPr="00070FAB">
              <w:t>Standard token cryptogram with no dynamic linking</w:t>
            </w:r>
          </w:p>
          <w:p w14:paraId="49FADEAC" w14:textId="77777777" w:rsidR="00DB34A8" w:rsidRPr="00070FAB" w:rsidRDefault="00DB34A8" w:rsidP="00F12805">
            <w:pPr>
              <w:pStyle w:val="ListParagraph"/>
              <w:numPr>
                <w:ilvl w:val="0"/>
                <w:numId w:val="156"/>
              </w:numPr>
            </w:pPr>
            <w:r w:rsidRPr="00070FAB">
              <w:t>Token cryptogram with dynamic linking, in which case TOKEN</w:t>
            </w:r>
            <w:r w:rsidR="00C523D5">
              <w:t xml:space="preserve"> </w:t>
            </w:r>
            <w:r w:rsidRPr="00070FAB">
              <w:t>FJ is</w:t>
            </w:r>
            <w:r w:rsidR="00C523D5">
              <w:t xml:space="preserve"> </w:t>
            </w:r>
            <w:r w:rsidRPr="00070FAB">
              <w:t>required with the Merchant ID value</w:t>
            </w:r>
          </w:p>
          <w:p w14:paraId="383D3FCE" w14:textId="77777777" w:rsidR="00DB34A8" w:rsidRDefault="00DB34A8" w:rsidP="00DB34A8">
            <w:pPr>
              <w:pStyle w:val="ListParagraph"/>
              <w:ind w:left="0"/>
              <w:rPr>
                <w:rFonts w:cs="Arial"/>
              </w:rPr>
            </w:pPr>
          </w:p>
          <w:p w14:paraId="20C59B14" w14:textId="77777777" w:rsidR="00DB34A8" w:rsidRDefault="00DB34A8" w:rsidP="00DB34A8">
            <w:pPr>
              <w:rPr>
                <w:rFonts w:cs="Arial"/>
              </w:rPr>
            </w:pPr>
            <w:r w:rsidRPr="00824A2F">
              <w:rPr>
                <w:rFonts w:cs="Arial"/>
              </w:rPr>
              <w:t xml:space="preserve">As per </w:t>
            </w:r>
            <w:r>
              <w:rPr>
                <w:rFonts w:cs="Arial"/>
                <w:b/>
              </w:rPr>
              <w:t>August 11</w:t>
            </w:r>
            <w:r w:rsidRPr="00824A2F">
              <w:rPr>
                <w:rFonts w:cs="Arial"/>
                <w:b/>
              </w:rPr>
              <w:t>, 2020</w:t>
            </w:r>
            <w:r w:rsidRPr="00824A2F">
              <w:rPr>
                <w:rFonts w:cs="Arial"/>
              </w:rPr>
              <w:t xml:space="preserve"> merchants will need to use </w:t>
            </w:r>
            <w:r w:rsidRPr="00824A2F">
              <w:rPr>
                <w:rFonts w:cs="Arial"/>
                <w:b/>
              </w:rPr>
              <w:t xml:space="preserve">TOKEN SX </w:t>
            </w:r>
            <w:r w:rsidRPr="00824A2F">
              <w:rPr>
                <w:rFonts w:cs="Arial"/>
              </w:rPr>
              <w:t xml:space="preserve">to populate the </w:t>
            </w:r>
            <w:r w:rsidRPr="00824A2F">
              <w:rPr>
                <w:rFonts w:cs="Arial"/>
                <w:b/>
              </w:rPr>
              <w:t>DSRP cryptogram</w:t>
            </w:r>
            <w:r w:rsidRPr="00824A2F">
              <w:rPr>
                <w:rFonts w:cs="Arial"/>
              </w:rPr>
              <w:t>.</w:t>
            </w:r>
            <w:r>
              <w:rPr>
                <w:rFonts w:cs="Arial"/>
              </w:rPr>
              <w:t xml:space="preserve"> </w:t>
            </w:r>
          </w:p>
          <w:p w14:paraId="57DB0E8E" w14:textId="77777777" w:rsidR="00DB34A8" w:rsidRDefault="00DB34A8" w:rsidP="00DB34A8">
            <w:pPr>
              <w:rPr>
                <w:rFonts w:cs="Arial"/>
                <w:b/>
              </w:rPr>
            </w:pPr>
          </w:p>
          <w:p w14:paraId="09CA3196" w14:textId="77777777" w:rsidR="00DB34A8" w:rsidRPr="00824A2F" w:rsidRDefault="00DB34A8" w:rsidP="00DB34A8">
            <w:pPr>
              <w:rPr>
                <w:rFonts w:cs="Arial"/>
              </w:rPr>
            </w:pPr>
            <w:r w:rsidRPr="00824A2F">
              <w:rPr>
                <w:rFonts w:cs="Arial"/>
                <w:b/>
              </w:rPr>
              <w:t>FID 6 SFID Y</w:t>
            </w:r>
            <w:r w:rsidRPr="00824A2F">
              <w:rPr>
                <w:rFonts w:cs="Arial"/>
              </w:rPr>
              <w:t xml:space="preserve"> should</w:t>
            </w:r>
            <w:r>
              <w:rPr>
                <w:rFonts w:cs="Arial"/>
              </w:rPr>
              <w:t xml:space="preserve"> no longer be</w:t>
            </w:r>
            <w:r w:rsidRPr="00824A2F">
              <w:rPr>
                <w:rFonts w:cs="Arial"/>
              </w:rPr>
              <w:t xml:space="preserve"> </w:t>
            </w:r>
            <w:r>
              <w:rPr>
                <w:rFonts w:cs="Arial"/>
              </w:rPr>
              <w:t xml:space="preserve">used for DSRP cryptograms, FID 6 SFID Y should only </w:t>
            </w:r>
            <w:r w:rsidRPr="00824A2F">
              <w:rPr>
                <w:rFonts w:cs="Arial"/>
              </w:rPr>
              <w:t xml:space="preserve">be used for </w:t>
            </w:r>
            <w:r w:rsidRPr="00824A2F">
              <w:rPr>
                <w:rFonts w:cs="Arial"/>
                <w:b/>
              </w:rPr>
              <w:t>3DS</w:t>
            </w:r>
            <w:r w:rsidRPr="00824A2F">
              <w:rPr>
                <w:rFonts w:cs="Arial"/>
              </w:rPr>
              <w:t xml:space="preserve"> and </w:t>
            </w:r>
            <w:r w:rsidRPr="00824A2F">
              <w:rPr>
                <w:rFonts w:cs="Arial"/>
                <w:b/>
              </w:rPr>
              <w:t>EMV 3DS</w:t>
            </w:r>
            <w:r w:rsidRPr="00824A2F">
              <w:rPr>
                <w:rFonts w:cs="Arial"/>
              </w:rPr>
              <w:t xml:space="preserve"> transactions</w:t>
            </w:r>
            <w:r>
              <w:rPr>
                <w:rFonts w:cs="Arial"/>
              </w:rPr>
              <w:t>.</w:t>
            </w:r>
          </w:p>
          <w:p w14:paraId="2CDCEC5C" w14:textId="77777777" w:rsidR="00DB34A8" w:rsidRDefault="00DB34A8" w:rsidP="00DB34A8">
            <w:pPr>
              <w:rPr>
                <w:b/>
                <w:snapToGrid w:val="0"/>
              </w:rPr>
            </w:pPr>
          </w:p>
        </w:tc>
      </w:tr>
      <w:tr w:rsidR="00DB34A8" w14:paraId="409293BF" w14:textId="77777777" w:rsidTr="00BF3D72">
        <w:tc>
          <w:tcPr>
            <w:tcW w:w="2335" w:type="dxa"/>
          </w:tcPr>
          <w:p w14:paraId="4C0408EA" w14:textId="77777777" w:rsidR="00DB34A8" w:rsidRDefault="00DB34A8" w:rsidP="00BF3D72">
            <w:pPr>
              <w:spacing w:after="120"/>
              <w:rPr>
                <w:b/>
                <w:snapToGrid w:val="0"/>
              </w:rPr>
            </w:pPr>
            <w:r>
              <w:rPr>
                <w:b/>
                <w:snapToGrid w:val="0"/>
              </w:rPr>
              <w:lastRenderedPageBreak/>
              <w:t>Response</w:t>
            </w:r>
          </w:p>
        </w:tc>
        <w:tc>
          <w:tcPr>
            <w:tcW w:w="7105" w:type="dxa"/>
          </w:tcPr>
          <w:p w14:paraId="51D6CAE7" w14:textId="77777777" w:rsidR="00DB34A8" w:rsidRDefault="00DB34A8" w:rsidP="00DB34A8">
            <w:pPr>
              <w:rPr>
                <w:rFonts w:cs="Arial"/>
              </w:rPr>
            </w:pPr>
            <w:r>
              <w:rPr>
                <w:rFonts w:cs="Arial"/>
              </w:rPr>
              <w:t xml:space="preserve">Optional. Variable length, up to 46 bytes. </w:t>
            </w:r>
          </w:p>
          <w:p w14:paraId="3832EE37" w14:textId="77777777" w:rsidR="00DB34A8" w:rsidRDefault="00DB34A8" w:rsidP="00DB34A8">
            <w:pPr>
              <w:rPr>
                <w:rFonts w:cs="Arial"/>
              </w:rPr>
            </w:pPr>
          </w:p>
          <w:p w14:paraId="14E975D8" w14:textId="77777777" w:rsidR="00DB34A8" w:rsidRDefault="00DB34A8" w:rsidP="00DB34A8">
            <w:pPr>
              <w:rPr>
                <w:rFonts w:cs="Arial"/>
              </w:rPr>
            </w:pPr>
            <w:r w:rsidRPr="006C7EAC">
              <w:rPr>
                <w:rFonts w:cs="Arial"/>
                <w:b/>
              </w:rPr>
              <w:t>Note</w:t>
            </w:r>
            <w:r>
              <w:rPr>
                <w:rFonts w:cs="Arial"/>
              </w:rPr>
              <w:t>: If the total length of the TOKEN SX is an odd number in length, TDMS system will return in the response an even number in length, the last value in the token is blank filled.</w:t>
            </w:r>
          </w:p>
          <w:p w14:paraId="5B5AAC58" w14:textId="77777777" w:rsidR="00DB34A8" w:rsidRPr="008F0357" w:rsidRDefault="00DB34A8" w:rsidP="00BF3D72">
            <w:pPr>
              <w:rPr>
                <w:b/>
                <w:bCs/>
                <w:snapToGrid w:val="0"/>
              </w:rPr>
            </w:pPr>
          </w:p>
        </w:tc>
      </w:tr>
      <w:tr w:rsidR="00DB34A8" w14:paraId="74A2D65B" w14:textId="77777777" w:rsidTr="00BF3D72">
        <w:tc>
          <w:tcPr>
            <w:tcW w:w="2335" w:type="dxa"/>
          </w:tcPr>
          <w:p w14:paraId="523ACFD1" w14:textId="77777777" w:rsidR="00DB34A8" w:rsidRDefault="00DB34A8" w:rsidP="00BF3D72">
            <w:pPr>
              <w:spacing w:after="120"/>
              <w:rPr>
                <w:b/>
                <w:snapToGrid w:val="0"/>
              </w:rPr>
            </w:pPr>
            <w:r w:rsidRPr="00FB4BC9">
              <w:rPr>
                <w:rFonts w:cs="Arial"/>
                <w:b/>
                <w:bCs/>
                <w:lang w:val="en-CA"/>
              </w:rPr>
              <w:t>Internal Field</w:t>
            </w:r>
          </w:p>
        </w:tc>
        <w:tc>
          <w:tcPr>
            <w:tcW w:w="7105" w:type="dxa"/>
          </w:tcPr>
          <w:p w14:paraId="35435F11" w14:textId="77777777" w:rsidR="00DB34A8" w:rsidRDefault="00DB34A8" w:rsidP="00BF3D72">
            <w:pPr>
              <w:rPr>
                <w:b/>
                <w:snapToGrid w:val="0"/>
              </w:rPr>
            </w:pPr>
            <w:r>
              <w:rPr>
                <w:rFonts w:cs="Arial"/>
              </w:rPr>
              <w:t>Digital Payment Authorization Token</w:t>
            </w:r>
          </w:p>
        </w:tc>
      </w:tr>
    </w:tbl>
    <w:p w14:paraId="26065054" w14:textId="77777777" w:rsidR="001F1995" w:rsidRDefault="001F1995">
      <w:pPr>
        <w:rPr>
          <w:snapToGrid w:val="0"/>
        </w:rPr>
      </w:pPr>
      <w:bookmarkStart w:id="2642" w:name="_Toc30407719"/>
    </w:p>
    <w:p w14:paraId="5B447650" w14:textId="77777777" w:rsidR="00DB34A8" w:rsidRDefault="00DB34A8">
      <w:pPr>
        <w:rPr>
          <w:snapToGrid w:val="0"/>
        </w:rPr>
      </w:pPr>
    </w:p>
    <w:p w14:paraId="6C7BC60F" w14:textId="77777777" w:rsidR="00233002" w:rsidRDefault="00233002">
      <w:pPr>
        <w:rPr>
          <w:rFonts w:asciiTheme="majorHAnsi" w:eastAsiaTheme="majorEastAsia" w:hAnsiTheme="majorHAnsi" w:cstheme="majorBidi"/>
          <w:b/>
          <w:snapToGrid w:val="0"/>
          <w:color w:val="70AD47" w:themeColor="accent2"/>
          <w:sz w:val="36"/>
          <w:szCs w:val="28"/>
        </w:rPr>
      </w:pPr>
      <w:r>
        <w:rPr>
          <w:snapToGrid w:val="0"/>
        </w:rPr>
        <w:br w:type="page"/>
      </w:r>
    </w:p>
    <w:p w14:paraId="636A15F9" w14:textId="77777777" w:rsidR="004968C2" w:rsidRDefault="004968C2" w:rsidP="00847896">
      <w:pPr>
        <w:pStyle w:val="Heading2"/>
        <w:rPr>
          <w:snapToGrid w:val="0"/>
        </w:rPr>
      </w:pPr>
      <w:bookmarkStart w:id="2643" w:name="_Toc126079279"/>
      <w:r>
        <w:rPr>
          <w:snapToGrid w:val="0"/>
        </w:rPr>
        <w:lastRenderedPageBreak/>
        <w:t>FID 6 – Product SubFIDs</w:t>
      </w:r>
      <w:bookmarkEnd w:id="2642"/>
      <w:bookmarkEnd w:id="2643"/>
    </w:p>
    <w:p w14:paraId="77D9DA47" w14:textId="77777777" w:rsidR="00C21BB6" w:rsidRDefault="00C21BB6" w:rsidP="004968C2">
      <w:pPr>
        <w:ind w:left="720"/>
        <w:rPr>
          <w:snapToGrid w:val="0"/>
          <w:color w:val="000000"/>
        </w:rPr>
      </w:pPr>
      <w:r>
        <w:rPr>
          <w:snapToGrid w:val="0"/>
          <w:color w:val="000000"/>
        </w:rPr>
        <w:t>The Product SubFIDs field consists of the BASE24 original data and manual card verification data for customer and administrative transactions. This data is arranged in subordinate fields. For more information about these subfields, see the topic “Optional Data Subfields”.</w:t>
      </w:r>
    </w:p>
    <w:p w14:paraId="7B97DA6A" w14:textId="77777777" w:rsidR="00C21BB6" w:rsidRDefault="00C21BB6" w:rsidP="004968C2">
      <w:pPr>
        <w:ind w:left="720"/>
        <w:rPr>
          <w:snapToGrid w:val="0"/>
          <w:color w:val="000000"/>
        </w:rPr>
      </w:pPr>
    </w:p>
    <w:p w14:paraId="0BA301D5" w14:textId="77777777" w:rsidR="00C21BB6" w:rsidRDefault="00C21BB6" w:rsidP="004968C2">
      <w:pPr>
        <w:ind w:left="720"/>
        <w:rPr>
          <w:snapToGrid w:val="0"/>
          <w:color w:val="000000"/>
        </w:rPr>
      </w:pPr>
      <w:r>
        <w:rPr>
          <w:snapToGrid w:val="0"/>
          <w:color w:val="000000"/>
        </w:rPr>
        <w:t>When you use the request and response field maps in the ACI Standard Device Configuration File (ACNF), you are enabling all subfields to be added to the request or response.</w:t>
      </w:r>
    </w:p>
    <w:p w14:paraId="0789FC75" w14:textId="77777777" w:rsidR="00C21BB6" w:rsidRDefault="00C21BB6" w:rsidP="004968C2">
      <w:pPr>
        <w:ind w:left="720"/>
        <w:rPr>
          <w:snapToGrid w:val="0"/>
          <w:color w:val="000000"/>
        </w:rPr>
      </w:pPr>
    </w:p>
    <w:p w14:paraId="53A6D132" w14:textId="77777777" w:rsidR="00C21BB6" w:rsidRDefault="00C21BB6" w:rsidP="004968C2">
      <w:pPr>
        <w:ind w:left="720"/>
        <w:rPr>
          <w:snapToGrid w:val="0"/>
          <w:color w:val="000000"/>
        </w:rPr>
      </w:pPr>
      <w:r>
        <w:rPr>
          <w:b/>
          <w:snapToGrid w:val="0"/>
          <w:color w:val="000000"/>
        </w:rPr>
        <w:t>Request</w:t>
      </w:r>
      <w:r>
        <w:rPr>
          <w:snapToGrid w:val="0"/>
          <w:color w:val="000000"/>
        </w:rPr>
        <w:t xml:space="preserve">: </w:t>
      </w:r>
      <w:r w:rsidR="004968C2">
        <w:rPr>
          <w:snapToGrid w:val="0"/>
          <w:color w:val="000000"/>
        </w:rPr>
        <w:tab/>
      </w:r>
      <w:r w:rsidR="00C523D5">
        <w:rPr>
          <w:snapToGrid w:val="0"/>
          <w:color w:val="000000"/>
        </w:rPr>
        <w:tab/>
      </w:r>
      <w:r>
        <w:rPr>
          <w:snapToGrid w:val="0"/>
          <w:color w:val="000000"/>
        </w:rPr>
        <w:t>Optional. Variable length.</w:t>
      </w:r>
    </w:p>
    <w:p w14:paraId="41B449F3" w14:textId="77777777" w:rsidR="00C21BB6" w:rsidRDefault="00C21BB6" w:rsidP="004968C2">
      <w:pPr>
        <w:ind w:left="720"/>
        <w:rPr>
          <w:snapToGrid w:val="0"/>
          <w:color w:val="000000"/>
        </w:rPr>
      </w:pPr>
    </w:p>
    <w:p w14:paraId="3C85C080" w14:textId="77777777" w:rsidR="00C21BB6" w:rsidRDefault="00C21BB6" w:rsidP="004968C2">
      <w:pPr>
        <w:ind w:left="720"/>
        <w:rPr>
          <w:snapToGrid w:val="0"/>
          <w:color w:val="000000"/>
        </w:rPr>
      </w:pPr>
      <w:r>
        <w:rPr>
          <w:b/>
          <w:snapToGrid w:val="0"/>
          <w:color w:val="000000"/>
        </w:rPr>
        <w:t>Response</w:t>
      </w:r>
      <w:r>
        <w:rPr>
          <w:snapToGrid w:val="0"/>
          <w:color w:val="000000"/>
        </w:rPr>
        <w:t xml:space="preserve">: </w:t>
      </w:r>
      <w:r w:rsidR="004968C2">
        <w:rPr>
          <w:snapToGrid w:val="0"/>
          <w:color w:val="000000"/>
        </w:rPr>
        <w:tab/>
      </w:r>
      <w:r w:rsidR="00C523D5">
        <w:rPr>
          <w:snapToGrid w:val="0"/>
          <w:color w:val="000000"/>
        </w:rPr>
        <w:tab/>
      </w:r>
      <w:r>
        <w:rPr>
          <w:snapToGrid w:val="0"/>
          <w:color w:val="000000"/>
        </w:rPr>
        <w:t>Optional. Variable length.</w:t>
      </w:r>
    </w:p>
    <w:p w14:paraId="7236C471" w14:textId="77777777" w:rsidR="00C21BB6" w:rsidRDefault="00C21BB6"/>
    <w:p w14:paraId="3A1B0A01" w14:textId="77777777" w:rsidR="001C407C" w:rsidRDefault="001C407C"/>
    <w:p w14:paraId="3A5B9205" w14:textId="77777777" w:rsidR="004968C2" w:rsidRDefault="004968C2" w:rsidP="00847896">
      <w:pPr>
        <w:pStyle w:val="Heading2"/>
        <w:rPr>
          <w:snapToGrid w:val="0"/>
        </w:rPr>
      </w:pPr>
      <w:bookmarkStart w:id="2644" w:name="_Toc30407720"/>
      <w:bookmarkStart w:id="2645" w:name="_Toc126079280"/>
      <w:r>
        <w:rPr>
          <w:snapToGrid w:val="0"/>
        </w:rPr>
        <w:t>FID 9 – Customer SubFIDs</w:t>
      </w:r>
      <w:bookmarkEnd w:id="2644"/>
      <w:bookmarkEnd w:id="2645"/>
    </w:p>
    <w:p w14:paraId="65FD927F" w14:textId="77777777" w:rsidR="00D4098C" w:rsidRDefault="00D4098C" w:rsidP="004968C2">
      <w:pPr>
        <w:ind w:left="720"/>
        <w:rPr>
          <w:snapToGrid w:val="0"/>
          <w:color w:val="000000"/>
        </w:rPr>
      </w:pPr>
      <w:r>
        <w:rPr>
          <w:snapToGrid w:val="0"/>
          <w:color w:val="000000"/>
        </w:rPr>
        <w:t>The Customer SubFIDs field consists of TD specific data. This data is arranged in subordinate fields. For more information about these subfields, see the topic “Optional Data Subfields”.</w:t>
      </w:r>
    </w:p>
    <w:p w14:paraId="4BE9F351" w14:textId="77777777" w:rsidR="00D4098C" w:rsidRDefault="00D4098C" w:rsidP="004968C2">
      <w:pPr>
        <w:ind w:left="720"/>
        <w:rPr>
          <w:snapToGrid w:val="0"/>
          <w:color w:val="000000"/>
        </w:rPr>
      </w:pPr>
    </w:p>
    <w:p w14:paraId="69285AD1" w14:textId="77777777" w:rsidR="00D4098C" w:rsidRDefault="00D4098C" w:rsidP="004968C2">
      <w:pPr>
        <w:ind w:left="720"/>
        <w:rPr>
          <w:snapToGrid w:val="0"/>
          <w:color w:val="000000"/>
        </w:rPr>
      </w:pPr>
      <w:r>
        <w:rPr>
          <w:snapToGrid w:val="0"/>
          <w:color w:val="000000"/>
        </w:rPr>
        <w:t>When you use the request and response field maps in the ACI Standard Device Configuration File (ACNF), you are enabling all subfields to be added to the request or response.</w:t>
      </w:r>
    </w:p>
    <w:p w14:paraId="4C30EF73" w14:textId="77777777" w:rsidR="00D4098C" w:rsidRDefault="00D4098C" w:rsidP="004968C2">
      <w:pPr>
        <w:ind w:left="720"/>
        <w:rPr>
          <w:snapToGrid w:val="0"/>
          <w:color w:val="000000"/>
        </w:rPr>
      </w:pPr>
    </w:p>
    <w:p w14:paraId="0C5EDB5C" w14:textId="77777777" w:rsidR="00D4098C" w:rsidRDefault="00D4098C" w:rsidP="004968C2">
      <w:pPr>
        <w:ind w:left="720"/>
        <w:rPr>
          <w:snapToGrid w:val="0"/>
          <w:color w:val="000000"/>
        </w:rPr>
      </w:pPr>
      <w:r>
        <w:rPr>
          <w:b/>
          <w:snapToGrid w:val="0"/>
          <w:color w:val="000000"/>
        </w:rPr>
        <w:t>Request</w:t>
      </w:r>
      <w:r>
        <w:rPr>
          <w:snapToGrid w:val="0"/>
          <w:color w:val="000000"/>
        </w:rPr>
        <w:t>:</w:t>
      </w:r>
      <w:r w:rsidR="004968C2">
        <w:rPr>
          <w:snapToGrid w:val="0"/>
          <w:color w:val="000000"/>
        </w:rPr>
        <w:tab/>
      </w:r>
      <w:r w:rsidR="00C523D5">
        <w:rPr>
          <w:snapToGrid w:val="0"/>
          <w:color w:val="000000"/>
        </w:rPr>
        <w:tab/>
      </w:r>
      <w:r>
        <w:rPr>
          <w:snapToGrid w:val="0"/>
          <w:color w:val="000000"/>
        </w:rPr>
        <w:t>Optional. Variable length.</w:t>
      </w:r>
    </w:p>
    <w:p w14:paraId="2E11FDF6" w14:textId="77777777" w:rsidR="00D4098C" w:rsidRDefault="00D4098C" w:rsidP="004968C2">
      <w:pPr>
        <w:ind w:left="720"/>
        <w:rPr>
          <w:snapToGrid w:val="0"/>
          <w:color w:val="000000"/>
        </w:rPr>
      </w:pPr>
    </w:p>
    <w:p w14:paraId="0348A049" w14:textId="77777777" w:rsidR="00D4098C" w:rsidRDefault="00D4098C" w:rsidP="004968C2">
      <w:pPr>
        <w:ind w:left="720"/>
        <w:rPr>
          <w:snapToGrid w:val="0"/>
          <w:color w:val="000000"/>
        </w:rPr>
      </w:pPr>
      <w:r>
        <w:rPr>
          <w:b/>
          <w:snapToGrid w:val="0"/>
          <w:color w:val="000000"/>
        </w:rPr>
        <w:t>Response</w:t>
      </w:r>
      <w:r>
        <w:rPr>
          <w:snapToGrid w:val="0"/>
          <w:color w:val="000000"/>
        </w:rPr>
        <w:t xml:space="preserve">: </w:t>
      </w:r>
      <w:r w:rsidR="004968C2">
        <w:rPr>
          <w:snapToGrid w:val="0"/>
          <w:color w:val="000000"/>
        </w:rPr>
        <w:tab/>
      </w:r>
      <w:r w:rsidR="00C523D5">
        <w:rPr>
          <w:snapToGrid w:val="0"/>
          <w:color w:val="000000"/>
        </w:rPr>
        <w:tab/>
      </w:r>
      <w:r>
        <w:rPr>
          <w:snapToGrid w:val="0"/>
          <w:color w:val="000000"/>
        </w:rPr>
        <w:t>Optional. Variable length.</w:t>
      </w:r>
    </w:p>
    <w:p w14:paraId="1439C2CD" w14:textId="77777777" w:rsidR="00C21BB6" w:rsidRPr="00DA7A00" w:rsidRDefault="00C21BB6" w:rsidP="0037708C">
      <w:pPr>
        <w:pStyle w:val="Heading1"/>
        <w:pageBreakBefore/>
      </w:pPr>
      <w:bookmarkStart w:id="2646" w:name="_Toc493672000"/>
      <w:bookmarkStart w:id="2647" w:name="_Toc75147369"/>
      <w:bookmarkStart w:id="2648" w:name="_Toc379192394"/>
      <w:bookmarkStart w:id="2649" w:name="_Toc30407721"/>
      <w:bookmarkStart w:id="2650" w:name="_Toc126079281"/>
      <w:r w:rsidRPr="00DA7A00">
        <w:lastRenderedPageBreak/>
        <w:t>Optional Data Subfields</w:t>
      </w:r>
      <w:bookmarkEnd w:id="2646"/>
      <w:bookmarkEnd w:id="2647"/>
      <w:r w:rsidR="00D4098C" w:rsidRPr="00DA7A00">
        <w:t xml:space="preserve"> (FID 6)</w:t>
      </w:r>
      <w:bookmarkEnd w:id="2648"/>
      <w:bookmarkEnd w:id="2649"/>
      <w:bookmarkEnd w:id="2650"/>
    </w:p>
    <w:p w14:paraId="06F2E162" w14:textId="77777777" w:rsidR="00C21BB6" w:rsidRDefault="00C21BB6">
      <w:pPr>
        <w:spacing w:line="240" w:lineRule="atLeast"/>
        <w:rPr>
          <w:snapToGrid w:val="0"/>
          <w:color w:val="000000"/>
        </w:rPr>
      </w:pPr>
      <w:r>
        <w:rPr>
          <w:snapToGrid w:val="0"/>
          <w:color w:val="000000"/>
        </w:rPr>
        <w:t>The information in the Product SubFIDs data field (FID 6) is contained in subfields. The subfields are included in the request or response message when FID 6 is specified in the ACI Standard Device Configuration File (ACNF). Specifying FID 6 in the ACNF specifies all subfields for FID 6. The other Product SubFIDs</w:t>
      </w:r>
      <w:r w:rsidR="00576DED">
        <w:rPr>
          <w:snapToGrid w:val="0"/>
          <w:color w:val="000000"/>
        </w:rPr>
        <w:t xml:space="preserve"> and</w:t>
      </w:r>
      <w:r>
        <w:rPr>
          <w:snapToGrid w:val="0"/>
          <w:color w:val="000000"/>
        </w:rPr>
        <w:t xml:space="preserve"> Channel/Distributor SubFIDs (FIDs 7</w:t>
      </w:r>
      <w:r w:rsidR="00576DED">
        <w:rPr>
          <w:snapToGrid w:val="0"/>
          <w:color w:val="000000"/>
        </w:rPr>
        <w:t xml:space="preserve"> and </w:t>
      </w:r>
      <w:r>
        <w:rPr>
          <w:snapToGrid w:val="0"/>
          <w:color w:val="000000"/>
        </w:rPr>
        <w:t xml:space="preserve"> 8) are reserved for future use.</w:t>
      </w:r>
    </w:p>
    <w:p w14:paraId="2EBD2BD8" w14:textId="77777777" w:rsidR="00C21BB6" w:rsidRDefault="00C21BB6">
      <w:pPr>
        <w:spacing w:line="240" w:lineRule="atLeast"/>
        <w:rPr>
          <w:snapToGrid w:val="0"/>
          <w:color w:val="000000"/>
        </w:rPr>
      </w:pPr>
    </w:p>
    <w:p w14:paraId="2A47BCA3" w14:textId="77777777" w:rsidR="00C21BB6" w:rsidRDefault="00C21BB6" w:rsidP="00C523D5">
      <w:pPr>
        <w:pStyle w:val="Heading2"/>
        <w:rPr>
          <w:snapToGrid w:val="0"/>
        </w:rPr>
      </w:pPr>
      <w:bookmarkStart w:id="2651" w:name="_Toc126079282"/>
      <w:r>
        <w:rPr>
          <w:snapToGrid w:val="0"/>
        </w:rPr>
        <w:t>Product SubFIDs Subfield Structures</w:t>
      </w:r>
      <w:r w:rsidR="00DD4238">
        <w:rPr>
          <w:snapToGrid w:val="0"/>
        </w:rPr>
        <w:t xml:space="preserve"> For HOST 1</w:t>
      </w:r>
      <w:bookmarkEnd w:id="2651"/>
    </w:p>
    <w:p w14:paraId="1D1C716A" w14:textId="77777777" w:rsidR="00C21BB6" w:rsidRDefault="00C21BB6">
      <w:pPr>
        <w:pStyle w:val="BodyText"/>
        <w:rPr>
          <w:i w:val="0"/>
          <w:sz w:val="20"/>
        </w:rPr>
      </w:pPr>
      <w:r>
        <w:rPr>
          <w:i w:val="0"/>
          <w:sz w:val="20"/>
        </w:rPr>
        <w:t>The subfields for the Product SubFIDs data field (FID 6) are described below according to their subfield identifiers (SFIDs). The table lists the subfield name, its picture clause, the length of the field in the message, and the associated field name. In addition, a check mark  is in the RQST or RESP column if a subfield is available for requests and responses, respectively.</w:t>
      </w:r>
      <w:r w:rsidR="005A41AF">
        <w:rPr>
          <w:i w:val="0"/>
          <w:sz w:val="20"/>
        </w:rPr>
        <w:t xml:space="preserve"> </w:t>
      </w:r>
    </w:p>
    <w:p w14:paraId="6737ABD3" w14:textId="77777777" w:rsidR="00C21BB6" w:rsidRDefault="00C21BB6">
      <w:pPr>
        <w:spacing w:line="240" w:lineRule="atLeast"/>
        <w:rPr>
          <w:snapToGrid w:val="0"/>
          <w:color w:val="000000"/>
        </w:rPr>
      </w:pPr>
    </w:p>
    <w:tbl>
      <w:tblPr>
        <w:tblW w:w="1017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67"/>
        <w:gridCol w:w="1368"/>
        <w:gridCol w:w="4465"/>
        <w:gridCol w:w="1080"/>
        <w:gridCol w:w="990"/>
      </w:tblGrid>
      <w:tr w:rsidR="00C21BB6" w14:paraId="5E4C6EE5" w14:textId="77777777" w:rsidTr="002B3D6A">
        <w:trPr>
          <w:tblHeader/>
        </w:trPr>
        <w:tc>
          <w:tcPr>
            <w:tcW w:w="900" w:type="dxa"/>
          </w:tcPr>
          <w:p w14:paraId="5DC79FF5" w14:textId="77777777" w:rsidR="00C21BB6" w:rsidRDefault="00C21BB6" w:rsidP="00C523D5">
            <w:pPr>
              <w:spacing w:before="120" w:after="120" w:line="240" w:lineRule="atLeast"/>
              <w:jc w:val="center"/>
              <w:rPr>
                <w:b/>
                <w:snapToGrid w:val="0"/>
                <w:color w:val="000000"/>
              </w:rPr>
            </w:pPr>
            <w:r>
              <w:rPr>
                <w:b/>
                <w:snapToGrid w:val="0"/>
                <w:color w:val="000000"/>
              </w:rPr>
              <w:t>SFID</w:t>
            </w:r>
          </w:p>
        </w:tc>
        <w:tc>
          <w:tcPr>
            <w:tcW w:w="1367" w:type="dxa"/>
          </w:tcPr>
          <w:p w14:paraId="4E505FD5" w14:textId="77777777" w:rsidR="00C21BB6" w:rsidRDefault="00C21BB6" w:rsidP="00C523D5">
            <w:pPr>
              <w:spacing w:before="120" w:after="120" w:line="240" w:lineRule="atLeast"/>
              <w:jc w:val="center"/>
              <w:rPr>
                <w:b/>
                <w:snapToGrid w:val="0"/>
                <w:color w:val="000000"/>
              </w:rPr>
            </w:pPr>
            <w:r>
              <w:rPr>
                <w:b/>
                <w:snapToGrid w:val="0"/>
                <w:color w:val="000000"/>
              </w:rPr>
              <w:t>Picture</w:t>
            </w:r>
          </w:p>
        </w:tc>
        <w:tc>
          <w:tcPr>
            <w:tcW w:w="1368" w:type="dxa"/>
          </w:tcPr>
          <w:p w14:paraId="7C794272" w14:textId="77777777" w:rsidR="00C21BB6" w:rsidRDefault="00C21BB6" w:rsidP="00C523D5">
            <w:pPr>
              <w:spacing w:before="120" w:after="120" w:line="240" w:lineRule="atLeast"/>
              <w:jc w:val="center"/>
              <w:rPr>
                <w:b/>
                <w:snapToGrid w:val="0"/>
                <w:color w:val="000000"/>
              </w:rPr>
            </w:pPr>
            <w:r>
              <w:rPr>
                <w:b/>
                <w:snapToGrid w:val="0"/>
                <w:color w:val="000000"/>
              </w:rPr>
              <w:t>Length</w:t>
            </w:r>
          </w:p>
        </w:tc>
        <w:tc>
          <w:tcPr>
            <w:tcW w:w="4465" w:type="dxa"/>
          </w:tcPr>
          <w:p w14:paraId="52F707F9" w14:textId="77777777" w:rsidR="00C21BB6" w:rsidRDefault="00C21BB6" w:rsidP="00C523D5">
            <w:pPr>
              <w:spacing w:before="120" w:after="120" w:line="240" w:lineRule="atLeast"/>
              <w:jc w:val="center"/>
              <w:rPr>
                <w:b/>
                <w:snapToGrid w:val="0"/>
                <w:color w:val="000000"/>
              </w:rPr>
            </w:pPr>
            <w:r>
              <w:rPr>
                <w:b/>
                <w:snapToGrid w:val="0"/>
                <w:color w:val="000000"/>
              </w:rPr>
              <w:t>Field Name</w:t>
            </w:r>
          </w:p>
        </w:tc>
        <w:tc>
          <w:tcPr>
            <w:tcW w:w="1080" w:type="dxa"/>
          </w:tcPr>
          <w:p w14:paraId="69F9BF56" w14:textId="77777777" w:rsidR="00C21BB6" w:rsidRDefault="00C21BB6" w:rsidP="00C523D5">
            <w:pPr>
              <w:spacing w:before="120" w:after="120" w:line="240" w:lineRule="atLeast"/>
              <w:jc w:val="center"/>
              <w:rPr>
                <w:b/>
                <w:snapToGrid w:val="0"/>
                <w:color w:val="000000"/>
              </w:rPr>
            </w:pPr>
            <w:r>
              <w:rPr>
                <w:b/>
                <w:snapToGrid w:val="0"/>
                <w:color w:val="000000"/>
              </w:rPr>
              <w:t>RQST</w:t>
            </w:r>
          </w:p>
        </w:tc>
        <w:tc>
          <w:tcPr>
            <w:tcW w:w="990" w:type="dxa"/>
          </w:tcPr>
          <w:p w14:paraId="2D2E24F4" w14:textId="77777777" w:rsidR="00C21BB6" w:rsidRDefault="00C21BB6" w:rsidP="00C523D5">
            <w:pPr>
              <w:spacing w:before="120" w:after="120" w:line="240" w:lineRule="atLeast"/>
              <w:jc w:val="center"/>
              <w:rPr>
                <w:b/>
                <w:snapToGrid w:val="0"/>
                <w:color w:val="000000"/>
              </w:rPr>
            </w:pPr>
            <w:r>
              <w:rPr>
                <w:b/>
                <w:snapToGrid w:val="0"/>
                <w:color w:val="000000"/>
              </w:rPr>
              <w:t>RESP</w:t>
            </w:r>
          </w:p>
        </w:tc>
      </w:tr>
      <w:tr w:rsidR="00C21BB6" w14:paraId="2502027E" w14:textId="77777777" w:rsidTr="002B3D6A">
        <w:tc>
          <w:tcPr>
            <w:tcW w:w="900" w:type="dxa"/>
          </w:tcPr>
          <w:p w14:paraId="35472142" w14:textId="77777777" w:rsidR="00C21BB6" w:rsidRDefault="00C21BB6">
            <w:pPr>
              <w:spacing w:line="240" w:lineRule="atLeast"/>
              <w:jc w:val="center"/>
              <w:rPr>
                <w:snapToGrid w:val="0"/>
                <w:color w:val="000000"/>
              </w:rPr>
            </w:pPr>
            <w:r>
              <w:rPr>
                <w:snapToGrid w:val="0"/>
                <w:color w:val="000000"/>
              </w:rPr>
              <w:t>A</w:t>
            </w:r>
          </w:p>
        </w:tc>
        <w:tc>
          <w:tcPr>
            <w:tcW w:w="1367" w:type="dxa"/>
          </w:tcPr>
          <w:p w14:paraId="04D3A132" w14:textId="77777777" w:rsidR="00C21BB6" w:rsidRDefault="00C21BB6">
            <w:pPr>
              <w:spacing w:line="240" w:lineRule="atLeast"/>
              <w:rPr>
                <w:snapToGrid w:val="0"/>
                <w:color w:val="000000"/>
              </w:rPr>
            </w:pPr>
            <w:r>
              <w:rPr>
                <w:snapToGrid w:val="0"/>
                <w:color w:val="000000"/>
              </w:rPr>
              <w:t>PIC X(12)</w:t>
            </w:r>
          </w:p>
        </w:tc>
        <w:tc>
          <w:tcPr>
            <w:tcW w:w="1368" w:type="dxa"/>
          </w:tcPr>
          <w:p w14:paraId="45DBA1D4" w14:textId="77777777" w:rsidR="00C21BB6" w:rsidRDefault="00C21BB6">
            <w:pPr>
              <w:spacing w:line="240" w:lineRule="atLeast"/>
              <w:rPr>
                <w:snapToGrid w:val="0"/>
                <w:color w:val="000000"/>
              </w:rPr>
            </w:pPr>
            <w:r>
              <w:rPr>
                <w:snapToGrid w:val="0"/>
                <w:color w:val="000000"/>
              </w:rPr>
              <w:t>12 bytes</w:t>
            </w:r>
          </w:p>
        </w:tc>
        <w:tc>
          <w:tcPr>
            <w:tcW w:w="4465" w:type="dxa"/>
          </w:tcPr>
          <w:p w14:paraId="15DC115E" w14:textId="77777777" w:rsidR="00C21BB6" w:rsidRDefault="00C21BB6">
            <w:pPr>
              <w:spacing w:line="240" w:lineRule="atLeast"/>
              <w:rPr>
                <w:snapToGrid w:val="0"/>
                <w:color w:val="000000"/>
              </w:rPr>
            </w:pPr>
            <w:r>
              <w:rPr>
                <w:snapToGrid w:val="0"/>
                <w:color w:val="000000"/>
              </w:rPr>
              <w:t>BASE24 original data</w:t>
            </w:r>
          </w:p>
        </w:tc>
        <w:tc>
          <w:tcPr>
            <w:tcW w:w="1080" w:type="dxa"/>
          </w:tcPr>
          <w:p w14:paraId="36930456" w14:textId="77777777" w:rsidR="00C21BB6" w:rsidRDefault="00C21BB6" w:rsidP="002B3D6A">
            <w:pPr>
              <w:numPr>
                <w:ilvl w:val="0"/>
                <w:numId w:val="2"/>
              </w:numPr>
              <w:spacing w:line="240" w:lineRule="atLeast"/>
              <w:ind w:left="0"/>
              <w:jc w:val="center"/>
              <w:rPr>
                <w:snapToGrid w:val="0"/>
                <w:color w:val="000000"/>
              </w:rPr>
            </w:pPr>
          </w:p>
        </w:tc>
        <w:tc>
          <w:tcPr>
            <w:tcW w:w="990" w:type="dxa"/>
          </w:tcPr>
          <w:p w14:paraId="411A3221" w14:textId="77777777" w:rsidR="00C21BB6" w:rsidRDefault="00C21BB6" w:rsidP="002B3D6A">
            <w:pPr>
              <w:numPr>
                <w:ilvl w:val="0"/>
                <w:numId w:val="3"/>
              </w:numPr>
              <w:spacing w:line="240" w:lineRule="atLeast"/>
              <w:ind w:left="0"/>
              <w:jc w:val="center"/>
              <w:rPr>
                <w:snapToGrid w:val="0"/>
                <w:color w:val="000000"/>
              </w:rPr>
            </w:pPr>
          </w:p>
        </w:tc>
      </w:tr>
      <w:tr w:rsidR="00C21BB6" w14:paraId="694EEBCC" w14:textId="77777777" w:rsidTr="002B3D6A">
        <w:tc>
          <w:tcPr>
            <w:tcW w:w="900" w:type="dxa"/>
          </w:tcPr>
          <w:p w14:paraId="592661D5" w14:textId="77777777" w:rsidR="00C21BB6" w:rsidRDefault="00C21BB6">
            <w:pPr>
              <w:spacing w:line="240" w:lineRule="atLeast"/>
              <w:jc w:val="center"/>
              <w:rPr>
                <w:snapToGrid w:val="0"/>
                <w:color w:val="000000"/>
              </w:rPr>
            </w:pPr>
            <w:r>
              <w:rPr>
                <w:snapToGrid w:val="0"/>
                <w:color w:val="000000"/>
              </w:rPr>
              <w:t>B</w:t>
            </w:r>
          </w:p>
        </w:tc>
        <w:tc>
          <w:tcPr>
            <w:tcW w:w="1367" w:type="dxa"/>
          </w:tcPr>
          <w:p w14:paraId="3083FBDA" w14:textId="77777777" w:rsidR="00C21BB6" w:rsidRDefault="00C21BB6">
            <w:pPr>
              <w:spacing w:line="240" w:lineRule="atLeast"/>
              <w:rPr>
                <w:snapToGrid w:val="0"/>
                <w:color w:val="000000"/>
              </w:rPr>
            </w:pPr>
            <w:r>
              <w:rPr>
                <w:snapToGrid w:val="0"/>
                <w:color w:val="000000"/>
              </w:rPr>
              <w:t>PIC X(4)</w:t>
            </w:r>
          </w:p>
        </w:tc>
        <w:tc>
          <w:tcPr>
            <w:tcW w:w="1368" w:type="dxa"/>
          </w:tcPr>
          <w:p w14:paraId="52619B02" w14:textId="77777777" w:rsidR="00C21BB6" w:rsidRDefault="00C21BB6">
            <w:pPr>
              <w:spacing w:line="240" w:lineRule="atLeast"/>
              <w:rPr>
                <w:snapToGrid w:val="0"/>
                <w:color w:val="000000"/>
              </w:rPr>
            </w:pPr>
            <w:r>
              <w:rPr>
                <w:snapToGrid w:val="0"/>
                <w:color w:val="000000"/>
              </w:rPr>
              <w:t>4 bytes</w:t>
            </w:r>
          </w:p>
        </w:tc>
        <w:tc>
          <w:tcPr>
            <w:tcW w:w="4465" w:type="dxa"/>
          </w:tcPr>
          <w:p w14:paraId="05847A24" w14:textId="77777777" w:rsidR="00C21BB6" w:rsidRDefault="00C21BB6">
            <w:pPr>
              <w:spacing w:line="240" w:lineRule="atLeast"/>
              <w:rPr>
                <w:snapToGrid w:val="0"/>
                <w:color w:val="000000"/>
              </w:rPr>
            </w:pPr>
            <w:r>
              <w:rPr>
                <w:snapToGrid w:val="0"/>
                <w:color w:val="000000"/>
              </w:rPr>
              <w:t>Manual card verification data (CVD)/customer</w:t>
            </w:r>
          </w:p>
        </w:tc>
        <w:tc>
          <w:tcPr>
            <w:tcW w:w="1080" w:type="dxa"/>
          </w:tcPr>
          <w:p w14:paraId="464E6575" w14:textId="77777777" w:rsidR="00C21BB6" w:rsidRDefault="00C21BB6" w:rsidP="002B3D6A">
            <w:pPr>
              <w:numPr>
                <w:ilvl w:val="0"/>
                <w:numId w:val="4"/>
              </w:numPr>
              <w:spacing w:line="240" w:lineRule="atLeast"/>
              <w:ind w:left="0"/>
              <w:jc w:val="center"/>
              <w:rPr>
                <w:snapToGrid w:val="0"/>
                <w:color w:val="000000"/>
              </w:rPr>
            </w:pPr>
          </w:p>
        </w:tc>
        <w:tc>
          <w:tcPr>
            <w:tcW w:w="990" w:type="dxa"/>
          </w:tcPr>
          <w:p w14:paraId="4897240D" w14:textId="77777777" w:rsidR="00C21BB6" w:rsidRDefault="00C21BB6" w:rsidP="002B3D6A">
            <w:pPr>
              <w:numPr>
                <w:ilvl w:val="0"/>
                <w:numId w:val="5"/>
              </w:numPr>
              <w:spacing w:line="240" w:lineRule="atLeast"/>
              <w:ind w:left="0"/>
              <w:jc w:val="center"/>
              <w:rPr>
                <w:snapToGrid w:val="0"/>
                <w:color w:val="000000"/>
              </w:rPr>
            </w:pPr>
          </w:p>
        </w:tc>
      </w:tr>
      <w:tr w:rsidR="00934DB0" w14:paraId="27E45BB0" w14:textId="77777777" w:rsidTr="002B3D6A">
        <w:tc>
          <w:tcPr>
            <w:tcW w:w="900" w:type="dxa"/>
          </w:tcPr>
          <w:p w14:paraId="13B8F297" w14:textId="77777777" w:rsidR="00934DB0" w:rsidRDefault="00AE54C6" w:rsidP="00B24DB6">
            <w:pPr>
              <w:spacing w:line="240" w:lineRule="atLeast"/>
              <w:jc w:val="center"/>
              <w:rPr>
                <w:snapToGrid w:val="0"/>
                <w:color w:val="000000"/>
              </w:rPr>
            </w:pPr>
            <w:r>
              <w:rPr>
                <w:snapToGrid w:val="0"/>
                <w:color w:val="000000"/>
              </w:rPr>
              <w:t>D</w:t>
            </w:r>
          </w:p>
        </w:tc>
        <w:tc>
          <w:tcPr>
            <w:tcW w:w="1367" w:type="dxa"/>
          </w:tcPr>
          <w:p w14:paraId="393F3989" w14:textId="77777777" w:rsidR="00934DB0" w:rsidRDefault="00934DB0" w:rsidP="00B24DB6">
            <w:pPr>
              <w:spacing w:line="240" w:lineRule="atLeast"/>
              <w:rPr>
                <w:snapToGrid w:val="0"/>
                <w:color w:val="000000"/>
              </w:rPr>
            </w:pPr>
            <w:r>
              <w:rPr>
                <w:snapToGrid w:val="0"/>
                <w:color w:val="000000"/>
              </w:rPr>
              <w:t>PIC X(30)</w:t>
            </w:r>
            <w:r w:rsidR="00541710">
              <w:rPr>
                <w:snapToGrid w:val="0"/>
                <w:color w:val="000000"/>
              </w:rPr>
              <w:t>+</w:t>
            </w:r>
          </w:p>
        </w:tc>
        <w:tc>
          <w:tcPr>
            <w:tcW w:w="1368" w:type="dxa"/>
          </w:tcPr>
          <w:p w14:paraId="498F1CD4" w14:textId="77777777" w:rsidR="00934DB0" w:rsidRDefault="00934DB0" w:rsidP="00B24DB6">
            <w:pPr>
              <w:spacing w:line="240" w:lineRule="atLeast"/>
              <w:rPr>
                <w:snapToGrid w:val="0"/>
                <w:color w:val="000000"/>
              </w:rPr>
            </w:pPr>
            <w:r>
              <w:rPr>
                <w:snapToGrid w:val="0"/>
                <w:color w:val="000000"/>
              </w:rPr>
              <w:t>3</w:t>
            </w:r>
            <w:r w:rsidR="00B65C44">
              <w:rPr>
                <w:snapToGrid w:val="0"/>
                <w:color w:val="000000"/>
              </w:rPr>
              <w:t>0</w:t>
            </w:r>
            <w:r w:rsidR="00541710">
              <w:rPr>
                <w:snapToGrid w:val="0"/>
                <w:color w:val="000000"/>
              </w:rPr>
              <w:t>+</w:t>
            </w:r>
            <w:r>
              <w:rPr>
                <w:snapToGrid w:val="0"/>
                <w:color w:val="000000"/>
              </w:rPr>
              <w:t xml:space="preserve"> bytes</w:t>
            </w:r>
          </w:p>
        </w:tc>
        <w:tc>
          <w:tcPr>
            <w:tcW w:w="4465" w:type="dxa"/>
          </w:tcPr>
          <w:p w14:paraId="1251C59D" w14:textId="77777777" w:rsidR="00934DB0" w:rsidRDefault="00541710" w:rsidP="00B24DB6">
            <w:pPr>
              <w:spacing w:line="240" w:lineRule="atLeast"/>
              <w:rPr>
                <w:snapToGrid w:val="0"/>
                <w:color w:val="000000"/>
              </w:rPr>
            </w:pPr>
            <w:r>
              <w:rPr>
                <w:snapToGrid w:val="0"/>
                <w:color w:val="000000"/>
              </w:rPr>
              <w:t>Fleet</w:t>
            </w:r>
            <w:r w:rsidRPr="00775E51">
              <w:rPr>
                <w:snapToGrid w:val="0"/>
                <w:color w:val="000000"/>
              </w:rPr>
              <w:t xml:space="preserve"> </w:t>
            </w:r>
            <w:r w:rsidR="00934DB0" w:rsidRPr="00775E51">
              <w:rPr>
                <w:snapToGrid w:val="0"/>
                <w:color w:val="000000"/>
              </w:rPr>
              <w:t>Card Data</w:t>
            </w:r>
          </w:p>
        </w:tc>
        <w:tc>
          <w:tcPr>
            <w:tcW w:w="1080" w:type="dxa"/>
          </w:tcPr>
          <w:p w14:paraId="6616CE48" w14:textId="77777777" w:rsidR="00934DB0" w:rsidRDefault="00934DB0" w:rsidP="002B3D6A">
            <w:pPr>
              <w:numPr>
                <w:ilvl w:val="0"/>
                <w:numId w:val="9"/>
              </w:numPr>
              <w:spacing w:line="240" w:lineRule="atLeast"/>
              <w:ind w:left="0"/>
              <w:jc w:val="center"/>
              <w:rPr>
                <w:snapToGrid w:val="0"/>
                <w:color w:val="000000"/>
              </w:rPr>
            </w:pPr>
          </w:p>
        </w:tc>
        <w:tc>
          <w:tcPr>
            <w:tcW w:w="990" w:type="dxa"/>
          </w:tcPr>
          <w:p w14:paraId="13F48D7B" w14:textId="77777777" w:rsidR="00934DB0" w:rsidRDefault="00934DB0" w:rsidP="002B3D6A">
            <w:pPr>
              <w:spacing w:line="240" w:lineRule="atLeast"/>
              <w:jc w:val="center"/>
              <w:rPr>
                <w:snapToGrid w:val="0"/>
                <w:color w:val="000000"/>
              </w:rPr>
            </w:pPr>
          </w:p>
        </w:tc>
      </w:tr>
      <w:tr w:rsidR="00C21BB6" w14:paraId="4ABB093B" w14:textId="77777777" w:rsidTr="002B3D6A">
        <w:tc>
          <w:tcPr>
            <w:tcW w:w="900" w:type="dxa"/>
          </w:tcPr>
          <w:p w14:paraId="7E9E24A8" w14:textId="77777777" w:rsidR="00C21BB6" w:rsidRDefault="00C21BB6">
            <w:pPr>
              <w:spacing w:line="240" w:lineRule="atLeast"/>
              <w:jc w:val="center"/>
              <w:rPr>
                <w:snapToGrid w:val="0"/>
                <w:color w:val="000000"/>
              </w:rPr>
            </w:pPr>
            <w:r>
              <w:rPr>
                <w:snapToGrid w:val="0"/>
                <w:color w:val="000000"/>
              </w:rPr>
              <w:t>E</w:t>
            </w:r>
          </w:p>
        </w:tc>
        <w:tc>
          <w:tcPr>
            <w:tcW w:w="1367" w:type="dxa"/>
          </w:tcPr>
          <w:p w14:paraId="13F14A4E" w14:textId="77777777" w:rsidR="00C21BB6" w:rsidRDefault="00C21BB6">
            <w:pPr>
              <w:spacing w:line="240" w:lineRule="atLeast"/>
              <w:rPr>
                <w:snapToGrid w:val="0"/>
                <w:color w:val="000000"/>
              </w:rPr>
            </w:pPr>
            <w:r>
              <w:rPr>
                <w:snapToGrid w:val="0"/>
                <w:color w:val="000000"/>
              </w:rPr>
              <w:t>PIC 999</w:t>
            </w:r>
          </w:p>
        </w:tc>
        <w:tc>
          <w:tcPr>
            <w:tcW w:w="1368" w:type="dxa"/>
          </w:tcPr>
          <w:p w14:paraId="2ABC3CD2" w14:textId="77777777" w:rsidR="00C21BB6" w:rsidRDefault="00C21BB6">
            <w:pPr>
              <w:spacing w:line="240" w:lineRule="atLeast"/>
              <w:rPr>
                <w:snapToGrid w:val="0"/>
                <w:color w:val="000000"/>
              </w:rPr>
            </w:pPr>
            <w:r>
              <w:rPr>
                <w:snapToGrid w:val="0"/>
                <w:color w:val="000000"/>
              </w:rPr>
              <w:t>3 bytes</w:t>
            </w:r>
          </w:p>
        </w:tc>
        <w:tc>
          <w:tcPr>
            <w:tcW w:w="4465" w:type="dxa"/>
          </w:tcPr>
          <w:p w14:paraId="12761DC2" w14:textId="77777777" w:rsidR="00C21BB6" w:rsidRDefault="00C21BB6">
            <w:pPr>
              <w:spacing w:line="240" w:lineRule="atLeast"/>
              <w:rPr>
                <w:snapToGrid w:val="0"/>
                <w:color w:val="000000"/>
              </w:rPr>
            </w:pPr>
            <w:r>
              <w:rPr>
                <w:snapToGrid w:val="0"/>
                <w:color w:val="000000"/>
              </w:rPr>
              <w:t>POS entry mode</w:t>
            </w:r>
          </w:p>
        </w:tc>
        <w:tc>
          <w:tcPr>
            <w:tcW w:w="1080" w:type="dxa"/>
          </w:tcPr>
          <w:p w14:paraId="58604A4E" w14:textId="77777777" w:rsidR="00C21BB6" w:rsidRDefault="00C21BB6" w:rsidP="002B3D6A">
            <w:pPr>
              <w:numPr>
                <w:ilvl w:val="0"/>
                <w:numId w:val="9"/>
              </w:numPr>
              <w:spacing w:line="240" w:lineRule="atLeast"/>
              <w:ind w:left="0"/>
              <w:jc w:val="center"/>
              <w:rPr>
                <w:snapToGrid w:val="0"/>
                <w:color w:val="000000"/>
              </w:rPr>
            </w:pPr>
          </w:p>
        </w:tc>
        <w:tc>
          <w:tcPr>
            <w:tcW w:w="990" w:type="dxa"/>
          </w:tcPr>
          <w:p w14:paraId="010F8056" w14:textId="77777777" w:rsidR="00C21BB6" w:rsidRDefault="00C21BB6" w:rsidP="002B3D6A">
            <w:pPr>
              <w:numPr>
                <w:ilvl w:val="0"/>
                <w:numId w:val="9"/>
              </w:numPr>
              <w:spacing w:line="240" w:lineRule="atLeast"/>
              <w:ind w:left="0"/>
              <w:jc w:val="center"/>
              <w:rPr>
                <w:snapToGrid w:val="0"/>
                <w:color w:val="000000"/>
              </w:rPr>
            </w:pPr>
          </w:p>
        </w:tc>
      </w:tr>
      <w:tr w:rsidR="00C21BB6" w14:paraId="09643908" w14:textId="77777777" w:rsidTr="002B3D6A">
        <w:tc>
          <w:tcPr>
            <w:tcW w:w="900" w:type="dxa"/>
          </w:tcPr>
          <w:p w14:paraId="045DF9CD" w14:textId="77777777" w:rsidR="00C21BB6" w:rsidRDefault="00C21BB6">
            <w:pPr>
              <w:spacing w:line="240" w:lineRule="atLeast"/>
              <w:jc w:val="center"/>
              <w:rPr>
                <w:snapToGrid w:val="0"/>
                <w:color w:val="000000"/>
              </w:rPr>
            </w:pPr>
            <w:r>
              <w:rPr>
                <w:snapToGrid w:val="0"/>
                <w:color w:val="000000"/>
              </w:rPr>
              <w:t>F</w:t>
            </w:r>
          </w:p>
        </w:tc>
        <w:tc>
          <w:tcPr>
            <w:tcW w:w="1367" w:type="dxa"/>
          </w:tcPr>
          <w:p w14:paraId="2444D27D" w14:textId="77777777" w:rsidR="00C21BB6" w:rsidRDefault="00C21BB6">
            <w:pPr>
              <w:spacing w:line="240" w:lineRule="atLeast"/>
              <w:rPr>
                <w:snapToGrid w:val="0"/>
                <w:color w:val="000000"/>
              </w:rPr>
            </w:pPr>
            <w:r>
              <w:rPr>
                <w:snapToGrid w:val="0"/>
                <w:color w:val="000000"/>
              </w:rPr>
              <w:t>PIC X(2)</w:t>
            </w:r>
          </w:p>
        </w:tc>
        <w:tc>
          <w:tcPr>
            <w:tcW w:w="1368" w:type="dxa"/>
          </w:tcPr>
          <w:p w14:paraId="7F4BD4E8" w14:textId="77777777" w:rsidR="00C21BB6" w:rsidRDefault="00C21BB6">
            <w:pPr>
              <w:spacing w:line="240" w:lineRule="atLeast"/>
              <w:rPr>
                <w:snapToGrid w:val="0"/>
                <w:color w:val="000000"/>
              </w:rPr>
            </w:pPr>
            <w:r>
              <w:rPr>
                <w:snapToGrid w:val="0"/>
                <w:color w:val="000000"/>
              </w:rPr>
              <w:t>1-2  bytes</w:t>
            </w:r>
          </w:p>
        </w:tc>
        <w:tc>
          <w:tcPr>
            <w:tcW w:w="4465" w:type="dxa"/>
          </w:tcPr>
          <w:p w14:paraId="1B33BDC5" w14:textId="77777777" w:rsidR="00C21BB6" w:rsidRDefault="00C21BB6">
            <w:pPr>
              <w:spacing w:line="240" w:lineRule="atLeast"/>
              <w:rPr>
                <w:snapToGrid w:val="0"/>
                <w:color w:val="000000"/>
              </w:rPr>
            </w:pPr>
            <w:r>
              <w:rPr>
                <w:snapToGrid w:val="0"/>
                <w:color w:val="000000"/>
              </w:rPr>
              <w:t>Electronic commerce data</w:t>
            </w:r>
          </w:p>
        </w:tc>
        <w:tc>
          <w:tcPr>
            <w:tcW w:w="1080" w:type="dxa"/>
          </w:tcPr>
          <w:p w14:paraId="2B040137" w14:textId="77777777" w:rsidR="00C21BB6" w:rsidRDefault="00C21BB6" w:rsidP="002B3D6A">
            <w:pPr>
              <w:numPr>
                <w:ilvl w:val="0"/>
                <w:numId w:val="10"/>
              </w:numPr>
              <w:spacing w:line="240" w:lineRule="atLeast"/>
              <w:ind w:left="0"/>
              <w:jc w:val="center"/>
              <w:rPr>
                <w:snapToGrid w:val="0"/>
                <w:color w:val="000000"/>
              </w:rPr>
            </w:pPr>
          </w:p>
        </w:tc>
        <w:tc>
          <w:tcPr>
            <w:tcW w:w="990" w:type="dxa"/>
          </w:tcPr>
          <w:p w14:paraId="53AF5BDE" w14:textId="77777777" w:rsidR="00C21BB6" w:rsidRDefault="00C21BB6" w:rsidP="002B3D6A">
            <w:pPr>
              <w:numPr>
                <w:ilvl w:val="0"/>
                <w:numId w:val="19"/>
              </w:numPr>
              <w:spacing w:line="240" w:lineRule="atLeast"/>
              <w:ind w:left="0"/>
              <w:jc w:val="center"/>
              <w:rPr>
                <w:snapToGrid w:val="0"/>
                <w:color w:val="000000"/>
              </w:rPr>
            </w:pPr>
          </w:p>
        </w:tc>
      </w:tr>
      <w:tr w:rsidR="00C21BB6" w14:paraId="741F81D1" w14:textId="77777777" w:rsidTr="002B3D6A">
        <w:tc>
          <w:tcPr>
            <w:tcW w:w="900" w:type="dxa"/>
          </w:tcPr>
          <w:p w14:paraId="64EC922A" w14:textId="77777777" w:rsidR="00C21BB6" w:rsidRDefault="00C21BB6">
            <w:pPr>
              <w:spacing w:line="240" w:lineRule="atLeast"/>
              <w:jc w:val="center"/>
              <w:rPr>
                <w:snapToGrid w:val="0"/>
                <w:color w:val="000000"/>
              </w:rPr>
            </w:pPr>
            <w:r>
              <w:rPr>
                <w:snapToGrid w:val="0"/>
                <w:color w:val="000000"/>
              </w:rPr>
              <w:t>G</w:t>
            </w:r>
          </w:p>
        </w:tc>
        <w:tc>
          <w:tcPr>
            <w:tcW w:w="1367" w:type="dxa"/>
          </w:tcPr>
          <w:p w14:paraId="62B0402E" w14:textId="77777777" w:rsidR="00C21BB6" w:rsidRDefault="00C21BB6">
            <w:pPr>
              <w:spacing w:line="240" w:lineRule="atLeast"/>
              <w:rPr>
                <w:snapToGrid w:val="0"/>
                <w:color w:val="000000"/>
              </w:rPr>
            </w:pPr>
            <w:r>
              <w:rPr>
                <w:snapToGrid w:val="0"/>
                <w:color w:val="000000"/>
              </w:rPr>
              <w:t>PIC X</w:t>
            </w:r>
          </w:p>
        </w:tc>
        <w:tc>
          <w:tcPr>
            <w:tcW w:w="1368" w:type="dxa"/>
          </w:tcPr>
          <w:p w14:paraId="1E9B0645" w14:textId="77777777" w:rsidR="00C21BB6" w:rsidRDefault="00C21BB6">
            <w:pPr>
              <w:spacing w:line="240" w:lineRule="atLeast"/>
              <w:rPr>
                <w:snapToGrid w:val="0"/>
                <w:color w:val="000000"/>
              </w:rPr>
            </w:pPr>
            <w:r>
              <w:rPr>
                <w:snapToGrid w:val="0"/>
                <w:color w:val="000000"/>
              </w:rPr>
              <w:t>1 byte</w:t>
            </w:r>
          </w:p>
        </w:tc>
        <w:tc>
          <w:tcPr>
            <w:tcW w:w="4465" w:type="dxa"/>
          </w:tcPr>
          <w:p w14:paraId="3C4C4B93" w14:textId="77777777" w:rsidR="00C21BB6" w:rsidRDefault="00C21BB6">
            <w:pPr>
              <w:spacing w:line="240" w:lineRule="atLeast"/>
              <w:rPr>
                <w:snapToGrid w:val="0"/>
                <w:color w:val="000000"/>
              </w:rPr>
            </w:pPr>
            <w:r>
              <w:rPr>
                <w:snapToGrid w:val="0"/>
                <w:color w:val="000000"/>
              </w:rPr>
              <w:t>Visa commercial card type indicator</w:t>
            </w:r>
          </w:p>
        </w:tc>
        <w:tc>
          <w:tcPr>
            <w:tcW w:w="1080" w:type="dxa"/>
          </w:tcPr>
          <w:p w14:paraId="55FC1D51" w14:textId="77777777" w:rsidR="00C21BB6" w:rsidRDefault="00C21BB6" w:rsidP="002B3D6A">
            <w:pPr>
              <w:spacing w:line="240" w:lineRule="atLeast"/>
              <w:jc w:val="center"/>
              <w:rPr>
                <w:snapToGrid w:val="0"/>
                <w:color w:val="000000"/>
              </w:rPr>
            </w:pPr>
          </w:p>
        </w:tc>
        <w:tc>
          <w:tcPr>
            <w:tcW w:w="990" w:type="dxa"/>
          </w:tcPr>
          <w:p w14:paraId="43FDA13D" w14:textId="77777777" w:rsidR="00C21BB6" w:rsidRDefault="00C21BB6" w:rsidP="002B3D6A">
            <w:pPr>
              <w:numPr>
                <w:ilvl w:val="0"/>
                <w:numId w:val="11"/>
              </w:numPr>
              <w:spacing w:line="240" w:lineRule="atLeast"/>
              <w:ind w:left="0"/>
              <w:jc w:val="center"/>
              <w:rPr>
                <w:snapToGrid w:val="0"/>
                <w:color w:val="000000"/>
              </w:rPr>
            </w:pPr>
          </w:p>
        </w:tc>
      </w:tr>
      <w:tr w:rsidR="00C21BB6" w14:paraId="1513D6B0" w14:textId="77777777" w:rsidTr="002B3D6A">
        <w:tc>
          <w:tcPr>
            <w:tcW w:w="900" w:type="dxa"/>
          </w:tcPr>
          <w:p w14:paraId="77C414E6" w14:textId="77777777" w:rsidR="00C21BB6" w:rsidRDefault="00C21BB6">
            <w:pPr>
              <w:spacing w:line="240" w:lineRule="atLeast"/>
              <w:jc w:val="center"/>
              <w:rPr>
                <w:snapToGrid w:val="0"/>
                <w:color w:val="000000"/>
              </w:rPr>
            </w:pPr>
            <w:r>
              <w:rPr>
                <w:snapToGrid w:val="0"/>
                <w:color w:val="000000"/>
              </w:rPr>
              <w:t>H</w:t>
            </w:r>
          </w:p>
        </w:tc>
        <w:tc>
          <w:tcPr>
            <w:tcW w:w="1367" w:type="dxa"/>
          </w:tcPr>
          <w:p w14:paraId="3862C400" w14:textId="77777777" w:rsidR="00C21BB6" w:rsidRDefault="00C21BB6">
            <w:pPr>
              <w:spacing w:line="240" w:lineRule="atLeast"/>
              <w:rPr>
                <w:snapToGrid w:val="0"/>
                <w:color w:val="000000"/>
              </w:rPr>
            </w:pPr>
            <w:r>
              <w:rPr>
                <w:snapToGrid w:val="0"/>
                <w:color w:val="000000"/>
              </w:rPr>
              <w:t>PIC X(2)</w:t>
            </w:r>
          </w:p>
        </w:tc>
        <w:tc>
          <w:tcPr>
            <w:tcW w:w="1368" w:type="dxa"/>
          </w:tcPr>
          <w:p w14:paraId="400604FF" w14:textId="77777777" w:rsidR="00C21BB6" w:rsidRDefault="00C21BB6">
            <w:pPr>
              <w:spacing w:line="240" w:lineRule="atLeast"/>
              <w:rPr>
                <w:snapToGrid w:val="0"/>
                <w:color w:val="000000"/>
              </w:rPr>
            </w:pPr>
            <w:r>
              <w:rPr>
                <w:snapToGrid w:val="0"/>
                <w:color w:val="000000"/>
              </w:rPr>
              <w:t>2 bytes</w:t>
            </w:r>
          </w:p>
        </w:tc>
        <w:tc>
          <w:tcPr>
            <w:tcW w:w="4465" w:type="dxa"/>
          </w:tcPr>
          <w:p w14:paraId="41FA920A" w14:textId="77777777" w:rsidR="00C21BB6" w:rsidRDefault="00C21BB6">
            <w:pPr>
              <w:spacing w:line="240" w:lineRule="atLeast"/>
              <w:rPr>
                <w:snapToGrid w:val="0"/>
                <w:color w:val="000000"/>
              </w:rPr>
            </w:pPr>
            <w:r>
              <w:rPr>
                <w:snapToGrid w:val="0"/>
                <w:color w:val="000000"/>
              </w:rPr>
              <w:t>CVD presence indicator and CVD result</w:t>
            </w:r>
          </w:p>
        </w:tc>
        <w:tc>
          <w:tcPr>
            <w:tcW w:w="1080" w:type="dxa"/>
          </w:tcPr>
          <w:p w14:paraId="44C15696" w14:textId="77777777" w:rsidR="00C21BB6" w:rsidRDefault="00C21BB6" w:rsidP="002B3D6A">
            <w:pPr>
              <w:numPr>
                <w:ilvl w:val="0"/>
                <w:numId w:val="12"/>
              </w:numPr>
              <w:spacing w:line="240" w:lineRule="atLeast"/>
              <w:ind w:left="0"/>
              <w:jc w:val="center"/>
              <w:rPr>
                <w:snapToGrid w:val="0"/>
                <w:color w:val="000000"/>
              </w:rPr>
            </w:pPr>
          </w:p>
        </w:tc>
        <w:tc>
          <w:tcPr>
            <w:tcW w:w="990" w:type="dxa"/>
          </w:tcPr>
          <w:p w14:paraId="482380DF" w14:textId="77777777" w:rsidR="00C21BB6" w:rsidRDefault="00C21BB6" w:rsidP="002B3D6A">
            <w:pPr>
              <w:numPr>
                <w:ilvl w:val="0"/>
                <w:numId w:val="13"/>
              </w:numPr>
              <w:spacing w:line="240" w:lineRule="atLeast"/>
              <w:ind w:left="0"/>
              <w:jc w:val="center"/>
              <w:rPr>
                <w:snapToGrid w:val="0"/>
                <w:color w:val="000000"/>
              </w:rPr>
            </w:pPr>
          </w:p>
        </w:tc>
      </w:tr>
      <w:tr w:rsidR="00C21BB6" w14:paraId="4DE15CFD" w14:textId="77777777" w:rsidTr="002B3D6A">
        <w:tc>
          <w:tcPr>
            <w:tcW w:w="900" w:type="dxa"/>
          </w:tcPr>
          <w:p w14:paraId="351FD217" w14:textId="77777777" w:rsidR="00C21BB6" w:rsidRDefault="00C21BB6">
            <w:pPr>
              <w:spacing w:line="240" w:lineRule="atLeast"/>
              <w:jc w:val="center"/>
              <w:rPr>
                <w:snapToGrid w:val="0"/>
                <w:color w:val="000000"/>
              </w:rPr>
            </w:pPr>
            <w:r>
              <w:rPr>
                <w:snapToGrid w:val="0"/>
                <w:color w:val="000000"/>
              </w:rPr>
              <w:t>I</w:t>
            </w:r>
          </w:p>
        </w:tc>
        <w:tc>
          <w:tcPr>
            <w:tcW w:w="1367" w:type="dxa"/>
          </w:tcPr>
          <w:p w14:paraId="20CB8005" w14:textId="77777777" w:rsidR="00C21BB6" w:rsidRDefault="00C21BB6">
            <w:pPr>
              <w:spacing w:line="240" w:lineRule="atLeast"/>
              <w:rPr>
                <w:snapToGrid w:val="0"/>
                <w:color w:val="000000"/>
              </w:rPr>
            </w:pPr>
            <w:r>
              <w:rPr>
                <w:snapToGrid w:val="0"/>
                <w:color w:val="000000"/>
              </w:rPr>
              <w:t>PIC 9(3)</w:t>
            </w:r>
          </w:p>
        </w:tc>
        <w:tc>
          <w:tcPr>
            <w:tcW w:w="1368" w:type="dxa"/>
          </w:tcPr>
          <w:p w14:paraId="39FAF41E" w14:textId="77777777" w:rsidR="00C21BB6" w:rsidRDefault="00C21BB6">
            <w:pPr>
              <w:spacing w:line="240" w:lineRule="atLeast"/>
              <w:rPr>
                <w:snapToGrid w:val="0"/>
                <w:color w:val="000000"/>
              </w:rPr>
            </w:pPr>
            <w:r>
              <w:rPr>
                <w:snapToGrid w:val="0"/>
                <w:color w:val="000000"/>
              </w:rPr>
              <w:t>3 bytes</w:t>
            </w:r>
          </w:p>
        </w:tc>
        <w:tc>
          <w:tcPr>
            <w:tcW w:w="4465" w:type="dxa"/>
          </w:tcPr>
          <w:p w14:paraId="6B73F47E" w14:textId="77777777" w:rsidR="00C21BB6" w:rsidRDefault="00C21BB6">
            <w:pPr>
              <w:spacing w:line="240" w:lineRule="atLeast"/>
              <w:rPr>
                <w:snapToGrid w:val="0"/>
                <w:color w:val="000000"/>
              </w:rPr>
            </w:pPr>
            <w:r>
              <w:rPr>
                <w:snapToGrid w:val="0"/>
                <w:color w:val="000000"/>
              </w:rPr>
              <w:t>Currency  Code Indicator</w:t>
            </w:r>
          </w:p>
        </w:tc>
        <w:tc>
          <w:tcPr>
            <w:tcW w:w="1080" w:type="dxa"/>
          </w:tcPr>
          <w:p w14:paraId="5A777E8E" w14:textId="77777777" w:rsidR="00C21BB6" w:rsidRDefault="00C21BB6" w:rsidP="002B3D6A">
            <w:pPr>
              <w:numPr>
                <w:ilvl w:val="0"/>
                <w:numId w:val="12"/>
              </w:numPr>
              <w:spacing w:line="240" w:lineRule="atLeast"/>
              <w:ind w:left="0"/>
              <w:jc w:val="center"/>
              <w:rPr>
                <w:snapToGrid w:val="0"/>
                <w:color w:val="000000"/>
              </w:rPr>
            </w:pPr>
          </w:p>
        </w:tc>
        <w:tc>
          <w:tcPr>
            <w:tcW w:w="990" w:type="dxa"/>
          </w:tcPr>
          <w:p w14:paraId="353F064C" w14:textId="77777777" w:rsidR="00C21BB6" w:rsidRDefault="00C21BB6" w:rsidP="002B3D6A">
            <w:pPr>
              <w:numPr>
                <w:ilvl w:val="0"/>
                <w:numId w:val="12"/>
              </w:numPr>
              <w:spacing w:line="240" w:lineRule="atLeast"/>
              <w:ind w:left="0"/>
              <w:jc w:val="center"/>
              <w:rPr>
                <w:snapToGrid w:val="0"/>
                <w:color w:val="000000"/>
              </w:rPr>
            </w:pPr>
          </w:p>
        </w:tc>
      </w:tr>
      <w:tr w:rsidR="00C21BB6" w14:paraId="0C02C12D" w14:textId="77777777" w:rsidTr="002B3D6A">
        <w:tc>
          <w:tcPr>
            <w:tcW w:w="900" w:type="dxa"/>
          </w:tcPr>
          <w:p w14:paraId="59B92568" w14:textId="77777777" w:rsidR="00C21BB6" w:rsidRDefault="00C21BB6">
            <w:pPr>
              <w:spacing w:line="240" w:lineRule="atLeast"/>
              <w:jc w:val="center"/>
              <w:rPr>
                <w:snapToGrid w:val="0"/>
                <w:color w:val="000000"/>
              </w:rPr>
            </w:pPr>
            <w:r>
              <w:rPr>
                <w:snapToGrid w:val="0"/>
                <w:color w:val="000000"/>
              </w:rPr>
              <w:t>J</w:t>
            </w:r>
          </w:p>
        </w:tc>
        <w:tc>
          <w:tcPr>
            <w:tcW w:w="1367" w:type="dxa"/>
          </w:tcPr>
          <w:p w14:paraId="2EDCFC45" w14:textId="77777777" w:rsidR="00C21BB6" w:rsidRDefault="00C21BB6">
            <w:pPr>
              <w:spacing w:line="240" w:lineRule="atLeast"/>
              <w:rPr>
                <w:snapToGrid w:val="0"/>
                <w:color w:val="000000"/>
              </w:rPr>
            </w:pPr>
            <w:r>
              <w:rPr>
                <w:snapToGrid w:val="0"/>
                <w:color w:val="000000"/>
              </w:rPr>
              <w:t>PIC X(32)</w:t>
            </w:r>
          </w:p>
        </w:tc>
        <w:tc>
          <w:tcPr>
            <w:tcW w:w="1368" w:type="dxa"/>
          </w:tcPr>
          <w:p w14:paraId="6EC6B5B6" w14:textId="77777777" w:rsidR="00C21BB6" w:rsidRDefault="00C21BB6">
            <w:pPr>
              <w:spacing w:line="240" w:lineRule="atLeast"/>
              <w:rPr>
                <w:snapToGrid w:val="0"/>
                <w:color w:val="000000"/>
              </w:rPr>
            </w:pPr>
            <w:r>
              <w:rPr>
                <w:snapToGrid w:val="0"/>
                <w:color w:val="000000"/>
              </w:rPr>
              <w:t>32 bytes</w:t>
            </w:r>
          </w:p>
        </w:tc>
        <w:tc>
          <w:tcPr>
            <w:tcW w:w="4465" w:type="dxa"/>
          </w:tcPr>
          <w:p w14:paraId="5835EE5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Cardholder Certificate serial</w:t>
            </w:r>
          </w:p>
          <w:p w14:paraId="280671AE" w14:textId="77777777" w:rsidR="00C21BB6" w:rsidRDefault="00C21BB6">
            <w:pPr>
              <w:spacing w:line="240" w:lineRule="atLeast"/>
              <w:rPr>
                <w:snapToGrid w:val="0"/>
                <w:color w:val="000000"/>
              </w:rPr>
            </w:pPr>
            <w:r>
              <w:rPr>
                <w:snapToGrid w:val="0"/>
                <w:color w:val="000000"/>
              </w:rPr>
              <w:t>number</w:t>
            </w:r>
          </w:p>
        </w:tc>
        <w:tc>
          <w:tcPr>
            <w:tcW w:w="1080" w:type="dxa"/>
          </w:tcPr>
          <w:p w14:paraId="1A43D869" w14:textId="77777777" w:rsidR="00C21BB6" w:rsidRDefault="00C21BB6" w:rsidP="002B3D6A">
            <w:pPr>
              <w:numPr>
                <w:ilvl w:val="0"/>
                <w:numId w:val="14"/>
              </w:numPr>
              <w:spacing w:line="240" w:lineRule="atLeast"/>
              <w:ind w:left="0"/>
              <w:jc w:val="center"/>
              <w:rPr>
                <w:snapToGrid w:val="0"/>
                <w:color w:val="000000"/>
              </w:rPr>
            </w:pPr>
          </w:p>
        </w:tc>
        <w:tc>
          <w:tcPr>
            <w:tcW w:w="990" w:type="dxa"/>
          </w:tcPr>
          <w:p w14:paraId="37D1F076" w14:textId="77777777" w:rsidR="00C21BB6" w:rsidRDefault="00C21BB6" w:rsidP="002B3D6A">
            <w:pPr>
              <w:spacing w:line="240" w:lineRule="atLeast"/>
              <w:jc w:val="center"/>
              <w:rPr>
                <w:snapToGrid w:val="0"/>
                <w:color w:val="000000"/>
              </w:rPr>
            </w:pPr>
          </w:p>
        </w:tc>
      </w:tr>
      <w:tr w:rsidR="00C21BB6" w14:paraId="2A8DD527" w14:textId="77777777" w:rsidTr="002B3D6A">
        <w:tc>
          <w:tcPr>
            <w:tcW w:w="900" w:type="dxa"/>
          </w:tcPr>
          <w:p w14:paraId="60B99ACF" w14:textId="77777777" w:rsidR="00C21BB6" w:rsidRDefault="00C21BB6">
            <w:pPr>
              <w:spacing w:line="240" w:lineRule="atLeast"/>
              <w:jc w:val="center"/>
              <w:rPr>
                <w:snapToGrid w:val="0"/>
                <w:color w:val="000000"/>
              </w:rPr>
            </w:pPr>
            <w:r>
              <w:rPr>
                <w:snapToGrid w:val="0"/>
                <w:color w:val="000000"/>
              </w:rPr>
              <w:t>K</w:t>
            </w:r>
          </w:p>
        </w:tc>
        <w:tc>
          <w:tcPr>
            <w:tcW w:w="1367" w:type="dxa"/>
          </w:tcPr>
          <w:p w14:paraId="4B74F1A2" w14:textId="77777777" w:rsidR="00C21BB6" w:rsidRDefault="00C21BB6">
            <w:pPr>
              <w:spacing w:line="240" w:lineRule="atLeast"/>
              <w:rPr>
                <w:snapToGrid w:val="0"/>
                <w:color w:val="000000"/>
              </w:rPr>
            </w:pPr>
            <w:r>
              <w:rPr>
                <w:snapToGrid w:val="0"/>
                <w:color w:val="000000"/>
              </w:rPr>
              <w:t>PIC X(32)</w:t>
            </w:r>
          </w:p>
        </w:tc>
        <w:tc>
          <w:tcPr>
            <w:tcW w:w="1368" w:type="dxa"/>
          </w:tcPr>
          <w:p w14:paraId="6066A60C" w14:textId="77777777" w:rsidR="00C21BB6" w:rsidRDefault="00C21BB6">
            <w:pPr>
              <w:spacing w:line="240" w:lineRule="atLeast"/>
              <w:rPr>
                <w:snapToGrid w:val="0"/>
                <w:color w:val="000000"/>
              </w:rPr>
            </w:pPr>
            <w:r>
              <w:rPr>
                <w:snapToGrid w:val="0"/>
                <w:color w:val="000000"/>
              </w:rPr>
              <w:t>32 bytes</w:t>
            </w:r>
          </w:p>
        </w:tc>
        <w:tc>
          <w:tcPr>
            <w:tcW w:w="4465" w:type="dxa"/>
          </w:tcPr>
          <w:p w14:paraId="5CFCFE2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Merchant certificate serial</w:t>
            </w:r>
          </w:p>
          <w:p w14:paraId="70AF68FF" w14:textId="77777777" w:rsidR="00C21BB6" w:rsidRDefault="00C21BB6">
            <w:pPr>
              <w:spacing w:line="240" w:lineRule="atLeast"/>
              <w:rPr>
                <w:snapToGrid w:val="0"/>
                <w:color w:val="000000"/>
              </w:rPr>
            </w:pPr>
            <w:r>
              <w:rPr>
                <w:snapToGrid w:val="0"/>
                <w:color w:val="000000"/>
              </w:rPr>
              <w:t>number</w:t>
            </w:r>
          </w:p>
        </w:tc>
        <w:tc>
          <w:tcPr>
            <w:tcW w:w="1080" w:type="dxa"/>
          </w:tcPr>
          <w:p w14:paraId="145BF361" w14:textId="77777777" w:rsidR="00C21BB6" w:rsidRDefault="00C21BB6" w:rsidP="002B3D6A">
            <w:pPr>
              <w:numPr>
                <w:ilvl w:val="0"/>
                <w:numId w:val="15"/>
              </w:numPr>
              <w:spacing w:line="240" w:lineRule="atLeast"/>
              <w:ind w:left="0"/>
              <w:jc w:val="center"/>
              <w:rPr>
                <w:snapToGrid w:val="0"/>
                <w:color w:val="000000"/>
              </w:rPr>
            </w:pPr>
          </w:p>
        </w:tc>
        <w:tc>
          <w:tcPr>
            <w:tcW w:w="990" w:type="dxa"/>
          </w:tcPr>
          <w:p w14:paraId="269483B7" w14:textId="77777777" w:rsidR="00C21BB6" w:rsidRDefault="00C21BB6" w:rsidP="002B3D6A">
            <w:pPr>
              <w:spacing w:line="240" w:lineRule="atLeast"/>
              <w:jc w:val="center"/>
              <w:rPr>
                <w:snapToGrid w:val="0"/>
                <w:color w:val="000000"/>
              </w:rPr>
            </w:pPr>
          </w:p>
        </w:tc>
      </w:tr>
      <w:tr w:rsidR="00C21BB6" w14:paraId="74330283" w14:textId="77777777" w:rsidTr="002B3D6A">
        <w:tc>
          <w:tcPr>
            <w:tcW w:w="900" w:type="dxa"/>
          </w:tcPr>
          <w:p w14:paraId="1E37128F" w14:textId="77777777" w:rsidR="00C21BB6" w:rsidRDefault="00C21BB6">
            <w:pPr>
              <w:spacing w:line="240" w:lineRule="atLeast"/>
              <w:jc w:val="center"/>
              <w:rPr>
                <w:snapToGrid w:val="0"/>
                <w:color w:val="000000"/>
              </w:rPr>
            </w:pPr>
            <w:r>
              <w:rPr>
                <w:snapToGrid w:val="0"/>
                <w:color w:val="000000"/>
              </w:rPr>
              <w:t>L</w:t>
            </w:r>
          </w:p>
        </w:tc>
        <w:tc>
          <w:tcPr>
            <w:tcW w:w="1367" w:type="dxa"/>
          </w:tcPr>
          <w:p w14:paraId="41CFC62D" w14:textId="77777777" w:rsidR="00C21BB6" w:rsidRDefault="00C21BB6">
            <w:pPr>
              <w:spacing w:line="240" w:lineRule="atLeast"/>
              <w:rPr>
                <w:snapToGrid w:val="0"/>
                <w:color w:val="000000"/>
              </w:rPr>
            </w:pPr>
            <w:r>
              <w:rPr>
                <w:snapToGrid w:val="0"/>
                <w:color w:val="000000"/>
              </w:rPr>
              <w:t>PIC X(80)</w:t>
            </w:r>
          </w:p>
        </w:tc>
        <w:tc>
          <w:tcPr>
            <w:tcW w:w="1368" w:type="dxa"/>
          </w:tcPr>
          <w:p w14:paraId="5AF27819" w14:textId="77777777" w:rsidR="00C21BB6" w:rsidRDefault="00C21BB6">
            <w:pPr>
              <w:spacing w:line="240" w:lineRule="atLeast"/>
              <w:rPr>
                <w:snapToGrid w:val="0"/>
                <w:color w:val="000000"/>
              </w:rPr>
            </w:pPr>
            <w:r>
              <w:rPr>
                <w:snapToGrid w:val="0"/>
                <w:color w:val="000000"/>
              </w:rPr>
              <w:t>80 bytes</w:t>
            </w:r>
          </w:p>
        </w:tc>
        <w:tc>
          <w:tcPr>
            <w:tcW w:w="4465" w:type="dxa"/>
          </w:tcPr>
          <w:p w14:paraId="22F6496D" w14:textId="77777777" w:rsidR="00C21BB6" w:rsidRDefault="00C21BB6">
            <w:pPr>
              <w:spacing w:line="240" w:lineRule="atLeast"/>
              <w:rPr>
                <w:snapToGrid w:val="0"/>
                <w:color w:val="000000"/>
              </w:rPr>
            </w:pPr>
            <w:r>
              <w:rPr>
                <w:snapToGrid w:val="0"/>
                <w:color w:val="000000"/>
              </w:rPr>
              <w:t>XID/Trans Stain 3</w:t>
            </w:r>
          </w:p>
        </w:tc>
        <w:tc>
          <w:tcPr>
            <w:tcW w:w="1080" w:type="dxa"/>
          </w:tcPr>
          <w:p w14:paraId="5D6B951D" w14:textId="77777777" w:rsidR="00C21BB6" w:rsidRDefault="00C21BB6" w:rsidP="002B3D6A">
            <w:pPr>
              <w:numPr>
                <w:ilvl w:val="0"/>
                <w:numId w:val="16"/>
              </w:numPr>
              <w:spacing w:line="240" w:lineRule="atLeast"/>
              <w:ind w:left="0"/>
              <w:jc w:val="center"/>
              <w:rPr>
                <w:snapToGrid w:val="0"/>
                <w:color w:val="000000"/>
              </w:rPr>
            </w:pPr>
          </w:p>
        </w:tc>
        <w:tc>
          <w:tcPr>
            <w:tcW w:w="990" w:type="dxa"/>
          </w:tcPr>
          <w:p w14:paraId="0344746C" w14:textId="77777777" w:rsidR="00C21BB6" w:rsidRDefault="00C21BB6" w:rsidP="002B3D6A">
            <w:pPr>
              <w:numPr>
                <w:ilvl w:val="0"/>
                <w:numId w:val="16"/>
              </w:numPr>
              <w:spacing w:line="240" w:lineRule="atLeast"/>
              <w:ind w:left="0"/>
              <w:jc w:val="center"/>
              <w:rPr>
                <w:snapToGrid w:val="0"/>
                <w:color w:val="000000"/>
              </w:rPr>
            </w:pPr>
          </w:p>
        </w:tc>
      </w:tr>
      <w:tr w:rsidR="00C21BB6" w14:paraId="51CC9B4A" w14:textId="77777777" w:rsidTr="002B3D6A">
        <w:trPr>
          <w:cantSplit/>
        </w:trPr>
        <w:tc>
          <w:tcPr>
            <w:tcW w:w="900" w:type="dxa"/>
          </w:tcPr>
          <w:p w14:paraId="63F44D08" w14:textId="77777777" w:rsidR="00C21BB6" w:rsidRDefault="00C21BB6">
            <w:pPr>
              <w:spacing w:line="240" w:lineRule="atLeast"/>
              <w:jc w:val="center"/>
              <w:rPr>
                <w:snapToGrid w:val="0"/>
                <w:color w:val="000000"/>
              </w:rPr>
            </w:pPr>
            <w:r>
              <w:rPr>
                <w:snapToGrid w:val="0"/>
                <w:color w:val="000000"/>
              </w:rPr>
              <w:t>O</w:t>
            </w:r>
          </w:p>
        </w:tc>
        <w:tc>
          <w:tcPr>
            <w:tcW w:w="1367" w:type="dxa"/>
          </w:tcPr>
          <w:p w14:paraId="2E3C1CF9" w14:textId="77777777" w:rsidR="00C21BB6" w:rsidRDefault="00C21BB6">
            <w:pPr>
              <w:spacing w:line="240" w:lineRule="atLeast"/>
              <w:rPr>
                <w:snapToGrid w:val="0"/>
                <w:color w:val="000000"/>
              </w:rPr>
            </w:pPr>
            <w:r>
              <w:rPr>
                <w:snapToGrid w:val="0"/>
                <w:color w:val="000000"/>
              </w:rPr>
              <w:t>PIC X(136)</w:t>
            </w:r>
          </w:p>
        </w:tc>
        <w:tc>
          <w:tcPr>
            <w:tcW w:w="1368" w:type="dxa"/>
          </w:tcPr>
          <w:p w14:paraId="533059F7" w14:textId="77777777" w:rsidR="00C21BB6" w:rsidRDefault="00C21BB6">
            <w:pPr>
              <w:spacing w:line="240" w:lineRule="atLeast"/>
              <w:rPr>
                <w:snapToGrid w:val="0"/>
                <w:color w:val="000000"/>
              </w:rPr>
            </w:pPr>
            <w:r>
              <w:rPr>
                <w:snapToGrid w:val="0"/>
                <w:color w:val="000000"/>
              </w:rPr>
              <w:t>136 bytes variable length</w:t>
            </w:r>
          </w:p>
        </w:tc>
        <w:tc>
          <w:tcPr>
            <w:tcW w:w="4465" w:type="dxa"/>
          </w:tcPr>
          <w:p w14:paraId="00F84CF3" w14:textId="77777777" w:rsidR="00C21BB6" w:rsidRDefault="00C21BB6">
            <w:pPr>
              <w:spacing w:line="240" w:lineRule="atLeast"/>
              <w:rPr>
                <w:snapToGrid w:val="0"/>
                <w:color w:val="000000"/>
              </w:rPr>
            </w:pPr>
            <w:r>
              <w:rPr>
                <w:snapToGrid w:val="0"/>
                <w:color w:val="000000"/>
              </w:rPr>
              <w:t>EMV request data</w:t>
            </w:r>
          </w:p>
        </w:tc>
        <w:tc>
          <w:tcPr>
            <w:tcW w:w="1080" w:type="dxa"/>
          </w:tcPr>
          <w:p w14:paraId="50ACAF30" w14:textId="77777777" w:rsidR="00C21BB6" w:rsidRDefault="00C21BB6" w:rsidP="002B3D6A">
            <w:pPr>
              <w:numPr>
                <w:ilvl w:val="0"/>
                <w:numId w:val="4"/>
              </w:numPr>
              <w:spacing w:line="240" w:lineRule="atLeast"/>
              <w:ind w:left="0"/>
              <w:jc w:val="center"/>
              <w:rPr>
                <w:snapToGrid w:val="0"/>
                <w:color w:val="000000"/>
              </w:rPr>
            </w:pPr>
          </w:p>
        </w:tc>
        <w:tc>
          <w:tcPr>
            <w:tcW w:w="990" w:type="dxa"/>
          </w:tcPr>
          <w:p w14:paraId="0BC9A506" w14:textId="77777777" w:rsidR="00C21BB6" w:rsidRDefault="00C21BB6" w:rsidP="002B3D6A">
            <w:pPr>
              <w:jc w:val="center"/>
              <w:rPr>
                <w:snapToGrid w:val="0"/>
                <w:color w:val="000000"/>
              </w:rPr>
            </w:pPr>
          </w:p>
        </w:tc>
      </w:tr>
      <w:tr w:rsidR="00C21BB6" w14:paraId="08B1FA9A" w14:textId="77777777" w:rsidTr="002B3D6A">
        <w:trPr>
          <w:cantSplit/>
        </w:trPr>
        <w:tc>
          <w:tcPr>
            <w:tcW w:w="900" w:type="dxa"/>
          </w:tcPr>
          <w:p w14:paraId="316E43FE" w14:textId="77777777" w:rsidR="00C21BB6" w:rsidRDefault="00C21BB6">
            <w:pPr>
              <w:spacing w:line="240" w:lineRule="atLeast"/>
              <w:jc w:val="center"/>
              <w:rPr>
                <w:snapToGrid w:val="0"/>
                <w:color w:val="000000"/>
              </w:rPr>
            </w:pPr>
            <w:r>
              <w:rPr>
                <w:snapToGrid w:val="0"/>
                <w:color w:val="000000"/>
              </w:rPr>
              <w:t>P</w:t>
            </w:r>
          </w:p>
        </w:tc>
        <w:tc>
          <w:tcPr>
            <w:tcW w:w="1367" w:type="dxa"/>
          </w:tcPr>
          <w:p w14:paraId="6E334681" w14:textId="77777777" w:rsidR="00C21BB6" w:rsidRDefault="00C21BB6">
            <w:pPr>
              <w:spacing w:line="240" w:lineRule="atLeast"/>
              <w:rPr>
                <w:snapToGrid w:val="0"/>
                <w:color w:val="000000"/>
              </w:rPr>
            </w:pPr>
            <w:r>
              <w:rPr>
                <w:snapToGrid w:val="0"/>
                <w:color w:val="000000"/>
              </w:rPr>
              <w:t>PIC X(64)</w:t>
            </w:r>
          </w:p>
        </w:tc>
        <w:tc>
          <w:tcPr>
            <w:tcW w:w="1368" w:type="dxa"/>
          </w:tcPr>
          <w:p w14:paraId="4024BDE5" w14:textId="77777777" w:rsidR="00C21BB6" w:rsidRDefault="00C21BB6">
            <w:pPr>
              <w:spacing w:line="240" w:lineRule="atLeast"/>
              <w:rPr>
                <w:snapToGrid w:val="0"/>
                <w:color w:val="000000"/>
              </w:rPr>
            </w:pPr>
            <w:r>
              <w:rPr>
                <w:snapToGrid w:val="0"/>
                <w:color w:val="000000"/>
              </w:rPr>
              <w:t>64 bytes variable length</w:t>
            </w:r>
          </w:p>
        </w:tc>
        <w:tc>
          <w:tcPr>
            <w:tcW w:w="4465" w:type="dxa"/>
          </w:tcPr>
          <w:p w14:paraId="5C95DDEB" w14:textId="77777777" w:rsidR="00C21BB6" w:rsidRDefault="00C21BB6">
            <w:pPr>
              <w:spacing w:line="240" w:lineRule="atLeast"/>
              <w:rPr>
                <w:snapToGrid w:val="0"/>
                <w:color w:val="000000"/>
              </w:rPr>
            </w:pPr>
            <w:r>
              <w:rPr>
                <w:snapToGrid w:val="0"/>
                <w:color w:val="000000"/>
              </w:rPr>
              <w:t>EMV additional request data</w:t>
            </w:r>
          </w:p>
        </w:tc>
        <w:tc>
          <w:tcPr>
            <w:tcW w:w="1080" w:type="dxa"/>
          </w:tcPr>
          <w:p w14:paraId="7C6F7781" w14:textId="77777777" w:rsidR="00C21BB6" w:rsidRDefault="00C21BB6" w:rsidP="002B3D6A">
            <w:pPr>
              <w:numPr>
                <w:ilvl w:val="0"/>
                <w:numId w:val="4"/>
              </w:numPr>
              <w:spacing w:line="240" w:lineRule="atLeast"/>
              <w:ind w:left="0"/>
              <w:jc w:val="center"/>
              <w:rPr>
                <w:snapToGrid w:val="0"/>
                <w:color w:val="000000"/>
              </w:rPr>
            </w:pPr>
          </w:p>
        </w:tc>
        <w:tc>
          <w:tcPr>
            <w:tcW w:w="990" w:type="dxa"/>
          </w:tcPr>
          <w:p w14:paraId="5B4888B9" w14:textId="77777777" w:rsidR="00C21BB6" w:rsidRDefault="00C21BB6" w:rsidP="002B3D6A">
            <w:pPr>
              <w:jc w:val="center"/>
              <w:rPr>
                <w:snapToGrid w:val="0"/>
                <w:color w:val="000000"/>
              </w:rPr>
            </w:pPr>
          </w:p>
        </w:tc>
      </w:tr>
      <w:tr w:rsidR="00C21BB6" w14:paraId="1AEAD5BF" w14:textId="77777777" w:rsidTr="002B3D6A">
        <w:trPr>
          <w:cantSplit/>
        </w:trPr>
        <w:tc>
          <w:tcPr>
            <w:tcW w:w="900" w:type="dxa"/>
          </w:tcPr>
          <w:p w14:paraId="2EE78DCF" w14:textId="77777777" w:rsidR="00C21BB6" w:rsidRDefault="00C21BB6">
            <w:pPr>
              <w:spacing w:line="240" w:lineRule="atLeast"/>
              <w:jc w:val="center"/>
              <w:rPr>
                <w:snapToGrid w:val="0"/>
                <w:color w:val="000000"/>
              </w:rPr>
            </w:pPr>
            <w:r>
              <w:rPr>
                <w:snapToGrid w:val="0"/>
                <w:color w:val="000000"/>
              </w:rPr>
              <w:t>Q</w:t>
            </w:r>
          </w:p>
        </w:tc>
        <w:tc>
          <w:tcPr>
            <w:tcW w:w="1367" w:type="dxa"/>
          </w:tcPr>
          <w:p w14:paraId="043809F5" w14:textId="77777777" w:rsidR="00C21BB6" w:rsidRDefault="00C21BB6">
            <w:pPr>
              <w:spacing w:line="240" w:lineRule="atLeast"/>
              <w:rPr>
                <w:snapToGrid w:val="0"/>
                <w:color w:val="000000"/>
              </w:rPr>
            </w:pPr>
            <w:r>
              <w:rPr>
                <w:snapToGrid w:val="0"/>
                <w:color w:val="000000"/>
              </w:rPr>
              <w:t>PIC X(64)</w:t>
            </w:r>
          </w:p>
        </w:tc>
        <w:tc>
          <w:tcPr>
            <w:tcW w:w="1368" w:type="dxa"/>
          </w:tcPr>
          <w:p w14:paraId="74E2A19D" w14:textId="77777777" w:rsidR="00C21BB6" w:rsidRDefault="00C21BB6">
            <w:pPr>
              <w:spacing w:line="240" w:lineRule="atLeast"/>
              <w:rPr>
                <w:snapToGrid w:val="0"/>
                <w:color w:val="000000"/>
              </w:rPr>
            </w:pPr>
            <w:r>
              <w:rPr>
                <w:snapToGrid w:val="0"/>
                <w:color w:val="000000"/>
              </w:rPr>
              <w:t>64 bytes variable length</w:t>
            </w:r>
          </w:p>
        </w:tc>
        <w:tc>
          <w:tcPr>
            <w:tcW w:w="4465" w:type="dxa"/>
          </w:tcPr>
          <w:p w14:paraId="355F0B48" w14:textId="77777777" w:rsidR="00C21BB6" w:rsidRDefault="00C21BB6">
            <w:pPr>
              <w:spacing w:line="240" w:lineRule="atLeast"/>
              <w:rPr>
                <w:snapToGrid w:val="0"/>
                <w:color w:val="000000"/>
              </w:rPr>
            </w:pPr>
            <w:r>
              <w:rPr>
                <w:snapToGrid w:val="0"/>
                <w:color w:val="000000"/>
              </w:rPr>
              <w:t>EMV response data</w:t>
            </w:r>
          </w:p>
        </w:tc>
        <w:tc>
          <w:tcPr>
            <w:tcW w:w="1080" w:type="dxa"/>
          </w:tcPr>
          <w:p w14:paraId="1A409DC1" w14:textId="77777777" w:rsidR="00C21BB6" w:rsidRDefault="00C21BB6" w:rsidP="002B3D6A">
            <w:pPr>
              <w:numPr>
                <w:ilvl w:val="0"/>
                <w:numId w:val="4"/>
              </w:numPr>
              <w:spacing w:line="240" w:lineRule="atLeast"/>
              <w:ind w:left="0"/>
              <w:jc w:val="center"/>
              <w:rPr>
                <w:snapToGrid w:val="0"/>
                <w:color w:val="000000"/>
              </w:rPr>
            </w:pPr>
          </w:p>
        </w:tc>
        <w:tc>
          <w:tcPr>
            <w:tcW w:w="990" w:type="dxa"/>
          </w:tcPr>
          <w:p w14:paraId="3BF0AB5D" w14:textId="77777777" w:rsidR="00C21BB6" w:rsidRDefault="00C21BB6" w:rsidP="002B3D6A">
            <w:pPr>
              <w:numPr>
                <w:ilvl w:val="0"/>
                <w:numId w:val="4"/>
              </w:numPr>
              <w:spacing w:line="240" w:lineRule="atLeast"/>
              <w:ind w:left="0"/>
              <w:jc w:val="center"/>
              <w:rPr>
                <w:snapToGrid w:val="0"/>
                <w:color w:val="000000"/>
              </w:rPr>
            </w:pPr>
          </w:p>
        </w:tc>
      </w:tr>
      <w:tr w:rsidR="00C21BB6" w14:paraId="199629A7" w14:textId="77777777" w:rsidTr="002B3D6A">
        <w:trPr>
          <w:cantSplit/>
        </w:trPr>
        <w:tc>
          <w:tcPr>
            <w:tcW w:w="900" w:type="dxa"/>
          </w:tcPr>
          <w:p w14:paraId="3E16B463" w14:textId="77777777" w:rsidR="00C21BB6" w:rsidRDefault="00C21BB6">
            <w:pPr>
              <w:spacing w:line="240" w:lineRule="atLeast"/>
              <w:jc w:val="center"/>
              <w:rPr>
                <w:snapToGrid w:val="0"/>
                <w:color w:val="000000"/>
              </w:rPr>
            </w:pPr>
            <w:r>
              <w:rPr>
                <w:snapToGrid w:val="0"/>
                <w:color w:val="000000"/>
              </w:rPr>
              <w:t>R</w:t>
            </w:r>
          </w:p>
        </w:tc>
        <w:tc>
          <w:tcPr>
            <w:tcW w:w="1367" w:type="dxa"/>
          </w:tcPr>
          <w:p w14:paraId="0813160E" w14:textId="77777777" w:rsidR="00C21BB6" w:rsidRDefault="00C21BB6">
            <w:pPr>
              <w:spacing w:line="240" w:lineRule="atLeast"/>
              <w:rPr>
                <w:snapToGrid w:val="0"/>
                <w:color w:val="000000"/>
              </w:rPr>
            </w:pPr>
            <w:r>
              <w:rPr>
                <w:snapToGrid w:val="0"/>
                <w:color w:val="000000"/>
              </w:rPr>
              <w:t>PIC X(258)</w:t>
            </w:r>
          </w:p>
        </w:tc>
        <w:tc>
          <w:tcPr>
            <w:tcW w:w="1368" w:type="dxa"/>
          </w:tcPr>
          <w:p w14:paraId="5F41D3A0" w14:textId="77777777" w:rsidR="00C21BB6" w:rsidRDefault="00C21BB6">
            <w:pPr>
              <w:spacing w:line="240" w:lineRule="atLeast"/>
              <w:rPr>
                <w:snapToGrid w:val="0"/>
                <w:color w:val="000000"/>
              </w:rPr>
            </w:pPr>
            <w:r>
              <w:rPr>
                <w:snapToGrid w:val="0"/>
                <w:color w:val="000000"/>
              </w:rPr>
              <w:t>258 bytes variable length</w:t>
            </w:r>
          </w:p>
        </w:tc>
        <w:tc>
          <w:tcPr>
            <w:tcW w:w="4465" w:type="dxa"/>
          </w:tcPr>
          <w:p w14:paraId="7B609855" w14:textId="77777777" w:rsidR="00C21BB6" w:rsidRDefault="00C21BB6">
            <w:pPr>
              <w:spacing w:line="240" w:lineRule="atLeast"/>
              <w:rPr>
                <w:snapToGrid w:val="0"/>
                <w:color w:val="000000"/>
              </w:rPr>
            </w:pPr>
            <w:r>
              <w:rPr>
                <w:snapToGrid w:val="0"/>
                <w:color w:val="000000"/>
              </w:rPr>
              <w:t>EMV additional response data</w:t>
            </w:r>
          </w:p>
        </w:tc>
        <w:tc>
          <w:tcPr>
            <w:tcW w:w="1080" w:type="dxa"/>
          </w:tcPr>
          <w:p w14:paraId="43C0F4B5" w14:textId="77777777" w:rsidR="00C21BB6" w:rsidRDefault="00C21BB6" w:rsidP="002B3D6A">
            <w:pPr>
              <w:spacing w:line="240" w:lineRule="atLeast"/>
              <w:jc w:val="center"/>
              <w:rPr>
                <w:snapToGrid w:val="0"/>
                <w:color w:val="000000"/>
              </w:rPr>
            </w:pPr>
          </w:p>
        </w:tc>
        <w:tc>
          <w:tcPr>
            <w:tcW w:w="990" w:type="dxa"/>
          </w:tcPr>
          <w:p w14:paraId="5C789919" w14:textId="77777777" w:rsidR="00C21BB6" w:rsidRDefault="00C21BB6" w:rsidP="002B3D6A">
            <w:pPr>
              <w:numPr>
                <w:ilvl w:val="0"/>
                <w:numId w:val="4"/>
              </w:numPr>
              <w:spacing w:line="240" w:lineRule="atLeast"/>
              <w:ind w:left="0"/>
              <w:jc w:val="center"/>
              <w:rPr>
                <w:snapToGrid w:val="0"/>
                <w:color w:val="000000"/>
              </w:rPr>
            </w:pPr>
          </w:p>
        </w:tc>
      </w:tr>
      <w:tr w:rsidR="009F60D4" w14:paraId="56F04526" w14:textId="77777777" w:rsidTr="002B3D6A">
        <w:trPr>
          <w:cantSplit/>
        </w:trPr>
        <w:tc>
          <w:tcPr>
            <w:tcW w:w="900" w:type="dxa"/>
          </w:tcPr>
          <w:p w14:paraId="30C8AFC7" w14:textId="77777777" w:rsidR="009F60D4" w:rsidRDefault="009F60D4">
            <w:pPr>
              <w:spacing w:line="240" w:lineRule="atLeast"/>
              <w:jc w:val="center"/>
              <w:rPr>
                <w:snapToGrid w:val="0"/>
                <w:color w:val="000000"/>
              </w:rPr>
            </w:pPr>
            <w:r>
              <w:rPr>
                <w:snapToGrid w:val="0"/>
                <w:color w:val="000000"/>
              </w:rPr>
              <w:t>V</w:t>
            </w:r>
          </w:p>
        </w:tc>
        <w:tc>
          <w:tcPr>
            <w:tcW w:w="1367" w:type="dxa"/>
          </w:tcPr>
          <w:p w14:paraId="1E0C4368" w14:textId="77777777" w:rsidR="009F60D4" w:rsidRDefault="009F60D4">
            <w:pPr>
              <w:spacing w:line="240" w:lineRule="atLeast"/>
              <w:rPr>
                <w:snapToGrid w:val="0"/>
                <w:color w:val="000000"/>
              </w:rPr>
            </w:pPr>
            <w:r>
              <w:rPr>
                <w:snapToGrid w:val="0"/>
                <w:color w:val="000000"/>
              </w:rPr>
              <w:t>PIC X</w:t>
            </w:r>
          </w:p>
        </w:tc>
        <w:tc>
          <w:tcPr>
            <w:tcW w:w="1368" w:type="dxa"/>
          </w:tcPr>
          <w:p w14:paraId="5782A5A7" w14:textId="77777777" w:rsidR="009F60D4" w:rsidRDefault="009F60D4">
            <w:pPr>
              <w:spacing w:line="240" w:lineRule="atLeast"/>
              <w:rPr>
                <w:snapToGrid w:val="0"/>
                <w:color w:val="000000"/>
              </w:rPr>
            </w:pPr>
            <w:r>
              <w:rPr>
                <w:snapToGrid w:val="0"/>
                <w:color w:val="000000"/>
              </w:rPr>
              <w:t>1 byte</w:t>
            </w:r>
          </w:p>
        </w:tc>
        <w:tc>
          <w:tcPr>
            <w:tcW w:w="4465" w:type="dxa"/>
          </w:tcPr>
          <w:p w14:paraId="4A19CC56" w14:textId="77777777" w:rsidR="009F60D4" w:rsidRDefault="009F60D4">
            <w:pPr>
              <w:spacing w:line="240" w:lineRule="atLeast"/>
              <w:rPr>
                <w:snapToGrid w:val="0"/>
                <w:color w:val="000000"/>
              </w:rPr>
            </w:pPr>
            <w:r>
              <w:rPr>
                <w:snapToGrid w:val="0"/>
                <w:color w:val="000000"/>
              </w:rPr>
              <w:t>Authentication Collection Indicator</w:t>
            </w:r>
          </w:p>
        </w:tc>
        <w:tc>
          <w:tcPr>
            <w:tcW w:w="1080" w:type="dxa"/>
          </w:tcPr>
          <w:p w14:paraId="5AC0E2D2" w14:textId="77777777" w:rsidR="009F60D4" w:rsidRDefault="009F60D4" w:rsidP="002B3D6A">
            <w:pPr>
              <w:numPr>
                <w:ilvl w:val="0"/>
                <w:numId w:val="4"/>
              </w:numPr>
              <w:spacing w:line="240" w:lineRule="atLeast"/>
              <w:ind w:left="0"/>
              <w:jc w:val="center"/>
              <w:rPr>
                <w:snapToGrid w:val="0"/>
                <w:color w:val="000000"/>
              </w:rPr>
            </w:pPr>
          </w:p>
        </w:tc>
        <w:tc>
          <w:tcPr>
            <w:tcW w:w="990" w:type="dxa"/>
          </w:tcPr>
          <w:p w14:paraId="34CA7B7D" w14:textId="77777777" w:rsidR="009F60D4" w:rsidRDefault="009F60D4" w:rsidP="002B3D6A">
            <w:pPr>
              <w:jc w:val="center"/>
              <w:rPr>
                <w:snapToGrid w:val="0"/>
                <w:color w:val="000000"/>
              </w:rPr>
            </w:pPr>
          </w:p>
        </w:tc>
      </w:tr>
      <w:tr w:rsidR="00B17E1C" w14:paraId="0571A1BD" w14:textId="77777777" w:rsidTr="002B3D6A">
        <w:trPr>
          <w:cantSplit/>
        </w:trPr>
        <w:tc>
          <w:tcPr>
            <w:tcW w:w="900" w:type="dxa"/>
          </w:tcPr>
          <w:p w14:paraId="5A999B5E" w14:textId="77777777" w:rsidR="00B17E1C" w:rsidRDefault="00B17E1C">
            <w:pPr>
              <w:spacing w:line="240" w:lineRule="atLeast"/>
              <w:jc w:val="center"/>
              <w:rPr>
                <w:snapToGrid w:val="0"/>
                <w:color w:val="000000"/>
              </w:rPr>
            </w:pPr>
            <w:r>
              <w:rPr>
                <w:snapToGrid w:val="0"/>
                <w:color w:val="000000"/>
              </w:rPr>
              <w:lastRenderedPageBreak/>
              <w:t>W</w:t>
            </w:r>
          </w:p>
        </w:tc>
        <w:tc>
          <w:tcPr>
            <w:tcW w:w="1367" w:type="dxa"/>
          </w:tcPr>
          <w:p w14:paraId="51EA59D0" w14:textId="77777777" w:rsidR="00B17E1C" w:rsidRDefault="00B17E1C">
            <w:pPr>
              <w:spacing w:line="240" w:lineRule="atLeast"/>
              <w:rPr>
                <w:snapToGrid w:val="0"/>
                <w:color w:val="000000"/>
              </w:rPr>
            </w:pPr>
            <w:r>
              <w:rPr>
                <w:snapToGrid w:val="0"/>
                <w:color w:val="000000"/>
              </w:rPr>
              <w:t>PIC X</w:t>
            </w:r>
          </w:p>
        </w:tc>
        <w:tc>
          <w:tcPr>
            <w:tcW w:w="1368" w:type="dxa"/>
          </w:tcPr>
          <w:p w14:paraId="26845349" w14:textId="77777777" w:rsidR="00B17E1C" w:rsidRDefault="00B17E1C">
            <w:pPr>
              <w:spacing w:line="240" w:lineRule="atLeast"/>
              <w:rPr>
                <w:snapToGrid w:val="0"/>
                <w:color w:val="000000"/>
              </w:rPr>
            </w:pPr>
            <w:r>
              <w:rPr>
                <w:snapToGrid w:val="0"/>
                <w:color w:val="000000"/>
              </w:rPr>
              <w:t>1 byte</w:t>
            </w:r>
          </w:p>
        </w:tc>
        <w:tc>
          <w:tcPr>
            <w:tcW w:w="4465" w:type="dxa"/>
          </w:tcPr>
          <w:p w14:paraId="3D7BDF60" w14:textId="77777777" w:rsidR="00B17E1C" w:rsidRPr="00B17E1C" w:rsidRDefault="00B17E1C">
            <w:pPr>
              <w:spacing w:line="240" w:lineRule="atLeast"/>
              <w:rPr>
                <w:snapToGrid w:val="0"/>
                <w:color w:val="000000"/>
              </w:rPr>
            </w:pPr>
            <w:r w:rsidRPr="00B17E1C">
              <w:rPr>
                <w:rFonts w:cs="Arial"/>
                <w:bCs/>
                <w:snapToGrid w:val="0"/>
              </w:rPr>
              <w:t>CAVV/AVV/AEVV Result Code</w:t>
            </w:r>
          </w:p>
        </w:tc>
        <w:tc>
          <w:tcPr>
            <w:tcW w:w="1080" w:type="dxa"/>
          </w:tcPr>
          <w:p w14:paraId="54354722" w14:textId="77777777" w:rsidR="00B17E1C" w:rsidRDefault="00B17E1C" w:rsidP="002B3D6A">
            <w:pPr>
              <w:spacing w:line="240" w:lineRule="atLeast"/>
              <w:jc w:val="center"/>
              <w:rPr>
                <w:snapToGrid w:val="0"/>
                <w:color w:val="000000"/>
              </w:rPr>
            </w:pPr>
          </w:p>
        </w:tc>
        <w:tc>
          <w:tcPr>
            <w:tcW w:w="990" w:type="dxa"/>
          </w:tcPr>
          <w:p w14:paraId="1AF6B45A" w14:textId="77777777" w:rsidR="00B17E1C" w:rsidRPr="00B17E1C" w:rsidRDefault="00B17E1C" w:rsidP="00F12805">
            <w:pPr>
              <w:pStyle w:val="ListParagraph"/>
              <w:numPr>
                <w:ilvl w:val="0"/>
                <w:numId w:val="47"/>
              </w:numPr>
              <w:ind w:left="0"/>
              <w:jc w:val="center"/>
              <w:rPr>
                <w:rFonts w:ascii="Arial" w:hAnsi="Arial"/>
                <w:snapToGrid w:val="0"/>
                <w:color w:val="000000"/>
              </w:rPr>
            </w:pPr>
          </w:p>
        </w:tc>
      </w:tr>
      <w:tr w:rsidR="00B17E1C" w14:paraId="1A51DAD6" w14:textId="77777777" w:rsidTr="002B3D6A">
        <w:trPr>
          <w:cantSplit/>
        </w:trPr>
        <w:tc>
          <w:tcPr>
            <w:tcW w:w="900" w:type="dxa"/>
          </w:tcPr>
          <w:p w14:paraId="7356763F" w14:textId="77777777" w:rsidR="00B17E1C" w:rsidRDefault="00B17E1C">
            <w:pPr>
              <w:spacing w:line="240" w:lineRule="atLeast"/>
              <w:jc w:val="center"/>
              <w:rPr>
                <w:snapToGrid w:val="0"/>
                <w:color w:val="000000"/>
              </w:rPr>
            </w:pPr>
            <w:r>
              <w:rPr>
                <w:snapToGrid w:val="0"/>
                <w:color w:val="000000"/>
              </w:rPr>
              <w:t>X</w:t>
            </w:r>
          </w:p>
        </w:tc>
        <w:tc>
          <w:tcPr>
            <w:tcW w:w="1367" w:type="dxa"/>
          </w:tcPr>
          <w:p w14:paraId="57033DA1" w14:textId="77777777" w:rsidR="00B17E1C" w:rsidRDefault="00B17E1C">
            <w:pPr>
              <w:spacing w:line="240" w:lineRule="atLeast"/>
              <w:rPr>
                <w:snapToGrid w:val="0"/>
                <w:color w:val="000000"/>
              </w:rPr>
            </w:pPr>
            <w:r>
              <w:rPr>
                <w:snapToGrid w:val="0"/>
                <w:color w:val="000000"/>
              </w:rPr>
              <w:t>PIC X(6)</w:t>
            </w:r>
          </w:p>
        </w:tc>
        <w:tc>
          <w:tcPr>
            <w:tcW w:w="1368" w:type="dxa"/>
          </w:tcPr>
          <w:p w14:paraId="32603550" w14:textId="77777777" w:rsidR="00B17E1C" w:rsidRDefault="00B17E1C">
            <w:pPr>
              <w:spacing w:line="240" w:lineRule="atLeast"/>
              <w:rPr>
                <w:snapToGrid w:val="0"/>
                <w:color w:val="000000"/>
              </w:rPr>
            </w:pPr>
            <w:r>
              <w:rPr>
                <w:snapToGrid w:val="0"/>
                <w:color w:val="000000"/>
              </w:rPr>
              <w:t>6 bytes</w:t>
            </w:r>
          </w:p>
        </w:tc>
        <w:tc>
          <w:tcPr>
            <w:tcW w:w="4465" w:type="dxa"/>
          </w:tcPr>
          <w:p w14:paraId="2FEA0027" w14:textId="77777777" w:rsidR="00B17E1C" w:rsidRDefault="00B17E1C">
            <w:pPr>
              <w:spacing w:line="240" w:lineRule="atLeast"/>
              <w:rPr>
                <w:snapToGrid w:val="0"/>
                <w:color w:val="000000"/>
              </w:rPr>
            </w:pPr>
            <w:r>
              <w:rPr>
                <w:snapToGrid w:val="0"/>
                <w:color w:val="000000"/>
              </w:rPr>
              <w:t>Point of Service Data</w:t>
            </w:r>
          </w:p>
        </w:tc>
        <w:tc>
          <w:tcPr>
            <w:tcW w:w="1080" w:type="dxa"/>
          </w:tcPr>
          <w:p w14:paraId="3F149396" w14:textId="77777777" w:rsidR="00B17E1C" w:rsidRDefault="00B17E1C" w:rsidP="002B3D6A">
            <w:pPr>
              <w:numPr>
                <w:ilvl w:val="0"/>
                <w:numId w:val="4"/>
              </w:numPr>
              <w:spacing w:line="240" w:lineRule="atLeast"/>
              <w:ind w:left="0"/>
              <w:jc w:val="center"/>
              <w:rPr>
                <w:snapToGrid w:val="0"/>
                <w:color w:val="000000"/>
              </w:rPr>
            </w:pPr>
          </w:p>
        </w:tc>
        <w:tc>
          <w:tcPr>
            <w:tcW w:w="990" w:type="dxa"/>
          </w:tcPr>
          <w:p w14:paraId="136EBCE8" w14:textId="77777777" w:rsidR="00B17E1C" w:rsidRDefault="00B17E1C" w:rsidP="002B3D6A">
            <w:pPr>
              <w:jc w:val="center"/>
              <w:rPr>
                <w:snapToGrid w:val="0"/>
                <w:color w:val="000000"/>
              </w:rPr>
            </w:pPr>
          </w:p>
        </w:tc>
      </w:tr>
      <w:tr w:rsidR="00B17E1C" w14:paraId="7FEA26A2" w14:textId="77777777" w:rsidTr="002B3D6A">
        <w:trPr>
          <w:cantSplit/>
        </w:trPr>
        <w:tc>
          <w:tcPr>
            <w:tcW w:w="900" w:type="dxa"/>
          </w:tcPr>
          <w:p w14:paraId="51451351" w14:textId="77777777" w:rsidR="00B17E1C" w:rsidRDefault="00B17E1C">
            <w:pPr>
              <w:spacing w:line="240" w:lineRule="atLeast"/>
              <w:jc w:val="center"/>
              <w:rPr>
                <w:snapToGrid w:val="0"/>
                <w:color w:val="000000"/>
              </w:rPr>
            </w:pPr>
            <w:r>
              <w:rPr>
                <w:snapToGrid w:val="0"/>
                <w:color w:val="000000"/>
              </w:rPr>
              <w:t>Y</w:t>
            </w:r>
          </w:p>
        </w:tc>
        <w:tc>
          <w:tcPr>
            <w:tcW w:w="1367" w:type="dxa"/>
          </w:tcPr>
          <w:p w14:paraId="6202E084" w14:textId="77777777" w:rsidR="00B17E1C" w:rsidRDefault="00B17E1C">
            <w:pPr>
              <w:spacing w:line="240" w:lineRule="atLeast"/>
              <w:rPr>
                <w:snapToGrid w:val="0"/>
                <w:color w:val="000000"/>
              </w:rPr>
            </w:pPr>
            <w:r>
              <w:rPr>
                <w:snapToGrid w:val="0"/>
                <w:color w:val="000000"/>
              </w:rPr>
              <w:t>PIC X(202)</w:t>
            </w:r>
          </w:p>
        </w:tc>
        <w:tc>
          <w:tcPr>
            <w:tcW w:w="1368" w:type="dxa"/>
          </w:tcPr>
          <w:p w14:paraId="236C1CD8" w14:textId="77777777" w:rsidR="00B17E1C" w:rsidRDefault="00B17E1C">
            <w:pPr>
              <w:spacing w:line="240" w:lineRule="atLeast"/>
              <w:rPr>
                <w:snapToGrid w:val="0"/>
                <w:color w:val="000000"/>
              </w:rPr>
            </w:pPr>
            <w:r>
              <w:rPr>
                <w:snapToGrid w:val="0"/>
                <w:color w:val="000000"/>
              </w:rPr>
              <w:t>2-202 bytes</w:t>
            </w:r>
          </w:p>
        </w:tc>
        <w:tc>
          <w:tcPr>
            <w:tcW w:w="4465" w:type="dxa"/>
          </w:tcPr>
          <w:p w14:paraId="059B4BBC" w14:textId="77777777" w:rsidR="00B17E1C" w:rsidRDefault="00B17E1C">
            <w:pPr>
              <w:spacing w:line="240" w:lineRule="atLeast"/>
              <w:rPr>
                <w:snapToGrid w:val="0"/>
                <w:color w:val="000000"/>
              </w:rPr>
            </w:pPr>
            <w:r>
              <w:rPr>
                <w:snapToGrid w:val="0"/>
                <w:color w:val="000000"/>
              </w:rPr>
              <w:t>Authentication Data</w:t>
            </w:r>
          </w:p>
        </w:tc>
        <w:tc>
          <w:tcPr>
            <w:tcW w:w="1080" w:type="dxa"/>
          </w:tcPr>
          <w:p w14:paraId="31B526CB" w14:textId="77777777" w:rsidR="00B17E1C" w:rsidRDefault="00B17E1C" w:rsidP="002B3D6A">
            <w:pPr>
              <w:numPr>
                <w:ilvl w:val="0"/>
                <w:numId w:val="4"/>
              </w:numPr>
              <w:spacing w:line="240" w:lineRule="atLeast"/>
              <w:ind w:left="0"/>
              <w:jc w:val="center"/>
              <w:rPr>
                <w:snapToGrid w:val="0"/>
                <w:color w:val="000000"/>
              </w:rPr>
            </w:pPr>
          </w:p>
        </w:tc>
        <w:tc>
          <w:tcPr>
            <w:tcW w:w="990" w:type="dxa"/>
          </w:tcPr>
          <w:p w14:paraId="0D9DF5C4" w14:textId="77777777" w:rsidR="00B17E1C" w:rsidRDefault="00B17E1C" w:rsidP="002B3D6A">
            <w:pPr>
              <w:jc w:val="center"/>
              <w:rPr>
                <w:snapToGrid w:val="0"/>
                <w:color w:val="000000"/>
              </w:rPr>
            </w:pPr>
          </w:p>
        </w:tc>
      </w:tr>
      <w:tr w:rsidR="007853C6" w14:paraId="401AA522" w14:textId="77777777" w:rsidTr="002B3D6A">
        <w:trPr>
          <w:cantSplit/>
        </w:trPr>
        <w:tc>
          <w:tcPr>
            <w:tcW w:w="900" w:type="dxa"/>
          </w:tcPr>
          <w:p w14:paraId="54D90B2A" w14:textId="77777777" w:rsidR="007853C6" w:rsidRDefault="007853C6" w:rsidP="0051057B">
            <w:pPr>
              <w:spacing w:line="240" w:lineRule="atLeast"/>
              <w:jc w:val="center"/>
              <w:rPr>
                <w:snapToGrid w:val="0"/>
                <w:color w:val="000000"/>
              </w:rPr>
            </w:pPr>
            <w:r>
              <w:rPr>
                <w:snapToGrid w:val="0"/>
                <w:color w:val="000000"/>
              </w:rPr>
              <w:t>h</w:t>
            </w:r>
          </w:p>
        </w:tc>
        <w:tc>
          <w:tcPr>
            <w:tcW w:w="1367" w:type="dxa"/>
          </w:tcPr>
          <w:p w14:paraId="258E1CE8" w14:textId="77777777" w:rsidR="007853C6" w:rsidRDefault="007853C6" w:rsidP="0051057B">
            <w:pPr>
              <w:spacing w:line="240" w:lineRule="atLeast"/>
              <w:rPr>
                <w:snapToGrid w:val="0"/>
                <w:color w:val="000000"/>
              </w:rPr>
            </w:pPr>
            <w:r>
              <w:rPr>
                <w:snapToGrid w:val="0"/>
                <w:color w:val="000000"/>
              </w:rPr>
              <w:t>PIC X(6)</w:t>
            </w:r>
          </w:p>
        </w:tc>
        <w:tc>
          <w:tcPr>
            <w:tcW w:w="1368" w:type="dxa"/>
          </w:tcPr>
          <w:p w14:paraId="57F7B12B" w14:textId="77777777" w:rsidR="007853C6" w:rsidRDefault="007853C6" w:rsidP="0051057B">
            <w:pPr>
              <w:spacing w:line="240" w:lineRule="atLeast"/>
              <w:rPr>
                <w:snapToGrid w:val="0"/>
                <w:color w:val="000000"/>
              </w:rPr>
            </w:pPr>
            <w:r>
              <w:rPr>
                <w:snapToGrid w:val="0"/>
                <w:color w:val="000000"/>
              </w:rPr>
              <w:t>6 bytes</w:t>
            </w:r>
          </w:p>
        </w:tc>
        <w:tc>
          <w:tcPr>
            <w:tcW w:w="4465" w:type="dxa"/>
          </w:tcPr>
          <w:p w14:paraId="5454A400" w14:textId="77777777" w:rsidR="007853C6" w:rsidRDefault="007853C6" w:rsidP="0051057B">
            <w:pPr>
              <w:spacing w:line="240" w:lineRule="atLeast"/>
              <w:rPr>
                <w:snapToGrid w:val="0"/>
                <w:color w:val="000000"/>
              </w:rPr>
            </w:pPr>
            <w:r>
              <w:rPr>
                <w:snapToGrid w:val="0"/>
                <w:color w:val="000000"/>
              </w:rPr>
              <w:t>System Trace Number</w:t>
            </w:r>
          </w:p>
        </w:tc>
        <w:tc>
          <w:tcPr>
            <w:tcW w:w="1080" w:type="dxa"/>
          </w:tcPr>
          <w:p w14:paraId="4E24649F" w14:textId="77777777" w:rsidR="007853C6" w:rsidRPr="007853C6" w:rsidRDefault="007853C6" w:rsidP="002B3D6A">
            <w:pPr>
              <w:pStyle w:val="ListParagraph"/>
              <w:numPr>
                <w:ilvl w:val="0"/>
                <w:numId w:val="4"/>
              </w:numPr>
              <w:spacing w:line="240" w:lineRule="atLeast"/>
              <w:ind w:left="0"/>
              <w:jc w:val="center"/>
              <w:rPr>
                <w:snapToGrid w:val="0"/>
                <w:color w:val="000000"/>
              </w:rPr>
            </w:pPr>
          </w:p>
        </w:tc>
        <w:tc>
          <w:tcPr>
            <w:tcW w:w="990" w:type="dxa"/>
          </w:tcPr>
          <w:p w14:paraId="653512AF" w14:textId="77777777" w:rsidR="007853C6" w:rsidRDefault="007853C6" w:rsidP="002B3D6A">
            <w:pPr>
              <w:numPr>
                <w:ilvl w:val="0"/>
                <w:numId w:val="4"/>
              </w:numPr>
              <w:spacing w:line="240" w:lineRule="atLeast"/>
              <w:ind w:left="0"/>
              <w:jc w:val="center"/>
              <w:rPr>
                <w:snapToGrid w:val="0"/>
                <w:color w:val="000000"/>
              </w:rPr>
            </w:pPr>
          </w:p>
        </w:tc>
      </w:tr>
      <w:tr w:rsidR="007853C6" w14:paraId="118E33F7" w14:textId="77777777" w:rsidTr="002B3D6A">
        <w:trPr>
          <w:cantSplit/>
        </w:trPr>
        <w:tc>
          <w:tcPr>
            <w:tcW w:w="900" w:type="dxa"/>
          </w:tcPr>
          <w:p w14:paraId="593DCFDC" w14:textId="77777777" w:rsidR="007853C6" w:rsidRDefault="007853C6" w:rsidP="0051057B">
            <w:pPr>
              <w:spacing w:line="240" w:lineRule="atLeast"/>
              <w:jc w:val="center"/>
              <w:rPr>
                <w:snapToGrid w:val="0"/>
                <w:color w:val="000000"/>
              </w:rPr>
            </w:pPr>
            <w:r>
              <w:rPr>
                <w:snapToGrid w:val="0"/>
                <w:color w:val="000000"/>
              </w:rPr>
              <w:t>i</w:t>
            </w:r>
          </w:p>
        </w:tc>
        <w:tc>
          <w:tcPr>
            <w:tcW w:w="1367" w:type="dxa"/>
          </w:tcPr>
          <w:p w14:paraId="335C01D7" w14:textId="77777777" w:rsidR="007853C6" w:rsidRDefault="007853C6" w:rsidP="0051057B">
            <w:pPr>
              <w:spacing w:line="240" w:lineRule="atLeast"/>
              <w:rPr>
                <w:snapToGrid w:val="0"/>
                <w:color w:val="000000"/>
              </w:rPr>
            </w:pPr>
            <w:r>
              <w:rPr>
                <w:snapToGrid w:val="0"/>
                <w:color w:val="000000"/>
              </w:rPr>
              <w:t>PIC X(12)</w:t>
            </w:r>
          </w:p>
        </w:tc>
        <w:tc>
          <w:tcPr>
            <w:tcW w:w="1368" w:type="dxa"/>
          </w:tcPr>
          <w:p w14:paraId="6BBF638E" w14:textId="77777777" w:rsidR="007853C6" w:rsidRDefault="007853C6" w:rsidP="0051057B">
            <w:pPr>
              <w:spacing w:line="240" w:lineRule="atLeast"/>
              <w:rPr>
                <w:snapToGrid w:val="0"/>
                <w:color w:val="000000"/>
              </w:rPr>
            </w:pPr>
            <w:r>
              <w:rPr>
                <w:snapToGrid w:val="0"/>
                <w:color w:val="000000"/>
              </w:rPr>
              <w:t>12 bytes</w:t>
            </w:r>
          </w:p>
        </w:tc>
        <w:tc>
          <w:tcPr>
            <w:tcW w:w="4465" w:type="dxa"/>
          </w:tcPr>
          <w:p w14:paraId="285B1F3F" w14:textId="77777777" w:rsidR="007853C6" w:rsidRDefault="007853C6" w:rsidP="0051057B">
            <w:pPr>
              <w:spacing w:line="240" w:lineRule="atLeast"/>
              <w:rPr>
                <w:snapToGrid w:val="0"/>
                <w:color w:val="000000"/>
              </w:rPr>
            </w:pPr>
            <w:r>
              <w:rPr>
                <w:snapToGrid w:val="0"/>
                <w:color w:val="000000"/>
              </w:rPr>
              <w:t>Retrieval Reference Number</w:t>
            </w:r>
          </w:p>
        </w:tc>
        <w:tc>
          <w:tcPr>
            <w:tcW w:w="1080" w:type="dxa"/>
          </w:tcPr>
          <w:p w14:paraId="4ACA73A6" w14:textId="77777777" w:rsidR="007853C6" w:rsidRPr="007853C6" w:rsidRDefault="007853C6" w:rsidP="002B3D6A">
            <w:pPr>
              <w:pStyle w:val="ListParagraph"/>
              <w:numPr>
                <w:ilvl w:val="0"/>
                <w:numId w:val="4"/>
              </w:numPr>
              <w:spacing w:line="240" w:lineRule="atLeast"/>
              <w:ind w:left="0"/>
              <w:jc w:val="center"/>
              <w:rPr>
                <w:snapToGrid w:val="0"/>
                <w:color w:val="000000"/>
              </w:rPr>
            </w:pPr>
          </w:p>
        </w:tc>
        <w:tc>
          <w:tcPr>
            <w:tcW w:w="990" w:type="dxa"/>
          </w:tcPr>
          <w:p w14:paraId="53C3973F" w14:textId="77777777" w:rsidR="007853C6" w:rsidRDefault="007853C6" w:rsidP="002B3D6A">
            <w:pPr>
              <w:numPr>
                <w:ilvl w:val="0"/>
                <w:numId w:val="4"/>
              </w:numPr>
              <w:spacing w:line="240" w:lineRule="atLeast"/>
              <w:ind w:left="0"/>
              <w:jc w:val="center"/>
              <w:rPr>
                <w:snapToGrid w:val="0"/>
                <w:color w:val="000000"/>
              </w:rPr>
            </w:pPr>
          </w:p>
        </w:tc>
      </w:tr>
      <w:tr w:rsidR="00B17E1C" w14:paraId="73266CF1" w14:textId="77777777" w:rsidTr="002B3D6A">
        <w:trPr>
          <w:cantSplit/>
        </w:trPr>
        <w:tc>
          <w:tcPr>
            <w:tcW w:w="900" w:type="dxa"/>
          </w:tcPr>
          <w:p w14:paraId="176C49AC" w14:textId="77777777" w:rsidR="00B17E1C" w:rsidRDefault="00B17E1C" w:rsidP="0051057B">
            <w:pPr>
              <w:spacing w:line="240" w:lineRule="atLeast"/>
              <w:jc w:val="center"/>
              <w:rPr>
                <w:snapToGrid w:val="0"/>
                <w:color w:val="000000"/>
              </w:rPr>
            </w:pPr>
            <w:r>
              <w:rPr>
                <w:snapToGrid w:val="0"/>
                <w:color w:val="000000"/>
              </w:rPr>
              <w:t>k</w:t>
            </w:r>
          </w:p>
        </w:tc>
        <w:tc>
          <w:tcPr>
            <w:tcW w:w="1367" w:type="dxa"/>
          </w:tcPr>
          <w:p w14:paraId="30531524" w14:textId="77777777" w:rsidR="00B17E1C" w:rsidRDefault="00B17E1C" w:rsidP="0051057B">
            <w:pPr>
              <w:spacing w:line="240" w:lineRule="atLeast"/>
              <w:rPr>
                <w:snapToGrid w:val="0"/>
                <w:color w:val="000000"/>
              </w:rPr>
            </w:pPr>
            <w:r>
              <w:rPr>
                <w:snapToGrid w:val="0"/>
                <w:color w:val="000000"/>
              </w:rPr>
              <w:t>PIC X(2)</w:t>
            </w:r>
          </w:p>
        </w:tc>
        <w:tc>
          <w:tcPr>
            <w:tcW w:w="1368" w:type="dxa"/>
          </w:tcPr>
          <w:p w14:paraId="7E5ECEC1" w14:textId="77777777" w:rsidR="00B17E1C" w:rsidRDefault="00B17E1C" w:rsidP="0051057B">
            <w:pPr>
              <w:spacing w:line="240" w:lineRule="atLeast"/>
              <w:rPr>
                <w:snapToGrid w:val="0"/>
                <w:color w:val="000000"/>
              </w:rPr>
            </w:pPr>
            <w:r>
              <w:rPr>
                <w:snapToGrid w:val="0"/>
                <w:color w:val="000000"/>
              </w:rPr>
              <w:t>2 bytes</w:t>
            </w:r>
          </w:p>
        </w:tc>
        <w:tc>
          <w:tcPr>
            <w:tcW w:w="4465" w:type="dxa"/>
          </w:tcPr>
          <w:p w14:paraId="162EC9A9" w14:textId="77777777" w:rsidR="00B17E1C" w:rsidRDefault="00B17E1C" w:rsidP="0051057B">
            <w:pPr>
              <w:spacing w:line="240" w:lineRule="atLeast"/>
              <w:rPr>
                <w:snapToGrid w:val="0"/>
                <w:color w:val="000000"/>
              </w:rPr>
            </w:pPr>
            <w:r>
              <w:rPr>
                <w:snapToGrid w:val="0"/>
                <w:color w:val="000000"/>
              </w:rPr>
              <w:t>Card Level Results</w:t>
            </w:r>
          </w:p>
        </w:tc>
        <w:tc>
          <w:tcPr>
            <w:tcW w:w="1080" w:type="dxa"/>
          </w:tcPr>
          <w:p w14:paraId="1BFB2280" w14:textId="77777777" w:rsidR="00B17E1C" w:rsidRDefault="00B17E1C" w:rsidP="002B3D6A">
            <w:pPr>
              <w:spacing w:line="240" w:lineRule="atLeast"/>
              <w:jc w:val="center"/>
              <w:rPr>
                <w:snapToGrid w:val="0"/>
                <w:color w:val="000000"/>
              </w:rPr>
            </w:pPr>
          </w:p>
        </w:tc>
        <w:tc>
          <w:tcPr>
            <w:tcW w:w="990" w:type="dxa"/>
          </w:tcPr>
          <w:p w14:paraId="0C6754A1" w14:textId="77777777" w:rsidR="00B17E1C" w:rsidRDefault="00B17E1C" w:rsidP="002B3D6A">
            <w:pPr>
              <w:numPr>
                <w:ilvl w:val="0"/>
                <w:numId w:val="4"/>
              </w:numPr>
              <w:spacing w:line="240" w:lineRule="atLeast"/>
              <w:ind w:left="0"/>
              <w:jc w:val="center"/>
              <w:rPr>
                <w:snapToGrid w:val="0"/>
                <w:color w:val="000000"/>
              </w:rPr>
            </w:pPr>
          </w:p>
        </w:tc>
      </w:tr>
      <w:tr w:rsidR="00B17E1C" w14:paraId="55AC45F3" w14:textId="77777777" w:rsidTr="002B3D6A">
        <w:trPr>
          <w:cantSplit/>
        </w:trPr>
        <w:tc>
          <w:tcPr>
            <w:tcW w:w="900" w:type="dxa"/>
          </w:tcPr>
          <w:p w14:paraId="242E4C31" w14:textId="77777777" w:rsidR="00B17E1C" w:rsidRDefault="00B17E1C">
            <w:pPr>
              <w:spacing w:line="240" w:lineRule="atLeast"/>
              <w:jc w:val="center"/>
              <w:rPr>
                <w:snapToGrid w:val="0"/>
                <w:color w:val="000000"/>
              </w:rPr>
            </w:pPr>
            <w:r>
              <w:rPr>
                <w:snapToGrid w:val="0"/>
                <w:color w:val="000000"/>
              </w:rPr>
              <w:t>o</w:t>
            </w:r>
          </w:p>
        </w:tc>
        <w:tc>
          <w:tcPr>
            <w:tcW w:w="1367" w:type="dxa"/>
          </w:tcPr>
          <w:p w14:paraId="1F2DCA58" w14:textId="77777777" w:rsidR="00B17E1C" w:rsidRDefault="00B17E1C">
            <w:pPr>
              <w:spacing w:line="240" w:lineRule="atLeast"/>
              <w:rPr>
                <w:snapToGrid w:val="0"/>
                <w:color w:val="000000"/>
              </w:rPr>
            </w:pPr>
            <w:r>
              <w:rPr>
                <w:snapToGrid w:val="0"/>
                <w:color w:val="000000"/>
              </w:rPr>
              <w:t>PIC X(300)</w:t>
            </w:r>
          </w:p>
        </w:tc>
        <w:tc>
          <w:tcPr>
            <w:tcW w:w="1368" w:type="dxa"/>
          </w:tcPr>
          <w:p w14:paraId="3AB863F1" w14:textId="77777777" w:rsidR="00B17E1C" w:rsidRDefault="00B17E1C">
            <w:pPr>
              <w:spacing w:line="240" w:lineRule="atLeast"/>
              <w:rPr>
                <w:snapToGrid w:val="0"/>
                <w:color w:val="000000"/>
              </w:rPr>
            </w:pPr>
            <w:r>
              <w:rPr>
                <w:snapToGrid w:val="0"/>
                <w:color w:val="000000"/>
              </w:rPr>
              <w:t xml:space="preserve">300 bytes variable length </w:t>
            </w:r>
          </w:p>
        </w:tc>
        <w:tc>
          <w:tcPr>
            <w:tcW w:w="4465" w:type="dxa"/>
          </w:tcPr>
          <w:p w14:paraId="4EDEE373" w14:textId="77777777" w:rsidR="00B17E1C" w:rsidRDefault="00B17E1C">
            <w:pPr>
              <w:spacing w:line="240" w:lineRule="atLeast"/>
              <w:rPr>
                <w:snapToGrid w:val="0"/>
                <w:color w:val="000000"/>
              </w:rPr>
            </w:pPr>
            <w:r>
              <w:rPr>
                <w:snapToGrid w:val="0"/>
                <w:color w:val="000000"/>
              </w:rPr>
              <w:t>American Express Additional Data</w:t>
            </w:r>
          </w:p>
        </w:tc>
        <w:tc>
          <w:tcPr>
            <w:tcW w:w="1080" w:type="dxa"/>
          </w:tcPr>
          <w:p w14:paraId="57C896E1" w14:textId="77777777" w:rsidR="00B17E1C" w:rsidRDefault="00B17E1C" w:rsidP="002B3D6A">
            <w:pPr>
              <w:numPr>
                <w:ilvl w:val="0"/>
                <w:numId w:val="4"/>
              </w:numPr>
              <w:spacing w:line="240" w:lineRule="atLeast"/>
              <w:ind w:left="0"/>
              <w:jc w:val="center"/>
              <w:rPr>
                <w:snapToGrid w:val="0"/>
                <w:color w:val="000000"/>
              </w:rPr>
            </w:pPr>
          </w:p>
        </w:tc>
        <w:tc>
          <w:tcPr>
            <w:tcW w:w="990" w:type="dxa"/>
          </w:tcPr>
          <w:p w14:paraId="4551295A" w14:textId="77777777" w:rsidR="00B17E1C" w:rsidRDefault="00B17E1C" w:rsidP="002B3D6A">
            <w:pPr>
              <w:jc w:val="center"/>
              <w:rPr>
                <w:snapToGrid w:val="0"/>
                <w:color w:val="000000"/>
              </w:rPr>
            </w:pPr>
          </w:p>
        </w:tc>
      </w:tr>
      <w:tr w:rsidR="00BF4DB1" w14:paraId="7E733AF4" w14:textId="77777777" w:rsidTr="002B3D6A">
        <w:trPr>
          <w:cantSplit/>
        </w:trPr>
        <w:tc>
          <w:tcPr>
            <w:tcW w:w="900" w:type="dxa"/>
          </w:tcPr>
          <w:p w14:paraId="4D045677" w14:textId="77777777" w:rsidR="00BF4DB1" w:rsidRDefault="00BF4DB1">
            <w:pPr>
              <w:spacing w:line="240" w:lineRule="atLeast"/>
              <w:jc w:val="center"/>
              <w:rPr>
                <w:snapToGrid w:val="0"/>
                <w:color w:val="000000"/>
              </w:rPr>
            </w:pPr>
            <w:r>
              <w:rPr>
                <w:snapToGrid w:val="0"/>
                <w:color w:val="000000"/>
              </w:rPr>
              <w:t>q</w:t>
            </w:r>
          </w:p>
        </w:tc>
        <w:tc>
          <w:tcPr>
            <w:tcW w:w="1367" w:type="dxa"/>
          </w:tcPr>
          <w:p w14:paraId="3A75EF3E" w14:textId="77777777" w:rsidR="00BF4DB1" w:rsidRDefault="00BF4DB1">
            <w:pPr>
              <w:spacing w:line="240" w:lineRule="atLeast"/>
              <w:rPr>
                <w:snapToGrid w:val="0"/>
                <w:color w:val="000000"/>
              </w:rPr>
            </w:pPr>
            <w:r>
              <w:rPr>
                <w:snapToGrid w:val="0"/>
                <w:color w:val="000000"/>
              </w:rPr>
              <w:t>PIC X(162)</w:t>
            </w:r>
          </w:p>
        </w:tc>
        <w:tc>
          <w:tcPr>
            <w:tcW w:w="1368" w:type="dxa"/>
          </w:tcPr>
          <w:p w14:paraId="5967F976" w14:textId="77777777" w:rsidR="00BF4DB1" w:rsidRDefault="00BF4DB1">
            <w:pPr>
              <w:spacing w:line="240" w:lineRule="atLeast"/>
              <w:rPr>
                <w:snapToGrid w:val="0"/>
                <w:color w:val="000000"/>
              </w:rPr>
            </w:pPr>
            <w:r>
              <w:rPr>
                <w:snapToGrid w:val="0"/>
                <w:color w:val="000000"/>
              </w:rPr>
              <w:t>162 bytes</w:t>
            </w:r>
          </w:p>
        </w:tc>
        <w:tc>
          <w:tcPr>
            <w:tcW w:w="4465" w:type="dxa"/>
          </w:tcPr>
          <w:p w14:paraId="04D9F8D7" w14:textId="77777777" w:rsidR="00BF4DB1" w:rsidRDefault="00BF4DB1">
            <w:pPr>
              <w:spacing w:line="240" w:lineRule="atLeast"/>
              <w:rPr>
                <w:snapToGrid w:val="0"/>
                <w:color w:val="000000"/>
              </w:rPr>
            </w:pPr>
            <w:r>
              <w:rPr>
                <w:snapToGrid w:val="0"/>
                <w:color w:val="000000"/>
              </w:rPr>
              <w:t>EMV Supplementary Request Data</w:t>
            </w:r>
          </w:p>
        </w:tc>
        <w:tc>
          <w:tcPr>
            <w:tcW w:w="1080" w:type="dxa"/>
          </w:tcPr>
          <w:p w14:paraId="392C02D5" w14:textId="77777777" w:rsidR="00BF4DB1" w:rsidRDefault="00BF4DB1" w:rsidP="002B3D6A">
            <w:pPr>
              <w:numPr>
                <w:ilvl w:val="0"/>
                <w:numId w:val="4"/>
              </w:numPr>
              <w:spacing w:line="240" w:lineRule="atLeast"/>
              <w:ind w:left="0"/>
              <w:jc w:val="center"/>
              <w:rPr>
                <w:snapToGrid w:val="0"/>
                <w:color w:val="000000"/>
              </w:rPr>
            </w:pPr>
          </w:p>
        </w:tc>
        <w:tc>
          <w:tcPr>
            <w:tcW w:w="990" w:type="dxa"/>
          </w:tcPr>
          <w:p w14:paraId="68757E18" w14:textId="77777777" w:rsidR="00BF4DB1" w:rsidRDefault="00BF4DB1" w:rsidP="002B3D6A">
            <w:pPr>
              <w:jc w:val="center"/>
              <w:rPr>
                <w:snapToGrid w:val="0"/>
                <w:color w:val="000000"/>
              </w:rPr>
            </w:pPr>
          </w:p>
        </w:tc>
      </w:tr>
      <w:tr w:rsidR="007853C6" w14:paraId="6FB2B5E4" w14:textId="77777777" w:rsidTr="002B3D6A">
        <w:trPr>
          <w:cantSplit/>
        </w:trPr>
        <w:tc>
          <w:tcPr>
            <w:tcW w:w="900" w:type="dxa"/>
          </w:tcPr>
          <w:p w14:paraId="25A9937C" w14:textId="77777777" w:rsidR="007853C6" w:rsidRDefault="007853C6">
            <w:pPr>
              <w:spacing w:line="240" w:lineRule="atLeast"/>
              <w:jc w:val="center"/>
              <w:rPr>
                <w:snapToGrid w:val="0"/>
                <w:color w:val="000000"/>
              </w:rPr>
            </w:pPr>
            <w:r>
              <w:rPr>
                <w:snapToGrid w:val="0"/>
                <w:color w:val="000000"/>
              </w:rPr>
              <w:t>s</w:t>
            </w:r>
          </w:p>
        </w:tc>
        <w:tc>
          <w:tcPr>
            <w:tcW w:w="1367" w:type="dxa"/>
          </w:tcPr>
          <w:p w14:paraId="758BC4CD" w14:textId="77777777" w:rsidR="007853C6" w:rsidRDefault="007853C6">
            <w:pPr>
              <w:spacing w:line="240" w:lineRule="atLeast"/>
              <w:rPr>
                <w:snapToGrid w:val="0"/>
                <w:color w:val="000000"/>
              </w:rPr>
            </w:pPr>
            <w:r>
              <w:rPr>
                <w:snapToGrid w:val="0"/>
                <w:color w:val="000000"/>
              </w:rPr>
              <w:t>PIC X(8)</w:t>
            </w:r>
          </w:p>
        </w:tc>
        <w:tc>
          <w:tcPr>
            <w:tcW w:w="1368" w:type="dxa"/>
          </w:tcPr>
          <w:p w14:paraId="0E09D4A0" w14:textId="77777777" w:rsidR="007853C6" w:rsidRDefault="007853C6">
            <w:pPr>
              <w:spacing w:line="240" w:lineRule="atLeast"/>
              <w:rPr>
                <w:snapToGrid w:val="0"/>
                <w:color w:val="000000"/>
              </w:rPr>
            </w:pPr>
            <w:r>
              <w:rPr>
                <w:snapToGrid w:val="0"/>
                <w:color w:val="000000"/>
              </w:rPr>
              <w:t>8 bytes</w:t>
            </w:r>
          </w:p>
        </w:tc>
        <w:tc>
          <w:tcPr>
            <w:tcW w:w="4465" w:type="dxa"/>
          </w:tcPr>
          <w:p w14:paraId="2A2EC42F" w14:textId="77777777" w:rsidR="007853C6" w:rsidRDefault="007853C6">
            <w:pPr>
              <w:spacing w:line="240" w:lineRule="atLeast"/>
              <w:rPr>
                <w:snapToGrid w:val="0"/>
                <w:color w:val="000000"/>
              </w:rPr>
            </w:pPr>
            <w:r>
              <w:rPr>
                <w:snapToGrid w:val="0"/>
                <w:color w:val="000000"/>
              </w:rPr>
              <w:t>Transit Transaction Data</w:t>
            </w:r>
          </w:p>
        </w:tc>
        <w:tc>
          <w:tcPr>
            <w:tcW w:w="1080" w:type="dxa"/>
          </w:tcPr>
          <w:p w14:paraId="5F29128B" w14:textId="77777777" w:rsidR="007853C6" w:rsidRDefault="007853C6" w:rsidP="002B3D6A">
            <w:pPr>
              <w:numPr>
                <w:ilvl w:val="0"/>
                <w:numId w:val="4"/>
              </w:numPr>
              <w:spacing w:line="240" w:lineRule="atLeast"/>
              <w:ind w:left="0"/>
              <w:jc w:val="center"/>
              <w:rPr>
                <w:snapToGrid w:val="0"/>
                <w:color w:val="000000"/>
              </w:rPr>
            </w:pPr>
          </w:p>
        </w:tc>
        <w:tc>
          <w:tcPr>
            <w:tcW w:w="990" w:type="dxa"/>
          </w:tcPr>
          <w:p w14:paraId="45B945AC" w14:textId="77777777" w:rsidR="007853C6" w:rsidRDefault="007853C6" w:rsidP="002B3D6A">
            <w:pPr>
              <w:jc w:val="center"/>
              <w:rPr>
                <w:snapToGrid w:val="0"/>
                <w:color w:val="000000"/>
              </w:rPr>
            </w:pPr>
          </w:p>
        </w:tc>
      </w:tr>
      <w:tr w:rsidR="00BF4DB1" w14:paraId="363A3752" w14:textId="77777777" w:rsidTr="002B3D6A">
        <w:trPr>
          <w:cantSplit/>
        </w:trPr>
        <w:tc>
          <w:tcPr>
            <w:tcW w:w="900" w:type="dxa"/>
          </w:tcPr>
          <w:p w14:paraId="35F8E6F0" w14:textId="77777777" w:rsidR="00BF4DB1" w:rsidRDefault="00BF4DB1">
            <w:pPr>
              <w:spacing w:line="240" w:lineRule="atLeast"/>
              <w:jc w:val="center"/>
              <w:rPr>
                <w:snapToGrid w:val="0"/>
                <w:color w:val="000000"/>
              </w:rPr>
            </w:pPr>
            <w:r>
              <w:rPr>
                <w:snapToGrid w:val="0"/>
                <w:color w:val="000000"/>
              </w:rPr>
              <w:t>0</w:t>
            </w:r>
          </w:p>
        </w:tc>
        <w:tc>
          <w:tcPr>
            <w:tcW w:w="1367" w:type="dxa"/>
          </w:tcPr>
          <w:p w14:paraId="28C04973" w14:textId="77777777" w:rsidR="00BF4DB1" w:rsidRDefault="00BF4DB1">
            <w:pPr>
              <w:spacing w:line="240" w:lineRule="atLeast"/>
              <w:rPr>
                <w:snapToGrid w:val="0"/>
                <w:color w:val="000000"/>
              </w:rPr>
            </w:pPr>
            <w:r>
              <w:rPr>
                <w:snapToGrid w:val="0"/>
                <w:color w:val="000000"/>
              </w:rPr>
              <w:t>PIC X(10)</w:t>
            </w:r>
          </w:p>
        </w:tc>
        <w:tc>
          <w:tcPr>
            <w:tcW w:w="1368" w:type="dxa"/>
          </w:tcPr>
          <w:p w14:paraId="73CE8675" w14:textId="77777777" w:rsidR="00BF4DB1" w:rsidRDefault="00BF4DB1">
            <w:pPr>
              <w:spacing w:line="240" w:lineRule="atLeast"/>
              <w:rPr>
                <w:snapToGrid w:val="0"/>
                <w:color w:val="000000"/>
              </w:rPr>
            </w:pPr>
            <w:r>
              <w:rPr>
                <w:snapToGrid w:val="0"/>
                <w:color w:val="000000"/>
              </w:rPr>
              <w:t>10 bytes</w:t>
            </w:r>
          </w:p>
        </w:tc>
        <w:tc>
          <w:tcPr>
            <w:tcW w:w="4465" w:type="dxa"/>
          </w:tcPr>
          <w:p w14:paraId="550933DC" w14:textId="77777777" w:rsidR="00BF4DB1" w:rsidRDefault="00BF4DB1">
            <w:pPr>
              <w:spacing w:line="240" w:lineRule="atLeast"/>
              <w:rPr>
                <w:snapToGrid w:val="0"/>
                <w:color w:val="000000"/>
              </w:rPr>
            </w:pPr>
            <w:r>
              <w:rPr>
                <w:snapToGrid w:val="0"/>
                <w:color w:val="000000"/>
              </w:rPr>
              <w:t xml:space="preserve">Additional Point of Service Data </w:t>
            </w:r>
          </w:p>
        </w:tc>
        <w:tc>
          <w:tcPr>
            <w:tcW w:w="1080" w:type="dxa"/>
          </w:tcPr>
          <w:p w14:paraId="5D17546A" w14:textId="77777777" w:rsidR="00BF4DB1" w:rsidRDefault="00BF4DB1" w:rsidP="002B3D6A">
            <w:pPr>
              <w:numPr>
                <w:ilvl w:val="0"/>
                <w:numId w:val="4"/>
              </w:numPr>
              <w:spacing w:line="240" w:lineRule="atLeast"/>
              <w:ind w:left="0"/>
              <w:jc w:val="center"/>
              <w:rPr>
                <w:snapToGrid w:val="0"/>
                <w:color w:val="000000"/>
              </w:rPr>
            </w:pPr>
          </w:p>
        </w:tc>
        <w:tc>
          <w:tcPr>
            <w:tcW w:w="990" w:type="dxa"/>
          </w:tcPr>
          <w:p w14:paraId="630E4A03" w14:textId="77777777" w:rsidR="00BF4DB1" w:rsidRDefault="00BF4DB1" w:rsidP="002B3D6A">
            <w:pPr>
              <w:jc w:val="center"/>
              <w:rPr>
                <w:snapToGrid w:val="0"/>
                <w:color w:val="000000"/>
              </w:rPr>
            </w:pPr>
          </w:p>
        </w:tc>
      </w:tr>
    </w:tbl>
    <w:p w14:paraId="726923A5"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46896F7F" w14:textId="77777777" w:rsidR="00DD4238" w:rsidRDefault="00DD4238" w:rsidP="00DD4238">
      <w:pPr>
        <w:spacing w:line="240" w:lineRule="atLeast"/>
        <w:rPr>
          <w:snapToGrid w:val="0"/>
          <w:color w:val="000000"/>
        </w:rPr>
      </w:pPr>
    </w:p>
    <w:p w14:paraId="21872D09" w14:textId="77777777" w:rsidR="00DD4238" w:rsidRDefault="00DD4238" w:rsidP="00C523D5">
      <w:pPr>
        <w:pStyle w:val="Heading2"/>
        <w:rPr>
          <w:snapToGrid w:val="0"/>
        </w:rPr>
      </w:pPr>
      <w:bookmarkStart w:id="2652" w:name="_Toc126079283"/>
      <w:r>
        <w:rPr>
          <w:snapToGrid w:val="0"/>
        </w:rPr>
        <w:t>Product SubFIDs Subfield Structures For HOST 3</w:t>
      </w:r>
      <w:bookmarkEnd w:id="2652"/>
    </w:p>
    <w:p w14:paraId="59D77A33" w14:textId="77777777" w:rsidR="00DD4238" w:rsidRDefault="00DD4238" w:rsidP="00DD4238">
      <w:pPr>
        <w:pStyle w:val="BodyText"/>
        <w:rPr>
          <w:i w:val="0"/>
          <w:sz w:val="20"/>
        </w:rPr>
      </w:pPr>
      <w:r>
        <w:rPr>
          <w:i w:val="0"/>
          <w:sz w:val="20"/>
        </w:rPr>
        <w:t xml:space="preserve">The subfields for the Product SubFIDs data field (FID 6) are described below according to their subfield identifiers (SFIDs). The table lists the subfield name, its picture clause, the length of the field in the message, and the associated field name. In addition, a check mark  is in the RQST or RESP column if a subfield is available for requests and responses, respectively. </w:t>
      </w:r>
    </w:p>
    <w:p w14:paraId="3A77DEC1" w14:textId="77777777" w:rsidR="00DD4238" w:rsidRDefault="00DD4238" w:rsidP="00DD4238">
      <w:pPr>
        <w:spacing w:line="240" w:lineRule="atLeast"/>
        <w:rPr>
          <w:snapToGrid w:val="0"/>
          <w:color w:val="000000"/>
        </w:rPr>
      </w:pPr>
    </w:p>
    <w:p w14:paraId="23A95EFE" w14:textId="77777777" w:rsidR="00DD4238" w:rsidRDefault="00DD4238" w:rsidP="00DD4238">
      <w:pPr>
        <w:spacing w:line="240" w:lineRule="atLeast"/>
        <w:rPr>
          <w:snapToGrid w:val="0"/>
          <w:color w:val="000000"/>
        </w:rPr>
      </w:pPr>
    </w:p>
    <w:tbl>
      <w:tblPr>
        <w:tblW w:w="1017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50"/>
        <w:gridCol w:w="1350"/>
        <w:gridCol w:w="4410"/>
        <w:gridCol w:w="1170"/>
        <w:gridCol w:w="990"/>
      </w:tblGrid>
      <w:tr w:rsidR="00DD4238" w14:paraId="638E78B9" w14:textId="77777777" w:rsidTr="002B3D6A">
        <w:trPr>
          <w:cantSplit/>
        </w:trPr>
        <w:tc>
          <w:tcPr>
            <w:tcW w:w="900" w:type="dxa"/>
          </w:tcPr>
          <w:p w14:paraId="33ADF7B0" w14:textId="77777777" w:rsidR="00DD4238" w:rsidRDefault="00DD4238" w:rsidP="00C523D5">
            <w:pPr>
              <w:spacing w:before="120" w:after="120" w:line="240" w:lineRule="atLeast"/>
              <w:jc w:val="center"/>
              <w:rPr>
                <w:b/>
                <w:snapToGrid w:val="0"/>
                <w:color w:val="000000"/>
              </w:rPr>
            </w:pPr>
            <w:r>
              <w:rPr>
                <w:b/>
                <w:snapToGrid w:val="0"/>
                <w:color w:val="000000"/>
              </w:rPr>
              <w:t>SFID</w:t>
            </w:r>
          </w:p>
        </w:tc>
        <w:tc>
          <w:tcPr>
            <w:tcW w:w="1350" w:type="dxa"/>
          </w:tcPr>
          <w:p w14:paraId="3403E45E" w14:textId="77777777" w:rsidR="00DD4238" w:rsidRDefault="00DD4238" w:rsidP="00C523D5">
            <w:pPr>
              <w:spacing w:before="120" w:after="120" w:line="240" w:lineRule="atLeast"/>
              <w:jc w:val="center"/>
              <w:rPr>
                <w:b/>
                <w:snapToGrid w:val="0"/>
                <w:color w:val="000000"/>
              </w:rPr>
            </w:pPr>
            <w:r>
              <w:rPr>
                <w:b/>
                <w:snapToGrid w:val="0"/>
                <w:color w:val="000000"/>
              </w:rPr>
              <w:t>Picture</w:t>
            </w:r>
          </w:p>
        </w:tc>
        <w:tc>
          <w:tcPr>
            <w:tcW w:w="1350" w:type="dxa"/>
          </w:tcPr>
          <w:p w14:paraId="145CC44A" w14:textId="77777777" w:rsidR="00DD4238" w:rsidRDefault="00DD4238" w:rsidP="00C523D5">
            <w:pPr>
              <w:spacing w:before="120" w:after="120" w:line="240" w:lineRule="atLeast"/>
              <w:jc w:val="center"/>
              <w:rPr>
                <w:b/>
                <w:snapToGrid w:val="0"/>
                <w:color w:val="000000"/>
              </w:rPr>
            </w:pPr>
            <w:r>
              <w:rPr>
                <w:b/>
                <w:snapToGrid w:val="0"/>
                <w:color w:val="000000"/>
              </w:rPr>
              <w:t>Length</w:t>
            </w:r>
          </w:p>
        </w:tc>
        <w:tc>
          <w:tcPr>
            <w:tcW w:w="4410" w:type="dxa"/>
          </w:tcPr>
          <w:p w14:paraId="45E31211" w14:textId="77777777" w:rsidR="00DD4238" w:rsidRDefault="00DD4238" w:rsidP="00C523D5">
            <w:pPr>
              <w:spacing w:before="120" w:after="120" w:line="240" w:lineRule="atLeast"/>
              <w:jc w:val="center"/>
              <w:rPr>
                <w:b/>
                <w:snapToGrid w:val="0"/>
                <w:color w:val="000000"/>
              </w:rPr>
            </w:pPr>
            <w:r>
              <w:rPr>
                <w:b/>
                <w:snapToGrid w:val="0"/>
                <w:color w:val="000000"/>
              </w:rPr>
              <w:t>Field Name</w:t>
            </w:r>
          </w:p>
        </w:tc>
        <w:tc>
          <w:tcPr>
            <w:tcW w:w="1170" w:type="dxa"/>
          </w:tcPr>
          <w:p w14:paraId="3338DF15" w14:textId="77777777" w:rsidR="00DD4238" w:rsidRDefault="00DD4238" w:rsidP="00C523D5">
            <w:pPr>
              <w:spacing w:before="120" w:after="120" w:line="240" w:lineRule="atLeast"/>
              <w:jc w:val="center"/>
              <w:rPr>
                <w:b/>
                <w:snapToGrid w:val="0"/>
                <w:color w:val="000000"/>
              </w:rPr>
            </w:pPr>
            <w:r>
              <w:rPr>
                <w:b/>
                <w:snapToGrid w:val="0"/>
                <w:color w:val="000000"/>
              </w:rPr>
              <w:t>RQST</w:t>
            </w:r>
          </w:p>
        </w:tc>
        <w:tc>
          <w:tcPr>
            <w:tcW w:w="990" w:type="dxa"/>
          </w:tcPr>
          <w:p w14:paraId="27D2F85B" w14:textId="77777777" w:rsidR="00DD4238" w:rsidRDefault="00DD4238" w:rsidP="00C523D5">
            <w:pPr>
              <w:spacing w:before="120" w:after="120" w:line="240" w:lineRule="atLeast"/>
              <w:jc w:val="center"/>
              <w:rPr>
                <w:b/>
                <w:snapToGrid w:val="0"/>
                <w:color w:val="000000"/>
              </w:rPr>
            </w:pPr>
            <w:r>
              <w:rPr>
                <w:b/>
                <w:snapToGrid w:val="0"/>
                <w:color w:val="000000"/>
              </w:rPr>
              <w:t>RESP</w:t>
            </w:r>
          </w:p>
        </w:tc>
      </w:tr>
      <w:tr w:rsidR="00DD4238" w14:paraId="15303AB5" w14:textId="77777777" w:rsidTr="002B3D6A">
        <w:tc>
          <w:tcPr>
            <w:tcW w:w="900" w:type="dxa"/>
          </w:tcPr>
          <w:p w14:paraId="6BBA3DDA" w14:textId="77777777" w:rsidR="00DD4238" w:rsidRDefault="00DD4238" w:rsidP="00FA52BB">
            <w:pPr>
              <w:spacing w:line="240" w:lineRule="atLeast"/>
              <w:jc w:val="center"/>
              <w:rPr>
                <w:snapToGrid w:val="0"/>
                <w:color w:val="000000"/>
              </w:rPr>
            </w:pPr>
            <w:r>
              <w:rPr>
                <w:snapToGrid w:val="0"/>
                <w:color w:val="000000"/>
              </w:rPr>
              <w:t>E</w:t>
            </w:r>
          </w:p>
        </w:tc>
        <w:tc>
          <w:tcPr>
            <w:tcW w:w="1350" w:type="dxa"/>
          </w:tcPr>
          <w:p w14:paraId="62E3BC92" w14:textId="77777777" w:rsidR="00DD4238" w:rsidRDefault="0016311F" w:rsidP="00FA52BB">
            <w:pPr>
              <w:spacing w:line="240" w:lineRule="atLeast"/>
              <w:rPr>
                <w:snapToGrid w:val="0"/>
                <w:color w:val="000000"/>
              </w:rPr>
            </w:pPr>
            <w:r>
              <w:rPr>
                <w:snapToGrid w:val="0"/>
                <w:color w:val="000000"/>
              </w:rPr>
              <w:t>PIC 99</w:t>
            </w:r>
          </w:p>
        </w:tc>
        <w:tc>
          <w:tcPr>
            <w:tcW w:w="1350" w:type="dxa"/>
          </w:tcPr>
          <w:p w14:paraId="55C607ED" w14:textId="77777777" w:rsidR="00DD4238" w:rsidRDefault="0016311F" w:rsidP="00FA52BB">
            <w:pPr>
              <w:spacing w:line="240" w:lineRule="atLeast"/>
              <w:rPr>
                <w:snapToGrid w:val="0"/>
                <w:color w:val="000000"/>
              </w:rPr>
            </w:pPr>
            <w:r>
              <w:rPr>
                <w:snapToGrid w:val="0"/>
                <w:color w:val="000000"/>
              </w:rPr>
              <w:t>2</w:t>
            </w:r>
            <w:r w:rsidR="00DD4238">
              <w:rPr>
                <w:snapToGrid w:val="0"/>
                <w:color w:val="000000"/>
              </w:rPr>
              <w:t xml:space="preserve"> bytes</w:t>
            </w:r>
          </w:p>
        </w:tc>
        <w:tc>
          <w:tcPr>
            <w:tcW w:w="4410" w:type="dxa"/>
          </w:tcPr>
          <w:p w14:paraId="292AF59A" w14:textId="77777777" w:rsidR="00DD4238" w:rsidRDefault="00DD4238" w:rsidP="00FA52BB">
            <w:pPr>
              <w:spacing w:line="240" w:lineRule="atLeast"/>
              <w:rPr>
                <w:snapToGrid w:val="0"/>
                <w:color w:val="000000"/>
              </w:rPr>
            </w:pPr>
            <w:r>
              <w:rPr>
                <w:snapToGrid w:val="0"/>
                <w:color w:val="000000"/>
              </w:rPr>
              <w:t>POS entry mode</w:t>
            </w:r>
          </w:p>
        </w:tc>
        <w:tc>
          <w:tcPr>
            <w:tcW w:w="1170" w:type="dxa"/>
          </w:tcPr>
          <w:p w14:paraId="701CDB00" w14:textId="77777777" w:rsidR="00DD4238" w:rsidRDefault="00DD4238" w:rsidP="00FA52BB">
            <w:pPr>
              <w:numPr>
                <w:ilvl w:val="0"/>
                <w:numId w:val="9"/>
              </w:numPr>
              <w:spacing w:line="240" w:lineRule="atLeast"/>
              <w:jc w:val="center"/>
              <w:rPr>
                <w:snapToGrid w:val="0"/>
                <w:color w:val="000000"/>
              </w:rPr>
            </w:pPr>
          </w:p>
        </w:tc>
        <w:tc>
          <w:tcPr>
            <w:tcW w:w="990" w:type="dxa"/>
          </w:tcPr>
          <w:p w14:paraId="1E0A88D6" w14:textId="77777777" w:rsidR="00DD4238" w:rsidRDefault="00DD4238" w:rsidP="0016311F">
            <w:pPr>
              <w:spacing w:line="240" w:lineRule="atLeast"/>
              <w:jc w:val="center"/>
              <w:rPr>
                <w:snapToGrid w:val="0"/>
                <w:color w:val="000000"/>
              </w:rPr>
            </w:pPr>
          </w:p>
        </w:tc>
      </w:tr>
      <w:tr w:rsidR="00DD4238" w14:paraId="56817866" w14:textId="77777777" w:rsidTr="002B3D6A">
        <w:tc>
          <w:tcPr>
            <w:tcW w:w="900" w:type="dxa"/>
          </w:tcPr>
          <w:p w14:paraId="7648F7BC" w14:textId="77777777" w:rsidR="00DD4238" w:rsidRDefault="00DD4238" w:rsidP="00FA52BB">
            <w:pPr>
              <w:spacing w:line="240" w:lineRule="atLeast"/>
              <w:jc w:val="center"/>
              <w:rPr>
                <w:snapToGrid w:val="0"/>
                <w:color w:val="000000"/>
              </w:rPr>
            </w:pPr>
            <w:r>
              <w:rPr>
                <w:snapToGrid w:val="0"/>
                <w:color w:val="000000"/>
              </w:rPr>
              <w:t>F</w:t>
            </w:r>
          </w:p>
        </w:tc>
        <w:tc>
          <w:tcPr>
            <w:tcW w:w="1350" w:type="dxa"/>
          </w:tcPr>
          <w:p w14:paraId="6854DA29" w14:textId="77777777" w:rsidR="00DD4238" w:rsidRDefault="00DD4238" w:rsidP="00FA52BB">
            <w:pPr>
              <w:spacing w:line="240" w:lineRule="atLeast"/>
              <w:rPr>
                <w:snapToGrid w:val="0"/>
                <w:color w:val="000000"/>
              </w:rPr>
            </w:pPr>
            <w:r>
              <w:rPr>
                <w:snapToGrid w:val="0"/>
                <w:color w:val="000000"/>
              </w:rPr>
              <w:t>PIC X(2)</w:t>
            </w:r>
          </w:p>
        </w:tc>
        <w:tc>
          <w:tcPr>
            <w:tcW w:w="1350" w:type="dxa"/>
          </w:tcPr>
          <w:p w14:paraId="1A424245" w14:textId="77777777" w:rsidR="00DD4238" w:rsidRDefault="00DD4238" w:rsidP="00FA52BB">
            <w:pPr>
              <w:spacing w:line="240" w:lineRule="atLeast"/>
              <w:rPr>
                <w:snapToGrid w:val="0"/>
                <w:color w:val="000000"/>
              </w:rPr>
            </w:pPr>
            <w:r>
              <w:rPr>
                <w:snapToGrid w:val="0"/>
                <w:color w:val="000000"/>
              </w:rPr>
              <w:t>1-2  bytes</w:t>
            </w:r>
          </w:p>
        </w:tc>
        <w:tc>
          <w:tcPr>
            <w:tcW w:w="4410" w:type="dxa"/>
          </w:tcPr>
          <w:p w14:paraId="7AF50FB4" w14:textId="77777777" w:rsidR="00DD4238" w:rsidRDefault="00DD4238" w:rsidP="00FA52BB">
            <w:pPr>
              <w:spacing w:line="240" w:lineRule="atLeast"/>
              <w:rPr>
                <w:snapToGrid w:val="0"/>
                <w:color w:val="000000"/>
              </w:rPr>
            </w:pPr>
            <w:r>
              <w:rPr>
                <w:snapToGrid w:val="0"/>
                <w:color w:val="000000"/>
              </w:rPr>
              <w:t>Electronic commerce data</w:t>
            </w:r>
          </w:p>
        </w:tc>
        <w:tc>
          <w:tcPr>
            <w:tcW w:w="1170" w:type="dxa"/>
          </w:tcPr>
          <w:p w14:paraId="266866E6" w14:textId="77777777" w:rsidR="00DD4238" w:rsidRDefault="00DD4238" w:rsidP="00FA52BB">
            <w:pPr>
              <w:numPr>
                <w:ilvl w:val="0"/>
                <w:numId w:val="10"/>
              </w:numPr>
              <w:spacing w:line="240" w:lineRule="atLeast"/>
              <w:jc w:val="center"/>
              <w:rPr>
                <w:snapToGrid w:val="0"/>
                <w:color w:val="000000"/>
              </w:rPr>
            </w:pPr>
          </w:p>
        </w:tc>
        <w:tc>
          <w:tcPr>
            <w:tcW w:w="990" w:type="dxa"/>
          </w:tcPr>
          <w:p w14:paraId="0E405ECC" w14:textId="77777777" w:rsidR="00DD4238" w:rsidRDefault="00DD4238" w:rsidP="0016311F">
            <w:pPr>
              <w:spacing w:line="240" w:lineRule="atLeast"/>
              <w:jc w:val="center"/>
              <w:rPr>
                <w:snapToGrid w:val="0"/>
                <w:color w:val="000000"/>
              </w:rPr>
            </w:pPr>
          </w:p>
        </w:tc>
      </w:tr>
    </w:tbl>
    <w:p w14:paraId="3FF4B50D" w14:textId="77777777" w:rsidR="00DD4238" w:rsidRDefault="00DD4238" w:rsidP="00DD4238">
      <w:pPr>
        <w:tabs>
          <w:tab w:val="left" w:pos="0"/>
          <w:tab w:val="left" w:pos="720"/>
          <w:tab w:val="left" w:pos="1440"/>
          <w:tab w:val="left" w:pos="2160"/>
          <w:tab w:val="left" w:pos="2880"/>
          <w:tab w:val="left" w:pos="3600"/>
          <w:tab w:val="left" w:pos="4320"/>
        </w:tabs>
        <w:spacing w:line="240" w:lineRule="atLeast"/>
        <w:rPr>
          <w:snapToGrid w:val="0"/>
          <w:color w:val="000000"/>
        </w:rPr>
      </w:pPr>
    </w:p>
    <w:p w14:paraId="29D27EF4" w14:textId="77777777" w:rsidR="00C21BB6" w:rsidRDefault="00C21BB6" w:rsidP="00DD4238">
      <w:pPr>
        <w:tabs>
          <w:tab w:val="left" w:pos="0"/>
          <w:tab w:val="left" w:pos="720"/>
          <w:tab w:val="left" w:pos="1440"/>
          <w:tab w:val="left" w:pos="2160"/>
          <w:tab w:val="left" w:pos="2880"/>
          <w:tab w:val="left" w:pos="3600"/>
          <w:tab w:val="left" w:pos="4320"/>
        </w:tabs>
        <w:spacing w:line="240" w:lineRule="atLeast"/>
        <w:rPr>
          <w:snapToGrid w:val="0"/>
          <w:color w:val="000000"/>
        </w:rPr>
      </w:pPr>
    </w:p>
    <w:p w14:paraId="0B5D1835" w14:textId="77777777" w:rsidR="00C523D5" w:rsidRDefault="00C523D5">
      <w:pPr>
        <w:rPr>
          <w:rFonts w:asciiTheme="majorHAnsi" w:eastAsiaTheme="majorEastAsia" w:hAnsiTheme="majorHAnsi" w:cstheme="majorBidi"/>
          <w:b/>
          <w:snapToGrid w:val="0"/>
          <w:color w:val="538135" w:themeColor="accent6" w:themeShade="BF"/>
          <w:sz w:val="48"/>
          <w:szCs w:val="40"/>
        </w:rPr>
      </w:pPr>
      <w:r>
        <w:rPr>
          <w:snapToGrid w:val="0"/>
        </w:rPr>
        <w:br w:type="page"/>
      </w:r>
    </w:p>
    <w:p w14:paraId="0D765A43" w14:textId="77777777" w:rsidR="00C21BB6" w:rsidRDefault="0037708C" w:rsidP="00C523D5">
      <w:pPr>
        <w:pStyle w:val="Heading1"/>
        <w:rPr>
          <w:snapToGrid w:val="0"/>
        </w:rPr>
      </w:pPr>
      <w:bookmarkStart w:id="2653" w:name="_Toc126079284"/>
      <w:r>
        <w:rPr>
          <w:snapToGrid w:val="0"/>
        </w:rPr>
        <w:lastRenderedPageBreak/>
        <w:t xml:space="preserve">FID 6 </w:t>
      </w:r>
      <w:r w:rsidR="00C21BB6">
        <w:rPr>
          <w:snapToGrid w:val="0"/>
        </w:rPr>
        <w:t>Subfield Descriptions</w:t>
      </w:r>
      <w:bookmarkEnd w:id="2653"/>
    </w:p>
    <w:p w14:paraId="107167E0"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69AAC44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The following are the descriptions for the subfields for FID 6. Refer to the topic “Optional Data Field Description Format” for an explanation of the documentation format.</w:t>
      </w:r>
    </w:p>
    <w:p w14:paraId="5739CC8F" w14:textId="77777777" w:rsidR="00C21BB6" w:rsidRDefault="00C21BB6">
      <w:r>
        <w:t xml:space="preserve">For FID, </w:t>
      </w:r>
      <w:r w:rsidR="00C523D5">
        <w:t>subFID</w:t>
      </w:r>
      <w:r>
        <w:t xml:space="preserve"> combinations, the format is as follows:</w:t>
      </w:r>
    </w:p>
    <w:p w14:paraId="5F697D30" w14:textId="77777777" w:rsidR="00C21BB6" w:rsidRDefault="00C21BB6"/>
    <w:p w14:paraId="6CF48236"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W w:w="10180" w:type="dxa"/>
        <w:tblLayout w:type="fixed"/>
        <w:tblLook w:val="0000" w:firstRow="0" w:lastRow="0" w:firstColumn="0" w:lastColumn="0" w:noHBand="0" w:noVBand="0"/>
      </w:tblPr>
      <w:tblGrid>
        <w:gridCol w:w="1667"/>
        <w:gridCol w:w="450"/>
        <w:gridCol w:w="2033"/>
        <w:gridCol w:w="450"/>
        <w:gridCol w:w="1601"/>
        <w:gridCol w:w="2033"/>
        <w:gridCol w:w="450"/>
        <w:gridCol w:w="1496"/>
      </w:tblGrid>
      <w:tr w:rsidR="00C21BB6" w:rsidRPr="00C523D5" w14:paraId="071DC22D" w14:textId="77777777" w:rsidTr="00C523D5">
        <w:tc>
          <w:tcPr>
            <w:tcW w:w="1667" w:type="dxa"/>
            <w:tcBorders>
              <w:top w:val="single" w:sz="6" w:space="0" w:color="auto"/>
              <w:left w:val="single" w:sz="6" w:space="0" w:color="auto"/>
              <w:bottom w:val="single" w:sz="6" w:space="0" w:color="auto"/>
              <w:right w:val="single" w:sz="6" w:space="0" w:color="auto"/>
            </w:tcBorders>
          </w:tcPr>
          <w:p w14:paraId="7B344168" w14:textId="77777777" w:rsidR="00C21BB6" w:rsidRPr="00C523D5" w:rsidRDefault="00C21BB6"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lang w:val="en-GB"/>
              </w:rPr>
              <w:t>fid separator</w:t>
            </w:r>
          </w:p>
        </w:tc>
        <w:tc>
          <w:tcPr>
            <w:tcW w:w="450" w:type="dxa"/>
            <w:tcBorders>
              <w:top w:val="single" w:sz="6" w:space="0" w:color="auto"/>
              <w:left w:val="single" w:sz="6" w:space="0" w:color="auto"/>
              <w:bottom w:val="single" w:sz="6" w:space="0" w:color="auto"/>
              <w:right w:val="single" w:sz="6" w:space="0" w:color="auto"/>
            </w:tcBorders>
          </w:tcPr>
          <w:p w14:paraId="1EBE3349" w14:textId="77777777" w:rsidR="00C21BB6" w:rsidRPr="00C523D5" w:rsidRDefault="00C21BB6"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lang w:val="en-GB"/>
              </w:rPr>
              <w:t>6</w:t>
            </w:r>
          </w:p>
        </w:tc>
        <w:tc>
          <w:tcPr>
            <w:tcW w:w="2033" w:type="dxa"/>
            <w:tcBorders>
              <w:top w:val="single" w:sz="6" w:space="0" w:color="auto"/>
              <w:left w:val="single" w:sz="6" w:space="0" w:color="auto"/>
              <w:bottom w:val="single" w:sz="6" w:space="0" w:color="auto"/>
              <w:right w:val="single" w:sz="6" w:space="0" w:color="auto"/>
            </w:tcBorders>
          </w:tcPr>
          <w:p w14:paraId="01C23EC8" w14:textId="77777777" w:rsidR="00C21BB6" w:rsidRPr="00C523D5" w:rsidRDefault="00C523D5"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lang w:val="en-GB"/>
              </w:rPr>
              <w:t>subFID</w:t>
            </w:r>
            <w:r w:rsidR="00C21BB6" w:rsidRPr="00C523D5">
              <w:rPr>
                <w:bCs/>
                <w:lang w:val="en-GB"/>
              </w:rPr>
              <w:t xml:space="preserve"> separator</w:t>
            </w:r>
          </w:p>
        </w:tc>
        <w:tc>
          <w:tcPr>
            <w:tcW w:w="450" w:type="dxa"/>
            <w:tcBorders>
              <w:top w:val="single" w:sz="6" w:space="0" w:color="auto"/>
              <w:left w:val="single" w:sz="6" w:space="0" w:color="auto"/>
              <w:bottom w:val="single" w:sz="6" w:space="0" w:color="auto"/>
              <w:right w:val="single" w:sz="6" w:space="0" w:color="auto"/>
            </w:tcBorders>
          </w:tcPr>
          <w:p w14:paraId="13EF282B" w14:textId="77777777" w:rsidR="00C21BB6" w:rsidRPr="00C523D5" w:rsidRDefault="00C21BB6"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rPr>
              <w:t>B</w:t>
            </w:r>
          </w:p>
        </w:tc>
        <w:tc>
          <w:tcPr>
            <w:tcW w:w="1601" w:type="dxa"/>
            <w:tcBorders>
              <w:top w:val="single" w:sz="6" w:space="0" w:color="auto"/>
              <w:left w:val="single" w:sz="6" w:space="0" w:color="auto"/>
              <w:bottom w:val="single" w:sz="6" w:space="0" w:color="auto"/>
              <w:right w:val="single" w:sz="6" w:space="0" w:color="auto"/>
            </w:tcBorders>
          </w:tcPr>
          <w:p w14:paraId="58E4C53A" w14:textId="77777777" w:rsidR="00C21BB6" w:rsidRPr="00C523D5" w:rsidRDefault="00C523D5"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lang w:val="en-GB"/>
              </w:rPr>
              <w:t>subFID</w:t>
            </w:r>
            <w:r w:rsidR="00C21BB6" w:rsidRPr="00C523D5">
              <w:rPr>
                <w:bCs/>
                <w:lang w:val="en-GB"/>
              </w:rPr>
              <w:t xml:space="preserve"> value</w:t>
            </w:r>
          </w:p>
        </w:tc>
        <w:tc>
          <w:tcPr>
            <w:tcW w:w="2033" w:type="dxa"/>
            <w:tcBorders>
              <w:top w:val="single" w:sz="6" w:space="0" w:color="auto"/>
              <w:left w:val="single" w:sz="6" w:space="0" w:color="auto"/>
              <w:bottom w:val="single" w:sz="6" w:space="0" w:color="auto"/>
              <w:right w:val="single" w:sz="6" w:space="0" w:color="auto"/>
            </w:tcBorders>
          </w:tcPr>
          <w:p w14:paraId="5B6F171D" w14:textId="77777777" w:rsidR="00C21BB6" w:rsidRPr="00C523D5" w:rsidRDefault="00C523D5"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lang w:val="en-GB"/>
              </w:rPr>
            </w:pPr>
            <w:r w:rsidRPr="00C523D5">
              <w:rPr>
                <w:bCs/>
                <w:lang w:val="en-GB"/>
              </w:rPr>
              <w:t>subFID</w:t>
            </w:r>
            <w:r w:rsidR="00C21BB6" w:rsidRPr="00C523D5">
              <w:rPr>
                <w:bCs/>
                <w:lang w:val="en-GB"/>
              </w:rPr>
              <w:t xml:space="preserve"> separator</w:t>
            </w:r>
          </w:p>
        </w:tc>
        <w:tc>
          <w:tcPr>
            <w:tcW w:w="450" w:type="dxa"/>
            <w:tcBorders>
              <w:top w:val="single" w:sz="6" w:space="0" w:color="auto"/>
              <w:left w:val="single" w:sz="6" w:space="0" w:color="auto"/>
              <w:bottom w:val="single" w:sz="6" w:space="0" w:color="auto"/>
              <w:right w:val="single" w:sz="6" w:space="0" w:color="auto"/>
            </w:tcBorders>
          </w:tcPr>
          <w:p w14:paraId="4FD69398" w14:textId="77777777" w:rsidR="00C21BB6" w:rsidRPr="00C523D5" w:rsidRDefault="00C21BB6"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rPr>
            </w:pPr>
            <w:r w:rsidRPr="00C523D5">
              <w:rPr>
                <w:bCs/>
                <w:lang w:val="en-GB"/>
              </w:rPr>
              <w:t>F</w:t>
            </w:r>
          </w:p>
        </w:tc>
        <w:tc>
          <w:tcPr>
            <w:tcW w:w="1496" w:type="dxa"/>
            <w:tcBorders>
              <w:top w:val="single" w:sz="6" w:space="0" w:color="auto"/>
              <w:left w:val="single" w:sz="6" w:space="0" w:color="auto"/>
              <w:bottom w:val="single" w:sz="6" w:space="0" w:color="auto"/>
              <w:right w:val="single" w:sz="6" w:space="0" w:color="auto"/>
            </w:tcBorders>
          </w:tcPr>
          <w:p w14:paraId="75E902CF" w14:textId="77777777" w:rsidR="00C21BB6" w:rsidRPr="00C523D5" w:rsidRDefault="00C523D5" w:rsidP="00C523D5">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120" w:after="120"/>
              <w:rPr>
                <w:bCs/>
                <w:lang w:val="en-GB"/>
              </w:rPr>
            </w:pPr>
            <w:r w:rsidRPr="00C523D5">
              <w:rPr>
                <w:bCs/>
                <w:lang w:val="en-GB"/>
              </w:rPr>
              <w:t>subFID</w:t>
            </w:r>
            <w:r w:rsidR="00C21BB6" w:rsidRPr="00C523D5">
              <w:rPr>
                <w:bCs/>
                <w:lang w:val="en-GB"/>
              </w:rPr>
              <w:t xml:space="preserve"> value</w:t>
            </w:r>
          </w:p>
        </w:tc>
      </w:tr>
    </w:tbl>
    <w:p w14:paraId="1BAEFF4F" w14:textId="77777777" w:rsidR="00C523D5" w:rsidRDefault="00C523D5">
      <w:pPr>
        <w:tabs>
          <w:tab w:val="left" w:pos="0"/>
          <w:tab w:val="left" w:pos="720"/>
          <w:tab w:val="left" w:pos="1440"/>
          <w:tab w:val="left" w:pos="2160"/>
          <w:tab w:val="left" w:pos="2880"/>
          <w:tab w:val="left" w:pos="3600"/>
          <w:tab w:val="left" w:pos="4320"/>
        </w:tabs>
        <w:spacing w:line="240" w:lineRule="atLeast"/>
        <w:rPr>
          <w:snapToGrid w:val="0"/>
          <w:color w:val="000000"/>
        </w:rPr>
      </w:pPr>
    </w:p>
    <w:p w14:paraId="23852DB4" w14:textId="77777777" w:rsidR="00C21BB6" w:rsidRDefault="00C523D5">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SubFID</w:t>
      </w:r>
      <w:r w:rsidR="00C21BB6">
        <w:rPr>
          <w:snapToGrid w:val="0"/>
          <w:color w:val="000000"/>
        </w:rPr>
        <w:t xml:space="preserve"> separator = 1E HEX</w:t>
      </w:r>
    </w:p>
    <w:p w14:paraId="4737081D"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253F2371" w14:textId="3509BFE2"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For SubFIDs containing hexadecimal characters that require bit references, ACI convention is used. According to ACI’s convention, the first hexadecimal character represents bits 0-3 and the second hexadecimal character represent bits 4-7. This convention is different from EMV where the first character </w:t>
      </w:r>
      <w:r w:rsidR="001E7691">
        <w:rPr>
          <w:snapToGrid w:val="0"/>
          <w:color w:val="000000"/>
        </w:rPr>
        <w:t>represents</w:t>
      </w:r>
      <w:r>
        <w:rPr>
          <w:snapToGrid w:val="0"/>
          <w:color w:val="000000"/>
        </w:rPr>
        <w:t xml:space="preserve"> bits 8-5 and the second represents bits 4-1. Please use the following table to correlate:</w:t>
      </w:r>
    </w:p>
    <w:p w14:paraId="023F76E7" w14:textId="77777777" w:rsidR="006C5E1C" w:rsidRDefault="006C5E1C">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2880"/>
        <w:gridCol w:w="528"/>
        <w:gridCol w:w="528"/>
        <w:gridCol w:w="528"/>
        <w:gridCol w:w="528"/>
        <w:gridCol w:w="528"/>
        <w:gridCol w:w="528"/>
        <w:gridCol w:w="528"/>
        <w:gridCol w:w="516"/>
      </w:tblGrid>
      <w:tr w:rsidR="00C21BB6" w14:paraId="1E2ED203" w14:textId="77777777" w:rsidTr="00C523D5">
        <w:tc>
          <w:tcPr>
            <w:tcW w:w="2880" w:type="dxa"/>
          </w:tcPr>
          <w:p w14:paraId="57C12F05"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Reference Method</w:t>
            </w:r>
          </w:p>
        </w:tc>
        <w:tc>
          <w:tcPr>
            <w:tcW w:w="528" w:type="dxa"/>
          </w:tcPr>
          <w:p w14:paraId="2935A804"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0A7B59B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392DF7DB"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338A6AB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602DE139"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5B263E9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528" w:type="dxa"/>
          </w:tcPr>
          <w:p w14:paraId="653D175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c>
          <w:tcPr>
            <w:tcW w:w="432" w:type="dxa"/>
          </w:tcPr>
          <w:p w14:paraId="73B5BD5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BIT</w:t>
            </w:r>
          </w:p>
        </w:tc>
      </w:tr>
      <w:tr w:rsidR="00C21BB6" w14:paraId="26B2D1BA" w14:textId="77777777" w:rsidTr="00C523D5">
        <w:tc>
          <w:tcPr>
            <w:tcW w:w="2880" w:type="dxa"/>
          </w:tcPr>
          <w:p w14:paraId="053B712B"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EMV convention</w:t>
            </w:r>
          </w:p>
        </w:tc>
        <w:tc>
          <w:tcPr>
            <w:tcW w:w="528" w:type="dxa"/>
          </w:tcPr>
          <w:p w14:paraId="54713B50"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8</w:t>
            </w:r>
          </w:p>
        </w:tc>
        <w:tc>
          <w:tcPr>
            <w:tcW w:w="528" w:type="dxa"/>
          </w:tcPr>
          <w:p w14:paraId="16FD4AD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7</w:t>
            </w:r>
          </w:p>
        </w:tc>
        <w:tc>
          <w:tcPr>
            <w:tcW w:w="528" w:type="dxa"/>
          </w:tcPr>
          <w:p w14:paraId="0E2D380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6</w:t>
            </w:r>
          </w:p>
        </w:tc>
        <w:tc>
          <w:tcPr>
            <w:tcW w:w="528" w:type="dxa"/>
          </w:tcPr>
          <w:p w14:paraId="77CC4707"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5</w:t>
            </w:r>
          </w:p>
        </w:tc>
        <w:tc>
          <w:tcPr>
            <w:tcW w:w="528" w:type="dxa"/>
          </w:tcPr>
          <w:p w14:paraId="72CDBE7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4</w:t>
            </w:r>
          </w:p>
        </w:tc>
        <w:tc>
          <w:tcPr>
            <w:tcW w:w="528" w:type="dxa"/>
          </w:tcPr>
          <w:p w14:paraId="5A11D7C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3</w:t>
            </w:r>
          </w:p>
        </w:tc>
        <w:tc>
          <w:tcPr>
            <w:tcW w:w="528" w:type="dxa"/>
          </w:tcPr>
          <w:p w14:paraId="79904F80"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2</w:t>
            </w:r>
          </w:p>
        </w:tc>
        <w:tc>
          <w:tcPr>
            <w:tcW w:w="432" w:type="dxa"/>
          </w:tcPr>
          <w:p w14:paraId="3046C9A7"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1</w:t>
            </w:r>
          </w:p>
        </w:tc>
      </w:tr>
      <w:tr w:rsidR="00C21BB6" w14:paraId="5F5BB846" w14:textId="77777777" w:rsidTr="00C523D5">
        <w:tc>
          <w:tcPr>
            <w:tcW w:w="2880" w:type="dxa"/>
          </w:tcPr>
          <w:p w14:paraId="3524A00B"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ACI convention</w:t>
            </w:r>
          </w:p>
        </w:tc>
        <w:tc>
          <w:tcPr>
            <w:tcW w:w="528" w:type="dxa"/>
          </w:tcPr>
          <w:p w14:paraId="591C86C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0</w:t>
            </w:r>
          </w:p>
        </w:tc>
        <w:tc>
          <w:tcPr>
            <w:tcW w:w="528" w:type="dxa"/>
          </w:tcPr>
          <w:p w14:paraId="366C919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1</w:t>
            </w:r>
          </w:p>
        </w:tc>
        <w:tc>
          <w:tcPr>
            <w:tcW w:w="528" w:type="dxa"/>
          </w:tcPr>
          <w:p w14:paraId="7E1AE26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2</w:t>
            </w:r>
          </w:p>
        </w:tc>
        <w:tc>
          <w:tcPr>
            <w:tcW w:w="528" w:type="dxa"/>
          </w:tcPr>
          <w:p w14:paraId="686CE70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3</w:t>
            </w:r>
          </w:p>
        </w:tc>
        <w:tc>
          <w:tcPr>
            <w:tcW w:w="528" w:type="dxa"/>
          </w:tcPr>
          <w:p w14:paraId="34E8E951"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4</w:t>
            </w:r>
          </w:p>
        </w:tc>
        <w:tc>
          <w:tcPr>
            <w:tcW w:w="528" w:type="dxa"/>
          </w:tcPr>
          <w:p w14:paraId="664B8B1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5</w:t>
            </w:r>
          </w:p>
        </w:tc>
        <w:tc>
          <w:tcPr>
            <w:tcW w:w="528" w:type="dxa"/>
          </w:tcPr>
          <w:p w14:paraId="7B24A455"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6</w:t>
            </w:r>
          </w:p>
        </w:tc>
        <w:tc>
          <w:tcPr>
            <w:tcW w:w="432" w:type="dxa"/>
          </w:tcPr>
          <w:p w14:paraId="47C1580D"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7</w:t>
            </w:r>
          </w:p>
        </w:tc>
      </w:tr>
    </w:tbl>
    <w:p w14:paraId="5CB92F31"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47545BDE" w14:textId="77777777" w:rsidR="00CA7455" w:rsidRDefault="00A15A1A" w:rsidP="00CA7455">
      <w:pPr>
        <w:rPr>
          <w:snapToGrid w:val="0"/>
        </w:rPr>
      </w:pPr>
      <w:r>
        <w:rPr>
          <w:snapToGrid w:val="0"/>
        </w:rPr>
        <w:t xml:space="preserve">If the SFID name does not specify the use of </w:t>
      </w:r>
      <w:r w:rsidR="00CA7455">
        <w:rPr>
          <w:snapToGrid w:val="0"/>
        </w:rPr>
        <w:t>Host 1 or Host 3 messages</w:t>
      </w:r>
      <w:r>
        <w:rPr>
          <w:snapToGrid w:val="0"/>
        </w:rPr>
        <w:t xml:space="preserve">, this </w:t>
      </w:r>
      <w:r w:rsidR="00CA7455">
        <w:rPr>
          <w:snapToGrid w:val="0"/>
        </w:rPr>
        <w:t xml:space="preserve">means that the </w:t>
      </w:r>
      <w:r>
        <w:rPr>
          <w:snapToGrid w:val="0"/>
        </w:rPr>
        <w:t>S</w:t>
      </w:r>
      <w:r w:rsidR="00CA7455">
        <w:rPr>
          <w:snapToGrid w:val="0"/>
        </w:rPr>
        <w:t>FID is used by both Host 1 and Host 3.</w:t>
      </w:r>
    </w:p>
    <w:p w14:paraId="0A55312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14BBFC0" w14:textId="77777777" w:rsidR="00194504" w:rsidRDefault="00194504">
      <w:pPr>
        <w:tabs>
          <w:tab w:val="left" w:pos="0"/>
          <w:tab w:val="left" w:pos="720"/>
          <w:tab w:val="left" w:pos="1440"/>
          <w:tab w:val="left" w:pos="2160"/>
          <w:tab w:val="left" w:pos="2880"/>
          <w:tab w:val="left" w:pos="3600"/>
          <w:tab w:val="left" w:pos="4320"/>
        </w:tabs>
        <w:spacing w:line="240" w:lineRule="atLeast"/>
        <w:rPr>
          <w:snapToGrid w:val="0"/>
          <w:color w:val="000000"/>
        </w:rPr>
      </w:pPr>
    </w:p>
    <w:p w14:paraId="5207D1A9" w14:textId="77777777" w:rsidR="008F0F85" w:rsidRDefault="008F0F85" w:rsidP="00847896">
      <w:pPr>
        <w:pStyle w:val="Heading2"/>
        <w:rPr>
          <w:snapToGrid w:val="0"/>
        </w:rPr>
      </w:pPr>
      <w:bookmarkStart w:id="2654" w:name="_Toc30407722"/>
      <w:bookmarkStart w:id="2655" w:name="_Toc126079285"/>
      <w:r>
        <w:rPr>
          <w:snapToGrid w:val="0"/>
        </w:rPr>
        <w:t>SFID A – BASE24 Original Data</w:t>
      </w:r>
      <w:bookmarkEnd w:id="2654"/>
      <w:bookmarkEnd w:id="2655"/>
    </w:p>
    <w:p w14:paraId="110320FB" w14:textId="77777777" w:rsidR="00C21BB6" w:rsidRDefault="00C21BB6" w:rsidP="008F0F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BASE24 Original Data field represents the original transaction time (hhmmsshh) and date (MMDD) information carried in the BASE24 Standard Message. The format of this data is identical to the subordinate data definitions TRN-TIM and TRN-DAT for the ORIG-DATA structure of the PSTM.</w:t>
      </w:r>
    </w:p>
    <w:p w14:paraId="4015014B"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0DF785C" w14:textId="77777777" w:rsidR="008F0F85" w:rsidRDefault="008F0F85" w:rsidP="008F0F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18191A4C" w14:textId="77777777" w:rsidR="008F0F85" w:rsidRDefault="008F0F85" w:rsidP="008F0F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C523D5" w14:paraId="006BF939" w14:textId="77777777" w:rsidTr="00BF3D72">
        <w:tc>
          <w:tcPr>
            <w:tcW w:w="2335" w:type="dxa"/>
          </w:tcPr>
          <w:p w14:paraId="161283EB" w14:textId="77777777" w:rsidR="00C523D5" w:rsidRDefault="00C523D5" w:rsidP="00BF3D72">
            <w:pPr>
              <w:spacing w:after="120"/>
              <w:rPr>
                <w:b/>
                <w:snapToGrid w:val="0"/>
              </w:rPr>
            </w:pPr>
            <w:r>
              <w:rPr>
                <w:b/>
                <w:snapToGrid w:val="0"/>
              </w:rPr>
              <w:t>Request</w:t>
            </w:r>
          </w:p>
        </w:tc>
        <w:tc>
          <w:tcPr>
            <w:tcW w:w="7105" w:type="dxa"/>
          </w:tcPr>
          <w:p w14:paraId="5F5B9716" w14:textId="77777777" w:rsidR="00C523D5" w:rsidRDefault="00C523D5" w:rsidP="00C523D5">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12 bytes.</w:t>
            </w:r>
          </w:p>
          <w:p w14:paraId="57C01ED7" w14:textId="77777777" w:rsidR="00C523D5" w:rsidRDefault="00C523D5" w:rsidP="00BF3D72">
            <w:pPr>
              <w:rPr>
                <w:b/>
                <w:snapToGrid w:val="0"/>
              </w:rPr>
            </w:pPr>
          </w:p>
        </w:tc>
      </w:tr>
      <w:tr w:rsidR="00C523D5" w14:paraId="02E232E8" w14:textId="77777777" w:rsidTr="00BF3D72">
        <w:tc>
          <w:tcPr>
            <w:tcW w:w="2335" w:type="dxa"/>
          </w:tcPr>
          <w:p w14:paraId="4944AE63" w14:textId="77777777" w:rsidR="00C523D5" w:rsidRDefault="00C523D5" w:rsidP="00BF3D72">
            <w:pPr>
              <w:spacing w:after="120"/>
              <w:rPr>
                <w:b/>
                <w:snapToGrid w:val="0"/>
              </w:rPr>
            </w:pPr>
            <w:r>
              <w:rPr>
                <w:b/>
                <w:snapToGrid w:val="0"/>
              </w:rPr>
              <w:t>Response</w:t>
            </w:r>
          </w:p>
        </w:tc>
        <w:tc>
          <w:tcPr>
            <w:tcW w:w="7105" w:type="dxa"/>
          </w:tcPr>
          <w:p w14:paraId="6AE2EC06" w14:textId="77777777" w:rsidR="00C523D5" w:rsidRDefault="00C523D5" w:rsidP="00C523D5">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12 bytes. If included, the value is echoed from the request.</w:t>
            </w:r>
          </w:p>
          <w:p w14:paraId="1E85823D" w14:textId="77777777" w:rsidR="00C523D5" w:rsidRPr="008F0357" w:rsidRDefault="00C523D5" w:rsidP="00BF3D72">
            <w:pPr>
              <w:rPr>
                <w:b/>
                <w:bCs/>
                <w:snapToGrid w:val="0"/>
              </w:rPr>
            </w:pPr>
          </w:p>
        </w:tc>
      </w:tr>
      <w:tr w:rsidR="00C523D5" w14:paraId="404549E7" w14:textId="77777777" w:rsidTr="00BF3D72">
        <w:tc>
          <w:tcPr>
            <w:tcW w:w="2335" w:type="dxa"/>
          </w:tcPr>
          <w:p w14:paraId="3AC7B277" w14:textId="77777777" w:rsidR="00C523D5" w:rsidRDefault="00C523D5" w:rsidP="00BF3D72">
            <w:pPr>
              <w:spacing w:after="120"/>
              <w:rPr>
                <w:b/>
                <w:snapToGrid w:val="0"/>
              </w:rPr>
            </w:pPr>
            <w:r w:rsidRPr="00FB4BC9">
              <w:rPr>
                <w:rFonts w:cs="Arial"/>
                <w:b/>
                <w:bCs/>
                <w:lang w:val="en-CA"/>
              </w:rPr>
              <w:t>Internal Field</w:t>
            </w:r>
          </w:p>
        </w:tc>
        <w:tc>
          <w:tcPr>
            <w:tcW w:w="7105" w:type="dxa"/>
          </w:tcPr>
          <w:p w14:paraId="1A166450" w14:textId="77777777" w:rsidR="00C523D5" w:rsidRPr="008D28E5" w:rsidRDefault="00C523D5" w:rsidP="00C523D5">
            <w:pPr>
              <w:tabs>
                <w:tab w:val="left" w:pos="0"/>
                <w:tab w:val="left" w:pos="720"/>
                <w:tab w:val="left" w:pos="1440"/>
                <w:tab w:val="left" w:pos="2160"/>
                <w:tab w:val="left" w:pos="2880"/>
                <w:tab w:val="left" w:pos="3600"/>
                <w:tab w:val="left" w:pos="4320"/>
              </w:tabs>
              <w:spacing w:line="240" w:lineRule="atLeast"/>
              <w:rPr>
                <w:snapToGrid w:val="0"/>
                <w:color w:val="000000"/>
              </w:rPr>
            </w:pPr>
            <w:r w:rsidRPr="008D28E5">
              <w:rPr>
                <w:snapToGrid w:val="0"/>
                <w:color w:val="000000"/>
              </w:rPr>
              <w:t>PSTM.ORIG-DATA.TRN-TIM</w:t>
            </w:r>
          </w:p>
          <w:p w14:paraId="68131CD0" w14:textId="77777777" w:rsidR="00C523D5" w:rsidRDefault="00C523D5" w:rsidP="00C523D5">
            <w:pPr>
              <w:tabs>
                <w:tab w:val="left" w:pos="0"/>
                <w:tab w:val="left" w:pos="720"/>
                <w:tab w:val="left" w:pos="1440"/>
                <w:tab w:val="left" w:pos="2160"/>
                <w:tab w:val="left" w:pos="2880"/>
                <w:tab w:val="left" w:pos="3600"/>
                <w:tab w:val="left" w:pos="4320"/>
              </w:tabs>
              <w:spacing w:line="240" w:lineRule="atLeast"/>
              <w:rPr>
                <w:b/>
                <w:snapToGrid w:val="0"/>
              </w:rPr>
            </w:pPr>
            <w:r w:rsidRPr="008D28E5">
              <w:rPr>
                <w:snapToGrid w:val="0"/>
                <w:color w:val="000000"/>
              </w:rPr>
              <w:t>PSTM.ORIG-DATA-TRN-DAT</w:t>
            </w:r>
          </w:p>
        </w:tc>
      </w:tr>
    </w:tbl>
    <w:p w14:paraId="3D3103CD" w14:textId="77777777" w:rsidR="00C523D5" w:rsidRDefault="00C523D5" w:rsidP="008F0F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1C6BA3FF" w14:textId="77777777" w:rsidR="00ED2E11" w:rsidRDefault="00ED2E11" w:rsidP="00847896">
      <w:pPr>
        <w:pStyle w:val="Heading2"/>
        <w:rPr>
          <w:snapToGrid w:val="0"/>
        </w:rPr>
      </w:pPr>
      <w:bookmarkStart w:id="2656" w:name="_Toc30407723"/>
      <w:bookmarkStart w:id="2657" w:name="_Toc126079286"/>
      <w:r>
        <w:rPr>
          <w:snapToGrid w:val="0"/>
        </w:rPr>
        <w:t>SFID B – Manual CVD - Customer</w:t>
      </w:r>
      <w:bookmarkEnd w:id="2656"/>
      <w:bookmarkEnd w:id="2657"/>
    </w:p>
    <w:p w14:paraId="687F1CEA" w14:textId="77777777" w:rsidR="00386E7B" w:rsidRDefault="00C21BB6" w:rsidP="00ED2E11">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Manual CVD—Customer field contains the manually entered card verification digits from the customer’s card.</w:t>
      </w:r>
      <w:r w:rsidR="00B06EA5">
        <w:rPr>
          <w:snapToGrid w:val="0"/>
          <w:color w:val="000000"/>
        </w:rPr>
        <w:t xml:space="preserve">  </w:t>
      </w:r>
      <w:r w:rsidR="001C3F9C">
        <w:rPr>
          <w:snapToGrid w:val="0"/>
          <w:color w:val="000000"/>
        </w:rPr>
        <w:t>There are differences on how this field can be sent, depending on whether the POS solution is using P2P encryption or not.  See below for more details.</w:t>
      </w:r>
    </w:p>
    <w:p w14:paraId="6F852E72" w14:textId="77777777" w:rsidR="00C21BB6" w:rsidRDefault="00C21BB6" w:rsidP="001C3F9C">
      <w:pPr>
        <w:pStyle w:val="ListParagraph"/>
        <w:rPr>
          <w:rFonts w:ascii="Arial" w:hAnsi="Arial"/>
          <w:snapToGrid w:val="0"/>
          <w:color w:val="000000"/>
        </w:rPr>
      </w:pPr>
    </w:p>
    <w:p w14:paraId="6353CBC4" w14:textId="77777777" w:rsidR="00ED2E11" w:rsidRDefault="00ED2E11" w:rsidP="00ED2E11">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20BCFDE4" w14:textId="77777777" w:rsidR="00ED2E11" w:rsidRDefault="00ED2E11" w:rsidP="00ED2E11">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
        <w:gridCol w:w="2317"/>
        <w:gridCol w:w="18"/>
        <w:gridCol w:w="7087"/>
        <w:gridCol w:w="18"/>
      </w:tblGrid>
      <w:tr w:rsidR="00C523D5" w14:paraId="1498C93C" w14:textId="77777777" w:rsidTr="008F14F7">
        <w:trPr>
          <w:gridAfter w:val="1"/>
          <w:wAfter w:w="18" w:type="dxa"/>
        </w:trPr>
        <w:tc>
          <w:tcPr>
            <w:tcW w:w="2335" w:type="dxa"/>
            <w:gridSpan w:val="2"/>
          </w:tcPr>
          <w:p w14:paraId="0D64C595" w14:textId="77777777" w:rsidR="00C523D5" w:rsidRDefault="00C523D5" w:rsidP="00BF3D72">
            <w:pPr>
              <w:spacing w:after="120"/>
              <w:rPr>
                <w:b/>
                <w:snapToGrid w:val="0"/>
              </w:rPr>
            </w:pPr>
            <w:r>
              <w:rPr>
                <w:b/>
                <w:snapToGrid w:val="0"/>
              </w:rPr>
              <w:t>Request</w:t>
            </w:r>
          </w:p>
        </w:tc>
        <w:tc>
          <w:tcPr>
            <w:tcW w:w="7105" w:type="dxa"/>
            <w:gridSpan w:val="2"/>
          </w:tcPr>
          <w:p w14:paraId="6DFCAFFB" w14:textId="521312D9" w:rsidR="008F14F7" w:rsidRPr="00D93939"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375623" w:themeColor="accent4"/>
              </w:rPr>
            </w:pPr>
            <w:r w:rsidRPr="00D93939">
              <w:rPr>
                <w:b/>
                <w:snapToGrid w:val="0"/>
                <w:color w:val="538135" w:themeColor="accent3"/>
              </w:rPr>
              <w:t xml:space="preserve">non-P2P </w:t>
            </w:r>
            <w:r w:rsidR="001E7691" w:rsidRPr="00D93939">
              <w:rPr>
                <w:b/>
                <w:snapToGrid w:val="0"/>
                <w:color w:val="538135" w:themeColor="accent3"/>
              </w:rPr>
              <w:t>encryptions</w:t>
            </w:r>
          </w:p>
          <w:p w14:paraId="11F81BA2"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r w:rsidRPr="00D93939">
              <w:rPr>
                <w:snapToGrid w:val="0"/>
                <w:color w:val="000000"/>
              </w:rPr>
              <w:t xml:space="preserve">Optional.  </w:t>
            </w:r>
            <w:r>
              <w:rPr>
                <w:snapToGrid w:val="0"/>
                <w:color w:val="000000"/>
              </w:rPr>
              <w:t>Fixed length of 4 bytes – left justified space filled, e.g. “123 “.</w:t>
            </w:r>
          </w:p>
          <w:p w14:paraId="7648DB9B"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p>
          <w:p w14:paraId="641DCDA1" w14:textId="77777777" w:rsidR="008F14F7" w:rsidRP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375623" w:themeColor="accent4"/>
              </w:rPr>
            </w:pPr>
            <w:r w:rsidRPr="008F14F7">
              <w:rPr>
                <w:b/>
                <w:snapToGrid w:val="0"/>
                <w:color w:val="538135" w:themeColor="accent3"/>
              </w:rPr>
              <w:t>P2P encryption only</w:t>
            </w:r>
            <w:r w:rsidRPr="008F14F7">
              <w:rPr>
                <w:snapToGrid w:val="0"/>
                <w:color w:val="538135" w:themeColor="accent3"/>
              </w:rPr>
              <w:t xml:space="preserve"> </w:t>
            </w:r>
            <w:r w:rsidRPr="008F14F7">
              <w:rPr>
                <w:snapToGrid w:val="0"/>
                <w:color w:val="375623" w:themeColor="accent4"/>
              </w:rPr>
              <w:tab/>
            </w:r>
          </w:p>
          <w:p w14:paraId="6666914C"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r w:rsidRPr="00B06EA5">
              <w:rPr>
                <w:snapToGrid w:val="0"/>
                <w:color w:val="000000"/>
              </w:rPr>
              <w:t xml:space="preserve">For P2P encryption this </w:t>
            </w:r>
            <w:r>
              <w:rPr>
                <w:snapToGrid w:val="0"/>
                <w:color w:val="000000"/>
              </w:rPr>
              <w:t>S</w:t>
            </w:r>
            <w:r w:rsidRPr="00B06EA5">
              <w:rPr>
                <w:snapToGrid w:val="0"/>
                <w:color w:val="000000"/>
              </w:rPr>
              <w:t>FID is sent encrypted with</w:t>
            </w:r>
            <w:r>
              <w:rPr>
                <w:snapToGrid w:val="0"/>
                <w:color w:val="000000"/>
              </w:rPr>
              <w:t>in</w:t>
            </w:r>
            <w:r w:rsidRPr="00B06EA5">
              <w:rPr>
                <w:snapToGrid w:val="0"/>
                <w:color w:val="000000"/>
              </w:rPr>
              <w:t xml:space="preserve"> the BLOB.</w:t>
            </w:r>
          </w:p>
          <w:p w14:paraId="07E0FB76"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 </w:t>
            </w:r>
          </w:p>
          <w:p w14:paraId="5D1B9217" w14:textId="57FA16F8"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r w:rsidRPr="00C86726">
              <w:rPr>
                <w:snapToGrid w:val="0"/>
                <w:color w:val="000000"/>
              </w:rPr>
              <w:t>Also, for P2P encryption only, there are special considerations which apply as follows:</w:t>
            </w:r>
          </w:p>
          <w:p w14:paraId="305011D2" w14:textId="77777777" w:rsidR="00D07E3E" w:rsidRPr="00C86726" w:rsidRDefault="00D07E3E" w:rsidP="008F14F7">
            <w:pPr>
              <w:tabs>
                <w:tab w:val="left" w:pos="0"/>
                <w:tab w:val="left" w:pos="720"/>
                <w:tab w:val="left" w:pos="1440"/>
                <w:tab w:val="left" w:pos="2160"/>
                <w:tab w:val="left" w:pos="2880"/>
                <w:tab w:val="left" w:pos="3600"/>
                <w:tab w:val="left" w:pos="4320"/>
              </w:tabs>
              <w:spacing w:line="240" w:lineRule="atLeast"/>
              <w:rPr>
                <w:snapToGrid w:val="0"/>
                <w:color w:val="000000"/>
              </w:rPr>
            </w:pPr>
          </w:p>
          <w:p w14:paraId="05C06D5A" w14:textId="77777777" w:rsidR="008F14F7" w:rsidRPr="008F14F7" w:rsidRDefault="008F14F7" w:rsidP="00F12805">
            <w:pPr>
              <w:pStyle w:val="ListParagraph"/>
              <w:numPr>
                <w:ilvl w:val="0"/>
                <w:numId w:val="157"/>
              </w:numPr>
              <w:ind w:left="360"/>
              <w:rPr>
                <w:snapToGrid w:val="0"/>
              </w:rPr>
            </w:pPr>
            <w:r w:rsidRPr="008F14F7">
              <w:rPr>
                <w:snapToGrid w:val="0"/>
              </w:rPr>
              <w:t>Within the BLOB, if this SFID is included, the CVD value can be padded/space-filled with alphanumeric characters other than spaces.  For example, the CVD could be "123" followed by a Hex character such as "B".  In this case, the TD Base24 system will automatically remove any values which are non-numeric (i.e. values outside of the 0-9 range).  For this example, a "123B" CVD will be processed on the TD system as "123 ".</w:t>
            </w:r>
          </w:p>
          <w:p w14:paraId="422FC5E0" w14:textId="77777777" w:rsidR="008F14F7" w:rsidRPr="008F14F7" w:rsidRDefault="008F14F7" w:rsidP="00F12805">
            <w:pPr>
              <w:pStyle w:val="ListParagraph"/>
              <w:numPr>
                <w:ilvl w:val="0"/>
                <w:numId w:val="157"/>
              </w:numPr>
              <w:ind w:left="360"/>
              <w:rPr>
                <w:snapToGrid w:val="0"/>
              </w:rPr>
            </w:pPr>
            <w:r w:rsidRPr="008F14F7">
              <w:rPr>
                <w:snapToGrid w:val="0"/>
              </w:rPr>
              <w:t>If the CVD does NOT apply to the transaction (i.e. no CVD value was captured), but the BLOB still includes this SFID, the SFID can contain values outside of the 0-9 range and the TD Base24 system will automatically 'ignore' the CVD value.  For example, if the BLOB contains this SFID with a value of "BBBB", the TD Base24 system will recognize that there is no CVD to process since there are no CVD digits present in the 0-9 range.</w:t>
            </w:r>
          </w:p>
          <w:p w14:paraId="3DC6F459" w14:textId="77777777" w:rsidR="00C523D5" w:rsidRDefault="00C523D5" w:rsidP="008F14F7">
            <w:pPr>
              <w:tabs>
                <w:tab w:val="left" w:pos="0"/>
                <w:tab w:val="left" w:pos="720"/>
                <w:tab w:val="left" w:pos="1440"/>
                <w:tab w:val="left" w:pos="2160"/>
                <w:tab w:val="left" w:pos="2880"/>
                <w:tab w:val="left" w:pos="3600"/>
                <w:tab w:val="left" w:pos="4320"/>
              </w:tabs>
              <w:spacing w:line="240" w:lineRule="atLeast"/>
              <w:rPr>
                <w:b/>
                <w:snapToGrid w:val="0"/>
              </w:rPr>
            </w:pPr>
          </w:p>
        </w:tc>
      </w:tr>
      <w:tr w:rsidR="00C523D5" w14:paraId="077E45C4" w14:textId="77777777" w:rsidTr="008F14F7">
        <w:trPr>
          <w:gridBefore w:val="1"/>
          <w:wBefore w:w="18" w:type="dxa"/>
        </w:trPr>
        <w:tc>
          <w:tcPr>
            <w:tcW w:w="2335" w:type="dxa"/>
            <w:gridSpan w:val="2"/>
          </w:tcPr>
          <w:p w14:paraId="446CC08A" w14:textId="77777777" w:rsidR="00C523D5" w:rsidRDefault="00C523D5" w:rsidP="00BF3D72">
            <w:pPr>
              <w:spacing w:after="120"/>
              <w:rPr>
                <w:b/>
                <w:snapToGrid w:val="0"/>
              </w:rPr>
            </w:pPr>
            <w:r>
              <w:rPr>
                <w:b/>
                <w:snapToGrid w:val="0"/>
              </w:rPr>
              <w:t>Response</w:t>
            </w:r>
          </w:p>
        </w:tc>
        <w:tc>
          <w:tcPr>
            <w:tcW w:w="7105" w:type="dxa"/>
            <w:gridSpan w:val="2"/>
          </w:tcPr>
          <w:p w14:paraId="1B233B63" w14:textId="40C6EF31" w:rsidR="008F14F7" w:rsidRPr="00D93939" w:rsidRDefault="008F14F7" w:rsidP="008F14F7">
            <w:pPr>
              <w:tabs>
                <w:tab w:val="left" w:pos="0"/>
                <w:tab w:val="left" w:pos="720"/>
                <w:tab w:val="left" w:pos="1440"/>
                <w:tab w:val="left" w:pos="2160"/>
                <w:tab w:val="left" w:pos="2880"/>
                <w:tab w:val="left" w:pos="3600"/>
                <w:tab w:val="left" w:pos="4320"/>
              </w:tabs>
              <w:spacing w:line="240" w:lineRule="atLeast"/>
              <w:rPr>
                <w:b/>
                <w:snapToGrid w:val="0"/>
                <w:color w:val="538135" w:themeColor="accent3"/>
              </w:rPr>
            </w:pPr>
            <w:r w:rsidRPr="00D93939">
              <w:rPr>
                <w:b/>
                <w:snapToGrid w:val="0"/>
                <w:color w:val="538135" w:themeColor="accent3"/>
              </w:rPr>
              <w:t xml:space="preserve">non-P2P </w:t>
            </w:r>
            <w:r w:rsidR="001E7691" w:rsidRPr="00D93939">
              <w:rPr>
                <w:b/>
                <w:snapToGrid w:val="0"/>
                <w:color w:val="538135" w:themeColor="accent3"/>
              </w:rPr>
              <w:t>encryptions</w:t>
            </w:r>
          </w:p>
          <w:p w14:paraId="31AA02DB"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000000"/>
              </w:rPr>
            </w:pPr>
            <w:r w:rsidRPr="00D93939">
              <w:rPr>
                <w:snapToGrid w:val="0"/>
                <w:color w:val="000000"/>
              </w:rPr>
              <w:t xml:space="preserve">Optional. </w:t>
            </w:r>
            <w:r>
              <w:rPr>
                <w:snapToGrid w:val="0"/>
                <w:color w:val="000000"/>
              </w:rPr>
              <w:t>Fixed length of 4 bytes. If included, the value is echoed from the request.</w:t>
            </w:r>
          </w:p>
          <w:p w14:paraId="623C66BF" w14:textId="77777777" w:rsidR="008F14F7" w:rsidRDefault="008F14F7" w:rsidP="008F14F7">
            <w:pPr>
              <w:tabs>
                <w:tab w:val="left" w:pos="0"/>
                <w:tab w:val="left" w:pos="720"/>
                <w:tab w:val="left" w:pos="1440"/>
                <w:tab w:val="left" w:pos="2160"/>
                <w:tab w:val="left" w:pos="2880"/>
                <w:tab w:val="left" w:pos="3600"/>
                <w:tab w:val="left" w:pos="4320"/>
              </w:tabs>
              <w:spacing w:line="240" w:lineRule="atLeast"/>
              <w:rPr>
                <w:snapToGrid w:val="0"/>
                <w:color w:val="FF0000"/>
              </w:rPr>
            </w:pPr>
          </w:p>
          <w:p w14:paraId="423E8966" w14:textId="77777777" w:rsidR="008F14F7" w:rsidRPr="008F14F7" w:rsidRDefault="008F14F7" w:rsidP="008F14F7">
            <w:pPr>
              <w:tabs>
                <w:tab w:val="left" w:pos="0"/>
                <w:tab w:val="left" w:pos="720"/>
                <w:tab w:val="left" w:pos="1440"/>
                <w:tab w:val="left" w:pos="2160"/>
                <w:tab w:val="left" w:pos="2880"/>
                <w:tab w:val="left" w:pos="3600"/>
                <w:tab w:val="left" w:pos="4320"/>
              </w:tabs>
              <w:spacing w:line="240" w:lineRule="atLeast"/>
              <w:rPr>
                <w:b/>
                <w:snapToGrid w:val="0"/>
                <w:color w:val="538135" w:themeColor="accent3"/>
              </w:rPr>
            </w:pPr>
            <w:r w:rsidRPr="008F14F7">
              <w:rPr>
                <w:b/>
                <w:snapToGrid w:val="0"/>
                <w:color w:val="538135" w:themeColor="accent3"/>
              </w:rPr>
              <w:t>P2P encryption only</w:t>
            </w:r>
          </w:p>
          <w:p w14:paraId="7429E9FD" w14:textId="77777777" w:rsidR="008F14F7" w:rsidRPr="00A00CB5" w:rsidRDefault="008F14F7" w:rsidP="008F14F7">
            <w:pPr>
              <w:tabs>
                <w:tab w:val="left" w:pos="0"/>
                <w:tab w:val="left" w:pos="720"/>
                <w:tab w:val="left" w:pos="1440"/>
                <w:tab w:val="left" w:pos="2160"/>
                <w:tab w:val="left" w:pos="2880"/>
                <w:tab w:val="left" w:pos="3600"/>
                <w:tab w:val="left" w:pos="4320"/>
              </w:tabs>
              <w:spacing w:line="240" w:lineRule="atLeast"/>
              <w:rPr>
                <w:snapToGrid w:val="0"/>
              </w:rPr>
            </w:pPr>
            <w:r w:rsidRPr="00A00CB5">
              <w:rPr>
                <w:snapToGrid w:val="0"/>
              </w:rPr>
              <w:t xml:space="preserve">For P2P encryption, this </w:t>
            </w:r>
            <w:r>
              <w:rPr>
                <w:snapToGrid w:val="0"/>
              </w:rPr>
              <w:t>S</w:t>
            </w:r>
            <w:r w:rsidRPr="00A00CB5">
              <w:rPr>
                <w:snapToGrid w:val="0"/>
              </w:rPr>
              <w:t>FID will NEVER be included in the Response.</w:t>
            </w:r>
          </w:p>
          <w:p w14:paraId="07028A3F" w14:textId="77777777" w:rsidR="00C523D5" w:rsidRPr="008F0357" w:rsidRDefault="00C523D5" w:rsidP="008F14F7">
            <w:pPr>
              <w:tabs>
                <w:tab w:val="left" w:pos="0"/>
                <w:tab w:val="left" w:pos="720"/>
                <w:tab w:val="left" w:pos="1440"/>
                <w:tab w:val="left" w:pos="2160"/>
                <w:tab w:val="left" w:pos="2880"/>
                <w:tab w:val="left" w:pos="3600"/>
                <w:tab w:val="left" w:pos="4320"/>
              </w:tabs>
              <w:spacing w:line="240" w:lineRule="atLeast"/>
              <w:rPr>
                <w:b/>
                <w:bCs/>
                <w:snapToGrid w:val="0"/>
              </w:rPr>
            </w:pPr>
          </w:p>
        </w:tc>
      </w:tr>
      <w:tr w:rsidR="00C523D5" w14:paraId="62E1C1CB" w14:textId="77777777" w:rsidTr="008F14F7">
        <w:trPr>
          <w:gridBefore w:val="1"/>
          <w:wBefore w:w="18" w:type="dxa"/>
        </w:trPr>
        <w:tc>
          <w:tcPr>
            <w:tcW w:w="2335" w:type="dxa"/>
            <w:gridSpan w:val="2"/>
          </w:tcPr>
          <w:p w14:paraId="1247307F" w14:textId="77777777" w:rsidR="00C523D5" w:rsidRDefault="00C523D5" w:rsidP="00BF3D72">
            <w:pPr>
              <w:spacing w:after="120"/>
              <w:rPr>
                <w:b/>
                <w:snapToGrid w:val="0"/>
              </w:rPr>
            </w:pPr>
            <w:r w:rsidRPr="00FB4BC9">
              <w:rPr>
                <w:rFonts w:cs="Arial"/>
                <w:b/>
                <w:bCs/>
                <w:lang w:val="en-CA"/>
              </w:rPr>
              <w:t>Internal Field</w:t>
            </w:r>
          </w:p>
        </w:tc>
        <w:tc>
          <w:tcPr>
            <w:tcW w:w="7105" w:type="dxa"/>
            <w:gridSpan w:val="2"/>
          </w:tcPr>
          <w:p w14:paraId="501C25C4" w14:textId="77777777" w:rsidR="00C523D5" w:rsidRDefault="008F14F7" w:rsidP="00BF3D72">
            <w:pPr>
              <w:tabs>
                <w:tab w:val="left" w:pos="0"/>
                <w:tab w:val="left" w:pos="720"/>
                <w:tab w:val="left" w:pos="1440"/>
                <w:tab w:val="left" w:pos="2160"/>
                <w:tab w:val="left" w:pos="2880"/>
                <w:tab w:val="left" w:pos="3600"/>
                <w:tab w:val="left" w:pos="4320"/>
              </w:tabs>
              <w:spacing w:line="240" w:lineRule="atLeast"/>
              <w:rPr>
                <w:b/>
                <w:snapToGrid w:val="0"/>
              </w:rPr>
            </w:pPr>
            <w:r>
              <w:rPr>
                <w:snapToGrid w:val="0"/>
                <w:color w:val="000000"/>
              </w:rPr>
              <w:t>BASE24-pos Release 5.1 token</w:t>
            </w:r>
          </w:p>
        </w:tc>
      </w:tr>
    </w:tbl>
    <w:p w14:paraId="09D470AD" w14:textId="77777777" w:rsidR="00C523D5" w:rsidRDefault="00C523D5" w:rsidP="00ED2E11">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35F34DDA" w14:textId="77777777" w:rsidR="001C3F9C" w:rsidRDefault="001C3F9C">
      <w:pPr>
        <w:tabs>
          <w:tab w:val="left" w:pos="0"/>
          <w:tab w:val="left" w:pos="720"/>
          <w:tab w:val="left" w:pos="1440"/>
          <w:tab w:val="left" w:pos="2160"/>
          <w:tab w:val="left" w:pos="2880"/>
          <w:tab w:val="left" w:pos="3600"/>
          <w:tab w:val="left" w:pos="4320"/>
        </w:tabs>
        <w:spacing w:line="240" w:lineRule="atLeast"/>
        <w:rPr>
          <w:snapToGrid w:val="0"/>
          <w:color w:val="000000"/>
        </w:rPr>
      </w:pPr>
    </w:p>
    <w:p w14:paraId="51FE7617" w14:textId="77777777" w:rsidR="008D28E5" w:rsidRDefault="008D28E5">
      <w:pPr>
        <w:tabs>
          <w:tab w:val="left" w:pos="0"/>
          <w:tab w:val="left" w:pos="720"/>
          <w:tab w:val="left" w:pos="1440"/>
          <w:tab w:val="left" w:pos="2160"/>
          <w:tab w:val="left" w:pos="2880"/>
          <w:tab w:val="left" w:pos="3600"/>
          <w:tab w:val="left" w:pos="4320"/>
        </w:tabs>
        <w:spacing w:line="240" w:lineRule="atLeast"/>
        <w:rPr>
          <w:snapToGrid w:val="0"/>
          <w:color w:val="000000"/>
        </w:rPr>
      </w:pPr>
    </w:p>
    <w:p w14:paraId="2A053EA7" w14:textId="77777777" w:rsidR="00BF3F61" w:rsidRDefault="00BF3F61" w:rsidP="00847896">
      <w:pPr>
        <w:pStyle w:val="Heading2"/>
        <w:rPr>
          <w:snapToGrid w:val="0"/>
        </w:rPr>
      </w:pPr>
      <w:bookmarkStart w:id="2658" w:name="_Toc30407724"/>
      <w:bookmarkStart w:id="2659" w:name="_Toc126079287"/>
      <w:r>
        <w:rPr>
          <w:snapToGrid w:val="0"/>
        </w:rPr>
        <w:t>SFID D – Fleet Card Data</w:t>
      </w:r>
      <w:bookmarkEnd w:id="2658"/>
      <w:bookmarkEnd w:id="2659"/>
    </w:p>
    <w:p w14:paraId="26414E88" w14:textId="77777777" w:rsidR="004E450C" w:rsidRPr="004E450C" w:rsidRDefault="004E450C" w:rsidP="001B1F60">
      <w:pPr>
        <w:shd w:val="clear" w:color="auto" w:fill="FFFFFF"/>
        <w:spacing w:before="150"/>
        <w:ind w:left="720"/>
        <w:rPr>
          <w:rFonts w:cs="Arial"/>
        </w:rPr>
      </w:pPr>
      <w:r w:rsidRPr="004E450C">
        <w:rPr>
          <w:rFonts w:cs="Arial"/>
        </w:rPr>
        <w:t>The Fleet Card Data field contains fleet card information.</w:t>
      </w:r>
    </w:p>
    <w:p w14:paraId="326E8449" w14:textId="77777777" w:rsidR="004E450C" w:rsidRPr="004E450C" w:rsidRDefault="004E450C" w:rsidP="001B1F60">
      <w:pPr>
        <w:shd w:val="clear" w:color="auto" w:fill="FFFFFF"/>
        <w:spacing w:before="150"/>
        <w:ind w:left="720"/>
        <w:rPr>
          <w:rFonts w:cs="Arial"/>
        </w:rPr>
      </w:pPr>
      <w:r w:rsidRPr="004E450C">
        <w:rPr>
          <w:rFonts w:cs="Arial"/>
        </w:rPr>
        <w:t>The first 30 bytes is considered CORE data, which is mandatory.</w:t>
      </w:r>
      <w:r w:rsidR="00D43073">
        <w:rPr>
          <w:rFonts w:cs="Arial"/>
        </w:rPr>
        <w:t xml:space="preserve">  Immediately following the CORE data, one or more Fleet Data Fields can be sent.</w:t>
      </w:r>
    </w:p>
    <w:p w14:paraId="54D5A5EE" w14:textId="77777777" w:rsidR="00D43073" w:rsidRDefault="00D43073" w:rsidP="001B1F60">
      <w:pPr>
        <w:shd w:val="clear" w:color="auto" w:fill="FFFFFF"/>
        <w:spacing w:before="150"/>
        <w:ind w:left="720"/>
        <w:rPr>
          <w:rFonts w:cs="Arial"/>
        </w:rPr>
      </w:pPr>
      <w:r>
        <w:rPr>
          <w:rFonts w:cs="Arial"/>
        </w:rPr>
        <w:t>Only the Card Type "F" (VISA Fleet Card) is supported at this time.</w:t>
      </w:r>
    </w:p>
    <w:p w14:paraId="234B8B42" w14:textId="77777777" w:rsidR="008F14F7" w:rsidRDefault="008F14F7" w:rsidP="001B1F60">
      <w:pPr>
        <w:shd w:val="clear" w:color="auto" w:fill="FFFFFF"/>
        <w:spacing w:before="150"/>
        <w:ind w:left="720"/>
        <w:rPr>
          <w:rFonts w:cs="Arial"/>
        </w:rPr>
      </w:pPr>
    </w:p>
    <w:p w14:paraId="242A16C1" w14:textId="77777777" w:rsidR="004E450C" w:rsidRPr="004E450C" w:rsidRDefault="004E450C" w:rsidP="00E9760F">
      <w:pPr>
        <w:pStyle w:val="Heading3"/>
      </w:pPr>
      <w:r w:rsidRPr="001B1F60">
        <w:t>CORE Data Format (30 bytes)</w:t>
      </w:r>
    </w:p>
    <w:p w14:paraId="7DB7B14B" w14:textId="77777777" w:rsidR="004E450C" w:rsidRPr="001B1F60" w:rsidRDefault="004E450C" w:rsidP="001B1F60">
      <w:pPr>
        <w:shd w:val="clear" w:color="auto" w:fill="FFFFFF"/>
        <w:spacing w:before="150"/>
        <w:ind w:left="720"/>
        <w:rPr>
          <w:rFonts w:cs="Arial"/>
        </w:rPr>
      </w:pPr>
      <w:r w:rsidRPr="004E450C">
        <w:rPr>
          <w:rFonts w:cs="Arial"/>
        </w:rPr>
        <w:t>Core data is fixed length of 30 bytes and the structure is exactly as seen below.</w:t>
      </w:r>
    </w:p>
    <w:tbl>
      <w:tblPr>
        <w:tblW w:w="8889" w:type="dxa"/>
        <w:tblInd w:w="712"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019"/>
        <w:gridCol w:w="1042"/>
        <w:gridCol w:w="5683"/>
      </w:tblGrid>
      <w:tr w:rsidR="001B1F60" w:rsidRPr="008F14F7" w14:paraId="7010CA64" w14:textId="77777777" w:rsidTr="008F14F7">
        <w:tc>
          <w:tcPr>
            <w:tcW w:w="1145" w:type="dxa"/>
            <w:tcMar>
              <w:top w:w="105" w:type="dxa"/>
              <w:left w:w="150" w:type="dxa"/>
              <w:bottom w:w="105" w:type="dxa"/>
              <w:right w:w="150" w:type="dxa"/>
            </w:tcMar>
            <w:hideMark/>
          </w:tcPr>
          <w:p w14:paraId="0B197985" w14:textId="77777777" w:rsidR="004E450C" w:rsidRPr="008F14F7" w:rsidRDefault="004E450C" w:rsidP="004E450C">
            <w:pPr>
              <w:rPr>
                <w:rFonts w:cs="Arial"/>
                <w:b/>
                <w:bCs/>
              </w:rPr>
            </w:pPr>
            <w:r w:rsidRPr="008F14F7">
              <w:rPr>
                <w:rFonts w:cs="Arial"/>
                <w:b/>
                <w:bCs/>
              </w:rPr>
              <w:t>Position</w:t>
            </w:r>
          </w:p>
        </w:tc>
        <w:tc>
          <w:tcPr>
            <w:tcW w:w="1019" w:type="dxa"/>
            <w:tcMar>
              <w:top w:w="105" w:type="dxa"/>
              <w:left w:w="150" w:type="dxa"/>
              <w:bottom w:w="105" w:type="dxa"/>
              <w:right w:w="150" w:type="dxa"/>
            </w:tcMar>
            <w:hideMark/>
          </w:tcPr>
          <w:p w14:paraId="6B578CC0" w14:textId="77777777" w:rsidR="004E450C" w:rsidRPr="008F14F7" w:rsidRDefault="004E450C" w:rsidP="004E450C">
            <w:pPr>
              <w:rPr>
                <w:rFonts w:cs="Arial"/>
                <w:b/>
                <w:bCs/>
              </w:rPr>
            </w:pPr>
            <w:r w:rsidRPr="008F14F7">
              <w:rPr>
                <w:rFonts w:cs="Arial"/>
                <w:b/>
                <w:bCs/>
              </w:rPr>
              <w:t>Length</w:t>
            </w:r>
          </w:p>
        </w:tc>
        <w:tc>
          <w:tcPr>
            <w:tcW w:w="895" w:type="dxa"/>
            <w:tcMar>
              <w:top w:w="105" w:type="dxa"/>
              <w:left w:w="150" w:type="dxa"/>
              <w:bottom w:w="105" w:type="dxa"/>
              <w:right w:w="150" w:type="dxa"/>
            </w:tcMar>
            <w:hideMark/>
          </w:tcPr>
          <w:p w14:paraId="18BF8CC0" w14:textId="77777777" w:rsidR="004E450C" w:rsidRPr="008F14F7" w:rsidRDefault="004E450C" w:rsidP="004E450C">
            <w:pPr>
              <w:rPr>
                <w:rFonts w:cs="Arial"/>
                <w:b/>
                <w:bCs/>
              </w:rPr>
            </w:pPr>
            <w:r w:rsidRPr="008F14F7">
              <w:rPr>
                <w:rFonts w:cs="Arial"/>
                <w:b/>
                <w:bCs/>
              </w:rPr>
              <w:t>Format</w:t>
            </w:r>
          </w:p>
        </w:tc>
        <w:tc>
          <w:tcPr>
            <w:tcW w:w="5830" w:type="dxa"/>
            <w:tcMar>
              <w:top w:w="105" w:type="dxa"/>
              <w:left w:w="150" w:type="dxa"/>
              <w:bottom w:w="105" w:type="dxa"/>
              <w:right w:w="150" w:type="dxa"/>
            </w:tcMar>
            <w:hideMark/>
          </w:tcPr>
          <w:p w14:paraId="078763EA" w14:textId="77777777" w:rsidR="004E450C" w:rsidRPr="008F14F7" w:rsidRDefault="00043E38" w:rsidP="004E450C">
            <w:pPr>
              <w:rPr>
                <w:rFonts w:cs="Arial"/>
                <w:b/>
                <w:bCs/>
              </w:rPr>
            </w:pPr>
            <w:r w:rsidRPr="008F14F7">
              <w:rPr>
                <w:rFonts w:cs="Arial"/>
                <w:b/>
                <w:bCs/>
              </w:rPr>
              <w:t xml:space="preserve">Field Name and </w:t>
            </w:r>
            <w:r w:rsidR="004E450C" w:rsidRPr="008F14F7">
              <w:rPr>
                <w:rFonts w:cs="Arial"/>
                <w:b/>
                <w:bCs/>
              </w:rPr>
              <w:t>Description</w:t>
            </w:r>
          </w:p>
        </w:tc>
      </w:tr>
      <w:tr w:rsidR="001B1F60" w:rsidRPr="001B1F60" w14:paraId="2B33B793" w14:textId="77777777" w:rsidTr="008F14F7">
        <w:tc>
          <w:tcPr>
            <w:tcW w:w="1145" w:type="dxa"/>
            <w:tcMar>
              <w:top w:w="105" w:type="dxa"/>
              <w:left w:w="150" w:type="dxa"/>
              <w:bottom w:w="105" w:type="dxa"/>
              <w:right w:w="150" w:type="dxa"/>
            </w:tcMar>
            <w:hideMark/>
          </w:tcPr>
          <w:p w14:paraId="4F315BFB" w14:textId="77777777" w:rsidR="004E450C" w:rsidRPr="004E450C" w:rsidRDefault="004E450C" w:rsidP="004E450C">
            <w:pPr>
              <w:rPr>
                <w:rFonts w:cs="Arial"/>
              </w:rPr>
            </w:pPr>
            <w:r w:rsidRPr="004E450C">
              <w:rPr>
                <w:rFonts w:cs="Arial"/>
              </w:rPr>
              <w:t>01</w:t>
            </w:r>
          </w:p>
        </w:tc>
        <w:tc>
          <w:tcPr>
            <w:tcW w:w="1019" w:type="dxa"/>
            <w:tcMar>
              <w:top w:w="105" w:type="dxa"/>
              <w:left w:w="150" w:type="dxa"/>
              <w:bottom w:w="105" w:type="dxa"/>
              <w:right w:w="150" w:type="dxa"/>
            </w:tcMar>
            <w:hideMark/>
          </w:tcPr>
          <w:p w14:paraId="33A29D8D" w14:textId="77777777" w:rsidR="004E450C" w:rsidRPr="004E450C" w:rsidRDefault="004E450C" w:rsidP="004E450C">
            <w:pPr>
              <w:rPr>
                <w:rFonts w:cs="Arial"/>
              </w:rPr>
            </w:pPr>
            <w:r w:rsidRPr="004E450C">
              <w:rPr>
                <w:rFonts w:cs="Arial"/>
              </w:rPr>
              <w:t>1</w:t>
            </w:r>
          </w:p>
        </w:tc>
        <w:tc>
          <w:tcPr>
            <w:tcW w:w="895" w:type="dxa"/>
            <w:tcMar>
              <w:top w:w="105" w:type="dxa"/>
              <w:left w:w="150" w:type="dxa"/>
              <w:bottom w:w="105" w:type="dxa"/>
              <w:right w:w="150" w:type="dxa"/>
            </w:tcMar>
            <w:hideMark/>
          </w:tcPr>
          <w:p w14:paraId="0082FD3F" w14:textId="77777777" w:rsidR="004E450C" w:rsidRPr="004E450C" w:rsidRDefault="004E450C" w:rsidP="004E450C">
            <w:pPr>
              <w:rPr>
                <w:rFonts w:cs="Arial"/>
              </w:rPr>
            </w:pPr>
            <w:r w:rsidRPr="004E450C">
              <w:rPr>
                <w:rFonts w:cs="Arial"/>
              </w:rPr>
              <w:t>AN</w:t>
            </w:r>
          </w:p>
        </w:tc>
        <w:tc>
          <w:tcPr>
            <w:tcW w:w="5830" w:type="dxa"/>
            <w:tcMar>
              <w:top w:w="105" w:type="dxa"/>
              <w:left w:w="150" w:type="dxa"/>
              <w:bottom w:w="105" w:type="dxa"/>
              <w:right w:w="150" w:type="dxa"/>
            </w:tcMar>
            <w:hideMark/>
          </w:tcPr>
          <w:p w14:paraId="3C3A1741" w14:textId="77777777" w:rsidR="004E450C" w:rsidRPr="004E450C" w:rsidRDefault="004E450C" w:rsidP="005962C1">
            <w:pPr>
              <w:spacing w:after="120"/>
              <w:rPr>
                <w:rFonts w:cs="Arial"/>
              </w:rPr>
            </w:pPr>
            <w:r w:rsidRPr="001B1F60">
              <w:rPr>
                <w:rFonts w:cs="Arial"/>
                <w:b/>
                <w:bCs/>
              </w:rPr>
              <w:t>Card Type</w:t>
            </w:r>
          </w:p>
          <w:p w14:paraId="1B9AE964" w14:textId="77777777" w:rsidR="004E450C" w:rsidRDefault="004E450C" w:rsidP="001B1F60">
            <w:pPr>
              <w:rPr>
                <w:rFonts w:cs="Arial"/>
              </w:rPr>
            </w:pPr>
            <w:r w:rsidRPr="004E450C">
              <w:rPr>
                <w:rFonts w:cs="Arial"/>
              </w:rPr>
              <w:t>A code indicating the type of card data present.</w:t>
            </w:r>
          </w:p>
          <w:p w14:paraId="20F858ED" w14:textId="77777777" w:rsidR="00043E38" w:rsidRPr="004E450C" w:rsidRDefault="00043E38" w:rsidP="001B1F60">
            <w:pPr>
              <w:rPr>
                <w:rFonts w:cs="Arial"/>
              </w:rPr>
            </w:pPr>
          </w:p>
          <w:p w14:paraId="72784D64" w14:textId="77777777" w:rsidR="004E450C" w:rsidRDefault="004E450C" w:rsidP="001B1F60">
            <w:pPr>
              <w:rPr>
                <w:rFonts w:cs="Arial"/>
              </w:rPr>
            </w:pPr>
            <w:r w:rsidRPr="004E450C">
              <w:rPr>
                <w:rFonts w:cs="Arial"/>
              </w:rPr>
              <w:t>Valid values are as follows:</w:t>
            </w:r>
          </w:p>
          <w:p w14:paraId="0C3DF89B" w14:textId="77777777" w:rsidR="008F14F7" w:rsidRPr="004E450C" w:rsidRDefault="008F14F7" w:rsidP="001B1F60">
            <w:pPr>
              <w:rPr>
                <w:rFonts w:cs="Arial"/>
              </w:rPr>
            </w:pPr>
          </w:p>
          <w:p w14:paraId="40770EC7" w14:textId="77777777" w:rsidR="004E450C" w:rsidRPr="004E450C" w:rsidRDefault="004E450C" w:rsidP="008F14F7">
            <w:pPr>
              <w:ind w:left="432" w:hanging="432"/>
              <w:rPr>
                <w:rFonts w:cs="Arial"/>
              </w:rPr>
            </w:pPr>
            <w:r w:rsidRPr="004E450C">
              <w:rPr>
                <w:rFonts w:cs="Arial"/>
              </w:rPr>
              <w:t>A = American Express purchasing card</w:t>
            </w:r>
            <w:r w:rsidR="00D43073">
              <w:rPr>
                <w:rFonts w:cs="Arial"/>
              </w:rPr>
              <w:t xml:space="preserve"> </w:t>
            </w:r>
            <w:r w:rsidR="00D43073" w:rsidRPr="00043E38">
              <w:rPr>
                <w:rFonts w:cs="Arial"/>
                <w:b/>
                <w:bCs/>
                <w:i/>
                <w:sz w:val="16"/>
                <w:szCs w:val="16"/>
              </w:rPr>
              <w:t>(NOT  supported)</w:t>
            </w:r>
          </w:p>
          <w:p w14:paraId="327EB22C" w14:textId="77777777" w:rsidR="004E450C" w:rsidRDefault="004E450C" w:rsidP="008F14F7">
            <w:pPr>
              <w:ind w:left="432" w:hanging="432"/>
              <w:rPr>
                <w:rFonts w:cs="Arial"/>
                <w:b/>
                <w:bCs/>
                <w:i/>
                <w:sz w:val="16"/>
                <w:szCs w:val="16"/>
              </w:rPr>
            </w:pPr>
            <w:r w:rsidRPr="004E450C">
              <w:rPr>
                <w:rFonts w:cs="Arial"/>
              </w:rPr>
              <w:t>C = MasterCard fleet card </w:t>
            </w:r>
            <w:r w:rsidRPr="00043E38">
              <w:rPr>
                <w:rFonts w:cs="Arial"/>
                <w:b/>
                <w:bCs/>
                <w:i/>
                <w:sz w:val="16"/>
                <w:szCs w:val="16"/>
              </w:rPr>
              <w:t>(NOT  supported)</w:t>
            </w:r>
          </w:p>
          <w:p w14:paraId="41861F92" w14:textId="77777777" w:rsidR="008F14F7" w:rsidRPr="004E450C" w:rsidRDefault="008F14F7" w:rsidP="008F14F7">
            <w:pPr>
              <w:ind w:left="864" w:hanging="432"/>
              <w:rPr>
                <w:rFonts w:cs="Arial"/>
              </w:rPr>
            </w:pPr>
          </w:p>
          <w:p w14:paraId="5175F8DB" w14:textId="77777777" w:rsidR="004E450C" w:rsidRPr="00D07E3E" w:rsidRDefault="004E450C" w:rsidP="008F14F7">
            <w:pPr>
              <w:ind w:left="432" w:hanging="432"/>
              <w:rPr>
                <w:rFonts w:cs="Arial"/>
                <w:color w:val="538135" w:themeColor="accent3"/>
              </w:rPr>
            </w:pPr>
            <w:r w:rsidRPr="00D07E3E">
              <w:rPr>
                <w:rFonts w:cs="Arial"/>
                <w:color w:val="538135" w:themeColor="accent3"/>
              </w:rPr>
              <w:t>F = VISA Fleet card </w:t>
            </w:r>
          </w:p>
          <w:p w14:paraId="35D8DB13" w14:textId="77777777" w:rsidR="008F14F7" w:rsidRPr="004E450C" w:rsidRDefault="008F14F7" w:rsidP="008F14F7">
            <w:pPr>
              <w:ind w:left="432" w:hanging="432"/>
              <w:rPr>
                <w:rFonts w:cs="Arial"/>
              </w:rPr>
            </w:pPr>
          </w:p>
          <w:p w14:paraId="5B5948DC" w14:textId="77777777" w:rsidR="004E450C" w:rsidRPr="004E450C" w:rsidRDefault="004E450C" w:rsidP="008F14F7">
            <w:pPr>
              <w:ind w:left="432" w:hanging="432"/>
              <w:rPr>
                <w:rFonts w:cs="Arial"/>
              </w:rPr>
            </w:pPr>
            <w:r w:rsidRPr="004E450C">
              <w:rPr>
                <w:rFonts w:cs="Arial"/>
              </w:rPr>
              <w:t>M = MasterCard purchasing card level 3</w:t>
            </w:r>
            <w:r w:rsidR="008F14F7">
              <w:rPr>
                <w:rFonts w:cs="Arial"/>
              </w:rPr>
              <w:t xml:space="preserve"> </w:t>
            </w:r>
            <w:r w:rsidR="00D43073" w:rsidRPr="00043E38">
              <w:rPr>
                <w:rFonts w:cs="Arial"/>
                <w:b/>
                <w:bCs/>
                <w:i/>
                <w:sz w:val="16"/>
                <w:szCs w:val="16"/>
              </w:rPr>
              <w:t>(NOT supported)</w:t>
            </w:r>
          </w:p>
          <w:p w14:paraId="0B4CFB6A" w14:textId="77777777" w:rsidR="004E450C" w:rsidRPr="004E450C" w:rsidRDefault="004E450C" w:rsidP="008F14F7">
            <w:pPr>
              <w:ind w:left="432" w:hanging="432"/>
              <w:rPr>
                <w:rFonts w:cs="Arial"/>
              </w:rPr>
            </w:pPr>
            <w:r w:rsidRPr="004E450C">
              <w:rPr>
                <w:rFonts w:cs="Arial"/>
              </w:rPr>
              <w:t>V = Visa purchasing card level 3</w:t>
            </w:r>
            <w:r w:rsidR="00D43073">
              <w:rPr>
                <w:rFonts w:cs="Arial"/>
              </w:rPr>
              <w:t xml:space="preserve"> </w:t>
            </w:r>
            <w:r w:rsidR="00D43073" w:rsidRPr="00043E38">
              <w:rPr>
                <w:rFonts w:cs="Arial"/>
                <w:b/>
                <w:bCs/>
                <w:i/>
                <w:sz w:val="16"/>
                <w:szCs w:val="16"/>
              </w:rPr>
              <w:t>(NOT supported)</w:t>
            </w:r>
          </w:p>
          <w:p w14:paraId="2355BCAB" w14:textId="77777777" w:rsidR="004E450C" w:rsidRPr="004E450C" w:rsidRDefault="004E450C" w:rsidP="008F14F7">
            <w:pPr>
              <w:ind w:left="432" w:hanging="432"/>
              <w:rPr>
                <w:rFonts w:cs="Arial"/>
              </w:rPr>
            </w:pPr>
            <w:r w:rsidRPr="004E450C">
              <w:rPr>
                <w:rFonts w:cs="Arial"/>
              </w:rPr>
              <w:t>b = Level 2 purchasing card (where b is a blank)</w:t>
            </w:r>
            <w:r w:rsidR="00D43073">
              <w:rPr>
                <w:rFonts w:cs="Arial"/>
              </w:rPr>
              <w:t xml:space="preserve"> </w:t>
            </w:r>
            <w:r w:rsidR="00D43073" w:rsidRPr="00043E38">
              <w:rPr>
                <w:rFonts w:cs="Arial"/>
                <w:b/>
                <w:bCs/>
                <w:i/>
                <w:sz w:val="16"/>
                <w:szCs w:val="16"/>
              </w:rPr>
              <w:t>(NOT supported)</w:t>
            </w:r>
          </w:p>
        </w:tc>
      </w:tr>
      <w:tr w:rsidR="001B1F60" w:rsidRPr="001B1F60" w14:paraId="7B257AB7" w14:textId="77777777" w:rsidTr="008F14F7">
        <w:tc>
          <w:tcPr>
            <w:tcW w:w="1145" w:type="dxa"/>
            <w:tcMar>
              <w:top w:w="105" w:type="dxa"/>
              <w:left w:w="150" w:type="dxa"/>
              <w:bottom w:w="105" w:type="dxa"/>
              <w:right w:w="150" w:type="dxa"/>
            </w:tcMar>
            <w:hideMark/>
          </w:tcPr>
          <w:p w14:paraId="7A1658DE" w14:textId="77777777" w:rsidR="004E450C" w:rsidRPr="004E450C" w:rsidRDefault="004E450C" w:rsidP="004E450C">
            <w:pPr>
              <w:rPr>
                <w:rFonts w:cs="Arial"/>
              </w:rPr>
            </w:pPr>
            <w:r w:rsidRPr="004E450C">
              <w:rPr>
                <w:rFonts w:cs="Arial"/>
              </w:rPr>
              <w:t>02-18</w:t>
            </w:r>
          </w:p>
        </w:tc>
        <w:tc>
          <w:tcPr>
            <w:tcW w:w="1019" w:type="dxa"/>
            <w:tcMar>
              <w:top w:w="105" w:type="dxa"/>
              <w:left w:w="150" w:type="dxa"/>
              <w:bottom w:w="105" w:type="dxa"/>
              <w:right w:w="150" w:type="dxa"/>
            </w:tcMar>
            <w:hideMark/>
          </w:tcPr>
          <w:p w14:paraId="465C2E04" w14:textId="77777777" w:rsidR="004E450C" w:rsidRPr="004E450C" w:rsidRDefault="004E450C" w:rsidP="004E450C">
            <w:pPr>
              <w:rPr>
                <w:rFonts w:cs="Arial"/>
              </w:rPr>
            </w:pPr>
            <w:r w:rsidRPr="004E450C">
              <w:rPr>
                <w:rFonts w:cs="Arial"/>
              </w:rPr>
              <w:t>17</w:t>
            </w:r>
          </w:p>
        </w:tc>
        <w:tc>
          <w:tcPr>
            <w:tcW w:w="895" w:type="dxa"/>
            <w:tcMar>
              <w:top w:w="105" w:type="dxa"/>
              <w:left w:w="150" w:type="dxa"/>
              <w:bottom w:w="105" w:type="dxa"/>
              <w:right w:w="150" w:type="dxa"/>
            </w:tcMar>
            <w:hideMark/>
          </w:tcPr>
          <w:p w14:paraId="595E228C" w14:textId="77777777" w:rsidR="004E450C" w:rsidRPr="004E450C" w:rsidRDefault="004E450C" w:rsidP="004E450C">
            <w:pPr>
              <w:rPr>
                <w:rFonts w:cs="Arial"/>
              </w:rPr>
            </w:pPr>
            <w:r w:rsidRPr="004E450C">
              <w:rPr>
                <w:rFonts w:cs="Arial"/>
              </w:rPr>
              <w:t>AN</w:t>
            </w:r>
          </w:p>
        </w:tc>
        <w:tc>
          <w:tcPr>
            <w:tcW w:w="5830" w:type="dxa"/>
            <w:tcMar>
              <w:top w:w="105" w:type="dxa"/>
              <w:left w:w="150" w:type="dxa"/>
              <w:bottom w:w="105" w:type="dxa"/>
              <w:right w:w="150" w:type="dxa"/>
            </w:tcMar>
            <w:hideMark/>
          </w:tcPr>
          <w:p w14:paraId="0B603F90" w14:textId="77777777" w:rsidR="004E450C" w:rsidRPr="004E450C" w:rsidRDefault="004E450C" w:rsidP="005962C1">
            <w:pPr>
              <w:spacing w:after="120"/>
              <w:rPr>
                <w:rFonts w:cs="Arial"/>
              </w:rPr>
            </w:pPr>
            <w:r w:rsidRPr="001B1F60">
              <w:rPr>
                <w:rFonts w:cs="Arial"/>
                <w:b/>
                <w:bCs/>
              </w:rPr>
              <w:t>Customer Identification Number</w:t>
            </w:r>
          </w:p>
          <w:p w14:paraId="06731D9B" w14:textId="77777777" w:rsidR="004E450C" w:rsidRPr="004E450C" w:rsidRDefault="004E450C" w:rsidP="001B1F60">
            <w:pPr>
              <w:rPr>
                <w:rFonts w:cs="Arial"/>
              </w:rPr>
            </w:pPr>
            <w:r w:rsidRPr="004E450C">
              <w:rPr>
                <w:rFonts w:cs="Arial"/>
              </w:rPr>
              <w:t>The customer identification number.</w:t>
            </w:r>
            <w:r w:rsidR="001B1F60" w:rsidRPr="001B1F60">
              <w:rPr>
                <w:rFonts w:cs="Arial"/>
              </w:rPr>
              <w:t xml:space="preserve">  </w:t>
            </w:r>
            <w:r w:rsidRPr="004E450C">
              <w:rPr>
                <w:rFonts w:cs="Arial"/>
              </w:rPr>
              <w:t>Space filled to the left so that the field is exactly 17 in length.</w:t>
            </w:r>
          </w:p>
          <w:p w14:paraId="09436FD2" w14:textId="77777777" w:rsidR="004E450C" w:rsidRPr="004E450C" w:rsidRDefault="004E450C" w:rsidP="001B1F60">
            <w:pPr>
              <w:rPr>
                <w:rFonts w:cs="Arial"/>
              </w:rPr>
            </w:pPr>
            <w:r w:rsidRPr="004E450C">
              <w:rPr>
                <w:rFonts w:cs="Arial"/>
              </w:rPr>
              <w:t>If not applicable, populate with spaces.</w:t>
            </w:r>
          </w:p>
        </w:tc>
      </w:tr>
      <w:tr w:rsidR="001B1F60" w:rsidRPr="001B1F60" w14:paraId="7A48EDCD" w14:textId="77777777" w:rsidTr="008F14F7">
        <w:tc>
          <w:tcPr>
            <w:tcW w:w="1145" w:type="dxa"/>
            <w:tcMar>
              <w:top w:w="105" w:type="dxa"/>
              <w:left w:w="150" w:type="dxa"/>
              <w:bottom w:w="105" w:type="dxa"/>
              <w:right w:w="150" w:type="dxa"/>
            </w:tcMar>
            <w:hideMark/>
          </w:tcPr>
          <w:p w14:paraId="67E1BDDB" w14:textId="77777777" w:rsidR="004E450C" w:rsidRPr="004E450C" w:rsidRDefault="004E450C" w:rsidP="004E450C">
            <w:pPr>
              <w:rPr>
                <w:rFonts w:cs="Arial"/>
              </w:rPr>
            </w:pPr>
            <w:r w:rsidRPr="004E450C">
              <w:rPr>
                <w:rFonts w:cs="Arial"/>
              </w:rPr>
              <w:t>19-30</w:t>
            </w:r>
          </w:p>
        </w:tc>
        <w:tc>
          <w:tcPr>
            <w:tcW w:w="1019" w:type="dxa"/>
            <w:tcMar>
              <w:top w:w="105" w:type="dxa"/>
              <w:left w:w="150" w:type="dxa"/>
              <w:bottom w:w="105" w:type="dxa"/>
              <w:right w:w="150" w:type="dxa"/>
            </w:tcMar>
            <w:hideMark/>
          </w:tcPr>
          <w:p w14:paraId="5A3D72AB" w14:textId="77777777" w:rsidR="004E450C" w:rsidRPr="004E450C" w:rsidRDefault="004E450C" w:rsidP="004E450C">
            <w:pPr>
              <w:rPr>
                <w:rFonts w:cs="Arial"/>
              </w:rPr>
            </w:pPr>
            <w:r w:rsidRPr="004E450C">
              <w:rPr>
                <w:rFonts w:cs="Arial"/>
              </w:rPr>
              <w:t>12</w:t>
            </w:r>
          </w:p>
        </w:tc>
        <w:tc>
          <w:tcPr>
            <w:tcW w:w="895" w:type="dxa"/>
            <w:tcMar>
              <w:top w:w="105" w:type="dxa"/>
              <w:left w:w="150" w:type="dxa"/>
              <w:bottom w:w="105" w:type="dxa"/>
              <w:right w:w="150" w:type="dxa"/>
            </w:tcMar>
            <w:hideMark/>
          </w:tcPr>
          <w:p w14:paraId="0264EA7C" w14:textId="77777777" w:rsidR="004E450C" w:rsidRPr="004E450C" w:rsidRDefault="004E450C" w:rsidP="004E450C">
            <w:pPr>
              <w:rPr>
                <w:rFonts w:cs="Arial"/>
              </w:rPr>
            </w:pPr>
            <w:r w:rsidRPr="004E450C">
              <w:rPr>
                <w:rFonts w:cs="Arial"/>
              </w:rPr>
              <w:t>N</w:t>
            </w:r>
          </w:p>
        </w:tc>
        <w:tc>
          <w:tcPr>
            <w:tcW w:w="5830" w:type="dxa"/>
            <w:tcMar>
              <w:top w:w="105" w:type="dxa"/>
              <w:left w:w="150" w:type="dxa"/>
              <w:bottom w:w="105" w:type="dxa"/>
              <w:right w:w="150" w:type="dxa"/>
            </w:tcMar>
            <w:hideMark/>
          </w:tcPr>
          <w:p w14:paraId="74843AC9" w14:textId="77777777" w:rsidR="004E450C" w:rsidRPr="004E450C" w:rsidRDefault="004E450C" w:rsidP="005962C1">
            <w:pPr>
              <w:spacing w:after="120"/>
              <w:rPr>
                <w:rFonts w:cs="Arial"/>
              </w:rPr>
            </w:pPr>
            <w:r w:rsidRPr="001B1F60">
              <w:rPr>
                <w:rFonts w:cs="Arial"/>
                <w:b/>
                <w:bCs/>
              </w:rPr>
              <w:t>Tax Amount</w:t>
            </w:r>
          </w:p>
          <w:p w14:paraId="0FD02384" w14:textId="77777777" w:rsidR="004E450C" w:rsidRPr="004E450C" w:rsidRDefault="004E450C" w:rsidP="001B1F60">
            <w:pPr>
              <w:rPr>
                <w:rFonts w:cs="Arial"/>
              </w:rPr>
            </w:pPr>
            <w:r w:rsidRPr="004E450C">
              <w:rPr>
                <w:rFonts w:cs="Arial"/>
              </w:rPr>
              <w:t>The sales tax assessed and included in the transaction.</w:t>
            </w:r>
          </w:p>
          <w:p w14:paraId="3EEF3820" w14:textId="77777777" w:rsidR="004E450C" w:rsidRPr="004E450C" w:rsidRDefault="004E450C" w:rsidP="001B1F60">
            <w:pPr>
              <w:rPr>
                <w:rFonts w:cs="Arial"/>
              </w:rPr>
            </w:pPr>
            <w:r w:rsidRPr="004E450C">
              <w:rPr>
                <w:rFonts w:cs="Arial"/>
              </w:rPr>
              <w:t>Zero filled to the left so that the field is exactly 12 digits in length.</w:t>
            </w:r>
            <w:r w:rsidR="001B1F60" w:rsidRPr="001B1F60">
              <w:rPr>
                <w:rFonts w:cs="Arial"/>
              </w:rPr>
              <w:t xml:space="preserve">  </w:t>
            </w:r>
            <w:r w:rsidRPr="004E450C">
              <w:rPr>
                <w:rFonts w:cs="Arial"/>
              </w:rPr>
              <w:t>If not applicable, populate with zeroes</w:t>
            </w:r>
          </w:p>
        </w:tc>
      </w:tr>
    </w:tbl>
    <w:p w14:paraId="5AD7CAEE" w14:textId="77777777" w:rsidR="004E450C" w:rsidRPr="004E450C" w:rsidRDefault="004E450C" w:rsidP="001B1F60">
      <w:pPr>
        <w:shd w:val="clear" w:color="auto" w:fill="FFFFFF"/>
        <w:spacing w:before="150"/>
        <w:ind w:left="720"/>
        <w:rPr>
          <w:rFonts w:cs="Arial"/>
        </w:rPr>
      </w:pPr>
      <w:r w:rsidRPr="004E450C">
        <w:rPr>
          <w:rFonts w:cs="Arial"/>
        </w:rPr>
        <w:t>AN=Alphanumeric; N=Numeric</w:t>
      </w:r>
    </w:p>
    <w:p w14:paraId="2390F73C" w14:textId="77777777" w:rsidR="004E450C" w:rsidRPr="004E450C" w:rsidRDefault="004E450C" w:rsidP="004E450C">
      <w:pPr>
        <w:shd w:val="clear" w:color="auto" w:fill="FFFFFF"/>
        <w:spacing w:before="150"/>
        <w:rPr>
          <w:rFonts w:cs="Arial"/>
          <w:color w:val="172B4D"/>
        </w:rPr>
      </w:pPr>
    </w:p>
    <w:p w14:paraId="0B698C6C" w14:textId="77777777" w:rsidR="004E450C" w:rsidRPr="004E450C" w:rsidRDefault="004E450C" w:rsidP="00E9760F">
      <w:pPr>
        <w:pStyle w:val="Heading3"/>
      </w:pPr>
      <w:r w:rsidRPr="00C47C10">
        <w:lastRenderedPageBreak/>
        <w:t>FLEET DATA (variable length, based on number of IDs):</w:t>
      </w:r>
    </w:p>
    <w:p w14:paraId="6B3CB39E" w14:textId="77777777" w:rsidR="004E450C" w:rsidRPr="004E450C" w:rsidRDefault="004E450C" w:rsidP="00C47C10">
      <w:pPr>
        <w:shd w:val="clear" w:color="auto" w:fill="FFFFFF"/>
        <w:spacing w:before="150"/>
        <w:ind w:left="720"/>
        <w:rPr>
          <w:rFonts w:cs="Arial"/>
        </w:rPr>
      </w:pPr>
      <w:r w:rsidRPr="004E450C">
        <w:rPr>
          <w:rFonts w:cs="Arial"/>
        </w:rPr>
        <w:t>Fleet data fields are sent immediately after the 30 bytes of CORE DATA.  Each Fleet Data field is identified by a unique ID number.  Each ID is optional.  One or more IDs can be included</w:t>
      </w:r>
      <w:r w:rsidR="00D43073">
        <w:rPr>
          <w:rFonts w:cs="Arial"/>
        </w:rPr>
        <w:t xml:space="preserve"> and can be sent in any order</w:t>
      </w:r>
      <w:r w:rsidRPr="004E450C">
        <w:rPr>
          <w:rFonts w:cs="Arial"/>
        </w:rPr>
        <w:t xml:space="preserve">.  If an ID is not required/applicable, </w:t>
      </w:r>
      <w:r w:rsidR="00664462">
        <w:rPr>
          <w:rFonts w:cs="Arial"/>
        </w:rPr>
        <w:t xml:space="preserve">then the ID and its data value should NOT be sent.  </w:t>
      </w:r>
      <w:r w:rsidRPr="004E450C">
        <w:rPr>
          <w:rFonts w:cs="Arial"/>
        </w:rPr>
        <w:t>If an ID is included, the 2 digit ID number must be included and the actual data for that ID </w:t>
      </w:r>
      <w:r w:rsidRPr="004E450C">
        <w:rPr>
          <w:rFonts w:cs="Arial"/>
          <w:u w:val="single"/>
        </w:rPr>
        <w:t>must be exactly</w:t>
      </w:r>
      <w:r w:rsidRPr="004E450C">
        <w:rPr>
          <w:rFonts w:cs="Arial"/>
        </w:rPr>
        <w:t> the length specified in the ID table below.</w:t>
      </w:r>
    </w:p>
    <w:p w14:paraId="12C3B0EF" w14:textId="77777777" w:rsidR="004E450C" w:rsidRPr="004E450C" w:rsidRDefault="004E450C" w:rsidP="00C47C10">
      <w:pPr>
        <w:shd w:val="clear" w:color="auto" w:fill="FFFFFF"/>
        <w:spacing w:before="150"/>
        <w:ind w:left="720"/>
        <w:rPr>
          <w:rFonts w:cs="Arial"/>
        </w:rPr>
      </w:pPr>
      <w:r w:rsidRPr="004E450C">
        <w:rPr>
          <w:rFonts w:cs="Arial"/>
        </w:rPr>
        <w:t xml:space="preserve">For example, if the Fleet Data includes ID 01, 03, and 11, the </w:t>
      </w:r>
      <w:r w:rsidR="00D43073">
        <w:rPr>
          <w:rFonts w:cs="Arial"/>
        </w:rPr>
        <w:t xml:space="preserve">Fleet Data </w:t>
      </w:r>
      <w:r w:rsidRPr="004E450C">
        <w:rPr>
          <w:rFonts w:cs="Arial"/>
        </w:rPr>
        <w:t>is sent as follows:</w:t>
      </w:r>
    </w:p>
    <w:p w14:paraId="7867701A" w14:textId="77777777" w:rsidR="004E450C" w:rsidRPr="004E450C" w:rsidRDefault="004E450C" w:rsidP="00C47C10">
      <w:pPr>
        <w:shd w:val="clear" w:color="auto" w:fill="FFFFFF"/>
        <w:spacing w:before="150"/>
        <w:ind w:left="1440"/>
        <w:rPr>
          <w:rFonts w:cs="Arial"/>
          <w:color w:val="172B4D"/>
        </w:rPr>
      </w:pPr>
      <w:r w:rsidRPr="004E450C">
        <w:rPr>
          <w:rFonts w:cs="Arial"/>
          <w:color w:val="172B4D"/>
        </w:rPr>
        <w:t>"</w:t>
      </w:r>
      <w:r w:rsidRPr="00C47C10">
        <w:rPr>
          <w:rFonts w:cs="Arial"/>
          <w:b/>
          <w:bCs/>
          <w:color w:val="FF0000"/>
          <w:u w:val="single"/>
        </w:rPr>
        <w:t>01</w:t>
      </w:r>
      <w:r w:rsidRPr="00C47C10">
        <w:rPr>
          <w:rFonts w:cs="Arial"/>
          <w:b/>
          <w:bCs/>
          <w:color w:val="172B4D"/>
        </w:rPr>
        <w:t>1</w:t>
      </w:r>
      <w:r w:rsidRPr="00C47C10">
        <w:rPr>
          <w:rFonts w:cs="Arial"/>
          <w:b/>
          <w:bCs/>
          <w:color w:val="FF0000"/>
          <w:u w:val="single"/>
        </w:rPr>
        <w:t>03</w:t>
      </w:r>
      <w:r w:rsidRPr="00C47C10">
        <w:rPr>
          <w:rFonts w:cs="Arial"/>
          <w:b/>
          <w:bCs/>
          <w:color w:val="172B4D"/>
        </w:rPr>
        <w:t>L</w:t>
      </w:r>
      <w:r w:rsidRPr="00C47C10">
        <w:rPr>
          <w:rFonts w:cs="Arial"/>
          <w:b/>
          <w:bCs/>
          <w:color w:val="FF0000"/>
          <w:u w:val="single"/>
        </w:rPr>
        <w:t>11</w:t>
      </w:r>
      <w:r w:rsidRPr="00C47C10">
        <w:rPr>
          <w:rFonts w:cs="Arial"/>
          <w:b/>
          <w:bCs/>
          <w:color w:val="172B4D"/>
        </w:rPr>
        <w:t>0000567</w:t>
      </w:r>
      <w:r w:rsidRPr="004E450C">
        <w:rPr>
          <w:rFonts w:cs="Arial"/>
          <w:color w:val="172B4D"/>
        </w:rPr>
        <w:t>"</w:t>
      </w:r>
    </w:p>
    <w:p w14:paraId="334486E3" w14:textId="77777777" w:rsidR="004E450C" w:rsidRDefault="004E450C" w:rsidP="00C47C10">
      <w:pPr>
        <w:shd w:val="clear" w:color="auto" w:fill="FFFFFF"/>
        <w:spacing w:before="150"/>
        <w:ind w:left="720"/>
        <w:rPr>
          <w:rFonts w:cs="Arial"/>
        </w:rPr>
      </w:pPr>
      <w:r w:rsidRPr="004E450C">
        <w:rPr>
          <w:rFonts w:cs="Arial"/>
        </w:rPr>
        <w:t>Breakdown of above example:</w:t>
      </w:r>
    </w:p>
    <w:p w14:paraId="66F78C9A" w14:textId="77777777" w:rsidR="00EB2C28" w:rsidRDefault="00EB2C28" w:rsidP="00C47C10">
      <w:pPr>
        <w:shd w:val="clear" w:color="auto" w:fill="FFFFFF"/>
        <w:spacing w:before="150"/>
        <w:ind w:left="720"/>
        <w:rPr>
          <w:rFonts w:cs="Arial"/>
        </w:rPr>
      </w:pPr>
    </w:p>
    <w:tbl>
      <w:tblPr>
        <w:tblW w:w="0" w:type="auto"/>
        <w:tblInd w:w="1432"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6"/>
        <w:gridCol w:w="3960"/>
      </w:tblGrid>
      <w:tr w:rsidR="00C47C10" w:rsidRPr="008F14F7" w14:paraId="181B29F0" w14:textId="77777777" w:rsidTr="008F14F7">
        <w:tc>
          <w:tcPr>
            <w:tcW w:w="1170" w:type="dxa"/>
            <w:tcMar>
              <w:top w:w="105" w:type="dxa"/>
              <w:left w:w="150" w:type="dxa"/>
              <w:bottom w:w="105" w:type="dxa"/>
              <w:right w:w="150" w:type="dxa"/>
            </w:tcMar>
            <w:hideMark/>
          </w:tcPr>
          <w:p w14:paraId="41D9DD7E" w14:textId="77777777" w:rsidR="004E450C" w:rsidRPr="008F14F7" w:rsidRDefault="004E450C" w:rsidP="008F14F7">
            <w:pPr>
              <w:jc w:val="center"/>
              <w:rPr>
                <w:rFonts w:cs="Arial"/>
                <w:b/>
                <w:bCs/>
              </w:rPr>
            </w:pPr>
            <w:r w:rsidRPr="008F14F7">
              <w:rPr>
                <w:rFonts w:cs="Arial"/>
                <w:b/>
                <w:bCs/>
              </w:rPr>
              <w:t>Value</w:t>
            </w:r>
          </w:p>
        </w:tc>
        <w:tc>
          <w:tcPr>
            <w:tcW w:w="3960" w:type="dxa"/>
            <w:tcMar>
              <w:top w:w="105" w:type="dxa"/>
              <w:left w:w="150" w:type="dxa"/>
              <w:bottom w:w="105" w:type="dxa"/>
              <w:right w:w="150" w:type="dxa"/>
            </w:tcMar>
            <w:hideMark/>
          </w:tcPr>
          <w:p w14:paraId="5E12F3AD" w14:textId="77777777" w:rsidR="004E450C" w:rsidRPr="008F14F7" w:rsidRDefault="004E450C" w:rsidP="00C47C10">
            <w:pPr>
              <w:rPr>
                <w:rFonts w:cs="Arial"/>
                <w:b/>
                <w:bCs/>
              </w:rPr>
            </w:pPr>
            <w:r w:rsidRPr="008F14F7">
              <w:rPr>
                <w:rFonts w:cs="Arial"/>
                <w:b/>
                <w:bCs/>
              </w:rPr>
              <w:t>Meaning</w:t>
            </w:r>
          </w:p>
        </w:tc>
      </w:tr>
      <w:tr w:rsidR="00C47C10" w:rsidRPr="004E450C" w14:paraId="54D81C7B" w14:textId="77777777" w:rsidTr="008F14F7">
        <w:tc>
          <w:tcPr>
            <w:tcW w:w="1170" w:type="dxa"/>
            <w:tcMar>
              <w:top w:w="105" w:type="dxa"/>
              <w:left w:w="150" w:type="dxa"/>
              <w:bottom w:w="105" w:type="dxa"/>
              <w:right w:w="150" w:type="dxa"/>
            </w:tcMar>
            <w:hideMark/>
          </w:tcPr>
          <w:p w14:paraId="652499DA" w14:textId="77777777" w:rsidR="004E450C" w:rsidRPr="004E450C" w:rsidRDefault="004E450C" w:rsidP="008F14F7">
            <w:pPr>
              <w:jc w:val="center"/>
              <w:rPr>
                <w:rFonts w:cs="Arial"/>
              </w:rPr>
            </w:pPr>
            <w:r w:rsidRPr="00C47C10">
              <w:rPr>
                <w:rFonts w:cs="Arial"/>
                <w:b/>
                <w:bCs/>
              </w:rPr>
              <w:t>01</w:t>
            </w:r>
          </w:p>
        </w:tc>
        <w:tc>
          <w:tcPr>
            <w:tcW w:w="3960" w:type="dxa"/>
            <w:tcMar>
              <w:top w:w="105" w:type="dxa"/>
              <w:left w:w="150" w:type="dxa"/>
              <w:bottom w:w="105" w:type="dxa"/>
              <w:right w:w="150" w:type="dxa"/>
            </w:tcMar>
            <w:hideMark/>
          </w:tcPr>
          <w:p w14:paraId="482F2CD7" w14:textId="77777777" w:rsidR="004E450C" w:rsidRPr="004E450C" w:rsidRDefault="004E450C" w:rsidP="00C47C10">
            <w:pPr>
              <w:rPr>
                <w:rFonts w:cs="Arial"/>
              </w:rPr>
            </w:pPr>
            <w:r w:rsidRPr="004E450C">
              <w:rPr>
                <w:rFonts w:cs="Arial"/>
              </w:rPr>
              <w:t>ID 01 (Purchase Type)</w:t>
            </w:r>
          </w:p>
        </w:tc>
      </w:tr>
      <w:tr w:rsidR="00C47C10" w:rsidRPr="004E450C" w14:paraId="1F9558AB" w14:textId="77777777" w:rsidTr="008F14F7">
        <w:tc>
          <w:tcPr>
            <w:tcW w:w="1170" w:type="dxa"/>
            <w:tcMar>
              <w:top w:w="105" w:type="dxa"/>
              <w:left w:w="150" w:type="dxa"/>
              <w:bottom w:w="105" w:type="dxa"/>
              <w:right w:w="150" w:type="dxa"/>
            </w:tcMar>
            <w:hideMark/>
          </w:tcPr>
          <w:p w14:paraId="01C97580" w14:textId="77777777" w:rsidR="004E450C" w:rsidRPr="004E450C" w:rsidRDefault="004E450C" w:rsidP="008F14F7">
            <w:pPr>
              <w:jc w:val="center"/>
              <w:rPr>
                <w:rFonts w:cs="Arial"/>
              </w:rPr>
            </w:pPr>
            <w:r w:rsidRPr="00C47C10">
              <w:rPr>
                <w:rFonts w:cs="Arial"/>
                <w:b/>
                <w:bCs/>
              </w:rPr>
              <w:t>1</w:t>
            </w:r>
          </w:p>
        </w:tc>
        <w:tc>
          <w:tcPr>
            <w:tcW w:w="3960" w:type="dxa"/>
            <w:tcMar>
              <w:top w:w="105" w:type="dxa"/>
              <w:left w:w="150" w:type="dxa"/>
              <w:bottom w:w="105" w:type="dxa"/>
              <w:right w:w="150" w:type="dxa"/>
            </w:tcMar>
            <w:hideMark/>
          </w:tcPr>
          <w:p w14:paraId="28AD68AC" w14:textId="77777777" w:rsidR="004E450C" w:rsidRPr="004E450C" w:rsidRDefault="004E450C" w:rsidP="00C47C10">
            <w:pPr>
              <w:rPr>
                <w:rFonts w:cs="Arial"/>
              </w:rPr>
            </w:pPr>
            <w:r w:rsidRPr="004E450C">
              <w:rPr>
                <w:rFonts w:cs="Arial"/>
              </w:rPr>
              <w:t>Purchase Type of 1 (Fuel purchase)</w:t>
            </w:r>
          </w:p>
        </w:tc>
      </w:tr>
      <w:tr w:rsidR="00C47C10" w:rsidRPr="004E450C" w14:paraId="1B259F47" w14:textId="77777777" w:rsidTr="008F14F7">
        <w:tc>
          <w:tcPr>
            <w:tcW w:w="1170" w:type="dxa"/>
            <w:tcMar>
              <w:top w:w="105" w:type="dxa"/>
              <w:left w:w="150" w:type="dxa"/>
              <w:bottom w:w="105" w:type="dxa"/>
              <w:right w:w="150" w:type="dxa"/>
            </w:tcMar>
            <w:hideMark/>
          </w:tcPr>
          <w:p w14:paraId="3F775BDB" w14:textId="77777777" w:rsidR="004E450C" w:rsidRPr="004E450C" w:rsidRDefault="004E450C" w:rsidP="008F14F7">
            <w:pPr>
              <w:jc w:val="center"/>
              <w:rPr>
                <w:rFonts w:cs="Arial"/>
              </w:rPr>
            </w:pPr>
            <w:r w:rsidRPr="00C47C10">
              <w:rPr>
                <w:rFonts w:cs="Arial"/>
                <w:b/>
                <w:bCs/>
              </w:rPr>
              <w:t>03</w:t>
            </w:r>
          </w:p>
        </w:tc>
        <w:tc>
          <w:tcPr>
            <w:tcW w:w="3960" w:type="dxa"/>
            <w:tcMar>
              <w:top w:w="105" w:type="dxa"/>
              <w:left w:w="150" w:type="dxa"/>
              <w:bottom w:w="105" w:type="dxa"/>
              <w:right w:w="150" w:type="dxa"/>
            </w:tcMar>
            <w:hideMark/>
          </w:tcPr>
          <w:p w14:paraId="610BC230" w14:textId="77777777" w:rsidR="004E450C" w:rsidRPr="004E450C" w:rsidRDefault="004E450C" w:rsidP="00C47C10">
            <w:pPr>
              <w:rPr>
                <w:rFonts w:cs="Arial"/>
              </w:rPr>
            </w:pPr>
            <w:r w:rsidRPr="004E450C">
              <w:rPr>
                <w:rFonts w:cs="Arial"/>
              </w:rPr>
              <w:t>ID 03 (Unit of Measure)</w:t>
            </w:r>
          </w:p>
        </w:tc>
      </w:tr>
      <w:tr w:rsidR="00C47C10" w:rsidRPr="004E450C" w14:paraId="53FE0459" w14:textId="77777777" w:rsidTr="008F14F7">
        <w:tc>
          <w:tcPr>
            <w:tcW w:w="1170" w:type="dxa"/>
            <w:tcMar>
              <w:top w:w="105" w:type="dxa"/>
              <w:left w:w="150" w:type="dxa"/>
              <w:bottom w:w="105" w:type="dxa"/>
              <w:right w:w="150" w:type="dxa"/>
            </w:tcMar>
            <w:hideMark/>
          </w:tcPr>
          <w:p w14:paraId="0D5C3998" w14:textId="77777777" w:rsidR="004E450C" w:rsidRPr="004E450C" w:rsidRDefault="004E450C" w:rsidP="008F14F7">
            <w:pPr>
              <w:jc w:val="center"/>
              <w:rPr>
                <w:rFonts w:cs="Arial"/>
              </w:rPr>
            </w:pPr>
            <w:r w:rsidRPr="00C47C10">
              <w:rPr>
                <w:rFonts w:cs="Arial"/>
                <w:b/>
                <w:bCs/>
              </w:rPr>
              <w:t>L</w:t>
            </w:r>
          </w:p>
        </w:tc>
        <w:tc>
          <w:tcPr>
            <w:tcW w:w="3960" w:type="dxa"/>
            <w:tcMar>
              <w:top w:w="105" w:type="dxa"/>
              <w:left w:w="150" w:type="dxa"/>
              <w:bottom w:w="105" w:type="dxa"/>
              <w:right w:w="150" w:type="dxa"/>
            </w:tcMar>
            <w:hideMark/>
          </w:tcPr>
          <w:p w14:paraId="261A24AF" w14:textId="77777777" w:rsidR="004E450C" w:rsidRPr="004E450C" w:rsidRDefault="004E450C" w:rsidP="00C47C10">
            <w:pPr>
              <w:rPr>
                <w:rFonts w:cs="Arial"/>
              </w:rPr>
            </w:pPr>
            <w:r w:rsidRPr="004E450C">
              <w:rPr>
                <w:rFonts w:cs="Arial"/>
              </w:rPr>
              <w:t>L = Liter</w:t>
            </w:r>
          </w:p>
        </w:tc>
      </w:tr>
      <w:tr w:rsidR="00C47C10" w:rsidRPr="004E450C" w14:paraId="75CA31C6" w14:textId="77777777" w:rsidTr="008F14F7">
        <w:tc>
          <w:tcPr>
            <w:tcW w:w="1170" w:type="dxa"/>
            <w:tcMar>
              <w:top w:w="105" w:type="dxa"/>
              <w:left w:w="150" w:type="dxa"/>
              <w:bottom w:w="105" w:type="dxa"/>
              <w:right w:w="150" w:type="dxa"/>
            </w:tcMar>
            <w:hideMark/>
          </w:tcPr>
          <w:p w14:paraId="52F99BB4" w14:textId="77777777" w:rsidR="004E450C" w:rsidRPr="004E450C" w:rsidRDefault="004E450C" w:rsidP="008F14F7">
            <w:pPr>
              <w:jc w:val="center"/>
              <w:rPr>
                <w:rFonts w:cs="Arial"/>
              </w:rPr>
            </w:pPr>
            <w:r w:rsidRPr="00C47C10">
              <w:rPr>
                <w:rFonts w:cs="Arial"/>
                <w:b/>
                <w:bCs/>
              </w:rPr>
              <w:t>11</w:t>
            </w:r>
          </w:p>
        </w:tc>
        <w:tc>
          <w:tcPr>
            <w:tcW w:w="3960" w:type="dxa"/>
            <w:tcMar>
              <w:top w:w="105" w:type="dxa"/>
              <w:left w:w="150" w:type="dxa"/>
              <w:bottom w:w="105" w:type="dxa"/>
              <w:right w:w="150" w:type="dxa"/>
            </w:tcMar>
            <w:hideMark/>
          </w:tcPr>
          <w:p w14:paraId="4CD72C45" w14:textId="77777777" w:rsidR="004E450C" w:rsidRPr="004E450C" w:rsidRDefault="004E450C" w:rsidP="00C47C10">
            <w:pPr>
              <w:rPr>
                <w:rFonts w:cs="Arial"/>
              </w:rPr>
            </w:pPr>
            <w:r w:rsidRPr="004E450C">
              <w:rPr>
                <w:rFonts w:cs="Arial"/>
              </w:rPr>
              <w:t>ID 11 (Odometer)</w:t>
            </w:r>
          </w:p>
        </w:tc>
      </w:tr>
      <w:tr w:rsidR="00C47C10" w:rsidRPr="004E450C" w14:paraId="4FD0992E" w14:textId="77777777" w:rsidTr="008F14F7">
        <w:tc>
          <w:tcPr>
            <w:tcW w:w="1170" w:type="dxa"/>
            <w:tcMar>
              <w:top w:w="105" w:type="dxa"/>
              <w:left w:w="150" w:type="dxa"/>
              <w:bottom w:w="105" w:type="dxa"/>
              <w:right w:w="150" w:type="dxa"/>
            </w:tcMar>
            <w:hideMark/>
          </w:tcPr>
          <w:p w14:paraId="68E4698B" w14:textId="77777777" w:rsidR="004E450C" w:rsidRPr="004E450C" w:rsidRDefault="004E450C" w:rsidP="008F14F7">
            <w:pPr>
              <w:jc w:val="center"/>
              <w:rPr>
                <w:rFonts w:cs="Arial"/>
              </w:rPr>
            </w:pPr>
            <w:r w:rsidRPr="00C47C10">
              <w:rPr>
                <w:rFonts w:cs="Arial"/>
                <w:b/>
                <w:bCs/>
              </w:rPr>
              <w:t>0000567</w:t>
            </w:r>
          </w:p>
        </w:tc>
        <w:tc>
          <w:tcPr>
            <w:tcW w:w="3960" w:type="dxa"/>
            <w:tcMar>
              <w:top w:w="105" w:type="dxa"/>
              <w:left w:w="150" w:type="dxa"/>
              <w:bottom w:w="105" w:type="dxa"/>
              <w:right w:w="150" w:type="dxa"/>
            </w:tcMar>
            <w:hideMark/>
          </w:tcPr>
          <w:p w14:paraId="1DB1FA00" w14:textId="77777777" w:rsidR="004E450C" w:rsidRPr="004E450C" w:rsidRDefault="004E450C" w:rsidP="00C47C10">
            <w:pPr>
              <w:rPr>
                <w:rFonts w:cs="Arial"/>
              </w:rPr>
            </w:pPr>
            <w:r w:rsidRPr="004E450C">
              <w:rPr>
                <w:rFonts w:cs="Arial"/>
              </w:rPr>
              <w:t>Odometer reading</w:t>
            </w:r>
          </w:p>
        </w:tc>
      </w:tr>
    </w:tbl>
    <w:p w14:paraId="109168FC" w14:textId="77777777" w:rsidR="00EB2C28" w:rsidRDefault="00EB2C28" w:rsidP="00EB2C28"/>
    <w:p w14:paraId="357534E9" w14:textId="77777777" w:rsidR="004E450C" w:rsidRDefault="004E450C" w:rsidP="00EB2C28">
      <w:pPr>
        <w:pStyle w:val="Heading4"/>
      </w:pPr>
      <w:r w:rsidRPr="00C47C10">
        <w:t>Fleet Data IDs</w:t>
      </w:r>
    </w:p>
    <w:tbl>
      <w:tblPr>
        <w:tblW w:w="0" w:type="auto"/>
        <w:tblInd w:w="712"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079"/>
        <w:gridCol w:w="1042"/>
        <w:gridCol w:w="6532"/>
      </w:tblGrid>
      <w:tr w:rsidR="00C47C10" w:rsidRPr="00EB2C28" w14:paraId="7FE3411E" w14:textId="77777777" w:rsidTr="00EB2C28">
        <w:trPr>
          <w:tblHeader/>
        </w:trPr>
        <w:tc>
          <w:tcPr>
            <w:tcW w:w="720" w:type="dxa"/>
            <w:tcMar>
              <w:top w:w="105" w:type="dxa"/>
              <w:left w:w="150" w:type="dxa"/>
              <w:bottom w:w="105" w:type="dxa"/>
              <w:right w:w="150" w:type="dxa"/>
            </w:tcMar>
            <w:hideMark/>
          </w:tcPr>
          <w:p w14:paraId="6C7B8C4F" w14:textId="77777777" w:rsidR="004E450C" w:rsidRPr="00EB2C28" w:rsidRDefault="004E450C" w:rsidP="0056544B">
            <w:pPr>
              <w:jc w:val="center"/>
              <w:rPr>
                <w:rFonts w:cs="Arial"/>
                <w:b/>
                <w:bCs/>
              </w:rPr>
            </w:pPr>
            <w:r w:rsidRPr="00EB2C28">
              <w:rPr>
                <w:rFonts w:cs="Arial"/>
                <w:b/>
                <w:bCs/>
              </w:rPr>
              <w:t>ID</w:t>
            </w:r>
          </w:p>
        </w:tc>
        <w:tc>
          <w:tcPr>
            <w:tcW w:w="1080" w:type="dxa"/>
            <w:tcMar>
              <w:top w:w="105" w:type="dxa"/>
              <w:left w:w="150" w:type="dxa"/>
              <w:bottom w:w="105" w:type="dxa"/>
              <w:right w:w="150" w:type="dxa"/>
            </w:tcMar>
            <w:hideMark/>
          </w:tcPr>
          <w:p w14:paraId="5AC29F58" w14:textId="77777777" w:rsidR="004E450C" w:rsidRPr="00EB2C28" w:rsidRDefault="004E450C" w:rsidP="0056544B">
            <w:pPr>
              <w:jc w:val="center"/>
              <w:rPr>
                <w:rFonts w:cs="Arial"/>
                <w:b/>
                <w:bCs/>
              </w:rPr>
            </w:pPr>
            <w:r w:rsidRPr="00EB2C28">
              <w:rPr>
                <w:rFonts w:cs="Arial"/>
                <w:b/>
                <w:bCs/>
              </w:rPr>
              <w:t>Length</w:t>
            </w:r>
          </w:p>
        </w:tc>
        <w:tc>
          <w:tcPr>
            <w:tcW w:w="900" w:type="dxa"/>
            <w:tcMar>
              <w:top w:w="105" w:type="dxa"/>
              <w:left w:w="150" w:type="dxa"/>
              <w:bottom w:w="105" w:type="dxa"/>
              <w:right w:w="150" w:type="dxa"/>
            </w:tcMar>
            <w:hideMark/>
          </w:tcPr>
          <w:p w14:paraId="7767DB7E" w14:textId="77777777" w:rsidR="004E450C" w:rsidRPr="00EB2C28" w:rsidRDefault="004E450C" w:rsidP="0056544B">
            <w:pPr>
              <w:jc w:val="center"/>
              <w:rPr>
                <w:rFonts w:cs="Arial"/>
                <w:b/>
                <w:bCs/>
              </w:rPr>
            </w:pPr>
            <w:r w:rsidRPr="00EB2C28">
              <w:rPr>
                <w:rFonts w:cs="Arial"/>
                <w:b/>
                <w:bCs/>
              </w:rPr>
              <w:t>Format</w:t>
            </w:r>
          </w:p>
        </w:tc>
        <w:tc>
          <w:tcPr>
            <w:tcW w:w="6652" w:type="dxa"/>
            <w:tcMar>
              <w:top w:w="105" w:type="dxa"/>
              <w:left w:w="150" w:type="dxa"/>
              <w:bottom w:w="105" w:type="dxa"/>
              <w:right w:w="150" w:type="dxa"/>
            </w:tcMar>
            <w:hideMark/>
          </w:tcPr>
          <w:p w14:paraId="665C5985" w14:textId="77777777" w:rsidR="004E450C" w:rsidRPr="00EB2C28" w:rsidRDefault="00D43073" w:rsidP="00C47C10">
            <w:pPr>
              <w:rPr>
                <w:rFonts w:cs="Arial"/>
                <w:b/>
                <w:bCs/>
              </w:rPr>
            </w:pPr>
            <w:r w:rsidRPr="00EB2C28">
              <w:rPr>
                <w:rFonts w:cs="Arial"/>
                <w:b/>
                <w:bCs/>
              </w:rPr>
              <w:t xml:space="preserve">Field Name and </w:t>
            </w:r>
            <w:r w:rsidR="004E450C" w:rsidRPr="00EB2C28">
              <w:rPr>
                <w:rFonts w:cs="Arial"/>
                <w:b/>
                <w:bCs/>
              </w:rPr>
              <w:t>Description</w:t>
            </w:r>
          </w:p>
        </w:tc>
      </w:tr>
      <w:tr w:rsidR="00C47C10" w:rsidRPr="004E450C" w14:paraId="419D935F" w14:textId="77777777" w:rsidTr="00EB2C28">
        <w:tc>
          <w:tcPr>
            <w:tcW w:w="720" w:type="dxa"/>
            <w:tcMar>
              <w:top w:w="105" w:type="dxa"/>
              <w:left w:w="150" w:type="dxa"/>
              <w:bottom w:w="105" w:type="dxa"/>
              <w:right w:w="150" w:type="dxa"/>
            </w:tcMar>
            <w:hideMark/>
          </w:tcPr>
          <w:p w14:paraId="4C461B20" w14:textId="77777777" w:rsidR="004E450C" w:rsidRPr="004E450C" w:rsidRDefault="004E450C" w:rsidP="0056544B">
            <w:pPr>
              <w:jc w:val="center"/>
              <w:rPr>
                <w:rFonts w:cs="Arial"/>
              </w:rPr>
            </w:pPr>
            <w:r w:rsidRPr="004E450C">
              <w:rPr>
                <w:rFonts w:cs="Arial"/>
              </w:rPr>
              <w:t>01</w:t>
            </w:r>
          </w:p>
        </w:tc>
        <w:tc>
          <w:tcPr>
            <w:tcW w:w="1080" w:type="dxa"/>
            <w:tcMar>
              <w:top w:w="105" w:type="dxa"/>
              <w:left w:w="150" w:type="dxa"/>
              <w:bottom w:w="105" w:type="dxa"/>
              <w:right w:w="150" w:type="dxa"/>
            </w:tcMar>
            <w:hideMark/>
          </w:tcPr>
          <w:p w14:paraId="388B84F3"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5B782E73"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2C9AD941" w14:textId="77777777" w:rsidR="004E450C" w:rsidRPr="004E450C" w:rsidRDefault="004E450C" w:rsidP="005962C1">
            <w:pPr>
              <w:spacing w:after="120"/>
              <w:rPr>
                <w:rFonts w:cs="Arial"/>
              </w:rPr>
            </w:pPr>
            <w:r w:rsidRPr="00C47C10">
              <w:rPr>
                <w:rFonts w:cs="Arial"/>
                <w:b/>
                <w:bCs/>
              </w:rPr>
              <w:t>Purchase Type</w:t>
            </w:r>
          </w:p>
          <w:p w14:paraId="4B8D6688" w14:textId="77777777" w:rsidR="004E450C" w:rsidRPr="004E450C" w:rsidRDefault="004E450C" w:rsidP="00C47C10">
            <w:pPr>
              <w:rPr>
                <w:rFonts w:cs="Arial"/>
              </w:rPr>
            </w:pPr>
            <w:r w:rsidRPr="004E450C">
              <w:rPr>
                <w:rFonts w:cs="Arial"/>
              </w:rPr>
              <w:t>A code indicating the type of merchandise purchased.</w:t>
            </w:r>
          </w:p>
          <w:p w14:paraId="0AA35A08" w14:textId="77777777" w:rsidR="004E450C" w:rsidRDefault="004E450C" w:rsidP="00C47C10">
            <w:pPr>
              <w:rPr>
                <w:rFonts w:cs="Arial"/>
              </w:rPr>
            </w:pPr>
            <w:r w:rsidRPr="004E450C">
              <w:rPr>
                <w:rFonts w:cs="Arial"/>
              </w:rPr>
              <w:t>Valid values:</w:t>
            </w:r>
          </w:p>
          <w:p w14:paraId="37C1AA97" w14:textId="77777777" w:rsidR="00EB2C28" w:rsidRPr="004E450C" w:rsidRDefault="00EB2C28" w:rsidP="00C47C10">
            <w:pPr>
              <w:rPr>
                <w:rFonts w:cs="Arial"/>
              </w:rPr>
            </w:pPr>
          </w:p>
          <w:p w14:paraId="1BBA39DA" w14:textId="77777777" w:rsidR="004E450C" w:rsidRPr="004E450C" w:rsidRDefault="004E450C" w:rsidP="00C47C10">
            <w:pPr>
              <w:rPr>
                <w:rFonts w:cs="Arial"/>
              </w:rPr>
            </w:pPr>
            <w:r w:rsidRPr="004E450C">
              <w:rPr>
                <w:rFonts w:cs="Arial"/>
              </w:rPr>
              <w:t>1 = Fuel purchase</w:t>
            </w:r>
          </w:p>
          <w:p w14:paraId="524A0F40" w14:textId="77777777" w:rsidR="004E450C" w:rsidRPr="004E450C" w:rsidRDefault="004E450C" w:rsidP="00C47C10">
            <w:pPr>
              <w:rPr>
                <w:rFonts w:cs="Arial"/>
              </w:rPr>
            </w:pPr>
            <w:r w:rsidRPr="004E450C">
              <w:rPr>
                <w:rFonts w:cs="Arial"/>
              </w:rPr>
              <w:t>2 = Nonfuel purchase</w:t>
            </w:r>
          </w:p>
          <w:p w14:paraId="7E37E6C8" w14:textId="77777777" w:rsidR="004E450C" w:rsidRPr="004E450C" w:rsidRDefault="004E450C" w:rsidP="00C47C10">
            <w:pPr>
              <w:rPr>
                <w:rFonts w:cs="Arial"/>
              </w:rPr>
            </w:pPr>
            <w:r w:rsidRPr="004E450C">
              <w:rPr>
                <w:rFonts w:cs="Arial"/>
              </w:rPr>
              <w:t>3 = Fuel and nonfuel purchase</w:t>
            </w:r>
          </w:p>
        </w:tc>
      </w:tr>
      <w:tr w:rsidR="00C47C10" w:rsidRPr="004E450C" w14:paraId="4F230F86" w14:textId="77777777" w:rsidTr="00EB2C28">
        <w:tc>
          <w:tcPr>
            <w:tcW w:w="720" w:type="dxa"/>
            <w:tcMar>
              <w:top w:w="105" w:type="dxa"/>
              <w:left w:w="150" w:type="dxa"/>
              <w:bottom w:w="105" w:type="dxa"/>
              <w:right w:w="150" w:type="dxa"/>
            </w:tcMar>
            <w:hideMark/>
          </w:tcPr>
          <w:p w14:paraId="552B8225" w14:textId="77777777" w:rsidR="004E450C" w:rsidRPr="004E450C" w:rsidRDefault="004E450C" w:rsidP="0056544B">
            <w:pPr>
              <w:jc w:val="center"/>
              <w:rPr>
                <w:rFonts w:cs="Arial"/>
              </w:rPr>
            </w:pPr>
            <w:r w:rsidRPr="004E450C">
              <w:rPr>
                <w:rFonts w:cs="Arial"/>
              </w:rPr>
              <w:t>02</w:t>
            </w:r>
          </w:p>
        </w:tc>
        <w:tc>
          <w:tcPr>
            <w:tcW w:w="1080" w:type="dxa"/>
            <w:tcMar>
              <w:top w:w="105" w:type="dxa"/>
              <w:left w:w="150" w:type="dxa"/>
              <w:bottom w:w="105" w:type="dxa"/>
              <w:right w:w="150" w:type="dxa"/>
            </w:tcMar>
            <w:hideMark/>
          </w:tcPr>
          <w:p w14:paraId="012CAF18" w14:textId="77777777" w:rsidR="004E450C" w:rsidRPr="004E450C" w:rsidRDefault="004E450C" w:rsidP="0056544B">
            <w:pPr>
              <w:jc w:val="center"/>
              <w:rPr>
                <w:rFonts w:cs="Arial"/>
              </w:rPr>
            </w:pPr>
            <w:r w:rsidRPr="004E450C">
              <w:rPr>
                <w:rFonts w:cs="Arial"/>
              </w:rPr>
              <w:t>2</w:t>
            </w:r>
          </w:p>
        </w:tc>
        <w:tc>
          <w:tcPr>
            <w:tcW w:w="900" w:type="dxa"/>
            <w:tcMar>
              <w:top w:w="105" w:type="dxa"/>
              <w:left w:w="150" w:type="dxa"/>
              <w:bottom w:w="105" w:type="dxa"/>
              <w:right w:w="150" w:type="dxa"/>
            </w:tcMar>
            <w:hideMark/>
          </w:tcPr>
          <w:p w14:paraId="2A45E38B"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56370B56" w14:textId="77777777" w:rsidR="004E450C" w:rsidRPr="004E450C" w:rsidRDefault="004E450C" w:rsidP="005962C1">
            <w:pPr>
              <w:spacing w:after="120"/>
              <w:rPr>
                <w:rFonts w:cs="Arial"/>
              </w:rPr>
            </w:pPr>
            <w:r w:rsidRPr="00C47C10">
              <w:rPr>
                <w:rFonts w:cs="Arial"/>
                <w:b/>
                <w:bCs/>
              </w:rPr>
              <w:t>Fuel Type</w:t>
            </w:r>
          </w:p>
          <w:p w14:paraId="18BABE4B" w14:textId="77777777" w:rsidR="004E450C" w:rsidRPr="004E450C" w:rsidRDefault="004E450C" w:rsidP="00C47C10">
            <w:pPr>
              <w:rPr>
                <w:rFonts w:cs="Arial"/>
              </w:rPr>
            </w:pPr>
            <w:r w:rsidRPr="004E450C">
              <w:rPr>
                <w:rFonts w:cs="Arial"/>
              </w:rPr>
              <w:t>A two-character code defined by Visa indicating the type of fuel purchased. Valid values are 00 through FF.</w:t>
            </w:r>
          </w:p>
        </w:tc>
      </w:tr>
      <w:tr w:rsidR="00C47C10" w:rsidRPr="004E450C" w14:paraId="26C9B7E7" w14:textId="77777777" w:rsidTr="00EB2C28">
        <w:tc>
          <w:tcPr>
            <w:tcW w:w="720" w:type="dxa"/>
            <w:tcMar>
              <w:top w:w="105" w:type="dxa"/>
              <w:left w:w="150" w:type="dxa"/>
              <w:bottom w:w="105" w:type="dxa"/>
              <w:right w:w="150" w:type="dxa"/>
            </w:tcMar>
            <w:hideMark/>
          </w:tcPr>
          <w:p w14:paraId="0F175E13" w14:textId="77777777" w:rsidR="004E450C" w:rsidRPr="004E450C" w:rsidRDefault="004E450C" w:rsidP="0056544B">
            <w:pPr>
              <w:jc w:val="center"/>
              <w:rPr>
                <w:rFonts w:cs="Arial"/>
              </w:rPr>
            </w:pPr>
            <w:r w:rsidRPr="004E450C">
              <w:rPr>
                <w:rFonts w:cs="Arial"/>
              </w:rPr>
              <w:lastRenderedPageBreak/>
              <w:t>03</w:t>
            </w:r>
          </w:p>
        </w:tc>
        <w:tc>
          <w:tcPr>
            <w:tcW w:w="1080" w:type="dxa"/>
            <w:tcMar>
              <w:top w:w="105" w:type="dxa"/>
              <w:left w:w="150" w:type="dxa"/>
              <w:bottom w:w="105" w:type="dxa"/>
              <w:right w:w="150" w:type="dxa"/>
            </w:tcMar>
            <w:hideMark/>
          </w:tcPr>
          <w:p w14:paraId="0E80C2F1"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7CC34853"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6ABAA1DE" w14:textId="77777777" w:rsidR="004E450C" w:rsidRPr="004E450C" w:rsidRDefault="004E450C" w:rsidP="005962C1">
            <w:pPr>
              <w:spacing w:after="120"/>
              <w:rPr>
                <w:rFonts w:cs="Arial"/>
              </w:rPr>
            </w:pPr>
            <w:r w:rsidRPr="00C47C10">
              <w:rPr>
                <w:rFonts w:cs="Arial"/>
                <w:b/>
                <w:bCs/>
              </w:rPr>
              <w:t>Unit of Measure</w:t>
            </w:r>
          </w:p>
          <w:p w14:paraId="14E0BC75" w14:textId="77777777" w:rsidR="004E450C" w:rsidRDefault="004E450C" w:rsidP="00C47C10">
            <w:pPr>
              <w:rPr>
                <w:rFonts w:cs="Arial"/>
              </w:rPr>
            </w:pPr>
            <w:r w:rsidRPr="004E450C">
              <w:rPr>
                <w:rFonts w:cs="Arial"/>
              </w:rPr>
              <w:t>A code indicating the unit of measure.  Valid values:</w:t>
            </w:r>
          </w:p>
          <w:p w14:paraId="0CAAA32F" w14:textId="77777777" w:rsidR="00EB2C28" w:rsidRPr="004E450C" w:rsidRDefault="00EB2C28" w:rsidP="00C47C10">
            <w:pPr>
              <w:rPr>
                <w:rFonts w:cs="Arial"/>
              </w:rPr>
            </w:pPr>
          </w:p>
          <w:p w14:paraId="0942EAEA" w14:textId="77777777" w:rsidR="004E450C" w:rsidRPr="004E450C" w:rsidRDefault="004E450C" w:rsidP="00C47C10">
            <w:pPr>
              <w:rPr>
                <w:rFonts w:cs="Arial"/>
              </w:rPr>
            </w:pPr>
            <w:r w:rsidRPr="004E450C">
              <w:rPr>
                <w:rFonts w:cs="Arial"/>
              </w:rPr>
              <w:t>G = Gallon</w:t>
            </w:r>
          </w:p>
          <w:p w14:paraId="673AC642" w14:textId="77777777" w:rsidR="004E450C" w:rsidRPr="004E450C" w:rsidRDefault="004E450C" w:rsidP="00C47C10">
            <w:pPr>
              <w:rPr>
                <w:rFonts w:cs="Arial"/>
              </w:rPr>
            </w:pPr>
            <w:r w:rsidRPr="004E450C">
              <w:rPr>
                <w:rFonts w:cs="Arial"/>
              </w:rPr>
              <w:t>I = Imperial gallon</w:t>
            </w:r>
          </w:p>
          <w:p w14:paraId="54D4B51B" w14:textId="77777777" w:rsidR="004E450C" w:rsidRPr="004E450C" w:rsidRDefault="004E450C" w:rsidP="00C47C10">
            <w:pPr>
              <w:rPr>
                <w:rFonts w:cs="Arial"/>
              </w:rPr>
            </w:pPr>
            <w:r w:rsidRPr="004E450C">
              <w:rPr>
                <w:rFonts w:cs="Arial"/>
              </w:rPr>
              <w:t>K = Kilo</w:t>
            </w:r>
          </w:p>
          <w:p w14:paraId="7F34B28F" w14:textId="77777777" w:rsidR="004E450C" w:rsidRPr="004E450C" w:rsidRDefault="004E450C" w:rsidP="00C47C10">
            <w:pPr>
              <w:rPr>
                <w:rFonts w:cs="Arial"/>
              </w:rPr>
            </w:pPr>
            <w:r w:rsidRPr="004E450C">
              <w:rPr>
                <w:rFonts w:cs="Arial"/>
              </w:rPr>
              <w:t>L = Liter</w:t>
            </w:r>
          </w:p>
          <w:p w14:paraId="23B30B6A" w14:textId="77777777" w:rsidR="004E450C" w:rsidRPr="004E450C" w:rsidRDefault="004E450C" w:rsidP="00C47C10">
            <w:pPr>
              <w:rPr>
                <w:rFonts w:cs="Arial"/>
              </w:rPr>
            </w:pPr>
            <w:r w:rsidRPr="004E450C">
              <w:rPr>
                <w:rFonts w:cs="Arial"/>
              </w:rPr>
              <w:t>P = Pound</w:t>
            </w:r>
          </w:p>
        </w:tc>
      </w:tr>
      <w:tr w:rsidR="00C47C10" w:rsidRPr="004E450C" w14:paraId="409490A6" w14:textId="77777777" w:rsidTr="00EB2C28">
        <w:tc>
          <w:tcPr>
            <w:tcW w:w="720" w:type="dxa"/>
            <w:tcMar>
              <w:top w:w="105" w:type="dxa"/>
              <w:left w:w="150" w:type="dxa"/>
              <w:bottom w:w="105" w:type="dxa"/>
              <w:right w:w="150" w:type="dxa"/>
            </w:tcMar>
            <w:hideMark/>
          </w:tcPr>
          <w:p w14:paraId="23A0DCF4" w14:textId="77777777" w:rsidR="004E450C" w:rsidRPr="004E450C" w:rsidRDefault="004E450C" w:rsidP="0056544B">
            <w:pPr>
              <w:jc w:val="center"/>
              <w:rPr>
                <w:rFonts w:cs="Arial"/>
              </w:rPr>
            </w:pPr>
            <w:r w:rsidRPr="004E450C">
              <w:rPr>
                <w:rFonts w:cs="Arial"/>
              </w:rPr>
              <w:t>04</w:t>
            </w:r>
          </w:p>
        </w:tc>
        <w:tc>
          <w:tcPr>
            <w:tcW w:w="1080" w:type="dxa"/>
            <w:tcMar>
              <w:top w:w="105" w:type="dxa"/>
              <w:left w:w="150" w:type="dxa"/>
              <w:bottom w:w="105" w:type="dxa"/>
              <w:right w:w="150" w:type="dxa"/>
            </w:tcMar>
            <w:hideMark/>
          </w:tcPr>
          <w:p w14:paraId="6D4953C8"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31200303"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34205E89" w14:textId="77777777" w:rsidR="004E450C" w:rsidRPr="004E450C" w:rsidRDefault="004E450C" w:rsidP="005962C1">
            <w:pPr>
              <w:spacing w:after="120"/>
              <w:rPr>
                <w:rFonts w:cs="Arial"/>
              </w:rPr>
            </w:pPr>
            <w:r w:rsidRPr="00C47C10">
              <w:rPr>
                <w:rFonts w:cs="Arial"/>
                <w:b/>
                <w:bCs/>
              </w:rPr>
              <w:t>Quantity</w:t>
            </w:r>
          </w:p>
          <w:p w14:paraId="58D77C71" w14:textId="77777777" w:rsidR="004E450C" w:rsidRPr="004E450C" w:rsidRDefault="004E450C" w:rsidP="00C47C10">
            <w:pPr>
              <w:rPr>
                <w:rFonts w:cs="Arial"/>
              </w:rPr>
            </w:pPr>
            <w:r w:rsidRPr="004E450C">
              <w:rPr>
                <w:rFonts w:cs="Arial"/>
              </w:rPr>
              <w:t>The quantity purchased. Four decimal places are implied.</w:t>
            </w:r>
          </w:p>
          <w:p w14:paraId="5DCDF09D"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6DA62902" w14:textId="77777777" w:rsidTr="00EB2C28">
        <w:tc>
          <w:tcPr>
            <w:tcW w:w="720" w:type="dxa"/>
            <w:tcMar>
              <w:top w:w="105" w:type="dxa"/>
              <w:left w:w="150" w:type="dxa"/>
              <w:bottom w:w="105" w:type="dxa"/>
              <w:right w:w="150" w:type="dxa"/>
            </w:tcMar>
            <w:hideMark/>
          </w:tcPr>
          <w:p w14:paraId="1E7E1370" w14:textId="77777777" w:rsidR="004E450C" w:rsidRPr="004E450C" w:rsidRDefault="004E450C" w:rsidP="0056544B">
            <w:pPr>
              <w:jc w:val="center"/>
              <w:rPr>
                <w:rFonts w:cs="Arial"/>
              </w:rPr>
            </w:pPr>
            <w:r w:rsidRPr="004E450C">
              <w:rPr>
                <w:rFonts w:cs="Arial"/>
              </w:rPr>
              <w:t>05</w:t>
            </w:r>
          </w:p>
        </w:tc>
        <w:tc>
          <w:tcPr>
            <w:tcW w:w="1080" w:type="dxa"/>
            <w:tcMar>
              <w:top w:w="105" w:type="dxa"/>
              <w:left w:w="150" w:type="dxa"/>
              <w:bottom w:w="105" w:type="dxa"/>
              <w:right w:w="150" w:type="dxa"/>
            </w:tcMar>
            <w:hideMark/>
          </w:tcPr>
          <w:p w14:paraId="65BC6F13"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08FE1F5F"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8062F78" w14:textId="77777777" w:rsidR="004E450C" w:rsidRPr="004E450C" w:rsidRDefault="004E450C" w:rsidP="005962C1">
            <w:pPr>
              <w:spacing w:after="120"/>
              <w:rPr>
                <w:rFonts w:cs="Arial"/>
              </w:rPr>
            </w:pPr>
            <w:r w:rsidRPr="00C47C10">
              <w:rPr>
                <w:rFonts w:cs="Arial"/>
                <w:b/>
                <w:bCs/>
              </w:rPr>
              <w:t>Unit Cost</w:t>
            </w:r>
          </w:p>
          <w:p w14:paraId="4057CBA9" w14:textId="77777777" w:rsidR="004E450C" w:rsidRPr="004E450C" w:rsidRDefault="004E450C" w:rsidP="00C47C10">
            <w:pPr>
              <w:rPr>
                <w:rFonts w:cs="Arial"/>
              </w:rPr>
            </w:pPr>
            <w:r w:rsidRPr="004E450C">
              <w:rPr>
                <w:rFonts w:cs="Arial"/>
              </w:rPr>
              <w:t>The unit cost. Four decimal places are implied.</w:t>
            </w:r>
          </w:p>
          <w:p w14:paraId="032CEDA9"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23678381" w14:textId="77777777" w:rsidTr="00EB2C28">
        <w:tc>
          <w:tcPr>
            <w:tcW w:w="720" w:type="dxa"/>
            <w:tcMar>
              <w:top w:w="105" w:type="dxa"/>
              <w:left w:w="150" w:type="dxa"/>
              <w:bottom w:w="105" w:type="dxa"/>
              <w:right w:w="150" w:type="dxa"/>
            </w:tcMar>
            <w:hideMark/>
          </w:tcPr>
          <w:p w14:paraId="1A802FE9" w14:textId="77777777" w:rsidR="004E450C" w:rsidRPr="004E450C" w:rsidRDefault="004E450C" w:rsidP="0056544B">
            <w:pPr>
              <w:jc w:val="center"/>
              <w:rPr>
                <w:rFonts w:cs="Arial"/>
              </w:rPr>
            </w:pPr>
            <w:r w:rsidRPr="004E450C">
              <w:rPr>
                <w:rFonts w:cs="Arial"/>
              </w:rPr>
              <w:t>06</w:t>
            </w:r>
          </w:p>
        </w:tc>
        <w:tc>
          <w:tcPr>
            <w:tcW w:w="1080" w:type="dxa"/>
            <w:tcMar>
              <w:top w:w="105" w:type="dxa"/>
              <w:left w:w="150" w:type="dxa"/>
              <w:bottom w:w="105" w:type="dxa"/>
              <w:right w:w="150" w:type="dxa"/>
            </w:tcMar>
            <w:hideMark/>
          </w:tcPr>
          <w:p w14:paraId="42BAC3B4"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11F2A3DD"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2485161A" w14:textId="77777777" w:rsidR="004E450C" w:rsidRPr="004E450C" w:rsidRDefault="004E450C" w:rsidP="005962C1">
            <w:pPr>
              <w:spacing w:after="120"/>
              <w:rPr>
                <w:rFonts w:cs="Arial"/>
              </w:rPr>
            </w:pPr>
            <w:r w:rsidRPr="00C47C10">
              <w:rPr>
                <w:rFonts w:cs="Arial"/>
                <w:b/>
                <w:bCs/>
              </w:rPr>
              <w:t>Gross Fuel Price</w:t>
            </w:r>
          </w:p>
          <w:p w14:paraId="20AD9B7E" w14:textId="77777777" w:rsidR="004E450C" w:rsidRPr="004E450C" w:rsidRDefault="004E450C" w:rsidP="00C47C10">
            <w:pPr>
              <w:rPr>
                <w:rFonts w:cs="Arial"/>
              </w:rPr>
            </w:pPr>
            <w:r w:rsidRPr="004E450C">
              <w:rPr>
                <w:rFonts w:cs="Arial"/>
              </w:rPr>
              <w:t>The gross fuel price. Four decimal places are implied.</w:t>
            </w:r>
          </w:p>
          <w:p w14:paraId="3F330585"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7900DEE8" w14:textId="77777777" w:rsidTr="00EB2C28">
        <w:tc>
          <w:tcPr>
            <w:tcW w:w="720" w:type="dxa"/>
            <w:tcMar>
              <w:top w:w="105" w:type="dxa"/>
              <w:left w:w="150" w:type="dxa"/>
              <w:bottom w:w="105" w:type="dxa"/>
              <w:right w:w="150" w:type="dxa"/>
            </w:tcMar>
            <w:hideMark/>
          </w:tcPr>
          <w:p w14:paraId="552CAA94" w14:textId="77777777" w:rsidR="004E450C" w:rsidRPr="004E450C" w:rsidRDefault="004E450C" w:rsidP="0056544B">
            <w:pPr>
              <w:jc w:val="center"/>
              <w:rPr>
                <w:rFonts w:cs="Arial"/>
              </w:rPr>
            </w:pPr>
            <w:r w:rsidRPr="004E450C">
              <w:rPr>
                <w:rFonts w:cs="Arial"/>
              </w:rPr>
              <w:t>07</w:t>
            </w:r>
          </w:p>
        </w:tc>
        <w:tc>
          <w:tcPr>
            <w:tcW w:w="1080" w:type="dxa"/>
            <w:tcMar>
              <w:top w:w="105" w:type="dxa"/>
              <w:left w:w="150" w:type="dxa"/>
              <w:bottom w:w="105" w:type="dxa"/>
              <w:right w:w="150" w:type="dxa"/>
            </w:tcMar>
            <w:hideMark/>
          </w:tcPr>
          <w:p w14:paraId="2D98CAE1"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59ABEEC8"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33F44EB7" w14:textId="77777777" w:rsidR="004E450C" w:rsidRPr="004E450C" w:rsidRDefault="004E450C" w:rsidP="005962C1">
            <w:pPr>
              <w:spacing w:after="120"/>
              <w:rPr>
                <w:rFonts w:cs="Arial"/>
              </w:rPr>
            </w:pPr>
            <w:r w:rsidRPr="00C47C10">
              <w:rPr>
                <w:rFonts w:cs="Arial"/>
                <w:b/>
                <w:bCs/>
              </w:rPr>
              <w:t>Net Fuel Price</w:t>
            </w:r>
          </w:p>
          <w:p w14:paraId="3E7C9713" w14:textId="77777777" w:rsidR="004E450C" w:rsidRPr="004E450C" w:rsidRDefault="004E450C" w:rsidP="00C47C10">
            <w:pPr>
              <w:rPr>
                <w:rFonts w:cs="Arial"/>
              </w:rPr>
            </w:pPr>
            <w:r w:rsidRPr="004E450C">
              <w:rPr>
                <w:rFonts w:cs="Arial"/>
              </w:rPr>
              <w:t>The net fuel price. Four decimal places are implied.</w:t>
            </w:r>
          </w:p>
          <w:p w14:paraId="4CBC9083"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15C65F25" w14:textId="77777777" w:rsidTr="00EB2C28">
        <w:tc>
          <w:tcPr>
            <w:tcW w:w="720" w:type="dxa"/>
            <w:tcMar>
              <w:top w:w="105" w:type="dxa"/>
              <w:left w:w="150" w:type="dxa"/>
              <w:bottom w:w="105" w:type="dxa"/>
              <w:right w:w="150" w:type="dxa"/>
            </w:tcMar>
            <w:hideMark/>
          </w:tcPr>
          <w:p w14:paraId="31746B02" w14:textId="77777777" w:rsidR="004E450C" w:rsidRPr="004E450C" w:rsidRDefault="004E450C" w:rsidP="0056544B">
            <w:pPr>
              <w:jc w:val="center"/>
              <w:rPr>
                <w:rFonts w:cs="Arial"/>
              </w:rPr>
            </w:pPr>
            <w:r w:rsidRPr="004E450C">
              <w:rPr>
                <w:rFonts w:cs="Arial"/>
              </w:rPr>
              <w:t>08</w:t>
            </w:r>
          </w:p>
        </w:tc>
        <w:tc>
          <w:tcPr>
            <w:tcW w:w="1080" w:type="dxa"/>
            <w:tcMar>
              <w:top w:w="105" w:type="dxa"/>
              <w:left w:w="150" w:type="dxa"/>
              <w:bottom w:w="105" w:type="dxa"/>
              <w:right w:w="150" w:type="dxa"/>
            </w:tcMar>
            <w:hideMark/>
          </w:tcPr>
          <w:p w14:paraId="5A3A07F6"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7F505935"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487B3539" w14:textId="77777777" w:rsidR="004E450C" w:rsidRPr="004E450C" w:rsidRDefault="004E450C" w:rsidP="005962C1">
            <w:pPr>
              <w:spacing w:after="120"/>
              <w:rPr>
                <w:rFonts w:cs="Arial"/>
              </w:rPr>
            </w:pPr>
            <w:r w:rsidRPr="00C47C10">
              <w:rPr>
                <w:rFonts w:cs="Arial"/>
                <w:b/>
                <w:bCs/>
              </w:rPr>
              <w:t>Net Non-fuel Price</w:t>
            </w:r>
          </w:p>
          <w:p w14:paraId="39B5A5FF" w14:textId="77777777" w:rsidR="004E450C" w:rsidRPr="004E450C" w:rsidRDefault="004E450C" w:rsidP="00C47C10">
            <w:pPr>
              <w:rPr>
                <w:rFonts w:cs="Arial"/>
              </w:rPr>
            </w:pPr>
            <w:r w:rsidRPr="004E450C">
              <w:rPr>
                <w:rFonts w:cs="Arial"/>
              </w:rPr>
              <w:t>The net non-fuel price. Two decimal places are implied.</w:t>
            </w:r>
          </w:p>
          <w:p w14:paraId="08ADFCC2"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05E6EC43" w14:textId="77777777" w:rsidTr="00EB2C28">
        <w:tc>
          <w:tcPr>
            <w:tcW w:w="720" w:type="dxa"/>
            <w:tcMar>
              <w:top w:w="105" w:type="dxa"/>
              <w:left w:w="150" w:type="dxa"/>
              <w:bottom w:w="105" w:type="dxa"/>
              <w:right w:w="150" w:type="dxa"/>
            </w:tcMar>
            <w:hideMark/>
          </w:tcPr>
          <w:p w14:paraId="763CB88C" w14:textId="77777777" w:rsidR="004E450C" w:rsidRPr="004E450C" w:rsidRDefault="004E450C" w:rsidP="0056544B">
            <w:pPr>
              <w:jc w:val="center"/>
              <w:rPr>
                <w:rFonts w:cs="Arial"/>
              </w:rPr>
            </w:pPr>
            <w:r w:rsidRPr="004E450C">
              <w:rPr>
                <w:rFonts w:cs="Arial"/>
              </w:rPr>
              <w:t>09</w:t>
            </w:r>
          </w:p>
        </w:tc>
        <w:tc>
          <w:tcPr>
            <w:tcW w:w="1080" w:type="dxa"/>
            <w:tcMar>
              <w:top w:w="105" w:type="dxa"/>
              <w:left w:w="150" w:type="dxa"/>
              <w:bottom w:w="105" w:type="dxa"/>
              <w:right w:w="150" w:type="dxa"/>
            </w:tcMar>
            <w:hideMark/>
          </w:tcPr>
          <w:p w14:paraId="1280D636" w14:textId="77777777" w:rsidR="004E450C" w:rsidRPr="004E450C" w:rsidRDefault="004E450C" w:rsidP="0056544B">
            <w:pPr>
              <w:jc w:val="center"/>
              <w:rPr>
                <w:rFonts w:cs="Arial"/>
              </w:rPr>
            </w:pPr>
            <w:r w:rsidRPr="004E450C">
              <w:rPr>
                <w:rFonts w:cs="Arial"/>
              </w:rPr>
              <w:t>17</w:t>
            </w:r>
          </w:p>
        </w:tc>
        <w:tc>
          <w:tcPr>
            <w:tcW w:w="900" w:type="dxa"/>
            <w:tcMar>
              <w:top w:w="105" w:type="dxa"/>
              <w:left w:w="150" w:type="dxa"/>
              <w:bottom w:w="105" w:type="dxa"/>
              <w:right w:w="150" w:type="dxa"/>
            </w:tcMar>
            <w:hideMark/>
          </w:tcPr>
          <w:p w14:paraId="73A69920"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594D53B7" w14:textId="77777777" w:rsidR="004E450C" w:rsidRPr="004E450C" w:rsidRDefault="004E450C" w:rsidP="005962C1">
            <w:pPr>
              <w:spacing w:after="120"/>
              <w:rPr>
                <w:rFonts w:cs="Arial"/>
              </w:rPr>
            </w:pPr>
            <w:r w:rsidRPr="00C47C10">
              <w:rPr>
                <w:rFonts w:cs="Arial"/>
                <w:b/>
                <w:bCs/>
              </w:rPr>
              <w:t>Vehicle Number</w:t>
            </w:r>
          </w:p>
          <w:p w14:paraId="06916D53" w14:textId="77777777" w:rsidR="004E450C" w:rsidRPr="004E450C" w:rsidRDefault="004E450C" w:rsidP="00C47C10">
            <w:pPr>
              <w:rPr>
                <w:rFonts w:cs="Arial"/>
              </w:rPr>
            </w:pPr>
            <w:r w:rsidRPr="004E450C">
              <w:rPr>
                <w:rFonts w:cs="Arial"/>
              </w:rPr>
              <w:t>The vehicle number.</w:t>
            </w:r>
          </w:p>
          <w:p w14:paraId="141BB477" w14:textId="77777777" w:rsidR="004E450C" w:rsidRPr="004E450C" w:rsidRDefault="004E450C" w:rsidP="00C47C10">
            <w:pPr>
              <w:rPr>
                <w:rFonts w:cs="Arial"/>
              </w:rPr>
            </w:pPr>
            <w:r w:rsidRPr="004E450C">
              <w:rPr>
                <w:rFonts w:cs="Arial"/>
              </w:rPr>
              <w:t>Zero filled to the left so that the field is exactly 17 digits in length.</w:t>
            </w:r>
          </w:p>
        </w:tc>
      </w:tr>
      <w:tr w:rsidR="00C47C10" w:rsidRPr="004E450C" w14:paraId="6C806225" w14:textId="77777777" w:rsidTr="00EB2C28">
        <w:tc>
          <w:tcPr>
            <w:tcW w:w="720" w:type="dxa"/>
            <w:tcMar>
              <w:top w:w="105" w:type="dxa"/>
              <w:left w:w="150" w:type="dxa"/>
              <w:bottom w:w="105" w:type="dxa"/>
              <w:right w:w="150" w:type="dxa"/>
            </w:tcMar>
            <w:hideMark/>
          </w:tcPr>
          <w:p w14:paraId="07026E35" w14:textId="77777777" w:rsidR="004E450C" w:rsidRPr="004E450C" w:rsidRDefault="004E450C" w:rsidP="0056544B">
            <w:pPr>
              <w:jc w:val="center"/>
              <w:rPr>
                <w:rFonts w:cs="Arial"/>
              </w:rPr>
            </w:pPr>
            <w:r w:rsidRPr="004E450C">
              <w:rPr>
                <w:rFonts w:cs="Arial"/>
              </w:rPr>
              <w:t>10</w:t>
            </w:r>
          </w:p>
        </w:tc>
        <w:tc>
          <w:tcPr>
            <w:tcW w:w="1080" w:type="dxa"/>
            <w:tcMar>
              <w:top w:w="105" w:type="dxa"/>
              <w:left w:w="150" w:type="dxa"/>
              <w:bottom w:w="105" w:type="dxa"/>
              <w:right w:w="150" w:type="dxa"/>
            </w:tcMar>
            <w:hideMark/>
          </w:tcPr>
          <w:p w14:paraId="034A8CA6" w14:textId="77777777" w:rsidR="004E450C" w:rsidRPr="004E450C" w:rsidRDefault="004E450C" w:rsidP="0056544B">
            <w:pPr>
              <w:jc w:val="center"/>
              <w:rPr>
                <w:rFonts w:cs="Arial"/>
              </w:rPr>
            </w:pPr>
            <w:r w:rsidRPr="004E450C">
              <w:rPr>
                <w:rFonts w:cs="Arial"/>
              </w:rPr>
              <w:t>17</w:t>
            </w:r>
          </w:p>
        </w:tc>
        <w:tc>
          <w:tcPr>
            <w:tcW w:w="900" w:type="dxa"/>
            <w:tcMar>
              <w:top w:w="105" w:type="dxa"/>
              <w:left w:w="150" w:type="dxa"/>
              <w:bottom w:w="105" w:type="dxa"/>
              <w:right w:w="150" w:type="dxa"/>
            </w:tcMar>
            <w:hideMark/>
          </w:tcPr>
          <w:p w14:paraId="5E0261EB"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C735542" w14:textId="77777777" w:rsidR="004E450C" w:rsidRPr="004E450C" w:rsidRDefault="004E450C" w:rsidP="005962C1">
            <w:pPr>
              <w:spacing w:after="120"/>
              <w:rPr>
                <w:rFonts w:cs="Arial"/>
              </w:rPr>
            </w:pPr>
            <w:r w:rsidRPr="00C47C10">
              <w:rPr>
                <w:rFonts w:cs="Arial"/>
                <w:b/>
                <w:bCs/>
              </w:rPr>
              <w:t>Driver Identification Number</w:t>
            </w:r>
          </w:p>
          <w:p w14:paraId="0F9A8A23" w14:textId="77777777" w:rsidR="004E450C" w:rsidRPr="004E450C" w:rsidRDefault="004E450C" w:rsidP="00C47C10">
            <w:pPr>
              <w:rPr>
                <w:rFonts w:cs="Arial"/>
              </w:rPr>
            </w:pPr>
            <w:r w:rsidRPr="004E450C">
              <w:rPr>
                <w:rFonts w:cs="Arial"/>
              </w:rPr>
              <w:lastRenderedPageBreak/>
              <w:t>The driver identification number.</w:t>
            </w:r>
          </w:p>
          <w:p w14:paraId="36B22D4B" w14:textId="77777777" w:rsidR="004E450C" w:rsidRPr="004E450C" w:rsidRDefault="004E450C" w:rsidP="00C47C10">
            <w:pPr>
              <w:rPr>
                <w:rFonts w:cs="Arial"/>
              </w:rPr>
            </w:pPr>
            <w:r w:rsidRPr="004E450C">
              <w:rPr>
                <w:rFonts w:cs="Arial"/>
              </w:rPr>
              <w:t>Zero filled to the left so that the field is exactly 17 digits in length.</w:t>
            </w:r>
          </w:p>
        </w:tc>
      </w:tr>
      <w:tr w:rsidR="00C47C10" w:rsidRPr="004E450C" w14:paraId="6AAC8583" w14:textId="77777777" w:rsidTr="00EB2C28">
        <w:tc>
          <w:tcPr>
            <w:tcW w:w="720" w:type="dxa"/>
            <w:tcMar>
              <w:top w:w="105" w:type="dxa"/>
              <w:left w:w="150" w:type="dxa"/>
              <w:bottom w:w="105" w:type="dxa"/>
              <w:right w:w="150" w:type="dxa"/>
            </w:tcMar>
            <w:hideMark/>
          </w:tcPr>
          <w:p w14:paraId="144225B9" w14:textId="77777777" w:rsidR="004E450C" w:rsidRPr="004E450C" w:rsidRDefault="004E450C" w:rsidP="0056544B">
            <w:pPr>
              <w:jc w:val="center"/>
              <w:rPr>
                <w:rFonts w:cs="Arial"/>
              </w:rPr>
            </w:pPr>
            <w:r w:rsidRPr="004E450C">
              <w:rPr>
                <w:rFonts w:cs="Arial"/>
              </w:rPr>
              <w:lastRenderedPageBreak/>
              <w:t>11</w:t>
            </w:r>
          </w:p>
        </w:tc>
        <w:tc>
          <w:tcPr>
            <w:tcW w:w="1080" w:type="dxa"/>
            <w:tcMar>
              <w:top w:w="105" w:type="dxa"/>
              <w:left w:w="150" w:type="dxa"/>
              <w:bottom w:w="105" w:type="dxa"/>
              <w:right w:w="150" w:type="dxa"/>
            </w:tcMar>
            <w:hideMark/>
          </w:tcPr>
          <w:p w14:paraId="48ADDC7C" w14:textId="77777777" w:rsidR="004E450C" w:rsidRPr="004E450C" w:rsidRDefault="004E450C" w:rsidP="0056544B">
            <w:pPr>
              <w:jc w:val="center"/>
              <w:rPr>
                <w:rFonts w:cs="Arial"/>
              </w:rPr>
            </w:pPr>
            <w:r w:rsidRPr="004E450C">
              <w:rPr>
                <w:rFonts w:cs="Arial"/>
              </w:rPr>
              <w:t>7</w:t>
            </w:r>
          </w:p>
        </w:tc>
        <w:tc>
          <w:tcPr>
            <w:tcW w:w="900" w:type="dxa"/>
            <w:tcMar>
              <w:top w:w="105" w:type="dxa"/>
              <w:left w:w="150" w:type="dxa"/>
              <w:bottom w:w="105" w:type="dxa"/>
              <w:right w:w="150" w:type="dxa"/>
            </w:tcMar>
            <w:hideMark/>
          </w:tcPr>
          <w:p w14:paraId="50F05651"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2F2C3007" w14:textId="77777777" w:rsidR="004E450C" w:rsidRPr="004E450C" w:rsidRDefault="004E450C" w:rsidP="005962C1">
            <w:pPr>
              <w:spacing w:after="120"/>
              <w:rPr>
                <w:rFonts w:cs="Arial"/>
              </w:rPr>
            </w:pPr>
            <w:r w:rsidRPr="00C47C10">
              <w:rPr>
                <w:rFonts w:cs="Arial"/>
                <w:b/>
                <w:bCs/>
              </w:rPr>
              <w:t>Odometer</w:t>
            </w:r>
          </w:p>
          <w:p w14:paraId="4D3B44C6" w14:textId="77777777" w:rsidR="004E450C" w:rsidRPr="004E450C" w:rsidRDefault="004E450C" w:rsidP="00C47C10">
            <w:pPr>
              <w:rPr>
                <w:rFonts w:cs="Arial"/>
              </w:rPr>
            </w:pPr>
            <w:r w:rsidRPr="004E450C">
              <w:rPr>
                <w:rFonts w:cs="Arial"/>
              </w:rPr>
              <w:t>The odometer reading at the time of purchase.</w:t>
            </w:r>
          </w:p>
          <w:p w14:paraId="75CA3DA9" w14:textId="77777777" w:rsidR="004E450C" w:rsidRPr="004E450C" w:rsidRDefault="004E450C" w:rsidP="00C47C10">
            <w:pPr>
              <w:rPr>
                <w:rFonts w:cs="Arial"/>
              </w:rPr>
            </w:pPr>
            <w:r w:rsidRPr="004E450C">
              <w:rPr>
                <w:rFonts w:cs="Arial"/>
              </w:rPr>
              <w:t>Zero filled to the left so that the field is exactly 7 digits in length.</w:t>
            </w:r>
          </w:p>
        </w:tc>
      </w:tr>
      <w:tr w:rsidR="00C47C10" w:rsidRPr="004E450C" w14:paraId="664DE181" w14:textId="77777777" w:rsidTr="00EB2C28">
        <w:tc>
          <w:tcPr>
            <w:tcW w:w="720" w:type="dxa"/>
            <w:tcMar>
              <w:top w:w="105" w:type="dxa"/>
              <w:left w:w="150" w:type="dxa"/>
              <w:bottom w:w="105" w:type="dxa"/>
              <w:right w:w="150" w:type="dxa"/>
            </w:tcMar>
            <w:hideMark/>
          </w:tcPr>
          <w:p w14:paraId="778ADC03" w14:textId="77777777" w:rsidR="004E450C" w:rsidRPr="004E450C" w:rsidRDefault="004E450C" w:rsidP="0056544B">
            <w:pPr>
              <w:jc w:val="center"/>
              <w:rPr>
                <w:rFonts w:cs="Arial"/>
              </w:rPr>
            </w:pPr>
            <w:r w:rsidRPr="004E450C">
              <w:rPr>
                <w:rFonts w:cs="Arial"/>
              </w:rPr>
              <w:t>12</w:t>
            </w:r>
          </w:p>
        </w:tc>
        <w:tc>
          <w:tcPr>
            <w:tcW w:w="1080" w:type="dxa"/>
            <w:tcMar>
              <w:top w:w="105" w:type="dxa"/>
              <w:left w:w="150" w:type="dxa"/>
              <w:bottom w:w="105" w:type="dxa"/>
              <w:right w:w="150" w:type="dxa"/>
            </w:tcMar>
            <w:hideMark/>
          </w:tcPr>
          <w:p w14:paraId="25274EBC" w14:textId="77777777" w:rsidR="004E450C" w:rsidRPr="004E450C" w:rsidRDefault="004E450C" w:rsidP="0056544B">
            <w:pPr>
              <w:jc w:val="center"/>
              <w:rPr>
                <w:rFonts w:cs="Arial"/>
              </w:rPr>
            </w:pPr>
            <w:r w:rsidRPr="004E450C">
              <w:rPr>
                <w:rFonts w:cs="Arial"/>
              </w:rPr>
              <w:t>4</w:t>
            </w:r>
          </w:p>
        </w:tc>
        <w:tc>
          <w:tcPr>
            <w:tcW w:w="900" w:type="dxa"/>
            <w:tcMar>
              <w:top w:w="105" w:type="dxa"/>
              <w:left w:w="150" w:type="dxa"/>
              <w:bottom w:w="105" w:type="dxa"/>
              <w:right w:w="150" w:type="dxa"/>
            </w:tcMar>
            <w:hideMark/>
          </w:tcPr>
          <w:p w14:paraId="70044EA5"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704A13AA" w14:textId="77777777" w:rsidR="004E450C" w:rsidRPr="004E450C" w:rsidRDefault="004E450C" w:rsidP="005962C1">
            <w:pPr>
              <w:spacing w:after="120"/>
              <w:rPr>
                <w:rFonts w:cs="Arial"/>
              </w:rPr>
            </w:pPr>
            <w:r w:rsidRPr="00C47C10">
              <w:rPr>
                <w:rFonts w:cs="Arial"/>
                <w:b/>
                <w:bCs/>
              </w:rPr>
              <w:t>Value-Added Tax Rate</w:t>
            </w:r>
          </w:p>
          <w:p w14:paraId="64E1472F" w14:textId="77777777" w:rsidR="004E450C" w:rsidRPr="004E450C" w:rsidRDefault="004E450C" w:rsidP="00C47C10">
            <w:pPr>
              <w:rPr>
                <w:rFonts w:cs="Arial"/>
              </w:rPr>
            </w:pPr>
            <w:r w:rsidRPr="004E450C">
              <w:rPr>
                <w:rFonts w:cs="Arial"/>
              </w:rPr>
              <w:t>The value-added tax rate. Two decimal places are implied.</w:t>
            </w:r>
          </w:p>
          <w:p w14:paraId="3174BB9A" w14:textId="77777777" w:rsidR="004E450C" w:rsidRPr="004E450C" w:rsidRDefault="004E450C" w:rsidP="00C47C10">
            <w:pPr>
              <w:rPr>
                <w:rFonts w:cs="Arial"/>
              </w:rPr>
            </w:pPr>
            <w:r w:rsidRPr="004E450C">
              <w:rPr>
                <w:rFonts w:cs="Arial"/>
              </w:rPr>
              <w:t>Zero filled to the left so that the field is exactly 4 digits in length.</w:t>
            </w:r>
          </w:p>
        </w:tc>
      </w:tr>
      <w:tr w:rsidR="00C47C10" w:rsidRPr="004E450C" w14:paraId="5722EEFE" w14:textId="77777777" w:rsidTr="00EB2C28">
        <w:tc>
          <w:tcPr>
            <w:tcW w:w="720" w:type="dxa"/>
            <w:tcMar>
              <w:top w:w="105" w:type="dxa"/>
              <w:left w:w="150" w:type="dxa"/>
              <w:bottom w:w="105" w:type="dxa"/>
              <w:right w:w="150" w:type="dxa"/>
            </w:tcMar>
            <w:hideMark/>
          </w:tcPr>
          <w:p w14:paraId="54D0F48B" w14:textId="77777777" w:rsidR="004E450C" w:rsidRPr="004E450C" w:rsidRDefault="004E450C" w:rsidP="0056544B">
            <w:pPr>
              <w:jc w:val="center"/>
              <w:rPr>
                <w:rFonts w:cs="Arial"/>
              </w:rPr>
            </w:pPr>
            <w:r w:rsidRPr="004E450C">
              <w:rPr>
                <w:rFonts w:cs="Arial"/>
              </w:rPr>
              <w:t>13</w:t>
            </w:r>
          </w:p>
        </w:tc>
        <w:tc>
          <w:tcPr>
            <w:tcW w:w="1080" w:type="dxa"/>
            <w:tcMar>
              <w:top w:w="105" w:type="dxa"/>
              <w:left w:w="150" w:type="dxa"/>
              <w:bottom w:w="105" w:type="dxa"/>
              <w:right w:w="150" w:type="dxa"/>
            </w:tcMar>
            <w:hideMark/>
          </w:tcPr>
          <w:p w14:paraId="6F425ACD"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5FA2504C"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70EF6E1D" w14:textId="77777777" w:rsidR="004E450C" w:rsidRPr="004E450C" w:rsidRDefault="004E450C" w:rsidP="005962C1">
            <w:pPr>
              <w:spacing w:after="120"/>
              <w:rPr>
                <w:rFonts w:cs="Arial"/>
              </w:rPr>
            </w:pPr>
            <w:r w:rsidRPr="00C47C10">
              <w:rPr>
                <w:rFonts w:cs="Arial"/>
                <w:b/>
                <w:bCs/>
              </w:rPr>
              <w:t>Miscellaneous Fuel Tax</w:t>
            </w:r>
          </w:p>
          <w:p w14:paraId="2C604E11" w14:textId="77777777" w:rsidR="004E450C" w:rsidRPr="004E450C" w:rsidRDefault="004E450C" w:rsidP="00C47C10">
            <w:pPr>
              <w:rPr>
                <w:rFonts w:cs="Arial"/>
              </w:rPr>
            </w:pPr>
            <w:r w:rsidRPr="004E450C">
              <w:rPr>
                <w:rFonts w:cs="Arial"/>
              </w:rPr>
              <w:t>The miscellaneous fuel tax amount. Four decimal places are implied.</w:t>
            </w:r>
          </w:p>
          <w:p w14:paraId="059F9BA6"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7AC3B147" w14:textId="77777777" w:rsidTr="00EB2C28">
        <w:tc>
          <w:tcPr>
            <w:tcW w:w="720" w:type="dxa"/>
            <w:tcMar>
              <w:top w:w="105" w:type="dxa"/>
              <w:left w:w="150" w:type="dxa"/>
              <w:bottom w:w="105" w:type="dxa"/>
              <w:right w:w="150" w:type="dxa"/>
            </w:tcMar>
            <w:hideMark/>
          </w:tcPr>
          <w:p w14:paraId="72376F3F" w14:textId="77777777" w:rsidR="004E450C" w:rsidRPr="004E450C" w:rsidRDefault="004E450C" w:rsidP="0056544B">
            <w:pPr>
              <w:jc w:val="center"/>
              <w:rPr>
                <w:rFonts w:cs="Arial"/>
              </w:rPr>
            </w:pPr>
            <w:r w:rsidRPr="004E450C">
              <w:rPr>
                <w:rFonts w:cs="Arial"/>
              </w:rPr>
              <w:t>14</w:t>
            </w:r>
          </w:p>
        </w:tc>
        <w:tc>
          <w:tcPr>
            <w:tcW w:w="1080" w:type="dxa"/>
            <w:tcMar>
              <w:top w:w="105" w:type="dxa"/>
              <w:left w:w="150" w:type="dxa"/>
              <w:bottom w:w="105" w:type="dxa"/>
              <w:right w:w="150" w:type="dxa"/>
            </w:tcMar>
            <w:hideMark/>
          </w:tcPr>
          <w:p w14:paraId="53B3B015"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2F76FA8F"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02770D21" w14:textId="77777777" w:rsidR="004E450C" w:rsidRPr="004E450C" w:rsidRDefault="004E450C" w:rsidP="005962C1">
            <w:pPr>
              <w:spacing w:after="120"/>
              <w:rPr>
                <w:rFonts w:cs="Arial"/>
              </w:rPr>
            </w:pPr>
            <w:r w:rsidRPr="00C47C10">
              <w:rPr>
                <w:rFonts w:cs="Arial"/>
                <w:b/>
                <w:bCs/>
              </w:rPr>
              <w:t>Other Tax</w:t>
            </w:r>
          </w:p>
          <w:p w14:paraId="2C3F61EA" w14:textId="77777777" w:rsidR="004E450C" w:rsidRPr="004E450C" w:rsidRDefault="004E450C" w:rsidP="00C47C10">
            <w:pPr>
              <w:rPr>
                <w:rFonts w:cs="Arial"/>
              </w:rPr>
            </w:pPr>
            <w:r w:rsidRPr="004E450C">
              <w:rPr>
                <w:rFonts w:cs="Arial"/>
              </w:rPr>
              <w:t>The other tax amount.</w:t>
            </w:r>
          </w:p>
          <w:p w14:paraId="169C06F5"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0E347CF4" w14:textId="77777777" w:rsidTr="00EB2C28">
        <w:tc>
          <w:tcPr>
            <w:tcW w:w="720" w:type="dxa"/>
            <w:tcMar>
              <w:top w:w="105" w:type="dxa"/>
              <w:left w:w="150" w:type="dxa"/>
              <w:bottom w:w="105" w:type="dxa"/>
              <w:right w:w="150" w:type="dxa"/>
            </w:tcMar>
            <w:hideMark/>
          </w:tcPr>
          <w:p w14:paraId="4074ED8D" w14:textId="77777777" w:rsidR="004E450C" w:rsidRPr="004E450C" w:rsidRDefault="004E450C" w:rsidP="0056544B">
            <w:pPr>
              <w:jc w:val="center"/>
              <w:rPr>
                <w:rFonts w:cs="Arial"/>
              </w:rPr>
            </w:pPr>
            <w:r w:rsidRPr="004E450C">
              <w:rPr>
                <w:rFonts w:cs="Arial"/>
              </w:rPr>
              <w:t>15</w:t>
            </w:r>
          </w:p>
        </w:tc>
        <w:tc>
          <w:tcPr>
            <w:tcW w:w="1080" w:type="dxa"/>
            <w:tcMar>
              <w:top w:w="105" w:type="dxa"/>
              <w:left w:w="150" w:type="dxa"/>
              <w:bottom w:w="105" w:type="dxa"/>
              <w:right w:w="150" w:type="dxa"/>
            </w:tcMar>
            <w:hideMark/>
          </w:tcPr>
          <w:p w14:paraId="60C9FE55"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402EE0FD"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617A2924" w14:textId="77777777" w:rsidR="004E450C" w:rsidRPr="004E450C" w:rsidRDefault="004E450C" w:rsidP="005962C1">
            <w:pPr>
              <w:spacing w:after="120"/>
              <w:rPr>
                <w:rFonts w:cs="Arial"/>
              </w:rPr>
            </w:pPr>
            <w:r w:rsidRPr="00C47C10">
              <w:rPr>
                <w:rFonts w:cs="Arial"/>
                <w:b/>
                <w:bCs/>
              </w:rPr>
              <w:t>Miscellaneous Non-fuel Tax</w:t>
            </w:r>
          </w:p>
          <w:p w14:paraId="2689451D" w14:textId="77777777" w:rsidR="004E450C" w:rsidRPr="004E450C" w:rsidRDefault="004E450C" w:rsidP="00C47C10">
            <w:pPr>
              <w:rPr>
                <w:rFonts w:cs="Arial"/>
              </w:rPr>
            </w:pPr>
            <w:r w:rsidRPr="004E450C">
              <w:rPr>
                <w:rFonts w:cs="Arial"/>
              </w:rPr>
              <w:t>The miscellaneous non-fuel tax amount. Two decimal places are implied.</w:t>
            </w:r>
          </w:p>
          <w:p w14:paraId="7B2D26C0"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7B8C1CBC" w14:textId="77777777" w:rsidTr="00EB2C28">
        <w:tc>
          <w:tcPr>
            <w:tcW w:w="720" w:type="dxa"/>
            <w:tcMar>
              <w:top w:w="105" w:type="dxa"/>
              <w:left w:w="150" w:type="dxa"/>
              <w:bottom w:w="105" w:type="dxa"/>
              <w:right w:w="150" w:type="dxa"/>
            </w:tcMar>
            <w:hideMark/>
          </w:tcPr>
          <w:p w14:paraId="0EAA5105" w14:textId="77777777" w:rsidR="004E450C" w:rsidRPr="004E450C" w:rsidRDefault="004E450C" w:rsidP="0056544B">
            <w:pPr>
              <w:jc w:val="center"/>
              <w:rPr>
                <w:rFonts w:cs="Arial"/>
              </w:rPr>
            </w:pPr>
            <w:r w:rsidRPr="004E450C">
              <w:rPr>
                <w:rFonts w:cs="Arial"/>
              </w:rPr>
              <w:t>16</w:t>
            </w:r>
          </w:p>
        </w:tc>
        <w:tc>
          <w:tcPr>
            <w:tcW w:w="1080" w:type="dxa"/>
            <w:tcMar>
              <w:top w:w="105" w:type="dxa"/>
              <w:left w:w="150" w:type="dxa"/>
              <w:bottom w:w="105" w:type="dxa"/>
              <w:right w:w="150" w:type="dxa"/>
            </w:tcMar>
            <w:hideMark/>
          </w:tcPr>
          <w:p w14:paraId="36F2DF05"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1E62911E"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4665FE9F" w14:textId="77777777" w:rsidR="004E450C" w:rsidRPr="004E450C" w:rsidRDefault="004E450C" w:rsidP="005962C1">
            <w:pPr>
              <w:spacing w:after="120"/>
              <w:rPr>
                <w:rFonts w:cs="Arial"/>
              </w:rPr>
            </w:pPr>
            <w:r w:rsidRPr="00C47C10">
              <w:rPr>
                <w:rFonts w:cs="Arial"/>
                <w:b/>
                <w:bCs/>
              </w:rPr>
              <w:t>Service Type</w:t>
            </w:r>
          </w:p>
          <w:p w14:paraId="51E5E19E" w14:textId="77777777" w:rsidR="004E450C" w:rsidRDefault="004E450C" w:rsidP="00C47C10">
            <w:pPr>
              <w:rPr>
                <w:rFonts w:cs="Arial"/>
              </w:rPr>
            </w:pPr>
            <w:r w:rsidRPr="004E450C">
              <w:rPr>
                <w:rFonts w:cs="Arial"/>
              </w:rPr>
              <w:t>The type of service. Valid values:</w:t>
            </w:r>
          </w:p>
          <w:p w14:paraId="7B0D4BA7" w14:textId="77777777" w:rsidR="00EB2C28" w:rsidRPr="004E450C" w:rsidRDefault="00EB2C28" w:rsidP="00C47C10">
            <w:pPr>
              <w:rPr>
                <w:rFonts w:cs="Arial"/>
              </w:rPr>
            </w:pPr>
          </w:p>
          <w:p w14:paraId="481C3D07" w14:textId="77777777" w:rsidR="004E450C" w:rsidRPr="004E450C" w:rsidRDefault="004E450C" w:rsidP="00C47C10">
            <w:pPr>
              <w:rPr>
                <w:rFonts w:cs="Arial"/>
              </w:rPr>
            </w:pPr>
            <w:r w:rsidRPr="004E450C">
              <w:rPr>
                <w:rFonts w:cs="Arial"/>
              </w:rPr>
              <w:t>1 = Self service</w:t>
            </w:r>
          </w:p>
          <w:p w14:paraId="7E5E1D04" w14:textId="77777777" w:rsidR="004E450C" w:rsidRPr="004E450C" w:rsidRDefault="004E450C" w:rsidP="00C47C10">
            <w:pPr>
              <w:rPr>
                <w:rFonts w:cs="Arial"/>
              </w:rPr>
            </w:pPr>
            <w:r w:rsidRPr="004E450C">
              <w:rPr>
                <w:rFonts w:cs="Arial"/>
              </w:rPr>
              <w:t>2 = Full service</w:t>
            </w:r>
          </w:p>
        </w:tc>
      </w:tr>
      <w:tr w:rsidR="00C47C10" w:rsidRPr="004E450C" w14:paraId="052C75D3" w14:textId="77777777" w:rsidTr="00EB2C28">
        <w:tc>
          <w:tcPr>
            <w:tcW w:w="720" w:type="dxa"/>
            <w:tcMar>
              <w:top w:w="105" w:type="dxa"/>
              <w:left w:w="150" w:type="dxa"/>
              <w:bottom w:w="105" w:type="dxa"/>
              <w:right w:w="150" w:type="dxa"/>
            </w:tcMar>
            <w:hideMark/>
          </w:tcPr>
          <w:p w14:paraId="493742EB" w14:textId="77777777" w:rsidR="004E450C" w:rsidRPr="004E450C" w:rsidRDefault="004E450C" w:rsidP="0056544B">
            <w:pPr>
              <w:jc w:val="center"/>
              <w:rPr>
                <w:rFonts w:cs="Arial"/>
              </w:rPr>
            </w:pPr>
            <w:r w:rsidRPr="004E450C">
              <w:rPr>
                <w:rFonts w:cs="Arial"/>
              </w:rPr>
              <w:t>17</w:t>
            </w:r>
          </w:p>
        </w:tc>
        <w:tc>
          <w:tcPr>
            <w:tcW w:w="1080" w:type="dxa"/>
            <w:tcMar>
              <w:top w:w="105" w:type="dxa"/>
              <w:left w:w="150" w:type="dxa"/>
              <w:bottom w:w="105" w:type="dxa"/>
              <w:right w:w="150" w:type="dxa"/>
            </w:tcMar>
            <w:hideMark/>
          </w:tcPr>
          <w:p w14:paraId="680F1D7E" w14:textId="77777777" w:rsidR="004E450C" w:rsidRPr="004E450C" w:rsidRDefault="004E450C" w:rsidP="0056544B">
            <w:pPr>
              <w:jc w:val="center"/>
              <w:rPr>
                <w:rFonts w:cs="Arial"/>
              </w:rPr>
            </w:pPr>
            <w:r w:rsidRPr="004E450C">
              <w:rPr>
                <w:rFonts w:cs="Arial"/>
              </w:rPr>
              <w:t>2x8=16</w:t>
            </w:r>
          </w:p>
        </w:tc>
        <w:tc>
          <w:tcPr>
            <w:tcW w:w="900" w:type="dxa"/>
            <w:tcMar>
              <w:top w:w="105" w:type="dxa"/>
              <w:left w:w="150" w:type="dxa"/>
              <w:bottom w:w="105" w:type="dxa"/>
              <w:right w:w="150" w:type="dxa"/>
            </w:tcMar>
            <w:hideMark/>
          </w:tcPr>
          <w:p w14:paraId="26EB48BC"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2B522598" w14:textId="77777777" w:rsidR="004E450C" w:rsidRPr="004E450C" w:rsidRDefault="004E450C" w:rsidP="005962C1">
            <w:pPr>
              <w:spacing w:after="120"/>
              <w:rPr>
                <w:rFonts w:cs="Arial"/>
              </w:rPr>
            </w:pPr>
            <w:r w:rsidRPr="00C47C10">
              <w:rPr>
                <w:rFonts w:cs="Arial"/>
                <w:b/>
                <w:bCs/>
              </w:rPr>
              <w:t>Product Code (occurs eight times)</w:t>
            </w:r>
          </w:p>
          <w:p w14:paraId="09791522" w14:textId="77777777" w:rsidR="004E450C" w:rsidRPr="004E450C" w:rsidRDefault="004E450C" w:rsidP="00C47C10">
            <w:pPr>
              <w:rPr>
                <w:rFonts w:cs="Arial"/>
              </w:rPr>
            </w:pPr>
            <w:r w:rsidRPr="004E450C">
              <w:rPr>
                <w:rFonts w:cs="Arial"/>
              </w:rPr>
              <w:lastRenderedPageBreak/>
              <w:t>A two-digit code defined by Visa that identifies a nonfuel product. Valid values are 30 to 99.  Any unused positions should be Space field.</w:t>
            </w:r>
          </w:p>
        </w:tc>
      </w:tr>
      <w:tr w:rsidR="00C47C10" w:rsidRPr="004E450C" w14:paraId="09839593" w14:textId="77777777" w:rsidTr="00EB2C28">
        <w:tc>
          <w:tcPr>
            <w:tcW w:w="720" w:type="dxa"/>
            <w:tcMar>
              <w:top w:w="105" w:type="dxa"/>
              <w:left w:w="150" w:type="dxa"/>
              <w:bottom w:w="105" w:type="dxa"/>
              <w:right w:w="150" w:type="dxa"/>
            </w:tcMar>
            <w:hideMark/>
          </w:tcPr>
          <w:p w14:paraId="15B0C32C" w14:textId="77777777" w:rsidR="004E450C" w:rsidRPr="004E450C" w:rsidRDefault="004E450C" w:rsidP="0056544B">
            <w:pPr>
              <w:jc w:val="center"/>
              <w:rPr>
                <w:rFonts w:cs="Arial"/>
              </w:rPr>
            </w:pPr>
            <w:r w:rsidRPr="004E450C">
              <w:rPr>
                <w:rFonts w:cs="Arial"/>
              </w:rPr>
              <w:lastRenderedPageBreak/>
              <w:t>18</w:t>
            </w:r>
          </w:p>
        </w:tc>
        <w:tc>
          <w:tcPr>
            <w:tcW w:w="1080" w:type="dxa"/>
            <w:tcMar>
              <w:top w:w="105" w:type="dxa"/>
              <w:left w:w="150" w:type="dxa"/>
              <w:bottom w:w="105" w:type="dxa"/>
              <w:right w:w="150" w:type="dxa"/>
            </w:tcMar>
            <w:hideMark/>
          </w:tcPr>
          <w:p w14:paraId="393C2635"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53929412"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3947680E" w14:textId="77777777" w:rsidR="004E450C" w:rsidRPr="004E450C" w:rsidRDefault="004E450C" w:rsidP="005962C1">
            <w:pPr>
              <w:spacing w:after="120"/>
              <w:rPr>
                <w:rFonts w:cs="Arial"/>
              </w:rPr>
            </w:pPr>
            <w:r w:rsidRPr="00C47C10">
              <w:rPr>
                <w:rFonts w:cs="Arial"/>
                <w:b/>
                <w:bCs/>
              </w:rPr>
              <w:t>Gross Non-fuel Price</w:t>
            </w:r>
          </w:p>
          <w:p w14:paraId="036FC20C" w14:textId="77777777" w:rsidR="004E450C" w:rsidRPr="004E450C" w:rsidRDefault="004E450C" w:rsidP="00C47C10">
            <w:pPr>
              <w:rPr>
                <w:rFonts w:cs="Arial"/>
              </w:rPr>
            </w:pPr>
            <w:r w:rsidRPr="004E450C">
              <w:rPr>
                <w:rFonts w:cs="Arial"/>
              </w:rPr>
              <w:t>The gross non-fuel price.</w:t>
            </w:r>
          </w:p>
          <w:p w14:paraId="6F08CB72" w14:textId="77777777" w:rsidR="004E450C" w:rsidRDefault="004E450C" w:rsidP="00C47C10">
            <w:pPr>
              <w:rPr>
                <w:rFonts w:cs="Arial"/>
              </w:rPr>
            </w:pPr>
            <w:r w:rsidRPr="004E450C">
              <w:rPr>
                <w:rFonts w:cs="Arial"/>
              </w:rPr>
              <w:t>Zero filled to the left so that the field is exactly 12 digits in length.</w:t>
            </w:r>
          </w:p>
          <w:p w14:paraId="7173FB7B" w14:textId="13F31211" w:rsidR="009F1CBF" w:rsidRPr="004E450C" w:rsidRDefault="009F1CBF" w:rsidP="00C47C10">
            <w:pPr>
              <w:rPr>
                <w:rFonts w:cs="Arial"/>
              </w:rPr>
            </w:pPr>
          </w:p>
        </w:tc>
      </w:tr>
      <w:tr w:rsidR="00C47C10" w:rsidRPr="004E450C" w14:paraId="2E20DBF3" w14:textId="77777777" w:rsidTr="00EB2C28">
        <w:tc>
          <w:tcPr>
            <w:tcW w:w="720" w:type="dxa"/>
            <w:tcMar>
              <w:top w:w="105" w:type="dxa"/>
              <w:left w:w="150" w:type="dxa"/>
              <w:bottom w:w="105" w:type="dxa"/>
              <w:right w:w="150" w:type="dxa"/>
            </w:tcMar>
            <w:hideMark/>
          </w:tcPr>
          <w:p w14:paraId="180DCD7F" w14:textId="77777777" w:rsidR="004E450C" w:rsidRPr="004E450C" w:rsidRDefault="004E450C" w:rsidP="0056544B">
            <w:pPr>
              <w:jc w:val="center"/>
              <w:rPr>
                <w:rFonts w:cs="Arial"/>
              </w:rPr>
            </w:pPr>
            <w:r w:rsidRPr="004E450C">
              <w:rPr>
                <w:rFonts w:cs="Arial"/>
              </w:rPr>
              <w:t>19</w:t>
            </w:r>
          </w:p>
        </w:tc>
        <w:tc>
          <w:tcPr>
            <w:tcW w:w="1080" w:type="dxa"/>
            <w:tcMar>
              <w:top w:w="105" w:type="dxa"/>
              <w:left w:w="150" w:type="dxa"/>
              <w:bottom w:w="105" w:type="dxa"/>
              <w:right w:w="150" w:type="dxa"/>
            </w:tcMar>
            <w:hideMark/>
          </w:tcPr>
          <w:p w14:paraId="6491313D"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11AE287"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6F712810" w14:textId="77777777" w:rsidR="004E450C" w:rsidRPr="004E450C" w:rsidRDefault="004E450C" w:rsidP="005962C1">
            <w:pPr>
              <w:spacing w:after="120"/>
              <w:rPr>
                <w:rFonts w:cs="Arial"/>
              </w:rPr>
            </w:pPr>
            <w:r w:rsidRPr="00C47C10">
              <w:rPr>
                <w:rFonts w:cs="Arial"/>
                <w:b/>
                <w:bCs/>
              </w:rPr>
              <w:t>Miscellaneous Fuel Tax Exemption Status</w:t>
            </w:r>
          </w:p>
          <w:p w14:paraId="631AD18A" w14:textId="77777777" w:rsidR="004E450C" w:rsidRDefault="004E450C" w:rsidP="00C47C10">
            <w:pPr>
              <w:rPr>
                <w:rFonts w:cs="Arial"/>
              </w:rPr>
            </w:pPr>
            <w:r w:rsidRPr="004E450C">
              <w:rPr>
                <w:rFonts w:cs="Arial"/>
              </w:rPr>
              <w:t>The miscellaneous fuel tax exemption status.  Valid values:</w:t>
            </w:r>
          </w:p>
          <w:p w14:paraId="16E59259" w14:textId="77777777" w:rsidR="00EB2C28" w:rsidRPr="004E450C" w:rsidRDefault="00EB2C28" w:rsidP="00C47C10">
            <w:pPr>
              <w:rPr>
                <w:rFonts w:cs="Arial"/>
              </w:rPr>
            </w:pPr>
          </w:p>
          <w:p w14:paraId="002C1370" w14:textId="77777777" w:rsidR="004E450C" w:rsidRPr="004E450C" w:rsidRDefault="004E450C" w:rsidP="00C47C10">
            <w:pPr>
              <w:rPr>
                <w:rFonts w:cs="Arial"/>
              </w:rPr>
            </w:pPr>
            <w:r w:rsidRPr="004E450C">
              <w:rPr>
                <w:rFonts w:cs="Arial"/>
              </w:rPr>
              <w:t>0 = Nonexempt</w:t>
            </w:r>
          </w:p>
          <w:p w14:paraId="35F25E85" w14:textId="77777777" w:rsidR="004E450C" w:rsidRPr="004E450C" w:rsidRDefault="004E450C" w:rsidP="00C47C10">
            <w:pPr>
              <w:rPr>
                <w:rFonts w:cs="Arial"/>
              </w:rPr>
            </w:pPr>
            <w:r w:rsidRPr="004E450C">
              <w:rPr>
                <w:rFonts w:cs="Arial"/>
              </w:rPr>
              <w:t>1 = Exempt</w:t>
            </w:r>
          </w:p>
        </w:tc>
      </w:tr>
      <w:tr w:rsidR="00C47C10" w:rsidRPr="004E450C" w14:paraId="3F5BAB54" w14:textId="77777777" w:rsidTr="00EB2C28">
        <w:tc>
          <w:tcPr>
            <w:tcW w:w="720" w:type="dxa"/>
            <w:tcMar>
              <w:top w:w="105" w:type="dxa"/>
              <w:left w:w="150" w:type="dxa"/>
              <w:bottom w:w="105" w:type="dxa"/>
              <w:right w:w="150" w:type="dxa"/>
            </w:tcMar>
            <w:hideMark/>
          </w:tcPr>
          <w:p w14:paraId="3DA2D404" w14:textId="77777777" w:rsidR="004E450C" w:rsidRPr="004E450C" w:rsidRDefault="004E450C" w:rsidP="0056544B">
            <w:pPr>
              <w:jc w:val="center"/>
              <w:rPr>
                <w:rFonts w:cs="Arial"/>
              </w:rPr>
            </w:pPr>
            <w:r w:rsidRPr="004E450C">
              <w:rPr>
                <w:rFonts w:cs="Arial"/>
              </w:rPr>
              <w:t>20</w:t>
            </w:r>
          </w:p>
        </w:tc>
        <w:tc>
          <w:tcPr>
            <w:tcW w:w="1080" w:type="dxa"/>
            <w:tcMar>
              <w:top w:w="105" w:type="dxa"/>
              <w:left w:w="150" w:type="dxa"/>
              <w:bottom w:w="105" w:type="dxa"/>
              <w:right w:w="150" w:type="dxa"/>
            </w:tcMar>
            <w:hideMark/>
          </w:tcPr>
          <w:p w14:paraId="2AAC7605"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5386C1E"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50988D9E" w14:textId="77777777" w:rsidR="004E450C" w:rsidRPr="004E450C" w:rsidRDefault="004E450C" w:rsidP="005962C1">
            <w:pPr>
              <w:spacing w:after="120"/>
              <w:rPr>
                <w:rFonts w:cs="Arial"/>
              </w:rPr>
            </w:pPr>
            <w:r w:rsidRPr="00C47C10">
              <w:rPr>
                <w:rFonts w:cs="Arial"/>
                <w:b/>
                <w:bCs/>
              </w:rPr>
              <w:t>Miscellaneous Non-fuel Tax Exemption Status</w:t>
            </w:r>
          </w:p>
          <w:p w14:paraId="077DD49F" w14:textId="77777777" w:rsidR="004E450C" w:rsidRDefault="004E450C" w:rsidP="00C47C10">
            <w:pPr>
              <w:rPr>
                <w:rFonts w:cs="Arial"/>
              </w:rPr>
            </w:pPr>
            <w:r w:rsidRPr="004E450C">
              <w:rPr>
                <w:rFonts w:cs="Arial"/>
              </w:rPr>
              <w:t>The miscellaneous non-fuel tax exemption status.  Valid values:</w:t>
            </w:r>
          </w:p>
          <w:p w14:paraId="015292A9" w14:textId="77777777" w:rsidR="00EB2C28" w:rsidRPr="004E450C" w:rsidRDefault="00EB2C28" w:rsidP="00C47C10">
            <w:pPr>
              <w:rPr>
                <w:rFonts w:cs="Arial"/>
              </w:rPr>
            </w:pPr>
          </w:p>
          <w:p w14:paraId="57D10807" w14:textId="77777777" w:rsidR="004E450C" w:rsidRPr="004E450C" w:rsidRDefault="004E450C" w:rsidP="00C47C10">
            <w:pPr>
              <w:rPr>
                <w:rFonts w:cs="Arial"/>
              </w:rPr>
            </w:pPr>
            <w:r w:rsidRPr="004E450C">
              <w:rPr>
                <w:rFonts w:cs="Arial"/>
              </w:rPr>
              <w:t>0 = Nonexempt</w:t>
            </w:r>
          </w:p>
          <w:p w14:paraId="092DDBF3" w14:textId="77777777" w:rsidR="004E450C" w:rsidRPr="004E450C" w:rsidRDefault="004E450C" w:rsidP="00C47C10">
            <w:pPr>
              <w:rPr>
                <w:rFonts w:cs="Arial"/>
              </w:rPr>
            </w:pPr>
            <w:r w:rsidRPr="004E450C">
              <w:rPr>
                <w:rFonts w:cs="Arial"/>
              </w:rPr>
              <w:t>1 = Exempt</w:t>
            </w:r>
          </w:p>
        </w:tc>
      </w:tr>
      <w:tr w:rsidR="00C47C10" w:rsidRPr="004E450C" w14:paraId="592F19E1" w14:textId="77777777" w:rsidTr="00EB2C28">
        <w:tc>
          <w:tcPr>
            <w:tcW w:w="720" w:type="dxa"/>
            <w:tcMar>
              <w:top w:w="105" w:type="dxa"/>
              <w:left w:w="150" w:type="dxa"/>
              <w:bottom w:w="105" w:type="dxa"/>
              <w:right w:w="150" w:type="dxa"/>
            </w:tcMar>
            <w:hideMark/>
          </w:tcPr>
          <w:p w14:paraId="3AC89C3E" w14:textId="77777777" w:rsidR="004E450C" w:rsidRPr="004E450C" w:rsidRDefault="004E450C" w:rsidP="0056544B">
            <w:pPr>
              <w:jc w:val="center"/>
              <w:rPr>
                <w:rFonts w:cs="Arial"/>
              </w:rPr>
            </w:pPr>
            <w:r w:rsidRPr="004E450C">
              <w:rPr>
                <w:rFonts w:cs="Arial"/>
              </w:rPr>
              <w:t>21</w:t>
            </w:r>
          </w:p>
        </w:tc>
        <w:tc>
          <w:tcPr>
            <w:tcW w:w="1080" w:type="dxa"/>
            <w:tcMar>
              <w:top w:w="105" w:type="dxa"/>
              <w:left w:w="150" w:type="dxa"/>
              <w:bottom w:w="105" w:type="dxa"/>
              <w:right w:w="150" w:type="dxa"/>
            </w:tcMar>
            <w:hideMark/>
          </w:tcPr>
          <w:p w14:paraId="3D1ED17D"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62576F84"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4F5E0341" w14:textId="77777777" w:rsidR="004E450C" w:rsidRPr="004E450C" w:rsidRDefault="004E450C" w:rsidP="005962C1">
            <w:pPr>
              <w:spacing w:after="120"/>
              <w:rPr>
                <w:rFonts w:cs="Arial"/>
              </w:rPr>
            </w:pPr>
            <w:r w:rsidRPr="00C47C10">
              <w:rPr>
                <w:rFonts w:cs="Arial"/>
                <w:b/>
                <w:bCs/>
              </w:rPr>
              <w:t>Federal Non-fuel Excise Tax Exemption Status</w:t>
            </w:r>
          </w:p>
          <w:p w14:paraId="64AFA875" w14:textId="77777777" w:rsidR="004E450C" w:rsidRDefault="004E450C" w:rsidP="00C47C10">
            <w:pPr>
              <w:rPr>
                <w:rFonts w:cs="Arial"/>
              </w:rPr>
            </w:pPr>
            <w:r w:rsidRPr="004E450C">
              <w:rPr>
                <w:rFonts w:cs="Arial"/>
              </w:rPr>
              <w:t>The federal excise tax exemption status for non-fuel products.  Valid values:</w:t>
            </w:r>
          </w:p>
          <w:p w14:paraId="41DE7429" w14:textId="77777777" w:rsidR="00EB2C28" w:rsidRPr="004E450C" w:rsidRDefault="00EB2C28" w:rsidP="00C47C10">
            <w:pPr>
              <w:rPr>
                <w:rFonts w:cs="Arial"/>
              </w:rPr>
            </w:pPr>
          </w:p>
          <w:p w14:paraId="0E1B12B4" w14:textId="77777777" w:rsidR="004E450C" w:rsidRPr="004E450C" w:rsidRDefault="004E450C" w:rsidP="00C47C10">
            <w:pPr>
              <w:rPr>
                <w:rFonts w:cs="Arial"/>
              </w:rPr>
            </w:pPr>
            <w:r w:rsidRPr="004E450C">
              <w:rPr>
                <w:rFonts w:cs="Arial"/>
              </w:rPr>
              <w:t>0 = Nonexempt</w:t>
            </w:r>
          </w:p>
          <w:p w14:paraId="3FA933A5" w14:textId="77777777" w:rsidR="004E450C" w:rsidRPr="004E450C" w:rsidRDefault="004E450C" w:rsidP="00C47C10">
            <w:pPr>
              <w:rPr>
                <w:rFonts w:cs="Arial"/>
              </w:rPr>
            </w:pPr>
            <w:r w:rsidRPr="004E450C">
              <w:rPr>
                <w:rFonts w:cs="Arial"/>
              </w:rPr>
              <w:t>1 = Exempt</w:t>
            </w:r>
          </w:p>
        </w:tc>
      </w:tr>
      <w:tr w:rsidR="00C47C10" w:rsidRPr="004E450C" w14:paraId="2F6A7421" w14:textId="77777777" w:rsidTr="00EB2C28">
        <w:tc>
          <w:tcPr>
            <w:tcW w:w="720" w:type="dxa"/>
            <w:tcMar>
              <w:top w:w="105" w:type="dxa"/>
              <w:left w:w="150" w:type="dxa"/>
              <w:bottom w:w="105" w:type="dxa"/>
              <w:right w:w="150" w:type="dxa"/>
            </w:tcMar>
            <w:hideMark/>
          </w:tcPr>
          <w:p w14:paraId="7F00BDE0" w14:textId="77777777" w:rsidR="004E450C" w:rsidRPr="004E450C" w:rsidRDefault="004E450C" w:rsidP="0056544B">
            <w:pPr>
              <w:jc w:val="center"/>
              <w:rPr>
                <w:rFonts w:cs="Arial"/>
              </w:rPr>
            </w:pPr>
            <w:r w:rsidRPr="004E450C">
              <w:rPr>
                <w:rFonts w:cs="Arial"/>
              </w:rPr>
              <w:t>22</w:t>
            </w:r>
          </w:p>
        </w:tc>
        <w:tc>
          <w:tcPr>
            <w:tcW w:w="1080" w:type="dxa"/>
            <w:tcMar>
              <w:top w:w="105" w:type="dxa"/>
              <w:left w:w="150" w:type="dxa"/>
              <w:bottom w:w="105" w:type="dxa"/>
              <w:right w:w="150" w:type="dxa"/>
            </w:tcMar>
            <w:hideMark/>
          </w:tcPr>
          <w:p w14:paraId="5A814537"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2C493F26"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1086B6D" w14:textId="77777777" w:rsidR="004E450C" w:rsidRPr="004E450C" w:rsidRDefault="004E450C" w:rsidP="005962C1">
            <w:pPr>
              <w:spacing w:after="120"/>
              <w:rPr>
                <w:rFonts w:cs="Arial"/>
              </w:rPr>
            </w:pPr>
            <w:r w:rsidRPr="00C47C10">
              <w:rPr>
                <w:rFonts w:cs="Arial"/>
                <w:b/>
                <w:bCs/>
              </w:rPr>
              <w:t>Federal Non-fuel Excise Tax Amount</w:t>
            </w:r>
          </w:p>
          <w:p w14:paraId="0B0DE72E" w14:textId="77777777" w:rsidR="004E450C" w:rsidRPr="004E450C" w:rsidRDefault="004E450C" w:rsidP="00C47C10">
            <w:pPr>
              <w:rPr>
                <w:rFonts w:cs="Arial"/>
              </w:rPr>
            </w:pPr>
            <w:r w:rsidRPr="004E450C">
              <w:rPr>
                <w:rFonts w:cs="Arial"/>
              </w:rPr>
              <w:t>The federal excise tax amount for non-fuel products.  Two decimal places are implied.  Zero filled to the left so that the field is exactly 12 digits in length.</w:t>
            </w:r>
          </w:p>
        </w:tc>
      </w:tr>
      <w:tr w:rsidR="00C47C10" w:rsidRPr="004E450C" w14:paraId="5FC6A4E8" w14:textId="77777777" w:rsidTr="00EB2C28">
        <w:tc>
          <w:tcPr>
            <w:tcW w:w="720" w:type="dxa"/>
            <w:tcMar>
              <w:top w:w="105" w:type="dxa"/>
              <w:left w:w="150" w:type="dxa"/>
              <w:bottom w:w="105" w:type="dxa"/>
              <w:right w:w="150" w:type="dxa"/>
            </w:tcMar>
            <w:hideMark/>
          </w:tcPr>
          <w:p w14:paraId="21F5D41B" w14:textId="77777777" w:rsidR="004E450C" w:rsidRPr="004E450C" w:rsidRDefault="004E450C" w:rsidP="0056544B">
            <w:pPr>
              <w:jc w:val="center"/>
              <w:rPr>
                <w:rFonts w:cs="Arial"/>
              </w:rPr>
            </w:pPr>
            <w:r w:rsidRPr="004E450C">
              <w:rPr>
                <w:rFonts w:cs="Arial"/>
              </w:rPr>
              <w:t>23</w:t>
            </w:r>
          </w:p>
        </w:tc>
        <w:tc>
          <w:tcPr>
            <w:tcW w:w="1080" w:type="dxa"/>
            <w:tcMar>
              <w:top w:w="105" w:type="dxa"/>
              <w:left w:w="150" w:type="dxa"/>
              <w:bottom w:w="105" w:type="dxa"/>
              <w:right w:w="150" w:type="dxa"/>
            </w:tcMar>
            <w:hideMark/>
          </w:tcPr>
          <w:p w14:paraId="6ED6D989"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436452C8"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7AC89FCA" w14:textId="77777777" w:rsidR="004E450C" w:rsidRPr="004E450C" w:rsidRDefault="004E450C" w:rsidP="005962C1">
            <w:pPr>
              <w:spacing w:after="120"/>
              <w:rPr>
                <w:rFonts w:cs="Arial"/>
              </w:rPr>
            </w:pPr>
            <w:r w:rsidRPr="00C47C10">
              <w:rPr>
                <w:rFonts w:cs="Arial"/>
                <w:b/>
                <w:bCs/>
              </w:rPr>
              <w:t>Federal Fuel Excise Tax Exemption Status</w:t>
            </w:r>
          </w:p>
          <w:p w14:paraId="7DA7001D" w14:textId="77777777" w:rsidR="004E450C" w:rsidRDefault="004E450C" w:rsidP="00C47C10">
            <w:pPr>
              <w:rPr>
                <w:rFonts w:cs="Arial"/>
              </w:rPr>
            </w:pPr>
            <w:r w:rsidRPr="004E450C">
              <w:rPr>
                <w:rFonts w:cs="Arial"/>
              </w:rPr>
              <w:t>The federal excise tax exemption status for fuel.  Valid values:</w:t>
            </w:r>
          </w:p>
          <w:p w14:paraId="0ABC62EE" w14:textId="77777777" w:rsidR="00EB2C28" w:rsidRPr="004E450C" w:rsidRDefault="00EB2C28" w:rsidP="00C47C10">
            <w:pPr>
              <w:rPr>
                <w:rFonts w:cs="Arial"/>
              </w:rPr>
            </w:pPr>
          </w:p>
          <w:p w14:paraId="782C0AD1" w14:textId="77777777" w:rsidR="004E450C" w:rsidRPr="004E450C" w:rsidRDefault="004E450C" w:rsidP="00C47C10">
            <w:pPr>
              <w:rPr>
                <w:rFonts w:cs="Arial"/>
              </w:rPr>
            </w:pPr>
            <w:r w:rsidRPr="004E450C">
              <w:rPr>
                <w:rFonts w:cs="Arial"/>
              </w:rPr>
              <w:t>0 = Nonexempt</w:t>
            </w:r>
          </w:p>
          <w:p w14:paraId="4CA7E345" w14:textId="77777777" w:rsidR="004E450C" w:rsidRPr="004E450C" w:rsidRDefault="004E450C" w:rsidP="00C47C10">
            <w:pPr>
              <w:rPr>
                <w:rFonts w:cs="Arial"/>
              </w:rPr>
            </w:pPr>
            <w:r w:rsidRPr="004E450C">
              <w:rPr>
                <w:rFonts w:cs="Arial"/>
              </w:rPr>
              <w:t>1 = Exempt</w:t>
            </w:r>
          </w:p>
        </w:tc>
      </w:tr>
      <w:tr w:rsidR="00C47C10" w:rsidRPr="004E450C" w14:paraId="64998683" w14:textId="77777777" w:rsidTr="00EB2C28">
        <w:tc>
          <w:tcPr>
            <w:tcW w:w="720" w:type="dxa"/>
            <w:tcMar>
              <w:top w:w="105" w:type="dxa"/>
              <w:left w:w="150" w:type="dxa"/>
              <w:bottom w:w="105" w:type="dxa"/>
              <w:right w:w="150" w:type="dxa"/>
            </w:tcMar>
            <w:hideMark/>
          </w:tcPr>
          <w:p w14:paraId="62B14620" w14:textId="77777777" w:rsidR="004E450C" w:rsidRPr="004E450C" w:rsidRDefault="004E450C" w:rsidP="0056544B">
            <w:pPr>
              <w:jc w:val="center"/>
              <w:rPr>
                <w:rFonts w:cs="Arial"/>
              </w:rPr>
            </w:pPr>
            <w:r w:rsidRPr="004E450C">
              <w:rPr>
                <w:rFonts w:cs="Arial"/>
              </w:rPr>
              <w:t>24</w:t>
            </w:r>
          </w:p>
        </w:tc>
        <w:tc>
          <w:tcPr>
            <w:tcW w:w="1080" w:type="dxa"/>
            <w:tcMar>
              <w:top w:w="105" w:type="dxa"/>
              <w:left w:w="150" w:type="dxa"/>
              <w:bottom w:w="105" w:type="dxa"/>
              <w:right w:w="150" w:type="dxa"/>
            </w:tcMar>
            <w:hideMark/>
          </w:tcPr>
          <w:p w14:paraId="45DC1E67"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28873B06"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66F01458" w14:textId="77777777" w:rsidR="004E450C" w:rsidRPr="004E450C" w:rsidRDefault="004E450C" w:rsidP="005962C1">
            <w:pPr>
              <w:spacing w:after="120"/>
              <w:rPr>
                <w:rFonts w:cs="Arial"/>
              </w:rPr>
            </w:pPr>
            <w:r w:rsidRPr="00C47C10">
              <w:rPr>
                <w:rFonts w:cs="Arial"/>
                <w:b/>
                <w:bCs/>
              </w:rPr>
              <w:t>Federal Fuel Excise Tax</w:t>
            </w:r>
          </w:p>
          <w:p w14:paraId="23495288" w14:textId="77777777" w:rsidR="004E450C" w:rsidRPr="004E450C" w:rsidRDefault="004E450C" w:rsidP="00C47C10">
            <w:pPr>
              <w:rPr>
                <w:rFonts w:cs="Arial"/>
              </w:rPr>
            </w:pPr>
            <w:r w:rsidRPr="004E450C">
              <w:rPr>
                <w:rFonts w:cs="Arial"/>
              </w:rPr>
              <w:lastRenderedPageBreak/>
              <w:t>The federal excise tax amount for fuel products. Two decimal places are implied.</w:t>
            </w:r>
          </w:p>
          <w:p w14:paraId="4EEFE7B9"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599AC290" w14:textId="77777777" w:rsidTr="00EB2C28">
        <w:tc>
          <w:tcPr>
            <w:tcW w:w="720" w:type="dxa"/>
            <w:tcMar>
              <w:top w:w="105" w:type="dxa"/>
              <w:left w:w="150" w:type="dxa"/>
              <w:bottom w:w="105" w:type="dxa"/>
              <w:right w:w="150" w:type="dxa"/>
            </w:tcMar>
            <w:hideMark/>
          </w:tcPr>
          <w:p w14:paraId="70CA356A" w14:textId="77777777" w:rsidR="004E450C" w:rsidRPr="004E450C" w:rsidRDefault="004E450C" w:rsidP="0056544B">
            <w:pPr>
              <w:jc w:val="center"/>
              <w:rPr>
                <w:rFonts w:cs="Arial"/>
              </w:rPr>
            </w:pPr>
            <w:r w:rsidRPr="004E450C">
              <w:rPr>
                <w:rFonts w:cs="Arial"/>
              </w:rPr>
              <w:lastRenderedPageBreak/>
              <w:t>25</w:t>
            </w:r>
          </w:p>
        </w:tc>
        <w:tc>
          <w:tcPr>
            <w:tcW w:w="1080" w:type="dxa"/>
            <w:tcMar>
              <w:top w:w="105" w:type="dxa"/>
              <w:left w:w="150" w:type="dxa"/>
              <w:bottom w:w="105" w:type="dxa"/>
              <w:right w:w="150" w:type="dxa"/>
            </w:tcMar>
            <w:hideMark/>
          </w:tcPr>
          <w:p w14:paraId="18701DF2"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203978E6"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57DFDAEE" w14:textId="77777777" w:rsidR="004E450C" w:rsidRPr="004E450C" w:rsidRDefault="004E450C" w:rsidP="005962C1">
            <w:pPr>
              <w:spacing w:after="120"/>
              <w:rPr>
                <w:rFonts w:cs="Arial"/>
              </w:rPr>
            </w:pPr>
            <w:r w:rsidRPr="00C47C10">
              <w:rPr>
                <w:rFonts w:cs="Arial"/>
                <w:b/>
                <w:bCs/>
              </w:rPr>
              <w:t>State Motor Fuel Tax Exemption Status</w:t>
            </w:r>
          </w:p>
          <w:p w14:paraId="41DED253" w14:textId="77777777" w:rsidR="004E450C" w:rsidRDefault="004E450C" w:rsidP="00C47C10">
            <w:pPr>
              <w:rPr>
                <w:rFonts w:cs="Arial"/>
              </w:rPr>
            </w:pPr>
            <w:r w:rsidRPr="004E450C">
              <w:rPr>
                <w:rFonts w:cs="Arial"/>
              </w:rPr>
              <w:t>The state motor fuel tax exemption status.  Valid values:</w:t>
            </w:r>
          </w:p>
          <w:p w14:paraId="1C378947" w14:textId="77777777" w:rsidR="00EB2C28" w:rsidRPr="004E450C" w:rsidRDefault="00EB2C28" w:rsidP="00C47C10">
            <w:pPr>
              <w:rPr>
                <w:rFonts w:cs="Arial"/>
              </w:rPr>
            </w:pPr>
          </w:p>
          <w:p w14:paraId="199A3B71" w14:textId="77777777" w:rsidR="004E450C" w:rsidRPr="004E450C" w:rsidRDefault="004E450C" w:rsidP="00C47C10">
            <w:pPr>
              <w:rPr>
                <w:rFonts w:cs="Arial"/>
              </w:rPr>
            </w:pPr>
            <w:r w:rsidRPr="004E450C">
              <w:rPr>
                <w:rFonts w:cs="Arial"/>
              </w:rPr>
              <w:t>0 = Nonexempt</w:t>
            </w:r>
          </w:p>
          <w:p w14:paraId="4CE71EF0" w14:textId="77777777" w:rsidR="004E450C" w:rsidRPr="004E450C" w:rsidRDefault="004E450C" w:rsidP="00C47C10">
            <w:pPr>
              <w:rPr>
                <w:rFonts w:cs="Arial"/>
              </w:rPr>
            </w:pPr>
            <w:r w:rsidRPr="004E450C">
              <w:rPr>
                <w:rFonts w:cs="Arial"/>
              </w:rPr>
              <w:t>1 = Exempt</w:t>
            </w:r>
          </w:p>
        </w:tc>
      </w:tr>
      <w:tr w:rsidR="00C47C10" w:rsidRPr="004E450C" w14:paraId="42A3008B" w14:textId="77777777" w:rsidTr="00EB2C28">
        <w:tc>
          <w:tcPr>
            <w:tcW w:w="720" w:type="dxa"/>
            <w:tcMar>
              <w:top w:w="105" w:type="dxa"/>
              <w:left w:w="150" w:type="dxa"/>
              <w:bottom w:w="105" w:type="dxa"/>
              <w:right w:w="150" w:type="dxa"/>
            </w:tcMar>
            <w:hideMark/>
          </w:tcPr>
          <w:p w14:paraId="2127054D" w14:textId="77777777" w:rsidR="004E450C" w:rsidRPr="004E450C" w:rsidRDefault="004E450C" w:rsidP="0056544B">
            <w:pPr>
              <w:jc w:val="center"/>
              <w:rPr>
                <w:rFonts w:cs="Arial"/>
              </w:rPr>
            </w:pPr>
            <w:r w:rsidRPr="004E450C">
              <w:rPr>
                <w:rFonts w:cs="Arial"/>
              </w:rPr>
              <w:t>26</w:t>
            </w:r>
          </w:p>
        </w:tc>
        <w:tc>
          <w:tcPr>
            <w:tcW w:w="1080" w:type="dxa"/>
            <w:tcMar>
              <w:top w:w="105" w:type="dxa"/>
              <w:left w:w="150" w:type="dxa"/>
              <w:bottom w:w="105" w:type="dxa"/>
              <w:right w:w="150" w:type="dxa"/>
            </w:tcMar>
            <w:hideMark/>
          </w:tcPr>
          <w:p w14:paraId="71031F88"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1FDD85F7"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0691B64" w14:textId="77777777" w:rsidR="004E450C" w:rsidRPr="004E450C" w:rsidRDefault="004E450C" w:rsidP="005962C1">
            <w:pPr>
              <w:spacing w:after="120"/>
              <w:rPr>
                <w:rFonts w:cs="Arial"/>
              </w:rPr>
            </w:pPr>
            <w:r w:rsidRPr="00C47C10">
              <w:rPr>
                <w:rFonts w:cs="Arial"/>
                <w:b/>
                <w:bCs/>
              </w:rPr>
              <w:t>State Motor Fuel Tax Amount</w:t>
            </w:r>
          </w:p>
          <w:p w14:paraId="2B4C89D2" w14:textId="77777777" w:rsidR="004E450C" w:rsidRPr="004E450C" w:rsidRDefault="004E450C" w:rsidP="00C47C10">
            <w:pPr>
              <w:rPr>
                <w:rFonts w:cs="Arial"/>
              </w:rPr>
            </w:pPr>
            <w:r w:rsidRPr="004E450C">
              <w:rPr>
                <w:rFonts w:cs="Arial"/>
              </w:rPr>
              <w:t>The state motor fuel tax amount. Two decimal places are implied.</w:t>
            </w:r>
          </w:p>
          <w:p w14:paraId="3250037F"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0C1E3F0B" w14:textId="77777777" w:rsidTr="00EB2C28">
        <w:tc>
          <w:tcPr>
            <w:tcW w:w="720" w:type="dxa"/>
            <w:tcMar>
              <w:top w:w="105" w:type="dxa"/>
              <w:left w:w="150" w:type="dxa"/>
              <w:bottom w:w="105" w:type="dxa"/>
              <w:right w:w="150" w:type="dxa"/>
            </w:tcMar>
            <w:hideMark/>
          </w:tcPr>
          <w:p w14:paraId="0258B36F" w14:textId="77777777" w:rsidR="004E450C" w:rsidRPr="004E450C" w:rsidRDefault="004E450C" w:rsidP="0056544B">
            <w:pPr>
              <w:jc w:val="center"/>
              <w:rPr>
                <w:rFonts w:cs="Arial"/>
              </w:rPr>
            </w:pPr>
            <w:r w:rsidRPr="004E450C">
              <w:rPr>
                <w:rFonts w:cs="Arial"/>
              </w:rPr>
              <w:t>27</w:t>
            </w:r>
          </w:p>
        </w:tc>
        <w:tc>
          <w:tcPr>
            <w:tcW w:w="1080" w:type="dxa"/>
            <w:tcMar>
              <w:top w:w="105" w:type="dxa"/>
              <w:left w:w="150" w:type="dxa"/>
              <w:bottom w:w="105" w:type="dxa"/>
              <w:right w:w="150" w:type="dxa"/>
            </w:tcMar>
            <w:hideMark/>
          </w:tcPr>
          <w:p w14:paraId="1FE8621F"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1090CF7"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43433812" w14:textId="77777777" w:rsidR="004E450C" w:rsidRPr="004E450C" w:rsidRDefault="004E450C" w:rsidP="005962C1">
            <w:pPr>
              <w:spacing w:after="120"/>
              <w:rPr>
                <w:rFonts w:cs="Arial"/>
              </w:rPr>
            </w:pPr>
            <w:r w:rsidRPr="00C47C10">
              <w:rPr>
                <w:rFonts w:cs="Arial"/>
                <w:b/>
                <w:bCs/>
              </w:rPr>
              <w:t>County Fuel Sales Tax Exemption Status</w:t>
            </w:r>
          </w:p>
          <w:p w14:paraId="04CAEA4D" w14:textId="77777777" w:rsidR="004E450C" w:rsidRDefault="004E450C" w:rsidP="00C47C10">
            <w:pPr>
              <w:rPr>
                <w:rFonts w:cs="Arial"/>
              </w:rPr>
            </w:pPr>
            <w:r w:rsidRPr="004E450C">
              <w:rPr>
                <w:rFonts w:cs="Arial"/>
              </w:rPr>
              <w:t>The county fuel sales tax exemption status.  Valid values:</w:t>
            </w:r>
          </w:p>
          <w:p w14:paraId="778B44B1" w14:textId="77777777" w:rsidR="00EB2C28" w:rsidRPr="004E450C" w:rsidRDefault="00EB2C28" w:rsidP="00C47C10">
            <w:pPr>
              <w:rPr>
                <w:rFonts w:cs="Arial"/>
              </w:rPr>
            </w:pPr>
          </w:p>
          <w:p w14:paraId="34D72766" w14:textId="77777777" w:rsidR="004E450C" w:rsidRPr="004E450C" w:rsidRDefault="004E450C" w:rsidP="00C47C10">
            <w:pPr>
              <w:rPr>
                <w:rFonts w:cs="Arial"/>
              </w:rPr>
            </w:pPr>
            <w:r w:rsidRPr="004E450C">
              <w:rPr>
                <w:rFonts w:cs="Arial"/>
              </w:rPr>
              <w:t>0 = Nonexempt</w:t>
            </w:r>
          </w:p>
          <w:p w14:paraId="3D0F3984" w14:textId="77777777" w:rsidR="004E450C" w:rsidRPr="004E450C" w:rsidRDefault="004E450C" w:rsidP="00C47C10">
            <w:pPr>
              <w:rPr>
                <w:rFonts w:cs="Arial"/>
              </w:rPr>
            </w:pPr>
            <w:r w:rsidRPr="004E450C">
              <w:rPr>
                <w:rFonts w:cs="Arial"/>
              </w:rPr>
              <w:t>1 = Exempt</w:t>
            </w:r>
          </w:p>
        </w:tc>
      </w:tr>
      <w:tr w:rsidR="00C47C10" w:rsidRPr="004E450C" w14:paraId="2E9920A3" w14:textId="77777777" w:rsidTr="00EB2C28">
        <w:tc>
          <w:tcPr>
            <w:tcW w:w="720" w:type="dxa"/>
            <w:tcMar>
              <w:top w:w="105" w:type="dxa"/>
              <w:left w:w="150" w:type="dxa"/>
              <w:bottom w:w="105" w:type="dxa"/>
              <w:right w:w="150" w:type="dxa"/>
            </w:tcMar>
            <w:hideMark/>
          </w:tcPr>
          <w:p w14:paraId="7F654469" w14:textId="77777777" w:rsidR="004E450C" w:rsidRPr="004E450C" w:rsidRDefault="004E450C" w:rsidP="0056544B">
            <w:pPr>
              <w:jc w:val="center"/>
              <w:rPr>
                <w:rFonts w:cs="Arial"/>
              </w:rPr>
            </w:pPr>
            <w:r w:rsidRPr="004E450C">
              <w:rPr>
                <w:rFonts w:cs="Arial"/>
              </w:rPr>
              <w:t>28</w:t>
            </w:r>
          </w:p>
        </w:tc>
        <w:tc>
          <w:tcPr>
            <w:tcW w:w="1080" w:type="dxa"/>
            <w:tcMar>
              <w:top w:w="105" w:type="dxa"/>
              <w:left w:w="150" w:type="dxa"/>
              <w:bottom w:w="105" w:type="dxa"/>
              <w:right w:w="150" w:type="dxa"/>
            </w:tcMar>
            <w:hideMark/>
          </w:tcPr>
          <w:p w14:paraId="6AFE71EB"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3E65354A"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4BBA2788" w14:textId="77777777" w:rsidR="004E450C" w:rsidRPr="004E450C" w:rsidRDefault="004E450C" w:rsidP="005962C1">
            <w:pPr>
              <w:spacing w:after="120"/>
              <w:rPr>
                <w:rFonts w:cs="Arial"/>
              </w:rPr>
            </w:pPr>
            <w:r w:rsidRPr="00C47C10">
              <w:rPr>
                <w:rFonts w:cs="Arial"/>
                <w:b/>
                <w:bCs/>
              </w:rPr>
              <w:t>County Fuel Sales Tax Amount</w:t>
            </w:r>
          </w:p>
          <w:p w14:paraId="3F8B6978" w14:textId="77777777" w:rsidR="004E450C" w:rsidRPr="004E450C" w:rsidRDefault="004E450C" w:rsidP="00C47C10">
            <w:pPr>
              <w:rPr>
                <w:rFonts w:cs="Arial"/>
              </w:rPr>
            </w:pPr>
            <w:r w:rsidRPr="004E450C">
              <w:rPr>
                <w:rFonts w:cs="Arial"/>
              </w:rPr>
              <w:t>The county fuel sales tax amount. Two decimal places are implied.</w:t>
            </w:r>
          </w:p>
          <w:p w14:paraId="6259EAFF"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1BD8C01A" w14:textId="77777777" w:rsidTr="00EB2C28">
        <w:tc>
          <w:tcPr>
            <w:tcW w:w="720" w:type="dxa"/>
            <w:tcMar>
              <w:top w:w="105" w:type="dxa"/>
              <w:left w:w="150" w:type="dxa"/>
              <w:bottom w:w="105" w:type="dxa"/>
              <w:right w:w="150" w:type="dxa"/>
            </w:tcMar>
            <w:hideMark/>
          </w:tcPr>
          <w:p w14:paraId="4385EB8D" w14:textId="77777777" w:rsidR="004E450C" w:rsidRPr="004E450C" w:rsidRDefault="004E450C" w:rsidP="0056544B">
            <w:pPr>
              <w:jc w:val="center"/>
              <w:rPr>
                <w:rFonts w:cs="Arial"/>
              </w:rPr>
            </w:pPr>
            <w:r w:rsidRPr="004E450C">
              <w:rPr>
                <w:rFonts w:cs="Arial"/>
              </w:rPr>
              <w:t>29</w:t>
            </w:r>
          </w:p>
        </w:tc>
        <w:tc>
          <w:tcPr>
            <w:tcW w:w="1080" w:type="dxa"/>
            <w:tcMar>
              <w:top w:w="105" w:type="dxa"/>
              <w:left w:w="150" w:type="dxa"/>
              <w:bottom w:w="105" w:type="dxa"/>
              <w:right w:w="150" w:type="dxa"/>
            </w:tcMar>
            <w:hideMark/>
          </w:tcPr>
          <w:p w14:paraId="03AA4E01"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77F1E4F"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22BA7B0B" w14:textId="77777777" w:rsidR="004E450C" w:rsidRPr="004E450C" w:rsidRDefault="004E450C" w:rsidP="005962C1">
            <w:pPr>
              <w:spacing w:after="120"/>
              <w:rPr>
                <w:rFonts w:cs="Arial"/>
              </w:rPr>
            </w:pPr>
            <w:r w:rsidRPr="00C47C10">
              <w:rPr>
                <w:rFonts w:cs="Arial"/>
                <w:b/>
                <w:bCs/>
              </w:rPr>
              <w:t>Non-fuel State and Local Sales Tax Exemption Status</w:t>
            </w:r>
          </w:p>
          <w:p w14:paraId="670F0D44" w14:textId="77777777" w:rsidR="004E450C" w:rsidRDefault="004E450C" w:rsidP="00C47C10">
            <w:pPr>
              <w:rPr>
                <w:rFonts w:cs="Arial"/>
              </w:rPr>
            </w:pPr>
            <w:r w:rsidRPr="004E450C">
              <w:rPr>
                <w:rFonts w:cs="Arial"/>
              </w:rPr>
              <w:t>The non-fuel state and local sales tax exemption status. Valid values:</w:t>
            </w:r>
          </w:p>
          <w:p w14:paraId="477CD35A" w14:textId="77777777" w:rsidR="00EB2C28" w:rsidRPr="004E450C" w:rsidRDefault="00EB2C28" w:rsidP="00C47C10">
            <w:pPr>
              <w:rPr>
                <w:rFonts w:cs="Arial"/>
              </w:rPr>
            </w:pPr>
          </w:p>
          <w:p w14:paraId="1AC501E2" w14:textId="77777777" w:rsidR="004E450C" w:rsidRPr="004E450C" w:rsidRDefault="004E450C" w:rsidP="00C47C10">
            <w:pPr>
              <w:rPr>
                <w:rFonts w:cs="Arial"/>
              </w:rPr>
            </w:pPr>
            <w:r w:rsidRPr="004E450C">
              <w:rPr>
                <w:rFonts w:cs="Arial"/>
              </w:rPr>
              <w:t>0 = Nonexempt</w:t>
            </w:r>
          </w:p>
          <w:p w14:paraId="12E5FAF2" w14:textId="77777777" w:rsidR="004E450C" w:rsidRPr="004E450C" w:rsidRDefault="004E450C" w:rsidP="00C47C10">
            <w:pPr>
              <w:rPr>
                <w:rFonts w:cs="Arial"/>
              </w:rPr>
            </w:pPr>
            <w:r w:rsidRPr="004E450C">
              <w:rPr>
                <w:rFonts w:cs="Arial"/>
              </w:rPr>
              <w:t>1 = Exempt</w:t>
            </w:r>
          </w:p>
        </w:tc>
      </w:tr>
      <w:tr w:rsidR="00C47C10" w:rsidRPr="004E450C" w14:paraId="6346CC24" w14:textId="77777777" w:rsidTr="00EB2C28">
        <w:tc>
          <w:tcPr>
            <w:tcW w:w="720" w:type="dxa"/>
            <w:tcMar>
              <w:top w:w="105" w:type="dxa"/>
              <w:left w:w="150" w:type="dxa"/>
              <w:bottom w:w="105" w:type="dxa"/>
              <w:right w:w="150" w:type="dxa"/>
            </w:tcMar>
            <w:hideMark/>
          </w:tcPr>
          <w:p w14:paraId="654E6309" w14:textId="77777777" w:rsidR="004E450C" w:rsidRPr="004E450C" w:rsidRDefault="004E450C" w:rsidP="0056544B">
            <w:pPr>
              <w:jc w:val="center"/>
              <w:rPr>
                <w:rFonts w:cs="Arial"/>
              </w:rPr>
            </w:pPr>
            <w:r w:rsidRPr="004E450C">
              <w:rPr>
                <w:rFonts w:cs="Arial"/>
              </w:rPr>
              <w:t>30</w:t>
            </w:r>
          </w:p>
        </w:tc>
        <w:tc>
          <w:tcPr>
            <w:tcW w:w="1080" w:type="dxa"/>
            <w:tcMar>
              <w:top w:w="105" w:type="dxa"/>
              <w:left w:w="150" w:type="dxa"/>
              <w:bottom w:w="105" w:type="dxa"/>
              <w:right w:w="150" w:type="dxa"/>
            </w:tcMar>
            <w:hideMark/>
          </w:tcPr>
          <w:p w14:paraId="0B3A35F3"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53347169"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DEFA396" w14:textId="77777777" w:rsidR="004E450C" w:rsidRPr="004E450C" w:rsidRDefault="004E450C" w:rsidP="005962C1">
            <w:pPr>
              <w:spacing w:after="120"/>
              <w:rPr>
                <w:rFonts w:cs="Arial"/>
              </w:rPr>
            </w:pPr>
            <w:r w:rsidRPr="00C47C10">
              <w:rPr>
                <w:rFonts w:cs="Arial"/>
                <w:b/>
                <w:bCs/>
              </w:rPr>
              <w:t>Non-fuel State and Local Sales Tax Amount</w:t>
            </w:r>
          </w:p>
          <w:p w14:paraId="0D636E30" w14:textId="77777777" w:rsidR="004E450C" w:rsidRPr="004E450C" w:rsidRDefault="004E450C" w:rsidP="00C47C10">
            <w:pPr>
              <w:rPr>
                <w:rFonts w:cs="Arial"/>
              </w:rPr>
            </w:pPr>
            <w:r w:rsidRPr="004E450C">
              <w:rPr>
                <w:rFonts w:cs="Arial"/>
              </w:rPr>
              <w:t>The non-fuel state and local sales tax amount. Two decimal places are implied.</w:t>
            </w:r>
          </w:p>
          <w:p w14:paraId="3A86DFDC" w14:textId="77777777" w:rsidR="004E450C" w:rsidRPr="004E450C" w:rsidRDefault="004E450C" w:rsidP="00C47C10">
            <w:pPr>
              <w:rPr>
                <w:rFonts w:cs="Arial"/>
              </w:rPr>
            </w:pPr>
            <w:r w:rsidRPr="004E450C">
              <w:rPr>
                <w:rFonts w:cs="Arial"/>
              </w:rPr>
              <w:lastRenderedPageBreak/>
              <w:t>Zero filled to the left so that the field is exactly 12 digits in length.</w:t>
            </w:r>
          </w:p>
        </w:tc>
      </w:tr>
      <w:tr w:rsidR="00C47C10" w:rsidRPr="004E450C" w14:paraId="3F38756C" w14:textId="77777777" w:rsidTr="00EB2C28">
        <w:tc>
          <w:tcPr>
            <w:tcW w:w="720" w:type="dxa"/>
            <w:tcMar>
              <w:top w:w="105" w:type="dxa"/>
              <w:left w:w="150" w:type="dxa"/>
              <w:bottom w:w="105" w:type="dxa"/>
              <w:right w:w="150" w:type="dxa"/>
            </w:tcMar>
            <w:hideMark/>
          </w:tcPr>
          <w:p w14:paraId="2E127D63" w14:textId="77777777" w:rsidR="004E450C" w:rsidRPr="004E450C" w:rsidRDefault="004E450C" w:rsidP="0056544B">
            <w:pPr>
              <w:jc w:val="center"/>
              <w:rPr>
                <w:rFonts w:cs="Arial"/>
              </w:rPr>
            </w:pPr>
            <w:r w:rsidRPr="004E450C">
              <w:rPr>
                <w:rFonts w:cs="Arial"/>
              </w:rPr>
              <w:lastRenderedPageBreak/>
              <w:t>31</w:t>
            </w:r>
          </w:p>
        </w:tc>
        <w:tc>
          <w:tcPr>
            <w:tcW w:w="1080" w:type="dxa"/>
            <w:tcMar>
              <w:top w:w="105" w:type="dxa"/>
              <w:left w:w="150" w:type="dxa"/>
              <w:bottom w:w="105" w:type="dxa"/>
              <w:right w:w="150" w:type="dxa"/>
            </w:tcMar>
            <w:hideMark/>
          </w:tcPr>
          <w:p w14:paraId="1660FF8E"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2238B418"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7461B776" w14:textId="77777777" w:rsidR="004E450C" w:rsidRPr="004E450C" w:rsidRDefault="004E450C" w:rsidP="00C02739">
            <w:pPr>
              <w:spacing w:after="120"/>
              <w:rPr>
                <w:rFonts w:cs="Arial"/>
              </w:rPr>
            </w:pPr>
            <w:r w:rsidRPr="00C47C10">
              <w:rPr>
                <w:rFonts w:cs="Arial"/>
                <w:b/>
                <w:bCs/>
              </w:rPr>
              <w:t>County Motor Fuel Tax Exemption Status</w:t>
            </w:r>
          </w:p>
          <w:p w14:paraId="63C8134A" w14:textId="77777777" w:rsidR="004E450C" w:rsidRDefault="004E450C" w:rsidP="00C47C10">
            <w:pPr>
              <w:rPr>
                <w:rFonts w:cs="Arial"/>
              </w:rPr>
            </w:pPr>
            <w:r w:rsidRPr="004E450C">
              <w:rPr>
                <w:rFonts w:cs="Arial"/>
              </w:rPr>
              <w:t>The county motor fuel tax exemption status.  Valid values:</w:t>
            </w:r>
          </w:p>
          <w:p w14:paraId="0D98ED9B" w14:textId="77777777" w:rsidR="00EB2C28" w:rsidRPr="004E450C" w:rsidRDefault="00EB2C28" w:rsidP="00C47C10">
            <w:pPr>
              <w:rPr>
                <w:rFonts w:cs="Arial"/>
              </w:rPr>
            </w:pPr>
          </w:p>
          <w:p w14:paraId="3EE0001E" w14:textId="77777777" w:rsidR="004E450C" w:rsidRPr="004E450C" w:rsidRDefault="004E450C" w:rsidP="00C47C10">
            <w:pPr>
              <w:rPr>
                <w:rFonts w:cs="Arial"/>
              </w:rPr>
            </w:pPr>
            <w:r w:rsidRPr="004E450C">
              <w:rPr>
                <w:rFonts w:cs="Arial"/>
              </w:rPr>
              <w:t>0 = Nonexempt</w:t>
            </w:r>
          </w:p>
          <w:p w14:paraId="32714A34" w14:textId="77777777" w:rsidR="004E450C" w:rsidRPr="004E450C" w:rsidRDefault="004E450C" w:rsidP="00C47C10">
            <w:pPr>
              <w:rPr>
                <w:rFonts w:cs="Arial"/>
              </w:rPr>
            </w:pPr>
            <w:r w:rsidRPr="004E450C">
              <w:rPr>
                <w:rFonts w:cs="Arial"/>
              </w:rPr>
              <w:t>1 = Exempt</w:t>
            </w:r>
          </w:p>
        </w:tc>
      </w:tr>
      <w:tr w:rsidR="00C47C10" w:rsidRPr="004E450C" w14:paraId="1DC39540" w14:textId="77777777" w:rsidTr="00EB2C28">
        <w:tc>
          <w:tcPr>
            <w:tcW w:w="720" w:type="dxa"/>
            <w:tcMar>
              <w:top w:w="105" w:type="dxa"/>
              <w:left w:w="150" w:type="dxa"/>
              <w:bottom w:w="105" w:type="dxa"/>
              <w:right w:w="150" w:type="dxa"/>
            </w:tcMar>
            <w:hideMark/>
          </w:tcPr>
          <w:p w14:paraId="73FD837A" w14:textId="77777777" w:rsidR="004E450C" w:rsidRPr="004E450C" w:rsidRDefault="004E450C" w:rsidP="0056544B">
            <w:pPr>
              <w:jc w:val="center"/>
              <w:rPr>
                <w:rFonts w:cs="Arial"/>
              </w:rPr>
            </w:pPr>
            <w:r w:rsidRPr="004E450C">
              <w:rPr>
                <w:rFonts w:cs="Arial"/>
              </w:rPr>
              <w:t>32</w:t>
            </w:r>
          </w:p>
        </w:tc>
        <w:tc>
          <w:tcPr>
            <w:tcW w:w="1080" w:type="dxa"/>
            <w:tcMar>
              <w:top w:w="105" w:type="dxa"/>
              <w:left w:w="150" w:type="dxa"/>
              <w:bottom w:w="105" w:type="dxa"/>
              <w:right w:w="150" w:type="dxa"/>
            </w:tcMar>
            <w:hideMark/>
          </w:tcPr>
          <w:p w14:paraId="5FA9D7F4"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11CE9691"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3D72F3DF" w14:textId="77777777" w:rsidR="004E450C" w:rsidRPr="004E450C" w:rsidRDefault="004E450C" w:rsidP="00C02739">
            <w:pPr>
              <w:spacing w:after="120"/>
              <w:rPr>
                <w:rFonts w:cs="Arial"/>
              </w:rPr>
            </w:pPr>
            <w:r w:rsidRPr="00C47C10">
              <w:rPr>
                <w:rFonts w:cs="Arial"/>
                <w:b/>
                <w:bCs/>
              </w:rPr>
              <w:t>County Motor Fuel Tax Amount</w:t>
            </w:r>
          </w:p>
          <w:p w14:paraId="7E027884" w14:textId="77777777" w:rsidR="004E450C" w:rsidRPr="004E450C" w:rsidRDefault="004E450C" w:rsidP="00C47C10">
            <w:pPr>
              <w:rPr>
                <w:rFonts w:cs="Arial"/>
              </w:rPr>
            </w:pPr>
            <w:r w:rsidRPr="004E450C">
              <w:rPr>
                <w:rFonts w:cs="Arial"/>
              </w:rPr>
              <w:t>The county motor fuel tax amount. Two decimal places are implied.</w:t>
            </w:r>
          </w:p>
          <w:p w14:paraId="3FD65D3C"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3AD8E429" w14:textId="77777777" w:rsidTr="00EB2C28">
        <w:tc>
          <w:tcPr>
            <w:tcW w:w="720" w:type="dxa"/>
            <w:tcMar>
              <w:top w:w="105" w:type="dxa"/>
              <w:left w:w="150" w:type="dxa"/>
              <w:bottom w:w="105" w:type="dxa"/>
              <w:right w:w="150" w:type="dxa"/>
            </w:tcMar>
            <w:hideMark/>
          </w:tcPr>
          <w:p w14:paraId="7341728B" w14:textId="77777777" w:rsidR="004E450C" w:rsidRPr="004E450C" w:rsidRDefault="004E450C" w:rsidP="0056544B">
            <w:pPr>
              <w:jc w:val="center"/>
              <w:rPr>
                <w:rFonts w:cs="Arial"/>
              </w:rPr>
            </w:pPr>
            <w:r w:rsidRPr="004E450C">
              <w:rPr>
                <w:rFonts w:cs="Arial"/>
              </w:rPr>
              <w:t>33</w:t>
            </w:r>
          </w:p>
        </w:tc>
        <w:tc>
          <w:tcPr>
            <w:tcW w:w="1080" w:type="dxa"/>
            <w:tcMar>
              <w:top w:w="105" w:type="dxa"/>
              <w:left w:w="150" w:type="dxa"/>
              <w:bottom w:w="105" w:type="dxa"/>
              <w:right w:w="150" w:type="dxa"/>
            </w:tcMar>
            <w:hideMark/>
          </w:tcPr>
          <w:p w14:paraId="30D4247A"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5588180A"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610F088E" w14:textId="77777777" w:rsidR="004E450C" w:rsidRPr="004E450C" w:rsidRDefault="004E450C" w:rsidP="00C47C10">
            <w:pPr>
              <w:rPr>
                <w:rFonts w:cs="Arial"/>
              </w:rPr>
            </w:pPr>
            <w:r w:rsidRPr="00C47C10">
              <w:rPr>
                <w:rFonts w:cs="Arial"/>
                <w:b/>
                <w:bCs/>
              </w:rPr>
              <w:t>City Fuel Sales Tax Exemption Status</w:t>
            </w:r>
          </w:p>
          <w:p w14:paraId="18C81005" w14:textId="77777777" w:rsidR="004E450C" w:rsidRDefault="004E450C" w:rsidP="00C47C10">
            <w:pPr>
              <w:rPr>
                <w:rFonts w:cs="Arial"/>
              </w:rPr>
            </w:pPr>
            <w:r w:rsidRPr="004E450C">
              <w:rPr>
                <w:rFonts w:cs="Arial"/>
              </w:rPr>
              <w:t>The city fuel tax exemption status.  Valid values:</w:t>
            </w:r>
          </w:p>
          <w:p w14:paraId="4E1B60E3" w14:textId="77777777" w:rsidR="00EB2C28" w:rsidRPr="004E450C" w:rsidRDefault="00EB2C28" w:rsidP="00C47C10">
            <w:pPr>
              <w:rPr>
                <w:rFonts w:cs="Arial"/>
              </w:rPr>
            </w:pPr>
          </w:p>
          <w:p w14:paraId="0B60D2D6" w14:textId="77777777" w:rsidR="004E450C" w:rsidRPr="004E450C" w:rsidRDefault="004E450C" w:rsidP="00C47C10">
            <w:pPr>
              <w:rPr>
                <w:rFonts w:cs="Arial"/>
              </w:rPr>
            </w:pPr>
            <w:r w:rsidRPr="004E450C">
              <w:rPr>
                <w:rFonts w:cs="Arial"/>
              </w:rPr>
              <w:t>0 = Nonexempt</w:t>
            </w:r>
          </w:p>
          <w:p w14:paraId="1C852493" w14:textId="77777777" w:rsidR="004E450C" w:rsidRPr="004E450C" w:rsidRDefault="004E450C" w:rsidP="00C47C10">
            <w:pPr>
              <w:rPr>
                <w:rFonts w:cs="Arial"/>
              </w:rPr>
            </w:pPr>
            <w:r w:rsidRPr="004E450C">
              <w:rPr>
                <w:rFonts w:cs="Arial"/>
              </w:rPr>
              <w:t>1 = Exempt</w:t>
            </w:r>
          </w:p>
        </w:tc>
      </w:tr>
      <w:tr w:rsidR="00C47C10" w:rsidRPr="004E450C" w14:paraId="54746B06" w14:textId="77777777" w:rsidTr="00EB2C28">
        <w:tc>
          <w:tcPr>
            <w:tcW w:w="720" w:type="dxa"/>
            <w:tcMar>
              <w:top w:w="105" w:type="dxa"/>
              <w:left w:w="150" w:type="dxa"/>
              <w:bottom w:w="105" w:type="dxa"/>
              <w:right w:w="150" w:type="dxa"/>
            </w:tcMar>
            <w:hideMark/>
          </w:tcPr>
          <w:p w14:paraId="2DB5BAAF" w14:textId="77777777" w:rsidR="004E450C" w:rsidRPr="004E450C" w:rsidRDefault="004E450C" w:rsidP="0056544B">
            <w:pPr>
              <w:jc w:val="center"/>
              <w:rPr>
                <w:rFonts w:cs="Arial"/>
              </w:rPr>
            </w:pPr>
            <w:r w:rsidRPr="004E450C">
              <w:rPr>
                <w:rFonts w:cs="Arial"/>
              </w:rPr>
              <w:t>34</w:t>
            </w:r>
          </w:p>
        </w:tc>
        <w:tc>
          <w:tcPr>
            <w:tcW w:w="1080" w:type="dxa"/>
            <w:tcMar>
              <w:top w:w="105" w:type="dxa"/>
              <w:left w:w="150" w:type="dxa"/>
              <w:bottom w:w="105" w:type="dxa"/>
              <w:right w:w="150" w:type="dxa"/>
            </w:tcMar>
            <w:hideMark/>
          </w:tcPr>
          <w:p w14:paraId="2FC7917C"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16250795"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25A0A830" w14:textId="77777777" w:rsidR="004E450C" w:rsidRPr="004E450C" w:rsidRDefault="004E450C" w:rsidP="00C02739">
            <w:pPr>
              <w:spacing w:after="120"/>
              <w:rPr>
                <w:rFonts w:cs="Arial"/>
              </w:rPr>
            </w:pPr>
            <w:r w:rsidRPr="00C47C10">
              <w:rPr>
                <w:rFonts w:cs="Arial"/>
                <w:b/>
                <w:bCs/>
              </w:rPr>
              <w:t>City Fuel Sales Tax Amount</w:t>
            </w:r>
          </w:p>
          <w:p w14:paraId="1F60F0BD" w14:textId="77777777" w:rsidR="004E450C" w:rsidRPr="004E450C" w:rsidRDefault="004E450C" w:rsidP="00C47C10">
            <w:pPr>
              <w:rPr>
                <w:rFonts w:cs="Arial"/>
              </w:rPr>
            </w:pPr>
            <w:r w:rsidRPr="004E450C">
              <w:rPr>
                <w:rFonts w:cs="Arial"/>
              </w:rPr>
              <w:t>The city fuel tax amount. Two decimal places are implied.</w:t>
            </w:r>
          </w:p>
          <w:p w14:paraId="65003815"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221EA239" w14:textId="77777777" w:rsidTr="00EB2C28">
        <w:tc>
          <w:tcPr>
            <w:tcW w:w="720" w:type="dxa"/>
            <w:tcMar>
              <w:top w:w="105" w:type="dxa"/>
              <w:left w:w="150" w:type="dxa"/>
              <w:bottom w:w="105" w:type="dxa"/>
              <w:right w:w="150" w:type="dxa"/>
            </w:tcMar>
            <w:hideMark/>
          </w:tcPr>
          <w:p w14:paraId="113AA684" w14:textId="77777777" w:rsidR="004E450C" w:rsidRPr="004E450C" w:rsidRDefault="004E450C" w:rsidP="0056544B">
            <w:pPr>
              <w:jc w:val="center"/>
              <w:rPr>
                <w:rFonts w:cs="Arial"/>
              </w:rPr>
            </w:pPr>
            <w:r w:rsidRPr="004E450C">
              <w:rPr>
                <w:rFonts w:cs="Arial"/>
              </w:rPr>
              <w:t>35</w:t>
            </w:r>
          </w:p>
        </w:tc>
        <w:tc>
          <w:tcPr>
            <w:tcW w:w="1080" w:type="dxa"/>
            <w:tcMar>
              <w:top w:w="105" w:type="dxa"/>
              <w:left w:w="150" w:type="dxa"/>
              <w:bottom w:w="105" w:type="dxa"/>
              <w:right w:w="150" w:type="dxa"/>
            </w:tcMar>
            <w:hideMark/>
          </w:tcPr>
          <w:p w14:paraId="1212C78F"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757E75DD"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0F7C92FA" w14:textId="77777777" w:rsidR="004E450C" w:rsidRPr="004E450C" w:rsidRDefault="004E450C" w:rsidP="00C02739">
            <w:pPr>
              <w:spacing w:after="120"/>
              <w:rPr>
                <w:rFonts w:cs="Arial"/>
              </w:rPr>
            </w:pPr>
            <w:r w:rsidRPr="00C47C10">
              <w:rPr>
                <w:rFonts w:cs="Arial"/>
                <w:b/>
                <w:bCs/>
              </w:rPr>
              <w:t>City Motor Fuel Sales Tax Exemption Status</w:t>
            </w:r>
          </w:p>
          <w:p w14:paraId="391F45AE" w14:textId="77777777" w:rsidR="004E450C" w:rsidRDefault="004E450C" w:rsidP="00C47C10">
            <w:pPr>
              <w:rPr>
                <w:rFonts w:cs="Arial"/>
              </w:rPr>
            </w:pPr>
            <w:r w:rsidRPr="004E450C">
              <w:rPr>
                <w:rFonts w:cs="Arial"/>
              </w:rPr>
              <w:t>The city motor fuel tax exemption status.  Valid values:</w:t>
            </w:r>
          </w:p>
          <w:p w14:paraId="7FC0FB46" w14:textId="77777777" w:rsidR="00EB2C28" w:rsidRPr="004E450C" w:rsidRDefault="00EB2C28" w:rsidP="00C47C10">
            <w:pPr>
              <w:rPr>
                <w:rFonts w:cs="Arial"/>
              </w:rPr>
            </w:pPr>
          </w:p>
          <w:p w14:paraId="2974AF2E" w14:textId="77777777" w:rsidR="004E450C" w:rsidRPr="004E450C" w:rsidRDefault="004E450C" w:rsidP="00C47C10">
            <w:pPr>
              <w:rPr>
                <w:rFonts w:cs="Arial"/>
              </w:rPr>
            </w:pPr>
            <w:r w:rsidRPr="004E450C">
              <w:rPr>
                <w:rFonts w:cs="Arial"/>
              </w:rPr>
              <w:t>0 = Nonexempt</w:t>
            </w:r>
          </w:p>
          <w:p w14:paraId="7C715033" w14:textId="77777777" w:rsidR="004E450C" w:rsidRPr="004E450C" w:rsidRDefault="004E450C" w:rsidP="00C47C10">
            <w:pPr>
              <w:rPr>
                <w:rFonts w:cs="Arial"/>
              </w:rPr>
            </w:pPr>
            <w:r w:rsidRPr="004E450C">
              <w:rPr>
                <w:rFonts w:cs="Arial"/>
              </w:rPr>
              <w:t>1 = Exempt</w:t>
            </w:r>
          </w:p>
        </w:tc>
      </w:tr>
      <w:tr w:rsidR="00C47C10" w:rsidRPr="004E450C" w14:paraId="049DBDB0" w14:textId="77777777" w:rsidTr="00EB2C28">
        <w:tc>
          <w:tcPr>
            <w:tcW w:w="720" w:type="dxa"/>
            <w:tcMar>
              <w:top w:w="105" w:type="dxa"/>
              <w:left w:w="150" w:type="dxa"/>
              <w:bottom w:w="105" w:type="dxa"/>
              <w:right w:w="150" w:type="dxa"/>
            </w:tcMar>
            <w:hideMark/>
          </w:tcPr>
          <w:p w14:paraId="0C423B8D" w14:textId="77777777" w:rsidR="004E450C" w:rsidRPr="004E450C" w:rsidRDefault="004E450C" w:rsidP="0056544B">
            <w:pPr>
              <w:jc w:val="center"/>
              <w:rPr>
                <w:rFonts w:cs="Arial"/>
              </w:rPr>
            </w:pPr>
            <w:r w:rsidRPr="004E450C">
              <w:rPr>
                <w:rFonts w:cs="Arial"/>
              </w:rPr>
              <w:t>36</w:t>
            </w:r>
          </w:p>
        </w:tc>
        <w:tc>
          <w:tcPr>
            <w:tcW w:w="1080" w:type="dxa"/>
            <w:tcMar>
              <w:top w:w="105" w:type="dxa"/>
              <w:left w:w="150" w:type="dxa"/>
              <w:bottom w:w="105" w:type="dxa"/>
              <w:right w:w="150" w:type="dxa"/>
            </w:tcMar>
            <w:hideMark/>
          </w:tcPr>
          <w:p w14:paraId="63F357B4"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0978792C"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6DCD4C39" w14:textId="77777777" w:rsidR="004E450C" w:rsidRPr="004E450C" w:rsidRDefault="004E450C" w:rsidP="00C02739">
            <w:pPr>
              <w:spacing w:after="120"/>
              <w:rPr>
                <w:rFonts w:cs="Arial"/>
              </w:rPr>
            </w:pPr>
            <w:r w:rsidRPr="00C47C10">
              <w:rPr>
                <w:rFonts w:cs="Arial"/>
                <w:b/>
                <w:bCs/>
              </w:rPr>
              <w:t>City Motor Fuel Sales Tax Amount or Local Tax Amount</w:t>
            </w:r>
          </w:p>
          <w:p w14:paraId="77F20C3B" w14:textId="77777777" w:rsidR="004E450C" w:rsidRPr="004E450C" w:rsidRDefault="004E450C" w:rsidP="00C47C10">
            <w:pPr>
              <w:rPr>
                <w:rFonts w:cs="Arial"/>
              </w:rPr>
            </w:pPr>
            <w:r w:rsidRPr="004E450C">
              <w:rPr>
                <w:rFonts w:cs="Arial"/>
              </w:rPr>
              <w:t>The city motor fuel tax amount. Two decimal places are implied.</w:t>
            </w:r>
          </w:p>
          <w:p w14:paraId="1BCC386F"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36E23E90" w14:textId="77777777" w:rsidTr="00EB2C28">
        <w:tc>
          <w:tcPr>
            <w:tcW w:w="720" w:type="dxa"/>
            <w:tcMar>
              <w:top w:w="105" w:type="dxa"/>
              <w:left w:w="150" w:type="dxa"/>
              <w:bottom w:w="105" w:type="dxa"/>
              <w:right w:w="150" w:type="dxa"/>
            </w:tcMar>
            <w:hideMark/>
          </w:tcPr>
          <w:p w14:paraId="3282C7BB" w14:textId="77777777" w:rsidR="004E450C" w:rsidRPr="004E450C" w:rsidRDefault="004E450C" w:rsidP="0056544B">
            <w:pPr>
              <w:jc w:val="center"/>
              <w:rPr>
                <w:rFonts w:cs="Arial"/>
              </w:rPr>
            </w:pPr>
            <w:r w:rsidRPr="004E450C">
              <w:rPr>
                <w:rFonts w:cs="Arial"/>
              </w:rPr>
              <w:t>37</w:t>
            </w:r>
          </w:p>
        </w:tc>
        <w:tc>
          <w:tcPr>
            <w:tcW w:w="1080" w:type="dxa"/>
            <w:tcMar>
              <w:top w:w="105" w:type="dxa"/>
              <w:left w:w="150" w:type="dxa"/>
              <w:bottom w:w="105" w:type="dxa"/>
              <w:right w:w="150" w:type="dxa"/>
            </w:tcMar>
            <w:hideMark/>
          </w:tcPr>
          <w:p w14:paraId="5E350CA6"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4333397"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2B4F084A" w14:textId="77777777" w:rsidR="004E450C" w:rsidRPr="004E450C" w:rsidRDefault="004E450C" w:rsidP="00C02739">
            <w:pPr>
              <w:spacing w:after="120"/>
              <w:rPr>
                <w:rFonts w:cs="Arial"/>
              </w:rPr>
            </w:pPr>
            <w:r w:rsidRPr="00C47C10">
              <w:rPr>
                <w:rFonts w:cs="Arial"/>
                <w:b/>
                <w:bCs/>
              </w:rPr>
              <w:t>Secondary State Fuel Tax Exemption Status</w:t>
            </w:r>
          </w:p>
          <w:p w14:paraId="11FDCFF5" w14:textId="77777777" w:rsidR="004E450C" w:rsidRDefault="004E450C" w:rsidP="00C47C10">
            <w:pPr>
              <w:rPr>
                <w:rFonts w:cs="Arial"/>
              </w:rPr>
            </w:pPr>
            <w:r w:rsidRPr="004E450C">
              <w:rPr>
                <w:rFonts w:cs="Arial"/>
              </w:rPr>
              <w:t>The secondary state fuel tax exemption status.  Valid values:</w:t>
            </w:r>
          </w:p>
          <w:p w14:paraId="511FB202" w14:textId="77777777" w:rsidR="00EB2C28" w:rsidRPr="004E450C" w:rsidRDefault="00EB2C28" w:rsidP="00C47C10">
            <w:pPr>
              <w:rPr>
                <w:rFonts w:cs="Arial"/>
              </w:rPr>
            </w:pPr>
          </w:p>
          <w:p w14:paraId="47FCE5EC" w14:textId="77777777" w:rsidR="004E450C" w:rsidRPr="004E450C" w:rsidRDefault="004E450C" w:rsidP="00C47C10">
            <w:pPr>
              <w:rPr>
                <w:rFonts w:cs="Arial"/>
              </w:rPr>
            </w:pPr>
            <w:r w:rsidRPr="004E450C">
              <w:rPr>
                <w:rFonts w:cs="Arial"/>
              </w:rPr>
              <w:t>0 = Nonexempt</w:t>
            </w:r>
          </w:p>
          <w:p w14:paraId="4C0D577D" w14:textId="77777777" w:rsidR="004E450C" w:rsidRPr="004E450C" w:rsidRDefault="004E450C" w:rsidP="00C47C10">
            <w:pPr>
              <w:rPr>
                <w:rFonts w:cs="Arial"/>
              </w:rPr>
            </w:pPr>
            <w:r w:rsidRPr="004E450C">
              <w:rPr>
                <w:rFonts w:cs="Arial"/>
              </w:rPr>
              <w:lastRenderedPageBreak/>
              <w:t>1 = Exempt</w:t>
            </w:r>
          </w:p>
        </w:tc>
      </w:tr>
      <w:tr w:rsidR="00C47C10" w:rsidRPr="004E450C" w14:paraId="0B60372D" w14:textId="77777777" w:rsidTr="00EB2C28">
        <w:tc>
          <w:tcPr>
            <w:tcW w:w="720" w:type="dxa"/>
            <w:tcMar>
              <w:top w:w="105" w:type="dxa"/>
              <w:left w:w="150" w:type="dxa"/>
              <w:bottom w:w="105" w:type="dxa"/>
              <w:right w:w="150" w:type="dxa"/>
            </w:tcMar>
            <w:hideMark/>
          </w:tcPr>
          <w:p w14:paraId="2086E039" w14:textId="77777777" w:rsidR="004E450C" w:rsidRPr="004E450C" w:rsidRDefault="004E450C" w:rsidP="0056544B">
            <w:pPr>
              <w:jc w:val="center"/>
              <w:rPr>
                <w:rFonts w:cs="Arial"/>
              </w:rPr>
            </w:pPr>
            <w:r w:rsidRPr="004E450C">
              <w:rPr>
                <w:rFonts w:cs="Arial"/>
              </w:rPr>
              <w:lastRenderedPageBreak/>
              <w:t>38</w:t>
            </w:r>
          </w:p>
        </w:tc>
        <w:tc>
          <w:tcPr>
            <w:tcW w:w="1080" w:type="dxa"/>
            <w:tcMar>
              <w:top w:w="105" w:type="dxa"/>
              <w:left w:w="150" w:type="dxa"/>
              <w:bottom w:w="105" w:type="dxa"/>
              <w:right w:w="150" w:type="dxa"/>
            </w:tcMar>
            <w:hideMark/>
          </w:tcPr>
          <w:p w14:paraId="7154B03D"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58FA0394"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0A682281" w14:textId="77777777" w:rsidR="004E450C" w:rsidRPr="004E450C" w:rsidRDefault="004E450C" w:rsidP="00C02739">
            <w:pPr>
              <w:spacing w:after="120"/>
              <w:rPr>
                <w:rFonts w:cs="Arial"/>
              </w:rPr>
            </w:pPr>
            <w:r w:rsidRPr="00C47C10">
              <w:rPr>
                <w:rFonts w:cs="Arial"/>
                <w:b/>
                <w:bCs/>
              </w:rPr>
              <w:t>Secondary State Fuel Tax Amount</w:t>
            </w:r>
          </w:p>
          <w:p w14:paraId="58006B41" w14:textId="77777777" w:rsidR="004E450C" w:rsidRPr="004E450C" w:rsidRDefault="004E450C" w:rsidP="00C47C10">
            <w:pPr>
              <w:rPr>
                <w:rFonts w:cs="Arial"/>
              </w:rPr>
            </w:pPr>
            <w:r w:rsidRPr="004E450C">
              <w:rPr>
                <w:rFonts w:cs="Arial"/>
              </w:rPr>
              <w:t>The secondary state fuel tax amount. Two decimal places are implied.</w:t>
            </w:r>
          </w:p>
          <w:p w14:paraId="231F85E4" w14:textId="77777777" w:rsidR="004E450C" w:rsidRPr="004E450C" w:rsidRDefault="004E450C" w:rsidP="00C47C10">
            <w:pPr>
              <w:rPr>
                <w:rFonts w:cs="Arial"/>
              </w:rPr>
            </w:pPr>
            <w:r w:rsidRPr="004E450C">
              <w:rPr>
                <w:rFonts w:cs="Arial"/>
              </w:rPr>
              <w:t>Zero filled to the left so that the field is exactly 12 digits in length.</w:t>
            </w:r>
          </w:p>
        </w:tc>
      </w:tr>
      <w:tr w:rsidR="00C47C10" w:rsidRPr="004E450C" w14:paraId="6E2C9BAD" w14:textId="77777777" w:rsidTr="00EB2C28">
        <w:tc>
          <w:tcPr>
            <w:tcW w:w="720" w:type="dxa"/>
            <w:tcMar>
              <w:top w:w="105" w:type="dxa"/>
              <w:left w:w="150" w:type="dxa"/>
              <w:bottom w:w="105" w:type="dxa"/>
              <w:right w:w="150" w:type="dxa"/>
            </w:tcMar>
            <w:hideMark/>
          </w:tcPr>
          <w:p w14:paraId="0531676F" w14:textId="77777777" w:rsidR="004E450C" w:rsidRPr="004E450C" w:rsidRDefault="004E450C" w:rsidP="0056544B">
            <w:pPr>
              <w:jc w:val="center"/>
              <w:rPr>
                <w:rFonts w:cs="Arial"/>
              </w:rPr>
            </w:pPr>
            <w:r w:rsidRPr="004E450C">
              <w:rPr>
                <w:rFonts w:cs="Arial"/>
              </w:rPr>
              <w:t>39</w:t>
            </w:r>
          </w:p>
        </w:tc>
        <w:tc>
          <w:tcPr>
            <w:tcW w:w="1080" w:type="dxa"/>
            <w:tcMar>
              <w:top w:w="105" w:type="dxa"/>
              <w:left w:w="150" w:type="dxa"/>
              <w:bottom w:w="105" w:type="dxa"/>
              <w:right w:w="150" w:type="dxa"/>
            </w:tcMar>
            <w:hideMark/>
          </w:tcPr>
          <w:p w14:paraId="5359B5A3"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3399FD6A"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359BA51F" w14:textId="77777777" w:rsidR="004E450C" w:rsidRPr="004E450C" w:rsidRDefault="004E450C" w:rsidP="00C02739">
            <w:pPr>
              <w:spacing w:after="120"/>
              <w:rPr>
                <w:rFonts w:cs="Arial"/>
              </w:rPr>
            </w:pPr>
            <w:r w:rsidRPr="00C47C10">
              <w:rPr>
                <w:rFonts w:cs="Arial"/>
                <w:b/>
                <w:bCs/>
              </w:rPr>
              <w:t>Federal Sales Tax Exemption Status</w:t>
            </w:r>
          </w:p>
          <w:p w14:paraId="2F1A7965" w14:textId="77777777" w:rsidR="004E450C" w:rsidRDefault="004E450C" w:rsidP="00C47C10">
            <w:pPr>
              <w:rPr>
                <w:rFonts w:cs="Arial"/>
              </w:rPr>
            </w:pPr>
            <w:r w:rsidRPr="004E450C">
              <w:rPr>
                <w:rFonts w:cs="Arial"/>
              </w:rPr>
              <w:t>The federal sales tax exemption status.  Valid values:</w:t>
            </w:r>
          </w:p>
          <w:p w14:paraId="25AFD715" w14:textId="77777777" w:rsidR="00EB2C28" w:rsidRPr="004E450C" w:rsidRDefault="00EB2C28" w:rsidP="00C47C10">
            <w:pPr>
              <w:rPr>
                <w:rFonts w:cs="Arial"/>
              </w:rPr>
            </w:pPr>
          </w:p>
          <w:p w14:paraId="65DB0DBA" w14:textId="77777777" w:rsidR="004E450C" w:rsidRPr="004E450C" w:rsidRDefault="004E450C" w:rsidP="00C47C10">
            <w:pPr>
              <w:rPr>
                <w:rFonts w:cs="Arial"/>
              </w:rPr>
            </w:pPr>
            <w:r w:rsidRPr="004E450C">
              <w:rPr>
                <w:rFonts w:cs="Arial"/>
              </w:rPr>
              <w:t>0 = Nonexempt</w:t>
            </w:r>
          </w:p>
          <w:p w14:paraId="1FAA9541" w14:textId="77777777" w:rsidR="004E450C" w:rsidRPr="004E450C" w:rsidRDefault="004E450C" w:rsidP="00C47C10">
            <w:pPr>
              <w:rPr>
                <w:rFonts w:cs="Arial"/>
              </w:rPr>
            </w:pPr>
            <w:r w:rsidRPr="004E450C">
              <w:rPr>
                <w:rFonts w:cs="Arial"/>
              </w:rPr>
              <w:t>1 = Exempt</w:t>
            </w:r>
          </w:p>
        </w:tc>
      </w:tr>
      <w:tr w:rsidR="00C47C10" w:rsidRPr="004E450C" w14:paraId="76779EDE" w14:textId="77777777" w:rsidTr="00EB2C28">
        <w:tc>
          <w:tcPr>
            <w:tcW w:w="720" w:type="dxa"/>
            <w:tcMar>
              <w:top w:w="105" w:type="dxa"/>
              <w:left w:w="150" w:type="dxa"/>
              <w:bottom w:w="105" w:type="dxa"/>
              <w:right w:w="150" w:type="dxa"/>
            </w:tcMar>
            <w:hideMark/>
          </w:tcPr>
          <w:p w14:paraId="405D3D79" w14:textId="77777777" w:rsidR="004E450C" w:rsidRPr="004E450C" w:rsidRDefault="004E450C" w:rsidP="0056544B">
            <w:pPr>
              <w:jc w:val="center"/>
              <w:rPr>
                <w:rFonts w:cs="Arial"/>
              </w:rPr>
            </w:pPr>
            <w:r w:rsidRPr="004E450C">
              <w:rPr>
                <w:rFonts w:cs="Arial"/>
              </w:rPr>
              <w:t>40</w:t>
            </w:r>
          </w:p>
        </w:tc>
        <w:tc>
          <w:tcPr>
            <w:tcW w:w="1080" w:type="dxa"/>
            <w:tcMar>
              <w:top w:w="105" w:type="dxa"/>
              <w:left w:w="150" w:type="dxa"/>
              <w:bottom w:w="105" w:type="dxa"/>
              <w:right w:w="150" w:type="dxa"/>
            </w:tcMar>
            <w:hideMark/>
          </w:tcPr>
          <w:p w14:paraId="540C2E16" w14:textId="77777777" w:rsidR="004E450C" w:rsidRPr="004E450C" w:rsidRDefault="004E450C" w:rsidP="0056544B">
            <w:pPr>
              <w:jc w:val="center"/>
              <w:rPr>
                <w:rFonts w:cs="Arial"/>
              </w:rPr>
            </w:pPr>
            <w:r w:rsidRPr="004E450C">
              <w:rPr>
                <w:rFonts w:cs="Arial"/>
              </w:rPr>
              <w:t>12</w:t>
            </w:r>
          </w:p>
        </w:tc>
        <w:tc>
          <w:tcPr>
            <w:tcW w:w="900" w:type="dxa"/>
            <w:tcMar>
              <w:top w:w="105" w:type="dxa"/>
              <w:left w:w="150" w:type="dxa"/>
              <w:bottom w:w="105" w:type="dxa"/>
              <w:right w:w="150" w:type="dxa"/>
            </w:tcMar>
            <w:hideMark/>
          </w:tcPr>
          <w:p w14:paraId="7250E7BE"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24D7577D" w14:textId="77777777" w:rsidR="004E450C" w:rsidRPr="004E450C" w:rsidRDefault="004E450C" w:rsidP="00C02739">
            <w:pPr>
              <w:spacing w:after="120"/>
              <w:rPr>
                <w:rFonts w:cs="Arial"/>
              </w:rPr>
            </w:pPr>
            <w:r w:rsidRPr="00C47C10">
              <w:rPr>
                <w:rFonts w:cs="Arial"/>
                <w:b/>
                <w:bCs/>
              </w:rPr>
              <w:t>Federal Sales Tax Amount or National Tax Amount</w:t>
            </w:r>
          </w:p>
          <w:p w14:paraId="74442CCD" w14:textId="77777777" w:rsidR="004E450C" w:rsidRPr="004E450C" w:rsidRDefault="004E450C" w:rsidP="00C47C10">
            <w:pPr>
              <w:rPr>
                <w:rFonts w:cs="Arial"/>
              </w:rPr>
            </w:pPr>
            <w:r w:rsidRPr="004E450C">
              <w:rPr>
                <w:rFonts w:cs="Arial"/>
              </w:rPr>
              <w:t>The federal sales tax amount or national tax amount.  Two decimal places are implied.  Zero filled to the left so that the field is exactly 12 digits in length.</w:t>
            </w:r>
          </w:p>
        </w:tc>
      </w:tr>
      <w:tr w:rsidR="00C47C10" w:rsidRPr="004E450C" w14:paraId="72DE5B3E" w14:textId="77777777" w:rsidTr="00EB2C28">
        <w:tc>
          <w:tcPr>
            <w:tcW w:w="720" w:type="dxa"/>
            <w:tcMar>
              <w:top w:w="105" w:type="dxa"/>
              <w:left w:w="150" w:type="dxa"/>
              <w:bottom w:w="105" w:type="dxa"/>
              <w:right w:w="150" w:type="dxa"/>
            </w:tcMar>
            <w:hideMark/>
          </w:tcPr>
          <w:p w14:paraId="6616A827" w14:textId="77777777" w:rsidR="004E450C" w:rsidRPr="004E450C" w:rsidRDefault="004E450C" w:rsidP="0056544B">
            <w:pPr>
              <w:jc w:val="center"/>
              <w:rPr>
                <w:rFonts w:cs="Arial"/>
              </w:rPr>
            </w:pPr>
            <w:r w:rsidRPr="004E450C">
              <w:rPr>
                <w:rFonts w:cs="Arial"/>
              </w:rPr>
              <w:t>41</w:t>
            </w:r>
          </w:p>
        </w:tc>
        <w:tc>
          <w:tcPr>
            <w:tcW w:w="1080" w:type="dxa"/>
            <w:tcMar>
              <w:top w:w="105" w:type="dxa"/>
              <w:left w:w="150" w:type="dxa"/>
              <w:bottom w:w="105" w:type="dxa"/>
              <w:right w:w="150" w:type="dxa"/>
            </w:tcMar>
            <w:hideMark/>
          </w:tcPr>
          <w:p w14:paraId="0E3DC39A"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72859FD8"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0B520474" w14:textId="77777777" w:rsidR="004E450C" w:rsidRPr="004E450C" w:rsidRDefault="004E450C" w:rsidP="00C02739">
            <w:pPr>
              <w:spacing w:after="120"/>
              <w:rPr>
                <w:rFonts w:cs="Arial"/>
              </w:rPr>
            </w:pPr>
            <w:r w:rsidRPr="00C47C10">
              <w:rPr>
                <w:rFonts w:cs="Arial"/>
                <w:b/>
                <w:bCs/>
              </w:rPr>
              <w:t>National Tax Included</w:t>
            </w:r>
          </w:p>
          <w:p w14:paraId="648187AB" w14:textId="77777777" w:rsidR="004E450C" w:rsidRDefault="004E450C" w:rsidP="00C47C10">
            <w:pPr>
              <w:rPr>
                <w:rFonts w:cs="Arial"/>
              </w:rPr>
            </w:pPr>
            <w:r w:rsidRPr="004E450C">
              <w:rPr>
                <w:rFonts w:cs="Arial"/>
              </w:rPr>
              <w:t>The national tax included indicator.  Valid values:</w:t>
            </w:r>
          </w:p>
          <w:p w14:paraId="583E876E" w14:textId="77777777" w:rsidR="00EB2C28" w:rsidRPr="004E450C" w:rsidRDefault="00EB2C28" w:rsidP="00C47C10">
            <w:pPr>
              <w:rPr>
                <w:rFonts w:cs="Arial"/>
              </w:rPr>
            </w:pPr>
          </w:p>
          <w:p w14:paraId="71DE7EC5" w14:textId="77777777" w:rsidR="004E450C" w:rsidRPr="004E450C" w:rsidRDefault="004E450C" w:rsidP="00C47C10">
            <w:pPr>
              <w:rPr>
                <w:rFonts w:cs="Arial"/>
              </w:rPr>
            </w:pPr>
            <w:r w:rsidRPr="004E450C">
              <w:rPr>
                <w:rFonts w:cs="Arial"/>
              </w:rPr>
              <w:t>0 = Not subject to tax</w:t>
            </w:r>
          </w:p>
          <w:p w14:paraId="7FB23669" w14:textId="77777777" w:rsidR="004E450C" w:rsidRPr="004E450C" w:rsidRDefault="004E450C" w:rsidP="00C47C10">
            <w:pPr>
              <w:rPr>
                <w:rFonts w:cs="Arial"/>
              </w:rPr>
            </w:pPr>
            <w:r w:rsidRPr="004E450C">
              <w:rPr>
                <w:rFonts w:cs="Arial"/>
              </w:rPr>
              <w:t>1 = Subject to tax</w:t>
            </w:r>
          </w:p>
        </w:tc>
      </w:tr>
      <w:tr w:rsidR="00C47C10" w:rsidRPr="004E450C" w14:paraId="66C931EF" w14:textId="77777777" w:rsidTr="00EB2C28">
        <w:tc>
          <w:tcPr>
            <w:tcW w:w="720" w:type="dxa"/>
            <w:tcMar>
              <w:top w:w="105" w:type="dxa"/>
              <w:left w:w="150" w:type="dxa"/>
              <w:bottom w:w="105" w:type="dxa"/>
              <w:right w:w="150" w:type="dxa"/>
            </w:tcMar>
            <w:hideMark/>
          </w:tcPr>
          <w:p w14:paraId="575F5887" w14:textId="77777777" w:rsidR="004E450C" w:rsidRPr="004E450C" w:rsidRDefault="004E450C" w:rsidP="0056544B">
            <w:pPr>
              <w:jc w:val="center"/>
              <w:rPr>
                <w:rFonts w:cs="Arial"/>
              </w:rPr>
            </w:pPr>
            <w:r w:rsidRPr="004E450C">
              <w:rPr>
                <w:rFonts w:cs="Arial"/>
              </w:rPr>
              <w:t>42</w:t>
            </w:r>
          </w:p>
        </w:tc>
        <w:tc>
          <w:tcPr>
            <w:tcW w:w="1080" w:type="dxa"/>
            <w:tcMar>
              <w:top w:w="105" w:type="dxa"/>
              <w:left w:w="150" w:type="dxa"/>
              <w:bottom w:w="105" w:type="dxa"/>
              <w:right w:w="150" w:type="dxa"/>
            </w:tcMar>
            <w:hideMark/>
          </w:tcPr>
          <w:p w14:paraId="7FD40862"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04529389"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6EF2B307" w14:textId="77777777" w:rsidR="004E450C" w:rsidRPr="004E450C" w:rsidRDefault="004E450C" w:rsidP="00C02739">
            <w:pPr>
              <w:spacing w:after="120"/>
              <w:rPr>
                <w:rFonts w:cs="Arial"/>
              </w:rPr>
            </w:pPr>
            <w:r w:rsidRPr="00C47C10">
              <w:rPr>
                <w:rFonts w:cs="Arial"/>
                <w:b/>
                <w:bCs/>
              </w:rPr>
              <w:t>Local Tax Included</w:t>
            </w:r>
          </w:p>
          <w:p w14:paraId="6FCAFF96" w14:textId="77777777" w:rsidR="004E450C" w:rsidRDefault="004E450C" w:rsidP="00C47C10">
            <w:pPr>
              <w:rPr>
                <w:rFonts w:cs="Arial"/>
              </w:rPr>
            </w:pPr>
            <w:r w:rsidRPr="004E450C">
              <w:rPr>
                <w:rFonts w:cs="Arial"/>
              </w:rPr>
              <w:t>The local tax included indicator.  Valid values:</w:t>
            </w:r>
          </w:p>
          <w:p w14:paraId="59BC1AFF" w14:textId="77777777" w:rsidR="00EB2C28" w:rsidRPr="004E450C" w:rsidRDefault="00EB2C28" w:rsidP="00C47C10">
            <w:pPr>
              <w:rPr>
                <w:rFonts w:cs="Arial"/>
              </w:rPr>
            </w:pPr>
          </w:p>
          <w:p w14:paraId="20648C12" w14:textId="77777777" w:rsidR="004E450C" w:rsidRPr="004E450C" w:rsidRDefault="004E450C" w:rsidP="00C47C10">
            <w:pPr>
              <w:rPr>
                <w:rFonts w:cs="Arial"/>
              </w:rPr>
            </w:pPr>
            <w:r w:rsidRPr="004E450C">
              <w:rPr>
                <w:rFonts w:cs="Arial"/>
              </w:rPr>
              <w:t>0 = Tax not included</w:t>
            </w:r>
          </w:p>
          <w:p w14:paraId="4C5E4370" w14:textId="77777777" w:rsidR="004E450C" w:rsidRPr="004E450C" w:rsidRDefault="004E450C" w:rsidP="00C47C10">
            <w:pPr>
              <w:rPr>
                <w:rFonts w:cs="Arial"/>
              </w:rPr>
            </w:pPr>
            <w:r w:rsidRPr="004E450C">
              <w:rPr>
                <w:rFonts w:cs="Arial"/>
              </w:rPr>
              <w:t>1 = State or provincial tax included</w:t>
            </w:r>
          </w:p>
          <w:p w14:paraId="574E02AB" w14:textId="77777777" w:rsidR="004E450C" w:rsidRPr="004E450C" w:rsidRDefault="004E450C" w:rsidP="00C47C10">
            <w:pPr>
              <w:rPr>
                <w:rFonts w:cs="Arial"/>
              </w:rPr>
            </w:pPr>
            <w:r w:rsidRPr="004E450C">
              <w:rPr>
                <w:rFonts w:cs="Arial"/>
              </w:rPr>
              <w:t>2 = Transaction is not subject to tax</w:t>
            </w:r>
          </w:p>
        </w:tc>
      </w:tr>
      <w:tr w:rsidR="00C47C10" w:rsidRPr="004E450C" w14:paraId="3B4EB719" w14:textId="77777777" w:rsidTr="00EB2C28">
        <w:tc>
          <w:tcPr>
            <w:tcW w:w="720" w:type="dxa"/>
            <w:tcMar>
              <w:top w:w="105" w:type="dxa"/>
              <w:left w:w="150" w:type="dxa"/>
              <w:bottom w:w="105" w:type="dxa"/>
              <w:right w:w="150" w:type="dxa"/>
            </w:tcMar>
            <w:hideMark/>
          </w:tcPr>
          <w:p w14:paraId="4F8D9988" w14:textId="77777777" w:rsidR="004E450C" w:rsidRPr="004E450C" w:rsidRDefault="004E450C" w:rsidP="0056544B">
            <w:pPr>
              <w:jc w:val="center"/>
              <w:rPr>
                <w:rFonts w:cs="Arial"/>
              </w:rPr>
            </w:pPr>
            <w:r w:rsidRPr="004E450C">
              <w:rPr>
                <w:rFonts w:cs="Arial"/>
              </w:rPr>
              <w:t>43</w:t>
            </w:r>
          </w:p>
        </w:tc>
        <w:tc>
          <w:tcPr>
            <w:tcW w:w="1080" w:type="dxa"/>
            <w:tcMar>
              <w:top w:w="105" w:type="dxa"/>
              <w:left w:w="150" w:type="dxa"/>
              <w:bottom w:w="105" w:type="dxa"/>
              <w:right w:w="150" w:type="dxa"/>
            </w:tcMar>
            <w:hideMark/>
          </w:tcPr>
          <w:p w14:paraId="0647CBFA" w14:textId="77777777" w:rsidR="004E450C" w:rsidRPr="004E450C" w:rsidRDefault="004E450C" w:rsidP="0056544B">
            <w:pPr>
              <w:jc w:val="center"/>
              <w:rPr>
                <w:rFonts w:cs="Arial"/>
              </w:rPr>
            </w:pPr>
            <w:r w:rsidRPr="004E450C">
              <w:rPr>
                <w:rFonts w:cs="Arial"/>
              </w:rPr>
              <w:t>20</w:t>
            </w:r>
          </w:p>
        </w:tc>
        <w:tc>
          <w:tcPr>
            <w:tcW w:w="900" w:type="dxa"/>
            <w:tcMar>
              <w:top w:w="105" w:type="dxa"/>
              <w:left w:w="150" w:type="dxa"/>
              <w:bottom w:w="105" w:type="dxa"/>
              <w:right w:w="150" w:type="dxa"/>
            </w:tcMar>
            <w:hideMark/>
          </w:tcPr>
          <w:p w14:paraId="0B68F9EF"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5548FD92" w14:textId="77777777" w:rsidR="004E450C" w:rsidRPr="004E450C" w:rsidRDefault="004E450C" w:rsidP="00C02739">
            <w:pPr>
              <w:spacing w:after="120"/>
              <w:rPr>
                <w:rFonts w:cs="Arial"/>
              </w:rPr>
            </w:pPr>
            <w:r w:rsidRPr="00C47C10">
              <w:rPr>
                <w:rFonts w:cs="Arial"/>
                <w:b/>
                <w:bCs/>
              </w:rPr>
              <w:t>Merchant VAT Registration / Single Business Reference Number</w:t>
            </w:r>
          </w:p>
          <w:p w14:paraId="6C34A945" w14:textId="77777777" w:rsidR="004E450C" w:rsidRPr="004E450C" w:rsidRDefault="004E450C" w:rsidP="00C47C10">
            <w:pPr>
              <w:rPr>
                <w:rFonts w:cs="Arial"/>
              </w:rPr>
            </w:pPr>
            <w:r w:rsidRPr="004E450C">
              <w:rPr>
                <w:rFonts w:cs="Arial"/>
              </w:rPr>
              <w:t>The merchant value-added tax registration number or single business reference number.  Left Justified, and Space filled to the right so that the field is exactly 12 chars in length.</w:t>
            </w:r>
          </w:p>
        </w:tc>
      </w:tr>
      <w:tr w:rsidR="00C47C10" w:rsidRPr="004E450C" w14:paraId="1F893624" w14:textId="77777777" w:rsidTr="00EB2C28">
        <w:tc>
          <w:tcPr>
            <w:tcW w:w="720" w:type="dxa"/>
            <w:tcMar>
              <w:top w:w="105" w:type="dxa"/>
              <w:left w:w="150" w:type="dxa"/>
              <w:bottom w:w="105" w:type="dxa"/>
              <w:right w:w="150" w:type="dxa"/>
            </w:tcMar>
            <w:hideMark/>
          </w:tcPr>
          <w:p w14:paraId="55D31DD0" w14:textId="77777777" w:rsidR="004E450C" w:rsidRPr="004E450C" w:rsidRDefault="004E450C" w:rsidP="0056544B">
            <w:pPr>
              <w:jc w:val="center"/>
              <w:rPr>
                <w:rFonts w:cs="Arial"/>
              </w:rPr>
            </w:pPr>
            <w:r w:rsidRPr="004E450C">
              <w:rPr>
                <w:rFonts w:cs="Arial"/>
              </w:rPr>
              <w:t>44</w:t>
            </w:r>
          </w:p>
        </w:tc>
        <w:tc>
          <w:tcPr>
            <w:tcW w:w="1080" w:type="dxa"/>
            <w:tcMar>
              <w:top w:w="105" w:type="dxa"/>
              <w:left w:w="150" w:type="dxa"/>
              <w:bottom w:w="105" w:type="dxa"/>
              <w:right w:w="150" w:type="dxa"/>
            </w:tcMar>
            <w:hideMark/>
          </w:tcPr>
          <w:p w14:paraId="1F2B8556" w14:textId="77777777" w:rsidR="004E450C" w:rsidRPr="004E450C" w:rsidRDefault="004E450C" w:rsidP="0056544B">
            <w:pPr>
              <w:jc w:val="center"/>
              <w:rPr>
                <w:rFonts w:cs="Arial"/>
              </w:rPr>
            </w:pPr>
            <w:r w:rsidRPr="004E450C">
              <w:rPr>
                <w:rFonts w:cs="Arial"/>
              </w:rPr>
              <w:t>13</w:t>
            </w:r>
          </w:p>
        </w:tc>
        <w:tc>
          <w:tcPr>
            <w:tcW w:w="900" w:type="dxa"/>
            <w:tcMar>
              <w:top w:w="105" w:type="dxa"/>
              <w:left w:w="150" w:type="dxa"/>
              <w:bottom w:w="105" w:type="dxa"/>
              <w:right w:w="150" w:type="dxa"/>
            </w:tcMar>
            <w:hideMark/>
          </w:tcPr>
          <w:p w14:paraId="63A706BD"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19BA59FA" w14:textId="77777777" w:rsidR="004E450C" w:rsidRPr="004E450C" w:rsidRDefault="004E450C" w:rsidP="00C02739">
            <w:pPr>
              <w:spacing w:after="120"/>
              <w:rPr>
                <w:rFonts w:cs="Arial"/>
              </w:rPr>
            </w:pPr>
            <w:r w:rsidRPr="00C47C10">
              <w:rPr>
                <w:rFonts w:cs="Arial"/>
                <w:b/>
                <w:bCs/>
              </w:rPr>
              <w:t>Customer VAT Registration Number</w:t>
            </w:r>
          </w:p>
          <w:p w14:paraId="1D1A9314" w14:textId="77777777" w:rsidR="004E450C" w:rsidRPr="004E450C" w:rsidRDefault="004E450C" w:rsidP="00C47C10">
            <w:pPr>
              <w:rPr>
                <w:rFonts w:cs="Arial"/>
              </w:rPr>
            </w:pPr>
            <w:r w:rsidRPr="004E450C">
              <w:rPr>
                <w:rFonts w:cs="Arial"/>
              </w:rPr>
              <w:lastRenderedPageBreak/>
              <w:t>The customer value-added tax registration number.  Left Justified, and Space filled to the right so that the field is exactly 13 chars in length.</w:t>
            </w:r>
          </w:p>
        </w:tc>
      </w:tr>
      <w:tr w:rsidR="00C47C10" w:rsidRPr="004E450C" w14:paraId="12D5D03C" w14:textId="77777777" w:rsidTr="00EB2C28">
        <w:tc>
          <w:tcPr>
            <w:tcW w:w="720" w:type="dxa"/>
            <w:tcMar>
              <w:top w:w="105" w:type="dxa"/>
              <w:left w:w="150" w:type="dxa"/>
              <w:bottom w:w="105" w:type="dxa"/>
              <w:right w:w="150" w:type="dxa"/>
            </w:tcMar>
            <w:hideMark/>
          </w:tcPr>
          <w:p w14:paraId="6DEECEAE" w14:textId="77777777" w:rsidR="004E450C" w:rsidRPr="004E450C" w:rsidRDefault="004E450C" w:rsidP="0056544B">
            <w:pPr>
              <w:jc w:val="center"/>
              <w:rPr>
                <w:rFonts w:cs="Arial"/>
              </w:rPr>
            </w:pPr>
            <w:r w:rsidRPr="004E450C">
              <w:rPr>
                <w:rFonts w:cs="Arial"/>
              </w:rPr>
              <w:lastRenderedPageBreak/>
              <w:t>45</w:t>
            </w:r>
          </w:p>
        </w:tc>
        <w:tc>
          <w:tcPr>
            <w:tcW w:w="1080" w:type="dxa"/>
            <w:tcMar>
              <w:top w:w="105" w:type="dxa"/>
              <w:left w:w="150" w:type="dxa"/>
              <w:bottom w:w="105" w:type="dxa"/>
              <w:right w:w="150" w:type="dxa"/>
            </w:tcMar>
            <w:hideMark/>
          </w:tcPr>
          <w:p w14:paraId="7D7BCD9D" w14:textId="77777777" w:rsidR="004E450C" w:rsidRPr="004E450C" w:rsidRDefault="004E450C" w:rsidP="0056544B">
            <w:pPr>
              <w:jc w:val="center"/>
              <w:rPr>
                <w:rFonts w:cs="Arial"/>
              </w:rPr>
            </w:pPr>
            <w:r w:rsidRPr="004E450C">
              <w:rPr>
                <w:rFonts w:cs="Arial"/>
              </w:rPr>
              <w:t>17</w:t>
            </w:r>
          </w:p>
        </w:tc>
        <w:tc>
          <w:tcPr>
            <w:tcW w:w="900" w:type="dxa"/>
            <w:tcMar>
              <w:top w:w="105" w:type="dxa"/>
              <w:left w:w="150" w:type="dxa"/>
              <w:bottom w:w="105" w:type="dxa"/>
              <w:right w:w="150" w:type="dxa"/>
            </w:tcMar>
            <w:hideMark/>
          </w:tcPr>
          <w:p w14:paraId="118BE92A"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3F7C9DBD" w14:textId="77777777" w:rsidR="004E450C" w:rsidRPr="004E450C" w:rsidRDefault="004E450C" w:rsidP="00C02739">
            <w:pPr>
              <w:spacing w:after="120"/>
              <w:rPr>
                <w:rFonts w:cs="Arial"/>
              </w:rPr>
            </w:pPr>
            <w:r w:rsidRPr="00C47C10">
              <w:rPr>
                <w:rFonts w:cs="Arial"/>
                <w:b/>
                <w:bCs/>
              </w:rPr>
              <w:t>Customer Code / Customer Reference Identifier</w:t>
            </w:r>
          </w:p>
          <w:p w14:paraId="2ABC3F51" w14:textId="77777777" w:rsidR="004E450C" w:rsidRPr="004E450C" w:rsidRDefault="004E450C" w:rsidP="00C47C10">
            <w:pPr>
              <w:rPr>
                <w:rFonts w:cs="Arial"/>
              </w:rPr>
            </w:pPr>
            <w:r w:rsidRPr="004E450C">
              <w:rPr>
                <w:rFonts w:cs="Arial"/>
              </w:rPr>
              <w:t>The customer code or customer reference identifier.  Left Justified, and Space filled to the right so that the field is exactly 17 chars in length.</w:t>
            </w:r>
          </w:p>
        </w:tc>
      </w:tr>
      <w:tr w:rsidR="00C47C10" w:rsidRPr="004E450C" w14:paraId="7575619C" w14:textId="77777777" w:rsidTr="00EB2C28">
        <w:tc>
          <w:tcPr>
            <w:tcW w:w="720" w:type="dxa"/>
            <w:tcMar>
              <w:top w:w="105" w:type="dxa"/>
              <w:left w:w="150" w:type="dxa"/>
              <w:bottom w:w="105" w:type="dxa"/>
              <w:right w:w="150" w:type="dxa"/>
            </w:tcMar>
            <w:hideMark/>
          </w:tcPr>
          <w:p w14:paraId="2FA23E0D" w14:textId="77777777" w:rsidR="004E450C" w:rsidRPr="004E450C" w:rsidRDefault="004E450C" w:rsidP="0056544B">
            <w:pPr>
              <w:jc w:val="center"/>
              <w:rPr>
                <w:rFonts w:cs="Arial"/>
              </w:rPr>
            </w:pPr>
            <w:r w:rsidRPr="004E450C">
              <w:rPr>
                <w:rFonts w:cs="Arial"/>
              </w:rPr>
              <w:t>46</w:t>
            </w:r>
          </w:p>
        </w:tc>
        <w:tc>
          <w:tcPr>
            <w:tcW w:w="1080" w:type="dxa"/>
            <w:tcMar>
              <w:top w:w="105" w:type="dxa"/>
              <w:left w:w="150" w:type="dxa"/>
              <w:bottom w:w="105" w:type="dxa"/>
              <w:right w:w="150" w:type="dxa"/>
            </w:tcMar>
            <w:hideMark/>
          </w:tcPr>
          <w:p w14:paraId="7E3351A9" w14:textId="77777777" w:rsidR="004E450C" w:rsidRPr="004E450C" w:rsidRDefault="004E450C" w:rsidP="0056544B">
            <w:pPr>
              <w:jc w:val="center"/>
              <w:rPr>
                <w:rFonts w:cs="Arial"/>
              </w:rPr>
            </w:pPr>
            <w:r w:rsidRPr="004E450C">
              <w:rPr>
                <w:rFonts w:cs="Arial"/>
              </w:rPr>
              <w:t>15</w:t>
            </w:r>
          </w:p>
        </w:tc>
        <w:tc>
          <w:tcPr>
            <w:tcW w:w="900" w:type="dxa"/>
            <w:tcMar>
              <w:top w:w="105" w:type="dxa"/>
              <w:left w:w="150" w:type="dxa"/>
              <w:bottom w:w="105" w:type="dxa"/>
              <w:right w:w="150" w:type="dxa"/>
            </w:tcMar>
            <w:hideMark/>
          </w:tcPr>
          <w:p w14:paraId="11D0B18A"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0E37B967" w14:textId="77777777" w:rsidR="004E450C" w:rsidRPr="004E450C" w:rsidRDefault="004E450C" w:rsidP="00C02739">
            <w:pPr>
              <w:spacing w:after="120"/>
              <w:rPr>
                <w:rFonts w:cs="Arial"/>
              </w:rPr>
            </w:pPr>
            <w:r w:rsidRPr="00C47C10">
              <w:rPr>
                <w:rFonts w:cs="Arial"/>
                <w:b/>
                <w:bCs/>
              </w:rPr>
              <w:t>Message Identifier</w:t>
            </w:r>
          </w:p>
          <w:p w14:paraId="0AD055B9" w14:textId="77777777" w:rsidR="004E450C" w:rsidRPr="004E450C" w:rsidRDefault="004E450C" w:rsidP="00C47C10">
            <w:pPr>
              <w:rPr>
                <w:rFonts w:cs="Arial"/>
              </w:rPr>
            </w:pPr>
            <w:r w:rsidRPr="004E450C">
              <w:rPr>
                <w:rFonts w:cs="Arial"/>
              </w:rPr>
              <w:t>The message identifier that is used to link the separate line item detail messages.  Left Justified, and Space filled to the right so that the field is exactly 15 chars in length.</w:t>
            </w:r>
          </w:p>
        </w:tc>
      </w:tr>
      <w:tr w:rsidR="00C47C10" w:rsidRPr="004E450C" w14:paraId="084D791B" w14:textId="77777777" w:rsidTr="00EB2C28">
        <w:tc>
          <w:tcPr>
            <w:tcW w:w="720" w:type="dxa"/>
            <w:tcMar>
              <w:top w:w="105" w:type="dxa"/>
              <w:left w:w="150" w:type="dxa"/>
              <w:bottom w:w="105" w:type="dxa"/>
              <w:right w:w="150" w:type="dxa"/>
            </w:tcMar>
            <w:hideMark/>
          </w:tcPr>
          <w:p w14:paraId="332EA1D9" w14:textId="77777777" w:rsidR="004E450C" w:rsidRPr="004E450C" w:rsidRDefault="004E450C" w:rsidP="0056544B">
            <w:pPr>
              <w:jc w:val="center"/>
              <w:rPr>
                <w:rFonts w:cs="Arial"/>
              </w:rPr>
            </w:pPr>
            <w:r w:rsidRPr="004E450C">
              <w:rPr>
                <w:rFonts w:cs="Arial"/>
              </w:rPr>
              <w:t>47</w:t>
            </w:r>
          </w:p>
        </w:tc>
        <w:tc>
          <w:tcPr>
            <w:tcW w:w="1080" w:type="dxa"/>
            <w:tcMar>
              <w:top w:w="105" w:type="dxa"/>
              <w:left w:w="150" w:type="dxa"/>
              <w:bottom w:w="105" w:type="dxa"/>
              <w:right w:w="150" w:type="dxa"/>
            </w:tcMar>
            <w:hideMark/>
          </w:tcPr>
          <w:p w14:paraId="1F03C532" w14:textId="77777777" w:rsidR="004E450C" w:rsidRPr="004E450C" w:rsidRDefault="004E450C" w:rsidP="0056544B">
            <w:pPr>
              <w:jc w:val="center"/>
              <w:rPr>
                <w:rFonts w:cs="Arial"/>
              </w:rPr>
            </w:pPr>
            <w:r w:rsidRPr="004E450C">
              <w:rPr>
                <w:rFonts w:cs="Arial"/>
              </w:rPr>
              <w:t>1</w:t>
            </w:r>
          </w:p>
        </w:tc>
        <w:tc>
          <w:tcPr>
            <w:tcW w:w="900" w:type="dxa"/>
            <w:tcMar>
              <w:top w:w="105" w:type="dxa"/>
              <w:left w:w="150" w:type="dxa"/>
              <w:bottom w:w="105" w:type="dxa"/>
              <w:right w:w="150" w:type="dxa"/>
            </w:tcMar>
            <w:hideMark/>
          </w:tcPr>
          <w:p w14:paraId="6EB0CDF4" w14:textId="77777777" w:rsidR="004E450C" w:rsidRPr="004E450C" w:rsidRDefault="004E450C" w:rsidP="0056544B">
            <w:pPr>
              <w:jc w:val="center"/>
              <w:rPr>
                <w:rFonts w:cs="Arial"/>
              </w:rPr>
            </w:pPr>
            <w:r w:rsidRPr="004E450C">
              <w:rPr>
                <w:rFonts w:cs="Arial"/>
              </w:rPr>
              <w:t>AN</w:t>
            </w:r>
          </w:p>
        </w:tc>
        <w:tc>
          <w:tcPr>
            <w:tcW w:w="6652" w:type="dxa"/>
            <w:tcMar>
              <w:top w:w="105" w:type="dxa"/>
              <w:left w:w="150" w:type="dxa"/>
              <w:bottom w:w="105" w:type="dxa"/>
              <w:right w:w="150" w:type="dxa"/>
            </w:tcMar>
            <w:hideMark/>
          </w:tcPr>
          <w:p w14:paraId="0FD9EBBA" w14:textId="77777777" w:rsidR="004E450C" w:rsidRPr="004E450C" w:rsidRDefault="004E450C" w:rsidP="00C02739">
            <w:pPr>
              <w:spacing w:after="120"/>
              <w:rPr>
                <w:rFonts w:cs="Arial"/>
              </w:rPr>
            </w:pPr>
            <w:r w:rsidRPr="00C47C10">
              <w:rPr>
                <w:rFonts w:cs="Arial"/>
                <w:b/>
                <w:bCs/>
              </w:rPr>
              <w:t>Additional Data Indicator</w:t>
            </w:r>
          </w:p>
          <w:p w14:paraId="3634E935" w14:textId="77777777" w:rsidR="004E450C" w:rsidRDefault="004E450C" w:rsidP="00C47C10">
            <w:pPr>
              <w:rPr>
                <w:rFonts w:cs="Arial"/>
              </w:rPr>
            </w:pPr>
            <w:r w:rsidRPr="004E450C">
              <w:rPr>
                <w:rFonts w:cs="Arial"/>
              </w:rPr>
              <w:t>The additional data indicator.  Valid values:</w:t>
            </w:r>
          </w:p>
          <w:p w14:paraId="26E3574B" w14:textId="77777777" w:rsidR="00EB2C28" w:rsidRPr="004E450C" w:rsidRDefault="00EB2C28" w:rsidP="00C47C10">
            <w:pPr>
              <w:rPr>
                <w:rFonts w:cs="Arial"/>
              </w:rPr>
            </w:pPr>
          </w:p>
          <w:p w14:paraId="7A98A532" w14:textId="77777777" w:rsidR="004E450C" w:rsidRPr="004E450C" w:rsidRDefault="004E450C" w:rsidP="00EB2C28">
            <w:pPr>
              <w:ind w:left="432" w:hanging="432"/>
              <w:rPr>
                <w:rFonts w:cs="Arial"/>
              </w:rPr>
            </w:pPr>
            <w:r w:rsidRPr="004E450C">
              <w:rPr>
                <w:rFonts w:cs="Arial"/>
              </w:rPr>
              <w:t>Y = Yes, additional data is provided separately in Visa BASEII Draft Data TC 50 text message transaction.</w:t>
            </w:r>
          </w:p>
          <w:p w14:paraId="4D065DE8" w14:textId="77777777" w:rsidR="004E450C" w:rsidRPr="004E450C" w:rsidRDefault="004E450C" w:rsidP="00EB2C28">
            <w:pPr>
              <w:ind w:left="432" w:hanging="432"/>
              <w:rPr>
                <w:rFonts w:cs="Arial"/>
              </w:rPr>
            </w:pPr>
            <w:r w:rsidRPr="004E450C">
              <w:rPr>
                <w:rFonts w:cs="Arial"/>
              </w:rPr>
              <w:t>N = No, additional data is not provided.</w:t>
            </w:r>
          </w:p>
        </w:tc>
      </w:tr>
      <w:tr w:rsidR="00C47C10" w:rsidRPr="004E450C" w14:paraId="09BA8659" w14:textId="77777777" w:rsidTr="00EB2C28">
        <w:tc>
          <w:tcPr>
            <w:tcW w:w="720" w:type="dxa"/>
            <w:tcMar>
              <w:top w:w="105" w:type="dxa"/>
              <w:left w:w="150" w:type="dxa"/>
              <w:bottom w:w="105" w:type="dxa"/>
              <w:right w:w="150" w:type="dxa"/>
            </w:tcMar>
            <w:hideMark/>
          </w:tcPr>
          <w:p w14:paraId="1F2BC2E6" w14:textId="77777777" w:rsidR="004E450C" w:rsidRPr="004E450C" w:rsidRDefault="004E450C" w:rsidP="0056544B">
            <w:pPr>
              <w:jc w:val="center"/>
              <w:rPr>
                <w:rFonts w:cs="Arial"/>
              </w:rPr>
            </w:pPr>
            <w:r w:rsidRPr="004E450C">
              <w:rPr>
                <w:rFonts w:cs="Arial"/>
              </w:rPr>
              <w:t>48</w:t>
            </w:r>
          </w:p>
        </w:tc>
        <w:tc>
          <w:tcPr>
            <w:tcW w:w="1080" w:type="dxa"/>
            <w:tcMar>
              <w:top w:w="105" w:type="dxa"/>
              <w:left w:w="150" w:type="dxa"/>
              <w:bottom w:w="105" w:type="dxa"/>
              <w:right w:w="150" w:type="dxa"/>
            </w:tcMar>
            <w:hideMark/>
          </w:tcPr>
          <w:p w14:paraId="6CE0ACF8" w14:textId="77777777" w:rsidR="004E450C" w:rsidRPr="004E450C" w:rsidRDefault="004E450C" w:rsidP="0056544B">
            <w:pPr>
              <w:jc w:val="center"/>
              <w:rPr>
                <w:rFonts w:cs="Arial"/>
              </w:rPr>
            </w:pPr>
            <w:r w:rsidRPr="004E450C">
              <w:rPr>
                <w:rFonts w:cs="Arial"/>
              </w:rPr>
              <w:t>4</w:t>
            </w:r>
          </w:p>
        </w:tc>
        <w:tc>
          <w:tcPr>
            <w:tcW w:w="900" w:type="dxa"/>
            <w:tcMar>
              <w:top w:w="105" w:type="dxa"/>
              <w:left w:w="150" w:type="dxa"/>
              <w:bottom w:w="105" w:type="dxa"/>
              <w:right w:w="150" w:type="dxa"/>
            </w:tcMar>
            <w:hideMark/>
          </w:tcPr>
          <w:p w14:paraId="0258A7E0" w14:textId="77777777" w:rsidR="004E450C" w:rsidRPr="004E450C" w:rsidRDefault="004E450C" w:rsidP="0056544B">
            <w:pPr>
              <w:jc w:val="center"/>
              <w:rPr>
                <w:rFonts w:cs="Arial"/>
              </w:rPr>
            </w:pPr>
            <w:r w:rsidRPr="004E450C">
              <w:rPr>
                <w:rFonts w:cs="Arial"/>
              </w:rPr>
              <w:t>N</w:t>
            </w:r>
          </w:p>
        </w:tc>
        <w:tc>
          <w:tcPr>
            <w:tcW w:w="6652" w:type="dxa"/>
            <w:tcMar>
              <w:top w:w="105" w:type="dxa"/>
              <w:left w:w="150" w:type="dxa"/>
              <w:bottom w:w="105" w:type="dxa"/>
              <w:right w:w="150" w:type="dxa"/>
            </w:tcMar>
            <w:hideMark/>
          </w:tcPr>
          <w:p w14:paraId="1E2CE091" w14:textId="77777777" w:rsidR="004E450C" w:rsidRPr="004E450C" w:rsidRDefault="004E450C" w:rsidP="00C02739">
            <w:pPr>
              <w:spacing w:after="120"/>
              <w:rPr>
                <w:rFonts w:cs="Arial"/>
              </w:rPr>
            </w:pPr>
            <w:r w:rsidRPr="00C47C10">
              <w:rPr>
                <w:rFonts w:cs="Arial"/>
                <w:b/>
                <w:bCs/>
              </w:rPr>
              <w:t>Summary Commodity Code</w:t>
            </w:r>
          </w:p>
          <w:p w14:paraId="3AAFEA41" w14:textId="77777777" w:rsidR="004E450C" w:rsidRPr="004E450C" w:rsidRDefault="004E450C" w:rsidP="00C47C10">
            <w:pPr>
              <w:rPr>
                <w:rFonts w:cs="Arial"/>
              </w:rPr>
            </w:pPr>
            <w:r w:rsidRPr="004E450C">
              <w:rPr>
                <w:rFonts w:cs="Arial"/>
              </w:rPr>
              <w:t>The summary commodity code.  Zero filled to the left so that the field is exactly 4 digits in length.</w:t>
            </w:r>
          </w:p>
        </w:tc>
      </w:tr>
    </w:tbl>
    <w:p w14:paraId="53C0C9CA" w14:textId="77777777" w:rsidR="004E450C" w:rsidRPr="004E450C" w:rsidRDefault="004E450C" w:rsidP="00B35069">
      <w:pPr>
        <w:shd w:val="clear" w:color="auto" w:fill="FFFFFF"/>
        <w:spacing w:before="150"/>
        <w:ind w:left="720"/>
        <w:rPr>
          <w:rFonts w:cs="Arial"/>
        </w:rPr>
      </w:pPr>
      <w:r w:rsidRPr="004E450C">
        <w:rPr>
          <w:rFonts w:cs="Arial"/>
        </w:rPr>
        <w:t>AN=Alphanumeric; N=Numeric</w:t>
      </w:r>
    </w:p>
    <w:p w14:paraId="260A32D6" w14:textId="77777777" w:rsidR="004E450C" w:rsidRDefault="004E450C" w:rsidP="00ED2E11">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04CF728" w14:textId="77777777" w:rsidR="00D43073" w:rsidRPr="004E450C" w:rsidRDefault="00D43073" w:rsidP="00D43073">
      <w:pPr>
        <w:shd w:val="clear" w:color="auto" w:fill="FFFFFF"/>
        <w:spacing w:before="150"/>
        <w:ind w:left="720"/>
        <w:rPr>
          <w:rFonts w:cs="Arial"/>
        </w:rPr>
      </w:pPr>
      <w:r w:rsidRPr="001B1F60">
        <w:rPr>
          <w:rFonts w:cs="Arial"/>
          <w:b/>
          <w:bCs/>
        </w:rPr>
        <w:t>Request:</w:t>
      </w:r>
      <w:r w:rsidRPr="004E450C">
        <w:rPr>
          <w:rFonts w:cs="Arial"/>
        </w:rPr>
        <w:t>  </w:t>
      </w:r>
      <w:r w:rsidR="00EB2C28">
        <w:rPr>
          <w:rFonts w:cs="Arial"/>
        </w:rPr>
        <w:tab/>
      </w:r>
      <w:r w:rsidRPr="004E450C">
        <w:rPr>
          <w:rFonts w:cs="Arial"/>
        </w:rPr>
        <w:t>Optional. Variable length of 30+ bytes, depending on the Card Type.</w:t>
      </w:r>
    </w:p>
    <w:p w14:paraId="53B2BB4E" w14:textId="77777777" w:rsidR="00D43073" w:rsidRPr="004E450C" w:rsidRDefault="00D43073" w:rsidP="00D43073">
      <w:pPr>
        <w:shd w:val="clear" w:color="auto" w:fill="FFFFFF"/>
        <w:spacing w:before="150"/>
        <w:ind w:left="720"/>
        <w:rPr>
          <w:rFonts w:cs="Arial"/>
        </w:rPr>
      </w:pPr>
      <w:r w:rsidRPr="001B1F60">
        <w:rPr>
          <w:rFonts w:cs="Arial"/>
          <w:b/>
          <w:bCs/>
        </w:rPr>
        <w:t>Response:</w:t>
      </w:r>
      <w:r w:rsidRPr="004E450C">
        <w:rPr>
          <w:rFonts w:cs="Arial"/>
        </w:rPr>
        <w:t>  </w:t>
      </w:r>
      <w:r w:rsidR="00EB2C28">
        <w:rPr>
          <w:rFonts w:cs="Arial"/>
        </w:rPr>
        <w:tab/>
      </w:r>
      <w:r w:rsidRPr="004E450C">
        <w:rPr>
          <w:rFonts w:cs="Arial"/>
        </w:rPr>
        <w:t>Not applicable.</w:t>
      </w:r>
    </w:p>
    <w:p w14:paraId="0AC89042" w14:textId="77777777" w:rsidR="00AB28FA" w:rsidRDefault="00AB28FA" w:rsidP="00A64376">
      <w:pPr>
        <w:tabs>
          <w:tab w:val="left" w:pos="0"/>
          <w:tab w:val="left" w:pos="720"/>
          <w:tab w:val="left" w:pos="1440"/>
          <w:tab w:val="left" w:pos="2160"/>
          <w:tab w:val="left" w:pos="2880"/>
          <w:tab w:val="left" w:pos="3600"/>
          <w:tab w:val="left" w:pos="4320"/>
        </w:tabs>
        <w:spacing w:line="240" w:lineRule="atLeast"/>
        <w:rPr>
          <w:snapToGrid w:val="0"/>
          <w:color w:val="000000"/>
        </w:rPr>
      </w:pPr>
    </w:p>
    <w:p w14:paraId="4B52DD30" w14:textId="77777777" w:rsidR="0016311F" w:rsidRDefault="0016311F">
      <w:pPr>
        <w:tabs>
          <w:tab w:val="left" w:pos="0"/>
          <w:tab w:val="left" w:pos="720"/>
          <w:tab w:val="left" w:pos="1440"/>
          <w:tab w:val="left" w:pos="2160"/>
          <w:tab w:val="left" w:pos="2880"/>
          <w:tab w:val="left" w:pos="3600"/>
          <w:tab w:val="left" w:pos="4320"/>
        </w:tabs>
        <w:spacing w:line="240" w:lineRule="atLeast"/>
        <w:rPr>
          <w:snapToGrid w:val="0"/>
          <w:color w:val="000000"/>
        </w:rPr>
      </w:pPr>
    </w:p>
    <w:p w14:paraId="44FC5088" w14:textId="77777777" w:rsidR="00E60785" w:rsidRDefault="00E60785" w:rsidP="00847896">
      <w:pPr>
        <w:pStyle w:val="Heading2"/>
        <w:rPr>
          <w:snapToGrid w:val="0"/>
        </w:rPr>
      </w:pPr>
      <w:bookmarkStart w:id="2660" w:name="_Toc30407725"/>
      <w:bookmarkStart w:id="2661" w:name="_Toc126079288"/>
      <w:r>
        <w:rPr>
          <w:snapToGrid w:val="0"/>
        </w:rPr>
        <w:t>SFID E – POS Entry Mode</w:t>
      </w:r>
      <w:bookmarkEnd w:id="2660"/>
      <w:bookmarkEnd w:id="2661"/>
    </w:p>
    <w:p w14:paraId="1EAA3FEF"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A code indicating the manner in which the card was read at the terminal. </w:t>
      </w:r>
    </w:p>
    <w:p w14:paraId="04637517" w14:textId="77777777" w:rsidR="009F74A2" w:rsidRDefault="009F74A2"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68FAED8" w14:textId="77777777" w:rsidR="009F74A2" w:rsidRDefault="00C21BB6" w:rsidP="00E60785">
      <w:pPr>
        <w:tabs>
          <w:tab w:val="left" w:pos="0"/>
          <w:tab w:val="left" w:pos="720"/>
          <w:tab w:val="left" w:pos="1440"/>
          <w:tab w:val="left" w:pos="2160"/>
          <w:tab w:val="left" w:pos="2880"/>
          <w:tab w:val="left" w:pos="3600"/>
          <w:tab w:val="left" w:pos="4320"/>
        </w:tabs>
        <w:spacing w:line="240" w:lineRule="atLeast"/>
        <w:ind w:left="720"/>
        <w:rPr>
          <w:rFonts w:cs="Arial"/>
          <w:snapToGrid w:val="0"/>
          <w:color w:val="000000"/>
        </w:rPr>
      </w:pPr>
      <w:r>
        <w:rPr>
          <w:snapToGrid w:val="0"/>
          <w:color w:val="000000"/>
        </w:rPr>
        <w:t>The terminal must include The POS entry mode in the request message.  The BASE24 returns the POS Entry Mode in the response (this may be updated).</w:t>
      </w:r>
      <w:r w:rsidR="009F74A2">
        <w:rPr>
          <w:snapToGrid w:val="0"/>
          <w:color w:val="000000"/>
        </w:rPr>
        <w:t xml:space="preserve"> </w:t>
      </w:r>
      <w:r w:rsidR="009F74A2">
        <w:rPr>
          <w:rFonts w:cs="Arial"/>
          <w:snapToGrid w:val="0"/>
          <w:color w:val="000000"/>
        </w:rPr>
        <w:t>For transactions not requiring a card read, the POS entry mode from the original transaction is required.</w:t>
      </w:r>
    </w:p>
    <w:p w14:paraId="01339D38"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34230D7D"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lastRenderedPageBreak/>
        <w:t xml:space="preserve">In the case of a pre-auth request approved online, the terminal must store the POS Entry mode with the pre-auth for use in the Completion message. If a pre-authorization response if received, the POS Entry Mode from the response must be stored.  </w:t>
      </w:r>
    </w:p>
    <w:p w14:paraId="3FC94B54"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285BAF78"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Pre-auth requests approved offline include EMV offline approvals and transactions approved via a voice call for authorization (Approval Code, FID F is present).  In the case of an offline pre-auth request the POS entry mode from the request must be stored.</w:t>
      </w:r>
    </w:p>
    <w:p w14:paraId="60675792"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Valid values for the first and second digits are as follows:</w:t>
      </w:r>
    </w:p>
    <w:p w14:paraId="77977917"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90D6DA1"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“00” </w:t>
      </w:r>
      <w:r w:rsidR="0056544B">
        <w:rPr>
          <w:snapToGrid w:val="0"/>
          <w:color w:val="000000"/>
        </w:rPr>
        <w:tab/>
      </w:r>
      <w:r>
        <w:rPr>
          <w:snapToGrid w:val="0"/>
          <w:color w:val="000000"/>
        </w:rPr>
        <w:t>= Unspecified</w:t>
      </w:r>
    </w:p>
    <w:p w14:paraId="63338025"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“01” </w:t>
      </w:r>
      <w:r w:rsidR="0056544B">
        <w:rPr>
          <w:snapToGrid w:val="0"/>
          <w:color w:val="000000"/>
        </w:rPr>
        <w:tab/>
      </w:r>
      <w:r>
        <w:rPr>
          <w:snapToGrid w:val="0"/>
          <w:color w:val="000000"/>
        </w:rPr>
        <w:t>= Manually</w:t>
      </w:r>
    </w:p>
    <w:p w14:paraId="49C7F04B"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“02” </w:t>
      </w:r>
      <w:r w:rsidR="0056544B">
        <w:rPr>
          <w:snapToGrid w:val="0"/>
          <w:color w:val="000000"/>
        </w:rPr>
        <w:tab/>
      </w:r>
      <w:r>
        <w:rPr>
          <w:snapToGrid w:val="0"/>
          <w:color w:val="000000"/>
        </w:rPr>
        <w:t>= Magnetic stripe</w:t>
      </w:r>
    </w:p>
    <w:p w14:paraId="165A59D2"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“03” </w:t>
      </w:r>
      <w:r w:rsidR="0056544B">
        <w:rPr>
          <w:snapToGrid w:val="0"/>
          <w:color w:val="000000"/>
        </w:rPr>
        <w:tab/>
      </w:r>
      <w:r>
        <w:rPr>
          <w:snapToGrid w:val="0"/>
          <w:color w:val="000000"/>
        </w:rPr>
        <w:t>= Bar code</w:t>
      </w:r>
    </w:p>
    <w:p w14:paraId="23348856"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“04” </w:t>
      </w:r>
      <w:r w:rsidR="0056544B">
        <w:rPr>
          <w:snapToGrid w:val="0"/>
          <w:color w:val="000000"/>
        </w:rPr>
        <w:tab/>
      </w:r>
      <w:r>
        <w:rPr>
          <w:snapToGrid w:val="0"/>
          <w:color w:val="000000"/>
        </w:rPr>
        <w:t>= OCR</w:t>
      </w:r>
    </w:p>
    <w:p w14:paraId="315F03D0"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“05” </w:t>
      </w:r>
      <w:r w:rsidR="0056544B">
        <w:rPr>
          <w:snapToGrid w:val="0"/>
          <w:color w:val="000000"/>
        </w:rPr>
        <w:tab/>
      </w:r>
      <w:r>
        <w:rPr>
          <w:snapToGrid w:val="0"/>
          <w:color w:val="000000"/>
        </w:rPr>
        <w:t>= Integrated circuit card</w:t>
      </w:r>
    </w:p>
    <w:p w14:paraId="252221B9" w14:textId="77777777" w:rsidR="008A2D27" w:rsidRDefault="008A2D27">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“0</w:t>
      </w:r>
      <w:r w:rsidR="003F7CE9">
        <w:rPr>
          <w:snapToGrid w:val="0"/>
          <w:color w:val="000000"/>
        </w:rPr>
        <w:t>7</w:t>
      </w:r>
      <w:r>
        <w:rPr>
          <w:snapToGrid w:val="0"/>
          <w:color w:val="000000"/>
        </w:rPr>
        <w:t xml:space="preserve">” </w:t>
      </w:r>
      <w:r w:rsidR="0056544B">
        <w:rPr>
          <w:snapToGrid w:val="0"/>
          <w:color w:val="000000"/>
        </w:rPr>
        <w:tab/>
      </w:r>
      <w:r>
        <w:rPr>
          <w:snapToGrid w:val="0"/>
          <w:color w:val="000000"/>
        </w:rPr>
        <w:t>= Contactless Integrated circuit card</w:t>
      </w:r>
    </w:p>
    <w:p w14:paraId="297483E9" w14:textId="77777777" w:rsidR="00130008" w:rsidRDefault="00130008" w:rsidP="00130008">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 xml:space="preserve">“91” </w:t>
      </w:r>
      <w:r w:rsidR="0056544B">
        <w:rPr>
          <w:snapToGrid w:val="0"/>
          <w:color w:val="000000"/>
        </w:rPr>
        <w:tab/>
      </w:r>
      <w:r>
        <w:rPr>
          <w:snapToGrid w:val="0"/>
          <w:color w:val="000000"/>
        </w:rPr>
        <w:t>= Contactless Magnetic stripe read</w:t>
      </w:r>
    </w:p>
    <w:p w14:paraId="75F542FB" w14:textId="77777777" w:rsidR="00130008" w:rsidRDefault="005E790E">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"09" </w:t>
      </w:r>
      <w:r w:rsidR="0056544B">
        <w:rPr>
          <w:snapToGrid w:val="0"/>
          <w:color w:val="000000"/>
        </w:rPr>
        <w:tab/>
      </w:r>
      <w:r>
        <w:rPr>
          <w:snapToGrid w:val="0"/>
          <w:color w:val="000000"/>
        </w:rPr>
        <w:t>= PAN entry via electronic commerce, including remote chip</w:t>
      </w:r>
      <w:r w:rsidR="00E47A96">
        <w:rPr>
          <w:snapToGrid w:val="0"/>
          <w:color w:val="000000"/>
        </w:rPr>
        <w:t xml:space="preserve"> (In-App Full EMV)</w:t>
      </w:r>
    </w:p>
    <w:p w14:paraId="5D178002"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“06–60” = Reserved for ISO use</w:t>
      </w:r>
    </w:p>
    <w:p w14:paraId="6996AB0F"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“61–80” = Reserved for national use</w:t>
      </w:r>
    </w:p>
    <w:p w14:paraId="542D5296"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“81–</w:t>
      </w:r>
      <w:r w:rsidR="00130008">
        <w:rPr>
          <w:snapToGrid w:val="0"/>
          <w:color w:val="000000"/>
        </w:rPr>
        <w:t>90</w:t>
      </w:r>
      <w:r>
        <w:rPr>
          <w:snapToGrid w:val="0"/>
          <w:color w:val="000000"/>
        </w:rPr>
        <w:t>” = Reserved for private use</w:t>
      </w:r>
    </w:p>
    <w:p w14:paraId="69C63329" w14:textId="77777777" w:rsidR="00C21BB6" w:rsidRDefault="00C21BB6" w:rsidP="0019450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“92–99” = Reserved for private use</w:t>
      </w:r>
    </w:p>
    <w:p w14:paraId="73A59098"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31A91C38"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Valid values for the third digit are as follows:</w:t>
      </w:r>
    </w:p>
    <w:p w14:paraId="3FAC53B4"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5114058B"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 </w:t>
      </w:r>
      <w:r w:rsidR="0056544B">
        <w:rPr>
          <w:snapToGrid w:val="0"/>
          <w:color w:val="000000"/>
        </w:rPr>
        <w:tab/>
      </w:r>
      <w:r>
        <w:rPr>
          <w:snapToGrid w:val="0"/>
          <w:color w:val="000000"/>
        </w:rPr>
        <w:t>= Unspecified</w:t>
      </w:r>
    </w:p>
    <w:p w14:paraId="08258795"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“1” </w:t>
      </w:r>
      <w:r w:rsidR="0056544B">
        <w:rPr>
          <w:snapToGrid w:val="0"/>
          <w:color w:val="000000"/>
        </w:rPr>
        <w:tab/>
      </w:r>
      <w:r>
        <w:rPr>
          <w:snapToGrid w:val="0"/>
          <w:color w:val="000000"/>
        </w:rPr>
        <w:t>= PIN entry capability</w:t>
      </w:r>
    </w:p>
    <w:p w14:paraId="22CF09B1"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“2” </w:t>
      </w:r>
      <w:r w:rsidR="0056544B">
        <w:rPr>
          <w:snapToGrid w:val="0"/>
          <w:color w:val="000000"/>
        </w:rPr>
        <w:tab/>
      </w:r>
      <w:r>
        <w:rPr>
          <w:snapToGrid w:val="0"/>
          <w:color w:val="000000"/>
        </w:rPr>
        <w:t>= No PIN entry capability</w:t>
      </w:r>
    </w:p>
    <w:p w14:paraId="7BB3855E"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“3–5” </w:t>
      </w:r>
      <w:r w:rsidR="0056544B">
        <w:rPr>
          <w:snapToGrid w:val="0"/>
          <w:color w:val="000000"/>
        </w:rPr>
        <w:tab/>
      </w:r>
      <w:r>
        <w:rPr>
          <w:snapToGrid w:val="0"/>
          <w:color w:val="000000"/>
        </w:rPr>
        <w:t>= Reserved for ISO use</w:t>
      </w:r>
    </w:p>
    <w:p w14:paraId="31105E96"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“6–7” </w:t>
      </w:r>
      <w:r w:rsidR="0056544B">
        <w:rPr>
          <w:snapToGrid w:val="0"/>
          <w:color w:val="000000"/>
        </w:rPr>
        <w:tab/>
      </w:r>
      <w:r>
        <w:rPr>
          <w:snapToGrid w:val="0"/>
          <w:color w:val="000000"/>
        </w:rPr>
        <w:t>= Reserved for national use</w:t>
      </w:r>
    </w:p>
    <w:p w14:paraId="5C0968A6"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“8–9” </w:t>
      </w:r>
      <w:r w:rsidR="0056544B">
        <w:rPr>
          <w:snapToGrid w:val="0"/>
          <w:color w:val="000000"/>
        </w:rPr>
        <w:tab/>
      </w:r>
      <w:r>
        <w:rPr>
          <w:snapToGrid w:val="0"/>
          <w:color w:val="000000"/>
        </w:rPr>
        <w:t>= Reserved for private use</w:t>
      </w:r>
    </w:p>
    <w:p w14:paraId="70007F12"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5E17BC6A"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For EMV transactions, the first two digits of this field must be set to a value of “05” and the third digit must be set to a value of 0, 1, or 2.</w:t>
      </w:r>
    </w:p>
    <w:p w14:paraId="4FA4177B"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3279364C" w14:textId="77777777" w:rsidTr="00BF3D72">
        <w:tc>
          <w:tcPr>
            <w:tcW w:w="2335" w:type="dxa"/>
          </w:tcPr>
          <w:p w14:paraId="6525B5E1" w14:textId="77777777" w:rsidR="0056544B" w:rsidRDefault="0056544B" w:rsidP="00BF3D72">
            <w:pPr>
              <w:spacing w:after="120"/>
              <w:rPr>
                <w:b/>
                <w:snapToGrid w:val="0"/>
              </w:rPr>
            </w:pPr>
            <w:r>
              <w:rPr>
                <w:b/>
                <w:snapToGrid w:val="0"/>
              </w:rPr>
              <w:t>Request</w:t>
            </w:r>
          </w:p>
        </w:tc>
        <w:tc>
          <w:tcPr>
            <w:tcW w:w="7105" w:type="dxa"/>
          </w:tcPr>
          <w:p w14:paraId="72BF5DAA" w14:textId="77777777" w:rsidR="0056544B" w:rsidRDefault="0056544B" w:rsidP="00BF3D72">
            <w:pPr>
              <w:rPr>
                <w:b/>
                <w:snapToGrid w:val="0"/>
              </w:rPr>
            </w:pPr>
            <w:r>
              <w:rPr>
                <w:snapToGrid w:val="0"/>
                <w:color w:val="000000"/>
              </w:rPr>
              <w:t>Required Fixed length of 3 bytes.</w:t>
            </w:r>
          </w:p>
        </w:tc>
      </w:tr>
      <w:tr w:rsidR="0056544B" w14:paraId="2F752666" w14:textId="77777777" w:rsidTr="00BF3D72">
        <w:tc>
          <w:tcPr>
            <w:tcW w:w="2335" w:type="dxa"/>
          </w:tcPr>
          <w:p w14:paraId="6F24DF0B" w14:textId="77777777" w:rsidR="0056544B" w:rsidRDefault="0056544B" w:rsidP="00BF3D72">
            <w:pPr>
              <w:spacing w:after="120"/>
              <w:rPr>
                <w:b/>
                <w:snapToGrid w:val="0"/>
              </w:rPr>
            </w:pPr>
            <w:r>
              <w:rPr>
                <w:b/>
                <w:snapToGrid w:val="0"/>
              </w:rPr>
              <w:t>Response</w:t>
            </w:r>
          </w:p>
        </w:tc>
        <w:tc>
          <w:tcPr>
            <w:tcW w:w="7105" w:type="dxa"/>
          </w:tcPr>
          <w:p w14:paraId="748D963D" w14:textId="77777777" w:rsid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3 bytes. This field is always returned in the response when FID “6” is present.</w:t>
            </w:r>
          </w:p>
          <w:p w14:paraId="76C99C11" w14:textId="77777777" w:rsidR="0056544B" w:rsidRPr="008F0357" w:rsidRDefault="0056544B" w:rsidP="00BF3D72">
            <w:pPr>
              <w:rPr>
                <w:b/>
                <w:bCs/>
                <w:snapToGrid w:val="0"/>
              </w:rPr>
            </w:pPr>
          </w:p>
        </w:tc>
      </w:tr>
      <w:tr w:rsidR="0056544B" w14:paraId="323156B9" w14:textId="77777777" w:rsidTr="00BF3D72">
        <w:tc>
          <w:tcPr>
            <w:tcW w:w="2335" w:type="dxa"/>
          </w:tcPr>
          <w:p w14:paraId="3C4ED206" w14:textId="77777777" w:rsidR="0056544B" w:rsidRDefault="0056544B" w:rsidP="00BF3D72">
            <w:pPr>
              <w:spacing w:after="120"/>
              <w:rPr>
                <w:b/>
                <w:snapToGrid w:val="0"/>
              </w:rPr>
            </w:pPr>
            <w:r w:rsidRPr="00FB4BC9">
              <w:rPr>
                <w:rFonts w:cs="Arial"/>
                <w:b/>
                <w:bCs/>
                <w:lang w:val="en-CA"/>
              </w:rPr>
              <w:t>Internal Field</w:t>
            </w:r>
          </w:p>
        </w:tc>
        <w:tc>
          <w:tcPr>
            <w:tcW w:w="7105" w:type="dxa"/>
          </w:tcPr>
          <w:p w14:paraId="36DC0825" w14:textId="77777777" w:rsidR="0056544B" w:rsidRDefault="0056544B" w:rsidP="00BF3D72">
            <w:pPr>
              <w:rPr>
                <w:b/>
                <w:snapToGrid w:val="0"/>
              </w:rPr>
            </w:pPr>
            <w:r w:rsidRPr="006310D0">
              <w:rPr>
                <w:rFonts w:cs="Arial"/>
                <w:bCs/>
                <w:snapToGrid w:val="0"/>
              </w:rPr>
              <w:t>PSTM.PT-SRV-ENTRY-MDE</w:t>
            </w:r>
          </w:p>
        </w:tc>
      </w:tr>
    </w:tbl>
    <w:p w14:paraId="29D8C489" w14:textId="77777777" w:rsidR="0056544B" w:rsidRDefault="0056544B"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BF880A0"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76B778F" w14:textId="77777777" w:rsidR="006310D0" w:rsidRDefault="006310D0" w:rsidP="00847896">
      <w:pPr>
        <w:pStyle w:val="Heading2"/>
        <w:rPr>
          <w:snapToGrid w:val="0"/>
        </w:rPr>
      </w:pPr>
      <w:bookmarkStart w:id="2662" w:name="_Toc30407726"/>
      <w:bookmarkStart w:id="2663" w:name="_Toc126079289"/>
      <w:r>
        <w:rPr>
          <w:snapToGrid w:val="0"/>
        </w:rPr>
        <w:lastRenderedPageBreak/>
        <w:t>SFID F – Electronic Commerce Flag</w:t>
      </w:r>
      <w:bookmarkEnd w:id="2662"/>
      <w:bookmarkEnd w:id="2663"/>
    </w:p>
    <w:p w14:paraId="40D65F1F"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electronic commerce</w:t>
      </w:r>
      <w:r w:rsidR="002846F9">
        <w:rPr>
          <w:snapToGrid w:val="0"/>
          <w:color w:val="000000"/>
        </w:rPr>
        <w:t xml:space="preserve"> flag subfield contains codes to identify electronic commerce,</w:t>
      </w:r>
      <w:r>
        <w:rPr>
          <w:snapToGrid w:val="0"/>
          <w:color w:val="000000"/>
        </w:rPr>
        <w:t>, mail</w:t>
      </w:r>
      <w:r w:rsidR="002846F9">
        <w:rPr>
          <w:snapToGrid w:val="0"/>
          <w:color w:val="000000"/>
        </w:rPr>
        <w:t xml:space="preserve"> or </w:t>
      </w:r>
      <w:r>
        <w:rPr>
          <w:snapToGrid w:val="0"/>
          <w:color w:val="000000"/>
        </w:rPr>
        <w:t>telephone order</w:t>
      </w:r>
      <w:r w:rsidR="002846F9">
        <w:rPr>
          <w:snapToGrid w:val="0"/>
          <w:color w:val="000000"/>
        </w:rPr>
        <w:t xml:space="preserve"> transactions</w:t>
      </w:r>
      <w:r>
        <w:rPr>
          <w:snapToGrid w:val="0"/>
          <w:color w:val="000000"/>
        </w:rPr>
        <w:t xml:space="preserve">, </w:t>
      </w:r>
      <w:r w:rsidR="002846F9">
        <w:rPr>
          <w:snapToGrid w:val="0"/>
          <w:color w:val="000000"/>
        </w:rPr>
        <w:t xml:space="preserve">and </w:t>
      </w:r>
      <w:r>
        <w:rPr>
          <w:snapToGrid w:val="0"/>
          <w:color w:val="000000"/>
        </w:rPr>
        <w:t>recurring payment</w:t>
      </w:r>
      <w:r w:rsidR="002846F9">
        <w:rPr>
          <w:snapToGrid w:val="0"/>
          <w:color w:val="000000"/>
        </w:rPr>
        <w:t>s.</w:t>
      </w:r>
      <w:r>
        <w:rPr>
          <w:snapToGrid w:val="0"/>
          <w:color w:val="000000"/>
        </w:rPr>
        <w:t xml:space="preserve"> </w:t>
      </w:r>
    </w:p>
    <w:p w14:paraId="7B0C0E9C"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8997B86"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format is as follows:</w:t>
      </w:r>
    </w:p>
    <w:p w14:paraId="5324791A"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Electronic Commerce Flag</w:t>
      </w:r>
      <w:r>
        <w:rPr>
          <w:snapToGrid w:val="0"/>
          <w:color w:val="000000"/>
        </w:rPr>
        <w:tab/>
      </w:r>
      <w:r>
        <w:rPr>
          <w:snapToGrid w:val="0"/>
          <w:color w:val="000000"/>
        </w:rPr>
        <w:tab/>
      </w:r>
      <w:r>
        <w:rPr>
          <w:snapToGrid w:val="0"/>
          <w:color w:val="000000"/>
        </w:rPr>
        <w:tab/>
        <w:t>PIC X</w:t>
      </w:r>
    </w:p>
    <w:p w14:paraId="3946C7D7"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Recurring Payment Indicator</w:t>
      </w:r>
      <w:r>
        <w:rPr>
          <w:snapToGrid w:val="0"/>
          <w:color w:val="000000"/>
        </w:rPr>
        <w:tab/>
      </w:r>
      <w:r>
        <w:rPr>
          <w:snapToGrid w:val="0"/>
          <w:color w:val="000000"/>
        </w:rPr>
        <w:tab/>
      </w:r>
      <w:r w:rsidR="00AF4E94">
        <w:rPr>
          <w:snapToGrid w:val="0"/>
          <w:color w:val="000000"/>
        </w:rPr>
        <w:tab/>
      </w:r>
      <w:r>
        <w:rPr>
          <w:snapToGrid w:val="0"/>
          <w:color w:val="000000"/>
        </w:rPr>
        <w:t>PIC X</w:t>
      </w:r>
    </w:p>
    <w:p w14:paraId="6B6D646F"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EB2F4A7" w14:textId="77777777"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Valid values for </w:t>
      </w:r>
      <w:r w:rsidRPr="00711941">
        <w:rPr>
          <w:b/>
          <w:bCs/>
          <w:snapToGrid w:val="0"/>
          <w:color w:val="000000"/>
        </w:rPr>
        <w:t>electronic commerce flag</w:t>
      </w:r>
      <w:r>
        <w:rPr>
          <w:snapToGrid w:val="0"/>
          <w:color w:val="000000"/>
        </w:rPr>
        <w:t xml:space="preserve"> are as follows:</w:t>
      </w:r>
    </w:p>
    <w:p w14:paraId="12608E1A" w14:textId="36E12A98"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772BE47A" w14:textId="4303A724" w:rsidR="00DE7515" w:rsidRDefault="00DE7515" w:rsidP="00DE7515">
      <w:pPr>
        <w:tabs>
          <w:tab w:val="left" w:pos="0"/>
          <w:tab w:val="left" w:pos="720"/>
          <w:tab w:val="left" w:pos="1440"/>
          <w:tab w:val="left" w:pos="2160"/>
          <w:tab w:val="left" w:pos="2880"/>
          <w:tab w:val="left" w:pos="3600"/>
          <w:tab w:val="left" w:pos="4320"/>
        </w:tabs>
        <w:spacing w:line="240" w:lineRule="atLeast"/>
        <w:ind w:left="720"/>
        <w:rPr>
          <w:b/>
          <w:bCs/>
          <w:snapToGrid w:val="0"/>
          <w:color w:val="000000"/>
        </w:rPr>
      </w:pPr>
      <w:r>
        <w:rPr>
          <w:b/>
          <w:bCs/>
          <w:snapToGrid w:val="0"/>
          <w:color w:val="000000"/>
        </w:rPr>
        <w:t>Position 1 - Electronic Commerce</w:t>
      </w:r>
    </w:p>
    <w:p w14:paraId="60ED6E83" w14:textId="5B71D7CA" w:rsidR="00FA3FFB" w:rsidRDefault="00FA3FFB" w:rsidP="00FA3FF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Valid values for electronic commerce flag are as follows:</w:t>
      </w:r>
    </w:p>
    <w:p w14:paraId="3970410B" w14:textId="77777777" w:rsidR="00FA3FFB" w:rsidRPr="00FA3FFB" w:rsidRDefault="00FA3FFB" w:rsidP="00FA3FF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D383059"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“0” = Not an electronic commerce transaction</w:t>
      </w:r>
    </w:p>
    <w:p w14:paraId="0FA382F4"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“1” = Single mail/telephone order transaction</w:t>
      </w:r>
    </w:p>
    <w:p w14:paraId="0EE37C19"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“2” = Recurring mail/telephone order transaction</w:t>
      </w:r>
    </w:p>
    <w:p w14:paraId="481C7A10"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“3” = Mail/telephone order installment payment</w:t>
      </w:r>
    </w:p>
    <w:p w14:paraId="07838D62"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“4” = Mail/telephone order unknown classification</w:t>
      </w:r>
    </w:p>
    <w:p w14:paraId="5CD3ACB6"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“5” = Secure electronic transaction with cardholder certificate</w:t>
      </w:r>
    </w:p>
    <w:p w14:paraId="3F95A03A"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“6” = Secure electronic transaction without cardholder certificate</w:t>
      </w:r>
    </w:p>
    <w:p w14:paraId="6A30B04D"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“7” = Channel-encrypted electronic commerce transaction</w:t>
      </w:r>
    </w:p>
    <w:p w14:paraId="68E87501"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“8” = Nonsecure electronic commerce transaction</w:t>
      </w:r>
    </w:p>
    <w:p w14:paraId="38DD8AF2" w14:textId="77777777" w:rsidR="00C21BB6" w:rsidRDefault="00C21BB6" w:rsidP="00721515">
      <w:pPr>
        <w:tabs>
          <w:tab w:val="left" w:pos="0"/>
          <w:tab w:val="left" w:pos="720"/>
          <w:tab w:val="left" w:pos="1440"/>
          <w:tab w:val="left" w:pos="2160"/>
          <w:tab w:val="left" w:pos="2880"/>
          <w:tab w:val="left" w:pos="3600"/>
          <w:tab w:val="left" w:pos="4320"/>
        </w:tabs>
        <w:spacing w:line="240" w:lineRule="atLeast"/>
        <w:ind w:left="1440" w:hanging="720"/>
        <w:rPr>
          <w:snapToGrid w:val="0"/>
          <w:color w:val="000000"/>
        </w:rPr>
      </w:pPr>
      <w:r>
        <w:rPr>
          <w:snapToGrid w:val="0"/>
          <w:color w:val="000000"/>
        </w:rPr>
        <w:t xml:space="preserve">“9” = Non-authenticated security transaction that does not comply with SET (Secure </w:t>
      </w:r>
    </w:p>
    <w:p w14:paraId="262828C1" w14:textId="77777777" w:rsidR="00183F27" w:rsidRDefault="00721515" w:rsidP="00721515">
      <w:pPr>
        <w:tabs>
          <w:tab w:val="left" w:pos="0"/>
          <w:tab w:val="left" w:pos="720"/>
          <w:tab w:val="left" w:pos="1440"/>
          <w:tab w:val="left" w:pos="2160"/>
          <w:tab w:val="left" w:pos="2880"/>
          <w:tab w:val="left" w:pos="3600"/>
          <w:tab w:val="left" w:pos="4320"/>
        </w:tabs>
        <w:spacing w:line="240" w:lineRule="atLeast"/>
        <w:ind w:left="720" w:hanging="720"/>
        <w:rPr>
          <w:snapToGrid w:val="0"/>
          <w:color w:val="000000"/>
        </w:rPr>
      </w:pPr>
      <w:r>
        <w:rPr>
          <w:snapToGrid w:val="0"/>
          <w:color w:val="000000"/>
        </w:rPr>
        <w:tab/>
        <w:t xml:space="preserve">        </w:t>
      </w:r>
      <w:r w:rsidR="00C21BB6">
        <w:rPr>
          <w:snapToGrid w:val="0"/>
          <w:color w:val="000000"/>
        </w:rPr>
        <w:t>Electronic Transaction) and the Merchant is SET-capable</w:t>
      </w:r>
    </w:p>
    <w:p w14:paraId="6DB0287C"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A7CFCAF" w14:textId="6C300AC4" w:rsidR="00FA3FFB" w:rsidRPr="00FA3FFB" w:rsidRDefault="00FA3FFB" w:rsidP="00E60785">
      <w:pPr>
        <w:tabs>
          <w:tab w:val="left" w:pos="0"/>
          <w:tab w:val="left" w:pos="720"/>
          <w:tab w:val="left" w:pos="1440"/>
          <w:tab w:val="left" w:pos="2160"/>
          <w:tab w:val="left" w:pos="2880"/>
          <w:tab w:val="left" w:pos="3600"/>
          <w:tab w:val="left" w:pos="4320"/>
        </w:tabs>
        <w:spacing w:line="240" w:lineRule="atLeast"/>
        <w:ind w:left="720"/>
        <w:rPr>
          <w:b/>
          <w:bCs/>
          <w:snapToGrid w:val="0"/>
          <w:color w:val="000000"/>
        </w:rPr>
      </w:pPr>
      <w:r>
        <w:rPr>
          <w:b/>
          <w:bCs/>
          <w:snapToGrid w:val="0"/>
          <w:color w:val="000000"/>
        </w:rPr>
        <w:t>Position 2 – Payment Indicator</w:t>
      </w:r>
    </w:p>
    <w:p w14:paraId="1A0E1BFA" w14:textId="01FDE11A" w:rsidR="00C21BB6" w:rsidRDefault="00AF4E94"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w:t>
      </w:r>
      <w:r w:rsidR="00C21BB6">
        <w:rPr>
          <w:snapToGrid w:val="0"/>
          <w:color w:val="000000"/>
        </w:rPr>
        <w:t xml:space="preserve"> recurring </w:t>
      </w:r>
      <w:r w:rsidR="00C21BB6" w:rsidRPr="00711941">
        <w:rPr>
          <w:b/>
          <w:bCs/>
          <w:snapToGrid w:val="0"/>
          <w:color w:val="000000"/>
        </w:rPr>
        <w:t>payment indicator</w:t>
      </w:r>
      <w:r>
        <w:rPr>
          <w:snapToGrid w:val="0"/>
          <w:color w:val="000000"/>
        </w:rPr>
        <w:t xml:space="preserve"> field will be</w:t>
      </w:r>
      <w:r w:rsidR="00B86D06">
        <w:rPr>
          <w:snapToGrid w:val="0"/>
          <w:color w:val="000000"/>
        </w:rPr>
        <w:t xml:space="preserve"> also</w:t>
      </w:r>
      <w:r>
        <w:rPr>
          <w:snapToGrid w:val="0"/>
          <w:color w:val="000000"/>
        </w:rPr>
        <w:t xml:space="preserve"> used to identify Merchant Initiated Transactions (MIT)</w:t>
      </w:r>
      <w:r w:rsidR="00FA3FFB">
        <w:rPr>
          <w:snapToGrid w:val="0"/>
          <w:color w:val="000000"/>
        </w:rPr>
        <w:t>.</w:t>
      </w:r>
    </w:p>
    <w:p w14:paraId="29A2CF6E" w14:textId="65FC7637" w:rsidR="00FA3FFB" w:rsidRDefault="00FA3FFB"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21501238" w14:textId="7B172F51" w:rsidR="00FA3FFB" w:rsidRDefault="00FA3FFB"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As per October 2022 acceptance solutions will need to identify if a recurring payment transaction is:</w:t>
      </w:r>
    </w:p>
    <w:p w14:paraId="437F3907" w14:textId="357C1EE2" w:rsidR="00FA3FFB" w:rsidRDefault="00FA3FFB" w:rsidP="00F12805">
      <w:pPr>
        <w:pStyle w:val="ListParagraph"/>
        <w:numPr>
          <w:ilvl w:val="0"/>
          <w:numId w:val="182"/>
        </w:num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Standing Order (variable amount and fixed frequency, for example utility payments)</w:t>
      </w:r>
    </w:p>
    <w:p w14:paraId="75B9A535" w14:textId="4DA473E8" w:rsidR="00FA3FFB" w:rsidRDefault="00FA3FFB" w:rsidP="00F12805">
      <w:pPr>
        <w:pStyle w:val="ListParagraph"/>
        <w:numPr>
          <w:ilvl w:val="0"/>
          <w:numId w:val="182"/>
        </w:num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Subscription (fixed amount and frequency, for example newspaper subscription</w:t>
      </w:r>
    </w:p>
    <w:p w14:paraId="38FF6A5E" w14:textId="23B4A316" w:rsidR="00FA3FFB" w:rsidRDefault="00FA3FFB" w:rsidP="00FA3FFB">
      <w:pPr>
        <w:tabs>
          <w:tab w:val="left" w:pos="0"/>
          <w:tab w:val="left" w:pos="720"/>
          <w:tab w:val="left" w:pos="1440"/>
          <w:tab w:val="left" w:pos="2160"/>
          <w:tab w:val="left" w:pos="2880"/>
          <w:tab w:val="left" w:pos="3600"/>
          <w:tab w:val="left" w:pos="4320"/>
        </w:tabs>
        <w:spacing w:line="240" w:lineRule="atLeast"/>
        <w:rPr>
          <w:snapToGrid w:val="0"/>
          <w:color w:val="000000"/>
        </w:rPr>
      </w:pPr>
    </w:p>
    <w:p w14:paraId="63E15290" w14:textId="0DA608BA" w:rsidR="00FA3FFB" w:rsidRPr="00FA3FFB" w:rsidRDefault="00FA3FFB" w:rsidP="00FA3FF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If present valid values are:</w:t>
      </w:r>
    </w:p>
    <w:p w14:paraId="2A541446"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769A7BB9"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 xml:space="preserve">“0” = Not </w:t>
      </w:r>
      <w:r w:rsidR="007E36B9">
        <w:rPr>
          <w:snapToGrid w:val="0"/>
          <w:color w:val="000000"/>
        </w:rPr>
        <w:t>Merchant Initiated</w:t>
      </w:r>
    </w:p>
    <w:p w14:paraId="1F894E30" w14:textId="4D1D71C9"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b/>
        <w:t>“1” = Recurring payment</w:t>
      </w:r>
      <w:r w:rsidR="00FA3FFB">
        <w:rPr>
          <w:snapToGrid w:val="0"/>
          <w:color w:val="000000"/>
        </w:rPr>
        <w:t xml:space="preserve"> – Standing Order (variable amount fixed frequency) *</w:t>
      </w:r>
    </w:p>
    <w:p w14:paraId="71894327" w14:textId="01557B50"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"2" = Installment payment </w:t>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r w:rsidR="00FA3FFB">
        <w:rPr>
          <w:snapToGrid w:val="0"/>
          <w:color w:val="000000"/>
        </w:rPr>
        <w:tab/>
      </w:r>
      <w:r w:rsidR="00FA3FFB">
        <w:rPr>
          <w:snapToGrid w:val="0"/>
          <w:color w:val="000000"/>
        </w:rPr>
        <w:tab/>
      </w:r>
      <w:r w:rsidR="00FA3FFB">
        <w:rPr>
          <w:snapToGrid w:val="0"/>
          <w:color w:val="000000"/>
        </w:rPr>
        <w:tab/>
      </w:r>
      <w:r w:rsidR="0057197C">
        <w:rPr>
          <w:snapToGrid w:val="0"/>
          <w:color w:val="000000"/>
        </w:rPr>
        <w:t>***Future</w:t>
      </w:r>
    </w:p>
    <w:p w14:paraId="39E22674" w14:textId="77777777"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"3" = Unscheduled stored credential transactions</w:t>
      </w:r>
      <w:r w:rsidR="007E36B9">
        <w:rPr>
          <w:snapToGrid w:val="0"/>
          <w:color w:val="000000"/>
        </w:rPr>
        <w:t xml:space="preserve"> </w:t>
      </w:r>
      <w:r w:rsidR="007D49BE">
        <w:rPr>
          <w:snapToGrid w:val="0"/>
          <w:color w:val="000000"/>
        </w:rPr>
        <w:tab/>
      </w:r>
    </w:p>
    <w:p w14:paraId="33EA1093" w14:textId="28410826"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"A" = Reauthorize for full amount</w:t>
      </w:r>
      <w:r w:rsidR="006C4493">
        <w:rPr>
          <w:snapToGrid w:val="0"/>
          <w:color w:val="000000"/>
        </w:rPr>
        <w:t xml:space="preserve"> </w:t>
      </w:r>
      <w:r w:rsidR="007D49BE">
        <w:rPr>
          <w:snapToGrid w:val="0"/>
          <w:color w:val="000000"/>
        </w:rPr>
        <w:tab/>
      </w:r>
      <w:r w:rsidR="007D49BE">
        <w:rPr>
          <w:snapToGrid w:val="0"/>
          <w:color w:val="000000"/>
        </w:rPr>
        <w:tab/>
      </w:r>
      <w:r w:rsidR="007D49BE">
        <w:rPr>
          <w:snapToGrid w:val="0"/>
          <w:color w:val="000000"/>
        </w:rPr>
        <w:tab/>
      </w:r>
      <w:r w:rsidR="00FA3FFB">
        <w:rPr>
          <w:snapToGrid w:val="0"/>
          <w:color w:val="000000"/>
        </w:rPr>
        <w:tab/>
      </w:r>
      <w:r w:rsidR="00FA3FFB">
        <w:rPr>
          <w:snapToGrid w:val="0"/>
          <w:color w:val="000000"/>
        </w:rPr>
        <w:tab/>
      </w:r>
      <w:r w:rsidR="00FA3FFB">
        <w:rPr>
          <w:snapToGrid w:val="0"/>
          <w:color w:val="000000"/>
        </w:rPr>
        <w:tab/>
      </w:r>
      <w:r w:rsidR="006C4493">
        <w:rPr>
          <w:snapToGrid w:val="0"/>
          <w:color w:val="000000"/>
        </w:rPr>
        <w:t>***Future</w:t>
      </w:r>
    </w:p>
    <w:p w14:paraId="358AA87A" w14:textId="151DB755"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"D" = Delayed charges </w:t>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r w:rsidR="00FA3FFB">
        <w:rPr>
          <w:snapToGrid w:val="0"/>
          <w:color w:val="000000"/>
        </w:rPr>
        <w:tab/>
      </w:r>
      <w:r w:rsidR="00FA3FFB">
        <w:rPr>
          <w:snapToGrid w:val="0"/>
          <w:color w:val="000000"/>
        </w:rPr>
        <w:tab/>
      </w:r>
      <w:r w:rsidR="00FA3FFB">
        <w:rPr>
          <w:snapToGrid w:val="0"/>
          <w:color w:val="000000"/>
        </w:rPr>
        <w:tab/>
      </w:r>
      <w:r>
        <w:rPr>
          <w:snapToGrid w:val="0"/>
          <w:color w:val="000000"/>
        </w:rPr>
        <w:t>***Future</w:t>
      </w:r>
    </w:p>
    <w:p w14:paraId="72BFD39B" w14:textId="74B611E4" w:rsidR="00FA3FFB" w:rsidRDefault="00FA3FFB"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"F"  = Recurring payment – Subscription (fixed amount, fixed frequency) *</w:t>
      </w:r>
      <w:r>
        <w:rPr>
          <w:snapToGrid w:val="0"/>
          <w:color w:val="000000"/>
        </w:rPr>
        <w:tab/>
        <w:t>***New</w:t>
      </w:r>
    </w:p>
    <w:p w14:paraId="236E1854" w14:textId="77777777"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lastRenderedPageBreak/>
        <w:t xml:space="preserve">"N" = Incremental authorization </w:t>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p>
    <w:p w14:paraId="51A81758" w14:textId="77777777"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"P" = Reauthorize for partial amount e.g. Partial/Split shipment</w:t>
      </w:r>
    </w:p>
    <w:p w14:paraId="38947A17" w14:textId="77777777"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"S" = Resubmission</w:t>
      </w:r>
    </w:p>
    <w:p w14:paraId="331C8625" w14:textId="6AB89FEC"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 = Account Top-Up </w:t>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r w:rsidR="00FA3FFB">
        <w:rPr>
          <w:snapToGrid w:val="0"/>
          <w:color w:val="000000"/>
        </w:rPr>
        <w:tab/>
      </w:r>
      <w:r w:rsidR="00FA3FFB">
        <w:rPr>
          <w:snapToGrid w:val="0"/>
          <w:color w:val="000000"/>
        </w:rPr>
        <w:tab/>
      </w:r>
      <w:r w:rsidR="00FA3FFB">
        <w:rPr>
          <w:snapToGrid w:val="0"/>
          <w:color w:val="000000"/>
        </w:rPr>
        <w:tab/>
      </w:r>
      <w:r>
        <w:rPr>
          <w:snapToGrid w:val="0"/>
          <w:color w:val="000000"/>
        </w:rPr>
        <w:t>***Future</w:t>
      </w:r>
    </w:p>
    <w:p w14:paraId="6852FF59" w14:textId="5089F3B7" w:rsidR="00AF4E94" w:rsidRDefault="00AF4E94"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"X" = No Show </w:t>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r w:rsidR="007D49BE">
        <w:rPr>
          <w:snapToGrid w:val="0"/>
          <w:color w:val="000000"/>
        </w:rPr>
        <w:tab/>
      </w:r>
      <w:r w:rsidR="00FA3FFB">
        <w:rPr>
          <w:snapToGrid w:val="0"/>
          <w:color w:val="000000"/>
        </w:rPr>
        <w:tab/>
      </w:r>
      <w:r w:rsidR="00FA3FFB">
        <w:rPr>
          <w:snapToGrid w:val="0"/>
          <w:color w:val="000000"/>
        </w:rPr>
        <w:tab/>
      </w:r>
      <w:r w:rsidR="00FA3FFB">
        <w:rPr>
          <w:snapToGrid w:val="0"/>
          <w:color w:val="000000"/>
        </w:rPr>
        <w:tab/>
      </w:r>
      <w:r>
        <w:rPr>
          <w:snapToGrid w:val="0"/>
          <w:color w:val="000000"/>
        </w:rPr>
        <w:t>***Future</w:t>
      </w:r>
    </w:p>
    <w:p w14:paraId="575799C2" w14:textId="56B27EFE" w:rsidR="00FA3FFB" w:rsidRDefault="00FA3FFB" w:rsidP="00AF4E94">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8BEB61C" w14:textId="13952E6E" w:rsidR="00FA3FFB" w:rsidRDefault="00FA3FFB" w:rsidP="00AF4E94">
      <w:pPr>
        <w:tabs>
          <w:tab w:val="left" w:pos="0"/>
          <w:tab w:val="left" w:pos="720"/>
          <w:tab w:val="left" w:pos="1440"/>
          <w:tab w:val="left" w:pos="2160"/>
          <w:tab w:val="left" w:pos="2880"/>
          <w:tab w:val="left" w:pos="3600"/>
          <w:tab w:val="left" w:pos="4320"/>
        </w:tabs>
        <w:spacing w:line="240" w:lineRule="atLeast"/>
        <w:ind w:left="720"/>
        <w:rPr>
          <w:b/>
          <w:bCs/>
          <w:snapToGrid w:val="0"/>
          <w:color w:val="000000"/>
        </w:rPr>
      </w:pPr>
      <w:r>
        <w:rPr>
          <w:b/>
          <w:bCs/>
          <w:snapToGrid w:val="0"/>
          <w:color w:val="000000"/>
        </w:rPr>
        <w:t>IMPORTANT</w:t>
      </w:r>
    </w:p>
    <w:p w14:paraId="5D22DF4B" w14:textId="639596F4" w:rsidR="00FA3FFB" w:rsidRPr="00FA3FFB" w:rsidRDefault="00FA3FFB" w:rsidP="00AF4E94">
      <w:pPr>
        <w:tabs>
          <w:tab w:val="left" w:pos="0"/>
          <w:tab w:val="left" w:pos="720"/>
          <w:tab w:val="left" w:pos="1440"/>
          <w:tab w:val="left" w:pos="2160"/>
          <w:tab w:val="left" w:pos="2880"/>
          <w:tab w:val="left" w:pos="3600"/>
          <w:tab w:val="left" w:pos="4320"/>
        </w:tabs>
        <w:spacing w:line="240" w:lineRule="atLeast"/>
        <w:ind w:left="720"/>
        <w:rPr>
          <w:b/>
          <w:bCs/>
          <w:i/>
          <w:iCs/>
          <w:snapToGrid w:val="0"/>
          <w:color w:val="000000"/>
        </w:rPr>
      </w:pPr>
      <w:r>
        <w:rPr>
          <w:b/>
          <w:bCs/>
          <w:i/>
          <w:iCs/>
          <w:snapToGrid w:val="0"/>
          <w:color w:val="000000"/>
        </w:rPr>
        <w:t>* Recurring Payment transactions</w:t>
      </w:r>
      <w:r w:rsidR="00EB086A">
        <w:rPr>
          <w:b/>
          <w:bCs/>
          <w:i/>
          <w:iCs/>
          <w:snapToGrid w:val="0"/>
          <w:color w:val="000000"/>
        </w:rPr>
        <w:t>, request message</w:t>
      </w:r>
      <w:r>
        <w:rPr>
          <w:b/>
          <w:bCs/>
          <w:i/>
          <w:iCs/>
          <w:snapToGrid w:val="0"/>
          <w:color w:val="000000"/>
        </w:rPr>
        <w:t xml:space="preserve"> must to be sent as </w:t>
      </w:r>
      <w:r w:rsidR="00EB086A">
        <w:rPr>
          <w:b/>
          <w:bCs/>
          <w:i/>
          <w:iCs/>
          <w:snapToGrid w:val="0"/>
          <w:color w:val="000000"/>
          <w:u w:val="single"/>
        </w:rPr>
        <w:t>PURCHASE RECURRING. T</w:t>
      </w:r>
      <w:r w:rsidR="00EB086A">
        <w:rPr>
          <w:b/>
          <w:bCs/>
          <w:i/>
          <w:iCs/>
          <w:snapToGrid w:val="0"/>
          <w:color w:val="000000"/>
        </w:rPr>
        <w:t xml:space="preserve">hese transactions must not be submitted </w:t>
      </w:r>
      <w:r>
        <w:rPr>
          <w:b/>
          <w:bCs/>
          <w:i/>
          <w:iCs/>
          <w:snapToGrid w:val="0"/>
          <w:color w:val="000000"/>
        </w:rPr>
        <w:t>as preauth recurring transaction</w:t>
      </w:r>
    </w:p>
    <w:p w14:paraId="531AE53A"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22C93C54" w14:textId="77777777" w:rsidTr="00BF3D72">
        <w:tc>
          <w:tcPr>
            <w:tcW w:w="2335" w:type="dxa"/>
          </w:tcPr>
          <w:p w14:paraId="49D8D17D" w14:textId="77777777" w:rsidR="0056544B" w:rsidRDefault="0056544B" w:rsidP="00BF3D72">
            <w:pPr>
              <w:spacing w:after="120"/>
              <w:rPr>
                <w:b/>
                <w:snapToGrid w:val="0"/>
              </w:rPr>
            </w:pPr>
            <w:r>
              <w:rPr>
                <w:b/>
                <w:snapToGrid w:val="0"/>
              </w:rPr>
              <w:t>Request</w:t>
            </w:r>
          </w:p>
        </w:tc>
        <w:tc>
          <w:tcPr>
            <w:tcW w:w="7105" w:type="dxa"/>
          </w:tcPr>
          <w:p w14:paraId="1DE98613" w14:textId="77777777" w:rsidR="0056544B" w:rsidRDefault="0056544B" w:rsidP="00BF3D72">
            <w:pPr>
              <w:rPr>
                <w:b/>
                <w:snapToGrid w:val="0"/>
              </w:rPr>
            </w:pPr>
            <w:r>
              <w:rPr>
                <w:snapToGrid w:val="0"/>
                <w:color w:val="000000"/>
              </w:rPr>
              <w:t>Optional. Variable length of 1 or 2 bytes.</w:t>
            </w:r>
          </w:p>
        </w:tc>
      </w:tr>
      <w:tr w:rsidR="0056544B" w14:paraId="396A4CC4" w14:textId="77777777" w:rsidTr="00BF3D72">
        <w:tc>
          <w:tcPr>
            <w:tcW w:w="2335" w:type="dxa"/>
          </w:tcPr>
          <w:p w14:paraId="1D1C298D" w14:textId="77777777" w:rsidR="0056544B" w:rsidRDefault="0056544B" w:rsidP="00BF3D72">
            <w:pPr>
              <w:spacing w:after="120"/>
              <w:rPr>
                <w:b/>
                <w:snapToGrid w:val="0"/>
              </w:rPr>
            </w:pPr>
            <w:r>
              <w:rPr>
                <w:b/>
                <w:snapToGrid w:val="0"/>
              </w:rPr>
              <w:t>Response</w:t>
            </w:r>
          </w:p>
        </w:tc>
        <w:tc>
          <w:tcPr>
            <w:tcW w:w="7105" w:type="dxa"/>
          </w:tcPr>
          <w:p w14:paraId="176EF8D8" w14:textId="77777777" w:rsid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Variable length of 1 or 2 bytes.</w:t>
            </w:r>
          </w:p>
          <w:p w14:paraId="266258F7" w14:textId="77777777" w:rsidR="00FA3FFB" w:rsidRDefault="00FA3FFB" w:rsidP="0056544B">
            <w:pPr>
              <w:tabs>
                <w:tab w:val="left" w:pos="0"/>
                <w:tab w:val="left" w:pos="720"/>
                <w:tab w:val="left" w:pos="1440"/>
                <w:tab w:val="left" w:pos="2160"/>
                <w:tab w:val="left" w:pos="2880"/>
                <w:tab w:val="left" w:pos="3600"/>
                <w:tab w:val="left" w:pos="4320"/>
              </w:tabs>
              <w:spacing w:line="240" w:lineRule="atLeast"/>
              <w:rPr>
                <w:snapToGrid w:val="0"/>
              </w:rPr>
            </w:pPr>
          </w:p>
          <w:p w14:paraId="4454EC3A" w14:textId="372BAB13" w:rsidR="00FA3FFB" w:rsidRPr="00FA3FFB" w:rsidRDefault="00FA3FFB" w:rsidP="0056544B">
            <w:pPr>
              <w:tabs>
                <w:tab w:val="left" w:pos="0"/>
                <w:tab w:val="left" w:pos="720"/>
                <w:tab w:val="left" w:pos="1440"/>
                <w:tab w:val="left" w:pos="2160"/>
                <w:tab w:val="left" w:pos="2880"/>
                <w:tab w:val="left" w:pos="3600"/>
                <w:tab w:val="left" w:pos="4320"/>
              </w:tabs>
              <w:spacing w:line="240" w:lineRule="atLeast"/>
              <w:rPr>
                <w:b/>
                <w:bCs/>
                <w:snapToGrid w:val="0"/>
              </w:rPr>
            </w:pPr>
            <w:r>
              <w:rPr>
                <w:b/>
                <w:bCs/>
                <w:snapToGrid w:val="0"/>
              </w:rPr>
              <w:t>Position 1 – E-commerce Flag</w:t>
            </w:r>
          </w:p>
          <w:p w14:paraId="0249C161" w14:textId="25FBB4D4" w:rsidR="006B3AA2" w:rsidRDefault="006B3AA2" w:rsidP="0056544B">
            <w:pPr>
              <w:tabs>
                <w:tab w:val="left" w:pos="0"/>
                <w:tab w:val="left" w:pos="720"/>
                <w:tab w:val="left" w:pos="1440"/>
                <w:tab w:val="left" w:pos="2160"/>
                <w:tab w:val="left" w:pos="2880"/>
                <w:tab w:val="left" w:pos="3600"/>
                <w:tab w:val="left" w:pos="4320"/>
              </w:tabs>
              <w:spacing w:line="240" w:lineRule="atLeast"/>
              <w:rPr>
                <w:snapToGrid w:val="0"/>
              </w:rPr>
            </w:pPr>
            <w:r>
              <w:rPr>
                <w:snapToGrid w:val="0"/>
              </w:rPr>
              <w:t>On response messages the acceptance solution will receive in position 1</w:t>
            </w:r>
            <w:r w:rsidR="00A1401E">
              <w:rPr>
                <w:snapToGrid w:val="0"/>
              </w:rPr>
              <w:t xml:space="preserve">, </w:t>
            </w:r>
            <w:r>
              <w:rPr>
                <w:snapToGrid w:val="0"/>
              </w:rPr>
              <w:t>e-commerce flag field the value returned by the Payment Card Network.</w:t>
            </w:r>
          </w:p>
          <w:p w14:paraId="71BE8FB1" w14:textId="214EBDBD" w:rsidR="006B3AA2" w:rsidRDefault="006B3AA2" w:rsidP="0056544B">
            <w:pPr>
              <w:tabs>
                <w:tab w:val="left" w:pos="0"/>
                <w:tab w:val="left" w:pos="720"/>
                <w:tab w:val="left" w:pos="1440"/>
                <w:tab w:val="left" w:pos="2160"/>
                <w:tab w:val="left" w:pos="2880"/>
                <w:tab w:val="left" w:pos="3600"/>
                <w:tab w:val="left" w:pos="4320"/>
              </w:tabs>
              <w:spacing w:line="240" w:lineRule="atLeast"/>
              <w:rPr>
                <w:snapToGrid w:val="0"/>
              </w:rPr>
            </w:pPr>
            <w:r>
              <w:rPr>
                <w:snapToGrid w:val="0"/>
              </w:rPr>
              <w:t>On preauthorization completion transactions the acceptance solution must send in the e-commerce flag field the value that was returned on the preauthorization response message.</w:t>
            </w:r>
          </w:p>
          <w:p w14:paraId="64D1BA39" w14:textId="5CE2103F" w:rsidR="00FA3FFB" w:rsidRDefault="00FA3FFB" w:rsidP="0056544B">
            <w:pPr>
              <w:tabs>
                <w:tab w:val="left" w:pos="0"/>
                <w:tab w:val="left" w:pos="720"/>
                <w:tab w:val="left" w:pos="1440"/>
                <w:tab w:val="left" w:pos="2160"/>
                <w:tab w:val="left" w:pos="2880"/>
                <w:tab w:val="left" w:pos="3600"/>
                <w:tab w:val="left" w:pos="4320"/>
              </w:tabs>
              <w:spacing w:line="240" w:lineRule="atLeast"/>
              <w:rPr>
                <w:snapToGrid w:val="0"/>
              </w:rPr>
            </w:pPr>
          </w:p>
          <w:p w14:paraId="67961E2C" w14:textId="0F5CE835" w:rsidR="00FA3FFB" w:rsidRPr="00FA3FFB" w:rsidRDefault="00FA3FFB" w:rsidP="0056544B">
            <w:pPr>
              <w:tabs>
                <w:tab w:val="left" w:pos="0"/>
                <w:tab w:val="left" w:pos="720"/>
                <w:tab w:val="left" w:pos="1440"/>
                <w:tab w:val="left" w:pos="2160"/>
                <w:tab w:val="left" w:pos="2880"/>
                <w:tab w:val="left" w:pos="3600"/>
                <w:tab w:val="left" w:pos="4320"/>
              </w:tabs>
              <w:spacing w:line="240" w:lineRule="atLeast"/>
              <w:rPr>
                <w:b/>
                <w:bCs/>
                <w:snapToGrid w:val="0"/>
              </w:rPr>
            </w:pPr>
            <w:r w:rsidRPr="00FA3FFB">
              <w:rPr>
                <w:b/>
                <w:bCs/>
                <w:snapToGrid w:val="0"/>
              </w:rPr>
              <w:t>Position 2 – Payment Indicator</w:t>
            </w:r>
          </w:p>
          <w:p w14:paraId="7A44FC63" w14:textId="043F05A3" w:rsidR="00FA3FFB" w:rsidRDefault="00FA3FFB" w:rsidP="0056544B">
            <w:pPr>
              <w:tabs>
                <w:tab w:val="left" w:pos="0"/>
                <w:tab w:val="left" w:pos="720"/>
                <w:tab w:val="left" w:pos="1440"/>
                <w:tab w:val="left" w:pos="2160"/>
                <w:tab w:val="left" w:pos="2880"/>
                <w:tab w:val="left" w:pos="3600"/>
                <w:tab w:val="left" w:pos="4320"/>
              </w:tabs>
              <w:spacing w:line="240" w:lineRule="atLeast"/>
              <w:rPr>
                <w:snapToGrid w:val="0"/>
              </w:rPr>
            </w:pPr>
            <w:r>
              <w:rPr>
                <w:snapToGrid w:val="0"/>
              </w:rPr>
              <w:t>On preauthorization completion transactions, the acceptance solution</w:t>
            </w:r>
            <w:r w:rsidR="0003326E">
              <w:rPr>
                <w:snapToGrid w:val="0"/>
              </w:rPr>
              <w:t xml:space="preserve"> must send the same value that was present on the preauthorization.</w:t>
            </w:r>
          </w:p>
          <w:p w14:paraId="00C7EF26" w14:textId="77777777" w:rsidR="00EB086A" w:rsidRDefault="00EB086A" w:rsidP="0056544B">
            <w:pPr>
              <w:tabs>
                <w:tab w:val="left" w:pos="0"/>
                <w:tab w:val="left" w:pos="720"/>
                <w:tab w:val="left" w:pos="1440"/>
                <w:tab w:val="left" w:pos="2160"/>
                <w:tab w:val="left" w:pos="2880"/>
                <w:tab w:val="left" w:pos="3600"/>
                <w:tab w:val="left" w:pos="4320"/>
              </w:tabs>
              <w:spacing w:line="240" w:lineRule="atLeast"/>
              <w:rPr>
                <w:snapToGrid w:val="0"/>
              </w:rPr>
            </w:pPr>
          </w:p>
          <w:p w14:paraId="4A64713C" w14:textId="755CCD5B" w:rsidR="0003326E" w:rsidRDefault="0003326E" w:rsidP="0056544B">
            <w:pPr>
              <w:tabs>
                <w:tab w:val="left" w:pos="0"/>
                <w:tab w:val="left" w:pos="720"/>
                <w:tab w:val="left" w:pos="1440"/>
                <w:tab w:val="left" w:pos="2160"/>
                <w:tab w:val="left" w:pos="2880"/>
                <w:tab w:val="left" w:pos="3600"/>
                <w:tab w:val="left" w:pos="4320"/>
              </w:tabs>
              <w:spacing w:line="240" w:lineRule="atLeast"/>
              <w:rPr>
                <w:snapToGrid w:val="0"/>
              </w:rPr>
            </w:pPr>
            <w:r w:rsidRPr="0003326E">
              <w:rPr>
                <w:b/>
                <w:bCs/>
                <w:snapToGrid w:val="0"/>
              </w:rPr>
              <w:t>Recurring Payment</w:t>
            </w:r>
            <w:r>
              <w:rPr>
                <w:snapToGrid w:val="0"/>
              </w:rPr>
              <w:t xml:space="preserve"> transactions must be sent to TD Host as </w:t>
            </w:r>
            <w:r w:rsidRPr="0003326E">
              <w:rPr>
                <w:b/>
                <w:bCs/>
                <w:snapToGrid w:val="0"/>
              </w:rPr>
              <w:t>purchase recurring</w:t>
            </w:r>
            <w:r>
              <w:rPr>
                <w:snapToGrid w:val="0"/>
              </w:rPr>
              <w:t xml:space="preserve"> transaction</w:t>
            </w:r>
            <w:r w:rsidR="00EB086A">
              <w:rPr>
                <w:snapToGrid w:val="0"/>
              </w:rPr>
              <w:t xml:space="preserve"> always</w:t>
            </w:r>
          </w:p>
          <w:p w14:paraId="5C72C131" w14:textId="7266EDD2" w:rsidR="006B3AA2" w:rsidRPr="00711941" w:rsidRDefault="006B3AA2" w:rsidP="0056544B">
            <w:pPr>
              <w:tabs>
                <w:tab w:val="left" w:pos="0"/>
                <w:tab w:val="left" w:pos="720"/>
                <w:tab w:val="left" w:pos="1440"/>
                <w:tab w:val="left" w:pos="2160"/>
                <w:tab w:val="left" w:pos="2880"/>
                <w:tab w:val="left" w:pos="3600"/>
                <w:tab w:val="left" w:pos="4320"/>
              </w:tabs>
              <w:spacing w:line="240" w:lineRule="atLeast"/>
              <w:rPr>
                <w:snapToGrid w:val="0"/>
              </w:rPr>
            </w:pPr>
          </w:p>
        </w:tc>
      </w:tr>
      <w:tr w:rsidR="0056544B" w14:paraId="31690FBC" w14:textId="77777777" w:rsidTr="00BF3D72">
        <w:tc>
          <w:tcPr>
            <w:tcW w:w="2335" w:type="dxa"/>
          </w:tcPr>
          <w:p w14:paraId="3E0FDE7C" w14:textId="77777777" w:rsidR="0056544B" w:rsidRDefault="0056544B" w:rsidP="00BF3D72">
            <w:pPr>
              <w:spacing w:after="120"/>
              <w:rPr>
                <w:b/>
                <w:snapToGrid w:val="0"/>
              </w:rPr>
            </w:pPr>
            <w:r w:rsidRPr="00FB4BC9">
              <w:rPr>
                <w:rFonts w:cs="Arial"/>
                <w:b/>
                <w:bCs/>
                <w:lang w:val="en-CA"/>
              </w:rPr>
              <w:t>Internal Field</w:t>
            </w:r>
          </w:p>
        </w:tc>
        <w:tc>
          <w:tcPr>
            <w:tcW w:w="7105" w:type="dxa"/>
          </w:tcPr>
          <w:p w14:paraId="01D70861" w14:textId="77777777" w:rsidR="0056544B" w:rsidRDefault="0056544B" w:rsidP="00BF3D72">
            <w:pPr>
              <w:rPr>
                <w:b/>
                <w:snapToGrid w:val="0"/>
              </w:rPr>
            </w:pPr>
            <w:r>
              <w:rPr>
                <w:snapToGrid w:val="0"/>
                <w:color w:val="000000"/>
              </w:rPr>
              <w:t>BASE24-pos Release 5.1 token</w:t>
            </w:r>
          </w:p>
        </w:tc>
      </w:tr>
    </w:tbl>
    <w:p w14:paraId="268D765E" w14:textId="77777777" w:rsidR="0056544B" w:rsidRDefault="0056544B">
      <w:pPr>
        <w:tabs>
          <w:tab w:val="left" w:pos="0"/>
          <w:tab w:val="left" w:pos="720"/>
          <w:tab w:val="left" w:pos="1440"/>
          <w:tab w:val="left" w:pos="2160"/>
          <w:tab w:val="left" w:pos="2880"/>
          <w:tab w:val="left" w:pos="3600"/>
          <w:tab w:val="left" w:pos="4320"/>
        </w:tabs>
        <w:spacing w:line="240" w:lineRule="atLeast"/>
        <w:rPr>
          <w:snapToGrid w:val="0"/>
          <w:color w:val="000000"/>
        </w:rPr>
      </w:pPr>
    </w:p>
    <w:p w14:paraId="1C02C12D"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30B9AAB3" w14:textId="77777777" w:rsidR="00E60785" w:rsidRDefault="00E60785" w:rsidP="00847896">
      <w:pPr>
        <w:pStyle w:val="Heading2"/>
        <w:rPr>
          <w:snapToGrid w:val="0"/>
        </w:rPr>
      </w:pPr>
      <w:bookmarkStart w:id="2664" w:name="_Toc30407727"/>
      <w:bookmarkStart w:id="2665" w:name="_Toc126079290"/>
      <w:r>
        <w:rPr>
          <w:snapToGrid w:val="0"/>
        </w:rPr>
        <w:t>SFID G – Commercial Card Type</w:t>
      </w:r>
      <w:bookmarkEnd w:id="2664"/>
      <w:bookmarkEnd w:id="2665"/>
    </w:p>
    <w:p w14:paraId="5DD65637" w14:textId="2AD2F4E8" w:rsidR="00C21BB6" w:rsidRDefault="00C21BB6" w:rsidP="00E6078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The commercial card </w:t>
      </w:r>
      <w:r w:rsidR="001E7691">
        <w:rPr>
          <w:snapToGrid w:val="0"/>
          <w:color w:val="000000"/>
        </w:rPr>
        <w:t>types</w:t>
      </w:r>
      <w:r>
        <w:rPr>
          <w:snapToGrid w:val="0"/>
          <w:color w:val="000000"/>
        </w:rPr>
        <w:t>. Valid values are as follows:</w:t>
      </w:r>
    </w:p>
    <w:p w14:paraId="02B656D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282F6927"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“0” = Noncommercial card or unknown or unspecified card</w:t>
      </w:r>
    </w:p>
    <w:p w14:paraId="3DE1C33B"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“B” = Business card</w:t>
      </w:r>
    </w:p>
    <w:p w14:paraId="190B728C"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“R” = Corporate card</w:t>
      </w:r>
    </w:p>
    <w:p w14:paraId="67361C9B" w14:textId="77777777" w:rsidR="00C21BB6" w:rsidRDefault="00C21BB6">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“S” = Purchasing card</w:t>
      </w:r>
    </w:p>
    <w:p w14:paraId="21F4458B"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331CBA2B" w14:textId="77777777" w:rsidR="00E60785" w:rsidRDefault="00E60785" w:rsidP="00E607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701EC0D6" w14:textId="77777777" w:rsidR="00E60785" w:rsidRDefault="00E60785" w:rsidP="00E607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482E1173" w14:textId="77777777" w:rsidTr="00BF3D72">
        <w:tc>
          <w:tcPr>
            <w:tcW w:w="2335" w:type="dxa"/>
          </w:tcPr>
          <w:p w14:paraId="66D8BAF1" w14:textId="77777777" w:rsidR="0056544B" w:rsidRDefault="0056544B" w:rsidP="00BF3D72">
            <w:pPr>
              <w:spacing w:after="120"/>
              <w:rPr>
                <w:b/>
                <w:snapToGrid w:val="0"/>
              </w:rPr>
            </w:pPr>
            <w:r>
              <w:rPr>
                <w:b/>
                <w:snapToGrid w:val="0"/>
              </w:rPr>
              <w:lastRenderedPageBreak/>
              <w:t>Request</w:t>
            </w:r>
          </w:p>
        </w:tc>
        <w:tc>
          <w:tcPr>
            <w:tcW w:w="7105" w:type="dxa"/>
          </w:tcPr>
          <w:p w14:paraId="23888A4A" w14:textId="77777777" w:rsidR="0056544B" w:rsidRP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Not applicable.</w:t>
            </w:r>
          </w:p>
        </w:tc>
      </w:tr>
      <w:tr w:rsidR="0056544B" w14:paraId="201DCDC5" w14:textId="77777777" w:rsidTr="00BF3D72">
        <w:tc>
          <w:tcPr>
            <w:tcW w:w="2335" w:type="dxa"/>
          </w:tcPr>
          <w:p w14:paraId="2A603714" w14:textId="77777777" w:rsidR="0056544B" w:rsidRDefault="0056544B" w:rsidP="00BF3D72">
            <w:pPr>
              <w:spacing w:after="120"/>
              <w:rPr>
                <w:b/>
                <w:snapToGrid w:val="0"/>
              </w:rPr>
            </w:pPr>
            <w:r>
              <w:rPr>
                <w:b/>
                <w:snapToGrid w:val="0"/>
              </w:rPr>
              <w:t>Response</w:t>
            </w:r>
          </w:p>
        </w:tc>
        <w:tc>
          <w:tcPr>
            <w:tcW w:w="7105" w:type="dxa"/>
          </w:tcPr>
          <w:p w14:paraId="482DCCFC" w14:textId="77777777" w:rsidR="0056544B" w:rsidRPr="008F0357" w:rsidRDefault="0056544B" w:rsidP="00BF3D72">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Optional. Fixed length of 1 byte.</w:t>
            </w:r>
          </w:p>
        </w:tc>
      </w:tr>
      <w:tr w:rsidR="0056544B" w14:paraId="214569B0" w14:textId="77777777" w:rsidTr="00BF3D72">
        <w:tc>
          <w:tcPr>
            <w:tcW w:w="2335" w:type="dxa"/>
          </w:tcPr>
          <w:p w14:paraId="326BB976" w14:textId="77777777" w:rsidR="0056544B" w:rsidRDefault="0056544B" w:rsidP="00BF3D72">
            <w:pPr>
              <w:spacing w:after="120"/>
              <w:rPr>
                <w:b/>
                <w:snapToGrid w:val="0"/>
              </w:rPr>
            </w:pPr>
            <w:r w:rsidRPr="00FB4BC9">
              <w:rPr>
                <w:rFonts w:cs="Arial"/>
                <w:b/>
                <w:bCs/>
                <w:lang w:val="en-CA"/>
              </w:rPr>
              <w:t>Internal Field</w:t>
            </w:r>
          </w:p>
        </w:tc>
        <w:tc>
          <w:tcPr>
            <w:tcW w:w="7105" w:type="dxa"/>
          </w:tcPr>
          <w:p w14:paraId="69B6B4DD" w14:textId="77777777" w:rsidR="0056544B" w:rsidRDefault="0056544B" w:rsidP="00BF3D72">
            <w:pPr>
              <w:rPr>
                <w:b/>
                <w:snapToGrid w:val="0"/>
              </w:rPr>
            </w:pPr>
            <w:r>
              <w:rPr>
                <w:snapToGrid w:val="0"/>
                <w:color w:val="000000"/>
              </w:rPr>
              <w:t>BASE24-pos Release 5.1 token</w:t>
            </w:r>
          </w:p>
        </w:tc>
      </w:tr>
    </w:tbl>
    <w:p w14:paraId="7EF451E3" w14:textId="77777777" w:rsidR="0056544B" w:rsidRDefault="0056544B" w:rsidP="00E6078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7DF66035" w14:textId="77777777" w:rsidR="006149CA" w:rsidRDefault="006149CA" w:rsidP="00194504">
      <w:pPr>
        <w:tabs>
          <w:tab w:val="left" w:pos="0"/>
          <w:tab w:val="left" w:pos="720"/>
          <w:tab w:val="left" w:pos="1440"/>
          <w:tab w:val="left" w:pos="2160"/>
          <w:tab w:val="left" w:pos="2880"/>
          <w:tab w:val="left" w:pos="3600"/>
          <w:tab w:val="left" w:pos="4320"/>
        </w:tabs>
        <w:spacing w:line="240" w:lineRule="atLeast"/>
        <w:ind w:left="720"/>
        <w:rPr>
          <w:snapToGrid w:val="0"/>
          <w:color w:val="000000"/>
        </w:rPr>
      </w:pPr>
      <w:bookmarkStart w:id="2666" w:name="_SFID_H"/>
      <w:bookmarkEnd w:id="2666"/>
    </w:p>
    <w:p w14:paraId="6FD5BD13" w14:textId="77777777" w:rsidR="006310D0" w:rsidRPr="00E52628" w:rsidRDefault="006310D0" w:rsidP="00847896">
      <w:pPr>
        <w:pStyle w:val="Heading2"/>
        <w:rPr>
          <w:snapToGrid w:val="0"/>
        </w:rPr>
      </w:pPr>
      <w:bookmarkStart w:id="2667" w:name="_Toc30407728"/>
      <w:bookmarkStart w:id="2668" w:name="_Toc126079291"/>
      <w:r>
        <w:rPr>
          <w:snapToGrid w:val="0"/>
        </w:rPr>
        <w:t>SFID H – Card Verification Digits</w:t>
      </w:r>
      <w:r w:rsidR="00E52628">
        <w:rPr>
          <w:snapToGrid w:val="0"/>
        </w:rPr>
        <w:t xml:space="preserve"> Presence Indicator and Results</w:t>
      </w:r>
      <w:bookmarkEnd w:id="2667"/>
      <w:bookmarkEnd w:id="2668"/>
    </w:p>
    <w:p w14:paraId="75C36A6D" w14:textId="77777777" w:rsidR="00C21BB6" w:rsidRDefault="00C21BB6" w:rsidP="00E52628">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A field indicating whether the CVD </w:t>
      </w:r>
      <w:r w:rsidR="0008753F">
        <w:rPr>
          <w:snapToGrid w:val="0"/>
          <w:color w:val="000000"/>
        </w:rPr>
        <w:t xml:space="preserve">(Visa CVV2, MasterCard CVC2, American Express CID and Discover CID) </w:t>
      </w:r>
      <w:r>
        <w:rPr>
          <w:snapToGrid w:val="0"/>
          <w:color w:val="000000"/>
        </w:rPr>
        <w:t xml:space="preserve">is present, and if so, the </w:t>
      </w:r>
      <w:r w:rsidR="0008753F">
        <w:rPr>
          <w:snapToGrid w:val="0"/>
          <w:color w:val="000000"/>
        </w:rPr>
        <w:t>results of the CVD check</w:t>
      </w:r>
      <w:r>
        <w:rPr>
          <w:snapToGrid w:val="0"/>
          <w:color w:val="000000"/>
        </w:rPr>
        <w:t>.</w:t>
      </w:r>
    </w:p>
    <w:p w14:paraId="64D6C06C" w14:textId="77777777" w:rsidR="00C21BB6" w:rsidRDefault="00C21BB6" w:rsidP="00E52628">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DA0CD92" w14:textId="77777777" w:rsidR="00C21BB6" w:rsidRDefault="00C21BB6" w:rsidP="00E52628">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first byte is the CVD presence indicator. Valid values for this byte are as follows:</w:t>
      </w:r>
    </w:p>
    <w:p w14:paraId="3CFB27D1"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A33453C" w14:textId="77777777" w:rsidR="00C21BB6" w:rsidRDefault="00C21BB6" w:rsidP="00441367">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“0” = </w:t>
      </w:r>
      <w:r w:rsidR="0008753F">
        <w:rPr>
          <w:snapToGrid w:val="0"/>
          <w:color w:val="000000"/>
        </w:rPr>
        <w:t xml:space="preserve">CVD </w:t>
      </w:r>
      <w:r>
        <w:rPr>
          <w:snapToGrid w:val="0"/>
          <w:color w:val="000000"/>
        </w:rPr>
        <w:t>value is deliberately bypassed or is not provided by the merchant.</w:t>
      </w:r>
    </w:p>
    <w:p w14:paraId="6BF3CD23" w14:textId="77777777" w:rsidR="00C21BB6" w:rsidRDefault="00C21BB6" w:rsidP="00441367">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“1” = </w:t>
      </w:r>
      <w:r w:rsidR="0008753F">
        <w:rPr>
          <w:snapToGrid w:val="0"/>
          <w:color w:val="000000"/>
        </w:rPr>
        <w:t xml:space="preserve">CVD </w:t>
      </w:r>
      <w:r>
        <w:rPr>
          <w:snapToGrid w:val="0"/>
          <w:color w:val="000000"/>
        </w:rPr>
        <w:t>value is present</w:t>
      </w:r>
    </w:p>
    <w:p w14:paraId="0311965A" w14:textId="77777777" w:rsidR="00C21BB6" w:rsidRDefault="00C21BB6" w:rsidP="00441367">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“2” = </w:t>
      </w:r>
      <w:r w:rsidR="0008753F">
        <w:rPr>
          <w:snapToGrid w:val="0"/>
          <w:color w:val="000000"/>
        </w:rPr>
        <w:t xml:space="preserve">CVD </w:t>
      </w:r>
      <w:r>
        <w:rPr>
          <w:snapToGrid w:val="0"/>
          <w:color w:val="000000"/>
        </w:rPr>
        <w:t>value is on the card, but is illegible</w:t>
      </w:r>
    </w:p>
    <w:p w14:paraId="54C1BE0E" w14:textId="77777777" w:rsidR="00C21BB6" w:rsidRDefault="00C21BB6" w:rsidP="00441367">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“9” = Cardholder states that the card has no </w:t>
      </w:r>
      <w:r w:rsidR="0008753F">
        <w:rPr>
          <w:snapToGrid w:val="0"/>
          <w:color w:val="000000"/>
        </w:rPr>
        <w:t xml:space="preserve">CVD </w:t>
      </w:r>
      <w:r>
        <w:rPr>
          <w:snapToGrid w:val="0"/>
          <w:color w:val="000000"/>
        </w:rPr>
        <w:t>imprint.</w:t>
      </w:r>
    </w:p>
    <w:p w14:paraId="27A5043E"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0A09140" w14:textId="77777777" w:rsidR="00C21BB6" w:rsidRDefault="00C21BB6" w:rsidP="00E52628">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second byte of SFID H is the CVD result. Valid values for this byte are as follows:</w:t>
      </w:r>
    </w:p>
    <w:p w14:paraId="2AF0E5B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744"/>
        <w:gridCol w:w="8616"/>
      </w:tblGrid>
      <w:tr w:rsidR="00233002" w:rsidRPr="00233002" w14:paraId="3EE76DD5" w14:textId="77777777" w:rsidTr="00233002">
        <w:trPr>
          <w:tblHeader/>
        </w:trPr>
        <w:tc>
          <w:tcPr>
            <w:tcW w:w="720" w:type="dxa"/>
          </w:tcPr>
          <w:p w14:paraId="76AA8B47" w14:textId="77777777" w:rsidR="00233002" w:rsidRPr="00233002" w:rsidRDefault="00233002" w:rsidP="00233002">
            <w:pPr>
              <w:tabs>
                <w:tab w:val="left" w:pos="0"/>
                <w:tab w:val="left" w:pos="720"/>
                <w:tab w:val="left" w:pos="1440"/>
                <w:tab w:val="left" w:pos="2160"/>
                <w:tab w:val="left" w:pos="2880"/>
                <w:tab w:val="left" w:pos="3600"/>
                <w:tab w:val="left" w:pos="4320"/>
              </w:tabs>
              <w:spacing w:before="60" w:after="60" w:line="240" w:lineRule="atLeast"/>
              <w:jc w:val="center"/>
              <w:rPr>
                <w:b/>
                <w:bCs/>
                <w:snapToGrid w:val="0"/>
                <w:color w:val="000000"/>
              </w:rPr>
            </w:pPr>
            <w:r>
              <w:rPr>
                <w:b/>
                <w:bCs/>
                <w:snapToGrid w:val="0"/>
                <w:color w:val="000000"/>
              </w:rPr>
              <w:t>Code</w:t>
            </w:r>
          </w:p>
        </w:tc>
        <w:tc>
          <w:tcPr>
            <w:tcW w:w="8640" w:type="dxa"/>
          </w:tcPr>
          <w:p w14:paraId="07AE25A9" w14:textId="77777777" w:rsidR="00233002" w:rsidRPr="00233002" w:rsidRDefault="00233002" w:rsidP="00233002">
            <w:pPr>
              <w:tabs>
                <w:tab w:val="left" w:pos="0"/>
                <w:tab w:val="left" w:pos="720"/>
                <w:tab w:val="left" w:pos="1440"/>
                <w:tab w:val="left" w:pos="2160"/>
                <w:tab w:val="left" w:pos="2880"/>
                <w:tab w:val="left" w:pos="3600"/>
                <w:tab w:val="left" w:pos="4320"/>
              </w:tabs>
              <w:spacing w:before="60" w:after="60" w:line="240" w:lineRule="atLeast"/>
              <w:rPr>
                <w:b/>
                <w:bCs/>
                <w:snapToGrid w:val="0"/>
                <w:color w:val="000000"/>
              </w:rPr>
            </w:pPr>
            <w:r>
              <w:rPr>
                <w:b/>
                <w:bCs/>
                <w:snapToGrid w:val="0"/>
                <w:color w:val="000000"/>
              </w:rPr>
              <w:t>Description</w:t>
            </w:r>
          </w:p>
        </w:tc>
      </w:tr>
      <w:tr w:rsidR="00233002" w14:paraId="6D33CFC8" w14:textId="77777777" w:rsidTr="00233002">
        <w:tc>
          <w:tcPr>
            <w:tcW w:w="720" w:type="dxa"/>
          </w:tcPr>
          <w:p w14:paraId="4F6D4903"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0</w:t>
            </w:r>
          </w:p>
        </w:tc>
        <w:tc>
          <w:tcPr>
            <w:tcW w:w="8640" w:type="dxa"/>
          </w:tcPr>
          <w:p w14:paraId="2E96E09E"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Card verification was not performed because the transaction was denied before card verification processing started</w:t>
            </w:r>
          </w:p>
        </w:tc>
      </w:tr>
      <w:tr w:rsidR="00233002" w14:paraId="6FD43845" w14:textId="77777777" w:rsidTr="00233002">
        <w:tc>
          <w:tcPr>
            <w:tcW w:w="720" w:type="dxa"/>
          </w:tcPr>
          <w:p w14:paraId="77B7294F"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C</w:t>
            </w:r>
          </w:p>
        </w:tc>
        <w:tc>
          <w:tcPr>
            <w:tcW w:w="8640" w:type="dxa"/>
          </w:tcPr>
          <w:p w14:paraId="48B8AD11" w14:textId="7A0A3468"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 xml:space="preserve">Card verification was </w:t>
            </w:r>
            <w:r w:rsidR="001E7691">
              <w:rPr>
                <w:snapToGrid w:val="0"/>
                <w:color w:val="000000"/>
              </w:rPr>
              <w:t>performed,</w:t>
            </w:r>
            <w:r>
              <w:rPr>
                <w:snapToGrid w:val="0"/>
                <w:color w:val="000000"/>
              </w:rPr>
              <w:t xml:space="preserve"> and the card verification digits (CVD) were invalid. The situation was noted, and transaction processing continued. This value is used when the appropriate byte of the CV-BAD-DISP field in the Base segment of the CPF contains the value 0.</w:t>
            </w:r>
          </w:p>
        </w:tc>
      </w:tr>
      <w:tr w:rsidR="00233002" w14:paraId="4E05646E" w14:textId="77777777" w:rsidTr="00233002">
        <w:tc>
          <w:tcPr>
            <w:tcW w:w="720" w:type="dxa"/>
          </w:tcPr>
          <w:p w14:paraId="3B7F99C4"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D</w:t>
            </w:r>
          </w:p>
        </w:tc>
        <w:tc>
          <w:tcPr>
            <w:tcW w:w="8640" w:type="dxa"/>
          </w:tcPr>
          <w:p w14:paraId="293AC0DB" w14:textId="74896899"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 xml:space="preserve">Card verification was </w:t>
            </w:r>
            <w:r w:rsidR="001E7691">
              <w:rPr>
                <w:snapToGrid w:val="0"/>
                <w:color w:val="000000"/>
              </w:rPr>
              <w:t>performed,</w:t>
            </w:r>
            <w:r>
              <w:rPr>
                <w:snapToGrid w:val="0"/>
                <w:color w:val="000000"/>
              </w:rPr>
              <w:t xml:space="preserve"> and the CVD was invalid. The transaction was denied and the ERR-FLG field was set to C. This value is used when the appropriate byte of the CV-BAD-DISP field in the Base segment of the CPF contains the value 1, 2, or 3</w:t>
            </w:r>
          </w:p>
        </w:tc>
      </w:tr>
      <w:tr w:rsidR="00233002" w14:paraId="3288E1BC" w14:textId="77777777" w:rsidTr="00233002">
        <w:tc>
          <w:tcPr>
            <w:tcW w:w="720" w:type="dxa"/>
          </w:tcPr>
          <w:p w14:paraId="3FEAA5C1"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J</w:t>
            </w:r>
          </w:p>
        </w:tc>
        <w:tc>
          <w:tcPr>
            <w:tcW w:w="8640" w:type="dxa"/>
          </w:tcPr>
          <w:p w14:paraId="27E5B621"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CVV checking was not performed. The track length was in error. The BAD TRACK ACTION flag in the CPF indicates that the transaction should be denied</w:t>
            </w:r>
          </w:p>
        </w:tc>
      </w:tr>
      <w:tr w:rsidR="00233002" w14:paraId="0F1196D8" w14:textId="77777777" w:rsidTr="00233002">
        <w:tc>
          <w:tcPr>
            <w:tcW w:w="720" w:type="dxa"/>
          </w:tcPr>
          <w:p w14:paraId="4848C9A8"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K</w:t>
            </w:r>
          </w:p>
        </w:tc>
        <w:tc>
          <w:tcPr>
            <w:tcW w:w="8640" w:type="dxa"/>
          </w:tcPr>
          <w:p w14:paraId="2B6CFC23" w14:textId="540B490B"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 xml:space="preserve">Card verification was not performed. The track length was in error. The situation was </w:t>
            </w:r>
            <w:r w:rsidR="001E7691">
              <w:rPr>
                <w:snapToGrid w:val="0"/>
                <w:color w:val="000000"/>
              </w:rPr>
              <w:t>noted,</w:t>
            </w:r>
            <w:r>
              <w:rPr>
                <w:snapToGrid w:val="0"/>
                <w:color w:val="000000"/>
              </w:rPr>
              <w:t xml:space="preserve"> and the transaction was referred (POS only)</w:t>
            </w:r>
          </w:p>
        </w:tc>
      </w:tr>
      <w:tr w:rsidR="00233002" w14:paraId="57910D44" w14:textId="77777777" w:rsidTr="00233002">
        <w:tc>
          <w:tcPr>
            <w:tcW w:w="720" w:type="dxa"/>
          </w:tcPr>
          <w:p w14:paraId="30D4A4ED"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L</w:t>
            </w:r>
          </w:p>
        </w:tc>
        <w:tc>
          <w:tcPr>
            <w:tcW w:w="8640" w:type="dxa"/>
          </w:tcPr>
          <w:p w14:paraId="68C7E45F"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CVV checking was not performed. The track length was in error. The BAD TRACK ACTION flag in the CPF indicates that processing should continue</w:t>
            </w:r>
          </w:p>
        </w:tc>
      </w:tr>
      <w:tr w:rsidR="00233002" w14:paraId="363A167D" w14:textId="77777777" w:rsidTr="00233002">
        <w:tc>
          <w:tcPr>
            <w:tcW w:w="720" w:type="dxa"/>
          </w:tcPr>
          <w:p w14:paraId="72B6D419"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N</w:t>
            </w:r>
          </w:p>
          <w:p w14:paraId="6AF3C096"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 xml:space="preserve">0 </w:t>
            </w:r>
          </w:p>
          <w:p w14:paraId="24301DED"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lastRenderedPageBreak/>
              <w:t>b/</w:t>
            </w:r>
          </w:p>
        </w:tc>
        <w:tc>
          <w:tcPr>
            <w:tcW w:w="8640" w:type="dxa"/>
          </w:tcPr>
          <w:p w14:paraId="64F8C212"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lastRenderedPageBreak/>
              <w:t>Authorizing entity has not attempted card verification or could not verify the CVD due to a security device error. (b/ indicates a blank character)</w:t>
            </w:r>
          </w:p>
        </w:tc>
      </w:tr>
      <w:tr w:rsidR="00233002" w14:paraId="4D557F17" w14:textId="77777777" w:rsidTr="00233002">
        <w:tc>
          <w:tcPr>
            <w:tcW w:w="720" w:type="dxa"/>
          </w:tcPr>
          <w:p w14:paraId="6D7D8D1A"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O</w:t>
            </w:r>
          </w:p>
        </w:tc>
        <w:tc>
          <w:tcPr>
            <w:tcW w:w="8640" w:type="dxa"/>
          </w:tcPr>
          <w:p w14:paraId="049B1A88"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CVD checking was not performed because the CVD was not on the card. Not all cards have a CVD value encoded. The card expiration date must be equal to or greater than the date defined in the CPF to ensure that the CVD field has been encoded. If the card expiration date is equal to or greater than the CPF date, the CVD checks are performed</w:t>
            </w:r>
          </w:p>
        </w:tc>
      </w:tr>
      <w:tr w:rsidR="00233002" w14:paraId="177ED8EE" w14:textId="77777777" w:rsidTr="00233002">
        <w:tc>
          <w:tcPr>
            <w:tcW w:w="720" w:type="dxa"/>
          </w:tcPr>
          <w:p w14:paraId="63F96B39"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P</w:t>
            </w:r>
          </w:p>
        </w:tc>
        <w:tc>
          <w:tcPr>
            <w:tcW w:w="8640" w:type="dxa"/>
          </w:tcPr>
          <w:p w14:paraId="729349B0" w14:textId="77777777" w:rsidR="00233002" w:rsidRDefault="00233002"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Card verification was not performed, CVD was not on the card. Not all cards will have a CVD value encoded. The card expiration date must be equal to or greater than an expiration date defined on the CPF to ensure that the CVD field has been encoded. If the card expiration date is equal to or greater than the CPF date, the CVD checks will be performed</w:t>
            </w:r>
          </w:p>
        </w:tc>
      </w:tr>
      <w:tr w:rsidR="00233002" w14:paraId="61C0C467" w14:textId="77777777" w:rsidTr="00233002">
        <w:tc>
          <w:tcPr>
            <w:tcW w:w="720" w:type="dxa"/>
          </w:tcPr>
          <w:p w14:paraId="7854DCD4"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R</w:t>
            </w:r>
          </w:p>
        </w:tc>
        <w:tc>
          <w:tcPr>
            <w:tcW w:w="8640" w:type="dxa"/>
          </w:tcPr>
          <w:p w14:paraId="6AA89DF6" w14:textId="61F4D5EB" w:rsidR="00233002" w:rsidRDefault="002969D9"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 xml:space="preserve">Card verification was </w:t>
            </w:r>
            <w:r w:rsidR="001E7691">
              <w:rPr>
                <w:snapToGrid w:val="0"/>
                <w:color w:val="000000"/>
              </w:rPr>
              <w:t>performed,</w:t>
            </w:r>
            <w:r>
              <w:rPr>
                <w:snapToGrid w:val="0"/>
                <w:color w:val="000000"/>
              </w:rPr>
              <w:t xml:space="preserve"> and the CVD was invalid. The situation was </w:t>
            </w:r>
            <w:r w:rsidR="001E7691">
              <w:rPr>
                <w:snapToGrid w:val="0"/>
                <w:color w:val="000000"/>
              </w:rPr>
              <w:t>noted,</w:t>
            </w:r>
            <w:r>
              <w:rPr>
                <w:snapToGrid w:val="0"/>
                <w:color w:val="000000"/>
              </w:rPr>
              <w:t xml:space="preserve"> and the transaction should be referred</w:t>
            </w:r>
          </w:p>
        </w:tc>
      </w:tr>
      <w:tr w:rsidR="002969D9" w14:paraId="757AEFFD" w14:textId="77777777" w:rsidTr="00233002">
        <w:tc>
          <w:tcPr>
            <w:tcW w:w="720" w:type="dxa"/>
          </w:tcPr>
          <w:p w14:paraId="3B3B7BAF" w14:textId="77777777" w:rsidR="002969D9" w:rsidRDefault="002969D9"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A31F63">
              <w:rPr>
                <w:snapToGrid w:val="0"/>
                <w:color w:val="000000"/>
              </w:rPr>
              <w:t>U</w:t>
            </w:r>
          </w:p>
        </w:tc>
        <w:tc>
          <w:tcPr>
            <w:tcW w:w="8640" w:type="dxa"/>
          </w:tcPr>
          <w:p w14:paraId="7404C15D" w14:textId="77777777" w:rsidR="002969D9" w:rsidRDefault="002969D9"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sidRPr="00A31F63">
              <w:rPr>
                <w:snapToGrid w:val="0"/>
                <w:color w:val="000000"/>
              </w:rPr>
              <w:t>Issuer has not certified or has not provided the encryption keys to the</w:t>
            </w:r>
            <w:r>
              <w:rPr>
                <w:snapToGrid w:val="0"/>
                <w:color w:val="000000"/>
              </w:rPr>
              <w:t xml:space="preserve"> </w:t>
            </w:r>
            <w:r w:rsidRPr="00A31F63">
              <w:rPr>
                <w:snapToGrid w:val="0"/>
                <w:color w:val="000000"/>
              </w:rPr>
              <w:t>switch</w:t>
            </w:r>
          </w:p>
        </w:tc>
      </w:tr>
      <w:tr w:rsidR="002969D9" w14:paraId="57E6C5F1" w14:textId="77777777" w:rsidTr="00233002">
        <w:tc>
          <w:tcPr>
            <w:tcW w:w="720" w:type="dxa"/>
          </w:tcPr>
          <w:p w14:paraId="0855A9A3" w14:textId="77777777" w:rsidR="002969D9" w:rsidRPr="00A31F63" w:rsidRDefault="002969D9" w:rsidP="00233002">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Y</w:t>
            </w:r>
          </w:p>
        </w:tc>
        <w:tc>
          <w:tcPr>
            <w:tcW w:w="8640" w:type="dxa"/>
          </w:tcPr>
          <w:p w14:paraId="595974E8" w14:textId="08BF7895" w:rsidR="002969D9" w:rsidRPr="00A31F63" w:rsidRDefault="002969D9" w:rsidP="00233002">
            <w:pPr>
              <w:tabs>
                <w:tab w:val="left" w:pos="0"/>
                <w:tab w:val="left" w:pos="720"/>
                <w:tab w:val="left" w:pos="1440"/>
                <w:tab w:val="left" w:pos="2160"/>
                <w:tab w:val="left" w:pos="2880"/>
                <w:tab w:val="left" w:pos="3600"/>
                <w:tab w:val="left" w:pos="4320"/>
              </w:tabs>
              <w:spacing w:after="120" w:line="240" w:lineRule="atLeast"/>
              <w:rPr>
                <w:snapToGrid w:val="0"/>
                <w:color w:val="000000"/>
              </w:rPr>
            </w:pPr>
            <w:r>
              <w:rPr>
                <w:snapToGrid w:val="0"/>
                <w:color w:val="000000"/>
              </w:rPr>
              <w:t xml:space="preserve">Card verification was </w:t>
            </w:r>
            <w:r w:rsidR="001E7691">
              <w:rPr>
                <w:snapToGrid w:val="0"/>
                <w:color w:val="000000"/>
              </w:rPr>
              <w:t>performed,</w:t>
            </w:r>
            <w:r>
              <w:rPr>
                <w:snapToGrid w:val="0"/>
                <w:color w:val="000000"/>
              </w:rPr>
              <w:t xml:space="preserve"> and the CVD was valid</w:t>
            </w:r>
          </w:p>
        </w:tc>
      </w:tr>
    </w:tbl>
    <w:p w14:paraId="4B448A56" w14:textId="77777777" w:rsidR="00233002" w:rsidRDefault="00233002" w:rsidP="0023300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F7BF2A4" w14:textId="77777777" w:rsidR="00E52628" w:rsidRDefault="00E52628" w:rsidP="00E52628">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7118388B" w14:textId="77777777" w:rsidR="00E52628" w:rsidRDefault="00E52628">
      <w:pPr>
        <w:tabs>
          <w:tab w:val="left" w:pos="0"/>
          <w:tab w:val="left" w:pos="720"/>
          <w:tab w:val="left" w:pos="1440"/>
          <w:tab w:val="left" w:pos="2160"/>
          <w:tab w:val="left" w:pos="2880"/>
          <w:tab w:val="left" w:pos="3600"/>
          <w:tab w:val="left" w:pos="4320"/>
        </w:tabs>
        <w:spacing w:line="240" w:lineRule="atLeast"/>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1CF1F1F6" w14:textId="77777777" w:rsidTr="00BF3D72">
        <w:tc>
          <w:tcPr>
            <w:tcW w:w="2335" w:type="dxa"/>
          </w:tcPr>
          <w:p w14:paraId="493E2AD3" w14:textId="77777777" w:rsidR="0056544B" w:rsidRDefault="0056544B" w:rsidP="00BF3D72">
            <w:pPr>
              <w:spacing w:after="120"/>
              <w:rPr>
                <w:b/>
                <w:snapToGrid w:val="0"/>
              </w:rPr>
            </w:pPr>
            <w:r>
              <w:rPr>
                <w:b/>
                <w:snapToGrid w:val="0"/>
              </w:rPr>
              <w:t>Request</w:t>
            </w:r>
          </w:p>
        </w:tc>
        <w:tc>
          <w:tcPr>
            <w:tcW w:w="7105" w:type="dxa"/>
          </w:tcPr>
          <w:p w14:paraId="70FDC414" w14:textId="77777777" w:rsidR="0056544B" w:rsidRDefault="0056544B" w:rsidP="00BF3D72">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2 bytes.  If included, the first byte will contain value as defined above.  The second byte is blank filled.</w:t>
            </w:r>
          </w:p>
          <w:p w14:paraId="525834E4" w14:textId="77777777" w:rsidR="0056544B" w:rsidRPr="0056544B" w:rsidRDefault="0056544B" w:rsidP="00BF3D72">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56544B" w14:paraId="3F38610F" w14:textId="77777777" w:rsidTr="00BF3D72">
        <w:tc>
          <w:tcPr>
            <w:tcW w:w="2335" w:type="dxa"/>
          </w:tcPr>
          <w:p w14:paraId="08DC29C3" w14:textId="77777777" w:rsidR="0056544B" w:rsidRDefault="0056544B" w:rsidP="00BF3D72">
            <w:pPr>
              <w:spacing w:after="120"/>
              <w:rPr>
                <w:b/>
                <w:snapToGrid w:val="0"/>
              </w:rPr>
            </w:pPr>
            <w:r>
              <w:rPr>
                <w:b/>
                <w:snapToGrid w:val="0"/>
              </w:rPr>
              <w:t>Response</w:t>
            </w:r>
          </w:p>
        </w:tc>
        <w:tc>
          <w:tcPr>
            <w:tcW w:w="7105" w:type="dxa"/>
          </w:tcPr>
          <w:p w14:paraId="013AC495" w14:textId="77777777" w:rsid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2 bytes. If included, the first byte is echoed from the request.  The second byte is the CVD result.</w:t>
            </w:r>
          </w:p>
          <w:p w14:paraId="46943815" w14:textId="77777777" w:rsidR="0056544B" w:rsidRPr="008F0357" w:rsidRDefault="0056544B" w:rsidP="00BF3D72">
            <w:pPr>
              <w:tabs>
                <w:tab w:val="left" w:pos="0"/>
                <w:tab w:val="left" w:pos="720"/>
                <w:tab w:val="left" w:pos="1440"/>
                <w:tab w:val="left" w:pos="2160"/>
                <w:tab w:val="left" w:pos="2880"/>
                <w:tab w:val="left" w:pos="3600"/>
                <w:tab w:val="left" w:pos="4320"/>
              </w:tabs>
              <w:spacing w:line="240" w:lineRule="atLeast"/>
              <w:rPr>
                <w:b/>
                <w:bCs/>
                <w:snapToGrid w:val="0"/>
              </w:rPr>
            </w:pPr>
          </w:p>
        </w:tc>
      </w:tr>
      <w:tr w:rsidR="0056544B" w14:paraId="5CC21451" w14:textId="77777777" w:rsidTr="00BF3D72">
        <w:tc>
          <w:tcPr>
            <w:tcW w:w="2335" w:type="dxa"/>
          </w:tcPr>
          <w:p w14:paraId="70F0632C" w14:textId="77777777" w:rsidR="0056544B" w:rsidRDefault="0056544B" w:rsidP="00BF3D72">
            <w:pPr>
              <w:spacing w:after="120"/>
              <w:rPr>
                <w:b/>
                <w:snapToGrid w:val="0"/>
              </w:rPr>
            </w:pPr>
            <w:r w:rsidRPr="00FB4BC9">
              <w:rPr>
                <w:rFonts w:cs="Arial"/>
                <w:b/>
                <w:bCs/>
                <w:lang w:val="en-CA"/>
              </w:rPr>
              <w:t>Internal Field</w:t>
            </w:r>
          </w:p>
        </w:tc>
        <w:tc>
          <w:tcPr>
            <w:tcW w:w="7105" w:type="dxa"/>
          </w:tcPr>
          <w:p w14:paraId="5119904F" w14:textId="77777777" w:rsidR="0056544B" w:rsidRDefault="0056544B" w:rsidP="00BF3D72">
            <w:pPr>
              <w:rPr>
                <w:b/>
                <w:snapToGrid w:val="0"/>
              </w:rPr>
            </w:pPr>
            <w:r>
              <w:rPr>
                <w:snapToGrid w:val="0"/>
                <w:color w:val="000000"/>
              </w:rPr>
              <w:t>BASE24-pos Release 5.0 token</w:t>
            </w:r>
          </w:p>
        </w:tc>
      </w:tr>
    </w:tbl>
    <w:p w14:paraId="1C925DAA" w14:textId="77777777" w:rsidR="006310D0" w:rsidRDefault="006310D0" w:rsidP="0056544B">
      <w:pPr>
        <w:tabs>
          <w:tab w:val="left" w:pos="0"/>
          <w:tab w:val="left" w:pos="720"/>
          <w:tab w:val="left" w:pos="1440"/>
          <w:tab w:val="left" w:pos="2160"/>
          <w:tab w:val="left" w:pos="2880"/>
          <w:tab w:val="left" w:pos="3600"/>
          <w:tab w:val="left" w:pos="4320"/>
        </w:tabs>
        <w:spacing w:line="240" w:lineRule="atLeast"/>
        <w:rPr>
          <w:snapToGrid w:val="0"/>
          <w:color w:val="000000"/>
        </w:rPr>
      </w:pPr>
    </w:p>
    <w:p w14:paraId="36200E5D"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06D3C3D4" w14:textId="77777777" w:rsidR="006310D0" w:rsidRPr="00236E2E" w:rsidRDefault="006310D0" w:rsidP="00847896">
      <w:pPr>
        <w:pStyle w:val="Heading2"/>
        <w:rPr>
          <w:snapToGrid w:val="0"/>
        </w:rPr>
      </w:pPr>
      <w:bookmarkStart w:id="2669" w:name="_Toc30407729"/>
      <w:bookmarkStart w:id="2670" w:name="_Toc126079292"/>
      <w:r>
        <w:rPr>
          <w:snapToGrid w:val="0"/>
        </w:rPr>
        <w:t>SFID I – Currency Code Indicator</w:t>
      </w:r>
      <w:bookmarkEnd w:id="2669"/>
      <w:bookmarkEnd w:id="2670"/>
    </w:p>
    <w:p w14:paraId="050C5EC8" w14:textId="77777777" w:rsidR="00C21BB6" w:rsidRDefault="00C21BB6" w:rsidP="00236E2E">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A numeric code indicating the currency of the transaction, as received from the POS device, Field is required for EMV online/offline requests.</w:t>
      </w:r>
    </w:p>
    <w:p w14:paraId="469CCC10" w14:textId="77777777" w:rsidR="00C21BB6" w:rsidRDefault="00C21BB6" w:rsidP="00236E2E">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7A4885D6" w14:textId="77777777" w:rsidTr="00BF3D72">
        <w:tc>
          <w:tcPr>
            <w:tcW w:w="2335" w:type="dxa"/>
          </w:tcPr>
          <w:p w14:paraId="084D5E81" w14:textId="77777777" w:rsidR="0056544B" w:rsidRDefault="0056544B" w:rsidP="00BF3D72">
            <w:pPr>
              <w:spacing w:after="120"/>
              <w:rPr>
                <w:b/>
                <w:snapToGrid w:val="0"/>
              </w:rPr>
            </w:pPr>
            <w:r>
              <w:rPr>
                <w:b/>
                <w:snapToGrid w:val="0"/>
              </w:rPr>
              <w:t>Request</w:t>
            </w:r>
          </w:p>
        </w:tc>
        <w:tc>
          <w:tcPr>
            <w:tcW w:w="7105" w:type="dxa"/>
          </w:tcPr>
          <w:p w14:paraId="1B2F226E" w14:textId="77777777" w:rsidR="0056544B" w:rsidRP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3 bytes.</w:t>
            </w:r>
          </w:p>
        </w:tc>
      </w:tr>
      <w:tr w:rsidR="0056544B" w14:paraId="4DFE20CC" w14:textId="77777777" w:rsidTr="00BF3D72">
        <w:tc>
          <w:tcPr>
            <w:tcW w:w="2335" w:type="dxa"/>
          </w:tcPr>
          <w:p w14:paraId="4B436591" w14:textId="77777777" w:rsidR="0056544B" w:rsidRDefault="0056544B" w:rsidP="00BF3D72">
            <w:pPr>
              <w:spacing w:after="120"/>
              <w:rPr>
                <w:b/>
                <w:snapToGrid w:val="0"/>
              </w:rPr>
            </w:pPr>
            <w:r>
              <w:rPr>
                <w:b/>
                <w:snapToGrid w:val="0"/>
              </w:rPr>
              <w:t>Response</w:t>
            </w:r>
          </w:p>
        </w:tc>
        <w:tc>
          <w:tcPr>
            <w:tcW w:w="7105" w:type="dxa"/>
          </w:tcPr>
          <w:p w14:paraId="739C4B35" w14:textId="77777777" w:rsidR="0056544B" w:rsidRPr="008F0357" w:rsidRDefault="0056544B" w:rsidP="0056544B">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Optional. Fixed length of 3 bytes.</w:t>
            </w:r>
          </w:p>
        </w:tc>
      </w:tr>
      <w:tr w:rsidR="0056544B" w14:paraId="538FCC9D" w14:textId="77777777" w:rsidTr="00BF3D72">
        <w:tc>
          <w:tcPr>
            <w:tcW w:w="2335" w:type="dxa"/>
          </w:tcPr>
          <w:p w14:paraId="293D055B" w14:textId="77777777" w:rsidR="0056544B" w:rsidRDefault="0056544B" w:rsidP="00BF3D72">
            <w:pPr>
              <w:spacing w:after="120"/>
              <w:rPr>
                <w:b/>
                <w:snapToGrid w:val="0"/>
              </w:rPr>
            </w:pPr>
            <w:r w:rsidRPr="00FB4BC9">
              <w:rPr>
                <w:rFonts w:cs="Arial"/>
                <w:b/>
                <w:bCs/>
                <w:lang w:val="en-CA"/>
              </w:rPr>
              <w:t>Internal Field</w:t>
            </w:r>
          </w:p>
        </w:tc>
        <w:tc>
          <w:tcPr>
            <w:tcW w:w="7105" w:type="dxa"/>
          </w:tcPr>
          <w:p w14:paraId="25034655" w14:textId="77777777" w:rsidR="0056544B" w:rsidRPr="00236E2E" w:rsidRDefault="0056544B" w:rsidP="0056544B">
            <w:pPr>
              <w:autoSpaceDE w:val="0"/>
              <w:autoSpaceDN w:val="0"/>
              <w:adjustRightInd w:val="0"/>
              <w:rPr>
                <w:rFonts w:cs="Arial"/>
                <w:lang w:val="en-CA"/>
              </w:rPr>
            </w:pPr>
            <w:r w:rsidRPr="00236E2E">
              <w:rPr>
                <w:rFonts w:cs="Arial"/>
                <w:lang w:val="en-CA"/>
              </w:rPr>
              <w:t>Multiple Currency token</w:t>
            </w:r>
          </w:p>
          <w:p w14:paraId="09ADEF4B" w14:textId="77777777" w:rsidR="0056544B" w:rsidRPr="00236E2E" w:rsidRDefault="0056544B" w:rsidP="0056544B">
            <w:pPr>
              <w:tabs>
                <w:tab w:val="left" w:pos="0"/>
                <w:tab w:val="left" w:pos="720"/>
                <w:tab w:val="left" w:pos="1440"/>
                <w:tab w:val="left" w:pos="2160"/>
                <w:tab w:val="left" w:pos="2880"/>
                <w:tab w:val="left" w:pos="3600"/>
                <w:tab w:val="left" w:pos="4320"/>
              </w:tabs>
              <w:spacing w:line="240" w:lineRule="atLeast"/>
              <w:rPr>
                <w:rFonts w:cs="Arial"/>
                <w:snapToGrid w:val="0"/>
                <w:color w:val="000000"/>
              </w:rPr>
            </w:pPr>
            <w:r w:rsidRPr="00236E2E">
              <w:rPr>
                <w:rFonts w:cs="Arial"/>
                <w:lang w:val="en-CA"/>
              </w:rPr>
              <w:t>EMV Request Data token</w:t>
            </w:r>
          </w:p>
          <w:p w14:paraId="70C1BD80" w14:textId="77777777" w:rsidR="0056544B" w:rsidRDefault="0056544B" w:rsidP="00BF3D72">
            <w:pPr>
              <w:rPr>
                <w:b/>
                <w:snapToGrid w:val="0"/>
              </w:rPr>
            </w:pPr>
          </w:p>
        </w:tc>
      </w:tr>
    </w:tbl>
    <w:p w14:paraId="4EA97947" w14:textId="77777777" w:rsidR="0056544B" w:rsidRDefault="0056544B" w:rsidP="00236E2E">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69E7541" w14:textId="77777777" w:rsidR="00056C75" w:rsidRDefault="00056C75" w:rsidP="00847896">
      <w:pPr>
        <w:pStyle w:val="Heading2"/>
        <w:rPr>
          <w:snapToGrid w:val="0"/>
        </w:rPr>
      </w:pPr>
      <w:bookmarkStart w:id="2671" w:name="_Toc30407730"/>
      <w:bookmarkStart w:id="2672" w:name="_Toc126079293"/>
      <w:r>
        <w:rPr>
          <w:snapToGrid w:val="0"/>
        </w:rPr>
        <w:lastRenderedPageBreak/>
        <w:t>SFID J – Cardholder Certificate Serial Number</w:t>
      </w:r>
      <w:bookmarkEnd w:id="2671"/>
      <w:bookmarkEnd w:id="2672"/>
    </w:p>
    <w:p w14:paraId="18051E00" w14:textId="77777777" w:rsidR="00C21BB6" w:rsidRDefault="00C21BB6" w:rsidP="00056C7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cardholder certificate serial number for secure electronic commerce.</w:t>
      </w:r>
    </w:p>
    <w:p w14:paraId="175CA23F" w14:textId="77777777" w:rsidR="00C21BB6" w:rsidRDefault="00C21BB6" w:rsidP="00056C7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7C8FFDC" w14:textId="77777777" w:rsidR="00056C75" w:rsidRDefault="00056C75" w:rsidP="00056C7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550C84DF" w14:textId="77777777" w:rsidR="00056C75" w:rsidRDefault="00056C75" w:rsidP="00056C7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656EF73B" w14:textId="77777777" w:rsidTr="00BF3D72">
        <w:tc>
          <w:tcPr>
            <w:tcW w:w="2335" w:type="dxa"/>
          </w:tcPr>
          <w:p w14:paraId="5C5232B5" w14:textId="77777777" w:rsidR="0056544B" w:rsidRDefault="0056544B" w:rsidP="00BF3D72">
            <w:pPr>
              <w:spacing w:after="120"/>
              <w:rPr>
                <w:b/>
                <w:snapToGrid w:val="0"/>
              </w:rPr>
            </w:pPr>
            <w:r>
              <w:rPr>
                <w:b/>
                <w:snapToGrid w:val="0"/>
              </w:rPr>
              <w:t>Request</w:t>
            </w:r>
          </w:p>
        </w:tc>
        <w:tc>
          <w:tcPr>
            <w:tcW w:w="7105" w:type="dxa"/>
          </w:tcPr>
          <w:p w14:paraId="58701F79" w14:textId="77777777" w:rsid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32 bytes.</w:t>
            </w:r>
          </w:p>
          <w:p w14:paraId="60743700" w14:textId="77777777" w:rsidR="0056544B" w:rsidRPr="0056544B" w:rsidRDefault="0056544B" w:rsidP="00BF3D72">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56544B" w14:paraId="52A828DE" w14:textId="77777777" w:rsidTr="00BF3D72">
        <w:tc>
          <w:tcPr>
            <w:tcW w:w="2335" w:type="dxa"/>
          </w:tcPr>
          <w:p w14:paraId="6D0F726A" w14:textId="77777777" w:rsidR="0056544B" w:rsidRDefault="0056544B" w:rsidP="00BF3D72">
            <w:pPr>
              <w:spacing w:after="120"/>
              <w:rPr>
                <w:b/>
                <w:snapToGrid w:val="0"/>
              </w:rPr>
            </w:pPr>
            <w:r>
              <w:rPr>
                <w:b/>
                <w:snapToGrid w:val="0"/>
              </w:rPr>
              <w:t>Response</w:t>
            </w:r>
          </w:p>
        </w:tc>
        <w:tc>
          <w:tcPr>
            <w:tcW w:w="7105" w:type="dxa"/>
          </w:tcPr>
          <w:p w14:paraId="04A54080" w14:textId="77777777" w:rsidR="0056544B" w:rsidRPr="008F0357" w:rsidRDefault="0056544B" w:rsidP="00BF3D72">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r w:rsidR="0056544B" w14:paraId="367C0823" w14:textId="77777777" w:rsidTr="00BF3D72">
        <w:tc>
          <w:tcPr>
            <w:tcW w:w="2335" w:type="dxa"/>
          </w:tcPr>
          <w:p w14:paraId="1834B999" w14:textId="77777777" w:rsidR="0056544B" w:rsidRDefault="0056544B" w:rsidP="00BF3D72">
            <w:pPr>
              <w:spacing w:after="120"/>
              <w:rPr>
                <w:b/>
                <w:snapToGrid w:val="0"/>
              </w:rPr>
            </w:pPr>
            <w:r w:rsidRPr="00FB4BC9">
              <w:rPr>
                <w:rFonts w:cs="Arial"/>
                <w:b/>
                <w:bCs/>
                <w:lang w:val="en-CA"/>
              </w:rPr>
              <w:t>Internal Field</w:t>
            </w:r>
          </w:p>
        </w:tc>
        <w:tc>
          <w:tcPr>
            <w:tcW w:w="7105" w:type="dxa"/>
          </w:tcPr>
          <w:p w14:paraId="39C0DA1B" w14:textId="77777777" w:rsidR="0056544B" w:rsidRDefault="0056544B" w:rsidP="0056544B">
            <w:pPr>
              <w:tabs>
                <w:tab w:val="left" w:pos="0"/>
                <w:tab w:val="left" w:pos="720"/>
                <w:tab w:val="left" w:pos="1440"/>
                <w:tab w:val="left" w:pos="2160"/>
                <w:tab w:val="left" w:pos="2880"/>
                <w:tab w:val="left" w:pos="3600"/>
                <w:tab w:val="left" w:pos="4320"/>
              </w:tabs>
              <w:spacing w:line="240" w:lineRule="atLeast"/>
              <w:rPr>
                <w:b/>
                <w:snapToGrid w:val="0"/>
              </w:rPr>
            </w:pPr>
            <w:r>
              <w:rPr>
                <w:snapToGrid w:val="0"/>
                <w:color w:val="000000"/>
              </w:rPr>
              <w:t>Cardholder Serial Number token</w:t>
            </w:r>
          </w:p>
        </w:tc>
      </w:tr>
    </w:tbl>
    <w:p w14:paraId="4F5107BF" w14:textId="77777777" w:rsidR="0056544B" w:rsidRDefault="0056544B" w:rsidP="00056C7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72A30CD7" w14:textId="77777777" w:rsidR="0056544B" w:rsidRDefault="0056544B" w:rsidP="00056C7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743087DE" w14:textId="77777777" w:rsidR="0097501F" w:rsidRDefault="0097501F" w:rsidP="00847896">
      <w:pPr>
        <w:pStyle w:val="Heading2"/>
      </w:pPr>
      <w:bookmarkStart w:id="2673" w:name="_Toc30407731"/>
      <w:bookmarkStart w:id="2674" w:name="_Toc126079294"/>
      <w:r>
        <w:t>SFID K – Merchant Certificate Serial Number</w:t>
      </w:r>
      <w:bookmarkEnd w:id="2673"/>
      <w:bookmarkEnd w:id="2674"/>
    </w:p>
    <w:p w14:paraId="04D941EB" w14:textId="77777777" w:rsidR="00C21BB6" w:rsidRDefault="00C21BB6" w:rsidP="0097501F">
      <w:pPr>
        <w:pStyle w:val="BodyText2"/>
        <w:ind w:left="720"/>
        <w:rPr>
          <w:color w:val="auto"/>
        </w:rPr>
      </w:pPr>
      <w:r>
        <w:rPr>
          <w:color w:val="auto"/>
        </w:rPr>
        <w:t>The merchant certificate serial number for secure electronic commerce.</w:t>
      </w:r>
    </w:p>
    <w:p w14:paraId="1DC28800" w14:textId="77777777" w:rsidR="00C21BB6" w:rsidRDefault="00C21BB6" w:rsidP="0097501F">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4AE8213F" w14:textId="77777777" w:rsidR="0097501F" w:rsidRDefault="0097501F" w:rsidP="0097501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46503F09" w14:textId="77777777" w:rsidR="0097501F" w:rsidRDefault="0097501F" w:rsidP="0097501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6544B" w14:paraId="45819AB6" w14:textId="77777777" w:rsidTr="00BF3D72">
        <w:tc>
          <w:tcPr>
            <w:tcW w:w="2335" w:type="dxa"/>
          </w:tcPr>
          <w:p w14:paraId="0F8F0B3F" w14:textId="77777777" w:rsidR="0056544B" w:rsidRDefault="0056544B" w:rsidP="00BF3D72">
            <w:pPr>
              <w:spacing w:after="120"/>
              <w:rPr>
                <w:b/>
                <w:snapToGrid w:val="0"/>
              </w:rPr>
            </w:pPr>
            <w:r>
              <w:rPr>
                <w:b/>
                <w:snapToGrid w:val="0"/>
              </w:rPr>
              <w:t>Request</w:t>
            </w:r>
          </w:p>
        </w:tc>
        <w:tc>
          <w:tcPr>
            <w:tcW w:w="7105" w:type="dxa"/>
          </w:tcPr>
          <w:p w14:paraId="7DAF3498" w14:textId="77777777" w:rsidR="0056544B" w:rsidRPr="0056544B" w:rsidRDefault="0056544B" w:rsidP="0056544B">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32 bytes.</w:t>
            </w:r>
          </w:p>
        </w:tc>
      </w:tr>
      <w:tr w:rsidR="0056544B" w14:paraId="7A2C177D" w14:textId="77777777" w:rsidTr="00BF3D72">
        <w:tc>
          <w:tcPr>
            <w:tcW w:w="2335" w:type="dxa"/>
          </w:tcPr>
          <w:p w14:paraId="18191CC0" w14:textId="77777777" w:rsidR="0056544B" w:rsidRDefault="0056544B" w:rsidP="00BF3D72">
            <w:pPr>
              <w:spacing w:after="120"/>
              <w:rPr>
                <w:b/>
                <w:snapToGrid w:val="0"/>
              </w:rPr>
            </w:pPr>
            <w:r>
              <w:rPr>
                <w:b/>
                <w:snapToGrid w:val="0"/>
              </w:rPr>
              <w:t>Response</w:t>
            </w:r>
          </w:p>
        </w:tc>
        <w:tc>
          <w:tcPr>
            <w:tcW w:w="7105" w:type="dxa"/>
          </w:tcPr>
          <w:p w14:paraId="1670A30E" w14:textId="77777777" w:rsidR="0056544B" w:rsidRPr="008F0357" w:rsidRDefault="0056544B" w:rsidP="00BF3D72">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r w:rsidR="0056544B" w14:paraId="38CD2359" w14:textId="77777777" w:rsidTr="00BF3D72">
        <w:tc>
          <w:tcPr>
            <w:tcW w:w="2335" w:type="dxa"/>
          </w:tcPr>
          <w:p w14:paraId="088E1A96" w14:textId="77777777" w:rsidR="0056544B" w:rsidRDefault="0056544B" w:rsidP="00BF3D72">
            <w:pPr>
              <w:spacing w:after="120"/>
              <w:rPr>
                <w:b/>
                <w:snapToGrid w:val="0"/>
              </w:rPr>
            </w:pPr>
            <w:r w:rsidRPr="00FB4BC9">
              <w:rPr>
                <w:rFonts w:cs="Arial"/>
                <w:b/>
                <w:bCs/>
                <w:lang w:val="en-CA"/>
              </w:rPr>
              <w:t>Internal Field</w:t>
            </w:r>
          </w:p>
        </w:tc>
        <w:tc>
          <w:tcPr>
            <w:tcW w:w="7105" w:type="dxa"/>
          </w:tcPr>
          <w:p w14:paraId="4E9EAFDA" w14:textId="77777777" w:rsidR="0056544B" w:rsidRDefault="0056544B" w:rsidP="00BF3D72">
            <w:pPr>
              <w:tabs>
                <w:tab w:val="left" w:pos="0"/>
                <w:tab w:val="left" w:pos="720"/>
                <w:tab w:val="left" w:pos="1440"/>
                <w:tab w:val="left" w:pos="2160"/>
                <w:tab w:val="left" w:pos="2880"/>
                <w:tab w:val="left" w:pos="3600"/>
                <w:tab w:val="left" w:pos="4320"/>
              </w:tabs>
              <w:spacing w:line="240" w:lineRule="atLeast"/>
              <w:rPr>
                <w:b/>
                <w:snapToGrid w:val="0"/>
              </w:rPr>
            </w:pPr>
            <w:r>
              <w:rPr>
                <w:snapToGrid w:val="0"/>
                <w:color w:val="000000"/>
              </w:rPr>
              <w:t>Merchant Serial Number token</w:t>
            </w:r>
          </w:p>
        </w:tc>
      </w:tr>
    </w:tbl>
    <w:p w14:paraId="30D1EF6A" w14:textId="77777777" w:rsidR="0056544B" w:rsidRDefault="0056544B" w:rsidP="0097501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00DA866F" w14:textId="77777777" w:rsidR="00C21BB6" w:rsidRDefault="00C21BB6">
      <w:pPr>
        <w:tabs>
          <w:tab w:val="left" w:pos="0"/>
          <w:tab w:val="left" w:pos="720"/>
          <w:tab w:val="left" w:pos="1440"/>
          <w:tab w:val="left" w:pos="2160"/>
          <w:tab w:val="left" w:pos="2880"/>
          <w:tab w:val="left" w:pos="3600"/>
          <w:tab w:val="left" w:pos="4320"/>
        </w:tabs>
        <w:spacing w:line="240" w:lineRule="atLeast"/>
        <w:rPr>
          <w:snapToGrid w:val="0"/>
          <w:color w:val="000000"/>
        </w:rPr>
      </w:pPr>
    </w:p>
    <w:p w14:paraId="5A640A64" w14:textId="77777777" w:rsidR="00803DEF" w:rsidRPr="00194504" w:rsidRDefault="00803DEF" w:rsidP="00847896">
      <w:pPr>
        <w:pStyle w:val="Heading2"/>
        <w:rPr>
          <w:snapToGrid w:val="0"/>
        </w:rPr>
      </w:pPr>
      <w:bookmarkStart w:id="2675" w:name="_Toc30407732"/>
      <w:bookmarkStart w:id="2676" w:name="_Toc126079295"/>
      <w:r>
        <w:rPr>
          <w:snapToGrid w:val="0"/>
        </w:rPr>
        <w:t>SFID L – XID/TRANS STAIN</w:t>
      </w:r>
      <w:bookmarkEnd w:id="2675"/>
      <w:bookmarkEnd w:id="2676"/>
      <w:r>
        <w:rPr>
          <w:snapToGrid w:val="0"/>
        </w:rPr>
        <w:t xml:space="preserve"> </w:t>
      </w:r>
    </w:p>
    <w:p w14:paraId="4AEF95C4" w14:textId="77777777" w:rsidR="00C21BB6" w:rsidRDefault="00C21BB6" w:rsidP="004B177B">
      <w:pPr>
        <w:tabs>
          <w:tab w:val="left" w:pos="0"/>
          <w:tab w:val="left" w:pos="720"/>
          <w:tab w:val="left" w:pos="1440"/>
          <w:tab w:val="left" w:pos="2160"/>
          <w:tab w:val="left" w:pos="2880"/>
          <w:tab w:val="left" w:pos="3600"/>
          <w:tab w:val="left" w:pos="4320"/>
        </w:tabs>
        <w:spacing w:line="240" w:lineRule="atLeast"/>
        <w:ind w:left="720"/>
        <w:rPr>
          <w:snapToGrid w:val="0"/>
        </w:rPr>
      </w:pPr>
      <w:r>
        <w:rPr>
          <w:snapToGrid w:val="0"/>
          <w:color w:val="000000"/>
        </w:rPr>
        <w:t xml:space="preserve">The transaction identifier and transactions stain. The transaction identifier (XID) is 40 bytes long. The transaction stain is a hash value calculated by applying a secure hash algorithm to the XID and CardSecret (a secret SET-defined value known only to the cardholder and the issuer of the </w:t>
      </w:r>
      <w:r>
        <w:rPr>
          <w:snapToGrid w:val="0"/>
        </w:rPr>
        <w:t>cardholder certificate). It is 40 bytes long.</w:t>
      </w:r>
    </w:p>
    <w:p w14:paraId="645153AC" w14:textId="77777777" w:rsidR="00C21BB6" w:rsidRDefault="002050B9" w:rsidP="006D7C95">
      <w:pPr>
        <w:tabs>
          <w:tab w:val="left" w:pos="0"/>
          <w:tab w:val="left" w:pos="720"/>
          <w:tab w:val="left" w:pos="1440"/>
          <w:tab w:val="left" w:pos="2160"/>
          <w:tab w:val="left" w:pos="2880"/>
          <w:tab w:val="left" w:pos="3600"/>
          <w:tab w:val="left" w:pos="4320"/>
        </w:tabs>
        <w:spacing w:line="240" w:lineRule="atLeast"/>
        <w:ind w:left="720"/>
        <w:rPr>
          <w:snapToGrid w:val="0"/>
        </w:rPr>
      </w:pPr>
      <w:r>
        <w:rPr>
          <w:snapToGrid w:val="0"/>
        </w:rPr>
        <w:t>In-App transactions, the request message will contain the cryptographic value in this field.</w:t>
      </w:r>
    </w:p>
    <w:p w14:paraId="1F03D4AA" w14:textId="77777777" w:rsidR="002050B9" w:rsidRDefault="002050B9" w:rsidP="007A0FFD">
      <w:pPr>
        <w:tabs>
          <w:tab w:val="left" w:pos="0"/>
          <w:tab w:val="left" w:pos="720"/>
          <w:tab w:val="left" w:pos="1440"/>
          <w:tab w:val="left" w:pos="2160"/>
          <w:tab w:val="left" w:pos="2880"/>
          <w:tab w:val="left" w:pos="3600"/>
          <w:tab w:val="left" w:pos="4320"/>
        </w:tabs>
        <w:spacing w:line="240" w:lineRule="atLeast"/>
        <w:ind w:left="720"/>
        <w:rPr>
          <w:snapToGrid w:val="0"/>
        </w:rPr>
      </w:pPr>
    </w:p>
    <w:p w14:paraId="710235CD" w14:textId="77777777" w:rsidR="0031675F" w:rsidRPr="00BF3D72" w:rsidRDefault="008E7DB9" w:rsidP="007A0FFD">
      <w:pPr>
        <w:tabs>
          <w:tab w:val="left" w:pos="0"/>
          <w:tab w:val="left" w:pos="720"/>
          <w:tab w:val="left" w:pos="1440"/>
          <w:tab w:val="left" w:pos="2160"/>
          <w:tab w:val="left" w:pos="2880"/>
          <w:tab w:val="left" w:pos="3600"/>
          <w:tab w:val="left" w:pos="4320"/>
        </w:tabs>
        <w:spacing w:line="240" w:lineRule="atLeast"/>
        <w:ind w:left="720"/>
        <w:rPr>
          <w:b/>
          <w:snapToGrid w:val="0"/>
          <w:color w:val="538135" w:themeColor="accent3"/>
        </w:rPr>
      </w:pPr>
      <w:r w:rsidRPr="00BF3D72">
        <w:rPr>
          <w:b/>
          <w:snapToGrid w:val="0"/>
          <w:color w:val="538135" w:themeColor="accent3"/>
        </w:rPr>
        <w:t xml:space="preserve">3-D Secure Protocol – </w:t>
      </w:r>
      <w:r w:rsidR="0031675F" w:rsidRPr="00BF3D72">
        <w:rPr>
          <w:b/>
          <w:snapToGrid w:val="0"/>
          <w:color w:val="538135" w:themeColor="accent3"/>
        </w:rPr>
        <w:t xml:space="preserve">SFID L </w:t>
      </w:r>
      <w:r w:rsidRPr="00BF3D72">
        <w:rPr>
          <w:b/>
          <w:snapToGrid w:val="0"/>
          <w:color w:val="538135" w:themeColor="accent3"/>
        </w:rPr>
        <w:t>XID and TRANS STAIN must be present</w:t>
      </w:r>
    </w:p>
    <w:p w14:paraId="7CD6F494" w14:textId="77777777" w:rsidR="008E7DB9" w:rsidRPr="001E07DB" w:rsidRDefault="0031675F" w:rsidP="00F12805">
      <w:pPr>
        <w:pStyle w:val="ListParagraph"/>
        <w:numPr>
          <w:ilvl w:val="0"/>
          <w:numId w:val="176"/>
        </w:numPr>
        <w:rPr>
          <w:snapToGrid w:val="0"/>
        </w:rPr>
      </w:pPr>
      <w:r w:rsidRPr="001E07DB">
        <w:rPr>
          <w:snapToGrid w:val="0"/>
        </w:rPr>
        <w:t>Visa</w:t>
      </w:r>
      <w:r w:rsidRPr="001E07DB">
        <w:rPr>
          <w:snapToGrid w:val="0"/>
        </w:rPr>
        <w:tab/>
        <w:t>Verified By Visa</w:t>
      </w:r>
      <w:r w:rsidR="002050B9" w:rsidRPr="001E07DB">
        <w:rPr>
          <w:snapToGrid w:val="0"/>
        </w:rPr>
        <w:t xml:space="preserve"> </w:t>
      </w:r>
    </w:p>
    <w:p w14:paraId="5D71BC63" w14:textId="77777777" w:rsidR="0031675F" w:rsidRPr="001E07DB" w:rsidRDefault="0031675F" w:rsidP="00F12805">
      <w:pPr>
        <w:pStyle w:val="ListParagraph"/>
        <w:numPr>
          <w:ilvl w:val="0"/>
          <w:numId w:val="176"/>
        </w:numPr>
        <w:rPr>
          <w:snapToGrid w:val="0"/>
        </w:rPr>
      </w:pPr>
      <w:r w:rsidRPr="001E07DB">
        <w:rPr>
          <w:snapToGrid w:val="0"/>
        </w:rPr>
        <w:t>Amex</w:t>
      </w:r>
      <w:r w:rsidRPr="001E07DB">
        <w:rPr>
          <w:snapToGrid w:val="0"/>
        </w:rPr>
        <w:tab/>
        <w:t>SafeKey</w:t>
      </w:r>
      <w:r w:rsidR="002050B9" w:rsidRPr="001E07DB">
        <w:rPr>
          <w:snapToGrid w:val="0"/>
        </w:rPr>
        <w:t xml:space="preserve"> </w:t>
      </w:r>
    </w:p>
    <w:p w14:paraId="6F550E15" w14:textId="77777777" w:rsidR="0031675F" w:rsidRPr="001E07DB" w:rsidRDefault="0031675F" w:rsidP="00F12805">
      <w:pPr>
        <w:pStyle w:val="ListParagraph"/>
        <w:numPr>
          <w:ilvl w:val="0"/>
          <w:numId w:val="176"/>
        </w:numPr>
        <w:rPr>
          <w:snapToGrid w:val="0"/>
        </w:rPr>
      </w:pPr>
      <w:r w:rsidRPr="001E07DB">
        <w:rPr>
          <w:snapToGrid w:val="0"/>
        </w:rPr>
        <w:t>Discover</w:t>
      </w:r>
      <w:r w:rsidRPr="001E07DB">
        <w:rPr>
          <w:snapToGrid w:val="0"/>
        </w:rPr>
        <w:tab/>
        <w:t>ProtectBuy</w:t>
      </w:r>
      <w:r w:rsidR="002050B9" w:rsidRPr="001E07DB">
        <w:rPr>
          <w:snapToGrid w:val="0"/>
        </w:rPr>
        <w:t xml:space="preserve"> </w:t>
      </w:r>
    </w:p>
    <w:p w14:paraId="2D0A3FF4" w14:textId="77777777" w:rsidR="008E7DB9" w:rsidRDefault="008E7DB9" w:rsidP="008E7DB9">
      <w:pPr>
        <w:tabs>
          <w:tab w:val="left" w:pos="0"/>
          <w:tab w:val="left" w:pos="720"/>
          <w:tab w:val="left" w:pos="1440"/>
          <w:tab w:val="left" w:pos="2160"/>
          <w:tab w:val="left" w:pos="2880"/>
          <w:tab w:val="left" w:pos="3600"/>
          <w:tab w:val="left" w:pos="4320"/>
        </w:tabs>
        <w:spacing w:line="240" w:lineRule="atLeast"/>
        <w:rPr>
          <w:snapToGrid w:val="0"/>
        </w:rPr>
      </w:pPr>
    </w:p>
    <w:p w14:paraId="7D444516" w14:textId="77777777" w:rsidR="008E7DB9" w:rsidRPr="00BF3D72" w:rsidRDefault="008E7DB9" w:rsidP="008E7DB9">
      <w:pPr>
        <w:tabs>
          <w:tab w:val="left" w:pos="0"/>
          <w:tab w:val="left" w:pos="720"/>
          <w:tab w:val="left" w:pos="1440"/>
          <w:tab w:val="left" w:pos="2160"/>
          <w:tab w:val="left" w:pos="2880"/>
          <w:tab w:val="left" w:pos="3600"/>
          <w:tab w:val="left" w:pos="4320"/>
        </w:tabs>
        <w:spacing w:line="240" w:lineRule="atLeast"/>
        <w:ind w:left="720"/>
        <w:rPr>
          <w:snapToGrid w:val="0"/>
          <w:color w:val="538135" w:themeColor="accent3"/>
        </w:rPr>
      </w:pPr>
      <w:r w:rsidRPr="00BF3D72">
        <w:rPr>
          <w:b/>
          <w:snapToGrid w:val="0"/>
          <w:color w:val="538135" w:themeColor="accent3"/>
        </w:rPr>
        <w:t>In-App – Visa and Discover</w:t>
      </w:r>
    </w:p>
    <w:p w14:paraId="3F1B47D7" w14:textId="77777777" w:rsidR="008E7DB9" w:rsidRPr="001E07DB" w:rsidRDefault="008E7DB9" w:rsidP="00F12805">
      <w:pPr>
        <w:pStyle w:val="ListParagraph"/>
        <w:numPr>
          <w:ilvl w:val="0"/>
          <w:numId w:val="177"/>
        </w:numPr>
        <w:tabs>
          <w:tab w:val="left" w:pos="0"/>
          <w:tab w:val="left" w:pos="720"/>
          <w:tab w:val="left" w:pos="1440"/>
          <w:tab w:val="left" w:pos="2160"/>
          <w:tab w:val="left" w:pos="2880"/>
          <w:tab w:val="left" w:pos="3600"/>
          <w:tab w:val="left" w:pos="4320"/>
        </w:tabs>
        <w:spacing w:line="240" w:lineRule="atLeast"/>
        <w:rPr>
          <w:snapToGrid w:val="0"/>
        </w:rPr>
      </w:pPr>
      <w:r w:rsidRPr="001E07DB">
        <w:rPr>
          <w:snapToGrid w:val="0"/>
        </w:rPr>
        <w:t>XID = blank or zeroes filled</w:t>
      </w:r>
    </w:p>
    <w:p w14:paraId="149FDDD9" w14:textId="77777777" w:rsidR="008E7DB9" w:rsidRPr="001E07DB" w:rsidRDefault="008E7DB9" w:rsidP="00F12805">
      <w:pPr>
        <w:pStyle w:val="ListParagraph"/>
        <w:numPr>
          <w:ilvl w:val="0"/>
          <w:numId w:val="177"/>
        </w:numPr>
        <w:tabs>
          <w:tab w:val="left" w:pos="0"/>
          <w:tab w:val="left" w:pos="720"/>
          <w:tab w:val="left" w:pos="1440"/>
          <w:tab w:val="left" w:pos="2160"/>
          <w:tab w:val="left" w:pos="2880"/>
          <w:tab w:val="left" w:pos="3600"/>
          <w:tab w:val="left" w:pos="4320"/>
        </w:tabs>
        <w:spacing w:line="240" w:lineRule="atLeast"/>
        <w:rPr>
          <w:snapToGrid w:val="0"/>
        </w:rPr>
      </w:pPr>
      <w:r w:rsidRPr="001E07DB">
        <w:rPr>
          <w:snapToGrid w:val="0"/>
        </w:rPr>
        <w:t>TRANS STAIN is present</w:t>
      </w:r>
      <w:r w:rsidR="00642846" w:rsidRPr="001E07DB">
        <w:rPr>
          <w:snapToGrid w:val="0"/>
        </w:rPr>
        <w:t xml:space="preserve"> with the cryptographic value</w:t>
      </w:r>
      <w:r w:rsidR="004E4EE9" w:rsidRPr="001E07DB">
        <w:rPr>
          <w:snapToGrid w:val="0"/>
        </w:rPr>
        <w:t xml:space="preserve"> </w:t>
      </w:r>
    </w:p>
    <w:p w14:paraId="540E8008" w14:textId="77777777" w:rsidR="008E7DB9" w:rsidRDefault="008E7DB9" w:rsidP="008E7DB9">
      <w:pPr>
        <w:tabs>
          <w:tab w:val="left" w:pos="0"/>
          <w:tab w:val="left" w:pos="720"/>
          <w:tab w:val="left" w:pos="1440"/>
          <w:tab w:val="left" w:pos="2160"/>
          <w:tab w:val="left" w:pos="2880"/>
          <w:tab w:val="left" w:pos="3600"/>
          <w:tab w:val="left" w:pos="4320"/>
        </w:tabs>
        <w:spacing w:line="240" w:lineRule="atLeast"/>
        <w:ind w:left="720"/>
        <w:rPr>
          <w:snapToGrid w:val="0"/>
        </w:rPr>
      </w:pPr>
    </w:p>
    <w:p w14:paraId="4B52A792" w14:textId="77777777" w:rsidR="008E7DB9" w:rsidRPr="00BF3D72" w:rsidRDefault="008E7DB9" w:rsidP="008E7DB9">
      <w:pPr>
        <w:tabs>
          <w:tab w:val="left" w:pos="0"/>
          <w:tab w:val="left" w:pos="720"/>
          <w:tab w:val="left" w:pos="1440"/>
          <w:tab w:val="left" w:pos="2160"/>
          <w:tab w:val="left" w:pos="2880"/>
          <w:tab w:val="left" w:pos="3600"/>
          <w:tab w:val="left" w:pos="4320"/>
        </w:tabs>
        <w:spacing w:line="240" w:lineRule="atLeast"/>
        <w:ind w:left="720"/>
        <w:rPr>
          <w:b/>
          <w:snapToGrid w:val="0"/>
          <w:color w:val="538135" w:themeColor="accent3"/>
        </w:rPr>
      </w:pPr>
      <w:r w:rsidRPr="00BF3D72">
        <w:rPr>
          <w:b/>
          <w:snapToGrid w:val="0"/>
          <w:color w:val="538135" w:themeColor="accent3"/>
        </w:rPr>
        <w:t>In-App – American Express</w:t>
      </w:r>
    </w:p>
    <w:p w14:paraId="3CF35EC3" w14:textId="77777777" w:rsidR="008E7DB9" w:rsidRPr="001E07DB" w:rsidRDefault="00642846" w:rsidP="00F12805">
      <w:pPr>
        <w:pStyle w:val="ListParagraph"/>
        <w:numPr>
          <w:ilvl w:val="0"/>
          <w:numId w:val="178"/>
        </w:numPr>
        <w:tabs>
          <w:tab w:val="left" w:pos="0"/>
          <w:tab w:val="left" w:pos="720"/>
          <w:tab w:val="left" w:pos="1440"/>
          <w:tab w:val="left" w:pos="2160"/>
          <w:tab w:val="left" w:pos="2880"/>
          <w:tab w:val="left" w:pos="3600"/>
          <w:tab w:val="left" w:pos="4320"/>
        </w:tabs>
        <w:spacing w:line="240" w:lineRule="atLeast"/>
        <w:rPr>
          <w:snapToGrid w:val="0"/>
        </w:rPr>
      </w:pPr>
      <w:r w:rsidRPr="001E07DB">
        <w:rPr>
          <w:snapToGrid w:val="0"/>
        </w:rPr>
        <w:lastRenderedPageBreak/>
        <w:t xml:space="preserve">XID </w:t>
      </w:r>
      <w:r w:rsidR="008C4CBE" w:rsidRPr="001E07DB">
        <w:rPr>
          <w:snapToGrid w:val="0"/>
        </w:rPr>
        <w:t xml:space="preserve">must be present </w:t>
      </w:r>
      <w:r w:rsidR="004E4EE9" w:rsidRPr="001E07DB">
        <w:rPr>
          <w:snapToGrid w:val="0"/>
        </w:rPr>
        <w:t>(American Express Token Data Block A</w:t>
      </w:r>
      <w:r w:rsidR="008C4CBE" w:rsidRPr="001E07DB">
        <w:rPr>
          <w:snapToGrid w:val="0"/>
        </w:rPr>
        <w:t>)</w:t>
      </w:r>
    </w:p>
    <w:p w14:paraId="5F8726B2" w14:textId="77777777" w:rsidR="00A47761" w:rsidRPr="001E07DB" w:rsidRDefault="00A47761" w:rsidP="00F12805">
      <w:pPr>
        <w:pStyle w:val="ListParagraph"/>
        <w:numPr>
          <w:ilvl w:val="0"/>
          <w:numId w:val="178"/>
        </w:numPr>
        <w:tabs>
          <w:tab w:val="left" w:pos="0"/>
          <w:tab w:val="left" w:pos="720"/>
          <w:tab w:val="left" w:pos="1440"/>
          <w:tab w:val="left" w:pos="2160"/>
          <w:tab w:val="left" w:pos="2880"/>
          <w:tab w:val="left" w:pos="3600"/>
          <w:tab w:val="left" w:pos="4320"/>
        </w:tabs>
        <w:spacing w:line="240" w:lineRule="atLeast"/>
        <w:rPr>
          <w:snapToGrid w:val="0"/>
        </w:rPr>
      </w:pPr>
      <w:r w:rsidRPr="001E07DB">
        <w:rPr>
          <w:snapToGrid w:val="0"/>
        </w:rPr>
        <w:t>TRANS STAIN might or might not be present (American Express Token Data Block B)</w:t>
      </w:r>
    </w:p>
    <w:p w14:paraId="5EE45BEB" w14:textId="77777777" w:rsidR="0031675F" w:rsidRPr="006D7C95" w:rsidRDefault="0031675F" w:rsidP="0031675F">
      <w:pPr>
        <w:tabs>
          <w:tab w:val="left" w:pos="0"/>
          <w:tab w:val="left" w:pos="720"/>
          <w:tab w:val="left" w:pos="1440"/>
          <w:tab w:val="left" w:pos="2160"/>
          <w:tab w:val="left" w:pos="2880"/>
          <w:tab w:val="left" w:pos="3600"/>
          <w:tab w:val="left" w:pos="4320"/>
        </w:tabs>
        <w:spacing w:line="240" w:lineRule="atLeast"/>
        <w:rPr>
          <w:snapToGrid w:val="0"/>
        </w:rPr>
      </w:pPr>
    </w:p>
    <w:p w14:paraId="79A73DBB" w14:textId="77777777" w:rsidR="007A0FFD" w:rsidRPr="006D7C95" w:rsidRDefault="007A0FFD" w:rsidP="00BF3D72">
      <w:pPr>
        <w:tabs>
          <w:tab w:val="left" w:pos="0"/>
          <w:tab w:val="left" w:pos="720"/>
          <w:tab w:val="left" w:pos="1440"/>
          <w:tab w:val="left" w:pos="2160"/>
          <w:tab w:val="left" w:pos="2880"/>
          <w:tab w:val="left" w:pos="3600"/>
          <w:tab w:val="left" w:pos="4320"/>
        </w:tabs>
        <w:spacing w:line="240" w:lineRule="atLeast"/>
        <w:ind w:left="720"/>
        <w:rPr>
          <w:b/>
          <w:snapToGrid w:val="0"/>
        </w:rPr>
      </w:pPr>
      <w:r w:rsidRPr="006D7C95">
        <w:rPr>
          <w:b/>
          <w:snapToGrid w:val="0"/>
        </w:rPr>
        <w:t>Notes</w:t>
      </w:r>
    </w:p>
    <w:p w14:paraId="1FF81656" w14:textId="77777777" w:rsidR="007A0FFD" w:rsidRDefault="007A0FFD" w:rsidP="00F12805">
      <w:pPr>
        <w:pStyle w:val="ListParagraph"/>
        <w:numPr>
          <w:ilvl w:val="0"/>
          <w:numId w:val="158"/>
        </w:numPr>
        <w:rPr>
          <w:snapToGrid w:val="0"/>
        </w:rPr>
      </w:pPr>
      <w:r w:rsidRPr="00BF3D72">
        <w:rPr>
          <w:snapToGrid w:val="0"/>
        </w:rPr>
        <w:t xml:space="preserve">MasterCard </w:t>
      </w:r>
      <w:r w:rsidR="00710172" w:rsidRPr="00BF3D72">
        <w:rPr>
          <w:snapToGrid w:val="0"/>
        </w:rPr>
        <w:t xml:space="preserve">3-D Secure </w:t>
      </w:r>
      <w:r w:rsidRPr="00BF3D72">
        <w:rPr>
          <w:snapToGrid w:val="0"/>
        </w:rPr>
        <w:t>(SecureCode) &amp;</w:t>
      </w:r>
      <w:r w:rsidR="00710172" w:rsidRPr="00BF3D72">
        <w:rPr>
          <w:snapToGrid w:val="0"/>
        </w:rPr>
        <w:t xml:space="preserve"> MasterCard </w:t>
      </w:r>
      <w:r w:rsidRPr="00BF3D72">
        <w:rPr>
          <w:snapToGrid w:val="0"/>
        </w:rPr>
        <w:t xml:space="preserve"> In-App (Digital Secure Remote Payment)</w:t>
      </w:r>
      <w:r w:rsidR="006D7C95" w:rsidRPr="00BF3D72">
        <w:rPr>
          <w:snapToGrid w:val="0"/>
        </w:rPr>
        <w:t xml:space="preserve"> uses FID 6</w:t>
      </w:r>
      <w:r w:rsidRPr="00BF3D72">
        <w:rPr>
          <w:snapToGrid w:val="0"/>
        </w:rPr>
        <w:t xml:space="preserve"> SFID Y (Authentication Data) and SFID V (Authentication Collection Indicator) instead of this field.</w:t>
      </w:r>
    </w:p>
    <w:p w14:paraId="0B7DAE32" w14:textId="77777777" w:rsidR="00C02739" w:rsidRPr="00BF3D72" w:rsidRDefault="00C02739" w:rsidP="00C02739">
      <w:pPr>
        <w:pStyle w:val="ListParagraph"/>
        <w:ind w:left="1080"/>
        <w:rPr>
          <w:snapToGrid w:val="0"/>
        </w:rPr>
      </w:pPr>
    </w:p>
    <w:p w14:paraId="6F907C8B" w14:textId="77777777" w:rsidR="00BF3D72" w:rsidRPr="00BF3D72" w:rsidRDefault="00BF3D72" w:rsidP="00BF3D72">
      <w:pPr>
        <w:tabs>
          <w:tab w:val="left" w:pos="0"/>
          <w:tab w:val="left" w:pos="720"/>
          <w:tab w:val="left" w:pos="1440"/>
          <w:tab w:val="left" w:pos="2160"/>
          <w:tab w:val="left" w:pos="2880"/>
          <w:tab w:val="left" w:pos="3600"/>
          <w:tab w:val="left" w:pos="4320"/>
        </w:tabs>
        <w:spacing w:line="240" w:lineRule="atLeast"/>
        <w:ind w:left="720"/>
        <w:rPr>
          <w:b/>
          <w:snapToGrid w:val="0"/>
        </w:rPr>
      </w:pPr>
      <w:r w:rsidRPr="00BF3D72">
        <w:rPr>
          <w:b/>
          <w:snapToGrid w:val="0"/>
        </w:rPr>
        <w:t>For use in Host 1 messages only.</w:t>
      </w:r>
    </w:p>
    <w:p w14:paraId="1506CC2C" w14:textId="77777777" w:rsidR="00BF3D72" w:rsidRPr="00BF3D72" w:rsidRDefault="00BF3D72" w:rsidP="00BF3D72">
      <w:pPr>
        <w:pStyle w:val="ListParagraph"/>
        <w:tabs>
          <w:tab w:val="left" w:pos="0"/>
          <w:tab w:val="left" w:pos="720"/>
          <w:tab w:val="left" w:pos="1440"/>
          <w:tab w:val="left" w:pos="2160"/>
          <w:tab w:val="left" w:pos="2880"/>
          <w:tab w:val="left" w:pos="3600"/>
          <w:tab w:val="left" w:pos="4320"/>
        </w:tabs>
        <w:spacing w:line="240" w:lineRule="atLeast"/>
        <w:ind w:left="108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BF3D72" w14:paraId="1794A9BA" w14:textId="77777777" w:rsidTr="00BF3D72">
        <w:tc>
          <w:tcPr>
            <w:tcW w:w="2335" w:type="dxa"/>
          </w:tcPr>
          <w:p w14:paraId="40D36836" w14:textId="77777777" w:rsidR="00BF3D72" w:rsidRDefault="00BF3D72" w:rsidP="00BF3D72">
            <w:pPr>
              <w:spacing w:after="120"/>
              <w:rPr>
                <w:b/>
                <w:snapToGrid w:val="0"/>
              </w:rPr>
            </w:pPr>
            <w:bookmarkStart w:id="2677" w:name="_Hlk83824851"/>
            <w:r>
              <w:rPr>
                <w:b/>
                <w:snapToGrid w:val="0"/>
              </w:rPr>
              <w:t>Request</w:t>
            </w:r>
          </w:p>
        </w:tc>
        <w:tc>
          <w:tcPr>
            <w:tcW w:w="7105" w:type="dxa"/>
          </w:tcPr>
          <w:p w14:paraId="0951AA40" w14:textId="77777777" w:rsidR="00BF3D72" w:rsidRDefault="00BF3D72" w:rsidP="00BF3D72">
            <w:pPr>
              <w:tabs>
                <w:tab w:val="left" w:pos="0"/>
                <w:tab w:val="left" w:pos="720"/>
                <w:tab w:val="left" w:pos="1440"/>
                <w:tab w:val="left" w:pos="2160"/>
                <w:tab w:val="left" w:pos="2880"/>
                <w:tab w:val="left" w:pos="3600"/>
                <w:tab w:val="left" w:pos="4320"/>
              </w:tabs>
              <w:spacing w:line="240" w:lineRule="atLeast"/>
              <w:rPr>
                <w:snapToGrid w:val="0"/>
              </w:rPr>
            </w:pPr>
            <w:r>
              <w:rPr>
                <w:snapToGrid w:val="0"/>
              </w:rPr>
              <w:t>Optional. Fixed length of 80 bytes. The first 40 bytes contain the transaction identifier. The second 40 bytes contain the transaction stain.</w:t>
            </w:r>
          </w:p>
          <w:p w14:paraId="1CFD096E" w14:textId="77777777" w:rsidR="00BF3D72" w:rsidRDefault="00BF3D72" w:rsidP="00BF3D72">
            <w:pPr>
              <w:tabs>
                <w:tab w:val="left" w:pos="0"/>
                <w:tab w:val="left" w:pos="720"/>
                <w:tab w:val="left" w:pos="1440"/>
                <w:tab w:val="left" w:pos="2160"/>
                <w:tab w:val="left" w:pos="2880"/>
                <w:tab w:val="left" w:pos="3600"/>
                <w:tab w:val="left" w:pos="4320"/>
              </w:tabs>
              <w:spacing w:line="240" w:lineRule="atLeast"/>
              <w:rPr>
                <w:snapToGrid w:val="0"/>
              </w:rPr>
            </w:pPr>
            <w:r>
              <w:rPr>
                <w:snapToGrid w:val="0"/>
              </w:rPr>
              <w:t>Mandatory for In-App transactions with cardholder authentication cryptogram (Visa, American Express and Discover)</w:t>
            </w:r>
          </w:p>
          <w:p w14:paraId="325F92EF" w14:textId="77777777" w:rsidR="00BF3D72" w:rsidRPr="0056544B" w:rsidRDefault="00BF3D72" w:rsidP="00BF3D72">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BF3D72" w14:paraId="6EA2162A" w14:textId="77777777" w:rsidTr="00BF3D72">
        <w:tc>
          <w:tcPr>
            <w:tcW w:w="2335" w:type="dxa"/>
          </w:tcPr>
          <w:p w14:paraId="3D400250" w14:textId="77777777" w:rsidR="00BF3D72" w:rsidRDefault="00BF3D72" w:rsidP="00BF3D72">
            <w:pPr>
              <w:spacing w:after="120"/>
              <w:rPr>
                <w:b/>
                <w:snapToGrid w:val="0"/>
              </w:rPr>
            </w:pPr>
            <w:r>
              <w:rPr>
                <w:b/>
                <w:snapToGrid w:val="0"/>
              </w:rPr>
              <w:t>Response</w:t>
            </w:r>
          </w:p>
        </w:tc>
        <w:tc>
          <w:tcPr>
            <w:tcW w:w="7105" w:type="dxa"/>
          </w:tcPr>
          <w:p w14:paraId="5BA58450" w14:textId="77777777" w:rsidR="00BF3D72" w:rsidRDefault="00BF3D72" w:rsidP="00BF3D72">
            <w:pPr>
              <w:tabs>
                <w:tab w:val="left" w:pos="0"/>
                <w:tab w:val="left" w:pos="720"/>
                <w:tab w:val="left" w:pos="1440"/>
                <w:tab w:val="left" w:pos="2160"/>
                <w:tab w:val="left" w:pos="2880"/>
                <w:tab w:val="left" w:pos="3600"/>
                <w:tab w:val="left" w:pos="4320"/>
              </w:tabs>
              <w:spacing w:line="240" w:lineRule="atLeast"/>
              <w:rPr>
                <w:snapToGrid w:val="0"/>
              </w:rPr>
            </w:pPr>
            <w:r>
              <w:rPr>
                <w:snapToGrid w:val="0"/>
              </w:rPr>
              <w:t>It will continue to be present for Visa transactions only (Verified By Visa) until October 14, 2016. After this date, SFID L will not be applicable in response messages.</w:t>
            </w:r>
          </w:p>
          <w:p w14:paraId="77D1D550" w14:textId="77777777" w:rsidR="00BF3D72" w:rsidRDefault="00BF3D72" w:rsidP="00BF3D72">
            <w:pPr>
              <w:tabs>
                <w:tab w:val="left" w:pos="0"/>
                <w:tab w:val="left" w:pos="720"/>
                <w:tab w:val="left" w:pos="1440"/>
                <w:tab w:val="left" w:pos="2160"/>
                <w:tab w:val="left" w:pos="2880"/>
                <w:tab w:val="left" w:pos="3600"/>
                <w:tab w:val="left" w:pos="4320"/>
              </w:tabs>
              <w:spacing w:line="240" w:lineRule="atLeast"/>
              <w:rPr>
                <w:b/>
                <w:bCs/>
                <w:snapToGrid w:val="0"/>
              </w:rPr>
            </w:pPr>
          </w:p>
          <w:p w14:paraId="47F15F9D" w14:textId="77777777" w:rsidR="00BF3D72" w:rsidRDefault="00BF3D72" w:rsidP="00BF3D72">
            <w:pPr>
              <w:pStyle w:val="BodyText2"/>
              <w:rPr>
                <w:color w:val="auto"/>
              </w:rPr>
            </w:pPr>
            <w:r>
              <w:rPr>
                <w:color w:val="auto"/>
              </w:rPr>
              <w:t>The field is used by TD to send back the transaction Stain/CAVV result code information (Verified By Visa) and it will be suppressed on October 14, 2016. The CAVV/AVV/AEVV Result Code can be found in FID 6 SFID W.</w:t>
            </w:r>
          </w:p>
          <w:p w14:paraId="11EDE620" w14:textId="77777777" w:rsidR="00BF3D72" w:rsidRPr="008F0357" w:rsidRDefault="00BF3D72" w:rsidP="00BF3D72">
            <w:pPr>
              <w:tabs>
                <w:tab w:val="left" w:pos="0"/>
                <w:tab w:val="left" w:pos="720"/>
                <w:tab w:val="left" w:pos="1440"/>
                <w:tab w:val="left" w:pos="2160"/>
                <w:tab w:val="left" w:pos="2880"/>
                <w:tab w:val="left" w:pos="3600"/>
                <w:tab w:val="left" w:pos="4320"/>
              </w:tabs>
              <w:spacing w:line="240" w:lineRule="atLeast"/>
              <w:rPr>
                <w:b/>
                <w:bCs/>
                <w:snapToGrid w:val="0"/>
              </w:rPr>
            </w:pPr>
          </w:p>
        </w:tc>
      </w:tr>
      <w:bookmarkEnd w:id="2677"/>
      <w:tr w:rsidR="00BF3D72" w14:paraId="2D169584" w14:textId="77777777" w:rsidTr="00BF3D72">
        <w:tc>
          <w:tcPr>
            <w:tcW w:w="2335" w:type="dxa"/>
          </w:tcPr>
          <w:p w14:paraId="5B394078" w14:textId="77777777" w:rsidR="00BF3D72" w:rsidRDefault="00BF3D72" w:rsidP="00BF3D72">
            <w:pPr>
              <w:spacing w:after="120"/>
              <w:rPr>
                <w:b/>
                <w:snapToGrid w:val="0"/>
              </w:rPr>
            </w:pPr>
            <w:r w:rsidRPr="00FB4BC9">
              <w:rPr>
                <w:rFonts w:cs="Arial"/>
                <w:b/>
                <w:bCs/>
                <w:lang w:val="en-CA"/>
              </w:rPr>
              <w:t>Internal Field</w:t>
            </w:r>
          </w:p>
        </w:tc>
        <w:tc>
          <w:tcPr>
            <w:tcW w:w="7105" w:type="dxa"/>
          </w:tcPr>
          <w:p w14:paraId="3E6B1522" w14:textId="77777777" w:rsidR="00BF3D72" w:rsidRDefault="00BF3D72" w:rsidP="00BF3D72">
            <w:pPr>
              <w:tabs>
                <w:tab w:val="left" w:pos="0"/>
                <w:tab w:val="left" w:pos="720"/>
                <w:tab w:val="left" w:pos="1440"/>
                <w:tab w:val="left" w:pos="2160"/>
                <w:tab w:val="left" w:pos="2880"/>
                <w:tab w:val="left" w:pos="3600"/>
                <w:tab w:val="left" w:pos="4320"/>
              </w:tabs>
              <w:spacing w:line="240" w:lineRule="atLeast"/>
              <w:rPr>
                <w:b/>
                <w:snapToGrid w:val="0"/>
              </w:rPr>
            </w:pPr>
            <w:r>
              <w:rPr>
                <w:snapToGrid w:val="0"/>
                <w:color w:val="000000"/>
              </w:rPr>
              <w:t>Trans Stain XID token</w:t>
            </w:r>
          </w:p>
        </w:tc>
      </w:tr>
    </w:tbl>
    <w:p w14:paraId="5672AC76" w14:textId="77777777" w:rsidR="0037708C" w:rsidRPr="008D2928" w:rsidRDefault="0037708C" w:rsidP="008D2928">
      <w:pPr>
        <w:rPr>
          <w:b/>
          <w:snapToGrid w:val="0"/>
        </w:rPr>
      </w:pPr>
    </w:p>
    <w:p w14:paraId="084F1DF6" w14:textId="77777777" w:rsidR="00C21BB6" w:rsidRDefault="00C21BB6">
      <w:pPr>
        <w:autoSpaceDE w:val="0"/>
        <w:autoSpaceDN w:val="0"/>
        <w:adjustRightInd w:val="0"/>
        <w:rPr>
          <w:rFonts w:ascii="Times-Roman" w:hAnsi="Times-Roman"/>
          <w:sz w:val="24"/>
          <w:szCs w:val="24"/>
        </w:rPr>
      </w:pPr>
    </w:p>
    <w:p w14:paraId="5E3D19D7" w14:textId="77777777" w:rsidR="005B3F24" w:rsidRPr="007A0FFD" w:rsidRDefault="005B3F24" w:rsidP="00847896">
      <w:pPr>
        <w:pStyle w:val="Heading2"/>
      </w:pPr>
      <w:bookmarkStart w:id="2678" w:name="_Toc30407733"/>
      <w:bookmarkStart w:id="2679" w:name="_Toc126079296"/>
      <w:r>
        <w:t>SFID O – EMV Request Data</w:t>
      </w:r>
      <w:bookmarkEnd w:id="2678"/>
      <w:bookmarkEnd w:id="2679"/>
      <w:r>
        <w:t xml:space="preserve"> </w:t>
      </w:r>
    </w:p>
    <w:p w14:paraId="69154523" w14:textId="77777777" w:rsidR="00C21BB6" w:rsidRDefault="00C21BB6" w:rsidP="007A0FFD">
      <w:pPr>
        <w:pStyle w:val="BodyText2"/>
        <w:ind w:left="720"/>
        <w:rPr>
          <w:color w:val="auto"/>
        </w:rPr>
      </w:pPr>
      <w:r>
        <w:rPr>
          <w:color w:val="auto"/>
        </w:rPr>
        <w:t>The EMV Request Data field contains the thirteen minimum request data elements, as defined by EMV. This subFID is required for all EMV transaction requests. The format of this subFID depends upon the value in the Smart Card Scheme field.</w:t>
      </w:r>
    </w:p>
    <w:p w14:paraId="700A4F77" w14:textId="77777777" w:rsidR="00C21BB6" w:rsidRDefault="00C21BB6" w:rsidP="007A0FFD">
      <w:pPr>
        <w:pStyle w:val="BodyText2"/>
        <w:ind w:left="720"/>
        <w:rPr>
          <w:color w:val="auto"/>
        </w:rPr>
      </w:pPr>
    </w:p>
    <w:p w14:paraId="56977CD1" w14:textId="77777777" w:rsidR="00C21BB6" w:rsidRDefault="00C21BB6" w:rsidP="007A0FFD">
      <w:pPr>
        <w:pStyle w:val="BodyText2"/>
        <w:ind w:left="720"/>
        <w:rPr>
          <w:color w:val="auto"/>
        </w:rPr>
      </w:pPr>
      <w:r>
        <w:rPr>
          <w:color w:val="auto"/>
        </w:rPr>
        <w:t>For more information about the EMV data elements, refer to the MasterCard M/Chip or the Visa Smart Debit Credit (VSDC) documentation sets or the EMVCo specification.</w:t>
      </w:r>
    </w:p>
    <w:p w14:paraId="0C9C500C" w14:textId="77777777" w:rsidR="00C21BB6" w:rsidRDefault="00C21BB6" w:rsidP="007A0FFD">
      <w:pPr>
        <w:pStyle w:val="BodyText2"/>
        <w:ind w:left="720"/>
        <w:rPr>
          <w:color w:val="auto"/>
        </w:rPr>
      </w:pPr>
    </w:p>
    <w:p w14:paraId="63B781F9" w14:textId="77777777" w:rsidR="00C21BB6" w:rsidRDefault="00C21BB6" w:rsidP="007A0FFD">
      <w:pPr>
        <w:pStyle w:val="BodyText2"/>
        <w:ind w:left="720"/>
        <w:rPr>
          <w:color w:val="auto"/>
        </w:rPr>
      </w:pPr>
      <w:r>
        <w:rPr>
          <w:color w:val="auto"/>
        </w:rPr>
        <w:t>For terminals supporting the EMV 2000 scheme, the format is as follows:</w:t>
      </w:r>
    </w:p>
    <w:p w14:paraId="12020E58" w14:textId="77777777" w:rsidR="00C21BB6" w:rsidRDefault="00C21BB6" w:rsidP="007A0FFD">
      <w:pPr>
        <w:pStyle w:val="BodyText2"/>
        <w:ind w:left="720"/>
        <w:rPr>
          <w:color w:val="auto"/>
        </w:rPr>
      </w:pPr>
    </w:p>
    <w:p w14:paraId="73ECF41F" w14:textId="77777777" w:rsidR="00C21BB6" w:rsidRDefault="00C21BB6" w:rsidP="007A0FFD">
      <w:pPr>
        <w:pStyle w:val="BodyText2"/>
        <w:ind w:left="720"/>
        <w:rPr>
          <w:color w:val="auto"/>
        </w:rPr>
      </w:pPr>
      <w:r>
        <w:rPr>
          <w:color w:val="auto"/>
        </w:rPr>
        <w:t xml:space="preserve">Smart Card Scheme </w:t>
      </w:r>
      <w:r>
        <w:rPr>
          <w:color w:val="auto"/>
        </w:rPr>
        <w:tab/>
      </w:r>
      <w:r>
        <w:rPr>
          <w:color w:val="auto"/>
        </w:rPr>
        <w:tab/>
      </w:r>
      <w:r>
        <w:rPr>
          <w:color w:val="auto"/>
        </w:rPr>
        <w:tab/>
      </w:r>
      <w:r>
        <w:rPr>
          <w:color w:val="auto"/>
        </w:rPr>
        <w:tab/>
        <w:t>PIC 9(2)</w:t>
      </w:r>
    </w:p>
    <w:p w14:paraId="645E4544" w14:textId="77777777" w:rsidR="00C21BB6" w:rsidRDefault="00C21BB6" w:rsidP="007A0FFD">
      <w:pPr>
        <w:pStyle w:val="BodyText2"/>
        <w:ind w:left="720"/>
        <w:rPr>
          <w:color w:val="auto"/>
        </w:rPr>
      </w:pPr>
      <w:r>
        <w:rPr>
          <w:color w:val="auto"/>
        </w:rPr>
        <w:t xml:space="preserve">Cryptographic Information Data </w:t>
      </w:r>
      <w:r>
        <w:rPr>
          <w:color w:val="auto"/>
        </w:rPr>
        <w:tab/>
      </w:r>
      <w:r>
        <w:rPr>
          <w:color w:val="auto"/>
        </w:rPr>
        <w:tab/>
        <w:t>PIC 9(2)</w:t>
      </w:r>
    </w:p>
    <w:p w14:paraId="0F943339" w14:textId="77777777" w:rsidR="00C21BB6" w:rsidRDefault="00C21BB6" w:rsidP="007A0FFD">
      <w:pPr>
        <w:pStyle w:val="BodyText2"/>
        <w:ind w:left="720"/>
        <w:rPr>
          <w:color w:val="auto"/>
        </w:rPr>
      </w:pPr>
      <w:r>
        <w:rPr>
          <w:color w:val="auto"/>
        </w:rPr>
        <w:t xml:space="preserve">Terminal Country Code </w:t>
      </w:r>
      <w:r>
        <w:rPr>
          <w:color w:val="auto"/>
        </w:rPr>
        <w:tab/>
      </w:r>
      <w:r>
        <w:rPr>
          <w:color w:val="auto"/>
        </w:rPr>
        <w:tab/>
      </w:r>
      <w:r>
        <w:rPr>
          <w:color w:val="auto"/>
        </w:rPr>
        <w:tab/>
        <w:t>PIC 9(3)</w:t>
      </w:r>
    </w:p>
    <w:p w14:paraId="437DCC4D" w14:textId="77777777" w:rsidR="00C21BB6" w:rsidRDefault="00C21BB6" w:rsidP="007A0FFD">
      <w:pPr>
        <w:pStyle w:val="BodyText2"/>
        <w:ind w:left="720"/>
        <w:rPr>
          <w:color w:val="auto"/>
        </w:rPr>
      </w:pPr>
      <w:r>
        <w:rPr>
          <w:color w:val="auto"/>
        </w:rPr>
        <w:t xml:space="preserve">EMV Date </w:t>
      </w:r>
      <w:r>
        <w:rPr>
          <w:color w:val="auto"/>
        </w:rPr>
        <w:tab/>
      </w:r>
      <w:r>
        <w:rPr>
          <w:color w:val="auto"/>
        </w:rPr>
        <w:tab/>
      </w:r>
      <w:r>
        <w:rPr>
          <w:color w:val="auto"/>
        </w:rPr>
        <w:tab/>
      </w:r>
      <w:r>
        <w:rPr>
          <w:color w:val="auto"/>
        </w:rPr>
        <w:tab/>
      </w:r>
      <w:r>
        <w:rPr>
          <w:color w:val="auto"/>
        </w:rPr>
        <w:tab/>
        <w:t>PIC 9(6)</w:t>
      </w:r>
    </w:p>
    <w:p w14:paraId="4C138176" w14:textId="77777777" w:rsidR="00C21BB6" w:rsidRDefault="00C21BB6" w:rsidP="007A0FFD">
      <w:pPr>
        <w:pStyle w:val="BodyText2"/>
        <w:ind w:left="720"/>
        <w:rPr>
          <w:color w:val="auto"/>
        </w:rPr>
      </w:pPr>
      <w:r>
        <w:rPr>
          <w:color w:val="auto"/>
        </w:rPr>
        <w:lastRenderedPageBreak/>
        <w:t>Application Cryptogram</w:t>
      </w:r>
      <w:r>
        <w:rPr>
          <w:color w:val="auto"/>
        </w:rPr>
        <w:tab/>
      </w:r>
      <w:r>
        <w:rPr>
          <w:color w:val="auto"/>
        </w:rPr>
        <w:tab/>
      </w:r>
      <w:r>
        <w:rPr>
          <w:color w:val="auto"/>
        </w:rPr>
        <w:tab/>
        <w:t>PIC X(16)</w:t>
      </w:r>
    </w:p>
    <w:p w14:paraId="235A5D64" w14:textId="77777777" w:rsidR="00C21BB6" w:rsidRDefault="00C21BB6" w:rsidP="007A0FFD">
      <w:pPr>
        <w:pStyle w:val="BodyText2"/>
        <w:ind w:left="720"/>
        <w:rPr>
          <w:color w:val="auto"/>
        </w:rPr>
      </w:pPr>
      <w:r>
        <w:rPr>
          <w:color w:val="auto"/>
        </w:rPr>
        <w:t xml:space="preserve">Application Interchange Profile (AIP) </w:t>
      </w:r>
      <w:r>
        <w:rPr>
          <w:color w:val="auto"/>
        </w:rPr>
        <w:tab/>
      </w:r>
      <w:r>
        <w:rPr>
          <w:color w:val="auto"/>
        </w:rPr>
        <w:tab/>
        <w:t>PIC X(4)</w:t>
      </w:r>
    </w:p>
    <w:p w14:paraId="5CBD90C8" w14:textId="77777777" w:rsidR="00C21BB6" w:rsidRDefault="00C21BB6" w:rsidP="007A0FFD">
      <w:pPr>
        <w:pStyle w:val="BodyText2"/>
        <w:ind w:left="720"/>
        <w:rPr>
          <w:color w:val="auto"/>
        </w:rPr>
      </w:pPr>
      <w:r>
        <w:rPr>
          <w:color w:val="auto"/>
        </w:rPr>
        <w:t xml:space="preserve">Application Transaction Counter (ATC) </w:t>
      </w:r>
      <w:r>
        <w:rPr>
          <w:color w:val="auto"/>
        </w:rPr>
        <w:tab/>
        <w:t>PIC X(4)</w:t>
      </w:r>
    </w:p>
    <w:p w14:paraId="6F681F1F" w14:textId="77777777" w:rsidR="00C21BB6" w:rsidRDefault="00C21BB6" w:rsidP="007A0FFD">
      <w:pPr>
        <w:pStyle w:val="BodyText2"/>
        <w:ind w:left="720"/>
        <w:rPr>
          <w:color w:val="auto"/>
        </w:rPr>
      </w:pPr>
      <w:r>
        <w:rPr>
          <w:color w:val="auto"/>
        </w:rPr>
        <w:t xml:space="preserve">Unpredictable Number </w:t>
      </w:r>
      <w:r>
        <w:rPr>
          <w:color w:val="auto"/>
        </w:rPr>
        <w:tab/>
      </w:r>
      <w:r>
        <w:rPr>
          <w:color w:val="auto"/>
        </w:rPr>
        <w:tab/>
      </w:r>
      <w:r>
        <w:rPr>
          <w:color w:val="auto"/>
        </w:rPr>
        <w:tab/>
        <w:t>PIC X(8)</w:t>
      </w:r>
    </w:p>
    <w:p w14:paraId="087ED9A2" w14:textId="77777777" w:rsidR="00C21BB6" w:rsidRDefault="00C21BB6" w:rsidP="007A0FFD">
      <w:pPr>
        <w:pStyle w:val="BodyText2"/>
        <w:ind w:left="720"/>
        <w:rPr>
          <w:color w:val="auto"/>
        </w:rPr>
      </w:pPr>
      <w:r>
        <w:rPr>
          <w:color w:val="auto"/>
        </w:rPr>
        <w:t xml:space="preserve">Terminal Verification Result (TVR) </w:t>
      </w:r>
      <w:r>
        <w:rPr>
          <w:color w:val="auto"/>
        </w:rPr>
        <w:tab/>
      </w:r>
      <w:r>
        <w:rPr>
          <w:color w:val="auto"/>
        </w:rPr>
        <w:tab/>
        <w:t>PIC X(10)</w:t>
      </w:r>
    </w:p>
    <w:p w14:paraId="056FC896" w14:textId="77777777" w:rsidR="00C21BB6" w:rsidRDefault="00C21BB6" w:rsidP="007A0FFD">
      <w:pPr>
        <w:pStyle w:val="BodyText2"/>
        <w:ind w:left="720"/>
        <w:rPr>
          <w:color w:val="auto"/>
        </w:rPr>
      </w:pPr>
      <w:r>
        <w:rPr>
          <w:color w:val="auto"/>
        </w:rPr>
        <w:t>Cryptogram Transaction Type</w:t>
      </w:r>
      <w:r>
        <w:rPr>
          <w:color w:val="auto"/>
        </w:rPr>
        <w:tab/>
      </w:r>
      <w:r>
        <w:rPr>
          <w:color w:val="auto"/>
        </w:rPr>
        <w:tab/>
      </w:r>
      <w:r>
        <w:rPr>
          <w:color w:val="auto"/>
        </w:rPr>
        <w:tab/>
        <w:t>PIC 9(2)</w:t>
      </w:r>
    </w:p>
    <w:p w14:paraId="2C6EE6D4" w14:textId="77777777" w:rsidR="00C21BB6" w:rsidRDefault="00C21BB6" w:rsidP="007A0FFD">
      <w:pPr>
        <w:pStyle w:val="BodyText2"/>
        <w:ind w:left="720"/>
        <w:rPr>
          <w:color w:val="auto"/>
        </w:rPr>
      </w:pPr>
      <w:r>
        <w:rPr>
          <w:color w:val="auto"/>
        </w:rPr>
        <w:t xml:space="preserve">Cryptogram Currency Code </w:t>
      </w:r>
      <w:r>
        <w:rPr>
          <w:color w:val="auto"/>
        </w:rPr>
        <w:tab/>
      </w:r>
      <w:r>
        <w:rPr>
          <w:color w:val="auto"/>
        </w:rPr>
        <w:tab/>
      </w:r>
      <w:r>
        <w:rPr>
          <w:color w:val="auto"/>
        </w:rPr>
        <w:tab/>
        <w:t>PIC X(3)</w:t>
      </w:r>
    </w:p>
    <w:p w14:paraId="359A1FAB" w14:textId="77777777" w:rsidR="00C21BB6" w:rsidRDefault="00C21BB6" w:rsidP="007A0FFD">
      <w:pPr>
        <w:pStyle w:val="BodyText2"/>
        <w:ind w:left="720"/>
        <w:rPr>
          <w:color w:val="auto"/>
        </w:rPr>
      </w:pPr>
      <w:r>
        <w:rPr>
          <w:color w:val="auto"/>
        </w:rPr>
        <w:t xml:space="preserve">Cryptogram Amount </w:t>
      </w:r>
      <w:r>
        <w:rPr>
          <w:color w:val="auto"/>
        </w:rPr>
        <w:tab/>
      </w:r>
      <w:r>
        <w:rPr>
          <w:color w:val="auto"/>
        </w:rPr>
        <w:tab/>
      </w:r>
      <w:r>
        <w:rPr>
          <w:color w:val="auto"/>
        </w:rPr>
        <w:tab/>
      </w:r>
      <w:r>
        <w:rPr>
          <w:color w:val="auto"/>
        </w:rPr>
        <w:tab/>
        <w:t>PIC X(12)</w:t>
      </w:r>
    </w:p>
    <w:p w14:paraId="74BDB5FD" w14:textId="77777777" w:rsidR="00C21BB6" w:rsidRDefault="00C21BB6" w:rsidP="007A0FFD">
      <w:pPr>
        <w:pStyle w:val="BodyText2"/>
        <w:ind w:left="720"/>
        <w:rPr>
          <w:color w:val="auto"/>
        </w:rPr>
      </w:pPr>
      <w:r>
        <w:rPr>
          <w:color w:val="auto"/>
        </w:rPr>
        <w:t xml:space="preserve">Issuer Application Data PIC </w:t>
      </w:r>
      <w:r>
        <w:rPr>
          <w:color w:val="auto"/>
        </w:rPr>
        <w:tab/>
      </w:r>
      <w:r>
        <w:rPr>
          <w:color w:val="auto"/>
        </w:rPr>
        <w:tab/>
      </w:r>
      <w:r>
        <w:rPr>
          <w:color w:val="auto"/>
        </w:rPr>
        <w:tab/>
        <w:t>X(64) variable data</w:t>
      </w:r>
    </w:p>
    <w:p w14:paraId="2CFBA711" w14:textId="77777777" w:rsidR="00C21BB6" w:rsidRDefault="00C21BB6" w:rsidP="007A0FFD">
      <w:pPr>
        <w:pStyle w:val="BodyText2"/>
        <w:ind w:left="720"/>
        <w:rPr>
          <w:color w:val="auto"/>
        </w:rPr>
      </w:pPr>
    </w:p>
    <w:p w14:paraId="4D451044" w14:textId="77777777" w:rsidR="00C21BB6" w:rsidRDefault="00C21BB6" w:rsidP="007A0FFD">
      <w:pPr>
        <w:pStyle w:val="BodyText2"/>
        <w:ind w:left="720"/>
        <w:rPr>
          <w:color w:val="auto"/>
        </w:rPr>
      </w:pPr>
      <w:r>
        <w:rPr>
          <w:color w:val="auto"/>
        </w:rPr>
        <w:t>These fields are further described below:</w:t>
      </w:r>
    </w:p>
    <w:p w14:paraId="6D8DD96A" w14:textId="77777777" w:rsidR="00C21BB6" w:rsidRDefault="00C21BB6" w:rsidP="007A0FFD">
      <w:pPr>
        <w:pStyle w:val="BodyText2"/>
        <w:ind w:left="720"/>
        <w:rPr>
          <w:color w:val="auto"/>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BF3D72" w14:paraId="4DCE5267" w14:textId="77777777" w:rsidTr="000A32DB">
        <w:trPr>
          <w:tblHeader/>
        </w:trPr>
        <w:tc>
          <w:tcPr>
            <w:tcW w:w="1183" w:type="dxa"/>
          </w:tcPr>
          <w:p w14:paraId="75DABA1B" w14:textId="77777777" w:rsidR="00BF3D72" w:rsidRDefault="00BF3D72" w:rsidP="002969D9">
            <w:pPr>
              <w:pStyle w:val="BodyText2"/>
              <w:spacing w:before="60" w:after="60"/>
              <w:jc w:val="center"/>
              <w:rPr>
                <w:color w:val="auto"/>
              </w:rPr>
            </w:pPr>
            <w:r w:rsidRPr="009161F7">
              <w:rPr>
                <w:b/>
                <w:color w:val="auto"/>
              </w:rPr>
              <w:t>Position</w:t>
            </w:r>
          </w:p>
        </w:tc>
        <w:tc>
          <w:tcPr>
            <w:tcW w:w="1059" w:type="dxa"/>
          </w:tcPr>
          <w:p w14:paraId="63228EB9" w14:textId="77777777" w:rsidR="00BF3D72" w:rsidRDefault="00BF3D72" w:rsidP="002969D9">
            <w:pPr>
              <w:pStyle w:val="BodyText2"/>
              <w:spacing w:before="60" w:after="60"/>
              <w:jc w:val="center"/>
              <w:rPr>
                <w:color w:val="auto"/>
              </w:rPr>
            </w:pPr>
            <w:r w:rsidRPr="009161F7">
              <w:rPr>
                <w:b/>
                <w:color w:val="auto"/>
              </w:rPr>
              <w:t>Length</w:t>
            </w:r>
          </w:p>
        </w:tc>
        <w:tc>
          <w:tcPr>
            <w:tcW w:w="7113" w:type="dxa"/>
          </w:tcPr>
          <w:p w14:paraId="3FCA4538" w14:textId="77777777" w:rsidR="00BF3D72" w:rsidRDefault="00BF3D72" w:rsidP="002969D9">
            <w:pPr>
              <w:pStyle w:val="BodyText2"/>
              <w:spacing w:before="60" w:after="60"/>
              <w:rPr>
                <w:color w:val="auto"/>
              </w:rPr>
            </w:pPr>
            <w:r w:rsidRPr="009161F7">
              <w:rPr>
                <w:b/>
                <w:color w:val="auto"/>
              </w:rPr>
              <w:t>Description</w:t>
            </w:r>
          </w:p>
        </w:tc>
      </w:tr>
      <w:tr w:rsidR="00BF3D72" w14:paraId="3F8BD24A" w14:textId="77777777" w:rsidTr="000A32DB">
        <w:tc>
          <w:tcPr>
            <w:tcW w:w="1183" w:type="dxa"/>
          </w:tcPr>
          <w:p w14:paraId="7F3C2A2E" w14:textId="77777777" w:rsidR="00BF3D72" w:rsidRDefault="00BF3D72" w:rsidP="00BF3D72">
            <w:pPr>
              <w:pStyle w:val="BodyText2"/>
              <w:jc w:val="center"/>
              <w:rPr>
                <w:color w:val="auto"/>
              </w:rPr>
            </w:pPr>
            <w:r>
              <w:rPr>
                <w:color w:val="auto"/>
              </w:rPr>
              <w:t>01–02</w:t>
            </w:r>
          </w:p>
        </w:tc>
        <w:tc>
          <w:tcPr>
            <w:tcW w:w="1059" w:type="dxa"/>
          </w:tcPr>
          <w:p w14:paraId="422B3513" w14:textId="77777777" w:rsidR="00BF3D72" w:rsidRDefault="00BF3D72" w:rsidP="00BF3D72">
            <w:pPr>
              <w:pStyle w:val="BodyText2"/>
              <w:jc w:val="center"/>
              <w:rPr>
                <w:color w:val="auto"/>
              </w:rPr>
            </w:pPr>
            <w:r>
              <w:rPr>
                <w:color w:val="auto"/>
              </w:rPr>
              <w:t>2</w:t>
            </w:r>
          </w:p>
        </w:tc>
        <w:tc>
          <w:tcPr>
            <w:tcW w:w="7113" w:type="dxa"/>
          </w:tcPr>
          <w:p w14:paraId="0E9FF83E" w14:textId="77777777" w:rsidR="00BF3D72" w:rsidRDefault="00BF3D72" w:rsidP="00C02739">
            <w:pPr>
              <w:pStyle w:val="BodyText2"/>
              <w:spacing w:after="120" w:line="240" w:lineRule="auto"/>
              <w:rPr>
                <w:color w:val="auto"/>
              </w:rPr>
            </w:pPr>
            <w:r w:rsidRPr="00721515">
              <w:rPr>
                <w:b/>
                <w:color w:val="auto"/>
              </w:rPr>
              <w:t>Smart Card Scheme</w:t>
            </w:r>
            <w:r>
              <w:rPr>
                <w:color w:val="auto"/>
              </w:rPr>
              <w:t xml:space="preserve"> </w:t>
            </w:r>
          </w:p>
          <w:p w14:paraId="2A0309F0" w14:textId="77777777" w:rsidR="00BF3D72" w:rsidRDefault="00BF3D72" w:rsidP="00BF3D72">
            <w:pPr>
              <w:pStyle w:val="BodyText2"/>
              <w:spacing w:line="240" w:lineRule="auto"/>
              <w:rPr>
                <w:color w:val="auto"/>
              </w:rPr>
            </w:pPr>
            <w:r>
              <w:rPr>
                <w:color w:val="auto"/>
              </w:rPr>
              <w:t>A code indicating the smart card scheme used for this transaction. Valid value is as follows:</w:t>
            </w:r>
          </w:p>
          <w:p w14:paraId="51A1047E" w14:textId="77777777" w:rsidR="00BF3D72" w:rsidRDefault="00BF3D72" w:rsidP="00BF3D72">
            <w:pPr>
              <w:pStyle w:val="BodyText2"/>
              <w:spacing w:line="240" w:lineRule="auto"/>
              <w:rPr>
                <w:color w:val="auto"/>
              </w:rPr>
            </w:pPr>
          </w:p>
          <w:p w14:paraId="29363A7B" w14:textId="77777777" w:rsidR="000A32DB" w:rsidRDefault="00BF3D72" w:rsidP="00BF3D72">
            <w:pPr>
              <w:pStyle w:val="BodyText2"/>
              <w:spacing w:line="240" w:lineRule="auto"/>
              <w:rPr>
                <w:color w:val="auto"/>
              </w:rPr>
            </w:pPr>
            <w:r>
              <w:rPr>
                <w:color w:val="auto"/>
              </w:rPr>
              <w:t>01 = EMV 2000</w:t>
            </w:r>
          </w:p>
          <w:p w14:paraId="206E38F5" w14:textId="77777777" w:rsidR="00BF3D72" w:rsidRDefault="00BF3D72" w:rsidP="00BF3D72">
            <w:pPr>
              <w:pStyle w:val="BodyText2"/>
              <w:spacing w:line="240" w:lineRule="auto"/>
              <w:rPr>
                <w:color w:val="auto"/>
              </w:rPr>
            </w:pPr>
          </w:p>
        </w:tc>
      </w:tr>
      <w:tr w:rsidR="00BF3D72" w14:paraId="3BA2EA2A" w14:textId="77777777" w:rsidTr="000A32DB">
        <w:tc>
          <w:tcPr>
            <w:tcW w:w="1183" w:type="dxa"/>
          </w:tcPr>
          <w:p w14:paraId="720F3F11" w14:textId="77777777" w:rsidR="00BF3D72" w:rsidRDefault="00BF3D72" w:rsidP="00BF3D72">
            <w:pPr>
              <w:pStyle w:val="BodyText2"/>
              <w:jc w:val="center"/>
              <w:rPr>
                <w:color w:val="auto"/>
              </w:rPr>
            </w:pPr>
            <w:r>
              <w:rPr>
                <w:color w:val="auto"/>
              </w:rPr>
              <w:t>03–04</w:t>
            </w:r>
          </w:p>
        </w:tc>
        <w:tc>
          <w:tcPr>
            <w:tcW w:w="1059" w:type="dxa"/>
          </w:tcPr>
          <w:p w14:paraId="4DF35561" w14:textId="77777777" w:rsidR="00BF3D72" w:rsidRDefault="00BF3D72" w:rsidP="00BF3D72">
            <w:pPr>
              <w:pStyle w:val="BodyText2"/>
              <w:jc w:val="center"/>
              <w:rPr>
                <w:color w:val="auto"/>
              </w:rPr>
            </w:pPr>
            <w:r>
              <w:rPr>
                <w:color w:val="auto"/>
              </w:rPr>
              <w:t>2</w:t>
            </w:r>
          </w:p>
        </w:tc>
        <w:tc>
          <w:tcPr>
            <w:tcW w:w="7113" w:type="dxa"/>
          </w:tcPr>
          <w:p w14:paraId="0B1F3ACA" w14:textId="77777777" w:rsidR="00BF3D72" w:rsidRDefault="00BF3D72" w:rsidP="00C02739">
            <w:pPr>
              <w:pStyle w:val="BodyText2"/>
              <w:spacing w:after="120" w:line="240" w:lineRule="auto"/>
              <w:rPr>
                <w:b/>
                <w:color w:val="auto"/>
              </w:rPr>
            </w:pPr>
            <w:r w:rsidRPr="00721515">
              <w:rPr>
                <w:b/>
                <w:color w:val="auto"/>
              </w:rPr>
              <w:t xml:space="preserve">Cryptographic Information Data </w:t>
            </w:r>
          </w:p>
          <w:p w14:paraId="481F14F9" w14:textId="3481A84C" w:rsidR="00BF3D72" w:rsidRDefault="00BF3D72" w:rsidP="00BF3D72">
            <w:pPr>
              <w:pStyle w:val="BodyText2"/>
              <w:spacing w:line="240" w:lineRule="auto"/>
              <w:rPr>
                <w:color w:val="auto"/>
              </w:rPr>
            </w:pPr>
            <w:r>
              <w:rPr>
                <w:color w:val="auto"/>
              </w:rPr>
              <w:t>Hexadecimal characters</w:t>
            </w:r>
            <w:r w:rsidR="00C02739">
              <w:rPr>
                <w:color w:val="auto"/>
              </w:rPr>
              <w:t xml:space="preserve"> </w:t>
            </w:r>
            <w:r>
              <w:rPr>
                <w:color w:val="auto"/>
              </w:rPr>
              <w:t xml:space="preserve">(0–F) representing the type of cryptogram and the actions to be performed by the terminal. The first hexadecimal character represents bits 0–3 and the second hexadecimal character </w:t>
            </w:r>
            <w:r w:rsidR="001E7691">
              <w:rPr>
                <w:color w:val="auto"/>
              </w:rPr>
              <w:t>represent</w:t>
            </w:r>
            <w:r>
              <w:rPr>
                <w:color w:val="auto"/>
              </w:rPr>
              <w:t xml:space="preserve"> bits 4–7. Possible bit values are shown in the table below. Bit positions not listed are reserved for future use and are depicted with a 0 in binary data. The SPDH converts the hexadecimal characters received in the request message to binary data for storage in BASE24 tokens.</w:t>
            </w:r>
          </w:p>
          <w:p w14:paraId="6B747A22" w14:textId="77777777" w:rsidR="00BF3D72" w:rsidRDefault="00BF3D72" w:rsidP="00BF3D72">
            <w:pPr>
              <w:pStyle w:val="BodyText2"/>
              <w:spacing w:line="240" w:lineRule="auto"/>
              <w:rPr>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
              <w:gridCol w:w="6182"/>
            </w:tblGrid>
            <w:tr w:rsidR="00BF3D72" w:rsidRPr="00A07998" w14:paraId="675C4332" w14:textId="77777777" w:rsidTr="000A32DB">
              <w:tc>
                <w:tcPr>
                  <w:tcW w:w="705" w:type="dxa"/>
                </w:tcPr>
                <w:p w14:paraId="6E7E56D8" w14:textId="77777777" w:rsidR="00BF3D72" w:rsidRPr="00A07998" w:rsidRDefault="00A07998" w:rsidP="00BF3D72">
                  <w:pPr>
                    <w:pStyle w:val="BodyText2"/>
                    <w:spacing w:line="240" w:lineRule="auto"/>
                    <w:rPr>
                      <w:b/>
                      <w:bCs/>
                      <w:color w:val="auto"/>
                    </w:rPr>
                  </w:pPr>
                  <w:r w:rsidRPr="00A07998">
                    <w:rPr>
                      <w:b/>
                      <w:bCs/>
                      <w:color w:val="auto"/>
                    </w:rPr>
                    <w:t>Bit</w:t>
                  </w:r>
                </w:p>
              </w:tc>
              <w:tc>
                <w:tcPr>
                  <w:tcW w:w="6182" w:type="dxa"/>
                </w:tcPr>
                <w:p w14:paraId="7FD69D44" w14:textId="77777777" w:rsidR="00BF3D72" w:rsidRPr="00A07998" w:rsidRDefault="00A07998" w:rsidP="00BF3D72">
                  <w:pPr>
                    <w:pStyle w:val="BodyText2"/>
                    <w:spacing w:line="240" w:lineRule="auto"/>
                    <w:rPr>
                      <w:b/>
                      <w:bCs/>
                      <w:color w:val="auto"/>
                    </w:rPr>
                  </w:pPr>
                  <w:r w:rsidRPr="00A07998">
                    <w:rPr>
                      <w:b/>
                      <w:bCs/>
                      <w:color w:val="auto"/>
                    </w:rPr>
                    <w:t>Description of Binary Values</w:t>
                  </w:r>
                </w:p>
              </w:tc>
            </w:tr>
            <w:tr w:rsidR="00A07998" w14:paraId="72544BB4" w14:textId="77777777" w:rsidTr="000A32DB">
              <w:tc>
                <w:tcPr>
                  <w:tcW w:w="705" w:type="dxa"/>
                </w:tcPr>
                <w:p w14:paraId="598ABAFE" w14:textId="77777777" w:rsidR="00A07998" w:rsidRDefault="00A07998" w:rsidP="00BF3D72">
                  <w:pPr>
                    <w:pStyle w:val="BodyText2"/>
                    <w:spacing w:line="240" w:lineRule="auto"/>
                    <w:rPr>
                      <w:color w:val="auto"/>
                    </w:rPr>
                  </w:pPr>
                  <w:r>
                    <w:rPr>
                      <w:color w:val="auto"/>
                    </w:rPr>
                    <w:t>0–1</w:t>
                  </w:r>
                </w:p>
              </w:tc>
              <w:tc>
                <w:tcPr>
                  <w:tcW w:w="6182" w:type="dxa"/>
                </w:tcPr>
                <w:p w14:paraId="3A347658" w14:textId="77777777" w:rsidR="00C02739" w:rsidRDefault="00A07998" w:rsidP="00A07998">
                  <w:pPr>
                    <w:pStyle w:val="BodyText2"/>
                    <w:spacing w:line="240" w:lineRule="auto"/>
                    <w:rPr>
                      <w:color w:val="auto"/>
                    </w:rPr>
                  </w:pPr>
                  <w:r w:rsidRPr="00C02739">
                    <w:rPr>
                      <w:b/>
                      <w:bCs/>
                      <w:color w:val="auto"/>
                    </w:rPr>
                    <w:t>Type of cryptogram</w:t>
                  </w:r>
                </w:p>
                <w:p w14:paraId="09ACE02B" w14:textId="77777777" w:rsidR="00A07998" w:rsidRDefault="00A07998" w:rsidP="00A07998">
                  <w:pPr>
                    <w:pStyle w:val="BodyText2"/>
                    <w:spacing w:line="240" w:lineRule="auto"/>
                    <w:rPr>
                      <w:color w:val="auto"/>
                    </w:rPr>
                  </w:pPr>
                  <w:r>
                    <w:rPr>
                      <w:color w:val="auto"/>
                    </w:rPr>
                    <w:t>Valid values are as follows:</w:t>
                  </w:r>
                </w:p>
                <w:p w14:paraId="48208F10" w14:textId="77777777" w:rsidR="00A07998" w:rsidRDefault="00A07998" w:rsidP="00A07998">
                  <w:pPr>
                    <w:pStyle w:val="BodyText2"/>
                    <w:spacing w:line="240" w:lineRule="auto"/>
                    <w:rPr>
                      <w:color w:val="auto"/>
                    </w:rPr>
                  </w:pPr>
                  <w:r>
                    <w:rPr>
                      <w:color w:val="auto"/>
                    </w:rPr>
                    <w:t>00 = AAC</w:t>
                  </w:r>
                </w:p>
                <w:p w14:paraId="241D308E" w14:textId="77777777" w:rsidR="00A07998" w:rsidRDefault="00A07998" w:rsidP="00A07998">
                  <w:pPr>
                    <w:pStyle w:val="BodyText2"/>
                    <w:spacing w:line="240" w:lineRule="auto"/>
                    <w:rPr>
                      <w:color w:val="auto"/>
                    </w:rPr>
                  </w:pPr>
                  <w:r>
                    <w:rPr>
                      <w:color w:val="auto"/>
                    </w:rPr>
                    <w:t>01 = TC</w:t>
                  </w:r>
                </w:p>
                <w:p w14:paraId="0EDC85F7" w14:textId="77777777" w:rsidR="00A07998" w:rsidRDefault="00A07998" w:rsidP="00A07998">
                  <w:pPr>
                    <w:pStyle w:val="BodyText2"/>
                    <w:spacing w:line="240" w:lineRule="auto"/>
                    <w:rPr>
                      <w:color w:val="auto"/>
                    </w:rPr>
                  </w:pPr>
                  <w:r>
                    <w:rPr>
                      <w:color w:val="auto"/>
                    </w:rPr>
                    <w:t>10 = ARQC</w:t>
                  </w:r>
                </w:p>
                <w:p w14:paraId="3D0C080F" w14:textId="77777777" w:rsidR="00A07998" w:rsidRDefault="00A07998" w:rsidP="00BF3D72">
                  <w:pPr>
                    <w:pStyle w:val="BodyText2"/>
                    <w:spacing w:line="240" w:lineRule="auto"/>
                    <w:rPr>
                      <w:color w:val="auto"/>
                    </w:rPr>
                  </w:pPr>
                  <w:r>
                    <w:rPr>
                      <w:color w:val="auto"/>
                    </w:rPr>
                    <w:t>11 = AAR</w:t>
                  </w:r>
                </w:p>
                <w:p w14:paraId="119DEB30" w14:textId="77777777" w:rsidR="000A32DB" w:rsidRDefault="000A32DB" w:rsidP="00BF3D72">
                  <w:pPr>
                    <w:pStyle w:val="BodyText2"/>
                    <w:spacing w:line="240" w:lineRule="auto"/>
                    <w:rPr>
                      <w:color w:val="auto"/>
                    </w:rPr>
                  </w:pPr>
                </w:p>
              </w:tc>
            </w:tr>
            <w:tr w:rsidR="000A32DB" w14:paraId="39F9BB6B" w14:textId="77777777" w:rsidTr="000A32DB">
              <w:tc>
                <w:tcPr>
                  <w:tcW w:w="705" w:type="dxa"/>
                </w:tcPr>
                <w:p w14:paraId="26E92C3B" w14:textId="77777777" w:rsidR="000A32DB" w:rsidRDefault="000A32DB" w:rsidP="00BF3D72">
                  <w:pPr>
                    <w:pStyle w:val="BodyText2"/>
                    <w:spacing w:line="240" w:lineRule="auto"/>
                    <w:rPr>
                      <w:color w:val="auto"/>
                    </w:rPr>
                  </w:pPr>
                  <w:r>
                    <w:rPr>
                      <w:color w:val="auto"/>
                    </w:rPr>
                    <w:t>4</w:t>
                  </w:r>
                </w:p>
              </w:tc>
              <w:tc>
                <w:tcPr>
                  <w:tcW w:w="6182" w:type="dxa"/>
                </w:tcPr>
                <w:p w14:paraId="5A52A661" w14:textId="77777777" w:rsidR="00C02739" w:rsidRDefault="000A32DB" w:rsidP="000A32DB">
                  <w:pPr>
                    <w:pStyle w:val="BodyText2"/>
                    <w:spacing w:line="240" w:lineRule="auto"/>
                    <w:rPr>
                      <w:color w:val="auto"/>
                    </w:rPr>
                  </w:pPr>
                  <w:r w:rsidRPr="00C02739">
                    <w:rPr>
                      <w:b/>
                      <w:bCs/>
                      <w:color w:val="auto"/>
                    </w:rPr>
                    <w:t>Advice required flag</w:t>
                  </w:r>
                </w:p>
                <w:p w14:paraId="2FC5B400" w14:textId="77777777" w:rsidR="000A32DB" w:rsidRDefault="000A32DB" w:rsidP="000A32DB">
                  <w:pPr>
                    <w:pStyle w:val="BodyText2"/>
                    <w:spacing w:line="240" w:lineRule="auto"/>
                    <w:rPr>
                      <w:color w:val="auto"/>
                    </w:rPr>
                  </w:pPr>
                  <w:r>
                    <w:rPr>
                      <w:color w:val="auto"/>
                    </w:rPr>
                    <w:t>Valid values are as follows:</w:t>
                  </w:r>
                </w:p>
                <w:p w14:paraId="4E9738E5" w14:textId="77777777" w:rsidR="000A32DB" w:rsidRDefault="000A32DB" w:rsidP="000A32DB">
                  <w:pPr>
                    <w:pStyle w:val="BodyText2"/>
                    <w:spacing w:line="240" w:lineRule="auto"/>
                    <w:rPr>
                      <w:color w:val="auto"/>
                    </w:rPr>
                  </w:pPr>
                  <w:r>
                    <w:rPr>
                      <w:color w:val="auto"/>
                    </w:rPr>
                    <w:t>0 = Advice is not required</w:t>
                  </w:r>
                </w:p>
                <w:p w14:paraId="1A6E7B51" w14:textId="77777777" w:rsidR="000A32DB" w:rsidRDefault="000A32DB" w:rsidP="000A32DB">
                  <w:pPr>
                    <w:pStyle w:val="BodyText2"/>
                    <w:spacing w:line="240" w:lineRule="auto"/>
                    <w:rPr>
                      <w:color w:val="auto"/>
                    </w:rPr>
                  </w:pPr>
                  <w:r>
                    <w:rPr>
                      <w:color w:val="auto"/>
                    </w:rPr>
                    <w:t>1 = Advice is required</w:t>
                  </w:r>
                  <w:r>
                    <w:rPr>
                      <w:color w:val="auto"/>
                    </w:rPr>
                    <w:tab/>
                  </w:r>
                </w:p>
                <w:p w14:paraId="1B7D88E7" w14:textId="77777777" w:rsidR="000A32DB" w:rsidRDefault="000A32DB" w:rsidP="000A32DB">
                  <w:pPr>
                    <w:pStyle w:val="BodyText2"/>
                    <w:spacing w:line="240" w:lineRule="auto"/>
                    <w:rPr>
                      <w:color w:val="auto"/>
                    </w:rPr>
                  </w:pPr>
                  <w:r>
                    <w:rPr>
                      <w:color w:val="auto"/>
                    </w:rPr>
                    <w:tab/>
                  </w:r>
                  <w:r>
                    <w:rPr>
                      <w:color w:val="auto"/>
                    </w:rPr>
                    <w:tab/>
                  </w:r>
                  <w:r>
                    <w:rPr>
                      <w:color w:val="auto"/>
                    </w:rPr>
                    <w:tab/>
                  </w:r>
                </w:p>
              </w:tc>
            </w:tr>
            <w:tr w:rsidR="000A32DB" w14:paraId="75F14DBA" w14:textId="77777777" w:rsidTr="000A32DB">
              <w:tc>
                <w:tcPr>
                  <w:tcW w:w="705" w:type="dxa"/>
                </w:tcPr>
                <w:p w14:paraId="3C97C5DF" w14:textId="77777777" w:rsidR="000A32DB" w:rsidRDefault="000A32DB" w:rsidP="00BF3D72">
                  <w:pPr>
                    <w:pStyle w:val="BodyText2"/>
                    <w:spacing w:line="240" w:lineRule="auto"/>
                    <w:rPr>
                      <w:color w:val="auto"/>
                    </w:rPr>
                  </w:pPr>
                  <w:r>
                    <w:rPr>
                      <w:color w:val="auto"/>
                    </w:rPr>
                    <w:lastRenderedPageBreak/>
                    <w:t>5–7</w:t>
                  </w:r>
                </w:p>
              </w:tc>
              <w:tc>
                <w:tcPr>
                  <w:tcW w:w="6182" w:type="dxa"/>
                </w:tcPr>
                <w:p w14:paraId="258ED939" w14:textId="77777777" w:rsidR="00C02739" w:rsidRDefault="000A32DB" w:rsidP="000A32DB">
                  <w:pPr>
                    <w:pStyle w:val="BodyText2"/>
                    <w:spacing w:line="240" w:lineRule="auto"/>
                    <w:rPr>
                      <w:color w:val="auto"/>
                    </w:rPr>
                  </w:pPr>
                  <w:r w:rsidRPr="00C02739">
                    <w:rPr>
                      <w:b/>
                      <w:bCs/>
                      <w:color w:val="auto"/>
                    </w:rPr>
                    <w:t>Reason/advice/referral code</w:t>
                  </w:r>
                </w:p>
                <w:p w14:paraId="7430380B" w14:textId="77777777" w:rsidR="000A32DB" w:rsidRDefault="000A32DB" w:rsidP="000A32DB">
                  <w:pPr>
                    <w:pStyle w:val="BodyText2"/>
                    <w:spacing w:line="240" w:lineRule="auto"/>
                    <w:rPr>
                      <w:color w:val="auto"/>
                    </w:rPr>
                  </w:pPr>
                  <w:r>
                    <w:rPr>
                      <w:color w:val="auto"/>
                    </w:rPr>
                    <w:t>Valid values are as follows:</w:t>
                  </w:r>
                </w:p>
                <w:p w14:paraId="78E3041D" w14:textId="77777777" w:rsidR="000A32DB" w:rsidRDefault="000A32DB" w:rsidP="000A32DB">
                  <w:pPr>
                    <w:pStyle w:val="BodyText2"/>
                    <w:spacing w:line="240" w:lineRule="auto"/>
                    <w:rPr>
                      <w:color w:val="auto"/>
                    </w:rPr>
                  </w:pPr>
                  <w:r>
                    <w:rPr>
                      <w:color w:val="auto"/>
                    </w:rPr>
                    <w:t>000 = No information given</w:t>
                  </w:r>
                </w:p>
                <w:p w14:paraId="3821D222" w14:textId="77777777" w:rsidR="000A32DB" w:rsidRDefault="000A32DB" w:rsidP="000A32DB">
                  <w:pPr>
                    <w:pStyle w:val="BodyText2"/>
                    <w:spacing w:line="240" w:lineRule="auto"/>
                    <w:rPr>
                      <w:color w:val="auto"/>
                    </w:rPr>
                  </w:pPr>
                  <w:r>
                    <w:rPr>
                      <w:color w:val="auto"/>
                    </w:rPr>
                    <w:t>001 = Service not allowed</w:t>
                  </w:r>
                </w:p>
                <w:p w14:paraId="04873719" w14:textId="77777777" w:rsidR="000A32DB" w:rsidRDefault="000A32DB" w:rsidP="000A32DB">
                  <w:pPr>
                    <w:pStyle w:val="BodyText2"/>
                    <w:spacing w:line="240" w:lineRule="auto"/>
                    <w:rPr>
                      <w:color w:val="auto"/>
                    </w:rPr>
                  </w:pPr>
                  <w:r>
                    <w:rPr>
                      <w:color w:val="auto"/>
                    </w:rPr>
                    <w:t>010 = PIN try limit exceeded</w:t>
                  </w:r>
                </w:p>
                <w:p w14:paraId="52597E44" w14:textId="77777777" w:rsidR="000A32DB" w:rsidRDefault="000A32DB" w:rsidP="000A32DB">
                  <w:pPr>
                    <w:pStyle w:val="BodyText2"/>
                    <w:spacing w:line="240" w:lineRule="auto"/>
                    <w:rPr>
                      <w:color w:val="auto"/>
                    </w:rPr>
                  </w:pPr>
                  <w:r>
                    <w:rPr>
                      <w:color w:val="auto"/>
                    </w:rPr>
                    <w:t>011 = Issuer authentication failed</w:t>
                  </w:r>
                </w:p>
                <w:p w14:paraId="4E4DDBC8" w14:textId="77777777" w:rsidR="000A32DB" w:rsidRDefault="000A32DB" w:rsidP="000A32DB">
                  <w:pPr>
                    <w:pStyle w:val="BodyText2"/>
                    <w:spacing w:line="240" w:lineRule="auto"/>
                    <w:rPr>
                      <w:color w:val="auto"/>
                    </w:rPr>
                  </w:pPr>
                  <w:r>
                    <w:rPr>
                      <w:color w:val="auto"/>
                    </w:rPr>
                    <w:tab/>
                  </w:r>
                  <w:r>
                    <w:rPr>
                      <w:color w:val="auto"/>
                    </w:rPr>
                    <w:tab/>
                  </w:r>
                  <w:r>
                    <w:rPr>
                      <w:color w:val="auto"/>
                    </w:rPr>
                    <w:tab/>
                  </w:r>
                </w:p>
                <w:p w14:paraId="1BF562C6" w14:textId="77777777" w:rsidR="000A32DB" w:rsidRDefault="000A32DB" w:rsidP="000A32DB">
                  <w:pPr>
                    <w:pStyle w:val="BodyText2"/>
                    <w:spacing w:line="240" w:lineRule="auto"/>
                    <w:rPr>
                      <w:b/>
                      <w:color w:val="auto"/>
                    </w:rPr>
                  </w:pPr>
                  <w:r w:rsidRPr="001247B9">
                    <w:rPr>
                      <w:b/>
                      <w:color w:val="auto"/>
                    </w:rPr>
                    <w:t>EMV Tag: 9F27</w:t>
                  </w:r>
                </w:p>
                <w:p w14:paraId="2FDAF49D" w14:textId="77777777" w:rsidR="000A32DB" w:rsidRPr="001247B9" w:rsidRDefault="000A32DB" w:rsidP="000A32DB">
                  <w:pPr>
                    <w:pStyle w:val="BodyText2"/>
                    <w:spacing w:line="240" w:lineRule="auto"/>
                    <w:rPr>
                      <w:b/>
                      <w:color w:val="auto"/>
                    </w:rPr>
                  </w:pPr>
                </w:p>
                <w:p w14:paraId="7DE6E4BA" w14:textId="77777777" w:rsidR="000A32DB" w:rsidRDefault="000A32DB" w:rsidP="000A32DB">
                  <w:pPr>
                    <w:pStyle w:val="BodyText2"/>
                    <w:spacing w:line="240" w:lineRule="auto"/>
                    <w:rPr>
                      <w:color w:val="auto"/>
                    </w:rPr>
                  </w:pPr>
                  <w:r>
                    <w:rPr>
                      <w:color w:val="auto"/>
                    </w:rPr>
                    <w:t>This field may be set to blanks when the card does not return the value as part of contactless transaction processing.</w:t>
                  </w:r>
                </w:p>
                <w:p w14:paraId="1DE1AE88" w14:textId="77777777" w:rsidR="00F37804" w:rsidRDefault="00F37804" w:rsidP="000A32DB">
                  <w:pPr>
                    <w:pStyle w:val="BodyText2"/>
                    <w:spacing w:line="240" w:lineRule="auto"/>
                    <w:rPr>
                      <w:color w:val="auto"/>
                    </w:rPr>
                  </w:pPr>
                </w:p>
              </w:tc>
            </w:tr>
          </w:tbl>
          <w:p w14:paraId="453FCCDC" w14:textId="77777777" w:rsidR="00BF3D72" w:rsidRPr="00721515" w:rsidRDefault="00BF3D72" w:rsidP="000A32DB">
            <w:pPr>
              <w:pStyle w:val="BodyText2"/>
              <w:spacing w:line="240" w:lineRule="auto"/>
              <w:rPr>
                <w:b/>
                <w:color w:val="auto"/>
              </w:rPr>
            </w:pPr>
          </w:p>
        </w:tc>
      </w:tr>
      <w:tr w:rsidR="000A32DB" w14:paraId="27E862F9" w14:textId="77777777" w:rsidTr="000A32DB">
        <w:tc>
          <w:tcPr>
            <w:tcW w:w="1183" w:type="dxa"/>
          </w:tcPr>
          <w:p w14:paraId="73FE29B7" w14:textId="77777777" w:rsidR="000A32DB" w:rsidRDefault="000A32DB" w:rsidP="00BF3D72">
            <w:pPr>
              <w:pStyle w:val="BodyText2"/>
              <w:jc w:val="center"/>
              <w:rPr>
                <w:color w:val="auto"/>
              </w:rPr>
            </w:pPr>
            <w:r>
              <w:rPr>
                <w:color w:val="auto"/>
              </w:rPr>
              <w:lastRenderedPageBreak/>
              <w:t>05-07</w:t>
            </w:r>
          </w:p>
        </w:tc>
        <w:tc>
          <w:tcPr>
            <w:tcW w:w="1059" w:type="dxa"/>
          </w:tcPr>
          <w:p w14:paraId="78935739" w14:textId="77777777" w:rsidR="000A32DB" w:rsidRDefault="000A32DB" w:rsidP="00BF3D72">
            <w:pPr>
              <w:pStyle w:val="BodyText2"/>
              <w:jc w:val="center"/>
              <w:rPr>
                <w:color w:val="auto"/>
              </w:rPr>
            </w:pPr>
            <w:r>
              <w:rPr>
                <w:color w:val="auto"/>
              </w:rPr>
              <w:t>3</w:t>
            </w:r>
          </w:p>
        </w:tc>
        <w:tc>
          <w:tcPr>
            <w:tcW w:w="7113" w:type="dxa"/>
          </w:tcPr>
          <w:p w14:paraId="47862EC0" w14:textId="77777777" w:rsidR="000A32DB" w:rsidRDefault="000A32DB" w:rsidP="00C02739">
            <w:pPr>
              <w:pStyle w:val="BodyText2"/>
              <w:spacing w:after="120" w:line="240" w:lineRule="auto"/>
              <w:rPr>
                <w:b/>
                <w:color w:val="auto"/>
              </w:rPr>
            </w:pPr>
            <w:r w:rsidRPr="00721515">
              <w:rPr>
                <w:b/>
                <w:color w:val="auto"/>
              </w:rPr>
              <w:t xml:space="preserve">Terminal Country Code </w:t>
            </w:r>
          </w:p>
          <w:p w14:paraId="01BC5E23" w14:textId="77777777" w:rsidR="00660D91" w:rsidRDefault="000A32DB" w:rsidP="000A32DB">
            <w:pPr>
              <w:pStyle w:val="BodyText2"/>
              <w:spacing w:line="240" w:lineRule="auto"/>
              <w:rPr>
                <w:color w:val="auto"/>
              </w:rPr>
            </w:pPr>
            <w:r>
              <w:rPr>
                <w:color w:val="auto"/>
              </w:rPr>
              <w:t>A three-digit code indicating the country where this terminal is located, according to the ISO 3166 standard, Codes for the Representation of Names of Countries.</w:t>
            </w:r>
          </w:p>
          <w:p w14:paraId="327404C9" w14:textId="77777777" w:rsidR="000A32DB" w:rsidRPr="00721515" w:rsidRDefault="000A32DB" w:rsidP="00BF3D72">
            <w:pPr>
              <w:pStyle w:val="BodyText2"/>
              <w:spacing w:line="240" w:lineRule="auto"/>
              <w:rPr>
                <w:b/>
                <w:color w:val="auto"/>
              </w:rPr>
            </w:pPr>
          </w:p>
        </w:tc>
      </w:tr>
      <w:tr w:rsidR="000A32DB" w14:paraId="1279FBAA" w14:textId="77777777" w:rsidTr="000A32DB">
        <w:tc>
          <w:tcPr>
            <w:tcW w:w="1183" w:type="dxa"/>
          </w:tcPr>
          <w:p w14:paraId="1929ADAC" w14:textId="77777777" w:rsidR="000A32DB" w:rsidRDefault="000A32DB" w:rsidP="00BF3D72">
            <w:pPr>
              <w:pStyle w:val="BodyText2"/>
              <w:jc w:val="center"/>
              <w:rPr>
                <w:color w:val="auto"/>
              </w:rPr>
            </w:pPr>
            <w:r>
              <w:rPr>
                <w:color w:val="auto"/>
              </w:rPr>
              <w:t>08–13</w:t>
            </w:r>
          </w:p>
        </w:tc>
        <w:tc>
          <w:tcPr>
            <w:tcW w:w="1059" w:type="dxa"/>
          </w:tcPr>
          <w:p w14:paraId="6EF85056" w14:textId="77777777" w:rsidR="000A32DB" w:rsidRDefault="000A32DB" w:rsidP="00BF3D72">
            <w:pPr>
              <w:pStyle w:val="BodyText2"/>
              <w:jc w:val="center"/>
              <w:rPr>
                <w:color w:val="auto"/>
              </w:rPr>
            </w:pPr>
            <w:r>
              <w:rPr>
                <w:color w:val="auto"/>
              </w:rPr>
              <w:t>6</w:t>
            </w:r>
          </w:p>
        </w:tc>
        <w:tc>
          <w:tcPr>
            <w:tcW w:w="7113" w:type="dxa"/>
          </w:tcPr>
          <w:p w14:paraId="472EDD91" w14:textId="77777777" w:rsidR="000A32DB" w:rsidRDefault="000A32DB" w:rsidP="00C02739">
            <w:pPr>
              <w:pStyle w:val="BodyText2"/>
              <w:spacing w:after="120" w:line="240" w:lineRule="auto"/>
              <w:rPr>
                <w:b/>
                <w:color w:val="auto"/>
              </w:rPr>
            </w:pPr>
            <w:r w:rsidRPr="00721515">
              <w:rPr>
                <w:b/>
                <w:color w:val="auto"/>
              </w:rPr>
              <w:t>EMV Date</w:t>
            </w:r>
          </w:p>
          <w:p w14:paraId="6BF6D3EC" w14:textId="77777777" w:rsidR="00660D91" w:rsidRDefault="000A32DB" w:rsidP="000A32DB">
            <w:pPr>
              <w:pStyle w:val="BodyText2"/>
              <w:spacing w:line="240" w:lineRule="auto"/>
              <w:rPr>
                <w:color w:val="auto"/>
              </w:rPr>
            </w:pPr>
            <w:r>
              <w:rPr>
                <w:color w:val="auto"/>
              </w:rPr>
              <w:t>The local date (in YYMMDD format) that the transaction was authorized.</w:t>
            </w:r>
          </w:p>
          <w:p w14:paraId="772CF32D" w14:textId="77777777" w:rsidR="000A32DB" w:rsidRPr="00721515" w:rsidRDefault="000A32DB" w:rsidP="000A32DB">
            <w:pPr>
              <w:pStyle w:val="BodyText2"/>
              <w:spacing w:line="240" w:lineRule="auto"/>
              <w:rPr>
                <w:b/>
                <w:color w:val="auto"/>
              </w:rPr>
            </w:pPr>
          </w:p>
        </w:tc>
      </w:tr>
      <w:tr w:rsidR="000A32DB" w14:paraId="66094628" w14:textId="77777777" w:rsidTr="000A32DB">
        <w:tc>
          <w:tcPr>
            <w:tcW w:w="1183" w:type="dxa"/>
          </w:tcPr>
          <w:p w14:paraId="6CB8550A" w14:textId="77777777" w:rsidR="000A32DB" w:rsidRDefault="000A32DB" w:rsidP="00BF3D72">
            <w:pPr>
              <w:pStyle w:val="BodyText2"/>
              <w:jc w:val="center"/>
              <w:rPr>
                <w:color w:val="auto"/>
              </w:rPr>
            </w:pPr>
            <w:r>
              <w:rPr>
                <w:color w:val="auto"/>
              </w:rPr>
              <w:t>14–29</w:t>
            </w:r>
          </w:p>
        </w:tc>
        <w:tc>
          <w:tcPr>
            <w:tcW w:w="1059" w:type="dxa"/>
          </w:tcPr>
          <w:p w14:paraId="76A347E2" w14:textId="77777777" w:rsidR="000A32DB" w:rsidRDefault="000A32DB" w:rsidP="00BF3D72">
            <w:pPr>
              <w:pStyle w:val="BodyText2"/>
              <w:jc w:val="center"/>
              <w:rPr>
                <w:color w:val="auto"/>
              </w:rPr>
            </w:pPr>
            <w:r>
              <w:rPr>
                <w:color w:val="auto"/>
              </w:rPr>
              <w:t>16</w:t>
            </w:r>
          </w:p>
        </w:tc>
        <w:tc>
          <w:tcPr>
            <w:tcW w:w="7113" w:type="dxa"/>
          </w:tcPr>
          <w:p w14:paraId="71098EA0" w14:textId="77777777" w:rsidR="000A32DB" w:rsidRDefault="000A32DB" w:rsidP="00C02739">
            <w:pPr>
              <w:pStyle w:val="BodyText2"/>
              <w:spacing w:after="120" w:line="240" w:lineRule="auto"/>
              <w:rPr>
                <w:b/>
                <w:color w:val="auto"/>
              </w:rPr>
            </w:pPr>
            <w:r w:rsidRPr="00721515">
              <w:rPr>
                <w:b/>
                <w:color w:val="auto"/>
              </w:rPr>
              <w:t xml:space="preserve">Application Cryptogram (AC) </w:t>
            </w:r>
          </w:p>
          <w:p w14:paraId="16B19520" w14:textId="77777777" w:rsidR="000A32DB" w:rsidRDefault="000A32DB" w:rsidP="000A32DB">
            <w:pPr>
              <w:pStyle w:val="BodyText2"/>
              <w:spacing w:line="240" w:lineRule="auto"/>
              <w:rPr>
                <w:color w:val="auto"/>
              </w:rPr>
            </w:pPr>
            <w:r>
              <w:rPr>
                <w:color w:val="auto"/>
              </w:rPr>
              <w:t>The authorization request cryptogram (ARQC) is the cryptogram returned by the ICC in response to the GENERATE AC command. Moreover, the terminal includes this cryptogram in the case of MasterCard acquirer stand-in and merchant chip referral offline advices.</w:t>
            </w:r>
          </w:p>
          <w:p w14:paraId="35B2AFFD" w14:textId="77777777" w:rsidR="000A32DB" w:rsidRDefault="000A32DB" w:rsidP="000A32DB">
            <w:pPr>
              <w:pStyle w:val="BodyText2"/>
              <w:spacing w:line="240" w:lineRule="auto"/>
              <w:rPr>
                <w:color w:val="auto"/>
              </w:rPr>
            </w:pPr>
          </w:p>
          <w:p w14:paraId="23163BB4" w14:textId="77777777" w:rsidR="000A32DB" w:rsidRDefault="000A32DB" w:rsidP="000A32DB">
            <w:pPr>
              <w:pStyle w:val="BodyText2"/>
              <w:spacing w:line="240" w:lineRule="auto"/>
              <w:rPr>
                <w:color w:val="auto"/>
              </w:rPr>
            </w:pPr>
            <w:r>
              <w:rPr>
                <w:color w:val="auto"/>
              </w:rPr>
              <w:t>The transaction certificate cryptogram (TC) is the cryptogram generated by the ICC in response to the second GENERATE AC command for an approved transaction.</w:t>
            </w:r>
          </w:p>
          <w:p w14:paraId="26FD241C" w14:textId="77777777" w:rsidR="000A32DB" w:rsidRDefault="000A32DB" w:rsidP="000A32DB">
            <w:pPr>
              <w:pStyle w:val="BodyText2"/>
              <w:spacing w:line="240" w:lineRule="auto"/>
              <w:rPr>
                <w:color w:val="auto"/>
              </w:rPr>
            </w:pPr>
          </w:p>
          <w:p w14:paraId="585F1718" w14:textId="77777777" w:rsidR="000A32DB" w:rsidRDefault="000A32DB" w:rsidP="000A32DB">
            <w:pPr>
              <w:pStyle w:val="BodyText2"/>
              <w:spacing w:line="240" w:lineRule="auto"/>
              <w:rPr>
                <w:color w:val="auto"/>
              </w:rPr>
            </w:pPr>
            <w:r>
              <w:rPr>
                <w:color w:val="auto"/>
              </w:rPr>
              <w:t>The transaction decline cryptogram (AAC) is the cryptogram generated by the ICC in response to the second GENERATE AC command for a declined transaction. Moreover, the terminal includes this cryptogram in the case of VISA acquirer stand-in and merchant chip referral offline advices.</w:t>
            </w:r>
          </w:p>
          <w:p w14:paraId="5305D427" w14:textId="77777777" w:rsidR="000A32DB" w:rsidRDefault="000A32DB" w:rsidP="000A32DB">
            <w:pPr>
              <w:pStyle w:val="BodyText2"/>
              <w:spacing w:line="240" w:lineRule="auto"/>
              <w:rPr>
                <w:color w:val="auto"/>
              </w:rPr>
            </w:pPr>
          </w:p>
          <w:p w14:paraId="21A8AD3E" w14:textId="77777777" w:rsidR="000A32DB" w:rsidRPr="001247B9" w:rsidRDefault="000A32DB" w:rsidP="000A32DB">
            <w:pPr>
              <w:pStyle w:val="BodyText2"/>
              <w:spacing w:line="240" w:lineRule="auto"/>
              <w:rPr>
                <w:b/>
                <w:color w:val="auto"/>
              </w:rPr>
            </w:pPr>
            <w:r w:rsidRPr="001247B9">
              <w:rPr>
                <w:b/>
                <w:color w:val="auto"/>
              </w:rPr>
              <w:t>EMV Tag: 9F26</w:t>
            </w:r>
          </w:p>
          <w:p w14:paraId="5F0AEB87" w14:textId="77777777" w:rsidR="000A32DB" w:rsidRDefault="000A32DB" w:rsidP="000A32DB">
            <w:pPr>
              <w:pStyle w:val="BodyText2"/>
              <w:spacing w:line="240" w:lineRule="auto"/>
              <w:rPr>
                <w:color w:val="auto"/>
              </w:rPr>
            </w:pPr>
          </w:p>
          <w:p w14:paraId="40FA893D" w14:textId="77777777" w:rsidR="000A32DB" w:rsidRDefault="000A32DB" w:rsidP="000A32DB">
            <w:pPr>
              <w:pStyle w:val="BodyText2"/>
              <w:spacing w:line="240" w:lineRule="auto"/>
              <w:rPr>
                <w:color w:val="auto"/>
              </w:rPr>
            </w:pPr>
            <w:r>
              <w:rPr>
                <w:color w:val="auto"/>
              </w:rPr>
              <w:lastRenderedPageBreak/>
              <w:t>This field may be set to blanks when the card does not return the value as part of a contactless transaction processing.</w:t>
            </w:r>
          </w:p>
          <w:p w14:paraId="666FB1EA" w14:textId="77777777" w:rsidR="000A32DB" w:rsidRPr="00721515" w:rsidRDefault="000A32DB" w:rsidP="000A32DB">
            <w:pPr>
              <w:pStyle w:val="BodyText2"/>
              <w:spacing w:line="240" w:lineRule="auto"/>
              <w:rPr>
                <w:b/>
                <w:color w:val="auto"/>
              </w:rPr>
            </w:pPr>
          </w:p>
        </w:tc>
      </w:tr>
      <w:tr w:rsidR="000A32DB" w14:paraId="6CA89503" w14:textId="77777777" w:rsidTr="000A32DB">
        <w:tc>
          <w:tcPr>
            <w:tcW w:w="1183" w:type="dxa"/>
          </w:tcPr>
          <w:p w14:paraId="0CD558CE" w14:textId="77777777" w:rsidR="000A32DB" w:rsidRDefault="000A32DB" w:rsidP="00BF3D72">
            <w:pPr>
              <w:pStyle w:val="BodyText2"/>
              <w:jc w:val="center"/>
              <w:rPr>
                <w:color w:val="auto"/>
              </w:rPr>
            </w:pPr>
            <w:r>
              <w:rPr>
                <w:color w:val="auto"/>
              </w:rPr>
              <w:lastRenderedPageBreak/>
              <w:t>30–33</w:t>
            </w:r>
          </w:p>
        </w:tc>
        <w:tc>
          <w:tcPr>
            <w:tcW w:w="1059" w:type="dxa"/>
          </w:tcPr>
          <w:p w14:paraId="6FBC9C5E" w14:textId="77777777" w:rsidR="000A32DB" w:rsidRDefault="000A32DB" w:rsidP="00BF3D72">
            <w:pPr>
              <w:pStyle w:val="BodyText2"/>
              <w:jc w:val="center"/>
              <w:rPr>
                <w:color w:val="auto"/>
              </w:rPr>
            </w:pPr>
            <w:r>
              <w:rPr>
                <w:color w:val="auto"/>
              </w:rPr>
              <w:t>4</w:t>
            </w:r>
          </w:p>
        </w:tc>
        <w:tc>
          <w:tcPr>
            <w:tcW w:w="7113" w:type="dxa"/>
          </w:tcPr>
          <w:p w14:paraId="31C7B191" w14:textId="77777777" w:rsidR="000A32DB" w:rsidRDefault="000A32DB" w:rsidP="00C02739">
            <w:pPr>
              <w:pStyle w:val="BodyText2"/>
              <w:spacing w:after="120" w:line="240" w:lineRule="auto"/>
              <w:rPr>
                <w:b/>
                <w:color w:val="auto"/>
              </w:rPr>
            </w:pPr>
            <w:r w:rsidRPr="00721515">
              <w:rPr>
                <w:b/>
                <w:color w:val="auto"/>
              </w:rPr>
              <w:t>Application Interchange Profile (AIP)</w:t>
            </w:r>
          </w:p>
          <w:p w14:paraId="54F3E569" w14:textId="77777777" w:rsidR="000A32DB" w:rsidRDefault="000A32DB" w:rsidP="000A32DB">
            <w:pPr>
              <w:pStyle w:val="BodyText2"/>
              <w:spacing w:line="240" w:lineRule="auto"/>
              <w:rPr>
                <w:color w:val="auto"/>
              </w:rPr>
            </w:pPr>
            <w:r>
              <w:rPr>
                <w:color w:val="auto"/>
              </w:rPr>
              <w:t>Hexadecimal characters (0–F) representing the capabilities of the card to support specific functions in the application, as shown in the tables below. The first hexadecimal character represents bits 0–3 of byte 1 and the second hexadecimal character represents bits 4–7 of byte 1. Possible bit values are shown in the table below. Bit positions not listed are reserved for future use and are depicted with a 0 in binary data. The SPDH converts the hexadecimal characters received in the request Message to binary data Conversion” topic, for storage in BASE24 tokens.</w:t>
            </w:r>
          </w:p>
          <w:p w14:paraId="2BB4CFE7" w14:textId="77777777" w:rsidR="000A32DB" w:rsidRDefault="000A32DB" w:rsidP="000A32DB">
            <w:pPr>
              <w:pStyle w:val="BodyText2"/>
              <w:spacing w:line="240" w:lineRule="auto"/>
              <w:rPr>
                <w:b/>
                <w:color w:val="auto"/>
              </w:rPr>
            </w:pPr>
          </w:p>
          <w:p w14:paraId="529893D4" w14:textId="77777777" w:rsidR="00EC651D" w:rsidRDefault="00EC651D" w:rsidP="002969D9">
            <w:pPr>
              <w:pStyle w:val="BodyText2"/>
              <w:spacing w:line="240" w:lineRule="auto"/>
              <w:ind w:left="720"/>
              <w:rPr>
                <w:b/>
                <w:color w:val="auto"/>
              </w:rPr>
            </w:pPr>
            <w:r w:rsidRPr="00291483">
              <w:rPr>
                <w:b/>
                <w:color w:val="auto"/>
              </w:rPr>
              <w:t>Byte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EC651D" w14:paraId="1D3E4358" w14:textId="77777777" w:rsidTr="002969D9">
              <w:trPr>
                <w:tblHeader/>
              </w:trPr>
              <w:tc>
                <w:tcPr>
                  <w:tcW w:w="615" w:type="dxa"/>
                </w:tcPr>
                <w:p w14:paraId="426C0DB9" w14:textId="77777777" w:rsidR="00EC651D" w:rsidRDefault="00EC651D" w:rsidP="00EC651D">
                  <w:pPr>
                    <w:pStyle w:val="BodyText2"/>
                    <w:spacing w:line="240" w:lineRule="auto"/>
                    <w:jc w:val="center"/>
                    <w:rPr>
                      <w:b/>
                      <w:color w:val="auto"/>
                    </w:rPr>
                  </w:pPr>
                  <w:r w:rsidRPr="00291483">
                    <w:rPr>
                      <w:b/>
                      <w:color w:val="auto"/>
                    </w:rPr>
                    <w:t>Bit</w:t>
                  </w:r>
                </w:p>
              </w:tc>
              <w:tc>
                <w:tcPr>
                  <w:tcW w:w="6272" w:type="dxa"/>
                </w:tcPr>
                <w:p w14:paraId="465746A7" w14:textId="77777777" w:rsidR="00EC651D" w:rsidRDefault="00EC651D" w:rsidP="000A32DB">
                  <w:pPr>
                    <w:pStyle w:val="BodyText2"/>
                    <w:spacing w:line="240" w:lineRule="auto"/>
                    <w:rPr>
                      <w:b/>
                      <w:color w:val="auto"/>
                    </w:rPr>
                  </w:pPr>
                  <w:r w:rsidRPr="00291483">
                    <w:rPr>
                      <w:b/>
                      <w:color w:val="auto"/>
                    </w:rPr>
                    <w:t>Description of Binary Values</w:t>
                  </w:r>
                </w:p>
              </w:tc>
            </w:tr>
            <w:tr w:rsidR="00EC651D" w14:paraId="39B6CA41" w14:textId="77777777" w:rsidTr="002969D9">
              <w:tc>
                <w:tcPr>
                  <w:tcW w:w="615" w:type="dxa"/>
                </w:tcPr>
                <w:p w14:paraId="78AA562A" w14:textId="77777777" w:rsidR="00EC651D" w:rsidRDefault="00EC651D" w:rsidP="00EC651D">
                  <w:pPr>
                    <w:pStyle w:val="BodyText2"/>
                    <w:spacing w:line="240" w:lineRule="auto"/>
                    <w:jc w:val="center"/>
                    <w:rPr>
                      <w:b/>
                      <w:color w:val="auto"/>
                    </w:rPr>
                  </w:pPr>
                  <w:r>
                    <w:rPr>
                      <w:color w:val="auto"/>
                    </w:rPr>
                    <w:t>0</w:t>
                  </w:r>
                </w:p>
              </w:tc>
              <w:tc>
                <w:tcPr>
                  <w:tcW w:w="6272" w:type="dxa"/>
                </w:tcPr>
                <w:p w14:paraId="39B8893C" w14:textId="77777777" w:rsidR="00EC651D" w:rsidRDefault="00EC651D" w:rsidP="00EC651D">
                  <w:pPr>
                    <w:pStyle w:val="BodyText2"/>
                    <w:rPr>
                      <w:color w:val="auto"/>
                    </w:rPr>
                  </w:pPr>
                  <w:r w:rsidRPr="00291483">
                    <w:rPr>
                      <w:b/>
                      <w:color w:val="auto"/>
                    </w:rPr>
                    <w:t>Initiate flag</w:t>
                  </w:r>
                  <w:r>
                    <w:rPr>
                      <w:color w:val="auto"/>
                    </w:rPr>
                    <w:t xml:space="preserve">. </w:t>
                  </w:r>
                </w:p>
                <w:p w14:paraId="7775A5ED" w14:textId="77777777" w:rsidR="00EC651D" w:rsidRDefault="00EC651D" w:rsidP="00EC651D">
                  <w:pPr>
                    <w:pStyle w:val="BodyText2"/>
                    <w:rPr>
                      <w:color w:val="auto"/>
                    </w:rPr>
                  </w:pPr>
                  <w:r>
                    <w:rPr>
                      <w:color w:val="auto"/>
                    </w:rPr>
                    <w:t>Valid values are as follows:</w:t>
                  </w:r>
                </w:p>
                <w:p w14:paraId="776B5AD9" w14:textId="77777777" w:rsidR="00EC651D" w:rsidRDefault="00EC651D" w:rsidP="00EC651D">
                  <w:pPr>
                    <w:pStyle w:val="BodyText2"/>
                    <w:rPr>
                      <w:color w:val="auto"/>
                    </w:rPr>
                  </w:pPr>
                  <w:r>
                    <w:rPr>
                      <w:color w:val="auto"/>
                    </w:rPr>
                    <w:t>0 = Do not initiate</w:t>
                  </w:r>
                </w:p>
                <w:p w14:paraId="6C892A72" w14:textId="77777777" w:rsidR="00EC651D" w:rsidRDefault="00EC651D" w:rsidP="00EC651D">
                  <w:pPr>
                    <w:pStyle w:val="BodyText2"/>
                    <w:rPr>
                      <w:color w:val="auto"/>
                    </w:rPr>
                  </w:pPr>
                  <w:r>
                    <w:rPr>
                      <w:color w:val="auto"/>
                    </w:rPr>
                    <w:t>1 = Initiate</w:t>
                  </w:r>
                </w:p>
                <w:p w14:paraId="652E3BBE" w14:textId="77777777" w:rsidR="00EC651D" w:rsidRDefault="00EC651D" w:rsidP="00EC651D">
                  <w:pPr>
                    <w:pStyle w:val="BodyText2"/>
                    <w:rPr>
                      <w:b/>
                      <w:color w:val="auto"/>
                    </w:rPr>
                  </w:pPr>
                </w:p>
              </w:tc>
            </w:tr>
            <w:tr w:rsidR="00EC651D" w14:paraId="261CEEED" w14:textId="77777777" w:rsidTr="002969D9">
              <w:tc>
                <w:tcPr>
                  <w:tcW w:w="615" w:type="dxa"/>
                </w:tcPr>
                <w:p w14:paraId="3479FE79" w14:textId="77777777" w:rsidR="00EC651D" w:rsidRDefault="00EC651D" w:rsidP="00EC651D">
                  <w:pPr>
                    <w:pStyle w:val="BodyText2"/>
                    <w:spacing w:line="240" w:lineRule="auto"/>
                    <w:jc w:val="center"/>
                    <w:rPr>
                      <w:color w:val="auto"/>
                    </w:rPr>
                  </w:pPr>
                  <w:r>
                    <w:rPr>
                      <w:color w:val="auto"/>
                    </w:rPr>
                    <w:t>1</w:t>
                  </w:r>
                </w:p>
              </w:tc>
              <w:tc>
                <w:tcPr>
                  <w:tcW w:w="6272" w:type="dxa"/>
                </w:tcPr>
                <w:p w14:paraId="47244026" w14:textId="77777777" w:rsidR="00EC651D" w:rsidRDefault="00EC651D" w:rsidP="00EC651D">
                  <w:pPr>
                    <w:pStyle w:val="BodyText2"/>
                    <w:rPr>
                      <w:color w:val="auto"/>
                    </w:rPr>
                  </w:pPr>
                  <w:r w:rsidRPr="00291483">
                    <w:rPr>
                      <w:b/>
                      <w:color w:val="auto"/>
                    </w:rPr>
                    <w:t>Offline static data authentication support flag</w:t>
                  </w:r>
                </w:p>
                <w:p w14:paraId="54BDC3A0" w14:textId="77777777" w:rsidR="00EC651D" w:rsidRDefault="00EC651D" w:rsidP="00EC651D">
                  <w:pPr>
                    <w:pStyle w:val="BodyText2"/>
                    <w:rPr>
                      <w:color w:val="auto"/>
                    </w:rPr>
                  </w:pPr>
                  <w:r>
                    <w:rPr>
                      <w:color w:val="auto"/>
                    </w:rPr>
                    <w:t>Valid values are as follows:</w:t>
                  </w:r>
                </w:p>
                <w:p w14:paraId="0F06B874" w14:textId="77777777" w:rsidR="00EC651D" w:rsidRDefault="00EC651D" w:rsidP="00EC651D">
                  <w:pPr>
                    <w:pStyle w:val="BodyText2"/>
                    <w:rPr>
                      <w:color w:val="auto"/>
                    </w:rPr>
                  </w:pPr>
                  <w:r>
                    <w:rPr>
                      <w:color w:val="auto"/>
                    </w:rPr>
                    <w:t>0 = Offline static data authentication is not supported</w:t>
                  </w:r>
                </w:p>
                <w:p w14:paraId="0FDF0020" w14:textId="77777777" w:rsidR="00EC651D" w:rsidRDefault="00EC651D" w:rsidP="00EC651D">
                  <w:pPr>
                    <w:pStyle w:val="BodyText2"/>
                    <w:rPr>
                      <w:color w:val="auto"/>
                    </w:rPr>
                  </w:pPr>
                  <w:r>
                    <w:rPr>
                      <w:color w:val="auto"/>
                    </w:rPr>
                    <w:t>1 = Offline static data authentication is supported</w:t>
                  </w:r>
                </w:p>
                <w:p w14:paraId="79149820" w14:textId="77777777" w:rsidR="00EC651D" w:rsidRPr="00291483" w:rsidRDefault="00EC651D" w:rsidP="00EC651D">
                  <w:pPr>
                    <w:pStyle w:val="BodyText2"/>
                    <w:rPr>
                      <w:b/>
                      <w:color w:val="auto"/>
                    </w:rPr>
                  </w:pPr>
                </w:p>
              </w:tc>
            </w:tr>
            <w:tr w:rsidR="00EC651D" w14:paraId="01B6C488" w14:textId="77777777" w:rsidTr="002969D9">
              <w:tc>
                <w:tcPr>
                  <w:tcW w:w="615" w:type="dxa"/>
                </w:tcPr>
                <w:p w14:paraId="3F06B1C5" w14:textId="77777777" w:rsidR="00EC651D" w:rsidRDefault="00EC651D" w:rsidP="00EC651D">
                  <w:pPr>
                    <w:pStyle w:val="BodyText2"/>
                    <w:spacing w:line="240" w:lineRule="auto"/>
                    <w:jc w:val="center"/>
                    <w:rPr>
                      <w:color w:val="auto"/>
                    </w:rPr>
                  </w:pPr>
                  <w:r>
                    <w:rPr>
                      <w:color w:val="auto"/>
                    </w:rPr>
                    <w:t>2</w:t>
                  </w:r>
                </w:p>
              </w:tc>
              <w:tc>
                <w:tcPr>
                  <w:tcW w:w="6272" w:type="dxa"/>
                </w:tcPr>
                <w:p w14:paraId="7EDEAAD4" w14:textId="77777777" w:rsidR="00EC651D" w:rsidRDefault="00EC651D" w:rsidP="00EC651D">
                  <w:pPr>
                    <w:pStyle w:val="BodyText2"/>
                    <w:rPr>
                      <w:color w:val="auto"/>
                    </w:rPr>
                  </w:pPr>
                  <w:r w:rsidRPr="00291483">
                    <w:rPr>
                      <w:b/>
                      <w:color w:val="auto"/>
                    </w:rPr>
                    <w:t>Offline dynamic data authentication support flag</w:t>
                  </w:r>
                </w:p>
                <w:p w14:paraId="3F4C862B" w14:textId="77777777" w:rsidR="00EC651D" w:rsidRDefault="00EC651D" w:rsidP="00EC651D">
                  <w:pPr>
                    <w:pStyle w:val="BodyText2"/>
                    <w:rPr>
                      <w:color w:val="auto"/>
                    </w:rPr>
                  </w:pPr>
                  <w:r>
                    <w:rPr>
                      <w:color w:val="auto"/>
                    </w:rPr>
                    <w:t>Valid values are as follows:</w:t>
                  </w:r>
                </w:p>
                <w:p w14:paraId="75C402E6" w14:textId="77777777" w:rsidR="00EC651D" w:rsidRDefault="00EC651D" w:rsidP="00EC651D">
                  <w:pPr>
                    <w:pStyle w:val="BodyText2"/>
                    <w:rPr>
                      <w:color w:val="auto"/>
                    </w:rPr>
                  </w:pPr>
                  <w:r>
                    <w:rPr>
                      <w:color w:val="auto"/>
                    </w:rPr>
                    <w:t>0 = Offline dynamic data authentication is not supported</w:t>
                  </w:r>
                </w:p>
                <w:p w14:paraId="7BB0253E" w14:textId="77777777" w:rsidR="00EC651D" w:rsidRDefault="00EC651D" w:rsidP="00EC651D">
                  <w:pPr>
                    <w:pStyle w:val="BodyText2"/>
                    <w:rPr>
                      <w:color w:val="auto"/>
                    </w:rPr>
                  </w:pPr>
                  <w:r>
                    <w:rPr>
                      <w:color w:val="auto"/>
                    </w:rPr>
                    <w:t>1 = Offline dynamic data authentication is supported</w:t>
                  </w:r>
                </w:p>
                <w:p w14:paraId="2F91A6BF" w14:textId="77777777" w:rsidR="00EC651D" w:rsidRPr="00291483" w:rsidRDefault="00EC651D" w:rsidP="00EC651D">
                  <w:pPr>
                    <w:pStyle w:val="BodyText2"/>
                    <w:rPr>
                      <w:b/>
                      <w:color w:val="auto"/>
                    </w:rPr>
                  </w:pPr>
                </w:p>
              </w:tc>
            </w:tr>
            <w:tr w:rsidR="00EC651D" w14:paraId="31176037" w14:textId="77777777" w:rsidTr="002969D9">
              <w:tc>
                <w:tcPr>
                  <w:tcW w:w="615" w:type="dxa"/>
                </w:tcPr>
                <w:p w14:paraId="5B9E5266" w14:textId="77777777" w:rsidR="00EC651D" w:rsidRDefault="00EC651D" w:rsidP="00EC651D">
                  <w:pPr>
                    <w:pStyle w:val="BodyText2"/>
                    <w:spacing w:line="240" w:lineRule="auto"/>
                    <w:jc w:val="center"/>
                    <w:rPr>
                      <w:color w:val="auto"/>
                    </w:rPr>
                  </w:pPr>
                  <w:r>
                    <w:rPr>
                      <w:color w:val="auto"/>
                    </w:rPr>
                    <w:t>3</w:t>
                  </w:r>
                </w:p>
              </w:tc>
              <w:tc>
                <w:tcPr>
                  <w:tcW w:w="6272" w:type="dxa"/>
                </w:tcPr>
                <w:p w14:paraId="63CBE759" w14:textId="77777777" w:rsidR="00EC651D" w:rsidRDefault="00EC651D" w:rsidP="00EC651D">
                  <w:pPr>
                    <w:pStyle w:val="BodyText2"/>
                    <w:rPr>
                      <w:color w:val="auto"/>
                    </w:rPr>
                  </w:pPr>
                  <w:r w:rsidRPr="00291483">
                    <w:rPr>
                      <w:b/>
                      <w:color w:val="auto"/>
                    </w:rPr>
                    <w:t>Cardholder verification support flag</w:t>
                  </w:r>
                  <w:r>
                    <w:rPr>
                      <w:color w:val="auto"/>
                    </w:rPr>
                    <w:t xml:space="preserve">. </w:t>
                  </w:r>
                </w:p>
                <w:p w14:paraId="20773F70" w14:textId="77777777" w:rsidR="00EC651D" w:rsidRDefault="00EC651D" w:rsidP="00EC651D">
                  <w:pPr>
                    <w:pStyle w:val="BodyText2"/>
                    <w:rPr>
                      <w:color w:val="auto"/>
                    </w:rPr>
                  </w:pPr>
                  <w:r>
                    <w:rPr>
                      <w:color w:val="auto"/>
                    </w:rPr>
                    <w:t>Valid values are as follows:</w:t>
                  </w:r>
                </w:p>
                <w:p w14:paraId="19C97A11" w14:textId="77777777" w:rsidR="00EC651D" w:rsidRDefault="00EC651D" w:rsidP="00EC651D">
                  <w:pPr>
                    <w:pStyle w:val="BodyText2"/>
                    <w:rPr>
                      <w:color w:val="auto"/>
                    </w:rPr>
                  </w:pPr>
                  <w:r>
                    <w:rPr>
                      <w:color w:val="auto"/>
                    </w:rPr>
                    <w:t>0 = Cardholder verification is not supported</w:t>
                  </w:r>
                </w:p>
                <w:p w14:paraId="615C9180" w14:textId="77777777" w:rsidR="00EC651D" w:rsidRDefault="00EC651D" w:rsidP="00EC651D">
                  <w:pPr>
                    <w:pStyle w:val="BodyText2"/>
                    <w:rPr>
                      <w:color w:val="auto"/>
                    </w:rPr>
                  </w:pPr>
                  <w:r>
                    <w:rPr>
                      <w:color w:val="auto"/>
                    </w:rPr>
                    <w:t>1 = Cardholder verification is supported</w:t>
                  </w:r>
                </w:p>
                <w:p w14:paraId="3746C599" w14:textId="77777777" w:rsidR="00EC651D" w:rsidRPr="00291483" w:rsidRDefault="00EC651D" w:rsidP="00EC651D">
                  <w:pPr>
                    <w:pStyle w:val="BodyText2"/>
                    <w:rPr>
                      <w:b/>
                      <w:color w:val="auto"/>
                    </w:rPr>
                  </w:pPr>
                </w:p>
              </w:tc>
            </w:tr>
            <w:tr w:rsidR="00EC651D" w14:paraId="15820245" w14:textId="77777777" w:rsidTr="002969D9">
              <w:tc>
                <w:tcPr>
                  <w:tcW w:w="615" w:type="dxa"/>
                </w:tcPr>
                <w:p w14:paraId="68D2EB74" w14:textId="77777777" w:rsidR="00EC651D" w:rsidRDefault="00EC651D" w:rsidP="00EC651D">
                  <w:pPr>
                    <w:pStyle w:val="BodyText2"/>
                    <w:spacing w:line="240" w:lineRule="auto"/>
                    <w:jc w:val="center"/>
                    <w:rPr>
                      <w:color w:val="auto"/>
                    </w:rPr>
                  </w:pPr>
                  <w:r>
                    <w:rPr>
                      <w:color w:val="auto"/>
                    </w:rPr>
                    <w:t>4</w:t>
                  </w:r>
                </w:p>
              </w:tc>
              <w:tc>
                <w:tcPr>
                  <w:tcW w:w="6272" w:type="dxa"/>
                </w:tcPr>
                <w:p w14:paraId="7E9FBA4C" w14:textId="77777777" w:rsidR="00EC651D" w:rsidRDefault="00EC651D" w:rsidP="00EC651D">
                  <w:pPr>
                    <w:pStyle w:val="BodyText2"/>
                    <w:tabs>
                      <w:tab w:val="clear" w:pos="2880"/>
                      <w:tab w:val="clear" w:pos="3600"/>
                    </w:tabs>
                    <w:rPr>
                      <w:color w:val="auto"/>
                    </w:rPr>
                  </w:pPr>
                  <w:r w:rsidRPr="00291483">
                    <w:rPr>
                      <w:b/>
                      <w:color w:val="auto"/>
                    </w:rPr>
                    <w:t>Terminal risk management support flag.</w:t>
                  </w:r>
                  <w:r>
                    <w:rPr>
                      <w:color w:val="auto"/>
                    </w:rPr>
                    <w:t xml:space="preserve"> </w:t>
                  </w:r>
                </w:p>
                <w:p w14:paraId="50BAEACC" w14:textId="77777777" w:rsidR="00EC651D" w:rsidRDefault="00EC651D" w:rsidP="00EC651D">
                  <w:pPr>
                    <w:pStyle w:val="BodyText2"/>
                    <w:rPr>
                      <w:color w:val="auto"/>
                    </w:rPr>
                  </w:pPr>
                  <w:r>
                    <w:rPr>
                      <w:color w:val="auto"/>
                    </w:rPr>
                    <w:t>Valid values are as follows:</w:t>
                  </w:r>
                </w:p>
                <w:p w14:paraId="2DCE713F" w14:textId="29C731B2" w:rsidR="00EC651D" w:rsidRDefault="00715F82" w:rsidP="00EC651D">
                  <w:pPr>
                    <w:pStyle w:val="BodyText2"/>
                    <w:rPr>
                      <w:color w:val="auto"/>
                    </w:rPr>
                  </w:pPr>
                  <w:r>
                    <w:rPr>
                      <w:color w:val="auto"/>
                    </w:rPr>
                    <w:t xml:space="preserve">0 </w:t>
                  </w:r>
                  <w:r w:rsidR="00EC651D">
                    <w:rPr>
                      <w:color w:val="auto"/>
                    </w:rPr>
                    <w:t>= Terminal risk management is not supported</w:t>
                  </w:r>
                </w:p>
                <w:p w14:paraId="63DB4F42" w14:textId="40DB7A14" w:rsidR="00EC651D" w:rsidRDefault="00715F82" w:rsidP="00EC651D">
                  <w:pPr>
                    <w:pStyle w:val="BodyText2"/>
                    <w:rPr>
                      <w:color w:val="auto"/>
                    </w:rPr>
                  </w:pPr>
                  <w:r>
                    <w:rPr>
                      <w:color w:val="auto"/>
                    </w:rPr>
                    <w:t xml:space="preserve">1 </w:t>
                  </w:r>
                  <w:r w:rsidR="00EC651D">
                    <w:rPr>
                      <w:color w:val="auto"/>
                    </w:rPr>
                    <w:t>= Terminal risk management is supported</w:t>
                  </w:r>
                </w:p>
                <w:p w14:paraId="6F7C7ADA" w14:textId="77777777" w:rsidR="00EC651D" w:rsidRPr="00291483" w:rsidRDefault="00EC651D" w:rsidP="00EC651D">
                  <w:pPr>
                    <w:pStyle w:val="BodyText2"/>
                    <w:rPr>
                      <w:b/>
                      <w:color w:val="auto"/>
                    </w:rPr>
                  </w:pPr>
                </w:p>
              </w:tc>
            </w:tr>
            <w:tr w:rsidR="00EC651D" w14:paraId="52C758C6" w14:textId="77777777" w:rsidTr="002969D9">
              <w:tc>
                <w:tcPr>
                  <w:tcW w:w="615" w:type="dxa"/>
                </w:tcPr>
                <w:p w14:paraId="379DDB52" w14:textId="77777777" w:rsidR="00EC651D" w:rsidRDefault="00EC651D" w:rsidP="00EC651D">
                  <w:pPr>
                    <w:pStyle w:val="BodyText2"/>
                    <w:spacing w:line="240" w:lineRule="auto"/>
                    <w:jc w:val="center"/>
                    <w:rPr>
                      <w:color w:val="auto"/>
                    </w:rPr>
                  </w:pPr>
                  <w:r>
                    <w:rPr>
                      <w:color w:val="auto"/>
                    </w:rPr>
                    <w:t>5</w:t>
                  </w:r>
                </w:p>
              </w:tc>
              <w:tc>
                <w:tcPr>
                  <w:tcW w:w="6272" w:type="dxa"/>
                </w:tcPr>
                <w:p w14:paraId="3DF3B2DA" w14:textId="77777777" w:rsidR="00EC651D" w:rsidRDefault="00EC651D" w:rsidP="00EC651D">
                  <w:pPr>
                    <w:pStyle w:val="BodyText2"/>
                    <w:rPr>
                      <w:color w:val="auto"/>
                    </w:rPr>
                  </w:pPr>
                  <w:r w:rsidRPr="00291483">
                    <w:rPr>
                      <w:b/>
                      <w:color w:val="auto"/>
                    </w:rPr>
                    <w:t>Issuer authentication support flag.</w:t>
                  </w:r>
                  <w:r>
                    <w:rPr>
                      <w:color w:val="auto"/>
                    </w:rPr>
                    <w:t xml:space="preserve"> </w:t>
                  </w:r>
                </w:p>
                <w:p w14:paraId="49213BC6" w14:textId="77777777" w:rsidR="00EC651D" w:rsidRDefault="00EC651D" w:rsidP="00EC651D">
                  <w:pPr>
                    <w:pStyle w:val="BodyText2"/>
                    <w:rPr>
                      <w:color w:val="auto"/>
                    </w:rPr>
                  </w:pPr>
                  <w:r>
                    <w:rPr>
                      <w:color w:val="auto"/>
                    </w:rPr>
                    <w:lastRenderedPageBreak/>
                    <w:t>Valid values are as follows:</w:t>
                  </w:r>
                </w:p>
                <w:p w14:paraId="1AFEE7F5" w14:textId="77777777" w:rsidR="00EC651D" w:rsidRDefault="00EC651D" w:rsidP="00EC651D">
                  <w:pPr>
                    <w:pStyle w:val="BodyText2"/>
                    <w:rPr>
                      <w:color w:val="auto"/>
                    </w:rPr>
                  </w:pPr>
                  <w:r>
                    <w:rPr>
                      <w:color w:val="auto"/>
                    </w:rPr>
                    <w:t>0 = Issuer authentication is not supported</w:t>
                  </w:r>
                </w:p>
                <w:p w14:paraId="4015715A" w14:textId="77777777" w:rsidR="00EC651D" w:rsidRDefault="00EC651D" w:rsidP="00EC651D">
                  <w:pPr>
                    <w:pStyle w:val="BodyText2"/>
                    <w:rPr>
                      <w:color w:val="auto"/>
                    </w:rPr>
                  </w:pPr>
                  <w:r>
                    <w:rPr>
                      <w:color w:val="auto"/>
                    </w:rPr>
                    <w:t>1 = Issuer authentication is supported</w:t>
                  </w:r>
                </w:p>
                <w:p w14:paraId="11AA7140" w14:textId="77777777" w:rsidR="00EC651D" w:rsidRPr="00291483" w:rsidRDefault="00EC651D" w:rsidP="00EC651D">
                  <w:pPr>
                    <w:pStyle w:val="BodyText2"/>
                    <w:tabs>
                      <w:tab w:val="clear" w:pos="2880"/>
                      <w:tab w:val="clear" w:pos="3600"/>
                    </w:tabs>
                    <w:rPr>
                      <w:b/>
                      <w:color w:val="auto"/>
                    </w:rPr>
                  </w:pPr>
                </w:p>
              </w:tc>
            </w:tr>
            <w:tr w:rsidR="00EC651D" w14:paraId="0A6A8AB8" w14:textId="77777777" w:rsidTr="002969D9">
              <w:tc>
                <w:tcPr>
                  <w:tcW w:w="615" w:type="dxa"/>
                </w:tcPr>
                <w:p w14:paraId="44A58A6E" w14:textId="77777777" w:rsidR="00EC651D" w:rsidRDefault="00EC651D" w:rsidP="00EC651D">
                  <w:pPr>
                    <w:pStyle w:val="BodyText2"/>
                    <w:spacing w:line="240" w:lineRule="auto"/>
                    <w:jc w:val="center"/>
                    <w:rPr>
                      <w:color w:val="auto"/>
                    </w:rPr>
                  </w:pPr>
                  <w:r>
                    <w:rPr>
                      <w:color w:val="auto"/>
                    </w:rPr>
                    <w:lastRenderedPageBreak/>
                    <w:t>6</w:t>
                  </w:r>
                </w:p>
              </w:tc>
              <w:tc>
                <w:tcPr>
                  <w:tcW w:w="6272" w:type="dxa"/>
                </w:tcPr>
                <w:p w14:paraId="1DBC8A62" w14:textId="77777777" w:rsidR="00EC651D" w:rsidRDefault="00EC651D" w:rsidP="00EC651D">
                  <w:pPr>
                    <w:pStyle w:val="BodyText2"/>
                    <w:rPr>
                      <w:color w:val="auto"/>
                    </w:rPr>
                  </w:pPr>
                  <w:r>
                    <w:rPr>
                      <w:color w:val="auto"/>
                    </w:rPr>
                    <w:t>Reserved for future use</w:t>
                  </w:r>
                </w:p>
                <w:p w14:paraId="6515A512" w14:textId="77777777" w:rsidR="00EC651D" w:rsidRPr="00291483" w:rsidRDefault="00EC651D" w:rsidP="00EC651D">
                  <w:pPr>
                    <w:pStyle w:val="BodyText2"/>
                    <w:rPr>
                      <w:b/>
                      <w:color w:val="auto"/>
                    </w:rPr>
                  </w:pPr>
                </w:p>
              </w:tc>
            </w:tr>
            <w:tr w:rsidR="00EC651D" w14:paraId="7BC3A1AC" w14:textId="77777777" w:rsidTr="002969D9">
              <w:tc>
                <w:tcPr>
                  <w:tcW w:w="615" w:type="dxa"/>
                </w:tcPr>
                <w:p w14:paraId="34586CE4" w14:textId="77777777" w:rsidR="00EC651D" w:rsidRDefault="00D20925" w:rsidP="00EC651D">
                  <w:pPr>
                    <w:pStyle w:val="BodyText2"/>
                    <w:spacing w:line="240" w:lineRule="auto"/>
                    <w:jc w:val="center"/>
                    <w:rPr>
                      <w:color w:val="auto"/>
                    </w:rPr>
                  </w:pPr>
                  <w:r>
                    <w:rPr>
                      <w:color w:val="auto"/>
                    </w:rPr>
                    <w:t>7</w:t>
                  </w:r>
                </w:p>
              </w:tc>
              <w:tc>
                <w:tcPr>
                  <w:tcW w:w="6272" w:type="dxa"/>
                </w:tcPr>
                <w:p w14:paraId="3F563B93" w14:textId="77777777" w:rsidR="00D20925" w:rsidRDefault="00D20925" w:rsidP="00D20925">
                  <w:pPr>
                    <w:pStyle w:val="BodyText2"/>
                    <w:tabs>
                      <w:tab w:val="clear" w:pos="2160"/>
                      <w:tab w:val="left" w:pos="1890"/>
                    </w:tabs>
                    <w:spacing w:line="240" w:lineRule="auto"/>
                    <w:ind w:left="720" w:hanging="720"/>
                    <w:rPr>
                      <w:color w:val="auto"/>
                    </w:rPr>
                  </w:pPr>
                  <w:r w:rsidRPr="00291483">
                    <w:rPr>
                      <w:b/>
                      <w:color w:val="auto"/>
                    </w:rPr>
                    <w:t>Offline combined data authentication support flag</w:t>
                  </w:r>
                  <w:r>
                    <w:rPr>
                      <w:color w:val="auto"/>
                    </w:rPr>
                    <w:t xml:space="preserve">.  </w:t>
                  </w:r>
                </w:p>
                <w:p w14:paraId="6A383A96" w14:textId="77777777" w:rsidR="00D20925" w:rsidRDefault="00D20925" w:rsidP="00D20925">
                  <w:pPr>
                    <w:pStyle w:val="BodyText2"/>
                    <w:tabs>
                      <w:tab w:val="clear" w:pos="2160"/>
                      <w:tab w:val="left" w:pos="1890"/>
                    </w:tabs>
                    <w:spacing w:line="240" w:lineRule="auto"/>
                    <w:ind w:left="720" w:hanging="720"/>
                    <w:rPr>
                      <w:color w:val="auto"/>
                    </w:rPr>
                  </w:pPr>
                  <w:r>
                    <w:rPr>
                      <w:color w:val="auto"/>
                    </w:rPr>
                    <w:t>Valid values are as follows:</w:t>
                  </w:r>
                </w:p>
                <w:p w14:paraId="0A2C7193" w14:textId="77777777" w:rsidR="00D20925" w:rsidRDefault="00D20925" w:rsidP="00D20925">
                  <w:pPr>
                    <w:pStyle w:val="BodyText2"/>
                    <w:tabs>
                      <w:tab w:val="clear" w:pos="2160"/>
                      <w:tab w:val="left" w:pos="1890"/>
                    </w:tabs>
                    <w:spacing w:line="240" w:lineRule="auto"/>
                    <w:ind w:left="720" w:hanging="720"/>
                    <w:rPr>
                      <w:color w:val="auto"/>
                    </w:rPr>
                  </w:pPr>
                  <w:r>
                    <w:rPr>
                      <w:color w:val="auto"/>
                    </w:rPr>
                    <w:t>0 = Offline combined data authentication is not supported</w:t>
                  </w:r>
                </w:p>
                <w:p w14:paraId="660DC926" w14:textId="77777777" w:rsidR="00D20925" w:rsidRDefault="00D20925" w:rsidP="00D20925">
                  <w:pPr>
                    <w:pStyle w:val="BodyText2"/>
                    <w:spacing w:line="240" w:lineRule="auto"/>
                    <w:rPr>
                      <w:color w:val="auto"/>
                    </w:rPr>
                  </w:pPr>
                  <w:r>
                    <w:rPr>
                      <w:color w:val="auto"/>
                    </w:rPr>
                    <w:t>1 = Offline combined data authentication is supported</w:t>
                  </w:r>
                </w:p>
                <w:p w14:paraId="39EAB236" w14:textId="77777777" w:rsidR="00EC651D" w:rsidRDefault="00EC651D" w:rsidP="00EC651D">
                  <w:pPr>
                    <w:pStyle w:val="BodyText2"/>
                    <w:rPr>
                      <w:color w:val="auto"/>
                    </w:rPr>
                  </w:pPr>
                </w:p>
              </w:tc>
            </w:tr>
          </w:tbl>
          <w:p w14:paraId="1B1E3E72" w14:textId="77777777" w:rsidR="00EC651D" w:rsidRDefault="00EC651D" w:rsidP="000A32DB">
            <w:pPr>
              <w:pStyle w:val="BodyText2"/>
              <w:spacing w:line="240" w:lineRule="auto"/>
              <w:rPr>
                <w:b/>
                <w:color w:val="auto"/>
              </w:rPr>
            </w:pPr>
          </w:p>
          <w:p w14:paraId="724E51BC" w14:textId="77777777" w:rsidR="00EC651D" w:rsidRDefault="00D20925" w:rsidP="002969D9">
            <w:pPr>
              <w:pStyle w:val="BodyText2"/>
              <w:spacing w:line="240" w:lineRule="auto"/>
              <w:ind w:left="720"/>
              <w:rPr>
                <w:b/>
                <w:color w:val="auto"/>
              </w:rPr>
            </w:pPr>
            <w:r w:rsidRPr="00291483">
              <w:rPr>
                <w:b/>
                <w:color w:val="auto"/>
              </w:rPr>
              <w:t>Byte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D20925" w14:paraId="7296CDC1" w14:textId="77777777" w:rsidTr="002969D9">
              <w:trPr>
                <w:tblHeader/>
              </w:trPr>
              <w:tc>
                <w:tcPr>
                  <w:tcW w:w="615" w:type="dxa"/>
                </w:tcPr>
                <w:p w14:paraId="41A28D96" w14:textId="77777777" w:rsidR="00D20925" w:rsidRDefault="00D20925" w:rsidP="00D20925">
                  <w:pPr>
                    <w:pStyle w:val="BodyText2"/>
                    <w:spacing w:line="240" w:lineRule="auto"/>
                    <w:jc w:val="center"/>
                    <w:rPr>
                      <w:b/>
                      <w:color w:val="auto"/>
                    </w:rPr>
                  </w:pPr>
                  <w:r w:rsidRPr="00291483">
                    <w:rPr>
                      <w:b/>
                      <w:color w:val="auto"/>
                    </w:rPr>
                    <w:t>Bit</w:t>
                  </w:r>
                </w:p>
              </w:tc>
              <w:tc>
                <w:tcPr>
                  <w:tcW w:w="6272" w:type="dxa"/>
                </w:tcPr>
                <w:p w14:paraId="141E89BD" w14:textId="77777777" w:rsidR="00D20925" w:rsidRDefault="00D20925" w:rsidP="00D20925">
                  <w:pPr>
                    <w:pStyle w:val="BodyText2"/>
                    <w:spacing w:line="240" w:lineRule="auto"/>
                    <w:rPr>
                      <w:b/>
                      <w:color w:val="auto"/>
                    </w:rPr>
                  </w:pPr>
                  <w:r w:rsidRPr="00291483">
                    <w:rPr>
                      <w:b/>
                      <w:color w:val="auto"/>
                    </w:rPr>
                    <w:t>Description of Binary Values</w:t>
                  </w:r>
                </w:p>
              </w:tc>
            </w:tr>
            <w:tr w:rsidR="00D20925" w14:paraId="42D28EBC" w14:textId="77777777" w:rsidTr="002969D9">
              <w:tc>
                <w:tcPr>
                  <w:tcW w:w="615" w:type="dxa"/>
                </w:tcPr>
                <w:p w14:paraId="1E606ADD" w14:textId="77777777" w:rsidR="00D20925" w:rsidRDefault="00D20925" w:rsidP="00D20925">
                  <w:pPr>
                    <w:pStyle w:val="BodyText2"/>
                    <w:spacing w:line="240" w:lineRule="auto"/>
                    <w:jc w:val="center"/>
                    <w:rPr>
                      <w:b/>
                      <w:color w:val="auto"/>
                    </w:rPr>
                  </w:pPr>
                  <w:r>
                    <w:rPr>
                      <w:color w:val="auto"/>
                    </w:rPr>
                    <w:t>0</w:t>
                  </w:r>
                </w:p>
              </w:tc>
              <w:tc>
                <w:tcPr>
                  <w:tcW w:w="6272" w:type="dxa"/>
                </w:tcPr>
                <w:p w14:paraId="73F05C99" w14:textId="77777777" w:rsidR="00D20925" w:rsidRDefault="00D20925" w:rsidP="00D20925">
                  <w:pPr>
                    <w:pStyle w:val="BodyText2"/>
                    <w:rPr>
                      <w:color w:val="auto"/>
                    </w:rPr>
                  </w:pPr>
                  <w:r w:rsidRPr="00291483">
                    <w:rPr>
                      <w:b/>
                      <w:color w:val="auto"/>
                    </w:rPr>
                    <w:t>Magnetic Stripe Data (MSD) support flag (for Contactless)</w:t>
                  </w:r>
                </w:p>
                <w:p w14:paraId="671D6240" w14:textId="77777777" w:rsidR="00D20925" w:rsidRDefault="00D20925" w:rsidP="00D20925">
                  <w:pPr>
                    <w:pStyle w:val="BodyText2"/>
                    <w:tabs>
                      <w:tab w:val="clear" w:pos="2160"/>
                      <w:tab w:val="left" w:pos="1890"/>
                    </w:tabs>
                    <w:ind w:left="720" w:hanging="720"/>
                    <w:rPr>
                      <w:color w:val="auto"/>
                    </w:rPr>
                  </w:pPr>
                  <w:r>
                    <w:rPr>
                      <w:color w:val="auto"/>
                    </w:rPr>
                    <w:t>Valid values are as follows:</w:t>
                  </w:r>
                </w:p>
                <w:p w14:paraId="6D4F1713" w14:textId="77777777" w:rsidR="00D20925" w:rsidRDefault="00D20925" w:rsidP="00D20925">
                  <w:pPr>
                    <w:pStyle w:val="BodyText2"/>
                    <w:tabs>
                      <w:tab w:val="clear" w:pos="2160"/>
                      <w:tab w:val="left" w:pos="1890"/>
                    </w:tabs>
                    <w:ind w:left="720" w:hanging="720"/>
                    <w:rPr>
                      <w:color w:val="auto"/>
                    </w:rPr>
                  </w:pPr>
                  <w:r>
                    <w:rPr>
                      <w:color w:val="auto"/>
                    </w:rPr>
                    <w:t>0 = Magnetic Stripe Data (MSD) is not supported</w:t>
                  </w:r>
                </w:p>
                <w:p w14:paraId="0E352E57" w14:textId="77777777" w:rsidR="00D20925" w:rsidRDefault="00D20925" w:rsidP="00D20925">
                  <w:pPr>
                    <w:pStyle w:val="BodyText2"/>
                    <w:rPr>
                      <w:color w:val="auto"/>
                    </w:rPr>
                  </w:pPr>
                  <w:r>
                    <w:rPr>
                      <w:color w:val="auto"/>
                    </w:rPr>
                    <w:t>1 = Magnetic Stripe Data (MSD) is supported</w:t>
                  </w:r>
                </w:p>
                <w:p w14:paraId="293F6B97" w14:textId="77777777" w:rsidR="00D20925" w:rsidRDefault="00D20925" w:rsidP="00D20925">
                  <w:pPr>
                    <w:pStyle w:val="BodyText2"/>
                    <w:rPr>
                      <w:color w:val="auto"/>
                    </w:rPr>
                  </w:pPr>
                </w:p>
                <w:p w14:paraId="010F4B3D" w14:textId="77777777" w:rsidR="00D20925" w:rsidRDefault="00D20925" w:rsidP="00D20925">
                  <w:pPr>
                    <w:pStyle w:val="BodyText2"/>
                    <w:rPr>
                      <w:b/>
                      <w:color w:val="auto"/>
                    </w:rPr>
                  </w:pPr>
                  <w:r w:rsidRPr="001247B9">
                    <w:rPr>
                      <w:b/>
                      <w:color w:val="auto"/>
                    </w:rPr>
                    <w:t>EMV Tag: 82</w:t>
                  </w:r>
                </w:p>
                <w:p w14:paraId="42C60C4C" w14:textId="77777777" w:rsidR="002969D9" w:rsidRDefault="002969D9" w:rsidP="00D20925">
                  <w:pPr>
                    <w:pStyle w:val="BodyText2"/>
                    <w:rPr>
                      <w:b/>
                      <w:color w:val="auto"/>
                    </w:rPr>
                  </w:pPr>
                </w:p>
              </w:tc>
            </w:tr>
          </w:tbl>
          <w:p w14:paraId="22BAA069" w14:textId="77777777" w:rsidR="00D20925" w:rsidRPr="00D20925" w:rsidRDefault="00D20925" w:rsidP="00D20925">
            <w:pPr>
              <w:pStyle w:val="BodyText2"/>
              <w:spacing w:line="240" w:lineRule="auto"/>
              <w:rPr>
                <w:bCs/>
                <w:color w:val="auto"/>
              </w:rPr>
            </w:pPr>
          </w:p>
        </w:tc>
      </w:tr>
      <w:tr w:rsidR="00D20925" w14:paraId="7CCC612B" w14:textId="77777777" w:rsidTr="000A32DB">
        <w:tc>
          <w:tcPr>
            <w:tcW w:w="1183" w:type="dxa"/>
          </w:tcPr>
          <w:p w14:paraId="1A698F20" w14:textId="77777777" w:rsidR="00D20925" w:rsidRDefault="00D20925" w:rsidP="00BF3D72">
            <w:pPr>
              <w:pStyle w:val="BodyText2"/>
              <w:jc w:val="center"/>
              <w:rPr>
                <w:color w:val="auto"/>
              </w:rPr>
            </w:pPr>
            <w:r>
              <w:rPr>
                <w:color w:val="auto"/>
              </w:rPr>
              <w:lastRenderedPageBreak/>
              <w:t>34–37</w:t>
            </w:r>
          </w:p>
        </w:tc>
        <w:tc>
          <w:tcPr>
            <w:tcW w:w="1059" w:type="dxa"/>
          </w:tcPr>
          <w:p w14:paraId="5EA47BFD" w14:textId="77777777" w:rsidR="00D20925" w:rsidRDefault="00D20925" w:rsidP="00BF3D72">
            <w:pPr>
              <w:pStyle w:val="BodyText2"/>
              <w:jc w:val="center"/>
              <w:rPr>
                <w:color w:val="auto"/>
              </w:rPr>
            </w:pPr>
            <w:r>
              <w:rPr>
                <w:color w:val="auto"/>
              </w:rPr>
              <w:t>4</w:t>
            </w:r>
          </w:p>
        </w:tc>
        <w:tc>
          <w:tcPr>
            <w:tcW w:w="7113" w:type="dxa"/>
          </w:tcPr>
          <w:p w14:paraId="6735900B" w14:textId="77777777" w:rsidR="00D20925" w:rsidRPr="00291483" w:rsidRDefault="00D20925" w:rsidP="00C02739">
            <w:pPr>
              <w:pStyle w:val="BodyText2"/>
              <w:spacing w:after="120"/>
              <w:rPr>
                <w:b/>
                <w:color w:val="auto"/>
              </w:rPr>
            </w:pPr>
            <w:r w:rsidRPr="00291483">
              <w:rPr>
                <w:b/>
                <w:color w:val="auto"/>
              </w:rPr>
              <w:t>Application Transaction Counter (ATC)</w:t>
            </w:r>
          </w:p>
          <w:p w14:paraId="0CE3EEDC" w14:textId="77777777" w:rsidR="00D20925" w:rsidRDefault="00D20925" w:rsidP="00D20925">
            <w:pPr>
              <w:pStyle w:val="BodyText2"/>
              <w:rPr>
                <w:color w:val="auto"/>
              </w:rPr>
            </w:pPr>
            <w:r>
              <w:rPr>
                <w:color w:val="auto"/>
              </w:rPr>
              <w:t>A count of the number of transactions performed with this EMV card. The application on the chip maintains and increments the application transaction counter.</w:t>
            </w:r>
          </w:p>
          <w:p w14:paraId="1F4F20E0" w14:textId="77777777" w:rsidR="00F37804" w:rsidRDefault="00F37804" w:rsidP="00D20925">
            <w:pPr>
              <w:pStyle w:val="BodyText2"/>
              <w:rPr>
                <w:color w:val="auto"/>
              </w:rPr>
            </w:pPr>
          </w:p>
          <w:p w14:paraId="39ACF8A2" w14:textId="77777777" w:rsidR="00D20925" w:rsidRPr="001247B9" w:rsidRDefault="00D20925" w:rsidP="00D20925">
            <w:pPr>
              <w:pStyle w:val="BodyText2"/>
              <w:rPr>
                <w:b/>
                <w:color w:val="auto"/>
              </w:rPr>
            </w:pPr>
            <w:r w:rsidRPr="001247B9">
              <w:rPr>
                <w:b/>
                <w:color w:val="auto"/>
              </w:rPr>
              <w:t>EMV Tag: 9F36</w:t>
            </w:r>
          </w:p>
          <w:p w14:paraId="3BCB2EBA" w14:textId="77777777" w:rsidR="00D20925" w:rsidRPr="00721515" w:rsidRDefault="00D20925" w:rsidP="000A32DB">
            <w:pPr>
              <w:pStyle w:val="BodyText2"/>
              <w:spacing w:line="240" w:lineRule="auto"/>
              <w:rPr>
                <w:b/>
                <w:color w:val="auto"/>
              </w:rPr>
            </w:pPr>
          </w:p>
        </w:tc>
      </w:tr>
      <w:tr w:rsidR="00D20925" w14:paraId="462BDFDF" w14:textId="77777777" w:rsidTr="000A32DB">
        <w:tc>
          <w:tcPr>
            <w:tcW w:w="1183" w:type="dxa"/>
          </w:tcPr>
          <w:p w14:paraId="47B8B963" w14:textId="77777777" w:rsidR="00D20925" w:rsidRDefault="00D20925" w:rsidP="00BF3D72">
            <w:pPr>
              <w:pStyle w:val="BodyText2"/>
              <w:jc w:val="center"/>
              <w:rPr>
                <w:color w:val="auto"/>
              </w:rPr>
            </w:pPr>
            <w:r>
              <w:rPr>
                <w:color w:val="auto"/>
              </w:rPr>
              <w:t>38–45</w:t>
            </w:r>
          </w:p>
        </w:tc>
        <w:tc>
          <w:tcPr>
            <w:tcW w:w="1059" w:type="dxa"/>
          </w:tcPr>
          <w:p w14:paraId="14ACF418" w14:textId="77777777" w:rsidR="00D20925" w:rsidRDefault="00D20925" w:rsidP="00BF3D72">
            <w:pPr>
              <w:pStyle w:val="BodyText2"/>
              <w:jc w:val="center"/>
              <w:rPr>
                <w:color w:val="auto"/>
              </w:rPr>
            </w:pPr>
            <w:r>
              <w:rPr>
                <w:color w:val="auto"/>
              </w:rPr>
              <w:t>8</w:t>
            </w:r>
          </w:p>
        </w:tc>
        <w:tc>
          <w:tcPr>
            <w:tcW w:w="7113" w:type="dxa"/>
          </w:tcPr>
          <w:p w14:paraId="4A1CEA20" w14:textId="77777777" w:rsidR="00D20925" w:rsidRPr="00291483" w:rsidRDefault="00D20925" w:rsidP="00C02739">
            <w:pPr>
              <w:pStyle w:val="BodyText2"/>
              <w:spacing w:after="120"/>
              <w:rPr>
                <w:b/>
                <w:color w:val="auto"/>
              </w:rPr>
            </w:pPr>
            <w:r w:rsidRPr="00291483">
              <w:rPr>
                <w:b/>
                <w:color w:val="auto"/>
              </w:rPr>
              <w:t>Unpredictable Number</w:t>
            </w:r>
          </w:p>
          <w:p w14:paraId="524EAA4F" w14:textId="77777777" w:rsidR="00D20925" w:rsidRDefault="00D20925" w:rsidP="00D20925">
            <w:pPr>
              <w:pStyle w:val="BodyText2"/>
              <w:rPr>
                <w:color w:val="auto"/>
              </w:rPr>
            </w:pPr>
            <w:r>
              <w:rPr>
                <w:color w:val="auto"/>
              </w:rPr>
              <w:t>An unpredictable number, in hexadecimal format, used to provide variability and uniqueness to the generation of a cryptogram.</w:t>
            </w:r>
          </w:p>
          <w:p w14:paraId="2EE88CFD" w14:textId="77777777" w:rsidR="00F37804" w:rsidRDefault="00F37804" w:rsidP="00D20925">
            <w:pPr>
              <w:pStyle w:val="BodyText2"/>
              <w:rPr>
                <w:color w:val="auto"/>
              </w:rPr>
            </w:pPr>
          </w:p>
          <w:p w14:paraId="2A759C27" w14:textId="77777777" w:rsidR="00D20925" w:rsidRDefault="00D20925" w:rsidP="00D20925">
            <w:pPr>
              <w:pStyle w:val="BodyText2"/>
              <w:rPr>
                <w:b/>
                <w:color w:val="auto"/>
              </w:rPr>
            </w:pPr>
            <w:r w:rsidRPr="001247B9">
              <w:rPr>
                <w:b/>
                <w:color w:val="auto"/>
              </w:rPr>
              <w:t>EMV Tag: 9F37</w:t>
            </w:r>
          </w:p>
          <w:p w14:paraId="7CF460A0" w14:textId="77777777" w:rsidR="00D20925" w:rsidRPr="00291483" w:rsidRDefault="00D20925" w:rsidP="00D20925">
            <w:pPr>
              <w:pStyle w:val="BodyText2"/>
              <w:rPr>
                <w:b/>
                <w:color w:val="auto"/>
              </w:rPr>
            </w:pPr>
          </w:p>
        </w:tc>
      </w:tr>
      <w:tr w:rsidR="00D20925" w14:paraId="1A3FF1B4" w14:textId="77777777" w:rsidTr="000A32DB">
        <w:tc>
          <w:tcPr>
            <w:tcW w:w="1183" w:type="dxa"/>
          </w:tcPr>
          <w:p w14:paraId="1C3850B2" w14:textId="77777777" w:rsidR="00D20925" w:rsidRDefault="00D20925" w:rsidP="00BF3D72">
            <w:pPr>
              <w:pStyle w:val="BodyText2"/>
              <w:jc w:val="center"/>
              <w:rPr>
                <w:color w:val="auto"/>
              </w:rPr>
            </w:pPr>
            <w:r>
              <w:rPr>
                <w:color w:val="auto"/>
              </w:rPr>
              <w:t>46–55</w:t>
            </w:r>
          </w:p>
        </w:tc>
        <w:tc>
          <w:tcPr>
            <w:tcW w:w="1059" w:type="dxa"/>
          </w:tcPr>
          <w:p w14:paraId="377C789C" w14:textId="77777777" w:rsidR="00D20925" w:rsidRDefault="00D20925" w:rsidP="00BF3D72">
            <w:pPr>
              <w:pStyle w:val="BodyText2"/>
              <w:jc w:val="center"/>
              <w:rPr>
                <w:color w:val="auto"/>
              </w:rPr>
            </w:pPr>
            <w:r>
              <w:rPr>
                <w:color w:val="auto"/>
              </w:rPr>
              <w:t>10</w:t>
            </w:r>
          </w:p>
        </w:tc>
        <w:tc>
          <w:tcPr>
            <w:tcW w:w="7113" w:type="dxa"/>
          </w:tcPr>
          <w:p w14:paraId="3D2BB823" w14:textId="77777777" w:rsidR="00D20925" w:rsidRPr="00291483" w:rsidRDefault="00D20925" w:rsidP="00C02739">
            <w:pPr>
              <w:pStyle w:val="BodyText2"/>
              <w:spacing w:after="120"/>
              <w:rPr>
                <w:b/>
                <w:color w:val="auto"/>
              </w:rPr>
            </w:pPr>
            <w:r w:rsidRPr="00291483">
              <w:rPr>
                <w:b/>
                <w:color w:val="auto"/>
              </w:rPr>
              <w:t>Terminal Verification Results (TVR)</w:t>
            </w:r>
          </w:p>
          <w:p w14:paraId="5143EAC9" w14:textId="77777777" w:rsidR="00D20925" w:rsidRDefault="00D20925" w:rsidP="00D20925">
            <w:pPr>
              <w:pStyle w:val="BodyText2"/>
              <w:rPr>
                <w:color w:val="auto"/>
              </w:rPr>
            </w:pPr>
            <w:r>
              <w:rPr>
                <w:color w:val="auto"/>
              </w:rPr>
              <w:t>Hexadecimal characters (0–F) representing the terminal verification results. This field indicates the status of the different functions as seen from the terminal, as shown in the tables below. The first hexadecimal character represents bits 0–3 of byte 1 and the second hexadecimal character represents bits 4–7 of byte 1.</w:t>
            </w:r>
          </w:p>
          <w:p w14:paraId="3592F338" w14:textId="77777777" w:rsidR="00D20925" w:rsidRDefault="00D20925" w:rsidP="00D20925">
            <w:pPr>
              <w:pStyle w:val="BodyText2"/>
              <w:rPr>
                <w:color w:val="auto"/>
              </w:rPr>
            </w:pPr>
          </w:p>
          <w:p w14:paraId="618968C9" w14:textId="77777777" w:rsidR="00D20925" w:rsidRDefault="00D20925" w:rsidP="00D20925">
            <w:pPr>
              <w:pStyle w:val="BodyText2"/>
              <w:rPr>
                <w:color w:val="auto"/>
              </w:rPr>
            </w:pPr>
            <w:r>
              <w:rPr>
                <w:color w:val="auto"/>
              </w:rPr>
              <w:lastRenderedPageBreak/>
              <w:t>The third hexadecimal character represents bits 0–3 of byte 2, and so on. Possible bit values are shown in the table below. Bit positions not listed are reserved for future use and are depicted with a 0 in binary data. The SPDH converts the hexadecimal characters received in the request message to binary data for storage in BASE24 tokens.</w:t>
            </w:r>
          </w:p>
          <w:p w14:paraId="6F85BEC2" w14:textId="77777777" w:rsidR="00D20925" w:rsidRDefault="00D20925" w:rsidP="00D20925">
            <w:pPr>
              <w:pStyle w:val="BodyText2"/>
              <w:rPr>
                <w:color w:val="auto"/>
              </w:rPr>
            </w:pPr>
          </w:p>
          <w:p w14:paraId="78F40D36" w14:textId="77777777" w:rsidR="00D20925" w:rsidRDefault="00D20925" w:rsidP="00D20925">
            <w:pPr>
              <w:pStyle w:val="BodyText2"/>
              <w:rPr>
                <w:color w:val="auto"/>
              </w:rPr>
            </w:pPr>
            <w:r>
              <w:rPr>
                <w:color w:val="auto"/>
              </w:rPr>
              <w:t>This field may be set to blanks when processing a contactless transaction if Terminal Risk Management is not specified and the TVR is not generated.</w:t>
            </w:r>
          </w:p>
          <w:p w14:paraId="45ABD0D2" w14:textId="77777777" w:rsidR="00D20925" w:rsidRDefault="00D20925" w:rsidP="00D20925">
            <w:pPr>
              <w:pStyle w:val="BodyText2"/>
              <w:rPr>
                <w:b/>
                <w:color w:val="auto"/>
              </w:rPr>
            </w:pPr>
          </w:p>
          <w:p w14:paraId="6B76DA09" w14:textId="77777777" w:rsidR="00D20925" w:rsidRDefault="00D20925" w:rsidP="002969D9">
            <w:pPr>
              <w:pStyle w:val="BodyText2"/>
              <w:ind w:left="720"/>
              <w:rPr>
                <w:b/>
                <w:color w:val="auto"/>
              </w:rPr>
            </w:pPr>
            <w:r w:rsidRPr="00291483">
              <w:rPr>
                <w:b/>
                <w:color w:val="auto"/>
              </w:rPr>
              <w:t>Byte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D20925" w14:paraId="59305816" w14:textId="77777777" w:rsidTr="002969D9">
              <w:trPr>
                <w:tblHeader/>
              </w:trPr>
              <w:tc>
                <w:tcPr>
                  <w:tcW w:w="615" w:type="dxa"/>
                </w:tcPr>
                <w:p w14:paraId="49976BA1" w14:textId="77777777" w:rsidR="00D20925" w:rsidRDefault="00D20925" w:rsidP="00D20925">
                  <w:pPr>
                    <w:pStyle w:val="BodyText2"/>
                    <w:spacing w:line="240" w:lineRule="auto"/>
                    <w:jc w:val="center"/>
                    <w:rPr>
                      <w:b/>
                      <w:color w:val="auto"/>
                    </w:rPr>
                  </w:pPr>
                  <w:r w:rsidRPr="00291483">
                    <w:rPr>
                      <w:b/>
                      <w:color w:val="auto"/>
                    </w:rPr>
                    <w:t>Bit</w:t>
                  </w:r>
                </w:p>
              </w:tc>
              <w:tc>
                <w:tcPr>
                  <w:tcW w:w="6272" w:type="dxa"/>
                </w:tcPr>
                <w:p w14:paraId="5108C9BE" w14:textId="77777777" w:rsidR="00D20925" w:rsidRDefault="00D20925" w:rsidP="00D20925">
                  <w:pPr>
                    <w:pStyle w:val="BodyText2"/>
                    <w:spacing w:line="240" w:lineRule="auto"/>
                    <w:rPr>
                      <w:b/>
                      <w:color w:val="auto"/>
                    </w:rPr>
                  </w:pPr>
                  <w:r w:rsidRPr="00291483">
                    <w:rPr>
                      <w:b/>
                      <w:color w:val="auto"/>
                    </w:rPr>
                    <w:t>Description of Binary Values</w:t>
                  </w:r>
                </w:p>
              </w:tc>
            </w:tr>
            <w:tr w:rsidR="00D20925" w14:paraId="4AB39C4E" w14:textId="77777777" w:rsidTr="002969D9">
              <w:tc>
                <w:tcPr>
                  <w:tcW w:w="615" w:type="dxa"/>
                </w:tcPr>
                <w:p w14:paraId="2EB02A92" w14:textId="77777777" w:rsidR="00D20925" w:rsidRDefault="00D20925" w:rsidP="00D20925">
                  <w:pPr>
                    <w:pStyle w:val="BodyText2"/>
                    <w:spacing w:line="240" w:lineRule="auto"/>
                    <w:jc w:val="center"/>
                    <w:rPr>
                      <w:b/>
                      <w:color w:val="auto"/>
                    </w:rPr>
                  </w:pPr>
                  <w:r>
                    <w:rPr>
                      <w:color w:val="auto"/>
                    </w:rPr>
                    <w:t>0</w:t>
                  </w:r>
                </w:p>
              </w:tc>
              <w:tc>
                <w:tcPr>
                  <w:tcW w:w="6272" w:type="dxa"/>
                </w:tcPr>
                <w:p w14:paraId="375DF011" w14:textId="77777777" w:rsidR="00D20925" w:rsidRPr="001247B9" w:rsidRDefault="00D20925" w:rsidP="00D20925">
                  <w:pPr>
                    <w:pStyle w:val="BodyText2"/>
                    <w:rPr>
                      <w:b/>
                      <w:color w:val="auto"/>
                    </w:rPr>
                  </w:pPr>
                  <w:r w:rsidRPr="001247B9">
                    <w:rPr>
                      <w:b/>
                      <w:color w:val="auto"/>
                    </w:rPr>
                    <w:t>Offline data authentication flag</w:t>
                  </w:r>
                </w:p>
                <w:p w14:paraId="29CF8B87" w14:textId="77777777" w:rsidR="00D20925" w:rsidRDefault="00D20925" w:rsidP="00D20925">
                  <w:pPr>
                    <w:pStyle w:val="BodyText2"/>
                    <w:rPr>
                      <w:color w:val="auto"/>
                    </w:rPr>
                  </w:pPr>
                  <w:r>
                    <w:rPr>
                      <w:color w:val="auto"/>
                    </w:rPr>
                    <w:t>Valid values are as follows:</w:t>
                  </w:r>
                </w:p>
                <w:p w14:paraId="1A287B3C" w14:textId="77777777" w:rsidR="00D20925" w:rsidRDefault="00D20925" w:rsidP="00D20925">
                  <w:pPr>
                    <w:pStyle w:val="BodyText2"/>
                    <w:rPr>
                      <w:color w:val="auto"/>
                    </w:rPr>
                  </w:pPr>
                  <w:r>
                    <w:rPr>
                      <w:color w:val="auto"/>
                    </w:rPr>
                    <w:t>0 = Offline data authentication was performed</w:t>
                  </w:r>
                </w:p>
                <w:p w14:paraId="1E0C6153" w14:textId="77777777" w:rsidR="00D20925" w:rsidRDefault="00D20925" w:rsidP="00D20925">
                  <w:pPr>
                    <w:pStyle w:val="BodyText2"/>
                    <w:rPr>
                      <w:color w:val="auto"/>
                    </w:rPr>
                  </w:pPr>
                  <w:r>
                    <w:rPr>
                      <w:color w:val="auto"/>
                    </w:rPr>
                    <w:t>1 = Offline data authentication was not performed</w:t>
                  </w:r>
                </w:p>
                <w:p w14:paraId="5BFE6D4A" w14:textId="77777777" w:rsidR="00D20925" w:rsidRDefault="00D20925" w:rsidP="00D20925">
                  <w:pPr>
                    <w:pStyle w:val="BodyText2"/>
                    <w:rPr>
                      <w:b/>
                      <w:color w:val="auto"/>
                    </w:rPr>
                  </w:pPr>
                </w:p>
              </w:tc>
            </w:tr>
            <w:tr w:rsidR="00D20925" w14:paraId="05207F68" w14:textId="77777777" w:rsidTr="002969D9">
              <w:tc>
                <w:tcPr>
                  <w:tcW w:w="615" w:type="dxa"/>
                </w:tcPr>
                <w:p w14:paraId="67802FCE" w14:textId="77777777" w:rsidR="00D20925" w:rsidRDefault="00D20925" w:rsidP="00D20925">
                  <w:pPr>
                    <w:pStyle w:val="BodyText2"/>
                    <w:spacing w:line="240" w:lineRule="auto"/>
                    <w:jc w:val="center"/>
                    <w:rPr>
                      <w:color w:val="auto"/>
                    </w:rPr>
                  </w:pPr>
                  <w:r>
                    <w:rPr>
                      <w:color w:val="auto"/>
                    </w:rPr>
                    <w:t>1</w:t>
                  </w:r>
                </w:p>
              </w:tc>
              <w:tc>
                <w:tcPr>
                  <w:tcW w:w="6272" w:type="dxa"/>
                </w:tcPr>
                <w:p w14:paraId="3BB6D903" w14:textId="77777777" w:rsidR="00D20925" w:rsidRPr="001247B9" w:rsidRDefault="00D20925" w:rsidP="00D20925">
                  <w:pPr>
                    <w:pStyle w:val="BodyText2"/>
                    <w:rPr>
                      <w:b/>
                      <w:color w:val="auto"/>
                    </w:rPr>
                  </w:pPr>
                  <w:r w:rsidRPr="001247B9">
                    <w:rPr>
                      <w:b/>
                      <w:color w:val="auto"/>
                    </w:rPr>
                    <w:t xml:space="preserve">Offline static data authentication flag </w:t>
                  </w:r>
                </w:p>
                <w:p w14:paraId="70B0267F" w14:textId="77777777" w:rsidR="00D20925" w:rsidRDefault="00D20925" w:rsidP="00D20925">
                  <w:pPr>
                    <w:pStyle w:val="BodyText2"/>
                    <w:rPr>
                      <w:color w:val="auto"/>
                    </w:rPr>
                  </w:pPr>
                  <w:r>
                    <w:rPr>
                      <w:color w:val="auto"/>
                    </w:rPr>
                    <w:t>Valid values are as follows:</w:t>
                  </w:r>
                </w:p>
                <w:p w14:paraId="30C1D13F" w14:textId="77777777" w:rsidR="00D20925" w:rsidRDefault="00D20925" w:rsidP="00D20925">
                  <w:pPr>
                    <w:pStyle w:val="BodyText2"/>
                    <w:rPr>
                      <w:color w:val="auto"/>
                    </w:rPr>
                  </w:pPr>
                  <w:r>
                    <w:rPr>
                      <w:color w:val="auto"/>
                    </w:rPr>
                    <w:t>0 = Offline static data authentication passed</w:t>
                  </w:r>
                </w:p>
                <w:p w14:paraId="16852226" w14:textId="77777777" w:rsidR="00D20925" w:rsidRDefault="00D20925" w:rsidP="00D20925">
                  <w:pPr>
                    <w:pStyle w:val="BodyText2"/>
                    <w:rPr>
                      <w:color w:val="auto"/>
                    </w:rPr>
                  </w:pPr>
                  <w:r>
                    <w:rPr>
                      <w:color w:val="auto"/>
                    </w:rPr>
                    <w:t>1 = Offline static data authentication failed</w:t>
                  </w:r>
                </w:p>
                <w:p w14:paraId="0C7BD17E" w14:textId="77777777" w:rsidR="00D20925" w:rsidRPr="001247B9" w:rsidRDefault="00D20925" w:rsidP="00D20925">
                  <w:pPr>
                    <w:pStyle w:val="BodyText2"/>
                    <w:rPr>
                      <w:b/>
                      <w:color w:val="auto"/>
                    </w:rPr>
                  </w:pPr>
                </w:p>
              </w:tc>
            </w:tr>
            <w:tr w:rsidR="00D20925" w14:paraId="101191FD" w14:textId="77777777" w:rsidTr="002969D9">
              <w:tc>
                <w:tcPr>
                  <w:tcW w:w="615" w:type="dxa"/>
                </w:tcPr>
                <w:p w14:paraId="4AC467D6" w14:textId="77777777" w:rsidR="00D20925" w:rsidRDefault="00D20925" w:rsidP="00D20925">
                  <w:pPr>
                    <w:pStyle w:val="BodyText2"/>
                    <w:spacing w:line="240" w:lineRule="auto"/>
                    <w:jc w:val="center"/>
                    <w:rPr>
                      <w:color w:val="auto"/>
                    </w:rPr>
                  </w:pPr>
                  <w:r>
                    <w:rPr>
                      <w:color w:val="auto"/>
                    </w:rPr>
                    <w:t>2</w:t>
                  </w:r>
                </w:p>
              </w:tc>
              <w:tc>
                <w:tcPr>
                  <w:tcW w:w="6272" w:type="dxa"/>
                </w:tcPr>
                <w:p w14:paraId="6BD05947" w14:textId="77777777" w:rsidR="00D20925" w:rsidRPr="001247B9" w:rsidRDefault="00D20925" w:rsidP="00D20925">
                  <w:pPr>
                    <w:pStyle w:val="BodyText2"/>
                    <w:rPr>
                      <w:b/>
                      <w:color w:val="auto"/>
                    </w:rPr>
                  </w:pPr>
                  <w:r w:rsidRPr="001247B9">
                    <w:rPr>
                      <w:b/>
                      <w:color w:val="auto"/>
                    </w:rPr>
                    <w:t xml:space="preserve">Integrated circuit card (ICC) data flag </w:t>
                  </w:r>
                </w:p>
                <w:p w14:paraId="32FDDF25" w14:textId="77777777" w:rsidR="00D20925" w:rsidRDefault="00D20925" w:rsidP="00D20925">
                  <w:pPr>
                    <w:pStyle w:val="BodyText2"/>
                    <w:rPr>
                      <w:color w:val="auto"/>
                    </w:rPr>
                  </w:pPr>
                  <w:r>
                    <w:rPr>
                      <w:color w:val="auto"/>
                    </w:rPr>
                    <w:t>Valid values are as follows:</w:t>
                  </w:r>
                </w:p>
                <w:p w14:paraId="50666D13" w14:textId="77777777" w:rsidR="00D20925" w:rsidRDefault="00D20925" w:rsidP="00D20925">
                  <w:pPr>
                    <w:pStyle w:val="BodyText2"/>
                    <w:rPr>
                      <w:color w:val="auto"/>
                    </w:rPr>
                  </w:pPr>
                  <w:r>
                    <w:rPr>
                      <w:color w:val="auto"/>
                    </w:rPr>
                    <w:t>0 = ICC data is present</w:t>
                  </w:r>
                </w:p>
                <w:p w14:paraId="04735B8E" w14:textId="77777777" w:rsidR="00D20925" w:rsidRDefault="00D20925" w:rsidP="00D20925">
                  <w:pPr>
                    <w:pStyle w:val="BodyText2"/>
                    <w:rPr>
                      <w:color w:val="auto"/>
                    </w:rPr>
                  </w:pPr>
                  <w:r>
                    <w:rPr>
                      <w:color w:val="auto"/>
                    </w:rPr>
                    <w:t>1 = ICC data is missing</w:t>
                  </w:r>
                </w:p>
                <w:p w14:paraId="588C0E68" w14:textId="77777777" w:rsidR="00D20925" w:rsidRPr="001247B9" w:rsidRDefault="00D20925" w:rsidP="00D20925">
                  <w:pPr>
                    <w:pStyle w:val="BodyText2"/>
                    <w:rPr>
                      <w:b/>
                      <w:color w:val="auto"/>
                    </w:rPr>
                  </w:pPr>
                </w:p>
              </w:tc>
            </w:tr>
            <w:tr w:rsidR="00D20925" w14:paraId="3B3988B5" w14:textId="77777777" w:rsidTr="002969D9">
              <w:tc>
                <w:tcPr>
                  <w:tcW w:w="615" w:type="dxa"/>
                </w:tcPr>
                <w:p w14:paraId="0D1A4119" w14:textId="77777777" w:rsidR="00D20925" w:rsidRDefault="00D20925" w:rsidP="00D20925">
                  <w:pPr>
                    <w:pStyle w:val="BodyText2"/>
                    <w:spacing w:line="240" w:lineRule="auto"/>
                    <w:jc w:val="center"/>
                    <w:rPr>
                      <w:color w:val="auto"/>
                    </w:rPr>
                  </w:pPr>
                  <w:r>
                    <w:rPr>
                      <w:color w:val="auto"/>
                    </w:rPr>
                    <w:t>3</w:t>
                  </w:r>
                </w:p>
              </w:tc>
              <w:tc>
                <w:tcPr>
                  <w:tcW w:w="6272" w:type="dxa"/>
                </w:tcPr>
                <w:p w14:paraId="434019AC" w14:textId="77777777" w:rsidR="00D20925" w:rsidRPr="001247B9" w:rsidRDefault="00D20925" w:rsidP="00D20925">
                  <w:pPr>
                    <w:pStyle w:val="BodyText2"/>
                    <w:rPr>
                      <w:b/>
                      <w:color w:val="auto"/>
                    </w:rPr>
                  </w:pPr>
                  <w:r w:rsidRPr="001247B9">
                    <w:rPr>
                      <w:b/>
                      <w:color w:val="auto"/>
                    </w:rPr>
                    <w:t>Card on exception file flag</w:t>
                  </w:r>
                </w:p>
                <w:p w14:paraId="0D25C12A" w14:textId="77777777" w:rsidR="00D20925" w:rsidRDefault="00D20925" w:rsidP="00D20925">
                  <w:pPr>
                    <w:pStyle w:val="BodyText2"/>
                    <w:rPr>
                      <w:color w:val="auto"/>
                    </w:rPr>
                  </w:pPr>
                  <w:r>
                    <w:rPr>
                      <w:color w:val="auto"/>
                    </w:rPr>
                    <w:t>Valid values are as follows:</w:t>
                  </w:r>
                </w:p>
                <w:p w14:paraId="7C702E63" w14:textId="77777777" w:rsidR="00D20925" w:rsidRDefault="00D20925" w:rsidP="00D20925">
                  <w:pPr>
                    <w:pStyle w:val="BodyText2"/>
                    <w:rPr>
                      <w:color w:val="auto"/>
                    </w:rPr>
                  </w:pPr>
                  <w:r>
                    <w:rPr>
                      <w:color w:val="auto"/>
                    </w:rPr>
                    <w:t>0 = Card does not appear on terminal exception file</w:t>
                  </w:r>
                </w:p>
                <w:p w14:paraId="76B08CC3" w14:textId="77777777" w:rsidR="00D20925" w:rsidRDefault="00D20925" w:rsidP="00D20925">
                  <w:pPr>
                    <w:pStyle w:val="BodyText2"/>
                    <w:rPr>
                      <w:color w:val="auto"/>
                    </w:rPr>
                  </w:pPr>
                  <w:r>
                    <w:rPr>
                      <w:color w:val="auto"/>
                    </w:rPr>
                    <w:t xml:space="preserve">1 = Card appears on terminal exception file </w:t>
                  </w:r>
                </w:p>
                <w:p w14:paraId="6E151E55" w14:textId="77777777" w:rsidR="00D20925" w:rsidRPr="001247B9" w:rsidRDefault="00D20925" w:rsidP="00D20925">
                  <w:pPr>
                    <w:pStyle w:val="BodyText2"/>
                    <w:rPr>
                      <w:b/>
                      <w:color w:val="auto"/>
                    </w:rPr>
                  </w:pPr>
                </w:p>
              </w:tc>
            </w:tr>
            <w:tr w:rsidR="00D20925" w14:paraId="2C07E439" w14:textId="77777777" w:rsidTr="002969D9">
              <w:tc>
                <w:tcPr>
                  <w:tcW w:w="615" w:type="dxa"/>
                </w:tcPr>
                <w:p w14:paraId="293E5BE6" w14:textId="77777777" w:rsidR="00D20925" w:rsidRDefault="00D20925" w:rsidP="00D20925">
                  <w:pPr>
                    <w:pStyle w:val="BodyText2"/>
                    <w:spacing w:line="240" w:lineRule="auto"/>
                    <w:jc w:val="center"/>
                    <w:rPr>
                      <w:color w:val="auto"/>
                    </w:rPr>
                  </w:pPr>
                  <w:r>
                    <w:rPr>
                      <w:color w:val="auto"/>
                    </w:rPr>
                    <w:t>4</w:t>
                  </w:r>
                </w:p>
              </w:tc>
              <w:tc>
                <w:tcPr>
                  <w:tcW w:w="6272" w:type="dxa"/>
                </w:tcPr>
                <w:p w14:paraId="58585FB8" w14:textId="77777777" w:rsidR="00D20925" w:rsidRPr="001247B9" w:rsidRDefault="00D20925" w:rsidP="00D20925">
                  <w:pPr>
                    <w:pStyle w:val="BodyText2"/>
                    <w:rPr>
                      <w:b/>
                      <w:color w:val="auto"/>
                    </w:rPr>
                  </w:pPr>
                  <w:r w:rsidRPr="001247B9">
                    <w:rPr>
                      <w:b/>
                      <w:color w:val="auto"/>
                    </w:rPr>
                    <w:t>Offline dynamic data authentication flag</w:t>
                  </w:r>
                </w:p>
                <w:p w14:paraId="515CF587" w14:textId="77777777" w:rsidR="00D20925" w:rsidRDefault="00D20925" w:rsidP="00D20925">
                  <w:pPr>
                    <w:pStyle w:val="BodyText2"/>
                    <w:rPr>
                      <w:color w:val="auto"/>
                    </w:rPr>
                  </w:pPr>
                  <w:r>
                    <w:rPr>
                      <w:color w:val="auto"/>
                    </w:rPr>
                    <w:t>Valid values are as follows:</w:t>
                  </w:r>
                </w:p>
                <w:p w14:paraId="76441428" w14:textId="77777777" w:rsidR="00D20925" w:rsidRDefault="00D20925" w:rsidP="00D20925">
                  <w:pPr>
                    <w:pStyle w:val="BodyText2"/>
                    <w:rPr>
                      <w:color w:val="auto"/>
                    </w:rPr>
                  </w:pPr>
                  <w:r>
                    <w:rPr>
                      <w:color w:val="auto"/>
                    </w:rPr>
                    <w:t>0 = Offline dynamic data authentication passed</w:t>
                  </w:r>
                </w:p>
                <w:p w14:paraId="2CC633C0" w14:textId="77777777" w:rsidR="00D20925" w:rsidRDefault="00D20925" w:rsidP="00D20925">
                  <w:pPr>
                    <w:pStyle w:val="BodyText2"/>
                    <w:rPr>
                      <w:color w:val="auto"/>
                    </w:rPr>
                  </w:pPr>
                  <w:r>
                    <w:rPr>
                      <w:color w:val="auto"/>
                    </w:rPr>
                    <w:t>1 = Offline dynamic data authentication failed</w:t>
                  </w:r>
                </w:p>
                <w:p w14:paraId="4ABC11E9" w14:textId="77777777" w:rsidR="00D20925" w:rsidRPr="001247B9" w:rsidRDefault="00D20925" w:rsidP="00D20925">
                  <w:pPr>
                    <w:pStyle w:val="BodyText2"/>
                    <w:rPr>
                      <w:b/>
                      <w:color w:val="auto"/>
                    </w:rPr>
                  </w:pPr>
                </w:p>
              </w:tc>
            </w:tr>
            <w:tr w:rsidR="00D20925" w14:paraId="7AD284F7" w14:textId="77777777" w:rsidTr="002969D9">
              <w:tc>
                <w:tcPr>
                  <w:tcW w:w="615" w:type="dxa"/>
                </w:tcPr>
                <w:p w14:paraId="45CB2A9C" w14:textId="77777777" w:rsidR="00D20925" w:rsidRDefault="00D20925" w:rsidP="00D20925">
                  <w:pPr>
                    <w:pStyle w:val="BodyText2"/>
                    <w:spacing w:line="240" w:lineRule="auto"/>
                    <w:jc w:val="center"/>
                    <w:rPr>
                      <w:color w:val="auto"/>
                    </w:rPr>
                  </w:pPr>
                  <w:r>
                    <w:rPr>
                      <w:color w:val="auto"/>
                    </w:rPr>
                    <w:t>5</w:t>
                  </w:r>
                </w:p>
              </w:tc>
              <w:tc>
                <w:tcPr>
                  <w:tcW w:w="6272" w:type="dxa"/>
                </w:tcPr>
                <w:p w14:paraId="1E2E7C97" w14:textId="77777777" w:rsidR="00D20925" w:rsidRPr="001247B9" w:rsidRDefault="00D20925" w:rsidP="00D20925">
                  <w:pPr>
                    <w:pStyle w:val="BodyText2"/>
                    <w:rPr>
                      <w:b/>
                      <w:color w:val="auto"/>
                    </w:rPr>
                  </w:pPr>
                  <w:r w:rsidRPr="001247B9">
                    <w:rPr>
                      <w:b/>
                      <w:color w:val="auto"/>
                    </w:rPr>
                    <w:t>Offline combined DDA/AC generation flag</w:t>
                  </w:r>
                </w:p>
                <w:p w14:paraId="786E5F21" w14:textId="77777777" w:rsidR="00D20925" w:rsidRDefault="00D20925" w:rsidP="00D20925">
                  <w:pPr>
                    <w:pStyle w:val="BodyText2"/>
                    <w:rPr>
                      <w:color w:val="auto"/>
                    </w:rPr>
                  </w:pPr>
                  <w:r>
                    <w:rPr>
                      <w:color w:val="auto"/>
                    </w:rPr>
                    <w:t>Valid values are as follows:</w:t>
                  </w:r>
                </w:p>
                <w:p w14:paraId="3D44709F" w14:textId="77777777" w:rsidR="00D20925" w:rsidRDefault="00D20925" w:rsidP="00D20925">
                  <w:pPr>
                    <w:pStyle w:val="BodyText2"/>
                    <w:rPr>
                      <w:color w:val="auto"/>
                    </w:rPr>
                  </w:pPr>
                  <w:r>
                    <w:rPr>
                      <w:color w:val="auto"/>
                    </w:rPr>
                    <w:t>0 = Offline combined DDA/AC generation passed</w:t>
                  </w:r>
                </w:p>
                <w:p w14:paraId="05A15284" w14:textId="77777777" w:rsidR="00D20925" w:rsidRDefault="00D20925" w:rsidP="00D20925">
                  <w:pPr>
                    <w:pStyle w:val="BodyText2"/>
                    <w:rPr>
                      <w:color w:val="auto"/>
                    </w:rPr>
                  </w:pPr>
                  <w:r>
                    <w:rPr>
                      <w:color w:val="auto"/>
                    </w:rPr>
                    <w:t>1 = Offline combined DDA/AC generation failed</w:t>
                  </w:r>
                </w:p>
                <w:p w14:paraId="18E741C3" w14:textId="77777777" w:rsidR="00D20925" w:rsidRPr="001247B9" w:rsidRDefault="00D20925" w:rsidP="00D20925">
                  <w:pPr>
                    <w:pStyle w:val="BodyText2"/>
                    <w:rPr>
                      <w:b/>
                      <w:color w:val="auto"/>
                    </w:rPr>
                  </w:pPr>
                </w:p>
              </w:tc>
            </w:tr>
          </w:tbl>
          <w:p w14:paraId="79440198" w14:textId="77777777" w:rsidR="00D20925" w:rsidRDefault="009A1B80" w:rsidP="002969D9">
            <w:pPr>
              <w:pStyle w:val="BodyText2"/>
              <w:ind w:left="720"/>
              <w:rPr>
                <w:b/>
                <w:color w:val="auto"/>
              </w:rPr>
            </w:pPr>
            <w:r w:rsidRPr="001247B9">
              <w:rPr>
                <w:b/>
                <w:color w:val="auto"/>
              </w:rPr>
              <w:lastRenderedPageBreak/>
              <w:t>Byte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9A1B80" w14:paraId="05A8154D" w14:textId="77777777" w:rsidTr="002969D9">
              <w:trPr>
                <w:tblHeader/>
              </w:trPr>
              <w:tc>
                <w:tcPr>
                  <w:tcW w:w="615" w:type="dxa"/>
                </w:tcPr>
                <w:p w14:paraId="40FE2CD0" w14:textId="77777777" w:rsidR="009A1B80" w:rsidRDefault="009A1B80" w:rsidP="009A1B80">
                  <w:pPr>
                    <w:pStyle w:val="BodyText2"/>
                    <w:spacing w:line="240" w:lineRule="auto"/>
                    <w:jc w:val="center"/>
                    <w:rPr>
                      <w:b/>
                      <w:color w:val="auto"/>
                    </w:rPr>
                  </w:pPr>
                  <w:r w:rsidRPr="00291483">
                    <w:rPr>
                      <w:b/>
                      <w:color w:val="auto"/>
                    </w:rPr>
                    <w:t>Bit</w:t>
                  </w:r>
                </w:p>
              </w:tc>
              <w:tc>
                <w:tcPr>
                  <w:tcW w:w="6272" w:type="dxa"/>
                </w:tcPr>
                <w:p w14:paraId="720A067E" w14:textId="77777777" w:rsidR="009A1B80" w:rsidRDefault="009A1B80" w:rsidP="009A1B80">
                  <w:pPr>
                    <w:pStyle w:val="BodyText2"/>
                    <w:spacing w:line="240" w:lineRule="auto"/>
                    <w:rPr>
                      <w:b/>
                      <w:color w:val="auto"/>
                    </w:rPr>
                  </w:pPr>
                  <w:r w:rsidRPr="00291483">
                    <w:rPr>
                      <w:b/>
                      <w:color w:val="auto"/>
                    </w:rPr>
                    <w:t>Description of Binary Values</w:t>
                  </w:r>
                </w:p>
              </w:tc>
            </w:tr>
            <w:tr w:rsidR="009A1B80" w14:paraId="7C2A18E9" w14:textId="77777777" w:rsidTr="002969D9">
              <w:tc>
                <w:tcPr>
                  <w:tcW w:w="615" w:type="dxa"/>
                </w:tcPr>
                <w:p w14:paraId="1C45D276" w14:textId="77777777" w:rsidR="009A1B80" w:rsidRDefault="009A1B80" w:rsidP="009A1B80">
                  <w:pPr>
                    <w:pStyle w:val="BodyText2"/>
                    <w:spacing w:line="240" w:lineRule="auto"/>
                    <w:jc w:val="center"/>
                    <w:rPr>
                      <w:b/>
                      <w:color w:val="auto"/>
                    </w:rPr>
                  </w:pPr>
                  <w:r>
                    <w:rPr>
                      <w:color w:val="auto"/>
                    </w:rPr>
                    <w:t>0</w:t>
                  </w:r>
                </w:p>
              </w:tc>
              <w:tc>
                <w:tcPr>
                  <w:tcW w:w="6272" w:type="dxa"/>
                </w:tcPr>
                <w:p w14:paraId="3DA7C824" w14:textId="77777777" w:rsidR="009A1B80" w:rsidRDefault="009A1B80" w:rsidP="009A1B80">
                  <w:pPr>
                    <w:pStyle w:val="BodyText2"/>
                    <w:rPr>
                      <w:color w:val="auto"/>
                    </w:rPr>
                  </w:pPr>
                  <w:r w:rsidRPr="001247B9">
                    <w:rPr>
                      <w:b/>
                      <w:color w:val="auto"/>
                    </w:rPr>
                    <w:t>ICC and terminal version flag</w:t>
                  </w:r>
                </w:p>
                <w:p w14:paraId="68B5EDA9" w14:textId="77777777" w:rsidR="009A1B80" w:rsidRDefault="009A1B80" w:rsidP="009A1B80">
                  <w:pPr>
                    <w:pStyle w:val="BodyText2"/>
                    <w:rPr>
                      <w:color w:val="auto"/>
                    </w:rPr>
                  </w:pPr>
                  <w:r>
                    <w:rPr>
                      <w:color w:val="auto"/>
                    </w:rPr>
                    <w:t>Valid values are as follows:</w:t>
                  </w:r>
                </w:p>
                <w:p w14:paraId="266B4B68" w14:textId="77777777" w:rsidR="009A1B80" w:rsidRDefault="009A1B80" w:rsidP="009A1B80">
                  <w:pPr>
                    <w:pStyle w:val="BodyText2"/>
                    <w:ind w:left="432" w:hanging="432"/>
                    <w:rPr>
                      <w:color w:val="auto"/>
                    </w:rPr>
                  </w:pPr>
                  <w:r>
                    <w:rPr>
                      <w:color w:val="auto"/>
                    </w:rPr>
                    <w:t>0 = The ICC and the terminal have the same application version</w:t>
                  </w:r>
                </w:p>
                <w:p w14:paraId="7D38948B" w14:textId="77777777" w:rsidR="009A1B80" w:rsidRDefault="009A1B80" w:rsidP="009A1B80">
                  <w:pPr>
                    <w:pStyle w:val="BodyText2"/>
                    <w:ind w:left="432" w:hanging="432"/>
                    <w:rPr>
                      <w:color w:val="auto"/>
                    </w:rPr>
                  </w:pPr>
                  <w:r>
                    <w:rPr>
                      <w:color w:val="auto"/>
                    </w:rPr>
                    <w:t>1 = The ICC and the terminal have different application versions</w:t>
                  </w:r>
                </w:p>
                <w:p w14:paraId="7EA7886F" w14:textId="77777777" w:rsidR="009A1B80" w:rsidRDefault="009A1B80" w:rsidP="009A1B80">
                  <w:pPr>
                    <w:pStyle w:val="BodyText2"/>
                    <w:rPr>
                      <w:b/>
                      <w:color w:val="auto"/>
                    </w:rPr>
                  </w:pPr>
                </w:p>
              </w:tc>
            </w:tr>
            <w:tr w:rsidR="009A1B80" w14:paraId="7B003F24" w14:textId="77777777" w:rsidTr="002969D9">
              <w:tc>
                <w:tcPr>
                  <w:tcW w:w="615" w:type="dxa"/>
                </w:tcPr>
                <w:p w14:paraId="760A95F5" w14:textId="77777777" w:rsidR="009A1B80" w:rsidRDefault="009A1B80" w:rsidP="009A1B80">
                  <w:pPr>
                    <w:pStyle w:val="BodyText2"/>
                    <w:spacing w:line="240" w:lineRule="auto"/>
                    <w:jc w:val="center"/>
                    <w:rPr>
                      <w:color w:val="auto"/>
                    </w:rPr>
                  </w:pPr>
                  <w:r>
                    <w:rPr>
                      <w:color w:val="auto"/>
                    </w:rPr>
                    <w:t>1</w:t>
                  </w:r>
                </w:p>
              </w:tc>
              <w:tc>
                <w:tcPr>
                  <w:tcW w:w="6272" w:type="dxa"/>
                </w:tcPr>
                <w:p w14:paraId="0F27C6D3" w14:textId="77777777" w:rsidR="009A1B80" w:rsidRPr="001247B9" w:rsidRDefault="009A1B80" w:rsidP="009A1B80">
                  <w:pPr>
                    <w:pStyle w:val="BodyText2"/>
                    <w:rPr>
                      <w:b/>
                      <w:color w:val="auto"/>
                    </w:rPr>
                  </w:pPr>
                  <w:r w:rsidRPr="001247B9">
                    <w:rPr>
                      <w:b/>
                      <w:color w:val="auto"/>
                    </w:rPr>
                    <w:t>Expired application flag</w:t>
                  </w:r>
                </w:p>
                <w:p w14:paraId="04035902" w14:textId="77777777" w:rsidR="009A1B80" w:rsidRDefault="009A1B80" w:rsidP="009A1B80">
                  <w:pPr>
                    <w:pStyle w:val="BodyText2"/>
                    <w:rPr>
                      <w:color w:val="auto"/>
                    </w:rPr>
                  </w:pPr>
                  <w:r>
                    <w:rPr>
                      <w:color w:val="auto"/>
                    </w:rPr>
                    <w:t>Valid values are as follows:</w:t>
                  </w:r>
                </w:p>
                <w:p w14:paraId="0F7A58BA" w14:textId="77777777" w:rsidR="009A1B80" w:rsidRDefault="009A1B80" w:rsidP="009A1B80">
                  <w:pPr>
                    <w:pStyle w:val="BodyText2"/>
                    <w:rPr>
                      <w:color w:val="auto"/>
                    </w:rPr>
                  </w:pPr>
                  <w:r>
                    <w:rPr>
                      <w:color w:val="auto"/>
                    </w:rPr>
                    <w:t>0 = The application has not expired</w:t>
                  </w:r>
                </w:p>
                <w:p w14:paraId="63AA977B" w14:textId="77777777" w:rsidR="009A1B80" w:rsidRDefault="009A1B80" w:rsidP="009A1B80">
                  <w:pPr>
                    <w:pStyle w:val="BodyText2"/>
                    <w:rPr>
                      <w:color w:val="auto"/>
                    </w:rPr>
                  </w:pPr>
                  <w:r>
                    <w:rPr>
                      <w:color w:val="auto"/>
                    </w:rPr>
                    <w:t>1 = The application has expired</w:t>
                  </w:r>
                </w:p>
                <w:p w14:paraId="22824791" w14:textId="77777777" w:rsidR="009A1B80" w:rsidRPr="001247B9" w:rsidRDefault="009A1B80" w:rsidP="009A1B80">
                  <w:pPr>
                    <w:pStyle w:val="BodyText2"/>
                    <w:rPr>
                      <w:b/>
                      <w:color w:val="auto"/>
                    </w:rPr>
                  </w:pPr>
                </w:p>
              </w:tc>
            </w:tr>
            <w:tr w:rsidR="009A1B80" w14:paraId="6168D669" w14:textId="77777777" w:rsidTr="002969D9">
              <w:tc>
                <w:tcPr>
                  <w:tcW w:w="615" w:type="dxa"/>
                </w:tcPr>
                <w:p w14:paraId="5383547E" w14:textId="77777777" w:rsidR="009A1B80" w:rsidRDefault="009A1B80" w:rsidP="009A1B80">
                  <w:pPr>
                    <w:pStyle w:val="BodyText2"/>
                    <w:spacing w:line="240" w:lineRule="auto"/>
                    <w:jc w:val="center"/>
                    <w:rPr>
                      <w:color w:val="auto"/>
                    </w:rPr>
                  </w:pPr>
                  <w:r>
                    <w:rPr>
                      <w:color w:val="auto"/>
                    </w:rPr>
                    <w:t>2</w:t>
                  </w:r>
                </w:p>
              </w:tc>
              <w:tc>
                <w:tcPr>
                  <w:tcW w:w="6272" w:type="dxa"/>
                </w:tcPr>
                <w:p w14:paraId="704D4EE5" w14:textId="77777777" w:rsidR="009A1B80" w:rsidRPr="001247B9" w:rsidRDefault="009A1B80" w:rsidP="009A1B80">
                  <w:pPr>
                    <w:pStyle w:val="BodyText2"/>
                    <w:rPr>
                      <w:b/>
                      <w:color w:val="auto"/>
                    </w:rPr>
                  </w:pPr>
                  <w:r w:rsidRPr="001247B9">
                    <w:rPr>
                      <w:b/>
                      <w:color w:val="auto"/>
                    </w:rPr>
                    <w:t>Application effective flag</w:t>
                  </w:r>
                </w:p>
                <w:p w14:paraId="60D8A153" w14:textId="77777777" w:rsidR="009A1B80" w:rsidRDefault="009A1B80" w:rsidP="009A1B80">
                  <w:pPr>
                    <w:pStyle w:val="BodyText2"/>
                    <w:rPr>
                      <w:color w:val="auto"/>
                    </w:rPr>
                  </w:pPr>
                  <w:r>
                    <w:rPr>
                      <w:color w:val="auto"/>
                    </w:rPr>
                    <w:t>Valid values are as follows:</w:t>
                  </w:r>
                </w:p>
                <w:p w14:paraId="71B1C9FC" w14:textId="77777777" w:rsidR="009A1B80" w:rsidRDefault="009A1B80" w:rsidP="009A1B80">
                  <w:pPr>
                    <w:pStyle w:val="BodyText2"/>
                    <w:rPr>
                      <w:color w:val="auto"/>
                    </w:rPr>
                  </w:pPr>
                  <w:r>
                    <w:rPr>
                      <w:color w:val="auto"/>
                    </w:rPr>
                    <w:t>0 = The application is effective</w:t>
                  </w:r>
                </w:p>
                <w:p w14:paraId="4C9ECAC6" w14:textId="77777777" w:rsidR="009A1B80" w:rsidRDefault="009A1B80" w:rsidP="009A1B80">
                  <w:pPr>
                    <w:pStyle w:val="BodyText2"/>
                    <w:rPr>
                      <w:color w:val="auto"/>
                    </w:rPr>
                  </w:pPr>
                  <w:r>
                    <w:rPr>
                      <w:color w:val="auto"/>
                    </w:rPr>
                    <w:t>1 = The application is not yet effective</w:t>
                  </w:r>
                </w:p>
                <w:p w14:paraId="02D5DC15" w14:textId="77777777" w:rsidR="009A1B80" w:rsidRPr="001247B9" w:rsidRDefault="009A1B80" w:rsidP="009A1B80">
                  <w:pPr>
                    <w:pStyle w:val="BodyText2"/>
                    <w:rPr>
                      <w:b/>
                      <w:color w:val="auto"/>
                    </w:rPr>
                  </w:pPr>
                </w:p>
              </w:tc>
            </w:tr>
            <w:tr w:rsidR="009A1B80" w14:paraId="1AA2F323" w14:textId="77777777" w:rsidTr="002969D9">
              <w:tc>
                <w:tcPr>
                  <w:tcW w:w="615" w:type="dxa"/>
                </w:tcPr>
                <w:p w14:paraId="0DF6709D" w14:textId="77777777" w:rsidR="009A1B80" w:rsidRDefault="009A1B80" w:rsidP="009A1B80">
                  <w:pPr>
                    <w:pStyle w:val="BodyText2"/>
                    <w:spacing w:line="240" w:lineRule="auto"/>
                    <w:jc w:val="center"/>
                    <w:rPr>
                      <w:color w:val="auto"/>
                    </w:rPr>
                  </w:pPr>
                  <w:r>
                    <w:rPr>
                      <w:color w:val="auto"/>
                    </w:rPr>
                    <w:t>3</w:t>
                  </w:r>
                </w:p>
              </w:tc>
              <w:tc>
                <w:tcPr>
                  <w:tcW w:w="6272" w:type="dxa"/>
                </w:tcPr>
                <w:p w14:paraId="424AE1D2" w14:textId="77777777" w:rsidR="009A1B80" w:rsidRPr="001247B9" w:rsidRDefault="009A1B80" w:rsidP="009A1B80">
                  <w:pPr>
                    <w:pStyle w:val="BodyText2"/>
                    <w:rPr>
                      <w:b/>
                      <w:color w:val="auto"/>
                    </w:rPr>
                  </w:pPr>
                  <w:r w:rsidRPr="001247B9">
                    <w:rPr>
                      <w:b/>
                      <w:color w:val="auto"/>
                    </w:rPr>
                    <w:t>Requested service allowed flag</w:t>
                  </w:r>
                </w:p>
                <w:p w14:paraId="4DC60443" w14:textId="77777777" w:rsidR="009A1B80" w:rsidRDefault="009A1B80" w:rsidP="009A1B80">
                  <w:pPr>
                    <w:pStyle w:val="BodyText2"/>
                    <w:rPr>
                      <w:color w:val="auto"/>
                    </w:rPr>
                  </w:pPr>
                  <w:r>
                    <w:rPr>
                      <w:color w:val="auto"/>
                    </w:rPr>
                    <w:t>Valid values are as follows:</w:t>
                  </w:r>
                </w:p>
                <w:p w14:paraId="409E696A" w14:textId="77777777" w:rsidR="009A1B80" w:rsidRDefault="009A1B80" w:rsidP="009A1B80">
                  <w:pPr>
                    <w:pStyle w:val="BodyText2"/>
                    <w:rPr>
                      <w:color w:val="auto"/>
                    </w:rPr>
                  </w:pPr>
                  <w:r>
                    <w:rPr>
                      <w:color w:val="auto"/>
                    </w:rPr>
                    <w:t>0 = The requested service is allowed for the card product</w:t>
                  </w:r>
                </w:p>
                <w:p w14:paraId="183ED0A4" w14:textId="77777777" w:rsidR="009A1B80" w:rsidRDefault="009A1B80" w:rsidP="009A1B80">
                  <w:pPr>
                    <w:pStyle w:val="BodyText2"/>
                    <w:rPr>
                      <w:color w:val="auto"/>
                    </w:rPr>
                  </w:pPr>
                  <w:r>
                    <w:rPr>
                      <w:color w:val="auto"/>
                    </w:rPr>
                    <w:t>1 = The requested service not allowed for the card product</w:t>
                  </w:r>
                </w:p>
                <w:p w14:paraId="3CD6E1D8" w14:textId="77777777" w:rsidR="009A1B80" w:rsidRPr="001247B9" w:rsidRDefault="009A1B80" w:rsidP="009A1B80">
                  <w:pPr>
                    <w:pStyle w:val="BodyText2"/>
                    <w:rPr>
                      <w:b/>
                      <w:color w:val="auto"/>
                    </w:rPr>
                  </w:pPr>
                </w:p>
              </w:tc>
            </w:tr>
            <w:tr w:rsidR="009A1B80" w14:paraId="21BE687C" w14:textId="77777777" w:rsidTr="002969D9">
              <w:tc>
                <w:tcPr>
                  <w:tcW w:w="615" w:type="dxa"/>
                </w:tcPr>
                <w:p w14:paraId="78564D1E" w14:textId="77777777" w:rsidR="009A1B80" w:rsidRDefault="009A1B80" w:rsidP="009A1B80">
                  <w:pPr>
                    <w:pStyle w:val="BodyText2"/>
                    <w:spacing w:line="240" w:lineRule="auto"/>
                    <w:jc w:val="center"/>
                    <w:rPr>
                      <w:color w:val="auto"/>
                    </w:rPr>
                  </w:pPr>
                  <w:r>
                    <w:rPr>
                      <w:color w:val="auto"/>
                    </w:rPr>
                    <w:t>4</w:t>
                  </w:r>
                </w:p>
              </w:tc>
              <w:tc>
                <w:tcPr>
                  <w:tcW w:w="6272" w:type="dxa"/>
                </w:tcPr>
                <w:p w14:paraId="21D97C13" w14:textId="77777777" w:rsidR="009A1B80" w:rsidRDefault="009A1B80" w:rsidP="009A1B80">
                  <w:pPr>
                    <w:pStyle w:val="BodyText2"/>
                    <w:rPr>
                      <w:color w:val="auto"/>
                    </w:rPr>
                  </w:pPr>
                  <w:r w:rsidRPr="001247B9">
                    <w:rPr>
                      <w:b/>
                      <w:color w:val="auto"/>
                    </w:rPr>
                    <w:t>New card flag</w:t>
                  </w:r>
                </w:p>
                <w:p w14:paraId="2F79A844" w14:textId="77777777" w:rsidR="009A1B80" w:rsidRDefault="009A1B80" w:rsidP="009A1B80">
                  <w:pPr>
                    <w:pStyle w:val="BodyText2"/>
                    <w:rPr>
                      <w:color w:val="auto"/>
                    </w:rPr>
                  </w:pPr>
                  <w:r>
                    <w:rPr>
                      <w:color w:val="auto"/>
                    </w:rPr>
                    <w:t>Valid values are as follows:</w:t>
                  </w:r>
                </w:p>
                <w:p w14:paraId="6938F77E" w14:textId="77777777" w:rsidR="009A1B80" w:rsidRDefault="009A1B80" w:rsidP="009A1B80">
                  <w:pPr>
                    <w:pStyle w:val="BodyText2"/>
                    <w:rPr>
                      <w:color w:val="auto"/>
                    </w:rPr>
                  </w:pPr>
                  <w:r>
                    <w:rPr>
                      <w:color w:val="auto"/>
                    </w:rPr>
                    <w:t>0 = The transaction was not initiated with a new card</w:t>
                  </w:r>
                </w:p>
                <w:p w14:paraId="497B7EDB" w14:textId="77777777" w:rsidR="009A1B80" w:rsidRPr="001247B9" w:rsidRDefault="009A1B80" w:rsidP="009A1B80">
                  <w:pPr>
                    <w:pStyle w:val="BodyText2"/>
                    <w:rPr>
                      <w:b/>
                      <w:color w:val="auto"/>
                    </w:rPr>
                  </w:pPr>
                  <w:r>
                    <w:rPr>
                      <w:color w:val="auto"/>
                    </w:rPr>
                    <w:t>1 = The transaction was initiated with a new card</w:t>
                  </w:r>
                </w:p>
              </w:tc>
            </w:tr>
          </w:tbl>
          <w:p w14:paraId="20BB171E" w14:textId="77777777" w:rsidR="009A1B80" w:rsidRDefault="009A1B80" w:rsidP="009A1B80">
            <w:pPr>
              <w:pStyle w:val="BodyText2"/>
              <w:jc w:val="center"/>
              <w:rPr>
                <w:b/>
                <w:color w:val="auto"/>
              </w:rPr>
            </w:pPr>
          </w:p>
          <w:p w14:paraId="4472AAF9" w14:textId="77777777" w:rsidR="009A1B80" w:rsidRDefault="009A1B80" w:rsidP="002969D9">
            <w:pPr>
              <w:pStyle w:val="BodyText2"/>
              <w:ind w:left="720"/>
              <w:rPr>
                <w:bCs/>
                <w:color w:val="auto"/>
              </w:rPr>
            </w:pPr>
            <w:r w:rsidRPr="001247B9">
              <w:rPr>
                <w:b/>
                <w:color w:val="auto"/>
              </w:rPr>
              <w:t>Byte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9A1B80" w14:paraId="47BCBE91" w14:textId="77777777" w:rsidTr="002969D9">
              <w:trPr>
                <w:tblHeader/>
              </w:trPr>
              <w:tc>
                <w:tcPr>
                  <w:tcW w:w="615" w:type="dxa"/>
                </w:tcPr>
                <w:p w14:paraId="7E15DA76" w14:textId="77777777" w:rsidR="009A1B80" w:rsidRDefault="009A1B80" w:rsidP="009A1B80">
                  <w:pPr>
                    <w:pStyle w:val="BodyText2"/>
                    <w:spacing w:line="240" w:lineRule="auto"/>
                    <w:jc w:val="center"/>
                    <w:rPr>
                      <w:b/>
                      <w:color w:val="auto"/>
                    </w:rPr>
                  </w:pPr>
                  <w:r w:rsidRPr="00291483">
                    <w:rPr>
                      <w:b/>
                      <w:color w:val="auto"/>
                    </w:rPr>
                    <w:t>Bit</w:t>
                  </w:r>
                </w:p>
              </w:tc>
              <w:tc>
                <w:tcPr>
                  <w:tcW w:w="6272" w:type="dxa"/>
                </w:tcPr>
                <w:p w14:paraId="276AD010" w14:textId="77777777" w:rsidR="009A1B80" w:rsidRDefault="009A1B80" w:rsidP="009A1B80">
                  <w:pPr>
                    <w:pStyle w:val="BodyText2"/>
                    <w:spacing w:line="240" w:lineRule="auto"/>
                    <w:rPr>
                      <w:b/>
                      <w:color w:val="auto"/>
                    </w:rPr>
                  </w:pPr>
                  <w:r w:rsidRPr="00291483">
                    <w:rPr>
                      <w:b/>
                      <w:color w:val="auto"/>
                    </w:rPr>
                    <w:t>Description of Binary Values</w:t>
                  </w:r>
                </w:p>
              </w:tc>
            </w:tr>
            <w:tr w:rsidR="009A1B80" w14:paraId="390BBCB7" w14:textId="77777777" w:rsidTr="002969D9">
              <w:tc>
                <w:tcPr>
                  <w:tcW w:w="615" w:type="dxa"/>
                </w:tcPr>
                <w:p w14:paraId="2EE7A8D4" w14:textId="77777777" w:rsidR="009A1B80" w:rsidRDefault="009A1B80" w:rsidP="009A1B80">
                  <w:pPr>
                    <w:pStyle w:val="BodyText2"/>
                    <w:spacing w:line="240" w:lineRule="auto"/>
                    <w:jc w:val="center"/>
                    <w:rPr>
                      <w:b/>
                      <w:color w:val="auto"/>
                    </w:rPr>
                  </w:pPr>
                  <w:r>
                    <w:rPr>
                      <w:color w:val="auto"/>
                    </w:rPr>
                    <w:t>0</w:t>
                  </w:r>
                </w:p>
              </w:tc>
              <w:tc>
                <w:tcPr>
                  <w:tcW w:w="6272" w:type="dxa"/>
                </w:tcPr>
                <w:p w14:paraId="084492ED" w14:textId="77777777" w:rsidR="009A1B80" w:rsidRPr="001247B9" w:rsidRDefault="009A1B80" w:rsidP="009A1B80">
                  <w:pPr>
                    <w:pStyle w:val="BodyText2"/>
                    <w:rPr>
                      <w:b/>
                      <w:color w:val="auto"/>
                    </w:rPr>
                  </w:pPr>
                  <w:r w:rsidRPr="001247B9">
                    <w:rPr>
                      <w:b/>
                      <w:color w:val="auto"/>
                    </w:rPr>
                    <w:t xml:space="preserve">Cardholder verification flag </w:t>
                  </w:r>
                </w:p>
                <w:p w14:paraId="49C553A1" w14:textId="77777777" w:rsidR="009A1B80" w:rsidRDefault="009A1B80" w:rsidP="009A1B80">
                  <w:pPr>
                    <w:pStyle w:val="BodyText2"/>
                    <w:rPr>
                      <w:color w:val="auto"/>
                    </w:rPr>
                  </w:pPr>
                  <w:r>
                    <w:rPr>
                      <w:color w:val="auto"/>
                    </w:rPr>
                    <w:t>Valid values are as follows:</w:t>
                  </w:r>
                </w:p>
                <w:p w14:paraId="322636E8" w14:textId="77777777" w:rsidR="009A1B80" w:rsidRDefault="009A1B80" w:rsidP="009A1B80">
                  <w:pPr>
                    <w:pStyle w:val="BodyText2"/>
                    <w:rPr>
                      <w:color w:val="auto"/>
                    </w:rPr>
                  </w:pPr>
                  <w:r>
                    <w:rPr>
                      <w:color w:val="auto"/>
                    </w:rPr>
                    <w:t>0 = Cardholder verification was successful</w:t>
                  </w:r>
                </w:p>
                <w:p w14:paraId="7F153FF0" w14:textId="77777777" w:rsidR="009A1B80" w:rsidRDefault="009A1B80" w:rsidP="009A1B80">
                  <w:pPr>
                    <w:pStyle w:val="BodyText2"/>
                    <w:rPr>
                      <w:color w:val="auto"/>
                    </w:rPr>
                  </w:pPr>
                  <w:r>
                    <w:rPr>
                      <w:color w:val="auto"/>
                    </w:rPr>
                    <w:t>1 = Cardholder verification was not successful</w:t>
                  </w:r>
                </w:p>
                <w:p w14:paraId="6D42DC56" w14:textId="77777777" w:rsidR="009A1B80" w:rsidRDefault="009A1B80" w:rsidP="009A1B80">
                  <w:pPr>
                    <w:pStyle w:val="BodyText2"/>
                    <w:ind w:left="432" w:hanging="432"/>
                    <w:rPr>
                      <w:b/>
                      <w:color w:val="auto"/>
                    </w:rPr>
                  </w:pPr>
                </w:p>
              </w:tc>
            </w:tr>
            <w:tr w:rsidR="009A1B80" w14:paraId="55B24123" w14:textId="77777777" w:rsidTr="002969D9">
              <w:tc>
                <w:tcPr>
                  <w:tcW w:w="615" w:type="dxa"/>
                </w:tcPr>
                <w:p w14:paraId="12537A7F" w14:textId="77777777" w:rsidR="009A1B80" w:rsidRDefault="009A1B80" w:rsidP="009A1B80">
                  <w:pPr>
                    <w:pStyle w:val="BodyText2"/>
                    <w:spacing w:line="240" w:lineRule="auto"/>
                    <w:jc w:val="center"/>
                    <w:rPr>
                      <w:color w:val="auto"/>
                    </w:rPr>
                  </w:pPr>
                  <w:r>
                    <w:rPr>
                      <w:color w:val="auto"/>
                    </w:rPr>
                    <w:t>1</w:t>
                  </w:r>
                </w:p>
              </w:tc>
              <w:tc>
                <w:tcPr>
                  <w:tcW w:w="6272" w:type="dxa"/>
                </w:tcPr>
                <w:p w14:paraId="278F0E97" w14:textId="77777777" w:rsidR="009A1B80" w:rsidRPr="001247B9" w:rsidRDefault="009A1B80" w:rsidP="009A1B80">
                  <w:pPr>
                    <w:pStyle w:val="BodyText2"/>
                    <w:rPr>
                      <w:b/>
                      <w:color w:val="auto"/>
                    </w:rPr>
                  </w:pPr>
                  <w:r w:rsidRPr="001247B9">
                    <w:rPr>
                      <w:b/>
                      <w:color w:val="auto"/>
                    </w:rPr>
                    <w:t>Unrecognized cardholder verification method (CVM) flag</w:t>
                  </w:r>
                </w:p>
                <w:p w14:paraId="362F7007" w14:textId="77777777" w:rsidR="009A1B80" w:rsidRDefault="009A1B80" w:rsidP="009A1B80">
                  <w:pPr>
                    <w:pStyle w:val="BodyText2"/>
                    <w:rPr>
                      <w:color w:val="auto"/>
                    </w:rPr>
                  </w:pPr>
                  <w:r>
                    <w:rPr>
                      <w:color w:val="auto"/>
                    </w:rPr>
                    <w:t>Valid values are as follows:</w:t>
                  </w:r>
                </w:p>
                <w:p w14:paraId="54E986B9" w14:textId="77777777" w:rsidR="009A1B80" w:rsidRDefault="009A1B80" w:rsidP="009A1B80">
                  <w:pPr>
                    <w:pStyle w:val="BodyText2"/>
                    <w:rPr>
                      <w:color w:val="auto"/>
                    </w:rPr>
                  </w:pPr>
                  <w:r>
                    <w:rPr>
                      <w:color w:val="auto"/>
                    </w:rPr>
                    <w:t>0 = The CVM was recognized</w:t>
                  </w:r>
                </w:p>
                <w:p w14:paraId="1DE23A4E" w14:textId="77777777" w:rsidR="009A1B80" w:rsidRDefault="009A1B80" w:rsidP="009A1B80">
                  <w:pPr>
                    <w:pStyle w:val="BodyText2"/>
                    <w:rPr>
                      <w:color w:val="auto"/>
                    </w:rPr>
                  </w:pPr>
                  <w:r>
                    <w:rPr>
                      <w:color w:val="auto"/>
                    </w:rPr>
                    <w:t>1 = The CVM was not recognized</w:t>
                  </w:r>
                </w:p>
                <w:p w14:paraId="0AE386AD" w14:textId="77777777" w:rsidR="009A1B80" w:rsidRPr="001247B9" w:rsidRDefault="009A1B80" w:rsidP="009A1B80">
                  <w:pPr>
                    <w:pStyle w:val="BodyText2"/>
                    <w:rPr>
                      <w:b/>
                      <w:color w:val="auto"/>
                    </w:rPr>
                  </w:pPr>
                </w:p>
              </w:tc>
            </w:tr>
            <w:tr w:rsidR="009A1B80" w14:paraId="061788CF" w14:textId="77777777" w:rsidTr="002969D9">
              <w:tc>
                <w:tcPr>
                  <w:tcW w:w="615" w:type="dxa"/>
                </w:tcPr>
                <w:p w14:paraId="3279AE96" w14:textId="77777777" w:rsidR="009A1B80" w:rsidRDefault="009A1B80" w:rsidP="009A1B80">
                  <w:pPr>
                    <w:pStyle w:val="BodyText2"/>
                    <w:spacing w:line="240" w:lineRule="auto"/>
                    <w:jc w:val="center"/>
                    <w:rPr>
                      <w:color w:val="auto"/>
                    </w:rPr>
                  </w:pPr>
                  <w:r>
                    <w:rPr>
                      <w:color w:val="auto"/>
                    </w:rPr>
                    <w:t>2</w:t>
                  </w:r>
                </w:p>
              </w:tc>
              <w:tc>
                <w:tcPr>
                  <w:tcW w:w="6272" w:type="dxa"/>
                </w:tcPr>
                <w:p w14:paraId="012B864A" w14:textId="77777777" w:rsidR="009A1B80" w:rsidRPr="001247B9" w:rsidRDefault="009A1B80" w:rsidP="009A1B80">
                  <w:pPr>
                    <w:pStyle w:val="BodyText2"/>
                    <w:rPr>
                      <w:b/>
                      <w:color w:val="auto"/>
                    </w:rPr>
                  </w:pPr>
                  <w:r w:rsidRPr="001247B9">
                    <w:rPr>
                      <w:b/>
                      <w:color w:val="auto"/>
                    </w:rPr>
                    <w:t>PIN tries flag</w:t>
                  </w:r>
                </w:p>
                <w:p w14:paraId="7DCB7788" w14:textId="77777777" w:rsidR="009A1B80" w:rsidRDefault="009A1B80" w:rsidP="009A1B80">
                  <w:pPr>
                    <w:pStyle w:val="BodyText2"/>
                    <w:rPr>
                      <w:color w:val="auto"/>
                    </w:rPr>
                  </w:pPr>
                  <w:r>
                    <w:rPr>
                      <w:color w:val="auto"/>
                    </w:rPr>
                    <w:lastRenderedPageBreak/>
                    <w:t>Valid values are as follows:</w:t>
                  </w:r>
                </w:p>
                <w:p w14:paraId="01B59486" w14:textId="77777777" w:rsidR="009A1B80" w:rsidRDefault="009A1B80" w:rsidP="009A1B80">
                  <w:pPr>
                    <w:pStyle w:val="BodyText2"/>
                    <w:rPr>
                      <w:color w:val="auto"/>
                    </w:rPr>
                  </w:pPr>
                  <w:r>
                    <w:rPr>
                      <w:color w:val="auto"/>
                    </w:rPr>
                    <w:t>0 = The PIN try limit was not exceeded</w:t>
                  </w:r>
                </w:p>
                <w:p w14:paraId="2E0F77ED" w14:textId="77777777" w:rsidR="009A1B80" w:rsidRDefault="009A1B80" w:rsidP="009A1B80">
                  <w:pPr>
                    <w:pStyle w:val="BodyText2"/>
                    <w:rPr>
                      <w:color w:val="auto"/>
                    </w:rPr>
                  </w:pPr>
                  <w:r>
                    <w:rPr>
                      <w:color w:val="auto"/>
                    </w:rPr>
                    <w:t>1 = The PIN try limit was exceeded</w:t>
                  </w:r>
                </w:p>
                <w:p w14:paraId="22788F20" w14:textId="77777777" w:rsidR="009A1B80" w:rsidRPr="001247B9" w:rsidRDefault="009A1B80" w:rsidP="009A1B80">
                  <w:pPr>
                    <w:pStyle w:val="BodyText2"/>
                    <w:rPr>
                      <w:b/>
                      <w:color w:val="auto"/>
                    </w:rPr>
                  </w:pPr>
                </w:p>
              </w:tc>
            </w:tr>
            <w:tr w:rsidR="009A1B80" w14:paraId="012D0F06" w14:textId="77777777" w:rsidTr="002969D9">
              <w:tc>
                <w:tcPr>
                  <w:tcW w:w="615" w:type="dxa"/>
                </w:tcPr>
                <w:p w14:paraId="4FE819EE" w14:textId="77777777" w:rsidR="009A1B80" w:rsidRDefault="009A1B80" w:rsidP="009A1B80">
                  <w:pPr>
                    <w:pStyle w:val="BodyText2"/>
                    <w:spacing w:line="240" w:lineRule="auto"/>
                    <w:jc w:val="center"/>
                    <w:rPr>
                      <w:color w:val="auto"/>
                    </w:rPr>
                  </w:pPr>
                  <w:r>
                    <w:rPr>
                      <w:color w:val="auto"/>
                    </w:rPr>
                    <w:lastRenderedPageBreak/>
                    <w:t>3</w:t>
                  </w:r>
                </w:p>
              </w:tc>
              <w:tc>
                <w:tcPr>
                  <w:tcW w:w="6272" w:type="dxa"/>
                </w:tcPr>
                <w:p w14:paraId="1637AA29" w14:textId="77777777" w:rsidR="009A1B80" w:rsidRPr="001247B9" w:rsidRDefault="009A1B80" w:rsidP="00F37804">
                  <w:pPr>
                    <w:pStyle w:val="BodyText2"/>
                    <w:ind w:left="720" w:hanging="720"/>
                    <w:rPr>
                      <w:b/>
                      <w:color w:val="auto"/>
                    </w:rPr>
                  </w:pPr>
                  <w:r w:rsidRPr="001247B9">
                    <w:rPr>
                      <w:b/>
                      <w:color w:val="auto"/>
                    </w:rPr>
                    <w:t>PIN entry required/PIN pad not available condition</w:t>
                  </w:r>
                </w:p>
                <w:p w14:paraId="7087B38B" w14:textId="77777777" w:rsidR="009A1B80" w:rsidRDefault="009A1B80" w:rsidP="00F37804">
                  <w:pPr>
                    <w:pStyle w:val="BodyText2"/>
                    <w:ind w:left="720" w:hanging="720"/>
                    <w:rPr>
                      <w:color w:val="auto"/>
                    </w:rPr>
                  </w:pPr>
                  <w:r>
                    <w:rPr>
                      <w:color w:val="auto"/>
                    </w:rPr>
                    <w:t>Valid values are as follows:</w:t>
                  </w:r>
                </w:p>
                <w:p w14:paraId="20FFD4BB" w14:textId="77777777" w:rsidR="009A1B80" w:rsidRDefault="009A1B80" w:rsidP="009A1B80">
                  <w:pPr>
                    <w:pStyle w:val="BodyText2"/>
                    <w:rPr>
                      <w:color w:val="auto"/>
                    </w:rPr>
                  </w:pPr>
                  <w:r>
                    <w:rPr>
                      <w:color w:val="auto"/>
                    </w:rPr>
                    <w:t>0 = PIN entry not required or PIN pad present and operable</w:t>
                  </w:r>
                </w:p>
                <w:p w14:paraId="1190DFE1" w14:textId="77777777" w:rsidR="009A1B80" w:rsidRDefault="009A1B80" w:rsidP="009A1B80">
                  <w:pPr>
                    <w:pStyle w:val="BodyText2"/>
                    <w:rPr>
                      <w:color w:val="auto"/>
                    </w:rPr>
                  </w:pPr>
                  <w:r>
                    <w:rPr>
                      <w:color w:val="auto"/>
                    </w:rPr>
                    <w:t>1 = PIN entry required and PIN pad not present or inoperable</w:t>
                  </w:r>
                </w:p>
                <w:p w14:paraId="7DE97B53" w14:textId="77777777" w:rsidR="009A1B80" w:rsidRPr="001247B9" w:rsidRDefault="009A1B80" w:rsidP="009A1B80">
                  <w:pPr>
                    <w:pStyle w:val="BodyText2"/>
                    <w:rPr>
                      <w:b/>
                      <w:color w:val="auto"/>
                    </w:rPr>
                  </w:pPr>
                </w:p>
              </w:tc>
            </w:tr>
            <w:tr w:rsidR="009A1B80" w14:paraId="25AD0B3F" w14:textId="77777777" w:rsidTr="002969D9">
              <w:tc>
                <w:tcPr>
                  <w:tcW w:w="615" w:type="dxa"/>
                </w:tcPr>
                <w:p w14:paraId="38A61400" w14:textId="77777777" w:rsidR="009A1B80" w:rsidRDefault="009A1B80" w:rsidP="009A1B80">
                  <w:pPr>
                    <w:pStyle w:val="BodyText2"/>
                    <w:spacing w:line="240" w:lineRule="auto"/>
                    <w:jc w:val="center"/>
                    <w:rPr>
                      <w:color w:val="auto"/>
                    </w:rPr>
                  </w:pPr>
                  <w:r>
                    <w:rPr>
                      <w:color w:val="auto"/>
                    </w:rPr>
                    <w:t>4</w:t>
                  </w:r>
                </w:p>
              </w:tc>
              <w:tc>
                <w:tcPr>
                  <w:tcW w:w="6272" w:type="dxa"/>
                </w:tcPr>
                <w:p w14:paraId="565A0E07" w14:textId="77777777" w:rsidR="009A1B80" w:rsidRPr="001247B9" w:rsidRDefault="009A1B80" w:rsidP="009A1B80">
                  <w:pPr>
                    <w:pStyle w:val="BodyText2"/>
                    <w:ind w:left="720" w:hanging="720"/>
                    <w:rPr>
                      <w:b/>
                      <w:color w:val="auto"/>
                    </w:rPr>
                  </w:pPr>
                  <w:r w:rsidRPr="001247B9">
                    <w:rPr>
                      <w:b/>
                      <w:color w:val="auto"/>
                    </w:rPr>
                    <w:t>PIN entry required/PIN not entered condition</w:t>
                  </w:r>
                </w:p>
                <w:p w14:paraId="57D91987" w14:textId="77777777" w:rsidR="009A1B80" w:rsidRDefault="009A1B80" w:rsidP="009A1B80">
                  <w:pPr>
                    <w:pStyle w:val="BodyText2"/>
                    <w:ind w:left="720" w:hanging="720"/>
                    <w:rPr>
                      <w:color w:val="auto"/>
                    </w:rPr>
                  </w:pPr>
                  <w:r>
                    <w:rPr>
                      <w:color w:val="auto"/>
                    </w:rPr>
                    <w:t>Valid values are as follows:</w:t>
                  </w:r>
                </w:p>
                <w:p w14:paraId="3EB53AF7" w14:textId="77777777" w:rsidR="009A1B80" w:rsidRDefault="009A1B80" w:rsidP="009A1B80">
                  <w:pPr>
                    <w:pStyle w:val="BodyText2"/>
                    <w:ind w:left="432" w:hanging="432"/>
                    <w:rPr>
                      <w:color w:val="auto"/>
                    </w:rPr>
                  </w:pPr>
                  <w:r>
                    <w:rPr>
                      <w:color w:val="auto"/>
                    </w:rPr>
                    <w:t>0 = PIN entry is not required, PIN pad not present, or PIN was entered</w:t>
                  </w:r>
                </w:p>
                <w:p w14:paraId="49A3F749" w14:textId="77777777" w:rsidR="009A1B80" w:rsidRDefault="009A1B80" w:rsidP="009A1B80">
                  <w:pPr>
                    <w:pStyle w:val="BodyText2"/>
                    <w:ind w:left="432" w:hanging="432"/>
                    <w:rPr>
                      <w:color w:val="auto"/>
                    </w:rPr>
                  </w:pPr>
                  <w:r>
                    <w:rPr>
                      <w:color w:val="auto"/>
                    </w:rPr>
                    <w:t>1 = PIN entry required, PIN pad present, and PIN not entered</w:t>
                  </w:r>
                </w:p>
                <w:p w14:paraId="32529864" w14:textId="77777777" w:rsidR="009A1B80" w:rsidRPr="001247B9" w:rsidRDefault="009A1B80" w:rsidP="009A1B80">
                  <w:pPr>
                    <w:pStyle w:val="BodyText2"/>
                    <w:ind w:left="720" w:hanging="720"/>
                    <w:rPr>
                      <w:b/>
                      <w:color w:val="auto"/>
                    </w:rPr>
                  </w:pPr>
                </w:p>
              </w:tc>
            </w:tr>
            <w:tr w:rsidR="009356A7" w14:paraId="4B6CC673" w14:textId="77777777" w:rsidTr="002969D9">
              <w:tc>
                <w:tcPr>
                  <w:tcW w:w="615" w:type="dxa"/>
                </w:tcPr>
                <w:p w14:paraId="7A953E55" w14:textId="77777777" w:rsidR="009356A7" w:rsidRDefault="009356A7" w:rsidP="009A1B80">
                  <w:pPr>
                    <w:pStyle w:val="BodyText2"/>
                    <w:spacing w:line="240" w:lineRule="auto"/>
                    <w:jc w:val="center"/>
                    <w:rPr>
                      <w:color w:val="auto"/>
                    </w:rPr>
                  </w:pPr>
                  <w:r>
                    <w:rPr>
                      <w:color w:val="auto"/>
                    </w:rPr>
                    <w:t>5</w:t>
                  </w:r>
                </w:p>
              </w:tc>
              <w:tc>
                <w:tcPr>
                  <w:tcW w:w="6272" w:type="dxa"/>
                </w:tcPr>
                <w:p w14:paraId="4A8549E6" w14:textId="77777777" w:rsidR="009356A7" w:rsidRPr="001247B9" w:rsidRDefault="009356A7" w:rsidP="009356A7">
                  <w:pPr>
                    <w:pStyle w:val="BodyText2"/>
                    <w:rPr>
                      <w:b/>
                      <w:color w:val="auto"/>
                    </w:rPr>
                  </w:pPr>
                  <w:r w:rsidRPr="001247B9">
                    <w:rPr>
                      <w:b/>
                      <w:color w:val="auto"/>
                    </w:rPr>
                    <w:t>Online PIN flag</w:t>
                  </w:r>
                </w:p>
                <w:p w14:paraId="7670E2AE" w14:textId="77777777" w:rsidR="009356A7" w:rsidRDefault="009356A7" w:rsidP="009356A7">
                  <w:pPr>
                    <w:pStyle w:val="BodyText2"/>
                    <w:rPr>
                      <w:color w:val="auto"/>
                    </w:rPr>
                  </w:pPr>
                  <w:r>
                    <w:rPr>
                      <w:color w:val="auto"/>
                    </w:rPr>
                    <w:t>Valid values are as follows:</w:t>
                  </w:r>
                </w:p>
                <w:p w14:paraId="63B51D27" w14:textId="77777777" w:rsidR="009356A7" w:rsidRDefault="009356A7" w:rsidP="009356A7">
                  <w:pPr>
                    <w:pStyle w:val="BodyText2"/>
                    <w:rPr>
                      <w:color w:val="auto"/>
                    </w:rPr>
                  </w:pPr>
                  <w:r>
                    <w:rPr>
                      <w:color w:val="auto"/>
                    </w:rPr>
                    <w:t>0 = Online PIN not entered</w:t>
                  </w:r>
                </w:p>
                <w:p w14:paraId="362C4965" w14:textId="77777777" w:rsidR="009356A7" w:rsidRDefault="009356A7" w:rsidP="009356A7">
                  <w:pPr>
                    <w:pStyle w:val="BodyText2"/>
                    <w:rPr>
                      <w:color w:val="auto"/>
                    </w:rPr>
                  </w:pPr>
                  <w:r>
                    <w:rPr>
                      <w:color w:val="auto"/>
                    </w:rPr>
                    <w:t>1 = Online PIN entered</w:t>
                  </w:r>
                </w:p>
                <w:p w14:paraId="5C087491" w14:textId="77777777" w:rsidR="009356A7" w:rsidRPr="001247B9" w:rsidRDefault="009356A7" w:rsidP="009A1B80">
                  <w:pPr>
                    <w:pStyle w:val="BodyText2"/>
                    <w:ind w:left="720" w:hanging="720"/>
                    <w:rPr>
                      <w:b/>
                      <w:color w:val="auto"/>
                    </w:rPr>
                  </w:pPr>
                </w:p>
              </w:tc>
            </w:tr>
          </w:tbl>
          <w:p w14:paraId="27061992" w14:textId="77777777" w:rsidR="009A1B80" w:rsidRDefault="009356A7" w:rsidP="002969D9">
            <w:pPr>
              <w:pStyle w:val="BodyText2"/>
              <w:ind w:left="720"/>
              <w:rPr>
                <w:bCs/>
                <w:color w:val="auto"/>
              </w:rPr>
            </w:pPr>
            <w:r w:rsidRPr="001247B9">
              <w:rPr>
                <w:b/>
                <w:color w:val="auto"/>
              </w:rPr>
              <w:t>Byte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9356A7" w14:paraId="75B08918" w14:textId="77777777" w:rsidTr="002969D9">
              <w:trPr>
                <w:tblHeader/>
              </w:trPr>
              <w:tc>
                <w:tcPr>
                  <w:tcW w:w="615" w:type="dxa"/>
                </w:tcPr>
                <w:p w14:paraId="300FD02E" w14:textId="77777777" w:rsidR="009356A7" w:rsidRDefault="009356A7" w:rsidP="009356A7">
                  <w:pPr>
                    <w:pStyle w:val="BodyText2"/>
                    <w:spacing w:line="240" w:lineRule="auto"/>
                    <w:jc w:val="center"/>
                    <w:rPr>
                      <w:b/>
                      <w:color w:val="auto"/>
                    </w:rPr>
                  </w:pPr>
                  <w:r w:rsidRPr="00291483">
                    <w:rPr>
                      <w:b/>
                      <w:color w:val="auto"/>
                    </w:rPr>
                    <w:t>Bit</w:t>
                  </w:r>
                </w:p>
              </w:tc>
              <w:tc>
                <w:tcPr>
                  <w:tcW w:w="6272" w:type="dxa"/>
                </w:tcPr>
                <w:p w14:paraId="69B23BE4" w14:textId="77777777" w:rsidR="009356A7" w:rsidRDefault="009356A7" w:rsidP="009356A7">
                  <w:pPr>
                    <w:pStyle w:val="BodyText2"/>
                    <w:spacing w:line="240" w:lineRule="auto"/>
                    <w:rPr>
                      <w:b/>
                      <w:color w:val="auto"/>
                    </w:rPr>
                  </w:pPr>
                  <w:r w:rsidRPr="00291483">
                    <w:rPr>
                      <w:b/>
                      <w:color w:val="auto"/>
                    </w:rPr>
                    <w:t>Description of Binary Values</w:t>
                  </w:r>
                </w:p>
              </w:tc>
            </w:tr>
            <w:tr w:rsidR="009356A7" w14:paraId="091E9F72" w14:textId="77777777" w:rsidTr="002969D9">
              <w:tc>
                <w:tcPr>
                  <w:tcW w:w="615" w:type="dxa"/>
                </w:tcPr>
                <w:p w14:paraId="108853CF" w14:textId="77777777" w:rsidR="009356A7" w:rsidRDefault="009356A7" w:rsidP="009356A7">
                  <w:pPr>
                    <w:pStyle w:val="BodyText2"/>
                    <w:spacing w:line="240" w:lineRule="auto"/>
                    <w:jc w:val="center"/>
                    <w:rPr>
                      <w:b/>
                      <w:color w:val="auto"/>
                    </w:rPr>
                  </w:pPr>
                  <w:r>
                    <w:rPr>
                      <w:color w:val="auto"/>
                    </w:rPr>
                    <w:t>0</w:t>
                  </w:r>
                </w:p>
              </w:tc>
              <w:tc>
                <w:tcPr>
                  <w:tcW w:w="6272" w:type="dxa"/>
                </w:tcPr>
                <w:p w14:paraId="5903E9DD" w14:textId="77777777" w:rsidR="009356A7" w:rsidRPr="001247B9" w:rsidRDefault="009356A7" w:rsidP="009356A7">
                  <w:pPr>
                    <w:pStyle w:val="BodyText2"/>
                    <w:rPr>
                      <w:b/>
                      <w:color w:val="auto"/>
                    </w:rPr>
                  </w:pPr>
                  <w:r w:rsidRPr="001247B9">
                    <w:rPr>
                      <w:b/>
                      <w:color w:val="auto"/>
                    </w:rPr>
                    <w:t xml:space="preserve">Floor limit flag. </w:t>
                  </w:r>
                </w:p>
                <w:p w14:paraId="062FAFEF" w14:textId="77777777" w:rsidR="009356A7" w:rsidRDefault="009356A7" w:rsidP="009356A7">
                  <w:pPr>
                    <w:pStyle w:val="BodyText2"/>
                    <w:rPr>
                      <w:color w:val="auto"/>
                    </w:rPr>
                  </w:pPr>
                  <w:r>
                    <w:rPr>
                      <w:color w:val="auto"/>
                    </w:rPr>
                    <w:t>Valid values are as follows:</w:t>
                  </w:r>
                </w:p>
                <w:p w14:paraId="6E7D25D5" w14:textId="77777777" w:rsidR="009356A7" w:rsidRDefault="009356A7" w:rsidP="009356A7">
                  <w:pPr>
                    <w:pStyle w:val="BodyText2"/>
                    <w:rPr>
                      <w:color w:val="auto"/>
                    </w:rPr>
                  </w:pPr>
                  <w:r>
                    <w:rPr>
                      <w:color w:val="auto"/>
                    </w:rPr>
                    <w:t>0 = Transaction amount does not exceed floor limit</w:t>
                  </w:r>
                </w:p>
                <w:p w14:paraId="52215D8E" w14:textId="77777777" w:rsidR="009356A7" w:rsidRDefault="009356A7" w:rsidP="009356A7">
                  <w:pPr>
                    <w:pStyle w:val="BodyText2"/>
                    <w:rPr>
                      <w:color w:val="auto"/>
                    </w:rPr>
                  </w:pPr>
                  <w:r>
                    <w:rPr>
                      <w:color w:val="auto"/>
                    </w:rPr>
                    <w:t>1 = Transaction amount exceeds floor limit</w:t>
                  </w:r>
                </w:p>
                <w:p w14:paraId="650EF01E" w14:textId="77777777" w:rsidR="009356A7" w:rsidRDefault="009356A7" w:rsidP="009356A7">
                  <w:pPr>
                    <w:pStyle w:val="BodyText2"/>
                    <w:rPr>
                      <w:b/>
                      <w:color w:val="auto"/>
                    </w:rPr>
                  </w:pPr>
                </w:p>
              </w:tc>
            </w:tr>
            <w:tr w:rsidR="009356A7" w14:paraId="00B1639D" w14:textId="77777777" w:rsidTr="002969D9">
              <w:tc>
                <w:tcPr>
                  <w:tcW w:w="615" w:type="dxa"/>
                </w:tcPr>
                <w:p w14:paraId="76D78525" w14:textId="77777777" w:rsidR="009356A7" w:rsidRDefault="009356A7" w:rsidP="009356A7">
                  <w:pPr>
                    <w:pStyle w:val="BodyText2"/>
                    <w:spacing w:line="240" w:lineRule="auto"/>
                    <w:jc w:val="center"/>
                    <w:rPr>
                      <w:color w:val="auto"/>
                    </w:rPr>
                  </w:pPr>
                  <w:r>
                    <w:rPr>
                      <w:color w:val="auto"/>
                    </w:rPr>
                    <w:t>1</w:t>
                  </w:r>
                </w:p>
              </w:tc>
              <w:tc>
                <w:tcPr>
                  <w:tcW w:w="6272" w:type="dxa"/>
                </w:tcPr>
                <w:p w14:paraId="451BC724" w14:textId="77777777" w:rsidR="009356A7" w:rsidRPr="001247B9" w:rsidRDefault="009356A7" w:rsidP="009356A7">
                  <w:pPr>
                    <w:pStyle w:val="BodyText2"/>
                    <w:rPr>
                      <w:b/>
                      <w:color w:val="auto"/>
                    </w:rPr>
                  </w:pPr>
                  <w:r w:rsidRPr="001247B9">
                    <w:rPr>
                      <w:b/>
                      <w:color w:val="auto"/>
                    </w:rPr>
                    <w:t xml:space="preserve">Lower consecutive offline limit flag. </w:t>
                  </w:r>
                </w:p>
                <w:p w14:paraId="55B37CBB" w14:textId="77777777" w:rsidR="009356A7" w:rsidRDefault="009356A7" w:rsidP="009356A7">
                  <w:pPr>
                    <w:pStyle w:val="BodyText2"/>
                    <w:rPr>
                      <w:color w:val="auto"/>
                    </w:rPr>
                  </w:pPr>
                  <w:r>
                    <w:rPr>
                      <w:color w:val="auto"/>
                    </w:rPr>
                    <w:t>Valid values are as follows:</w:t>
                  </w:r>
                </w:p>
                <w:p w14:paraId="61C4E4CD" w14:textId="77777777" w:rsidR="009356A7" w:rsidRDefault="009356A7" w:rsidP="009356A7">
                  <w:pPr>
                    <w:pStyle w:val="BodyText2"/>
                    <w:rPr>
                      <w:color w:val="auto"/>
                    </w:rPr>
                  </w:pPr>
                  <w:r>
                    <w:rPr>
                      <w:color w:val="auto"/>
                    </w:rPr>
                    <w:t>0 = Lower consecutive offline limit was not exceeded</w:t>
                  </w:r>
                </w:p>
                <w:p w14:paraId="598A88A1" w14:textId="77777777" w:rsidR="009356A7" w:rsidRDefault="009356A7" w:rsidP="009356A7">
                  <w:pPr>
                    <w:pStyle w:val="BodyText2"/>
                    <w:rPr>
                      <w:color w:val="auto"/>
                    </w:rPr>
                  </w:pPr>
                  <w:r>
                    <w:rPr>
                      <w:color w:val="auto"/>
                    </w:rPr>
                    <w:t>1 = Lower consecutive offline limit was exceeded</w:t>
                  </w:r>
                </w:p>
                <w:p w14:paraId="32A86181" w14:textId="77777777" w:rsidR="009356A7" w:rsidRPr="001247B9" w:rsidRDefault="009356A7" w:rsidP="009356A7">
                  <w:pPr>
                    <w:pStyle w:val="BodyText2"/>
                    <w:rPr>
                      <w:b/>
                      <w:color w:val="auto"/>
                    </w:rPr>
                  </w:pPr>
                </w:p>
              </w:tc>
            </w:tr>
            <w:tr w:rsidR="009356A7" w14:paraId="63EB7662" w14:textId="77777777" w:rsidTr="002969D9">
              <w:tc>
                <w:tcPr>
                  <w:tcW w:w="615" w:type="dxa"/>
                </w:tcPr>
                <w:p w14:paraId="30473808" w14:textId="77777777" w:rsidR="009356A7" w:rsidRDefault="009356A7" w:rsidP="009356A7">
                  <w:pPr>
                    <w:pStyle w:val="BodyText2"/>
                    <w:spacing w:line="240" w:lineRule="auto"/>
                    <w:jc w:val="center"/>
                    <w:rPr>
                      <w:color w:val="auto"/>
                    </w:rPr>
                  </w:pPr>
                  <w:r>
                    <w:rPr>
                      <w:color w:val="auto"/>
                    </w:rPr>
                    <w:t>2</w:t>
                  </w:r>
                </w:p>
              </w:tc>
              <w:tc>
                <w:tcPr>
                  <w:tcW w:w="6272" w:type="dxa"/>
                </w:tcPr>
                <w:p w14:paraId="373D5503" w14:textId="77777777" w:rsidR="009356A7" w:rsidRPr="001247B9" w:rsidRDefault="009356A7" w:rsidP="009356A7">
                  <w:pPr>
                    <w:pStyle w:val="BodyText2"/>
                    <w:rPr>
                      <w:b/>
                      <w:color w:val="auto"/>
                    </w:rPr>
                  </w:pPr>
                  <w:r w:rsidRPr="001247B9">
                    <w:rPr>
                      <w:b/>
                      <w:color w:val="auto"/>
                    </w:rPr>
                    <w:t xml:space="preserve">Upper consecutive offline limit flag. </w:t>
                  </w:r>
                </w:p>
                <w:p w14:paraId="46F32BB8" w14:textId="77777777" w:rsidR="009356A7" w:rsidRDefault="009356A7" w:rsidP="009356A7">
                  <w:pPr>
                    <w:pStyle w:val="BodyText2"/>
                    <w:rPr>
                      <w:color w:val="auto"/>
                    </w:rPr>
                  </w:pPr>
                  <w:r>
                    <w:rPr>
                      <w:color w:val="auto"/>
                    </w:rPr>
                    <w:t>Valid values are as follows:</w:t>
                  </w:r>
                </w:p>
                <w:p w14:paraId="79E108E8" w14:textId="77777777" w:rsidR="009356A7" w:rsidRDefault="009356A7" w:rsidP="009356A7">
                  <w:pPr>
                    <w:pStyle w:val="BodyText2"/>
                    <w:rPr>
                      <w:color w:val="auto"/>
                    </w:rPr>
                  </w:pPr>
                  <w:r>
                    <w:rPr>
                      <w:color w:val="auto"/>
                    </w:rPr>
                    <w:t>0 = Upper consecutive offline limit was not exceeded</w:t>
                  </w:r>
                </w:p>
                <w:p w14:paraId="491FAF08" w14:textId="77777777" w:rsidR="009356A7" w:rsidRDefault="009356A7" w:rsidP="009356A7">
                  <w:pPr>
                    <w:pStyle w:val="BodyText2"/>
                    <w:rPr>
                      <w:color w:val="auto"/>
                    </w:rPr>
                  </w:pPr>
                  <w:r>
                    <w:rPr>
                      <w:color w:val="auto"/>
                    </w:rPr>
                    <w:t>1 = Upper consecutive offline limit was exceeded</w:t>
                  </w:r>
                </w:p>
                <w:p w14:paraId="5F8A9E65" w14:textId="77777777" w:rsidR="009356A7" w:rsidRPr="001247B9" w:rsidRDefault="009356A7" w:rsidP="009356A7">
                  <w:pPr>
                    <w:pStyle w:val="BodyText2"/>
                    <w:rPr>
                      <w:b/>
                      <w:color w:val="auto"/>
                    </w:rPr>
                  </w:pPr>
                </w:p>
              </w:tc>
            </w:tr>
            <w:tr w:rsidR="009356A7" w14:paraId="6EE13B2F" w14:textId="77777777" w:rsidTr="002969D9">
              <w:tc>
                <w:tcPr>
                  <w:tcW w:w="615" w:type="dxa"/>
                </w:tcPr>
                <w:p w14:paraId="5B298ACE" w14:textId="77777777" w:rsidR="009356A7" w:rsidRDefault="009356A7" w:rsidP="009356A7">
                  <w:pPr>
                    <w:pStyle w:val="BodyText2"/>
                    <w:spacing w:line="240" w:lineRule="auto"/>
                    <w:jc w:val="center"/>
                    <w:rPr>
                      <w:color w:val="auto"/>
                    </w:rPr>
                  </w:pPr>
                  <w:r>
                    <w:rPr>
                      <w:color w:val="auto"/>
                    </w:rPr>
                    <w:t>3</w:t>
                  </w:r>
                </w:p>
              </w:tc>
              <w:tc>
                <w:tcPr>
                  <w:tcW w:w="6272" w:type="dxa"/>
                </w:tcPr>
                <w:p w14:paraId="63BEEEAE" w14:textId="77777777" w:rsidR="009356A7" w:rsidRPr="001247B9" w:rsidRDefault="009356A7" w:rsidP="009356A7">
                  <w:pPr>
                    <w:pStyle w:val="BodyText2"/>
                    <w:rPr>
                      <w:b/>
                      <w:color w:val="auto"/>
                    </w:rPr>
                  </w:pPr>
                  <w:r w:rsidRPr="001247B9">
                    <w:rPr>
                      <w:b/>
                      <w:color w:val="auto"/>
                    </w:rPr>
                    <w:t xml:space="preserve">Random selection flag. </w:t>
                  </w:r>
                </w:p>
                <w:p w14:paraId="2ED76DFE" w14:textId="77777777" w:rsidR="009356A7" w:rsidRDefault="009356A7" w:rsidP="009356A7">
                  <w:pPr>
                    <w:pStyle w:val="BodyText2"/>
                    <w:rPr>
                      <w:color w:val="auto"/>
                    </w:rPr>
                  </w:pPr>
                  <w:r>
                    <w:rPr>
                      <w:color w:val="auto"/>
                    </w:rPr>
                    <w:t>Valid values are as follows:</w:t>
                  </w:r>
                </w:p>
                <w:p w14:paraId="19A36884" w14:textId="77777777" w:rsidR="009356A7" w:rsidRDefault="009356A7" w:rsidP="009356A7">
                  <w:pPr>
                    <w:pStyle w:val="BodyText2"/>
                    <w:ind w:left="432" w:hanging="432"/>
                    <w:rPr>
                      <w:color w:val="auto"/>
                    </w:rPr>
                  </w:pPr>
                  <w:r>
                    <w:rPr>
                      <w:color w:val="auto"/>
                    </w:rPr>
                    <w:t>0 = Transaction was not selected at random for online processing</w:t>
                  </w:r>
                </w:p>
                <w:p w14:paraId="2CED4F1F" w14:textId="77777777" w:rsidR="009356A7" w:rsidRDefault="009356A7" w:rsidP="009356A7">
                  <w:pPr>
                    <w:pStyle w:val="BodyText2"/>
                    <w:ind w:left="432" w:hanging="432"/>
                    <w:rPr>
                      <w:color w:val="auto"/>
                    </w:rPr>
                  </w:pPr>
                  <w:r>
                    <w:rPr>
                      <w:color w:val="auto"/>
                    </w:rPr>
                    <w:t>1 = Transaction was selected at random for online processing</w:t>
                  </w:r>
                </w:p>
                <w:p w14:paraId="27011076" w14:textId="77777777" w:rsidR="009356A7" w:rsidRPr="001247B9" w:rsidRDefault="009356A7" w:rsidP="009356A7">
                  <w:pPr>
                    <w:pStyle w:val="BodyText2"/>
                    <w:rPr>
                      <w:b/>
                      <w:color w:val="auto"/>
                    </w:rPr>
                  </w:pPr>
                </w:p>
              </w:tc>
            </w:tr>
            <w:tr w:rsidR="009356A7" w14:paraId="7C010510" w14:textId="77777777" w:rsidTr="002969D9">
              <w:tc>
                <w:tcPr>
                  <w:tcW w:w="615" w:type="dxa"/>
                </w:tcPr>
                <w:p w14:paraId="51A85C61" w14:textId="77777777" w:rsidR="009356A7" w:rsidRDefault="009356A7" w:rsidP="009356A7">
                  <w:pPr>
                    <w:pStyle w:val="BodyText2"/>
                    <w:spacing w:line="240" w:lineRule="auto"/>
                    <w:jc w:val="center"/>
                    <w:rPr>
                      <w:color w:val="auto"/>
                    </w:rPr>
                  </w:pPr>
                  <w:r>
                    <w:rPr>
                      <w:color w:val="auto"/>
                    </w:rPr>
                    <w:lastRenderedPageBreak/>
                    <w:t>4</w:t>
                  </w:r>
                </w:p>
              </w:tc>
              <w:tc>
                <w:tcPr>
                  <w:tcW w:w="6272" w:type="dxa"/>
                </w:tcPr>
                <w:p w14:paraId="42ECDB11" w14:textId="77777777" w:rsidR="009356A7" w:rsidRDefault="009356A7" w:rsidP="009356A7">
                  <w:pPr>
                    <w:pStyle w:val="BodyText2"/>
                    <w:rPr>
                      <w:color w:val="auto"/>
                    </w:rPr>
                  </w:pPr>
                  <w:r w:rsidRPr="001247B9">
                    <w:rPr>
                      <w:b/>
                      <w:color w:val="auto"/>
                    </w:rPr>
                    <w:t>Merchant forced online flag.</w:t>
                  </w:r>
                  <w:r>
                    <w:rPr>
                      <w:color w:val="auto"/>
                    </w:rPr>
                    <w:t xml:space="preserve"> </w:t>
                  </w:r>
                </w:p>
                <w:p w14:paraId="139CEF40" w14:textId="77777777" w:rsidR="009356A7" w:rsidRDefault="009356A7" w:rsidP="009356A7">
                  <w:pPr>
                    <w:pStyle w:val="BodyText2"/>
                    <w:rPr>
                      <w:color w:val="auto"/>
                    </w:rPr>
                  </w:pPr>
                  <w:r>
                    <w:rPr>
                      <w:color w:val="auto"/>
                    </w:rPr>
                    <w:t>Valid values are as follows:</w:t>
                  </w:r>
                </w:p>
                <w:p w14:paraId="06931616" w14:textId="77777777" w:rsidR="009356A7" w:rsidRDefault="009356A7" w:rsidP="009356A7">
                  <w:pPr>
                    <w:pStyle w:val="BodyText2"/>
                    <w:rPr>
                      <w:color w:val="auto"/>
                    </w:rPr>
                  </w:pPr>
                  <w:r>
                    <w:rPr>
                      <w:color w:val="auto"/>
                    </w:rPr>
                    <w:t>0 = Merchant did not force the transaction online</w:t>
                  </w:r>
                </w:p>
                <w:p w14:paraId="53C3076F" w14:textId="77777777" w:rsidR="009356A7" w:rsidRPr="001247B9" w:rsidRDefault="009356A7" w:rsidP="009356A7">
                  <w:pPr>
                    <w:pStyle w:val="BodyText2"/>
                    <w:rPr>
                      <w:b/>
                      <w:color w:val="auto"/>
                    </w:rPr>
                  </w:pPr>
                  <w:r>
                    <w:rPr>
                      <w:color w:val="auto"/>
                    </w:rPr>
                    <w:t>1 = Merchant forced the transaction online</w:t>
                  </w:r>
                </w:p>
              </w:tc>
            </w:tr>
          </w:tbl>
          <w:p w14:paraId="4E2C2B8D" w14:textId="77777777" w:rsidR="009A1B80" w:rsidRDefault="009356A7" w:rsidP="002969D9">
            <w:pPr>
              <w:pStyle w:val="BodyText2"/>
              <w:ind w:left="720"/>
              <w:rPr>
                <w:bCs/>
                <w:color w:val="auto"/>
              </w:rPr>
            </w:pPr>
            <w:r>
              <w:rPr>
                <w:bCs/>
                <w:color w:val="auto"/>
              </w:rPr>
              <w:br/>
            </w:r>
            <w:r w:rsidRPr="001247B9">
              <w:rPr>
                <w:b/>
                <w:color w:val="auto"/>
              </w:rPr>
              <w:t>Byte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
              <w:gridCol w:w="6272"/>
            </w:tblGrid>
            <w:tr w:rsidR="009356A7" w14:paraId="5442536F" w14:textId="77777777" w:rsidTr="002969D9">
              <w:trPr>
                <w:tblHeader/>
              </w:trPr>
              <w:tc>
                <w:tcPr>
                  <w:tcW w:w="615" w:type="dxa"/>
                </w:tcPr>
                <w:p w14:paraId="0F8F9A11" w14:textId="77777777" w:rsidR="009356A7" w:rsidRDefault="009356A7" w:rsidP="009356A7">
                  <w:pPr>
                    <w:pStyle w:val="BodyText2"/>
                    <w:spacing w:line="240" w:lineRule="auto"/>
                    <w:jc w:val="center"/>
                    <w:rPr>
                      <w:b/>
                      <w:color w:val="auto"/>
                    </w:rPr>
                  </w:pPr>
                  <w:r w:rsidRPr="00291483">
                    <w:rPr>
                      <w:b/>
                      <w:color w:val="auto"/>
                    </w:rPr>
                    <w:t>Bit</w:t>
                  </w:r>
                </w:p>
              </w:tc>
              <w:tc>
                <w:tcPr>
                  <w:tcW w:w="6272" w:type="dxa"/>
                </w:tcPr>
                <w:p w14:paraId="1316297D" w14:textId="77777777" w:rsidR="009356A7" w:rsidRDefault="009356A7" w:rsidP="009356A7">
                  <w:pPr>
                    <w:pStyle w:val="BodyText2"/>
                    <w:spacing w:line="240" w:lineRule="auto"/>
                    <w:rPr>
                      <w:b/>
                      <w:color w:val="auto"/>
                    </w:rPr>
                  </w:pPr>
                  <w:r w:rsidRPr="00291483">
                    <w:rPr>
                      <w:b/>
                      <w:color w:val="auto"/>
                    </w:rPr>
                    <w:t>Description of Binary Values</w:t>
                  </w:r>
                </w:p>
              </w:tc>
            </w:tr>
            <w:tr w:rsidR="009356A7" w14:paraId="471F4AA3" w14:textId="77777777" w:rsidTr="002969D9">
              <w:tc>
                <w:tcPr>
                  <w:tcW w:w="615" w:type="dxa"/>
                </w:tcPr>
                <w:p w14:paraId="0F87BDEA" w14:textId="77777777" w:rsidR="009356A7" w:rsidRDefault="009356A7" w:rsidP="009356A7">
                  <w:pPr>
                    <w:pStyle w:val="BodyText2"/>
                    <w:spacing w:line="240" w:lineRule="auto"/>
                    <w:jc w:val="center"/>
                    <w:rPr>
                      <w:b/>
                      <w:color w:val="auto"/>
                    </w:rPr>
                  </w:pPr>
                  <w:r>
                    <w:rPr>
                      <w:color w:val="auto"/>
                    </w:rPr>
                    <w:t>0</w:t>
                  </w:r>
                </w:p>
              </w:tc>
              <w:tc>
                <w:tcPr>
                  <w:tcW w:w="6272" w:type="dxa"/>
                </w:tcPr>
                <w:p w14:paraId="658D85C2" w14:textId="77777777" w:rsidR="009356A7" w:rsidRDefault="009356A7" w:rsidP="009356A7">
                  <w:pPr>
                    <w:pStyle w:val="BodyText2"/>
                    <w:ind w:left="720" w:hanging="720"/>
                    <w:rPr>
                      <w:color w:val="auto"/>
                    </w:rPr>
                  </w:pPr>
                  <w:r w:rsidRPr="001247B9">
                    <w:rPr>
                      <w:b/>
                      <w:color w:val="auto"/>
                    </w:rPr>
                    <w:t>Transaction certificate data object list (TDOL) status</w:t>
                  </w:r>
                </w:p>
                <w:p w14:paraId="015155D2" w14:textId="77777777" w:rsidR="009356A7" w:rsidRDefault="009356A7" w:rsidP="009356A7">
                  <w:pPr>
                    <w:pStyle w:val="BodyText2"/>
                    <w:ind w:left="720" w:hanging="720"/>
                    <w:rPr>
                      <w:color w:val="auto"/>
                    </w:rPr>
                  </w:pPr>
                  <w:r>
                    <w:rPr>
                      <w:color w:val="auto"/>
                    </w:rPr>
                    <w:t>Valid values are as follows:</w:t>
                  </w:r>
                </w:p>
                <w:p w14:paraId="285613CF" w14:textId="77777777" w:rsidR="009356A7" w:rsidRDefault="009356A7" w:rsidP="009356A7">
                  <w:pPr>
                    <w:pStyle w:val="BodyText2"/>
                    <w:rPr>
                      <w:color w:val="auto"/>
                    </w:rPr>
                  </w:pPr>
                  <w:r>
                    <w:rPr>
                      <w:color w:val="auto"/>
                    </w:rPr>
                    <w:t>0 = The default TDOL was not used</w:t>
                  </w:r>
                </w:p>
                <w:p w14:paraId="0942C0B9" w14:textId="77777777" w:rsidR="009356A7" w:rsidRDefault="009356A7" w:rsidP="009356A7">
                  <w:pPr>
                    <w:pStyle w:val="BodyText2"/>
                    <w:rPr>
                      <w:color w:val="auto"/>
                    </w:rPr>
                  </w:pPr>
                  <w:r>
                    <w:rPr>
                      <w:color w:val="auto"/>
                    </w:rPr>
                    <w:t>1 = The default TDOL was used</w:t>
                  </w:r>
                </w:p>
                <w:p w14:paraId="60E833FD" w14:textId="77777777" w:rsidR="009356A7" w:rsidRDefault="009356A7" w:rsidP="009356A7">
                  <w:pPr>
                    <w:pStyle w:val="BodyText2"/>
                    <w:rPr>
                      <w:b/>
                      <w:color w:val="auto"/>
                    </w:rPr>
                  </w:pPr>
                </w:p>
              </w:tc>
            </w:tr>
            <w:tr w:rsidR="009356A7" w14:paraId="0970ABB3" w14:textId="77777777" w:rsidTr="002969D9">
              <w:tc>
                <w:tcPr>
                  <w:tcW w:w="615" w:type="dxa"/>
                </w:tcPr>
                <w:p w14:paraId="167F2995" w14:textId="77777777" w:rsidR="009356A7" w:rsidRDefault="009356A7" w:rsidP="009356A7">
                  <w:pPr>
                    <w:pStyle w:val="BodyText2"/>
                    <w:spacing w:line="240" w:lineRule="auto"/>
                    <w:jc w:val="center"/>
                    <w:rPr>
                      <w:color w:val="auto"/>
                    </w:rPr>
                  </w:pPr>
                  <w:r>
                    <w:rPr>
                      <w:color w:val="auto"/>
                    </w:rPr>
                    <w:t>1</w:t>
                  </w:r>
                </w:p>
              </w:tc>
              <w:tc>
                <w:tcPr>
                  <w:tcW w:w="6272" w:type="dxa"/>
                </w:tcPr>
                <w:p w14:paraId="276AEEDB" w14:textId="77777777" w:rsidR="009356A7" w:rsidRPr="001247B9" w:rsidRDefault="009356A7" w:rsidP="009356A7">
                  <w:pPr>
                    <w:pStyle w:val="BodyText2"/>
                    <w:rPr>
                      <w:b/>
                      <w:color w:val="auto"/>
                    </w:rPr>
                  </w:pPr>
                  <w:r w:rsidRPr="001247B9">
                    <w:rPr>
                      <w:b/>
                      <w:color w:val="auto"/>
                    </w:rPr>
                    <w:t xml:space="preserve">Issuer authentication flag </w:t>
                  </w:r>
                </w:p>
                <w:p w14:paraId="4C5A041A" w14:textId="77777777" w:rsidR="009356A7" w:rsidRDefault="009356A7" w:rsidP="009356A7">
                  <w:pPr>
                    <w:pStyle w:val="BodyText2"/>
                    <w:rPr>
                      <w:color w:val="auto"/>
                    </w:rPr>
                  </w:pPr>
                  <w:r>
                    <w:rPr>
                      <w:color w:val="auto"/>
                    </w:rPr>
                    <w:t>Valid values are as follows:</w:t>
                  </w:r>
                </w:p>
                <w:p w14:paraId="345C2A4B" w14:textId="77777777" w:rsidR="009356A7" w:rsidRDefault="009356A7" w:rsidP="009356A7">
                  <w:pPr>
                    <w:pStyle w:val="BodyText2"/>
                    <w:rPr>
                      <w:color w:val="auto"/>
                    </w:rPr>
                  </w:pPr>
                  <w:r>
                    <w:rPr>
                      <w:color w:val="auto"/>
                    </w:rPr>
                    <w:t>0 = Issuer authentication was successful</w:t>
                  </w:r>
                </w:p>
                <w:p w14:paraId="4ECF58B6" w14:textId="77777777" w:rsidR="009356A7" w:rsidRDefault="009356A7" w:rsidP="009356A7">
                  <w:pPr>
                    <w:pStyle w:val="BodyText2"/>
                    <w:rPr>
                      <w:color w:val="auto"/>
                    </w:rPr>
                  </w:pPr>
                  <w:r>
                    <w:rPr>
                      <w:color w:val="auto"/>
                    </w:rPr>
                    <w:t>1 = Issuer authentication was unsuccessful</w:t>
                  </w:r>
                </w:p>
                <w:p w14:paraId="038B1351" w14:textId="77777777" w:rsidR="009356A7" w:rsidRPr="001247B9" w:rsidRDefault="009356A7" w:rsidP="009356A7">
                  <w:pPr>
                    <w:pStyle w:val="BodyText2"/>
                    <w:ind w:left="720" w:hanging="720"/>
                    <w:rPr>
                      <w:b/>
                      <w:color w:val="auto"/>
                    </w:rPr>
                  </w:pPr>
                </w:p>
              </w:tc>
            </w:tr>
            <w:tr w:rsidR="009356A7" w14:paraId="057E2F51" w14:textId="77777777" w:rsidTr="002969D9">
              <w:tc>
                <w:tcPr>
                  <w:tcW w:w="615" w:type="dxa"/>
                </w:tcPr>
                <w:p w14:paraId="42779804" w14:textId="77777777" w:rsidR="009356A7" w:rsidRDefault="009356A7" w:rsidP="009356A7">
                  <w:pPr>
                    <w:pStyle w:val="BodyText2"/>
                    <w:spacing w:line="240" w:lineRule="auto"/>
                    <w:jc w:val="center"/>
                    <w:rPr>
                      <w:color w:val="auto"/>
                    </w:rPr>
                  </w:pPr>
                  <w:r>
                    <w:rPr>
                      <w:color w:val="auto"/>
                    </w:rPr>
                    <w:t>2</w:t>
                  </w:r>
                </w:p>
              </w:tc>
              <w:tc>
                <w:tcPr>
                  <w:tcW w:w="6272" w:type="dxa"/>
                </w:tcPr>
                <w:p w14:paraId="010FAED1" w14:textId="77777777" w:rsidR="009356A7" w:rsidRDefault="009356A7" w:rsidP="009356A7">
                  <w:pPr>
                    <w:pStyle w:val="BodyText2"/>
                    <w:spacing w:line="240" w:lineRule="auto"/>
                    <w:rPr>
                      <w:color w:val="auto"/>
                    </w:rPr>
                  </w:pPr>
                  <w:r w:rsidRPr="001247B9">
                    <w:rPr>
                      <w:b/>
                      <w:color w:val="auto"/>
                    </w:rPr>
                    <w:t>Script processing before final GENERATE AC command</w:t>
                  </w:r>
                  <w:r>
                    <w:rPr>
                      <w:b/>
                      <w:color w:val="auto"/>
                    </w:rPr>
                    <w:t xml:space="preserve"> </w:t>
                  </w:r>
                  <w:r w:rsidRPr="001247B9">
                    <w:rPr>
                      <w:b/>
                      <w:color w:val="auto"/>
                    </w:rPr>
                    <w:t>flag</w:t>
                  </w:r>
                  <w:r>
                    <w:rPr>
                      <w:color w:val="auto"/>
                    </w:rPr>
                    <w:t xml:space="preserve">. </w:t>
                  </w:r>
                </w:p>
                <w:p w14:paraId="51B247D7" w14:textId="77777777" w:rsidR="009356A7" w:rsidRDefault="009356A7" w:rsidP="00F37804">
                  <w:pPr>
                    <w:pStyle w:val="BodyText2"/>
                    <w:spacing w:line="240" w:lineRule="auto"/>
                    <w:ind w:left="720" w:hanging="720"/>
                    <w:rPr>
                      <w:color w:val="auto"/>
                    </w:rPr>
                  </w:pPr>
                  <w:r>
                    <w:rPr>
                      <w:color w:val="auto"/>
                    </w:rPr>
                    <w:t>Valid values are as follows:</w:t>
                  </w:r>
                </w:p>
                <w:p w14:paraId="3F7ADAA0" w14:textId="77777777" w:rsidR="009356A7" w:rsidRDefault="009356A7" w:rsidP="009356A7">
                  <w:pPr>
                    <w:pStyle w:val="BodyText2"/>
                    <w:spacing w:line="240" w:lineRule="auto"/>
                    <w:ind w:left="432" w:hanging="432"/>
                    <w:rPr>
                      <w:color w:val="auto"/>
                    </w:rPr>
                  </w:pPr>
                  <w:r>
                    <w:rPr>
                      <w:color w:val="auto"/>
                    </w:rPr>
                    <w:t>0 = Script processing did not fail before final GENERATE AC command</w:t>
                  </w:r>
                </w:p>
                <w:p w14:paraId="6721F10F" w14:textId="77777777" w:rsidR="009356A7" w:rsidRDefault="009356A7" w:rsidP="009356A7">
                  <w:pPr>
                    <w:pStyle w:val="BodyText2"/>
                    <w:spacing w:line="240" w:lineRule="auto"/>
                    <w:ind w:left="432" w:hanging="432"/>
                    <w:rPr>
                      <w:color w:val="auto"/>
                    </w:rPr>
                  </w:pPr>
                  <w:r>
                    <w:rPr>
                      <w:color w:val="auto"/>
                    </w:rPr>
                    <w:t>1 = Script processing failed before final GENERATE AC command</w:t>
                  </w:r>
                </w:p>
                <w:p w14:paraId="1C29AA7D" w14:textId="77777777" w:rsidR="009356A7" w:rsidRPr="001247B9" w:rsidRDefault="009356A7" w:rsidP="009356A7">
                  <w:pPr>
                    <w:pStyle w:val="BodyText2"/>
                    <w:spacing w:line="240" w:lineRule="auto"/>
                    <w:rPr>
                      <w:b/>
                      <w:color w:val="auto"/>
                    </w:rPr>
                  </w:pPr>
                </w:p>
              </w:tc>
            </w:tr>
            <w:tr w:rsidR="009356A7" w14:paraId="27BF1568" w14:textId="77777777" w:rsidTr="002969D9">
              <w:tc>
                <w:tcPr>
                  <w:tcW w:w="615" w:type="dxa"/>
                </w:tcPr>
                <w:p w14:paraId="54E9E8DA" w14:textId="77777777" w:rsidR="009356A7" w:rsidRDefault="009356A7" w:rsidP="009356A7">
                  <w:pPr>
                    <w:pStyle w:val="BodyText2"/>
                    <w:spacing w:line="240" w:lineRule="auto"/>
                    <w:jc w:val="center"/>
                    <w:rPr>
                      <w:color w:val="auto"/>
                    </w:rPr>
                  </w:pPr>
                  <w:r>
                    <w:rPr>
                      <w:color w:val="auto"/>
                    </w:rPr>
                    <w:t>3</w:t>
                  </w:r>
                </w:p>
              </w:tc>
              <w:tc>
                <w:tcPr>
                  <w:tcW w:w="6272" w:type="dxa"/>
                </w:tcPr>
                <w:p w14:paraId="2C96D667" w14:textId="77777777" w:rsidR="009356A7" w:rsidRPr="001247B9" w:rsidRDefault="009356A7" w:rsidP="009356A7">
                  <w:pPr>
                    <w:pStyle w:val="BodyText2"/>
                    <w:ind w:left="720" w:hanging="720"/>
                    <w:rPr>
                      <w:b/>
                      <w:color w:val="auto"/>
                    </w:rPr>
                  </w:pPr>
                  <w:r w:rsidRPr="001247B9">
                    <w:rPr>
                      <w:b/>
                      <w:color w:val="auto"/>
                    </w:rPr>
                    <w:t xml:space="preserve">Script processing after final GENERATE AC command flag. </w:t>
                  </w:r>
                </w:p>
                <w:p w14:paraId="31ABF3C7" w14:textId="77777777" w:rsidR="009356A7" w:rsidRDefault="009356A7" w:rsidP="009356A7">
                  <w:pPr>
                    <w:pStyle w:val="BodyText2"/>
                    <w:ind w:left="720" w:hanging="720"/>
                    <w:rPr>
                      <w:color w:val="auto"/>
                    </w:rPr>
                  </w:pPr>
                  <w:r>
                    <w:rPr>
                      <w:color w:val="auto"/>
                    </w:rPr>
                    <w:t>Valid values are as follows:</w:t>
                  </w:r>
                </w:p>
                <w:p w14:paraId="2CB3E246" w14:textId="77777777" w:rsidR="009356A7" w:rsidRDefault="009356A7" w:rsidP="009356A7">
                  <w:pPr>
                    <w:pStyle w:val="BodyText2"/>
                    <w:ind w:left="432" w:hanging="432"/>
                    <w:rPr>
                      <w:color w:val="auto"/>
                    </w:rPr>
                  </w:pPr>
                  <w:r>
                    <w:rPr>
                      <w:color w:val="auto"/>
                    </w:rPr>
                    <w:t>0 = Script processing did not fail after final GENERATE AC command</w:t>
                  </w:r>
                </w:p>
                <w:p w14:paraId="0BFC6E20" w14:textId="77777777" w:rsidR="009356A7" w:rsidRDefault="009356A7" w:rsidP="009356A7">
                  <w:pPr>
                    <w:pStyle w:val="BodyText2"/>
                    <w:rPr>
                      <w:color w:val="auto"/>
                    </w:rPr>
                  </w:pPr>
                  <w:r>
                    <w:rPr>
                      <w:color w:val="auto"/>
                    </w:rPr>
                    <w:t>1 = Script processing failed after final GENERATE AC command</w:t>
                  </w:r>
                </w:p>
                <w:p w14:paraId="6E197B2B" w14:textId="77777777" w:rsidR="00F37804" w:rsidRDefault="00F37804" w:rsidP="009356A7">
                  <w:pPr>
                    <w:pStyle w:val="BodyText2"/>
                    <w:rPr>
                      <w:color w:val="auto"/>
                    </w:rPr>
                  </w:pPr>
                </w:p>
                <w:p w14:paraId="62970DA4" w14:textId="77777777" w:rsidR="009356A7" w:rsidRDefault="009356A7" w:rsidP="00F37804">
                  <w:pPr>
                    <w:pStyle w:val="BodyText2"/>
                    <w:rPr>
                      <w:b/>
                      <w:color w:val="auto"/>
                    </w:rPr>
                  </w:pPr>
                  <w:r w:rsidRPr="001247B9">
                    <w:rPr>
                      <w:b/>
                      <w:color w:val="auto"/>
                    </w:rPr>
                    <w:t>EMV Tag: 95</w:t>
                  </w:r>
                </w:p>
                <w:p w14:paraId="57F33181" w14:textId="77777777" w:rsidR="002969D9" w:rsidRPr="001247B9" w:rsidRDefault="002969D9" w:rsidP="00F37804">
                  <w:pPr>
                    <w:pStyle w:val="BodyText2"/>
                    <w:rPr>
                      <w:b/>
                      <w:color w:val="auto"/>
                    </w:rPr>
                  </w:pPr>
                </w:p>
              </w:tc>
            </w:tr>
          </w:tbl>
          <w:p w14:paraId="68A4EDB4" w14:textId="77777777" w:rsidR="009356A7" w:rsidRPr="009A1B80" w:rsidRDefault="009356A7" w:rsidP="009A1B80">
            <w:pPr>
              <w:pStyle w:val="BodyText2"/>
              <w:rPr>
                <w:bCs/>
                <w:color w:val="auto"/>
              </w:rPr>
            </w:pPr>
          </w:p>
        </w:tc>
      </w:tr>
      <w:tr w:rsidR="009356A7" w14:paraId="3081AA98" w14:textId="77777777" w:rsidTr="000A32DB">
        <w:tc>
          <w:tcPr>
            <w:tcW w:w="1183" w:type="dxa"/>
          </w:tcPr>
          <w:p w14:paraId="22283BAB" w14:textId="77777777" w:rsidR="009356A7" w:rsidRDefault="009356A7" w:rsidP="00BF3D72">
            <w:pPr>
              <w:pStyle w:val="BodyText2"/>
              <w:jc w:val="center"/>
              <w:rPr>
                <w:color w:val="auto"/>
              </w:rPr>
            </w:pPr>
            <w:r>
              <w:rPr>
                <w:color w:val="auto"/>
              </w:rPr>
              <w:lastRenderedPageBreak/>
              <w:t>56–57</w:t>
            </w:r>
          </w:p>
        </w:tc>
        <w:tc>
          <w:tcPr>
            <w:tcW w:w="1059" w:type="dxa"/>
          </w:tcPr>
          <w:p w14:paraId="7C85C837" w14:textId="77777777" w:rsidR="009356A7" w:rsidRDefault="009356A7" w:rsidP="00BF3D72">
            <w:pPr>
              <w:pStyle w:val="BodyText2"/>
              <w:jc w:val="center"/>
              <w:rPr>
                <w:color w:val="auto"/>
              </w:rPr>
            </w:pPr>
            <w:r>
              <w:rPr>
                <w:color w:val="auto"/>
              </w:rPr>
              <w:t>2</w:t>
            </w:r>
          </w:p>
        </w:tc>
        <w:tc>
          <w:tcPr>
            <w:tcW w:w="7113" w:type="dxa"/>
          </w:tcPr>
          <w:p w14:paraId="335ECF8E" w14:textId="77777777" w:rsidR="009356A7" w:rsidRDefault="009356A7" w:rsidP="00C02739">
            <w:pPr>
              <w:pStyle w:val="BodyText2"/>
              <w:spacing w:after="120"/>
              <w:rPr>
                <w:color w:val="auto"/>
              </w:rPr>
            </w:pPr>
            <w:r w:rsidRPr="001247B9">
              <w:rPr>
                <w:b/>
                <w:color w:val="auto"/>
              </w:rPr>
              <w:t>Cryptogram Transaction Type</w:t>
            </w:r>
          </w:p>
          <w:p w14:paraId="574D51E0" w14:textId="77777777" w:rsidR="009356A7" w:rsidRDefault="009356A7" w:rsidP="009356A7">
            <w:pPr>
              <w:pStyle w:val="BodyText2"/>
              <w:rPr>
                <w:color w:val="auto"/>
              </w:rPr>
            </w:pPr>
            <w:r>
              <w:rPr>
                <w:color w:val="auto"/>
              </w:rPr>
              <w:t>A code indicating the type of financial transaction, represented by the first two digits of the processing code from the 1987 ISO 8583 standard, Bank Card Originated Messages—Interchange Message Specifications—Content for Financial Transactions. The following is a mapping of the supported transactions:</w:t>
            </w:r>
          </w:p>
          <w:p w14:paraId="4C4AEFAB" w14:textId="77777777" w:rsidR="009356A7" w:rsidRDefault="009356A7" w:rsidP="009356A7">
            <w:pPr>
              <w:pStyle w:val="BodyText2"/>
              <w:rPr>
                <w:color w:val="auto"/>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443"/>
              <w:gridCol w:w="3444"/>
            </w:tblGrid>
            <w:tr w:rsidR="009356A7" w14:paraId="1E317C4B" w14:textId="77777777" w:rsidTr="00C02739">
              <w:tc>
                <w:tcPr>
                  <w:tcW w:w="3443" w:type="dxa"/>
                </w:tcPr>
                <w:p w14:paraId="71D93F2C" w14:textId="77777777" w:rsidR="009356A7" w:rsidRDefault="009356A7" w:rsidP="009356A7">
                  <w:pPr>
                    <w:pStyle w:val="BodyText2"/>
                    <w:rPr>
                      <w:color w:val="auto"/>
                    </w:rPr>
                  </w:pPr>
                  <w:r w:rsidRPr="00AA14F9">
                    <w:rPr>
                      <w:b/>
                      <w:bCs/>
                      <w:color w:val="auto"/>
                    </w:rPr>
                    <w:lastRenderedPageBreak/>
                    <w:t xml:space="preserve">POS </w:t>
                  </w:r>
                  <w:r w:rsidRPr="0043669F">
                    <w:rPr>
                      <w:b/>
                      <w:bCs/>
                      <w:color w:val="auto"/>
                    </w:rPr>
                    <w:t>Device</w:t>
                  </w:r>
                  <w:r w:rsidRPr="00AA14F9">
                    <w:rPr>
                      <w:b/>
                      <w:bCs/>
                      <w:color w:val="auto"/>
                    </w:rPr>
                    <w:t xml:space="preserve"> Transaction Code</w:t>
                  </w:r>
                </w:p>
              </w:tc>
              <w:tc>
                <w:tcPr>
                  <w:tcW w:w="3444" w:type="dxa"/>
                </w:tcPr>
                <w:p w14:paraId="365962D6" w14:textId="77777777" w:rsidR="009356A7" w:rsidRDefault="009356A7" w:rsidP="009356A7">
                  <w:pPr>
                    <w:pStyle w:val="BodyText2"/>
                    <w:rPr>
                      <w:color w:val="auto"/>
                    </w:rPr>
                  </w:pPr>
                  <w:r w:rsidRPr="00AA14F9">
                    <w:rPr>
                      <w:b/>
                      <w:bCs/>
                      <w:color w:val="auto"/>
                    </w:rPr>
                    <w:t xml:space="preserve">ISO </w:t>
                  </w:r>
                  <w:r w:rsidRPr="0043669F">
                    <w:rPr>
                      <w:b/>
                      <w:bCs/>
                      <w:color w:val="auto"/>
                    </w:rPr>
                    <w:t>Equivalent</w:t>
                  </w:r>
                </w:p>
              </w:tc>
            </w:tr>
            <w:tr w:rsidR="009356A7" w14:paraId="1A596672" w14:textId="77777777" w:rsidTr="00C02739">
              <w:tc>
                <w:tcPr>
                  <w:tcW w:w="3443" w:type="dxa"/>
                </w:tcPr>
                <w:p w14:paraId="6B7A06D6" w14:textId="77777777" w:rsidR="009356A7" w:rsidRDefault="009356A7" w:rsidP="009356A7">
                  <w:pPr>
                    <w:pStyle w:val="BodyText2"/>
                    <w:rPr>
                      <w:color w:val="auto"/>
                    </w:rPr>
                  </w:pPr>
                  <w:r>
                    <w:rPr>
                      <w:color w:val="auto"/>
                    </w:rPr>
                    <w:t>00 Normal purchase</w:t>
                  </w:r>
                </w:p>
              </w:tc>
              <w:tc>
                <w:tcPr>
                  <w:tcW w:w="3444" w:type="dxa"/>
                </w:tcPr>
                <w:p w14:paraId="4365256C" w14:textId="77777777" w:rsidR="009356A7" w:rsidRDefault="009356A7" w:rsidP="009356A7">
                  <w:pPr>
                    <w:pStyle w:val="BodyText2"/>
                    <w:rPr>
                      <w:color w:val="auto"/>
                    </w:rPr>
                  </w:pPr>
                  <w:r>
                    <w:rPr>
                      <w:color w:val="auto"/>
                    </w:rPr>
                    <w:t>00 Goods and services</w:t>
                  </w:r>
                </w:p>
              </w:tc>
            </w:tr>
            <w:tr w:rsidR="009356A7" w14:paraId="62DA60EB" w14:textId="77777777" w:rsidTr="00C02739">
              <w:tc>
                <w:tcPr>
                  <w:tcW w:w="3443" w:type="dxa"/>
                </w:tcPr>
                <w:p w14:paraId="72BBDE74" w14:textId="77777777" w:rsidR="009356A7" w:rsidRDefault="009356A7" w:rsidP="009356A7">
                  <w:pPr>
                    <w:pStyle w:val="BodyText2"/>
                    <w:rPr>
                      <w:color w:val="auto"/>
                    </w:rPr>
                  </w:pPr>
                  <w:r>
                    <w:rPr>
                      <w:color w:val="auto"/>
                    </w:rPr>
                    <w:t>01 Preauthorization purchase*</w:t>
                  </w:r>
                </w:p>
              </w:tc>
              <w:tc>
                <w:tcPr>
                  <w:tcW w:w="3444" w:type="dxa"/>
                </w:tcPr>
                <w:p w14:paraId="2C520D71" w14:textId="77777777" w:rsidR="009356A7" w:rsidRDefault="009356A7" w:rsidP="009356A7">
                  <w:pPr>
                    <w:pStyle w:val="BodyText2"/>
                    <w:rPr>
                      <w:color w:val="auto"/>
                    </w:rPr>
                  </w:pPr>
                  <w:r>
                    <w:rPr>
                      <w:color w:val="auto"/>
                    </w:rPr>
                    <w:t>00 Goods and services</w:t>
                  </w:r>
                </w:p>
              </w:tc>
            </w:tr>
            <w:tr w:rsidR="009356A7" w14:paraId="0DAE0BEA" w14:textId="77777777" w:rsidTr="00C02739">
              <w:tc>
                <w:tcPr>
                  <w:tcW w:w="3443" w:type="dxa"/>
                </w:tcPr>
                <w:p w14:paraId="6EC51267" w14:textId="77777777" w:rsidR="009356A7" w:rsidRDefault="009356A7" w:rsidP="009356A7">
                  <w:pPr>
                    <w:pStyle w:val="BodyText2"/>
                    <w:ind w:left="288" w:hanging="288"/>
                    <w:rPr>
                      <w:color w:val="auto"/>
                    </w:rPr>
                  </w:pPr>
                  <w:r>
                    <w:rPr>
                      <w:color w:val="auto"/>
                    </w:rPr>
                    <w:t>02 Preauthorization purchase     completion*</w:t>
                  </w:r>
                </w:p>
              </w:tc>
              <w:tc>
                <w:tcPr>
                  <w:tcW w:w="3444" w:type="dxa"/>
                </w:tcPr>
                <w:p w14:paraId="195FDD00" w14:textId="77777777" w:rsidR="009356A7" w:rsidRDefault="009356A7" w:rsidP="009356A7">
                  <w:pPr>
                    <w:pStyle w:val="BodyText2"/>
                    <w:rPr>
                      <w:color w:val="auto"/>
                    </w:rPr>
                  </w:pPr>
                  <w:r>
                    <w:rPr>
                      <w:color w:val="auto"/>
                    </w:rPr>
                    <w:t>00 Goods and services</w:t>
                  </w:r>
                </w:p>
              </w:tc>
            </w:tr>
            <w:tr w:rsidR="009356A7" w14:paraId="7FC903C0" w14:textId="77777777" w:rsidTr="00C02739">
              <w:tc>
                <w:tcPr>
                  <w:tcW w:w="3443" w:type="dxa"/>
                </w:tcPr>
                <w:p w14:paraId="690BCB59" w14:textId="77777777" w:rsidR="009356A7" w:rsidRDefault="009356A7" w:rsidP="009356A7">
                  <w:pPr>
                    <w:pStyle w:val="BodyText2"/>
                    <w:rPr>
                      <w:color w:val="auto"/>
                    </w:rPr>
                  </w:pPr>
                  <w:r>
                    <w:rPr>
                      <w:color w:val="auto"/>
                    </w:rPr>
                    <w:t>03 Mail or phone order</w:t>
                  </w:r>
                </w:p>
              </w:tc>
              <w:tc>
                <w:tcPr>
                  <w:tcW w:w="3444" w:type="dxa"/>
                </w:tcPr>
                <w:p w14:paraId="04851025" w14:textId="77777777" w:rsidR="009356A7" w:rsidRDefault="009356A7" w:rsidP="009356A7">
                  <w:pPr>
                    <w:pStyle w:val="BodyText2"/>
                    <w:rPr>
                      <w:color w:val="auto"/>
                    </w:rPr>
                  </w:pPr>
                  <w:r>
                    <w:rPr>
                      <w:color w:val="auto"/>
                    </w:rPr>
                    <w:t>80 Reserved for private use</w:t>
                  </w:r>
                </w:p>
              </w:tc>
            </w:tr>
            <w:tr w:rsidR="009356A7" w14:paraId="4D0B4FD9" w14:textId="77777777" w:rsidTr="00C02739">
              <w:tc>
                <w:tcPr>
                  <w:tcW w:w="3443" w:type="dxa"/>
                </w:tcPr>
                <w:p w14:paraId="5DA1D250" w14:textId="77777777" w:rsidR="009356A7" w:rsidRDefault="009356A7" w:rsidP="009356A7">
                  <w:pPr>
                    <w:pStyle w:val="BodyText2"/>
                    <w:rPr>
                      <w:color w:val="auto"/>
                    </w:rPr>
                  </w:pPr>
                  <w:r>
                    <w:rPr>
                      <w:color w:val="auto"/>
                    </w:rPr>
                    <w:t>04 Merchandise return</w:t>
                  </w:r>
                </w:p>
              </w:tc>
              <w:tc>
                <w:tcPr>
                  <w:tcW w:w="3444" w:type="dxa"/>
                </w:tcPr>
                <w:p w14:paraId="240E20C1" w14:textId="77777777" w:rsidR="009356A7" w:rsidRDefault="009356A7" w:rsidP="009356A7">
                  <w:pPr>
                    <w:pStyle w:val="BodyText2"/>
                    <w:rPr>
                      <w:color w:val="auto"/>
                    </w:rPr>
                  </w:pPr>
                  <w:r>
                    <w:rPr>
                      <w:color w:val="auto"/>
                    </w:rPr>
                    <w:t>20 Returns</w:t>
                  </w:r>
                </w:p>
              </w:tc>
            </w:tr>
            <w:tr w:rsidR="009356A7" w14:paraId="6A386D8C" w14:textId="77777777" w:rsidTr="00C02739">
              <w:tc>
                <w:tcPr>
                  <w:tcW w:w="3443" w:type="dxa"/>
                </w:tcPr>
                <w:p w14:paraId="46031977" w14:textId="77777777" w:rsidR="009356A7" w:rsidRDefault="009356A7" w:rsidP="009356A7">
                  <w:pPr>
                    <w:pStyle w:val="BodyText2"/>
                    <w:rPr>
                      <w:color w:val="auto"/>
                    </w:rPr>
                  </w:pPr>
                  <w:r>
                    <w:rPr>
                      <w:color w:val="auto"/>
                    </w:rPr>
                    <w:t>05 Cash advance</w:t>
                  </w:r>
                </w:p>
              </w:tc>
              <w:tc>
                <w:tcPr>
                  <w:tcW w:w="3444" w:type="dxa"/>
                </w:tcPr>
                <w:p w14:paraId="7FF4B7B4" w14:textId="77777777" w:rsidR="009356A7" w:rsidRDefault="009356A7" w:rsidP="009356A7">
                  <w:pPr>
                    <w:pStyle w:val="BodyText2"/>
                    <w:rPr>
                      <w:color w:val="auto"/>
                    </w:rPr>
                  </w:pPr>
                  <w:r>
                    <w:rPr>
                      <w:color w:val="auto"/>
                    </w:rPr>
                    <w:t>01 Withdrawal or cash advance</w:t>
                  </w:r>
                </w:p>
              </w:tc>
            </w:tr>
            <w:tr w:rsidR="009356A7" w14:paraId="75E73966" w14:textId="77777777" w:rsidTr="00C02739">
              <w:tc>
                <w:tcPr>
                  <w:tcW w:w="3443" w:type="dxa"/>
                </w:tcPr>
                <w:p w14:paraId="11CF8920" w14:textId="77777777" w:rsidR="009356A7" w:rsidRDefault="009356A7" w:rsidP="009356A7">
                  <w:pPr>
                    <w:pStyle w:val="BodyText2"/>
                    <w:ind w:left="432" w:hanging="432"/>
                    <w:rPr>
                      <w:color w:val="auto"/>
                    </w:rPr>
                  </w:pPr>
                  <w:r>
                    <w:rPr>
                      <w:color w:val="auto"/>
                    </w:rPr>
                    <w:t>08 Purchase with Cash Back disbursement</w:t>
                  </w:r>
                </w:p>
              </w:tc>
              <w:tc>
                <w:tcPr>
                  <w:tcW w:w="3444" w:type="dxa"/>
                </w:tcPr>
                <w:p w14:paraId="61CC4E5D" w14:textId="77777777" w:rsidR="009356A7" w:rsidRDefault="009356A7" w:rsidP="009356A7">
                  <w:pPr>
                    <w:pStyle w:val="BodyText2"/>
                    <w:rPr>
                      <w:color w:val="auto"/>
                    </w:rPr>
                  </w:pPr>
                  <w:r>
                    <w:rPr>
                      <w:color w:val="auto"/>
                    </w:rPr>
                    <w:t>09 Goods and services with cash</w:t>
                  </w:r>
                </w:p>
              </w:tc>
            </w:tr>
            <w:tr w:rsidR="009356A7" w14:paraId="33D75F38" w14:textId="77777777" w:rsidTr="00C02739">
              <w:tc>
                <w:tcPr>
                  <w:tcW w:w="3443" w:type="dxa"/>
                </w:tcPr>
                <w:p w14:paraId="4291E24F" w14:textId="77777777" w:rsidR="009356A7" w:rsidRDefault="009356A7" w:rsidP="009356A7">
                  <w:pPr>
                    <w:pStyle w:val="BodyText2"/>
                    <w:ind w:left="432" w:hanging="432"/>
                    <w:rPr>
                      <w:color w:val="auto"/>
                    </w:rPr>
                  </w:pPr>
                  <w:r>
                    <w:rPr>
                      <w:color w:val="auto"/>
                    </w:rPr>
                    <w:t>11 Purchase adjustment</w:t>
                  </w:r>
                </w:p>
              </w:tc>
              <w:tc>
                <w:tcPr>
                  <w:tcW w:w="3444" w:type="dxa"/>
                </w:tcPr>
                <w:p w14:paraId="71A3CC09" w14:textId="77777777" w:rsidR="009356A7" w:rsidRDefault="009356A7" w:rsidP="009356A7">
                  <w:pPr>
                    <w:pStyle w:val="BodyText2"/>
                    <w:rPr>
                      <w:color w:val="auto"/>
                    </w:rPr>
                  </w:pPr>
                  <w:r>
                    <w:rPr>
                      <w:color w:val="auto"/>
                    </w:rPr>
                    <w:t>22 Credit adjustment</w:t>
                  </w:r>
                </w:p>
              </w:tc>
            </w:tr>
            <w:tr w:rsidR="009356A7" w14:paraId="34E7D686" w14:textId="77777777" w:rsidTr="00C02739">
              <w:tc>
                <w:tcPr>
                  <w:tcW w:w="3443" w:type="dxa"/>
                </w:tcPr>
                <w:p w14:paraId="686CBB30" w14:textId="77777777" w:rsidR="009356A7" w:rsidRDefault="009356A7" w:rsidP="009356A7">
                  <w:pPr>
                    <w:pStyle w:val="BodyText2"/>
                    <w:ind w:left="432" w:hanging="432"/>
                    <w:rPr>
                      <w:color w:val="auto"/>
                    </w:rPr>
                  </w:pPr>
                  <w:r>
                    <w:rPr>
                      <w:color w:val="auto"/>
                    </w:rPr>
                    <w:t>12 Merchandise return adjustment</w:t>
                  </w:r>
                </w:p>
              </w:tc>
              <w:tc>
                <w:tcPr>
                  <w:tcW w:w="3444" w:type="dxa"/>
                </w:tcPr>
                <w:p w14:paraId="2E560418" w14:textId="77777777" w:rsidR="009356A7" w:rsidRDefault="009356A7" w:rsidP="009356A7">
                  <w:pPr>
                    <w:pStyle w:val="BodyText2"/>
                    <w:rPr>
                      <w:color w:val="auto"/>
                    </w:rPr>
                  </w:pPr>
                  <w:r>
                    <w:rPr>
                      <w:color w:val="auto"/>
                    </w:rPr>
                    <w:t>02 Debit adjustment</w:t>
                  </w:r>
                </w:p>
              </w:tc>
            </w:tr>
            <w:tr w:rsidR="009356A7" w14:paraId="04E66901" w14:textId="77777777" w:rsidTr="00C02739">
              <w:tc>
                <w:tcPr>
                  <w:tcW w:w="3443" w:type="dxa"/>
                </w:tcPr>
                <w:p w14:paraId="3D1DA94C" w14:textId="77777777" w:rsidR="009356A7" w:rsidRDefault="009356A7" w:rsidP="009356A7">
                  <w:pPr>
                    <w:pStyle w:val="BodyText2"/>
                    <w:ind w:left="432" w:hanging="432"/>
                    <w:rPr>
                      <w:color w:val="auto"/>
                    </w:rPr>
                  </w:pPr>
                  <w:r>
                    <w:rPr>
                      <w:color w:val="auto"/>
                    </w:rPr>
                    <w:t>13 Cash advance adjustment</w:t>
                  </w:r>
                </w:p>
              </w:tc>
              <w:tc>
                <w:tcPr>
                  <w:tcW w:w="3444" w:type="dxa"/>
                </w:tcPr>
                <w:p w14:paraId="35F4A18D" w14:textId="77777777" w:rsidR="009356A7" w:rsidRDefault="009356A7" w:rsidP="009356A7">
                  <w:pPr>
                    <w:pStyle w:val="BodyText2"/>
                    <w:rPr>
                      <w:color w:val="auto"/>
                    </w:rPr>
                  </w:pPr>
                  <w:r>
                    <w:rPr>
                      <w:color w:val="auto"/>
                    </w:rPr>
                    <w:t>14 Reserved for private use</w:t>
                  </w:r>
                </w:p>
              </w:tc>
            </w:tr>
          </w:tbl>
          <w:p w14:paraId="1657097B" w14:textId="77777777" w:rsidR="009356A7" w:rsidRDefault="009356A7" w:rsidP="009356A7">
            <w:pPr>
              <w:pStyle w:val="BodyText2"/>
              <w:rPr>
                <w:color w:val="auto"/>
              </w:rPr>
            </w:pPr>
          </w:p>
          <w:p w14:paraId="24137D6A" w14:textId="77777777" w:rsidR="009356A7" w:rsidRPr="001247B9" w:rsidRDefault="009356A7" w:rsidP="009356A7">
            <w:pPr>
              <w:pStyle w:val="BodyText2"/>
              <w:rPr>
                <w:b/>
                <w:color w:val="auto"/>
              </w:rPr>
            </w:pPr>
            <w:r w:rsidRPr="001247B9">
              <w:rPr>
                <w:b/>
                <w:color w:val="auto"/>
              </w:rPr>
              <w:t>EMV Tag: 9C</w:t>
            </w:r>
          </w:p>
          <w:p w14:paraId="1ABF1B29" w14:textId="77777777" w:rsidR="009356A7" w:rsidRPr="00291483" w:rsidRDefault="009356A7" w:rsidP="00D20925">
            <w:pPr>
              <w:pStyle w:val="BodyText2"/>
              <w:rPr>
                <w:b/>
                <w:color w:val="auto"/>
              </w:rPr>
            </w:pPr>
          </w:p>
        </w:tc>
      </w:tr>
      <w:tr w:rsidR="009A1B80" w14:paraId="1D6EC87B" w14:textId="77777777" w:rsidTr="000A32DB">
        <w:tc>
          <w:tcPr>
            <w:tcW w:w="1183" w:type="dxa"/>
          </w:tcPr>
          <w:p w14:paraId="797A539F" w14:textId="77777777" w:rsidR="009A1B80" w:rsidRDefault="000F020E" w:rsidP="00BF3D72">
            <w:pPr>
              <w:pStyle w:val="BodyText2"/>
              <w:jc w:val="center"/>
              <w:rPr>
                <w:color w:val="auto"/>
              </w:rPr>
            </w:pPr>
            <w:r>
              <w:rPr>
                <w:color w:val="auto"/>
              </w:rPr>
              <w:lastRenderedPageBreak/>
              <w:t>58–60</w:t>
            </w:r>
          </w:p>
        </w:tc>
        <w:tc>
          <w:tcPr>
            <w:tcW w:w="1059" w:type="dxa"/>
          </w:tcPr>
          <w:p w14:paraId="64E6E2C3" w14:textId="77777777" w:rsidR="009A1B80" w:rsidRDefault="000F020E" w:rsidP="00BF3D72">
            <w:pPr>
              <w:pStyle w:val="BodyText2"/>
              <w:jc w:val="center"/>
              <w:rPr>
                <w:color w:val="auto"/>
              </w:rPr>
            </w:pPr>
            <w:r>
              <w:rPr>
                <w:color w:val="auto"/>
              </w:rPr>
              <w:t>3</w:t>
            </w:r>
          </w:p>
        </w:tc>
        <w:tc>
          <w:tcPr>
            <w:tcW w:w="7113" w:type="dxa"/>
          </w:tcPr>
          <w:p w14:paraId="0896312E" w14:textId="77777777" w:rsidR="000F020E" w:rsidRPr="001247B9" w:rsidRDefault="000F020E" w:rsidP="00C02739">
            <w:pPr>
              <w:pStyle w:val="BodyText2"/>
              <w:keepNext/>
              <w:spacing w:after="120"/>
              <w:rPr>
                <w:b/>
                <w:color w:val="auto"/>
              </w:rPr>
            </w:pPr>
            <w:r w:rsidRPr="001247B9">
              <w:rPr>
                <w:b/>
                <w:color w:val="auto"/>
              </w:rPr>
              <w:t>Cryptogram Currency Code</w:t>
            </w:r>
          </w:p>
          <w:p w14:paraId="04E95921" w14:textId="77777777" w:rsidR="000F020E" w:rsidRDefault="000F020E" w:rsidP="000F020E">
            <w:pPr>
              <w:pStyle w:val="BodyText2"/>
              <w:rPr>
                <w:color w:val="auto"/>
              </w:rPr>
            </w:pPr>
            <w:r>
              <w:rPr>
                <w:color w:val="auto"/>
              </w:rPr>
              <w:t>A code indicating the currency used for the transaction amount in the Cryptogram Amount field.</w:t>
            </w:r>
          </w:p>
          <w:p w14:paraId="070CE8EF" w14:textId="77777777" w:rsidR="002969D9" w:rsidRDefault="002969D9" w:rsidP="000F020E">
            <w:pPr>
              <w:pStyle w:val="BodyText2"/>
              <w:rPr>
                <w:color w:val="auto"/>
              </w:rPr>
            </w:pPr>
          </w:p>
          <w:p w14:paraId="1550D72B" w14:textId="77777777" w:rsidR="000F020E" w:rsidRPr="001247B9" w:rsidRDefault="000F020E" w:rsidP="000F020E">
            <w:pPr>
              <w:pStyle w:val="BodyText2"/>
              <w:rPr>
                <w:b/>
                <w:color w:val="auto"/>
              </w:rPr>
            </w:pPr>
            <w:r w:rsidRPr="001247B9">
              <w:rPr>
                <w:b/>
                <w:color w:val="auto"/>
              </w:rPr>
              <w:t>EMV Tag: 5F2A</w:t>
            </w:r>
          </w:p>
          <w:p w14:paraId="595B44E4" w14:textId="77777777" w:rsidR="009A1B80" w:rsidRPr="00291483" w:rsidRDefault="009A1B80" w:rsidP="00D20925">
            <w:pPr>
              <w:pStyle w:val="BodyText2"/>
              <w:rPr>
                <w:b/>
                <w:color w:val="auto"/>
              </w:rPr>
            </w:pPr>
          </w:p>
        </w:tc>
      </w:tr>
      <w:tr w:rsidR="000F020E" w14:paraId="056D9F36" w14:textId="77777777" w:rsidTr="000A32DB">
        <w:tc>
          <w:tcPr>
            <w:tcW w:w="1183" w:type="dxa"/>
          </w:tcPr>
          <w:p w14:paraId="3E0DCE81" w14:textId="77777777" w:rsidR="000F020E" w:rsidRDefault="000F020E" w:rsidP="00BF3D72">
            <w:pPr>
              <w:pStyle w:val="BodyText2"/>
              <w:jc w:val="center"/>
              <w:rPr>
                <w:color w:val="auto"/>
              </w:rPr>
            </w:pPr>
            <w:r>
              <w:rPr>
                <w:color w:val="auto"/>
              </w:rPr>
              <w:t>61–72</w:t>
            </w:r>
          </w:p>
        </w:tc>
        <w:tc>
          <w:tcPr>
            <w:tcW w:w="1059" w:type="dxa"/>
          </w:tcPr>
          <w:p w14:paraId="32B81111" w14:textId="77777777" w:rsidR="000F020E" w:rsidRDefault="000F020E" w:rsidP="00BF3D72">
            <w:pPr>
              <w:pStyle w:val="BodyText2"/>
              <w:jc w:val="center"/>
              <w:rPr>
                <w:color w:val="auto"/>
              </w:rPr>
            </w:pPr>
            <w:r>
              <w:rPr>
                <w:color w:val="auto"/>
              </w:rPr>
              <w:t>12</w:t>
            </w:r>
          </w:p>
        </w:tc>
        <w:tc>
          <w:tcPr>
            <w:tcW w:w="7113" w:type="dxa"/>
          </w:tcPr>
          <w:p w14:paraId="5A7389B9" w14:textId="77777777" w:rsidR="000F020E" w:rsidRPr="001247B9" w:rsidRDefault="000F020E" w:rsidP="00C02739">
            <w:pPr>
              <w:pStyle w:val="BodyText2"/>
              <w:spacing w:after="120"/>
              <w:rPr>
                <w:b/>
                <w:color w:val="auto"/>
              </w:rPr>
            </w:pPr>
            <w:r w:rsidRPr="001247B9">
              <w:rPr>
                <w:b/>
                <w:color w:val="auto"/>
              </w:rPr>
              <w:t>Cryptogram Amount</w:t>
            </w:r>
          </w:p>
          <w:p w14:paraId="1D77622A" w14:textId="77777777" w:rsidR="000F020E" w:rsidRDefault="000F020E" w:rsidP="000F020E">
            <w:pPr>
              <w:pStyle w:val="BodyText2"/>
              <w:rPr>
                <w:color w:val="auto"/>
              </w:rPr>
            </w:pPr>
            <w:r>
              <w:rPr>
                <w:color w:val="auto"/>
              </w:rPr>
              <w:t xml:space="preserve">The transaction amount used to generate the value in the Authorization Request Cryptogram (ARQC) field. </w:t>
            </w:r>
          </w:p>
          <w:p w14:paraId="07FDA493" w14:textId="77777777" w:rsidR="000F020E" w:rsidRDefault="000F020E" w:rsidP="000F020E">
            <w:pPr>
              <w:pStyle w:val="BodyText2"/>
              <w:keepNext/>
              <w:rPr>
                <w:b/>
                <w:color w:val="auto"/>
              </w:rPr>
            </w:pPr>
            <w:r w:rsidRPr="001247B9">
              <w:rPr>
                <w:b/>
                <w:color w:val="auto"/>
              </w:rPr>
              <w:t>EMV Tag: 9F02</w:t>
            </w:r>
          </w:p>
          <w:p w14:paraId="289F6189" w14:textId="77777777" w:rsidR="000F020E" w:rsidRPr="001247B9" w:rsidRDefault="000F020E" w:rsidP="000F020E">
            <w:pPr>
              <w:pStyle w:val="BodyText2"/>
              <w:keepNext/>
              <w:rPr>
                <w:b/>
                <w:color w:val="auto"/>
              </w:rPr>
            </w:pPr>
          </w:p>
        </w:tc>
      </w:tr>
      <w:tr w:rsidR="000F020E" w14:paraId="6F0376D7" w14:textId="77777777" w:rsidTr="000A32DB">
        <w:tc>
          <w:tcPr>
            <w:tcW w:w="1183" w:type="dxa"/>
          </w:tcPr>
          <w:p w14:paraId="5981974F" w14:textId="77777777" w:rsidR="000F020E" w:rsidRDefault="000F020E" w:rsidP="00BF3D72">
            <w:pPr>
              <w:pStyle w:val="BodyText2"/>
              <w:jc w:val="center"/>
              <w:rPr>
                <w:color w:val="auto"/>
              </w:rPr>
            </w:pPr>
            <w:r>
              <w:rPr>
                <w:color w:val="auto"/>
              </w:rPr>
              <w:t>73–136</w:t>
            </w:r>
          </w:p>
        </w:tc>
        <w:tc>
          <w:tcPr>
            <w:tcW w:w="1059" w:type="dxa"/>
          </w:tcPr>
          <w:p w14:paraId="5B96907B" w14:textId="77777777" w:rsidR="000F020E" w:rsidRDefault="000F020E" w:rsidP="00BF3D72">
            <w:pPr>
              <w:pStyle w:val="BodyText2"/>
              <w:jc w:val="center"/>
              <w:rPr>
                <w:color w:val="auto"/>
              </w:rPr>
            </w:pPr>
            <w:r>
              <w:rPr>
                <w:color w:val="auto"/>
              </w:rPr>
              <w:t>64</w:t>
            </w:r>
          </w:p>
        </w:tc>
        <w:tc>
          <w:tcPr>
            <w:tcW w:w="7113" w:type="dxa"/>
          </w:tcPr>
          <w:p w14:paraId="3A31B645" w14:textId="77777777" w:rsidR="000F020E" w:rsidRPr="001247B9" w:rsidRDefault="000F020E" w:rsidP="00C02739">
            <w:pPr>
              <w:pStyle w:val="BodyText2"/>
              <w:spacing w:after="120"/>
              <w:rPr>
                <w:b/>
                <w:color w:val="auto"/>
              </w:rPr>
            </w:pPr>
            <w:r w:rsidRPr="001247B9">
              <w:rPr>
                <w:b/>
                <w:color w:val="auto"/>
              </w:rPr>
              <w:t>Issuer Application Data</w:t>
            </w:r>
          </w:p>
          <w:p w14:paraId="202A4B03" w14:textId="77777777" w:rsidR="000F020E" w:rsidRDefault="000F020E" w:rsidP="000F020E">
            <w:pPr>
              <w:pStyle w:val="BodyText2"/>
              <w:rPr>
                <w:color w:val="auto"/>
              </w:rPr>
            </w:pPr>
            <w:r>
              <w:rPr>
                <w:color w:val="auto"/>
              </w:rPr>
              <w:t>Contains proprietary issuer application data for transmission to the issuer in an online transaction.</w:t>
            </w:r>
          </w:p>
          <w:p w14:paraId="118C72AE" w14:textId="77777777" w:rsidR="000F020E" w:rsidRDefault="000F020E" w:rsidP="000F020E">
            <w:pPr>
              <w:pStyle w:val="BodyText2"/>
              <w:rPr>
                <w:color w:val="auto"/>
              </w:rPr>
            </w:pPr>
          </w:p>
          <w:p w14:paraId="541846B7" w14:textId="77777777" w:rsidR="000F020E" w:rsidRDefault="000F020E" w:rsidP="000F020E">
            <w:pPr>
              <w:pStyle w:val="BodyText2"/>
              <w:rPr>
                <w:color w:val="auto"/>
              </w:rPr>
            </w:pPr>
            <w:r>
              <w:rPr>
                <w:color w:val="auto"/>
              </w:rPr>
              <w:t>BASE24-pos currently supports multiple definitions for issuer application data. For more information on these fields, refer to the individual card scheme documentation.</w:t>
            </w:r>
          </w:p>
          <w:p w14:paraId="425DBB96" w14:textId="77777777" w:rsidR="000F020E" w:rsidRDefault="000F020E" w:rsidP="000F020E">
            <w:pPr>
              <w:pStyle w:val="BodyText2"/>
              <w:rPr>
                <w:color w:val="auto"/>
              </w:rPr>
            </w:pPr>
          </w:p>
          <w:p w14:paraId="20F252EB" w14:textId="77777777" w:rsidR="000F020E" w:rsidRDefault="000F020E" w:rsidP="000F020E">
            <w:pPr>
              <w:pStyle w:val="BodyText2"/>
              <w:rPr>
                <w:color w:val="auto"/>
              </w:rPr>
            </w:pPr>
            <w:r>
              <w:rPr>
                <w:color w:val="auto"/>
              </w:rPr>
              <w:t>The length of this value is dictated by the data received from the card. The value should not be padded with blanks.</w:t>
            </w:r>
          </w:p>
          <w:p w14:paraId="0B63CAA8" w14:textId="77777777" w:rsidR="00C02739" w:rsidRDefault="00C02739" w:rsidP="000F020E">
            <w:pPr>
              <w:pStyle w:val="BodyText2"/>
              <w:rPr>
                <w:color w:val="auto"/>
              </w:rPr>
            </w:pPr>
          </w:p>
          <w:p w14:paraId="0E6234E0" w14:textId="77777777" w:rsidR="000F020E" w:rsidRDefault="000F020E" w:rsidP="000F020E">
            <w:pPr>
              <w:pStyle w:val="BodyText2"/>
              <w:rPr>
                <w:color w:val="auto"/>
              </w:rPr>
            </w:pPr>
            <w:r w:rsidRPr="001247B9">
              <w:rPr>
                <w:b/>
                <w:color w:val="auto"/>
              </w:rPr>
              <w:t>EMV Tag: 9F10</w:t>
            </w:r>
          </w:p>
          <w:p w14:paraId="68931E6F" w14:textId="77777777" w:rsidR="000F020E" w:rsidRPr="001247B9" w:rsidRDefault="000F020E" w:rsidP="000F020E">
            <w:pPr>
              <w:pStyle w:val="BodyText2"/>
              <w:rPr>
                <w:b/>
                <w:color w:val="auto"/>
              </w:rPr>
            </w:pPr>
          </w:p>
        </w:tc>
      </w:tr>
    </w:tbl>
    <w:p w14:paraId="60D3D310" w14:textId="77777777" w:rsidR="00524273" w:rsidRDefault="00524273" w:rsidP="007A0FFD">
      <w:pPr>
        <w:pStyle w:val="BodyText2"/>
        <w:ind w:left="720"/>
        <w:rPr>
          <w:color w:val="auto"/>
        </w:rPr>
      </w:pPr>
    </w:p>
    <w:p w14:paraId="7235CBD2" w14:textId="38744DA7" w:rsidR="00C21BB6" w:rsidRDefault="00C21BB6" w:rsidP="007A0FFD">
      <w:pPr>
        <w:pStyle w:val="BodyText2"/>
        <w:ind w:left="720"/>
        <w:rPr>
          <w:color w:val="auto"/>
        </w:rPr>
      </w:pPr>
      <w:r>
        <w:rPr>
          <w:color w:val="auto"/>
        </w:rPr>
        <w:t>Note: EMV tags are hexadecimal identifiers for data elements in EMV specifications. They are provided in this SFID description for reference purposes only.</w:t>
      </w:r>
    </w:p>
    <w:p w14:paraId="14D92E34" w14:textId="77777777" w:rsidR="00C21BB6" w:rsidRDefault="00C21BB6" w:rsidP="007A0FFD">
      <w:pPr>
        <w:pStyle w:val="BodyText2"/>
        <w:ind w:left="720"/>
        <w:rPr>
          <w:color w:val="auto"/>
        </w:rPr>
      </w:pPr>
    </w:p>
    <w:p w14:paraId="6ACE3E8E" w14:textId="77777777" w:rsidR="007A0FFD" w:rsidRDefault="007A0FFD" w:rsidP="007A0FFD">
      <w:pPr>
        <w:pStyle w:val="BodyText2"/>
        <w:ind w:left="720"/>
        <w:rPr>
          <w:b/>
          <w:bCs/>
          <w:color w:val="auto"/>
        </w:rPr>
      </w:pPr>
      <w:r>
        <w:rPr>
          <w:b/>
          <w:bCs/>
          <w:color w:val="auto"/>
        </w:rPr>
        <w:t>For use in Host 1 messages only.</w:t>
      </w:r>
    </w:p>
    <w:p w14:paraId="0542BA3C" w14:textId="77777777" w:rsidR="007A0FFD" w:rsidRDefault="007A0FFD" w:rsidP="007A0FFD">
      <w:pPr>
        <w:pStyle w:val="BodyText2"/>
        <w:ind w:left="720"/>
        <w:rPr>
          <w:b/>
          <w:bCs/>
          <w:color w:val="auto"/>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932584" w14:paraId="1F8D6374" w14:textId="77777777" w:rsidTr="00932584">
        <w:tc>
          <w:tcPr>
            <w:tcW w:w="2335" w:type="dxa"/>
          </w:tcPr>
          <w:p w14:paraId="6BEF51F5" w14:textId="77777777" w:rsidR="00932584" w:rsidRDefault="00932584" w:rsidP="00932584">
            <w:pPr>
              <w:spacing w:after="120"/>
              <w:rPr>
                <w:b/>
                <w:snapToGrid w:val="0"/>
              </w:rPr>
            </w:pPr>
            <w:r>
              <w:rPr>
                <w:b/>
                <w:snapToGrid w:val="0"/>
              </w:rPr>
              <w:t>Request</w:t>
            </w:r>
          </w:p>
        </w:tc>
        <w:tc>
          <w:tcPr>
            <w:tcW w:w="7105" w:type="dxa"/>
          </w:tcPr>
          <w:p w14:paraId="57280CC1" w14:textId="77777777" w:rsidR="00932584" w:rsidRDefault="00932584" w:rsidP="00932584">
            <w:pPr>
              <w:pStyle w:val="ListParagraph"/>
              <w:ind w:left="0"/>
            </w:pPr>
            <w:r>
              <w:t>Optional. Variable length of 136 bytes, depending upon the Issuer Application Data field definition used.</w:t>
            </w:r>
          </w:p>
          <w:p w14:paraId="367E1F8E" w14:textId="77777777" w:rsidR="00932584" w:rsidRDefault="00932584" w:rsidP="00932584">
            <w:pPr>
              <w:pStyle w:val="ListParagraph"/>
              <w:ind w:left="0"/>
              <w:rPr>
                <w:b/>
                <w:snapToGrid w:val="0"/>
              </w:rPr>
            </w:pPr>
          </w:p>
        </w:tc>
      </w:tr>
      <w:tr w:rsidR="00932584" w14:paraId="6C2036F6" w14:textId="77777777" w:rsidTr="00932584">
        <w:tc>
          <w:tcPr>
            <w:tcW w:w="2335" w:type="dxa"/>
          </w:tcPr>
          <w:p w14:paraId="0E2D1CF4" w14:textId="77777777" w:rsidR="00932584" w:rsidRDefault="00932584" w:rsidP="00932584">
            <w:pPr>
              <w:spacing w:after="120"/>
              <w:rPr>
                <w:b/>
                <w:snapToGrid w:val="0"/>
              </w:rPr>
            </w:pPr>
            <w:r>
              <w:rPr>
                <w:b/>
                <w:snapToGrid w:val="0"/>
              </w:rPr>
              <w:t>Response</w:t>
            </w:r>
          </w:p>
        </w:tc>
        <w:tc>
          <w:tcPr>
            <w:tcW w:w="7105" w:type="dxa"/>
          </w:tcPr>
          <w:p w14:paraId="73BC7EE0" w14:textId="77777777" w:rsidR="00932584" w:rsidRDefault="00932584" w:rsidP="0093258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pPr>
            <w:r>
              <w:t>Not applicable.</w:t>
            </w:r>
          </w:p>
          <w:p w14:paraId="215C4718" w14:textId="77777777" w:rsidR="00932584" w:rsidRPr="008F0357" w:rsidRDefault="00932584" w:rsidP="0093258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bCs/>
                <w:snapToGrid w:val="0"/>
              </w:rPr>
            </w:pPr>
          </w:p>
        </w:tc>
      </w:tr>
      <w:tr w:rsidR="00932584" w14:paraId="6E0D971A" w14:textId="77777777" w:rsidTr="00932584">
        <w:tc>
          <w:tcPr>
            <w:tcW w:w="2335" w:type="dxa"/>
          </w:tcPr>
          <w:p w14:paraId="2AE97401" w14:textId="77777777" w:rsidR="00932584" w:rsidRDefault="00932584" w:rsidP="00932584">
            <w:pPr>
              <w:spacing w:after="120"/>
              <w:rPr>
                <w:b/>
                <w:snapToGrid w:val="0"/>
              </w:rPr>
            </w:pPr>
            <w:r w:rsidRPr="00FB4BC9">
              <w:rPr>
                <w:rFonts w:cs="Arial"/>
                <w:b/>
                <w:bCs/>
                <w:lang w:val="en-CA"/>
              </w:rPr>
              <w:t>Internal Field</w:t>
            </w:r>
          </w:p>
        </w:tc>
        <w:tc>
          <w:tcPr>
            <w:tcW w:w="7105" w:type="dxa"/>
          </w:tcPr>
          <w:p w14:paraId="59140EEC" w14:textId="77777777" w:rsidR="00932584" w:rsidRDefault="00932584" w:rsidP="00932584">
            <w:pPr>
              <w:rPr>
                <w:rFonts w:cs="Arial"/>
                <w:lang w:val="en-CA"/>
              </w:rPr>
            </w:pPr>
            <w:r w:rsidRPr="005B3F24">
              <w:rPr>
                <w:rFonts w:cs="Arial"/>
                <w:lang w:val="en-CA"/>
              </w:rPr>
              <w:t>EMV Request Data token</w:t>
            </w:r>
          </w:p>
          <w:p w14:paraId="718D554A" w14:textId="77777777" w:rsidR="002969D9" w:rsidRDefault="002969D9" w:rsidP="00932584">
            <w:pPr>
              <w:rPr>
                <w:rFonts w:cs="Arial"/>
                <w:lang w:val="en-CA"/>
              </w:rPr>
            </w:pPr>
          </w:p>
          <w:p w14:paraId="560DE4C1" w14:textId="77777777" w:rsidR="00C02739" w:rsidRDefault="00C02739" w:rsidP="00932584">
            <w:pPr>
              <w:rPr>
                <w:b/>
                <w:snapToGrid w:val="0"/>
              </w:rPr>
            </w:pPr>
          </w:p>
        </w:tc>
      </w:tr>
    </w:tbl>
    <w:p w14:paraId="1A6ABC3B" w14:textId="77777777" w:rsidR="005B3F24" w:rsidRDefault="005B3F24" w:rsidP="00847896">
      <w:pPr>
        <w:pStyle w:val="Heading2"/>
        <w:rPr>
          <w:snapToGrid w:val="0"/>
        </w:rPr>
      </w:pPr>
      <w:bookmarkStart w:id="2680" w:name="_Toc30407734"/>
      <w:bookmarkStart w:id="2681" w:name="_Toc126079297"/>
      <w:r>
        <w:rPr>
          <w:snapToGrid w:val="0"/>
        </w:rPr>
        <w:t>SFID P – EMV Additional Request Data</w:t>
      </w:r>
      <w:bookmarkEnd w:id="2680"/>
      <w:bookmarkEnd w:id="2681"/>
      <w:r>
        <w:rPr>
          <w:snapToGrid w:val="0"/>
        </w:rPr>
        <w:t xml:space="preserve"> </w:t>
      </w:r>
    </w:p>
    <w:p w14:paraId="0BC3D99C" w14:textId="77777777" w:rsidR="00C21BB6" w:rsidRDefault="00C21BB6" w:rsidP="003E6CAD">
      <w:pPr>
        <w:autoSpaceDE w:val="0"/>
        <w:autoSpaceDN w:val="0"/>
        <w:adjustRightInd w:val="0"/>
        <w:ind w:left="720"/>
        <w:rPr>
          <w:snapToGrid w:val="0"/>
        </w:rPr>
      </w:pPr>
      <w:r>
        <w:rPr>
          <w:snapToGrid w:val="0"/>
        </w:rPr>
        <w:t>The EMV Additional Request Data field contains additional EMV transaction data. This subFID This subFID is required for all EMV online/offline requests. The format of this subFID depends upon the value in the Smart Card Scheme field.</w:t>
      </w:r>
    </w:p>
    <w:p w14:paraId="737FF5A8" w14:textId="77777777" w:rsidR="00C21BB6" w:rsidRDefault="00C21BB6" w:rsidP="003E6CAD">
      <w:pPr>
        <w:autoSpaceDE w:val="0"/>
        <w:autoSpaceDN w:val="0"/>
        <w:adjustRightInd w:val="0"/>
        <w:ind w:left="720"/>
        <w:rPr>
          <w:snapToGrid w:val="0"/>
        </w:rPr>
      </w:pPr>
    </w:p>
    <w:p w14:paraId="0F0032E2" w14:textId="77777777" w:rsidR="00C21BB6" w:rsidRDefault="00C21BB6" w:rsidP="003E6CAD">
      <w:pPr>
        <w:autoSpaceDE w:val="0"/>
        <w:autoSpaceDN w:val="0"/>
        <w:adjustRightInd w:val="0"/>
        <w:ind w:left="720"/>
        <w:rPr>
          <w:snapToGrid w:val="0"/>
        </w:rPr>
      </w:pPr>
      <w:r>
        <w:rPr>
          <w:snapToGrid w:val="0"/>
        </w:rPr>
        <w:t>For more information about the EMV data elements, refer to the MasterCard M/Chip or the Visa Smart Debit Credit (VSDC) documentation sets or the EMVCo specification.</w:t>
      </w:r>
    </w:p>
    <w:p w14:paraId="15ACBD87" w14:textId="77777777" w:rsidR="00C21BB6" w:rsidRDefault="00C21BB6" w:rsidP="003E6CAD">
      <w:pPr>
        <w:autoSpaceDE w:val="0"/>
        <w:autoSpaceDN w:val="0"/>
        <w:adjustRightInd w:val="0"/>
        <w:ind w:left="720"/>
        <w:rPr>
          <w:snapToGrid w:val="0"/>
        </w:rPr>
      </w:pPr>
    </w:p>
    <w:p w14:paraId="1EEFAB14" w14:textId="77777777" w:rsidR="00C21BB6" w:rsidRDefault="00C21BB6" w:rsidP="003E6CAD">
      <w:pPr>
        <w:autoSpaceDE w:val="0"/>
        <w:autoSpaceDN w:val="0"/>
        <w:adjustRightInd w:val="0"/>
        <w:ind w:left="720"/>
        <w:rPr>
          <w:snapToGrid w:val="0"/>
        </w:rPr>
      </w:pPr>
      <w:r>
        <w:rPr>
          <w:snapToGrid w:val="0"/>
        </w:rPr>
        <w:t>For terminals supporting the EMV 2000 scheme, the format is as follows:</w:t>
      </w:r>
    </w:p>
    <w:p w14:paraId="6B82D93B" w14:textId="77777777" w:rsidR="00C21BB6" w:rsidRDefault="00C21BB6" w:rsidP="003E6CAD">
      <w:pPr>
        <w:autoSpaceDE w:val="0"/>
        <w:autoSpaceDN w:val="0"/>
        <w:adjustRightInd w:val="0"/>
        <w:ind w:left="720"/>
        <w:rPr>
          <w:snapToGrid w:val="0"/>
        </w:rPr>
      </w:pPr>
    </w:p>
    <w:p w14:paraId="15D4AAC4" w14:textId="77777777" w:rsidR="00C21BB6" w:rsidRDefault="00C21BB6" w:rsidP="003E6CAD">
      <w:pPr>
        <w:autoSpaceDE w:val="0"/>
        <w:autoSpaceDN w:val="0"/>
        <w:adjustRightInd w:val="0"/>
        <w:ind w:left="720"/>
        <w:rPr>
          <w:snapToGrid w:val="0"/>
        </w:rPr>
      </w:pPr>
      <w:r>
        <w:rPr>
          <w:snapToGrid w:val="0"/>
        </w:rPr>
        <w:t xml:space="preserve">Smart Card Scheme </w:t>
      </w:r>
      <w:r>
        <w:rPr>
          <w:snapToGrid w:val="0"/>
        </w:rPr>
        <w:tab/>
      </w:r>
      <w:r>
        <w:rPr>
          <w:snapToGrid w:val="0"/>
        </w:rPr>
        <w:tab/>
      </w:r>
      <w:r>
        <w:rPr>
          <w:snapToGrid w:val="0"/>
        </w:rPr>
        <w:tab/>
      </w:r>
      <w:r>
        <w:rPr>
          <w:snapToGrid w:val="0"/>
        </w:rPr>
        <w:tab/>
        <w:t>PIC 9(2)</w:t>
      </w:r>
    </w:p>
    <w:p w14:paraId="1AA7DE46" w14:textId="77777777" w:rsidR="00C21BB6" w:rsidRDefault="00C21BB6" w:rsidP="003E6CAD">
      <w:pPr>
        <w:autoSpaceDE w:val="0"/>
        <w:autoSpaceDN w:val="0"/>
        <w:adjustRightInd w:val="0"/>
        <w:ind w:left="720"/>
        <w:rPr>
          <w:snapToGrid w:val="0"/>
        </w:rPr>
      </w:pPr>
      <w:r>
        <w:rPr>
          <w:snapToGrid w:val="0"/>
        </w:rPr>
        <w:t xml:space="preserve">Application PAN Sequence Number </w:t>
      </w:r>
      <w:r>
        <w:rPr>
          <w:snapToGrid w:val="0"/>
        </w:rPr>
        <w:tab/>
      </w:r>
      <w:r>
        <w:rPr>
          <w:snapToGrid w:val="0"/>
        </w:rPr>
        <w:tab/>
        <w:t>PIC 9(2)</w:t>
      </w:r>
    </w:p>
    <w:p w14:paraId="3506D854" w14:textId="77777777" w:rsidR="00C21BB6" w:rsidRDefault="00C21BB6" w:rsidP="003E6CAD">
      <w:pPr>
        <w:autoSpaceDE w:val="0"/>
        <w:autoSpaceDN w:val="0"/>
        <w:adjustRightInd w:val="0"/>
        <w:ind w:left="720"/>
        <w:rPr>
          <w:snapToGrid w:val="0"/>
        </w:rPr>
      </w:pPr>
      <w:r>
        <w:rPr>
          <w:snapToGrid w:val="0"/>
        </w:rPr>
        <w:t xml:space="preserve">EMV Terminal Type </w:t>
      </w:r>
      <w:r>
        <w:rPr>
          <w:snapToGrid w:val="0"/>
        </w:rPr>
        <w:tab/>
      </w:r>
      <w:r>
        <w:rPr>
          <w:snapToGrid w:val="0"/>
        </w:rPr>
        <w:tab/>
      </w:r>
      <w:r>
        <w:rPr>
          <w:snapToGrid w:val="0"/>
        </w:rPr>
        <w:tab/>
      </w:r>
      <w:r>
        <w:rPr>
          <w:snapToGrid w:val="0"/>
        </w:rPr>
        <w:tab/>
        <w:t>PIC 9(2)</w:t>
      </w:r>
    </w:p>
    <w:p w14:paraId="62A5F17E" w14:textId="77777777" w:rsidR="00C21BB6" w:rsidRDefault="00C21BB6" w:rsidP="003E6CAD">
      <w:pPr>
        <w:autoSpaceDE w:val="0"/>
        <w:autoSpaceDN w:val="0"/>
        <w:adjustRightInd w:val="0"/>
        <w:ind w:left="720"/>
        <w:rPr>
          <w:snapToGrid w:val="0"/>
        </w:rPr>
      </w:pPr>
      <w:r>
        <w:rPr>
          <w:snapToGrid w:val="0"/>
        </w:rPr>
        <w:t xml:space="preserve">Cardholder Verification (CVM) Results </w:t>
      </w:r>
      <w:r>
        <w:rPr>
          <w:snapToGrid w:val="0"/>
        </w:rPr>
        <w:tab/>
        <w:t>PIC X(6)</w:t>
      </w:r>
    </w:p>
    <w:p w14:paraId="132E6CF5" w14:textId="77777777" w:rsidR="00C21BB6" w:rsidRDefault="00C21BB6" w:rsidP="003E6CAD">
      <w:pPr>
        <w:autoSpaceDE w:val="0"/>
        <w:autoSpaceDN w:val="0"/>
        <w:adjustRightInd w:val="0"/>
        <w:ind w:left="720"/>
        <w:rPr>
          <w:snapToGrid w:val="0"/>
        </w:rPr>
      </w:pPr>
      <w:r>
        <w:rPr>
          <w:snapToGrid w:val="0"/>
        </w:rPr>
        <w:t xml:space="preserve">Application Version Number </w:t>
      </w:r>
      <w:r>
        <w:rPr>
          <w:snapToGrid w:val="0"/>
        </w:rPr>
        <w:tab/>
      </w:r>
      <w:r>
        <w:rPr>
          <w:snapToGrid w:val="0"/>
        </w:rPr>
        <w:tab/>
      </w:r>
      <w:r>
        <w:rPr>
          <w:snapToGrid w:val="0"/>
        </w:rPr>
        <w:tab/>
        <w:t>PIC X(4)</w:t>
      </w:r>
    </w:p>
    <w:p w14:paraId="7716A1FB" w14:textId="77777777" w:rsidR="00C21BB6" w:rsidRDefault="00C21BB6" w:rsidP="003E6CAD">
      <w:pPr>
        <w:autoSpaceDE w:val="0"/>
        <w:autoSpaceDN w:val="0"/>
        <w:adjustRightInd w:val="0"/>
        <w:ind w:left="720"/>
        <w:rPr>
          <w:snapToGrid w:val="0"/>
        </w:rPr>
      </w:pPr>
      <w:r>
        <w:rPr>
          <w:snapToGrid w:val="0"/>
        </w:rPr>
        <w:t xml:space="preserve">Dedicated File Name </w:t>
      </w:r>
      <w:r>
        <w:rPr>
          <w:snapToGrid w:val="0"/>
        </w:rPr>
        <w:tab/>
      </w:r>
      <w:r>
        <w:rPr>
          <w:snapToGrid w:val="0"/>
        </w:rPr>
        <w:tab/>
      </w:r>
      <w:r>
        <w:rPr>
          <w:snapToGrid w:val="0"/>
        </w:rPr>
        <w:tab/>
      </w:r>
      <w:r>
        <w:rPr>
          <w:snapToGrid w:val="0"/>
        </w:rPr>
        <w:tab/>
        <w:t>PIC X(32) variable data</w:t>
      </w:r>
    </w:p>
    <w:p w14:paraId="3A51161E" w14:textId="77777777" w:rsidR="00C21BB6" w:rsidRDefault="00C21BB6" w:rsidP="003E6CAD">
      <w:pPr>
        <w:autoSpaceDE w:val="0"/>
        <w:autoSpaceDN w:val="0"/>
        <w:adjustRightInd w:val="0"/>
        <w:ind w:left="720"/>
        <w:rPr>
          <w:snapToGrid w:val="0"/>
        </w:rPr>
      </w:pPr>
    </w:p>
    <w:p w14:paraId="53CA4128" w14:textId="77777777" w:rsidR="00C21BB6" w:rsidRDefault="00C21BB6" w:rsidP="003E6CAD">
      <w:pPr>
        <w:autoSpaceDE w:val="0"/>
        <w:autoSpaceDN w:val="0"/>
        <w:adjustRightInd w:val="0"/>
        <w:ind w:left="720"/>
        <w:rPr>
          <w:snapToGrid w:val="0"/>
        </w:rPr>
      </w:pPr>
      <w:r>
        <w:rPr>
          <w:snapToGrid w:val="0"/>
        </w:rPr>
        <w:t>If an additional EMV transaction data element is not present, the corresponding field in this subFID is space-filled.</w:t>
      </w:r>
    </w:p>
    <w:p w14:paraId="11328795" w14:textId="77777777" w:rsidR="00C21BB6" w:rsidRDefault="00C21BB6" w:rsidP="003E6CAD">
      <w:pPr>
        <w:autoSpaceDE w:val="0"/>
        <w:autoSpaceDN w:val="0"/>
        <w:adjustRightInd w:val="0"/>
        <w:ind w:left="720"/>
        <w:rPr>
          <w:snapToGrid w:val="0"/>
        </w:rPr>
      </w:pPr>
    </w:p>
    <w:p w14:paraId="5A880FC2" w14:textId="77777777" w:rsidR="00C21BB6" w:rsidRDefault="00C21BB6" w:rsidP="003E6CAD">
      <w:pPr>
        <w:autoSpaceDE w:val="0"/>
        <w:autoSpaceDN w:val="0"/>
        <w:adjustRightInd w:val="0"/>
        <w:ind w:left="720"/>
        <w:rPr>
          <w:snapToGrid w:val="0"/>
        </w:rPr>
      </w:pPr>
      <w:r>
        <w:rPr>
          <w:snapToGrid w:val="0"/>
        </w:rPr>
        <w:t>These fields are further described below:</w:t>
      </w:r>
    </w:p>
    <w:p w14:paraId="30D15AE5" w14:textId="77777777" w:rsidR="00381703" w:rsidRDefault="00381703" w:rsidP="003E6CAD">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69"/>
        <w:gridCol w:w="1045"/>
        <w:gridCol w:w="7141"/>
      </w:tblGrid>
      <w:tr w:rsidR="00381703" w14:paraId="5C2B140E" w14:textId="77777777" w:rsidTr="004E5CB1">
        <w:trPr>
          <w:tblHeader/>
        </w:trPr>
        <w:tc>
          <w:tcPr>
            <w:tcW w:w="1169" w:type="dxa"/>
          </w:tcPr>
          <w:p w14:paraId="6A98DFBA" w14:textId="77777777" w:rsidR="00381703" w:rsidRDefault="00381703" w:rsidP="002969D9">
            <w:pPr>
              <w:pStyle w:val="BodyText2"/>
              <w:spacing w:before="60" w:after="60"/>
              <w:jc w:val="center"/>
              <w:rPr>
                <w:color w:val="auto"/>
              </w:rPr>
            </w:pPr>
            <w:r w:rsidRPr="009161F7">
              <w:rPr>
                <w:b/>
                <w:color w:val="auto"/>
              </w:rPr>
              <w:t>Position</w:t>
            </w:r>
          </w:p>
        </w:tc>
        <w:tc>
          <w:tcPr>
            <w:tcW w:w="1045" w:type="dxa"/>
          </w:tcPr>
          <w:p w14:paraId="05CBC8ED" w14:textId="77777777" w:rsidR="00381703" w:rsidRDefault="00381703" w:rsidP="002969D9">
            <w:pPr>
              <w:pStyle w:val="BodyText2"/>
              <w:spacing w:before="60" w:after="60"/>
              <w:jc w:val="center"/>
              <w:rPr>
                <w:color w:val="auto"/>
              </w:rPr>
            </w:pPr>
            <w:r w:rsidRPr="009161F7">
              <w:rPr>
                <w:b/>
                <w:color w:val="auto"/>
              </w:rPr>
              <w:t>Length</w:t>
            </w:r>
          </w:p>
        </w:tc>
        <w:tc>
          <w:tcPr>
            <w:tcW w:w="7141" w:type="dxa"/>
          </w:tcPr>
          <w:p w14:paraId="75E7E437" w14:textId="77777777" w:rsidR="00381703" w:rsidRDefault="00381703" w:rsidP="002969D9">
            <w:pPr>
              <w:pStyle w:val="BodyText2"/>
              <w:spacing w:before="60" w:after="60"/>
              <w:rPr>
                <w:color w:val="auto"/>
              </w:rPr>
            </w:pPr>
            <w:r w:rsidRPr="009161F7">
              <w:rPr>
                <w:b/>
                <w:color w:val="auto"/>
              </w:rPr>
              <w:t>Description</w:t>
            </w:r>
          </w:p>
        </w:tc>
      </w:tr>
      <w:tr w:rsidR="00381703" w14:paraId="31AED2BE" w14:textId="77777777" w:rsidTr="004E5CB1">
        <w:tc>
          <w:tcPr>
            <w:tcW w:w="1169" w:type="dxa"/>
          </w:tcPr>
          <w:p w14:paraId="7BAD4382" w14:textId="77777777" w:rsidR="00381703" w:rsidRDefault="00381703" w:rsidP="00381703">
            <w:pPr>
              <w:pStyle w:val="BodyText2"/>
              <w:jc w:val="center"/>
              <w:rPr>
                <w:color w:val="auto"/>
              </w:rPr>
            </w:pPr>
            <w:r>
              <w:rPr>
                <w:color w:val="auto"/>
              </w:rPr>
              <w:t>01–02</w:t>
            </w:r>
          </w:p>
        </w:tc>
        <w:tc>
          <w:tcPr>
            <w:tcW w:w="1045" w:type="dxa"/>
          </w:tcPr>
          <w:p w14:paraId="4103DE0B" w14:textId="77777777" w:rsidR="00381703" w:rsidRDefault="00381703" w:rsidP="00381703">
            <w:pPr>
              <w:pStyle w:val="BodyText2"/>
              <w:jc w:val="center"/>
              <w:rPr>
                <w:color w:val="auto"/>
              </w:rPr>
            </w:pPr>
            <w:r>
              <w:rPr>
                <w:color w:val="auto"/>
              </w:rPr>
              <w:t>2</w:t>
            </w:r>
          </w:p>
        </w:tc>
        <w:tc>
          <w:tcPr>
            <w:tcW w:w="7141" w:type="dxa"/>
          </w:tcPr>
          <w:p w14:paraId="4C6A23BD" w14:textId="77777777" w:rsidR="00381703" w:rsidRDefault="00381703" w:rsidP="00C02739">
            <w:pPr>
              <w:pStyle w:val="BodyText2"/>
              <w:spacing w:after="120" w:line="240" w:lineRule="auto"/>
              <w:rPr>
                <w:color w:val="auto"/>
              </w:rPr>
            </w:pPr>
            <w:r w:rsidRPr="00721515">
              <w:rPr>
                <w:b/>
                <w:color w:val="auto"/>
              </w:rPr>
              <w:t>Smart Card Scheme</w:t>
            </w:r>
            <w:r>
              <w:rPr>
                <w:color w:val="auto"/>
              </w:rPr>
              <w:t xml:space="preserve"> </w:t>
            </w:r>
          </w:p>
          <w:p w14:paraId="1EE9D80A" w14:textId="77777777" w:rsidR="00381703" w:rsidRDefault="00381703" w:rsidP="00381703">
            <w:pPr>
              <w:pStyle w:val="BodyText2"/>
              <w:spacing w:line="240" w:lineRule="auto"/>
              <w:rPr>
                <w:color w:val="auto"/>
              </w:rPr>
            </w:pPr>
            <w:r>
              <w:rPr>
                <w:color w:val="auto"/>
              </w:rPr>
              <w:t>A code indicating the smart card scheme used for this transaction. Valid value is as follows:</w:t>
            </w:r>
          </w:p>
          <w:p w14:paraId="0C11AAF6" w14:textId="77777777" w:rsidR="00381703" w:rsidRDefault="00381703" w:rsidP="00381703">
            <w:pPr>
              <w:pStyle w:val="BodyText2"/>
              <w:spacing w:line="240" w:lineRule="auto"/>
              <w:rPr>
                <w:color w:val="auto"/>
              </w:rPr>
            </w:pPr>
          </w:p>
          <w:p w14:paraId="1CD8631B" w14:textId="77777777" w:rsidR="00381703" w:rsidRDefault="00381703" w:rsidP="00381703">
            <w:pPr>
              <w:pStyle w:val="BodyText2"/>
              <w:spacing w:line="240" w:lineRule="auto"/>
              <w:rPr>
                <w:color w:val="auto"/>
              </w:rPr>
            </w:pPr>
            <w:r>
              <w:rPr>
                <w:color w:val="auto"/>
              </w:rPr>
              <w:lastRenderedPageBreak/>
              <w:t>01 = EMV 2000</w:t>
            </w:r>
          </w:p>
          <w:p w14:paraId="345EBE14" w14:textId="77777777" w:rsidR="00381703" w:rsidRDefault="00381703" w:rsidP="00381703">
            <w:pPr>
              <w:pStyle w:val="BodyText2"/>
              <w:spacing w:line="240" w:lineRule="auto"/>
              <w:rPr>
                <w:color w:val="auto"/>
              </w:rPr>
            </w:pPr>
          </w:p>
        </w:tc>
      </w:tr>
      <w:tr w:rsidR="00381703" w:rsidRPr="00381703" w14:paraId="4CDF95B6" w14:textId="77777777" w:rsidTr="004E5CB1">
        <w:tc>
          <w:tcPr>
            <w:tcW w:w="1169" w:type="dxa"/>
          </w:tcPr>
          <w:p w14:paraId="1AD795D2" w14:textId="77777777" w:rsidR="00381703" w:rsidRPr="00381703" w:rsidRDefault="00381703" w:rsidP="00381703">
            <w:pPr>
              <w:pStyle w:val="BodyText2"/>
              <w:jc w:val="center"/>
              <w:rPr>
                <w:color w:val="auto"/>
              </w:rPr>
            </w:pPr>
            <w:r w:rsidRPr="00381703">
              <w:rPr>
                <w:color w:val="auto"/>
              </w:rPr>
              <w:lastRenderedPageBreak/>
              <w:t>03–04</w:t>
            </w:r>
          </w:p>
        </w:tc>
        <w:tc>
          <w:tcPr>
            <w:tcW w:w="1045" w:type="dxa"/>
          </w:tcPr>
          <w:p w14:paraId="5B9B681D" w14:textId="77777777" w:rsidR="00381703" w:rsidRPr="00381703" w:rsidRDefault="00381703" w:rsidP="00381703">
            <w:pPr>
              <w:pStyle w:val="BodyText2"/>
              <w:jc w:val="center"/>
              <w:rPr>
                <w:color w:val="auto"/>
              </w:rPr>
            </w:pPr>
            <w:r w:rsidRPr="00381703">
              <w:rPr>
                <w:color w:val="auto"/>
              </w:rPr>
              <w:t>2</w:t>
            </w:r>
          </w:p>
        </w:tc>
        <w:tc>
          <w:tcPr>
            <w:tcW w:w="7141" w:type="dxa"/>
          </w:tcPr>
          <w:p w14:paraId="73F5FDAB" w14:textId="77777777" w:rsidR="00381703" w:rsidRPr="003E6CAD" w:rsidRDefault="00381703" w:rsidP="00C02739">
            <w:pPr>
              <w:autoSpaceDE w:val="0"/>
              <w:autoSpaceDN w:val="0"/>
              <w:adjustRightInd w:val="0"/>
              <w:spacing w:after="120"/>
              <w:rPr>
                <w:b/>
                <w:snapToGrid w:val="0"/>
              </w:rPr>
            </w:pPr>
            <w:r w:rsidRPr="003E6CAD">
              <w:rPr>
                <w:b/>
                <w:snapToGrid w:val="0"/>
              </w:rPr>
              <w:t>Application PAN Sequence Number</w:t>
            </w:r>
          </w:p>
          <w:p w14:paraId="3F1180DB" w14:textId="77777777" w:rsidR="00381703" w:rsidRDefault="00381703" w:rsidP="00381703">
            <w:pPr>
              <w:autoSpaceDE w:val="0"/>
              <w:autoSpaceDN w:val="0"/>
              <w:adjustRightInd w:val="0"/>
              <w:rPr>
                <w:snapToGrid w:val="0"/>
              </w:rPr>
            </w:pPr>
            <w:r>
              <w:rPr>
                <w:snapToGrid w:val="0"/>
              </w:rPr>
              <w:t>The application PAN sequence number. This field identifies and differentiates cards with the same PAN.</w:t>
            </w:r>
          </w:p>
          <w:p w14:paraId="1D893597" w14:textId="77777777" w:rsidR="00381703" w:rsidRDefault="00381703" w:rsidP="00381703">
            <w:pPr>
              <w:autoSpaceDE w:val="0"/>
              <w:autoSpaceDN w:val="0"/>
              <w:adjustRightInd w:val="0"/>
              <w:rPr>
                <w:snapToGrid w:val="0"/>
              </w:rPr>
            </w:pPr>
          </w:p>
          <w:p w14:paraId="33D9A824" w14:textId="77777777" w:rsidR="00381703" w:rsidRDefault="00381703" w:rsidP="00381703">
            <w:pPr>
              <w:pStyle w:val="BodyText2"/>
              <w:rPr>
                <w:color w:val="auto"/>
              </w:rPr>
            </w:pPr>
            <w:r>
              <w:rPr>
                <w:color w:val="auto"/>
              </w:rPr>
              <w:t>This field may be set to blanks when the card does not return the value as part of contact/contactless transaction processing.</w:t>
            </w:r>
          </w:p>
          <w:p w14:paraId="40142F17" w14:textId="77777777" w:rsidR="00381703" w:rsidRDefault="00381703" w:rsidP="00381703">
            <w:pPr>
              <w:autoSpaceDE w:val="0"/>
              <w:autoSpaceDN w:val="0"/>
              <w:adjustRightInd w:val="0"/>
              <w:rPr>
                <w:snapToGrid w:val="0"/>
              </w:rPr>
            </w:pPr>
          </w:p>
          <w:p w14:paraId="615F602B" w14:textId="77777777" w:rsidR="00381703" w:rsidRPr="00C102E9" w:rsidRDefault="00381703" w:rsidP="00381703">
            <w:pPr>
              <w:autoSpaceDE w:val="0"/>
              <w:autoSpaceDN w:val="0"/>
              <w:adjustRightInd w:val="0"/>
              <w:rPr>
                <w:b/>
                <w:snapToGrid w:val="0"/>
              </w:rPr>
            </w:pPr>
            <w:r w:rsidRPr="00C102E9">
              <w:rPr>
                <w:b/>
                <w:snapToGrid w:val="0"/>
              </w:rPr>
              <w:t>EMV Tag: 5F34</w:t>
            </w:r>
          </w:p>
          <w:p w14:paraId="22F93128" w14:textId="77777777" w:rsidR="00381703" w:rsidRPr="00381703" w:rsidRDefault="00381703" w:rsidP="00381703">
            <w:pPr>
              <w:pStyle w:val="BodyText2"/>
              <w:spacing w:line="240" w:lineRule="auto"/>
              <w:rPr>
                <w:b/>
                <w:color w:val="auto"/>
              </w:rPr>
            </w:pPr>
          </w:p>
        </w:tc>
      </w:tr>
      <w:tr w:rsidR="00381703" w:rsidRPr="00381703" w14:paraId="0813297F" w14:textId="77777777" w:rsidTr="004E5CB1">
        <w:tc>
          <w:tcPr>
            <w:tcW w:w="1169" w:type="dxa"/>
          </w:tcPr>
          <w:p w14:paraId="387F3A37" w14:textId="77777777" w:rsidR="00381703" w:rsidRPr="00381703" w:rsidRDefault="00381703" w:rsidP="00381703">
            <w:pPr>
              <w:pStyle w:val="BodyText2"/>
              <w:jc w:val="center"/>
              <w:rPr>
                <w:color w:val="auto"/>
              </w:rPr>
            </w:pPr>
            <w:r w:rsidRPr="00381703">
              <w:rPr>
                <w:color w:val="auto"/>
              </w:rPr>
              <w:t>05–06</w:t>
            </w:r>
          </w:p>
        </w:tc>
        <w:tc>
          <w:tcPr>
            <w:tcW w:w="1045" w:type="dxa"/>
          </w:tcPr>
          <w:p w14:paraId="03E91452" w14:textId="77777777" w:rsidR="00381703" w:rsidRPr="00381703" w:rsidRDefault="00381703" w:rsidP="00381703">
            <w:pPr>
              <w:pStyle w:val="BodyText2"/>
              <w:jc w:val="center"/>
              <w:rPr>
                <w:color w:val="auto"/>
              </w:rPr>
            </w:pPr>
            <w:r w:rsidRPr="00381703">
              <w:rPr>
                <w:color w:val="auto"/>
              </w:rPr>
              <w:t>2</w:t>
            </w:r>
          </w:p>
        </w:tc>
        <w:tc>
          <w:tcPr>
            <w:tcW w:w="7141" w:type="dxa"/>
          </w:tcPr>
          <w:p w14:paraId="1FBD3414" w14:textId="77777777" w:rsidR="00381703" w:rsidRDefault="00381703" w:rsidP="00C02739">
            <w:pPr>
              <w:autoSpaceDE w:val="0"/>
              <w:autoSpaceDN w:val="0"/>
              <w:adjustRightInd w:val="0"/>
              <w:spacing w:after="120"/>
              <w:rPr>
                <w:snapToGrid w:val="0"/>
              </w:rPr>
            </w:pPr>
            <w:r w:rsidRPr="003E6CAD">
              <w:rPr>
                <w:b/>
                <w:snapToGrid w:val="0"/>
              </w:rPr>
              <w:t>EMV Terminal Type</w:t>
            </w:r>
          </w:p>
          <w:p w14:paraId="3883B623" w14:textId="77777777" w:rsidR="00381703" w:rsidRDefault="00381703" w:rsidP="00381703">
            <w:pPr>
              <w:autoSpaceDE w:val="0"/>
              <w:autoSpaceDN w:val="0"/>
              <w:adjustRightInd w:val="0"/>
              <w:rPr>
                <w:snapToGrid w:val="0"/>
              </w:rPr>
            </w:pPr>
            <w:r>
              <w:rPr>
                <w:snapToGrid w:val="0"/>
              </w:rPr>
              <w:t>The EMV terminal type, indicating the environment of the terminal, its communications capability, and its operational control, as shown in the following table.</w:t>
            </w:r>
          </w:p>
          <w:p w14:paraId="2FEF3282" w14:textId="77777777" w:rsidR="00366DC3" w:rsidRDefault="00366DC3" w:rsidP="00381703">
            <w:pPr>
              <w:autoSpaceDE w:val="0"/>
              <w:autoSpaceDN w:val="0"/>
              <w:adjustRightInd w:val="0"/>
              <w:rPr>
                <w:snapToGrid w:val="0"/>
              </w:rPr>
            </w:pPr>
          </w:p>
          <w:p w14:paraId="06717E3F" w14:textId="77777777" w:rsidR="00381703" w:rsidRPr="00C102E9" w:rsidRDefault="00381703" w:rsidP="00381703">
            <w:pPr>
              <w:autoSpaceDE w:val="0"/>
              <w:autoSpaceDN w:val="0"/>
              <w:adjustRightInd w:val="0"/>
              <w:rPr>
                <w:b/>
                <w:snapToGrid w:val="0"/>
              </w:rPr>
            </w:pPr>
            <w:r w:rsidRPr="00C102E9">
              <w:rPr>
                <w:b/>
                <w:snapToGrid w:val="0"/>
              </w:rPr>
              <w:t>EMV Tag: 9F35</w:t>
            </w:r>
          </w:p>
          <w:p w14:paraId="4B04E245" w14:textId="77777777" w:rsidR="00381703" w:rsidRPr="004E6517" w:rsidRDefault="00381703" w:rsidP="00381703">
            <w:pPr>
              <w:autoSpaceDE w:val="0"/>
              <w:autoSpaceDN w:val="0"/>
              <w:adjustRightInd w:val="0"/>
              <w:ind w:left="2160" w:firstLine="720"/>
              <w:rPr>
                <w:b/>
                <w:bCs/>
                <w:snapToGrid w:val="0"/>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1519"/>
              <w:gridCol w:w="1306"/>
              <w:gridCol w:w="1368"/>
            </w:tblGrid>
            <w:tr w:rsidR="00381703" w:rsidRPr="004E6517" w14:paraId="46D3A185" w14:textId="77777777" w:rsidTr="00366DC3">
              <w:trPr>
                <w:cantSplit/>
              </w:trPr>
              <w:tc>
                <w:tcPr>
                  <w:tcW w:w="2379" w:type="dxa"/>
                  <w:vMerge w:val="restart"/>
                </w:tcPr>
                <w:p w14:paraId="1569516D" w14:textId="77777777" w:rsidR="00381703" w:rsidRPr="004E6517" w:rsidRDefault="00381703" w:rsidP="00381703">
                  <w:pPr>
                    <w:autoSpaceDE w:val="0"/>
                    <w:autoSpaceDN w:val="0"/>
                    <w:adjustRightInd w:val="0"/>
                    <w:rPr>
                      <w:b/>
                      <w:bCs/>
                      <w:snapToGrid w:val="0"/>
                    </w:rPr>
                  </w:pPr>
                  <w:r w:rsidRPr="004E6517">
                    <w:rPr>
                      <w:b/>
                      <w:bCs/>
                      <w:snapToGrid w:val="0"/>
                    </w:rPr>
                    <w:t>Environment</w:t>
                  </w:r>
                </w:p>
              </w:tc>
              <w:tc>
                <w:tcPr>
                  <w:tcW w:w="4197" w:type="dxa"/>
                  <w:gridSpan w:val="3"/>
                </w:tcPr>
                <w:p w14:paraId="04658CB5" w14:textId="77777777" w:rsidR="00381703" w:rsidRPr="004E6517" w:rsidRDefault="00381703" w:rsidP="00381703">
                  <w:pPr>
                    <w:autoSpaceDE w:val="0"/>
                    <w:autoSpaceDN w:val="0"/>
                    <w:adjustRightInd w:val="0"/>
                    <w:jc w:val="center"/>
                    <w:rPr>
                      <w:b/>
                      <w:bCs/>
                      <w:snapToGrid w:val="0"/>
                    </w:rPr>
                  </w:pPr>
                  <w:r w:rsidRPr="004E6517">
                    <w:rPr>
                      <w:b/>
                      <w:bCs/>
                      <w:snapToGrid w:val="0"/>
                    </w:rPr>
                    <w:t>Operational Control</w:t>
                  </w:r>
                </w:p>
              </w:tc>
            </w:tr>
            <w:tr w:rsidR="00381703" w:rsidRPr="004E6517" w14:paraId="3804AEBF" w14:textId="77777777" w:rsidTr="00366DC3">
              <w:trPr>
                <w:cantSplit/>
              </w:trPr>
              <w:tc>
                <w:tcPr>
                  <w:tcW w:w="2379" w:type="dxa"/>
                  <w:vMerge/>
                </w:tcPr>
                <w:p w14:paraId="3FE833C6" w14:textId="77777777" w:rsidR="00381703" w:rsidRPr="004E6517" w:rsidRDefault="00381703" w:rsidP="00381703">
                  <w:pPr>
                    <w:autoSpaceDE w:val="0"/>
                    <w:autoSpaceDN w:val="0"/>
                    <w:adjustRightInd w:val="0"/>
                    <w:rPr>
                      <w:b/>
                      <w:bCs/>
                      <w:snapToGrid w:val="0"/>
                    </w:rPr>
                  </w:pPr>
                </w:p>
              </w:tc>
              <w:tc>
                <w:tcPr>
                  <w:tcW w:w="1620" w:type="dxa"/>
                </w:tcPr>
                <w:p w14:paraId="4A16FF35" w14:textId="77777777" w:rsidR="00381703" w:rsidRPr="004E6517" w:rsidRDefault="00381703" w:rsidP="00381703">
                  <w:pPr>
                    <w:autoSpaceDE w:val="0"/>
                    <w:autoSpaceDN w:val="0"/>
                    <w:adjustRightInd w:val="0"/>
                    <w:jc w:val="center"/>
                    <w:rPr>
                      <w:b/>
                      <w:bCs/>
                      <w:snapToGrid w:val="0"/>
                    </w:rPr>
                  </w:pPr>
                  <w:r w:rsidRPr="004E6517">
                    <w:rPr>
                      <w:b/>
                      <w:bCs/>
                      <w:snapToGrid w:val="0"/>
                    </w:rPr>
                    <w:t>Financial Institution</w:t>
                  </w:r>
                </w:p>
              </w:tc>
              <w:tc>
                <w:tcPr>
                  <w:tcW w:w="1350" w:type="dxa"/>
                </w:tcPr>
                <w:p w14:paraId="6F496AA5" w14:textId="77777777" w:rsidR="00381703" w:rsidRPr="004E6517" w:rsidRDefault="00381703" w:rsidP="00381703">
                  <w:pPr>
                    <w:autoSpaceDE w:val="0"/>
                    <w:autoSpaceDN w:val="0"/>
                    <w:adjustRightInd w:val="0"/>
                    <w:jc w:val="center"/>
                    <w:rPr>
                      <w:b/>
                      <w:bCs/>
                      <w:snapToGrid w:val="0"/>
                    </w:rPr>
                  </w:pPr>
                  <w:r w:rsidRPr="004E6517">
                    <w:rPr>
                      <w:b/>
                      <w:bCs/>
                      <w:snapToGrid w:val="0"/>
                    </w:rPr>
                    <w:t>Merchant</w:t>
                  </w:r>
                </w:p>
              </w:tc>
              <w:tc>
                <w:tcPr>
                  <w:tcW w:w="1227" w:type="dxa"/>
                </w:tcPr>
                <w:p w14:paraId="6E8D2656" w14:textId="77777777" w:rsidR="00381703" w:rsidRPr="004E6517" w:rsidRDefault="00381703" w:rsidP="00381703">
                  <w:pPr>
                    <w:autoSpaceDE w:val="0"/>
                    <w:autoSpaceDN w:val="0"/>
                    <w:adjustRightInd w:val="0"/>
                    <w:jc w:val="center"/>
                    <w:rPr>
                      <w:b/>
                      <w:bCs/>
                      <w:snapToGrid w:val="0"/>
                    </w:rPr>
                  </w:pPr>
                  <w:r w:rsidRPr="004E6517">
                    <w:rPr>
                      <w:b/>
                      <w:bCs/>
                      <w:snapToGrid w:val="0"/>
                    </w:rPr>
                    <w:t>Cardholder</w:t>
                  </w:r>
                </w:p>
              </w:tc>
            </w:tr>
            <w:tr w:rsidR="00381703" w:rsidRPr="004E6517" w14:paraId="64AF0530" w14:textId="77777777" w:rsidTr="00366DC3">
              <w:trPr>
                <w:cantSplit/>
              </w:trPr>
              <w:tc>
                <w:tcPr>
                  <w:tcW w:w="6576" w:type="dxa"/>
                  <w:gridSpan w:val="4"/>
                </w:tcPr>
                <w:p w14:paraId="26B0B8D2" w14:textId="77777777" w:rsidR="00381703" w:rsidRPr="004E6517" w:rsidRDefault="00381703" w:rsidP="00381703">
                  <w:pPr>
                    <w:autoSpaceDE w:val="0"/>
                    <w:autoSpaceDN w:val="0"/>
                    <w:adjustRightInd w:val="0"/>
                    <w:jc w:val="center"/>
                    <w:rPr>
                      <w:b/>
                      <w:bCs/>
                      <w:snapToGrid w:val="0"/>
                    </w:rPr>
                  </w:pPr>
                  <w:r w:rsidRPr="004E6517">
                    <w:rPr>
                      <w:b/>
                      <w:bCs/>
                      <w:snapToGrid w:val="0"/>
                    </w:rPr>
                    <w:t>Attended Terminal</w:t>
                  </w:r>
                </w:p>
              </w:tc>
            </w:tr>
            <w:tr w:rsidR="00381703" w14:paraId="4CF8388D" w14:textId="77777777" w:rsidTr="00366DC3">
              <w:tc>
                <w:tcPr>
                  <w:tcW w:w="2379" w:type="dxa"/>
                </w:tcPr>
                <w:p w14:paraId="2966E56B" w14:textId="77777777" w:rsidR="00381703" w:rsidRDefault="00381703" w:rsidP="00381703">
                  <w:pPr>
                    <w:autoSpaceDE w:val="0"/>
                    <w:autoSpaceDN w:val="0"/>
                    <w:adjustRightInd w:val="0"/>
                    <w:rPr>
                      <w:snapToGrid w:val="0"/>
                    </w:rPr>
                  </w:pPr>
                  <w:r>
                    <w:rPr>
                      <w:snapToGrid w:val="0"/>
                    </w:rPr>
                    <w:t>Online only</w:t>
                  </w:r>
                </w:p>
              </w:tc>
              <w:tc>
                <w:tcPr>
                  <w:tcW w:w="1620" w:type="dxa"/>
                </w:tcPr>
                <w:p w14:paraId="6B7C11AF" w14:textId="77777777" w:rsidR="00381703" w:rsidRDefault="00381703" w:rsidP="00381703">
                  <w:pPr>
                    <w:autoSpaceDE w:val="0"/>
                    <w:autoSpaceDN w:val="0"/>
                    <w:adjustRightInd w:val="0"/>
                    <w:jc w:val="center"/>
                    <w:rPr>
                      <w:snapToGrid w:val="0"/>
                    </w:rPr>
                  </w:pPr>
                  <w:r>
                    <w:rPr>
                      <w:snapToGrid w:val="0"/>
                    </w:rPr>
                    <w:t>11</w:t>
                  </w:r>
                </w:p>
              </w:tc>
              <w:tc>
                <w:tcPr>
                  <w:tcW w:w="1350" w:type="dxa"/>
                </w:tcPr>
                <w:p w14:paraId="11BF6249" w14:textId="77777777" w:rsidR="00381703" w:rsidRDefault="00381703" w:rsidP="00381703">
                  <w:pPr>
                    <w:autoSpaceDE w:val="0"/>
                    <w:autoSpaceDN w:val="0"/>
                    <w:adjustRightInd w:val="0"/>
                    <w:jc w:val="center"/>
                    <w:rPr>
                      <w:snapToGrid w:val="0"/>
                    </w:rPr>
                  </w:pPr>
                  <w:r>
                    <w:rPr>
                      <w:snapToGrid w:val="0"/>
                    </w:rPr>
                    <w:t>21</w:t>
                  </w:r>
                </w:p>
              </w:tc>
              <w:tc>
                <w:tcPr>
                  <w:tcW w:w="1227" w:type="dxa"/>
                </w:tcPr>
                <w:p w14:paraId="762A39CC" w14:textId="77777777" w:rsidR="00381703" w:rsidRDefault="00381703" w:rsidP="00381703">
                  <w:pPr>
                    <w:autoSpaceDE w:val="0"/>
                    <w:autoSpaceDN w:val="0"/>
                    <w:adjustRightInd w:val="0"/>
                    <w:jc w:val="center"/>
                    <w:rPr>
                      <w:snapToGrid w:val="0"/>
                    </w:rPr>
                  </w:pPr>
                  <w:r>
                    <w:rPr>
                      <w:snapToGrid w:val="0"/>
                    </w:rPr>
                    <w:t>--</w:t>
                  </w:r>
                </w:p>
              </w:tc>
            </w:tr>
            <w:tr w:rsidR="00381703" w14:paraId="1287CC1C" w14:textId="77777777" w:rsidTr="00366DC3">
              <w:tc>
                <w:tcPr>
                  <w:tcW w:w="2379" w:type="dxa"/>
                </w:tcPr>
                <w:p w14:paraId="699E535C" w14:textId="77777777" w:rsidR="00381703" w:rsidRDefault="00381703" w:rsidP="00381703">
                  <w:pPr>
                    <w:autoSpaceDE w:val="0"/>
                    <w:autoSpaceDN w:val="0"/>
                    <w:adjustRightInd w:val="0"/>
                    <w:rPr>
                      <w:snapToGrid w:val="0"/>
                    </w:rPr>
                  </w:pPr>
                  <w:r>
                    <w:rPr>
                      <w:snapToGrid w:val="0"/>
                    </w:rPr>
                    <w:t>Offline with online capability</w:t>
                  </w:r>
                </w:p>
              </w:tc>
              <w:tc>
                <w:tcPr>
                  <w:tcW w:w="1620" w:type="dxa"/>
                </w:tcPr>
                <w:p w14:paraId="79F0DDF7" w14:textId="77777777" w:rsidR="00381703" w:rsidRDefault="00381703" w:rsidP="00381703">
                  <w:pPr>
                    <w:autoSpaceDE w:val="0"/>
                    <w:autoSpaceDN w:val="0"/>
                    <w:adjustRightInd w:val="0"/>
                    <w:jc w:val="center"/>
                    <w:rPr>
                      <w:snapToGrid w:val="0"/>
                    </w:rPr>
                  </w:pPr>
                  <w:r>
                    <w:rPr>
                      <w:snapToGrid w:val="0"/>
                    </w:rPr>
                    <w:t>12</w:t>
                  </w:r>
                </w:p>
              </w:tc>
              <w:tc>
                <w:tcPr>
                  <w:tcW w:w="1350" w:type="dxa"/>
                </w:tcPr>
                <w:p w14:paraId="28803C00" w14:textId="77777777" w:rsidR="00381703" w:rsidRDefault="00381703" w:rsidP="00381703">
                  <w:pPr>
                    <w:autoSpaceDE w:val="0"/>
                    <w:autoSpaceDN w:val="0"/>
                    <w:adjustRightInd w:val="0"/>
                    <w:jc w:val="center"/>
                    <w:rPr>
                      <w:snapToGrid w:val="0"/>
                    </w:rPr>
                  </w:pPr>
                  <w:r>
                    <w:rPr>
                      <w:snapToGrid w:val="0"/>
                    </w:rPr>
                    <w:t>22</w:t>
                  </w:r>
                </w:p>
              </w:tc>
              <w:tc>
                <w:tcPr>
                  <w:tcW w:w="1227" w:type="dxa"/>
                </w:tcPr>
                <w:p w14:paraId="5A8A9BCC" w14:textId="77777777" w:rsidR="00381703" w:rsidRDefault="00381703" w:rsidP="00381703">
                  <w:pPr>
                    <w:autoSpaceDE w:val="0"/>
                    <w:autoSpaceDN w:val="0"/>
                    <w:adjustRightInd w:val="0"/>
                    <w:jc w:val="center"/>
                    <w:rPr>
                      <w:snapToGrid w:val="0"/>
                    </w:rPr>
                  </w:pPr>
                  <w:r>
                    <w:rPr>
                      <w:snapToGrid w:val="0"/>
                    </w:rPr>
                    <w:t>--</w:t>
                  </w:r>
                </w:p>
              </w:tc>
            </w:tr>
            <w:tr w:rsidR="00381703" w14:paraId="16820933" w14:textId="77777777" w:rsidTr="00366DC3">
              <w:tc>
                <w:tcPr>
                  <w:tcW w:w="2379" w:type="dxa"/>
                </w:tcPr>
                <w:p w14:paraId="7EAE1054" w14:textId="77777777" w:rsidR="00381703" w:rsidRDefault="00381703" w:rsidP="00381703">
                  <w:pPr>
                    <w:autoSpaceDE w:val="0"/>
                    <w:autoSpaceDN w:val="0"/>
                    <w:adjustRightInd w:val="0"/>
                    <w:rPr>
                      <w:snapToGrid w:val="0"/>
                    </w:rPr>
                  </w:pPr>
                  <w:r>
                    <w:rPr>
                      <w:snapToGrid w:val="0"/>
                    </w:rPr>
                    <w:t>Offline only</w:t>
                  </w:r>
                </w:p>
              </w:tc>
              <w:tc>
                <w:tcPr>
                  <w:tcW w:w="1620" w:type="dxa"/>
                </w:tcPr>
                <w:p w14:paraId="76B575A0" w14:textId="77777777" w:rsidR="00381703" w:rsidRDefault="00381703" w:rsidP="00381703">
                  <w:pPr>
                    <w:autoSpaceDE w:val="0"/>
                    <w:autoSpaceDN w:val="0"/>
                    <w:adjustRightInd w:val="0"/>
                    <w:jc w:val="center"/>
                    <w:rPr>
                      <w:snapToGrid w:val="0"/>
                    </w:rPr>
                  </w:pPr>
                  <w:r>
                    <w:rPr>
                      <w:snapToGrid w:val="0"/>
                    </w:rPr>
                    <w:t>13</w:t>
                  </w:r>
                </w:p>
              </w:tc>
              <w:tc>
                <w:tcPr>
                  <w:tcW w:w="1350" w:type="dxa"/>
                </w:tcPr>
                <w:p w14:paraId="2A6E78EE" w14:textId="77777777" w:rsidR="00381703" w:rsidRDefault="00381703" w:rsidP="00381703">
                  <w:pPr>
                    <w:autoSpaceDE w:val="0"/>
                    <w:autoSpaceDN w:val="0"/>
                    <w:adjustRightInd w:val="0"/>
                    <w:jc w:val="center"/>
                    <w:rPr>
                      <w:snapToGrid w:val="0"/>
                    </w:rPr>
                  </w:pPr>
                  <w:r>
                    <w:rPr>
                      <w:snapToGrid w:val="0"/>
                    </w:rPr>
                    <w:t>23</w:t>
                  </w:r>
                </w:p>
              </w:tc>
              <w:tc>
                <w:tcPr>
                  <w:tcW w:w="1227" w:type="dxa"/>
                </w:tcPr>
                <w:p w14:paraId="6B221B66" w14:textId="77777777" w:rsidR="00381703" w:rsidRDefault="00381703" w:rsidP="00381703">
                  <w:pPr>
                    <w:autoSpaceDE w:val="0"/>
                    <w:autoSpaceDN w:val="0"/>
                    <w:adjustRightInd w:val="0"/>
                    <w:jc w:val="center"/>
                    <w:rPr>
                      <w:snapToGrid w:val="0"/>
                    </w:rPr>
                  </w:pPr>
                  <w:r>
                    <w:rPr>
                      <w:snapToGrid w:val="0"/>
                    </w:rPr>
                    <w:t>--</w:t>
                  </w:r>
                </w:p>
              </w:tc>
            </w:tr>
            <w:tr w:rsidR="00381703" w:rsidRPr="004E6517" w14:paraId="5BDCEE69" w14:textId="77777777" w:rsidTr="00366DC3">
              <w:trPr>
                <w:cantSplit/>
              </w:trPr>
              <w:tc>
                <w:tcPr>
                  <w:tcW w:w="6576" w:type="dxa"/>
                  <w:gridSpan w:val="4"/>
                </w:tcPr>
                <w:p w14:paraId="15A7A7CC" w14:textId="77777777" w:rsidR="00381703" w:rsidRPr="004E6517" w:rsidRDefault="00381703" w:rsidP="00381703">
                  <w:pPr>
                    <w:autoSpaceDE w:val="0"/>
                    <w:autoSpaceDN w:val="0"/>
                    <w:adjustRightInd w:val="0"/>
                    <w:jc w:val="center"/>
                    <w:rPr>
                      <w:b/>
                      <w:bCs/>
                      <w:snapToGrid w:val="0"/>
                    </w:rPr>
                  </w:pPr>
                  <w:r w:rsidRPr="004E6517">
                    <w:rPr>
                      <w:b/>
                      <w:bCs/>
                      <w:snapToGrid w:val="0"/>
                    </w:rPr>
                    <w:t>Unattended Terminal</w:t>
                  </w:r>
                </w:p>
              </w:tc>
            </w:tr>
            <w:tr w:rsidR="00381703" w14:paraId="11F34397" w14:textId="77777777" w:rsidTr="00366DC3">
              <w:tc>
                <w:tcPr>
                  <w:tcW w:w="2379" w:type="dxa"/>
                </w:tcPr>
                <w:p w14:paraId="45B31FEA" w14:textId="77777777" w:rsidR="00381703" w:rsidRDefault="00381703" w:rsidP="00381703">
                  <w:pPr>
                    <w:autoSpaceDE w:val="0"/>
                    <w:autoSpaceDN w:val="0"/>
                    <w:adjustRightInd w:val="0"/>
                    <w:rPr>
                      <w:snapToGrid w:val="0"/>
                    </w:rPr>
                  </w:pPr>
                  <w:r>
                    <w:rPr>
                      <w:snapToGrid w:val="0"/>
                    </w:rPr>
                    <w:t>Online only</w:t>
                  </w:r>
                </w:p>
              </w:tc>
              <w:tc>
                <w:tcPr>
                  <w:tcW w:w="1620" w:type="dxa"/>
                </w:tcPr>
                <w:p w14:paraId="03DC31D2" w14:textId="77777777" w:rsidR="00381703" w:rsidRDefault="00381703" w:rsidP="00381703">
                  <w:pPr>
                    <w:autoSpaceDE w:val="0"/>
                    <w:autoSpaceDN w:val="0"/>
                    <w:adjustRightInd w:val="0"/>
                    <w:jc w:val="center"/>
                    <w:rPr>
                      <w:snapToGrid w:val="0"/>
                    </w:rPr>
                  </w:pPr>
                  <w:r>
                    <w:rPr>
                      <w:snapToGrid w:val="0"/>
                    </w:rPr>
                    <w:t>14</w:t>
                  </w:r>
                </w:p>
              </w:tc>
              <w:tc>
                <w:tcPr>
                  <w:tcW w:w="1350" w:type="dxa"/>
                </w:tcPr>
                <w:p w14:paraId="317008A7" w14:textId="77777777" w:rsidR="00381703" w:rsidRDefault="00381703" w:rsidP="00381703">
                  <w:pPr>
                    <w:autoSpaceDE w:val="0"/>
                    <w:autoSpaceDN w:val="0"/>
                    <w:adjustRightInd w:val="0"/>
                    <w:jc w:val="center"/>
                    <w:rPr>
                      <w:snapToGrid w:val="0"/>
                    </w:rPr>
                  </w:pPr>
                  <w:r>
                    <w:rPr>
                      <w:snapToGrid w:val="0"/>
                    </w:rPr>
                    <w:t>24</w:t>
                  </w:r>
                </w:p>
              </w:tc>
              <w:tc>
                <w:tcPr>
                  <w:tcW w:w="1227" w:type="dxa"/>
                </w:tcPr>
                <w:p w14:paraId="3208AD76" w14:textId="77777777" w:rsidR="00381703" w:rsidRDefault="00381703" w:rsidP="00381703">
                  <w:pPr>
                    <w:autoSpaceDE w:val="0"/>
                    <w:autoSpaceDN w:val="0"/>
                    <w:adjustRightInd w:val="0"/>
                    <w:jc w:val="center"/>
                    <w:rPr>
                      <w:snapToGrid w:val="0"/>
                    </w:rPr>
                  </w:pPr>
                  <w:r>
                    <w:rPr>
                      <w:snapToGrid w:val="0"/>
                    </w:rPr>
                    <w:t>34</w:t>
                  </w:r>
                </w:p>
              </w:tc>
            </w:tr>
            <w:tr w:rsidR="00381703" w14:paraId="646DE4D4" w14:textId="77777777" w:rsidTr="00366DC3">
              <w:tc>
                <w:tcPr>
                  <w:tcW w:w="2379" w:type="dxa"/>
                </w:tcPr>
                <w:p w14:paraId="3C74A26A" w14:textId="77777777" w:rsidR="00381703" w:rsidRDefault="00381703" w:rsidP="00381703">
                  <w:pPr>
                    <w:autoSpaceDE w:val="0"/>
                    <w:autoSpaceDN w:val="0"/>
                    <w:adjustRightInd w:val="0"/>
                    <w:rPr>
                      <w:snapToGrid w:val="0"/>
                    </w:rPr>
                  </w:pPr>
                  <w:r>
                    <w:rPr>
                      <w:snapToGrid w:val="0"/>
                    </w:rPr>
                    <w:t>Offline with online capability</w:t>
                  </w:r>
                </w:p>
              </w:tc>
              <w:tc>
                <w:tcPr>
                  <w:tcW w:w="1620" w:type="dxa"/>
                </w:tcPr>
                <w:p w14:paraId="61879CF0" w14:textId="77777777" w:rsidR="00381703" w:rsidRDefault="00381703" w:rsidP="00381703">
                  <w:pPr>
                    <w:autoSpaceDE w:val="0"/>
                    <w:autoSpaceDN w:val="0"/>
                    <w:adjustRightInd w:val="0"/>
                    <w:jc w:val="center"/>
                    <w:rPr>
                      <w:snapToGrid w:val="0"/>
                    </w:rPr>
                  </w:pPr>
                  <w:r>
                    <w:rPr>
                      <w:snapToGrid w:val="0"/>
                    </w:rPr>
                    <w:t>15</w:t>
                  </w:r>
                </w:p>
              </w:tc>
              <w:tc>
                <w:tcPr>
                  <w:tcW w:w="1350" w:type="dxa"/>
                </w:tcPr>
                <w:p w14:paraId="2A9C9AA0" w14:textId="77777777" w:rsidR="00381703" w:rsidRDefault="00381703" w:rsidP="00381703">
                  <w:pPr>
                    <w:autoSpaceDE w:val="0"/>
                    <w:autoSpaceDN w:val="0"/>
                    <w:adjustRightInd w:val="0"/>
                    <w:jc w:val="center"/>
                    <w:rPr>
                      <w:snapToGrid w:val="0"/>
                    </w:rPr>
                  </w:pPr>
                  <w:r>
                    <w:rPr>
                      <w:snapToGrid w:val="0"/>
                    </w:rPr>
                    <w:t>25</w:t>
                  </w:r>
                </w:p>
              </w:tc>
              <w:tc>
                <w:tcPr>
                  <w:tcW w:w="1227" w:type="dxa"/>
                </w:tcPr>
                <w:p w14:paraId="54E4B421" w14:textId="77777777" w:rsidR="00381703" w:rsidRDefault="00381703" w:rsidP="00381703">
                  <w:pPr>
                    <w:autoSpaceDE w:val="0"/>
                    <w:autoSpaceDN w:val="0"/>
                    <w:adjustRightInd w:val="0"/>
                    <w:jc w:val="center"/>
                    <w:rPr>
                      <w:snapToGrid w:val="0"/>
                    </w:rPr>
                  </w:pPr>
                  <w:r>
                    <w:rPr>
                      <w:snapToGrid w:val="0"/>
                    </w:rPr>
                    <w:t>35</w:t>
                  </w:r>
                </w:p>
                <w:p w14:paraId="64DF452E" w14:textId="77777777" w:rsidR="00381703" w:rsidRDefault="00381703" w:rsidP="00381703">
                  <w:pPr>
                    <w:autoSpaceDE w:val="0"/>
                    <w:autoSpaceDN w:val="0"/>
                    <w:adjustRightInd w:val="0"/>
                    <w:jc w:val="center"/>
                    <w:rPr>
                      <w:snapToGrid w:val="0"/>
                    </w:rPr>
                  </w:pPr>
                </w:p>
              </w:tc>
            </w:tr>
            <w:tr w:rsidR="00381703" w14:paraId="2BB8E00C" w14:textId="77777777" w:rsidTr="00366DC3">
              <w:tc>
                <w:tcPr>
                  <w:tcW w:w="2379" w:type="dxa"/>
                </w:tcPr>
                <w:p w14:paraId="66F0812A" w14:textId="77777777" w:rsidR="00381703" w:rsidRDefault="00381703" w:rsidP="00381703">
                  <w:pPr>
                    <w:autoSpaceDE w:val="0"/>
                    <w:autoSpaceDN w:val="0"/>
                    <w:adjustRightInd w:val="0"/>
                    <w:rPr>
                      <w:snapToGrid w:val="0"/>
                    </w:rPr>
                  </w:pPr>
                  <w:r>
                    <w:rPr>
                      <w:snapToGrid w:val="0"/>
                    </w:rPr>
                    <w:t>Offline only</w:t>
                  </w:r>
                </w:p>
              </w:tc>
              <w:tc>
                <w:tcPr>
                  <w:tcW w:w="1620" w:type="dxa"/>
                </w:tcPr>
                <w:p w14:paraId="33981488" w14:textId="77777777" w:rsidR="00381703" w:rsidRDefault="00381703" w:rsidP="00381703">
                  <w:pPr>
                    <w:autoSpaceDE w:val="0"/>
                    <w:autoSpaceDN w:val="0"/>
                    <w:adjustRightInd w:val="0"/>
                    <w:jc w:val="center"/>
                    <w:rPr>
                      <w:snapToGrid w:val="0"/>
                    </w:rPr>
                  </w:pPr>
                  <w:r>
                    <w:rPr>
                      <w:snapToGrid w:val="0"/>
                    </w:rPr>
                    <w:t>16</w:t>
                  </w:r>
                </w:p>
              </w:tc>
              <w:tc>
                <w:tcPr>
                  <w:tcW w:w="1350" w:type="dxa"/>
                </w:tcPr>
                <w:p w14:paraId="6C586AF0" w14:textId="77777777" w:rsidR="00381703" w:rsidRDefault="00381703" w:rsidP="00381703">
                  <w:pPr>
                    <w:autoSpaceDE w:val="0"/>
                    <w:autoSpaceDN w:val="0"/>
                    <w:adjustRightInd w:val="0"/>
                    <w:jc w:val="center"/>
                    <w:rPr>
                      <w:snapToGrid w:val="0"/>
                    </w:rPr>
                  </w:pPr>
                  <w:r>
                    <w:rPr>
                      <w:snapToGrid w:val="0"/>
                    </w:rPr>
                    <w:t>26</w:t>
                  </w:r>
                </w:p>
              </w:tc>
              <w:tc>
                <w:tcPr>
                  <w:tcW w:w="1227" w:type="dxa"/>
                </w:tcPr>
                <w:p w14:paraId="170B689C" w14:textId="77777777" w:rsidR="00381703" w:rsidRDefault="00381703" w:rsidP="00381703">
                  <w:pPr>
                    <w:autoSpaceDE w:val="0"/>
                    <w:autoSpaceDN w:val="0"/>
                    <w:adjustRightInd w:val="0"/>
                    <w:jc w:val="center"/>
                    <w:rPr>
                      <w:snapToGrid w:val="0"/>
                    </w:rPr>
                  </w:pPr>
                  <w:r>
                    <w:rPr>
                      <w:snapToGrid w:val="0"/>
                    </w:rPr>
                    <w:t>36</w:t>
                  </w:r>
                </w:p>
              </w:tc>
            </w:tr>
          </w:tbl>
          <w:p w14:paraId="6E77E8C0" w14:textId="77777777" w:rsidR="00381703" w:rsidRDefault="00381703" w:rsidP="00381703">
            <w:pPr>
              <w:autoSpaceDE w:val="0"/>
              <w:autoSpaceDN w:val="0"/>
              <w:adjustRightInd w:val="0"/>
              <w:ind w:left="2160" w:firstLine="720"/>
              <w:rPr>
                <w:snapToGrid w:val="0"/>
              </w:rPr>
            </w:pPr>
          </w:p>
          <w:p w14:paraId="0928F707" w14:textId="77777777" w:rsidR="00381703" w:rsidRPr="00DA7A00" w:rsidRDefault="00381703" w:rsidP="00366DC3">
            <w:pPr>
              <w:autoSpaceDE w:val="0"/>
              <w:autoSpaceDN w:val="0"/>
              <w:adjustRightInd w:val="0"/>
              <w:rPr>
                <w:snapToGrid w:val="0"/>
              </w:rPr>
            </w:pPr>
            <w:r w:rsidRPr="00DA7A00">
              <w:rPr>
                <w:snapToGrid w:val="0"/>
              </w:rPr>
              <w:t>For American Express contactless transactions (ExpressPay), the value returned by the POS device in response to a GET PROCESSING OPTIONS Command reflects the terminal’s ExpressPay capability (the result of tag 9F35 value above combined with the appropriate ExpressPay Terminal Capabilities value (tag 9F6D)). The following table shows the possible modified EMV Terminal Type values used during an ExpressPay transaction.</w:t>
            </w:r>
          </w:p>
          <w:p w14:paraId="039982F7" w14:textId="77777777" w:rsidR="00381703" w:rsidRPr="00DA7A00" w:rsidRDefault="00381703" w:rsidP="00381703">
            <w:pPr>
              <w:autoSpaceDE w:val="0"/>
              <w:autoSpaceDN w:val="0"/>
              <w:adjustRightInd w:val="0"/>
              <w:ind w:left="2880"/>
              <w:rPr>
                <w:snapToGrid w:val="0"/>
              </w:rPr>
            </w:pPr>
          </w:p>
          <w:p w14:paraId="3341F2C8" w14:textId="77777777" w:rsidR="00381703" w:rsidRPr="00DA7A00" w:rsidRDefault="00381703" w:rsidP="00366DC3">
            <w:pPr>
              <w:autoSpaceDE w:val="0"/>
              <w:autoSpaceDN w:val="0"/>
              <w:adjustRightInd w:val="0"/>
              <w:rPr>
                <w:snapToGrid w:val="0"/>
              </w:rPr>
            </w:pPr>
            <w:r w:rsidRPr="00DA7A00">
              <w:rPr>
                <w:snapToGrid w:val="0"/>
              </w:rPr>
              <w:lastRenderedPageBreak/>
              <w:t>*Note that the modified EMV Terminal Type value is transient and valid only for the purpose of determining the contactless mode to be used for the current transaction being processed (i.e. EMV Mode or Mag Stripe Mode).</w:t>
            </w:r>
          </w:p>
          <w:p w14:paraId="040BAD37" w14:textId="77777777" w:rsidR="00381703" w:rsidRPr="00DA7A00" w:rsidRDefault="00381703" w:rsidP="00381703">
            <w:pPr>
              <w:autoSpaceDE w:val="0"/>
              <w:autoSpaceDN w:val="0"/>
              <w:adjustRightInd w:val="0"/>
              <w:ind w:left="2880"/>
              <w:rPr>
                <w:snapToGrid w:val="0"/>
              </w:rPr>
            </w:pPr>
          </w:p>
          <w:p w14:paraId="4F00C031" w14:textId="77777777" w:rsidR="00381703" w:rsidRPr="00DA7A00" w:rsidRDefault="00381703" w:rsidP="00366DC3">
            <w:pPr>
              <w:autoSpaceDE w:val="0"/>
              <w:autoSpaceDN w:val="0"/>
              <w:adjustRightInd w:val="0"/>
              <w:rPr>
                <w:snapToGrid w:val="0"/>
              </w:rPr>
            </w:pPr>
            <w:r w:rsidRPr="00DA7A00">
              <w:rPr>
                <w:snapToGrid w:val="0"/>
              </w:rPr>
              <w:t xml:space="preserve">The value of the original Terminal Type (Tag 9F35) as defined in the configuration data for the Terminal must remain unchanged and should be present in any request messages to the host. </w:t>
            </w:r>
          </w:p>
          <w:p w14:paraId="6AD9EDE4" w14:textId="77777777" w:rsidR="00381703" w:rsidRDefault="00381703" w:rsidP="00381703">
            <w:pPr>
              <w:autoSpaceDE w:val="0"/>
              <w:autoSpaceDN w:val="0"/>
              <w:adjustRightInd w:val="0"/>
              <w:ind w:left="2880"/>
              <w:rPr>
                <w:snapToGrid w:val="0"/>
              </w:rPr>
            </w:pPr>
          </w:p>
          <w:tbl>
            <w:tblPr>
              <w:tblW w:w="630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8"/>
              <w:gridCol w:w="1530"/>
              <w:gridCol w:w="1209"/>
              <w:gridCol w:w="1491"/>
            </w:tblGrid>
            <w:tr w:rsidR="00381703" w14:paraId="667B69AA" w14:textId="77777777" w:rsidTr="00366DC3">
              <w:trPr>
                <w:cantSplit/>
                <w:tblHeader/>
              </w:trPr>
              <w:tc>
                <w:tcPr>
                  <w:tcW w:w="2078" w:type="dxa"/>
                  <w:vMerge w:val="restart"/>
                </w:tcPr>
                <w:p w14:paraId="458838B7" w14:textId="77777777" w:rsidR="00381703" w:rsidRPr="00C102E9" w:rsidRDefault="00381703" w:rsidP="00381703">
                  <w:pPr>
                    <w:keepNext/>
                    <w:autoSpaceDE w:val="0"/>
                    <w:autoSpaceDN w:val="0"/>
                    <w:adjustRightInd w:val="0"/>
                    <w:rPr>
                      <w:b/>
                      <w:snapToGrid w:val="0"/>
                    </w:rPr>
                  </w:pPr>
                  <w:r w:rsidRPr="00C102E9">
                    <w:rPr>
                      <w:b/>
                      <w:snapToGrid w:val="0"/>
                    </w:rPr>
                    <w:t>Environment</w:t>
                  </w:r>
                </w:p>
              </w:tc>
              <w:tc>
                <w:tcPr>
                  <w:tcW w:w="4230" w:type="dxa"/>
                  <w:gridSpan w:val="3"/>
                </w:tcPr>
                <w:p w14:paraId="15F4AC1C" w14:textId="77777777" w:rsidR="00381703" w:rsidRPr="00C102E9" w:rsidRDefault="00381703" w:rsidP="00381703">
                  <w:pPr>
                    <w:keepNext/>
                    <w:autoSpaceDE w:val="0"/>
                    <w:autoSpaceDN w:val="0"/>
                    <w:adjustRightInd w:val="0"/>
                    <w:jc w:val="center"/>
                    <w:rPr>
                      <w:b/>
                      <w:snapToGrid w:val="0"/>
                    </w:rPr>
                  </w:pPr>
                  <w:r w:rsidRPr="00C102E9">
                    <w:rPr>
                      <w:b/>
                      <w:snapToGrid w:val="0"/>
                    </w:rPr>
                    <w:t>Operational Control</w:t>
                  </w:r>
                </w:p>
              </w:tc>
            </w:tr>
            <w:tr w:rsidR="00381703" w14:paraId="20DD3AAD" w14:textId="77777777" w:rsidTr="00366DC3">
              <w:trPr>
                <w:cantSplit/>
                <w:tblHeader/>
              </w:trPr>
              <w:tc>
                <w:tcPr>
                  <w:tcW w:w="2078" w:type="dxa"/>
                  <w:vMerge/>
                </w:tcPr>
                <w:p w14:paraId="27918124" w14:textId="77777777" w:rsidR="00381703" w:rsidRPr="00C102E9" w:rsidRDefault="00381703" w:rsidP="00381703">
                  <w:pPr>
                    <w:keepNext/>
                    <w:autoSpaceDE w:val="0"/>
                    <w:autoSpaceDN w:val="0"/>
                    <w:adjustRightInd w:val="0"/>
                    <w:rPr>
                      <w:b/>
                      <w:snapToGrid w:val="0"/>
                    </w:rPr>
                  </w:pPr>
                </w:p>
              </w:tc>
              <w:tc>
                <w:tcPr>
                  <w:tcW w:w="1530" w:type="dxa"/>
                </w:tcPr>
                <w:p w14:paraId="14140884" w14:textId="77777777" w:rsidR="00381703" w:rsidRPr="00C102E9" w:rsidRDefault="00381703" w:rsidP="00381703">
                  <w:pPr>
                    <w:keepNext/>
                    <w:autoSpaceDE w:val="0"/>
                    <w:autoSpaceDN w:val="0"/>
                    <w:adjustRightInd w:val="0"/>
                    <w:jc w:val="center"/>
                    <w:rPr>
                      <w:b/>
                      <w:snapToGrid w:val="0"/>
                    </w:rPr>
                  </w:pPr>
                  <w:r w:rsidRPr="00C102E9">
                    <w:rPr>
                      <w:b/>
                      <w:snapToGrid w:val="0"/>
                    </w:rPr>
                    <w:t>Financial Institution</w:t>
                  </w:r>
                </w:p>
              </w:tc>
              <w:tc>
                <w:tcPr>
                  <w:tcW w:w="1209" w:type="dxa"/>
                </w:tcPr>
                <w:p w14:paraId="5F975989" w14:textId="77777777" w:rsidR="00381703" w:rsidRPr="00C102E9" w:rsidRDefault="00381703" w:rsidP="00381703">
                  <w:pPr>
                    <w:keepNext/>
                    <w:autoSpaceDE w:val="0"/>
                    <w:autoSpaceDN w:val="0"/>
                    <w:adjustRightInd w:val="0"/>
                    <w:jc w:val="center"/>
                    <w:rPr>
                      <w:b/>
                      <w:snapToGrid w:val="0"/>
                    </w:rPr>
                  </w:pPr>
                  <w:r w:rsidRPr="00C102E9">
                    <w:rPr>
                      <w:b/>
                      <w:snapToGrid w:val="0"/>
                    </w:rPr>
                    <w:t>Merchant</w:t>
                  </w:r>
                </w:p>
              </w:tc>
              <w:tc>
                <w:tcPr>
                  <w:tcW w:w="1491" w:type="dxa"/>
                </w:tcPr>
                <w:p w14:paraId="4C52D5B4" w14:textId="77777777" w:rsidR="00381703" w:rsidRPr="00C102E9" w:rsidRDefault="00381703" w:rsidP="00381703">
                  <w:pPr>
                    <w:keepNext/>
                    <w:autoSpaceDE w:val="0"/>
                    <w:autoSpaceDN w:val="0"/>
                    <w:adjustRightInd w:val="0"/>
                    <w:jc w:val="center"/>
                    <w:rPr>
                      <w:b/>
                      <w:snapToGrid w:val="0"/>
                    </w:rPr>
                  </w:pPr>
                  <w:r w:rsidRPr="00C102E9">
                    <w:rPr>
                      <w:b/>
                      <w:snapToGrid w:val="0"/>
                    </w:rPr>
                    <w:t>Cardholder</w:t>
                  </w:r>
                </w:p>
              </w:tc>
            </w:tr>
            <w:tr w:rsidR="00381703" w14:paraId="1DBEB0CC" w14:textId="77777777" w:rsidTr="00366DC3">
              <w:trPr>
                <w:cantSplit/>
              </w:trPr>
              <w:tc>
                <w:tcPr>
                  <w:tcW w:w="6308" w:type="dxa"/>
                  <w:gridSpan w:val="4"/>
                </w:tcPr>
                <w:p w14:paraId="6220C1FB" w14:textId="77777777" w:rsidR="00381703" w:rsidRPr="00C102E9" w:rsidRDefault="00381703" w:rsidP="00381703">
                  <w:pPr>
                    <w:keepNext/>
                    <w:autoSpaceDE w:val="0"/>
                    <w:autoSpaceDN w:val="0"/>
                    <w:adjustRightInd w:val="0"/>
                    <w:jc w:val="center"/>
                    <w:rPr>
                      <w:b/>
                      <w:snapToGrid w:val="0"/>
                    </w:rPr>
                  </w:pPr>
                  <w:r w:rsidRPr="00C102E9">
                    <w:rPr>
                      <w:b/>
                      <w:snapToGrid w:val="0"/>
                    </w:rPr>
                    <w:t>Attended Terminal</w:t>
                  </w:r>
                </w:p>
              </w:tc>
            </w:tr>
            <w:tr w:rsidR="00381703" w14:paraId="16F7C2A3" w14:textId="77777777" w:rsidTr="00366DC3">
              <w:trPr>
                <w:cantSplit/>
              </w:trPr>
              <w:tc>
                <w:tcPr>
                  <w:tcW w:w="2078" w:type="dxa"/>
                </w:tcPr>
                <w:p w14:paraId="37914A31" w14:textId="77777777" w:rsidR="00381703" w:rsidRDefault="00381703" w:rsidP="00381703">
                  <w:pPr>
                    <w:autoSpaceDE w:val="0"/>
                    <w:autoSpaceDN w:val="0"/>
                    <w:adjustRightInd w:val="0"/>
                    <w:rPr>
                      <w:snapToGrid w:val="0"/>
                    </w:rPr>
                  </w:pPr>
                  <w:r>
                    <w:rPr>
                      <w:snapToGrid w:val="0"/>
                    </w:rPr>
                    <w:t>Online only</w:t>
                  </w:r>
                </w:p>
              </w:tc>
              <w:tc>
                <w:tcPr>
                  <w:tcW w:w="1530" w:type="dxa"/>
                </w:tcPr>
                <w:p w14:paraId="5BD80999" w14:textId="77777777" w:rsidR="00381703" w:rsidRDefault="00381703" w:rsidP="00381703">
                  <w:pPr>
                    <w:autoSpaceDE w:val="0"/>
                    <w:autoSpaceDN w:val="0"/>
                    <w:adjustRightInd w:val="0"/>
                    <w:jc w:val="center"/>
                    <w:rPr>
                      <w:snapToGrid w:val="0"/>
                    </w:rPr>
                  </w:pPr>
                  <w:r>
                    <w:rPr>
                      <w:snapToGrid w:val="0"/>
                    </w:rPr>
                    <w:t>91</w:t>
                  </w:r>
                </w:p>
              </w:tc>
              <w:tc>
                <w:tcPr>
                  <w:tcW w:w="1209" w:type="dxa"/>
                </w:tcPr>
                <w:p w14:paraId="09F51D95" w14:textId="77777777" w:rsidR="00381703" w:rsidRDefault="00381703" w:rsidP="00381703">
                  <w:pPr>
                    <w:autoSpaceDE w:val="0"/>
                    <w:autoSpaceDN w:val="0"/>
                    <w:adjustRightInd w:val="0"/>
                    <w:jc w:val="center"/>
                    <w:rPr>
                      <w:snapToGrid w:val="0"/>
                    </w:rPr>
                  </w:pPr>
                  <w:r>
                    <w:rPr>
                      <w:snapToGrid w:val="0"/>
                    </w:rPr>
                    <w:t>A1</w:t>
                  </w:r>
                </w:p>
              </w:tc>
              <w:tc>
                <w:tcPr>
                  <w:tcW w:w="1491" w:type="dxa"/>
                </w:tcPr>
                <w:p w14:paraId="1B7C9F4B" w14:textId="77777777" w:rsidR="00381703" w:rsidRDefault="00381703" w:rsidP="00381703">
                  <w:pPr>
                    <w:autoSpaceDE w:val="0"/>
                    <w:autoSpaceDN w:val="0"/>
                    <w:adjustRightInd w:val="0"/>
                    <w:jc w:val="center"/>
                    <w:rPr>
                      <w:snapToGrid w:val="0"/>
                    </w:rPr>
                  </w:pPr>
                  <w:r>
                    <w:rPr>
                      <w:snapToGrid w:val="0"/>
                    </w:rPr>
                    <w:t>--</w:t>
                  </w:r>
                </w:p>
              </w:tc>
            </w:tr>
            <w:tr w:rsidR="00381703" w14:paraId="70E535A7" w14:textId="77777777" w:rsidTr="00366DC3">
              <w:trPr>
                <w:cantSplit/>
              </w:trPr>
              <w:tc>
                <w:tcPr>
                  <w:tcW w:w="2078" w:type="dxa"/>
                </w:tcPr>
                <w:p w14:paraId="39F29825" w14:textId="77777777" w:rsidR="00381703" w:rsidRDefault="00381703" w:rsidP="00381703">
                  <w:pPr>
                    <w:autoSpaceDE w:val="0"/>
                    <w:autoSpaceDN w:val="0"/>
                    <w:adjustRightInd w:val="0"/>
                    <w:rPr>
                      <w:snapToGrid w:val="0"/>
                    </w:rPr>
                  </w:pPr>
                  <w:r>
                    <w:rPr>
                      <w:snapToGrid w:val="0"/>
                    </w:rPr>
                    <w:t>Offline with online capability</w:t>
                  </w:r>
                </w:p>
              </w:tc>
              <w:tc>
                <w:tcPr>
                  <w:tcW w:w="1530" w:type="dxa"/>
                </w:tcPr>
                <w:p w14:paraId="2AC38E5F" w14:textId="77777777" w:rsidR="00381703" w:rsidRDefault="00381703" w:rsidP="00381703">
                  <w:pPr>
                    <w:autoSpaceDE w:val="0"/>
                    <w:autoSpaceDN w:val="0"/>
                    <w:adjustRightInd w:val="0"/>
                    <w:jc w:val="center"/>
                    <w:rPr>
                      <w:snapToGrid w:val="0"/>
                    </w:rPr>
                  </w:pPr>
                  <w:r>
                    <w:rPr>
                      <w:snapToGrid w:val="0"/>
                    </w:rPr>
                    <w:t>92</w:t>
                  </w:r>
                </w:p>
              </w:tc>
              <w:tc>
                <w:tcPr>
                  <w:tcW w:w="1209" w:type="dxa"/>
                </w:tcPr>
                <w:p w14:paraId="2B399E91" w14:textId="77777777" w:rsidR="00381703" w:rsidRDefault="00381703" w:rsidP="00381703">
                  <w:pPr>
                    <w:autoSpaceDE w:val="0"/>
                    <w:autoSpaceDN w:val="0"/>
                    <w:adjustRightInd w:val="0"/>
                    <w:jc w:val="center"/>
                    <w:rPr>
                      <w:snapToGrid w:val="0"/>
                    </w:rPr>
                  </w:pPr>
                  <w:r>
                    <w:rPr>
                      <w:snapToGrid w:val="0"/>
                    </w:rPr>
                    <w:t>A2</w:t>
                  </w:r>
                </w:p>
              </w:tc>
              <w:tc>
                <w:tcPr>
                  <w:tcW w:w="1491" w:type="dxa"/>
                </w:tcPr>
                <w:p w14:paraId="5C84E229" w14:textId="77777777" w:rsidR="00381703" w:rsidRDefault="00381703" w:rsidP="00381703">
                  <w:pPr>
                    <w:autoSpaceDE w:val="0"/>
                    <w:autoSpaceDN w:val="0"/>
                    <w:adjustRightInd w:val="0"/>
                    <w:jc w:val="center"/>
                    <w:rPr>
                      <w:snapToGrid w:val="0"/>
                    </w:rPr>
                  </w:pPr>
                  <w:r>
                    <w:rPr>
                      <w:snapToGrid w:val="0"/>
                    </w:rPr>
                    <w:t>--</w:t>
                  </w:r>
                </w:p>
              </w:tc>
            </w:tr>
            <w:tr w:rsidR="00381703" w14:paraId="5596CCF0" w14:textId="77777777" w:rsidTr="00366DC3">
              <w:trPr>
                <w:cantSplit/>
              </w:trPr>
              <w:tc>
                <w:tcPr>
                  <w:tcW w:w="2078" w:type="dxa"/>
                </w:tcPr>
                <w:p w14:paraId="2448440D" w14:textId="77777777" w:rsidR="00381703" w:rsidRDefault="00381703" w:rsidP="00381703">
                  <w:pPr>
                    <w:autoSpaceDE w:val="0"/>
                    <w:autoSpaceDN w:val="0"/>
                    <w:adjustRightInd w:val="0"/>
                    <w:rPr>
                      <w:snapToGrid w:val="0"/>
                    </w:rPr>
                  </w:pPr>
                  <w:r>
                    <w:rPr>
                      <w:snapToGrid w:val="0"/>
                    </w:rPr>
                    <w:t>Offline only</w:t>
                  </w:r>
                </w:p>
              </w:tc>
              <w:tc>
                <w:tcPr>
                  <w:tcW w:w="1530" w:type="dxa"/>
                </w:tcPr>
                <w:p w14:paraId="03676E48" w14:textId="77777777" w:rsidR="00381703" w:rsidRDefault="00381703" w:rsidP="00381703">
                  <w:pPr>
                    <w:autoSpaceDE w:val="0"/>
                    <w:autoSpaceDN w:val="0"/>
                    <w:adjustRightInd w:val="0"/>
                    <w:jc w:val="center"/>
                    <w:rPr>
                      <w:snapToGrid w:val="0"/>
                    </w:rPr>
                  </w:pPr>
                  <w:r>
                    <w:rPr>
                      <w:snapToGrid w:val="0"/>
                    </w:rPr>
                    <w:t>93</w:t>
                  </w:r>
                </w:p>
              </w:tc>
              <w:tc>
                <w:tcPr>
                  <w:tcW w:w="1209" w:type="dxa"/>
                </w:tcPr>
                <w:p w14:paraId="31FE858B" w14:textId="77777777" w:rsidR="00381703" w:rsidRDefault="00381703" w:rsidP="00381703">
                  <w:pPr>
                    <w:autoSpaceDE w:val="0"/>
                    <w:autoSpaceDN w:val="0"/>
                    <w:adjustRightInd w:val="0"/>
                    <w:jc w:val="center"/>
                    <w:rPr>
                      <w:snapToGrid w:val="0"/>
                    </w:rPr>
                  </w:pPr>
                  <w:r>
                    <w:rPr>
                      <w:snapToGrid w:val="0"/>
                    </w:rPr>
                    <w:t>A3</w:t>
                  </w:r>
                </w:p>
              </w:tc>
              <w:tc>
                <w:tcPr>
                  <w:tcW w:w="1491" w:type="dxa"/>
                </w:tcPr>
                <w:p w14:paraId="0C55E09E" w14:textId="77777777" w:rsidR="00381703" w:rsidRDefault="00381703" w:rsidP="00381703">
                  <w:pPr>
                    <w:autoSpaceDE w:val="0"/>
                    <w:autoSpaceDN w:val="0"/>
                    <w:adjustRightInd w:val="0"/>
                    <w:jc w:val="center"/>
                    <w:rPr>
                      <w:snapToGrid w:val="0"/>
                    </w:rPr>
                  </w:pPr>
                  <w:r>
                    <w:rPr>
                      <w:snapToGrid w:val="0"/>
                    </w:rPr>
                    <w:t>--</w:t>
                  </w:r>
                </w:p>
              </w:tc>
            </w:tr>
            <w:tr w:rsidR="00381703" w14:paraId="76FFF524" w14:textId="77777777" w:rsidTr="00366DC3">
              <w:trPr>
                <w:cantSplit/>
              </w:trPr>
              <w:tc>
                <w:tcPr>
                  <w:tcW w:w="6308" w:type="dxa"/>
                  <w:gridSpan w:val="4"/>
                </w:tcPr>
                <w:p w14:paraId="1540EE3A" w14:textId="77777777" w:rsidR="00381703" w:rsidRPr="00C102E9" w:rsidRDefault="00381703" w:rsidP="00381703">
                  <w:pPr>
                    <w:autoSpaceDE w:val="0"/>
                    <w:autoSpaceDN w:val="0"/>
                    <w:adjustRightInd w:val="0"/>
                    <w:jc w:val="center"/>
                    <w:rPr>
                      <w:b/>
                      <w:snapToGrid w:val="0"/>
                    </w:rPr>
                  </w:pPr>
                  <w:r w:rsidRPr="00C102E9">
                    <w:rPr>
                      <w:b/>
                      <w:snapToGrid w:val="0"/>
                    </w:rPr>
                    <w:t>Unattended Terminal</w:t>
                  </w:r>
                </w:p>
              </w:tc>
            </w:tr>
            <w:tr w:rsidR="00381703" w14:paraId="6CFB309A" w14:textId="77777777" w:rsidTr="00366DC3">
              <w:trPr>
                <w:cantSplit/>
              </w:trPr>
              <w:tc>
                <w:tcPr>
                  <w:tcW w:w="2078" w:type="dxa"/>
                </w:tcPr>
                <w:p w14:paraId="546C709F" w14:textId="77777777" w:rsidR="00381703" w:rsidRDefault="00381703" w:rsidP="00381703">
                  <w:pPr>
                    <w:autoSpaceDE w:val="0"/>
                    <w:autoSpaceDN w:val="0"/>
                    <w:adjustRightInd w:val="0"/>
                    <w:rPr>
                      <w:snapToGrid w:val="0"/>
                    </w:rPr>
                  </w:pPr>
                  <w:r>
                    <w:rPr>
                      <w:snapToGrid w:val="0"/>
                    </w:rPr>
                    <w:t>Online only</w:t>
                  </w:r>
                </w:p>
              </w:tc>
              <w:tc>
                <w:tcPr>
                  <w:tcW w:w="1530" w:type="dxa"/>
                </w:tcPr>
                <w:p w14:paraId="5F29580E" w14:textId="77777777" w:rsidR="00381703" w:rsidRDefault="00381703" w:rsidP="00381703">
                  <w:pPr>
                    <w:autoSpaceDE w:val="0"/>
                    <w:autoSpaceDN w:val="0"/>
                    <w:adjustRightInd w:val="0"/>
                    <w:jc w:val="center"/>
                    <w:rPr>
                      <w:snapToGrid w:val="0"/>
                    </w:rPr>
                  </w:pPr>
                  <w:r>
                    <w:rPr>
                      <w:snapToGrid w:val="0"/>
                    </w:rPr>
                    <w:t>94</w:t>
                  </w:r>
                </w:p>
              </w:tc>
              <w:tc>
                <w:tcPr>
                  <w:tcW w:w="1209" w:type="dxa"/>
                </w:tcPr>
                <w:p w14:paraId="5023F830" w14:textId="77777777" w:rsidR="00381703" w:rsidRDefault="00381703" w:rsidP="00381703">
                  <w:pPr>
                    <w:autoSpaceDE w:val="0"/>
                    <w:autoSpaceDN w:val="0"/>
                    <w:adjustRightInd w:val="0"/>
                    <w:jc w:val="center"/>
                    <w:rPr>
                      <w:snapToGrid w:val="0"/>
                    </w:rPr>
                  </w:pPr>
                  <w:r>
                    <w:rPr>
                      <w:snapToGrid w:val="0"/>
                    </w:rPr>
                    <w:t>A4</w:t>
                  </w:r>
                </w:p>
              </w:tc>
              <w:tc>
                <w:tcPr>
                  <w:tcW w:w="1491" w:type="dxa"/>
                </w:tcPr>
                <w:p w14:paraId="0EF520E2" w14:textId="77777777" w:rsidR="00381703" w:rsidRDefault="00381703" w:rsidP="00381703">
                  <w:pPr>
                    <w:autoSpaceDE w:val="0"/>
                    <w:autoSpaceDN w:val="0"/>
                    <w:adjustRightInd w:val="0"/>
                    <w:jc w:val="center"/>
                    <w:rPr>
                      <w:snapToGrid w:val="0"/>
                    </w:rPr>
                  </w:pPr>
                  <w:r>
                    <w:rPr>
                      <w:snapToGrid w:val="0"/>
                    </w:rPr>
                    <w:t>B4</w:t>
                  </w:r>
                </w:p>
              </w:tc>
            </w:tr>
            <w:tr w:rsidR="00381703" w14:paraId="64668543" w14:textId="77777777" w:rsidTr="00366DC3">
              <w:trPr>
                <w:cantSplit/>
              </w:trPr>
              <w:tc>
                <w:tcPr>
                  <w:tcW w:w="2078" w:type="dxa"/>
                </w:tcPr>
                <w:p w14:paraId="7B846E1E" w14:textId="77777777" w:rsidR="00381703" w:rsidRDefault="00381703" w:rsidP="00381703">
                  <w:pPr>
                    <w:autoSpaceDE w:val="0"/>
                    <w:autoSpaceDN w:val="0"/>
                    <w:adjustRightInd w:val="0"/>
                    <w:rPr>
                      <w:snapToGrid w:val="0"/>
                    </w:rPr>
                  </w:pPr>
                  <w:r>
                    <w:rPr>
                      <w:snapToGrid w:val="0"/>
                    </w:rPr>
                    <w:t>Offline with online capability</w:t>
                  </w:r>
                </w:p>
              </w:tc>
              <w:tc>
                <w:tcPr>
                  <w:tcW w:w="1530" w:type="dxa"/>
                </w:tcPr>
                <w:p w14:paraId="22815D93" w14:textId="77777777" w:rsidR="00381703" w:rsidRDefault="00381703" w:rsidP="00381703">
                  <w:pPr>
                    <w:autoSpaceDE w:val="0"/>
                    <w:autoSpaceDN w:val="0"/>
                    <w:adjustRightInd w:val="0"/>
                    <w:jc w:val="center"/>
                    <w:rPr>
                      <w:snapToGrid w:val="0"/>
                    </w:rPr>
                  </w:pPr>
                  <w:r>
                    <w:rPr>
                      <w:snapToGrid w:val="0"/>
                    </w:rPr>
                    <w:t>95</w:t>
                  </w:r>
                </w:p>
              </w:tc>
              <w:tc>
                <w:tcPr>
                  <w:tcW w:w="1209" w:type="dxa"/>
                </w:tcPr>
                <w:p w14:paraId="57EFA0CD" w14:textId="77777777" w:rsidR="00381703" w:rsidRDefault="00381703" w:rsidP="00381703">
                  <w:pPr>
                    <w:autoSpaceDE w:val="0"/>
                    <w:autoSpaceDN w:val="0"/>
                    <w:adjustRightInd w:val="0"/>
                    <w:jc w:val="center"/>
                    <w:rPr>
                      <w:snapToGrid w:val="0"/>
                    </w:rPr>
                  </w:pPr>
                  <w:r>
                    <w:rPr>
                      <w:snapToGrid w:val="0"/>
                    </w:rPr>
                    <w:t>A5</w:t>
                  </w:r>
                </w:p>
              </w:tc>
              <w:tc>
                <w:tcPr>
                  <w:tcW w:w="1491" w:type="dxa"/>
                </w:tcPr>
                <w:p w14:paraId="1EF8AE7E" w14:textId="77777777" w:rsidR="00381703" w:rsidRDefault="00381703" w:rsidP="00381703">
                  <w:pPr>
                    <w:autoSpaceDE w:val="0"/>
                    <w:autoSpaceDN w:val="0"/>
                    <w:adjustRightInd w:val="0"/>
                    <w:jc w:val="center"/>
                    <w:rPr>
                      <w:snapToGrid w:val="0"/>
                    </w:rPr>
                  </w:pPr>
                  <w:r>
                    <w:rPr>
                      <w:snapToGrid w:val="0"/>
                    </w:rPr>
                    <w:t>B5</w:t>
                  </w:r>
                </w:p>
                <w:p w14:paraId="454ADF54" w14:textId="77777777" w:rsidR="00381703" w:rsidRDefault="00381703" w:rsidP="00381703">
                  <w:pPr>
                    <w:autoSpaceDE w:val="0"/>
                    <w:autoSpaceDN w:val="0"/>
                    <w:adjustRightInd w:val="0"/>
                    <w:jc w:val="center"/>
                    <w:rPr>
                      <w:snapToGrid w:val="0"/>
                    </w:rPr>
                  </w:pPr>
                </w:p>
              </w:tc>
            </w:tr>
            <w:tr w:rsidR="00381703" w14:paraId="273E0AE4" w14:textId="77777777" w:rsidTr="00366DC3">
              <w:trPr>
                <w:cantSplit/>
              </w:trPr>
              <w:tc>
                <w:tcPr>
                  <w:tcW w:w="2078" w:type="dxa"/>
                </w:tcPr>
                <w:p w14:paraId="4C133CD2" w14:textId="77777777" w:rsidR="00381703" w:rsidRDefault="00381703" w:rsidP="00381703">
                  <w:pPr>
                    <w:autoSpaceDE w:val="0"/>
                    <w:autoSpaceDN w:val="0"/>
                    <w:adjustRightInd w:val="0"/>
                    <w:rPr>
                      <w:snapToGrid w:val="0"/>
                    </w:rPr>
                  </w:pPr>
                  <w:r>
                    <w:rPr>
                      <w:snapToGrid w:val="0"/>
                    </w:rPr>
                    <w:t>Offline only</w:t>
                  </w:r>
                </w:p>
              </w:tc>
              <w:tc>
                <w:tcPr>
                  <w:tcW w:w="1530" w:type="dxa"/>
                </w:tcPr>
                <w:p w14:paraId="19112A32" w14:textId="77777777" w:rsidR="00381703" w:rsidRDefault="00381703" w:rsidP="00381703">
                  <w:pPr>
                    <w:autoSpaceDE w:val="0"/>
                    <w:autoSpaceDN w:val="0"/>
                    <w:adjustRightInd w:val="0"/>
                    <w:jc w:val="center"/>
                    <w:rPr>
                      <w:snapToGrid w:val="0"/>
                    </w:rPr>
                  </w:pPr>
                  <w:r>
                    <w:rPr>
                      <w:snapToGrid w:val="0"/>
                    </w:rPr>
                    <w:t>96</w:t>
                  </w:r>
                </w:p>
              </w:tc>
              <w:tc>
                <w:tcPr>
                  <w:tcW w:w="1209" w:type="dxa"/>
                </w:tcPr>
                <w:p w14:paraId="428C74D7" w14:textId="77777777" w:rsidR="00381703" w:rsidRDefault="00381703" w:rsidP="00381703">
                  <w:pPr>
                    <w:autoSpaceDE w:val="0"/>
                    <w:autoSpaceDN w:val="0"/>
                    <w:adjustRightInd w:val="0"/>
                    <w:jc w:val="center"/>
                    <w:rPr>
                      <w:snapToGrid w:val="0"/>
                    </w:rPr>
                  </w:pPr>
                  <w:r>
                    <w:rPr>
                      <w:snapToGrid w:val="0"/>
                    </w:rPr>
                    <w:t>A6</w:t>
                  </w:r>
                </w:p>
              </w:tc>
              <w:tc>
                <w:tcPr>
                  <w:tcW w:w="1491" w:type="dxa"/>
                </w:tcPr>
                <w:p w14:paraId="216B2A2F" w14:textId="77777777" w:rsidR="00381703" w:rsidRDefault="00381703" w:rsidP="00381703">
                  <w:pPr>
                    <w:autoSpaceDE w:val="0"/>
                    <w:autoSpaceDN w:val="0"/>
                    <w:adjustRightInd w:val="0"/>
                    <w:jc w:val="center"/>
                    <w:rPr>
                      <w:snapToGrid w:val="0"/>
                    </w:rPr>
                  </w:pPr>
                  <w:r>
                    <w:rPr>
                      <w:snapToGrid w:val="0"/>
                    </w:rPr>
                    <w:t>B6</w:t>
                  </w:r>
                </w:p>
              </w:tc>
            </w:tr>
          </w:tbl>
          <w:p w14:paraId="1234A10D" w14:textId="77777777" w:rsidR="00381703" w:rsidRPr="00381703" w:rsidRDefault="00381703" w:rsidP="00381703">
            <w:pPr>
              <w:autoSpaceDE w:val="0"/>
              <w:autoSpaceDN w:val="0"/>
              <w:adjustRightInd w:val="0"/>
              <w:rPr>
                <w:b/>
                <w:snapToGrid w:val="0"/>
              </w:rPr>
            </w:pPr>
          </w:p>
        </w:tc>
      </w:tr>
      <w:tr w:rsidR="00366DC3" w:rsidRPr="00381703" w14:paraId="7D007B84" w14:textId="77777777" w:rsidTr="004E5CB1">
        <w:tc>
          <w:tcPr>
            <w:tcW w:w="1169" w:type="dxa"/>
          </w:tcPr>
          <w:p w14:paraId="622BA256" w14:textId="77777777" w:rsidR="00366DC3" w:rsidRPr="00381703" w:rsidRDefault="00366DC3" w:rsidP="004E5CB1">
            <w:pPr>
              <w:pStyle w:val="BodyText2"/>
              <w:jc w:val="center"/>
              <w:rPr>
                <w:color w:val="auto"/>
              </w:rPr>
            </w:pPr>
            <w:r w:rsidRPr="00366DC3">
              <w:rPr>
                <w:color w:val="auto"/>
              </w:rPr>
              <w:lastRenderedPageBreak/>
              <w:t>07–12</w:t>
            </w:r>
          </w:p>
        </w:tc>
        <w:tc>
          <w:tcPr>
            <w:tcW w:w="1045" w:type="dxa"/>
          </w:tcPr>
          <w:p w14:paraId="3EFF95BC" w14:textId="77777777" w:rsidR="00366DC3" w:rsidRPr="00381703" w:rsidRDefault="00366DC3" w:rsidP="004E5CB1">
            <w:pPr>
              <w:pStyle w:val="BodyText2"/>
              <w:jc w:val="center"/>
              <w:rPr>
                <w:color w:val="auto"/>
              </w:rPr>
            </w:pPr>
            <w:r w:rsidRPr="00366DC3">
              <w:rPr>
                <w:color w:val="auto"/>
              </w:rPr>
              <w:t>6</w:t>
            </w:r>
          </w:p>
        </w:tc>
        <w:tc>
          <w:tcPr>
            <w:tcW w:w="7141" w:type="dxa"/>
          </w:tcPr>
          <w:p w14:paraId="6E2014A0" w14:textId="77777777" w:rsidR="00366DC3" w:rsidRPr="003E6CAD" w:rsidRDefault="00366DC3" w:rsidP="004E5CB1">
            <w:pPr>
              <w:autoSpaceDE w:val="0"/>
              <w:autoSpaceDN w:val="0"/>
              <w:adjustRightInd w:val="0"/>
              <w:spacing w:after="120"/>
              <w:rPr>
                <w:b/>
                <w:snapToGrid w:val="0"/>
              </w:rPr>
            </w:pPr>
            <w:r w:rsidRPr="003E6CAD">
              <w:rPr>
                <w:b/>
                <w:snapToGrid w:val="0"/>
              </w:rPr>
              <w:t xml:space="preserve">Cardholder Verification (CVM) Results </w:t>
            </w:r>
          </w:p>
          <w:p w14:paraId="5FC43B54" w14:textId="77777777" w:rsidR="00366DC3" w:rsidRDefault="00366DC3" w:rsidP="004E5CB1">
            <w:pPr>
              <w:autoSpaceDE w:val="0"/>
              <w:autoSpaceDN w:val="0"/>
              <w:adjustRightInd w:val="0"/>
              <w:rPr>
                <w:snapToGrid w:val="0"/>
              </w:rPr>
            </w:pPr>
            <w:r>
              <w:rPr>
                <w:snapToGrid w:val="0"/>
              </w:rPr>
              <w:t>Hexadecimal characters (0–F) representing the results of the last cardholder verification method (CVM) performed, as shown in the tables below. The first hexadecimal character represents bits 0–3 of byte 1 and the second hexadecimal character represents bits 4–7 of byte 1. Bytes 2 and 3 contain the values shown.</w:t>
            </w:r>
          </w:p>
          <w:p w14:paraId="0624F370" w14:textId="77777777" w:rsidR="00366DC3" w:rsidRDefault="00366DC3" w:rsidP="004E5CB1">
            <w:pPr>
              <w:autoSpaceDE w:val="0"/>
              <w:autoSpaceDN w:val="0"/>
              <w:adjustRightInd w:val="0"/>
              <w:rPr>
                <w:snapToGrid w:val="0"/>
              </w:rPr>
            </w:pPr>
          </w:p>
          <w:p w14:paraId="529BD512" w14:textId="77777777" w:rsidR="00366DC3" w:rsidRDefault="00366DC3" w:rsidP="004E5CB1">
            <w:pPr>
              <w:autoSpaceDE w:val="0"/>
              <w:autoSpaceDN w:val="0"/>
              <w:adjustRightInd w:val="0"/>
              <w:rPr>
                <w:snapToGrid w:val="0"/>
              </w:rPr>
            </w:pPr>
            <w:r>
              <w:rPr>
                <w:snapToGrid w:val="0"/>
              </w:rPr>
              <w:t>Possible bit values are shown in the table below. Bit positions not listed are reserved for future use and are depicted with a 0 in binary data.</w:t>
            </w:r>
          </w:p>
          <w:p w14:paraId="3F49F505" w14:textId="77777777" w:rsidR="00366DC3" w:rsidRDefault="00366DC3" w:rsidP="004E5CB1">
            <w:pPr>
              <w:autoSpaceDE w:val="0"/>
              <w:autoSpaceDN w:val="0"/>
              <w:adjustRightInd w:val="0"/>
              <w:rPr>
                <w:snapToGrid w:val="0"/>
              </w:rPr>
            </w:pPr>
          </w:p>
          <w:p w14:paraId="1349A6B9" w14:textId="77777777" w:rsidR="00366DC3" w:rsidRDefault="00366DC3" w:rsidP="004E5CB1">
            <w:pPr>
              <w:autoSpaceDE w:val="0"/>
              <w:autoSpaceDN w:val="0"/>
              <w:adjustRightInd w:val="0"/>
              <w:rPr>
                <w:snapToGrid w:val="0"/>
              </w:rPr>
            </w:pPr>
            <w:r>
              <w:rPr>
                <w:snapToGrid w:val="0"/>
              </w:rPr>
              <w:t>The SPDH converts the hexadecimal characters received in the request message to binary data for storage in BASE24 tokens.</w:t>
            </w:r>
          </w:p>
          <w:p w14:paraId="0B8DBBE3" w14:textId="77777777" w:rsidR="00366DC3" w:rsidRDefault="00366DC3" w:rsidP="004E5CB1">
            <w:pPr>
              <w:autoSpaceDE w:val="0"/>
              <w:autoSpaceDN w:val="0"/>
              <w:adjustRightInd w:val="0"/>
              <w:rPr>
                <w:snapToGrid w:val="0"/>
              </w:rPr>
            </w:pPr>
          </w:p>
          <w:p w14:paraId="576D9B2D" w14:textId="77777777" w:rsidR="00366DC3" w:rsidRDefault="00366DC3" w:rsidP="004E5CB1">
            <w:pPr>
              <w:pStyle w:val="BodyText2"/>
              <w:rPr>
                <w:color w:val="auto"/>
              </w:rPr>
            </w:pPr>
            <w:r>
              <w:rPr>
                <w:color w:val="auto"/>
              </w:rPr>
              <w:t>This field may be set to blanks when processing a contactless transaction if EMV CVM processing is not performed.</w:t>
            </w:r>
          </w:p>
          <w:p w14:paraId="22E6F187" w14:textId="77777777" w:rsidR="00366DC3" w:rsidRDefault="00366DC3" w:rsidP="004E5CB1">
            <w:pPr>
              <w:autoSpaceDE w:val="0"/>
              <w:autoSpaceDN w:val="0"/>
              <w:adjustRightInd w:val="0"/>
              <w:ind w:firstLine="720"/>
              <w:rPr>
                <w:snapToGrid w:val="0"/>
              </w:rPr>
            </w:pPr>
          </w:p>
          <w:p w14:paraId="10CC9C44" w14:textId="77777777" w:rsidR="00366DC3" w:rsidRPr="00C102E9" w:rsidRDefault="00366DC3" w:rsidP="004E5CB1">
            <w:pPr>
              <w:autoSpaceDE w:val="0"/>
              <w:autoSpaceDN w:val="0"/>
              <w:adjustRightInd w:val="0"/>
              <w:rPr>
                <w:b/>
                <w:snapToGrid w:val="0"/>
              </w:rPr>
            </w:pPr>
            <w:r w:rsidRPr="00C102E9">
              <w:rPr>
                <w:b/>
                <w:snapToGrid w:val="0"/>
              </w:rPr>
              <w:t>EMV Tag: 9F34</w:t>
            </w:r>
          </w:p>
          <w:p w14:paraId="1493967A" w14:textId="77777777" w:rsidR="00751147" w:rsidRPr="003E6CAD" w:rsidRDefault="00751147" w:rsidP="004E5CB1">
            <w:pPr>
              <w:autoSpaceDE w:val="0"/>
              <w:autoSpaceDN w:val="0"/>
              <w:adjustRightInd w:val="0"/>
              <w:rPr>
                <w:b/>
                <w:snapToGrid w:val="0"/>
              </w:rPr>
            </w:pPr>
          </w:p>
        </w:tc>
      </w:tr>
      <w:tr w:rsidR="00164382" w:rsidRPr="00164382" w14:paraId="42BCF31C" w14:textId="77777777" w:rsidTr="004E5CB1">
        <w:tc>
          <w:tcPr>
            <w:tcW w:w="1169" w:type="dxa"/>
          </w:tcPr>
          <w:p w14:paraId="168F75CF" w14:textId="77777777" w:rsidR="00164382" w:rsidRPr="00164382" w:rsidRDefault="00164382" w:rsidP="004E5CB1">
            <w:pPr>
              <w:pStyle w:val="BodyText2"/>
              <w:jc w:val="center"/>
              <w:rPr>
                <w:color w:val="auto"/>
              </w:rPr>
            </w:pPr>
            <w:r w:rsidRPr="00164382">
              <w:rPr>
                <w:color w:val="auto"/>
              </w:rPr>
              <w:t>07–08</w:t>
            </w:r>
          </w:p>
        </w:tc>
        <w:tc>
          <w:tcPr>
            <w:tcW w:w="1045" w:type="dxa"/>
          </w:tcPr>
          <w:p w14:paraId="18A74D9C" w14:textId="77777777" w:rsidR="00164382" w:rsidRPr="00164382" w:rsidRDefault="00164382" w:rsidP="004E5CB1">
            <w:pPr>
              <w:pStyle w:val="BodyText2"/>
              <w:jc w:val="center"/>
              <w:rPr>
                <w:color w:val="auto"/>
              </w:rPr>
            </w:pPr>
            <w:r w:rsidRPr="00164382">
              <w:rPr>
                <w:color w:val="auto"/>
              </w:rPr>
              <w:t>2</w:t>
            </w:r>
          </w:p>
        </w:tc>
        <w:tc>
          <w:tcPr>
            <w:tcW w:w="7141" w:type="dxa"/>
          </w:tcPr>
          <w:p w14:paraId="6559111E" w14:textId="77777777" w:rsidR="00164382" w:rsidRDefault="00164382" w:rsidP="004E5CB1">
            <w:pPr>
              <w:autoSpaceDE w:val="0"/>
              <w:autoSpaceDN w:val="0"/>
              <w:adjustRightInd w:val="0"/>
              <w:rPr>
                <w:b/>
                <w:snapToGrid w:val="0"/>
              </w:rPr>
            </w:pPr>
            <w:r w:rsidRPr="003E6CAD">
              <w:rPr>
                <w:b/>
                <w:snapToGrid w:val="0"/>
              </w:rPr>
              <w:t>Byte 1—CVM Performed</w:t>
            </w:r>
          </w:p>
          <w:p w14:paraId="24F295A0" w14:textId="77777777" w:rsidR="00164382" w:rsidRDefault="00164382" w:rsidP="004E5CB1">
            <w:pPr>
              <w:autoSpaceDE w:val="0"/>
              <w:autoSpaceDN w:val="0"/>
              <w:adjustRightInd w:val="0"/>
              <w:rPr>
                <w:b/>
                <w:snapToGrid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
              <w:gridCol w:w="6178"/>
            </w:tblGrid>
            <w:tr w:rsidR="000C5121" w14:paraId="595EEB47" w14:textId="77777777" w:rsidTr="005D71DB">
              <w:trPr>
                <w:tblHeader/>
              </w:trPr>
              <w:tc>
                <w:tcPr>
                  <w:tcW w:w="737" w:type="dxa"/>
                </w:tcPr>
                <w:p w14:paraId="0962D9EB" w14:textId="77777777" w:rsidR="000C5121" w:rsidRDefault="000C5121" w:rsidP="000C5121">
                  <w:pPr>
                    <w:autoSpaceDE w:val="0"/>
                    <w:autoSpaceDN w:val="0"/>
                    <w:adjustRightInd w:val="0"/>
                    <w:rPr>
                      <w:b/>
                      <w:snapToGrid w:val="0"/>
                    </w:rPr>
                  </w:pPr>
                  <w:r w:rsidRPr="004E6517">
                    <w:rPr>
                      <w:b/>
                      <w:bCs/>
                      <w:snapToGrid w:val="0"/>
                    </w:rPr>
                    <w:t>Bit</w:t>
                  </w:r>
                </w:p>
              </w:tc>
              <w:tc>
                <w:tcPr>
                  <w:tcW w:w="6178" w:type="dxa"/>
                </w:tcPr>
                <w:p w14:paraId="304EC817" w14:textId="77777777" w:rsidR="000C5121" w:rsidRDefault="000C5121" w:rsidP="000C5121">
                  <w:pPr>
                    <w:autoSpaceDE w:val="0"/>
                    <w:autoSpaceDN w:val="0"/>
                    <w:adjustRightInd w:val="0"/>
                    <w:rPr>
                      <w:b/>
                      <w:snapToGrid w:val="0"/>
                    </w:rPr>
                  </w:pPr>
                  <w:r w:rsidRPr="004E6517">
                    <w:rPr>
                      <w:b/>
                      <w:bCs/>
                      <w:snapToGrid w:val="0"/>
                    </w:rPr>
                    <w:t>Description of Binary Values</w:t>
                  </w:r>
                </w:p>
              </w:tc>
            </w:tr>
            <w:tr w:rsidR="000C5121" w:rsidRPr="00164382" w14:paraId="60FFB5ED" w14:textId="77777777" w:rsidTr="005D71DB">
              <w:trPr>
                <w:tblHeader/>
              </w:trPr>
              <w:tc>
                <w:tcPr>
                  <w:tcW w:w="737" w:type="dxa"/>
                </w:tcPr>
                <w:p w14:paraId="2974E33A" w14:textId="77777777" w:rsidR="000C5121" w:rsidRPr="00164382" w:rsidRDefault="000C5121" w:rsidP="000C5121">
                  <w:pPr>
                    <w:autoSpaceDE w:val="0"/>
                    <w:autoSpaceDN w:val="0"/>
                    <w:adjustRightInd w:val="0"/>
                    <w:jc w:val="center"/>
                    <w:rPr>
                      <w:bCs/>
                      <w:snapToGrid w:val="0"/>
                    </w:rPr>
                  </w:pPr>
                  <w:r>
                    <w:rPr>
                      <w:snapToGrid w:val="0"/>
                    </w:rPr>
                    <w:t>1</w:t>
                  </w:r>
                </w:p>
              </w:tc>
              <w:tc>
                <w:tcPr>
                  <w:tcW w:w="6178" w:type="dxa"/>
                </w:tcPr>
                <w:p w14:paraId="043DF926" w14:textId="77777777" w:rsidR="000C5121" w:rsidRDefault="000C5121" w:rsidP="000C5121">
                  <w:pPr>
                    <w:autoSpaceDE w:val="0"/>
                    <w:autoSpaceDN w:val="0"/>
                    <w:adjustRightInd w:val="0"/>
                    <w:rPr>
                      <w:snapToGrid w:val="0"/>
                    </w:rPr>
                  </w:pPr>
                  <w:r w:rsidRPr="004E6517">
                    <w:rPr>
                      <w:b/>
                      <w:bCs/>
                      <w:snapToGrid w:val="0"/>
                    </w:rPr>
                    <w:t>CVM unsuccessful flag</w:t>
                  </w:r>
                  <w:r>
                    <w:rPr>
                      <w:snapToGrid w:val="0"/>
                    </w:rPr>
                    <w:t xml:space="preserve">. </w:t>
                  </w:r>
                </w:p>
                <w:p w14:paraId="588BC872" w14:textId="77777777" w:rsidR="000C5121" w:rsidRDefault="000C5121" w:rsidP="000C5121">
                  <w:pPr>
                    <w:autoSpaceDE w:val="0"/>
                    <w:autoSpaceDN w:val="0"/>
                    <w:adjustRightInd w:val="0"/>
                    <w:rPr>
                      <w:snapToGrid w:val="0"/>
                    </w:rPr>
                  </w:pPr>
                  <w:r>
                    <w:rPr>
                      <w:snapToGrid w:val="0"/>
                    </w:rPr>
                    <w:t>Valid values are as follows:</w:t>
                  </w:r>
                </w:p>
                <w:p w14:paraId="0595AC9D" w14:textId="77777777" w:rsidR="000C5121" w:rsidRDefault="000C5121" w:rsidP="000C5121">
                  <w:pPr>
                    <w:autoSpaceDE w:val="0"/>
                    <w:autoSpaceDN w:val="0"/>
                    <w:adjustRightInd w:val="0"/>
                    <w:ind w:firstLine="720"/>
                    <w:rPr>
                      <w:snapToGrid w:val="0"/>
                    </w:rPr>
                  </w:pPr>
                </w:p>
                <w:p w14:paraId="5A0BA56D" w14:textId="77777777" w:rsidR="000C5121" w:rsidRDefault="000C5121" w:rsidP="000C5121">
                  <w:pPr>
                    <w:autoSpaceDE w:val="0"/>
                    <w:autoSpaceDN w:val="0"/>
                    <w:adjustRightInd w:val="0"/>
                    <w:ind w:left="432" w:hanging="432"/>
                    <w:rPr>
                      <w:snapToGrid w:val="0"/>
                    </w:rPr>
                  </w:pPr>
                  <w:r>
                    <w:rPr>
                      <w:snapToGrid w:val="0"/>
                    </w:rPr>
                    <w:t>0 = Fail cardholder verification if this cardholder verification method (CVM) is unsuccessful</w:t>
                  </w:r>
                </w:p>
                <w:p w14:paraId="0BD62EC0" w14:textId="77777777" w:rsidR="000C5121" w:rsidRDefault="000C5121" w:rsidP="000C5121">
                  <w:pPr>
                    <w:autoSpaceDE w:val="0"/>
                    <w:autoSpaceDN w:val="0"/>
                    <w:adjustRightInd w:val="0"/>
                    <w:ind w:left="432" w:hanging="432"/>
                    <w:rPr>
                      <w:snapToGrid w:val="0"/>
                    </w:rPr>
                  </w:pPr>
                  <w:r>
                    <w:rPr>
                      <w:snapToGrid w:val="0"/>
                    </w:rPr>
                    <w:t>1 = Apply succeeding card verification rule (CVR) if this CVM is unsuccessful</w:t>
                  </w:r>
                </w:p>
                <w:p w14:paraId="32CC41A9" w14:textId="77777777" w:rsidR="000C5121" w:rsidRPr="00164382" w:rsidRDefault="000C5121" w:rsidP="000C5121">
                  <w:pPr>
                    <w:autoSpaceDE w:val="0"/>
                    <w:autoSpaceDN w:val="0"/>
                    <w:adjustRightInd w:val="0"/>
                    <w:rPr>
                      <w:bCs/>
                      <w:snapToGrid w:val="0"/>
                    </w:rPr>
                  </w:pPr>
                </w:p>
              </w:tc>
            </w:tr>
            <w:tr w:rsidR="000C5121" w:rsidRPr="00164382" w14:paraId="33417B11" w14:textId="77777777" w:rsidTr="005D71DB">
              <w:trPr>
                <w:tblHeader/>
              </w:trPr>
              <w:tc>
                <w:tcPr>
                  <w:tcW w:w="737" w:type="dxa"/>
                </w:tcPr>
                <w:p w14:paraId="4CF33484" w14:textId="77777777" w:rsidR="000C5121" w:rsidRDefault="000C5121" w:rsidP="000C5121">
                  <w:pPr>
                    <w:autoSpaceDE w:val="0"/>
                    <w:autoSpaceDN w:val="0"/>
                    <w:adjustRightInd w:val="0"/>
                    <w:jc w:val="center"/>
                    <w:rPr>
                      <w:snapToGrid w:val="0"/>
                    </w:rPr>
                  </w:pPr>
                  <w:r>
                    <w:rPr>
                      <w:snapToGrid w:val="0"/>
                    </w:rPr>
                    <w:t>2-7</w:t>
                  </w:r>
                </w:p>
              </w:tc>
              <w:tc>
                <w:tcPr>
                  <w:tcW w:w="6178" w:type="dxa"/>
                </w:tcPr>
                <w:p w14:paraId="2932899D" w14:textId="77777777" w:rsidR="000C5121" w:rsidRDefault="000C5121" w:rsidP="000C5121">
                  <w:pPr>
                    <w:autoSpaceDE w:val="0"/>
                    <w:autoSpaceDN w:val="0"/>
                    <w:adjustRightInd w:val="0"/>
                    <w:rPr>
                      <w:snapToGrid w:val="0"/>
                    </w:rPr>
                  </w:pPr>
                  <w:r w:rsidRPr="00C102E9">
                    <w:rPr>
                      <w:b/>
                      <w:snapToGrid w:val="0"/>
                    </w:rPr>
                    <w:t>Type of CVM performed</w:t>
                  </w:r>
                  <w:r>
                    <w:rPr>
                      <w:snapToGrid w:val="0"/>
                    </w:rPr>
                    <w:t xml:space="preserve">. </w:t>
                  </w:r>
                </w:p>
                <w:p w14:paraId="12D627D3" w14:textId="77777777" w:rsidR="000C5121" w:rsidRDefault="000C5121" w:rsidP="000C5121">
                  <w:pPr>
                    <w:autoSpaceDE w:val="0"/>
                    <w:autoSpaceDN w:val="0"/>
                    <w:adjustRightInd w:val="0"/>
                    <w:rPr>
                      <w:snapToGrid w:val="0"/>
                    </w:rPr>
                  </w:pPr>
                  <w:r>
                    <w:rPr>
                      <w:snapToGrid w:val="0"/>
                    </w:rPr>
                    <w:t>Valid values are as follows:</w:t>
                  </w:r>
                </w:p>
                <w:p w14:paraId="3CC290AF" w14:textId="77777777" w:rsidR="000C5121" w:rsidRDefault="000C5121" w:rsidP="000C5121">
                  <w:pPr>
                    <w:autoSpaceDE w:val="0"/>
                    <w:autoSpaceDN w:val="0"/>
                    <w:adjustRightInd w:val="0"/>
                    <w:ind w:firstLine="720"/>
                    <w:rPr>
                      <w:snapToGrid w:val="0"/>
                    </w:rPr>
                  </w:pPr>
                </w:p>
                <w:p w14:paraId="0F356AE9" w14:textId="77777777" w:rsidR="000C5121" w:rsidRDefault="000C5121" w:rsidP="000C5121">
                  <w:pPr>
                    <w:autoSpaceDE w:val="0"/>
                    <w:autoSpaceDN w:val="0"/>
                    <w:adjustRightInd w:val="0"/>
                    <w:ind w:left="950" w:hanging="950"/>
                    <w:rPr>
                      <w:snapToGrid w:val="0"/>
                    </w:rPr>
                  </w:pPr>
                  <w:r>
                    <w:rPr>
                      <w:snapToGrid w:val="0"/>
                    </w:rPr>
                    <w:t>000000 = Fail CVM processing</w:t>
                  </w:r>
                </w:p>
                <w:p w14:paraId="0F531E40" w14:textId="77777777" w:rsidR="000C5121" w:rsidRDefault="000C5121" w:rsidP="000C5121">
                  <w:pPr>
                    <w:autoSpaceDE w:val="0"/>
                    <w:autoSpaceDN w:val="0"/>
                    <w:adjustRightInd w:val="0"/>
                    <w:ind w:left="950" w:hanging="950"/>
                    <w:rPr>
                      <w:snapToGrid w:val="0"/>
                    </w:rPr>
                  </w:pPr>
                  <w:r>
                    <w:rPr>
                      <w:snapToGrid w:val="0"/>
                    </w:rPr>
                    <w:t>000001 = Plaintext PIN verification performed by ICC</w:t>
                  </w:r>
                </w:p>
                <w:p w14:paraId="02BC3A2C" w14:textId="77777777" w:rsidR="000C5121" w:rsidRDefault="000C5121" w:rsidP="000C5121">
                  <w:pPr>
                    <w:autoSpaceDE w:val="0"/>
                    <w:autoSpaceDN w:val="0"/>
                    <w:adjustRightInd w:val="0"/>
                    <w:ind w:left="950" w:hanging="950"/>
                    <w:rPr>
                      <w:snapToGrid w:val="0"/>
                    </w:rPr>
                  </w:pPr>
                  <w:r>
                    <w:rPr>
                      <w:snapToGrid w:val="0"/>
                    </w:rPr>
                    <w:t>000010 = Enciphered PIN verified online</w:t>
                  </w:r>
                </w:p>
                <w:p w14:paraId="0A1050F3" w14:textId="77777777" w:rsidR="000C5121" w:rsidRDefault="000C5121" w:rsidP="000C5121">
                  <w:pPr>
                    <w:autoSpaceDE w:val="0"/>
                    <w:autoSpaceDN w:val="0"/>
                    <w:adjustRightInd w:val="0"/>
                    <w:ind w:left="950" w:hanging="950"/>
                    <w:rPr>
                      <w:snapToGrid w:val="0"/>
                    </w:rPr>
                  </w:pPr>
                  <w:r>
                    <w:rPr>
                      <w:snapToGrid w:val="0"/>
                    </w:rPr>
                    <w:t>000011 = Plaintext PIN verification performed by ICC and signature (paper)</w:t>
                  </w:r>
                </w:p>
                <w:p w14:paraId="2EFE3F24" w14:textId="77777777" w:rsidR="000C5121" w:rsidRDefault="000C5121" w:rsidP="000C5121">
                  <w:pPr>
                    <w:autoSpaceDE w:val="0"/>
                    <w:autoSpaceDN w:val="0"/>
                    <w:adjustRightInd w:val="0"/>
                    <w:ind w:left="950" w:hanging="950"/>
                    <w:rPr>
                      <w:snapToGrid w:val="0"/>
                    </w:rPr>
                  </w:pPr>
                  <w:r>
                    <w:rPr>
                      <w:snapToGrid w:val="0"/>
                    </w:rPr>
                    <w:t>000100 = Enciphered PIN verification performed by ICC</w:t>
                  </w:r>
                </w:p>
                <w:p w14:paraId="6AC90FC6" w14:textId="77777777" w:rsidR="000C5121" w:rsidRDefault="000C5121" w:rsidP="000C5121">
                  <w:pPr>
                    <w:autoSpaceDE w:val="0"/>
                    <w:autoSpaceDN w:val="0"/>
                    <w:adjustRightInd w:val="0"/>
                    <w:ind w:left="950" w:hanging="950"/>
                    <w:rPr>
                      <w:snapToGrid w:val="0"/>
                    </w:rPr>
                  </w:pPr>
                  <w:r>
                    <w:rPr>
                      <w:snapToGrid w:val="0"/>
                    </w:rPr>
                    <w:t>000101 = Enciphered PIN verification performed by ICC and signature (paper)</w:t>
                  </w:r>
                </w:p>
                <w:p w14:paraId="3E6F095E" w14:textId="77777777" w:rsidR="000C5121" w:rsidRDefault="000C5121" w:rsidP="000C5121">
                  <w:pPr>
                    <w:autoSpaceDE w:val="0"/>
                    <w:autoSpaceDN w:val="0"/>
                    <w:adjustRightInd w:val="0"/>
                    <w:ind w:left="950" w:hanging="950"/>
                    <w:rPr>
                      <w:snapToGrid w:val="0"/>
                    </w:rPr>
                  </w:pPr>
                  <w:r>
                    <w:rPr>
                      <w:snapToGrid w:val="0"/>
                    </w:rPr>
                    <w:t xml:space="preserve">0xxxxx </w:t>
                  </w:r>
                  <w:r w:rsidR="004B57CD">
                    <w:rPr>
                      <w:snapToGrid w:val="0"/>
                    </w:rPr>
                    <w:t xml:space="preserve"> </w:t>
                  </w:r>
                  <w:r>
                    <w:rPr>
                      <w:snapToGrid w:val="0"/>
                    </w:rPr>
                    <w:t>= Values in the range 000110–011101 reserved for future use by the EMV specification</w:t>
                  </w:r>
                </w:p>
                <w:p w14:paraId="44C722B4" w14:textId="77777777" w:rsidR="000C5121" w:rsidRDefault="000C5121" w:rsidP="000C5121">
                  <w:pPr>
                    <w:autoSpaceDE w:val="0"/>
                    <w:autoSpaceDN w:val="0"/>
                    <w:adjustRightInd w:val="0"/>
                    <w:ind w:left="950" w:hanging="950"/>
                    <w:rPr>
                      <w:snapToGrid w:val="0"/>
                    </w:rPr>
                  </w:pPr>
                  <w:r>
                    <w:rPr>
                      <w:snapToGrid w:val="0"/>
                    </w:rPr>
                    <w:t>011110 = Signature (paper)</w:t>
                  </w:r>
                </w:p>
                <w:p w14:paraId="268B3F24" w14:textId="77777777" w:rsidR="000C5121" w:rsidRDefault="000C5121" w:rsidP="000C5121">
                  <w:pPr>
                    <w:autoSpaceDE w:val="0"/>
                    <w:autoSpaceDN w:val="0"/>
                    <w:adjustRightInd w:val="0"/>
                    <w:ind w:left="950" w:hanging="950"/>
                    <w:rPr>
                      <w:snapToGrid w:val="0"/>
                    </w:rPr>
                  </w:pPr>
                  <w:r>
                    <w:rPr>
                      <w:snapToGrid w:val="0"/>
                    </w:rPr>
                    <w:t>011111 = No CVM required</w:t>
                  </w:r>
                </w:p>
                <w:p w14:paraId="47020332" w14:textId="77777777" w:rsidR="000C5121" w:rsidRPr="004E6517" w:rsidRDefault="000C5121" w:rsidP="000C5121">
                  <w:pPr>
                    <w:autoSpaceDE w:val="0"/>
                    <w:autoSpaceDN w:val="0"/>
                    <w:adjustRightInd w:val="0"/>
                    <w:rPr>
                      <w:b/>
                      <w:bCs/>
                      <w:snapToGrid w:val="0"/>
                    </w:rPr>
                  </w:pPr>
                </w:p>
              </w:tc>
            </w:tr>
          </w:tbl>
          <w:p w14:paraId="721B1636" w14:textId="77777777" w:rsidR="000C5121" w:rsidRDefault="000C5121" w:rsidP="004E5CB1">
            <w:pPr>
              <w:autoSpaceDE w:val="0"/>
              <w:autoSpaceDN w:val="0"/>
              <w:adjustRightInd w:val="0"/>
              <w:rPr>
                <w:b/>
                <w:snapToGrid w:val="0"/>
              </w:rPr>
            </w:pPr>
          </w:p>
          <w:p w14:paraId="14300A0F" w14:textId="77777777" w:rsidR="000C5121" w:rsidRDefault="000C5121" w:rsidP="004E5CB1">
            <w:pPr>
              <w:autoSpaceDE w:val="0"/>
              <w:autoSpaceDN w:val="0"/>
              <w:adjustRightInd w:val="0"/>
              <w:rPr>
                <w:b/>
                <w:snapToGrid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
              <w:gridCol w:w="6178"/>
            </w:tblGrid>
            <w:tr w:rsidR="00751147" w:rsidRPr="00164382" w14:paraId="2B2FE6CB" w14:textId="77777777" w:rsidTr="002F1D9C">
              <w:trPr>
                <w:tblHeader/>
              </w:trPr>
              <w:tc>
                <w:tcPr>
                  <w:tcW w:w="737" w:type="dxa"/>
                </w:tcPr>
                <w:p w14:paraId="11FE9F6B" w14:textId="77777777" w:rsidR="00751147" w:rsidRDefault="00751147" w:rsidP="004E5CB1">
                  <w:pPr>
                    <w:autoSpaceDE w:val="0"/>
                    <w:autoSpaceDN w:val="0"/>
                    <w:adjustRightInd w:val="0"/>
                    <w:jc w:val="center"/>
                    <w:rPr>
                      <w:snapToGrid w:val="0"/>
                    </w:rPr>
                  </w:pPr>
                </w:p>
              </w:tc>
              <w:tc>
                <w:tcPr>
                  <w:tcW w:w="6178" w:type="dxa"/>
                </w:tcPr>
                <w:p w14:paraId="703687A9" w14:textId="77777777" w:rsidR="00751147" w:rsidRDefault="00751147" w:rsidP="004E5CB1">
                  <w:pPr>
                    <w:autoSpaceDE w:val="0"/>
                    <w:autoSpaceDN w:val="0"/>
                    <w:adjustRightInd w:val="0"/>
                    <w:ind w:left="950" w:hanging="950"/>
                    <w:rPr>
                      <w:snapToGrid w:val="0"/>
                    </w:rPr>
                  </w:pPr>
                  <w:r>
                    <w:rPr>
                      <w:snapToGrid w:val="0"/>
                    </w:rPr>
                    <w:t>10xxxx = Values in the range 100000–101111 reserved for use by the individual payment systems</w:t>
                  </w:r>
                </w:p>
                <w:p w14:paraId="76FF5CA5" w14:textId="77777777" w:rsidR="00751147" w:rsidRDefault="00751147" w:rsidP="004E5CB1">
                  <w:pPr>
                    <w:autoSpaceDE w:val="0"/>
                    <w:autoSpaceDN w:val="0"/>
                    <w:adjustRightInd w:val="0"/>
                    <w:ind w:left="950" w:hanging="950"/>
                    <w:rPr>
                      <w:snapToGrid w:val="0"/>
                    </w:rPr>
                  </w:pPr>
                  <w:r>
                    <w:rPr>
                      <w:snapToGrid w:val="0"/>
                    </w:rPr>
                    <w:t>11xxxx = Values in the range 110000–111110 reserved for future use by the issuer</w:t>
                  </w:r>
                </w:p>
                <w:p w14:paraId="3D9228B1" w14:textId="77777777" w:rsidR="00751147" w:rsidRPr="004E6517" w:rsidRDefault="00751147" w:rsidP="004E5CB1">
                  <w:pPr>
                    <w:autoSpaceDE w:val="0"/>
                    <w:autoSpaceDN w:val="0"/>
                    <w:adjustRightInd w:val="0"/>
                    <w:ind w:left="950" w:hanging="950"/>
                    <w:rPr>
                      <w:b/>
                      <w:bCs/>
                      <w:snapToGrid w:val="0"/>
                    </w:rPr>
                  </w:pPr>
                  <w:r>
                    <w:rPr>
                      <w:snapToGrid w:val="0"/>
                    </w:rPr>
                    <w:t>111111 = Not available for use</w:t>
                  </w:r>
                </w:p>
              </w:tc>
            </w:tr>
          </w:tbl>
          <w:p w14:paraId="67B5C113" w14:textId="77777777" w:rsidR="00164382" w:rsidRPr="00164382" w:rsidRDefault="00164382" w:rsidP="004E5CB1">
            <w:pPr>
              <w:autoSpaceDE w:val="0"/>
              <w:autoSpaceDN w:val="0"/>
              <w:adjustRightInd w:val="0"/>
              <w:ind w:firstLine="720"/>
              <w:rPr>
                <w:b/>
                <w:snapToGrid w:val="0"/>
              </w:rPr>
            </w:pPr>
            <w:r>
              <w:rPr>
                <w:snapToGrid w:val="0"/>
              </w:rPr>
              <w:tab/>
            </w:r>
            <w:r>
              <w:rPr>
                <w:snapToGrid w:val="0"/>
              </w:rPr>
              <w:tab/>
            </w:r>
          </w:p>
        </w:tc>
      </w:tr>
      <w:tr w:rsidR="00751147" w:rsidRPr="00164382" w14:paraId="539121DD" w14:textId="77777777" w:rsidTr="004E5CB1">
        <w:tc>
          <w:tcPr>
            <w:tcW w:w="1169" w:type="dxa"/>
          </w:tcPr>
          <w:p w14:paraId="65C740A7" w14:textId="77777777" w:rsidR="00751147" w:rsidRPr="00164382" w:rsidRDefault="00751147" w:rsidP="004E5CB1">
            <w:pPr>
              <w:pStyle w:val="BodyText2"/>
              <w:jc w:val="center"/>
              <w:rPr>
                <w:color w:val="auto"/>
              </w:rPr>
            </w:pPr>
            <w:r w:rsidRPr="00751147">
              <w:rPr>
                <w:color w:val="auto"/>
              </w:rPr>
              <w:lastRenderedPageBreak/>
              <w:t>09–10</w:t>
            </w:r>
          </w:p>
        </w:tc>
        <w:tc>
          <w:tcPr>
            <w:tcW w:w="1045" w:type="dxa"/>
          </w:tcPr>
          <w:p w14:paraId="28082B73" w14:textId="77777777" w:rsidR="00751147" w:rsidRPr="00164382" w:rsidRDefault="00751147" w:rsidP="004E5CB1">
            <w:pPr>
              <w:pStyle w:val="BodyText2"/>
              <w:jc w:val="center"/>
              <w:rPr>
                <w:color w:val="auto"/>
              </w:rPr>
            </w:pPr>
            <w:r w:rsidRPr="00751147">
              <w:rPr>
                <w:color w:val="auto"/>
              </w:rPr>
              <w:t>2</w:t>
            </w:r>
          </w:p>
        </w:tc>
        <w:tc>
          <w:tcPr>
            <w:tcW w:w="7141" w:type="dxa"/>
          </w:tcPr>
          <w:p w14:paraId="5C779A04" w14:textId="77777777" w:rsidR="00751147" w:rsidRPr="003E6CAD" w:rsidRDefault="00751147" w:rsidP="004E5CB1">
            <w:pPr>
              <w:autoSpaceDE w:val="0"/>
              <w:autoSpaceDN w:val="0"/>
              <w:adjustRightInd w:val="0"/>
              <w:spacing w:after="120"/>
              <w:rPr>
                <w:b/>
                <w:snapToGrid w:val="0"/>
              </w:rPr>
            </w:pPr>
            <w:r w:rsidRPr="003E6CAD">
              <w:rPr>
                <w:b/>
                <w:snapToGrid w:val="0"/>
              </w:rPr>
              <w:t>Byte 2—CVM Condition</w:t>
            </w:r>
          </w:p>
          <w:p w14:paraId="735C70FA" w14:textId="77777777" w:rsidR="00751147" w:rsidRDefault="00751147" w:rsidP="004E5CB1">
            <w:pPr>
              <w:autoSpaceDE w:val="0"/>
              <w:autoSpaceDN w:val="0"/>
              <w:adjustRightInd w:val="0"/>
              <w:rPr>
                <w:snapToGrid w:val="0"/>
              </w:rPr>
            </w:pPr>
            <w:r>
              <w:rPr>
                <w:snapToGrid w:val="0"/>
              </w:rPr>
              <w:t xml:space="preserve">Description of Hexadecimal Values </w:t>
            </w:r>
          </w:p>
          <w:p w14:paraId="3C672BBE" w14:textId="77777777" w:rsidR="00751147" w:rsidRDefault="00751147" w:rsidP="004E5CB1">
            <w:pPr>
              <w:autoSpaceDE w:val="0"/>
              <w:autoSpaceDN w:val="0"/>
              <w:adjustRightInd w:val="0"/>
              <w:rPr>
                <w:snapToGrid w:val="0"/>
              </w:rPr>
            </w:pPr>
            <w:r>
              <w:rPr>
                <w:snapToGrid w:val="0"/>
              </w:rPr>
              <w:t>CVM condition code. Valid values are as follows:</w:t>
            </w:r>
          </w:p>
          <w:p w14:paraId="5D05FADA" w14:textId="77777777" w:rsidR="00751147" w:rsidRDefault="00751147" w:rsidP="004E5CB1">
            <w:pPr>
              <w:autoSpaceDE w:val="0"/>
              <w:autoSpaceDN w:val="0"/>
              <w:adjustRightInd w:val="0"/>
              <w:ind w:firstLine="720"/>
              <w:rPr>
                <w:snapToGrid w:val="0"/>
              </w:rPr>
            </w:pPr>
          </w:p>
          <w:p w14:paraId="49756D70" w14:textId="77777777" w:rsidR="00751147" w:rsidRDefault="00751147" w:rsidP="004E5CB1">
            <w:pPr>
              <w:autoSpaceDE w:val="0"/>
              <w:autoSpaceDN w:val="0"/>
              <w:adjustRightInd w:val="0"/>
              <w:rPr>
                <w:snapToGrid w:val="0"/>
              </w:rPr>
            </w:pPr>
            <w:r>
              <w:rPr>
                <w:snapToGrid w:val="0"/>
              </w:rPr>
              <w:t>00 = Always</w:t>
            </w:r>
          </w:p>
          <w:p w14:paraId="38F43F46" w14:textId="77777777" w:rsidR="00751147" w:rsidRDefault="00751147" w:rsidP="004E5CB1">
            <w:pPr>
              <w:autoSpaceDE w:val="0"/>
              <w:autoSpaceDN w:val="0"/>
              <w:adjustRightInd w:val="0"/>
              <w:rPr>
                <w:snapToGrid w:val="0"/>
              </w:rPr>
            </w:pPr>
            <w:r>
              <w:rPr>
                <w:snapToGrid w:val="0"/>
              </w:rPr>
              <w:t>01 = If cash or cashback</w:t>
            </w:r>
          </w:p>
          <w:p w14:paraId="0D2C3540" w14:textId="77777777" w:rsidR="00751147" w:rsidRDefault="00751147" w:rsidP="004E5CB1">
            <w:pPr>
              <w:autoSpaceDE w:val="0"/>
              <w:autoSpaceDN w:val="0"/>
              <w:adjustRightInd w:val="0"/>
              <w:rPr>
                <w:snapToGrid w:val="0"/>
              </w:rPr>
            </w:pPr>
            <w:r>
              <w:rPr>
                <w:snapToGrid w:val="0"/>
              </w:rPr>
              <w:t>02 = If not cash or cashback</w:t>
            </w:r>
          </w:p>
          <w:p w14:paraId="7403A366" w14:textId="77777777" w:rsidR="00751147" w:rsidRDefault="00751147" w:rsidP="004E5CB1">
            <w:pPr>
              <w:autoSpaceDE w:val="0"/>
              <w:autoSpaceDN w:val="0"/>
              <w:adjustRightInd w:val="0"/>
              <w:rPr>
                <w:snapToGrid w:val="0"/>
              </w:rPr>
            </w:pPr>
            <w:r>
              <w:rPr>
                <w:snapToGrid w:val="0"/>
              </w:rPr>
              <w:t>03 = If terminal supports the CVM</w:t>
            </w:r>
          </w:p>
          <w:p w14:paraId="4AA08760" w14:textId="77777777" w:rsidR="00751147" w:rsidRDefault="00751147" w:rsidP="004E5CB1">
            <w:pPr>
              <w:autoSpaceDE w:val="0"/>
              <w:autoSpaceDN w:val="0"/>
              <w:adjustRightInd w:val="0"/>
              <w:rPr>
                <w:snapToGrid w:val="0"/>
              </w:rPr>
            </w:pPr>
            <w:r>
              <w:rPr>
                <w:snapToGrid w:val="0"/>
              </w:rPr>
              <w:lastRenderedPageBreak/>
              <w:t>04 = Reserved for future use</w:t>
            </w:r>
          </w:p>
          <w:p w14:paraId="0B764984" w14:textId="77777777" w:rsidR="00751147" w:rsidRDefault="00751147" w:rsidP="004E5CB1">
            <w:pPr>
              <w:autoSpaceDE w:val="0"/>
              <w:autoSpaceDN w:val="0"/>
              <w:adjustRightInd w:val="0"/>
              <w:rPr>
                <w:snapToGrid w:val="0"/>
              </w:rPr>
            </w:pPr>
            <w:r>
              <w:rPr>
                <w:snapToGrid w:val="0"/>
              </w:rPr>
              <w:t>05 = Reserved for future use</w:t>
            </w:r>
          </w:p>
          <w:p w14:paraId="53EF060C" w14:textId="77777777" w:rsidR="00751147" w:rsidRDefault="00751147" w:rsidP="004E5CB1">
            <w:pPr>
              <w:autoSpaceDE w:val="0"/>
              <w:autoSpaceDN w:val="0"/>
              <w:adjustRightInd w:val="0"/>
              <w:rPr>
                <w:snapToGrid w:val="0"/>
              </w:rPr>
            </w:pPr>
            <w:r>
              <w:rPr>
                <w:snapToGrid w:val="0"/>
              </w:rPr>
              <w:t>06 = If transaction is in the application currency and is under x value</w:t>
            </w:r>
          </w:p>
          <w:p w14:paraId="13C7E3F0" w14:textId="77777777" w:rsidR="00751147" w:rsidRDefault="00751147" w:rsidP="004E5CB1">
            <w:pPr>
              <w:autoSpaceDE w:val="0"/>
              <w:autoSpaceDN w:val="0"/>
              <w:adjustRightInd w:val="0"/>
              <w:rPr>
                <w:snapToGrid w:val="0"/>
              </w:rPr>
            </w:pPr>
            <w:r>
              <w:rPr>
                <w:snapToGrid w:val="0"/>
              </w:rPr>
              <w:t>07 = If transaction is in the application currency and is over x value</w:t>
            </w:r>
          </w:p>
          <w:p w14:paraId="76801F0A" w14:textId="77777777" w:rsidR="00751147" w:rsidRDefault="00751147" w:rsidP="004E5CB1">
            <w:pPr>
              <w:autoSpaceDE w:val="0"/>
              <w:autoSpaceDN w:val="0"/>
              <w:adjustRightInd w:val="0"/>
              <w:rPr>
                <w:snapToGrid w:val="0"/>
              </w:rPr>
            </w:pPr>
            <w:r>
              <w:rPr>
                <w:snapToGrid w:val="0"/>
              </w:rPr>
              <w:t>08 = If transaction is in the application currency and is under y value</w:t>
            </w:r>
          </w:p>
          <w:p w14:paraId="2C33ACF5" w14:textId="77777777" w:rsidR="00751147" w:rsidRDefault="00751147" w:rsidP="004E5CB1">
            <w:pPr>
              <w:autoSpaceDE w:val="0"/>
              <w:autoSpaceDN w:val="0"/>
              <w:adjustRightInd w:val="0"/>
              <w:rPr>
                <w:snapToGrid w:val="0"/>
              </w:rPr>
            </w:pPr>
            <w:r>
              <w:rPr>
                <w:snapToGrid w:val="0"/>
              </w:rPr>
              <w:t>09 = If transaction is in the application currency and is over y value</w:t>
            </w:r>
          </w:p>
          <w:p w14:paraId="557F0340" w14:textId="77777777" w:rsidR="00751147" w:rsidRDefault="00751147" w:rsidP="004E5CB1">
            <w:pPr>
              <w:autoSpaceDE w:val="0"/>
              <w:autoSpaceDN w:val="0"/>
              <w:adjustRightInd w:val="0"/>
              <w:rPr>
                <w:snapToGrid w:val="0"/>
              </w:rPr>
            </w:pPr>
            <w:r>
              <w:rPr>
                <w:snapToGrid w:val="0"/>
              </w:rPr>
              <w:t>0A–7F = Reserved for future use</w:t>
            </w:r>
          </w:p>
          <w:p w14:paraId="04AC9CB3" w14:textId="77777777" w:rsidR="00751147" w:rsidRDefault="00751147" w:rsidP="004E5CB1">
            <w:pPr>
              <w:autoSpaceDE w:val="0"/>
              <w:autoSpaceDN w:val="0"/>
              <w:adjustRightInd w:val="0"/>
              <w:rPr>
                <w:snapToGrid w:val="0"/>
              </w:rPr>
            </w:pPr>
            <w:r>
              <w:rPr>
                <w:snapToGrid w:val="0"/>
              </w:rPr>
              <w:t>80–FF = Reserved for future use by individual payment systems</w:t>
            </w:r>
          </w:p>
          <w:p w14:paraId="6D042876" w14:textId="77777777" w:rsidR="00751147" w:rsidRPr="003E6CAD" w:rsidRDefault="00751147" w:rsidP="004E5CB1">
            <w:pPr>
              <w:autoSpaceDE w:val="0"/>
              <w:autoSpaceDN w:val="0"/>
              <w:adjustRightInd w:val="0"/>
              <w:rPr>
                <w:b/>
                <w:snapToGrid w:val="0"/>
              </w:rPr>
            </w:pPr>
          </w:p>
        </w:tc>
      </w:tr>
      <w:tr w:rsidR="00751147" w:rsidRPr="00164382" w14:paraId="73688D24" w14:textId="77777777" w:rsidTr="004E5CB1">
        <w:tc>
          <w:tcPr>
            <w:tcW w:w="1169" w:type="dxa"/>
          </w:tcPr>
          <w:p w14:paraId="01CD03D0" w14:textId="77777777" w:rsidR="00751147" w:rsidRPr="00751147" w:rsidRDefault="00751147" w:rsidP="004E5CB1">
            <w:pPr>
              <w:pStyle w:val="BodyText2"/>
              <w:jc w:val="center"/>
              <w:rPr>
                <w:color w:val="auto"/>
              </w:rPr>
            </w:pPr>
            <w:r w:rsidRPr="00751147">
              <w:rPr>
                <w:color w:val="auto"/>
              </w:rPr>
              <w:lastRenderedPageBreak/>
              <w:t>11–12</w:t>
            </w:r>
          </w:p>
        </w:tc>
        <w:tc>
          <w:tcPr>
            <w:tcW w:w="1045" w:type="dxa"/>
          </w:tcPr>
          <w:p w14:paraId="311804F3" w14:textId="77777777" w:rsidR="00751147" w:rsidRPr="00751147" w:rsidRDefault="00751147" w:rsidP="004E5CB1">
            <w:pPr>
              <w:pStyle w:val="BodyText2"/>
              <w:jc w:val="center"/>
              <w:rPr>
                <w:color w:val="auto"/>
              </w:rPr>
            </w:pPr>
            <w:r w:rsidRPr="00751147">
              <w:rPr>
                <w:color w:val="auto"/>
              </w:rPr>
              <w:t>2</w:t>
            </w:r>
          </w:p>
        </w:tc>
        <w:tc>
          <w:tcPr>
            <w:tcW w:w="7141" w:type="dxa"/>
          </w:tcPr>
          <w:p w14:paraId="0182B593" w14:textId="77777777" w:rsidR="00751147" w:rsidRPr="003E6CAD" w:rsidRDefault="00751147" w:rsidP="004E5CB1">
            <w:pPr>
              <w:autoSpaceDE w:val="0"/>
              <w:autoSpaceDN w:val="0"/>
              <w:adjustRightInd w:val="0"/>
              <w:spacing w:after="120"/>
              <w:rPr>
                <w:b/>
                <w:snapToGrid w:val="0"/>
              </w:rPr>
            </w:pPr>
            <w:r w:rsidRPr="003E6CAD">
              <w:rPr>
                <w:b/>
                <w:snapToGrid w:val="0"/>
              </w:rPr>
              <w:t>Byte 3—CVM Result</w:t>
            </w:r>
          </w:p>
          <w:p w14:paraId="0E7C83F9" w14:textId="77777777" w:rsidR="00751147" w:rsidRDefault="00751147" w:rsidP="004E5CB1">
            <w:pPr>
              <w:autoSpaceDE w:val="0"/>
              <w:autoSpaceDN w:val="0"/>
              <w:adjustRightInd w:val="0"/>
              <w:rPr>
                <w:snapToGrid w:val="0"/>
              </w:rPr>
            </w:pPr>
            <w:r>
              <w:rPr>
                <w:snapToGrid w:val="0"/>
              </w:rPr>
              <w:t>Description of Hexadecimal Values</w:t>
            </w:r>
          </w:p>
          <w:p w14:paraId="59DFAA71" w14:textId="77777777" w:rsidR="00751147" w:rsidRDefault="00751147" w:rsidP="004E5CB1">
            <w:pPr>
              <w:autoSpaceDE w:val="0"/>
              <w:autoSpaceDN w:val="0"/>
              <w:adjustRightInd w:val="0"/>
              <w:rPr>
                <w:snapToGrid w:val="0"/>
              </w:rPr>
            </w:pPr>
            <w:r>
              <w:rPr>
                <w:snapToGrid w:val="0"/>
              </w:rPr>
              <w:t>Result of the last CVM performed, as known by the terminal. Valid values are as follows:</w:t>
            </w:r>
          </w:p>
          <w:p w14:paraId="749AA539" w14:textId="77777777" w:rsidR="00751147" w:rsidRDefault="00751147" w:rsidP="004E5CB1">
            <w:pPr>
              <w:autoSpaceDE w:val="0"/>
              <w:autoSpaceDN w:val="0"/>
              <w:adjustRightInd w:val="0"/>
              <w:ind w:firstLine="720"/>
              <w:rPr>
                <w:snapToGrid w:val="0"/>
              </w:rPr>
            </w:pPr>
          </w:p>
          <w:p w14:paraId="6BC18114" w14:textId="77777777" w:rsidR="00751147" w:rsidRDefault="00751147" w:rsidP="004E5CB1">
            <w:pPr>
              <w:autoSpaceDE w:val="0"/>
              <w:autoSpaceDN w:val="0"/>
              <w:adjustRightInd w:val="0"/>
              <w:rPr>
                <w:snapToGrid w:val="0"/>
              </w:rPr>
            </w:pPr>
            <w:r>
              <w:rPr>
                <w:snapToGrid w:val="0"/>
              </w:rPr>
              <w:t>0 = Unknown (e.g., for signature)</w:t>
            </w:r>
          </w:p>
          <w:p w14:paraId="7981C264" w14:textId="77777777" w:rsidR="00751147" w:rsidRDefault="00751147" w:rsidP="004E5CB1">
            <w:pPr>
              <w:autoSpaceDE w:val="0"/>
              <w:autoSpaceDN w:val="0"/>
              <w:adjustRightInd w:val="0"/>
              <w:rPr>
                <w:snapToGrid w:val="0"/>
              </w:rPr>
            </w:pPr>
            <w:r>
              <w:rPr>
                <w:snapToGrid w:val="0"/>
              </w:rPr>
              <w:t>1 = Failed (e.g., for offline PIN)</w:t>
            </w:r>
          </w:p>
          <w:p w14:paraId="020B665A" w14:textId="77777777" w:rsidR="00751147" w:rsidRDefault="00751147" w:rsidP="004E5CB1">
            <w:pPr>
              <w:autoSpaceDE w:val="0"/>
              <w:autoSpaceDN w:val="0"/>
              <w:adjustRightInd w:val="0"/>
              <w:rPr>
                <w:snapToGrid w:val="0"/>
              </w:rPr>
            </w:pPr>
            <w:r>
              <w:rPr>
                <w:snapToGrid w:val="0"/>
              </w:rPr>
              <w:t>2 = Successful (e.g., for offline PIN)</w:t>
            </w:r>
          </w:p>
          <w:p w14:paraId="0A622D17" w14:textId="77777777" w:rsidR="00751147" w:rsidRPr="003E6CAD" w:rsidRDefault="00751147" w:rsidP="004E5CB1">
            <w:pPr>
              <w:autoSpaceDE w:val="0"/>
              <w:autoSpaceDN w:val="0"/>
              <w:adjustRightInd w:val="0"/>
              <w:rPr>
                <w:b/>
                <w:snapToGrid w:val="0"/>
              </w:rPr>
            </w:pPr>
          </w:p>
        </w:tc>
      </w:tr>
      <w:tr w:rsidR="00751147" w:rsidRPr="00164382" w14:paraId="508ED5CB" w14:textId="77777777" w:rsidTr="004E5CB1">
        <w:tc>
          <w:tcPr>
            <w:tcW w:w="1169" w:type="dxa"/>
          </w:tcPr>
          <w:p w14:paraId="0CFBA159" w14:textId="77777777" w:rsidR="00751147" w:rsidRPr="00751147" w:rsidRDefault="00751147" w:rsidP="004E5CB1">
            <w:pPr>
              <w:pStyle w:val="BodyText2"/>
              <w:jc w:val="center"/>
              <w:rPr>
                <w:color w:val="auto"/>
              </w:rPr>
            </w:pPr>
            <w:r w:rsidRPr="00751147">
              <w:rPr>
                <w:color w:val="auto"/>
              </w:rPr>
              <w:t>13–16</w:t>
            </w:r>
          </w:p>
        </w:tc>
        <w:tc>
          <w:tcPr>
            <w:tcW w:w="1045" w:type="dxa"/>
          </w:tcPr>
          <w:p w14:paraId="2C6980AA" w14:textId="77777777" w:rsidR="00751147" w:rsidRPr="00751147" w:rsidRDefault="00751147" w:rsidP="004E5CB1">
            <w:pPr>
              <w:pStyle w:val="BodyText2"/>
              <w:jc w:val="center"/>
              <w:rPr>
                <w:color w:val="auto"/>
              </w:rPr>
            </w:pPr>
            <w:r w:rsidRPr="00751147">
              <w:rPr>
                <w:color w:val="auto"/>
              </w:rPr>
              <w:t>4</w:t>
            </w:r>
          </w:p>
        </w:tc>
        <w:tc>
          <w:tcPr>
            <w:tcW w:w="7141" w:type="dxa"/>
          </w:tcPr>
          <w:p w14:paraId="6679CF79" w14:textId="77777777" w:rsidR="00751147" w:rsidRDefault="00751147" w:rsidP="004E5CB1">
            <w:pPr>
              <w:autoSpaceDE w:val="0"/>
              <w:autoSpaceDN w:val="0"/>
              <w:adjustRightInd w:val="0"/>
              <w:spacing w:after="120"/>
              <w:rPr>
                <w:snapToGrid w:val="0"/>
              </w:rPr>
            </w:pPr>
            <w:r w:rsidRPr="003E6CAD">
              <w:rPr>
                <w:b/>
                <w:snapToGrid w:val="0"/>
              </w:rPr>
              <w:t>Application Version Number</w:t>
            </w:r>
          </w:p>
          <w:p w14:paraId="6A194D5D" w14:textId="77777777" w:rsidR="00751147" w:rsidRDefault="00751147" w:rsidP="004E5CB1">
            <w:pPr>
              <w:autoSpaceDE w:val="0"/>
              <w:autoSpaceDN w:val="0"/>
              <w:adjustRightInd w:val="0"/>
              <w:rPr>
                <w:snapToGrid w:val="0"/>
              </w:rPr>
            </w:pPr>
            <w:r>
              <w:rPr>
                <w:snapToGrid w:val="0"/>
              </w:rPr>
              <w:t>The application version number assigned by the payment system for the application.</w:t>
            </w:r>
          </w:p>
          <w:p w14:paraId="67B9E504" w14:textId="77777777" w:rsidR="00751147" w:rsidRDefault="00751147" w:rsidP="004E5CB1">
            <w:pPr>
              <w:autoSpaceDE w:val="0"/>
              <w:autoSpaceDN w:val="0"/>
              <w:adjustRightInd w:val="0"/>
              <w:rPr>
                <w:snapToGrid w:val="0"/>
              </w:rPr>
            </w:pPr>
          </w:p>
          <w:p w14:paraId="6193AA6F" w14:textId="77777777" w:rsidR="00751147" w:rsidRPr="00C102E9" w:rsidRDefault="00751147" w:rsidP="004E5CB1">
            <w:pPr>
              <w:autoSpaceDE w:val="0"/>
              <w:autoSpaceDN w:val="0"/>
              <w:adjustRightInd w:val="0"/>
              <w:rPr>
                <w:b/>
                <w:snapToGrid w:val="0"/>
              </w:rPr>
            </w:pPr>
            <w:r w:rsidRPr="00C102E9">
              <w:rPr>
                <w:b/>
                <w:snapToGrid w:val="0"/>
              </w:rPr>
              <w:t>EMV Tag: 9F09</w:t>
            </w:r>
          </w:p>
          <w:p w14:paraId="78FE584F" w14:textId="77777777" w:rsidR="00751147" w:rsidRPr="003E6CAD" w:rsidRDefault="00751147" w:rsidP="004E5CB1">
            <w:pPr>
              <w:autoSpaceDE w:val="0"/>
              <w:autoSpaceDN w:val="0"/>
              <w:adjustRightInd w:val="0"/>
              <w:rPr>
                <w:b/>
                <w:snapToGrid w:val="0"/>
              </w:rPr>
            </w:pPr>
          </w:p>
        </w:tc>
      </w:tr>
      <w:tr w:rsidR="00751147" w:rsidRPr="00164382" w14:paraId="3DFD01EF" w14:textId="77777777" w:rsidTr="004E5CB1">
        <w:tc>
          <w:tcPr>
            <w:tcW w:w="1169" w:type="dxa"/>
          </w:tcPr>
          <w:p w14:paraId="12ACB9C5" w14:textId="77777777" w:rsidR="00751147" w:rsidRPr="00751147" w:rsidRDefault="00751147" w:rsidP="004E5CB1">
            <w:pPr>
              <w:pStyle w:val="BodyText2"/>
              <w:jc w:val="center"/>
              <w:rPr>
                <w:color w:val="auto"/>
              </w:rPr>
            </w:pPr>
            <w:r w:rsidRPr="00751147">
              <w:rPr>
                <w:color w:val="auto"/>
              </w:rPr>
              <w:t>17–48</w:t>
            </w:r>
          </w:p>
        </w:tc>
        <w:tc>
          <w:tcPr>
            <w:tcW w:w="1045" w:type="dxa"/>
          </w:tcPr>
          <w:p w14:paraId="075F790F" w14:textId="77777777" w:rsidR="00751147" w:rsidRPr="00751147" w:rsidRDefault="00751147" w:rsidP="004E5CB1">
            <w:pPr>
              <w:pStyle w:val="BodyText2"/>
              <w:jc w:val="center"/>
              <w:rPr>
                <w:color w:val="auto"/>
              </w:rPr>
            </w:pPr>
            <w:r w:rsidRPr="00751147">
              <w:rPr>
                <w:color w:val="auto"/>
              </w:rPr>
              <w:t>32</w:t>
            </w:r>
          </w:p>
        </w:tc>
        <w:tc>
          <w:tcPr>
            <w:tcW w:w="7141" w:type="dxa"/>
          </w:tcPr>
          <w:p w14:paraId="74B3FAA7" w14:textId="77777777" w:rsidR="00751147" w:rsidRPr="003E6CAD" w:rsidRDefault="00751147" w:rsidP="004E5CB1">
            <w:pPr>
              <w:autoSpaceDE w:val="0"/>
              <w:autoSpaceDN w:val="0"/>
              <w:adjustRightInd w:val="0"/>
              <w:spacing w:after="120"/>
              <w:rPr>
                <w:b/>
                <w:snapToGrid w:val="0"/>
              </w:rPr>
            </w:pPr>
            <w:r w:rsidRPr="003E6CAD">
              <w:rPr>
                <w:b/>
                <w:snapToGrid w:val="0"/>
              </w:rPr>
              <w:t>Dedicated File Name</w:t>
            </w:r>
          </w:p>
          <w:p w14:paraId="37A3E070" w14:textId="77777777" w:rsidR="00751147" w:rsidRDefault="00751147" w:rsidP="004E5CB1">
            <w:pPr>
              <w:autoSpaceDE w:val="0"/>
              <w:autoSpaceDN w:val="0"/>
              <w:adjustRightInd w:val="0"/>
              <w:rPr>
                <w:snapToGrid w:val="0"/>
              </w:rPr>
            </w:pPr>
            <w:r>
              <w:rPr>
                <w:snapToGrid w:val="0"/>
              </w:rPr>
              <w:t>The name of the dedicated file (as described in ISO/IEC 7816-4) or application identifier (as described in ISO/IEC 7816-5).</w:t>
            </w:r>
          </w:p>
          <w:p w14:paraId="24E607A0" w14:textId="77777777" w:rsidR="00751147" w:rsidRDefault="00751147" w:rsidP="004E5CB1">
            <w:pPr>
              <w:autoSpaceDE w:val="0"/>
              <w:autoSpaceDN w:val="0"/>
              <w:adjustRightInd w:val="0"/>
              <w:ind w:firstLine="720"/>
              <w:rPr>
                <w:snapToGrid w:val="0"/>
              </w:rPr>
            </w:pPr>
          </w:p>
          <w:p w14:paraId="27BF3DEC" w14:textId="77777777" w:rsidR="00751147" w:rsidRDefault="00751147" w:rsidP="004E5CB1">
            <w:pPr>
              <w:autoSpaceDE w:val="0"/>
              <w:autoSpaceDN w:val="0"/>
              <w:adjustRightInd w:val="0"/>
              <w:rPr>
                <w:snapToGrid w:val="0"/>
              </w:rPr>
            </w:pPr>
            <w:r>
              <w:rPr>
                <w:snapToGrid w:val="0"/>
              </w:rPr>
              <w:t>The length of this value is dictated by the data received from the card.</w:t>
            </w:r>
          </w:p>
          <w:p w14:paraId="6EB7546F" w14:textId="77777777" w:rsidR="00751147" w:rsidRDefault="00751147" w:rsidP="004E5CB1">
            <w:pPr>
              <w:autoSpaceDE w:val="0"/>
              <w:autoSpaceDN w:val="0"/>
              <w:adjustRightInd w:val="0"/>
              <w:rPr>
                <w:snapToGrid w:val="0"/>
              </w:rPr>
            </w:pPr>
            <w:r>
              <w:rPr>
                <w:snapToGrid w:val="0"/>
              </w:rPr>
              <w:t>The value should not be padded with blanks.</w:t>
            </w:r>
          </w:p>
          <w:p w14:paraId="0A2F0E07" w14:textId="77777777" w:rsidR="00751147" w:rsidRDefault="00751147" w:rsidP="004E5CB1">
            <w:pPr>
              <w:autoSpaceDE w:val="0"/>
              <w:autoSpaceDN w:val="0"/>
              <w:adjustRightInd w:val="0"/>
              <w:ind w:firstLine="720"/>
              <w:rPr>
                <w:snapToGrid w:val="0"/>
              </w:rPr>
            </w:pPr>
          </w:p>
          <w:p w14:paraId="4A39E501" w14:textId="77777777" w:rsidR="00751147" w:rsidRPr="00C102E9" w:rsidRDefault="00751147" w:rsidP="004E5CB1">
            <w:pPr>
              <w:autoSpaceDE w:val="0"/>
              <w:autoSpaceDN w:val="0"/>
              <w:adjustRightInd w:val="0"/>
              <w:rPr>
                <w:b/>
                <w:snapToGrid w:val="0"/>
              </w:rPr>
            </w:pPr>
            <w:r w:rsidRPr="00C102E9">
              <w:rPr>
                <w:b/>
                <w:snapToGrid w:val="0"/>
              </w:rPr>
              <w:t>EMV Tag: 84</w:t>
            </w:r>
          </w:p>
          <w:p w14:paraId="2A1335A0" w14:textId="77777777" w:rsidR="00751147" w:rsidRPr="003E6CAD" w:rsidRDefault="00751147" w:rsidP="004E5CB1">
            <w:pPr>
              <w:autoSpaceDE w:val="0"/>
              <w:autoSpaceDN w:val="0"/>
              <w:adjustRightInd w:val="0"/>
              <w:rPr>
                <w:b/>
                <w:snapToGrid w:val="0"/>
              </w:rPr>
            </w:pPr>
          </w:p>
        </w:tc>
      </w:tr>
    </w:tbl>
    <w:p w14:paraId="2E3FFA41" w14:textId="77777777" w:rsidR="000C5121" w:rsidRDefault="000C5121" w:rsidP="003E6CAD">
      <w:pPr>
        <w:autoSpaceDE w:val="0"/>
        <w:autoSpaceDN w:val="0"/>
        <w:adjustRightInd w:val="0"/>
        <w:ind w:left="720"/>
        <w:rPr>
          <w:snapToGrid w:val="0"/>
        </w:rPr>
      </w:pPr>
    </w:p>
    <w:p w14:paraId="67704D94" w14:textId="77777777" w:rsidR="00C21BB6" w:rsidRDefault="00C21BB6" w:rsidP="003E6CAD">
      <w:pPr>
        <w:autoSpaceDE w:val="0"/>
        <w:autoSpaceDN w:val="0"/>
        <w:adjustRightInd w:val="0"/>
        <w:ind w:left="720"/>
        <w:rPr>
          <w:snapToGrid w:val="0"/>
        </w:rPr>
      </w:pPr>
      <w:r>
        <w:rPr>
          <w:snapToGrid w:val="0"/>
        </w:rPr>
        <w:t>Note: EMV tags are hexadecimal identifiers for data elements in EMV specifications. They are provided in this SFID description for reference purposes only.</w:t>
      </w:r>
    </w:p>
    <w:p w14:paraId="5A5D08EC" w14:textId="77777777" w:rsidR="00C21BB6" w:rsidRDefault="00C21BB6" w:rsidP="003E6CAD">
      <w:pPr>
        <w:autoSpaceDE w:val="0"/>
        <w:autoSpaceDN w:val="0"/>
        <w:adjustRightInd w:val="0"/>
        <w:ind w:left="720"/>
        <w:rPr>
          <w:snapToGrid w:val="0"/>
        </w:rPr>
      </w:pPr>
    </w:p>
    <w:p w14:paraId="3E2C1DA0" w14:textId="77777777" w:rsidR="00A923EA" w:rsidRDefault="00A923EA" w:rsidP="003E6CAD">
      <w:pPr>
        <w:pStyle w:val="BodyText2"/>
        <w:ind w:left="2138" w:hanging="1418"/>
        <w:rPr>
          <w:b/>
          <w:color w:val="auto"/>
        </w:rPr>
      </w:pPr>
      <w:r>
        <w:rPr>
          <w:b/>
          <w:color w:val="auto"/>
        </w:rPr>
        <w:t>For use in Host 1 messages only.</w:t>
      </w:r>
    </w:p>
    <w:p w14:paraId="3D795F70" w14:textId="77777777" w:rsidR="00A923EA" w:rsidRDefault="00A923EA" w:rsidP="003E6CAD">
      <w:pPr>
        <w:pStyle w:val="BodyText2"/>
        <w:ind w:left="2138" w:hanging="1418"/>
        <w:rPr>
          <w:b/>
          <w:color w:val="auto"/>
        </w:rPr>
      </w:pPr>
    </w:p>
    <w:tbl>
      <w:tblPr>
        <w:tblStyle w:val="TableGrid"/>
        <w:tblW w:w="0" w:type="auto"/>
        <w:tblInd w:w="625" w:type="dxa"/>
        <w:tblLook w:val="04A0" w:firstRow="1" w:lastRow="0" w:firstColumn="1" w:lastColumn="0" w:noHBand="0" w:noVBand="1"/>
      </w:tblPr>
      <w:tblGrid>
        <w:gridCol w:w="2335"/>
        <w:gridCol w:w="7105"/>
      </w:tblGrid>
      <w:tr w:rsidR="00751147" w14:paraId="7A985B43" w14:textId="77777777" w:rsidTr="005A4E0A">
        <w:tc>
          <w:tcPr>
            <w:tcW w:w="2335" w:type="dxa"/>
            <w:tcBorders>
              <w:top w:val="nil"/>
              <w:left w:val="nil"/>
              <w:bottom w:val="nil"/>
              <w:right w:val="nil"/>
            </w:tcBorders>
          </w:tcPr>
          <w:p w14:paraId="744F1D22" w14:textId="77777777" w:rsidR="00751147" w:rsidRDefault="00751147" w:rsidP="00D51F8E">
            <w:pPr>
              <w:spacing w:after="120"/>
              <w:rPr>
                <w:b/>
                <w:snapToGrid w:val="0"/>
              </w:rPr>
            </w:pPr>
            <w:r>
              <w:rPr>
                <w:b/>
                <w:snapToGrid w:val="0"/>
              </w:rPr>
              <w:t>Request</w:t>
            </w:r>
          </w:p>
        </w:tc>
        <w:tc>
          <w:tcPr>
            <w:tcW w:w="7105" w:type="dxa"/>
            <w:tcBorders>
              <w:top w:val="nil"/>
              <w:left w:val="nil"/>
              <w:bottom w:val="nil"/>
              <w:right w:val="nil"/>
            </w:tcBorders>
          </w:tcPr>
          <w:p w14:paraId="1A1D8C34" w14:textId="77777777" w:rsidR="00751147" w:rsidRDefault="005A4E0A" w:rsidP="005A4E0A">
            <w:pPr>
              <w:pStyle w:val="ListParagraph"/>
              <w:ind w:left="0"/>
              <w:rPr>
                <w:b/>
                <w:snapToGrid w:val="0"/>
              </w:rPr>
            </w:pPr>
            <w:r>
              <w:t>Optional. Variable length of 48 bytes, depending upon the Dedicated File Name field definition used.</w:t>
            </w:r>
          </w:p>
        </w:tc>
      </w:tr>
      <w:tr w:rsidR="00751147" w14:paraId="4CD3F19C" w14:textId="77777777" w:rsidTr="005A4E0A">
        <w:tc>
          <w:tcPr>
            <w:tcW w:w="2335" w:type="dxa"/>
            <w:tcBorders>
              <w:top w:val="nil"/>
              <w:left w:val="nil"/>
              <w:bottom w:val="nil"/>
              <w:right w:val="nil"/>
            </w:tcBorders>
          </w:tcPr>
          <w:p w14:paraId="41F21845" w14:textId="77777777" w:rsidR="00751147" w:rsidRDefault="00751147" w:rsidP="00D51F8E">
            <w:pPr>
              <w:spacing w:after="120"/>
              <w:rPr>
                <w:b/>
                <w:snapToGrid w:val="0"/>
              </w:rPr>
            </w:pPr>
            <w:r>
              <w:rPr>
                <w:b/>
                <w:snapToGrid w:val="0"/>
              </w:rPr>
              <w:lastRenderedPageBreak/>
              <w:t>Response</w:t>
            </w:r>
          </w:p>
        </w:tc>
        <w:tc>
          <w:tcPr>
            <w:tcW w:w="7105" w:type="dxa"/>
            <w:tcBorders>
              <w:top w:val="nil"/>
              <w:left w:val="nil"/>
              <w:bottom w:val="nil"/>
              <w:right w:val="nil"/>
            </w:tcBorders>
          </w:tcPr>
          <w:p w14:paraId="7F99DD83" w14:textId="77777777" w:rsidR="00751147" w:rsidRPr="008F0357" w:rsidRDefault="005A4E0A" w:rsidP="005A4E0A">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bCs/>
                <w:snapToGrid w:val="0"/>
              </w:rPr>
            </w:pPr>
            <w:r>
              <w:rPr>
                <w:snapToGrid w:val="0"/>
              </w:rPr>
              <w:t>Not applicable.</w:t>
            </w:r>
          </w:p>
        </w:tc>
      </w:tr>
      <w:tr w:rsidR="00751147" w14:paraId="45799A3B" w14:textId="77777777" w:rsidTr="005A4E0A">
        <w:tc>
          <w:tcPr>
            <w:tcW w:w="2335" w:type="dxa"/>
            <w:tcBorders>
              <w:top w:val="nil"/>
              <w:left w:val="nil"/>
              <w:bottom w:val="nil"/>
              <w:right w:val="nil"/>
            </w:tcBorders>
          </w:tcPr>
          <w:p w14:paraId="79E8D3CC" w14:textId="77777777" w:rsidR="00751147" w:rsidRDefault="00751147" w:rsidP="00D51F8E">
            <w:pPr>
              <w:spacing w:after="120"/>
              <w:rPr>
                <w:b/>
                <w:snapToGrid w:val="0"/>
              </w:rPr>
            </w:pPr>
            <w:r w:rsidRPr="00FB4BC9">
              <w:rPr>
                <w:rFonts w:cs="Arial"/>
                <w:b/>
                <w:bCs/>
                <w:lang w:val="en-CA"/>
              </w:rPr>
              <w:t>Internal Field</w:t>
            </w:r>
          </w:p>
        </w:tc>
        <w:tc>
          <w:tcPr>
            <w:tcW w:w="7105" w:type="dxa"/>
            <w:tcBorders>
              <w:top w:val="nil"/>
              <w:left w:val="nil"/>
              <w:bottom w:val="nil"/>
              <w:right w:val="nil"/>
            </w:tcBorders>
          </w:tcPr>
          <w:p w14:paraId="7412290D" w14:textId="77777777" w:rsidR="005A4E0A" w:rsidRPr="005B3F24" w:rsidRDefault="005A4E0A" w:rsidP="005A4E0A">
            <w:pPr>
              <w:autoSpaceDE w:val="0"/>
              <w:autoSpaceDN w:val="0"/>
              <w:adjustRightInd w:val="0"/>
              <w:ind w:left="1418" w:hanging="1418"/>
              <w:rPr>
                <w:rFonts w:cs="Arial"/>
                <w:lang w:val="en-CA"/>
              </w:rPr>
            </w:pPr>
            <w:r w:rsidRPr="005B3F24">
              <w:rPr>
                <w:rFonts w:cs="Arial"/>
                <w:lang w:val="en-CA"/>
              </w:rPr>
              <w:t>EMV Discretionary Data token and</w:t>
            </w:r>
          </w:p>
          <w:p w14:paraId="77BDBFF2" w14:textId="77777777" w:rsidR="00751147" w:rsidRDefault="005A4E0A" w:rsidP="005A4E0A">
            <w:pPr>
              <w:rPr>
                <w:b/>
                <w:snapToGrid w:val="0"/>
              </w:rPr>
            </w:pPr>
            <w:r w:rsidRPr="005B3F24">
              <w:rPr>
                <w:rFonts w:cs="Arial"/>
                <w:lang w:val="en-CA"/>
              </w:rPr>
              <w:t>EMV Status token</w:t>
            </w:r>
          </w:p>
        </w:tc>
      </w:tr>
      <w:tr w:rsidR="004E6517" w14:paraId="1CDE6CEE" w14:textId="77777777" w:rsidTr="007511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35" w:type="dxa"/>
          </w:tcPr>
          <w:p w14:paraId="651E91E3" w14:textId="77777777" w:rsidR="004E6517" w:rsidRDefault="004E6517" w:rsidP="00381703">
            <w:pPr>
              <w:spacing w:after="120"/>
              <w:rPr>
                <w:b/>
                <w:snapToGrid w:val="0"/>
              </w:rPr>
            </w:pPr>
          </w:p>
          <w:p w14:paraId="60CFA41A" w14:textId="77777777" w:rsidR="000C5121" w:rsidRDefault="000C5121" w:rsidP="00381703">
            <w:pPr>
              <w:spacing w:after="120"/>
              <w:rPr>
                <w:b/>
                <w:snapToGrid w:val="0"/>
              </w:rPr>
            </w:pPr>
          </w:p>
        </w:tc>
        <w:tc>
          <w:tcPr>
            <w:tcW w:w="7105" w:type="dxa"/>
          </w:tcPr>
          <w:p w14:paraId="18D77634" w14:textId="77777777" w:rsidR="004E6517" w:rsidRDefault="004E6517" w:rsidP="00381703">
            <w:pPr>
              <w:rPr>
                <w:b/>
                <w:snapToGrid w:val="0"/>
              </w:rPr>
            </w:pPr>
          </w:p>
        </w:tc>
      </w:tr>
    </w:tbl>
    <w:p w14:paraId="1C05973E" w14:textId="77777777" w:rsidR="00020D9D" w:rsidRDefault="00020D9D" w:rsidP="00847896">
      <w:pPr>
        <w:pStyle w:val="Heading2"/>
        <w:rPr>
          <w:snapToGrid w:val="0"/>
        </w:rPr>
      </w:pPr>
      <w:bookmarkStart w:id="2682" w:name="_Toc30407735"/>
      <w:bookmarkStart w:id="2683" w:name="_Toc126079298"/>
      <w:r>
        <w:rPr>
          <w:snapToGrid w:val="0"/>
        </w:rPr>
        <w:t>SFID Q – EMV Response Data</w:t>
      </w:r>
      <w:bookmarkEnd w:id="2682"/>
      <w:bookmarkEnd w:id="2683"/>
      <w:r>
        <w:rPr>
          <w:snapToGrid w:val="0"/>
        </w:rPr>
        <w:t xml:space="preserve"> </w:t>
      </w:r>
    </w:p>
    <w:p w14:paraId="1D87E284" w14:textId="77777777" w:rsidR="00C21BB6" w:rsidRDefault="00C21BB6" w:rsidP="00A923EA">
      <w:pPr>
        <w:autoSpaceDE w:val="0"/>
        <w:autoSpaceDN w:val="0"/>
        <w:adjustRightInd w:val="0"/>
        <w:ind w:left="720"/>
        <w:rPr>
          <w:snapToGrid w:val="0"/>
        </w:rPr>
      </w:pPr>
      <w:r>
        <w:rPr>
          <w:snapToGrid w:val="0"/>
        </w:rPr>
        <w:t xml:space="preserve">The EMV Response Data field contains the response cryptogram and the response code used to generate the response cryptogram. This subFID is required for EMV transaction response messages for which an ARPC has been generated. The format of this subFID depends upon the value in the Smart Card Scheme field. When a transaction is authorized offline, SFID Q will also be included and the authorization response code field will carry the values Y1 or Y3. </w:t>
      </w:r>
    </w:p>
    <w:p w14:paraId="0109B640" w14:textId="77777777" w:rsidR="00C21BB6" w:rsidRDefault="00C21BB6" w:rsidP="00A923EA">
      <w:pPr>
        <w:autoSpaceDE w:val="0"/>
        <w:autoSpaceDN w:val="0"/>
        <w:adjustRightInd w:val="0"/>
        <w:ind w:left="720"/>
        <w:rPr>
          <w:snapToGrid w:val="0"/>
        </w:rPr>
      </w:pPr>
    </w:p>
    <w:p w14:paraId="6CA175FC" w14:textId="77777777" w:rsidR="00C21BB6" w:rsidRDefault="00C21BB6" w:rsidP="00A923EA">
      <w:pPr>
        <w:autoSpaceDE w:val="0"/>
        <w:autoSpaceDN w:val="0"/>
        <w:adjustRightInd w:val="0"/>
        <w:ind w:left="720"/>
        <w:rPr>
          <w:snapToGrid w:val="0"/>
        </w:rPr>
      </w:pPr>
      <w:r>
        <w:rPr>
          <w:snapToGrid w:val="0"/>
        </w:rPr>
        <w:t>For more information about the EMV data elements, refer to the MasterCard M/Chip or the Visa Smart Debit Credit (VSDC) documentation sets or the EMVCo specification.</w:t>
      </w:r>
    </w:p>
    <w:p w14:paraId="0938425B" w14:textId="77777777" w:rsidR="00C21BB6" w:rsidRDefault="00C21BB6" w:rsidP="00A923EA">
      <w:pPr>
        <w:autoSpaceDE w:val="0"/>
        <w:autoSpaceDN w:val="0"/>
        <w:adjustRightInd w:val="0"/>
        <w:ind w:left="720"/>
        <w:rPr>
          <w:snapToGrid w:val="0"/>
        </w:rPr>
      </w:pPr>
    </w:p>
    <w:p w14:paraId="4E565B2C" w14:textId="77777777" w:rsidR="00C21BB6" w:rsidRDefault="00C21BB6" w:rsidP="00A923EA">
      <w:pPr>
        <w:autoSpaceDE w:val="0"/>
        <w:autoSpaceDN w:val="0"/>
        <w:adjustRightInd w:val="0"/>
        <w:ind w:left="720"/>
        <w:rPr>
          <w:snapToGrid w:val="0"/>
        </w:rPr>
      </w:pPr>
      <w:r>
        <w:rPr>
          <w:snapToGrid w:val="0"/>
        </w:rPr>
        <w:t>For terminals supporting the EMV 2000 scheme, the format is as follows:</w:t>
      </w:r>
    </w:p>
    <w:p w14:paraId="61F49713" w14:textId="77777777" w:rsidR="00C21BB6" w:rsidRDefault="00C21BB6" w:rsidP="00A923EA">
      <w:pPr>
        <w:autoSpaceDE w:val="0"/>
        <w:autoSpaceDN w:val="0"/>
        <w:adjustRightInd w:val="0"/>
        <w:ind w:left="720"/>
        <w:rPr>
          <w:snapToGrid w:val="0"/>
        </w:rPr>
      </w:pPr>
    </w:p>
    <w:p w14:paraId="7F54A9E9" w14:textId="77777777" w:rsidR="00C21BB6" w:rsidRDefault="00C21BB6" w:rsidP="00A923EA">
      <w:pPr>
        <w:autoSpaceDE w:val="0"/>
        <w:autoSpaceDN w:val="0"/>
        <w:adjustRightInd w:val="0"/>
        <w:ind w:left="720"/>
        <w:rPr>
          <w:snapToGrid w:val="0"/>
        </w:rPr>
      </w:pPr>
      <w:r>
        <w:rPr>
          <w:snapToGrid w:val="0"/>
        </w:rPr>
        <w:t xml:space="preserve">EMV Card Scheme </w:t>
      </w:r>
      <w:r>
        <w:rPr>
          <w:snapToGrid w:val="0"/>
        </w:rPr>
        <w:tab/>
      </w:r>
      <w:r>
        <w:rPr>
          <w:snapToGrid w:val="0"/>
        </w:rPr>
        <w:tab/>
      </w:r>
      <w:r>
        <w:rPr>
          <w:snapToGrid w:val="0"/>
        </w:rPr>
        <w:tab/>
      </w:r>
      <w:r>
        <w:rPr>
          <w:snapToGrid w:val="0"/>
        </w:rPr>
        <w:tab/>
        <w:t>PIC 9(2)</w:t>
      </w:r>
    </w:p>
    <w:p w14:paraId="6E075311" w14:textId="77777777" w:rsidR="00C21BB6" w:rsidRDefault="00C21BB6" w:rsidP="00A923EA">
      <w:pPr>
        <w:autoSpaceDE w:val="0"/>
        <w:autoSpaceDN w:val="0"/>
        <w:adjustRightInd w:val="0"/>
        <w:ind w:left="720"/>
        <w:rPr>
          <w:snapToGrid w:val="0"/>
        </w:rPr>
      </w:pPr>
      <w:r>
        <w:rPr>
          <w:snapToGrid w:val="0"/>
        </w:rPr>
        <w:t xml:space="preserve">Authorization Response Code </w:t>
      </w:r>
      <w:r>
        <w:rPr>
          <w:snapToGrid w:val="0"/>
        </w:rPr>
        <w:tab/>
      </w:r>
      <w:r>
        <w:rPr>
          <w:snapToGrid w:val="0"/>
        </w:rPr>
        <w:tab/>
        <w:t>PIC X(2)</w:t>
      </w:r>
    </w:p>
    <w:p w14:paraId="2A0AA418" w14:textId="77777777" w:rsidR="00C21BB6" w:rsidRDefault="00C21BB6" w:rsidP="00A923EA">
      <w:pPr>
        <w:autoSpaceDE w:val="0"/>
        <w:autoSpaceDN w:val="0"/>
        <w:adjustRightInd w:val="0"/>
        <w:ind w:left="720"/>
        <w:rPr>
          <w:snapToGrid w:val="0"/>
        </w:rPr>
      </w:pPr>
      <w:r>
        <w:rPr>
          <w:snapToGrid w:val="0"/>
        </w:rPr>
        <w:t xml:space="preserve">Issuer Authentication Data </w:t>
      </w:r>
      <w:r>
        <w:rPr>
          <w:snapToGrid w:val="0"/>
        </w:rPr>
        <w:tab/>
      </w:r>
      <w:r>
        <w:rPr>
          <w:snapToGrid w:val="0"/>
        </w:rPr>
        <w:tab/>
      </w:r>
      <w:r>
        <w:rPr>
          <w:snapToGrid w:val="0"/>
        </w:rPr>
        <w:tab/>
        <w:t>PIC X(32) variable length</w:t>
      </w:r>
    </w:p>
    <w:p w14:paraId="7545FC5D" w14:textId="77777777" w:rsidR="00C21BB6" w:rsidRDefault="00C21BB6" w:rsidP="00A923EA">
      <w:pPr>
        <w:autoSpaceDE w:val="0"/>
        <w:autoSpaceDN w:val="0"/>
        <w:adjustRightInd w:val="0"/>
        <w:ind w:left="720"/>
        <w:rPr>
          <w:snapToGrid w:val="0"/>
        </w:rPr>
      </w:pPr>
    </w:p>
    <w:p w14:paraId="18EF7F36" w14:textId="77777777" w:rsidR="00C21BB6" w:rsidRDefault="00C21BB6" w:rsidP="00A923EA">
      <w:pPr>
        <w:autoSpaceDE w:val="0"/>
        <w:autoSpaceDN w:val="0"/>
        <w:adjustRightInd w:val="0"/>
        <w:ind w:left="720"/>
        <w:rPr>
          <w:snapToGrid w:val="0"/>
        </w:rPr>
      </w:pPr>
      <w:r>
        <w:rPr>
          <w:snapToGrid w:val="0"/>
        </w:rPr>
        <w:t>These fields are further described below:</w:t>
      </w:r>
    </w:p>
    <w:p w14:paraId="36F0052C" w14:textId="77777777" w:rsidR="00C21BB6" w:rsidRDefault="00C21BB6" w:rsidP="00A923EA">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D51F8E" w14:paraId="0B8475F2" w14:textId="77777777" w:rsidTr="00D51F8E">
        <w:trPr>
          <w:tblHeader/>
        </w:trPr>
        <w:tc>
          <w:tcPr>
            <w:tcW w:w="1183" w:type="dxa"/>
          </w:tcPr>
          <w:p w14:paraId="3103388F" w14:textId="77777777" w:rsidR="00D51F8E" w:rsidRDefault="00D51F8E" w:rsidP="00D51F8E">
            <w:pPr>
              <w:pStyle w:val="BodyText2"/>
              <w:jc w:val="center"/>
              <w:rPr>
                <w:color w:val="auto"/>
              </w:rPr>
            </w:pPr>
            <w:r w:rsidRPr="009161F7">
              <w:rPr>
                <w:b/>
                <w:color w:val="auto"/>
              </w:rPr>
              <w:t>Position</w:t>
            </w:r>
          </w:p>
        </w:tc>
        <w:tc>
          <w:tcPr>
            <w:tcW w:w="1059" w:type="dxa"/>
          </w:tcPr>
          <w:p w14:paraId="639D9C0A" w14:textId="77777777" w:rsidR="00D51F8E" w:rsidRDefault="00D51F8E" w:rsidP="00D51F8E">
            <w:pPr>
              <w:pStyle w:val="BodyText2"/>
              <w:jc w:val="center"/>
              <w:rPr>
                <w:color w:val="auto"/>
              </w:rPr>
            </w:pPr>
            <w:r w:rsidRPr="009161F7">
              <w:rPr>
                <w:b/>
                <w:color w:val="auto"/>
              </w:rPr>
              <w:t>Length</w:t>
            </w:r>
          </w:p>
        </w:tc>
        <w:tc>
          <w:tcPr>
            <w:tcW w:w="7113" w:type="dxa"/>
          </w:tcPr>
          <w:p w14:paraId="30782086" w14:textId="77777777" w:rsidR="00D51F8E" w:rsidRDefault="00D51F8E" w:rsidP="00D51F8E">
            <w:pPr>
              <w:pStyle w:val="BodyText2"/>
              <w:rPr>
                <w:color w:val="auto"/>
              </w:rPr>
            </w:pPr>
            <w:r w:rsidRPr="009161F7">
              <w:rPr>
                <w:b/>
                <w:color w:val="auto"/>
              </w:rPr>
              <w:t>Description</w:t>
            </w:r>
          </w:p>
        </w:tc>
      </w:tr>
      <w:tr w:rsidR="00D51F8E" w14:paraId="3D45734A" w14:textId="77777777" w:rsidTr="00D51F8E">
        <w:tc>
          <w:tcPr>
            <w:tcW w:w="1183" w:type="dxa"/>
          </w:tcPr>
          <w:p w14:paraId="73AD8068" w14:textId="77777777" w:rsidR="00D51F8E" w:rsidRDefault="00D51F8E" w:rsidP="00D51F8E">
            <w:pPr>
              <w:pStyle w:val="BodyText2"/>
              <w:jc w:val="center"/>
              <w:rPr>
                <w:color w:val="auto"/>
              </w:rPr>
            </w:pPr>
            <w:r>
              <w:rPr>
                <w:color w:val="auto"/>
              </w:rPr>
              <w:t>01–02</w:t>
            </w:r>
          </w:p>
        </w:tc>
        <w:tc>
          <w:tcPr>
            <w:tcW w:w="1059" w:type="dxa"/>
          </w:tcPr>
          <w:p w14:paraId="6223F829" w14:textId="77777777" w:rsidR="00D51F8E" w:rsidRDefault="00D51F8E" w:rsidP="00D51F8E">
            <w:pPr>
              <w:pStyle w:val="BodyText2"/>
              <w:jc w:val="center"/>
              <w:rPr>
                <w:color w:val="auto"/>
              </w:rPr>
            </w:pPr>
            <w:r>
              <w:rPr>
                <w:color w:val="auto"/>
              </w:rPr>
              <w:t>2</w:t>
            </w:r>
          </w:p>
        </w:tc>
        <w:tc>
          <w:tcPr>
            <w:tcW w:w="7113" w:type="dxa"/>
          </w:tcPr>
          <w:p w14:paraId="18F429C5" w14:textId="77777777" w:rsidR="00D51F8E" w:rsidRPr="00A923EA" w:rsidRDefault="00D51F8E" w:rsidP="002F1D9C">
            <w:pPr>
              <w:autoSpaceDE w:val="0"/>
              <w:autoSpaceDN w:val="0"/>
              <w:adjustRightInd w:val="0"/>
              <w:spacing w:after="120"/>
              <w:rPr>
                <w:b/>
                <w:snapToGrid w:val="0"/>
              </w:rPr>
            </w:pPr>
            <w:r w:rsidRPr="00A923EA">
              <w:rPr>
                <w:b/>
                <w:snapToGrid w:val="0"/>
              </w:rPr>
              <w:t>Smart Card Scheme</w:t>
            </w:r>
          </w:p>
          <w:p w14:paraId="69F31B1E" w14:textId="77777777" w:rsidR="00D51F8E" w:rsidRDefault="00D51F8E" w:rsidP="00D51F8E">
            <w:pPr>
              <w:autoSpaceDE w:val="0"/>
              <w:autoSpaceDN w:val="0"/>
              <w:adjustRightInd w:val="0"/>
              <w:rPr>
                <w:snapToGrid w:val="0"/>
              </w:rPr>
            </w:pPr>
            <w:r>
              <w:rPr>
                <w:snapToGrid w:val="0"/>
              </w:rPr>
              <w:t>A code indicating the smart card scheme used for this transaction. Valid value is as follows:</w:t>
            </w:r>
          </w:p>
          <w:p w14:paraId="2E6442B7" w14:textId="77777777" w:rsidR="00D51F8E" w:rsidRDefault="00D51F8E" w:rsidP="00D51F8E">
            <w:pPr>
              <w:autoSpaceDE w:val="0"/>
              <w:autoSpaceDN w:val="0"/>
              <w:adjustRightInd w:val="0"/>
              <w:rPr>
                <w:snapToGrid w:val="0"/>
              </w:rPr>
            </w:pPr>
          </w:p>
          <w:p w14:paraId="576020C6" w14:textId="77777777" w:rsidR="00D51F8E" w:rsidRDefault="00D51F8E" w:rsidP="00D51F8E">
            <w:pPr>
              <w:autoSpaceDE w:val="0"/>
              <w:autoSpaceDN w:val="0"/>
              <w:adjustRightInd w:val="0"/>
              <w:rPr>
                <w:snapToGrid w:val="0"/>
              </w:rPr>
            </w:pPr>
            <w:r>
              <w:rPr>
                <w:snapToGrid w:val="0"/>
              </w:rPr>
              <w:t>01 = EMV 2000</w:t>
            </w:r>
          </w:p>
          <w:p w14:paraId="1DD631E9" w14:textId="77777777" w:rsidR="00D51F8E" w:rsidRDefault="00D51F8E" w:rsidP="00D51F8E">
            <w:pPr>
              <w:pStyle w:val="BodyText2"/>
              <w:spacing w:line="240" w:lineRule="auto"/>
              <w:rPr>
                <w:color w:val="auto"/>
              </w:rPr>
            </w:pPr>
          </w:p>
        </w:tc>
      </w:tr>
      <w:tr w:rsidR="00D51F8E" w14:paraId="0CAD0600" w14:textId="77777777" w:rsidTr="00D51F8E">
        <w:tc>
          <w:tcPr>
            <w:tcW w:w="1183" w:type="dxa"/>
          </w:tcPr>
          <w:p w14:paraId="2C64A7D7" w14:textId="77777777" w:rsidR="00D51F8E" w:rsidRPr="00D51F8E" w:rsidRDefault="00D51F8E" w:rsidP="00D51F8E">
            <w:pPr>
              <w:pStyle w:val="BodyText2"/>
              <w:jc w:val="center"/>
              <w:rPr>
                <w:color w:val="auto"/>
              </w:rPr>
            </w:pPr>
            <w:r w:rsidRPr="00D51F8E">
              <w:rPr>
                <w:color w:val="auto"/>
              </w:rPr>
              <w:t>03–04</w:t>
            </w:r>
          </w:p>
        </w:tc>
        <w:tc>
          <w:tcPr>
            <w:tcW w:w="1059" w:type="dxa"/>
          </w:tcPr>
          <w:p w14:paraId="2C87A14C" w14:textId="77777777" w:rsidR="00D51F8E" w:rsidRDefault="00D51F8E" w:rsidP="00D51F8E">
            <w:pPr>
              <w:pStyle w:val="BodyText2"/>
              <w:jc w:val="center"/>
              <w:rPr>
                <w:color w:val="auto"/>
              </w:rPr>
            </w:pPr>
            <w:r w:rsidRPr="00D51F8E">
              <w:rPr>
                <w:color w:val="auto"/>
              </w:rPr>
              <w:t>2</w:t>
            </w:r>
          </w:p>
        </w:tc>
        <w:tc>
          <w:tcPr>
            <w:tcW w:w="7113" w:type="dxa"/>
          </w:tcPr>
          <w:p w14:paraId="6A43B14E" w14:textId="77777777" w:rsidR="00D51F8E" w:rsidRDefault="00D51F8E" w:rsidP="002F1D9C">
            <w:pPr>
              <w:autoSpaceDE w:val="0"/>
              <w:autoSpaceDN w:val="0"/>
              <w:adjustRightInd w:val="0"/>
              <w:spacing w:after="120"/>
              <w:rPr>
                <w:snapToGrid w:val="0"/>
              </w:rPr>
            </w:pPr>
            <w:r w:rsidRPr="00A923EA">
              <w:rPr>
                <w:b/>
                <w:snapToGrid w:val="0"/>
              </w:rPr>
              <w:t>Authorization Response Code</w:t>
            </w:r>
          </w:p>
          <w:p w14:paraId="41F5EF3A" w14:textId="77777777" w:rsidR="00D51F8E" w:rsidRDefault="00D51F8E" w:rsidP="00D51F8E">
            <w:pPr>
              <w:autoSpaceDE w:val="0"/>
              <w:autoSpaceDN w:val="0"/>
              <w:adjustRightInd w:val="0"/>
              <w:rPr>
                <w:snapToGrid w:val="0"/>
              </w:rPr>
            </w:pPr>
            <w:r>
              <w:rPr>
                <w:snapToGrid w:val="0"/>
              </w:rPr>
              <w:t>The EMV authorization response code used with the EMV 2000 card scheme. Valid values are based upon BASE24-pos response codes, as follows:</w:t>
            </w:r>
          </w:p>
          <w:p w14:paraId="12E76182" w14:textId="77777777" w:rsidR="00D51F8E" w:rsidRDefault="00D51F8E" w:rsidP="00D51F8E">
            <w:pPr>
              <w:autoSpaceDE w:val="0"/>
              <w:autoSpaceDN w:val="0"/>
              <w:adjustRightInd w:val="0"/>
              <w:rPr>
                <w:snapToGrid w:val="0"/>
              </w:rPr>
            </w:pPr>
          </w:p>
          <w:p w14:paraId="51947F1C" w14:textId="77777777" w:rsidR="00D51F8E" w:rsidRDefault="00D51F8E" w:rsidP="00D51F8E">
            <w:pPr>
              <w:autoSpaceDE w:val="0"/>
              <w:autoSpaceDN w:val="0"/>
              <w:adjustRightInd w:val="0"/>
              <w:rPr>
                <w:snapToGrid w:val="0"/>
                <w:lang w:val="fr-CA"/>
              </w:rPr>
            </w:pPr>
            <w:r>
              <w:rPr>
                <w:snapToGrid w:val="0"/>
                <w:lang w:val="fr-CA"/>
              </w:rPr>
              <w:t xml:space="preserve">00 = </w:t>
            </w:r>
            <w:r w:rsidRPr="00D93939">
              <w:rPr>
                <w:snapToGrid w:val="0"/>
                <w:lang w:val="fr-FR"/>
              </w:rPr>
              <w:t>Approved</w:t>
            </w:r>
            <w:r>
              <w:rPr>
                <w:snapToGrid w:val="0"/>
                <w:lang w:val="fr-CA"/>
              </w:rPr>
              <w:t xml:space="preserve"> (BASE24-pos </w:t>
            </w:r>
            <w:r w:rsidRPr="00D93939">
              <w:rPr>
                <w:snapToGrid w:val="0"/>
                <w:lang w:val="fr-FR"/>
              </w:rPr>
              <w:t>response</w:t>
            </w:r>
            <w:r>
              <w:rPr>
                <w:snapToGrid w:val="0"/>
                <w:lang w:val="fr-CA"/>
              </w:rPr>
              <w:t xml:space="preserve"> codes 000–049)</w:t>
            </w:r>
          </w:p>
          <w:p w14:paraId="48DD2891" w14:textId="77777777" w:rsidR="00D51F8E" w:rsidRPr="006B28FB" w:rsidRDefault="00D51F8E" w:rsidP="00D51F8E">
            <w:pPr>
              <w:autoSpaceDE w:val="0"/>
              <w:autoSpaceDN w:val="0"/>
              <w:adjustRightInd w:val="0"/>
              <w:ind w:left="454" w:hanging="454"/>
              <w:rPr>
                <w:snapToGrid w:val="0"/>
                <w:lang w:val="en-CA"/>
              </w:rPr>
            </w:pPr>
            <w:r w:rsidRPr="006B28FB">
              <w:rPr>
                <w:snapToGrid w:val="0"/>
                <w:lang w:val="en-CA"/>
              </w:rPr>
              <w:t>01 = Refer (BASE24-pos response codes 100–149)</w:t>
            </w:r>
            <w:r>
              <w:rPr>
                <w:snapToGrid w:val="0"/>
                <w:lang w:val="en-CA"/>
              </w:rPr>
              <w:t xml:space="preserve"> **</w:t>
            </w:r>
            <w:r w:rsidRPr="006B28FB">
              <w:rPr>
                <w:snapToGrid w:val="0"/>
                <w:lang w:val="en-CA"/>
              </w:rPr>
              <w:t>*</w:t>
            </w:r>
            <w:r>
              <w:rPr>
                <w:snapToGrid w:val="0"/>
                <w:lang w:val="en-CA"/>
              </w:rPr>
              <w:t xml:space="preserve"> Future Use*** Use 05 instead</w:t>
            </w:r>
          </w:p>
          <w:p w14:paraId="676A22E2" w14:textId="77777777" w:rsidR="00D51F8E" w:rsidRDefault="00D51F8E" w:rsidP="00D51F8E">
            <w:pPr>
              <w:autoSpaceDE w:val="0"/>
              <w:autoSpaceDN w:val="0"/>
              <w:adjustRightInd w:val="0"/>
              <w:rPr>
                <w:snapToGrid w:val="0"/>
                <w:lang w:val="fr-CA"/>
              </w:rPr>
            </w:pPr>
            <w:r>
              <w:rPr>
                <w:snapToGrid w:val="0"/>
                <w:lang w:val="fr-CA"/>
              </w:rPr>
              <w:t xml:space="preserve">04 = Capture (BASE24-pos </w:t>
            </w:r>
            <w:r w:rsidRPr="00D93939">
              <w:rPr>
                <w:snapToGrid w:val="0"/>
                <w:lang w:val="fr-FR"/>
              </w:rPr>
              <w:t>response</w:t>
            </w:r>
            <w:r>
              <w:rPr>
                <w:snapToGrid w:val="0"/>
                <w:lang w:val="fr-CA"/>
              </w:rPr>
              <w:t xml:space="preserve"> codes 900–949)</w:t>
            </w:r>
          </w:p>
          <w:p w14:paraId="6DC91AA1" w14:textId="77777777" w:rsidR="00D51F8E" w:rsidRDefault="00D51F8E" w:rsidP="00D51F8E">
            <w:pPr>
              <w:autoSpaceDE w:val="0"/>
              <w:autoSpaceDN w:val="0"/>
              <w:adjustRightInd w:val="0"/>
              <w:rPr>
                <w:snapToGrid w:val="0"/>
              </w:rPr>
            </w:pPr>
            <w:r>
              <w:rPr>
                <w:snapToGrid w:val="0"/>
              </w:rPr>
              <w:t>05 = Decline (all other BASE24-pos response codes)</w:t>
            </w:r>
          </w:p>
          <w:p w14:paraId="570F8D38" w14:textId="77777777" w:rsidR="00D51F8E" w:rsidRDefault="00D51F8E" w:rsidP="00D51F8E">
            <w:pPr>
              <w:autoSpaceDE w:val="0"/>
              <w:autoSpaceDN w:val="0"/>
              <w:adjustRightInd w:val="0"/>
              <w:rPr>
                <w:snapToGrid w:val="0"/>
              </w:rPr>
            </w:pPr>
            <w:r>
              <w:rPr>
                <w:snapToGrid w:val="0"/>
              </w:rPr>
              <w:lastRenderedPageBreak/>
              <w:t>Y1 = Offline approval (Y1)</w:t>
            </w:r>
          </w:p>
          <w:p w14:paraId="0AA98B91" w14:textId="77777777" w:rsidR="00D51F8E" w:rsidRDefault="00D51F8E" w:rsidP="00D51F8E">
            <w:pPr>
              <w:autoSpaceDE w:val="0"/>
              <w:autoSpaceDN w:val="0"/>
              <w:adjustRightInd w:val="0"/>
              <w:rPr>
                <w:snapToGrid w:val="0"/>
              </w:rPr>
            </w:pPr>
            <w:r>
              <w:rPr>
                <w:snapToGrid w:val="0"/>
              </w:rPr>
              <w:t>Y3 = Unable to go online, offline approval (Y3)</w:t>
            </w:r>
          </w:p>
          <w:p w14:paraId="255BF492" w14:textId="77777777" w:rsidR="00D51F8E" w:rsidRDefault="00D51F8E" w:rsidP="00D51F8E">
            <w:pPr>
              <w:autoSpaceDE w:val="0"/>
              <w:autoSpaceDN w:val="0"/>
              <w:adjustRightInd w:val="0"/>
              <w:rPr>
                <w:snapToGrid w:val="0"/>
              </w:rPr>
            </w:pPr>
            <w:r>
              <w:rPr>
                <w:snapToGrid w:val="0"/>
              </w:rPr>
              <w:t>Z1 = Offline declined – Merchant Forced Acceptance</w:t>
            </w:r>
          </w:p>
          <w:p w14:paraId="53C25609" w14:textId="77777777" w:rsidR="00D51F8E" w:rsidRDefault="00D51F8E" w:rsidP="00D51F8E">
            <w:pPr>
              <w:autoSpaceDE w:val="0"/>
              <w:autoSpaceDN w:val="0"/>
              <w:adjustRightInd w:val="0"/>
              <w:rPr>
                <w:snapToGrid w:val="0"/>
              </w:rPr>
            </w:pPr>
            <w:r>
              <w:rPr>
                <w:snapToGrid w:val="0"/>
              </w:rPr>
              <w:t>Z3 = Unable to go online, offline decline (Z3)*</w:t>
            </w:r>
          </w:p>
          <w:p w14:paraId="616B7EAB" w14:textId="77777777" w:rsidR="00D51F8E" w:rsidRDefault="00D51F8E" w:rsidP="00D51F8E">
            <w:pPr>
              <w:autoSpaceDE w:val="0"/>
              <w:autoSpaceDN w:val="0"/>
              <w:adjustRightInd w:val="0"/>
              <w:rPr>
                <w:snapToGrid w:val="0"/>
              </w:rPr>
            </w:pPr>
          </w:p>
          <w:p w14:paraId="73E7596F" w14:textId="77777777" w:rsidR="00D51F8E" w:rsidRDefault="00D51F8E" w:rsidP="00D51F8E">
            <w:pPr>
              <w:autoSpaceDE w:val="0"/>
              <w:autoSpaceDN w:val="0"/>
              <w:adjustRightInd w:val="0"/>
              <w:rPr>
                <w:snapToGrid w:val="0"/>
              </w:rPr>
            </w:pPr>
            <w:r>
              <w:rPr>
                <w:snapToGrid w:val="0"/>
              </w:rPr>
              <w:t>*To support acquirer stand-in functionality and distinguish an offline advice where a terminal over-rides a chip decline, the value Z3 will be present in the ARC field in the offline advice message. In case of an EMV issuer referral where the issuer authorized the transaction, the value “00” will be used.</w:t>
            </w:r>
          </w:p>
          <w:p w14:paraId="0D5EE612" w14:textId="77777777" w:rsidR="00D51F8E" w:rsidRPr="00A923EA" w:rsidRDefault="00D51F8E" w:rsidP="00D51F8E">
            <w:pPr>
              <w:autoSpaceDE w:val="0"/>
              <w:autoSpaceDN w:val="0"/>
              <w:adjustRightInd w:val="0"/>
              <w:rPr>
                <w:b/>
                <w:snapToGrid w:val="0"/>
              </w:rPr>
            </w:pPr>
          </w:p>
        </w:tc>
      </w:tr>
      <w:tr w:rsidR="00D51F8E" w:rsidRPr="00D51F8E" w14:paraId="10AF8CBB" w14:textId="77777777" w:rsidTr="00D51F8E">
        <w:tc>
          <w:tcPr>
            <w:tcW w:w="1183" w:type="dxa"/>
          </w:tcPr>
          <w:p w14:paraId="64CBF016" w14:textId="77777777" w:rsidR="00D51F8E" w:rsidRPr="00D51F8E" w:rsidRDefault="00D51F8E" w:rsidP="00D51F8E">
            <w:pPr>
              <w:pStyle w:val="BodyText2"/>
              <w:jc w:val="center"/>
              <w:rPr>
                <w:color w:val="auto"/>
              </w:rPr>
            </w:pPr>
            <w:r w:rsidRPr="00D51F8E">
              <w:rPr>
                <w:color w:val="auto"/>
              </w:rPr>
              <w:lastRenderedPageBreak/>
              <w:t>05–36</w:t>
            </w:r>
          </w:p>
        </w:tc>
        <w:tc>
          <w:tcPr>
            <w:tcW w:w="1059" w:type="dxa"/>
          </w:tcPr>
          <w:p w14:paraId="7EC65DC5" w14:textId="77777777" w:rsidR="00D51F8E" w:rsidRPr="00D51F8E" w:rsidRDefault="00D51F8E" w:rsidP="00D51F8E">
            <w:pPr>
              <w:pStyle w:val="BodyText2"/>
              <w:jc w:val="center"/>
              <w:rPr>
                <w:color w:val="auto"/>
              </w:rPr>
            </w:pPr>
            <w:r w:rsidRPr="00D51F8E">
              <w:rPr>
                <w:color w:val="auto"/>
              </w:rPr>
              <w:t>32</w:t>
            </w:r>
          </w:p>
        </w:tc>
        <w:tc>
          <w:tcPr>
            <w:tcW w:w="7113" w:type="dxa"/>
          </w:tcPr>
          <w:p w14:paraId="1B085058" w14:textId="77777777" w:rsidR="00D51F8E" w:rsidRDefault="00D51F8E" w:rsidP="002F1D9C">
            <w:pPr>
              <w:autoSpaceDE w:val="0"/>
              <w:autoSpaceDN w:val="0"/>
              <w:adjustRightInd w:val="0"/>
              <w:spacing w:after="120"/>
              <w:rPr>
                <w:snapToGrid w:val="0"/>
              </w:rPr>
            </w:pPr>
            <w:r w:rsidRPr="00A923EA">
              <w:rPr>
                <w:b/>
                <w:snapToGrid w:val="0"/>
              </w:rPr>
              <w:t>Issuer Authentication Data</w:t>
            </w:r>
          </w:p>
          <w:p w14:paraId="28FF0A86" w14:textId="77777777" w:rsidR="00D51F8E" w:rsidRDefault="00D51F8E" w:rsidP="00D51F8E">
            <w:pPr>
              <w:autoSpaceDE w:val="0"/>
              <w:autoSpaceDN w:val="0"/>
              <w:adjustRightInd w:val="0"/>
              <w:rPr>
                <w:snapToGrid w:val="0"/>
              </w:rPr>
            </w:pPr>
            <w:r>
              <w:rPr>
                <w:snapToGrid w:val="0"/>
              </w:rPr>
              <w:t>Issuer authentication data sent to the ICC for online issuer authentication.</w:t>
            </w:r>
          </w:p>
          <w:p w14:paraId="5B438641" w14:textId="77777777" w:rsidR="00D51F8E" w:rsidRDefault="00D51F8E" w:rsidP="00D51F8E">
            <w:pPr>
              <w:pStyle w:val="BodyText2"/>
              <w:rPr>
                <w:color w:val="auto"/>
              </w:rPr>
            </w:pPr>
            <w:r>
              <w:rPr>
                <w:color w:val="auto"/>
              </w:rPr>
              <w:t>This field is set to zeroes when the issuer responds without sending Issuer Authentication Data.</w:t>
            </w:r>
          </w:p>
          <w:p w14:paraId="488241B5" w14:textId="77777777" w:rsidR="00D51F8E" w:rsidRDefault="00D51F8E" w:rsidP="00D51F8E">
            <w:pPr>
              <w:autoSpaceDE w:val="0"/>
              <w:autoSpaceDN w:val="0"/>
              <w:adjustRightInd w:val="0"/>
              <w:rPr>
                <w:snapToGrid w:val="0"/>
              </w:rPr>
            </w:pPr>
          </w:p>
          <w:p w14:paraId="481F8B47" w14:textId="77777777" w:rsidR="00D51F8E" w:rsidRDefault="00D51F8E" w:rsidP="00D51F8E">
            <w:pPr>
              <w:autoSpaceDE w:val="0"/>
              <w:autoSpaceDN w:val="0"/>
              <w:adjustRightInd w:val="0"/>
              <w:rPr>
                <w:b/>
                <w:snapToGrid w:val="0"/>
              </w:rPr>
            </w:pPr>
            <w:r w:rsidRPr="00C102E9">
              <w:rPr>
                <w:b/>
                <w:snapToGrid w:val="0"/>
              </w:rPr>
              <w:t>EMV Tag: 91</w:t>
            </w:r>
          </w:p>
          <w:p w14:paraId="7D2F0A6A" w14:textId="77777777" w:rsidR="00D51F8E" w:rsidRPr="00D51F8E" w:rsidRDefault="00D51F8E" w:rsidP="00D51F8E">
            <w:pPr>
              <w:autoSpaceDE w:val="0"/>
              <w:autoSpaceDN w:val="0"/>
              <w:adjustRightInd w:val="0"/>
              <w:rPr>
                <w:b/>
                <w:snapToGrid w:val="0"/>
              </w:rPr>
            </w:pPr>
          </w:p>
        </w:tc>
      </w:tr>
    </w:tbl>
    <w:p w14:paraId="39B69E1A" w14:textId="77777777" w:rsidR="00D51F8E" w:rsidRDefault="00D51F8E" w:rsidP="00A923EA">
      <w:pPr>
        <w:autoSpaceDE w:val="0"/>
        <w:autoSpaceDN w:val="0"/>
        <w:adjustRightInd w:val="0"/>
        <w:ind w:left="720"/>
        <w:rPr>
          <w:snapToGrid w:val="0"/>
        </w:rPr>
      </w:pPr>
    </w:p>
    <w:p w14:paraId="2DDC1FD1" w14:textId="77777777" w:rsidR="00C21BB6" w:rsidRDefault="00C21BB6" w:rsidP="00A923EA">
      <w:pPr>
        <w:autoSpaceDE w:val="0"/>
        <w:autoSpaceDN w:val="0"/>
        <w:adjustRightInd w:val="0"/>
        <w:ind w:left="720"/>
        <w:rPr>
          <w:snapToGrid w:val="0"/>
        </w:rPr>
      </w:pPr>
      <w:r>
        <w:rPr>
          <w:snapToGrid w:val="0"/>
        </w:rPr>
        <w:t xml:space="preserve">For most cards, the Issuer Authentication Data field contains the following information. However, this format is not mandated by all card issuers. </w:t>
      </w:r>
    </w:p>
    <w:p w14:paraId="70BD5CA1" w14:textId="77777777" w:rsidR="00C21BB6" w:rsidRDefault="00C21BB6" w:rsidP="00A923EA">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D51F8E" w14:paraId="39010191" w14:textId="77777777" w:rsidTr="00D51F8E">
        <w:trPr>
          <w:tblHeader/>
        </w:trPr>
        <w:tc>
          <w:tcPr>
            <w:tcW w:w="1183" w:type="dxa"/>
          </w:tcPr>
          <w:p w14:paraId="2B97862C" w14:textId="77777777" w:rsidR="00D51F8E" w:rsidRDefault="00D51F8E" w:rsidP="00631ABE">
            <w:pPr>
              <w:pStyle w:val="BodyText2"/>
              <w:spacing w:before="60" w:after="60"/>
              <w:jc w:val="center"/>
              <w:rPr>
                <w:color w:val="auto"/>
              </w:rPr>
            </w:pPr>
            <w:r w:rsidRPr="009161F7">
              <w:rPr>
                <w:b/>
                <w:color w:val="auto"/>
              </w:rPr>
              <w:t>Position</w:t>
            </w:r>
          </w:p>
        </w:tc>
        <w:tc>
          <w:tcPr>
            <w:tcW w:w="1059" w:type="dxa"/>
          </w:tcPr>
          <w:p w14:paraId="6F031F39" w14:textId="77777777" w:rsidR="00D51F8E" w:rsidRDefault="00D51F8E" w:rsidP="00631ABE">
            <w:pPr>
              <w:pStyle w:val="BodyText2"/>
              <w:spacing w:before="60" w:after="60"/>
              <w:jc w:val="center"/>
              <w:rPr>
                <w:color w:val="auto"/>
              </w:rPr>
            </w:pPr>
            <w:r w:rsidRPr="009161F7">
              <w:rPr>
                <w:b/>
                <w:color w:val="auto"/>
              </w:rPr>
              <w:t>Length</w:t>
            </w:r>
          </w:p>
        </w:tc>
        <w:tc>
          <w:tcPr>
            <w:tcW w:w="7113" w:type="dxa"/>
          </w:tcPr>
          <w:p w14:paraId="65D1B45B" w14:textId="77777777" w:rsidR="00D51F8E" w:rsidRDefault="00D51F8E" w:rsidP="00631ABE">
            <w:pPr>
              <w:pStyle w:val="BodyText2"/>
              <w:spacing w:before="60" w:after="60"/>
              <w:rPr>
                <w:color w:val="auto"/>
              </w:rPr>
            </w:pPr>
            <w:r w:rsidRPr="009161F7">
              <w:rPr>
                <w:b/>
                <w:color w:val="auto"/>
              </w:rPr>
              <w:t>Description</w:t>
            </w:r>
          </w:p>
        </w:tc>
      </w:tr>
      <w:tr w:rsidR="00D51F8E" w14:paraId="35C57254" w14:textId="77777777" w:rsidTr="00D51F8E">
        <w:tc>
          <w:tcPr>
            <w:tcW w:w="1183" w:type="dxa"/>
          </w:tcPr>
          <w:p w14:paraId="76A5F0D6" w14:textId="77777777" w:rsidR="00D51F8E" w:rsidRDefault="00D51F8E" w:rsidP="00D51F8E">
            <w:pPr>
              <w:pStyle w:val="BodyText2"/>
              <w:jc w:val="center"/>
              <w:rPr>
                <w:color w:val="auto"/>
              </w:rPr>
            </w:pPr>
            <w:r w:rsidRPr="00D51F8E">
              <w:rPr>
                <w:color w:val="auto"/>
              </w:rPr>
              <w:t>05-20</w:t>
            </w:r>
          </w:p>
        </w:tc>
        <w:tc>
          <w:tcPr>
            <w:tcW w:w="1059" w:type="dxa"/>
          </w:tcPr>
          <w:p w14:paraId="571547CA" w14:textId="77777777" w:rsidR="00D51F8E" w:rsidRDefault="00D51F8E" w:rsidP="00D51F8E">
            <w:pPr>
              <w:pStyle w:val="BodyText2"/>
              <w:jc w:val="center"/>
              <w:rPr>
                <w:color w:val="auto"/>
              </w:rPr>
            </w:pPr>
            <w:r w:rsidRPr="00D51F8E">
              <w:rPr>
                <w:color w:val="auto"/>
              </w:rPr>
              <w:t>16</w:t>
            </w:r>
          </w:p>
        </w:tc>
        <w:tc>
          <w:tcPr>
            <w:tcW w:w="7113" w:type="dxa"/>
          </w:tcPr>
          <w:p w14:paraId="666FE892" w14:textId="77777777" w:rsidR="00D51F8E" w:rsidRPr="00A923EA" w:rsidRDefault="00D51F8E" w:rsidP="002F1D9C">
            <w:pPr>
              <w:autoSpaceDE w:val="0"/>
              <w:autoSpaceDN w:val="0"/>
              <w:adjustRightInd w:val="0"/>
              <w:spacing w:after="120"/>
              <w:rPr>
                <w:b/>
                <w:snapToGrid w:val="0"/>
              </w:rPr>
            </w:pPr>
            <w:r w:rsidRPr="00A923EA">
              <w:rPr>
                <w:b/>
                <w:snapToGrid w:val="0"/>
              </w:rPr>
              <w:t>Authorization Response Cryptogram (ARPC)</w:t>
            </w:r>
          </w:p>
          <w:p w14:paraId="6E3A2139" w14:textId="77777777" w:rsidR="00D51F8E" w:rsidRDefault="00D51F8E" w:rsidP="00D51F8E">
            <w:pPr>
              <w:autoSpaceDE w:val="0"/>
              <w:autoSpaceDN w:val="0"/>
              <w:adjustRightInd w:val="0"/>
              <w:rPr>
                <w:snapToGrid w:val="0"/>
              </w:rPr>
            </w:pPr>
            <w:r>
              <w:rPr>
                <w:snapToGrid w:val="0"/>
              </w:rPr>
              <w:t>The hexadecimal representation of the authorization response cryptogram computed by the card application for online issuer authentication. This field, along with the Authorization Response Code field, redefines the Issuer Authentication Data field.</w:t>
            </w:r>
          </w:p>
          <w:p w14:paraId="47196F08" w14:textId="77777777" w:rsidR="00D51F8E" w:rsidRDefault="00D51F8E" w:rsidP="00D51F8E">
            <w:pPr>
              <w:autoSpaceDE w:val="0"/>
              <w:autoSpaceDN w:val="0"/>
              <w:adjustRightInd w:val="0"/>
            </w:pPr>
          </w:p>
        </w:tc>
      </w:tr>
      <w:tr w:rsidR="00D51F8E" w14:paraId="543CE3A3" w14:textId="77777777" w:rsidTr="00D51F8E">
        <w:tc>
          <w:tcPr>
            <w:tcW w:w="1183" w:type="dxa"/>
          </w:tcPr>
          <w:p w14:paraId="72BFD3FC" w14:textId="77777777" w:rsidR="00D51F8E" w:rsidRPr="00D51F8E" w:rsidRDefault="00D51F8E" w:rsidP="00D51F8E">
            <w:pPr>
              <w:pStyle w:val="BodyText2"/>
              <w:jc w:val="center"/>
              <w:rPr>
                <w:color w:val="auto"/>
              </w:rPr>
            </w:pPr>
            <w:r w:rsidRPr="00D51F8E">
              <w:rPr>
                <w:color w:val="auto"/>
              </w:rPr>
              <w:t>21-24</w:t>
            </w:r>
          </w:p>
        </w:tc>
        <w:tc>
          <w:tcPr>
            <w:tcW w:w="1059" w:type="dxa"/>
          </w:tcPr>
          <w:p w14:paraId="443451B9" w14:textId="77777777" w:rsidR="00D51F8E" w:rsidRPr="00D51F8E" w:rsidRDefault="00D51F8E" w:rsidP="00D51F8E">
            <w:pPr>
              <w:pStyle w:val="BodyText2"/>
              <w:jc w:val="center"/>
              <w:rPr>
                <w:color w:val="auto"/>
              </w:rPr>
            </w:pPr>
            <w:r w:rsidRPr="00D51F8E">
              <w:rPr>
                <w:color w:val="auto"/>
              </w:rPr>
              <w:t>4</w:t>
            </w:r>
          </w:p>
        </w:tc>
        <w:tc>
          <w:tcPr>
            <w:tcW w:w="7113" w:type="dxa"/>
          </w:tcPr>
          <w:p w14:paraId="263004B2" w14:textId="77777777" w:rsidR="00D51F8E" w:rsidRPr="00A923EA" w:rsidRDefault="00D51F8E" w:rsidP="002F1D9C">
            <w:pPr>
              <w:autoSpaceDE w:val="0"/>
              <w:autoSpaceDN w:val="0"/>
              <w:adjustRightInd w:val="0"/>
              <w:spacing w:after="120"/>
              <w:rPr>
                <w:b/>
                <w:snapToGrid w:val="0"/>
              </w:rPr>
            </w:pPr>
            <w:r w:rsidRPr="00A923EA">
              <w:rPr>
                <w:b/>
                <w:snapToGrid w:val="0"/>
              </w:rPr>
              <w:t>Authorization Response Code</w:t>
            </w:r>
          </w:p>
          <w:p w14:paraId="1B30D604" w14:textId="77777777" w:rsidR="00D51F8E" w:rsidRDefault="00D51F8E" w:rsidP="00D51F8E">
            <w:pPr>
              <w:autoSpaceDE w:val="0"/>
              <w:autoSpaceDN w:val="0"/>
              <w:adjustRightInd w:val="0"/>
              <w:rPr>
                <w:snapToGrid w:val="0"/>
              </w:rPr>
            </w:pPr>
            <w:r>
              <w:rPr>
                <w:snapToGrid w:val="0"/>
              </w:rPr>
              <w:t xml:space="preserve">The ISO 8583:1987 standard authorization response cryptogram response code used in ARPC generation. This field, along with the Authorization Response Cryptogram (ARPC) field, redefines the Issuer Authentication Data field. This field is converted from ASCII to hexadecimal format using a binary to hex character conversion before it is sent in the response. Possible EMV response codes are as follows. The ASCII ISO values are provided in parentheses. </w:t>
            </w:r>
          </w:p>
          <w:p w14:paraId="3B8F1784" w14:textId="77777777" w:rsidR="00D51F8E" w:rsidRDefault="00D51F8E" w:rsidP="00D51F8E">
            <w:pPr>
              <w:autoSpaceDE w:val="0"/>
              <w:autoSpaceDN w:val="0"/>
              <w:adjustRightInd w:val="0"/>
              <w:rPr>
                <w:snapToGrid w:val="0"/>
              </w:rPr>
            </w:pPr>
          </w:p>
          <w:p w14:paraId="7B860867" w14:textId="77777777" w:rsidR="00D51F8E" w:rsidRDefault="00D51F8E" w:rsidP="00D51F8E">
            <w:pPr>
              <w:autoSpaceDE w:val="0"/>
              <w:autoSpaceDN w:val="0"/>
              <w:adjustRightInd w:val="0"/>
              <w:rPr>
                <w:snapToGrid w:val="0"/>
              </w:rPr>
            </w:pPr>
            <w:r>
              <w:rPr>
                <w:snapToGrid w:val="0"/>
              </w:rPr>
              <w:t>3030 = Approve (00)</w:t>
            </w:r>
          </w:p>
          <w:p w14:paraId="5FFD555F" w14:textId="77777777" w:rsidR="00D51F8E" w:rsidRDefault="00D51F8E" w:rsidP="00D51F8E">
            <w:pPr>
              <w:autoSpaceDE w:val="0"/>
              <w:autoSpaceDN w:val="0"/>
              <w:adjustRightInd w:val="0"/>
              <w:rPr>
                <w:snapToGrid w:val="0"/>
              </w:rPr>
            </w:pPr>
            <w:r>
              <w:rPr>
                <w:snapToGrid w:val="0"/>
              </w:rPr>
              <w:t>3031 = Refer (01)</w:t>
            </w:r>
          </w:p>
          <w:p w14:paraId="14C10464" w14:textId="77777777" w:rsidR="00D51F8E" w:rsidRDefault="00D51F8E" w:rsidP="00D51F8E">
            <w:pPr>
              <w:autoSpaceDE w:val="0"/>
              <w:autoSpaceDN w:val="0"/>
              <w:adjustRightInd w:val="0"/>
              <w:rPr>
                <w:snapToGrid w:val="0"/>
              </w:rPr>
            </w:pPr>
            <w:r>
              <w:rPr>
                <w:snapToGrid w:val="0"/>
              </w:rPr>
              <w:lastRenderedPageBreak/>
              <w:t>3034 = Capture (04)</w:t>
            </w:r>
          </w:p>
          <w:p w14:paraId="4BD232DD" w14:textId="77777777" w:rsidR="00D51F8E" w:rsidRDefault="00D51F8E" w:rsidP="00D51F8E">
            <w:pPr>
              <w:autoSpaceDE w:val="0"/>
              <w:autoSpaceDN w:val="0"/>
              <w:adjustRightInd w:val="0"/>
              <w:rPr>
                <w:snapToGrid w:val="0"/>
              </w:rPr>
            </w:pPr>
            <w:r>
              <w:rPr>
                <w:snapToGrid w:val="0"/>
              </w:rPr>
              <w:t>3035 = Decline (05)</w:t>
            </w:r>
          </w:p>
          <w:p w14:paraId="59F62D83" w14:textId="77777777" w:rsidR="00D51F8E" w:rsidRPr="00A923EA" w:rsidRDefault="00D51F8E" w:rsidP="00D51F8E">
            <w:pPr>
              <w:autoSpaceDE w:val="0"/>
              <w:autoSpaceDN w:val="0"/>
              <w:adjustRightInd w:val="0"/>
              <w:rPr>
                <w:b/>
                <w:snapToGrid w:val="0"/>
              </w:rPr>
            </w:pPr>
          </w:p>
        </w:tc>
      </w:tr>
    </w:tbl>
    <w:p w14:paraId="3EF5D761" w14:textId="77777777" w:rsidR="00C21BB6" w:rsidRDefault="00C21BB6" w:rsidP="00D51F8E">
      <w:pPr>
        <w:autoSpaceDE w:val="0"/>
        <w:autoSpaceDN w:val="0"/>
        <w:adjustRightInd w:val="0"/>
        <w:ind w:left="720"/>
        <w:rPr>
          <w:snapToGrid w:val="0"/>
        </w:rPr>
      </w:pPr>
      <w:r>
        <w:rPr>
          <w:snapToGrid w:val="0"/>
        </w:rPr>
        <w:lastRenderedPageBreak/>
        <w:tab/>
      </w:r>
    </w:p>
    <w:p w14:paraId="7854850B" w14:textId="77777777" w:rsidR="00C21BB6" w:rsidRDefault="00C21BB6" w:rsidP="00A923EA">
      <w:pPr>
        <w:autoSpaceDE w:val="0"/>
        <w:autoSpaceDN w:val="0"/>
        <w:adjustRightInd w:val="0"/>
        <w:ind w:left="720"/>
        <w:rPr>
          <w:snapToGrid w:val="0"/>
        </w:rPr>
      </w:pPr>
      <w:r w:rsidRPr="00A923EA">
        <w:rPr>
          <w:b/>
          <w:snapToGrid w:val="0"/>
        </w:rPr>
        <w:t>Note:</w:t>
      </w:r>
      <w:r>
        <w:rPr>
          <w:snapToGrid w:val="0"/>
        </w:rPr>
        <w:t xml:space="preserve"> EMV tags are hexadecimal identifiers for data elements in EMV</w:t>
      </w:r>
      <w:r w:rsidR="0023460B">
        <w:rPr>
          <w:snapToGrid w:val="0"/>
        </w:rPr>
        <w:t xml:space="preserve"> </w:t>
      </w:r>
      <w:r>
        <w:rPr>
          <w:snapToGrid w:val="0"/>
        </w:rPr>
        <w:t>specifications. They are provided in this SFID description for reference purposes</w:t>
      </w:r>
      <w:r w:rsidR="0023460B">
        <w:rPr>
          <w:snapToGrid w:val="0"/>
        </w:rPr>
        <w:t xml:space="preserve"> </w:t>
      </w:r>
      <w:r>
        <w:rPr>
          <w:snapToGrid w:val="0"/>
        </w:rPr>
        <w:t>only.</w:t>
      </w:r>
    </w:p>
    <w:p w14:paraId="5D80EAE9" w14:textId="77777777" w:rsidR="00C21BB6" w:rsidRDefault="00C21BB6" w:rsidP="00A923EA">
      <w:pPr>
        <w:autoSpaceDE w:val="0"/>
        <w:autoSpaceDN w:val="0"/>
        <w:adjustRightInd w:val="0"/>
        <w:ind w:left="720"/>
        <w:rPr>
          <w:snapToGrid w:val="0"/>
        </w:rPr>
      </w:pPr>
    </w:p>
    <w:p w14:paraId="35C0C67C" w14:textId="77777777" w:rsidR="00A923EA" w:rsidRDefault="00A923EA" w:rsidP="00A923EA">
      <w:pPr>
        <w:autoSpaceDE w:val="0"/>
        <w:autoSpaceDN w:val="0"/>
        <w:adjustRightInd w:val="0"/>
        <w:ind w:left="720"/>
        <w:rPr>
          <w:b/>
          <w:bCs/>
          <w:snapToGrid w:val="0"/>
        </w:rPr>
      </w:pPr>
      <w:r>
        <w:rPr>
          <w:b/>
          <w:bCs/>
          <w:snapToGrid w:val="0"/>
        </w:rPr>
        <w:t>For use in Host 1 messages only.</w:t>
      </w:r>
    </w:p>
    <w:p w14:paraId="3F8B54B8" w14:textId="77777777" w:rsidR="00D51F8E" w:rsidRDefault="00D51F8E" w:rsidP="00A923EA">
      <w:pPr>
        <w:autoSpaceDE w:val="0"/>
        <w:autoSpaceDN w:val="0"/>
        <w:adjustRightInd w:val="0"/>
        <w:ind w:left="720"/>
        <w:rPr>
          <w:b/>
          <w:bCs/>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4E6517" w14:paraId="16DEC5CE" w14:textId="77777777" w:rsidTr="00381703">
        <w:tc>
          <w:tcPr>
            <w:tcW w:w="2335" w:type="dxa"/>
          </w:tcPr>
          <w:p w14:paraId="5F3DF03B" w14:textId="77777777" w:rsidR="004E6517" w:rsidRDefault="004E6517" w:rsidP="00381703">
            <w:pPr>
              <w:spacing w:after="120"/>
              <w:rPr>
                <w:b/>
                <w:snapToGrid w:val="0"/>
              </w:rPr>
            </w:pPr>
            <w:r>
              <w:rPr>
                <w:b/>
                <w:snapToGrid w:val="0"/>
              </w:rPr>
              <w:t>Request</w:t>
            </w:r>
          </w:p>
        </w:tc>
        <w:tc>
          <w:tcPr>
            <w:tcW w:w="7105" w:type="dxa"/>
          </w:tcPr>
          <w:p w14:paraId="6635FC05" w14:textId="77777777" w:rsidR="004E6517" w:rsidRDefault="004E6517" w:rsidP="004E6517">
            <w:pPr>
              <w:pStyle w:val="ListParagraph"/>
              <w:ind w:left="0"/>
              <w:rPr>
                <w:snapToGrid w:val="0"/>
              </w:rPr>
            </w:pPr>
            <w:r>
              <w:rPr>
                <w:snapToGrid w:val="0"/>
              </w:rPr>
              <w:t>Optional.  Required on Credit EMV Offline Approval Advices and Credit EMV Pre-auth Completion.</w:t>
            </w:r>
          </w:p>
          <w:p w14:paraId="40123DEF" w14:textId="77777777" w:rsidR="004E6517" w:rsidRDefault="004E6517" w:rsidP="004E6517">
            <w:pPr>
              <w:pStyle w:val="ListParagraph"/>
              <w:ind w:left="0"/>
              <w:rPr>
                <w:b/>
                <w:snapToGrid w:val="0"/>
              </w:rPr>
            </w:pPr>
          </w:p>
        </w:tc>
      </w:tr>
      <w:tr w:rsidR="004E6517" w14:paraId="62BC67B2" w14:textId="77777777" w:rsidTr="00381703">
        <w:tc>
          <w:tcPr>
            <w:tcW w:w="2335" w:type="dxa"/>
          </w:tcPr>
          <w:p w14:paraId="7B572A5A" w14:textId="77777777" w:rsidR="004E6517" w:rsidRDefault="004E6517" w:rsidP="00381703">
            <w:pPr>
              <w:spacing w:after="120"/>
              <w:rPr>
                <w:b/>
                <w:snapToGrid w:val="0"/>
              </w:rPr>
            </w:pPr>
            <w:r>
              <w:rPr>
                <w:b/>
                <w:snapToGrid w:val="0"/>
              </w:rPr>
              <w:t>Response</w:t>
            </w:r>
          </w:p>
        </w:tc>
        <w:tc>
          <w:tcPr>
            <w:tcW w:w="7105" w:type="dxa"/>
          </w:tcPr>
          <w:p w14:paraId="5A00B994" w14:textId="77777777" w:rsidR="004E6517" w:rsidRDefault="004E6517" w:rsidP="004E6517">
            <w:pPr>
              <w:autoSpaceDE w:val="0"/>
              <w:autoSpaceDN w:val="0"/>
              <w:adjustRightInd w:val="0"/>
              <w:rPr>
                <w:snapToGrid w:val="0"/>
              </w:rPr>
            </w:pPr>
            <w:r>
              <w:rPr>
                <w:snapToGrid w:val="0"/>
              </w:rPr>
              <w:t>Optional. Variable length of 64 bytes. Currently only 36 bytes are used.</w:t>
            </w:r>
          </w:p>
          <w:p w14:paraId="68DC3868" w14:textId="77777777" w:rsidR="004E6517" w:rsidRDefault="004E6517" w:rsidP="004E6517">
            <w:pPr>
              <w:autoSpaceDE w:val="0"/>
              <w:autoSpaceDN w:val="0"/>
              <w:adjustRightInd w:val="0"/>
              <w:rPr>
                <w:snapToGrid w:val="0"/>
              </w:rPr>
            </w:pPr>
            <w:r>
              <w:rPr>
                <w:snapToGrid w:val="0"/>
              </w:rPr>
              <w:t>The field will be present for approved EMV transactions. For declined transaction the POS device must rely on the BASE24 response code.</w:t>
            </w:r>
          </w:p>
          <w:p w14:paraId="636CDF39" w14:textId="77777777" w:rsidR="004E6517" w:rsidRPr="008F0357" w:rsidRDefault="004E6517" w:rsidP="004E651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rPr>
                <w:b/>
                <w:bCs/>
                <w:snapToGrid w:val="0"/>
              </w:rPr>
            </w:pPr>
          </w:p>
        </w:tc>
      </w:tr>
      <w:tr w:rsidR="004E6517" w14:paraId="63BD41D0" w14:textId="77777777" w:rsidTr="00381703">
        <w:tc>
          <w:tcPr>
            <w:tcW w:w="2335" w:type="dxa"/>
          </w:tcPr>
          <w:p w14:paraId="70E2F745" w14:textId="77777777" w:rsidR="004E6517" w:rsidRDefault="004E6517" w:rsidP="00381703">
            <w:pPr>
              <w:spacing w:after="120"/>
              <w:rPr>
                <w:b/>
                <w:snapToGrid w:val="0"/>
              </w:rPr>
            </w:pPr>
            <w:r w:rsidRPr="00FB4BC9">
              <w:rPr>
                <w:rFonts w:cs="Arial"/>
                <w:b/>
                <w:bCs/>
                <w:lang w:val="en-CA"/>
              </w:rPr>
              <w:t>Internal Field</w:t>
            </w:r>
          </w:p>
        </w:tc>
        <w:tc>
          <w:tcPr>
            <w:tcW w:w="7105" w:type="dxa"/>
          </w:tcPr>
          <w:p w14:paraId="4E350994" w14:textId="77777777" w:rsidR="004E6517" w:rsidRDefault="004E6517" w:rsidP="004E6517">
            <w:pPr>
              <w:autoSpaceDE w:val="0"/>
              <w:autoSpaceDN w:val="0"/>
              <w:adjustRightInd w:val="0"/>
              <w:rPr>
                <w:b/>
                <w:snapToGrid w:val="0"/>
              </w:rPr>
            </w:pPr>
            <w:r w:rsidRPr="00020D9D">
              <w:rPr>
                <w:rFonts w:cs="Arial"/>
                <w:lang w:val="en-CA"/>
              </w:rPr>
              <w:t>EMV Response Data token</w:t>
            </w:r>
          </w:p>
        </w:tc>
      </w:tr>
    </w:tbl>
    <w:p w14:paraId="6E92BA9A" w14:textId="77777777" w:rsidR="004E6517" w:rsidRDefault="004E6517" w:rsidP="00A923EA">
      <w:pPr>
        <w:autoSpaceDE w:val="0"/>
        <w:autoSpaceDN w:val="0"/>
        <w:adjustRightInd w:val="0"/>
        <w:ind w:left="720"/>
        <w:rPr>
          <w:b/>
          <w:bCs/>
          <w:snapToGrid w:val="0"/>
        </w:rPr>
      </w:pPr>
    </w:p>
    <w:p w14:paraId="0E0D9152" w14:textId="77777777" w:rsidR="002F1D9C" w:rsidRDefault="002F1D9C" w:rsidP="00A923EA">
      <w:pPr>
        <w:autoSpaceDE w:val="0"/>
        <w:autoSpaceDN w:val="0"/>
        <w:adjustRightInd w:val="0"/>
        <w:ind w:left="720"/>
        <w:rPr>
          <w:b/>
          <w:bCs/>
          <w:snapToGrid w:val="0"/>
        </w:rPr>
      </w:pPr>
    </w:p>
    <w:p w14:paraId="398CB581" w14:textId="77777777" w:rsidR="000C5121" w:rsidRDefault="000C5121">
      <w:pPr>
        <w:rPr>
          <w:rFonts w:asciiTheme="majorHAnsi" w:eastAsiaTheme="majorEastAsia" w:hAnsiTheme="majorHAnsi" w:cstheme="majorBidi"/>
          <w:b/>
          <w:snapToGrid w:val="0"/>
          <w:color w:val="70AD47" w:themeColor="accent2"/>
          <w:sz w:val="36"/>
          <w:szCs w:val="28"/>
        </w:rPr>
      </w:pPr>
      <w:bookmarkStart w:id="2684" w:name="_Toc30407736"/>
      <w:r>
        <w:rPr>
          <w:snapToGrid w:val="0"/>
        </w:rPr>
        <w:br w:type="page"/>
      </w:r>
    </w:p>
    <w:p w14:paraId="661BF0F9" w14:textId="77777777" w:rsidR="00BA1EA8" w:rsidRDefault="00BA1EA8" w:rsidP="00847896">
      <w:pPr>
        <w:pStyle w:val="Heading2"/>
        <w:rPr>
          <w:snapToGrid w:val="0"/>
        </w:rPr>
      </w:pPr>
      <w:bookmarkStart w:id="2685" w:name="_Toc126079299"/>
      <w:r>
        <w:rPr>
          <w:snapToGrid w:val="0"/>
        </w:rPr>
        <w:lastRenderedPageBreak/>
        <w:t>SFID R – EMV Additional Response Data</w:t>
      </w:r>
      <w:bookmarkEnd w:id="2684"/>
      <w:bookmarkEnd w:id="2685"/>
      <w:r>
        <w:rPr>
          <w:snapToGrid w:val="0"/>
        </w:rPr>
        <w:t xml:space="preserve"> </w:t>
      </w:r>
    </w:p>
    <w:p w14:paraId="58F87BDD" w14:textId="77777777" w:rsidR="00C21BB6" w:rsidRDefault="00C21BB6" w:rsidP="00A923EA">
      <w:pPr>
        <w:autoSpaceDE w:val="0"/>
        <w:autoSpaceDN w:val="0"/>
        <w:adjustRightInd w:val="0"/>
        <w:ind w:left="720"/>
        <w:rPr>
          <w:snapToGrid w:val="0"/>
        </w:rPr>
      </w:pPr>
      <w:r>
        <w:rPr>
          <w:snapToGrid w:val="0"/>
        </w:rPr>
        <w:t>The EMV Additional Response Data field contains EMV script data returned in an EMV transaction response from the card issuer. This subfield is required in all EMV transaction response messages for script processing.</w:t>
      </w:r>
    </w:p>
    <w:p w14:paraId="4FB4AD58" w14:textId="77777777" w:rsidR="00C21BB6" w:rsidRDefault="00C21BB6" w:rsidP="00A923EA">
      <w:pPr>
        <w:autoSpaceDE w:val="0"/>
        <w:autoSpaceDN w:val="0"/>
        <w:adjustRightInd w:val="0"/>
        <w:ind w:left="720"/>
        <w:rPr>
          <w:snapToGrid w:val="0"/>
        </w:rPr>
      </w:pPr>
    </w:p>
    <w:p w14:paraId="616ADD90" w14:textId="77777777" w:rsidR="00C21BB6" w:rsidRDefault="00C21BB6" w:rsidP="00A923EA">
      <w:pPr>
        <w:autoSpaceDE w:val="0"/>
        <w:autoSpaceDN w:val="0"/>
        <w:adjustRightInd w:val="0"/>
        <w:ind w:left="720"/>
        <w:rPr>
          <w:snapToGrid w:val="0"/>
        </w:rPr>
      </w:pPr>
      <w:r>
        <w:rPr>
          <w:snapToGrid w:val="0"/>
        </w:rPr>
        <w:t>For more information about the EMV data elements, refer to the MasterCard M/Chip or the Visa Smart Debit Credit (VSDC) documentation sets or the EMVCo specification.</w:t>
      </w:r>
    </w:p>
    <w:p w14:paraId="5BC2B9EC" w14:textId="77777777" w:rsidR="00C21BB6" w:rsidRDefault="00C21BB6" w:rsidP="00A923EA">
      <w:pPr>
        <w:autoSpaceDE w:val="0"/>
        <w:autoSpaceDN w:val="0"/>
        <w:adjustRightInd w:val="0"/>
        <w:ind w:left="720"/>
        <w:rPr>
          <w:snapToGrid w:val="0"/>
        </w:rPr>
      </w:pPr>
      <w:r>
        <w:rPr>
          <w:snapToGrid w:val="0"/>
        </w:rPr>
        <w:t xml:space="preserve"> </w:t>
      </w:r>
    </w:p>
    <w:p w14:paraId="5863800E" w14:textId="77777777" w:rsidR="00C21BB6" w:rsidRDefault="00C21BB6" w:rsidP="00A923EA">
      <w:pPr>
        <w:autoSpaceDE w:val="0"/>
        <w:autoSpaceDN w:val="0"/>
        <w:adjustRightInd w:val="0"/>
        <w:ind w:left="720"/>
        <w:rPr>
          <w:snapToGrid w:val="0"/>
        </w:rPr>
      </w:pPr>
      <w:r>
        <w:rPr>
          <w:snapToGrid w:val="0"/>
        </w:rPr>
        <w:t>The format is as follows:</w:t>
      </w:r>
    </w:p>
    <w:p w14:paraId="7C347372" w14:textId="77777777" w:rsidR="00C21BB6" w:rsidRDefault="00C21BB6" w:rsidP="00A923EA">
      <w:pPr>
        <w:autoSpaceDE w:val="0"/>
        <w:autoSpaceDN w:val="0"/>
        <w:adjustRightInd w:val="0"/>
        <w:ind w:left="720"/>
        <w:rPr>
          <w:snapToGrid w:val="0"/>
        </w:rPr>
      </w:pPr>
    </w:p>
    <w:p w14:paraId="033DDEDE" w14:textId="77777777" w:rsidR="00C21BB6" w:rsidRDefault="00C21BB6" w:rsidP="00A923EA">
      <w:pPr>
        <w:autoSpaceDE w:val="0"/>
        <w:autoSpaceDN w:val="0"/>
        <w:adjustRightInd w:val="0"/>
        <w:ind w:left="720"/>
        <w:rPr>
          <w:snapToGrid w:val="0"/>
        </w:rPr>
      </w:pPr>
      <w:r>
        <w:rPr>
          <w:snapToGrid w:val="0"/>
        </w:rPr>
        <w:t xml:space="preserve">Smart Card Scheme </w:t>
      </w:r>
      <w:r>
        <w:rPr>
          <w:snapToGrid w:val="0"/>
        </w:rPr>
        <w:tab/>
      </w:r>
      <w:r>
        <w:rPr>
          <w:snapToGrid w:val="0"/>
        </w:rPr>
        <w:tab/>
      </w:r>
      <w:r>
        <w:rPr>
          <w:snapToGrid w:val="0"/>
        </w:rPr>
        <w:tab/>
      </w:r>
      <w:r>
        <w:rPr>
          <w:snapToGrid w:val="0"/>
        </w:rPr>
        <w:tab/>
        <w:t>PIC 9(2)</w:t>
      </w:r>
    </w:p>
    <w:p w14:paraId="779BA743" w14:textId="77777777" w:rsidR="00C21BB6" w:rsidRDefault="00C21BB6" w:rsidP="00A923EA">
      <w:pPr>
        <w:autoSpaceDE w:val="0"/>
        <w:autoSpaceDN w:val="0"/>
        <w:adjustRightInd w:val="0"/>
        <w:ind w:left="720"/>
        <w:rPr>
          <w:snapToGrid w:val="0"/>
        </w:rPr>
      </w:pPr>
      <w:r>
        <w:rPr>
          <w:snapToGrid w:val="0"/>
        </w:rPr>
        <w:t xml:space="preserve">Issuer Script Data </w:t>
      </w:r>
      <w:r>
        <w:rPr>
          <w:snapToGrid w:val="0"/>
        </w:rPr>
        <w:tab/>
      </w:r>
      <w:r>
        <w:rPr>
          <w:snapToGrid w:val="0"/>
        </w:rPr>
        <w:tab/>
      </w:r>
      <w:r>
        <w:rPr>
          <w:snapToGrid w:val="0"/>
        </w:rPr>
        <w:tab/>
      </w:r>
      <w:r>
        <w:rPr>
          <w:snapToGrid w:val="0"/>
        </w:rPr>
        <w:tab/>
        <w:t>PIC X(256) variable length</w:t>
      </w:r>
    </w:p>
    <w:p w14:paraId="296CB386" w14:textId="77777777" w:rsidR="00C21BB6" w:rsidRDefault="00C21BB6" w:rsidP="008D2928">
      <w:pPr>
        <w:autoSpaceDE w:val="0"/>
        <w:autoSpaceDN w:val="0"/>
        <w:adjustRightInd w:val="0"/>
        <w:rPr>
          <w:snapToGrid w:val="0"/>
        </w:rPr>
      </w:pPr>
    </w:p>
    <w:p w14:paraId="4A2FE1BD" w14:textId="77777777" w:rsidR="00C21BB6" w:rsidRDefault="00C21BB6" w:rsidP="00A923EA">
      <w:pPr>
        <w:autoSpaceDE w:val="0"/>
        <w:autoSpaceDN w:val="0"/>
        <w:adjustRightInd w:val="0"/>
        <w:ind w:left="720"/>
        <w:rPr>
          <w:snapToGrid w:val="0"/>
        </w:rPr>
      </w:pPr>
      <w:r>
        <w:rPr>
          <w:snapToGrid w:val="0"/>
        </w:rPr>
        <w:t>These fields are further described below:</w:t>
      </w:r>
    </w:p>
    <w:p w14:paraId="29F3E322" w14:textId="77777777" w:rsidR="00D51F8E" w:rsidRDefault="00D51F8E" w:rsidP="00A923EA">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D51F8E" w14:paraId="4000EDE9" w14:textId="77777777" w:rsidTr="00D51F8E">
        <w:trPr>
          <w:tblHeader/>
        </w:trPr>
        <w:tc>
          <w:tcPr>
            <w:tcW w:w="1183" w:type="dxa"/>
          </w:tcPr>
          <w:p w14:paraId="0C5D502B" w14:textId="77777777" w:rsidR="00D51F8E" w:rsidRDefault="00D51F8E" w:rsidP="00631ABE">
            <w:pPr>
              <w:pStyle w:val="BodyText2"/>
              <w:spacing w:before="60" w:after="60"/>
              <w:jc w:val="center"/>
              <w:rPr>
                <w:color w:val="auto"/>
              </w:rPr>
            </w:pPr>
            <w:r w:rsidRPr="009161F7">
              <w:rPr>
                <w:b/>
                <w:color w:val="auto"/>
              </w:rPr>
              <w:t>Position</w:t>
            </w:r>
          </w:p>
        </w:tc>
        <w:tc>
          <w:tcPr>
            <w:tcW w:w="1059" w:type="dxa"/>
          </w:tcPr>
          <w:p w14:paraId="72D939AA" w14:textId="77777777" w:rsidR="00D51F8E" w:rsidRDefault="00D51F8E" w:rsidP="00631ABE">
            <w:pPr>
              <w:pStyle w:val="BodyText2"/>
              <w:spacing w:before="60" w:after="60"/>
              <w:jc w:val="center"/>
              <w:rPr>
                <w:color w:val="auto"/>
              </w:rPr>
            </w:pPr>
            <w:r w:rsidRPr="009161F7">
              <w:rPr>
                <w:b/>
                <w:color w:val="auto"/>
              </w:rPr>
              <w:t>Length</w:t>
            </w:r>
          </w:p>
        </w:tc>
        <w:tc>
          <w:tcPr>
            <w:tcW w:w="7113" w:type="dxa"/>
          </w:tcPr>
          <w:p w14:paraId="128629DE" w14:textId="77777777" w:rsidR="00D51F8E" w:rsidRDefault="00D51F8E" w:rsidP="00631ABE">
            <w:pPr>
              <w:pStyle w:val="BodyText2"/>
              <w:spacing w:before="60" w:after="60"/>
              <w:rPr>
                <w:color w:val="auto"/>
              </w:rPr>
            </w:pPr>
            <w:r w:rsidRPr="009161F7">
              <w:rPr>
                <w:b/>
                <w:color w:val="auto"/>
              </w:rPr>
              <w:t>Description</w:t>
            </w:r>
          </w:p>
        </w:tc>
      </w:tr>
      <w:tr w:rsidR="00D51F8E" w:rsidRPr="00D51F8E" w14:paraId="42FDEAE9" w14:textId="77777777" w:rsidTr="00D51F8E">
        <w:tc>
          <w:tcPr>
            <w:tcW w:w="1183" w:type="dxa"/>
          </w:tcPr>
          <w:p w14:paraId="7EB3C953" w14:textId="77777777" w:rsidR="00D51F8E" w:rsidRPr="00D51F8E" w:rsidRDefault="00D51F8E" w:rsidP="00D51F8E">
            <w:pPr>
              <w:pStyle w:val="BodyText2"/>
              <w:jc w:val="center"/>
              <w:rPr>
                <w:color w:val="auto"/>
              </w:rPr>
            </w:pPr>
            <w:r w:rsidRPr="00D51F8E">
              <w:rPr>
                <w:color w:val="auto"/>
              </w:rPr>
              <w:t>01–02</w:t>
            </w:r>
          </w:p>
        </w:tc>
        <w:tc>
          <w:tcPr>
            <w:tcW w:w="1059" w:type="dxa"/>
          </w:tcPr>
          <w:p w14:paraId="523F7282" w14:textId="77777777" w:rsidR="00D51F8E" w:rsidRPr="00D51F8E" w:rsidRDefault="00D51F8E" w:rsidP="00D51F8E">
            <w:pPr>
              <w:pStyle w:val="BodyText2"/>
              <w:jc w:val="center"/>
              <w:rPr>
                <w:color w:val="auto"/>
              </w:rPr>
            </w:pPr>
            <w:r w:rsidRPr="00D51F8E">
              <w:rPr>
                <w:color w:val="auto"/>
              </w:rPr>
              <w:t>2</w:t>
            </w:r>
          </w:p>
        </w:tc>
        <w:tc>
          <w:tcPr>
            <w:tcW w:w="7113" w:type="dxa"/>
          </w:tcPr>
          <w:p w14:paraId="6718BAB8" w14:textId="77777777" w:rsidR="00D51F8E" w:rsidRPr="00D51F8E" w:rsidRDefault="00D51F8E" w:rsidP="002F1D9C">
            <w:pPr>
              <w:autoSpaceDE w:val="0"/>
              <w:autoSpaceDN w:val="0"/>
              <w:adjustRightInd w:val="0"/>
              <w:spacing w:after="120"/>
              <w:rPr>
                <w:snapToGrid w:val="0"/>
              </w:rPr>
            </w:pPr>
            <w:r w:rsidRPr="00D51F8E">
              <w:rPr>
                <w:b/>
                <w:snapToGrid w:val="0"/>
              </w:rPr>
              <w:t>Smart Card Scheme</w:t>
            </w:r>
          </w:p>
          <w:p w14:paraId="3AC00859" w14:textId="77777777" w:rsidR="00D51F8E" w:rsidRPr="00D51F8E" w:rsidRDefault="00D51F8E" w:rsidP="00D51F8E">
            <w:pPr>
              <w:autoSpaceDE w:val="0"/>
              <w:autoSpaceDN w:val="0"/>
              <w:adjustRightInd w:val="0"/>
              <w:rPr>
                <w:snapToGrid w:val="0"/>
              </w:rPr>
            </w:pPr>
            <w:r w:rsidRPr="00D51F8E">
              <w:rPr>
                <w:snapToGrid w:val="0"/>
              </w:rPr>
              <w:t>A code indicating the smart card scheme used for this transaction. Valid values are as follows:</w:t>
            </w:r>
          </w:p>
          <w:p w14:paraId="740D208F" w14:textId="77777777" w:rsidR="00D51F8E" w:rsidRPr="00D51F8E" w:rsidRDefault="00D51F8E" w:rsidP="00D51F8E">
            <w:pPr>
              <w:autoSpaceDE w:val="0"/>
              <w:autoSpaceDN w:val="0"/>
              <w:adjustRightInd w:val="0"/>
              <w:rPr>
                <w:snapToGrid w:val="0"/>
              </w:rPr>
            </w:pPr>
          </w:p>
          <w:p w14:paraId="36A7132C" w14:textId="77777777" w:rsidR="00D51F8E" w:rsidRPr="00D51F8E" w:rsidRDefault="00D51F8E" w:rsidP="00D51F8E">
            <w:pPr>
              <w:autoSpaceDE w:val="0"/>
              <w:autoSpaceDN w:val="0"/>
              <w:adjustRightInd w:val="0"/>
              <w:rPr>
                <w:snapToGrid w:val="0"/>
              </w:rPr>
            </w:pPr>
            <w:r w:rsidRPr="00D51F8E">
              <w:rPr>
                <w:snapToGrid w:val="0"/>
              </w:rPr>
              <w:t>01 = EMV 2000</w:t>
            </w:r>
          </w:p>
          <w:p w14:paraId="42975753" w14:textId="77777777" w:rsidR="00D51F8E" w:rsidRPr="00D51F8E" w:rsidRDefault="00D51F8E" w:rsidP="00D51F8E">
            <w:pPr>
              <w:autoSpaceDE w:val="0"/>
              <w:autoSpaceDN w:val="0"/>
              <w:adjustRightInd w:val="0"/>
            </w:pPr>
          </w:p>
        </w:tc>
      </w:tr>
      <w:tr w:rsidR="00D51F8E" w14:paraId="1A2D6C17" w14:textId="77777777" w:rsidTr="00D51F8E">
        <w:tc>
          <w:tcPr>
            <w:tcW w:w="1183" w:type="dxa"/>
          </w:tcPr>
          <w:p w14:paraId="2229CBBB" w14:textId="77777777" w:rsidR="00D51F8E" w:rsidRPr="00D51F8E" w:rsidRDefault="00D51F8E" w:rsidP="00D51F8E">
            <w:pPr>
              <w:pStyle w:val="BodyText2"/>
              <w:jc w:val="center"/>
              <w:rPr>
                <w:color w:val="auto"/>
              </w:rPr>
            </w:pPr>
            <w:r w:rsidRPr="00D51F8E">
              <w:rPr>
                <w:color w:val="auto"/>
              </w:rPr>
              <w:t>03–258</w:t>
            </w:r>
          </w:p>
        </w:tc>
        <w:tc>
          <w:tcPr>
            <w:tcW w:w="1059" w:type="dxa"/>
          </w:tcPr>
          <w:p w14:paraId="38798BAB" w14:textId="77777777" w:rsidR="00D51F8E" w:rsidRDefault="00D51F8E" w:rsidP="00D51F8E">
            <w:pPr>
              <w:pStyle w:val="BodyText2"/>
              <w:jc w:val="center"/>
            </w:pPr>
            <w:r w:rsidRPr="00D51F8E">
              <w:rPr>
                <w:color w:val="auto"/>
              </w:rPr>
              <w:t>256</w:t>
            </w:r>
          </w:p>
        </w:tc>
        <w:tc>
          <w:tcPr>
            <w:tcW w:w="7113" w:type="dxa"/>
          </w:tcPr>
          <w:p w14:paraId="29EFE495" w14:textId="77777777" w:rsidR="00D51F8E" w:rsidRDefault="00D51F8E" w:rsidP="002F1D9C">
            <w:pPr>
              <w:keepNext/>
              <w:autoSpaceDE w:val="0"/>
              <w:autoSpaceDN w:val="0"/>
              <w:adjustRightInd w:val="0"/>
              <w:spacing w:after="120"/>
              <w:rPr>
                <w:snapToGrid w:val="0"/>
              </w:rPr>
            </w:pPr>
            <w:r w:rsidRPr="00A923EA">
              <w:rPr>
                <w:b/>
                <w:snapToGrid w:val="0"/>
              </w:rPr>
              <w:t>Issuer Script Data</w:t>
            </w:r>
          </w:p>
          <w:p w14:paraId="7320EA36" w14:textId="77777777" w:rsidR="00D51F8E" w:rsidRDefault="00D51F8E" w:rsidP="00D51F8E">
            <w:pPr>
              <w:autoSpaceDE w:val="0"/>
              <w:autoSpaceDN w:val="0"/>
              <w:adjustRightInd w:val="0"/>
              <w:rPr>
                <w:snapToGrid w:val="0"/>
              </w:rPr>
            </w:pPr>
            <w:r>
              <w:rPr>
                <w:snapToGrid w:val="0"/>
              </w:rPr>
              <w:t>The issuer script template, in hexadecimal format, to be sent to the card for processing by the card application.</w:t>
            </w:r>
          </w:p>
          <w:p w14:paraId="50C621C3" w14:textId="77777777" w:rsidR="00D51F8E" w:rsidRDefault="00D51F8E" w:rsidP="00D51F8E">
            <w:pPr>
              <w:autoSpaceDE w:val="0"/>
              <w:autoSpaceDN w:val="0"/>
              <w:adjustRightInd w:val="0"/>
              <w:rPr>
                <w:b/>
                <w:snapToGrid w:val="0"/>
              </w:rPr>
            </w:pPr>
          </w:p>
          <w:p w14:paraId="5C0A1153" w14:textId="77777777" w:rsidR="00D51F8E" w:rsidRPr="00C102E9" w:rsidRDefault="00D51F8E" w:rsidP="00D51F8E">
            <w:pPr>
              <w:autoSpaceDE w:val="0"/>
              <w:autoSpaceDN w:val="0"/>
              <w:adjustRightInd w:val="0"/>
              <w:rPr>
                <w:b/>
                <w:snapToGrid w:val="0"/>
              </w:rPr>
            </w:pPr>
            <w:r w:rsidRPr="00C102E9">
              <w:rPr>
                <w:b/>
                <w:snapToGrid w:val="0"/>
              </w:rPr>
              <w:t>EMV Tag: 71 or 72</w:t>
            </w:r>
          </w:p>
          <w:p w14:paraId="0947950B" w14:textId="77777777" w:rsidR="00D51F8E" w:rsidRPr="00A923EA" w:rsidRDefault="00D51F8E" w:rsidP="00D51F8E">
            <w:pPr>
              <w:autoSpaceDE w:val="0"/>
              <w:autoSpaceDN w:val="0"/>
              <w:adjustRightInd w:val="0"/>
              <w:rPr>
                <w:b/>
                <w:snapToGrid w:val="0"/>
              </w:rPr>
            </w:pPr>
          </w:p>
        </w:tc>
      </w:tr>
    </w:tbl>
    <w:p w14:paraId="5B985E75" w14:textId="77777777" w:rsidR="00C21BB6" w:rsidRPr="00C102E9" w:rsidRDefault="00C21BB6" w:rsidP="00D51F8E">
      <w:pPr>
        <w:keepNext/>
        <w:autoSpaceDE w:val="0"/>
        <w:autoSpaceDN w:val="0"/>
        <w:adjustRightInd w:val="0"/>
        <w:ind w:left="720"/>
        <w:rPr>
          <w:b/>
          <w:snapToGrid w:val="0"/>
        </w:rPr>
      </w:pPr>
    </w:p>
    <w:p w14:paraId="7F6C9FDE" w14:textId="77777777" w:rsidR="00C21BB6" w:rsidRDefault="00C21BB6" w:rsidP="00A923EA">
      <w:pPr>
        <w:autoSpaceDE w:val="0"/>
        <w:autoSpaceDN w:val="0"/>
        <w:adjustRightInd w:val="0"/>
        <w:ind w:left="720"/>
        <w:rPr>
          <w:snapToGrid w:val="0"/>
        </w:rPr>
      </w:pPr>
      <w:r>
        <w:rPr>
          <w:snapToGrid w:val="0"/>
        </w:rPr>
        <w:t>Note: EMV tags are hexadecimal identifiers for data elements in EMV specifications. They are provided in this SFID description for reference purposes only.</w:t>
      </w:r>
    </w:p>
    <w:p w14:paraId="053E0109" w14:textId="77777777" w:rsidR="00C21BB6" w:rsidRDefault="00C21BB6" w:rsidP="00A923EA">
      <w:pPr>
        <w:autoSpaceDE w:val="0"/>
        <w:autoSpaceDN w:val="0"/>
        <w:adjustRightInd w:val="0"/>
        <w:ind w:left="720"/>
        <w:rPr>
          <w:snapToGrid w:val="0"/>
        </w:rPr>
      </w:pPr>
    </w:p>
    <w:p w14:paraId="36BA73A3" w14:textId="77777777" w:rsidR="00A923EA" w:rsidRDefault="00A923EA" w:rsidP="00A923EA">
      <w:pPr>
        <w:autoSpaceDE w:val="0"/>
        <w:autoSpaceDN w:val="0"/>
        <w:adjustRightInd w:val="0"/>
        <w:ind w:left="720"/>
        <w:rPr>
          <w:b/>
          <w:bCs/>
          <w:snapToGrid w:val="0"/>
        </w:rPr>
      </w:pPr>
      <w:r>
        <w:rPr>
          <w:b/>
          <w:bCs/>
          <w:snapToGrid w:val="0"/>
        </w:rPr>
        <w:t>For use in Host 1 messages only.</w:t>
      </w:r>
    </w:p>
    <w:p w14:paraId="29F304FD" w14:textId="77777777" w:rsidR="004E6517" w:rsidRDefault="004E6517" w:rsidP="00A923EA">
      <w:pPr>
        <w:autoSpaceDE w:val="0"/>
        <w:autoSpaceDN w:val="0"/>
        <w:adjustRightInd w:val="0"/>
        <w:ind w:left="720"/>
        <w:rPr>
          <w:b/>
          <w:bCs/>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4E6517" w14:paraId="395F8957" w14:textId="77777777" w:rsidTr="00381703">
        <w:tc>
          <w:tcPr>
            <w:tcW w:w="2335" w:type="dxa"/>
          </w:tcPr>
          <w:p w14:paraId="6B133067" w14:textId="77777777" w:rsidR="004E6517" w:rsidRDefault="004E6517" w:rsidP="00381703">
            <w:pPr>
              <w:spacing w:after="120"/>
              <w:rPr>
                <w:b/>
                <w:snapToGrid w:val="0"/>
              </w:rPr>
            </w:pPr>
            <w:r>
              <w:rPr>
                <w:b/>
                <w:snapToGrid w:val="0"/>
              </w:rPr>
              <w:t>Request</w:t>
            </w:r>
          </w:p>
        </w:tc>
        <w:tc>
          <w:tcPr>
            <w:tcW w:w="7105" w:type="dxa"/>
          </w:tcPr>
          <w:p w14:paraId="5A34DF18" w14:textId="77777777" w:rsidR="004E6517" w:rsidRDefault="004E6517" w:rsidP="004E6517">
            <w:pPr>
              <w:pStyle w:val="ListParagraph"/>
              <w:ind w:left="0"/>
              <w:rPr>
                <w:b/>
                <w:snapToGrid w:val="0"/>
              </w:rPr>
            </w:pPr>
            <w:r>
              <w:rPr>
                <w:snapToGrid w:val="0"/>
              </w:rPr>
              <w:t>Not applicable.</w:t>
            </w:r>
          </w:p>
        </w:tc>
      </w:tr>
      <w:tr w:rsidR="004E6517" w14:paraId="0871F4ED" w14:textId="77777777" w:rsidTr="00381703">
        <w:tc>
          <w:tcPr>
            <w:tcW w:w="2335" w:type="dxa"/>
          </w:tcPr>
          <w:p w14:paraId="21249E7B" w14:textId="77777777" w:rsidR="004E6517" w:rsidRDefault="004E6517" w:rsidP="00381703">
            <w:pPr>
              <w:spacing w:after="120"/>
              <w:rPr>
                <w:b/>
                <w:snapToGrid w:val="0"/>
              </w:rPr>
            </w:pPr>
            <w:r>
              <w:rPr>
                <w:b/>
                <w:snapToGrid w:val="0"/>
              </w:rPr>
              <w:t>Response</w:t>
            </w:r>
          </w:p>
        </w:tc>
        <w:tc>
          <w:tcPr>
            <w:tcW w:w="7105" w:type="dxa"/>
          </w:tcPr>
          <w:p w14:paraId="14E0A04A" w14:textId="77777777" w:rsidR="004E6517" w:rsidRPr="008F0357" w:rsidRDefault="004E6517" w:rsidP="004E6517">
            <w:pPr>
              <w:autoSpaceDE w:val="0"/>
              <w:autoSpaceDN w:val="0"/>
              <w:adjustRightInd w:val="0"/>
              <w:rPr>
                <w:b/>
                <w:bCs/>
                <w:snapToGrid w:val="0"/>
              </w:rPr>
            </w:pPr>
            <w:r>
              <w:rPr>
                <w:snapToGrid w:val="0"/>
              </w:rPr>
              <w:t>Optional. Variable length of 258 bytes.</w:t>
            </w:r>
          </w:p>
        </w:tc>
      </w:tr>
      <w:tr w:rsidR="004E6517" w14:paraId="4A5ADBFD" w14:textId="77777777" w:rsidTr="00381703">
        <w:tc>
          <w:tcPr>
            <w:tcW w:w="2335" w:type="dxa"/>
          </w:tcPr>
          <w:p w14:paraId="16CDEADD" w14:textId="77777777" w:rsidR="004E6517" w:rsidRDefault="004E6517" w:rsidP="00381703">
            <w:pPr>
              <w:spacing w:after="120"/>
              <w:rPr>
                <w:b/>
                <w:snapToGrid w:val="0"/>
              </w:rPr>
            </w:pPr>
            <w:r w:rsidRPr="00FB4BC9">
              <w:rPr>
                <w:rFonts w:cs="Arial"/>
                <w:b/>
                <w:bCs/>
                <w:lang w:val="en-CA"/>
              </w:rPr>
              <w:t>Internal Field</w:t>
            </w:r>
          </w:p>
        </w:tc>
        <w:tc>
          <w:tcPr>
            <w:tcW w:w="7105" w:type="dxa"/>
          </w:tcPr>
          <w:p w14:paraId="74B7CDB0" w14:textId="77777777" w:rsidR="004E6517" w:rsidRDefault="004E6517" w:rsidP="00381703">
            <w:pPr>
              <w:autoSpaceDE w:val="0"/>
              <w:autoSpaceDN w:val="0"/>
              <w:adjustRightInd w:val="0"/>
              <w:rPr>
                <w:b/>
                <w:snapToGrid w:val="0"/>
              </w:rPr>
            </w:pPr>
            <w:r w:rsidRPr="000C62C3">
              <w:rPr>
                <w:rFonts w:cs="Arial"/>
                <w:lang w:val="en-CA"/>
              </w:rPr>
              <w:t>EMV Script Data token</w:t>
            </w:r>
          </w:p>
        </w:tc>
      </w:tr>
    </w:tbl>
    <w:p w14:paraId="1AB646EA" w14:textId="77777777" w:rsidR="004E6517" w:rsidRDefault="004E6517" w:rsidP="00A923EA">
      <w:pPr>
        <w:autoSpaceDE w:val="0"/>
        <w:autoSpaceDN w:val="0"/>
        <w:adjustRightInd w:val="0"/>
        <w:ind w:left="720"/>
        <w:rPr>
          <w:b/>
          <w:bCs/>
          <w:snapToGrid w:val="0"/>
        </w:rPr>
      </w:pPr>
    </w:p>
    <w:p w14:paraId="5DCB35DB" w14:textId="77777777" w:rsidR="009129FF" w:rsidRDefault="009129FF">
      <w:pPr>
        <w:autoSpaceDE w:val="0"/>
        <w:autoSpaceDN w:val="0"/>
        <w:adjustRightInd w:val="0"/>
        <w:rPr>
          <w:snapToGrid w:val="0"/>
        </w:rPr>
      </w:pPr>
    </w:p>
    <w:p w14:paraId="57DDEAE6" w14:textId="77777777" w:rsidR="009129FF" w:rsidRDefault="009129FF" w:rsidP="00847896">
      <w:pPr>
        <w:pStyle w:val="Heading2"/>
        <w:rPr>
          <w:snapToGrid w:val="0"/>
        </w:rPr>
      </w:pPr>
      <w:bookmarkStart w:id="2686" w:name="_Toc30407737"/>
      <w:bookmarkStart w:id="2687" w:name="_Toc126079300"/>
      <w:r>
        <w:rPr>
          <w:snapToGrid w:val="0"/>
        </w:rPr>
        <w:lastRenderedPageBreak/>
        <w:t>SFID T – KSN</w:t>
      </w:r>
      <w:bookmarkEnd w:id="2686"/>
      <w:bookmarkEnd w:id="2687"/>
      <w:r>
        <w:rPr>
          <w:snapToGrid w:val="0"/>
        </w:rPr>
        <w:t xml:space="preserve"> </w:t>
      </w:r>
    </w:p>
    <w:p w14:paraId="7789594F" w14:textId="77777777" w:rsidR="009129FF" w:rsidRDefault="009129FF" w:rsidP="009129FF">
      <w:pPr>
        <w:autoSpaceDE w:val="0"/>
        <w:autoSpaceDN w:val="0"/>
        <w:adjustRightInd w:val="0"/>
        <w:ind w:left="720"/>
        <w:rPr>
          <w:snapToGrid w:val="0"/>
          <w:color w:val="000000"/>
        </w:rPr>
      </w:pPr>
      <w:r>
        <w:rPr>
          <w:snapToGrid w:val="0"/>
          <w:color w:val="000000"/>
        </w:rPr>
        <w:t>This SFID contains the KSN.  This SFID must be included when Point to Point encryption is enabled on the POS solution.  The KSN should contain HEX chars only.</w:t>
      </w:r>
    </w:p>
    <w:p w14:paraId="6B343125" w14:textId="77777777" w:rsidR="009129FF" w:rsidRDefault="009129FF" w:rsidP="009129FF">
      <w:pPr>
        <w:autoSpaceDE w:val="0"/>
        <w:autoSpaceDN w:val="0"/>
        <w:adjustRightInd w:val="0"/>
        <w:ind w:left="720"/>
        <w:rPr>
          <w:snapToGrid w:val="0"/>
          <w:color w:val="000000"/>
        </w:rPr>
      </w:pPr>
    </w:p>
    <w:tbl>
      <w:tblPr>
        <w:tblStyle w:val="TableGrid"/>
        <w:tblW w:w="0" w:type="auto"/>
        <w:tblInd w:w="918" w:type="dxa"/>
        <w:tblBorders>
          <w:left w:val="none" w:sz="0" w:space="0" w:color="auto"/>
          <w:right w:val="none" w:sz="0" w:space="0" w:color="auto"/>
        </w:tblBorders>
        <w:tblLook w:val="04A0" w:firstRow="1" w:lastRow="0" w:firstColumn="1" w:lastColumn="0" w:noHBand="0" w:noVBand="1"/>
      </w:tblPr>
      <w:tblGrid>
        <w:gridCol w:w="1061"/>
        <w:gridCol w:w="1612"/>
        <w:gridCol w:w="6489"/>
      </w:tblGrid>
      <w:tr w:rsidR="009129FF" w14:paraId="7D83B535" w14:textId="77777777" w:rsidTr="004E6517">
        <w:trPr>
          <w:tblHeader/>
        </w:trPr>
        <w:tc>
          <w:tcPr>
            <w:tcW w:w="1005" w:type="dxa"/>
          </w:tcPr>
          <w:p w14:paraId="4C4E459D" w14:textId="77777777" w:rsidR="009129FF" w:rsidRPr="00AB0A4A" w:rsidRDefault="009129FF" w:rsidP="006E1C7A">
            <w:pPr>
              <w:autoSpaceDE w:val="0"/>
              <w:autoSpaceDN w:val="0"/>
              <w:adjustRightInd w:val="0"/>
              <w:rPr>
                <w:b/>
                <w:snapToGrid w:val="0"/>
                <w:color w:val="000000"/>
              </w:rPr>
            </w:pPr>
            <w:r w:rsidRPr="00AB0A4A">
              <w:rPr>
                <w:b/>
                <w:snapToGrid w:val="0"/>
                <w:color w:val="000000"/>
              </w:rPr>
              <w:t>Position</w:t>
            </w:r>
          </w:p>
        </w:tc>
        <w:tc>
          <w:tcPr>
            <w:tcW w:w="1620" w:type="dxa"/>
          </w:tcPr>
          <w:p w14:paraId="71D16489" w14:textId="77777777" w:rsidR="009129FF" w:rsidRPr="00AB0A4A" w:rsidRDefault="009129FF" w:rsidP="006E1C7A">
            <w:pPr>
              <w:autoSpaceDE w:val="0"/>
              <w:autoSpaceDN w:val="0"/>
              <w:adjustRightInd w:val="0"/>
              <w:rPr>
                <w:b/>
                <w:snapToGrid w:val="0"/>
                <w:color w:val="000000"/>
              </w:rPr>
            </w:pPr>
            <w:r w:rsidRPr="00AB0A4A">
              <w:rPr>
                <w:b/>
                <w:snapToGrid w:val="0"/>
                <w:color w:val="000000"/>
              </w:rPr>
              <w:t>Length</w:t>
            </w:r>
          </w:p>
        </w:tc>
        <w:tc>
          <w:tcPr>
            <w:tcW w:w="6565" w:type="dxa"/>
          </w:tcPr>
          <w:p w14:paraId="090AC712" w14:textId="77777777" w:rsidR="009129FF" w:rsidRPr="00AB0A4A" w:rsidRDefault="009129FF" w:rsidP="006E1C7A">
            <w:pPr>
              <w:autoSpaceDE w:val="0"/>
              <w:autoSpaceDN w:val="0"/>
              <w:adjustRightInd w:val="0"/>
              <w:rPr>
                <w:b/>
                <w:snapToGrid w:val="0"/>
                <w:color w:val="000000"/>
              </w:rPr>
            </w:pPr>
            <w:r w:rsidRPr="00AB0A4A">
              <w:rPr>
                <w:b/>
                <w:snapToGrid w:val="0"/>
                <w:color w:val="000000"/>
              </w:rPr>
              <w:t>Description</w:t>
            </w:r>
          </w:p>
        </w:tc>
      </w:tr>
      <w:tr w:rsidR="009129FF" w14:paraId="5FBFF214" w14:textId="77777777" w:rsidTr="004E6517">
        <w:tc>
          <w:tcPr>
            <w:tcW w:w="1005" w:type="dxa"/>
          </w:tcPr>
          <w:p w14:paraId="40CBB0E2" w14:textId="77777777" w:rsidR="009129FF" w:rsidRDefault="009129FF" w:rsidP="006E1C7A">
            <w:pPr>
              <w:autoSpaceDE w:val="0"/>
              <w:autoSpaceDN w:val="0"/>
              <w:adjustRightInd w:val="0"/>
              <w:rPr>
                <w:snapToGrid w:val="0"/>
                <w:color w:val="000000"/>
              </w:rPr>
            </w:pPr>
            <w:r>
              <w:rPr>
                <w:snapToGrid w:val="0"/>
                <w:color w:val="000000"/>
              </w:rPr>
              <w:t>1-10</w:t>
            </w:r>
          </w:p>
        </w:tc>
        <w:tc>
          <w:tcPr>
            <w:tcW w:w="1620" w:type="dxa"/>
          </w:tcPr>
          <w:p w14:paraId="614DA70A" w14:textId="77777777" w:rsidR="009129FF" w:rsidRDefault="009129FF" w:rsidP="006E1C7A">
            <w:pPr>
              <w:autoSpaceDE w:val="0"/>
              <w:autoSpaceDN w:val="0"/>
              <w:adjustRightInd w:val="0"/>
              <w:rPr>
                <w:snapToGrid w:val="0"/>
                <w:color w:val="000000"/>
              </w:rPr>
            </w:pPr>
            <w:r w:rsidRPr="00E739FB">
              <w:rPr>
                <w:b/>
                <w:snapToGrid w:val="0"/>
                <w:color w:val="000000"/>
              </w:rPr>
              <w:t>10</w:t>
            </w:r>
            <w:r>
              <w:rPr>
                <w:snapToGrid w:val="0"/>
                <w:color w:val="000000"/>
              </w:rPr>
              <w:t xml:space="preserve"> Hex chars</w:t>
            </w:r>
          </w:p>
          <w:p w14:paraId="7B0E1BC5" w14:textId="77777777" w:rsidR="009129FF" w:rsidRDefault="009129FF" w:rsidP="006E1C7A">
            <w:pPr>
              <w:autoSpaceDE w:val="0"/>
              <w:autoSpaceDN w:val="0"/>
              <w:adjustRightInd w:val="0"/>
              <w:rPr>
                <w:snapToGrid w:val="0"/>
                <w:color w:val="000000"/>
              </w:rPr>
            </w:pPr>
          </w:p>
        </w:tc>
        <w:tc>
          <w:tcPr>
            <w:tcW w:w="6565" w:type="dxa"/>
          </w:tcPr>
          <w:p w14:paraId="674C5F68" w14:textId="77777777" w:rsidR="009129FF" w:rsidRPr="004E6517" w:rsidRDefault="009129FF" w:rsidP="002F1D9C">
            <w:pPr>
              <w:autoSpaceDE w:val="0"/>
              <w:autoSpaceDN w:val="0"/>
              <w:adjustRightInd w:val="0"/>
              <w:spacing w:after="120"/>
              <w:rPr>
                <w:rFonts w:cstheme="minorHAnsi"/>
                <w:b/>
                <w:snapToGrid w:val="0"/>
                <w:color w:val="000000"/>
              </w:rPr>
            </w:pPr>
            <w:r w:rsidRPr="004E6517">
              <w:rPr>
                <w:rFonts w:cstheme="minorHAnsi"/>
                <w:b/>
                <w:snapToGrid w:val="0"/>
                <w:color w:val="000000"/>
              </w:rPr>
              <w:t>Static Data – PINPAD information</w:t>
            </w:r>
          </w:p>
          <w:p w14:paraId="77F508F2" w14:textId="77777777" w:rsidR="009129FF" w:rsidRPr="004E6517" w:rsidRDefault="009129FF" w:rsidP="006E1C7A">
            <w:pPr>
              <w:autoSpaceDE w:val="0"/>
              <w:autoSpaceDN w:val="0"/>
              <w:adjustRightInd w:val="0"/>
              <w:rPr>
                <w:rFonts w:cstheme="minorHAnsi"/>
                <w:snapToGrid w:val="0"/>
                <w:color w:val="000000"/>
              </w:rPr>
            </w:pPr>
          </w:p>
          <w:p w14:paraId="0E6528E6" w14:textId="77777777" w:rsidR="009129FF" w:rsidRPr="004E6517" w:rsidRDefault="009129FF" w:rsidP="006E1C7A">
            <w:pPr>
              <w:autoSpaceDE w:val="0"/>
              <w:autoSpaceDN w:val="0"/>
              <w:adjustRightInd w:val="0"/>
              <w:rPr>
                <w:rFonts w:cstheme="minorHAnsi"/>
                <w:snapToGrid w:val="0"/>
                <w:color w:val="000000"/>
              </w:rPr>
            </w:pPr>
            <w:r w:rsidRPr="004E6517">
              <w:rPr>
                <w:rFonts w:cstheme="minorHAnsi"/>
                <w:snapToGrid w:val="0"/>
                <w:color w:val="000000"/>
              </w:rPr>
              <w:t>Hex Characters only (A-F,0-9)</w:t>
            </w:r>
          </w:p>
          <w:p w14:paraId="59DEB221" w14:textId="77777777" w:rsidR="009129FF" w:rsidRPr="004E6517" w:rsidRDefault="009129FF" w:rsidP="006E1C7A">
            <w:pPr>
              <w:autoSpaceDE w:val="0"/>
              <w:autoSpaceDN w:val="0"/>
              <w:adjustRightInd w:val="0"/>
              <w:rPr>
                <w:rFonts w:cstheme="minorHAnsi"/>
                <w:snapToGrid w:val="0"/>
                <w:color w:val="000000"/>
              </w:rPr>
            </w:pPr>
          </w:p>
          <w:p w14:paraId="4F648D21" w14:textId="77777777" w:rsidR="009129FF" w:rsidRPr="004E6517" w:rsidRDefault="009129FF" w:rsidP="006E1C7A">
            <w:pPr>
              <w:autoSpaceDE w:val="0"/>
              <w:autoSpaceDN w:val="0"/>
              <w:adjustRightInd w:val="0"/>
              <w:rPr>
                <w:rFonts w:cstheme="minorHAnsi"/>
                <w:snapToGrid w:val="0"/>
                <w:color w:val="000000"/>
              </w:rPr>
            </w:pPr>
            <w:r w:rsidRPr="004E6517">
              <w:rPr>
                <w:rFonts w:cstheme="minorHAnsi"/>
                <w:snapToGrid w:val="0"/>
                <w:color w:val="000000"/>
              </w:rPr>
              <w:t>Static PINPAD Data is derived from the following data:</w:t>
            </w:r>
          </w:p>
          <w:p w14:paraId="5F870F77" w14:textId="77777777" w:rsidR="009129FF" w:rsidRPr="004E6517" w:rsidRDefault="009129FF" w:rsidP="00F12805">
            <w:pPr>
              <w:pStyle w:val="ListParagraph"/>
              <w:numPr>
                <w:ilvl w:val="0"/>
                <w:numId w:val="56"/>
              </w:numPr>
              <w:autoSpaceDE w:val="0"/>
              <w:autoSpaceDN w:val="0"/>
              <w:adjustRightInd w:val="0"/>
              <w:rPr>
                <w:rFonts w:cstheme="minorHAnsi"/>
                <w:snapToGrid w:val="0"/>
                <w:color w:val="000000"/>
              </w:rPr>
            </w:pPr>
            <w:r w:rsidRPr="004E6517">
              <w:rPr>
                <w:rFonts w:cstheme="minorHAnsi"/>
                <w:snapToGrid w:val="0"/>
                <w:color w:val="000000"/>
              </w:rPr>
              <w:t xml:space="preserve">Last 5 characters of the PINPAD Serial number </w:t>
            </w:r>
            <w:r w:rsidRPr="004E6517">
              <w:rPr>
                <w:rFonts w:cstheme="minorHAnsi"/>
                <w:b/>
                <w:snapToGrid w:val="0"/>
                <w:color w:val="000000"/>
              </w:rPr>
              <w:t>converted</w:t>
            </w:r>
            <w:r w:rsidRPr="004E6517">
              <w:rPr>
                <w:rFonts w:cstheme="minorHAnsi"/>
                <w:snapToGrid w:val="0"/>
                <w:color w:val="000000"/>
              </w:rPr>
              <w:t xml:space="preserve"> to 10 HEX chars. </w:t>
            </w:r>
          </w:p>
          <w:p w14:paraId="5B693852" w14:textId="77777777" w:rsidR="009129FF" w:rsidRPr="004E6517" w:rsidRDefault="009129FF" w:rsidP="00F12805">
            <w:pPr>
              <w:pStyle w:val="ListParagraph"/>
              <w:numPr>
                <w:ilvl w:val="0"/>
                <w:numId w:val="56"/>
              </w:numPr>
              <w:autoSpaceDE w:val="0"/>
              <w:autoSpaceDN w:val="0"/>
              <w:adjustRightInd w:val="0"/>
              <w:rPr>
                <w:rFonts w:cstheme="minorHAnsi"/>
                <w:snapToGrid w:val="0"/>
                <w:color w:val="000000"/>
              </w:rPr>
            </w:pPr>
            <w:r w:rsidRPr="004E6517">
              <w:rPr>
                <w:rFonts w:cstheme="minorHAnsi"/>
                <w:snapToGrid w:val="0"/>
                <w:color w:val="000000"/>
              </w:rPr>
              <w:t xml:space="preserve">Date of PINPAD Injection.   Format YYYYMMDD.  Pad on </w:t>
            </w:r>
            <w:r w:rsidRPr="004E6517">
              <w:rPr>
                <w:rFonts w:cstheme="minorHAnsi"/>
                <w:b/>
                <w:snapToGrid w:val="0"/>
                <w:color w:val="000000"/>
              </w:rPr>
              <w:t>left</w:t>
            </w:r>
            <w:r w:rsidRPr="004E6517">
              <w:rPr>
                <w:rFonts w:cstheme="minorHAnsi"/>
                <w:snapToGrid w:val="0"/>
                <w:color w:val="000000"/>
              </w:rPr>
              <w:t xml:space="preserve"> with FF to form 10 Hex chars.</w:t>
            </w:r>
          </w:p>
          <w:p w14:paraId="6EA297CC" w14:textId="77777777" w:rsidR="009129FF" w:rsidRPr="004E6517" w:rsidRDefault="009129FF" w:rsidP="00F12805">
            <w:pPr>
              <w:pStyle w:val="ListParagraph"/>
              <w:numPr>
                <w:ilvl w:val="0"/>
                <w:numId w:val="56"/>
              </w:numPr>
              <w:autoSpaceDE w:val="0"/>
              <w:autoSpaceDN w:val="0"/>
              <w:adjustRightInd w:val="0"/>
              <w:rPr>
                <w:rFonts w:cstheme="minorHAnsi"/>
                <w:snapToGrid w:val="0"/>
                <w:color w:val="000000"/>
              </w:rPr>
            </w:pPr>
            <w:r w:rsidRPr="004E6517">
              <w:rPr>
                <w:rFonts w:cstheme="minorHAnsi"/>
                <w:snapToGrid w:val="0"/>
                <w:color w:val="000000"/>
              </w:rPr>
              <w:t>XOR the 2 values above.</w:t>
            </w:r>
          </w:p>
          <w:p w14:paraId="6EA67088" w14:textId="77777777" w:rsidR="009129FF" w:rsidRPr="004E6517" w:rsidRDefault="009129FF" w:rsidP="006E1C7A">
            <w:pPr>
              <w:autoSpaceDE w:val="0"/>
              <w:autoSpaceDN w:val="0"/>
              <w:adjustRightInd w:val="0"/>
              <w:rPr>
                <w:rFonts w:cstheme="minorHAnsi"/>
                <w:snapToGrid w:val="0"/>
                <w:color w:val="000000"/>
              </w:rPr>
            </w:pPr>
          </w:p>
          <w:p w14:paraId="02380254" w14:textId="6D223FFA" w:rsidR="009129FF" w:rsidRPr="004E6517" w:rsidRDefault="009129FF" w:rsidP="006E1C7A">
            <w:pPr>
              <w:autoSpaceDE w:val="0"/>
              <w:autoSpaceDN w:val="0"/>
              <w:adjustRightInd w:val="0"/>
              <w:rPr>
                <w:rFonts w:cstheme="minorHAnsi"/>
                <w:snapToGrid w:val="0"/>
                <w:color w:val="000000"/>
              </w:rPr>
            </w:pPr>
            <w:r w:rsidRPr="004E6517">
              <w:rPr>
                <w:rFonts w:cstheme="minorHAnsi"/>
                <w:snapToGrid w:val="0"/>
                <w:color w:val="000000"/>
              </w:rPr>
              <w:t xml:space="preserve">Example for PINPAD Serial Number </w:t>
            </w:r>
            <w:r w:rsidRPr="004E6517">
              <w:rPr>
                <w:rFonts w:cstheme="minorHAnsi"/>
                <w:b/>
                <w:snapToGrid w:val="0"/>
                <w:color w:val="000000"/>
              </w:rPr>
              <w:t>FF111222</w:t>
            </w:r>
            <w:r w:rsidRPr="004E6517">
              <w:rPr>
                <w:rFonts w:cstheme="minorHAnsi"/>
                <w:snapToGrid w:val="0"/>
                <w:color w:val="000000"/>
              </w:rPr>
              <w:t xml:space="preserve">, injected on </w:t>
            </w:r>
            <w:r w:rsidRPr="004E6517">
              <w:rPr>
                <w:rFonts w:cstheme="minorHAnsi"/>
                <w:b/>
                <w:snapToGrid w:val="0"/>
                <w:color w:val="000000"/>
              </w:rPr>
              <w:t xml:space="preserve">June </w:t>
            </w:r>
            <w:r w:rsidR="001E7691" w:rsidRPr="004E6517">
              <w:rPr>
                <w:rFonts w:cstheme="minorHAnsi"/>
                <w:b/>
                <w:snapToGrid w:val="0"/>
                <w:color w:val="000000"/>
              </w:rPr>
              <w:t>15,</w:t>
            </w:r>
            <w:r w:rsidRPr="004E6517">
              <w:rPr>
                <w:rFonts w:cstheme="minorHAnsi"/>
                <w:b/>
                <w:snapToGrid w:val="0"/>
                <w:color w:val="000000"/>
              </w:rPr>
              <w:t xml:space="preserve"> 2017</w:t>
            </w:r>
            <w:r w:rsidRPr="004E6517">
              <w:rPr>
                <w:rFonts w:cstheme="minorHAnsi"/>
                <w:snapToGrid w:val="0"/>
                <w:color w:val="000000"/>
              </w:rPr>
              <w:t>:</w:t>
            </w:r>
          </w:p>
          <w:p w14:paraId="39BDF9CD" w14:textId="77777777" w:rsidR="009129FF" w:rsidRPr="004E6517" w:rsidRDefault="009129FF" w:rsidP="00F12805">
            <w:pPr>
              <w:pStyle w:val="ListParagraph"/>
              <w:numPr>
                <w:ilvl w:val="0"/>
                <w:numId w:val="57"/>
              </w:numPr>
              <w:autoSpaceDE w:val="0"/>
              <w:autoSpaceDN w:val="0"/>
              <w:adjustRightInd w:val="0"/>
              <w:rPr>
                <w:rFonts w:cstheme="minorHAnsi"/>
                <w:snapToGrid w:val="0"/>
                <w:color w:val="000000"/>
              </w:rPr>
            </w:pPr>
            <w:r w:rsidRPr="004E6517">
              <w:rPr>
                <w:rFonts w:cstheme="minorHAnsi"/>
                <w:snapToGrid w:val="0"/>
                <w:color w:val="000000"/>
              </w:rPr>
              <w:t>Last 5 characters are "11222", converted to Hex is "</w:t>
            </w:r>
            <w:r w:rsidRPr="004E6517">
              <w:rPr>
                <w:rFonts w:cstheme="minorHAnsi"/>
                <w:b/>
                <w:snapToGrid w:val="0"/>
                <w:color w:val="000000"/>
              </w:rPr>
              <w:t>3131323232</w:t>
            </w:r>
            <w:r w:rsidRPr="004E6517">
              <w:rPr>
                <w:rFonts w:cstheme="minorHAnsi"/>
                <w:snapToGrid w:val="0"/>
                <w:color w:val="000000"/>
              </w:rPr>
              <w:t>".</w:t>
            </w:r>
          </w:p>
          <w:p w14:paraId="48250A89" w14:textId="77777777" w:rsidR="009129FF" w:rsidRPr="004E6517" w:rsidRDefault="009129FF" w:rsidP="00F12805">
            <w:pPr>
              <w:pStyle w:val="ListParagraph"/>
              <w:numPr>
                <w:ilvl w:val="0"/>
                <w:numId w:val="57"/>
              </w:numPr>
              <w:autoSpaceDE w:val="0"/>
              <w:autoSpaceDN w:val="0"/>
              <w:adjustRightInd w:val="0"/>
              <w:rPr>
                <w:rFonts w:cstheme="minorHAnsi"/>
                <w:snapToGrid w:val="0"/>
                <w:color w:val="000000"/>
              </w:rPr>
            </w:pPr>
            <w:r w:rsidRPr="004E6517">
              <w:rPr>
                <w:rFonts w:cstheme="minorHAnsi"/>
                <w:snapToGrid w:val="0"/>
                <w:color w:val="000000"/>
              </w:rPr>
              <w:t>Date of PINPAD Injection is 20170615.  Padded with FF becomes "</w:t>
            </w:r>
            <w:r w:rsidRPr="004E6517">
              <w:rPr>
                <w:rFonts w:cstheme="minorHAnsi"/>
                <w:b/>
                <w:snapToGrid w:val="0"/>
                <w:color w:val="000000"/>
              </w:rPr>
              <w:t>FF20170615</w:t>
            </w:r>
            <w:r w:rsidRPr="004E6517">
              <w:rPr>
                <w:rFonts w:cstheme="minorHAnsi"/>
                <w:snapToGrid w:val="0"/>
                <w:color w:val="000000"/>
              </w:rPr>
              <w:t>".</w:t>
            </w:r>
          </w:p>
          <w:p w14:paraId="50120B2D" w14:textId="77777777" w:rsidR="009129FF" w:rsidRPr="004E6517" w:rsidRDefault="009129FF" w:rsidP="00F12805">
            <w:pPr>
              <w:pStyle w:val="ListParagraph"/>
              <w:numPr>
                <w:ilvl w:val="0"/>
                <w:numId w:val="57"/>
              </w:numPr>
              <w:autoSpaceDE w:val="0"/>
              <w:autoSpaceDN w:val="0"/>
              <w:adjustRightInd w:val="0"/>
              <w:rPr>
                <w:rFonts w:cstheme="minorHAnsi"/>
                <w:snapToGrid w:val="0"/>
                <w:color w:val="000000"/>
              </w:rPr>
            </w:pPr>
            <w:r w:rsidRPr="004E6517">
              <w:rPr>
                <w:rFonts w:cstheme="minorHAnsi"/>
                <w:snapToGrid w:val="0"/>
                <w:color w:val="000000"/>
              </w:rPr>
              <w:t>XOR "</w:t>
            </w:r>
            <w:r w:rsidRPr="004E6517">
              <w:rPr>
                <w:rFonts w:cstheme="minorHAnsi"/>
                <w:b/>
                <w:snapToGrid w:val="0"/>
                <w:color w:val="000000"/>
              </w:rPr>
              <w:t>3131323232</w:t>
            </w:r>
            <w:r w:rsidRPr="004E6517">
              <w:rPr>
                <w:rFonts w:cstheme="minorHAnsi"/>
                <w:snapToGrid w:val="0"/>
                <w:color w:val="000000"/>
              </w:rPr>
              <w:t>" and "</w:t>
            </w:r>
            <w:r w:rsidRPr="004E6517">
              <w:rPr>
                <w:rFonts w:cstheme="minorHAnsi"/>
                <w:b/>
                <w:snapToGrid w:val="0"/>
                <w:color w:val="000000"/>
              </w:rPr>
              <w:t>FF20170615</w:t>
            </w:r>
            <w:r w:rsidRPr="004E6517">
              <w:rPr>
                <w:rFonts w:cstheme="minorHAnsi"/>
                <w:snapToGrid w:val="0"/>
                <w:color w:val="000000"/>
              </w:rPr>
              <w:t>" to get "</w:t>
            </w:r>
            <w:r w:rsidRPr="004E6517">
              <w:rPr>
                <w:rFonts w:cstheme="minorHAnsi"/>
                <w:b/>
                <w:snapToGrid w:val="0"/>
                <w:color w:val="000000"/>
              </w:rPr>
              <w:t>CE11253427</w:t>
            </w:r>
            <w:r w:rsidRPr="004E6517">
              <w:rPr>
                <w:rFonts w:cstheme="minorHAnsi"/>
                <w:snapToGrid w:val="0"/>
                <w:color w:val="000000"/>
              </w:rPr>
              <w:t>".</w:t>
            </w:r>
          </w:p>
          <w:p w14:paraId="5F439C48" w14:textId="77777777" w:rsidR="009129FF" w:rsidRPr="004E6517" w:rsidRDefault="009129FF" w:rsidP="006E1C7A">
            <w:pPr>
              <w:autoSpaceDE w:val="0"/>
              <w:autoSpaceDN w:val="0"/>
              <w:adjustRightInd w:val="0"/>
              <w:rPr>
                <w:rFonts w:cstheme="minorHAnsi"/>
                <w:snapToGrid w:val="0"/>
                <w:color w:val="000000"/>
              </w:rPr>
            </w:pPr>
            <w:r w:rsidRPr="004E6517">
              <w:rPr>
                <w:rFonts w:cstheme="minorHAnsi"/>
                <w:snapToGrid w:val="0"/>
                <w:color w:val="000000"/>
              </w:rPr>
              <w:t xml:space="preserve">  </w:t>
            </w:r>
          </w:p>
          <w:p w14:paraId="3FCF5551" w14:textId="77777777" w:rsidR="009129FF" w:rsidRPr="004E6517" w:rsidRDefault="009129FF" w:rsidP="006E1C7A">
            <w:pPr>
              <w:autoSpaceDE w:val="0"/>
              <w:autoSpaceDN w:val="0"/>
              <w:adjustRightInd w:val="0"/>
              <w:rPr>
                <w:rFonts w:cstheme="minorHAnsi"/>
                <w:snapToGrid w:val="0"/>
                <w:color w:val="000000"/>
              </w:rPr>
            </w:pPr>
            <w:r w:rsidRPr="004E6517">
              <w:rPr>
                <w:rFonts w:cstheme="minorHAnsi"/>
                <w:snapToGrid w:val="0"/>
                <w:color w:val="000000"/>
              </w:rPr>
              <w:t xml:space="preserve">The XOR'ed value represents the Static PINPAD data which must be the same for all transactions from this Terminal/PINPAD.  </w:t>
            </w:r>
          </w:p>
          <w:p w14:paraId="1008D221" w14:textId="77777777" w:rsidR="009129FF" w:rsidRPr="004E6517" w:rsidRDefault="009129FF" w:rsidP="006E1C7A">
            <w:pPr>
              <w:autoSpaceDE w:val="0"/>
              <w:autoSpaceDN w:val="0"/>
              <w:adjustRightInd w:val="0"/>
              <w:rPr>
                <w:rFonts w:cstheme="minorHAnsi"/>
                <w:snapToGrid w:val="0"/>
                <w:color w:val="000000"/>
              </w:rPr>
            </w:pPr>
          </w:p>
          <w:p w14:paraId="3D71FD54" w14:textId="77777777" w:rsidR="009129FF" w:rsidRPr="004E6517" w:rsidRDefault="009129FF" w:rsidP="006E1C7A">
            <w:pPr>
              <w:autoSpaceDE w:val="0"/>
              <w:autoSpaceDN w:val="0"/>
              <w:adjustRightInd w:val="0"/>
              <w:rPr>
                <w:rFonts w:cstheme="minorHAnsi"/>
                <w:snapToGrid w:val="0"/>
                <w:color w:val="000000"/>
              </w:rPr>
            </w:pPr>
            <w:r w:rsidRPr="004E6517">
              <w:rPr>
                <w:rFonts w:cstheme="minorHAnsi"/>
                <w:b/>
                <w:snapToGrid w:val="0"/>
                <w:color w:val="000000"/>
              </w:rPr>
              <w:t>Example:</w:t>
            </w:r>
            <w:r w:rsidRPr="004E6517">
              <w:rPr>
                <w:rFonts w:cstheme="minorHAnsi"/>
                <w:snapToGrid w:val="0"/>
                <w:color w:val="000000"/>
              </w:rPr>
              <w:t xml:space="preserve">  CE11253427</w:t>
            </w:r>
          </w:p>
          <w:p w14:paraId="591041FA" w14:textId="77777777" w:rsidR="009129FF" w:rsidRDefault="009129FF" w:rsidP="006E1C7A">
            <w:pPr>
              <w:autoSpaceDE w:val="0"/>
              <w:autoSpaceDN w:val="0"/>
              <w:adjustRightInd w:val="0"/>
              <w:rPr>
                <w:snapToGrid w:val="0"/>
                <w:color w:val="000000"/>
              </w:rPr>
            </w:pPr>
          </w:p>
        </w:tc>
      </w:tr>
      <w:tr w:rsidR="009129FF" w14:paraId="4BC18AE2" w14:textId="77777777" w:rsidTr="004E6517">
        <w:tc>
          <w:tcPr>
            <w:tcW w:w="1005" w:type="dxa"/>
          </w:tcPr>
          <w:p w14:paraId="61B6D66F" w14:textId="77777777" w:rsidR="009129FF" w:rsidRDefault="009129FF" w:rsidP="006E1C7A">
            <w:pPr>
              <w:autoSpaceDE w:val="0"/>
              <w:autoSpaceDN w:val="0"/>
              <w:adjustRightInd w:val="0"/>
              <w:rPr>
                <w:snapToGrid w:val="0"/>
                <w:color w:val="000000"/>
              </w:rPr>
            </w:pPr>
            <w:r>
              <w:rPr>
                <w:snapToGrid w:val="0"/>
                <w:color w:val="000000"/>
              </w:rPr>
              <w:t>11-14</w:t>
            </w:r>
          </w:p>
        </w:tc>
        <w:tc>
          <w:tcPr>
            <w:tcW w:w="1620" w:type="dxa"/>
          </w:tcPr>
          <w:p w14:paraId="3E4D531D" w14:textId="77777777" w:rsidR="009129FF" w:rsidRDefault="009129FF" w:rsidP="006E1C7A">
            <w:pPr>
              <w:autoSpaceDE w:val="0"/>
              <w:autoSpaceDN w:val="0"/>
              <w:adjustRightInd w:val="0"/>
              <w:rPr>
                <w:snapToGrid w:val="0"/>
                <w:color w:val="000000"/>
              </w:rPr>
            </w:pPr>
            <w:r w:rsidDel="00BF72D7">
              <w:rPr>
                <w:snapToGrid w:val="0"/>
                <w:color w:val="000000"/>
              </w:rPr>
              <w:t xml:space="preserve"> </w:t>
            </w:r>
            <w:r w:rsidRPr="00E739FB">
              <w:rPr>
                <w:b/>
                <w:snapToGrid w:val="0"/>
                <w:color w:val="000000"/>
              </w:rPr>
              <w:t>4</w:t>
            </w:r>
            <w:r>
              <w:rPr>
                <w:snapToGrid w:val="0"/>
                <w:color w:val="000000"/>
              </w:rPr>
              <w:t xml:space="preserve"> Hex chars</w:t>
            </w:r>
          </w:p>
        </w:tc>
        <w:tc>
          <w:tcPr>
            <w:tcW w:w="6565" w:type="dxa"/>
          </w:tcPr>
          <w:p w14:paraId="377A63DD" w14:textId="77777777" w:rsidR="009129FF" w:rsidRPr="006C3BDF" w:rsidRDefault="009129FF" w:rsidP="002F1D9C">
            <w:pPr>
              <w:autoSpaceDE w:val="0"/>
              <w:autoSpaceDN w:val="0"/>
              <w:adjustRightInd w:val="0"/>
              <w:spacing w:after="120"/>
              <w:rPr>
                <w:b/>
                <w:snapToGrid w:val="0"/>
                <w:color w:val="000000"/>
              </w:rPr>
            </w:pPr>
            <w:r>
              <w:rPr>
                <w:b/>
                <w:snapToGrid w:val="0"/>
                <w:color w:val="000000"/>
              </w:rPr>
              <w:t xml:space="preserve">Static Data - </w:t>
            </w:r>
            <w:r w:rsidRPr="006C3BDF">
              <w:rPr>
                <w:b/>
                <w:snapToGrid w:val="0"/>
                <w:color w:val="000000"/>
              </w:rPr>
              <w:t>BDK Reference ID</w:t>
            </w:r>
          </w:p>
          <w:p w14:paraId="6D55F770" w14:textId="77777777" w:rsidR="009129FF" w:rsidRPr="006C3BDF" w:rsidRDefault="009129FF" w:rsidP="006E1C7A">
            <w:pPr>
              <w:autoSpaceDE w:val="0"/>
              <w:autoSpaceDN w:val="0"/>
              <w:adjustRightInd w:val="0"/>
              <w:rPr>
                <w:snapToGrid w:val="0"/>
                <w:color w:val="000000"/>
              </w:rPr>
            </w:pPr>
          </w:p>
          <w:p w14:paraId="160281F2" w14:textId="77777777" w:rsidR="009129FF" w:rsidRPr="006C3BDF" w:rsidRDefault="009129FF" w:rsidP="006E1C7A">
            <w:pPr>
              <w:rPr>
                <w:rFonts w:cs="Arial"/>
                <w:lang w:val="en-GB"/>
              </w:rPr>
            </w:pPr>
            <w:r w:rsidRPr="006C3BDF">
              <w:rPr>
                <w:rFonts w:cs="Arial"/>
                <w:lang w:val="en-GB"/>
              </w:rPr>
              <w:t>Hex Characters only (A-F,0-9)</w:t>
            </w:r>
          </w:p>
          <w:p w14:paraId="793FD6EF" w14:textId="77777777" w:rsidR="009129FF" w:rsidRPr="006C3BDF" w:rsidRDefault="009129FF" w:rsidP="006E1C7A">
            <w:pPr>
              <w:rPr>
                <w:rFonts w:cs="Arial"/>
                <w:lang w:val="en-GB"/>
              </w:rPr>
            </w:pPr>
          </w:p>
          <w:p w14:paraId="21258D9B" w14:textId="77777777" w:rsidR="009129FF" w:rsidRDefault="009129FF" w:rsidP="006E1C7A">
            <w:pPr>
              <w:rPr>
                <w:rFonts w:cs="Arial"/>
                <w:lang w:val="en-GB"/>
              </w:rPr>
            </w:pPr>
            <w:r w:rsidRPr="006C3BDF">
              <w:rPr>
                <w:rFonts w:cs="Arial"/>
                <w:lang w:val="en-GB"/>
              </w:rPr>
              <w:t>TD Bank uses this BDK Reference ID to determine which BDK is required for Decryption.  This value would have been loaded into the POS Solution during injection/initialization.</w:t>
            </w:r>
            <w:r>
              <w:rPr>
                <w:rFonts w:cs="Arial"/>
                <w:lang w:val="en-GB"/>
              </w:rPr>
              <w:t xml:space="preserve">  The BDK Reference ID loaded into the POS Solution is already in Hex characters.  No additional conversion of the characters is required.</w:t>
            </w:r>
            <w:r w:rsidRPr="006C3BDF">
              <w:rPr>
                <w:rFonts w:cs="Arial"/>
                <w:lang w:val="en-GB"/>
              </w:rPr>
              <w:t xml:space="preserve">  </w:t>
            </w:r>
          </w:p>
          <w:p w14:paraId="38B633AC" w14:textId="77777777" w:rsidR="009129FF" w:rsidRDefault="009129FF" w:rsidP="006E1C7A">
            <w:pPr>
              <w:rPr>
                <w:rFonts w:cs="Arial"/>
                <w:lang w:val="en-GB"/>
              </w:rPr>
            </w:pPr>
          </w:p>
          <w:p w14:paraId="40E92873" w14:textId="77777777" w:rsidR="00E9760F" w:rsidRPr="006C3BDF" w:rsidRDefault="00E9760F" w:rsidP="006E1C7A">
            <w:pPr>
              <w:rPr>
                <w:rFonts w:cs="Arial"/>
                <w:lang w:val="en-GB"/>
              </w:rPr>
            </w:pPr>
          </w:p>
        </w:tc>
      </w:tr>
      <w:tr w:rsidR="009129FF" w14:paraId="1CDE6742" w14:textId="77777777" w:rsidTr="004E6517">
        <w:tc>
          <w:tcPr>
            <w:tcW w:w="1005" w:type="dxa"/>
          </w:tcPr>
          <w:p w14:paraId="5AF9E867" w14:textId="77777777" w:rsidR="009129FF" w:rsidRDefault="009129FF" w:rsidP="006E1C7A">
            <w:pPr>
              <w:autoSpaceDE w:val="0"/>
              <w:autoSpaceDN w:val="0"/>
              <w:adjustRightInd w:val="0"/>
              <w:rPr>
                <w:snapToGrid w:val="0"/>
                <w:color w:val="000000"/>
              </w:rPr>
            </w:pPr>
            <w:r>
              <w:rPr>
                <w:snapToGrid w:val="0"/>
                <w:color w:val="000000"/>
              </w:rPr>
              <w:lastRenderedPageBreak/>
              <w:t>15-20</w:t>
            </w:r>
          </w:p>
        </w:tc>
        <w:tc>
          <w:tcPr>
            <w:tcW w:w="1620" w:type="dxa"/>
          </w:tcPr>
          <w:p w14:paraId="40558B43" w14:textId="77777777" w:rsidR="009129FF" w:rsidRDefault="009129FF" w:rsidP="006E1C7A">
            <w:pPr>
              <w:autoSpaceDE w:val="0"/>
              <w:autoSpaceDN w:val="0"/>
              <w:adjustRightInd w:val="0"/>
              <w:rPr>
                <w:snapToGrid w:val="0"/>
                <w:color w:val="000000"/>
              </w:rPr>
            </w:pPr>
            <w:r>
              <w:rPr>
                <w:snapToGrid w:val="0"/>
                <w:color w:val="000000"/>
              </w:rPr>
              <w:t xml:space="preserve">24 bit (3 byte) number converted to </w:t>
            </w:r>
            <w:r w:rsidRPr="00E739FB">
              <w:rPr>
                <w:b/>
                <w:snapToGrid w:val="0"/>
                <w:color w:val="000000"/>
              </w:rPr>
              <w:t>6</w:t>
            </w:r>
            <w:r>
              <w:rPr>
                <w:snapToGrid w:val="0"/>
                <w:color w:val="000000"/>
              </w:rPr>
              <w:t xml:space="preserve"> Hex chars</w:t>
            </w:r>
          </w:p>
        </w:tc>
        <w:tc>
          <w:tcPr>
            <w:tcW w:w="6565" w:type="dxa"/>
          </w:tcPr>
          <w:p w14:paraId="2CCC6CFF" w14:textId="77777777" w:rsidR="009129FF" w:rsidRPr="006C3BDF" w:rsidRDefault="009129FF" w:rsidP="002F1D9C">
            <w:pPr>
              <w:autoSpaceDE w:val="0"/>
              <w:autoSpaceDN w:val="0"/>
              <w:adjustRightInd w:val="0"/>
              <w:spacing w:after="120"/>
              <w:rPr>
                <w:b/>
                <w:snapToGrid w:val="0"/>
                <w:color w:val="000000"/>
              </w:rPr>
            </w:pPr>
            <w:r w:rsidRPr="006C3BDF">
              <w:rPr>
                <w:b/>
                <w:snapToGrid w:val="0"/>
                <w:color w:val="000000"/>
              </w:rPr>
              <w:t>Transaction Count</w:t>
            </w:r>
          </w:p>
          <w:p w14:paraId="397E3C71" w14:textId="77777777" w:rsidR="009129FF" w:rsidRPr="006C3BDF" w:rsidRDefault="009129FF" w:rsidP="006E1C7A">
            <w:pPr>
              <w:autoSpaceDE w:val="0"/>
              <w:autoSpaceDN w:val="0"/>
              <w:adjustRightInd w:val="0"/>
              <w:rPr>
                <w:snapToGrid w:val="0"/>
                <w:color w:val="000000"/>
              </w:rPr>
            </w:pPr>
          </w:p>
          <w:p w14:paraId="3AE191AB" w14:textId="77777777" w:rsidR="009129FF" w:rsidRPr="006C3BDF" w:rsidRDefault="009129FF" w:rsidP="006E1C7A">
            <w:pPr>
              <w:rPr>
                <w:rFonts w:cs="Arial"/>
                <w:lang w:val="en-GB"/>
              </w:rPr>
            </w:pPr>
            <w:r w:rsidRPr="006C3BDF">
              <w:rPr>
                <w:rFonts w:cs="Arial"/>
                <w:lang w:val="en-GB"/>
              </w:rPr>
              <w:t>Hex Characters only (A-F,0-9)</w:t>
            </w:r>
          </w:p>
          <w:p w14:paraId="7A9E260F" w14:textId="77777777" w:rsidR="009129FF" w:rsidRPr="006C3BDF" w:rsidRDefault="009129FF" w:rsidP="006E1C7A">
            <w:pPr>
              <w:jc w:val="both"/>
              <w:rPr>
                <w:rFonts w:cs="Arial"/>
                <w:lang w:val="en-GB" w:eastAsia="x-none"/>
              </w:rPr>
            </w:pPr>
          </w:p>
          <w:p w14:paraId="2026FE98" w14:textId="77777777" w:rsidR="009129FF" w:rsidRPr="006C3BDF" w:rsidRDefault="009129FF" w:rsidP="006E1C7A">
            <w:pPr>
              <w:jc w:val="both"/>
              <w:rPr>
                <w:rFonts w:cs="Arial"/>
                <w:lang w:val="en-GB" w:eastAsia="x-none"/>
              </w:rPr>
            </w:pPr>
            <w:r w:rsidRPr="006C3BDF">
              <w:rPr>
                <w:rFonts w:cs="Arial"/>
                <w:lang w:val="en-GB" w:eastAsia="x-none"/>
              </w:rPr>
              <w:t xml:space="preserve">The Transaction count is actually 21 bits since the first 3 bits are unused.  The first 3 bits should always be set to binary 0's.  This means the first Hex character of the Transaction count will either be a </w:t>
            </w:r>
            <w:r w:rsidRPr="006C3BDF">
              <w:rPr>
                <w:rFonts w:cs="Arial"/>
                <w:b/>
                <w:lang w:val="en-GB" w:eastAsia="x-none"/>
              </w:rPr>
              <w:t>"0"</w:t>
            </w:r>
            <w:r w:rsidRPr="006C3BDF">
              <w:rPr>
                <w:rFonts w:cs="Arial"/>
                <w:lang w:val="en-GB" w:eastAsia="x-none"/>
              </w:rPr>
              <w:t xml:space="preserve"> or a </w:t>
            </w:r>
            <w:r w:rsidRPr="006C3BDF">
              <w:rPr>
                <w:rFonts w:cs="Arial"/>
                <w:b/>
                <w:lang w:val="en-GB" w:eastAsia="x-none"/>
              </w:rPr>
              <w:t>"1"</w:t>
            </w:r>
            <w:r w:rsidRPr="006C3BDF">
              <w:rPr>
                <w:rFonts w:cs="Arial"/>
                <w:lang w:val="en-GB" w:eastAsia="x-none"/>
              </w:rPr>
              <w:t>.</w:t>
            </w:r>
          </w:p>
          <w:p w14:paraId="1301CB7D" w14:textId="77777777" w:rsidR="009129FF" w:rsidRPr="006C3BDF" w:rsidRDefault="009129FF" w:rsidP="006E1C7A">
            <w:pPr>
              <w:jc w:val="both"/>
              <w:rPr>
                <w:rFonts w:cs="Arial"/>
                <w:lang w:val="en-GB" w:eastAsia="x-none"/>
              </w:rPr>
            </w:pPr>
          </w:p>
          <w:p w14:paraId="46E82BB6" w14:textId="77777777" w:rsidR="009129FF" w:rsidRPr="006C3BDF" w:rsidRDefault="009129FF" w:rsidP="006E1C7A">
            <w:pPr>
              <w:jc w:val="both"/>
              <w:rPr>
                <w:rFonts w:cs="Arial"/>
                <w:lang w:val="en-GB" w:eastAsia="x-none"/>
              </w:rPr>
            </w:pPr>
            <w:r w:rsidRPr="006C3BDF">
              <w:rPr>
                <w:rFonts w:cs="Arial"/>
                <w:lang w:val="en-GB" w:eastAsia="x-none"/>
              </w:rPr>
              <w:t>The Transaction count should be incremented every time it is used.  The count should NOT have more than 10 bits ON at any given time.  If the next count value has 11 or more bits ON, that count value is skipped.</w:t>
            </w:r>
          </w:p>
          <w:p w14:paraId="53E1D2E3" w14:textId="77777777" w:rsidR="009129FF" w:rsidRPr="006C3BDF" w:rsidRDefault="009129FF" w:rsidP="006E1C7A">
            <w:pPr>
              <w:jc w:val="both"/>
              <w:rPr>
                <w:rFonts w:cs="Arial"/>
                <w:lang w:val="en-GB" w:eastAsia="x-none"/>
              </w:rPr>
            </w:pPr>
          </w:p>
          <w:p w14:paraId="19642C47" w14:textId="55FD47E4" w:rsidR="009129FF" w:rsidRPr="006C3BDF" w:rsidRDefault="009129FF" w:rsidP="006E1C7A">
            <w:pPr>
              <w:jc w:val="both"/>
              <w:rPr>
                <w:rFonts w:cs="Arial"/>
                <w:lang w:val="en-GB" w:eastAsia="x-none"/>
              </w:rPr>
            </w:pPr>
            <w:r w:rsidRPr="00E739FB">
              <w:rPr>
                <w:rFonts w:cs="Arial"/>
                <w:lang w:val="en-GB" w:eastAsia="x-none"/>
              </w:rPr>
              <w:t xml:space="preserve">A count of </w:t>
            </w:r>
            <w:r w:rsidRPr="00E739FB">
              <w:rPr>
                <w:rFonts w:cs="Arial"/>
                <w:b/>
                <w:lang w:val="en-GB" w:eastAsia="x-none"/>
              </w:rPr>
              <w:t>0</w:t>
            </w:r>
            <w:r w:rsidRPr="00E739FB">
              <w:rPr>
                <w:rFonts w:cs="Arial"/>
                <w:lang w:val="en-GB" w:eastAsia="x-none"/>
              </w:rPr>
              <w:t xml:space="preserve"> (Hex </w:t>
            </w:r>
            <w:r w:rsidRPr="00E739FB">
              <w:rPr>
                <w:rFonts w:cs="Arial"/>
                <w:b/>
                <w:lang w:val="en-GB" w:eastAsia="x-none"/>
              </w:rPr>
              <w:t>000000</w:t>
            </w:r>
            <w:r w:rsidRPr="00E739FB">
              <w:rPr>
                <w:rFonts w:cs="Arial"/>
                <w:lang w:val="en-GB" w:eastAsia="x-none"/>
              </w:rPr>
              <w:t>) is considered invalid because that count would have been used as the initial count during Terminal/PINPAD initialization.</w:t>
            </w:r>
            <w:r w:rsidRPr="006C3BDF">
              <w:rPr>
                <w:rFonts w:cs="Arial"/>
                <w:lang w:val="en-GB" w:eastAsia="x-none"/>
              </w:rPr>
              <w:t xml:space="preserve">  The maximum count is </w:t>
            </w:r>
            <w:r w:rsidRPr="006C3BDF">
              <w:rPr>
                <w:rFonts w:cs="Arial"/>
                <w:b/>
                <w:lang w:val="en-GB" w:eastAsia="x-none"/>
              </w:rPr>
              <w:t>2,095,104</w:t>
            </w:r>
            <w:r w:rsidRPr="006C3BDF">
              <w:rPr>
                <w:rFonts w:cs="Arial"/>
                <w:lang w:val="en-GB" w:eastAsia="x-none"/>
              </w:rPr>
              <w:t xml:space="preserve"> (represented in this field as Hex </w:t>
            </w:r>
            <w:r w:rsidRPr="006C3BDF">
              <w:rPr>
                <w:rFonts w:cs="Arial"/>
                <w:b/>
                <w:lang w:val="en-GB" w:eastAsia="x-none"/>
              </w:rPr>
              <w:t>1FF800</w:t>
            </w:r>
            <w:r w:rsidRPr="006C3BDF">
              <w:rPr>
                <w:rFonts w:cs="Arial"/>
                <w:lang w:val="en-GB" w:eastAsia="x-none"/>
              </w:rPr>
              <w:t xml:space="preserve">).  </w:t>
            </w:r>
            <w:r w:rsidR="001E7691" w:rsidRPr="006C3BDF">
              <w:rPr>
                <w:rFonts w:cs="Arial"/>
                <w:lang w:val="en-GB" w:eastAsia="x-none"/>
              </w:rPr>
              <w:t>Therefore,</w:t>
            </w:r>
            <w:r w:rsidRPr="006C3BDF">
              <w:rPr>
                <w:rFonts w:cs="Arial"/>
                <w:lang w:val="en-GB" w:eastAsia="x-none"/>
              </w:rPr>
              <w:t xml:space="preserve"> there are </w:t>
            </w:r>
            <w:r w:rsidRPr="006C3BDF">
              <w:rPr>
                <w:rFonts w:cs="Arial"/>
                <w:b/>
                <w:lang w:val="en-GB" w:eastAsia="x-none"/>
              </w:rPr>
              <w:t>1,048,57</w:t>
            </w:r>
            <w:r>
              <w:rPr>
                <w:rFonts w:cs="Arial"/>
                <w:b/>
                <w:lang w:val="en-GB" w:eastAsia="x-none"/>
              </w:rPr>
              <w:t>5</w:t>
            </w:r>
            <w:r w:rsidRPr="006C3BDF">
              <w:rPr>
                <w:rFonts w:cs="Arial"/>
                <w:lang w:val="en-GB" w:eastAsia="x-none"/>
              </w:rPr>
              <w:t xml:space="preserve"> valid counts within this range, which means </w:t>
            </w:r>
            <w:r w:rsidRPr="006C3BDF">
              <w:rPr>
                <w:rFonts w:cs="Arial"/>
                <w:b/>
                <w:lang w:val="en-GB" w:eastAsia="x-none"/>
              </w:rPr>
              <w:t>1,046,529</w:t>
            </w:r>
            <w:r w:rsidRPr="006C3BDF">
              <w:rPr>
                <w:rFonts w:cs="Arial"/>
                <w:lang w:val="en-GB" w:eastAsia="x-none"/>
              </w:rPr>
              <w:t xml:space="preserve"> counts are not valid. </w:t>
            </w:r>
          </w:p>
          <w:p w14:paraId="33036328" w14:textId="77777777" w:rsidR="009129FF" w:rsidRPr="006C3BDF" w:rsidRDefault="009129FF" w:rsidP="006E1C7A">
            <w:pPr>
              <w:jc w:val="both"/>
              <w:rPr>
                <w:rFonts w:cs="Arial"/>
                <w:lang w:val="en-GB" w:eastAsia="x-none"/>
              </w:rPr>
            </w:pPr>
          </w:p>
          <w:p w14:paraId="23FFB453" w14:textId="77777777" w:rsidR="009129FF" w:rsidRPr="006C3BDF" w:rsidRDefault="009129FF" w:rsidP="006E1C7A">
            <w:pPr>
              <w:jc w:val="both"/>
              <w:rPr>
                <w:rFonts w:cs="Arial"/>
                <w:lang w:val="en-GB" w:eastAsia="x-none"/>
              </w:rPr>
            </w:pPr>
            <w:r w:rsidRPr="006C3BDF">
              <w:rPr>
                <w:rFonts w:cs="Arial"/>
                <w:b/>
                <w:lang w:val="en-GB" w:eastAsia="x-none"/>
              </w:rPr>
              <w:t>Examples (valid):</w:t>
            </w:r>
            <w:r w:rsidRPr="006C3BDF">
              <w:rPr>
                <w:rFonts w:cs="Arial"/>
                <w:lang w:val="en-GB" w:eastAsia="x-none"/>
              </w:rPr>
              <w:t xml:space="preserve"> 000001 (Count 1), 1FF800 (Count 2095104)</w:t>
            </w:r>
          </w:p>
          <w:p w14:paraId="23B58FDF" w14:textId="77777777" w:rsidR="009129FF" w:rsidRDefault="009129FF" w:rsidP="006E1C7A">
            <w:pPr>
              <w:autoSpaceDE w:val="0"/>
              <w:autoSpaceDN w:val="0"/>
              <w:adjustRightInd w:val="0"/>
              <w:rPr>
                <w:rFonts w:cs="Arial"/>
                <w:lang w:val="en-GB" w:eastAsia="x-none"/>
              </w:rPr>
            </w:pPr>
            <w:r w:rsidRPr="006C3BDF">
              <w:rPr>
                <w:rFonts w:cs="Arial"/>
                <w:b/>
                <w:lang w:val="en-GB" w:eastAsia="x-none"/>
              </w:rPr>
              <w:t>Examples (invalid):</w:t>
            </w:r>
            <w:r w:rsidRPr="006C3BDF">
              <w:rPr>
                <w:rFonts w:cs="Arial"/>
                <w:lang w:val="en-GB" w:eastAsia="x-none"/>
              </w:rPr>
              <w:t xml:space="preserve"> 0007FF (Count 2047), 000BFF (Count 3071)</w:t>
            </w:r>
          </w:p>
          <w:p w14:paraId="075D2EF0" w14:textId="77777777" w:rsidR="009129FF" w:rsidRPr="006C3BDF" w:rsidRDefault="009129FF" w:rsidP="006E1C7A">
            <w:pPr>
              <w:autoSpaceDE w:val="0"/>
              <w:autoSpaceDN w:val="0"/>
              <w:adjustRightInd w:val="0"/>
              <w:rPr>
                <w:snapToGrid w:val="0"/>
                <w:color w:val="000000"/>
                <w:lang w:val="en-GB"/>
              </w:rPr>
            </w:pPr>
          </w:p>
        </w:tc>
      </w:tr>
    </w:tbl>
    <w:p w14:paraId="1B2C200D" w14:textId="77777777" w:rsidR="009129FF" w:rsidRDefault="009129FF" w:rsidP="009129FF">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06D65ABC" w14:textId="77777777" w:rsidR="009129FF" w:rsidRDefault="009129FF" w:rsidP="009129F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686380C3" w14:textId="77777777" w:rsidR="00E9760F" w:rsidRDefault="00E9760F" w:rsidP="009129F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E9760F" w14:paraId="34660296" w14:textId="77777777" w:rsidTr="00381703">
        <w:tc>
          <w:tcPr>
            <w:tcW w:w="2335" w:type="dxa"/>
          </w:tcPr>
          <w:p w14:paraId="4C4FA7F5" w14:textId="77777777" w:rsidR="00E9760F" w:rsidRDefault="00E9760F" w:rsidP="00381703">
            <w:pPr>
              <w:spacing w:after="120"/>
              <w:rPr>
                <w:b/>
                <w:snapToGrid w:val="0"/>
              </w:rPr>
            </w:pPr>
            <w:r>
              <w:rPr>
                <w:b/>
                <w:snapToGrid w:val="0"/>
              </w:rPr>
              <w:t>Request</w:t>
            </w:r>
          </w:p>
        </w:tc>
        <w:tc>
          <w:tcPr>
            <w:tcW w:w="7105" w:type="dxa"/>
          </w:tcPr>
          <w:p w14:paraId="26EB4A28" w14:textId="77777777" w:rsidR="00E9760F" w:rsidRDefault="00E9760F" w:rsidP="00381703">
            <w:pPr>
              <w:pStyle w:val="ListParagraph"/>
              <w:ind w:left="0"/>
              <w:rPr>
                <w:snapToGrid w:val="0"/>
                <w:color w:val="000000"/>
              </w:rPr>
            </w:pPr>
            <w:r>
              <w:rPr>
                <w:snapToGrid w:val="0"/>
                <w:color w:val="000000"/>
              </w:rPr>
              <w:t>Required for POS solutions supporting Point to Point encryption.  20 Hex characters.</w:t>
            </w:r>
          </w:p>
          <w:p w14:paraId="2B88A671" w14:textId="77777777" w:rsidR="00E9760F" w:rsidRDefault="00E9760F" w:rsidP="00381703">
            <w:pPr>
              <w:pStyle w:val="ListParagraph"/>
              <w:ind w:left="0"/>
              <w:rPr>
                <w:b/>
                <w:snapToGrid w:val="0"/>
              </w:rPr>
            </w:pPr>
          </w:p>
        </w:tc>
      </w:tr>
      <w:tr w:rsidR="00E9760F" w14:paraId="2E30E71B" w14:textId="77777777" w:rsidTr="00381703">
        <w:tc>
          <w:tcPr>
            <w:tcW w:w="2335" w:type="dxa"/>
          </w:tcPr>
          <w:p w14:paraId="487DFD8C" w14:textId="77777777" w:rsidR="00E9760F" w:rsidRDefault="00E9760F" w:rsidP="00381703">
            <w:pPr>
              <w:spacing w:after="120"/>
              <w:rPr>
                <w:b/>
                <w:snapToGrid w:val="0"/>
              </w:rPr>
            </w:pPr>
            <w:r>
              <w:rPr>
                <w:b/>
                <w:snapToGrid w:val="0"/>
              </w:rPr>
              <w:t>Response</w:t>
            </w:r>
          </w:p>
        </w:tc>
        <w:tc>
          <w:tcPr>
            <w:tcW w:w="7105" w:type="dxa"/>
          </w:tcPr>
          <w:p w14:paraId="2474C186" w14:textId="77777777" w:rsidR="00E9760F" w:rsidRPr="008F0357" w:rsidRDefault="00E9760F" w:rsidP="00381703">
            <w:pPr>
              <w:autoSpaceDE w:val="0"/>
              <w:autoSpaceDN w:val="0"/>
              <w:adjustRightInd w:val="0"/>
              <w:rPr>
                <w:b/>
                <w:bCs/>
                <w:snapToGrid w:val="0"/>
              </w:rPr>
            </w:pPr>
            <w:r>
              <w:rPr>
                <w:snapToGrid w:val="0"/>
                <w:color w:val="000000"/>
              </w:rPr>
              <w:t>Not applicable.</w:t>
            </w:r>
          </w:p>
        </w:tc>
      </w:tr>
    </w:tbl>
    <w:p w14:paraId="251EBDD8" w14:textId="77777777" w:rsidR="00E9760F" w:rsidRDefault="00E9760F" w:rsidP="009129F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2765C270" w14:textId="77777777" w:rsidR="00D91EF4" w:rsidRDefault="00D91EF4" w:rsidP="009129FF">
      <w:pPr>
        <w:autoSpaceDE w:val="0"/>
        <w:autoSpaceDN w:val="0"/>
        <w:adjustRightInd w:val="0"/>
        <w:rPr>
          <w:snapToGrid w:val="0"/>
        </w:rPr>
      </w:pPr>
    </w:p>
    <w:p w14:paraId="0880D62A" w14:textId="77777777" w:rsidR="002941C1" w:rsidRDefault="002941C1">
      <w:pPr>
        <w:rPr>
          <w:rFonts w:asciiTheme="majorHAnsi" w:eastAsiaTheme="majorEastAsia" w:hAnsiTheme="majorHAnsi" w:cstheme="majorBidi"/>
          <w:b/>
          <w:snapToGrid w:val="0"/>
          <w:color w:val="70AD47" w:themeColor="accent2"/>
          <w:sz w:val="36"/>
          <w:szCs w:val="28"/>
        </w:rPr>
      </w:pPr>
      <w:bookmarkStart w:id="2688" w:name="_Toc30407738"/>
      <w:r>
        <w:rPr>
          <w:snapToGrid w:val="0"/>
        </w:rPr>
        <w:br w:type="page"/>
      </w:r>
    </w:p>
    <w:p w14:paraId="05E11AA8" w14:textId="03A9146A" w:rsidR="00C35EC8" w:rsidRDefault="00C35EC8" w:rsidP="00847896">
      <w:pPr>
        <w:pStyle w:val="Heading2"/>
        <w:rPr>
          <w:snapToGrid w:val="0"/>
        </w:rPr>
      </w:pPr>
      <w:bookmarkStart w:id="2689" w:name="_Toc126079301"/>
      <w:r>
        <w:rPr>
          <w:snapToGrid w:val="0"/>
        </w:rPr>
        <w:lastRenderedPageBreak/>
        <w:t>SFID V – Authe</w:t>
      </w:r>
      <w:r w:rsidR="00D36F17">
        <w:rPr>
          <w:snapToGrid w:val="0"/>
        </w:rPr>
        <w:t>ntication Collection Indicator</w:t>
      </w:r>
      <w:bookmarkEnd w:id="2688"/>
      <w:bookmarkEnd w:id="2689"/>
      <w:r w:rsidR="00D36F17">
        <w:rPr>
          <w:snapToGrid w:val="0"/>
        </w:rPr>
        <w:t xml:space="preserve"> </w:t>
      </w:r>
    </w:p>
    <w:p w14:paraId="27C85BF3" w14:textId="77777777" w:rsidR="00BB58A4" w:rsidRDefault="00BB58A4" w:rsidP="00D36F17">
      <w:pPr>
        <w:autoSpaceDE w:val="0"/>
        <w:autoSpaceDN w:val="0"/>
        <w:adjustRightInd w:val="0"/>
        <w:ind w:left="720"/>
        <w:rPr>
          <w:snapToGrid w:val="0"/>
        </w:rPr>
      </w:pPr>
      <w:r>
        <w:rPr>
          <w:snapToGrid w:val="0"/>
        </w:rPr>
        <w:t>This SFID is</w:t>
      </w:r>
      <w:r w:rsidR="00A90432">
        <w:rPr>
          <w:snapToGrid w:val="0"/>
        </w:rPr>
        <w:t xml:space="preserve"> only</w:t>
      </w:r>
      <w:r>
        <w:rPr>
          <w:snapToGrid w:val="0"/>
        </w:rPr>
        <w:t xml:space="preserve"> applicable to MasterCard</w:t>
      </w:r>
      <w:r w:rsidR="00A4552C">
        <w:rPr>
          <w:snapToGrid w:val="0"/>
        </w:rPr>
        <w:t xml:space="preserve"> transactions</w:t>
      </w:r>
      <w:r w:rsidR="001A027C">
        <w:rPr>
          <w:snapToGrid w:val="0"/>
        </w:rPr>
        <w:t xml:space="preserve">: </w:t>
      </w:r>
      <w:r w:rsidR="00A4552C">
        <w:rPr>
          <w:snapToGrid w:val="0"/>
        </w:rPr>
        <w:t xml:space="preserve">3DS – </w:t>
      </w:r>
      <w:r>
        <w:rPr>
          <w:snapToGrid w:val="0"/>
        </w:rPr>
        <w:t>SecureCode</w:t>
      </w:r>
      <w:r w:rsidR="00A4552C">
        <w:rPr>
          <w:snapToGrid w:val="0"/>
        </w:rPr>
        <w:t>, EMV 3DS – Identity Check</w:t>
      </w:r>
      <w:r>
        <w:rPr>
          <w:snapToGrid w:val="0"/>
        </w:rPr>
        <w:t xml:space="preserve"> and MasterCard In-App.</w:t>
      </w:r>
    </w:p>
    <w:p w14:paraId="4C7C469A" w14:textId="77777777" w:rsidR="009F41C4" w:rsidRDefault="009F41C4" w:rsidP="00D36F17">
      <w:pPr>
        <w:autoSpaceDE w:val="0"/>
        <w:autoSpaceDN w:val="0"/>
        <w:adjustRightInd w:val="0"/>
        <w:ind w:left="720"/>
        <w:rPr>
          <w:snapToGrid w:val="0"/>
        </w:rPr>
      </w:pPr>
    </w:p>
    <w:p w14:paraId="56AD6D2B" w14:textId="77777777" w:rsidR="00BB58A4" w:rsidRDefault="00BB58A4" w:rsidP="00D36F17">
      <w:pPr>
        <w:autoSpaceDE w:val="0"/>
        <w:autoSpaceDN w:val="0"/>
        <w:adjustRightInd w:val="0"/>
        <w:ind w:left="720"/>
        <w:rPr>
          <w:b/>
          <w:snapToGrid w:val="0"/>
          <w:color w:val="538135" w:themeColor="accent3"/>
          <w:sz w:val="24"/>
          <w:szCs w:val="24"/>
        </w:rPr>
      </w:pPr>
      <w:r w:rsidRPr="00E9760F">
        <w:rPr>
          <w:b/>
          <w:snapToGrid w:val="0"/>
          <w:color w:val="538135" w:themeColor="accent3"/>
          <w:sz w:val="24"/>
          <w:szCs w:val="24"/>
        </w:rPr>
        <w:t xml:space="preserve">MasterCard </w:t>
      </w:r>
      <w:r w:rsidR="00E32FFD" w:rsidRPr="00E9760F">
        <w:rPr>
          <w:b/>
          <w:snapToGrid w:val="0"/>
          <w:color w:val="538135" w:themeColor="accent3"/>
          <w:sz w:val="24"/>
          <w:szCs w:val="24"/>
        </w:rPr>
        <w:t>3D</w:t>
      </w:r>
      <w:r w:rsidR="0057102F" w:rsidRPr="00E9760F">
        <w:rPr>
          <w:b/>
          <w:snapToGrid w:val="0"/>
          <w:color w:val="538135" w:themeColor="accent3"/>
          <w:sz w:val="24"/>
          <w:szCs w:val="24"/>
        </w:rPr>
        <w:t xml:space="preserve">S SecureCode </w:t>
      </w:r>
      <w:r w:rsidR="009F41C4" w:rsidRPr="00E9760F">
        <w:rPr>
          <w:b/>
          <w:snapToGrid w:val="0"/>
          <w:color w:val="538135" w:themeColor="accent3"/>
          <w:sz w:val="24"/>
          <w:szCs w:val="24"/>
        </w:rPr>
        <w:t xml:space="preserve">and Mastercard </w:t>
      </w:r>
      <w:r w:rsidR="0057102F" w:rsidRPr="00E9760F">
        <w:rPr>
          <w:b/>
          <w:snapToGrid w:val="0"/>
          <w:color w:val="538135" w:themeColor="accent3"/>
          <w:sz w:val="24"/>
          <w:szCs w:val="24"/>
        </w:rPr>
        <w:t>EMV 3DS</w:t>
      </w:r>
      <w:r w:rsidR="009F41C4" w:rsidRPr="00E9760F">
        <w:rPr>
          <w:b/>
          <w:snapToGrid w:val="0"/>
          <w:color w:val="538135" w:themeColor="accent3"/>
          <w:sz w:val="24"/>
          <w:szCs w:val="24"/>
        </w:rPr>
        <w:t xml:space="preserve"> </w:t>
      </w:r>
      <w:r w:rsidR="00E32FFD" w:rsidRPr="00E9760F">
        <w:rPr>
          <w:b/>
          <w:snapToGrid w:val="0"/>
          <w:color w:val="538135" w:themeColor="accent3"/>
          <w:sz w:val="24"/>
          <w:szCs w:val="24"/>
        </w:rPr>
        <w:t xml:space="preserve">Identity Check </w:t>
      </w:r>
    </w:p>
    <w:p w14:paraId="5641E1B0" w14:textId="77777777" w:rsidR="00E9760F" w:rsidRPr="00E9760F" w:rsidRDefault="00E9760F" w:rsidP="00D36F17">
      <w:pPr>
        <w:autoSpaceDE w:val="0"/>
        <w:autoSpaceDN w:val="0"/>
        <w:adjustRightInd w:val="0"/>
        <w:ind w:left="720"/>
        <w:rPr>
          <w:b/>
          <w:snapToGrid w:val="0"/>
          <w:color w:val="538135" w:themeColor="accent3"/>
          <w:sz w:val="24"/>
          <w:szCs w:val="24"/>
        </w:rPr>
      </w:pPr>
    </w:p>
    <w:p w14:paraId="387BF953" w14:textId="77777777" w:rsidR="00BB58A4" w:rsidRPr="00E9760F" w:rsidRDefault="00BB58A4"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 xml:space="preserve">This SFID is applicable </w:t>
      </w:r>
      <w:r w:rsidR="00545EDB" w:rsidRPr="00E9760F">
        <w:rPr>
          <w:rFonts w:cstheme="minorHAnsi"/>
          <w:snapToGrid w:val="0"/>
          <w:szCs w:val="22"/>
        </w:rPr>
        <w:t>on</w:t>
      </w:r>
      <w:r w:rsidRPr="00E9760F">
        <w:rPr>
          <w:rFonts w:cstheme="minorHAnsi"/>
          <w:snapToGrid w:val="0"/>
          <w:szCs w:val="22"/>
        </w:rPr>
        <w:t xml:space="preserve"> request</w:t>
      </w:r>
      <w:r w:rsidR="00C5074D" w:rsidRPr="00E9760F">
        <w:rPr>
          <w:rFonts w:cstheme="minorHAnsi"/>
          <w:snapToGrid w:val="0"/>
          <w:szCs w:val="22"/>
        </w:rPr>
        <w:t xml:space="preserve"> </w:t>
      </w:r>
      <w:r w:rsidR="00A4552C" w:rsidRPr="00E9760F">
        <w:rPr>
          <w:rFonts w:cstheme="minorHAnsi"/>
          <w:snapToGrid w:val="0"/>
          <w:szCs w:val="22"/>
        </w:rPr>
        <w:t>transactions and preauth completion transactions</w:t>
      </w:r>
      <w:r w:rsidR="00C5074D" w:rsidRPr="00E9760F">
        <w:rPr>
          <w:rFonts w:cstheme="minorHAnsi"/>
          <w:snapToGrid w:val="0"/>
          <w:szCs w:val="22"/>
        </w:rPr>
        <w:t xml:space="preserve"> done with 3DS SecureCode or  EMV 3DS Identity Check</w:t>
      </w:r>
    </w:p>
    <w:p w14:paraId="0718BD92" w14:textId="77777777" w:rsidR="004D302D" w:rsidRPr="00E9760F" w:rsidRDefault="004D302D" w:rsidP="004D302D">
      <w:pPr>
        <w:pStyle w:val="ListParagraph"/>
        <w:autoSpaceDE w:val="0"/>
        <w:autoSpaceDN w:val="0"/>
        <w:adjustRightInd w:val="0"/>
        <w:ind w:left="1080"/>
        <w:rPr>
          <w:rFonts w:cstheme="minorHAnsi"/>
          <w:snapToGrid w:val="0"/>
          <w:szCs w:val="22"/>
        </w:rPr>
      </w:pPr>
    </w:p>
    <w:p w14:paraId="5B2D4A67" w14:textId="77777777" w:rsidR="004D302D" w:rsidRPr="00E9760F" w:rsidRDefault="004D302D"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MasterCard will downgrade MasterCard SecureCode</w:t>
      </w:r>
      <w:r w:rsidR="00C5074D" w:rsidRPr="00E9760F">
        <w:rPr>
          <w:rFonts w:cstheme="minorHAnsi"/>
          <w:snapToGrid w:val="0"/>
          <w:szCs w:val="22"/>
        </w:rPr>
        <w:t xml:space="preserve"> or Identity Check</w:t>
      </w:r>
      <w:r w:rsidRPr="00E9760F">
        <w:rPr>
          <w:rFonts w:cstheme="minorHAnsi"/>
          <w:snapToGrid w:val="0"/>
          <w:szCs w:val="22"/>
        </w:rPr>
        <w:t xml:space="preserve"> transactions if the Accountholder Authentication Value</w:t>
      </w:r>
      <w:r w:rsidR="00C5074D" w:rsidRPr="00E9760F">
        <w:rPr>
          <w:rFonts w:cstheme="minorHAnsi"/>
          <w:snapToGrid w:val="0"/>
          <w:szCs w:val="22"/>
        </w:rPr>
        <w:t xml:space="preserve"> (AAV)</w:t>
      </w:r>
      <w:r w:rsidRPr="00E9760F">
        <w:rPr>
          <w:rFonts w:cstheme="minorHAnsi"/>
          <w:snapToGrid w:val="0"/>
          <w:szCs w:val="22"/>
        </w:rPr>
        <w:t xml:space="preserve"> is not present or invalid (FID 6 – SFID Y – Authentication Data)</w:t>
      </w:r>
    </w:p>
    <w:p w14:paraId="738C2C61" w14:textId="77777777" w:rsidR="004D302D" w:rsidRPr="00E9760F" w:rsidRDefault="004D302D" w:rsidP="004D302D">
      <w:pPr>
        <w:pStyle w:val="ListParagraph"/>
        <w:rPr>
          <w:rFonts w:cstheme="minorHAnsi"/>
          <w:snapToGrid w:val="0"/>
          <w:szCs w:val="22"/>
        </w:rPr>
      </w:pPr>
    </w:p>
    <w:p w14:paraId="638F72B5" w14:textId="77777777" w:rsidR="00613EAC" w:rsidRPr="00E9760F" w:rsidRDefault="004D302D"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If a MasterCard SecureCode</w:t>
      </w:r>
      <w:r w:rsidR="00C5074D" w:rsidRPr="00E9760F">
        <w:rPr>
          <w:rFonts w:cstheme="minorHAnsi"/>
          <w:snapToGrid w:val="0"/>
          <w:szCs w:val="22"/>
        </w:rPr>
        <w:t xml:space="preserve"> or Identity Check</w:t>
      </w:r>
      <w:r w:rsidRPr="00E9760F">
        <w:rPr>
          <w:rFonts w:cstheme="minorHAnsi"/>
          <w:snapToGrid w:val="0"/>
          <w:szCs w:val="22"/>
        </w:rPr>
        <w:t xml:space="preserve"> transaction is downgraded, MasterCard will overwrite the content of the Authentication Collection Indic</w:t>
      </w:r>
      <w:r w:rsidR="00613EAC" w:rsidRPr="00E9760F">
        <w:rPr>
          <w:rFonts w:cstheme="minorHAnsi"/>
          <w:snapToGrid w:val="0"/>
          <w:szCs w:val="22"/>
        </w:rPr>
        <w:t>ator field with a value of "0"</w:t>
      </w:r>
    </w:p>
    <w:p w14:paraId="11307222" w14:textId="77777777" w:rsidR="00613EAC" w:rsidRPr="00E9760F" w:rsidRDefault="00613EAC" w:rsidP="00613EAC">
      <w:pPr>
        <w:pStyle w:val="ListParagraph"/>
        <w:rPr>
          <w:rFonts w:cstheme="minorHAnsi"/>
          <w:snapToGrid w:val="0"/>
          <w:szCs w:val="22"/>
        </w:rPr>
      </w:pPr>
    </w:p>
    <w:p w14:paraId="0A9736CE" w14:textId="77777777" w:rsidR="004D302D" w:rsidRPr="00E9760F" w:rsidRDefault="004D302D"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Th</w:t>
      </w:r>
      <w:r w:rsidR="00613EAC" w:rsidRPr="00E9760F">
        <w:rPr>
          <w:rFonts w:cstheme="minorHAnsi"/>
          <w:snapToGrid w:val="0"/>
          <w:szCs w:val="22"/>
        </w:rPr>
        <w:t xml:space="preserve">e merchant will receive the downgraded </w:t>
      </w:r>
      <w:r w:rsidRPr="00E9760F">
        <w:rPr>
          <w:rFonts w:cstheme="minorHAnsi"/>
          <w:snapToGrid w:val="0"/>
          <w:szCs w:val="22"/>
        </w:rPr>
        <w:t>value</w:t>
      </w:r>
      <w:r w:rsidR="00613EAC" w:rsidRPr="00E9760F">
        <w:rPr>
          <w:rFonts w:cstheme="minorHAnsi"/>
          <w:snapToGrid w:val="0"/>
          <w:szCs w:val="22"/>
        </w:rPr>
        <w:t xml:space="preserve"> of "0" </w:t>
      </w:r>
      <w:r w:rsidRPr="00E9760F">
        <w:rPr>
          <w:rFonts w:cstheme="minorHAnsi"/>
          <w:snapToGrid w:val="0"/>
          <w:szCs w:val="22"/>
        </w:rPr>
        <w:t xml:space="preserve"> in the response message in FID 6 – SFID V</w:t>
      </w:r>
    </w:p>
    <w:p w14:paraId="661E3601" w14:textId="77777777" w:rsidR="00613EAC" w:rsidRPr="00E9760F" w:rsidRDefault="00613EAC" w:rsidP="00613EAC">
      <w:pPr>
        <w:pStyle w:val="ListParagraph"/>
        <w:rPr>
          <w:rFonts w:cstheme="minorHAnsi"/>
          <w:snapToGrid w:val="0"/>
          <w:szCs w:val="22"/>
        </w:rPr>
      </w:pPr>
    </w:p>
    <w:p w14:paraId="300AB4E8" w14:textId="77777777" w:rsidR="00613EAC" w:rsidRPr="00E9760F" w:rsidRDefault="00613EAC"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 xml:space="preserve">If the downgraded transaction was </w:t>
      </w:r>
      <w:r w:rsidR="00B83268" w:rsidRPr="00E9760F">
        <w:rPr>
          <w:rFonts w:cstheme="minorHAnsi"/>
          <w:snapToGrid w:val="0"/>
          <w:szCs w:val="22"/>
        </w:rPr>
        <w:t xml:space="preserve">on </w:t>
      </w:r>
      <w:r w:rsidRPr="00E9760F">
        <w:rPr>
          <w:rFonts w:cstheme="minorHAnsi"/>
          <w:snapToGrid w:val="0"/>
          <w:szCs w:val="22"/>
        </w:rPr>
        <w:t>a preauthorization transaction, then the preauthorization completion transaction must contain in FID 6 – SFID V the downgraded value of "0", this is needed for clearing purposes</w:t>
      </w:r>
    </w:p>
    <w:p w14:paraId="25CAFB61" w14:textId="77777777" w:rsidR="007C21EC" w:rsidRPr="00E9760F" w:rsidRDefault="007C21EC" w:rsidP="007C21EC">
      <w:pPr>
        <w:pStyle w:val="ListParagraph"/>
        <w:rPr>
          <w:rFonts w:cstheme="minorHAnsi"/>
          <w:snapToGrid w:val="0"/>
          <w:szCs w:val="22"/>
        </w:rPr>
      </w:pPr>
    </w:p>
    <w:p w14:paraId="771A7C92" w14:textId="77777777" w:rsidR="001A027C" w:rsidRPr="00E9760F" w:rsidRDefault="001A027C"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With the introduction of Secure Payment Application (SPA) algorithm (SPA2) EMV 3-D Secure 2.0 authentication protocol (Identity Check) Mastercard is supporting two new authentication collection indicators:</w:t>
      </w:r>
    </w:p>
    <w:p w14:paraId="4E29E00E" w14:textId="77777777" w:rsidR="001A027C" w:rsidRPr="00E9760F" w:rsidRDefault="001A027C" w:rsidP="009037B3">
      <w:pPr>
        <w:autoSpaceDE w:val="0"/>
        <w:autoSpaceDN w:val="0"/>
        <w:adjustRightInd w:val="0"/>
        <w:ind w:left="1440" w:hanging="360"/>
        <w:rPr>
          <w:rFonts w:cstheme="minorHAnsi"/>
          <w:snapToGrid w:val="0"/>
          <w:szCs w:val="22"/>
        </w:rPr>
      </w:pPr>
    </w:p>
    <w:p w14:paraId="37854C08" w14:textId="77777777" w:rsidR="009037B3" w:rsidRPr="00E9760F" w:rsidRDefault="000538DB" w:rsidP="009037B3">
      <w:pPr>
        <w:autoSpaceDE w:val="0"/>
        <w:autoSpaceDN w:val="0"/>
        <w:adjustRightInd w:val="0"/>
        <w:ind w:left="1440" w:hanging="360"/>
        <w:rPr>
          <w:rFonts w:cstheme="minorHAnsi"/>
          <w:snapToGrid w:val="0"/>
          <w:szCs w:val="22"/>
        </w:rPr>
      </w:pPr>
      <w:r w:rsidRPr="00E9760F">
        <w:rPr>
          <w:rFonts w:cstheme="minorHAnsi"/>
          <w:snapToGrid w:val="0"/>
          <w:szCs w:val="22"/>
        </w:rPr>
        <w:t>6 = Merchant Risk Based Decisioning</w:t>
      </w:r>
      <w:r w:rsidR="009037B3" w:rsidRPr="00E9760F">
        <w:rPr>
          <w:rFonts w:cstheme="minorHAnsi"/>
          <w:snapToGrid w:val="0"/>
          <w:szCs w:val="22"/>
        </w:rPr>
        <w:t xml:space="preserve">. AAV </w:t>
      </w:r>
      <w:r w:rsidR="00B25899" w:rsidRPr="00E9760F">
        <w:rPr>
          <w:rFonts w:cstheme="minorHAnsi"/>
          <w:snapToGrid w:val="0"/>
          <w:szCs w:val="22"/>
        </w:rPr>
        <w:t xml:space="preserve">value (FID 6 SFID Y) is present and </w:t>
      </w:r>
      <w:r w:rsidR="009037B3" w:rsidRPr="00E9760F">
        <w:rPr>
          <w:rFonts w:cstheme="minorHAnsi"/>
          <w:snapToGrid w:val="0"/>
          <w:szCs w:val="22"/>
        </w:rPr>
        <w:t>c</w:t>
      </w:r>
      <w:r w:rsidRPr="00E9760F">
        <w:rPr>
          <w:rFonts w:cstheme="minorHAnsi"/>
          <w:snapToGrid w:val="0"/>
          <w:szCs w:val="22"/>
        </w:rPr>
        <w:t>ontrol byte valu</w:t>
      </w:r>
      <w:r w:rsidR="009037B3" w:rsidRPr="00E9760F">
        <w:rPr>
          <w:rFonts w:cstheme="minorHAnsi"/>
          <w:snapToGrid w:val="0"/>
          <w:szCs w:val="22"/>
        </w:rPr>
        <w:t>e:</w:t>
      </w:r>
    </w:p>
    <w:p w14:paraId="0FC2ABAC" w14:textId="77777777" w:rsidR="000538DB" w:rsidRPr="00E9760F" w:rsidRDefault="000538DB" w:rsidP="009037B3">
      <w:pPr>
        <w:autoSpaceDE w:val="0"/>
        <w:autoSpaceDN w:val="0"/>
        <w:adjustRightInd w:val="0"/>
        <w:ind w:left="1800" w:hanging="360"/>
        <w:rPr>
          <w:rFonts w:cstheme="minorHAnsi"/>
          <w:snapToGrid w:val="0"/>
          <w:szCs w:val="22"/>
        </w:rPr>
      </w:pPr>
      <w:r w:rsidRPr="00E9760F">
        <w:rPr>
          <w:rFonts w:cstheme="minorHAnsi"/>
          <w:snapToGrid w:val="0"/>
          <w:szCs w:val="22"/>
        </w:rPr>
        <w:t xml:space="preserve">kN – Not </w:t>
      </w:r>
      <w:r w:rsidR="009037B3" w:rsidRPr="00E9760F">
        <w:rPr>
          <w:rFonts w:cstheme="minorHAnsi"/>
          <w:snapToGrid w:val="0"/>
          <w:szCs w:val="22"/>
        </w:rPr>
        <w:t>authenticated, acquirer exemption</w:t>
      </w:r>
    </w:p>
    <w:p w14:paraId="3A409404" w14:textId="77777777" w:rsidR="001A027C" w:rsidRPr="00E9760F" w:rsidRDefault="001A027C" w:rsidP="009037B3">
      <w:pPr>
        <w:autoSpaceDE w:val="0"/>
        <w:autoSpaceDN w:val="0"/>
        <w:adjustRightInd w:val="0"/>
        <w:ind w:left="1800" w:hanging="360"/>
        <w:rPr>
          <w:rFonts w:cstheme="minorHAnsi"/>
          <w:snapToGrid w:val="0"/>
          <w:szCs w:val="22"/>
        </w:rPr>
      </w:pPr>
    </w:p>
    <w:p w14:paraId="5A7B2F93" w14:textId="77777777" w:rsidR="009037B3" w:rsidRPr="00E9760F" w:rsidRDefault="000538DB" w:rsidP="009037B3">
      <w:pPr>
        <w:autoSpaceDE w:val="0"/>
        <w:autoSpaceDN w:val="0"/>
        <w:adjustRightInd w:val="0"/>
        <w:ind w:left="1440" w:hanging="360"/>
        <w:rPr>
          <w:rFonts w:cstheme="minorHAnsi"/>
          <w:snapToGrid w:val="0"/>
          <w:szCs w:val="22"/>
        </w:rPr>
      </w:pPr>
      <w:r w:rsidRPr="00E9760F">
        <w:rPr>
          <w:rFonts w:cstheme="minorHAnsi"/>
          <w:snapToGrid w:val="0"/>
          <w:szCs w:val="22"/>
        </w:rPr>
        <w:t>7 = Split Shipment/Recurring Payment</w:t>
      </w:r>
      <w:r w:rsidR="009037B3" w:rsidRPr="00E9760F">
        <w:rPr>
          <w:rFonts w:cstheme="minorHAnsi"/>
          <w:snapToGrid w:val="0"/>
          <w:szCs w:val="22"/>
        </w:rPr>
        <w:t xml:space="preserve">. AAV </w:t>
      </w:r>
      <w:r w:rsidR="00B25899" w:rsidRPr="00E9760F">
        <w:rPr>
          <w:rFonts w:cstheme="minorHAnsi"/>
          <w:snapToGrid w:val="0"/>
          <w:szCs w:val="22"/>
        </w:rPr>
        <w:t xml:space="preserve">value (FID 6 SIFD Y) is present and </w:t>
      </w:r>
      <w:r w:rsidR="009037B3" w:rsidRPr="00E9760F">
        <w:rPr>
          <w:rFonts w:cstheme="minorHAnsi"/>
          <w:snapToGrid w:val="0"/>
          <w:szCs w:val="22"/>
        </w:rPr>
        <w:t>control byte values:</w:t>
      </w:r>
    </w:p>
    <w:p w14:paraId="42DCF73D" w14:textId="77777777" w:rsidR="009037B3" w:rsidRPr="00E9760F" w:rsidRDefault="009037B3" w:rsidP="009037B3">
      <w:pPr>
        <w:autoSpaceDE w:val="0"/>
        <w:autoSpaceDN w:val="0"/>
        <w:adjustRightInd w:val="0"/>
        <w:ind w:left="1440"/>
        <w:rPr>
          <w:rFonts w:cstheme="minorHAnsi"/>
          <w:snapToGrid w:val="0"/>
          <w:szCs w:val="22"/>
        </w:rPr>
      </w:pPr>
      <w:r w:rsidRPr="00E9760F">
        <w:rPr>
          <w:rFonts w:cstheme="minorHAnsi"/>
          <w:snapToGrid w:val="0"/>
          <w:szCs w:val="22"/>
        </w:rPr>
        <w:t xml:space="preserve">kO – recurring payment/split shipment subsequent transaction or </w:t>
      </w:r>
    </w:p>
    <w:p w14:paraId="3205BB06" w14:textId="77777777" w:rsidR="000538DB" w:rsidRPr="00E9760F" w:rsidRDefault="009037B3" w:rsidP="009037B3">
      <w:pPr>
        <w:autoSpaceDE w:val="0"/>
        <w:autoSpaceDN w:val="0"/>
        <w:adjustRightInd w:val="0"/>
        <w:ind w:left="1440"/>
        <w:rPr>
          <w:rFonts w:cstheme="minorHAnsi"/>
          <w:snapToGrid w:val="0"/>
          <w:szCs w:val="22"/>
        </w:rPr>
      </w:pPr>
      <w:r w:rsidRPr="00E9760F">
        <w:rPr>
          <w:rFonts w:cstheme="minorHAnsi"/>
          <w:snapToGrid w:val="0"/>
          <w:szCs w:val="22"/>
        </w:rPr>
        <w:t>kP – first recurring payment transaction</w:t>
      </w:r>
    </w:p>
    <w:p w14:paraId="20E4A32F" w14:textId="77777777" w:rsidR="002707B6" w:rsidRDefault="002707B6" w:rsidP="002707B6">
      <w:pPr>
        <w:pStyle w:val="ListParagraph"/>
        <w:rPr>
          <w:rFonts w:ascii="Arial" w:hAnsi="Arial"/>
          <w:snapToGrid w:val="0"/>
          <w:sz w:val="20"/>
          <w:szCs w:val="20"/>
        </w:rPr>
      </w:pPr>
    </w:p>
    <w:p w14:paraId="7E54F8EB" w14:textId="77777777" w:rsidR="00E9760F" w:rsidRPr="002707B6" w:rsidRDefault="00E9760F" w:rsidP="002707B6">
      <w:pPr>
        <w:pStyle w:val="ListParagraph"/>
        <w:rPr>
          <w:rFonts w:ascii="Arial" w:hAnsi="Arial"/>
          <w:snapToGrid w:val="0"/>
          <w:sz w:val="20"/>
          <w:szCs w:val="20"/>
        </w:rPr>
      </w:pPr>
    </w:p>
    <w:p w14:paraId="1CDE4E14" w14:textId="77777777" w:rsidR="00BB58A4" w:rsidRDefault="00BB58A4" w:rsidP="00BB58A4">
      <w:pPr>
        <w:autoSpaceDE w:val="0"/>
        <w:autoSpaceDN w:val="0"/>
        <w:adjustRightInd w:val="0"/>
        <w:ind w:left="720"/>
        <w:rPr>
          <w:b/>
          <w:snapToGrid w:val="0"/>
          <w:color w:val="538135" w:themeColor="accent3"/>
          <w:sz w:val="24"/>
          <w:szCs w:val="24"/>
        </w:rPr>
      </w:pPr>
      <w:r w:rsidRPr="00E9760F">
        <w:rPr>
          <w:b/>
          <w:snapToGrid w:val="0"/>
          <w:color w:val="538135" w:themeColor="accent3"/>
          <w:sz w:val="24"/>
          <w:szCs w:val="24"/>
        </w:rPr>
        <w:t>MasterCard In-App Transactions</w:t>
      </w:r>
    </w:p>
    <w:p w14:paraId="17660EBD" w14:textId="77777777" w:rsidR="00E9760F" w:rsidRPr="00E9760F" w:rsidRDefault="00E9760F" w:rsidP="00BB58A4">
      <w:pPr>
        <w:autoSpaceDE w:val="0"/>
        <w:autoSpaceDN w:val="0"/>
        <w:adjustRightInd w:val="0"/>
        <w:ind w:left="720"/>
        <w:rPr>
          <w:b/>
          <w:snapToGrid w:val="0"/>
          <w:color w:val="538135" w:themeColor="accent3"/>
          <w:sz w:val="24"/>
          <w:szCs w:val="24"/>
        </w:rPr>
      </w:pPr>
    </w:p>
    <w:p w14:paraId="41502859" w14:textId="77777777" w:rsidR="00BB58A4" w:rsidRPr="00E9760F" w:rsidRDefault="009B4D20"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 xml:space="preserve">This SFID is applicable </w:t>
      </w:r>
      <w:r w:rsidR="0057102F" w:rsidRPr="00E9760F">
        <w:rPr>
          <w:rFonts w:cstheme="minorHAnsi"/>
          <w:snapToGrid w:val="0"/>
          <w:szCs w:val="22"/>
        </w:rPr>
        <w:t>on request transactions and preauth completion transactions.</w:t>
      </w:r>
    </w:p>
    <w:p w14:paraId="3B28C74F" w14:textId="77777777" w:rsidR="00D91EF4" w:rsidRPr="00E9760F" w:rsidRDefault="00D91EF4" w:rsidP="00D91EF4">
      <w:pPr>
        <w:pStyle w:val="ListParagraph"/>
        <w:autoSpaceDE w:val="0"/>
        <w:autoSpaceDN w:val="0"/>
        <w:adjustRightInd w:val="0"/>
        <w:ind w:left="1080"/>
        <w:rPr>
          <w:rFonts w:cstheme="minorHAnsi"/>
          <w:snapToGrid w:val="0"/>
          <w:szCs w:val="22"/>
        </w:rPr>
      </w:pPr>
    </w:p>
    <w:p w14:paraId="2672E789" w14:textId="77777777" w:rsidR="00CB5C46" w:rsidRPr="00E9760F" w:rsidRDefault="009B4D20" w:rsidP="00F12805">
      <w:pPr>
        <w:pStyle w:val="ListParagraph"/>
        <w:numPr>
          <w:ilvl w:val="0"/>
          <w:numId w:val="73"/>
        </w:numPr>
        <w:autoSpaceDE w:val="0"/>
        <w:autoSpaceDN w:val="0"/>
        <w:adjustRightInd w:val="0"/>
        <w:rPr>
          <w:rFonts w:cstheme="minorHAnsi"/>
          <w:snapToGrid w:val="0"/>
          <w:szCs w:val="22"/>
        </w:rPr>
      </w:pPr>
      <w:r w:rsidRPr="00E9760F">
        <w:rPr>
          <w:rFonts w:cstheme="minorHAnsi"/>
          <w:snapToGrid w:val="0"/>
          <w:szCs w:val="22"/>
        </w:rPr>
        <w:t xml:space="preserve">MasterCard requires to have this SFID with a value </w:t>
      </w:r>
      <w:r w:rsidR="00D91EF4" w:rsidRPr="00E9760F">
        <w:rPr>
          <w:rFonts w:cstheme="minorHAnsi"/>
          <w:snapToGrid w:val="0"/>
          <w:szCs w:val="22"/>
        </w:rPr>
        <w:t>that it is based on the Digital Secure Remote Payment cryptogram</w:t>
      </w:r>
    </w:p>
    <w:p w14:paraId="21293156" w14:textId="77777777" w:rsidR="009B4D20" w:rsidRPr="00E9760F" w:rsidRDefault="009B4D20" w:rsidP="009B4D20">
      <w:pPr>
        <w:pStyle w:val="ListParagraph"/>
        <w:autoSpaceDE w:val="0"/>
        <w:autoSpaceDN w:val="0"/>
        <w:adjustRightInd w:val="0"/>
        <w:ind w:left="1080"/>
        <w:rPr>
          <w:rFonts w:cstheme="minorHAnsi"/>
          <w:snapToGrid w:val="0"/>
          <w:szCs w:val="22"/>
        </w:rPr>
      </w:pPr>
    </w:p>
    <w:p w14:paraId="44567D6B" w14:textId="77777777" w:rsidR="009B4D20" w:rsidRPr="00E9760F" w:rsidRDefault="009B4D20" w:rsidP="00F12805">
      <w:pPr>
        <w:pStyle w:val="ListParagraph"/>
        <w:numPr>
          <w:ilvl w:val="1"/>
          <w:numId w:val="48"/>
        </w:numPr>
        <w:autoSpaceDE w:val="0"/>
        <w:autoSpaceDN w:val="0"/>
        <w:adjustRightInd w:val="0"/>
        <w:rPr>
          <w:rFonts w:cstheme="minorHAnsi"/>
          <w:snapToGrid w:val="0"/>
          <w:szCs w:val="22"/>
        </w:rPr>
      </w:pPr>
      <w:r w:rsidRPr="00E9760F">
        <w:rPr>
          <w:rFonts w:cstheme="minorHAnsi"/>
          <w:snapToGrid w:val="0"/>
          <w:szCs w:val="22"/>
        </w:rPr>
        <w:t>This SFID is applicable for partial shipment and recurring payment transactions</w:t>
      </w:r>
    </w:p>
    <w:p w14:paraId="45164F28" w14:textId="77777777" w:rsidR="001D29C1" w:rsidRPr="00E9760F" w:rsidRDefault="009B4D20" w:rsidP="001D29C1">
      <w:pPr>
        <w:pStyle w:val="ListParagraph"/>
        <w:autoSpaceDE w:val="0"/>
        <w:autoSpaceDN w:val="0"/>
        <w:adjustRightInd w:val="0"/>
        <w:ind w:left="1080"/>
        <w:rPr>
          <w:rFonts w:cstheme="minorHAnsi"/>
          <w:snapToGrid w:val="0"/>
          <w:szCs w:val="22"/>
        </w:rPr>
      </w:pPr>
      <w:r w:rsidRPr="00E9760F">
        <w:rPr>
          <w:rFonts w:cstheme="minorHAnsi"/>
          <w:snapToGrid w:val="0"/>
          <w:szCs w:val="22"/>
        </w:rPr>
        <w:t xml:space="preserve">MasterCard requires to have a value of "7" (Use this value for partial shipment or recurring payment transactions </w:t>
      </w:r>
    </w:p>
    <w:p w14:paraId="03E790D8" w14:textId="77777777" w:rsidR="001A027C" w:rsidRPr="00E9760F" w:rsidRDefault="001A027C" w:rsidP="001A027C">
      <w:pPr>
        <w:ind w:left="1080"/>
        <w:rPr>
          <w:rFonts w:cstheme="minorHAnsi"/>
          <w:szCs w:val="22"/>
        </w:rPr>
      </w:pPr>
    </w:p>
    <w:p w14:paraId="65AC63BE" w14:textId="77777777" w:rsidR="009B4D20" w:rsidRPr="00E9760F" w:rsidRDefault="001D29C1" w:rsidP="00F12805">
      <w:pPr>
        <w:pStyle w:val="ListParagraph"/>
        <w:numPr>
          <w:ilvl w:val="0"/>
          <w:numId w:val="73"/>
        </w:numPr>
        <w:rPr>
          <w:rFonts w:cstheme="minorHAnsi"/>
          <w:snapToGrid w:val="0"/>
          <w:szCs w:val="22"/>
        </w:rPr>
      </w:pPr>
      <w:r w:rsidRPr="00E9760F">
        <w:rPr>
          <w:rFonts w:cstheme="minorHAnsi"/>
          <w:szCs w:val="22"/>
        </w:rPr>
        <w:t xml:space="preserve">Recurring payments will only have cryptographic data (FID </w:t>
      </w:r>
      <w:r w:rsidR="00C9761D" w:rsidRPr="00E9760F">
        <w:rPr>
          <w:rFonts w:cstheme="minorHAnsi"/>
          <w:szCs w:val="22"/>
        </w:rPr>
        <w:t>5 – TOKEN SX</w:t>
      </w:r>
      <w:r w:rsidRPr="00E9760F">
        <w:rPr>
          <w:rFonts w:cstheme="minorHAnsi"/>
          <w:szCs w:val="22"/>
        </w:rPr>
        <w:t xml:space="preserve">) in the first transaction. The consumer must be presented with the full terms of the recurring agreement as part of the initial transaction. </w:t>
      </w:r>
    </w:p>
    <w:p w14:paraId="217B4F7C" w14:textId="77777777" w:rsidR="00064929" w:rsidRDefault="00064929" w:rsidP="009B4D20">
      <w:pPr>
        <w:pStyle w:val="ListParagraph"/>
        <w:autoSpaceDE w:val="0"/>
        <w:autoSpaceDN w:val="0"/>
        <w:adjustRightInd w:val="0"/>
        <w:ind w:left="1080"/>
        <w:rPr>
          <w:rFonts w:ascii="Arial" w:hAnsi="Arial"/>
          <w:b/>
          <w:snapToGrid w:val="0"/>
        </w:rPr>
      </w:pPr>
    </w:p>
    <w:p w14:paraId="12A50B43" w14:textId="77777777" w:rsidR="00104A4E" w:rsidRPr="00104A4E" w:rsidRDefault="00104A4E" w:rsidP="00104A4E">
      <w:pPr>
        <w:pStyle w:val="ListParagraph"/>
        <w:autoSpaceDE w:val="0"/>
        <w:autoSpaceDN w:val="0"/>
        <w:adjustRightInd w:val="0"/>
        <w:rPr>
          <w:rFonts w:ascii="Arial" w:hAnsi="Arial"/>
          <w:b/>
          <w:snapToGrid w:val="0"/>
          <w:sz w:val="20"/>
          <w:szCs w:val="20"/>
        </w:rPr>
      </w:pPr>
      <w:r w:rsidRPr="00104A4E">
        <w:rPr>
          <w:rFonts w:ascii="Arial" w:hAnsi="Arial"/>
          <w:b/>
          <w:snapToGrid w:val="0"/>
          <w:sz w:val="20"/>
          <w:szCs w:val="20"/>
        </w:rPr>
        <w:t>Notes</w:t>
      </w:r>
    </w:p>
    <w:p w14:paraId="60ADBA31" w14:textId="77777777" w:rsidR="00235D2A" w:rsidRPr="00235D2A" w:rsidRDefault="00104A4E" w:rsidP="00235D2A">
      <w:pPr>
        <w:autoSpaceDE w:val="0"/>
        <w:autoSpaceDN w:val="0"/>
        <w:adjustRightInd w:val="0"/>
        <w:ind w:left="720"/>
        <w:rPr>
          <w:snapToGrid w:val="0"/>
        </w:rPr>
      </w:pPr>
      <w:r w:rsidRPr="00235D2A">
        <w:rPr>
          <w:snapToGrid w:val="0"/>
        </w:rPr>
        <w:t>The Authentication Collection Indicator will depend o</w:t>
      </w:r>
      <w:r w:rsidR="00450FEA" w:rsidRPr="00235D2A">
        <w:rPr>
          <w:snapToGrid w:val="0"/>
        </w:rPr>
        <w:t>n</w:t>
      </w:r>
      <w:r w:rsidR="00235D2A" w:rsidRPr="00235D2A">
        <w:rPr>
          <w:snapToGrid w:val="0"/>
        </w:rPr>
        <w:t xml:space="preserve"> the type of transaction as</w:t>
      </w:r>
      <w:r w:rsidR="00235D2A">
        <w:rPr>
          <w:snapToGrid w:val="0"/>
        </w:rPr>
        <w:t xml:space="preserve"> it</w:t>
      </w:r>
      <w:r w:rsidR="00235D2A" w:rsidRPr="00235D2A">
        <w:rPr>
          <w:snapToGrid w:val="0"/>
        </w:rPr>
        <w:t xml:space="preserve"> follows:</w:t>
      </w:r>
    </w:p>
    <w:p w14:paraId="03CCD421" w14:textId="77777777" w:rsidR="00235D2A" w:rsidRDefault="00235D2A" w:rsidP="00235D2A">
      <w:pPr>
        <w:pStyle w:val="ListParagraph"/>
        <w:autoSpaceDE w:val="0"/>
        <w:autoSpaceDN w:val="0"/>
        <w:adjustRightInd w:val="0"/>
        <w:ind w:left="1080"/>
        <w:rPr>
          <w:rFonts w:ascii="Arial" w:hAnsi="Arial"/>
          <w:snapToGrid w:val="0"/>
          <w:sz w:val="20"/>
          <w:szCs w:val="20"/>
        </w:rPr>
      </w:pPr>
    </w:p>
    <w:p w14:paraId="63F29FCC" w14:textId="77777777" w:rsidR="00235D2A" w:rsidRPr="00E9760F" w:rsidRDefault="00235D2A" w:rsidP="00235D2A">
      <w:pPr>
        <w:pStyle w:val="ListParagraph"/>
        <w:autoSpaceDE w:val="0"/>
        <w:autoSpaceDN w:val="0"/>
        <w:adjustRightInd w:val="0"/>
        <w:ind w:left="1080"/>
        <w:rPr>
          <w:rFonts w:ascii="Arial" w:hAnsi="Arial"/>
          <w:b/>
          <w:snapToGrid w:val="0"/>
          <w:color w:val="538135" w:themeColor="accent3"/>
          <w:sz w:val="20"/>
          <w:szCs w:val="20"/>
        </w:rPr>
      </w:pPr>
      <w:r w:rsidRPr="00E9760F">
        <w:rPr>
          <w:rFonts w:ascii="Arial" w:hAnsi="Arial"/>
          <w:b/>
          <w:snapToGrid w:val="0"/>
          <w:color w:val="538135" w:themeColor="accent3"/>
          <w:sz w:val="20"/>
          <w:szCs w:val="20"/>
        </w:rPr>
        <w:t xml:space="preserve">3-DS or EMV 3-DS </w:t>
      </w:r>
    </w:p>
    <w:p w14:paraId="6DE93C95" w14:textId="77777777" w:rsidR="00104A4E" w:rsidRPr="00E9760F" w:rsidRDefault="00235D2A" w:rsidP="00E9760F">
      <w:pPr>
        <w:autoSpaceDE w:val="0"/>
        <w:autoSpaceDN w:val="0"/>
        <w:adjustRightInd w:val="0"/>
        <w:ind w:left="1080"/>
        <w:rPr>
          <w:snapToGrid w:val="0"/>
        </w:rPr>
      </w:pPr>
      <w:r w:rsidRPr="00E9760F">
        <w:rPr>
          <w:snapToGrid w:val="0"/>
        </w:rPr>
        <w:t>Based on t</w:t>
      </w:r>
      <w:r w:rsidR="00104A4E" w:rsidRPr="00E9760F">
        <w:rPr>
          <w:snapToGrid w:val="0"/>
        </w:rPr>
        <w:t xml:space="preserve">he </w:t>
      </w:r>
      <w:r w:rsidRPr="00E9760F">
        <w:rPr>
          <w:rFonts w:ascii="Arial" w:hAnsi="Arial"/>
          <w:snapToGrid w:val="0"/>
          <w:sz w:val="20"/>
          <w:szCs w:val="20"/>
        </w:rPr>
        <w:t>Accountholder Authentication Value (</w:t>
      </w:r>
      <w:r w:rsidR="00104A4E" w:rsidRPr="00E9760F">
        <w:rPr>
          <w:snapToGrid w:val="0"/>
        </w:rPr>
        <w:t>AAV</w:t>
      </w:r>
      <w:r w:rsidRPr="00E9760F">
        <w:rPr>
          <w:snapToGrid w:val="0"/>
        </w:rPr>
        <w:t>)</w:t>
      </w:r>
      <w:r w:rsidR="00104A4E" w:rsidRPr="00E9760F">
        <w:rPr>
          <w:snapToGrid w:val="0"/>
        </w:rPr>
        <w:t xml:space="preserve"> value </w:t>
      </w:r>
    </w:p>
    <w:p w14:paraId="27C61A6A" w14:textId="77777777" w:rsidR="00235D2A" w:rsidRDefault="00235D2A" w:rsidP="00235D2A">
      <w:pPr>
        <w:pStyle w:val="ListParagraph"/>
        <w:autoSpaceDE w:val="0"/>
        <w:autoSpaceDN w:val="0"/>
        <w:adjustRightInd w:val="0"/>
        <w:ind w:left="1800"/>
        <w:rPr>
          <w:snapToGrid w:val="0"/>
        </w:rPr>
      </w:pPr>
    </w:p>
    <w:p w14:paraId="75F018C4" w14:textId="77777777" w:rsidR="00235D2A" w:rsidRPr="00E9760F" w:rsidRDefault="00235D2A" w:rsidP="00235D2A">
      <w:pPr>
        <w:pStyle w:val="ListParagraph"/>
        <w:autoSpaceDE w:val="0"/>
        <w:autoSpaceDN w:val="0"/>
        <w:adjustRightInd w:val="0"/>
        <w:ind w:left="1080"/>
        <w:rPr>
          <w:rFonts w:ascii="Arial" w:hAnsi="Arial"/>
          <w:b/>
          <w:snapToGrid w:val="0"/>
          <w:color w:val="538135" w:themeColor="accent3"/>
          <w:sz w:val="20"/>
          <w:szCs w:val="20"/>
        </w:rPr>
      </w:pPr>
      <w:r w:rsidRPr="00E9760F">
        <w:rPr>
          <w:rFonts w:ascii="Arial" w:hAnsi="Arial"/>
          <w:b/>
          <w:snapToGrid w:val="0"/>
          <w:color w:val="538135" w:themeColor="accent3"/>
          <w:sz w:val="20"/>
          <w:szCs w:val="20"/>
        </w:rPr>
        <w:t xml:space="preserve">Digital Secure Remote Payment </w:t>
      </w:r>
    </w:p>
    <w:p w14:paraId="16F30341" w14:textId="77777777" w:rsidR="00235D2A" w:rsidRPr="00E9760F" w:rsidRDefault="00235D2A" w:rsidP="00E9760F">
      <w:pPr>
        <w:autoSpaceDE w:val="0"/>
        <w:autoSpaceDN w:val="0"/>
        <w:adjustRightInd w:val="0"/>
        <w:ind w:left="1080"/>
        <w:rPr>
          <w:snapToGrid w:val="0"/>
        </w:rPr>
      </w:pPr>
      <w:r w:rsidRPr="00E9760F">
        <w:rPr>
          <w:snapToGrid w:val="0"/>
        </w:rPr>
        <w:t>Based on the Digital Secure Remote Payment (DSRP) cryptogram</w:t>
      </w:r>
    </w:p>
    <w:p w14:paraId="03D08565" w14:textId="77777777" w:rsidR="00235D2A" w:rsidRDefault="00235D2A" w:rsidP="00235D2A">
      <w:pPr>
        <w:autoSpaceDE w:val="0"/>
        <w:autoSpaceDN w:val="0"/>
        <w:adjustRightInd w:val="0"/>
        <w:rPr>
          <w:snapToGrid w:val="0"/>
        </w:rPr>
      </w:pPr>
    </w:p>
    <w:p w14:paraId="719A30AE" w14:textId="77777777" w:rsidR="00235D2A" w:rsidRPr="00E9760F" w:rsidRDefault="00235D2A" w:rsidP="00235D2A">
      <w:pPr>
        <w:pStyle w:val="ListParagraph"/>
        <w:autoSpaceDE w:val="0"/>
        <w:autoSpaceDN w:val="0"/>
        <w:adjustRightInd w:val="0"/>
        <w:ind w:left="1080"/>
        <w:rPr>
          <w:rFonts w:ascii="Arial" w:hAnsi="Arial"/>
          <w:b/>
          <w:snapToGrid w:val="0"/>
          <w:color w:val="538135" w:themeColor="accent3"/>
          <w:sz w:val="20"/>
          <w:szCs w:val="20"/>
        </w:rPr>
      </w:pPr>
      <w:r w:rsidRPr="00E9760F">
        <w:rPr>
          <w:rFonts w:ascii="Arial" w:hAnsi="Arial"/>
          <w:b/>
          <w:snapToGrid w:val="0"/>
          <w:color w:val="538135" w:themeColor="accent3"/>
          <w:sz w:val="20"/>
          <w:szCs w:val="20"/>
        </w:rPr>
        <w:t>3-DS or EMV 3-DS And DSRP</w:t>
      </w:r>
    </w:p>
    <w:p w14:paraId="434A7DDE" w14:textId="77777777" w:rsidR="00235D2A" w:rsidRPr="00E9760F" w:rsidRDefault="00235D2A" w:rsidP="00E9760F">
      <w:pPr>
        <w:autoSpaceDE w:val="0"/>
        <w:autoSpaceDN w:val="0"/>
        <w:adjustRightInd w:val="0"/>
        <w:ind w:left="1080"/>
        <w:rPr>
          <w:snapToGrid w:val="0"/>
        </w:rPr>
      </w:pPr>
      <w:r w:rsidRPr="00E9760F">
        <w:rPr>
          <w:snapToGrid w:val="0"/>
        </w:rPr>
        <w:t>Based on the Accountholder Authentication Value (AAV) value</w:t>
      </w:r>
    </w:p>
    <w:p w14:paraId="1BCB94D4" w14:textId="77777777" w:rsidR="00E9760F" w:rsidRDefault="00E9760F" w:rsidP="00E9760F">
      <w:pPr>
        <w:autoSpaceDE w:val="0"/>
        <w:autoSpaceDN w:val="0"/>
        <w:adjustRightInd w:val="0"/>
        <w:rPr>
          <w:snapToGrid w:val="0"/>
        </w:rPr>
      </w:pPr>
    </w:p>
    <w:p w14:paraId="6C19410F" w14:textId="77777777" w:rsidR="00E9760F" w:rsidRPr="00E9760F" w:rsidRDefault="00E9760F" w:rsidP="00E9760F">
      <w:pPr>
        <w:autoSpaceDE w:val="0"/>
        <w:autoSpaceDN w:val="0"/>
        <w:adjustRightInd w:val="0"/>
        <w:rPr>
          <w:snapToGrid w:val="0"/>
        </w:rPr>
      </w:pPr>
    </w:p>
    <w:p w14:paraId="1FE1D78F" w14:textId="77777777" w:rsidR="0057102F" w:rsidRPr="00BB58A4" w:rsidRDefault="0057102F" w:rsidP="00E9760F">
      <w:pPr>
        <w:pStyle w:val="Heading3"/>
        <w:rPr>
          <w:snapToGrid w:val="0"/>
        </w:rPr>
      </w:pPr>
      <w:r>
        <w:rPr>
          <w:snapToGrid w:val="0"/>
        </w:rPr>
        <w:t>MasterCard Authentication Collection Indicator Values</w:t>
      </w:r>
    </w:p>
    <w:p w14:paraId="36174D36" w14:textId="77777777" w:rsidR="00264AAE" w:rsidRDefault="00264AAE" w:rsidP="00D36F17">
      <w:pPr>
        <w:autoSpaceDE w:val="0"/>
        <w:autoSpaceDN w:val="0"/>
        <w:adjustRightInd w:val="0"/>
        <w:ind w:left="720"/>
        <w:rPr>
          <w:snapToGrid w:val="0"/>
        </w:rPr>
      </w:pPr>
      <w:r w:rsidRPr="00264AAE">
        <w:rPr>
          <w:snapToGrid w:val="0"/>
        </w:rPr>
        <w:t xml:space="preserve">This field </w:t>
      </w:r>
      <w:r w:rsidR="00341F4B">
        <w:rPr>
          <w:snapToGrid w:val="0"/>
        </w:rPr>
        <w:t xml:space="preserve">is also known as Universal Cardholder Authentication Field (UCAF) and </w:t>
      </w:r>
      <w:r w:rsidRPr="00264AAE">
        <w:rPr>
          <w:snapToGrid w:val="0"/>
        </w:rPr>
        <w:t>identifies whether customer authentication data is supported and</w:t>
      </w:r>
      <w:r>
        <w:rPr>
          <w:snapToGrid w:val="0"/>
        </w:rPr>
        <w:t xml:space="preserve"> </w:t>
      </w:r>
      <w:r w:rsidRPr="00264AAE">
        <w:rPr>
          <w:snapToGrid w:val="0"/>
        </w:rPr>
        <w:t>whether the data is available. Valid values are as follows:</w:t>
      </w:r>
    </w:p>
    <w:p w14:paraId="36F9D64D" w14:textId="77777777" w:rsidR="00341F4B" w:rsidRDefault="00341F4B" w:rsidP="00D36F17">
      <w:pPr>
        <w:autoSpaceDE w:val="0"/>
        <w:autoSpaceDN w:val="0"/>
        <w:adjustRightInd w:val="0"/>
        <w:ind w:left="720"/>
        <w:rPr>
          <w:snapToGrid w:val="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900"/>
        <w:gridCol w:w="8460"/>
      </w:tblGrid>
      <w:tr w:rsidR="00341F4B" w14:paraId="6B78F157" w14:textId="77777777" w:rsidTr="00E9760F">
        <w:trPr>
          <w:tblHeader/>
        </w:trPr>
        <w:tc>
          <w:tcPr>
            <w:tcW w:w="900" w:type="dxa"/>
          </w:tcPr>
          <w:p w14:paraId="299F1EF7" w14:textId="77777777" w:rsidR="00341F4B" w:rsidRPr="00341F4B" w:rsidRDefault="00341F4B" w:rsidP="00631ABE">
            <w:pPr>
              <w:autoSpaceDE w:val="0"/>
              <w:autoSpaceDN w:val="0"/>
              <w:adjustRightInd w:val="0"/>
              <w:spacing w:before="60" w:after="60"/>
              <w:rPr>
                <w:b/>
                <w:snapToGrid w:val="0"/>
              </w:rPr>
            </w:pPr>
            <w:r>
              <w:rPr>
                <w:b/>
                <w:snapToGrid w:val="0"/>
              </w:rPr>
              <w:t>Value</w:t>
            </w:r>
          </w:p>
        </w:tc>
        <w:tc>
          <w:tcPr>
            <w:tcW w:w="8460" w:type="dxa"/>
          </w:tcPr>
          <w:p w14:paraId="5873BF26" w14:textId="77777777" w:rsidR="00341F4B" w:rsidRPr="00341F4B" w:rsidRDefault="00341F4B" w:rsidP="00631ABE">
            <w:pPr>
              <w:autoSpaceDE w:val="0"/>
              <w:autoSpaceDN w:val="0"/>
              <w:adjustRightInd w:val="0"/>
              <w:spacing w:before="60" w:after="60"/>
              <w:rPr>
                <w:b/>
                <w:snapToGrid w:val="0"/>
              </w:rPr>
            </w:pPr>
            <w:r w:rsidRPr="00341F4B">
              <w:rPr>
                <w:b/>
                <w:snapToGrid w:val="0"/>
              </w:rPr>
              <w:t>Description</w:t>
            </w:r>
          </w:p>
        </w:tc>
      </w:tr>
      <w:tr w:rsidR="00341F4B" w14:paraId="705EA378" w14:textId="77777777" w:rsidTr="00E9760F">
        <w:tc>
          <w:tcPr>
            <w:tcW w:w="900" w:type="dxa"/>
          </w:tcPr>
          <w:p w14:paraId="19CF7CF6" w14:textId="77777777" w:rsidR="00341F4B" w:rsidRDefault="00341F4B" w:rsidP="0061472E">
            <w:pPr>
              <w:autoSpaceDE w:val="0"/>
              <w:autoSpaceDN w:val="0"/>
              <w:adjustRightInd w:val="0"/>
              <w:jc w:val="center"/>
              <w:rPr>
                <w:snapToGrid w:val="0"/>
              </w:rPr>
            </w:pPr>
            <w:r>
              <w:rPr>
                <w:snapToGrid w:val="0"/>
              </w:rPr>
              <w:t>0</w:t>
            </w:r>
          </w:p>
        </w:tc>
        <w:tc>
          <w:tcPr>
            <w:tcW w:w="8460" w:type="dxa"/>
          </w:tcPr>
          <w:p w14:paraId="47F9A1A3" w14:textId="77777777" w:rsidR="00341F4B" w:rsidRDefault="00341F4B" w:rsidP="00D36F17">
            <w:pPr>
              <w:autoSpaceDE w:val="0"/>
              <w:autoSpaceDN w:val="0"/>
              <w:adjustRightInd w:val="0"/>
              <w:rPr>
                <w:snapToGrid w:val="0"/>
              </w:rPr>
            </w:pPr>
            <w:r>
              <w:rPr>
                <w:snapToGrid w:val="0"/>
              </w:rPr>
              <w:t>UCAF data collection is not supported by the merchant or a SecureCode/Identity Check merchant has chosen not to undertake SecureCode/Identity Check on this transaction</w:t>
            </w:r>
          </w:p>
          <w:p w14:paraId="4EBAD3DD" w14:textId="77777777" w:rsidR="00341F4B" w:rsidRDefault="00341F4B" w:rsidP="00D36F17">
            <w:pPr>
              <w:autoSpaceDE w:val="0"/>
              <w:autoSpaceDN w:val="0"/>
              <w:adjustRightInd w:val="0"/>
              <w:rPr>
                <w:snapToGrid w:val="0"/>
              </w:rPr>
            </w:pPr>
          </w:p>
        </w:tc>
      </w:tr>
      <w:tr w:rsidR="00341F4B" w14:paraId="640DC318" w14:textId="77777777" w:rsidTr="00E9760F">
        <w:tc>
          <w:tcPr>
            <w:tcW w:w="900" w:type="dxa"/>
          </w:tcPr>
          <w:p w14:paraId="79B218CB" w14:textId="77777777" w:rsidR="00341F4B" w:rsidRDefault="00341F4B" w:rsidP="002707B6">
            <w:pPr>
              <w:autoSpaceDE w:val="0"/>
              <w:autoSpaceDN w:val="0"/>
              <w:adjustRightInd w:val="0"/>
              <w:jc w:val="center"/>
              <w:rPr>
                <w:snapToGrid w:val="0"/>
              </w:rPr>
            </w:pPr>
            <w:r>
              <w:rPr>
                <w:snapToGrid w:val="0"/>
              </w:rPr>
              <w:t>1</w:t>
            </w:r>
          </w:p>
        </w:tc>
        <w:tc>
          <w:tcPr>
            <w:tcW w:w="8460" w:type="dxa"/>
          </w:tcPr>
          <w:p w14:paraId="406E1AA8" w14:textId="77777777" w:rsidR="00341F4B" w:rsidRDefault="00341F4B" w:rsidP="00D36F17">
            <w:pPr>
              <w:autoSpaceDE w:val="0"/>
              <w:autoSpaceDN w:val="0"/>
              <w:adjustRightInd w:val="0"/>
              <w:rPr>
                <w:snapToGrid w:val="0"/>
              </w:rPr>
            </w:pPr>
            <w:r>
              <w:rPr>
                <w:snapToGrid w:val="0"/>
              </w:rPr>
              <w:t>UCAF data collection is supported by the merchant and UCAF data must be present in FID 6 SFID Y and contain an attempt AAV for Mastercard SecureCode/Identity Check</w:t>
            </w:r>
          </w:p>
          <w:p w14:paraId="5B01830F" w14:textId="77777777" w:rsidR="002707B6" w:rsidRDefault="002707B6" w:rsidP="00D36F17">
            <w:pPr>
              <w:autoSpaceDE w:val="0"/>
              <w:autoSpaceDN w:val="0"/>
              <w:adjustRightInd w:val="0"/>
              <w:rPr>
                <w:snapToGrid w:val="0"/>
              </w:rPr>
            </w:pPr>
          </w:p>
        </w:tc>
      </w:tr>
      <w:tr w:rsidR="00341F4B" w:rsidRPr="00D4062D" w14:paraId="6F622ABA" w14:textId="77777777" w:rsidTr="00E9760F">
        <w:tc>
          <w:tcPr>
            <w:tcW w:w="900" w:type="dxa"/>
          </w:tcPr>
          <w:p w14:paraId="7F025817" w14:textId="77777777" w:rsidR="00341F4B" w:rsidRPr="00D4062D" w:rsidRDefault="00341F4B" w:rsidP="002707B6">
            <w:pPr>
              <w:autoSpaceDE w:val="0"/>
              <w:autoSpaceDN w:val="0"/>
              <w:adjustRightInd w:val="0"/>
              <w:jc w:val="center"/>
              <w:rPr>
                <w:snapToGrid w:val="0"/>
              </w:rPr>
            </w:pPr>
            <w:r w:rsidRPr="00D4062D">
              <w:rPr>
                <w:snapToGrid w:val="0"/>
              </w:rPr>
              <w:t>2</w:t>
            </w:r>
          </w:p>
        </w:tc>
        <w:tc>
          <w:tcPr>
            <w:tcW w:w="8460" w:type="dxa"/>
          </w:tcPr>
          <w:p w14:paraId="17FA6B89" w14:textId="77777777" w:rsidR="00341F4B" w:rsidRPr="00D4062D" w:rsidRDefault="00341F4B" w:rsidP="00D36F17">
            <w:pPr>
              <w:autoSpaceDE w:val="0"/>
              <w:autoSpaceDN w:val="0"/>
              <w:adjustRightInd w:val="0"/>
              <w:rPr>
                <w:snapToGrid w:val="0"/>
              </w:rPr>
            </w:pPr>
            <w:r w:rsidRPr="00D4062D">
              <w:rPr>
                <w:snapToGrid w:val="0"/>
              </w:rPr>
              <w:t>UCAF data collection is supported by the merchant, and UCAF data must be present in FID 6 SFID Y and must contain a fully authenticated AAV</w:t>
            </w:r>
          </w:p>
          <w:p w14:paraId="7CFC1FF0" w14:textId="77777777" w:rsidR="00740240" w:rsidRPr="00D4062D" w:rsidRDefault="00740240" w:rsidP="00D36F17">
            <w:pPr>
              <w:autoSpaceDE w:val="0"/>
              <w:autoSpaceDN w:val="0"/>
              <w:adjustRightInd w:val="0"/>
              <w:rPr>
                <w:snapToGrid w:val="0"/>
              </w:rPr>
            </w:pPr>
          </w:p>
        </w:tc>
      </w:tr>
      <w:tr w:rsidR="00740240" w:rsidRPr="00D4062D" w14:paraId="7F136C83" w14:textId="77777777" w:rsidTr="00E9760F">
        <w:tc>
          <w:tcPr>
            <w:tcW w:w="900" w:type="dxa"/>
          </w:tcPr>
          <w:p w14:paraId="240E1B2E" w14:textId="77777777" w:rsidR="00740240" w:rsidRPr="00D4062D" w:rsidRDefault="00740240" w:rsidP="002707B6">
            <w:pPr>
              <w:autoSpaceDE w:val="0"/>
              <w:autoSpaceDN w:val="0"/>
              <w:adjustRightInd w:val="0"/>
              <w:jc w:val="center"/>
              <w:rPr>
                <w:snapToGrid w:val="0"/>
              </w:rPr>
            </w:pPr>
            <w:r w:rsidRPr="00D4062D">
              <w:rPr>
                <w:snapToGrid w:val="0"/>
              </w:rPr>
              <w:t>3</w:t>
            </w:r>
          </w:p>
        </w:tc>
        <w:tc>
          <w:tcPr>
            <w:tcW w:w="8460" w:type="dxa"/>
          </w:tcPr>
          <w:p w14:paraId="4C35860F" w14:textId="77777777" w:rsidR="00740240" w:rsidRPr="00D4062D" w:rsidRDefault="00740240" w:rsidP="00D36F17">
            <w:pPr>
              <w:autoSpaceDE w:val="0"/>
              <w:autoSpaceDN w:val="0"/>
              <w:adjustRightInd w:val="0"/>
              <w:rPr>
                <w:snapToGrid w:val="0"/>
              </w:rPr>
            </w:pPr>
            <w:r w:rsidRPr="00D4062D">
              <w:rPr>
                <w:snapToGrid w:val="0"/>
              </w:rPr>
              <w:t>UCAF data collection is supported by the merchant and UCAF (Mastercard assigned Static Accountholder Authentication Value) data must be present in FID 6 SFID Y</w:t>
            </w:r>
          </w:p>
          <w:p w14:paraId="3C64B8D4" w14:textId="77777777" w:rsidR="00740240" w:rsidRPr="00D4062D" w:rsidRDefault="00740240" w:rsidP="00D36F17">
            <w:pPr>
              <w:autoSpaceDE w:val="0"/>
              <w:autoSpaceDN w:val="0"/>
              <w:adjustRightInd w:val="0"/>
              <w:rPr>
                <w:snapToGrid w:val="0"/>
              </w:rPr>
            </w:pPr>
          </w:p>
        </w:tc>
      </w:tr>
      <w:tr w:rsidR="00740240" w:rsidRPr="00D4062D" w14:paraId="72365BB7" w14:textId="77777777" w:rsidTr="00E9760F">
        <w:tc>
          <w:tcPr>
            <w:tcW w:w="900" w:type="dxa"/>
          </w:tcPr>
          <w:p w14:paraId="2736D314" w14:textId="77777777" w:rsidR="00740240" w:rsidRPr="00D4062D" w:rsidRDefault="00740240" w:rsidP="002707B6">
            <w:pPr>
              <w:autoSpaceDE w:val="0"/>
              <w:autoSpaceDN w:val="0"/>
              <w:adjustRightInd w:val="0"/>
              <w:jc w:val="center"/>
              <w:rPr>
                <w:snapToGrid w:val="0"/>
              </w:rPr>
            </w:pPr>
            <w:r w:rsidRPr="00D4062D">
              <w:rPr>
                <w:snapToGrid w:val="0"/>
              </w:rPr>
              <w:lastRenderedPageBreak/>
              <w:t>4</w:t>
            </w:r>
          </w:p>
        </w:tc>
        <w:tc>
          <w:tcPr>
            <w:tcW w:w="8460" w:type="dxa"/>
          </w:tcPr>
          <w:p w14:paraId="7D4C78E8" w14:textId="77777777" w:rsidR="00740240" w:rsidRPr="00D4062D" w:rsidRDefault="00740240" w:rsidP="00D36F17">
            <w:pPr>
              <w:autoSpaceDE w:val="0"/>
              <w:autoSpaceDN w:val="0"/>
              <w:adjustRightInd w:val="0"/>
              <w:rPr>
                <w:snapToGrid w:val="0"/>
              </w:rPr>
            </w:pPr>
            <w:r w:rsidRPr="00D4062D">
              <w:rPr>
                <w:snapToGrid w:val="0"/>
              </w:rPr>
              <w:t>Merchant has chosen to share authentication data within authorization. UCAF data collection not supported</w:t>
            </w:r>
          </w:p>
          <w:p w14:paraId="79C769E4" w14:textId="77777777" w:rsidR="00740240" w:rsidRPr="00D4062D" w:rsidRDefault="00740240" w:rsidP="00D36F17">
            <w:pPr>
              <w:autoSpaceDE w:val="0"/>
              <w:autoSpaceDN w:val="0"/>
              <w:adjustRightInd w:val="0"/>
              <w:rPr>
                <w:snapToGrid w:val="0"/>
              </w:rPr>
            </w:pPr>
          </w:p>
        </w:tc>
      </w:tr>
      <w:tr w:rsidR="00740240" w:rsidRPr="00D4062D" w14:paraId="7974D4E2" w14:textId="77777777" w:rsidTr="00E9760F">
        <w:tc>
          <w:tcPr>
            <w:tcW w:w="900" w:type="dxa"/>
          </w:tcPr>
          <w:p w14:paraId="2A69807B" w14:textId="77777777" w:rsidR="00740240" w:rsidRPr="00D4062D" w:rsidRDefault="00740240" w:rsidP="002707B6">
            <w:pPr>
              <w:autoSpaceDE w:val="0"/>
              <w:autoSpaceDN w:val="0"/>
              <w:adjustRightInd w:val="0"/>
              <w:jc w:val="center"/>
              <w:rPr>
                <w:snapToGrid w:val="0"/>
              </w:rPr>
            </w:pPr>
            <w:r w:rsidRPr="00D4062D">
              <w:rPr>
                <w:snapToGrid w:val="0"/>
              </w:rPr>
              <w:t>5</w:t>
            </w:r>
          </w:p>
        </w:tc>
        <w:tc>
          <w:tcPr>
            <w:tcW w:w="8460" w:type="dxa"/>
          </w:tcPr>
          <w:p w14:paraId="2C72B20C" w14:textId="77777777" w:rsidR="00740240" w:rsidRPr="00D4062D" w:rsidRDefault="00740240" w:rsidP="00D36F17">
            <w:pPr>
              <w:autoSpaceDE w:val="0"/>
              <w:autoSpaceDN w:val="0"/>
              <w:adjustRightInd w:val="0"/>
              <w:rPr>
                <w:snapToGrid w:val="0"/>
              </w:rPr>
            </w:pPr>
            <w:r w:rsidRPr="00D4062D">
              <w:rPr>
                <w:snapToGrid w:val="0"/>
              </w:rPr>
              <w:t>Issuer Risk Based Decisioning</w:t>
            </w:r>
          </w:p>
          <w:p w14:paraId="47253526" w14:textId="77777777" w:rsidR="00740240" w:rsidRPr="00D4062D" w:rsidRDefault="00740240" w:rsidP="00D36F17">
            <w:pPr>
              <w:autoSpaceDE w:val="0"/>
              <w:autoSpaceDN w:val="0"/>
              <w:adjustRightInd w:val="0"/>
              <w:rPr>
                <w:snapToGrid w:val="0"/>
              </w:rPr>
            </w:pPr>
          </w:p>
        </w:tc>
      </w:tr>
      <w:tr w:rsidR="00740240" w:rsidRPr="00D4062D" w14:paraId="1F24A55A" w14:textId="77777777" w:rsidTr="00E9760F">
        <w:tc>
          <w:tcPr>
            <w:tcW w:w="900" w:type="dxa"/>
          </w:tcPr>
          <w:p w14:paraId="1217D964" w14:textId="77777777" w:rsidR="00740240" w:rsidRPr="00D4062D" w:rsidRDefault="00740240" w:rsidP="002707B6">
            <w:pPr>
              <w:autoSpaceDE w:val="0"/>
              <w:autoSpaceDN w:val="0"/>
              <w:adjustRightInd w:val="0"/>
              <w:jc w:val="center"/>
              <w:rPr>
                <w:snapToGrid w:val="0"/>
              </w:rPr>
            </w:pPr>
            <w:r w:rsidRPr="00D4062D">
              <w:rPr>
                <w:snapToGrid w:val="0"/>
              </w:rPr>
              <w:t>6</w:t>
            </w:r>
          </w:p>
        </w:tc>
        <w:tc>
          <w:tcPr>
            <w:tcW w:w="8460" w:type="dxa"/>
          </w:tcPr>
          <w:p w14:paraId="37FB8B66" w14:textId="77777777" w:rsidR="00740240" w:rsidRDefault="00740240" w:rsidP="00D36F17">
            <w:pPr>
              <w:autoSpaceDE w:val="0"/>
              <w:autoSpaceDN w:val="0"/>
              <w:adjustRightInd w:val="0"/>
              <w:rPr>
                <w:snapToGrid w:val="0"/>
              </w:rPr>
            </w:pPr>
            <w:r w:rsidRPr="00D4062D">
              <w:rPr>
                <w:snapToGrid w:val="0"/>
              </w:rPr>
              <w:t>Merchant Risk Based Decisioning</w:t>
            </w:r>
          </w:p>
          <w:p w14:paraId="481F9920" w14:textId="77777777" w:rsidR="004B35F5" w:rsidRDefault="004B35F5" w:rsidP="00D36F17">
            <w:pPr>
              <w:autoSpaceDE w:val="0"/>
              <w:autoSpaceDN w:val="0"/>
              <w:adjustRightInd w:val="0"/>
              <w:rPr>
                <w:snapToGrid w:val="0"/>
              </w:rPr>
            </w:pPr>
          </w:p>
          <w:p w14:paraId="7F424EFE" w14:textId="77777777" w:rsidR="004B35F5" w:rsidRPr="00D4062D" w:rsidRDefault="004B35F5" w:rsidP="00D36F17">
            <w:pPr>
              <w:autoSpaceDE w:val="0"/>
              <w:autoSpaceDN w:val="0"/>
              <w:adjustRightInd w:val="0"/>
              <w:rPr>
                <w:snapToGrid w:val="0"/>
              </w:rPr>
            </w:pPr>
            <w:r>
              <w:rPr>
                <w:snapToGrid w:val="0"/>
              </w:rPr>
              <w:t>Acquirers must support a value of "6" for Digital Secure Remote Payment (DSRP) transactions participating in the MDES (Mastercard Digital Enablement Service) for Merchants and MDES for Commerce Platforms</w:t>
            </w:r>
          </w:p>
          <w:p w14:paraId="2DDD5578" w14:textId="77777777" w:rsidR="00740240" w:rsidRPr="00D4062D" w:rsidRDefault="00740240" w:rsidP="00D36F17">
            <w:pPr>
              <w:autoSpaceDE w:val="0"/>
              <w:autoSpaceDN w:val="0"/>
              <w:adjustRightInd w:val="0"/>
              <w:rPr>
                <w:snapToGrid w:val="0"/>
              </w:rPr>
            </w:pPr>
          </w:p>
        </w:tc>
      </w:tr>
      <w:tr w:rsidR="00740240" w:rsidRPr="00D4062D" w14:paraId="27D2E5DF" w14:textId="77777777" w:rsidTr="00E9760F">
        <w:tc>
          <w:tcPr>
            <w:tcW w:w="900" w:type="dxa"/>
          </w:tcPr>
          <w:p w14:paraId="5BE82F7B" w14:textId="77777777" w:rsidR="00740240" w:rsidRPr="00D4062D" w:rsidRDefault="00740240" w:rsidP="002707B6">
            <w:pPr>
              <w:autoSpaceDE w:val="0"/>
              <w:autoSpaceDN w:val="0"/>
              <w:adjustRightInd w:val="0"/>
              <w:jc w:val="center"/>
              <w:rPr>
                <w:snapToGrid w:val="0"/>
              </w:rPr>
            </w:pPr>
            <w:r w:rsidRPr="00D4062D">
              <w:rPr>
                <w:snapToGrid w:val="0"/>
              </w:rPr>
              <w:t>7</w:t>
            </w:r>
          </w:p>
        </w:tc>
        <w:tc>
          <w:tcPr>
            <w:tcW w:w="8460" w:type="dxa"/>
          </w:tcPr>
          <w:p w14:paraId="75726DF4" w14:textId="77777777" w:rsidR="0061472E" w:rsidRDefault="00740240" w:rsidP="00D36F17">
            <w:pPr>
              <w:autoSpaceDE w:val="0"/>
              <w:autoSpaceDN w:val="0"/>
              <w:adjustRightInd w:val="0"/>
              <w:rPr>
                <w:snapToGrid w:val="0"/>
              </w:rPr>
            </w:pPr>
            <w:r w:rsidRPr="00D4062D">
              <w:rPr>
                <w:snapToGrid w:val="0"/>
              </w:rPr>
              <w:t xml:space="preserve">Partial shipment or recurring payment. </w:t>
            </w:r>
          </w:p>
          <w:p w14:paraId="41F1158A" w14:textId="77777777" w:rsidR="00D91EF4" w:rsidRPr="00D4062D" w:rsidRDefault="00D91EF4" w:rsidP="00D36F17">
            <w:pPr>
              <w:autoSpaceDE w:val="0"/>
              <w:autoSpaceDN w:val="0"/>
              <w:adjustRightInd w:val="0"/>
              <w:rPr>
                <w:snapToGrid w:val="0"/>
              </w:rPr>
            </w:pPr>
          </w:p>
          <w:p w14:paraId="58D41830" w14:textId="77777777" w:rsidR="00D91EF4" w:rsidRPr="003A28DB" w:rsidRDefault="00740240" w:rsidP="003A28DB">
            <w:pPr>
              <w:autoSpaceDE w:val="0"/>
              <w:autoSpaceDN w:val="0"/>
              <w:adjustRightInd w:val="0"/>
              <w:rPr>
                <w:snapToGrid w:val="0"/>
              </w:rPr>
            </w:pPr>
            <w:r w:rsidRPr="00D91EF4">
              <w:rPr>
                <w:snapToGrid w:val="0"/>
              </w:rPr>
              <w:t>Liability will depend on the original UCAF values provided and matching with the initial transaction</w:t>
            </w:r>
            <w:r w:rsidR="004B35F5">
              <w:rPr>
                <w:snapToGrid w:val="0"/>
              </w:rPr>
              <w:t>.</w:t>
            </w:r>
          </w:p>
          <w:p w14:paraId="5BB0C719" w14:textId="77777777" w:rsidR="004E39BB" w:rsidRPr="003A28DB" w:rsidRDefault="004E39BB" w:rsidP="003A28DB">
            <w:pPr>
              <w:autoSpaceDE w:val="0"/>
              <w:autoSpaceDN w:val="0"/>
              <w:adjustRightInd w:val="0"/>
              <w:rPr>
                <w:snapToGrid w:val="0"/>
              </w:rPr>
            </w:pPr>
          </w:p>
        </w:tc>
      </w:tr>
      <w:tr w:rsidR="00740240" w:rsidRPr="00D4062D" w14:paraId="3D0A35F7" w14:textId="77777777" w:rsidTr="00E9760F">
        <w:tc>
          <w:tcPr>
            <w:tcW w:w="900" w:type="dxa"/>
          </w:tcPr>
          <w:p w14:paraId="60C9630B" w14:textId="77777777" w:rsidR="00740240" w:rsidRPr="00D4062D" w:rsidRDefault="00740240" w:rsidP="002707B6">
            <w:pPr>
              <w:autoSpaceDE w:val="0"/>
              <w:autoSpaceDN w:val="0"/>
              <w:adjustRightInd w:val="0"/>
              <w:jc w:val="center"/>
              <w:rPr>
                <w:snapToGrid w:val="0"/>
              </w:rPr>
            </w:pPr>
            <w:r w:rsidRPr="00D4062D">
              <w:rPr>
                <w:snapToGrid w:val="0"/>
              </w:rPr>
              <w:t>8-9</w:t>
            </w:r>
          </w:p>
        </w:tc>
        <w:tc>
          <w:tcPr>
            <w:tcW w:w="8460" w:type="dxa"/>
          </w:tcPr>
          <w:p w14:paraId="28E97E54" w14:textId="77777777" w:rsidR="00740240" w:rsidRDefault="00740240" w:rsidP="00D36F17">
            <w:pPr>
              <w:autoSpaceDE w:val="0"/>
              <w:autoSpaceDN w:val="0"/>
              <w:adjustRightInd w:val="0"/>
              <w:rPr>
                <w:snapToGrid w:val="0"/>
              </w:rPr>
            </w:pPr>
            <w:r w:rsidRPr="00D4062D">
              <w:rPr>
                <w:snapToGrid w:val="0"/>
              </w:rPr>
              <w:t>Reserved for future use</w:t>
            </w:r>
          </w:p>
          <w:p w14:paraId="20A0347C" w14:textId="77777777" w:rsidR="003A28DB" w:rsidRPr="00D4062D" w:rsidRDefault="003A28DB" w:rsidP="00D36F17">
            <w:pPr>
              <w:autoSpaceDE w:val="0"/>
              <w:autoSpaceDN w:val="0"/>
              <w:adjustRightInd w:val="0"/>
              <w:rPr>
                <w:snapToGrid w:val="0"/>
              </w:rPr>
            </w:pPr>
          </w:p>
        </w:tc>
      </w:tr>
    </w:tbl>
    <w:p w14:paraId="62528E4E" w14:textId="77777777" w:rsidR="00264AAE" w:rsidRDefault="00264AAE" w:rsidP="00264AAE">
      <w:pPr>
        <w:autoSpaceDE w:val="0"/>
        <w:autoSpaceDN w:val="0"/>
        <w:adjustRightInd w:val="0"/>
        <w:rPr>
          <w:snapToGrid w:val="0"/>
        </w:rPr>
      </w:pPr>
    </w:p>
    <w:p w14:paraId="142A43C5" w14:textId="77777777" w:rsidR="00AA0765" w:rsidRPr="00E9760F" w:rsidRDefault="00AA0765" w:rsidP="00AA0765">
      <w:pPr>
        <w:autoSpaceDE w:val="0"/>
        <w:autoSpaceDN w:val="0"/>
        <w:adjustRightInd w:val="0"/>
        <w:ind w:left="720"/>
        <w:rPr>
          <w:b/>
          <w:snapToGrid w:val="0"/>
          <w:color w:val="538135" w:themeColor="accent3"/>
          <w:sz w:val="24"/>
          <w:szCs w:val="24"/>
        </w:rPr>
      </w:pPr>
      <w:r w:rsidRPr="00E9760F">
        <w:rPr>
          <w:b/>
          <w:snapToGrid w:val="0"/>
          <w:color w:val="538135" w:themeColor="accent3"/>
          <w:sz w:val="24"/>
          <w:szCs w:val="24"/>
        </w:rPr>
        <w:t>MasterCard summary of SecureCode and Identity Check</w:t>
      </w:r>
    </w:p>
    <w:p w14:paraId="34769297" w14:textId="77777777" w:rsidR="00AA0765" w:rsidRDefault="00AA0765" w:rsidP="00AA0765">
      <w:pPr>
        <w:autoSpaceDE w:val="0"/>
        <w:autoSpaceDN w:val="0"/>
        <w:adjustRightInd w:val="0"/>
        <w:ind w:left="720"/>
        <w:rPr>
          <w:snapToGrid w:val="0"/>
        </w:rPr>
      </w:pPr>
    </w:p>
    <w:p w14:paraId="43E28345" w14:textId="77777777" w:rsidR="00AA0765" w:rsidRDefault="00AA0765" w:rsidP="00AA0765">
      <w:pPr>
        <w:autoSpaceDE w:val="0"/>
        <w:autoSpaceDN w:val="0"/>
        <w:adjustRightInd w:val="0"/>
        <w:ind w:left="720"/>
        <w:rPr>
          <w:snapToGrid w:val="0"/>
        </w:rPr>
      </w:pPr>
      <w:r>
        <w:rPr>
          <w:snapToGrid w:val="0"/>
        </w:rPr>
        <w:t>Mastercard will run both programs 3DS 1.0 - SecureCode and EMV 3DS (2.0) - Identity Check in parallel until the SecureCode program is retired.</w:t>
      </w:r>
    </w:p>
    <w:p w14:paraId="63D2D4CB" w14:textId="77777777" w:rsidR="00AA0765" w:rsidRDefault="00AA0765" w:rsidP="00AA0765">
      <w:pPr>
        <w:autoSpaceDE w:val="0"/>
        <w:autoSpaceDN w:val="0"/>
        <w:adjustRightInd w:val="0"/>
        <w:ind w:left="720"/>
        <w:rPr>
          <w:snapToGrid w:val="0"/>
        </w:rPr>
      </w:pPr>
    </w:p>
    <w:p w14:paraId="2A3A4AB6" w14:textId="77777777" w:rsidR="00AA0765" w:rsidRDefault="00AA0765" w:rsidP="00AA0765">
      <w:pPr>
        <w:autoSpaceDE w:val="0"/>
        <w:autoSpaceDN w:val="0"/>
        <w:adjustRightInd w:val="0"/>
        <w:ind w:left="720"/>
        <w:rPr>
          <w:snapToGrid w:val="0"/>
        </w:rPr>
      </w:pPr>
      <w:r>
        <w:rPr>
          <w:snapToGrid w:val="0"/>
        </w:rPr>
        <w:t>Below is a summary of the Authentication Collection Indicator used under both authentication programs, Mastercard Identity Check and SecureCode</w:t>
      </w:r>
      <w:r w:rsidR="00BA7E4F">
        <w:rPr>
          <w:snapToGrid w:val="0"/>
        </w:rPr>
        <w:t>.</w:t>
      </w:r>
    </w:p>
    <w:p w14:paraId="1950EF3A" w14:textId="77777777" w:rsidR="00834CA4" w:rsidRDefault="00834CA4" w:rsidP="00AA0765">
      <w:pPr>
        <w:autoSpaceDE w:val="0"/>
        <w:autoSpaceDN w:val="0"/>
        <w:adjustRightInd w:val="0"/>
        <w:ind w:left="720"/>
        <w:rPr>
          <w:snapToGrid w:val="0"/>
        </w:rPr>
      </w:pPr>
    </w:p>
    <w:p w14:paraId="50F64602" w14:textId="77777777" w:rsidR="00834CA4" w:rsidRPr="00BA7E4F" w:rsidRDefault="00834CA4" w:rsidP="00AA0765">
      <w:pPr>
        <w:autoSpaceDE w:val="0"/>
        <w:autoSpaceDN w:val="0"/>
        <w:adjustRightInd w:val="0"/>
        <w:ind w:left="720"/>
        <w:rPr>
          <w:rFonts w:cs="Arial"/>
          <w:snapToGrid w:val="0"/>
        </w:rPr>
      </w:pPr>
      <w:r w:rsidRPr="00BA7E4F">
        <w:rPr>
          <w:rFonts w:cs="Arial"/>
          <w:snapToGrid w:val="0"/>
        </w:rPr>
        <w:t xml:space="preserve">Mastercard introduced new positions 1 and 2 control byte values </w:t>
      </w:r>
      <w:r w:rsidR="00BA7E4F" w:rsidRPr="00BA7E4F">
        <w:rPr>
          <w:rFonts w:cs="Arial"/>
          <w:snapToGrid w:val="0"/>
        </w:rPr>
        <w:t>that will be contained in the SPA2 Identity Check</w:t>
      </w:r>
    </w:p>
    <w:p w14:paraId="12E88E93" w14:textId="77777777" w:rsidR="003560C9" w:rsidRDefault="003560C9" w:rsidP="00AA0765">
      <w:pPr>
        <w:autoSpaceDE w:val="0"/>
        <w:autoSpaceDN w:val="0"/>
        <w:adjustRightInd w:val="0"/>
        <w:ind w:left="720"/>
        <w:rPr>
          <w:snapToGrid w:val="0"/>
        </w:rPr>
      </w:pPr>
    </w:p>
    <w:p w14:paraId="7EB25AB1" w14:textId="77777777" w:rsidR="003560C9" w:rsidRPr="003560C9" w:rsidRDefault="003560C9" w:rsidP="00AA0765">
      <w:pPr>
        <w:autoSpaceDE w:val="0"/>
        <w:autoSpaceDN w:val="0"/>
        <w:adjustRightInd w:val="0"/>
        <w:ind w:left="720"/>
        <w:rPr>
          <w:b/>
          <w:snapToGrid w:val="0"/>
        </w:rPr>
      </w:pPr>
      <w:r w:rsidRPr="003560C9">
        <w:rPr>
          <w:b/>
          <w:snapToGrid w:val="0"/>
        </w:rPr>
        <w:t>Note</w:t>
      </w:r>
    </w:p>
    <w:p w14:paraId="1B4E2879" w14:textId="6F236FEA" w:rsidR="003560C9" w:rsidRDefault="003560C9" w:rsidP="00AA0765">
      <w:pPr>
        <w:autoSpaceDE w:val="0"/>
        <w:autoSpaceDN w:val="0"/>
        <w:adjustRightInd w:val="0"/>
        <w:ind w:left="720"/>
        <w:rPr>
          <w:snapToGrid w:val="0"/>
        </w:rPr>
      </w:pPr>
      <w:r>
        <w:rPr>
          <w:snapToGrid w:val="0"/>
        </w:rPr>
        <w:t xml:space="preserve">If </w:t>
      </w:r>
      <w:r w:rsidR="00D533E5">
        <w:rPr>
          <w:snapToGrid w:val="0"/>
        </w:rPr>
        <w:t xml:space="preserve">in a response message, </w:t>
      </w:r>
      <w:r>
        <w:rPr>
          <w:snapToGrid w:val="0"/>
        </w:rPr>
        <w:t xml:space="preserve">FID 6 SFID V is returned with a value of "0", this means that the transaction was </w:t>
      </w:r>
      <w:r w:rsidR="001E7691">
        <w:rPr>
          <w:snapToGrid w:val="0"/>
        </w:rPr>
        <w:t>downgraded,</w:t>
      </w:r>
      <w:r>
        <w:rPr>
          <w:snapToGrid w:val="0"/>
        </w:rPr>
        <w:t xml:space="preserve"> and it will not be considered a SecureCode or Identity Check transaction.</w:t>
      </w:r>
    </w:p>
    <w:p w14:paraId="20735A4A" w14:textId="77777777" w:rsidR="00AA0765" w:rsidRDefault="00AA0765" w:rsidP="00AA0765">
      <w:pPr>
        <w:autoSpaceDE w:val="0"/>
        <w:autoSpaceDN w:val="0"/>
        <w:adjustRightInd w:val="0"/>
        <w:ind w:left="720"/>
        <w:rPr>
          <w:snapToGrid w:val="0"/>
        </w:rPr>
      </w:pPr>
    </w:p>
    <w:tbl>
      <w:tblPr>
        <w:tblStyle w:val="TableGrid"/>
        <w:tblW w:w="9895" w:type="dxa"/>
        <w:tblInd w:w="720" w:type="dxa"/>
        <w:tblBorders>
          <w:left w:val="none" w:sz="0" w:space="0" w:color="auto"/>
          <w:right w:val="none" w:sz="0" w:space="0" w:color="auto"/>
        </w:tblBorders>
        <w:tblLayout w:type="fixed"/>
        <w:tblLook w:val="04A0" w:firstRow="1" w:lastRow="0" w:firstColumn="1" w:lastColumn="0" w:noHBand="0" w:noVBand="1"/>
      </w:tblPr>
      <w:tblGrid>
        <w:gridCol w:w="985"/>
        <w:gridCol w:w="1080"/>
        <w:gridCol w:w="2790"/>
        <w:gridCol w:w="1170"/>
        <w:gridCol w:w="3870"/>
      </w:tblGrid>
      <w:tr w:rsidR="00AA0765" w:rsidRPr="004234AE" w14:paraId="05B4A171" w14:textId="77777777" w:rsidTr="00E9760F">
        <w:trPr>
          <w:tblHeader/>
        </w:trPr>
        <w:tc>
          <w:tcPr>
            <w:tcW w:w="985" w:type="dxa"/>
          </w:tcPr>
          <w:p w14:paraId="045B826F" w14:textId="77777777" w:rsidR="00AA0765" w:rsidRDefault="00AA0765" w:rsidP="00E9760F">
            <w:pPr>
              <w:autoSpaceDE w:val="0"/>
              <w:autoSpaceDN w:val="0"/>
              <w:adjustRightInd w:val="0"/>
              <w:jc w:val="center"/>
              <w:rPr>
                <w:b/>
                <w:snapToGrid w:val="0"/>
              </w:rPr>
            </w:pPr>
            <w:r w:rsidRPr="004234AE">
              <w:rPr>
                <w:b/>
                <w:snapToGrid w:val="0"/>
              </w:rPr>
              <w:t>Secure</w:t>
            </w:r>
          </w:p>
          <w:p w14:paraId="45A77C9E" w14:textId="77777777" w:rsidR="00AA0765" w:rsidRDefault="00AA0765" w:rsidP="00E9760F">
            <w:pPr>
              <w:autoSpaceDE w:val="0"/>
              <w:autoSpaceDN w:val="0"/>
              <w:adjustRightInd w:val="0"/>
              <w:jc w:val="center"/>
              <w:rPr>
                <w:b/>
                <w:snapToGrid w:val="0"/>
              </w:rPr>
            </w:pPr>
            <w:r w:rsidRPr="004234AE">
              <w:rPr>
                <w:b/>
                <w:snapToGrid w:val="0"/>
              </w:rPr>
              <w:t>Code</w:t>
            </w:r>
          </w:p>
          <w:p w14:paraId="45649E40" w14:textId="77777777" w:rsidR="00AA0765" w:rsidRPr="004234AE" w:rsidRDefault="00AA0765" w:rsidP="00E9760F">
            <w:pPr>
              <w:autoSpaceDE w:val="0"/>
              <w:autoSpaceDN w:val="0"/>
              <w:adjustRightInd w:val="0"/>
              <w:jc w:val="center"/>
              <w:rPr>
                <w:b/>
                <w:snapToGrid w:val="0"/>
              </w:rPr>
            </w:pPr>
            <w:r>
              <w:rPr>
                <w:b/>
                <w:snapToGrid w:val="0"/>
              </w:rPr>
              <w:t>SPA1</w:t>
            </w:r>
          </w:p>
        </w:tc>
        <w:tc>
          <w:tcPr>
            <w:tcW w:w="1080" w:type="dxa"/>
          </w:tcPr>
          <w:p w14:paraId="4017E9D2" w14:textId="77777777" w:rsidR="00AA0765" w:rsidRDefault="00AA0765" w:rsidP="00E9760F">
            <w:pPr>
              <w:autoSpaceDE w:val="0"/>
              <w:autoSpaceDN w:val="0"/>
              <w:adjustRightInd w:val="0"/>
              <w:jc w:val="center"/>
              <w:rPr>
                <w:b/>
                <w:snapToGrid w:val="0"/>
              </w:rPr>
            </w:pPr>
            <w:r w:rsidRPr="004234AE">
              <w:rPr>
                <w:b/>
                <w:snapToGrid w:val="0"/>
              </w:rPr>
              <w:t>Identity Check</w:t>
            </w:r>
          </w:p>
          <w:p w14:paraId="7071FEB1" w14:textId="77777777" w:rsidR="00AA0765" w:rsidRPr="004234AE" w:rsidRDefault="00AA0765" w:rsidP="00E9760F">
            <w:pPr>
              <w:autoSpaceDE w:val="0"/>
              <w:autoSpaceDN w:val="0"/>
              <w:adjustRightInd w:val="0"/>
              <w:jc w:val="center"/>
              <w:rPr>
                <w:b/>
                <w:snapToGrid w:val="0"/>
              </w:rPr>
            </w:pPr>
            <w:r>
              <w:rPr>
                <w:b/>
                <w:snapToGrid w:val="0"/>
              </w:rPr>
              <w:t>SPA2</w:t>
            </w:r>
          </w:p>
        </w:tc>
        <w:tc>
          <w:tcPr>
            <w:tcW w:w="2790" w:type="dxa"/>
          </w:tcPr>
          <w:p w14:paraId="6044D199" w14:textId="77777777" w:rsidR="00AA0765" w:rsidRPr="004234AE" w:rsidRDefault="00AA0765" w:rsidP="00E9760F">
            <w:pPr>
              <w:autoSpaceDE w:val="0"/>
              <w:autoSpaceDN w:val="0"/>
              <w:adjustRightInd w:val="0"/>
              <w:rPr>
                <w:b/>
                <w:snapToGrid w:val="0"/>
              </w:rPr>
            </w:pPr>
            <w:r w:rsidRPr="00E9760F">
              <w:rPr>
                <w:b/>
                <w:snapToGrid w:val="0"/>
              </w:rPr>
              <w:t>Indicates</w:t>
            </w:r>
          </w:p>
        </w:tc>
        <w:tc>
          <w:tcPr>
            <w:tcW w:w="1170" w:type="dxa"/>
          </w:tcPr>
          <w:p w14:paraId="4B29B9D1" w14:textId="77777777" w:rsidR="00AA0765" w:rsidRPr="004234AE" w:rsidRDefault="00AA0765" w:rsidP="00E9760F">
            <w:pPr>
              <w:autoSpaceDE w:val="0"/>
              <w:autoSpaceDN w:val="0"/>
              <w:adjustRightInd w:val="0"/>
              <w:jc w:val="center"/>
              <w:rPr>
                <w:b/>
                <w:snapToGrid w:val="0"/>
              </w:rPr>
            </w:pPr>
            <w:r w:rsidRPr="004234AE">
              <w:rPr>
                <w:b/>
                <w:snapToGrid w:val="0"/>
              </w:rPr>
              <w:t>UCAF Indicator</w:t>
            </w:r>
          </w:p>
          <w:p w14:paraId="1ACA5B99" w14:textId="77777777" w:rsidR="00AA0765" w:rsidRPr="004234AE" w:rsidRDefault="00AA0765" w:rsidP="00E9760F">
            <w:pPr>
              <w:autoSpaceDE w:val="0"/>
              <w:autoSpaceDN w:val="0"/>
              <w:adjustRightInd w:val="0"/>
              <w:jc w:val="center"/>
              <w:rPr>
                <w:b/>
                <w:snapToGrid w:val="0"/>
              </w:rPr>
            </w:pPr>
            <w:r w:rsidRPr="004234AE">
              <w:rPr>
                <w:b/>
                <w:snapToGrid w:val="0"/>
              </w:rPr>
              <w:t>FID 6.V</w:t>
            </w:r>
          </w:p>
        </w:tc>
        <w:tc>
          <w:tcPr>
            <w:tcW w:w="3870" w:type="dxa"/>
          </w:tcPr>
          <w:p w14:paraId="6028B9CC" w14:textId="77777777" w:rsidR="00AA0765" w:rsidRPr="004234AE" w:rsidRDefault="00AA0765" w:rsidP="00E9760F">
            <w:pPr>
              <w:autoSpaceDE w:val="0"/>
              <w:autoSpaceDN w:val="0"/>
              <w:adjustRightInd w:val="0"/>
              <w:jc w:val="center"/>
              <w:rPr>
                <w:b/>
                <w:snapToGrid w:val="0"/>
              </w:rPr>
            </w:pPr>
            <w:r w:rsidRPr="004234AE">
              <w:rPr>
                <w:b/>
                <w:snapToGrid w:val="0"/>
              </w:rPr>
              <w:t>UCAF Data</w:t>
            </w:r>
          </w:p>
          <w:p w14:paraId="156CB050" w14:textId="77777777" w:rsidR="00AA0765" w:rsidRPr="004234AE" w:rsidRDefault="00AA0765" w:rsidP="00E9760F">
            <w:pPr>
              <w:autoSpaceDE w:val="0"/>
              <w:autoSpaceDN w:val="0"/>
              <w:adjustRightInd w:val="0"/>
              <w:jc w:val="center"/>
              <w:rPr>
                <w:b/>
                <w:snapToGrid w:val="0"/>
              </w:rPr>
            </w:pPr>
            <w:r w:rsidRPr="004234AE">
              <w:rPr>
                <w:b/>
                <w:snapToGrid w:val="0"/>
              </w:rPr>
              <w:t>FID 6.Y</w:t>
            </w:r>
          </w:p>
        </w:tc>
      </w:tr>
      <w:tr w:rsidR="00AA0765" w14:paraId="7951D56B" w14:textId="77777777" w:rsidTr="00E9760F">
        <w:tc>
          <w:tcPr>
            <w:tcW w:w="985" w:type="dxa"/>
          </w:tcPr>
          <w:p w14:paraId="7DA21E40" w14:textId="77777777" w:rsidR="00AA0765" w:rsidRDefault="00AA0765" w:rsidP="00926CDE">
            <w:pPr>
              <w:autoSpaceDE w:val="0"/>
              <w:autoSpaceDN w:val="0"/>
              <w:adjustRightInd w:val="0"/>
              <w:jc w:val="center"/>
              <w:rPr>
                <w:snapToGrid w:val="0"/>
              </w:rPr>
            </w:pPr>
            <w:r>
              <w:rPr>
                <w:rFonts w:cstheme="minorHAnsi"/>
              </w:rPr>
              <w:t>h</w:t>
            </w:r>
          </w:p>
        </w:tc>
        <w:tc>
          <w:tcPr>
            <w:tcW w:w="1080" w:type="dxa"/>
          </w:tcPr>
          <w:p w14:paraId="4F6F71EA"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kL</w:t>
            </w:r>
            <w:r w:rsidRPr="002707B6">
              <w:rPr>
                <w:rFonts w:eastAsia="SegoeUI-Identity-H" w:cs="Arial"/>
              </w:rPr>
              <w:t>,</w:t>
            </w:r>
          </w:p>
          <w:p w14:paraId="0171F0CF" w14:textId="77777777" w:rsidR="00AA0765" w:rsidRPr="002707B6" w:rsidRDefault="00AA0765" w:rsidP="00926CDE">
            <w:pPr>
              <w:autoSpaceDE w:val="0"/>
              <w:autoSpaceDN w:val="0"/>
              <w:adjustRightInd w:val="0"/>
              <w:jc w:val="center"/>
              <w:rPr>
                <w:rFonts w:cs="Arial"/>
                <w:bCs/>
              </w:rPr>
            </w:pPr>
            <w:r w:rsidRPr="002707B6">
              <w:rPr>
                <w:rFonts w:cs="Arial"/>
                <w:bCs/>
              </w:rPr>
              <w:t>kM,</w:t>
            </w:r>
          </w:p>
          <w:p w14:paraId="0B2FDDAA" w14:textId="77777777" w:rsidR="00AA0765" w:rsidRDefault="00AA0765" w:rsidP="00926CDE">
            <w:pPr>
              <w:autoSpaceDE w:val="0"/>
              <w:autoSpaceDN w:val="0"/>
              <w:adjustRightInd w:val="0"/>
              <w:jc w:val="center"/>
              <w:rPr>
                <w:rFonts w:eastAsia="SegoeUI-Identity-H" w:cs="Arial"/>
              </w:rPr>
            </w:pPr>
            <w:r w:rsidRPr="002707B6">
              <w:rPr>
                <w:rFonts w:cs="Arial"/>
                <w:bCs/>
              </w:rPr>
              <w:t>kE</w:t>
            </w:r>
            <w:r w:rsidRPr="002707B6">
              <w:rPr>
                <w:rFonts w:eastAsia="SegoeUI-Identity-H" w:cs="Arial"/>
              </w:rPr>
              <w:t>,</w:t>
            </w:r>
          </w:p>
          <w:p w14:paraId="46577988"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kF</w:t>
            </w:r>
          </w:p>
        </w:tc>
        <w:tc>
          <w:tcPr>
            <w:tcW w:w="2790" w:type="dxa"/>
          </w:tcPr>
          <w:p w14:paraId="24DE3348" w14:textId="77777777" w:rsidR="00AA0765" w:rsidRPr="002707B6" w:rsidRDefault="00AA0765" w:rsidP="003028AB">
            <w:pPr>
              <w:pStyle w:val="NoSpacing"/>
            </w:pPr>
            <w:r w:rsidRPr="002707B6">
              <w:t>Attempts processing</w:t>
            </w:r>
          </w:p>
          <w:p w14:paraId="7B621D48" w14:textId="77777777" w:rsidR="00AA0765" w:rsidRDefault="00AA0765" w:rsidP="00926CDE">
            <w:pPr>
              <w:autoSpaceDE w:val="0"/>
              <w:autoSpaceDN w:val="0"/>
              <w:adjustRightInd w:val="0"/>
              <w:rPr>
                <w:snapToGrid w:val="0"/>
              </w:rPr>
            </w:pPr>
          </w:p>
        </w:tc>
        <w:tc>
          <w:tcPr>
            <w:tcW w:w="1170" w:type="dxa"/>
          </w:tcPr>
          <w:p w14:paraId="7E0A41F9" w14:textId="77777777" w:rsidR="00AA0765" w:rsidRDefault="00AA0765" w:rsidP="00926CDE">
            <w:pPr>
              <w:autoSpaceDE w:val="0"/>
              <w:autoSpaceDN w:val="0"/>
              <w:adjustRightInd w:val="0"/>
              <w:jc w:val="center"/>
              <w:rPr>
                <w:snapToGrid w:val="0"/>
              </w:rPr>
            </w:pPr>
            <w:r w:rsidRPr="002707B6">
              <w:rPr>
                <w:rFonts w:cs="Arial"/>
              </w:rPr>
              <w:t>1</w:t>
            </w:r>
          </w:p>
        </w:tc>
        <w:tc>
          <w:tcPr>
            <w:tcW w:w="3870" w:type="dxa"/>
          </w:tcPr>
          <w:p w14:paraId="6A91E02C" w14:textId="77777777" w:rsidR="00AA0765" w:rsidRPr="002707B6" w:rsidRDefault="00AA0765" w:rsidP="003028AB">
            <w:pPr>
              <w:pStyle w:val="NoSpacing"/>
            </w:pPr>
            <w:r w:rsidRPr="002707B6">
              <w:t>UCAF data collection is supported by the merchant, and the UCAF data must be present.</w:t>
            </w:r>
            <w:r>
              <w:t xml:space="preserve"> </w:t>
            </w:r>
            <w:r w:rsidRPr="002707B6">
              <w:t xml:space="preserve">It contains an </w:t>
            </w:r>
            <w:r>
              <w:t xml:space="preserve">attempted </w:t>
            </w:r>
            <w:r w:rsidRPr="002707B6">
              <w:t>AAV.</w:t>
            </w:r>
          </w:p>
        </w:tc>
      </w:tr>
      <w:tr w:rsidR="00AA0765" w14:paraId="3E001F45" w14:textId="77777777" w:rsidTr="00E9760F">
        <w:tc>
          <w:tcPr>
            <w:tcW w:w="985" w:type="dxa"/>
          </w:tcPr>
          <w:p w14:paraId="5375571E" w14:textId="77777777" w:rsidR="00AA0765" w:rsidRPr="00D80FA2" w:rsidRDefault="00AA0765" w:rsidP="00926CDE">
            <w:pPr>
              <w:autoSpaceDE w:val="0"/>
              <w:autoSpaceDN w:val="0"/>
              <w:adjustRightInd w:val="0"/>
              <w:jc w:val="center"/>
              <w:rPr>
                <w:rFonts w:cstheme="minorHAnsi"/>
              </w:rPr>
            </w:pPr>
            <w:r w:rsidRPr="002707B6">
              <w:rPr>
                <w:rFonts w:cs="Arial"/>
              </w:rPr>
              <w:lastRenderedPageBreak/>
              <w:t>j</w:t>
            </w:r>
          </w:p>
        </w:tc>
        <w:tc>
          <w:tcPr>
            <w:tcW w:w="1080" w:type="dxa"/>
          </w:tcPr>
          <w:p w14:paraId="579BED71"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kA</w:t>
            </w:r>
            <w:r w:rsidRPr="002707B6">
              <w:rPr>
                <w:rFonts w:eastAsia="SegoeUI-Identity-H" w:cs="Arial"/>
              </w:rPr>
              <w:t>,</w:t>
            </w:r>
          </w:p>
          <w:p w14:paraId="13F0F633"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kB</w:t>
            </w:r>
            <w:r w:rsidRPr="002707B6">
              <w:rPr>
                <w:rFonts w:eastAsia="SegoeUI-Identity-H" w:cs="Arial"/>
              </w:rPr>
              <w:t>,</w:t>
            </w:r>
          </w:p>
          <w:p w14:paraId="1E21B674"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kG</w:t>
            </w:r>
            <w:r w:rsidRPr="002707B6">
              <w:rPr>
                <w:rFonts w:eastAsia="SegoeUI-Identity-H" w:cs="Arial"/>
              </w:rPr>
              <w:t>,</w:t>
            </w:r>
          </w:p>
          <w:p w14:paraId="0E615543" w14:textId="77777777" w:rsidR="00AA0765" w:rsidRPr="002707B6" w:rsidRDefault="00AA0765" w:rsidP="00926CDE">
            <w:pPr>
              <w:autoSpaceDE w:val="0"/>
              <w:autoSpaceDN w:val="0"/>
              <w:adjustRightInd w:val="0"/>
              <w:jc w:val="center"/>
              <w:rPr>
                <w:rFonts w:cs="Arial"/>
                <w:bCs/>
              </w:rPr>
            </w:pPr>
            <w:r w:rsidRPr="002707B6">
              <w:rPr>
                <w:rFonts w:cs="Arial"/>
                <w:bCs/>
              </w:rPr>
              <w:t>kH</w:t>
            </w:r>
          </w:p>
        </w:tc>
        <w:tc>
          <w:tcPr>
            <w:tcW w:w="2790" w:type="dxa"/>
          </w:tcPr>
          <w:p w14:paraId="4710AC01" w14:textId="77777777" w:rsidR="00AA0765" w:rsidRPr="002707B6" w:rsidRDefault="00AA0765" w:rsidP="003028AB">
            <w:pPr>
              <w:pStyle w:val="NoSpacing"/>
            </w:pPr>
            <w:r w:rsidRPr="002707B6">
              <w:t>ACS processed</w:t>
            </w:r>
          </w:p>
          <w:p w14:paraId="65A372D6" w14:textId="77777777" w:rsidR="00AA0765" w:rsidRPr="002707B6" w:rsidRDefault="00AA0765" w:rsidP="003028AB">
            <w:pPr>
              <w:pStyle w:val="NoSpacing"/>
            </w:pPr>
          </w:p>
        </w:tc>
        <w:tc>
          <w:tcPr>
            <w:tcW w:w="1170" w:type="dxa"/>
          </w:tcPr>
          <w:p w14:paraId="4A7958BA" w14:textId="77777777" w:rsidR="00AA0765" w:rsidRPr="002707B6" w:rsidRDefault="00AA0765" w:rsidP="00926CDE">
            <w:pPr>
              <w:autoSpaceDE w:val="0"/>
              <w:autoSpaceDN w:val="0"/>
              <w:adjustRightInd w:val="0"/>
              <w:jc w:val="center"/>
              <w:rPr>
                <w:rFonts w:cs="Arial"/>
              </w:rPr>
            </w:pPr>
            <w:r w:rsidRPr="002707B6">
              <w:rPr>
                <w:rFonts w:cs="Arial"/>
              </w:rPr>
              <w:t>2</w:t>
            </w:r>
          </w:p>
        </w:tc>
        <w:tc>
          <w:tcPr>
            <w:tcW w:w="3870" w:type="dxa"/>
          </w:tcPr>
          <w:p w14:paraId="2C4DC15F" w14:textId="77777777" w:rsidR="00AA0765" w:rsidRPr="002707B6" w:rsidRDefault="00AA0765" w:rsidP="003028AB">
            <w:pPr>
              <w:pStyle w:val="NoSpacing"/>
            </w:pPr>
            <w:r w:rsidRPr="002707B6">
              <w:t>UCAF data collection is supported by the merchant and UCAF data must be present.</w:t>
            </w:r>
            <w:r>
              <w:t xml:space="preserve"> </w:t>
            </w:r>
            <w:r w:rsidRPr="002707B6">
              <w:t>It must contain a fully authenticated AAV.</w:t>
            </w:r>
          </w:p>
        </w:tc>
      </w:tr>
      <w:tr w:rsidR="00AA0765" w14:paraId="2EF434A1" w14:textId="77777777" w:rsidTr="00E9760F">
        <w:tc>
          <w:tcPr>
            <w:tcW w:w="985" w:type="dxa"/>
          </w:tcPr>
          <w:p w14:paraId="25BC7807" w14:textId="77777777" w:rsidR="00AA0765" w:rsidRPr="002707B6" w:rsidRDefault="00AA0765" w:rsidP="00926CDE">
            <w:pPr>
              <w:autoSpaceDE w:val="0"/>
              <w:autoSpaceDN w:val="0"/>
              <w:adjustRightInd w:val="0"/>
              <w:jc w:val="center"/>
              <w:rPr>
                <w:rFonts w:cs="Arial"/>
              </w:rPr>
            </w:pPr>
            <w:r w:rsidRPr="002707B6">
              <w:rPr>
                <w:rFonts w:cs="Arial"/>
              </w:rPr>
              <w:t>j</w:t>
            </w:r>
          </w:p>
        </w:tc>
        <w:tc>
          <w:tcPr>
            <w:tcW w:w="1080" w:type="dxa"/>
          </w:tcPr>
          <w:p w14:paraId="4A5575D7"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kC</w:t>
            </w:r>
            <w:r w:rsidRPr="002707B6">
              <w:rPr>
                <w:rFonts w:eastAsia="SegoeUI-Identity-H" w:cs="Arial"/>
              </w:rPr>
              <w:t>,</w:t>
            </w:r>
          </w:p>
          <w:p w14:paraId="4B969604"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kD</w:t>
            </w:r>
            <w:r w:rsidRPr="002707B6">
              <w:rPr>
                <w:rFonts w:eastAsia="SegoeUI-Identity-H" w:cs="Arial"/>
              </w:rPr>
              <w:t>,</w:t>
            </w:r>
          </w:p>
          <w:p w14:paraId="6B05FA48" w14:textId="77777777" w:rsidR="00AA0765" w:rsidRPr="002707B6" w:rsidRDefault="00AA0765" w:rsidP="00926CDE">
            <w:pPr>
              <w:autoSpaceDE w:val="0"/>
              <w:autoSpaceDN w:val="0"/>
              <w:adjustRightInd w:val="0"/>
              <w:jc w:val="center"/>
              <w:rPr>
                <w:rFonts w:eastAsia="SegoeUI-Identity-H" w:cs="Arial"/>
              </w:rPr>
            </w:pPr>
            <w:r w:rsidRPr="002707B6">
              <w:rPr>
                <w:rFonts w:cs="Arial"/>
                <w:bCs/>
              </w:rPr>
              <w:t>kJ</w:t>
            </w:r>
            <w:r w:rsidRPr="002707B6">
              <w:rPr>
                <w:rFonts w:eastAsia="SegoeUI-Identity-H" w:cs="Arial"/>
              </w:rPr>
              <w:t>,</w:t>
            </w:r>
          </w:p>
          <w:p w14:paraId="5F5F8C66" w14:textId="77777777" w:rsidR="00AA0765" w:rsidRPr="002707B6" w:rsidRDefault="00AA0765" w:rsidP="00926CDE">
            <w:pPr>
              <w:autoSpaceDE w:val="0"/>
              <w:autoSpaceDN w:val="0"/>
              <w:adjustRightInd w:val="0"/>
              <w:jc w:val="center"/>
              <w:rPr>
                <w:rFonts w:cs="Arial"/>
                <w:bCs/>
              </w:rPr>
            </w:pPr>
            <w:r w:rsidRPr="002707B6">
              <w:rPr>
                <w:rFonts w:cs="Arial"/>
                <w:bCs/>
              </w:rPr>
              <w:t>kK</w:t>
            </w:r>
          </w:p>
        </w:tc>
        <w:tc>
          <w:tcPr>
            <w:tcW w:w="2790" w:type="dxa"/>
          </w:tcPr>
          <w:p w14:paraId="6F9A02CA" w14:textId="77777777" w:rsidR="00AA0765" w:rsidRPr="002707B6" w:rsidRDefault="00AA0765" w:rsidP="003028AB">
            <w:pPr>
              <w:pStyle w:val="NoSpacing"/>
            </w:pPr>
            <w:r w:rsidRPr="002707B6">
              <w:t>ACS Stand-in processed</w:t>
            </w:r>
          </w:p>
        </w:tc>
        <w:tc>
          <w:tcPr>
            <w:tcW w:w="1170" w:type="dxa"/>
          </w:tcPr>
          <w:p w14:paraId="0269E224" w14:textId="77777777" w:rsidR="00AA0765" w:rsidRPr="002707B6" w:rsidRDefault="00AA0765" w:rsidP="00926CDE">
            <w:pPr>
              <w:autoSpaceDE w:val="0"/>
              <w:autoSpaceDN w:val="0"/>
              <w:adjustRightInd w:val="0"/>
              <w:jc w:val="center"/>
              <w:rPr>
                <w:rFonts w:cs="Arial"/>
              </w:rPr>
            </w:pPr>
            <w:r w:rsidRPr="002707B6">
              <w:rPr>
                <w:rFonts w:cs="Arial"/>
              </w:rPr>
              <w:t>2</w:t>
            </w:r>
          </w:p>
        </w:tc>
        <w:tc>
          <w:tcPr>
            <w:tcW w:w="3870" w:type="dxa"/>
          </w:tcPr>
          <w:p w14:paraId="33154224" w14:textId="77777777" w:rsidR="00AA0765" w:rsidRPr="002707B6" w:rsidRDefault="00AA0765" w:rsidP="003028AB">
            <w:pPr>
              <w:pStyle w:val="NoSpacing"/>
            </w:pPr>
            <w:r w:rsidRPr="002707B6">
              <w:t>UCAF data collection is supported by the merchant and UCAF data must be present.</w:t>
            </w:r>
          </w:p>
          <w:p w14:paraId="5197285C" w14:textId="77777777" w:rsidR="00AA0765" w:rsidRPr="002707B6" w:rsidRDefault="00AA0765" w:rsidP="003028AB">
            <w:pPr>
              <w:pStyle w:val="NoSpacing"/>
            </w:pPr>
            <w:r w:rsidRPr="002707B6">
              <w:t>It must contain a fully authenticated AAV.</w:t>
            </w:r>
          </w:p>
        </w:tc>
      </w:tr>
      <w:tr w:rsidR="00AA0765" w14:paraId="1BC28519" w14:textId="77777777" w:rsidTr="00E9760F">
        <w:tc>
          <w:tcPr>
            <w:tcW w:w="985" w:type="dxa"/>
          </w:tcPr>
          <w:p w14:paraId="6993CAD8" w14:textId="77777777" w:rsidR="00AA0765" w:rsidRPr="002707B6" w:rsidRDefault="0061472E" w:rsidP="00926CDE">
            <w:pPr>
              <w:autoSpaceDE w:val="0"/>
              <w:autoSpaceDN w:val="0"/>
              <w:adjustRightInd w:val="0"/>
              <w:jc w:val="center"/>
              <w:rPr>
                <w:rFonts w:cs="Arial"/>
              </w:rPr>
            </w:pPr>
            <w:r>
              <w:rPr>
                <w:rFonts w:cs="Arial"/>
              </w:rPr>
              <w:t>n/a</w:t>
            </w:r>
          </w:p>
        </w:tc>
        <w:tc>
          <w:tcPr>
            <w:tcW w:w="1080" w:type="dxa"/>
          </w:tcPr>
          <w:p w14:paraId="65D9AFCF" w14:textId="77777777" w:rsidR="00AA0765" w:rsidRPr="002707B6" w:rsidRDefault="00AA0765" w:rsidP="00926CDE">
            <w:pPr>
              <w:autoSpaceDE w:val="0"/>
              <w:autoSpaceDN w:val="0"/>
              <w:adjustRightInd w:val="0"/>
              <w:jc w:val="center"/>
              <w:rPr>
                <w:rFonts w:cs="Arial"/>
                <w:bCs/>
              </w:rPr>
            </w:pPr>
            <w:r w:rsidRPr="002707B6">
              <w:rPr>
                <w:rFonts w:cs="Arial"/>
                <w:bCs/>
              </w:rPr>
              <w:t>kN</w:t>
            </w:r>
          </w:p>
        </w:tc>
        <w:tc>
          <w:tcPr>
            <w:tcW w:w="2790" w:type="dxa"/>
          </w:tcPr>
          <w:p w14:paraId="6B3A9541" w14:textId="77777777" w:rsidR="00AA0765" w:rsidRPr="002707B6" w:rsidRDefault="00AA0765" w:rsidP="003028AB">
            <w:pPr>
              <w:pStyle w:val="NoSpacing"/>
            </w:pPr>
            <w:r w:rsidRPr="002707B6">
              <w:t>Not authenticated – Acquirer exemption</w:t>
            </w:r>
          </w:p>
        </w:tc>
        <w:tc>
          <w:tcPr>
            <w:tcW w:w="1170" w:type="dxa"/>
          </w:tcPr>
          <w:p w14:paraId="417CBE86" w14:textId="77777777" w:rsidR="00AA0765" w:rsidRPr="002707B6" w:rsidRDefault="00AA0765" w:rsidP="00926CDE">
            <w:pPr>
              <w:autoSpaceDE w:val="0"/>
              <w:autoSpaceDN w:val="0"/>
              <w:adjustRightInd w:val="0"/>
              <w:jc w:val="center"/>
              <w:rPr>
                <w:rFonts w:cs="Arial"/>
              </w:rPr>
            </w:pPr>
            <w:r w:rsidRPr="002707B6">
              <w:rPr>
                <w:rFonts w:cs="Arial"/>
              </w:rPr>
              <w:t>6</w:t>
            </w:r>
          </w:p>
        </w:tc>
        <w:tc>
          <w:tcPr>
            <w:tcW w:w="3870" w:type="dxa"/>
          </w:tcPr>
          <w:p w14:paraId="69A5E156" w14:textId="77777777" w:rsidR="00AA0765" w:rsidRPr="002707B6" w:rsidRDefault="00AA0765" w:rsidP="003028AB">
            <w:pPr>
              <w:pStyle w:val="NoSpacing"/>
            </w:pPr>
            <w:r w:rsidRPr="002707B6">
              <w:t>Merchant Risk Based Decisioning</w:t>
            </w:r>
          </w:p>
        </w:tc>
      </w:tr>
      <w:tr w:rsidR="00AA0765" w14:paraId="2610F7D4" w14:textId="77777777" w:rsidTr="00E9760F">
        <w:tc>
          <w:tcPr>
            <w:tcW w:w="985" w:type="dxa"/>
          </w:tcPr>
          <w:p w14:paraId="1078D64B" w14:textId="77777777" w:rsidR="00AA0765" w:rsidRPr="002707B6" w:rsidRDefault="0061472E" w:rsidP="00926CDE">
            <w:pPr>
              <w:autoSpaceDE w:val="0"/>
              <w:autoSpaceDN w:val="0"/>
              <w:adjustRightInd w:val="0"/>
              <w:jc w:val="center"/>
              <w:rPr>
                <w:rFonts w:cs="Arial"/>
              </w:rPr>
            </w:pPr>
            <w:r>
              <w:rPr>
                <w:rFonts w:cs="Arial"/>
              </w:rPr>
              <w:t>n/a</w:t>
            </w:r>
          </w:p>
        </w:tc>
        <w:tc>
          <w:tcPr>
            <w:tcW w:w="1080" w:type="dxa"/>
          </w:tcPr>
          <w:p w14:paraId="06C1B64B" w14:textId="77777777" w:rsidR="00AA0765" w:rsidRPr="002707B6" w:rsidRDefault="00AA0765" w:rsidP="00926CDE">
            <w:pPr>
              <w:autoSpaceDE w:val="0"/>
              <w:autoSpaceDN w:val="0"/>
              <w:adjustRightInd w:val="0"/>
              <w:jc w:val="center"/>
              <w:rPr>
                <w:rFonts w:cs="Arial"/>
                <w:bCs/>
              </w:rPr>
            </w:pPr>
            <w:r w:rsidRPr="002707B6">
              <w:rPr>
                <w:rFonts w:cs="Arial"/>
                <w:bCs/>
              </w:rPr>
              <w:t>kO</w:t>
            </w:r>
          </w:p>
        </w:tc>
        <w:tc>
          <w:tcPr>
            <w:tcW w:w="2790" w:type="dxa"/>
          </w:tcPr>
          <w:p w14:paraId="507B13D1" w14:textId="77777777" w:rsidR="00AA0765" w:rsidRPr="002707B6" w:rsidRDefault="00AA0765" w:rsidP="003028AB">
            <w:pPr>
              <w:pStyle w:val="NoSpacing"/>
            </w:pPr>
            <w:r w:rsidRPr="002707B6">
              <w:t>Authenticated-Frictionless recurring payment/split shipment</w:t>
            </w:r>
          </w:p>
        </w:tc>
        <w:tc>
          <w:tcPr>
            <w:tcW w:w="1170" w:type="dxa"/>
          </w:tcPr>
          <w:p w14:paraId="1CB41816" w14:textId="77777777" w:rsidR="00AA0765" w:rsidRPr="002707B6" w:rsidRDefault="00AA0765" w:rsidP="00926CDE">
            <w:pPr>
              <w:autoSpaceDE w:val="0"/>
              <w:autoSpaceDN w:val="0"/>
              <w:adjustRightInd w:val="0"/>
              <w:jc w:val="center"/>
              <w:rPr>
                <w:rFonts w:cs="Arial"/>
              </w:rPr>
            </w:pPr>
            <w:r w:rsidRPr="002707B6">
              <w:rPr>
                <w:rFonts w:cs="Arial"/>
              </w:rPr>
              <w:t>7</w:t>
            </w:r>
          </w:p>
        </w:tc>
        <w:tc>
          <w:tcPr>
            <w:tcW w:w="3870" w:type="dxa"/>
          </w:tcPr>
          <w:p w14:paraId="440CD1B1" w14:textId="77777777" w:rsidR="00AA0765" w:rsidRPr="002707B6" w:rsidRDefault="00AA0765" w:rsidP="003028AB">
            <w:pPr>
              <w:pStyle w:val="NoSpacing"/>
            </w:pPr>
            <w:r w:rsidRPr="002707B6">
              <w:t>UCAF data collection is supported by the merchant, and UCAF data must be present.</w:t>
            </w:r>
          </w:p>
          <w:p w14:paraId="3AD55B01" w14:textId="77777777" w:rsidR="00AA0765" w:rsidRPr="002707B6" w:rsidRDefault="00AA0765" w:rsidP="003028AB">
            <w:pPr>
              <w:pStyle w:val="NoSpacing"/>
            </w:pPr>
            <w:r w:rsidRPr="002707B6">
              <w:t>Recurring transaction was successfully authenticated by either the ACS or Mastercard RBA</w:t>
            </w:r>
          </w:p>
        </w:tc>
      </w:tr>
      <w:tr w:rsidR="00AA0765" w14:paraId="368D9008" w14:textId="77777777" w:rsidTr="00E9760F">
        <w:tc>
          <w:tcPr>
            <w:tcW w:w="985" w:type="dxa"/>
          </w:tcPr>
          <w:p w14:paraId="740037E9" w14:textId="77777777" w:rsidR="00AA0765" w:rsidRPr="002707B6" w:rsidRDefault="0061472E" w:rsidP="00926CDE">
            <w:pPr>
              <w:autoSpaceDE w:val="0"/>
              <w:autoSpaceDN w:val="0"/>
              <w:adjustRightInd w:val="0"/>
              <w:jc w:val="center"/>
              <w:rPr>
                <w:rFonts w:cs="Arial"/>
              </w:rPr>
            </w:pPr>
            <w:r>
              <w:rPr>
                <w:rFonts w:cs="Arial"/>
              </w:rPr>
              <w:t>n/a</w:t>
            </w:r>
          </w:p>
        </w:tc>
        <w:tc>
          <w:tcPr>
            <w:tcW w:w="1080" w:type="dxa"/>
          </w:tcPr>
          <w:p w14:paraId="476DD2D1" w14:textId="77777777" w:rsidR="00AA0765" w:rsidRPr="002707B6" w:rsidRDefault="00AA0765" w:rsidP="00926CDE">
            <w:pPr>
              <w:autoSpaceDE w:val="0"/>
              <w:autoSpaceDN w:val="0"/>
              <w:adjustRightInd w:val="0"/>
              <w:jc w:val="center"/>
              <w:rPr>
                <w:rFonts w:cs="Arial"/>
                <w:bCs/>
              </w:rPr>
            </w:pPr>
            <w:r w:rsidRPr="002707B6">
              <w:rPr>
                <w:rFonts w:cs="Arial"/>
                <w:bCs/>
              </w:rPr>
              <w:t>kP</w:t>
            </w:r>
          </w:p>
        </w:tc>
        <w:tc>
          <w:tcPr>
            <w:tcW w:w="2790" w:type="dxa"/>
          </w:tcPr>
          <w:p w14:paraId="5B3D686D" w14:textId="77777777" w:rsidR="00AA0765" w:rsidRPr="002707B6" w:rsidRDefault="00AA0765" w:rsidP="003028AB">
            <w:pPr>
              <w:pStyle w:val="NoSpacing"/>
            </w:pPr>
            <w:r w:rsidRPr="002707B6">
              <w:t>Authenticated-Challenge-First recurring payment transaction</w:t>
            </w:r>
          </w:p>
        </w:tc>
        <w:tc>
          <w:tcPr>
            <w:tcW w:w="1170" w:type="dxa"/>
          </w:tcPr>
          <w:p w14:paraId="5DDC08E5" w14:textId="77777777" w:rsidR="00AA0765" w:rsidRPr="002707B6" w:rsidRDefault="00AA0765" w:rsidP="00926CDE">
            <w:pPr>
              <w:autoSpaceDE w:val="0"/>
              <w:autoSpaceDN w:val="0"/>
              <w:adjustRightInd w:val="0"/>
              <w:jc w:val="center"/>
              <w:rPr>
                <w:rFonts w:cs="Arial"/>
              </w:rPr>
            </w:pPr>
            <w:r w:rsidRPr="002707B6">
              <w:rPr>
                <w:rFonts w:cs="Arial"/>
              </w:rPr>
              <w:t>7</w:t>
            </w:r>
          </w:p>
        </w:tc>
        <w:tc>
          <w:tcPr>
            <w:tcW w:w="3870" w:type="dxa"/>
          </w:tcPr>
          <w:p w14:paraId="5D4E173A" w14:textId="77777777" w:rsidR="00AA0765" w:rsidRPr="002707B6" w:rsidRDefault="00AA0765" w:rsidP="003028AB">
            <w:pPr>
              <w:pStyle w:val="NoSpacing"/>
            </w:pPr>
            <w:r w:rsidRPr="002707B6">
              <w:t>UCAF data collection is supported by the merchant, and UCAF data must be present.</w:t>
            </w:r>
          </w:p>
          <w:p w14:paraId="17DDE457" w14:textId="77777777" w:rsidR="00AA0765" w:rsidRPr="002707B6" w:rsidRDefault="00AA0765" w:rsidP="003028AB">
            <w:pPr>
              <w:pStyle w:val="NoSpacing"/>
            </w:pPr>
            <w:r w:rsidRPr="00834CA4">
              <w:rPr>
                <w:b/>
              </w:rPr>
              <w:t>Recurring</w:t>
            </w:r>
            <w:r w:rsidRPr="002707B6">
              <w:t xml:space="preserve"> transaction is the </w:t>
            </w:r>
            <w:r w:rsidRPr="00834CA4">
              <w:rPr>
                <w:b/>
              </w:rPr>
              <w:t>first in a series</w:t>
            </w:r>
            <w:r w:rsidRPr="002707B6">
              <w:t xml:space="preserve"> and was successfully authenticated by the ACS using SCA</w:t>
            </w:r>
          </w:p>
        </w:tc>
      </w:tr>
    </w:tbl>
    <w:p w14:paraId="6FDB661C" w14:textId="77777777" w:rsidR="00AA0765" w:rsidRDefault="00AA0765" w:rsidP="00AA0765">
      <w:pPr>
        <w:autoSpaceDE w:val="0"/>
        <w:autoSpaceDN w:val="0"/>
        <w:adjustRightInd w:val="0"/>
        <w:ind w:left="720"/>
        <w:rPr>
          <w:snapToGrid w:val="0"/>
        </w:rPr>
      </w:pPr>
    </w:p>
    <w:p w14:paraId="4EE92CE4" w14:textId="77777777" w:rsidR="00834CA4" w:rsidRPr="00834CA4" w:rsidRDefault="00834CA4" w:rsidP="003028AB">
      <w:pPr>
        <w:pStyle w:val="NoSpacing"/>
      </w:pPr>
      <w:r w:rsidRPr="00834CA4">
        <w:t>Acronyms:</w:t>
      </w:r>
    </w:p>
    <w:p w14:paraId="626C163F" w14:textId="77777777" w:rsidR="00834CA4" w:rsidRPr="00834CA4" w:rsidRDefault="00834CA4" w:rsidP="003028AB">
      <w:pPr>
        <w:pStyle w:val="NoSpacing"/>
      </w:pPr>
      <w:r w:rsidRPr="00834CA4">
        <w:t>SLI</w:t>
      </w:r>
      <w:r>
        <w:tab/>
      </w:r>
      <w:r w:rsidRPr="00834CA4">
        <w:t>Security Level Indicator</w:t>
      </w:r>
    </w:p>
    <w:p w14:paraId="679E4C8C" w14:textId="77777777" w:rsidR="00834CA4" w:rsidRPr="00834CA4" w:rsidRDefault="00834CA4" w:rsidP="003028AB">
      <w:pPr>
        <w:pStyle w:val="NoSpacing"/>
      </w:pPr>
      <w:r w:rsidRPr="00834CA4">
        <w:t>UCAF</w:t>
      </w:r>
      <w:r>
        <w:tab/>
      </w:r>
      <w:r w:rsidRPr="00834CA4">
        <w:t>Universal Cardholder Authentication Field</w:t>
      </w:r>
    </w:p>
    <w:p w14:paraId="3EEB72A6" w14:textId="77777777" w:rsidR="00834CA4" w:rsidRPr="00834CA4" w:rsidRDefault="00834CA4" w:rsidP="003028AB">
      <w:pPr>
        <w:pStyle w:val="NoSpacing"/>
      </w:pPr>
      <w:r w:rsidRPr="00834CA4">
        <w:t>AAV</w:t>
      </w:r>
      <w:r>
        <w:tab/>
      </w:r>
      <w:r w:rsidRPr="00834CA4">
        <w:t>Accountholder Authentication Value</w:t>
      </w:r>
    </w:p>
    <w:p w14:paraId="699A1156" w14:textId="77777777" w:rsidR="00834CA4" w:rsidRPr="00834CA4" w:rsidRDefault="00834CA4" w:rsidP="003028AB">
      <w:pPr>
        <w:pStyle w:val="NoSpacing"/>
      </w:pPr>
      <w:r w:rsidRPr="00834CA4">
        <w:t>SPA</w:t>
      </w:r>
      <w:r>
        <w:tab/>
      </w:r>
      <w:r w:rsidRPr="00834CA4">
        <w:t>Secure Payment Application (SPA) algorithm</w:t>
      </w:r>
    </w:p>
    <w:p w14:paraId="5697F193" w14:textId="77777777" w:rsidR="00834CA4" w:rsidRPr="00834CA4" w:rsidRDefault="00834CA4" w:rsidP="003028AB">
      <w:pPr>
        <w:pStyle w:val="NoSpacing"/>
      </w:pPr>
      <w:r w:rsidRPr="00834CA4">
        <w:t>RBA</w:t>
      </w:r>
      <w:r>
        <w:tab/>
      </w:r>
      <w:r w:rsidRPr="00834CA4">
        <w:t>Risk Based Authentication</w:t>
      </w:r>
    </w:p>
    <w:p w14:paraId="1E1B6C5F" w14:textId="77777777" w:rsidR="00834CA4" w:rsidRPr="00834CA4" w:rsidRDefault="00834CA4" w:rsidP="003028AB">
      <w:pPr>
        <w:pStyle w:val="NoSpacing"/>
      </w:pPr>
      <w:r w:rsidRPr="00834CA4">
        <w:t>SCA</w:t>
      </w:r>
      <w:r>
        <w:tab/>
      </w:r>
      <w:r w:rsidRPr="00834CA4">
        <w:t>Strong Customer Authentication</w:t>
      </w:r>
    </w:p>
    <w:p w14:paraId="1D19356E" w14:textId="77777777" w:rsidR="00AA0765" w:rsidRPr="00834CA4" w:rsidRDefault="00834CA4" w:rsidP="003028AB">
      <w:pPr>
        <w:pStyle w:val="NoSpacing"/>
      </w:pPr>
      <w:r w:rsidRPr="00834CA4">
        <w:t>ACS</w:t>
      </w:r>
      <w:r>
        <w:tab/>
      </w:r>
      <w:r w:rsidRPr="00834CA4">
        <w:t>Access Control Server</w:t>
      </w:r>
    </w:p>
    <w:p w14:paraId="6B238A49" w14:textId="77777777" w:rsidR="0028679A" w:rsidRPr="00264AAE" w:rsidRDefault="0028679A" w:rsidP="00264AAE">
      <w:pPr>
        <w:autoSpaceDE w:val="0"/>
        <w:autoSpaceDN w:val="0"/>
        <w:adjustRightInd w:val="0"/>
        <w:ind w:left="720" w:firstLine="720"/>
        <w:rPr>
          <w:snapToGrid w:val="0"/>
        </w:rPr>
      </w:pPr>
    </w:p>
    <w:p w14:paraId="4D7CFDBE" w14:textId="77777777" w:rsidR="003C3453" w:rsidRPr="00D36F17" w:rsidRDefault="00D36F17" w:rsidP="00D36F17">
      <w:pPr>
        <w:autoSpaceDE w:val="0"/>
        <w:autoSpaceDN w:val="0"/>
        <w:adjustRightInd w:val="0"/>
        <w:ind w:left="720"/>
        <w:rPr>
          <w:b/>
          <w:snapToGrid w:val="0"/>
        </w:rPr>
      </w:pPr>
      <w:r>
        <w:rPr>
          <w:b/>
          <w:snapToGrid w:val="0"/>
        </w:rPr>
        <w:t>For use in Host 1 messages only.</w:t>
      </w:r>
    </w:p>
    <w:p w14:paraId="4F1F392A" w14:textId="77777777" w:rsidR="00D36F17" w:rsidRDefault="00D36F17" w:rsidP="00D36F17">
      <w:pPr>
        <w:autoSpaceDE w:val="0"/>
        <w:autoSpaceDN w:val="0"/>
        <w:adjustRightInd w:val="0"/>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683E68" w14:paraId="04F9C7B2" w14:textId="77777777" w:rsidTr="00381703">
        <w:tc>
          <w:tcPr>
            <w:tcW w:w="2335" w:type="dxa"/>
          </w:tcPr>
          <w:p w14:paraId="7BE0E39C" w14:textId="77777777" w:rsidR="00683E68" w:rsidRDefault="00683E68" w:rsidP="00381703">
            <w:pPr>
              <w:spacing w:after="120"/>
              <w:rPr>
                <w:b/>
                <w:snapToGrid w:val="0"/>
              </w:rPr>
            </w:pPr>
            <w:r>
              <w:rPr>
                <w:b/>
                <w:snapToGrid w:val="0"/>
              </w:rPr>
              <w:t>Request</w:t>
            </w:r>
          </w:p>
        </w:tc>
        <w:tc>
          <w:tcPr>
            <w:tcW w:w="7105" w:type="dxa"/>
          </w:tcPr>
          <w:p w14:paraId="7D88D253" w14:textId="77777777" w:rsidR="00683E68" w:rsidRDefault="00683E68" w:rsidP="00381703">
            <w:pPr>
              <w:rPr>
                <w:b/>
                <w:snapToGrid w:val="0"/>
              </w:rPr>
            </w:pPr>
            <w:r w:rsidRPr="00264AAE">
              <w:rPr>
                <w:snapToGrid w:val="0"/>
              </w:rPr>
              <w:t>Optional. Fixed length of 1 byte.</w:t>
            </w:r>
          </w:p>
        </w:tc>
      </w:tr>
      <w:tr w:rsidR="00683E68" w14:paraId="1EFC255D" w14:textId="77777777" w:rsidTr="00381703">
        <w:tc>
          <w:tcPr>
            <w:tcW w:w="2335" w:type="dxa"/>
          </w:tcPr>
          <w:p w14:paraId="7D6EAFC8" w14:textId="77777777" w:rsidR="00683E68" w:rsidRDefault="00683E68" w:rsidP="00381703">
            <w:pPr>
              <w:spacing w:after="120"/>
              <w:rPr>
                <w:b/>
                <w:snapToGrid w:val="0"/>
              </w:rPr>
            </w:pPr>
            <w:r>
              <w:rPr>
                <w:b/>
                <w:snapToGrid w:val="0"/>
              </w:rPr>
              <w:t>Response</w:t>
            </w:r>
          </w:p>
        </w:tc>
        <w:tc>
          <w:tcPr>
            <w:tcW w:w="7105" w:type="dxa"/>
          </w:tcPr>
          <w:p w14:paraId="1A5A8DBC" w14:textId="77777777" w:rsidR="00683E68" w:rsidRPr="008F0357" w:rsidRDefault="00683E68" w:rsidP="00381703">
            <w:pPr>
              <w:rPr>
                <w:b/>
                <w:bCs/>
                <w:snapToGrid w:val="0"/>
              </w:rPr>
            </w:pPr>
            <w:r w:rsidRPr="00264AAE">
              <w:rPr>
                <w:snapToGrid w:val="0"/>
              </w:rPr>
              <w:t>Optional. Fixed length of 1 byte.</w:t>
            </w:r>
          </w:p>
        </w:tc>
      </w:tr>
      <w:tr w:rsidR="00683E68" w14:paraId="41BB0988" w14:textId="77777777" w:rsidTr="00381703">
        <w:tc>
          <w:tcPr>
            <w:tcW w:w="2335" w:type="dxa"/>
          </w:tcPr>
          <w:p w14:paraId="4A321FE0" w14:textId="77777777" w:rsidR="00683E68" w:rsidRDefault="00683E68" w:rsidP="00381703">
            <w:pPr>
              <w:spacing w:after="120"/>
              <w:rPr>
                <w:b/>
                <w:snapToGrid w:val="0"/>
              </w:rPr>
            </w:pPr>
            <w:r w:rsidRPr="00FB4BC9">
              <w:rPr>
                <w:rFonts w:cs="Arial"/>
                <w:b/>
                <w:bCs/>
                <w:lang w:val="en-CA"/>
              </w:rPr>
              <w:t>Internal Field</w:t>
            </w:r>
          </w:p>
        </w:tc>
        <w:tc>
          <w:tcPr>
            <w:tcW w:w="7105" w:type="dxa"/>
          </w:tcPr>
          <w:p w14:paraId="7FFDABF6" w14:textId="77777777" w:rsidR="00683E68" w:rsidRDefault="00683E68" w:rsidP="00381703">
            <w:pPr>
              <w:rPr>
                <w:b/>
                <w:snapToGrid w:val="0"/>
              </w:rPr>
            </w:pPr>
            <w:r w:rsidRPr="00C35EC8">
              <w:rPr>
                <w:rFonts w:cs="Arial"/>
                <w:lang w:val="en-CA"/>
              </w:rPr>
              <w:t>BASE24-pos Release 5.1 token</w:t>
            </w:r>
          </w:p>
        </w:tc>
      </w:tr>
    </w:tbl>
    <w:p w14:paraId="3F698856" w14:textId="77777777" w:rsidR="00683E68" w:rsidRDefault="00683E68" w:rsidP="00D36F17">
      <w:pPr>
        <w:autoSpaceDE w:val="0"/>
        <w:autoSpaceDN w:val="0"/>
        <w:adjustRightInd w:val="0"/>
        <w:ind w:left="720"/>
        <w:rPr>
          <w:b/>
          <w:snapToGrid w:val="0"/>
        </w:rPr>
      </w:pPr>
    </w:p>
    <w:p w14:paraId="4EA03497" w14:textId="77777777" w:rsidR="004B35F5" w:rsidRDefault="004B35F5" w:rsidP="001248B6">
      <w:pPr>
        <w:autoSpaceDE w:val="0"/>
        <w:autoSpaceDN w:val="0"/>
        <w:adjustRightInd w:val="0"/>
        <w:rPr>
          <w:snapToGrid w:val="0"/>
        </w:rPr>
      </w:pPr>
    </w:p>
    <w:p w14:paraId="730E6D87" w14:textId="77777777" w:rsidR="00C662E1" w:rsidRDefault="00C662E1" w:rsidP="00847896">
      <w:pPr>
        <w:pStyle w:val="Heading2"/>
        <w:rPr>
          <w:snapToGrid w:val="0"/>
        </w:rPr>
      </w:pPr>
      <w:bookmarkStart w:id="2690" w:name="_Toc30407739"/>
      <w:bookmarkStart w:id="2691" w:name="_Toc126079302"/>
      <w:r>
        <w:rPr>
          <w:snapToGrid w:val="0"/>
        </w:rPr>
        <w:t>SFID W – CAVV/A</w:t>
      </w:r>
      <w:r w:rsidR="00474C45">
        <w:rPr>
          <w:snapToGrid w:val="0"/>
        </w:rPr>
        <w:t>A</w:t>
      </w:r>
      <w:r>
        <w:rPr>
          <w:snapToGrid w:val="0"/>
        </w:rPr>
        <w:t>V/AEVV Result Code</w:t>
      </w:r>
      <w:bookmarkEnd w:id="2690"/>
      <w:bookmarkEnd w:id="2691"/>
    </w:p>
    <w:p w14:paraId="0B8CCABC" w14:textId="77777777" w:rsidR="001248B6" w:rsidRDefault="0031675F" w:rsidP="005922C5">
      <w:pPr>
        <w:autoSpaceDE w:val="0"/>
        <w:autoSpaceDN w:val="0"/>
        <w:adjustRightInd w:val="0"/>
        <w:ind w:left="720"/>
        <w:rPr>
          <w:snapToGrid w:val="0"/>
        </w:rPr>
      </w:pPr>
      <w:r>
        <w:rPr>
          <w:snapToGrid w:val="0"/>
        </w:rPr>
        <w:t xml:space="preserve">The CAVV/AAV/AEVV </w:t>
      </w:r>
      <w:r w:rsidR="001248B6">
        <w:rPr>
          <w:snapToGrid w:val="0"/>
        </w:rPr>
        <w:t xml:space="preserve">result code indicates the </w:t>
      </w:r>
      <w:r>
        <w:rPr>
          <w:snapToGrid w:val="0"/>
        </w:rPr>
        <w:t xml:space="preserve">result of the CAVV (Visa and Discover </w:t>
      </w:r>
      <w:r w:rsidR="001248B6">
        <w:rPr>
          <w:snapToGrid w:val="0"/>
        </w:rPr>
        <w:t>)</w:t>
      </w:r>
      <w:r w:rsidR="00C67E50">
        <w:rPr>
          <w:snapToGrid w:val="0"/>
        </w:rPr>
        <w:t xml:space="preserve"> </w:t>
      </w:r>
      <w:r>
        <w:rPr>
          <w:snapToGrid w:val="0"/>
        </w:rPr>
        <w:t xml:space="preserve">or AEVV (Amex) </w:t>
      </w:r>
      <w:r w:rsidR="001248B6">
        <w:rPr>
          <w:snapToGrid w:val="0"/>
        </w:rPr>
        <w:t>validation</w:t>
      </w:r>
      <w:r w:rsidR="001248B6" w:rsidRPr="00264AAE">
        <w:rPr>
          <w:snapToGrid w:val="0"/>
        </w:rPr>
        <w:t>. Valid values are as follows:</w:t>
      </w:r>
    </w:p>
    <w:p w14:paraId="334A36FC" w14:textId="77777777" w:rsidR="0031675F" w:rsidRDefault="0031675F" w:rsidP="001248B6">
      <w:pPr>
        <w:autoSpaceDE w:val="0"/>
        <w:autoSpaceDN w:val="0"/>
        <w:adjustRightInd w:val="0"/>
        <w:rPr>
          <w:snapToGrid w:val="0"/>
        </w:rPr>
      </w:pPr>
    </w:p>
    <w:p w14:paraId="412C2D3A" w14:textId="77777777" w:rsidR="00702BB6" w:rsidRPr="00702BB6" w:rsidRDefault="00702BB6" w:rsidP="00702BB6">
      <w:pPr>
        <w:autoSpaceDE w:val="0"/>
        <w:autoSpaceDN w:val="0"/>
        <w:adjustRightInd w:val="0"/>
        <w:ind w:left="720"/>
        <w:rPr>
          <w:b/>
          <w:snapToGrid w:val="0"/>
        </w:rPr>
      </w:pPr>
      <w:r w:rsidRPr="00702BB6">
        <w:rPr>
          <w:b/>
          <w:snapToGrid w:val="0"/>
        </w:rPr>
        <w:t>Acronym</w:t>
      </w:r>
      <w:r w:rsidRPr="00702BB6">
        <w:rPr>
          <w:b/>
          <w:snapToGrid w:val="0"/>
        </w:rPr>
        <w:tab/>
      </w:r>
      <w:r>
        <w:rPr>
          <w:b/>
          <w:snapToGrid w:val="0"/>
        </w:rPr>
        <w:t>Description</w:t>
      </w:r>
      <w:r>
        <w:rPr>
          <w:b/>
          <w:snapToGrid w:val="0"/>
        </w:rPr>
        <w:tab/>
      </w:r>
      <w:r>
        <w:rPr>
          <w:b/>
          <w:snapToGrid w:val="0"/>
        </w:rPr>
        <w:tab/>
      </w:r>
      <w:r>
        <w:rPr>
          <w:b/>
          <w:snapToGrid w:val="0"/>
        </w:rPr>
        <w:tab/>
      </w:r>
      <w:r>
        <w:rPr>
          <w:b/>
          <w:snapToGrid w:val="0"/>
        </w:rPr>
        <w:tab/>
      </w:r>
      <w:r w:rsidRPr="00702BB6">
        <w:rPr>
          <w:b/>
          <w:snapToGrid w:val="0"/>
        </w:rPr>
        <w:tab/>
      </w:r>
      <w:r w:rsidR="00C67E50">
        <w:rPr>
          <w:b/>
          <w:snapToGrid w:val="0"/>
        </w:rPr>
        <w:tab/>
      </w:r>
      <w:r w:rsidRPr="00702BB6">
        <w:rPr>
          <w:b/>
          <w:snapToGrid w:val="0"/>
        </w:rPr>
        <w:t>Payment Networ</w:t>
      </w:r>
      <w:r>
        <w:rPr>
          <w:b/>
          <w:snapToGrid w:val="0"/>
        </w:rPr>
        <w:t>k</w:t>
      </w:r>
    </w:p>
    <w:p w14:paraId="56CFCF14" w14:textId="77777777" w:rsidR="0031675F" w:rsidRPr="00264AAE" w:rsidRDefault="00702BB6" w:rsidP="00702BB6">
      <w:pPr>
        <w:autoSpaceDE w:val="0"/>
        <w:autoSpaceDN w:val="0"/>
        <w:adjustRightInd w:val="0"/>
        <w:ind w:left="720"/>
        <w:rPr>
          <w:snapToGrid w:val="0"/>
        </w:rPr>
      </w:pPr>
      <w:r>
        <w:rPr>
          <w:snapToGrid w:val="0"/>
        </w:rPr>
        <w:t>CAVV</w:t>
      </w:r>
      <w:r>
        <w:rPr>
          <w:snapToGrid w:val="0"/>
        </w:rPr>
        <w:tab/>
      </w:r>
      <w:r w:rsidR="0031675F">
        <w:rPr>
          <w:snapToGrid w:val="0"/>
        </w:rPr>
        <w:tab/>
        <w:t>Cardholder Authentication Verification Value</w:t>
      </w:r>
      <w:r>
        <w:rPr>
          <w:snapToGrid w:val="0"/>
        </w:rPr>
        <w:tab/>
        <w:t>Visa and Discover</w:t>
      </w:r>
    </w:p>
    <w:p w14:paraId="7D481744" w14:textId="77777777" w:rsidR="001248B6" w:rsidRDefault="00702BB6" w:rsidP="00702BB6">
      <w:pPr>
        <w:autoSpaceDE w:val="0"/>
        <w:autoSpaceDN w:val="0"/>
        <w:adjustRightInd w:val="0"/>
        <w:ind w:left="720"/>
        <w:rPr>
          <w:snapToGrid w:val="0"/>
        </w:rPr>
      </w:pPr>
      <w:r>
        <w:rPr>
          <w:snapToGrid w:val="0"/>
        </w:rPr>
        <w:t>A</w:t>
      </w:r>
      <w:r w:rsidR="00474C45">
        <w:rPr>
          <w:snapToGrid w:val="0"/>
        </w:rPr>
        <w:t>A</w:t>
      </w:r>
      <w:r>
        <w:rPr>
          <w:snapToGrid w:val="0"/>
        </w:rPr>
        <w:t>V</w:t>
      </w:r>
      <w:r>
        <w:rPr>
          <w:snapToGrid w:val="0"/>
        </w:rPr>
        <w:tab/>
      </w:r>
      <w:r>
        <w:rPr>
          <w:snapToGrid w:val="0"/>
        </w:rPr>
        <w:tab/>
        <w:t>Accountholder Authentication Value</w:t>
      </w:r>
      <w:r>
        <w:rPr>
          <w:snapToGrid w:val="0"/>
        </w:rPr>
        <w:tab/>
      </w:r>
      <w:r>
        <w:rPr>
          <w:snapToGrid w:val="0"/>
        </w:rPr>
        <w:tab/>
      </w:r>
    </w:p>
    <w:p w14:paraId="51B18636" w14:textId="77777777" w:rsidR="00702BB6" w:rsidRDefault="00702BB6" w:rsidP="00702BB6">
      <w:pPr>
        <w:autoSpaceDE w:val="0"/>
        <w:autoSpaceDN w:val="0"/>
        <w:adjustRightInd w:val="0"/>
        <w:ind w:left="720"/>
        <w:rPr>
          <w:snapToGrid w:val="0"/>
        </w:rPr>
      </w:pPr>
      <w:r>
        <w:rPr>
          <w:snapToGrid w:val="0"/>
        </w:rPr>
        <w:t>AEVV</w:t>
      </w:r>
      <w:r>
        <w:rPr>
          <w:snapToGrid w:val="0"/>
        </w:rPr>
        <w:tab/>
      </w:r>
      <w:r>
        <w:rPr>
          <w:snapToGrid w:val="0"/>
        </w:rPr>
        <w:tab/>
        <w:t>American Express Verification Value</w:t>
      </w:r>
      <w:r>
        <w:rPr>
          <w:snapToGrid w:val="0"/>
        </w:rPr>
        <w:tab/>
      </w:r>
      <w:r>
        <w:rPr>
          <w:snapToGrid w:val="0"/>
        </w:rPr>
        <w:tab/>
      </w:r>
      <w:r w:rsidR="00C67E50">
        <w:rPr>
          <w:snapToGrid w:val="0"/>
        </w:rPr>
        <w:tab/>
      </w:r>
      <w:r>
        <w:rPr>
          <w:snapToGrid w:val="0"/>
        </w:rPr>
        <w:t>Amex</w:t>
      </w:r>
    </w:p>
    <w:p w14:paraId="22769EDC" w14:textId="77777777" w:rsidR="0009233A" w:rsidRDefault="0009233A" w:rsidP="001248B6">
      <w:pPr>
        <w:autoSpaceDE w:val="0"/>
        <w:autoSpaceDN w:val="0"/>
        <w:adjustRightInd w:val="0"/>
        <w:rPr>
          <w:snapToGrid w:val="0"/>
        </w:rPr>
      </w:pPr>
    </w:p>
    <w:p w14:paraId="3BB91E36" w14:textId="77777777" w:rsidR="007053A8" w:rsidRDefault="007053A8" w:rsidP="00C67E50">
      <w:pPr>
        <w:pStyle w:val="Heading3"/>
        <w:rPr>
          <w:snapToGrid w:val="0"/>
        </w:rPr>
      </w:pPr>
      <w:r w:rsidRPr="007053A8">
        <w:rPr>
          <w:snapToGrid w:val="0"/>
        </w:rPr>
        <w:t>Visa CAVV Results Code</w:t>
      </w:r>
    </w:p>
    <w:p w14:paraId="47C8D19D" w14:textId="77777777" w:rsidR="007053A8" w:rsidRPr="007053A8" w:rsidRDefault="007053A8" w:rsidP="007053A8">
      <w:pPr>
        <w:autoSpaceDE w:val="0"/>
        <w:autoSpaceDN w:val="0"/>
        <w:adjustRightInd w:val="0"/>
        <w:ind w:left="720"/>
        <w:rPr>
          <w:b/>
          <w:snapToGrid w:val="0"/>
        </w:rPr>
      </w:pPr>
    </w:p>
    <w:tbl>
      <w:tblPr>
        <w:tblStyle w:val="TableGrid"/>
        <w:tblW w:w="0" w:type="auto"/>
        <w:tblInd w:w="1440" w:type="dxa"/>
        <w:tblBorders>
          <w:left w:val="none" w:sz="0" w:space="0" w:color="auto"/>
          <w:right w:val="none" w:sz="0" w:space="0" w:color="auto"/>
        </w:tblBorders>
        <w:tblLook w:val="04A0" w:firstRow="1" w:lastRow="0" w:firstColumn="1" w:lastColumn="0" w:noHBand="0" w:noVBand="1"/>
      </w:tblPr>
      <w:tblGrid>
        <w:gridCol w:w="806"/>
        <w:gridCol w:w="6367"/>
      </w:tblGrid>
      <w:tr w:rsidR="007053A8" w:rsidRPr="007053A8" w14:paraId="359B6925" w14:textId="77777777" w:rsidTr="00C67E50">
        <w:tc>
          <w:tcPr>
            <w:tcW w:w="806" w:type="dxa"/>
          </w:tcPr>
          <w:p w14:paraId="7E1E3F42" w14:textId="77777777" w:rsidR="007053A8" w:rsidRPr="007053A8" w:rsidRDefault="007053A8" w:rsidP="00631ABE">
            <w:pPr>
              <w:autoSpaceDE w:val="0"/>
              <w:autoSpaceDN w:val="0"/>
              <w:adjustRightInd w:val="0"/>
              <w:spacing w:before="60" w:after="60"/>
              <w:rPr>
                <w:b/>
                <w:snapToGrid w:val="0"/>
              </w:rPr>
            </w:pPr>
            <w:r w:rsidRPr="007053A8">
              <w:rPr>
                <w:b/>
                <w:snapToGrid w:val="0"/>
              </w:rPr>
              <w:t>Code</w:t>
            </w:r>
          </w:p>
        </w:tc>
        <w:tc>
          <w:tcPr>
            <w:tcW w:w="6367" w:type="dxa"/>
          </w:tcPr>
          <w:p w14:paraId="696DD543" w14:textId="77777777" w:rsidR="007053A8" w:rsidRPr="007053A8" w:rsidRDefault="007053A8" w:rsidP="00631ABE">
            <w:pPr>
              <w:autoSpaceDE w:val="0"/>
              <w:autoSpaceDN w:val="0"/>
              <w:adjustRightInd w:val="0"/>
              <w:spacing w:before="60" w:after="60"/>
              <w:rPr>
                <w:b/>
                <w:snapToGrid w:val="0"/>
              </w:rPr>
            </w:pPr>
            <w:r w:rsidRPr="007053A8">
              <w:rPr>
                <w:b/>
                <w:snapToGrid w:val="0"/>
              </w:rPr>
              <w:t>Description</w:t>
            </w:r>
          </w:p>
        </w:tc>
      </w:tr>
      <w:tr w:rsidR="007053A8" w:rsidRPr="007053A8" w14:paraId="0C41E6D4" w14:textId="77777777" w:rsidTr="00C67E50">
        <w:tc>
          <w:tcPr>
            <w:tcW w:w="806" w:type="dxa"/>
          </w:tcPr>
          <w:p w14:paraId="261D894F"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Blank</w:t>
            </w:r>
          </w:p>
        </w:tc>
        <w:tc>
          <w:tcPr>
            <w:tcW w:w="6367" w:type="dxa"/>
          </w:tcPr>
          <w:p w14:paraId="56295F82" w14:textId="77777777" w:rsidR="007053A8" w:rsidRPr="007053A8" w:rsidRDefault="007053A8" w:rsidP="006E1C7A">
            <w:pPr>
              <w:autoSpaceDE w:val="0"/>
              <w:autoSpaceDN w:val="0"/>
              <w:adjustRightInd w:val="0"/>
              <w:rPr>
                <w:rFonts w:cs="Arial"/>
                <w:snapToGrid w:val="0"/>
              </w:rPr>
            </w:pPr>
            <w:r w:rsidRPr="007053A8">
              <w:rPr>
                <w:rFonts w:cs="Arial"/>
                <w:snapToGrid w:val="0"/>
              </w:rPr>
              <w:t xml:space="preserve">CAVV not present or CAVV not verified, issuer has </w:t>
            </w:r>
            <w:r w:rsidR="006E1C7A">
              <w:rPr>
                <w:rFonts w:cs="Arial"/>
                <w:snapToGrid w:val="0"/>
              </w:rPr>
              <w:t xml:space="preserve">not </w:t>
            </w:r>
            <w:r w:rsidRPr="007053A8">
              <w:rPr>
                <w:rFonts w:cs="Arial"/>
                <w:snapToGrid w:val="0"/>
              </w:rPr>
              <w:t>selected CAVV verification option</w:t>
            </w:r>
          </w:p>
        </w:tc>
      </w:tr>
      <w:tr w:rsidR="007053A8" w:rsidRPr="007053A8" w14:paraId="700073E0" w14:textId="77777777" w:rsidTr="00C67E50">
        <w:tc>
          <w:tcPr>
            <w:tcW w:w="806" w:type="dxa"/>
          </w:tcPr>
          <w:p w14:paraId="57411C5F"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0</w:t>
            </w:r>
          </w:p>
        </w:tc>
        <w:tc>
          <w:tcPr>
            <w:tcW w:w="6367" w:type="dxa"/>
          </w:tcPr>
          <w:p w14:paraId="77EA3BAE" w14:textId="77777777" w:rsidR="007053A8" w:rsidRPr="007053A8" w:rsidRDefault="007053A8" w:rsidP="006E1C7A">
            <w:pPr>
              <w:autoSpaceDE w:val="0"/>
              <w:autoSpaceDN w:val="0"/>
              <w:adjustRightInd w:val="0"/>
              <w:rPr>
                <w:rFonts w:cs="Arial"/>
                <w:snapToGrid w:val="0"/>
              </w:rPr>
            </w:pPr>
            <w:r w:rsidRPr="007053A8">
              <w:rPr>
                <w:rFonts w:cs="Arial"/>
                <w:snapToGrid w:val="0"/>
              </w:rPr>
              <w:t>CAVV could not be verified or CAVV data was not provided when expected</w:t>
            </w:r>
          </w:p>
        </w:tc>
      </w:tr>
      <w:tr w:rsidR="007053A8" w:rsidRPr="007053A8" w14:paraId="4FE51A18" w14:textId="77777777" w:rsidTr="00C67E50">
        <w:tc>
          <w:tcPr>
            <w:tcW w:w="806" w:type="dxa"/>
          </w:tcPr>
          <w:p w14:paraId="5C6A4758"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1</w:t>
            </w:r>
          </w:p>
        </w:tc>
        <w:tc>
          <w:tcPr>
            <w:tcW w:w="6367" w:type="dxa"/>
          </w:tcPr>
          <w:p w14:paraId="743FD541" w14:textId="77777777" w:rsidR="007053A8" w:rsidRPr="007053A8" w:rsidRDefault="007053A8" w:rsidP="006E1C7A">
            <w:pPr>
              <w:autoSpaceDE w:val="0"/>
              <w:autoSpaceDN w:val="0"/>
              <w:adjustRightInd w:val="0"/>
              <w:rPr>
                <w:rFonts w:cs="Arial"/>
                <w:snapToGrid w:val="0"/>
              </w:rPr>
            </w:pPr>
            <w:r w:rsidRPr="007053A8">
              <w:rPr>
                <w:rFonts w:cs="Arial"/>
                <w:snapToGrid w:val="0"/>
              </w:rPr>
              <w:t>CAVV</w:t>
            </w:r>
            <w:r w:rsidR="006E1C7A">
              <w:rPr>
                <w:rFonts w:cs="Arial"/>
                <w:snapToGrid w:val="0"/>
              </w:rPr>
              <w:t xml:space="preserve"> failed verification – </w:t>
            </w:r>
            <w:r w:rsidRPr="007053A8">
              <w:rPr>
                <w:rFonts w:cs="Arial"/>
                <w:snapToGrid w:val="0"/>
              </w:rPr>
              <w:t>authentication</w:t>
            </w:r>
          </w:p>
        </w:tc>
      </w:tr>
      <w:tr w:rsidR="007053A8" w:rsidRPr="007053A8" w14:paraId="483560E8" w14:textId="77777777" w:rsidTr="00C67E50">
        <w:tc>
          <w:tcPr>
            <w:tcW w:w="806" w:type="dxa"/>
          </w:tcPr>
          <w:p w14:paraId="2326F1BF"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2</w:t>
            </w:r>
          </w:p>
        </w:tc>
        <w:tc>
          <w:tcPr>
            <w:tcW w:w="6367" w:type="dxa"/>
          </w:tcPr>
          <w:p w14:paraId="2814FCDD" w14:textId="77777777" w:rsidR="007053A8" w:rsidRPr="007053A8" w:rsidRDefault="007053A8" w:rsidP="006E1C7A">
            <w:pPr>
              <w:autoSpaceDE w:val="0"/>
              <w:autoSpaceDN w:val="0"/>
              <w:adjustRightInd w:val="0"/>
              <w:rPr>
                <w:rFonts w:cs="Arial"/>
                <w:snapToGrid w:val="0"/>
              </w:rPr>
            </w:pPr>
            <w:r w:rsidRPr="007053A8">
              <w:rPr>
                <w:rFonts w:cs="Arial"/>
                <w:snapToGrid w:val="0"/>
              </w:rPr>
              <w:t>CAV</w:t>
            </w:r>
            <w:r w:rsidR="006E1C7A">
              <w:rPr>
                <w:rFonts w:cs="Arial"/>
                <w:snapToGrid w:val="0"/>
              </w:rPr>
              <w:t>V passed verification –</w:t>
            </w:r>
            <w:r w:rsidRPr="007053A8">
              <w:rPr>
                <w:rFonts w:cs="Arial"/>
                <w:snapToGrid w:val="0"/>
              </w:rPr>
              <w:t xml:space="preserve"> authentication</w:t>
            </w:r>
          </w:p>
        </w:tc>
      </w:tr>
      <w:tr w:rsidR="007053A8" w:rsidRPr="007053A8" w14:paraId="66B690EC" w14:textId="77777777" w:rsidTr="00C67E50">
        <w:tc>
          <w:tcPr>
            <w:tcW w:w="806" w:type="dxa"/>
          </w:tcPr>
          <w:p w14:paraId="42D38E15"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3</w:t>
            </w:r>
          </w:p>
        </w:tc>
        <w:tc>
          <w:tcPr>
            <w:tcW w:w="6367" w:type="dxa"/>
          </w:tcPr>
          <w:p w14:paraId="48FE8163" w14:textId="77777777" w:rsidR="007053A8" w:rsidRPr="007053A8" w:rsidRDefault="007053A8" w:rsidP="006E1C7A">
            <w:pPr>
              <w:autoSpaceDE w:val="0"/>
              <w:autoSpaceDN w:val="0"/>
              <w:adjustRightInd w:val="0"/>
              <w:rPr>
                <w:rFonts w:cs="Arial"/>
                <w:snapToGrid w:val="0"/>
              </w:rPr>
            </w:pPr>
            <w:r w:rsidRPr="007053A8">
              <w:rPr>
                <w:rFonts w:cs="Arial"/>
                <w:snapToGrid w:val="0"/>
              </w:rPr>
              <w:t>CAVV passed verification</w:t>
            </w:r>
            <w:r w:rsidR="006E1C7A">
              <w:rPr>
                <w:rFonts w:cs="Arial"/>
                <w:snapToGrid w:val="0"/>
              </w:rPr>
              <w:t xml:space="preserve"> – </w:t>
            </w:r>
            <w:r w:rsidRPr="007053A8">
              <w:rPr>
                <w:rFonts w:cs="Arial"/>
                <w:snapToGrid w:val="0"/>
              </w:rPr>
              <w:t>attempted authentication</w:t>
            </w:r>
          </w:p>
        </w:tc>
      </w:tr>
      <w:tr w:rsidR="007053A8" w:rsidRPr="007053A8" w14:paraId="60EE26C6" w14:textId="77777777" w:rsidTr="00C67E50">
        <w:tc>
          <w:tcPr>
            <w:tcW w:w="806" w:type="dxa"/>
          </w:tcPr>
          <w:p w14:paraId="04E2A566"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4</w:t>
            </w:r>
          </w:p>
        </w:tc>
        <w:tc>
          <w:tcPr>
            <w:tcW w:w="6367" w:type="dxa"/>
          </w:tcPr>
          <w:p w14:paraId="05EFF09B" w14:textId="77777777" w:rsidR="007053A8" w:rsidRPr="007053A8" w:rsidRDefault="007053A8" w:rsidP="006E1C7A">
            <w:pPr>
              <w:autoSpaceDE w:val="0"/>
              <w:autoSpaceDN w:val="0"/>
              <w:adjustRightInd w:val="0"/>
              <w:rPr>
                <w:rFonts w:cs="Arial"/>
                <w:snapToGrid w:val="0"/>
              </w:rPr>
            </w:pPr>
            <w:r w:rsidRPr="007053A8">
              <w:rPr>
                <w:rFonts w:cs="Arial"/>
                <w:snapToGrid w:val="0"/>
              </w:rPr>
              <w:t>CAVV failed verification</w:t>
            </w:r>
            <w:r w:rsidR="006E1C7A">
              <w:rPr>
                <w:rFonts w:cs="Arial"/>
                <w:snapToGrid w:val="0"/>
              </w:rPr>
              <w:t xml:space="preserve"> – </w:t>
            </w:r>
            <w:r w:rsidRPr="007053A8">
              <w:rPr>
                <w:rFonts w:cs="Arial"/>
                <w:snapToGrid w:val="0"/>
              </w:rPr>
              <w:t>attempted authentication</w:t>
            </w:r>
          </w:p>
        </w:tc>
      </w:tr>
      <w:tr w:rsidR="007053A8" w:rsidRPr="007053A8" w14:paraId="468970DC" w14:textId="77777777" w:rsidTr="00C67E50">
        <w:tc>
          <w:tcPr>
            <w:tcW w:w="806" w:type="dxa"/>
          </w:tcPr>
          <w:p w14:paraId="2B526A2D"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5</w:t>
            </w:r>
          </w:p>
        </w:tc>
        <w:tc>
          <w:tcPr>
            <w:tcW w:w="6367" w:type="dxa"/>
          </w:tcPr>
          <w:p w14:paraId="13BFF793" w14:textId="77777777" w:rsidR="007053A8" w:rsidRPr="007053A8" w:rsidRDefault="007053A8" w:rsidP="006E1C7A">
            <w:pPr>
              <w:autoSpaceDE w:val="0"/>
              <w:autoSpaceDN w:val="0"/>
              <w:adjustRightInd w:val="0"/>
              <w:rPr>
                <w:rFonts w:cs="Arial"/>
              </w:rPr>
            </w:pPr>
            <w:r w:rsidRPr="007053A8">
              <w:rPr>
                <w:rFonts w:cs="Arial"/>
              </w:rPr>
              <w:t>Not used (reserved for future use)</w:t>
            </w:r>
          </w:p>
        </w:tc>
      </w:tr>
      <w:tr w:rsidR="007053A8" w:rsidRPr="007053A8" w14:paraId="726E5368" w14:textId="77777777" w:rsidTr="00C67E50">
        <w:tc>
          <w:tcPr>
            <w:tcW w:w="806" w:type="dxa"/>
          </w:tcPr>
          <w:p w14:paraId="21BB7314"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6</w:t>
            </w:r>
          </w:p>
        </w:tc>
        <w:tc>
          <w:tcPr>
            <w:tcW w:w="6367" w:type="dxa"/>
          </w:tcPr>
          <w:p w14:paraId="2F3A80DC" w14:textId="77777777" w:rsidR="007053A8" w:rsidRPr="007053A8" w:rsidRDefault="007053A8" w:rsidP="006E1C7A">
            <w:pPr>
              <w:autoSpaceDE w:val="0"/>
              <w:autoSpaceDN w:val="0"/>
              <w:adjustRightInd w:val="0"/>
              <w:rPr>
                <w:rFonts w:cs="Arial"/>
                <w:snapToGrid w:val="0"/>
              </w:rPr>
            </w:pPr>
            <w:r w:rsidRPr="007053A8">
              <w:rPr>
                <w:rFonts w:cs="Arial"/>
                <w:snapToGrid w:val="0"/>
              </w:rPr>
              <w:t>CAVV not verified, issuer not participating in CAVV verification</w:t>
            </w:r>
          </w:p>
        </w:tc>
      </w:tr>
      <w:tr w:rsidR="007053A8" w:rsidRPr="007053A8" w14:paraId="127D10DF" w14:textId="77777777" w:rsidTr="00C67E50">
        <w:tc>
          <w:tcPr>
            <w:tcW w:w="806" w:type="dxa"/>
          </w:tcPr>
          <w:p w14:paraId="0D82B4AB"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7</w:t>
            </w:r>
          </w:p>
        </w:tc>
        <w:tc>
          <w:tcPr>
            <w:tcW w:w="6367" w:type="dxa"/>
          </w:tcPr>
          <w:p w14:paraId="6A59CF92" w14:textId="77777777" w:rsidR="007053A8" w:rsidRPr="007053A8" w:rsidRDefault="007053A8" w:rsidP="006E1C7A">
            <w:pPr>
              <w:autoSpaceDE w:val="0"/>
              <w:autoSpaceDN w:val="0"/>
              <w:adjustRightInd w:val="0"/>
              <w:rPr>
                <w:rFonts w:cs="Arial"/>
                <w:snapToGrid w:val="0"/>
              </w:rPr>
            </w:pPr>
            <w:r w:rsidRPr="007053A8">
              <w:rPr>
                <w:rFonts w:cs="Arial"/>
                <w:snapToGrid w:val="0"/>
              </w:rPr>
              <w:t>CAVV failed verification</w:t>
            </w:r>
            <w:r w:rsidR="005171D7">
              <w:rPr>
                <w:rFonts w:cs="Arial"/>
                <w:snapToGrid w:val="0"/>
              </w:rPr>
              <w:t xml:space="preserve"> – </w:t>
            </w:r>
            <w:r w:rsidRPr="007053A8">
              <w:rPr>
                <w:rFonts w:cs="Arial"/>
                <w:snapToGrid w:val="0"/>
              </w:rPr>
              <w:t>attempted authentication</w:t>
            </w:r>
          </w:p>
        </w:tc>
      </w:tr>
      <w:tr w:rsidR="007053A8" w:rsidRPr="007053A8" w14:paraId="6D1EF7AF" w14:textId="77777777" w:rsidTr="00C67E50">
        <w:tc>
          <w:tcPr>
            <w:tcW w:w="806" w:type="dxa"/>
          </w:tcPr>
          <w:p w14:paraId="62FD0603"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8</w:t>
            </w:r>
          </w:p>
        </w:tc>
        <w:tc>
          <w:tcPr>
            <w:tcW w:w="6367" w:type="dxa"/>
          </w:tcPr>
          <w:p w14:paraId="1FDC9A7A" w14:textId="77777777" w:rsidR="007053A8" w:rsidRPr="007053A8" w:rsidRDefault="007053A8" w:rsidP="006E1C7A">
            <w:pPr>
              <w:autoSpaceDE w:val="0"/>
              <w:autoSpaceDN w:val="0"/>
              <w:adjustRightInd w:val="0"/>
              <w:rPr>
                <w:rFonts w:cs="Arial"/>
                <w:snapToGrid w:val="0"/>
              </w:rPr>
            </w:pPr>
            <w:r w:rsidRPr="007053A8">
              <w:rPr>
                <w:rFonts w:cs="Arial"/>
                <w:snapToGrid w:val="0"/>
              </w:rPr>
              <w:t>CAVV passed verification</w:t>
            </w:r>
            <w:r w:rsidR="005171D7">
              <w:rPr>
                <w:rFonts w:cs="Arial"/>
                <w:snapToGrid w:val="0"/>
              </w:rPr>
              <w:t xml:space="preserve"> – </w:t>
            </w:r>
            <w:r w:rsidRPr="007053A8">
              <w:rPr>
                <w:rFonts w:cs="Arial"/>
                <w:snapToGrid w:val="0"/>
              </w:rPr>
              <w:t>attempt</w:t>
            </w:r>
            <w:r w:rsidR="005171D7">
              <w:rPr>
                <w:rFonts w:cs="Arial"/>
                <w:snapToGrid w:val="0"/>
              </w:rPr>
              <w:t>ed</w:t>
            </w:r>
            <w:r w:rsidRPr="007053A8">
              <w:rPr>
                <w:rFonts w:cs="Arial"/>
                <w:snapToGrid w:val="0"/>
              </w:rPr>
              <w:t xml:space="preserve"> authentication</w:t>
            </w:r>
          </w:p>
        </w:tc>
      </w:tr>
      <w:tr w:rsidR="007053A8" w:rsidRPr="007053A8" w14:paraId="64125B17" w14:textId="77777777" w:rsidTr="00C67E50">
        <w:tc>
          <w:tcPr>
            <w:tcW w:w="806" w:type="dxa"/>
          </w:tcPr>
          <w:p w14:paraId="5810EBB6"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9</w:t>
            </w:r>
          </w:p>
        </w:tc>
        <w:tc>
          <w:tcPr>
            <w:tcW w:w="6367" w:type="dxa"/>
          </w:tcPr>
          <w:p w14:paraId="1C2F77C4" w14:textId="77777777" w:rsidR="007053A8" w:rsidRPr="007053A8" w:rsidRDefault="007053A8" w:rsidP="006E1C7A">
            <w:pPr>
              <w:autoSpaceDE w:val="0"/>
              <w:autoSpaceDN w:val="0"/>
              <w:adjustRightInd w:val="0"/>
              <w:rPr>
                <w:rFonts w:cs="Arial"/>
                <w:snapToGrid w:val="0"/>
              </w:rPr>
            </w:pPr>
            <w:r w:rsidRPr="007053A8">
              <w:rPr>
                <w:rFonts w:cs="Arial"/>
                <w:snapToGrid w:val="0"/>
              </w:rPr>
              <w:t>CAVV failed verification</w:t>
            </w:r>
            <w:r w:rsidR="005171D7">
              <w:rPr>
                <w:rFonts w:cs="Arial"/>
                <w:snapToGrid w:val="0"/>
              </w:rPr>
              <w:t xml:space="preserve"> – </w:t>
            </w:r>
            <w:r w:rsidRPr="007053A8">
              <w:rPr>
                <w:rFonts w:cs="Arial"/>
                <w:snapToGrid w:val="0"/>
              </w:rPr>
              <w:t>attempt</w:t>
            </w:r>
            <w:r w:rsidR="005171D7">
              <w:rPr>
                <w:rFonts w:cs="Arial"/>
                <w:snapToGrid w:val="0"/>
              </w:rPr>
              <w:t>ed</w:t>
            </w:r>
            <w:r w:rsidRPr="007053A8">
              <w:rPr>
                <w:rFonts w:cs="Arial"/>
                <w:snapToGrid w:val="0"/>
              </w:rPr>
              <w:t xml:space="preserve"> authentication</w:t>
            </w:r>
          </w:p>
        </w:tc>
      </w:tr>
      <w:tr w:rsidR="007053A8" w:rsidRPr="007053A8" w14:paraId="13FEC44C" w14:textId="77777777" w:rsidTr="00C67E50">
        <w:tc>
          <w:tcPr>
            <w:tcW w:w="806" w:type="dxa"/>
          </w:tcPr>
          <w:p w14:paraId="2F3D66BC"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A</w:t>
            </w:r>
          </w:p>
        </w:tc>
        <w:tc>
          <w:tcPr>
            <w:tcW w:w="6367" w:type="dxa"/>
          </w:tcPr>
          <w:p w14:paraId="619B0AEB" w14:textId="77777777" w:rsidR="007053A8" w:rsidRPr="007053A8" w:rsidRDefault="007053A8" w:rsidP="006E1C7A">
            <w:pPr>
              <w:autoSpaceDE w:val="0"/>
              <w:autoSpaceDN w:val="0"/>
              <w:adjustRightInd w:val="0"/>
              <w:rPr>
                <w:rFonts w:cs="Arial"/>
                <w:snapToGrid w:val="0"/>
              </w:rPr>
            </w:pPr>
            <w:r w:rsidRPr="007053A8">
              <w:rPr>
                <w:rFonts w:cs="Arial"/>
                <w:snapToGrid w:val="0"/>
              </w:rPr>
              <w:t>CAVV passed verification</w:t>
            </w:r>
            <w:r w:rsidR="005171D7">
              <w:rPr>
                <w:rFonts w:cs="Arial"/>
                <w:snapToGrid w:val="0"/>
              </w:rPr>
              <w:t xml:space="preserve"> – </w:t>
            </w:r>
            <w:r w:rsidRPr="007053A8">
              <w:rPr>
                <w:rFonts w:cs="Arial"/>
                <w:snapToGrid w:val="0"/>
              </w:rPr>
              <w:t>attempted authentication</w:t>
            </w:r>
          </w:p>
        </w:tc>
      </w:tr>
      <w:tr w:rsidR="007053A8" w:rsidRPr="007053A8" w14:paraId="63A259E2" w14:textId="77777777" w:rsidTr="00C67E50">
        <w:tc>
          <w:tcPr>
            <w:tcW w:w="806" w:type="dxa"/>
          </w:tcPr>
          <w:p w14:paraId="2FBD52CE"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B</w:t>
            </w:r>
          </w:p>
        </w:tc>
        <w:tc>
          <w:tcPr>
            <w:tcW w:w="6367" w:type="dxa"/>
          </w:tcPr>
          <w:p w14:paraId="0D1E6F59" w14:textId="77777777" w:rsidR="007053A8" w:rsidRPr="007053A8" w:rsidRDefault="007053A8" w:rsidP="006E1C7A">
            <w:pPr>
              <w:autoSpaceDE w:val="0"/>
              <w:autoSpaceDN w:val="0"/>
              <w:adjustRightInd w:val="0"/>
              <w:rPr>
                <w:rFonts w:cs="Arial"/>
                <w:snapToGrid w:val="0"/>
              </w:rPr>
            </w:pPr>
            <w:r w:rsidRPr="007053A8">
              <w:rPr>
                <w:rFonts w:cs="Arial"/>
                <w:snapToGrid w:val="0"/>
              </w:rPr>
              <w:t>CAVV passed verification</w:t>
            </w:r>
            <w:r w:rsidR="005171D7">
              <w:rPr>
                <w:rFonts w:cs="Arial"/>
                <w:snapToGrid w:val="0"/>
              </w:rPr>
              <w:t xml:space="preserve"> – </w:t>
            </w:r>
            <w:r w:rsidRPr="007053A8">
              <w:rPr>
                <w:rFonts w:cs="Arial"/>
                <w:snapToGrid w:val="0"/>
              </w:rPr>
              <w:t>attempted authentication, no liability shift</w:t>
            </w:r>
          </w:p>
        </w:tc>
      </w:tr>
      <w:tr w:rsidR="007053A8" w:rsidRPr="007053A8" w14:paraId="52D78BBC" w14:textId="77777777" w:rsidTr="00C67E50">
        <w:tc>
          <w:tcPr>
            <w:tcW w:w="806" w:type="dxa"/>
          </w:tcPr>
          <w:p w14:paraId="665F27EA"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C</w:t>
            </w:r>
          </w:p>
        </w:tc>
        <w:tc>
          <w:tcPr>
            <w:tcW w:w="6367" w:type="dxa"/>
          </w:tcPr>
          <w:p w14:paraId="6B8B1CAA" w14:textId="77777777" w:rsidR="007053A8" w:rsidRPr="007053A8" w:rsidRDefault="007053A8" w:rsidP="006E1C7A">
            <w:pPr>
              <w:autoSpaceDE w:val="0"/>
              <w:autoSpaceDN w:val="0"/>
              <w:adjustRightInd w:val="0"/>
              <w:rPr>
                <w:rFonts w:cs="Arial"/>
                <w:snapToGrid w:val="0"/>
              </w:rPr>
            </w:pPr>
            <w:r w:rsidRPr="007053A8">
              <w:rPr>
                <w:rFonts w:cs="Arial"/>
                <w:snapToGrid w:val="0"/>
              </w:rPr>
              <w:t>CAVV was not verified</w:t>
            </w:r>
            <w:r w:rsidR="005171D7">
              <w:rPr>
                <w:rFonts w:cs="Arial"/>
                <w:snapToGrid w:val="0"/>
              </w:rPr>
              <w:t xml:space="preserve"> – </w:t>
            </w:r>
            <w:r w:rsidRPr="007053A8">
              <w:rPr>
                <w:rFonts w:cs="Arial"/>
                <w:snapToGrid w:val="0"/>
              </w:rPr>
              <w:t>attempted authentication</w:t>
            </w:r>
          </w:p>
        </w:tc>
      </w:tr>
      <w:tr w:rsidR="007053A8" w:rsidRPr="007053A8" w14:paraId="2BBE6C54" w14:textId="77777777" w:rsidTr="00C67E50">
        <w:tc>
          <w:tcPr>
            <w:tcW w:w="806" w:type="dxa"/>
          </w:tcPr>
          <w:p w14:paraId="32188D61" w14:textId="77777777" w:rsidR="007053A8" w:rsidRPr="007053A8" w:rsidRDefault="007053A8" w:rsidP="007053A8">
            <w:pPr>
              <w:autoSpaceDE w:val="0"/>
              <w:autoSpaceDN w:val="0"/>
              <w:adjustRightInd w:val="0"/>
              <w:jc w:val="center"/>
              <w:rPr>
                <w:rFonts w:cs="Arial"/>
                <w:snapToGrid w:val="0"/>
              </w:rPr>
            </w:pPr>
            <w:r w:rsidRPr="007053A8">
              <w:rPr>
                <w:rFonts w:cs="Arial"/>
                <w:snapToGrid w:val="0"/>
              </w:rPr>
              <w:t>D</w:t>
            </w:r>
          </w:p>
        </w:tc>
        <w:tc>
          <w:tcPr>
            <w:tcW w:w="6367" w:type="dxa"/>
          </w:tcPr>
          <w:p w14:paraId="72F49328" w14:textId="77777777" w:rsidR="007053A8" w:rsidRPr="007053A8" w:rsidRDefault="007053A8" w:rsidP="006E1C7A">
            <w:pPr>
              <w:autoSpaceDE w:val="0"/>
              <w:autoSpaceDN w:val="0"/>
              <w:adjustRightInd w:val="0"/>
              <w:rPr>
                <w:rFonts w:cs="Arial"/>
                <w:snapToGrid w:val="0"/>
              </w:rPr>
            </w:pPr>
            <w:r w:rsidRPr="007053A8">
              <w:rPr>
                <w:rFonts w:cs="Arial"/>
                <w:snapToGrid w:val="0"/>
              </w:rPr>
              <w:t>CAVV was not verified</w:t>
            </w:r>
            <w:r w:rsidR="005171D7">
              <w:rPr>
                <w:rFonts w:cs="Arial"/>
                <w:snapToGrid w:val="0"/>
              </w:rPr>
              <w:t xml:space="preserve"> – </w:t>
            </w:r>
            <w:r w:rsidRPr="007053A8">
              <w:rPr>
                <w:rFonts w:cs="Arial"/>
                <w:snapToGrid w:val="0"/>
              </w:rPr>
              <w:t>cardholder authentication</w:t>
            </w:r>
          </w:p>
        </w:tc>
      </w:tr>
    </w:tbl>
    <w:p w14:paraId="434EA3AA" w14:textId="77777777" w:rsidR="007053A8" w:rsidRDefault="007053A8" w:rsidP="007053A8">
      <w:pPr>
        <w:autoSpaceDE w:val="0"/>
        <w:autoSpaceDN w:val="0"/>
        <w:adjustRightInd w:val="0"/>
        <w:ind w:left="720"/>
        <w:rPr>
          <w:snapToGrid w:val="0"/>
        </w:rPr>
      </w:pPr>
    </w:p>
    <w:p w14:paraId="3AE97FBC" w14:textId="77777777" w:rsidR="0023448A" w:rsidRDefault="0023448A" w:rsidP="0023448A">
      <w:pPr>
        <w:autoSpaceDE w:val="0"/>
        <w:autoSpaceDN w:val="0"/>
        <w:adjustRightInd w:val="0"/>
        <w:ind w:left="1440"/>
        <w:rPr>
          <w:b/>
          <w:snapToGrid w:val="0"/>
        </w:rPr>
      </w:pPr>
      <w:r>
        <w:rPr>
          <w:b/>
          <w:snapToGrid w:val="0"/>
        </w:rPr>
        <w:t>Notes</w:t>
      </w:r>
    </w:p>
    <w:p w14:paraId="71CA59DB" w14:textId="77777777" w:rsidR="0023448A" w:rsidRDefault="0023448A" w:rsidP="00F12805">
      <w:pPr>
        <w:pStyle w:val="ListParagraph"/>
        <w:numPr>
          <w:ilvl w:val="1"/>
          <w:numId w:val="73"/>
        </w:numPr>
        <w:autoSpaceDE w:val="0"/>
        <w:autoSpaceDN w:val="0"/>
        <w:adjustRightInd w:val="0"/>
        <w:rPr>
          <w:snapToGrid w:val="0"/>
        </w:rPr>
      </w:pPr>
      <w:r w:rsidRPr="00C67E50">
        <w:rPr>
          <w:snapToGrid w:val="0"/>
        </w:rPr>
        <w:t>If the Acceptance Solution sends a VbV (Verified By Visa) Transaction with FID 6 SFID F Position 1 – Electronic Commerce Flag with one of the below values:</w:t>
      </w:r>
    </w:p>
    <w:p w14:paraId="7AE60B2F" w14:textId="77777777" w:rsidR="00C67E50" w:rsidRPr="00C67E50" w:rsidRDefault="00C67E50" w:rsidP="00C67E50">
      <w:pPr>
        <w:pStyle w:val="ListParagraph"/>
        <w:autoSpaceDE w:val="0"/>
        <w:autoSpaceDN w:val="0"/>
        <w:adjustRightInd w:val="0"/>
        <w:ind w:left="1800"/>
        <w:rPr>
          <w:snapToGrid w:val="0"/>
        </w:rPr>
      </w:pPr>
    </w:p>
    <w:p w14:paraId="6648082D" w14:textId="77777777" w:rsidR="0023448A" w:rsidRDefault="0023448A" w:rsidP="004077DB">
      <w:pPr>
        <w:tabs>
          <w:tab w:val="left" w:pos="0"/>
          <w:tab w:val="left" w:pos="720"/>
          <w:tab w:val="left" w:pos="1440"/>
          <w:tab w:val="left" w:pos="2160"/>
          <w:tab w:val="left" w:pos="2880"/>
          <w:tab w:val="left" w:pos="3600"/>
          <w:tab w:val="left" w:pos="4320"/>
        </w:tabs>
        <w:spacing w:line="240" w:lineRule="atLeast"/>
        <w:ind w:left="1800"/>
        <w:rPr>
          <w:snapToGrid w:val="0"/>
          <w:color w:val="000000"/>
        </w:rPr>
      </w:pPr>
      <w:r>
        <w:rPr>
          <w:snapToGrid w:val="0"/>
          <w:color w:val="000000"/>
        </w:rPr>
        <w:t>“5” = Secure electronic transaction with cardholder certificate</w:t>
      </w:r>
    </w:p>
    <w:p w14:paraId="746E9B28" w14:textId="77777777" w:rsidR="0023448A" w:rsidRDefault="0023448A" w:rsidP="004077DB">
      <w:pPr>
        <w:tabs>
          <w:tab w:val="left" w:pos="0"/>
          <w:tab w:val="left" w:pos="720"/>
          <w:tab w:val="left" w:pos="1440"/>
          <w:tab w:val="left" w:pos="2160"/>
          <w:tab w:val="left" w:pos="2880"/>
          <w:tab w:val="left" w:pos="3600"/>
          <w:tab w:val="left" w:pos="4320"/>
        </w:tabs>
        <w:spacing w:line="240" w:lineRule="atLeast"/>
        <w:ind w:left="1800"/>
        <w:rPr>
          <w:snapToGrid w:val="0"/>
          <w:color w:val="000000"/>
        </w:rPr>
      </w:pPr>
      <w:r>
        <w:rPr>
          <w:snapToGrid w:val="0"/>
          <w:color w:val="000000"/>
        </w:rPr>
        <w:t>“6” = Secure electronic transaction without cardholder certificate</w:t>
      </w:r>
    </w:p>
    <w:p w14:paraId="5243548D" w14:textId="77777777" w:rsidR="00C67E50" w:rsidRDefault="00C67E50" w:rsidP="0023448A">
      <w:pPr>
        <w:tabs>
          <w:tab w:val="left" w:pos="0"/>
          <w:tab w:val="left" w:pos="720"/>
          <w:tab w:val="left" w:pos="1440"/>
          <w:tab w:val="left" w:pos="2160"/>
          <w:tab w:val="left" w:pos="2880"/>
          <w:tab w:val="left" w:pos="3600"/>
          <w:tab w:val="left" w:pos="4320"/>
        </w:tabs>
        <w:spacing w:line="240" w:lineRule="atLeast"/>
        <w:ind w:left="2160"/>
        <w:rPr>
          <w:snapToGrid w:val="0"/>
          <w:color w:val="000000"/>
        </w:rPr>
      </w:pPr>
    </w:p>
    <w:p w14:paraId="7C0F8B59" w14:textId="56753320" w:rsidR="00C67E50" w:rsidRDefault="0023448A" w:rsidP="00F12805">
      <w:pPr>
        <w:pStyle w:val="ListParagraph"/>
        <w:numPr>
          <w:ilvl w:val="1"/>
          <w:numId w:val="73"/>
        </w:numPr>
        <w:autoSpaceDE w:val="0"/>
        <w:autoSpaceDN w:val="0"/>
        <w:adjustRightInd w:val="0"/>
        <w:rPr>
          <w:snapToGrid w:val="0"/>
        </w:rPr>
      </w:pPr>
      <w:r w:rsidRPr="00C67E50">
        <w:rPr>
          <w:snapToGrid w:val="0"/>
        </w:rPr>
        <w:lastRenderedPageBreak/>
        <w:t>And the CAVV could not be verified or CAVV data was not provided when expected in FID 6 SFID L –</w:t>
      </w:r>
      <w:r w:rsidR="0009233A" w:rsidRPr="00C67E50">
        <w:rPr>
          <w:snapToGrid w:val="0"/>
        </w:rPr>
        <w:t xml:space="preserve"> XID/TRANS STAIN, then t</w:t>
      </w:r>
      <w:r w:rsidRPr="00C67E50">
        <w:rPr>
          <w:snapToGrid w:val="0"/>
        </w:rPr>
        <w:t>he transaction will be downgraded by Visa and sent to the issues with Electronic Commerce Flag</w:t>
      </w:r>
      <w:r w:rsidR="0009233A" w:rsidRPr="00C67E50">
        <w:rPr>
          <w:snapToGrid w:val="0"/>
        </w:rPr>
        <w:t xml:space="preserve"> value of:</w:t>
      </w:r>
    </w:p>
    <w:p w14:paraId="69372ABD" w14:textId="77777777" w:rsidR="004077DB" w:rsidRPr="00C67E50" w:rsidRDefault="004077DB" w:rsidP="004077DB">
      <w:pPr>
        <w:pStyle w:val="ListParagraph"/>
        <w:autoSpaceDE w:val="0"/>
        <w:autoSpaceDN w:val="0"/>
        <w:adjustRightInd w:val="0"/>
        <w:ind w:left="1800"/>
        <w:rPr>
          <w:snapToGrid w:val="0"/>
        </w:rPr>
      </w:pPr>
    </w:p>
    <w:p w14:paraId="7B61C546" w14:textId="77777777" w:rsidR="0023448A" w:rsidRDefault="0023448A" w:rsidP="004077DB">
      <w:pPr>
        <w:tabs>
          <w:tab w:val="left" w:pos="0"/>
          <w:tab w:val="left" w:pos="720"/>
          <w:tab w:val="left" w:pos="1440"/>
          <w:tab w:val="left" w:pos="2160"/>
          <w:tab w:val="left" w:pos="2880"/>
          <w:tab w:val="left" w:pos="3600"/>
          <w:tab w:val="left" w:pos="4320"/>
        </w:tabs>
        <w:spacing w:line="240" w:lineRule="atLeast"/>
        <w:ind w:left="1800"/>
        <w:rPr>
          <w:snapToGrid w:val="0"/>
          <w:color w:val="000000"/>
        </w:rPr>
      </w:pPr>
      <w:r>
        <w:rPr>
          <w:snapToGrid w:val="0"/>
          <w:color w:val="000000"/>
        </w:rPr>
        <w:t>“7” = Channel-encrypted electronic commerce transaction</w:t>
      </w:r>
    </w:p>
    <w:p w14:paraId="70D9F6A7" w14:textId="77777777" w:rsidR="00C67E50" w:rsidRDefault="00C67E50" w:rsidP="0023448A">
      <w:pPr>
        <w:tabs>
          <w:tab w:val="left" w:pos="0"/>
          <w:tab w:val="left" w:pos="720"/>
          <w:tab w:val="left" w:pos="1440"/>
          <w:tab w:val="left" w:pos="2160"/>
          <w:tab w:val="left" w:pos="2880"/>
          <w:tab w:val="left" w:pos="3600"/>
          <w:tab w:val="left" w:pos="4320"/>
        </w:tabs>
        <w:spacing w:line="240" w:lineRule="atLeast"/>
        <w:ind w:left="2160"/>
        <w:rPr>
          <w:snapToGrid w:val="0"/>
          <w:color w:val="000000"/>
        </w:rPr>
      </w:pPr>
    </w:p>
    <w:p w14:paraId="74D857FB" w14:textId="77777777" w:rsidR="0023448A" w:rsidRDefault="0009233A" w:rsidP="00F12805">
      <w:pPr>
        <w:pStyle w:val="ListParagraph"/>
        <w:numPr>
          <w:ilvl w:val="1"/>
          <w:numId w:val="73"/>
        </w:numPr>
        <w:autoSpaceDE w:val="0"/>
        <w:autoSpaceDN w:val="0"/>
        <w:adjustRightInd w:val="0"/>
        <w:rPr>
          <w:snapToGrid w:val="0"/>
        </w:rPr>
      </w:pPr>
      <w:r w:rsidRPr="00C67E50">
        <w:rPr>
          <w:snapToGrid w:val="0"/>
        </w:rPr>
        <w:t>The Acceptance Solution will receive a value of "0" in FID 6 SFID W – CAVV/A</w:t>
      </w:r>
      <w:r w:rsidR="00474C45" w:rsidRPr="00C67E50">
        <w:rPr>
          <w:snapToGrid w:val="0"/>
        </w:rPr>
        <w:t>A</w:t>
      </w:r>
      <w:r w:rsidRPr="00C67E50">
        <w:rPr>
          <w:snapToGrid w:val="0"/>
        </w:rPr>
        <w:t>V/AEVV Result Code field when the VbV transaction was downgraded.</w:t>
      </w:r>
    </w:p>
    <w:p w14:paraId="2AB42701" w14:textId="77777777" w:rsidR="000C5121" w:rsidRPr="00C67E50" w:rsidRDefault="000C5121" w:rsidP="000C5121">
      <w:pPr>
        <w:pStyle w:val="ListParagraph"/>
        <w:autoSpaceDE w:val="0"/>
        <w:autoSpaceDN w:val="0"/>
        <w:adjustRightInd w:val="0"/>
        <w:ind w:left="1800"/>
        <w:rPr>
          <w:snapToGrid w:val="0"/>
        </w:rPr>
      </w:pPr>
    </w:p>
    <w:p w14:paraId="5C491DB7" w14:textId="77777777" w:rsidR="0009233A" w:rsidRDefault="0009233A" w:rsidP="0023448A">
      <w:pPr>
        <w:autoSpaceDE w:val="0"/>
        <w:autoSpaceDN w:val="0"/>
        <w:adjustRightInd w:val="0"/>
        <w:ind w:left="1440"/>
        <w:rPr>
          <w:snapToGrid w:val="0"/>
        </w:rPr>
      </w:pPr>
    </w:p>
    <w:p w14:paraId="7C05D2D6" w14:textId="77777777" w:rsidR="007053A8" w:rsidRDefault="007053A8" w:rsidP="00C67E50">
      <w:pPr>
        <w:pStyle w:val="Heading3"/>
        <w:rPr>
          <w:snapToGrid w:val="0"/>
        </w:rPr>
      </w:pPr>
      <w:r>
        <w:rPr>
          <w:snapToGrid w:val="0"/>
        </w:rPr>
        <w:t>Discover CAVV Results Code</w:t>
      </w:r>
    </w:p>
    <w:p w14:paraId="06766863" w14:textId="77777777" w:rsidR="007053A8" w:rsidRDefault="007053A8" w:rsidP="007053A8">
      <w:pPr>
        <w:autoSpaceDE w:val="0"/>
        <w:autoSpaceDN w:val="0"/>
        <w:adjustRightInd w:val="0"/>
        <w:ind w:left="720"/>
        <w:rPr>
          <w:b/>
          <w:snapToGrid w:val="0"/>
        </w:rPr>
      </w:pPr>
    </w:p>
    <w:tbl>
      <w:tblPr>
        <w:tblStyle w:val="TableGrid"/>
        <w:tblW w:w="0" w:type="auto"/>
        <w:tblInd w:w="1384" w:type="dxa"/>
        <w:tblBorders>
          <w:left w:val="none" w:sz="0" w:space="0" w:color="auto"/>
          <w:right w:val="none" w:sz="0" w:space="0" w:color="auto"/>
        </w:tblBorders>
        <w:tblLook w:val="04A0" w:firstRow="1" w:lastRow="0" w:firstColumn="1" w:lastColumn="0" w:noHBand="0" w:noVBand="1"/>
      </w:tblPr>
      <w:tblGrid>
        <w:gridCol w:w="851"/>
        <w:gridCol w:w="6378"/>
      </w:tblGrid>
      <w:tr w:rsidR="007053A8" w:rsidRPr="007053A8" w14:paraId="208A82E1" w14:textId="77777777" w:rsidTr="00C67E50">
        <w:tc>
          <w:tcPr>
            <w:tcW w:w="851" w:type="dxa"/>
          </w:tcPr>
          <w:p w14:paraId="078F4F32" w14:textId="77777777" w:rsidR="007053A8" w:rsidRPr="007053A8" w:rsidRDefault="007053A8" w:rsidP="00631ABE">
            <w:pPr>
              <w:autoSpaceDE w:val="0"/>
              <w:autoSpaceDN w:val="0"/>
              <w:adjustRightInd w:val="0"/>
              <w:spacing w:before="60" w:after="60"/>
              <w:rPr>
                <w:b/>
                <w:snapToGrid w:val="0"/>
              </w:rPr>
            </w:pPr>
            <w:r w:rsidRPr="007053A8">
              <w:rPr>
                <w:b/>
                <w:snapToGrid w:val="0"/>
              </w:rPr>
              <w:t>Code</w:t>
            </w:r>
          </w:p>
        </w:tc>
        <w:tc>
          <w:tcPr>
            <w:tcW w:w="6378" w:type="dxa"/>
          </w:tcPr>
          <w:p w14:paraId="1FDDF19B" w14:textId="77777777" w:rsidR="007053A8" w:rsidRPr="007053A8" w:rsidRDefault="007053A8" w:rsidP="00631ABE">
            <w:pPr>
              <w:autoSpaceDE w:val="0"/>
              <w:autoSpaceDN w:val="0"/>
              <w:adjustRightInd w:val="0"/>
              <w:spacing w:before="60" w:after="60"/>
              <w:rPr>
                <w:b/>
                <w:snapToGrid w:val="0"/>
              </w:rPr>
            </w:pPr>
            <w:r w:rsidRPr="007053A8">
              <w:rPr>
                <w:b/>
                <w:snapToGrid w:val="0"/>
              </w:rPr>
              <w:t>Description</w:t>
            </w:r>
          </w:p>
        </w:tc>
      </w:tr>
      <w:tr w:rsidR="007053A8" w:rsidRPr="007053A8" w14:paraId="2CAB7F80" w14:textId="77777777" w:rsidTr="00C67E50">
        <w:tc>
          <w:tcPr>
            <w:tcW w:w="851" w:type="dxa"/>
          </w:tcPr>
          <w:p w14:paraId="7CCBB4B9" w14:textId="77777777" w:rsidR="007053A8" w:rsidRPr="007053A8" w:rsidRDefault="007053A8" w:rsidP="007053A8">
            <w:pPr>
              <w:autoSpaceDE w:val="0"/>
              <w:autoSpaceDN w:val="0"/>
              <w:adjustRightInd w:val="0"/>
              <w:jc w:val="center"/>
              <w:rPr>
                <w:snapToGrid w:val="0"/>
              </w:rPr>
            </w:pPr>
            <w:r w:rsidRPr="007053A8">
              <w:rPr>
                <w:snapToGrid w:val="0"/>
              </w:rPr>
              <w:t>0</w:t>
            </w:r>
          </w:p>
        </w:tc>
        <w:tc>
          <w:tcPr>
            <w:tcW w:w="6378" w:type="dxa"/>
          </w:tcPr>
          <w:p w14:paraId="2DE105E2" w14:textId="77777777" w:rsidR="007053A8" w:rsidRPr="007053A8" w:rsidRDefault="007053A8" w:rsidP="006E1C7A">
            <w:pPr>
              <w:autoSpaceDE w:val="0"/>
              <w:autoSpaceDN w:val="0"/>
              <w:adjustRightInd w:val="0"/>
              <w:rPr>
                <w:snapToGrid w:val="0"/>
              </w:rPr>
            </w:pPr>
            <w:r w:rsidRPr="007053A8">
              <w:rPr>
                <w:snapToGrid w:val="0"/>
              </w:rPr>
              <w:t>Unable to  perform CAVV authentication</w:t>
            </w:r>
          </w:p>
        </w:tc>
      </w:tr>
      <w:tr w:rsidR="007053A8" w:rsidRPr="007053A8" w14:paraId="4396B6C2" w14:textId="77777777" w:rsidTr="00C67E50">
        <w:tc>
          <w:tcPr>
            <w:tcW w:w="851" w:type="dxa"/>
          </w:tcPr>
          <w:p w14:paraId="4A472784" w14:textId="77777777" w:rsidR="007053A8" w:rsidRPr="007053A8" w:rsidRDefault="007053A8" w:rsidP="007053A8">
            <w:pPr>
              <w:autoSpaceDE w:val="0"/>
              <w:autoSpaceDN w:val="0"/>
              <w:adjustRightInd w:val="0"/>
              <w:jc w:val="center"/>
              <w:rPr>
                <w:snapToGrid w:val="0"/>
              </w:rPr>
            </w:pPr>
            <w:r w:rsidRPr="007053A8">
              <w:rPr>
                <w:snapToGrid w:val="0"/>
              </w:rPr>
              <w:t>1</w:t>
            </w:r>
          </w:p>
        </w:tc>
        <w:tc>
          <w:tcPr>
            <w:tcW w:w="6378" w:type="dxa"/>
          </w:tcPr>
          <w:p w14:paraId="26C3E0E0" w14:textId="77777777" w:rsidR="007053A8" w:rsidRPr="007053A8" w:rsidRDefault="007053A8" w:rsidP="006E1C7A">
            <w:pPr>
              <w:autoSpaceDE w:val="0"/>
              <w:autoSpaceDN w:val="0"/>
              <w:adjustRightInd w:val="0"/>
              <w:rPr>
                <w:snapToGrid w:val="0"/>
              </w:rPr>
            </w:pPr>
            <w:r w:rsidRPr="007053A8">
              <w:rPr>
                <w:snapToGrid w:val="0"/>
              </w:rPr>
              <w:t>CAVV authentication failed</w:t>
            </w:r>
          </w:p>
        </w:tc>
      </w:tr>
      <w:tr w:rsidR="007053A8" w:rsidRPr="007053A8" w14:paraId="04D5A453" w14:textId="77777777" w:rsidTr="00C67E50">
        <w:tc>
          <w:tcPr>
            <w:tcW w:w="851" w:type="dxa"/>
          </w:tcPr>
          <w:p w14:paraId="07EE11F6" w14:textId="77777777" w:rsidR="007053A8" w:rsidRPr="007053A8" w:rsidRDefault="007053A8" w:rsidP="007053A8">
            <w:pPr>
              <w:autoSpaceDE w:val="0"/>
              <w:autoSpaceDN w:val="0"/>
              <w:adjustRightInd w:val="0"/>
              <w:jc w:val="center"/>
              <w:rPr>
                <w:snapToGrid w:val="0"/>
              </w:rPr>
            </w:pPr>
            <w:r w:rsidRPr="007053A8">
              <w:rPr>
                <w:snapToGrid w:val="0"/>
              </w:rPr>
              <w:t>2</w:t>
            </w:r>
          </w:p>
        </w:tc>
        <w:tc>
          <w:tcPr>
            <w:tcW w:w="6378" w:type="dxa"/>
          </w:tcPr>
          <w:p w14:paraId="5333C9E8" w14:textId="77777777" w:rsidR="007053A8" w:rsidRPr="007053A8" w:rsidRDefault="007053A8" w:rsidP="006E1C7A">
            <w:pPr>
              <w:autoSpaceDE w:val="0"/>
              <w:autoSpaceDN w:val="0"/>
              <w:adjustRightInd w:val="0"/>
              <w:rPr>
                <w:snapToGrid w:val="0"/>
              </w:rPr>
            </w:pPr>
            <w:r w:rsidRPr="007053A8">
              <w:rPr>
                <w:snapToGrid w:val="0"/>
              </w:rPr>
              <w:t>CAVV authentication successful</w:t>
            </w:r>
          </w:p>
        </w:tc>
      </w:tr>
    </w:tbl>
    <w:p w14:paraId="130DABDE" w14:textId="456FCDD2" w:rsidR="0023448A" w:rsidRDefault="0023448A" w:rsidP="00236E2C">
      <w:pPr>
        <w:autoSpaceDE w:val="0"/>
        <w:autoSpaceDN w:val="0"/>
        <w:adjustRightInd w:val="0"/>
        <w:ind w:left="720"/>
        <w:rPr>
          <w:b/>
          <w:snapToGrid w:val="0"/>
        </w:rPr>
      </w:pPr>
    </w:p>
    <w:p w14:paraId="6D37DD42" w14:textId="77777777" w:rsidR="004077DB" w:rsidRDefault="004077DB" w:rsidP="00236E2C">
      <w:pPr>
        <w:autoSpaceDE w:val="0"/>
        <w:autoSpaceDN w:val="0"/>
        <w:adjustRightInd w:val="0"/>
        <w:ind w:left="720"/>
        <w:rPr>
          <w:b/>
          <w:snapToGrid w:val="0"/>
        </w:rPr>
      </w:pPr>
    </w:p>
    <w:p w14:paraId="0E872178" w14:textId="77777777" w:rsidR="00236E2C" w:rsidRDefault="00236E2C" w:rsidP="00C67E50">
      <w:pPr>
        <w:pStyle w:val="Heading3"/>
        <w:rPr>
          <w:snapToGrid w:val="0"/>
        </w:rPr>
      </w:pPr>
      <w:r>
        <w:rPr>
          <w:snapToGrid w:val="0"/>
        </w:rPr>
        <w:t>American Express AEVV Results Code</w:t>
      </w:r>
    </w:p>
    <w:p w14:paraId="711BA672" w14:textId="77777777" w:rsidR="00236E2C" w:rsidRDefault="00236E2C" w:rsidP="00236E2C">
      <w:pPr>
        <w:autoSpaceDE w:val="0"/>
        <w:autoSpaceDN w:val="0"/>
        <w:adjustRightInd w:val="0"/>
        <w:ind w:left="720"/>
        <w:rPr>
          <w:b/>
          <w:snapToGrid w:val="0"/>
        </w:rPr>
      </w:pPr>
    </w:p>
    <w:tbl>
      <w:tblPr>
        <w:tblStyle w:val="TableGrid"/>
        <w:tblW w:w="0" w:type="auto"/>
        <w:tblInd w:w="1384" w:type="dxa"/>
        <w:tblBorders>
          <w:left w:val="none" w:sz="0" w:space="0" w:color="auto"/>
          <w:right w:val="none" w:sz="0" w:space="0" w:color="auto"/>
        </w:tblBorders>
        <w:tblLook w:val="04A0" w:firstRow="1" w:lastRow="0" w:firstColumn="1" w:lastColumn="0" w:noHBand="0" w:noVBand="1"/>
      </w:tblPr>
      <w:tblGrid>
        <w:gridCol w:w="851"/>
        <w:gridCol w:w="6378"/>
      </w:tblGrid>
      <w:tr w:rsidR="00236E2C" w:rsidRPr="007053A8" w14:paraId="5DA3089D" w14:textId="77777777" w:rsidTr="00C67E50">
        <w:tc>
          <w:tcPr>
            <w:tcW w:w="851" w:type="dxa"/>
          </w:tcPr>
          <w:p w14:paraId="4CCD69E9" w14:textId="77777777" w:rsidR="00236E2C" w:rsidRPr="007053A8" w:rsidRDefault="00236E2C" w:rsidP="00631ABE">
            <w:pPr>
              <w:autoSpaceDE w:val="0"/>
              <w:autoSpaceDN w:val="0"/>
              <w:adjustRightInd w:val="0"/>
              <w:spacing w:before="60" w:after="60"/>
              <w:rPr>
                <w:b/>
                <w:snapToGrid w:val="0"/>
              </w:rPr>
            </w:pPr>
            <w:r w:rsidRPr="007053A8">
              <w:rPr>
                <w:b/>
                <w:snapToGrid w:val="0"/>
              </w:rPr>
              <w:t>Code</w:t>
            </w:r>
          </w:p>
        </w:tc>
        <w:tc>
          <w:tcPr>
            <w:tcW w:w="6378" w:type="dxa"/>
          </w:tcPr>
          <w:p w14:paraId="7F64EB47" w14:textId="77777777" w:rsidR="00236E2C" w:rsidRPr="007053A8" w:rsidRDefault="00236E2C" w:rsidP="00631ABE">
            <w:pPr>
              <w:autoSpaceDE w:val="0"/>
              <w:autoSpaceDN w:val="0"/>
              <w:adjustRightInd w:val="0"/>
              <w:spacing w:before="60" w:after="60"/>
              <w:rPr>
                <w:b/>
                <w:snapToGrid w:val="0"/>
              </w:rPr>
            </w:pPr>
            <w:r w:rsidRPr="007053A8">
              <w:rPr>
                <w:b/>
                <w:snapToGrid w:val="0"/>
              </w:rPr>
              <w:t>Description</w:t>
            </w:r>
          </w:p>
        </w:tc>
      </w:tr>
      <w:tr w:rsidR="00236E2C" w:rsidRPr="007053A8" w14:paraId="44C8D592" w14:textId="77777777" w:rsidTr="00C67E50">
        <w:tc>
          <w:tcPr>
            <w:tcW w:w="851" w:type="dxa"/>
          </w:tcPr>
          <w:p w14:paraId="528E58C2" w14:textId="77777777" w:rsidR="00236E2C" w:rsidRPr="007053A8" w:rsidRDefault="00236E2C" w:rsidP="006E1C7A">
            <w:pPr>
              <w:autoSpaceDE w:val="0"/>
              <w:autoSpaceDN w:val="0"/>
              <w:adjustRightInd w:val="0"/>
              <w:jc w:val="center"/>
              <w:rPr>
                <w:snapToGrid w:val="0"/>
              </w:rPr>
            </w:pPr>
            <w:r w:rsidRPr="007053A8">
              <w:rPr>
                <w:snapToGrid w:val="0"/>
              </w:rPr>
              <w:t>0</w:t>
            </w:r>
          </w:p>
        </w:tc>
        <w:tc>
          <w:tcPr>
            <w:tcW w:w="6378" w:type="dxa"/>
          </w:tcPr>
          <w:p w14:paraId="39EFEFA1" w14:textId="77777777" w:rsidR="00236E2C" w:rsidRPr="007053A8" w:rsidRDefault="00236E2C" w:rsidP="006E1C7A">
            <w:pPr>
              <w:autoSpaceDE w:val="0"/>
              <w:autoSpaceDN w:val="0"/>
              <w:adjustRightInd w:val="0"/>
              <w:rPr>
                <w:snapToGrid w:val="0"/>
              </w:rPr>
            </w:pPr>
            <w:r>
              <w:rPr>
                <w:snapToGrid w:val="0"/>
              </w:rPr>
              <w:t>Reserved for future use</w:t>
            </w:r>
          </w:p>
        </w:tc>
      </w:tr>
      <w:tr w:rsidR="00236E2C" w:rsidRPr="007053A8" w14:paraId="2589548C" w14:textId="77777777" w:rsidTr="00C67E50">
        <w:tc>
          <w:tcPr>
            <w:tcW w:w="851" w:type="dxa"/>
          </w:tcPr>
          <w:p w14:paraId="67B612F6" w14:textId="77777777" w:rsidR="00236E2C" w:rsidRPr="007053A8" w:rsidRDefault="00236E2C" w:rsidP="006E1C7A">
            <w:pPr>
              <w:autoSpaceDE w:val="0"/>
              <w:autoSpaceDN w:val="0"/>
              <w:adjustRightInd w:val="0"/>
              <w:jc w:val="center"/>
              <w:rPr>
                <w:snapToGrid w:val="0"/>
              </w:rPr>
            </w:pPr>
            <w:r w:rsidRPr="007053A8">
              <w:rPr>
                <w:snapToGrid w:val="0"/>
              </w:rPr>
              <w:t>1</w:t>
            </w:r>
          </w:p>
        </w:tc>
        <w:tc>
          <w:tcPr>
            <w:tcW w:w="6378" w:type="dxa"/>
          </w:tcPr>
          <w:p w14:paraId="4F0247CD" w14:textId="77777777" w:rsidR="00236E2C" w:rsidRPr="007053A8" w:rsidRDefault="00236E2C" w:rsidP="006E1C7A">
            <w:pPr>
              <w:autoSpaceDE w:val="0"/>
              <w:autoSpaceDN w:val="0"/>
              <w:adjustRightInd w:val="0"/>
              <w:rPr>
                <w:snapToGrid w:val="0"/>
              </w:rPr>
            </w:pPr>
            <w:r>
              <w:rPr>
                <w:snapToGrid w:val="0"/>
              </w:rPr>
              <w:t>AEVV Failed – Authentication, Issuer Key</w:t>
            </w:r>
          </w:p>
        </w:tc>
      </w:tr>
      <w:tr w:rsidR="00236E2C" w:rsidRPr="007053A8" w14:paraId="09D1E671" w14:textId="77777777" w:rsidTr="00C67E50">
        <w:tc>
          <w:tcPr>
            <w:tcW w:w="851" w:type="dxa"/>
          </w:tcPr>
          <w:p w14:paraId="207D46DE" w14:textId="77777777" w:rsidR="00236E2C" w:rsidRPr="007053A8" w:rsidRDefault="00236E2C" w:rsidP="006E1C7A">
            <w:pPr>
              <w:autoSpaceDE w:val="0"/>
              <w:autoSpaceDN w:val="0"/>
              <w:adjustRightInd w:val="0"/>
              <w:jc w:val="center"/>
              <w:rPr>
                <w:snapToGrid w:val="0"/>
              </w:rPr>
            </w:pPr>
            <w:r w:rsidRPr="007053A8">
              <w:rPr>
                <w:snapToGrid w:val="0"/>
              </w:rPr>
              <w:t>2</w:t>
            </w:r>
          </w:p>
        </w:tc>
        <w:tc>
          <w:tcPr>
            <w:tcW w:w="6378" w:type="dxa"/>
          </w:tcPr>
          <w:p w14:paraId="01147B7C" w14:textId="77777777" w:rsidR="00236E2C" w:rsidRPr="007053A8" w:rsidRDefault="00236E2C" w:rsidP="006E1C7A">
            <w:pPr>
              <w:autoSpaceDE w:val="0"/>
              <w:autoSpaceDN w:val="0"/>
              <w:adjustRightInd w:val="0"/>
              <w:rPr>
                <w:snapToGrid w:val="0"/>
              </w:rPr>
            </w:pPr>
            <w:r>
              <w:rPr>
                <w:snapToGrid w:val="0"/>
              </w:rPr>
              <w:t>AEVV Passed – Authentication, Issuer Key</w:t>
            </w:r>
          </w:p>
        </w:tc>
      </w:tr>
      <w:tr w:rsidR="00236E2C" w:rsidRPr="007053A8" w14:paraId="6DDB8F2C" w14:textId="77777777" w:rsidTr="00C67E50">
        <w:tc>
          <w:tcPr>
            <w:tcW w:w="851" w:type="dxa"/>
          </w:tcPr>
          <w:p w14:paraId="54823ED7" w14:textId="77777777" w:rsidR="00236E2C" w:rsidRPr="007053A8" w:rsidRDefault="00236E2C" w:rsidP="006E1C7A">
            <w:pPr>
              <w:autoSpaceDE w:val="0"/>
              <w:autoSpaceDN w:val="0"/>
              <w:adjustRightInd w:val="0"/>
              <w:jc w:val="center"/>
              <w:rPr>
                <w:snapToGrid w:val="0"/>
              </w:rPr>
            </w:pPr>
            <w:r>
              <w:rPr>
                <w:snapToGrid w:val="0"/>
              </w:rPr>
              <w:t>3</w:t>
            </w:r>
          </w:p>
        </w:tc>
        <w:tc>
          <w:tcPr>
            <w:tcW w:w="6378" w:type="dxa"/>
          </w:tcPr>
          <w:p w14:paraId="23B18F84" w14:textId="77777777" w:rsidR="00236E2C" w:rsidRDefault="00236E2C" w:rsidP="006E1C7A">
            <w:pPr>
              <w:autoSpaceDE w:val="0"/>
              <w:autoSpaceDN w:val="0"/>
              <w:adjustRightInd w:val="0"/>
              <w:rPr>
                <w:snapToGrid w:val="0"/>
              </w:rPr>
            </w:pPr>
            <w:r>
              <w:rPr>
                <w:snapToGrid w:val="0"/>
              </w:rPr>
              <w:t>AEVV Passed – Attempt, Issuer Key</w:t>
            </w:r>
          </w:p>
        </w:tc>
      </w:tr>
      <w:tr w:rsidR="00236E2C" w:rsidRPr="007053A8" w14:paraId="37AE1C3B" w14:textId="77777777" w:rsidTr="00C67E50">
        <w:tc>
          <w:tcPr>
            <w:tcW w:w="851" w:type="dxa"/>
          </w:tcPr>
          <w:p w14:paraId="1B106B1F" w14:textId="77777777" w:rsidR="00236E2C" w:rsidRDefault="00236E2C" w:rsidP="006E1C7A">
            <w:pPr>
              <w:autoSpaceDE w:val="0"/>
              <w:autoSpaceDN w:val="0"/>
              <w:adjustRightInd w:val="0"/>
              <w:jc w:val="center"/>
              <w:rPr>
                <w:snapToGrid w:val="0"/>
              </w:rPr>
            </w:pPr>
            <w:r>
              <w:rPr>
                <w:snapToGrid w:val="0"/>
              </w:rPr>
              <w:t>4</w:t>
            </w:r>
          </w:p>
        </w:tc>
        <w:tc>
          <w:tcPr>
            <w:tcW w:w="6378" w:type="dxa"/>
          </w:tcPr>
          <w:p w14:paraId="5FEA3989" w14:textId="77777777" w:rsidR="00236E2C" w:rsidRDefault="00236E2C" w:rsidP="006E1C7A">
            <w:pPr>
              <w:autoSpaceDE w:val="0"/>
              <w:autoSpaceDN w:val="0"/>
              <w:adjustRightInd w:val="0"/>
              <w:rPr>
                <w:snapToGrid w:val="0"/>
              </w:rPr>
            </w:pPr>
            <w:r>
              <w:rPr>
                <w:snapToGrid w:val="0"/>
              </w:rPr>
              <w:t>AEVV Failed – Attempt, Issuer Key</w:t>
            </w:r>
          </w:p>
        </w:tc>
      </w:tr>
      <w:tr w:rsidR="00236E2C" w:rsidRPr="007053A8" w14:paraId="582D0BDA" w14:textId="77777777" w:rsidTr="00C67E50">
        <w:tc>
          <w:tcPr>
            <w:tcW w:w="851" w:type="dxa"/>
          </w:tcPr>
          <w:p w14:paraId="2D7DC6A5" w14:textId="77777777" w:rsidR="00236E2C" w:rsidRDefault="00236E2C" w:rsidP="006E1C7A">
            <w:pPr>
              <w:autoSpaceDE w:val="0"/>
              <w:autoSpaceDN w:val="0"/>
              <w:adjustRightInd w:val="0"/>
              <w:jc w:val="center"/>
              <w:rPr>
                <w:snapToGrid w:val="0"/>
              </w:rPr>
            </w:pPr>
            <w:r>
              <w:rPr>
                <w:snapToGrid w:val="0"/>
              </w:rPr>
              <w:t>5</w:t>
            </w:r>
          </w:p>
        </w:tc>
        <w:tc>
          <w:tcPr>
            <w:tcW w:w="6378" w:type="dxa"/>
          </w:tcPr>
          <w:p w14:paraId="4D3A7F28" w14:textId="77777777" w:rsidR="00236E2C" w:rsidRDefault="00236E2C" w:rsidP="006E1C7A">
            <w:pPr>
              <w:autoSpaceDE w:val="0"/>
              <w:autoSpaceDN w:val="0"/>
              <w:adjustRightInd w:val="0"/>
              <w:rPr>
                <w:snapToGrid w:val="0"/>
              </w:rPr>
            </w:pPr>
            <w:r>
              <w:rPr>
                <w:snapToGrid w:val="0"/>
              </w:rPr>
              <w:t>Reserved for future use</w:t>
            </w:r>
          </w:p>
        </w:tc>
      </w:tr>
      <w:tr w:rsidR="00AE061A" w:rsidRPr="007053A8" w14:paraId="2C524911" w14:textId="77777777" w:rsidTr="00C67E50">
        <w:tc>
          <w:tcPr>
            <w:tcW w:w="851" w:type="dxa"/>
          </w:tcPr>
          <w:p w14:paraId="532CA0BB" w14:textId="77777777" w:rsidR="00AE061A" w:rsidRDefault="00AE061A" w:rsidP="006E1C7A">
            <w:pPr>
              <w:autoSpaceDE w:val="0"/>
              <w:autoSpaceDN w:val="0"/>
              <w:adjustRightInd w:val="0"/>
              <w:jc w:val="center"/>
              <w:rPr>
                <w:snapToGrid w:val="0"/>
              </w:rPr>
            </w:pPr>
            <w:r>
              <w:rPr>
                <w:snapToGrid w:val="0"/>
              </w:rPr>
              <w:t>6</w:t>
            </w:r>
          </w:p>
        </w:tc>
        <w:tc>
          <w:tcPr>
            <w:tcW w:w="6378" w:type="dxa"/>
          </w:tcPr>
          <w:p w14:paraId="721F0D68" w14:textId="77777777" w:rsidR="00AE061A" w:rsidRDefault="00AE061A" w:rsidP="006E1C7A">
            <w:pPr>
              <w:autoSpaceDE w:val="0"/>
              <w:autoSpaceDN w:val="0"/>
              <w:adjustRightInd w:val="0"/>
              <w:rPr>
                <w:snapToGrid w:val="0"/>
              </w:rPr>
            </w:pPr>
            <w:r>
              <w:rPr>
                <w:snapToGrid w:val="0"/>
              </w:rPr>
              <w:t>Reserved for future use</w:t>
            </w:r>
          </w:p>
        </w:tc>
      </w:tr>
      <w:tr w:rsidR="00AE061A" w:rsidRPr="007053A8" w14:paraId="66A4E6A7" w14:textId="77777777" w:rsidTr="00C67E50">
        <w:tc>
          <w:tcPr>
            <w:tcW w:w="851" w:type="dxa"/>
          </w:tcPr>
          <w:p w14:paraId="6BC9D56F" w14:textId="77777777" w:rsidR="00AE061A" w:rsidRDefault="00AE061A" w:rsidP="006E1C7A">
            <w:pPr>
              <w:autoSpaceDE w:val="0"/>
              <w:autoSpaceDN w:val="0"/>
              <w:adjustRightInd w:val="0"/>
              <w:jc w:val="center"/>
              <w:rPr>
                <w:snapToGrid w:val="0"/>
              </w:rPr>
            </w:pPr>
            <w:r>
              <w:rPr>
                <w:snapToGrid w:val="0"/>
              </w:rPr>
              <w:t>7</w:t>
            </w:r>
          </w:p>
        </w:tc>
        <w:tc>
          <w:tcPr>
            <w:tcW w:w="6378" w:type="dxa"/>
          </w:tcPr>
          <w:p w14:paraId="390DEF5F" w14:textId="77777777" w:rsidR="00AE061A" w:rsidRDefault="00AE061A" w:rsidP="006E1C7A">
            <w:pPr>
              <w:autoSpaceDE w:val="0"/>
              <w:autoSpaceDN w:val="0"/>
              <w:adjustRightInd w:val="0"/>
              <w:rPr>
                <w:snapToGrid w:val="0"/>
              </w:rPr>
            </w:pPr>
            <w:r>
              <w:rPr>
                <w:snapToGrid w:val="0"/>
              </w:rPr>
              <w:t>AEVV Failed – Attempt, Issuer not participating, Network Key</w:t>
            </w:r>
          </w:p>
        </w:tc>
      </w:tr>
      <w:tr w:rsidR="00AE061A" w:rsidRPr="007053A8" w14:paraId="4426D30F" w14:textId="77777777" w:rsidTr="00C67E50">
        <w:tc>
          <w:tcPr>
            <w:tcW w:w="851" w:type="dxa"/>
          </w:tcPr>
          <w:p w14:paraId="5F317805" w14:textId="77777777" w:rsidR="00AE061A" w:rsidRDefault="00AE061A" w:rsidP="006E1C7A">
            <w:pPr>
              <w:autoSpaceDE w:val="0"/>
              <w:autoSpaceDN w:val="0"/>
              <w:adjustRightInd w:val="0"/>
              <w:jc w:val="center"/>
              <w:rPr>
                <w:snapToGrid w:val="0"/>
              </w:rPr>
            </w:pPr>
            <w:r>
              <w:rPr>
                <w:snapToGrid w:val="0"/>
              </w:rPr>
              <w:t>8</w:t>
            </w:r>
          </w:p>
        </w:tc>
        <w:tc>
          <w:tcPr>
            <w:tcW w:w="6378" w:type="dxa"/>
          </w:tcPr>
          <w:p w14:paraId="07D6527A" w14:textId="77777777" w:rsidR="00AE061A" w:rsidRDefault="00AE061A" w:rsidP="006E1C7A">
            <w:pPr>
              <w:autoSpaceDE w:val="0"/>
              <w:autoSpaceDN w:val="0"/>
              <w:adjustRightInd w:val="0"/>
              <w:rPr>
                <w:snapToGrid w:val="0"/>
              </w:rPr>
            </w:pPr>
            <w:r>
              <w:rPr>
                <w:snapToGrid w:val="0"/>
              </w:rPr>
              <w:t>AEVV Passed – Attempt, Issuer not participating Network Key</w:t>
            </w:r>
          </w:p>
        </w:tc>
      </w:tr>
      <w:tr w:rsidR="00AE061A" w:rsidRPr="007053A8" w14:paraId="545DEC79" w14:textId="77777777" w:rsidTr="00C67E50">
        <w:tc>
          <w:tcPr>
            <w:tcW w:w="851" w:type="dxa"/>
          </w:tcPr>
          <w:p w14:paraId="207BBDE5" w14:textId="77777777" w:rsidR="00AE061A" w:rsidRDefault="00AE061A" w:rsidP="006E1C7A">
            <w:pPr>
              <w:autoSpaceDE w:val="0"/>
              <w:autoSpaceDN w:val="0"/>
              <w:adjustRightInd w:val="0"/>
              <w:jc w:val="center"/>
              <w:rPr>
                <w:snapToGrid w:val="0"/>
              </w:rPr>
            </w:pPr>
            <w:r>
              <w:rPr>
                <w:snapToGrid w:val="0"/>
              </w:rPr>
              <w:t>9</w:t>
            </w:r>
          </w:p>
        </w:tc>
        <w:tc>
          <w:tcPr>
            <w:tcW w:w="6378" w:type="dxa"/>
          </w:tcPr>
          <w:p w14:paraId="4630ACB1" w14:textId="77777777" w:rsidR="00AE061A" w:rsidRDefault="00AE061A" w:rsidP="006E1C7A">
            <w:pPr>
              <w:autoSpaceDE w:val="0"/>
              <w:autoSpaceDN w:val="0"/>
              <w:adjustRightInd w:val="0"/>
              <w:rPr>
                <w:snapToGrid w:val="0"/>
              </w:rPr>
            </w:pPr>
            <w:r>
              <w:rPr>
                <w:snapToGrid w:val="0"/>
              </w:rPr>
              <w:t>AEVV Failed – Attempt – Participating, Access Control Server (ACS) not available, Network Key</w:t>
            </w:r>
          </w:p>
        </w:tc>
      </w:tr>
      <w:tr w:rsidR="00AE061A" w:rsidRPr="007053A8" w14:paraId="40A6F482" w14:textId="77777777" w:rsidTr="00C67E50">
        <w:tc>
          <w:tcPr>
            <w:tcW w:w="851" w:type="dxa"/>
          </w:tcPr>
          <w:p w14:paraId="3245C68F" w14:textId="77777777" w:rsidR="00AE061A" w:rsidRDefault="00AE061A" w:rsidP="006E1C7A">
            <w:pPr>
              <w:autoSpaceDE w:val="0"/>
              <w:autoSpaceDN w:val="0"/>
              <w:adjustRightInd w:val="0"/>
              <w:jc w:val="center"/>
              <w:rPr>
                <w:snapToGrid w:val="0"/>
              </w:rPr>
            </w:pPr>
            <w:r>
              <w:rPr>
                <w:snapToGrid w:val="0"/>
              </w:rPr>
              <w:t>A</w:t>
            </w:r>
          </w:p>
        </w:tc>
        <w:tc>
          <w:tcPr>
            <w:tcW w:w="6378" w:type="dxa"/>
          </w:tcPr>
          <w:p w14:paraId="39DF254E" w14:textId="77777777" w:rsidR="00AE061A" w:rsidRDefault="00AE061A" w:rsidP="006E1C7A">
            <w:pPr>
              <w:autoSpaceDE w:val="0"/>
              <w:autoSpaceDN w:val="0"/>
              <w:adjustRightInd w:val="0"/>
              <w:rPr>
                <w:snapToGrid w:val="0"/>
              </w:rPr>
            </w:pPr>
            <w:r>
              <w:rPr>
                <w:snapToGrid w:val="0"/>
              </w:rPr>
              <w:t>AEVV Passed – Attempt, Participating, Access Control Server (ACS) not available, Network Key</w:t>
            </w:r>
          </w:p>
        </w:tc>
      </w:tr>
      <w:tr w:rsidR="00AE061A" w:rsidRPr="007053A8" w14:paraId="0A3A6970" w14:textId="77777777" w:rsidTr="00C67E50">
        <w:tc>
          <w:tcPr>
            <w:tcW w:w="851" w:type="dxa"/>
          </w:tcPr>
          <w:p w14:paraId="5FFEEA87" w14:textId="77777777" w:rsidR="00AE061A" w:rsidRDefault="00AE061A" w:rsidP="006E1C7A">
            <w:pPr>
              <w:autoSpaceDE w:val="0"/>
              <w:autoSpaceDN w:val="0"/>
              <w:adjustRightInd w:val="0"/>
              <w:jc w:val="center"/>
              <w:rPr>
                <w:snapToGrid w:val="0"/>
              </w:rPr>
            </w:pPr>
            <w:r>
              <w:rPr>
                <w:snapToGrid w:val="0"/>
              </w:rPr>
              <w:t>B</w:t>
            </w:r>
          </w:p>
        </w:tc>
        <w:tc>
          <w:tcPr>
            <w:tcW w:w="6378" w:type="dxa"/>
          </w:tcPr>
          <w:p w14:paraId="51782BF0" w14:textId="77777777" w:rsidR="00AE061A" w:rsidRDefault="00AE061A" w:rsidP="006E1C7A">
            <w:pPr>
              <w:autoSpaceDE w:val="0"/>
              <w:autoSpaceDN w:val="0"/>
              <w:adjustRightInd w:val="0"/>
              <w:rPr>
                <w:snapToGrid w:val="0"/>
              </w:rPr>
            </w:pPr>
            <w:r>
              <w:rPr>
                <w:snapToGrid w:val="0"/>
              </w:rPr>
              <w:t>Reserved for future use</w:t>
            </w:r>
          </w:p>
        </w:tc>
      </w:tr>
      <w:tr w:rsidR="00AE061A" w:rsidRPr="007053A8" w14:paraId="386051F8" w14:textId="77777777" w:rsidTr="00C67E50">
        <w:tc>
          <w:tcPr>
            <w:tcW w:w="851" w:type="dxa"/>
          </w:tcPr>
          <w:p w14:paraId="7DEB9998" w14:textId="77777777" w:rsidR="00AE061A" w:rsidRDefault="00AE061A" w:rsidP="006E1C7A">
            <w:pPr>
              <w:autoSpaceDE w:val="0"/>
              <w:autoSpaceDN w:val="0"/>
              <w:adjustRightInd w:val="0"/>
              <w:jc w:val="center"/>
              <w:rPr>
                <w:snapToGrid w:val="0"/>
              </w:rPr>
            </w:pPr>
            <w:r>
              <w:rPr>
                <w:snapToGrid w:val="0"/>
              </w:rPr>
              <w:t>C</w:t>
            </w:r>
          </w:p>
        </w:tc>
        <w:tc>
          <w:tcPr>
            <w:tcW w:w="6378" w:type="dxa"/>
          </w:tcPr>
          <w:p w14:paraId="527046FE" w14:textId="77777777" w:rsidR="00AE061A" w:rsidRDefault="00AE061A" w:rsidP="006E1C7A">
            <w:pPr>
              <w:autoSpaceDE w:val="0"/>
              <w:autoSpaceDN w:val="0"/>
              <w:adjustRightInd w:val="0"/>
              <w:rPr>
                <w:snapToGrid w:val="0"/>
              </w:rPr>
            </w:pPr>
            <w:r>
              <w:rPr>
                <w:snapToGrid w:val="0"/>
              </w:rPr>
              <w:t>Reserved for future use</w:t>
            </w:r>
          </w:p>
        </w:tc>
      </w:tr>
      <w:tr w:rsidR="00AE061A" w:rsidRPr="007053A8" w14:paraId="225AEB8B" w14:textId="77777777" w:rsidTr="00C67E50">
        <w:tc>
          <w:tcPr>
            <w:tcW w:w="851" w:type="dxa"/>
          </w:tcPr>
          <w:p w14:paraId="62356CCF" w14:textId="77777777" w:rsidR="00AE061A" w:rsidRDefault="00AE061A" w:rsidP="006E1C7A">
            <w:pPr>
              <w:autoSpaceDE w:val="0"/>
              <w:autoSpaceDN w:val="0"/>
              <w:adjustRightInd w:val="0"/>
              <w:jc w:val="center"/>
              <w:rPr>
                <w:snapToGrid w:val="0"/>
              </w:rPr>
            </w:pPr>
            <w:r>
              <w:rPr>
                <w:snapToGrid w:val="0"/>
              </w:rPr>
              <w:t>D</w:t>
            </w:r>
          </w:p>
        </w:tc>
        <w:tc>
          <w:tcPr>
            <w:tcW w:w="6378" w:type="dxa"/>
          </w:tcPr>
          <w:p w14:paraId="369C399C" w14:textId="77777777" w:rsidR="00AE061A" w:rsidRDefault="00AE061A" w:rsidP="006E1C7A">
            <w:pPr>
              <w:autoSpaceDE w:val="0"/>
              <w:autoSpaceDN w:val="0"/>
              <w:adjustRightInd w:val="0"/>
              <w:rPr>
                <w:snapToGrid w:val="0"/>
              </w:rPr>
            </w:pPr>
            <w:r>
              <w:rPr>
                <w:snapToGrid w:val="0"/>
              </w:rPr>
              <w:t>Reserved for future use</w:t>
            </w:r>
          </w:p>
        </w:tc>
      </w:tr>
      <w:tr w:rsidR="00AE061A" w:rsidRPr="007053A8" w14:paraId="6B3EA669" w14:textId="77777777" w:rsidTr="00C67E50">
        <w:tc>
          <w:tcPr>
            <w:tcW w:w="851" w:type="dxa"/>
          </w:tcPr>
          <w:p w14:paraId="150AED1E" w14:textId="77777777" w:rsidR="00AE061A" w:rsidRDefault="00AE061A" w:rsidP="006E1C7A">
            <w:pPr>
              <w:autoSpaceDE w:val="0"/>
              <w:autoSpaceDN w:val="0"/>
              <w:adjustRightInd w:val="0"/>
              <w:jc w:val="center"/>
              <w:rPr>
                <w:snapToGrid w:val="0"/>
              </w:rPr>
            </w:pPr>
            <w:r>
              <w:rPr>
                <w:snapToGrid w:val="0"/>
              </w:rPr>
              <w:t>U</w:t>
            </w:r>
          </w:p>
        </w:tc>
        <w:tc>
          <w:tcPr>
            <w:tcW w:w="6378" w:type="dxa"/>
          </w:tcPr>
          <w:p w14:paraId="5F376586" w14:textId="77777777" w:rsidR="00AE061A" w:rsidRDefault="00AE061A" w:rsidP="006E1C7A">
            <w:pPr>
              <w:autoSpaceDE w:val="0"/>
              <w:autoSpaceDN w:val="0"/>
              <w:adjustRightInd w:val="0"/>
              <w:rPr>
                <w:snapToGrid w:val="0"/>
              </w:rPr>
            </w:pPr>
            <w:r>
              <w:rPr>
                <w:snapToGrid w:val="0"/>
              </w:rPr>
              <w:t>AEVV Unchecked</w:t>
            </w:r>
          </w:p>
        </w:tc>
      </w:tr>
    </w:tbl>
    <w:p w14:paraId="5D82F717" w14:textId="77777777" w:rsidR="00236E2C" w:rsidRPr="007053A8" w:rsidRDefault="00236E2C" w:rsidP="00236E2C">
      <w:pPr>
        <w:autoSpaceDE w:val="0"/>
        <w:autoSpaceDN w:val="0"/>
        <w:adjustRightInd w:val="0"/>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C67E50" w14:paraId="4A1D4702" w14:textId="77777777" w:rsidTr="00381703">
        <w:tc>
          <w:tcPr>
            <w:tcW w:w="2335" w:type="dxa"/>
          </w:tcPr>
          <w:p w14:paraId="044E0B65" w14:textId="77777777" w:rsidR="00C67E50" w:rsidRDefault="00C67E50" w:rsidP="00381703">
            <w:pPr>
              <w:spacing w:after="120"/>
              <w:rPr>
                <w:b/>
                <w:snapToGrid w:val="0"/>
              </w:rPr>
            </w:pPr>
            <w:r>
              <w:rPr>
                <w:b/>
                <w:snapToGrid w:val="0"/>
              </w:rPr>
              <w:lastRenderedPageBreak/>
              <w:t>Request</w:t>
            </w:r>
          </w:p>
        </w:tc>
        <w:tc>
          <w:tcPr>
            <w:tcW w:w="7105" w:type="dxa"/>
          </w:tcPr>
          <w:p w14:paraId="4117D398" w14:textId="77777777" w:rsidR="00C67E50" w:rsidRDefault="00C67E50" w:rsidP="00381703">
            <w:pPr>
              <w:rPr>
                <w:b/>
                <w:snapToGrid w:val="0"/>
              </w:rPr>
            </w:pPr>
            <w:r>
              <w:rPr>
                <w:snapToGrid w:val="0"/>
              </w:rPr>
              <w:t>Not Applicable</w:t>
            </w:r>
            <w:r w:rsidRPr="00264AAE">
              <w:rPr>
                <w:snapToGrid w:val="0"/>
              </w:rPr>
              <w:t>.</w:t>
            </w:r>
          </w:p>
        </w:tc>
      </w:tr>
      <w:tr w:rsidR="00C67E50" w14:paraId="133BF90F" w14:textId="77777777" w:rsidTr="00381703">
        <w:tc>
          <w:tcPr>
            <w:tcW w:w="2335" w:type="dxa"/>
          </w:tcPr>
          <w:p w14:paraId="6039FAEE" w14:textId="77777777" w:rsidR="00C67E50" w:rsidRDefault="00C67E50" w:rsidP="00381703">
            <w:pPr>
              <w:spacing w:after="120"/>
              <w:rPr>
                <w:b/>
                <w:snapToGrid w:val="0"/>
              </w:rPr>
            </w:pPr>
            <w:r>
              <w:rPr>
                <w:b/>
                <w:snapToGrid w:val="0"/>
              </w:rPr>
              <w:t>Response</w:t>
            </w:r>
          </w:p>
        </w:tc>
        <w:tc>
          <w:tcPr>
            <w:tcW w:w="7105" w:type="dxa"/>
          </w:tcPr>
          <w:p w14:paraId="2B5C692F" w14:textId="77777777" w:rsidR="00C67E50" w:rsidRPr="008F0357" w:rsidRDefault="00C67E50" w:rsidP="00381703">
            <w:pPr>
              <w:rPr>
                <w:b/>
                <w:bCs/>
                <w:snapToGrid w:val="0"/>
              </w:rPr>
            </w:pPr>
            <w:r w:rsidRPr="00264AAE">
              <w:rPr>
                <w:snapToGrid w:val="0"/>
              </w:rPr>
              <w:t>Optional. Fixed length of 1 byte.</w:t>
            </w:r>
          </w:p>
        </w:tc>
      </w:tr>
      <w:tr w:rsidR="00C67E50" w14:paraId="5BE3BF8C" w14:textId="77777777" w:rsidTr="00381703">
        <w:tc>
          <w:tcPr>
            <w:tcW w:w="2335" w:type="dxa"/>
          </w:tcPr>
          <w:p w14:paraId="7ECE64C6" w14:textId="77777777" w:rsidR="00C67E50" w:rsidRDefault="00C67E50" w:rsidP="00381703">
            <w:pPr>
              <w:spacing w:after="120"/>
              <w:rPr>
                <w:b/>
                <w:snapToGrid w:val="0"/>
              </w:rPr>
            </w:pPr>
            <w:r w:rsidRPr="00FB4BC9">
              <w:rPr>
                <w:rFonts w:cs="Arial"/>
                <w:b/>
                <w:bCs/>
                <w:lang w:val="en-CA"/>
              </w:rPr>
              <w:t>Internal Field</w:t>
            </w:r>
          </w:p>
        </w:tc>
        <w:tc>
          <w:tcPr>
            <w:tcW w:w="7105" w:type="dxa"/>
          </w:tcPr>
          <w:p w14:paraId="4EFD0633" w14:textId="77777777" w:rsidR="00C67E50" w:rsidRDefault="00C67E50" w:rsidP="00381703">
            <w:pPr>
              <w:rPr>
                <w:b/>
                <w:snapToGrid w:val="0"/>
              </w:rPr>
            </w:pPr>
            <w:r w:rsidRPr="00C35EC8">
              <w:rPr>
                <w:rFonts w:cs="Arial"/>
                <w:lang w:val="en-CA"/>
              </w:rPr>
              <w:t>BASE24-pos Release 5.1 token</w:t>
            </w:r>
          </w:p>
        </w:tc>
      </w:tr>
    </w:tbl>
    <w:p w14:paraId="4B3842B6" w14:textId="77777777" w:rsidR="009F60D4" w:rsidRDefault="009F60D4" w:rsidP="009F60D4">
      <w:pPr>
        <w:autoSpaceDE w:val="0"/>
        <w:autoSpaceDN w:val="0"/>
        <w:adjustRightInd w:val="0"/>
        <w:rPr>
          <w:snapToGrid w:val="0"/>
        </w:rPr>
      </w:pPr>
    </w:p>
    <w:p w14:paraId="48642CB0" w14:textId="77777777" w:rsidR="000C5121" w:rsidRDefault="000C5121" w:rsidP="009F60D4">
      <w:pPr>
        <w:autoSpaceDE w:val="0"/>
        <w:autoSpaceDN w:val="0"/>
        <w:adjustRightInd w:val="0"/>
        <w:rPr>
          <w:snapToGrid w:val="0"/>
        </w:rPr>
      </w:pPr>
    </w:p>
    <w:p w14:paraId="46133D58" w14:textId="77777777" w:rsidR="00864351" w:rsidRDefault="00864351" w:rsidP="00847896">
      <w:pPr>
        <w:pStyle w:val="Heading2"/>
        <w:rPr>
          <w:snapToGrid w:val="0"/>
        </w:rPr>
      </w:pPr>
      <w:bookmarkStart w:id="2692" w:name="_Toc30407740"/>
      <w:bookmarkStart w:id="2693" w:name="_Toc126079303"/>
      <w:r>
        <w:rPr>
          <w:snapToGrid w:val="0"/>
        </w:rPr>
        <w:t>SFID X – Point of Service Data</w:t>
      </w:r>
      <w:bookmarkEnd w:id="2692"/>
      <w:bookmarkEnd w:id="2693"/>
    </w:p>
    <w:p w14:paraId="6B2537E7" w14:textId="77777777" w:rsidR="009F60D4" w:rsidRPr="008B4DA0" w:rsidRDefault="009F60D4" w:rsidP="005922C5">
      <w:pPr>
        <w:autoSpaceDE w:val="0"/>
        <w:autoSpaceDN w:val="0"/>
        <w:adjustRightInd w:val="0"/>
        <w:ind w:left="720"/>
        <w:rPr>
          <w:snapToGrid w:val="0"/>
        </w:rPr>
      </w:pPr>
      <w:r w:rsidRPr="008B4DA0">
        <w:rPr>
          <w:snapToGrid w:val="0"/>
        </w:rPr>
        <w:t>Point of service data includes a group of flags that indicate card, cardholder, and</w:t>
      </w:r>
      <w:r w:rsidR="008B4DA0">
        <w:rPr>
          <w:snapToGrid w:val="0"/>
        </w:rPr>
        <w:t xml:space="preserve"> </w:t>
      </w:r>
      <w:r w:rsidRPr="008B4DA0">
        <w:rPr>
          <w:snapToGrid w:val="0"/>
        </w:rPr>
        <w:t>transaction status associated with a point-of-sale transaction. The format is as</w:t>
      </w:r>
      <w:r w:rsidR="008B4DA0">
        <w:rPr>
          <w:snapToGrid w:val="0"/>
        </w:rPr>
        <w:t xml:space="preserve"> </w:t>
      </w:r>
      <w:r w:rsidRPr="008B4DA0">
        <w:rPr>
          <w:snapToGrid w:val="0"/>
        </w:rPr>
        <w:t>follows:</w:t>
      </w:r>
    </w:p>
    <w:p w14:paraId="0DDE7815" w14:textId="77777777" w:rsidR="008B4DA0" w:rsidRDefault="008B4DA0" w:rsidP="005922C5">
      <w:pPr>
        <w:autoSpaceDE w:val="0"/>
        <w:autoSpaceDN w:val="0"/>
        <w:adjustRightInd w:val="0"/>
        <w:ind w:left="720"/>
        <w:rPr>
          <w:rFonts w:ascii="Times-Roman" w:hAnsi="Times-Roman" w:cs="Times-Roman"/>
          <w:sz w:val="24"/>
          <w:szCs w:val="24"/>
        </w:rPr>
      </w:pPr>
    </w:p>
    <w:p w14:paraId="2AB1651E" w14:textId="77777777" w:rsidR="009F60D4" w:rsidRPr="008B4DA0" w:rsidRDefault="009F60D4" w:rsidP="005922C5">
      <w:pPr>
        <w:autoSpaceDE w:val="0"/>
        <w:autoSpaceDN w:val="0"/>
        <w:adjustRightInd w:val="0"/>
        <w:ind w:left="720"/>
        <w:rPr>
          <w:snapToGrid w:val="0"/>
        </w:rPr>
      </w:pPr>
      <w:r w:rsidRPr="008B4DA0">
        <w:rPr>
          <w:snapToGrid w:val="0"/>
        </w:rPr>
        <w:t xml:space="preserve">Cardholder Present Indicator </w:t>
      </w:r>
      <w:r w:rsidR="008B4DA0">
        <w:rPr>
          <w:snapToGrid w:val="0"/>
        </w:rPr>
        <w:tab/>
      </w:r>
      <w:r w:rsidR="008B4DA0">
        <w:rPr>
          <w:snapToGrid w:val="0"/>
        </w:rPr>
        <w:tab/>
      </w:r>
      <w:r w:rsidR="00381703">
        <w:rPr>
          <w:snapToGrid w:val="0"/>
        </w:rPr>
        <w:tab/>
      </w:r>
      <w:r w:rsidRPr="008B4DA0">
        <w:rPr>
          <w:snapToGrid w:val="0"/>
        </w:rPr>
        <w:t>PIC X</w:t>
      </w:r>
    </w:p>
    <w:p w14:paraId="7280FF2B" w14:textId="77777777" w:rsidR="009F60D4" w:rsidRPr="008B4DA0" w:rsidRDefault="009F60D4" w:rsidP="005922C5">
      <w:pPr>
        <w:autoSpaceDE w:val="0"/>
        <w:autoSpaceDN w:val="0"/>
        <w:adjustRightInd w:val="0"/>
        <w:ind w:left="720"/>
        <w:rPr>
          <w:snapToGrid w:val="0"/>
        </w:rPr>
      </w:pPr>
      <w:r w:rsidRPr="008B4DA0">
        <w:rPr>
          <w:snapToGrid w:val="0"/>
        </w:rPr>
        <w:t xml:space="preserve">Card Present Indicator </w:t>
      </w:r>
      <w:r w:rsidR="008B4DA0">
        <w:rPr>
          <w:snapToGrid w:val="0"/>
        </w:rPr>
        <w:tab/>
      </w:r>
      <w:r w:rsidR="008B4DA0">
        <w:rPr>
          <w:snapToGrid w:val="0"/>
        </w:rPr>
        <w:tab/>
      </w:r>
      <w:r w:rsidR="008B4DA0">
        <w:rPr>
          <w:snapToGrid w:val="0"/>
        </w:rPr>
        <w:tab/>
      </w:r>
      <w:r w:rsidRPr="008B4DA0">
        <w:rPr>
          <w:snapToGrid w:val="0"/>
        </w:rPr>
        <w:t>PIC X</w:t>
      </w:r>
    </w:p>
    <w:p w14:paraId="59CA1B91" w14:textId="77777777" w:rsidR="009F60D4" w:rsidRPr="008B4DA0" w:rsidRDefault="009F60D4" w:rsidP="005922C5">
      <w:pPr>
        <w:autoSpaceDE w:val="0"/>
        <w:autoSpaceDN w:val="0"/>
        <w:adjustRightInd w:val="0"/>
        <w:ind w:left="720"/>
        <w:rPr>
          <w:snapToGrid w:val="0"/>
        </w:rPr>
      </w:pPr>
      <w:r w:rsidRPr="008B4DA0">
        <w:rPr>
          <w:snapToGrid w:val="0"/>
        </w:rPr>
        <w:t xml:space="preserve">Transaction Status Indicator </w:t>
      </w:r>
      <w:r w:rsidR="008B4DA0">
        <w:rPr>
          <w:snapToGrid w:val="0"/>
        </w:rPr>
        <w:tab/>
      </w:r>
      <w:r w:rsidR="008B4DA0">
        <w:rPr>
          <w:snapToGrid w:val="0"/>
        </w:rPr>
        <w:tab/>
      </w:r>
      <w:r w:rsidR="00381703">
        <w:rPr>
          <w:snapToGrid w:val="0"/>
        </w:rPr>
        <w:tab/>
      </w:r>
      <w:r w:rsidRPr="008B4DA0">
        <w:rPr>
          <w:snapToGrid w:val="0"/>
        </w:rPr>
        <w:t>PIC X</w:t>
      </w:r>
    </w:p>
    <w:p w14:paraId="399068C3" w14:textId="77777777" w:rsidR="009F60D4" w:rsidRPr="008B4DA0" w:rsidRDefault="009F60D4" w:rsidP="005922C5">
      <w:pPr>
        <w:autoSpaceDE w:val="0"/>
        <w:autoSpaceDN w:val="0"/>
        <w:adjustRightInd w:val="0"/>
        <w:ind w:left="720"/>
        <w:rPr>
          <w:snapToGrid w:val="0"/>
        </w:rPr>
      </w:pPr>
      <w:r w:rsidRPr="008B4DA0">
        <w:rPr>
          <w:snapToGrid w:val="0"/>
        </w:rPr>
        <w:t xml:space="preserve">Transaction Security Indicator </w:t>
      </w:r>
      <w:r w:rsidR="008B4DA0">
        <w:rPr>
          <w:snapToGrid w:val="0"/>
        </w:rPr>
        <w:tab/>
      </w:r>
      <w:r w:rsidR="008B4DA0">
        <w:rPr>
          <w:snapToGrid w:val="0"/>
        </w:rPr>
        <w:tab/>
      </w:r>
      <w:r w:rsidRPr="008B4DA0">
        <w:rPr>
          <w:snapToGrid w:val="0"/>
        </w:rPr>
        <w:t>PIC X</w:t>
      </w:r>
    </w:p>
    <w:p w14:paraId="740FC792" w14:textId="77777777" w:rsidR="009F60D4" w:rsidRPr="008B4DA0" w:rsidRDefault="009F60D4" w:rsidP="005922C5">
      <w:pPr>
        <w:autoSpaceDE w:val="0"/>
        <w:autoSpaceDN w:val="0"/>
        <w:adjustRightInd w:val="0"/>
        <w:ind w:left="720"/>
        <w:rPr>
          <w:snapToGrid w:val="0"/>
        </w:rPr>
      </w:pPr>
      <w:r w:rsidRPr="008B4DA0">
        <w:rPr>
          <w:snapToGrid w:val="0"/>
        </w:rPr>
        <w:t xml:space="preserve">Cardholder Activated Terminal Indicator </w:t>
      </w:r>
      <w:r w:rsidR="008B4DA0">
        <w:rPr>
          <w:snapToGrid w:val="0"/>
        </w:rPr>
        <w:tab/>
      </w:r>
      <w:r w:rsidRPr="008B4DA0">
        <w:rPr>
          <w:snapToGrid w:val="0"/>
        </w:rPr>
        <w:t>PIC X</w:t>
      </w:r>
    </w:p>
    <w:p w14:paraId="1C6817DD" w14:textId="77777777" w:rsidR="009F60D4" w:rsidRPr="008B4DA0" w:rsidRDefault="009F60D4" w:rsidP="005922C5">
      <w:pPr>
        <w:autoSpaceDE w:val="0"/>
        <w:autoSpaceDN w:val="0"/>
        <w:adjustRightInd w:val="0"/>
        <w:ind w:left="720"/>
        <w:rPr>
          <w:snapToGrid w:val="0"/>
        </w:rPr>
      </w:pPr>
      <w:r w:rsidRPr="008B4DA0">
        <w:rPr>
          <w:snapToGrid w:val="0"/>
        </w:rPr>
        <w:t xml:space="preserve">Cardholder ID Method </w:t>
      </w:r>
      <w:r w:rsidR="008B4DA0">
        <w:rPr>
          <w:snapToGrid w:val="0"/>
        </w:rPr>
        <w:tab/>
      </w:r>
      <w:r w:rsidR="008B4DA0">
        <w:rPr>
          <w:snapToGrid w:val="0"/>
        </w:rPr>
        <w:tab/>
      </w:r>
      <w:r w:rsidR="008B4DA0">
        <w:rPr>
          <w:snapToGrid w:val="0"/>
        </w:rPr>
        <w:tab/>
      </w:r>
      <w:r w:rsidRPr="008B4DA0">
        <w:rPr>
          <w:snapToGrid w:val="0"/>
        </w:rPr>
        <w:t>PIC X</w:t>
      </w:r>
    </w:p>
    <w:p w14:paraId="60683B72" w14:textId="77777777" w:rsidR="009F60D4" w:rsidRDefault="009F60D4" w:rsidP="005922C5">
      <w:pPr>
        <w:autoSpaceDE w:val="0"/>
        <w:autoSpaceDN w:val="0"/>
        <w:adjustRightInd w:val="0"/>
        <w:ind w:left="720"/>
        <w:rPr>
          <w:snapToGrid w:val="0"/>
        </w:rPr>
      </w:pPr>
    </w:p>
    <w:p w14:paraId="19BD6D2B" w14:textId="77777777" w:rsidR="009F60D4" w:rsidRPr="008B4DA0" w:rsidRDefault="009F60D4" w:rsidP="005922C5">
      <w:pPr>
        <w:autoSpaceDE w:val="0"/>
        <w:autoSpaceDN w:val="0"/>
        <w:adjustRightInd w:val="0"/>
        <w:ind w:left="720"/>
        <w:rPr>
          <w:snapToGrid w:val="0"/>
        </w:rPr>
      </w:pPr>
      <w:r w:rsidRPr="008B4DA0">
        <w:rPr>
          <w:snapToGrid w:val="0"/>
        </w:rPr>
        <w:t>These fields are further described below:</w:t>
      </w:r>
    </w:p>
    <w:p w14:paraId="1311BB8D" w14:textId="77777777" w:rsidR="009F60D4" w:rsidRDefault="009F60D4" w:rsidP="005922C5">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D51F8E" w14:paraId="1B8FF591" w14:textId="77777777" w:rsidTr="00D51F8E">
        <w:trPr>
          <w:tblHeader/>
        </w:trPr>
        <w:tc>
          <w:tcPr>
            <w:tcW w:w="1183" w:type="dxa"/>
          </w:tcPr>
          <w:p w14:paraId="2A54DB27" w14:textId="77777777" w:rsidR="00D51F8E" w:rsidRDefault="00D51F8E" w:rsidP="00631ABE">
            <w:pPr>
              <w:pStyle w:val="BodyText2"/>
              <w:spacing w:before="60" w:after="60"/>
              <w:jc w:val="center"/>
              <w:rPr>
                <w:color w:val="auto"/>
              </w:rPr>
            </w:pPr>
            <w:r w:rsidRPr="009161F7">
              <w:rPr>
                <w:b/>
                <w:color w:val="auto"/>
              </w:rPr>
              <w:t>Position</w:t>
            </w:r>
          </w:p>
        </w:tc>
        <w:tc>
          <w:tcPr>
            <w:tcW w:w="1059" w:type="dxa"/>
          </w:tcPr>
          <w:p w14:paraId="14683339" w14:textId="77777777" w:rsidR="00D51F8E" w:rsidRDefault="00D51F8E" w:rsidP="00631ABE">
            <w:pPr>
              <w:pStyle w:val="BodyText2"/>
              <w:spacing w:before="60" w:after="60"/>
              <w:jc w:val="center"/>
              <w:rPr>
                <w:color w:val="auto"/>
              </w:rPr>
            </w:pPr>
            <w:r w:rsidRPr="009161F7">
              <w:rPr>
                <w:b/>
                <w:color w:val="auto"/>
              </w:rPr>
              <w:t>Length</w:t>
            </w:r>
          </w:p>
        </w:tc>
        <w:tc>
          <w:tcPr>
            <w:tcW w:w="7113" w:type="dxa"/>
          </w:tcPr>
          <w:p w14:paraId="7C81D331" w14:textId="77777777" w:rsidR="00D51F8E" w:rsidRDefault="00D51F8E" w:rsidP="00631ABE">
            <w:pPr>
              <w:pStyle w:val="BodyText2"/>
              <w:spacing w:before="60" w:after="60"/>
              <w:rPr>
                <w:color w:val="auto"/>
              </w:rPr>
            </w:pPr>
            <w:r w:rsidRPr="009161F7">
              <w:rPr>
                <w:b/>
                <w:color w:val="auto"/>
              </w:rPr>
              <w:t>Description</w:t>
            </w:r>
          </w:p>
        </w:tc>
      </w:tr>
      <w:tr w:rsidR="00D51F8E" w14:paraId="17B4566D" w14:textId="77777777" w:rsidTr="00D51F8E">
        <w:tc>
          <w:tcPr>
            <w:tcW w:w="1183" w:type="dxa"/>
          </w:tcPr>
          <w:p w14:paraId="7CCC6B67" w14:textId="77777777" w:rsidR="00D51F8E" w:rsidRDefault="00AC6B24" w:rsidP="00D51F8E">
            <w:pPr>
              <w:pStyle w:val="BodyText2"/>
              <w:jc w:val="center"/>
              <w:rPr>
                <w:color w:val="auto"/>
              </w:rPr>
            </w:pPr>
            <w:r w:rsidRPr="00AC6B24">
              <w:rPr>
                <w:color w:val="auto"/>
              </w:rPr>
              <w:t>01</w:t>
            </w:r>
          </w:p>
        </w:tc>
        <w:tc>
          <w:tcPr>
            <w:tcW w:w="1059" w:type="dxa"/>
          </w:tcPr>
          <w:p w14:paraId="4941434E" w14:textId="77777777" w:rsidR="00D51F8E" w:rsidRDefault="00AC6B24" w:rsidP="00D51F8E">
            <w:pPr>
              <w:pStyle w:val="BodyText2"/>
              <w:jc w:val="center"/>
              <w:rPr>
                <w:color w:val="auto"/>
              </w:rPr>
            </w:pPr>
            <w:r w:rsidRPr="00AC6B24">
              <w:rPr>
                <w:color w:val="auto"/>
              </w:rPr>
              <w:t>1</w:t>
            </w:r>
          </w:p>
        </w:tc>
        <w:tc>
          <w:tcPr>
            <w:tcW w:w="7113" w:type="dxa"/>
          </w:tcPr>
          <w:p w14:paraId="67BFEEF6" w14:textId="77777777" w:rsidR="00AC6B24" w:rsidRPr="008B4DA0" w:rsidRDefault="00AC6B24" w:rsidP="002F1D9C">
            <w:pPr>
              <w:autoSpaceDE w:val="0"/>
              <w:autoSpaceDN w:val="0"/>
              <w:adjustRightInd w:val="0"/>
              <w:spacing w:after="120"/>
              <w:rPr>
                <w:snapToGrid w:val="0"/>
              </w:rPr>
            </w:pPr>
            <w:r w:rsidRPr="00C102E9">
              <w:rPr>
                <w:b/>
                <w:snapToGrid w:val="0"/>
              </w:rPr>
              <w:t>Cardholder Present Indicator</w:t>
            </w:r>
          </w:p>
          <w:p w14:paraId="493F3539" w14:textId="77777777" w:rsidR="00AC6B24" w:rsidRDefault="00AC6B24" w:rsidP="00AC6B24">
            <w:pPr>
              <w:autoSpaceDE w:val="0"/>
              <w:autoSpaceDN w:val="0"/>
              <w:adjustRightInd w:val="0"/>
              <w:rPr>
                <w:snapToGrid w:val="0"/>
              </w:rPr>
            </w:pPr>
            <w:r w:rsidRPr="008B4DA0">
              <w:rPr>
                <w:snapToGrid w:val="0"/>
              </w:rPr>
              <w:t>A code indicating whether the cardholder is present at</w:t>
            </w:r>
            <w:r>
              <w:rPr>
                <w:snapToGrid w:val="0"/>
              </w:rPr>
              <w:t xml:space="preserve"> </w:t>
            </w:r>
            <w:r w:rsidRPr="008B4DA0">
              <w:rPr>
                <w:snapToGrid w:val="0"/>
              </w:rPr>
              <w:t>the POS terminal. Valid values are as follows:</w:t>
            </w:r>
          </w:p>
          <w:p w14:paraId="18E9AE17" w14:textId="77777777" w:rsidR="00AC6B24" w:rsidRPr="008B4DA0" w:rsidRDefault="00AC6B24" w:rsidP="00AC6B24">
            <w:pPr>
              <w:autoSpaceDE w:val="0"/>
              <w:autoSpaceDN w:val="0"/>
              <w:adjustRightInd w:val="0"/>
              <w:rPr>
                <w:snapToGrid w:val="0"/>
              </w:rPr>
            </w:pPr>
          </w:p>
          <w:p w14:paraId="57C86EC9" w14:textId="77777777" w:rsidR="00AC6B24" w:rsidRDefault="00AC6B24" w:rsidP="00AC6B24">
            <w:pPr>
              <w:autoSpaceDE w:val="0"/>
              <w:autoSpaceDN w:val="0"/>
              <w:adjustRightInd w:val="0"/>
              <w:rPr>
                <w:snapToGrid w:val="0"/>
              </w:rPr>
            </w:pPr>
            <w:r w:rsidRPr="008B4DA0">
              <w:rPr>
                <w:snapToGrid w:val="0"/>
              </w:rPr>
              <w:t>0 = The cardholder is present</w:t>
            </w:r>
          </w:p>
          <w:p w14:paraId="3F4F0B55" w14:textId="77777777" w:rsidR="00AC6B24" w:rsidRDefault="00AC6B24" w:rsidP="00AC6B24">
            <w:pPr>
              <w:autoSpaceDE w:val="0"/>
              <w:autoSpaceDN w:val="0"/>
              <w:adjustRightInd w:val="0"/>
              <w:rPr>
                <w:snapToGrid w:val="0"/>
              </w:rPr>
            </w:pPr>
            <w:r>
              <w:rPr>
                <w:snapToGrid w:val="0"/>
              </w:rPr>
              <w:t>1 = The cardholder is not present – unspecified reason</w:t>
            </w:r>
          </w:p>
          <w:p w14:paraId="56728E73" w14:textId="77777777" w:rsidR="00AC6B24" w:rsidRDefault="00AC6B24" w:rsidP="00AC6B24">
            <w:pPr>
              <w:autoSpaceDE w:val="0"/>
              <w:autoSpaceDN w:val="0"/>
              <w:adjustRightInd w:val="0"/>
              <w:rPr>
                <w:snapToGrid w:val="0"/>
              </w:rPr>
            </w:pPr>
            <w:r>
              <w:rPr>
                <w:snapToGrid w:val="0"/>
              </w:rPr>
              <w:t>2 = The cardholder is not present – mail or fax order</w:t>
            </w:r>
          </w:p>
          <w:p w14:paraId="03CFB210" w14:textId="77777777" w:rsidR="00AC6B24" w:rsidRDefault="00AC6B24" w:rsidP="00AC6B24">
            <w:pPr>
              <w:autoSpaceDE w:val="0"/>
              <w:autoSpaceDN w:val="0"/>
              <w:adjustRightInd w:val="0"/>
              <w:rPr>
                <w:snapToGrid w:val="0"/>
              </w:rPr>
            </w:pPr>
            <w:r>
              <w:rPr>
                <w:snapToGrid w:val="0"/>
              </w:rPr>
              <w:t>3 = The cardholder is not present – telephone or ARU order</w:t>
            </w:r>
          </w:p>
          <w:p w14:paraId="51EED2F3" w14:textId="77777777" w:rsidR="00AC6B24" w:rsidRDefault="00AC6B24" w:rsidP="00AC6B24">
            <w:pPr>
              <w:autoSpaceDE w:val="0"/>
              <w:autoSpaceDN w:val="0"/>
              <w:adjustRightInd w:val="0"/>
              <w:ind w:left="432" w:hanging="432"/>
              <w:rPr>
                <w:snapToGrid w:val="0"/>
              </w:rPr>
            </w:pPr>
            <w:r>
              <w:rPr>
                <w:snapToGrid w:val="0"/>
              </w:rPr>
              <w:t>4 = The cardholder is not present – standing order or recurring transaction</w:t>
            </w:r>
          </w:p>
          <w:p w14:paraId="521F8486" w14:textId="77777777" w:rsidR="00AC6B24" w:rsidRPr="00113BD8" w:rsidRDefault="00AC6B24" w:rsidP="00AC6B24">
            <w:pPr>
              <w:autoSpaceDE w:val="0"/>
              <w:autoSpaceDN w:val="0"/>
              <w:adjustRightInd w:val="0"/>
              <w:ind w:left="360" w:hanging="360"/>
              <w:rPr>
                <w:snapToGrid w:val="0"/>
              </w:rPr>
            </w:pPr>
            <w:r>
              <w:rPr>
                <w:snapToGrid w:val="0"/>
              </w:rPr>
              <w:t>5 = The cardholder is not present – electronic order (home personal computer or Internet)</w:t>
            </w:r>
          </w:p>
          <w:p w14:paraId="1E2BF720" w14:textId="77777777" w:rsidR="00D51F8E" w:rsidRDefault="00D51F8E" w:rsidP="00D51F8E">
            <w:pPr>
              <w:pStyle w:val="BodyText2"/>
              <w:spacing w:line="240" w:lineRule="auto"/>
              <w:rPr>
                <w:color w:val="auto"/>
              </w:rPr>
            </w:pPr>
          </w:p>
        </w:tc>
      </w:tr>
      <w:tr w:rsidR="00AC6B24" w14:paraId="0DDCCF62" w14:textId="77777777" w:rsidTr="00D51F8E">
        <w:tc>
          <w:tcPr>
            <w:tcW w:w="1183" w:type="dxa"/>
          </w:tcPr>
          <w:p w14:paraId="7C64583B" w14:textId="77777777" w:rsidR="00AC6B24" w:rsidRPr="00AC6B24" w:rsidRDefault="00AC6B24" w:rsidP="00D51F8E">
            <w:pPr>
              <w:pStyle w:val="BodyText2"/>
              <w:jc w:val="center"/>
              <w:rPr>
                <w:color w:val="auto"/>
              </w:rPr>
            </w:pPr>
            <w:r w:rsidRPr="00AC6B24">
              <w:rPr>
                <w:color w:val="auto"/>
              </w:rPr>
              <w:t>02</w:t>
            </w:r>
          </w:p>
        </w:tc>
        <w:tc>
          <w:tcPr>
            <w:tcW w:w="1059" w:type="dxa"/>
          </w:tcPr>
          <w:p w14:paraId="3099B7F6" w14:textId="77777777" w:rsidR="00AC6B24" w:rsidRPr="00AC6B24" w:rsidRDefault="00AC6B24" w:rsidP="00D51F8E">
            <w:pPr>
              <w:pStyle w:val="BodyText2"/>
              <w:jc w:val="center"/>
              <w:rPr>
                <w:color w:val="auto"/>
              </w:rPr>
            </w:pPr>
            <w:r w:rsidRPr="00AC6B24">
              <w:rPr>
                <w:color w:val="auto"/>
              </w:rPr>
              <w:t>1</w:t>
            </w:r>
          </w:p>
        </w:tc>
        <w:tc>
          <w:tcPr>
            <w:tcW w:w="7113" w:type="dxa"/>
          </w:tcPr>
          <w:p w14:paraId="14331AD5" w14:textId="77777777" w:rsidR="00AC6B24" w:rsidRPr="00C102E9" w:rsidRDefault="00AC6B24" w:rsidP="002F1D9C">
            <w:pPr>
              <w:autoSpaceDE w:val="0"/>
              <w:autoSpaceDN w:val="0"/>
              <w:adjustRightInd w:val="0"/>
              <w:spacing w:after="120"/>
              <w:rPr>
                <w:b/>
                <w:snapToGrid w:val="0"/>
              </w:rPr>
            </w:pPr>
            <w:r w:rsidRPr="00C102E9">
              <w:rPr>
                <w:b/>
                <w:snapToGrid w:val="0"/>
              </w:rPr>
              <w:t>Card Present Indicator</w:t>
            </w:r>
          </w:p>
          <w:p w14:paraId="07991547" w14:textId="77777777" w:rsidR="00AC6B24" w:rsidRDefault="00AC6B24" w:rsidP="00AC6B24">
            <w:pPr>
              <w:autoSpaceDE w:val="0"/>
              <w:autoSpaceDN w:val="0"/>
              <w:adjustRightInd w:val="0"/>
              <w:rPr>
                <w:snapToGrid w:val="0"/>
              </w:rPr>
            </w:pPr>
            <w:r w:rsidRPr="008B4DA0">
              <w:rPr>
                <w:snapToGrid w:val="0"/>
              </w:rPr>
              <w:t>A code indicating whether the card is present at the POS</w:t>
            </w:r>
            <w:r>
              <w:rPr>
                <w:snapToGrid w:val="0"/>
              </w:rPr>
              <w:t xml:space="preserve"> </w:t>
            </w:r>
            <w:r w:rsidRPr="008B4DA0">
              <w:rPr>
                <w:snapToGrid w:val="0"/>
              </w:rPr>
              <w:t>terminal. Valid values are as follows:</w:t>
            </w:r>
          </w:p>
          <w:p w14:paraId="16D20B9A" w14:textId="77777777" w:rsidR="00AC6B24" w:rsidRPr="008B4DA0" w:rsidRDefault="00AC6B24" w:rsidP="00AC6B24">
            <w:pPr>
              <w:autoSpaceDE w:val="0"/>
              <w:autoSpaceDN w:val="0"/>
              <w:adjustRightInd w:val="0"/>
              <w:rPr>
                <w:snapToGrid w:val="0"/>
              </w:rPr>
            </w:pPr>
          </w:p>
          <w:p w14:paraId="1313DF60" w14:textId="77777777" w:rsidR="00AC6B24" w:rsidRDefault="00AC6B24" w:rsidP="00AC6B24">
            <w:pPr>
              <w:autoSpaceDE w:val="0"/>
              <w:autoSpaceDN w:val="0"/>
              <w:adjustRightInd w:val="0"/>
              <w:rPr>
                <w:snapToGrid w:val="0"/>
              </w:rPr>
            </w:pPr>
            <w:r w:rsidRPr="008B4DA0">
              <w:rPr>
                <w:snapToGrid w:val="0"/>
              </w:rPr>
              <w:t>0 = The card is present</w:t>
            </w:r>
          </w:p>
          <w:p w14:paraId="7C6D23D6" w14:textId="77777777" w:rsidR="00AC6B24" w:rsidRDefault="00AC6B24" w:rsidP="00AC6B24">
            <w:pPr>
              <w:autoSpaceDE w:val="0"/>
              <w:autoSpaceDN w:val="0"/>
              <w:adjustRightInd w:val="0"/>
              <w:rPr>
                <w:snapToGrid w:val="0"/>
              </w:rPr>
            </w:pPr>
            <w:r>
              <w:rPr>
                <w:snapToGrid w:val="0"/>
              </w:rPr>
              <w:t>1 = The card is not present</w:t>
            </w:r>
          </w:p>
          <w:p w14:paraId="0204D144" w14:textId="77777777" w:rsidR="00AC6B24" w:rsidRPr="00C102E9" w:rsidRDefault="00AC6B24" w:rsidP="00AC6B24">
            <w:pPr>
              <w:autoSpaceDE w:val="0"/>
              <w:autoSpaceDN w:val="0"/>
              <w:adjustRightInd w:val="0"/>
              <w:rPr>
                <w:b/>
                <w:snapToGrid w:val="0"/>
              </w:rPr>
            </w:pPr>
          </w:p>
        </w:tc>
      </w:tr>
      <w:tr w:rsidR="00AC6B24" w14:paraId="571B4C52" w14:textId="77777777" w:rsidTr="00D51F8E">
        <w:tc>
          <w:tcPr>
            <w:tcW w:w="1183" w:type="dxa"/>
          </w:tcPr>
          <w:p w14:paraId="6B0CA67D" w14:textId="77777777" w:rsidR="00AC6B24" w:rsidRPr="00AC6B24" w:rsidRDefault="00AC6B24" w:rsidP="00D51F8E">
            <w:pPr>
              <w:pStyle w:val="BodyText2"/>
              <w:jc w:val="center"/>
              <w:rPr>
                <w:color w:val="auto"/>
              </w:rPr>
            </w:pPr>
            <w:r w:rsidRPr="00AC6B24">
              <w:rPr>
                <w:color w:val="auto"/>
              </w:rPr>
              <w:lastRenderedPageBreak/>
              <w:t>03</w:t>
            </w:r>
          </w:p>
        </w:tc>
        <w:tc>
          <w:tcPr>
            <w:tcW w:w="1059" w:type="dxa"/>
          </w:tcPr>
          <w:p w14:paraId="5F5BE99E" w14:textId="77777777" w:rsidR="00AC6B24" w:rsidRPr="00AC6B24" w:rsidRDefault="00AC6B24" w:rsidP="00D51F8E">
            <w:pPr>
              <w:pStyle w:val="BodyText2"/>
              <w:jc w:val="center"/>
              <w:rPr>
                <w:color w:val="auto"/>
              </w:rPr>
            </w:pPr>
            <w:r w:rsidRPr="00AC6B24">
              <w:rPr>
                <w:color w:val="auto"/>
              </w:rPr>
              <w:t>1</w:t>
            </w:r>
          </w:p>
        </w:tc>
        <w:tc>
          <w:tcPr>
            <w:tcW w:w="7113" w:type="dxa"/>
          </w:tcPr>
          <w:p w14:paraId="641E34ED" w14:textId="77777777" w:rsidR="00AC6B24" w:rsidRPr="00C102E9" w:rsidRDefault="00AC6B24" w:rsidP="002F1D9C">
            <w:pPr>
              <w:autoSpaceDE w:val="0"/>
              <w:autoSpaceDN w:val="0"/>
              <w:adjustRightInd w:val="0"/>
              <w:spacing w:after="120"/>
              <w:rPr>
                <w:b/>
                <w:snapToGrid w:val="0"/>
              </w:rPr>
            </w:pPr>
            <w:r w:rsidRPr="00C102E9">
              <w:rPr>
                <w:b/>
                <w:snapToGrid w:val="0"/>
              </w:rPr>
              <w:t>Transaction Status Indicator</w:t>
            </w:r>
          </w:p>
          <w:p w14:paraId="75E162D4" w14:textId="77777777" w:rsidR="00AC6B24" w:rsidRDefault="00AC6B24" w:rsidP="00AC6B24">
            <w:pPr>
              <w:autoSpaceDE w:val="0"/>
              <w:autoSpaceDN w:val="0"/>
              <w:adjustRightInd w:val="0"/>
              <w:rPr>
                <w:snapToGrid w:val="0"/>
              </w:rPr>
            </w:pPr>
            <w:r w:rsidRPr="008B4DA0">
              <w:rPr>
                <w:snapToGrid w:val="0"/>
              </w:rPr>
              <w:t>A code indicating the purpose or status of the request.</w:t>
            </w:r>
            <w:r>
              <w:rPr>
                <w:snapToGrid w:val="0"/>
              </w:rPr>
              <w:t xml:space="preserve"> </w:t>
            </w:r>
            <w:r w:rsidRPr="008B4DA0">
              <w:rPr>
                <w:snapToGrid w:val="0"/>
              </w:rPr>
              <w:t>Valid values are as follows:</w:t>
            </w:r>
          </w:p>
          <w:p w14:paraId="62994D15" w14:textId="77777777" w:rsidR="00AC6B24" w:rsidRPr="008B4DA0" w:rsidRDefault="00AC6B24" w:rsidP="00AC6B24">
            <w:pPr>
              <w:autoSpaceDE w:val="0"/>
              <w:autoSpaceDN w:val="0"/>
              <w:adjustRightInd w:val="0"/>
              <w:rPr>
                <w:snapToGrid w:val="0"/>
              </w:rPr>
            </w:pPr>
          </w:p>
          <w:p w14:paraId="2E2F1864" w14:textId="77777777" w:rsidR="00AC6B24" w:rsidRDefault="00AC6B24" w:rsidP="00AC6B24">
            <w:pPr>
              <w:autoSpaceDE w:val="0"/>
              <w:autoSpaceDN w:val="0"/>
              <w:adjustRightInd w:val="0"/>
              <w:rPr>
                <w:snapToGrid w:val="0"/>
              </w:rPr>
            </w:pPr>
            <w:r w:rsidRPr="008B4DA0">
              <w:rPr>
                <w:snapToGrid w:val="0"/>
              </w:rPr>
              <w:t>0 = Normal request</w:t>
            </w:r>
          </w:p>
          <w:p w14:paraId="5FC76E2C" w14:textId="77777777" w:rsidR="00AC6B24" w:rsidRDefault="00AC6B24" w:rsidP="00AC6B24">
            <w:pPr>
              <w:autoSpaceDE w:val="0"/>
              <w:autoSpaceDN w:val="0"/>
              <w:adjustRightInd w:val="0"/>
              <w:rPr>
                <w:snapToGrid w:val="0"/>
              </w:rPr>
            </w:pPr>
            <w:r w:rsidRPr="008B4DA0">
              <w:rPr>
                <w:snapToGrid w:val="0"/>
              </w:rPr>
              <w:t>4 = Preauthorized request</w:t>
            </w:r>
          </w:p>
          <w:p w14:paraId="00DA7085" w14:textId="77777777" w:rsidR="00AC6B24" w:rsidRPr="00C102E9" w:rsidRDefault="00AC6B24" w:rsidP="00AC6B24">
            <w:pPr>
              <w:autoSpaceDE w:val="0"/>
              <w:autoSpaceDN w:val="0"/>
              <w:adjustRightInd w:val="0"/>
              <w:rPr>
                <w:b/>
                <w:snapToGrid w:val="0"/>
              </w:rPr>
            </w:pPr>
          </w:p>
        </w:tc>
      </w:tr>
      <w:tr w:rsidR="00AC6B24" w14:paraId="64B8CD7B" w14:textId="77777777" w:rsidTr="00D51F8E">
        <w:tc>
          <w:tcPr>
            <w:tcW w:w="1183" w:type="dxa"/>
          </w:tcPr>
          <w:p w14:paraId="4D4BD3DC" w14:textId="77777777" w:rsidR="00AC6B24" w:rsidRPr="00AC6B24" w:rsidRDefault="00AC6B24" w:rsidP="00D51F8E">
            <w:pPr>
              <w:pStyle w:val="BodyText2"/>
              <w:jc w:val="center"/>
              <w:rPr>
                <w:color w:val="auto"/>
              </w:rPr>
            </w:pPr>
            <w:r w:rsidRPr="00AC6B24">
              <w:rPr>
                <w:color w:val="auto"/>
              </w:rPr>
              <w:t>04</w:t>
            </w:r>
          </w:p>
        </w:tc>
        <w:tc>
          <w:tcPr>
            <w:tcW w:w="1059" w:type="dxa"/>
          </w:tcPr>
          <w:p w14:paraId="710B7DB4" w14:textId="77777777" w:rsidR="00AC6B24" w:rsidRPr="00AC6B24" w:rsidRDefault="00AC6B24" w:rsidP="00D51F8E">
            <w:pPr>
              <w:pStyle w:val="BodyText2"/>
              <w:jc w:val="center"/>
              <w:rPr>
                <w:color w:val="auto"/>
              </w:rPr>
            </w:pPr>
            <w:r w:rsidRPr="00AC6B24">
              <w:rPr>
                <w:color w:val="auto"/>
              </w:rPr>
              <w:t>1</w:t>
            </w:r>
          </w:p>
        </w:tc>
        <w:tc>
          <w:tcPr>
            <w:tcW w:w="7113" w:type="dxa"/>
          </w:tcPr>
          <w:p w14:paraId="60E259F9" w14:textId="77777777" w:rsidR="00AC6B24" w:rsidRPr="00C102E9" w:rsidRDefault="00AC6B24" w:rsidP="002F1D9C">
            <w:pPr>
              <w:autoSpaceDE w:val="0"/>
              <w:autoSpaceDN w:val="0"/>
              <w:adjustRightInd w:val="0"/>
              <w:spacing w:after="120"/>
              <w:rPr>
                <w:b/>
                <w:snapToGrid w:val="0"/>
              </w:rPr>
            </w:pPr>
            <w:r w:rsidRPr="00C102E9">
              <w:rPr>
                <w:b/>
                <w:snapToGrid w:val="0"/>
              </w:rPr>
              <w:t>Transaction Security Indicator</w:t>
            </w:r>
          </w:p>
          <w:p w14:paraId="66A2A1C3" w14:textId="77777777" w:rsidR="00AC6B24" w:rsidRDefault="00AC6B24" w:rsidP="00AC6B24">
            <w:pPr>
              <w:autoSpaceDE w:val="0"/>
              <w:autoSpaceDN w:val="0"/>
              <w:adjustRightInd w:val="0"/>
              <w:rPr>
                <w:snapToGrid w:val="0"/>
              </w:rPr>
            </w:pPr>
            <w:r w:rsidRPr="008B4DA0">
              <w:rPr>
                <w:snapToGrid w:val="0"/>
              </w:rPr>
              <w:t>A code indicating the card acceptor’s security level.</w:t>
            </w:r>
            <w:r>
              <w:rPr>
                <w:snapToGrid w:val="0"/>
              </w:rPr>
              <w:t xml:space="preserve"> </w:t>
            </w:r>
            <w:r w:rsidRPr="008B4DA0">
              <w:rPr>
                <w:snapToGrid w:val="0"/>
              </w:rPr>
              <w:t>Valid values are as follows:</w:t>
            </w:r>
          </w:p>
          <w:p w14:paraId="08249CCC" w14:textId="77777777" w:rsidR="00AC6B24" w:rsidRPr="008B4DA0" w:rsidRDefault="00AC6B24" w:rsidP="00AC6B24">
            <w:pPr>
              <w:autoSpaceDE w:val="0"/>
              <w:autoSpaceDN w:val="0"/>
              <w:adjustRightInd w:val="0"/>
              <w:rPr>
                <w:snapToGrid w:val="0"/>
              </w:rPr>
            </w:pPr>
          </w:p>
          <w:p w14:paraId="7F9FE13F" w14:textId="77777777" w:rsidR="00AC6B24" w:rsidRDefault="00AC6B24" w:rsidP="00AC6B24">
            <w:pPr>
              <w:autoSpaceDE w:val="0"/>
              <w:autoSpaceDN w:val="0"/>
              <w:adjustRightInd w:val="0"/>
              <w:rPr>
                <w:snapToGrid w:val="0"/>
              </w:rPr>
            </w:pPr>
            <w:r w:rsidRPr="008B4DA0">
              <w:rPr>
                <w:snapToGrid w:val="0"/>
              </w:rPr>
              <w:t>0 = No security concern</w:t>
            </w:r>
          </w:p>
          <w:p w14:paraId="3391355C" w14:textId="77777777" w:rsidR="00AC6B24" w:rsidRPr="00C102E9" w:rsidRDefault="00AC6B24" w:rsidP="00AC6B24">
            <w:pPr>
              <w:autoSpaceDE w:val="0"/>
              <w:autoSpaceDN w:val="0"/>
              <w:adjustRightInd w:val="0"/>
              <w:rPr>
                <w:b/>
                <w:snapToGrid w:val="0"/>
              </w:rPr>
            </w:pPr>
          </w:p>
        </w:tc>
      </w:tr>
      <w:tr w:rsidR="00AC6B24" w14:paraId="422C22A7" w14:textId="77777777" w:rsidTr="00D51F8E">
        <w:tc>
          <w:tcPr>
            <w:tcW w:w="1183" w:type="dxa"/>
          </w:tcPr>
          <w:p w14:paraId="20AFD754" w14:textId="77777777" w:rsidR="00AC6B24" w:rsidRPr="00AC6B24" w:rsidRDefault="00AC6B24" w:rsidP="00D51F8E">
            <w:pPr>
              <w:pStyle w:val="BodyText2"/>
              <w:jc w:val="center"/>
              <w:rPr>
                <w:color w:val="auto"/>
              </w:rPr>
            </w:pPr>
            <w:r w:rsidRPr="00AC6B24">
              <w:rPr>
                <w:color w:val="auto"/>
              </w:rPr>
              <w:t>05</w:t>
            </w:r>
          </w:p>
        </w:tc>
        <w:tc>
          <w:tcPr>
            <w:tcW w:w="1059" w:type="dxa"/>
          </w:tcPr>
          <w:p w14:paraId="14E47DB8" w14:textId="77777777" w:rsidR="00AC6B24" w:rsidRPr="00AC6B24" w:rsidRDefault="00AC6B24" w:rsidP="00D51F8E">
            <w:pPr>
              <w:pStyle w:val="BodyText2"/>
              <w:jc w:val="center"/>
              <w:rPr>
                <w:color w:val="auto"/>
              </w:rPr>
            </w:pPr>
            <w:r w:rsidRPr="00AC6B24">
              <w:rPr>
                <w:color w:val="auto"/>
              </w:rPr>
              <w:t>1</w:t>
            </w:r>
          </w:p>
        </w:tc>
        <w:tc>
          <w:tcPr>
            <w:tcW w:w="7113" w:type="dxa"/>
          </w:tcPr>
          <w:p w14:paraId="1CB7CB45" w14:textId="77777777" w:rsidR="00AC6B24" w:rsidRPr="008B4DA0" w:rsidRDefault="00AC6B24" w:rsidP="002F1D9C">
            <w:pPr>
              <w:autoSpaceDE w:val="0"/>
              <w:autoSpaceDN w:val="0"/>
              <w:adjustRightInd w:val="0"/>
              <w:spacing w:after="120"/>
              <w:rPr>
                <w:snapToGrid w:val="0"/>
              </w:rPr>
            </w:pPr>
            <w:r w:rsidRPr="00C102E9">
              <w:rPr>
                <w:b/>
                <w:snapToGrid w:val="0"/>
              </w:rPr>
              <w:t>Cardholder Activated Terminal Indicator</w:t>
            </w:r>
          </w:p>
          <w:p w14:paraId="51FDDE39" w14:textId="77777777" w:rsidR="00AC6B24" w:rsidRDefault="00AC6B24" w:rsidP="00AC6B24">
            <w:pPr>
              <w:autoSpaceDE w:val="0"/>
              <w:autoSpaceDN w:val="0"/>
              <w:adjustRightInd w:val="0"/>
              <w:rPr>
                <w:snapToGrid w:val="0"/>
              </w:rPr>
            </w:pPr>
            <w:r w:rsidRPr="008B4DA0">
              <w:rPr>
                <w:snapToGrid w:val="0"/>
              </w:rPr>
              <w:t>A code indicating whether the cardholder activated the</w:t>
            </w:r>
            <w:r>
              <w:rPr>
                <w:snapToGrid w:val="0"/>
              </w:rPr>
              <w:t xml:space="preserve"> </w:t>
            </w:r>
            <w:r w:rsidRPr="008B4DA0">
              <w:rPr>
                <w:snapToGrid w:val="0"/>
              </w:rPr>
              <w:t>terminal with a card, and if so, the level of security. Valid</w:t>
            </w:r>
            <w:r>
              <w:rPr>
                <w:snapToGrid w:val="0"/>
              </w:rPr>
              <w:t xml:space="preserve"> </w:t>
            </w:r>
            <w:r w:rsidRPr="008B4DA0">
              <w:rPr>
                <w:snapToGrid w:val="0"/>
              </w:rPr>
              <w:t>values are as follows:</w:t>
            </w:r>
          </w:p>
          <w:p w14:paraId="1343077A" w14:textId="77777777" w:rsidR="00AC6B24" w:rsidRPr="008B4DA0" w:rsidRDefault="00AC6B24" w:rsidP="00AC6B24">
            <w:pPr>
              <w:autoSpaceDE w:val="0"/>
              <w:autoSpaceDN w:val="0"/>
              <w:adjustRightInd w:val="0"/>
              <w:rPr>
                <w:snapToGrid w:val="0"/>
              </w:rPr>
            </w:pPr>
          </w:p>
          <w:p w14:paraId="0D8293D6" w14:textId="77777777" w:rsidR="00AC6B24" w:rsidRPr="00775E51" w:rsidRDefault="00AC6B24" w:rsidP="00AC6B24">
            <w:pPr>
              <w:autoSpaceDE w:val="0"/>
              <w:autoSpaceDN w:val="0"/>
              <w:adjustRightInd w:val="0"/>
              <w:rPr>
                <w:snapToGrid w:val="0"/>
              </w:rPr>
            </w:pPr>
            <w:r w:rsidRPr="00C64BE1">
              <w:rPr>
                <w:snapToGrid w:val="0"/>
              </w:rPr>
              <w:t>0</w:t>
            </w:r>
            <w:r>
              <w:rPr>
                <w:snapToGrid w:val="0"/>
              </w:rPr>
              <w:t xml:space="preserve"> </w:t>
            </w:r>
            <w:r w:rsidRPr="00775E51">
              <w:rPr>
                <w:snapToGrid w:val="0"/>
              </w:rPr>
              <w:t xml:space="preserve">= The transaction is not a CAT transaction </w:t>
            </w:r>
          </w:p>
          <w:p w14:paraId="656E3B47" w14:textId="77777777" w:rsidR="00AC6B24" w:rsidRPr="00C64BE1" w:rsidRDefault="00AC6B24" w:rsidP="00AC6B24">
            <w:pPr>
              <w:rPr>
                <w:snapToGrid w:val="0"/>
              </w:rPr>
            </w:pPr>
            <w:r w:rsidRPr="00C64BE1">
              <w:rPr>
                <w:snapToGrid w:val="0"/>
              </w:rPr>
              <w:t>1 = Automated dispensing machine with PIN—level 1 security</w:t>
            </w:r>
          </w:p>
          <w:p w14:paraId="50E4F805" w14:textId="77777777" w:rsidR="00AC6B24" w:rsidRDefault="00AC6B24" w:rsidP="00AC6B24">
            <w:pPr>
              <w:autoSpaceDE w:val="0"/>
              <w:autoSpaceDN w:val="0"/>
              <w:adjustRightInd w:val="0"/>
              <w:rPr>
                <w:snapToGrid w:val="0"/>
              </w:rPr>
            </w:pPr>
            <w:r w:rsidRPr="008B4DA0">
              <w:rPr>
                <w:snapToGrid w:val="0"/>
              </w:rPr>
              <w:t>2 = Self-service terminal—level 2 security</w:t>
            </w:r>
          </w:p>
          <w:p w14:paraId="7B0BC0DD" w14:textId="77777777" w:rsidR="00AC6B24" w:rsidRDefault="00AC6B24" w:rsidP="00AC6B24">
            <w:pPr>
              <w:autoSpaceDE w:val="0"/>
              <w:autoSpaceDN w:val="0"/>
              <w:adjustRightInd w:val="0"/>
              <w:rPr>
                <w:snapToGrid w:val="0"/>
              </w:rPr>
            </w:pPr>
            <w:r>
              <w:rPr>
                <w:snapToGrid w:val="0"/>
              </w:rPr>
              <w:t>6 = Electronic commerce</w:t>
            </w:r>
          </w:p>
          <w:p w14:paraId="0CF2D174" w14:textId="77777777" w:rsidR="00AC6B24" w:rsidRDefault="00AC6B24" w:rsidP="00AC6B24">
            <w:pPr>
              <w:autoSpaceDE w:val="0"/>
              <w:autoSpaceDN w:val="0"/>
              <w:adjustRightInd w:val="0"/>
              <w:rPr>
                <w:snapToGrid w:val="0"/>
              </w:rPr>
            </w:pPr>
          </w:p>
          <w:p w14:paraId="5A5A09A9" w14:textId="77777777" w:rsidR="00AC6B24" w:rsidRDefault="00AC6B24" w:rsidP="00AC6B24">
            <w:pPr>
              <w:autoSpaceDE w:val="0"/>
              <w:autoSpaceDN w:val="0"/>
              <w:adjustRightInd w:val="0"/>
              <w:rPr>
                <w:snapToGrid w:val="0"/>
              </w:rPr>
            </w:pPr>
            <w:r>
              <w:rPr>
                <w:snapToGrid w:val="0"/>
              </w:rPr>
              <w:t>Value of “1” is used whenever a PIN is used either Online or Offline, e.g. Debit Mag or CHIP with offline PIN. Value “2” is used when there is no CVM, e.g. Credit Mag or CHIP with no CVM.</w:t>
            </w:r>
          </w:p>
          <w:p w14:paraId="4B316CEA" w14:textId="77777777" w:rsidR="00AC6B24" w:rsidRPr="00C102E9" w:rsidRDefault="00AC6B24" w:rsidP="00AC6B24">
            <w:pPr>
              <w:autoSpaceDE w:val="0"/>
              <w:autoSpaceDN w:val="0"/>
              <w:adjustRightInd w:val="0"/>
              <w:rPr>
                <w:b/>
                <w:snapToGrid w:val="0"/>
              </w:rPr>
            </w:pPr>
          </w:p>
        </w:tc>
      </w:tr>
      <w:tr w:rsidR="00AC6B24" w14:paraId="747ADA81" w14:textId="77777777" w:rsidTr="00D51F8E">
        <w:tc>
          <w:tcPr>
            <w:tcW w:w="1183" w:type="dxa"/>
          </w:tcPr>
          <w:p w14:paraId="323A2BBF" w14:textId="77777777" w:rsidR="00AC6B24" w:rsidRPr="00AC6B24" w:rsidRDefault="00AC6B24" w:rsidP="00D51F8E">
            <w:pPr>
              <w:pStyle w:val="BodyText2"/>
              <w:jc w:val="center"/>
              <w:rPr>
                <w:color w:val="auto"/>
              </w:rPr>
            </w:pPr>
            <w:r w:rsidRPr="00AC6B24">
              <w:rPr>
                <w:color w:val="auto"/>
              </w:rPr>
              <w:t>06</w:t>
            </w:r>
          </w:p>
        </w:tc>
        <w:tc>
          <w:tcPr>
            <w:tcW w:w="1059" w:type="dxa"/>
          </w:tcPr>
          <w:p w14:paraId="7CAD185F" w14:textId="77777777" w:rsidR="00AC6B24" w:rsidRPr="00AC6B24" w:rsidRDefault="00AC6B24" w:rsidP="00D51F8E">
            <w:pPr>
              <w:pStyle w:val="BodyText2"/>
              <w:jc w:val="center"/>
              <w:rPr>
                <w:color w:val="auto"/>
              </w:rPr>
            </w:pPr>
            <w:r w:rsidRPr="00AC6B24">
              <w:rPr>
                <w:color w:val="auto"/>
              </w:rPr>
              <w:t>1</w:t>
            </w:r>
          </w:p>
        </w:tc>
        <w:tc>
          <w:tcPr>
            <w:tcW w:w="7113" w:type="dxa"/>
          </w:tcPr>
          <w:p w14:paraId="178CFA7C" w14:textId="77777777" w:rsidR="00AC6B24" w:rsidRPr="00C102E9" w:rsidRDefault="00AC6B24" w:rsidP="002F1D9C">
            <w:pPr>
              <w:autoSpaceDE w:val="0"/>
              <w:autoSpaceDN w:val="0"/>
              <w:adjustRightInd w:val="0"/>
              <w:spacing w:after="120"/>
              <w:rPr>
                <w:b/>
                <w:snapToGrid w:val="0"/>
              </w:rPr>
            </w:pPr>
            <w:r w:rsidRPr="00C102E9">
              <w:rPr>
                <w:b/>
                <w:snapToGrid w:val="0"/>
              </w:rPr>
              <w:t>Cardholder ID Method</w:t>
            </w:r>
          </w:p>
          <w:p w14:paraId="16723832" w14:textId="77777777" w:rsidR="00AC6B24" w:rsidRDefault="00AC6B24" w:rsidP="00AC6B24">
            <w:pPr>
              <w:autoSpaceDE w:val="0"/>
              <w:autoSpaceDN w:val="0"/>
              <w:adjustRightInd w:val="0"/>
              <w:rPr>
                <w:snapToGrid w:val="0"/>
              </w:rPr>
            </w:pPr>
            <w:r w:rsidRPr="008B4DA0">
              <w:rPr>
                <w:snapToGrid w:val="0"/>
              </w:rPr>
              <w:t>A code indicating how the cardholder was verified at the</w:t>
            </w:r>
            <w:r>
              <w:rPr>
                <w:snapToGrid w:val="0"/>
              </w:rPr>
              <w:t xml:space="preserve"> </w:t>
            </w:r>
            <w:r w:rsidRPr="008B4DA0">
              <w:rPr>
                <w:snapToGrid w:val="0"/>
              </w:rPr>
              <w:t>point-of-service. Valid values are as follows:</w:t>
            </w:r>
          </w:p>
          <w:p w14:paraId="36E2A524" w14:textId="77777777" w:rsidR="00AC6B24" w:rsidRPr="008B4DA0" w:rsidRDefault="00AC6B24" w:rsidP="00AC6B24">
            <w:pPr>
              <w:autoSpaceDE w:val="0"/>
              <w:autoSpaceDN w:val="0"/>
              <w:adjustRightInd w:val="0"/>
              <w:rPr>
                <w:snapToGrid w:val="0"/>
              </w:rPr>
            </w:pPr>
          </w:p>
          <w:p w14:paraId="2FE61ACA" w14:textId="77777777" w:rsidR="00AC6B24" w:rsidRDefault="00AC6B24" w:rsidP="00AC6B24">
            <w:pPr>
              <w:autoSpaceDE w:val="0"/>
              <w:autoSpaceDN w:val="0"/>
              <w:adjustRightInd w:val="0"/>
              <w:rPr>
                <w:snapToGrid w:val="0"/>
              </w:rPr>
            </w:pPr>
            <w:r w:rsidRPr="008B4DA0">
              <w:rPr>
                <w:snapToGrid w:val="0"/>
              </w:rPr>
              <w:t>0 = Unknown (default)</w:t>
            </w:r>
          </w:p>
          <w:p w14:paraId="299E8084" w14:textId="77777777" w:rsidR="00AC6B24" w:rsidRDefault="00AC6B24" w:rsidP="00AC6B24">
            <w:pPr>
              <w:autoSpaceDE w:val="0"/>
              <w:autoSpaceDN w:val="0"/>
              <w:adjustRightInd w:val="0"/>
              <w:rPr>
                <w:snapToGrid w:val="0"/>
              </w:rPr>
            </w:pPr>
            <w:r w:rsidRPr="008B4DA0">
              <w:rPr>
                <w:snapToGrid w:val="0"/>
              </w:rPr>
              <w:t>2 = PIN</w:t>
            </w:r>
          </w:p>
          <w:p w14:paraId="40B50638" w14:textId="77777777" w:rsidR="00AC6B24" w:rsidRDefault="00AC6B24" w:rsidP="00AC6B24">
            <w:pPr>
              <w:autoSpaceDE w:val="0"/>
              <w:autoSpaceDN w:val="0"/>
              <w:adjustRightInd w:val="0"/>
              <w:rPr>
                <w:snapToGrid w:val="0"/>
              </w:rPr>
            </w:pPr>
            <w:r>
              <w:rPr>
                <w:snapToGrid w:val="0"/>
              </w:rPr>
              <w:t>4 = None (Cardholder Not Present)</w:t>
            </w:r>
          </w:p>
          <w:p w14:paraId="7BBC6A02" w14:textId="77777777" w:rsidR="00AC6B24" w:rsidRDefault="00AC6B24" w:rsidP="00AC6B24">
            <w:pPr>
              <w:autoSpaceDE w:val="0"/>
              <w:autoSpaceDN w:val="0"/>
              <w:adjustRightInd w:val="0"/>
              <w:rPr>
                <w:snapToGrid w:val="0"/>
              </w:rPr>
            </w:pPr>
          </w:p>
          <w:p w14:paraId="063BBC80" w14:textId="77777777" w:rsidR="00AC6B24" w:rsidRDefault="00AC6B24" w:rsidP="00AC6B24">
            <w:pPr>
              <w:autoSpaceDE w:val="0"/>
              <w:autoSpaceDN w:val="0"/>
              <w:adjustRightInd w:val="0"/>
              <w:rPr>
                <w:snapToGrid w:val="0"/>
              </w:rPr>
            </w:pPr>
            <w:r>
              <w:rPr>
                <w:snapToGrid w:val="0"/>
              </w:rPr>
              <w:t>Value of “2” when a PIN is involved, otherwise use value “0”.</w:t>
            </w:r>
          </w:p>
          <w:p w14:paraId="3CBB3206" w14:textId="77777777" w:rsidR="00AC6B24" w:rsidRPr="00C102E9" w:rsidRDefault="00AC6B24" w:rsidP="00AC6B24">
            <w:pPr>
              <w:autoSpaceDE w:val="0"/>
              <w:autoSpaceDN w:val="0"/>
              <w:adjustRightInd w:val="0"/>
              <w:rPr>
                <w:b/>
                <w:snapToGrid w:val="0"/>
              </w:rPr>
            </w:pPr>
          </w:p>
        </w:tc>
      </w:tr>
    </w:tbl>
    <w:p w14:paraId="281D8E43" w14:textId="77777777" w:rsidR="009F60D4" w:rsidRDefault="009F60D4" w:rsidP="005922C5">
      <w:pPr>
        <w:autoSpaceDE w:val="0"/>
        <w:autoSpaceDN w:val="0"/>
        <w:adjustRightInd w:val="0"/>
        <w:ind w:left="720"/>
        <w:rPr>
          <w:snapToGrid w:val="0"/>
        </w:rPr>
      </w:pPr>
    </w:p>
    <w:p w14:paraId="10E75C83" w14:textId="77777777" w:rsidR="005922C5" w:rsidRDefault="005922C5" w:rsidP="005922C5">
      <w:pPr>
        <w:autoSpaceDE w:val="0"/>
        <w:autoSpaceDN w:val="0"/>
        <w:adjustRightInd w:val="0"/>
        <w:ind w:left="720"/>
        <w:rPr>
          <w:b/>
          <w:snapToGrid w:val="0"/>
        </w:rPr>
      </w:pPr>
      <w:r>
        <w:rPr>
          <w:b/>
          <w:snapToGrid w:val="0"/>
        </w:rPr>
        <w:t>For use in Host 1 messages only.</w:t>
      </w:r>
    </w:p>
    <w:p w14:paraId="16D4BB99" w14:textId="77777777" w:rsidR="00AC6B24" w:rsidRDefault="00AC6B24" w:rsidP="005922C5">
      <w:pPr>
        <w:autoSpaceDE w:val="0"/>
        <w:autoSpaceDN w:val="0"/>
        <w:adjustRightInd w:val="0"/>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AC6B24" w14:paraId="238019BA" w14:textId="77777777" w:rsidTr="000B2341">
        <w:tc>
          <w:tcPr>
            <w:tcW w:w="2335" w:type="dxa"/>
          </w:tcPr>
          <w:p w14:paraId="7A2DA449" w14:textId="77777777" w:rsidR="00AC6B24" w:rsidRDefault="00AC6B24" w:rsidP="000B2341">
            <w:pPr>
              <w:spacing w:after="120"/>
              <w:rPr>
                <w:b/>
                <w:snapToGrid w:val="0"/>
              </w:rPr>
            </w:pPr>
            <w:r>
              <w:rPr>
                <w:b/>
                <w:snapToGrid w:val="0"/>
              </w:rPr>
              <w:t>Request</w:t>
            </w:r>
          </w:p>
        </w:tc>
        <w:tc>
          <w:tcPr>
            <w:tcW w:w="7105" w:type="dxa"/>
          </w:tcPr>
          <w:p w14:paraId="44047E34" w14:textId="77777777" w:rsidR="00AC6B24" w:rsidRDefault="00AC6B24" w:rsidP="00AC6B24">
            <w:pPr>
              <w:autoSpaceDE w:val="0"/>
              <w:autoSpaceDN w:val="0"/>
              <w:adjustRightInd w:val="0"/>
              <w:rPr>
                <w:snapToGrid w:val="0"/>
              </w:rPr>
            </w:pPr>
            <w:r>
              <w:rPr>
                <w:snapToGrid w:val="0"/>
              </w:rPr>
              <w:t>Optional. Fixed length of 6 bytes.</w:t>
            </w:r>
          </w:p>
          <w:p w14:paraId="7B6A6A20" w14:textId="77777777" w:rsidR="00AC6B24" w:rsidRDefault="00AC6B24" w:rsidP="00AC6B24">
            <w:pPr>
              <w:autoSpaceDE w:val="0"/>
              <w:autoSpaceDN w:val="0"/>
              <w:adjustRightInd w:val="0"/>
              <w:rPr>
                <w:snapToGrid w:val="0"/>
              </w:rPr>
            </w:pPr>
            <w:r>
              <w:rPr>
                <w:snapToGrid w:val="0"/>
              </w:rPr>
              <w:lastRenderedPageBreak/>
              <w:t>Required for CAT devices and transit merchants on purchase, preauth and preauth completion transactions.</w:t>
            </w:r>
          </w:p>
          <w:p w14:paraId="3C765AA4" w14:textId="77777777" w:rsidR="00AC6B24" w:rsidRDefault="00AC6B24" w:rsidP="000B2341">
            <w:pPr>
              <w:rPr>
                <w:b/>
                <w:snapToGrid w:val="0"/>
              </w:rPr>
            </w:pPr>
          </w:p>
        </w:tc>
      </w:tr>
      <w:tr w:rsidR="00AC6B24" w14:paraId="0EC2A148" w14:textId="77777777" w:rsidTr="000B2341">
        <w:tc>
          <w:tcPr>
            <w:tcW w:w="2335" w:type="dxa"/>
          </w:tcPr>
          <w:p w14:paraId="0467A760" w14:textId="77777777" w:rsidR="00AC6B24" w:rsidRDefault="00AC6B24" w:rsidP="000B2341">
            <w:pPr>
              <w:spacing w:after="120"/>
              <w:rPr>
                <w:b/>
                <w:snapToGrid w:val="0"/>
              </w:rPr>
            </w:pPr>
            <w:r>
              <w:rPr>
                <w:b/>
                <w:snapToGrid w:val="0"/>
              </w:rPr>
              <w:lastRenderedPageBreak/>
              <w:t>Response</w:t>
            </w:r>
          </w:p>
        </w:tc>
        <w:tc>
          <w:tcPr>
            <w:tcW w:w="7105" w:type="dxa"/>
          </w:tcPr>
          <w:p w14:paraId="178CC733" w14:textId="77777777" w:rsidR="00AC6B24" w:rsidRPr="008F0357" w:rsidRDefault="00AC6B24" w:rsidP="000B2341">
            <w:pPr>
              <w:rPr>
                <w:b/>
                <w:bCs/>
                <w:snapToGrid w:val="0"/>
              </w:rPr>
            </w:pPr>
            <w:r w:rsidRPr="008B4DA0">
              <w:rPr>
                <w:snapToGrid w:val="0"/>
              </w:rPr>
              <w:t>Not applicable.</w:t>
            </w:r>
          </w:p>
        </w:tc>
      </w:tr>
      <w:tr w:rsidR="00AC6B24" w14:paraId="494AFDF5" w14:textId="77777777" w:rsidTr="000B2341">
        <w:tc>
          <w:tcPr>
            <w:tcW w:w="2335" w:type="dxa"/>
          </w:tcPr>
          <w:p w14:paraId="5BB21202" w14:textId="77777777" w:rsidR="00AC6B24" w:rsidRDefault="00AC6B24" w:rsidP="000B2341">
            <w:pPr>
              <w:spacing w:after="120"/>
              <w:rPr>
                <w:b/>
                <w:snapToGrid w:val="0"/>
              </w:rPr>
            </w:pPr>
            <w:r w:rsidRPr="00FB4BC9">
              <w:rPr>
                <w:rFonts w:cs="Arial"/>
                <w:b/>
                <w:bCs/>
                <w:lang w:val="en-CA"/>
              </w:rPr>
              <w:t>Internal Field</w:t>
            </w:r>
          </w:p>
        </w:tc>
        <w:tc>
          <w:tcPr>
            <w:tcW w:w="7105" w:type="dxa"/>
          </w:tcPr>
          <w:p w14:paraId="5969C22C" w14:textId="77777777" w:rsidR="00AC6B24" w:rsidRDefault="00AC6B24" w:rsidP="000B2341">
            <w:pPr>
              <w:rPr>
                <w:b/>
                <w:snapToGrid w:val="0"/>
              </w:rPr>
            </w:pPr>
            <w:r w:rsidRPr="00864351">
              <w:rPr>
                <w:rFonts w:cs="Arial"/>
                <w:lang w:val="en-CA"/>
              </w:rPr>
              <w:t>Point of Service Data token</w:t>
            </w:r>
          </w:p>
        </w:tc>
      </w:tr>
    </w:tbl>
    <w:p w14:paraId="5CFD7007" w14:textId="77777777" w:rsidR="00AC6B24" w:rsidRDefault="00AC6B24" w:rsidP="005922C5">
      <w:pPr>
        <w:autoSpaceDE w:val="0"/>
        <w:autoSpaceDN w:val="0"/>
        <w:adjustRightInd w:val="0"/>
        <w:ind w:left="720"/>
        <w:rPr>
          <w:b/>
          <w:snapToGrid w:val="0"/>
        </w:rPr>
      </w:pPr>
    </w:p>
    <w:p w14:paraId="01BF9616" w14:textId="77777777" w:rsidR="00264AAE" w:rsidRDefault="00264AAE" w:rsidP="00264AAE">
      <w:pPr>
        <w:autoSpaceDE w:val="0"/>
        <w:autoSpaceDN w:val="0"/>
        <w:adjustRightInd w:val="0"/>
        <w:rPr>
          <w:snapToGrid w:val="0"/>
        </w:rPr>
      </w:pPr>
    </w:p>
    <w:p w14:paraId="2DED7FCB" w14:textId="77777777" w:rsidR="002C4997" w:rsidRDefault="002C4997" w:rsidP="00847896">
      <w:pPr>
        <w:pStyle w:val="Heading2"/>
        <w:rPr>
          <w:snapToGrid w:val="0"/>
        </w:rPr>
      </w:pPr>
      <w:bookmarkStart w:id="2694" w:name="_Toc30407741"/>
      <w:bookmarkStart w:id="2695" w:name="_Toc126079304"/>
      <w:r>
        <w:rPr>
          <w:snapToGrid w:val="0"/>
        </w:rPr>
        <w:t>SFID Y – Authentication Data</w:t>
      </w:r>
      <w:bookmarkEnd w:id="2694"/>
      <w:bookmarkEnd w:id="2695"/>
      <w:r>
        <w:rPr>
          <w:snapToGrid w:val="0"/>
        </w:rPr>
        <w:t xml:space="preserve"> </w:t>
      </w:r>
    </w:p>
    <w:p w14:paraId="0B4C5243" w14:textId="77777777" w:rsidR="0016045B" w:rsidRDefault="00264AAE" w:rsidP="00A27505">
      <w:pPr>
        <w:autoSpaceDE w:val="0"/>
        <w:autoSpaceDN w:val="0"/>
        <w:adjustRightInd w:val="0"/>
        <w:ind w:left="720"/>
        <w:rPr>
          <w:snapToGrid w:val="0"/>
        </w:rPr>
      </w:pPr>
      <w:r w:rsidRPr="00D81C8C">
        <w:rPr>
          <w:snapToGrid w:val="0"/>
        </w:rPr>
        <w:t>Authentication Data standardizes the transport cardholder authentication data for</w:t>
      </w:r>
      <w:r w:rsidR="00D81C8C">
        <w:rPr>
          <w:snapToGrid w:val="0"/>
        </w:rPr>
        <w:t xml:space="preserve"> </w:t>
      </w:r>
      <w:r w:rsidRPr="00D81C8C">
        <w:rPr>
          <w:snapToGrid w:val="0"/>
        </w:rPr>
        <w:t xml:space="preserve">e-commerce transactions. </w:t>
      </w:r>
      <w:r w:rsidR="00C0604D">
        <w:rPr>
          <w:snapToGrid w:val="0"/>
        </w:rPr>
        <w:t>Data should be sent in this SFID when the AAV returned to the Merchant Plug-In indicates a successful authentication and also when it indicates an unsuccessful or attempted authentication, for example when the cardholder is not enrolled in SecureCode.</w:t>
      </w:r>
      <w:r w:rsidR="003C3453">
        <w:rPr>
          <w:snapToGrid w:val="0"/>
        </w:rPr>
        <w:t xml:space="preserve"> </w:t>
      </w:r>
    </w:p>
    <w:p w14:paraId="09FC91B6" w14:textId="77777777" w:rsidR="0016045B" w:rsidRDefault="0016045B" w:rsidP="00A27505">
      <w:pPr>
        <w:autoSpaceDE w:val="0"/>
        <w:autoSpaceDN w:val="0"/>
        <w:adjustRightInd w:val="0"/>
        <w:ind w:left="720"/>
        <w:rPr>
          <w:snapToGrid w:val="0"/>
        </w:rPr>
      </w:pPr>
    </w:p>
    <w:p w14:paraId="396E9D87" w14:textId="77777777" w:rsidR="007C180A" w:rsidRPr="007C180A" w:rsidRDefault="007C180A" w:rsidP="00A27505">
      <w:pPr>
        <w:autoSpaceDE w:val="0"/>
        <w:autoSpaceDN w:val="0"/>
        <w:adjustRightInd w:val="0"/>
        <w:ind w:left="720"/>
        <w:rPr>
          <w:snapToGrid w:val="0"/>
        </w:rPr>
      </w:pPr>
      <w:r w:rsidRPr="007C180A">
        <w:rPr>
          <w:snapToGrid w:val="0"/>
        </w:rPr>
        <w:t xml:space="preserve">This SFID is applicable to MasterCard </w:t>
      </w:r>
      <w:r w:rsidR="00251862">
        <w:rPr>
          <w:snapToGrid w:val="0"/>
        </w:rPr>
        <w:t>3D</w:t>
      </w:r>
      <w:r w:rsidR="00A55B7D">
        <w:rPr>
          <w:snapToGrid w:val="0"/>
        </w:rPr>
        <w:t>S SecureCode, EMV 3DS Identity Check</w:t>
      </w:r>
      <w:r w:rsidR="00AB7EFA">
        <w:rPr>
          <w:snapToGrid w:val="0"/>
        </w:rPr>
        <w:t>.</w:t>
      </w:r>
      <w:r w:rsidR="00251862">
        <w:rPr>
          <w:snapToGrid w:val="0"/>
        </w:rPr>
        <w:t xml:space="preserve"> </w:t>
      </w:r>
    </w:p>
    <w:p w14:paraId="639E168A" w14:textId="77777777" w:rsidR="00A55B7D" w:rsidRDefault="00A55B7D" w:rsidP="00C41119">
      <w:pPr>
        <w:autoSpaceDE w:val="0"/>
        <w:autoSpaceDN w:val="0"/>
        <w:adjustRightInd w:val="0"/>
        <w:rPr>
          <w:snapToGrid w:val="0"/>
        </w:rPr>
      </w:pPr>
    </w:p>
    <w:p w14:paraId="42D38573" w14:textId="77777777" w:rsidR="00C41119" w:rsidRDefault="00C41119" w:rsidP="00A655B6">
      <w:pPr>
        <w:pStyle w:val="Heading3"/>
        <w:rPr>
          <w:snapToGrid w:val="0"/>
        </w:rPr>
      </w:pPr>
      <w:r>
        <w:rPr>
          <w:snapToGrid w:val="0"/>
        </w:rPr>
        <w:t xml:space="preserve">MasterCard </w:t>
      </w:r>
      <w:r w:rsidR="00251862">
        <w:rPr>
          <w:snapToGrid w:val="0"/>
        </w:rPr>
        <w:t>3DS</w:t>
      </w:r>
      <w:r w:rsidR="00A55B7D">
        <w:rPr>
          <w:snapToGrid w:val="0"/>
        </w:rPr>
        <w:t xml:space="preserve"> and EMV 3DS</w:t>
      </w:r>
      <w:r w:rsidR="00251862">
        <w:rPr>
          <w:snapToGrid w:val="0"/>
        </w:rPr>
        <w:t xml:space="preserve"> </w:t>
      </w:r>
      <w:r>
        <w:rPr>
          <w:snapToGrid w:val="0"/>
        </w:rPr>
        <w:t>Transactions</w:t>
      </w:r>
    </w:p>
    <w:p w14:paraId="47B35409" w14:textId="77777777" w:rsidR="00C929CB" w:rsidRPr="00A655B6" w:rsidRDefault="005F5DC0" w:rsidP="00F12805">
      <w:pPr>
        <w:pStyle w:val="ListParagraph"/>
        <w:numPr>
          <w:ilvl w:val="1"/>
          <w:numId w:val="73"/>
        </w:numPr>
        <w:ind w:left="1080"/>
        <w:rPr>
          <w:snapToGrid w:val="0"/>
        </w:rPr>
      </w:pPr>
      <w:r w:rsidRPr="00A655B6">
        <w:rPr>
          <w:snapToGrid w:val="0"/>
        </w:rPr>
        <w:t>This SFID is required for purchase</w:t>
      </w:r>
      <w:r w:rsidR="00251862" w:rsidRPr="00A655B6">
        <w:rPr>
          <w:snapToGrid w:val="0"/>
        </w:rPr>
        <w:t>, preauth and preauth completion</w:t>
      </w:r>
      <w:r w:rsidRPr="00A655B6">
        <w:rPr>
          <w:snapToGrid w:val="0"/>
        </w:rPr>
        <w:t xml:space="preserve"> request messages and it might or not be present, it will depend on the value indicated in FID 6 – SFID V</w:t>
      </w:r>
      <w:r w:rsidR="001C2C54" w:rsidRPr="00A655B6">
        <w:rPr>
          <w:snapToGrid w:val="0"/>
        </w:rPr>
        <w:t xml:space="preserve"> </w:t>
      </w:r>
    </w:p>
    <w:p w14:paraId="45ABAD25" w14:textId="77777777" w:rsidR="001C2C54" w:rsidRPr="00A655B6" w:rsidRDefault="001A6370" w:rsidP="00A655B6">
      <w:pPr>
        <w:pStyle w:val="ListParagraph"/>
        <w:ind w:left="1080"/>
        <w:rPr>
          <w:snapToGrid w:val="0"/>
        </w:rPr>
      </w:pPr>
      <w:r w:rsidRPr="00A655B6">
        <w:rPr>
          <w:snapToGrid w:val="0"/>
        </w:rPr>
        <w:t>(</w:t>
      </w:r>
      <w:r w:rsidR="001C2C54" w:rsidRPr="00A655B6">
        <w:rPr>
          <w:snapToGrid w:val="0"/>
        </w:rPr>
        <w:t>FID 6 – SFID V must be present in both scenarios</w:t>
      </w:r>
      <w:r w:rsidRPr="00A655B6">
        <w:rPr>
          <w:snapToGrid w:val="0"/>
        </w:rPr>
        <w:t>)</w:t>
      </w:r>
    </w:p>
    <w:p w14:paraId="661E300B" w14:textId="77777777" w:rsidR="005F5DC0" w:rsidRPr="001C2C54" w:rsidRDefault="005F5DC0" w:rsidP="00A655B6">
      <w:pPr>
        <w:rPr>
          <w:snapToGrid w:val="0"/>
        </w:rPr>
      </w:pPr>
    </w:p>
    <w:p w14:paraId="2F25FA67" w14:textId="77777777" w:rsidR="001A6370" w:rsidRPr="00A655B6" w:rsidRDefault="005F5DC0" w:rsidP="00F12805">
      <w:pPr>
        <w:pStyle w:val="ListParagraph"/>
        <w:numPr>
          <w:ilvl w:val="1"/>
          <w:numId w:val="73"/>
        </w:numPr>
        <w:ind w:left="1080"/>
        <w:rPr>
          <w:snapToGrid w:val="0"/>
        </w:rPr>
      </w:pPr>
      <w:r w:rsidRPr="00A655B6">
        <w:rPr>
          <w:snapToGrid w:val="0"/>
        </w:rPr>
        <w:t xml:space="preserve">This SFID is </w:t>
      </w:r>
      <w:r w:rsidRPr="00A655B6">
        <w:rPr>
          <w:b/>
          <w:snapToGrid w:val="0"/>
          <w:u w:val="single"/>
        </w:rPr>
        <w:t>NOT</w:t>
      </w:r>
      <w:r w:rsidRPr="00A655B6">
        <w:rPr>
          <w:snapToGrid w:val="0"/>
        </w:rPr>
        <w:t xml:space="preserve"> required for Account status check inquiry or subsequent recurring </w:t>
      </w:r>
      <w:r w:rsidR="00B25899" w:rsidRPr="00A655B6">
        <w:rPr>
          <w:snapToGrid w:val="0"/>
        </w:rPr>
        <w:t xml:space="preserve">payment/split shipment </w:t>
      </w:r>
      <w:r w:rsidRPr="00A655B6">
        <w:rPr>
          <w:snapToGrid w:val="0"/>
        </w:rPr>
        <w:t xml:space="preserve">transactions </w:t>
      </w:r>
      <w:r w:rsidR="00B25899" w:rsidRPr="00A655B6">
        <w:rPr>
          <w:snapToGrid w:val="0"/>
        </w:rPr>
        <w:t>3DS SecureCode</w:t>
      </w:r>
    </w:p>
    <w:p w14:paraId="5F04042D" w14:textId="77777777" w:rsidR="005F5DC0" w:rsidRPr="00A655B6" w:rsidRDefault="005F5DC0" w:rsidP="00A655B6">
      <w:pPr>
        <w:pStyle w:val="ListParagraph"/>
        <w:ind w:left="1080"/>
        <w:rPr>
          <w:snapToGrid w:val="0"/>
        </w:rPr>
      </w:pPr>
      <w:r w:rsidRPr="00A655B6">
        <w:rPr>
          <w:snapToGrid w:val="0"/>
        </w:rPr>
        <w:t>(FID 6 – SFID V is NOT present)</w:t>
      </w:r>
    </w:p>
    <w:p w14:paraId="38212C7B" w14:textId="77777777" w:rsidR="00B25899" w:rsidRDefault="00B25899" w:rsidP="00A655B6">
      <w:pPr>
        <w:rPr>
          <w:snapToGrid w:val="0"/>
        </w:rPr>
      </w:pPr>
    </w:p>
    <w:p w14:paraId="6BB4475E" w14:textId="77777777" w:rsidR="00B25899" w:rsidRPr="00A655B6" w:rsidRDefault="00B25899" w:rsidP="00F12805">
      <w:pPr>
        <w:pStyle w:val="ListParagraph"/>
        <w:numPr>
          <w:ilvl w:val="1"/>
          <w:numId w:val="73"/>
        </w:numPr>
        <w:ind w:left="1080"/>
        <w:rPr>
          <w:snapToGrid w:val="0"/>
        </w:rPr>
      </w:pPr>
      <w:r w:rsidRPr="00A655B6">
        <w:rPr>
          <w:snapToGrid w:val="0"/>
        </w:rPr>
        <w:t>This SFID is required for recurring payment/split shipment transaction EMV 3DS</w:t>
      </w:r>
      <w:r w:rsidR="00CE781B" w:rsidRPr="00A655B6">
        <w:rPr>
          <w:snapToGrid w:val="0"/>
        </w:rPr>
        <w:t xml:space="preserve"> Identify Check</w:t>
      </w:r>
    </w:p>
    <w:p w14:paraId="7E22D56F" w14:textId="77777777" w:rsidR="005469D7" w:rsidRPr="00005722" w:rsidRDefault="005469D7" w:rsidP="006149CA">
      <w:pPr>
        <w:pStyle w:val="ListParagraph"/>
        <w:autoSpaceDE w:val="0"/>
        <w:autoSpaceDN w:val="0"/>
        <w:adjustRightInd w:val="0"/>
        <w:ind w:left="1080"/>
        <w:rPr>
          <w:rFonts w:ascii="Arial" w:hAnsi="Arial"/>
          <w:snapToGrid w:val="0"/>
        </w:rPr>
      </w:pPr>
    </w:p>
    <w:p w14:paraId="1962FFEF" w14:textId="77777777" w:rsidR="00AB7EFA" w:rsidRPr="00A655B6" w:rsidRDefault="00AB7EFA" w:rsidP="00F12805">
      <w:pPr>
        <w:pStyle w:val="ListParagraph"/>
        <w:numPr>
          <w:ilvl w:val="0"/>
          <w:numId w:val="73"/>
        </w:numPr>
        <w:rPr>
          <w:snapToGrid w:val="0"/>
        </w:rPr>
      </w:pPr>
      <w:r w:rsidRPr="00A655B6">
        <w:rPr>
          <w:snapToGrid w:val="0"/>
        </w:rPr>
        <w:t xml:space="preserve">Digital Secure Remote Payment cryptogram as per </w:t>
      </w:r>
      <w:r w:rsidR="00CE3E0D" w:rsidRPr="00A655B6">
        <w:rPr>
          <w:snapToGrid w:val="0"/>
        </w:rPr>
        <w:t>August 11</w:t>
      </w:r>
      <w:r w:rsidRPr="00A655B6">
        <w:rPr>
          <w:snapToGrid w:val="0"/>
        </w:rPr>
        <w:t>, 2020 should not be sent in this SFID, use FID 5 TOKEN SX instead</w:t>
      </w:r>
    </w:p>
    <w:p w14:paraId="06012A00" w14:textId="77777777" w:rsidR="00AB7EFA" w:rsidRPr="00AB7EFA" w:rsidRDefault="00AB7EFA" w:rsidP="00AB7EFA">
      <w:pPr>
        <w:pStyle w:val="ListParagraph"/>
        <w:autoSpaceDE w:val="0"/>
        <w:autoSpaceDN w:val="0"/>
        <w:adjustRightInd w:val="0"/>
        <w:ind w:left="1080"/>
        <w:rPr>
          <w:snapToGrid w:val="0"/>
        </w:rPr>
      </w:pPr>
    </w:p>
    <w:p w14:paraId="75B501FC" w14:textId="77777777" w:rsidR="00264AAE" w:rsidRDefault="00264AAE" w:rsidP="00A27505">
      <w:pPr>
        <w:autoSpaceDE w:val="0"/>
        <w:autoSpaceDN w:val="0"/>
        <w:adjustRightInd w:val="0"/>
        <w:ind w:left="720"/>
        <w:rPr>
          <w:snapToGrid w:val="0"/>
        </w:rPr>
      </w:pPr>
      <w:r w:rsidRPr="00D81C8C">
        <w:rPr>
          <w:snapToGrid w:val="0"/>
        </w:rPr>
        <w:t>The format is as follows:</w:t>
      </w:r>
    </w:p>
    <w:p w14:paraId="3C1A2565" w14:textId="77777777" w:rsidR="00D81C8C" w:rsidRPr="00D81C8C" w:rsidRDefault="00D81C8C" w:rsidP="00A27505">
      <w:pPr>
        <w:autoSpaceDE w:val="0"/>
        <w:autoSpaceDN w:val="0"/>
        <w:adjustRightInd w:val="0"/>
        <w:ind w:left="720"/>
        <w:rPr>
          <w:snapToGrid w:val="0"/>
        </w:rPr>
      </w:pPr>
    </w:p>
    <w:p w14:paraId="52196F7A" w14:textId="77777777" w:rsidR="00264AAE" w:rsidRPr="00D81C8C" w:rsidRDefault="00264AAE" w:rsidP="00A655B6">
      <w:pPr>
        <w:autoSpaceDE w:val="0"/>
        <w:autoSpaceDN w:val="0"/>
        <w:adjustRightInd w:val="0"/>
        <w:ind w:firstLine="720"/>
        <w:rPr>
          <w:snapToGrid w:val="0"/>
        </w:rPr>
      </w:pPr>
      <w:r w:rsidRPr="00D81C8C">
        <w:rPr>
          <w:snapToGrid w:val="0"/>
        </w:rPr>
        <w:t xml:space="preserve">Authentication Indicator Flag </w:t>
      </w:r>
      <w:r w:rsidR="00D81C8C">
        <w:rPr>
          <w:snapToGrid w:val="0"/>
        </w:rPr>
        <w:tab/>
      </w:r>
      <w:r w:rsidR="00D81C8C">
        <w:rPr>
          <w:snapToGrid w:val="0"/>
        </w:rPr>
        <w:tab/>
      </w:r>
      <w:r w:rsidR="00D81C8C">
        <w:rPr>
          <w:snapToGrid w:val="0"/>
        </w:rPr>
        <w:tab/>
      </w:r>
      <w:r w:rsidRPr="00D81C8C">
        <w:rPr>
          <w:snapToGrid w:val="0"/>
        </w:rPr>
        <w:t>PIC X(2)</w:t>
      </w:r>
    </w:p>
    <w:p w14:paraId="34D688B7" w14:textId="77777777" w:rsidR="00005722" w:rsidRPr="00225CF4" w:rsidRDefault="00264AAE" w:rsidP="00A655B6">
      <w:pPr>
        <w:autoSpaceDE w:val="0"/>
        <w:autoSpaceDN w:val="0"/>
        <w:adjustRightInd w:val="0"/>
        <w:ind w:firstLine="720"/>
        <w:rPr>
          <w:snapToGrid w:val="0"/>
        </w:rPr>
      </w:pPr>
      <w:r w:rsidRPr="00225CF4">
        <w:rPr>
          <w:snapToGrid w:val="0"/>
        </w:rPr>
        <w:t xml:space="preserve">Authentication Indicator Data </w:t>
      </w:r>
      <w:r w:rsidR="00D81C8C" w:rsidRPr="00225CF4">
        <w:rPr>
          <w:snapToGrid w:val="0"/>
        </w:rPr>
        <w:tab/>
      </w:r>
      <w:r w:rsidR="00D81C8C" w:rsidRPr="00225CF4">
        <w:rPr>
          <w:snapToGrid w:val="0"/>
        </w:rPr>
        <w:tab/>
      </w:r>
      <w:r w:rsidRPr="00225CF4">
        <w:rPr>
          <w:snapToGrid w:val="0"/>
        </w:rPr>
        <w:t>PIC X(200), variable length</w:t>
      </w:r>
    </w:p>
    <w:p w14:paraId="2547B5D0" w14:textId="77777777" w:rsidR="00264AAE" w:rsidRPr="00225CF4" w:rsidRDefault="00264AAE" w:rsidP="00A27505">
      <w:pPr>
        <w:autoSpaceDE w:val="0"/>
        <w:autoSpaceDN w:val="0"/>
        <w:adjustRightInd w:val="0"/>
        <w:ind w:left="720"/>
        <w:rPr>
          <w:snapToGrid w:val="0"/>
        </w:rPr>
      </w:pPr>
    </w:p>
    <w:p w14:paraId="4B16C487" w14:textId="77777777" w:rsidR="00D81C8C" w:rsidRPr="00225CF4" w:rsidRDefault="00D81C8C" w:rsidP="00A27505">
      <w:pPr>
        <w:autoSpaceDE w:val="0"/>
        <w:autoSpaceDN w:val="0"/>
        <w:adjustRightInd w:val="0"/>
        <w:ind w:left="720"/>
        <w:rPr>
          <w:snapToGrid w:val="0"/>
        </w:rPr>
      </w:pPr>
      <w:r w:rsidRPr="00225CF4">
        <w:rPr>
          <w:snapToGrid w:val="0"/>
        </w:rPr>
        <w:t>These fields are further described below:</w:t>
      </w:r>
    </w:p>
    <w:p w14:paraId="437E5253" w14:textId="20C6B2D1" w:rsidR="00D81C8C" w:rsidRDefault="00D81C8C" w:rsidP="00A27505">
      <w:pPr>
        <w:autoSpaceDE w:val="0"/>
        <w:autoSpaceDN w:val="0"/>
        <w:adjustRightInd w:val="0"/>
        <w:ind w:left="720"/>
        <w:rPr>
          <w:snapToGrid w:val="0"/>
        </w:rPr>
      </w:pPr>
    </w:p>
    <w:p w14:paraId="01C6C50F" w14:textId="77777777" w:rsidR="00043174" w:rsidRDefault="00043174" w:rsidP="00A27505">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A655B6" w14:paraId="0A2ABDB4" w14:textId="77777777" w:rsidTr="000B2341">
        <w:trPr>
          <w:tblHeader/>
        </w:trPr>
        <w:tc>
          <w:tcPr>
            <w:tcW w:w="1183" w:type="dxa"/>
          </w:tcPr>
          <w:p w14:paraId="6029077A" w14:textId="77777777" w:rsidR="00A655B6" w:rsidRDefault="00A655B6" w:rsidP="00631ABE">
            <w:pPr>
              <w:pStyle w:val="BodyText2"/>
              <w:spacing w:before="60" w:after="60"/>
              <w:jc w:val="center"/>
              <w:rPr>
                <w:color w:val="auto"/>
              </w:rPr>
            </w:pPr>
            <w:r w:rsidRPr="009161F7">
              <w:rPr>
                <w:b/>
                <w:color w:val="auto"/>
              </w:rPr>
              <w:lastRenderedPageBreak/>
              <w:t>Position</w:t>
            </w:r>
          </w:p>
        </w:tc>
        <w:tc>
          <w:tcPr>
            <w:tcW w:w="1059" w:type="dxa"/>
          </w:tcPr>
          <w:p w14:paraId="2110BE8B" w14:textId="77777777" w:rsidR="00A655B6" w:rsidRDefault="00A655B6" w:rsidP="00631ABE">
            <w:pPr>
              <w:pStyle w:val="BodyText2"/>
              <w:spacing w:before="60" w:after="60"/>
              <w:jc w:val="center"/>
              <w:rPr>
                <w:color w:val="auto"/>
              </w:rPr>
            </w:pPr>
            <w:r w:rsidRPr="009161F7">
              <w:rPr>
                <w:b/>
                <w:color w:val="auto"/>
              </w:rPr>
              <w:t>Length</w:t>
            </w:r>
          </w:p>
        </w:tc>
        <w:tc>
          <w:tcPr>
            <w:tcW w:w="7113" w:type="dxa"/>
          </w:tcPr>
          <w:p w14:paraId="1A6AB191" w14:textId="77777777" w:rsidR="00A655B6" w:rsidRDefault="00A655B6" w:rsidP="00631ABE">
            <w:pPr>
              <w:pStyle w:val="BodyText2"/>
              <w:spacing w:before="60" w:after="60"/>
              <w:rPr>
                <w:color w:val="auto"/>
              </w:rPr>
            </w:pPr>
            <w:r w:rsidRPr="009161F7">
              <w:rPr>
                <w:b/>
                <w:color w:val="auto"/>
              </w:rPr>
              <w:t>Description</w:t>
            </w:r>
          </w:p>
        </w:tc>
      </w:tr>
      <w:tr w:rsidR="00A655B6" w14:paraId="0A16642E" w14:textId="77777777" w:rsidTr="000B2341">
        <w:tc>
          <w:tcPr>
            <w:tcW w:w="1183" w:type="dxa"/>
          </w:tcPr>
          <w:p w14:paraId="24BC5472" w14:textId="77777777" w:rsidR="00A655B6" w:rsidRDefault="00A655B6" w:rsidP="000B2341">
            <w:pPr>
              <w:pStyle w:val="BodyText2"/>
              <w:jc w:val="center"/>
              <w:rPr>
                <w:color w:val="auto"/>
              </w:rPr>
            </w:pPr>
            <w:r w:rsidRPr="00A655B6">
              <w:rPr>
                <w:color w:val="auto"/>
              </w:rPr>
              <w:t>01–02</w:t>
            </w:r>
          </w:p>
        </w:tc>
        <w:tc>
          <w:tcPr>
            <w:tcW w:w="1059" w:type="dxa"/>
          </w:tcPr>
          <w:p w14:paraId="680059C6" w14:textId="77777777" w:rsidR="00A655B6" w:rsidRDefault="00A655B6" w:rsidP="000B2341">
            <w:pPr>
              <w:pStyle w:val="BodyText2"/>
              <w:jc w:val="center"/>
              <w:rPr>
                <w:color w:val="auto"/>
              </w:rPr>
            </w:pPr>
            <w:r w:rsidRPr="00A655B6">
              <w:rPr>
                <w:color w:val="auto"/>
              </w:rPr>
              <w:t>02</w:t>
            </w:r>
          </w:p>
        </w:tc>
        <w:tc>
          <w:tcPr>
            <w:tcW w:w="7113" w:type="dxa"/>
          </w:tcPr>
          <w:p w14:paraId="70810241" w14:textId="77777777" w:rsidR="00A655B6" w:rsidRPr="00225CF4" w:rsidRDefault="00A655B6" w:rsidP="002F1D9C">
            <w:pPr>
              <w:autoSpaceDE w:val="0"/>
              <w:autoSpaceDN w:val="0"/>
              <w:adjustRightInd w:val="0"/>
              <w:spacing w:after="120"/>
              <w:rPr>
                <w:snapToGrid w:val="0"/>
              </w:rPr>
            </w:pPr>
            <w:r w:rsidRPr="00225CF4">
              <w:rPr>
                <w:b/>
                <w:snapToGrid w:val="0"/>
              </w:rPr>
              <w:t>Authentication Indicator Flag</w:t>
            </w:r>
          </w:p>
          <w:p w14:paraId="20406516" w14:textId="77777777" w:rsidR="00A655B6" w:rsidRDefault="00A655B6" w:rsidP="00A655B6">
            <w:pPr>
              <w:autoSpaceDE w:val="0"/>
              <w:autoSpaceDN w:val="0"/>
              <w:adjustRightInd w:val="0"/>
              <w:rPr>
                <w:snapToGrid w:val="0"/>
              </w:rPr>
            </w:pPr>
            <w:r w:rsidRPr="00225CF4">
              <w:rPr>
                <w:snapToGrid w:val="0"/>
              </w:rPr>
              <w:t>The only valid value for this field is 01 (Universal Cardholder Authentication Field).</w:t>
            </w:r>
          </w:p>
          <w:p w14:paraId="6172BF01" w14:textId="77777777" w:rsidR="00A655B6" w:rsidRDefault="00A655B6" w:rsidP="00A655B6">
            <w:pPr>
              <w:autoSpaceDE w:val="0"/>
              <w:autoSpaceDN w:val="0"/>
              <w:adjustRightInd w:val="0"/>
              <w:ind w:left="360" w:hanging="360"/>
            </w:pPr>
          </w:p>
        </w:tc>
      </w:tr>
      <w:tr w:rsidR="00A655B6" w14:paraId="737961ED" w14:textId="77777777" w:rsidTr="000B2341">
        <w:tc>
          <w:tcPr>
            <w:tcW w:w="1183" w:type="dxa"/>
          </w:tcPr>
          <w:p w14:paraId="180DF1E2" w14:textId="77777777" w:rsidR="00A655B6" w:rsidRPr="00A655B6" w:rsidRDefault="00A655B6" w:rsidP="000B2341">
            <w:pPr>
              <w:pStyle w:val="BodyText2"/>
              <w:jc w:val="center"/>
              <w:rPr>
                <w:color w:val="auto"/>
              </w:rPr>
            </w:pPr>
            <w:r w:rsidRPr="00A655B6">
              <w:rPr>
                <w:color w:val="auto"/>
              </w:rPr>
              <w:t>03–202</w:t>
            </w:r>
          </w:p>
        </w:tc>
        <w:tc>
          <w:tcPr>
            <w:tcW w:w="1059" w:type="dxa"/>
          </w:tcPr>
          <w:p w14:paraId="6A053547" w14:textId="77777777" w:rsidR="00A655B6" w:rsidRPr="00A655B6" w:rsidRDefault="00A655B6" w:rsidP="000B2341">
            <w:pPr>
              <w:pStyle w:val="BodyText2"/>
              <w:jc w:val="center"/>
              <w:rPr>
                <w:bCs/>
                <w:color w:val="auto"/>
              </w:rPr>
            </w:pPr>
            <w:r w:rsidRPr="00A655B6">
              <w:rPr>
                <w:bCs/>
                <w:color w:val="auto"/>
              </w:rPr>
              <w:t>200</w:t>
            </w:r>
          </w:p>
        </w:tc>
        <w:tc>
          <w:tcPr>
            <w:tcW w:w="7113" w:type="dxa"/>
          </w:tcPr>
          <w:p w14:paraId="64D9DE40" w14:textId="77777777" w:rsidR="00A655B6" w:rsidRPr="00D81C8C" w:rsidRDefault="00A655B6" w:rsidP="002F1D9C">
            <w:pPr>
              <w:autoSpaceDE w:val="0"/>
              <w:autoSpaceDN w:val="0"/>
              <w:adjustRightInd w:val="0"/>
              <w:spacing w:after="120"/>
              <w:rPr>
                <w:snapToGrid w:val="0"/>
              </w:rPr>
            </w:pPr>
            <w:r w:rsidRPr="000F7351">
              <w:rPr>
                <w:b/>
                <w:snapToGrid w:val="0"/>
              </w:rPr>
              <w:t>Authentication Indicator Data</w:t>
            </w:r>
          </w:p>
          <w:p w14:paraId="153027F3" w14:textId="77777777" w:rsidR="00A655B6" w:rsidRPr="00225CF4" w:rsidRDefault="00A655B6" w:rsidP="00A655B6">
            <w:pPr>
              <w:autoSpaceDE w:val="0"/>
              <w:autoSpaceDN w:val="0"/>
              <w:adjustRightInd w:val="0"/>
              <w:rPr>
                <w:b/>
                <w:snapToGrid w:val="0"/>
              </w:rPr>
            </w:pPr>
            <w:r w:rsidRPr="00D81C8C">
              <w:rPr>
                <w:snapToGrid w:val="0"/>
              </w:rPr>
              <w:t>For a MasterCard transaction using the</w:t>
            </w:r>
            <w:r>
              <w:rPr>
                <w:snapToGrid w:val="0"/>
              </w:rPr>
              <w:t xml:space="preserve"> </w:t>
            </w:r>
            <w:r w:rsidRPr="00D81C8C">
              <w:rPr>
                <w:snapToGrid w:val="0"/>
              </w:rPr>
              <w:t>Secure Payment Application Universal Cardholder</w:t>
            </w:r>
            <w:r>
              <w:rPr>
                <w:snapToGrid w:val="0"/>
              </w:rPr>
              <w:t xml:space="preserve"> </w:t>
            </w:r>
            <w:r w:rsidRPr="00D81C8C">
              <w:rPr>
                <w:snapToGrid w:val="0"/>
              </w:rPr>
              <w:t>Authentication field (SPA UCAF) method, this field</w:t>
            </w:r>
            <w:r>
              <w:rPr>
                <w:snapToGrid w:val="0"/>
              </w:rPr>
              <w:t xml:space="preserve"> </w:t>
            </w:r>
            <w:r w:rsidRPr="00D81C8C">
              <w:rPr>
                <w:snapToGrid w:val="0"/>
              </w:rPr>
              <w:t>contains the Accountholder Authentication Value (AAV).</w:t>
            </w:r>
            <w:r>
              <w:rPr>
                <w:snapToGrid w:val="0"/>
              </w:rPr>
              <w:t xml:space="preserve"> </w:t>
            </w:r>
            <w:r>
              <w:rPr>
                <w:rFonts w:cs="Arial"/>
                <w:snapToGrid w:val="0"/>
                <w:color w:val="FF0000"/>
              </w:rPr>
              <w:t>The value is in the base 64 encoded format.</w:t>
            </w:r>
          </w:p>
        </w:tc>
      </w:tr>
    </w:tbl>
    <w:p w14:paraId="48A9DA26" w14:textId="77777777" w:rsidR="00043174" w:rsidRDefault="00043174" w:rsidP="00A27505">
      <w:pPr>
        <w:autoSpaceDE w:val="0"/>
        <w:autoSpaceDN w:val="0"/>
        <w:adjustRightInd w:val="0"/>
        <w:ind w:left="720"/>
        <w:rPr>
          <w:b/>
          <w:snapToGrid w:val="0"/>
        </w:rPr>
      </w:pPr>
    </w:p>
    <w:p w14:paraId="12AEBA56" w14:textId="41828EB7" w:rsidR="00A27505" w:rsidRDefault="00A27505" w:rsidP="00A27505">
      <w:pPr>
        <w:autoSpaceDE w:val="0"/>
        <w:autoSpaceDN w:val="0"/>
        <w:adjustRightInd w:val="0"/>
        <w:ind w:left="720"/>
        <w:rPr>
          <w:b/>
          <w:snapToGrid w:val="0"/>
        </w:rPr>
      </w:pPr>
      <w:r>
        <w:rPr>
          <w:b/>
          <w:snapToGrid w:val="0"/>
        </w:rPr>
        <w:t>For use in Host 1 messages only.</w:t>
      </w:r>
    </w:p>
    <w:p w14:paraId="542F24D2" w14:textId="77777777" w:rsidR="00A27505" w:rsidRDefault="00A27505" w:rsidP="00A27505">
      <w:pPr>
        <w:autoSpaceDE w:val="0"/>
        <w:autoSpaceDN w:val="0"/>
        <w:adjustRightInd w:val="0"/>
        <w:ind w:left="720"/>
        <w:rPr>
          <w:b/>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A655B6" w14:paraId="7CE47A2E" w14:textId="77777777" w:rsidTr="000B2341">
        <w:tc>
          <w:tcPr>
            <w:tcW w:w="2335" w:type="dxa"/>
          </w:tcPr>
          <w:p w14:paraId="2FA4733E" w14:textId="77777777" w:rsidR="00A655B6" w:rsidRDefault="00A655B6" w:rsidP="000B2341">
            <w:pPr>
              <w:spacing w:after="120"/>
              <w:rPr>
                <w:b/>
                <w:snapToGrid w:val="0"/>
              </w:rPr>
            </w:pPr>
            <w:r>
              <w:rPr>
                <w:b/>
                <w:snapToGrid w:val="0"/>
              </w:rPr>
              <w:t>Request</w:t>
            </w:r>
          </w:p>
        </w:tc>
        <w:tc>
          <w:tcPr>
            <w:tcW w:w="7105" w:type="dxa"/>
          </w:tcPr>
          <w:p w14:paraId="52E5DB07"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rPr>
              <w:t>Mandatory for MasterCard In-App with UCAF, 3DS and EMV 3DS (</w:t>
            </w:r>
            <w:r>
              <w:rPr>
                <w:snapToGrid w:val="0"/>
                <w:color w:val="000000"/>
              </w:rPr>
              <w:t>purchase, preauth and preauth completion  transactions).</w:t>
            </w:r>
          </w:p>
          <w:p w14:paraId="57107CA6" w14:textId="77777777" w:rsidR="007E1C63" w:rsidRPr="002838D5" w:rsidRDefault="007E1C63" w:rsidP="007E1C63">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Preauth completion transactions must contain the same value that it was present in the preauth request message transaction.</w:t>
            </w:r>
          </w:p>
          <w:p w14:paraId="2E8AD5BB" w14:textId="77777777" w:rsidR="007E1C63" w:rsidRDefault="007E1C63" w:rsidP="007E1C63">
            <w:pPr>
              <w:autoSpaceDE w:val="0"/>
              <w:autoSpaceDN w:val="0"/>
              <w:adjustRightInd w:val="0"/>
              <w:rPr>
                <w:snapToGrid w:val="0"/>
              </w:rPr>
            </w:pPr>
            <w:r w:rsidRPr="00D81C8C">
              <w:rPr>
                <w:snapToGrid w:val="0"/>
              </w:rPr>
              <w:t>Variable length of 2–202 bytes.</w:t>
            </w:r>
          </w:p>
          <w:p w14:paraId="1F363037" w14:textId="77777777" w:rsidR="00A655B6" w:rsidRDefault="00A655B6" w:rsidP="007E1C63">
            <w:pPr>
              <w:autoSpaceDE w:val="0"/>
              <w:autoSpaceDN w:val="0"/>
              <w:adjustRightInd w:val="0"/>
              <w:rPr>
                <w:b/>
                <w:snapToGrid w:val="0"/>
              </w:rPr>
            </w:pPr>
          </w:p>
        </w:tc>
      </w:tr>
      <w:tr w:rsidR="00A655B6" w14:paraId="4294EDCC" w14:textId="77777777" w:rsidTr="000B2341">
        <w:tc>
          <w:tcPr>
            <w:tcW w:w="2335" w:type="dxa"/>
          </w:tcPr>
          <w:p w14:paraId="64302C7F" w14:textId="77777777" w:rsidR="00A655B6" w:rsidRDefault="00A655B6" w:rsidP="000B2341">
            <w:pPr>
              <w:spacing w:after="120"/>
              <w:rPr>
                <w:b/>
                <w:snapToGrid w:val="0"/>
              </w:rPr>
            </w:pPr>
            <w:r>
              <w:rPr>
                <w:b/>
                <w:snapToGrid w:val="0"/>
              </w:rPr>
              <w:t>Response</w:t>
            </w:r>
          </w:p>
        </w:tc>
        <w:tc>
          <w:tcPr>
            <w:tcW w:w="7105" w:type="dxa"/>
          </w:tcPr>
          <w:p w14:paraId="2727F2A8" w14:textId="77777777" w:rsidR="00A655B6" w:rsidRPr="008F0357" w:rsidRDefault="007E1C63" w:rsidP="000B2341">
            <w:pPr>
              <w:rPr>
                <w:b/>
                <w:bCs/>
                <w:snapToGrid w:val="0"/>
              </w:rPr>
            </w:pPr>
            <w:r w:rsidRPr="00D81C8C">
              <w:rPr>
                <w:snapToGrid w:val="0"/>
              </w:rPr>
              <w:t>Optional. Variable length of 2–202 bytes.</w:t>
            </w:r>
          </w:p>
        </w:tc>
      </w:tr>
      <w:tr w:rsidR="00A655B6" w14:paraId="73D84FA4" w14:textId="77777777" w:rsidTr="000B2341">
        <w:tc>
          <w:tcPr>
            <w:tcW w:w="2335" w:type="dxa"/>
          </w:tcPr>
          <w:p w14:paraId="667391FC" w14:textId="77777777" w:rsidR="00A655B6" w:rsidRDefault="00A655B6" w:rsidP="000B2341">
            <w:pPr>
              <w:spacing w:after="120"/>
              <w:rPr>
                <w:b/>
                <w:snapToGrid w:val="0"/>
              </w:rPr>
            </w:pPr>
            <w:r w:rsidRPr="00FB4BC9">
              <w:rPr>
                <w:rFonts w:cs="Arial"/>
                <w:b/>
                <w:bCs/>
                <w:lang w:val="en-CA"/>
              </w:rPr>
              <w:t>Internal Field</w:t>
            </w:r>
          </w:p>
        </w:tc>
        <w:tc>
          <w:tcPr>
            <w:tcW w:w="7105" w:type="dxa"/>
          </w:tcPr>
          <w:p w14:paraId="7AB45971" w14:textId="77777777" w:rsidR="00A655B6" w:rsidRDefault="007E1C63" w:rsidP="000B2341">
            <w:pPr>
              <w:rPr>
                <w:b/>
                <w:snapToGrid w:val="0"/>
              </w:rPr>
            </w:pPr>
            <w:r w:rsidRPr="002C4997">
              <w:rPr>
                <w:rFonts w:cs="Arial"/>
                <w:lang w:val="en-CA"/>
              </w:rPr>
              <w:t>Authentication Data token</w:t>
            </w:r>
          </w:p>
        </w:tc>
      </w:tr>
    </w:tbl>
    <w:p w14:paraId="4C742FB4" w14:textId="77777777" w:rsidR="00A655B6" w:rsidRDefault="00A655B6" w:rsidP="00A27505">
      <w:pPr>
        <w:autoSpaceDE w:val="0"/>
        <w:autoSpaceDN w:val="0"/>
        <w:adjustRightInd w:val="0"/>
        <w:ind w:left="720"/>
        <w:rPr>
          <w:b/>
          <w:snapToGrid w:val="0"/>
        </w:rPr>
      </w:pPr>
    </w:p>
    <w:p w14:paraId="2056E03D" w14:textId="77777777" w:rsidR="00A655B6" w:rsidRDefault="00A655B6" w:rsidP="00A27505">
      <w:pPr>
        <w:autoSpaceDE w:val="0"/>
        <w:autoSpaceDN w:val="0"/>
        <w:adjustRightInd w:val="0"/>
        <w:ind w:left="720"/>
        <w:rPr>
          <w:b/>
          <w:snapToGrid w:val="0"/>
        </w:rPr>
      </w:pPr>
    </w:p>
    <w:p w14:paraId="3FE54174" w14:textId="77777777" w:rsidR="00425490" w:rsidRPr="00A27505" w:rsidRDefault="00425490" w:rsidP="00847896">
      <w:pPr>
        <w:pStyle w:val="Heading2"/>
        <w:rPr>
          <w:snapToGrid w:val="0"/>
        </w:rPr>
      </w:pPr>
      <w:bookmarkStart w:id="2696" w:name="_Hlk71536607"/>
      <w:bookmarkStart w:id="2697" w:name="_Toc126079305"/>
      <w:r>
        <w:rPr>
          <w:snapToGrid w:val="0"/>
        </w:rPr>
        <w:t>SFID h – System Trace Number</w:t>
      </w:r>
      <w:bookmarkEnd w:id="2697"/>
      <w:r>
        <w:rPr>
          <w:snapToGrid w:val="0"/>
        </w:rPr>
        <w:t xml:space="preserve"> </w:t>
      </w:r>
    </w:p>
    <w:p w14:paraId="590CC8F2"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This field contains a number assigned by a transaction originator to uniquely identify a transaction.</w:t>
      </w:r>
    </w:p>
    <w:p w14:paraId="5A85C288"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trace number remains unchanged for all new messages within the transaction.</w:t>
      </w:r>
    </w:p>
    <w:p w14:paraId="5884B458"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1C63" w14:paraId="401A39BF" w14:textId="77777777" w:rsidTr="000B2341">
        <w:tc>
          <w:tcPr>
            <w:tcW w:w="2335" w:type="dxa"/>
          </w:tcPr>
          <w:p w14:paraId="7607851C" w14:textId="77777777" w:rsidR="007E1C63" w:rsidRDefault="007E1C63" w:rsidP="000B2341">
            <w:pPr>
              <w:spacing w:after="120"/>
              <w:rPr>
                <w:b/>
                <w:snapToGrid w:val="0"/>
              </w:rPr>
            </w:pPr>
            <w:r>
              <w:rPr>
                <w:b/>
                <w:snapToGrid w:val="0"/>
              </w:rPr>
              <w:t>Request</w:t>
            </w:r>
          </w:p>
        </w:tc>
        <w:tc>
          <w:tcPr>
            <w:tcW w:w="7105" w:type="dxa"/>
          </w:tcPr>
          <w:p w14:paraId="198A67A7"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ind w:left="1418" w:hanging="1418"/>
              <w:rPr>
                <w:snapToGrid w:val="0"/>
                <w:color w:val="000000"/>
              </w:rPr>
            </w:pPr>
            <w:r>
              <w:rPr>
                <w:snapToGrid w:val="0"/>
                <w:color w:val="000000"/>
              </w:rPr>
              <w:t>Optional. Fixed length of 6 bytes.</w:t>
            </w:r>
          </w:p>
          <w:p w14:paraId="6DB73B78"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rPr>
                <w:bCs/>
                <w:snapToGrid w:val="0"/>
                <w:color w:val="000000"/>
              </w:rPr>
            </w:pPr>
            <w:r w:rsidRPr="00425490">
              <w:rPr>
                <w:bCs/>
                <w:snapToGrid w:val="0"/>
                <w:color w:val="000000"/>
              </w:rPr>
              <w:t>Requi</w:t>
            </w:r>
            <w:r>
              <w:rPr>
                <w:bCs/>
                <w:snapToGrid w:val="0"/>
                <w:color w:val="000000"/>
              </w:rPr>
              <w:t>red only for transit merchants on preauth completions and debt recovery transactions.</w:t>
            </w:r>
          </w:p>
          <w:p w14:paraId="29716793" w14:textId="77777777" w:rsidR="007E1C63" w:rsidRPr="00425490" w:rsidRDefault="007E1C63" w:rsidP="007E1C63">
            <w:pPr>
              <w:tabs>
                <w:tab w:val="left" w:pos="0"/>
                <w:tab w:val="left" w:pos="720"/>
                <w:tab w:val="left" w:pos="1440"/>
                <w:tab w:val="left" w:pos="2160"/>
                <w:tab w:val="left" w:pos="2880"/>
                <w:tab w:val="left" w:pos="3600"/>
                <w:tab w:val="left" w:pos="4320"/>
              </w:tabs>
              <w:spacing w:line="240" w:lineRule="atLeast"/>
              <w:rPr>
                <w:bCs/>
                <w:snapToGrid w:val="0"/>
                <w:color w:val="000000"/>
              </w:rPr>
            </w:pPr>
            <w:r>
              <w:rPr>
                <w:bCs/>
                <w:snapToGrid w:val="0"/>
                <w:color w:val="000000"/>
              </w:rPr>
              <w:t>The value is from the original response message.</w:t>
            </w:r>
          </w:p>
          <w:p w14:paraId="7E9F4B57" w14:textId="77777777" w:rsidR="007E1C63" w:rsidRDefault="007E1C63" w:rsidP="007E1C63">
            <w:pPr>
              <w:autoSpaceDE w:val="0"/>
              <w:autoSpaceDN w:val="0"/>
              <w:adjustRightInd w:val="0"/>
              <w:rPr>
                <w:b/>
                <w:snapToGrid w:val="0"/>
              </w:rPr>
            </w:pPr>
          </w:p>
        </w:tc>
      </w:tr>
      <w:tr w:rsidR="007E1C63" w14:paraId="1BD13AAC" w14:textId="77777777" w:rsidTr="000B2341">
        <w:tc>
          <w:tcPr>
            <w:tcW w:w="2335" w:type="dxa"/>
          </w:tcPr>
          <w:p w14:paraId="49263904" w14:textId="77777777" w:rsidR="007E1C63" w:rsidRDefault="007E1C63" w:rsidP="000B2341">
            <w:pPr>
              <w:spacing w:after="120"/>
              <w:rPr>
                <w:b/>
                <w:snapToGrid w:val="0"/>
              </w:rPr>
            </w:pPr>
            <w:r>
              <w:rPr>
                <w:b/>
                <w:snapToGrid w:val="0"/>
              </w:rPr>
              <w:t>Response</w:t>
            </w:r>
          </w:p>
        </w:tc>
        <w:tc>
          <w:tcPr>
            <w:tcW w:w="7105" w:type="dxa"/>
          </w:tcPr>
          <w:p w14:paraId="5A66261E" w14:textId="77777777" w:rsidR="007E1C63" w:rsidRPr="008F0357" w:rsidRDefault="007E1C63" w:rsidP="000B2341">
            <w:pPr>
              <w:rPr>
                <w:b/>
                <w:bCs/>
                <w:snapToGrid w:val="0"/>
              </w:rPr>
            </w:pPr>
            <w:r>
              <w:rPr>
                <w:snapToGrid w:val="0"/>
                <w:color w:val="000000"/>
              </w:rPr>
              <w:t>Optional. Fixed length of 6 bytes</w:t>
            </w:r>
          </w:p>
        </w:tc>
      </w:tr>
      <w:tr w:rsidR="007E1C63" w14:paraId="7E98FB39" w14:textId="77777777" w:rsidTr="000B2341">
        <w:tc>
          <w:tcPr>
            <w:tcW w:w="2335" w:type="dxa"/>
          </w:tcPr>
          <w:p w14:paraId="44C48FEE" w14:textId="77777777" w:rsidR="007E1C63" w:rsidRDefault="007E1C63" w:rsidP="000B2341">
            <w:pPr>
              <w:spacing w:after="120"/>
              <w:rPr>
                <w:b/>
                <w:snapToGrid w:val="0"/>
              </w:rPr>
            </w:pPr>
            <w:r w:rsidRPr="00FB4BC9">
              <w:rPr>
                <w:rFonts w:cs="Arial"/>
                <w:b/>
                <w:bCs/>
                <w:lang w:val="en-CA"/>
              </w:rPr>
              <w:t>Internal Field</w:t>
            </w:r>
          </w:p>
        </w:tc>
        <w:tc>
          <w:tcPr>
            <w:tcW w:w="7105" w:type="dxa"/>
          </w:tcPr>
          <w:p w14:paraId="43D2872F" w14:textId="77777777" w:rsidR="007E1C63" w:rsidRDefault="007E1C63" w:rsidP="000B2341">
            <w:pPr>
              <w:rPr>
                <w:b/>
                <w:snapToGrid w:val="0"/>
              </w:rPr>
            </w:pPr>
            <w:r>
              <w:rPr>
                <w:rFonts w:cs="Arial"/>
                <w:lang w:val="en-CA"/>
              </w:rPr>
              <w:t>Switch Common Data Token</w:t>
            </w:r>
          </w:p>
        </w:tc>
      </w:tr>
    </w:tbl>
    <w:p w14:paraId="4DEAC227" w14:textId="77777777" w:rsidR="007E1C63" w:rsidRDefault="007E1C63"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bookmarkEnd w:id="2696"/>
    <w:p w14:paraId="4227232A"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27CE9A8" w14:textId="77777777" w:rsidR="00425490" w:rsidRPr="00A27505" w:rsidRDefault="00425490" w:rsidP="00847896">
      <w:pPr>
        <w:pStyle w:val="Heading2"/>
        <w:rPr>
          <w:snapToGrid w:val="0"/>
        </w:rPr>
      </w:pPr>
      <w:bookmarkStart w:id="2698" w:name="_Hlk71536856"/>
      <w:bookmarkStart w:id="2699" w:name="_Toc126079306"/>
      <w:r>
        <w:rPr>
          <w:snapToGrid w:val="0"/>
        </w:rPr>
        <w:lastRenderedPageBreak/>
        <w:t>SFID i – Retrieval Reference Number</w:t>
      </w:r>
      <w:bookmarkEnd w:id="2699"/>
      <w:r>
        <w:rPr>
          <w:snapToGrid w:val="0"/>
        </w:rPr>
        <w:t xml:space="preserve"> </w:t>
      </w:r>
    </w:p>
    <w:p w14:paraId="3D1CC559"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This field contains a reference number supplied by the system that retains the original source information </w:t>
      </w:r>
    </w:p>
    <w:p w14:paraId="13CBAFCA" w14:textId="77777777" w:rsidR="00425490" w:rsidRDefault="00425490"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1C63" w14:paraId="08BA81B6" w14:textId="77777777" w:rsidTr="000B2341">
        <w:tc>
          <w:tcPr>
            <w:tcW w:w="2335" w:type="dxa"/>
          </w:tcPr>
          <w:p w14:paraId="0823A4AA" w14:textId="77777777" w:rsidR="007E1C63" w:rsidRDefault="007E1C63" w:rsidP="000B2341">
            <w:pPr>
              <w:spacing w:after="120"/>
              <w:rPr>
                <w:b/>
                <w:snapToGrid w:val="0"/>
              </w:rPr>
            </w:pPr>
            <w:r>
              <w:rPr>
                <w:b/>
                <w:snapToGrid w:val="0"/>
              </w:rPr>
              <w:t>Request</w:t>
            </w:r>
          </w:p>
        </w:tc>
        <w:tc>
          <w:tcPr>
            <w:tcW w:w="7105" w:type="dxa"/>
          </w:tcPr>
          <w:p w14:paraId="5A70BDC9"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ind w:left="1418" w:hanging="1418"/>
              <w:rPr>
                <w:snapToGrid w:val="0"/>
                <w:color w:val="000000"/>
              </w:rPr>
            </w:pPr>
            <w:r>
              <w:rPr>
                <w:snapToGrid w:val="0"/>
                <w:color w:val="000000"/>
              </w:rPr>
              <w:t>Optional. Fixed length of 12 bytes.</w:t>
            </w:r>
          </w:p>
          <w:p w14:paraId="322DB26B"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rPr>
                <w:bCs/>
                <w:snapToGrid w:val="0"/>
                <w:color w:val="000000"/>
              </w:rPr>
            </w:pPr>
            <w:r w:rsidRPr="00425490">
              <w:rPr>
                <w:bCs/>
                <w:snapToGrid w:val="0"/>
                <w:color w:val="000000"/>
              </w:rPr>
              <w:t>Requi</w:t>
            </w:r>
            <w:r>
              <w:rPr>
                <w:bCs/>
                <w:snapToGrid w:val="0"/>
                <w:color w:val="000000"/>
              </w:rPr>
              <w:t>red only for transit merchants on preauth completions and debt recovery transactions.</w:t>
            </w:r>
          </w:p>
          <w:p w14:paraId="1E228A04" w14:textId="77777777" w:rsidR="007E1C63" w:rsidRPr="00425490" w:rsidRDefault="007E1C63" w:rsidP="007E1C63">
            <w:pPr>
              <w:tabs>
                <w:tab w:val="left" w:pos="0"/>
                <w:tab w:val="left" w:pos="720"/>
                <w:tab w:val="left" w:pos="1440"/>
                <w:tab w:val="left" w:pos="2160"/>
                <w:tab w:val="left" w:pos="2880"/>
                <w:tab w:val="left" w:pos="3600"/>
                <w:tab w:val="left" w:pos="4320"/>
              </w:tabs>
              <w:spacing w:line="240" w:lineRule="atLeast"/>
              <w:rPr>
                <w:bCs/>
                <w:snapToGrid w:val="0"/>
                <w:color w:val="000000"/>
              </w:rPr>
            </w:pPr>
            <w:r>
              <w:rPr>
                <w:bCs/>
                <w:snapToGrid w:val="0"/>
                <w:color w:val="000000"/>
              </w:rPr>
              <w:t>The value is from the original response message.</w:t>
            </w:r>
          </w:p>
          <w:p w14:paraId="2E157872" w14:textId="77777777" w:rsidR="007E1C63" w:rsidRDefault="007E1C63" w:rsidP="007E1C63">
            <w:pPr>
              <w:autoSpaceDE w:val="0"/>
              <w:autoSpaceDN w:val="0"/>
              <w:adjustRightInd w:val="0"/>
              <w:rPr>
                <w:b/>
                <w:snapToGrid w:val="0"/>
              </w:rPr>
            </w:pPr>
          </w:p>
        </w:tc>
      </w:tr>
      <w:tr w:rsidR="007E1C63" w14:paraId="4E0078F0" w14:textId="77777777" w:rsidTr="000B2341">
        <w:tc>
          <w:tcPr>
            <w:tcW w:w="2335" w:type="dxa"/>
          </w:tcPr>
          <w:p w14:paraId="760EE3DA" w14:textId="77777777" w:rsidR="007E1C63" w:rsidRDefault="007E1C63" w:rsidP="000B2341">
            <w:pPr>
              <w:spacing w:after="120"/>
              <w:rPr>
                <w:b/>
                <w:snapToGrid w:val="0"/>
              </w:rPr>
            </w:pPr>
            <w:r>
              <w:rPr>
                <w:b/>
                <w:snapToGrid w:val="0"/>
              </w:rPr>
              <w:t>Response</w:t>
            </w:r>
          </w:p>
        </w:tc>
        <w:tc>
          <w:tcPr>
            <w:tcW w:w="7105" w:type="dxa"/>
          </w:tcPr>
          <w:p w14:paraId="34482000" w14:textId="77777777" w:rsidR="007E1C63" w:rsidRPr="008F0357" w:rsidRDefault="007E1C63" w:rsidP="000B2341">
            <w:pPr>
              <w:rPr>
                <w:b/>
                <w:bCs/>
                <w:snapToGrid w:val="0"/>
              </w:rPr>
            </w:pPr>
            <w:r>
              <w:rPr>
                <w:snapToGrid w:val="0"/>
                <w:color w:val="000000"/>
              </w:rPr>
              <w:t>Optional. Fixed length of 12 bytes</w:t>
            </w:r>
          </w:p>
        </w:tc>
      </w:tr>
      <w:tr w:rsidR="007E1C63" w14:paraId="1400D25F" w14:textId="77777777" w:rsidTr="000B2341">
        <w:tc>
          <w:tcPr>
            <w:tcW w:w="2335" w:type="dxa"/>
          </w:tcPr>
          <w:p w14:paraId="032C8055" w14:textId="77777777" w:rsidR="007E1C63" w:rsidRDefault="007E1C63" w:rsidP="000B2341">
            <w:pPr>
              <w:spacing w:after="120"/>
              <w:rPr>
                <w:b/>
                <w:snapToGrid w:val="0"/>
              </w:rPr>
            </w:pPr>
            <w:r w:rsidRPr="00FB4BC9">
              <w:rPr>
                <w:rFonts w:cs="Arial"/>
                <w:b/>
                <w:bCs/>
                <w:lang w:val="en-CA"/>
              </w:rPr>
              <w:t>Internal Field</w:t>
            </w:r>
          </w:p>
        </w:tc>
        <w:tc>
          <w:tcPr>
            <w:tcW w:w="7105" w:type="dxa"/>
          </w:tcPr>
          <w:p w14:paraId="5D43FAFE" w14:textId="77777777" w:rsidR="007E1C63" w:rsidRDefault="007E1C63" w:rsidP="000B2341">
            <w:pPr>
              <w:rPr>
                <w:b/>
                <w:snapToGrid w:val="0"/>
              </w:rPr>
            </w:pPr>
            <w:r>
              <w:rPr>
                <w:rFonts w:cs="Arial"/>
                <w:lang w:val="en-CA"/>
              </w:rPr>
              <w:t>Switch Common Data Token</w:t>
            </w:r>
          </w:p>
        </w:tc>
      </w:tr>
    </w:tbl>
    <w:p w14:paraId="7E9346CC" w14:textId="77777777" w:rsidR="007E1C63" w:rsidRDefault="007E1C63" w:rsidP="0042549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30FFA77" w14:textId="77777777" w:rsidR="002C4997" w:rsidRPr="00A27505" w:rsidRDefault="002C4997" w:rsidP="00847896">
      <w:pPr>
        <w:pStyle w:val="Heading2"/>
        <w:rPr>
          <w:snapToGrid w:val="0"/>
        </w:rPr>
      </w:pPr>
      <w:bookmarkStart w:id="2700" w:name="_Toc30407742"/>
      <w:bookmarkStart w:id="2701" w:name="_Toc126079307"/>
      <w:bookmarkEnd w:id="2698"/>
      <w:r>
        <w:rPr>
          <w:snapToGrid w:val="0"/>
        </w:rPr>
        <w:t>SFID g – POS Merchant Data</w:t>
      </w:r>
      <w:bookmarkEnd w:id="2700"/>
      <w:bookmarkEnd w:id="2701"/>
      <w:r>
        <w:rPr>
          <w:snapToGrid w:val="0"/>
        </w:rPr>
        <w:t xml:space="preserve"> </w:t>
      </w:r>
    </w:p>
    <w:p w14:paraId="470898E6" w14:textId="77777777" w:rsidR="00A1642A" w:rsidRDefault="00A11D5E"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This field contains the additional POS Merchant Data. </w:t>
      </w:r>
    </w:p>
    <w:p w14:paraId="2FDE7829"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04B4971D" w14:textId="77777777" w:rsidR="00A1642A" w:rsidRDefault="00A1642A" w:rsidP="007E1C63">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In the case of an Electronic Commerce transaction, the first byte indicates the type of merchandise being sold.</w:t>
      </w:r>
      <w:r w:rsidR="007E1C63">
        <w:rPr>
          <w:snapToGrid w:val="0"/>
          <w:color w:val="000000"/>
        </w:rPr>
        <w:t xml:space="preserve"> </w:t>
      </w:r>
      <w:r>
        <w:rPr>
          <w:snapToGrid w:val="0"/>
          <w:color w:val="000000"/>
        </w:rPr>
        <w:t>Valid Values:</w:t>
      </w:r>
    </w:p>
    <w:p w14:paraId="1F15DB53"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248BC3F0"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         D = Digital</w:t>
      </w:r>
    </w:p>
    <w:p w14:paraId="20E89E4A"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         P = Physical Goods</w:t>
      </w:r>
    </w:p>
    <w:p w14:paraId="170D3708"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         S = Services</w:t>
      </w:r>
    </w:p>
    <w:p w14:paraId="7104DF95"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3024160"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second byte (Debt Indicator) default value is blank space.</w:t>
      </w:r>
    </w:p>
    <w:p w14:paraId="6892EF97"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7FE6D63" w14:textId="77777777" w:rsidR="00A1642A" w:rsidRDefault="00A1642A" w:rsidP="007E1C63">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In the case of a Deferred Payment transaction, the third byte indicates whether the purchase is made with the payment deferred to a later date.</w:t>
      </w:r>
      <w:r w:rsidR="007E1C63">
        <w:rPr>
          <w:snapToGrid w:val="0"/>
          <w:color w:val="000000"/>
        </w:rPr>
        <w:t xml:space="preserve"> </w:t>
      </w:r>
      <w:r>
        <w:rPr>
          <w:snapToGrid w:val="0"/>
          <w:color w:val="000000"/>
        </w:rPr>
        <w:t>Valid Values:</w:t>
      </w:r>
    </w:p>
    <w:p w14:paraId="26B760A2" w14:textId="77777777" w:rsidR="007E1C63" w:rsidRDefault="007E1C63" w:rsidP="007E1C63">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402EF61"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        0  = Deferred billing not provided</w:t>
      </w:r>
    </w:p>
    <w:p w14:paraId="5FA655D8"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        1  = Deferred billing is used at the point of service</w:t>
      </w:r>
    </w:p>
    <w:p w14:paraId="0B38381B"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06CD2839" w14:textId="77777777" w:rsidR="00A1642A" w:rsidRDefault="00A1642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fourth byte (Relationship Participant Indicator) default value is zero.</w:t>
      </w:r>
    </w:p>
    <w:p w14:paraId="078CBFF8" w14:textId="77777777" w:rsidR="00A11D5E" w:rsidRDefault="00A11D5E"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3DAD357B" w14:textId="77777777" w:rsidR="00A27505" w:rsidRDefault="00A27505"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38E985DA" w14:textId="77777777" w:rsidR="00A27505" w:rsidRDefault="00A27505"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1C63" w14:paraId="4C494604" w14:textId="77777777" w:rsidTr="000B2341">
        <w:tc>
          <w:tcPr>
            <w:tcW w:w="2335" w:type="dxa"/>
          </w:tcPr>
          <w:p w14:paraId="71C0D1B0" w14:textId="77777777" w:rsidR="007E1C63" w:rsidRDefault="007E1C63" w:rsidP="000B2341">
            <w:pPr>
              <w:spacing w:after="120"/>
              <w:rPr>
                <w:b/>
                <w:snapToGrid w:val="0"/>
              </w:rPr>
            </w:pPr>
            <w:r>
              <w:rPr>
                <w:b/>
                <w:snapToGrid w:val="0"/>
              </w:rPr>
              <w:t>Request</w:t>
            </w:r>
          </w:p>
        </w:tc>
        <w:tc>
          <w:tcPr>
            <w:tcW w:w="7105" w:type="dxa"/>
          </w:tcPr>
          <w:p w14:paraId="0D393072" w14:textId="77777777" w:rsidR="007E1C63" w:rsidRDefault="007E1C63" w:rsidP="007E1C63">
            <w:pPr>
              <w:autoSpaceDE w:val="0"/>
              <w:autoSpaceDN w:val="0"/>
              <w:adjustRightInd w:val="0"/>
              <w:rPr>
                <w:snapToGrid w:val="0"/>
                <w:color w:val="000000"/>
              </w:rPr>
            </w:pPr>
            <w:r w:rsidRPr="00EC0C67">
              <w:rPr>
                <w:snapToGrid w:val="0"/>
                <w:color w:val="000000"/>
              </w:rPr>
              <w:t>Required for Electronic Commerce and/or Deferred Payment Transactions. Fixed length of 4 bytes.</w:t>
            </w:r>
          </w:p>
          <w:p w14:paraId="66044148" w14:textId="77777777" w:rsidR="007E1C63" w:rsidRDefault="007E1C63" w:rsidP="007E1C63">
            <w:pPr>
              <w:autoSpaceDE w:val="0"/>
              <w:autoSpaceDN w:val="0"/>
              <w:adjustRightInd w:val="0"/>
              <w:rPr>
                <w:b/>
                <w:snapToGrid w:val="0"/>
              </w:rPr>
            </w:pPr>
          </w:p>
        </w:tc>
      </w:tr>
      <w:tr w:rsidR="007E1C63" w14:paraId="24C1559B" w14:textId="77777777" w:rsidTr="000B2341">
        <w:tc>
          <w:tcPr>
            <w:tcW w:w="2335" w:type="dxa"/>
          </w:tcPr>
          <w:p w14:paraId="320FDFA5" w14:textId="77777777" w:rsidR="007E1C63" w:rsidRDefault="007E1C63" w:rsidP="000B2341">
            <w:pPr>
              <w:spacing w:after="120"/>
              <w:rPr>
                <w:b/>
                <w:snapToGrid w:val="0"/>
              </w:rPr>
            </w:pPr>
            <w:r>
              <w:rPr>
                <w:b/>
                <w:snapToGrid w:val="0"/>
              </w:rPr>
              <w:t>Response</w:t>
            </w:r>
          </w:p>
        </w:tc>
        <w:tc>
          <w:tcPr>
            <w:tcW w:w="7105" w:type="dxa"/>
          </w:tcPr>
          <w:p w14:paraId="26038EC4" w14:textId="77777777" w:rsidR="007E1C63" w:rsidRDefault="007E1C63" w:rsidP="000B2341">
            <w:pPr>
              <w:rPr>
                <w:snapToGrid w:val="0"/>
                <w:color w:val="000000"/>
              </w:rPr>
            </w:pPr>
            <w:r>
              <w:rPr>
                <w:snapToGrid w:val="0"/>
                <w:color w:val="000000"/>
              </w:rPr>
              <w:t>Not applicable.</w:t>
            </w:r>
          </w:p>
          <w:p w14:paraId="7188B62A" w14:textId="77777777" w:rsidR="007E1C63" w:rsidRPr="008F0357" w:rsidRDefault="007E1C63" w:rsidP="000B2341">
            <w:pPr>
              <w:rPr>
                <w:b/>
                <w:bCs/>
                <w:snapToGrid w:val="0"/>
              </w:rPr>
            </w:pPr>
          </w:p>
        </w:tc>
      </w:tr>
      <w:tr w:rsidR="007E1C63" w14:paraId="0F2848F5" w14:textId="77777777" w:rsidTr="000B2341">
        <w:tc>
          <w:tcPr>
            <w:tcW w:w="2335" w:type="dxa"/>
          </w:tcPr>
          <w:p w14:paraId="27FDE7F6" w14:textId="77777777" w:rsidR="007E1C63" w:rsidRDefault="007E1C63" w:rsidP="000B2341">
            <w:pPr>
              <w:spacing w:after="120"/>
              <w:rPr>
                <w:b/>
                <w:snapToGrid w:val="0"/>
              </w:rPr>
            </w:pPr>
            <w:r w:rsidRPr="00FB4BC9">
              <w:rPr>
                <w:rFonts w:cs="Arial"/>
                <w:b/>
                <w:bCs/>
                <w:lang w:val="en-CA"/>
              </w:rPr>
              <w:t>Internal Field</w:t>
            </w:r>
          </w:p>
        </w:tc>
        <w:tc>
          <w:tcPr>
            <w:tcW w:w="7105" w:type="dxa"/>
          </w:tcPr>
          <w:p w14:paraId="52B89B3D" w14:textId="77777777" w:rsidR="007E1C63" w:rsidRDefault="007E1C63" w:rsidP="000B2341">
            <w:pPr>
              <w:rPr>
                <w:b/>
                <w:snapToGrid w:val="0"/>
              </w:rPr>
            </w:pPr>
            <w:r w:rsidRPr="002C4997">
              <w:rPr>
                <w:rFonts w:cs="Arial"/>
                <w:lang w:val="en-CA"/>
              </w:rPr>
              <w:t>POS Merchant token</w:t>
            </w:r>
          </w:p>
        </w:tc>
      </w:tr>
    </w:tbl>
    <w:p w14:paraId="178391A9" w14:textId="77777777" w:rsidR="007E1C63" w:rsidRDefault="007E1C63"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2D77ABC8" w14:textId="77777777" w:rsidR="007E1C63" w:rsidRDefault="007E1C63"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6305D1A6" w14:textId="77777777" w:rsidR="00D60623" w:rsidRPr="00A27505" w:rsidRDefault="00D60623" w:rsidP="00847896">
      <w:pPr>
        <w:pStyle w:val="Heading2"/>
        <w:rPr>
          <w:snapToGrid w:val="0"/>
        </w:rPr>
      </w:pPr>
      <w:bookmarkStart w:id="2702" w:name="_Toc30407743"/>
      <w:bookmarkStart w:id="2703" w:name="_Toc126079308"/>
      <w:r>
        <w:rPr>
          <w:snapToGrid w:val="0"/>
        </w:rPr>
        <w:t>SFID k – Card Level Results</w:t>
      </w:r>
      <w:bookmarkEnd w:id="2702"/>
      <w:bookmarkEnd w:id="2703"/>
      <w:r>
        <w:rPr>
          <w:snapToGrid w:val="0"/>
        </w:rPr>
        <w:t xml:space="preserve"> </w:t>
      </w:r>
    </w:p>
    <w:p w14:paraId="7148BDC5" w14:textId="77777777" w:rsidR="003723CA" w:rsidRDefault="002A2143"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A code indicating the participation product/program for the card involved in the transaction. This is used for Visa Account Level Processing and represents the value in Field 62.23 in the Visa ISO response message.</w:t>
      </w:r>
      <w:r w:rsidR="00FF7AF5">
        <w:rPr>
          <w:snapToGrid w:val="0"/>
          <w:color w:val="000000"/>
        </w:rPr>
        <w:t xml:space="preserve"> The field is required for merchants producing Visa settlement files.</w:t>
      </w:r>
    </w:p>
    <w:p w14:paraId="0EA5210F" w14:textId="77777777" w:rsidR="003723CA" w:rsidRDefault="003723CA" w:rsidP="00A27505">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FF204E7" w14:textId="77777777" w:rsidR="00A27505" w:rsidRDefault="00A27505"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32B3048F" w14:textId="77777777" w:rsidR="00A27505" w:rsidRDefault="00A27505" w:rsidP="00A27505">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1C63" w14:paraId="24F9ED4A" w14:textId="77777777" w:rsidTr="000B2341">
        <w:tc>
          <w:tcPr>
            <w:tcW w:w="2335" w:type="dxa"/>
          </w:tcPr>
          <w:p w14:paraId="18C2B87E" w14:textId="77777777" w:rsidR="007E1C63" w:rsidRDefault="007E1C63" w:rsidP="000B2341">
            <w:pPr>
              <w:spacing w:after="120"/>
              <w:rPr>
                <w:b/>
                <w:snapToGrid w:val="0"/>
              </w:rPr>
            </w:pPr>
            <w:r>
              <w:rPr>
                <w:b/>
                <w:snapToGrid w:val="0"/>
              </w:rPr>
              <w:t>Request</w:t>
            </w:r>
          </w:p>
        </w:tc>
        <w:tc>
          <w:tcPr>
            <w:tcW w:w="7105" w:type="dxa"/>
          </w:tcPr>
          <w:p w14:paraId="012C8BC0" w14:textId="77777777" w:rsidR="007E1C63" w:rsidRDefault="007E1C63" w:rsidP="007E1C63">
            <w:pPr>
              <w:autoSpaceDE w:val="0"/>
              <w:autoSpaceDN w:val="0"/>
              <w:adjustRightInd w:val="0"/>
              <w:rPr>
                <w:b/>
                <w:snapToGrid w:val="0"/>
              </w:rPr>
            </w:pPr>
            <w:r>
              <w:rPr>
                <w:snapToGrid w:val="0"/>
                <w:color w:val="000000"/>
              </w:rPr>
              <w:t>Not applicable.</w:t>
            </w:r>
          </w:p>
        </w:tc>
      </w:tr>
      <w:tr w:rsidR="007E1C63" w14:paraId="48FDE347" w14:textId="77777777" w:rsidTr="000B2341">
        <w:tc>
          <w:tcPr>
            <w:tcW w:w="2335" w:type="dxa"/>
          </w:tcPr>
          <w:p w14:paraId="2310EDA1" w14:textId="77777777" w:rsidR="007E1C63" w:rsidRDefault="007E1C63" w:rsidP="000B2341">
            <w:pPr>
              <w:spacing w:after="120"/>
              <w:rPr>
                <w:b/>
                <w:snapToGrid w:val="0"/>
              </w:rPr>
            </w:pPr>
            <w:r>
              <w:rPr>
                <w:b/>
                <w:snapToGrid w:val="0"/>
              </w:rPr>
              <w:t>Response</w:t>
            </w:r>
          </w:p>
        </w:tc>
        <w:tc>
          <w:tcPr>
            <w:tcW w:w="7105" w:type="dxa"/>
          </w:tcPr>
          <w:p w14:paraId="5B78EBE0" w14:textId="77777777" w:rsidR="007E1C63" w:rsidRPr="008F0357" w:rsidRDefault="007E1C63" w:rsidP="000B2341">
            <w:pPr>
              <w:rPr>
                <w:b/>
                <w:bCs/>
                <w:snapToGrid w:val="0"/>
              </w:rPr>
            </w:pPr>
            <w:r>
              <w:rPr>
                <w:snapToGrid w:val="0"/>
                <w:color w:val="000000"/>
              </w:rPr>
              <w:t>Optional. Fixed length of 2 bytes.</w:t>
            </w:r>
          </w:p>
        </w:tc>
      </w:tr>
      <w:tr w:rsidR="007E1C63" w14:paraId="2085BD8E" w14:textId="77777777" w:rsidTr="000B2341">
        <w:tc>
          <w:tcPr>
            <w:tcW w:w="2335" w:type="dxa"/>
          </w:tcPr>
          <w:p w14:paraId="4F04F65B" w14:textId="77777777" w:rsidR="007E1C63" w:rsidRDefault="007E1C63" w:rsidP="000B2341">
            <w:pPr>
              <w:spacing w:after="120"/>
              <w:rPr>
                <w:b/>
                <w:snapToGrid w:val="0"/>
              </w:rPr>
            </w:pPr>
            <w:r w:rsidRPr="00FB4BC9">
              <w:rPr>
                <w:rFonts w:cs="Arial"/>
                <w:b/>
                <w:bCs/>
                <w:lang w:val="en-CA"/>
              </w:rPr>
              <w:t>Internal Field</w:t>
            </w:r>
          </w:p>
        </w:tc>
        <w:tc>
          <w:tcPr>
            <w:tcW w:w="7105" w:type="dxa"/>
          </w:tcPr>
          <w:p w14:paraId="0C6BD98D" w14:textId="77777777" w:rsidR="007E1C63" w:rsidRDefault="007E1C63" w:rsidP="000B2341">
            <w:pPr>
              <w:rPr>
                <w:b/>
                <w:snapToGrid w:val="0"/>
              </w:rPr>
            </w:pPr>
            <w:r w:rsidRPr="00D60623">
              <w:rPr>
                <w:rFonts w:cs="Arial"/>
                <w:lang w:val="en-CA"/>
              </w:rPr>
              <w:t>Switch Common Data token</w:t>
            </w:r>
          </w:p>
        </w:tc>
      </w:tr>
    </w:tbl>
    <w:p w14:paraId="45C5C76E" w14:textId="77777777" w:rsidR="000C5121" w:rsidRDefault="000C5121" w:rsidP="000C5121">
      <w:pPr>
        <w:rPr>
          <w:snapToGrid w:val="0"/>
        </w:rPr>
      </w:pPr>
      <w:bookmarkStart w:id="2704" w:name="_Toc30407744"/>
    </w:p>
    <w:p w14:paraId="4F808E71" w14:textId="77777777" w:rsidR="000C5121" w:rsidRDefault="000C5121" w:rsidP="000C5121">
      <w:pPr>
        <w:rPr>
          <w:snapToGrid w:val="0"/>
        </w:rPr>
      </w:pPr>
    </w:p>
    <w:p w14:paraId="11E569D5" w14:textId="77777777" w:rsidR="00B77614" w:rsidRDefault="00B77614" w:rsidP="00847896">
      <w:pPr>
        <w:pStyle w:val="Heading2"/>
        <w:rPr>
          <w:snapToGrid w:val="0"/>
        </w:rPr>
      </w:pPr>
      <w:bookmarkStart w:id="2705" w:name="_Toc126079309"/>
      <w:r>
        <w:rPr>
          <w:snapToGrid w:val="0"/>
        </w:rPr>
        <w:t>SFID o – American</w:t>
      </w:r>
      <w:r w:rsidR="00F5142E">
        <w:rPr>
          <w:snapToGrid w:val="0"/>
        </w:rPr>
        <w:t xml:space="preserve"> Express Additional Data</w:t>
      </w:r>
      <w:bookmarkEnd w:id="2704"/>
      <w:bookmarkEnd w:id="2705"/>
    </w:p>
    <w:p w14:paraId="2919CF9F" w14:textId="77777777" w:rsidR="005B761C" w:rsidRDefault="005B761C" w:rsidP="00A27505">
      <w:pPr>
        <w:autoSpaceDE w:val="0"/>
        <w:autoSpaceDN w:val="0"/>
        <w:adjustRightInd w:val="0"/>
        <w:ind w:left="720"/>
        <w:rPr>
          <w:snapToGrid w:val="0"/>
        </w:rPr>
      </w:pPr>
      <w:r>
        <w:rPr>
          <w:snapToGrid w:val="0"/>
        </w:rPr>
        <w:t xml:space="preserve">This subfield contains American Express </w:t>
      </w:r>
      <w:r w:rsidR="006248E9">
        <w:rPr>
          <w:snapToGrid w:val="0"/>
        </w:rPr>
        <w:t>Additional Data</w:t>
      </w:r>
      <w:r>
        <w:rPr>
          <w:snapToGrid w:val="0"/>
        </w:rPr>
        <w:t xml:space="preserve"> and is formatted as follows:</w:t>
      </w:r>
    </w:p>
    <w:p w14:paraId="5E3EC5ED" w14:textId="77777777" w:rsidR="005B761C" w:rsidRDefault="005B761C" w:rsidP="00A27505">
      <w:pPr>
        <w:autoSpaceDE w:val="0"/>
        <w:autoSpaceDN w:val="0"/>
        <w:adjustRightInd w:val="0"/>
        <w:ind w:left="720"/>
        <w:rPr>
          <w:snapToGrid w:val="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84340B" w14:paraId="769C230F" w14:textId="77777777" w:rsidTr="000B2341">
        <w:trPr>
          <w:tblHeader/>
        </w:trPr>
        <w:tc>
          <w:tcPr>
            <w:tcW w:w="1183" w:type="dxa"/>
          </w:tcPr>
          <w:p w14:paraId="293BF3A9" w14:textId="77777777" w:rsidR="0084340B" w:rsidRDefault="0084340B" w:rsidP="002E027A">
            <w:pPr>
              <w:pStyle w:val="BodyText2"/>
              <w:spacing w:before="60" w:after="60"/>
              <w:jc w:val="center"/>
              <w:rPr>
                <w:color w:val="auto"/>
              </w:rPr>
            </w:pPr>
            <w:r w:rsidRPr="009161F7">
              <w:rPr>
                <w:b/>
                <w:color w:val="auto"/>
              </w:rPr>
              <w:t>Position</w:t>
            </w:r>
          </w:p>
        </w:tc>
        <w:tc>
          <w:tcPr>
            <w:tcW w:w="1059" w:type="dxa"/>
          </w:tcPr>
          <w:p w14:paraId="7BFF56B5" w14:textId="77777777" w:rsidR="0084340B" w:rsidRDefault="0084340B" w:rsidP="002E027A">
            <w:pPr>
              <w:pStyle w:val="BodyText2"/>
              <w:spacing w:before="60" w:after="60"/>
              <w:jc w:val="center"/>
              <w:rPr>
                <w:color w:val="auto"/>
              </w:rPr>
            </w:pPr>
            <w:r w:rsidRPr="009161F7">
              <w:rPr>
                <w:b/>
                <w:color w:val="auto"/>
              </w:rPr>
              <w:t>Length</w:t>
            </w:r>
          </w:p>
        </w:tc>
        <w:tc>
          <w:tcPr>
            <w:tcW w:w="7113" w:type="dxa"/>
          </w:tcPr>
          <w:p w14:paraId="0DAE666D" w14:textId="77777777" w:rsidR="0084340B" w:rsidRDefault="0084340B" w:rsidP="002E027A">
            <w:pPr>
              <w:pStyle w:val="BodyText2"/>
              <w:spacing w:before="60" w:after="60"/>
              <w:rPr>
                <w:color w:val="auto"/>
              </w:rPr>
            </w:pPr>
            <w:r w:rsidRPr="009161F7">
              <w:rPr>
                <w:b/>
                <w:color w:val="auto"/>
              </w:rPr>
              <w:t>Description</w:t>
            </w:r>
          </w:p>
        </w:tc>
      </w:tr>
      <w:tr w:rsidR="0084340B" w14:paraId="4C9906DD" w14:textId="77777777" w:rsidTr="000B2341">
        <w:tc>
          <w:tcPr>
            <w:tcW w:w="1183" w:type="dxa"/>
          </w:tcPr>
          <w:p w14:paraId="5EF9F0E1" w14:textId="77777777" w:rsidR="0084340B" w:rsidRDefault="0084340B" w:rsidP="000B2341">
            <w:pPr>
              <w:pStyle w:val="BodyText2"/>
              <w:jc w:val="center"/>
              <w:rPr>
                <w:color w:val="auto"/>
              </w:rPr>
            </w:pPr>
            <w:r w:rsidRPr="00A655B6">
              <w:rPr>
                <w:color w:val="auto"/>
              </w:rPr>
              <w:t>01–0</w:t>
            </w:r>
            <w:r>
              <w:rPr>
                <w:color w:val="auto"/>
              </w:rPr>
              <w:t>3</w:t>
            </w:r>
          </w:p>
        </w:tc>
        <w:tc>
          <w:tcPr>
            <w:tcW w:w="1059" w:type="dxa"/>
          </w:tcPr>
          <w:p w14:paraId="359AE073" w14:textId="77777777" w:rsidR="0084340B" w:rsidRDefault="0084340B" w:rsidP="000B2341">
            <w:pPr>
              <w:pStyle w:val="BodyText2"/>
              <w:jc w:val="center"/>
              <w:rPr>
                <w:color w:val="auto"/>
              </w:rPr>
            </w:pPr>
            <w:r>
              <w:rPr>
                <w:color w:val="auto"/>
              </w:rPr>
              <w:t>3</w:t>
            </w:r>
          </w:p>
        </w:tc>
        <w:tc>
          <w:tcPr>
            <w:tcW w:w="7113" w:type="dxa"/>
          </w:tcPr>
          <w:p w14:paraId="11A16729" w14:textId="77777777" w:rsidR="0084340B" w:rsidRPr="00F5142E" w:rsidRDefault="0084340B" w:rsidP="002F1D9C">
            <w:pPr>
              <w:autoSpaceDE w:val="0"/>
              <w:autoSpaceDN w:val="0"/>
              <w:adjustRightInd w:val="0"/>
              <w:spacing w:after="120"/>
              <w:rPr>
                <w:b/>
                <w:snapToGrid w:val="0"/>
              </w:rPr>
            </w:pPr>
            <w:r w:rsidRPr="00F5142E">
              <w:rPr>
                <w:b/>
                <w:snapToGrid w:val="0"/>
              </w:rPr>
              <w:t>Additional Data ID</w:t>
            </w:r>
          </w:p>
          <w:p w14:paraId="77FF3907" w14:textId="77777777" w:rsidR="0084340B" w:rsidRPr="005B761C" w:rsidRDefault="0084340B" w:rsidP="0084340B">
            <w:pPr>
              <w:autoSpaceDE w:val="0"/>
              <w:autoSpaceDN w:val="0"/>
              <w:adjustRightInd w:val="0"/>
              <w:rPr>
                <w:snapToGrid w:val="0"/>
              </w:rPr>
            </w:pPr>
            <w:r w:rsidRPr="005B761C">
              <w:rPr>
                <w:snapToGrid w:val="0"/>
              </w:rPr>
              <w:t>Indicates the type of additional data that follows. Valid</w:t>
            </w:r>
            <w:r>
              <w:rPr>
                <w:snapToGrid w:val="0"/>
              </w:rPr>
              <w:t xml:space="preserve"> </w:t>
            </w:r>
            <w:r w:rsidRPr="005B761C">
              <w:rPr>
                <w:snapToGrid w:val="0"/>
              </w:rPr>
              <w:t xml:space="preserve">value </w:t>
            </w:r>
            <w:r>
              <w:rPr>
                <w:snapToGrid w:val="0"/>
              </w:rPr>
              <w:t>is</w:t>
            </w:r>
            <w:r w:rsidRPr="005B761C">
              <w:rPr>
                <w:snapToGrid w:val="0"/>
              </w:rPr>
              <w:t xml:space="preserve"> as follows</w:t>
            </w:r>
            <w:r>
              <w:rPr>
                <w:snapToGrid w:val="0"/>
              </w:rPr>
              <w:t>:</w:t>
            </w:r>
          </w:p>
          <w:p w14:paraId="153BB709" w14:textId="77777777" w:rsidR="0084340B" w:rsidRDefault="0084340B" w:rsidP="0084340B">
            <w:pPr>
              <w:autoSpaceDE w:val="0"/>
              <w:autoSpaceDN w:val="0"/>
              <w:adjustRightInd w:val="0"/>
              <w:rPr>
                <w:snapToGrid w:val="0"/>
              </w:rPr>
            </w:pPr>
          </w:p>
          <w:p w14:paraId="2EE9808E" w14:textId="77777777" w:rsidR="0084340B" w:rsidRDefault="0084340B" w:rsidP="0084340B">
            <w:pPr>
              <w:autoSpaceDE w:val="0"/>
              <w:autoSpaceDN w:val="0"/>
              <w:adjustRightInd w:val="0"/>
              <w:rPr>
                <w:snapToGrid w:val="0"/>
              </w:rPr>
            </w:pPr>
            <w:r w:rsidRPr="005B761C">
              <w:rPr>
                <w:snapToGrid w:val="0"/>
              </w:rPr>
              <w:t xml:space="preserve">ITD = </w:t>
            </w:r>
            <w:r>
              <w:rPr>
                <w:snapToGrid w:val="0"/>
              </w:rPr>
              <w:t>Internet Telephone</w:t>
            </w:r>
            <w:r w:rsidRPr="005B761C">
              <w:rPr>
                <w:snapToGrid w:val="0"/>
              </w:rPr>
              <w:t xml:space="preserve"> Data (mail, telephone and</w:t>
            </w:r>
            <w:r>
              <w:rPr>
                <w:snapToGrid w:val="0"/>
              </w:rPr>
              <w:t xml:space="preserve"> </w:t>
            </w:r>
            <w:r w:rsidRPr="005B761C">
              <w:rPr>
                <w:snapToGrid w:val="0"/>
              </w:rPr>
              <w:t>internet order)</w:t>
            </w:r>
          </w:p>
          <w:p w14:paraId="4EF58879" w14:textId="77777777" w:rsidR="0084340B" w:rsidRDefault="0084340B" w:rsidP="0084340B">
            <w:pPr>
              <w:autoSpaceDE w:val="0"/>
              <w:autoSpaceDN w:val="0"/>
              <w:adjustRightInd w:val="0"/>
              <w:rPr>
                <w:snapToGrid w:val="0"/>
              </w:rPr>
            </w:pPr>
            <w:r>
              <w:rPr>
                <w:snapToGrid w:val="0"/>
              </w:rPr>
              <w:t>CPD = Card Present Data - Goods Sold</w:t>
            </w:r>
          </w:p>
          <w:p w14:paraId="3C816F56" w14:textId="77777777" w:rsidR="004C110F" w:rsidRDefault="004C110F" w:rsidP="0084340B">
            <w:pPr>
              <w:autoSpaceDE w:val="0"/>
              <w:autoSpaceDN w:val="0"/>
              <w:adjustRightInd w:val="0"/>
            </w:pPr>
          </w:p>
        </w:tc>
      </w:tr>
      <w:tr w:rsidR="0084340B" w14:paraId="77C7574C" w14:textId="77777777" w:rsidTr="000B2341">
        <w:tc>
          <w:tcPr>
            <w:tcW w:w="1183" w:type="dxa"/>
          </w:tcPr>
          <w:p w14:paraId="25A93736" w14:textId="77777777" w:rsidR="0084340B" w:rsidRPr="00A655B6" w:rsidRDefault="0084340B" w:rsidP="000B2341">
            <w:pPr>
              <w:pStyle w:val="BodyText2"/>
              <w:jc w:val="center"/>
              <w:rPr>
                <w:color w:val="auto"/>
              </w:rPr>
            </w:pPr>
            <w:r w:rsidRPr="0084340B">
              <w:rPr>
                <w:color w:val="auto"/>
              </w:rPr>
              <w:t>04-300</w:t>
            </w:r>
          </w:p>
        </w:tc>
        <w:tc>
          <w:tcPr>
            <w:tcW w:w="1059" w:type="dxa"/>
          </w:tcPr>
          <w:p w14:paraId="67B7CDCF" w14:textId="77777777" w:rsidR="0084340B" w:rsidRDefault="0084340B" w:rsidP="000B2341">
            <w:pPr>
              <w:pStyle w:val="BodyText2"/>
              <w:jc w:val="center"/>
              <w:rPr>
                <w:color w:val="auto"/>
              </w:rPr>
            </w:pPr>
            <w:r w:rsidRPr="0084340B">
              <w:rPr>
                <w:color w:val="auto"/>
              </w:rPr>
              <w:t>0-297</w:t>
            </w:r>
          </w:p>
        </w:tc>
        <w:tc>
          <w:tcPr>
            <w:tcW w:w="7113" w:type="dxa"/>
          </w:tcPr>
          <w:p w14:paraId="115F6B13" w14:textId="77777777" w:rsidR="0084340B" w:rsidRPr="00F5142E" w:rsidRDefault="0084340B" w:rsidP="004C110F">
            <w:pPr>
              <w:autoSpaceDE w:val="0"/>
              <w:autoSpaceDN w:val="0"/>
              <w:adjustRightInd w:val="0"/>
              <w:spacing w:after="120"/>
              <w:rPr>
                <w:b/>
                <w:snapToGrid w:val="0"/>
              </w:rPr>
            </w:pPr>
            <w:r w:rsidRPr="00F5142E">
              <w:rPr>
                <w:b/>
                <w:snapToGrid w:val="0"/>
              </w:rPr>
              <w:t>Additional Data</w:t>
            </w:r>
          </w:p>
          <w:p w14:paraId="149B6875" w14:textId="77777777" w:rsidR="0084340B" w:rsidRDefault="0084340B" w:rsidP="0084340B">
            <w:pPr>
              <w:autoSpaceDE w:val="0"/>
              <w:autoSpaceDN w:val="0"/>
              <w:adjustRightInd w:val="0"/>
              <w:rPr>
                <w:snapToGrid w:val="0"/>
              </w:rPr>
            </w:pPr>
            <w:r w:rsidRPr="0075188E">
              <w:rPr>
                <w:snapToGrid w:val="0"/>
              </w:rPr>
              <w:t xml:space="preserve">Contains either </w:t>
            </w:r>
            <w:r>
              <w:rPr>
                <w:snapToGrid w:val="0"/>
              </w:rPr>
              <w:t>Internet Telephone</w:t>
            </w:r>
            <w:r w:rsidRPr="0075188E">
              <w:rPr>
                <w:snapToGrid w:val="0"/>
              </w:rPr>
              <w:t xml:space="preserve"> Data</w:t>
            </w:r>
            <w:r>
              <w:rPr>
                <w:snapToGrid w:val="0"/>
              </w:rPr>
              <w:t xml:space="preserve"> (ITD)</w:t>
            </w:r>
            <w:r w:rsidRPr="0075188E">
              <w:rPr>
                <w:snapToGrid w:val="0"/>
              </w:rPr>
              <w:t xml:space="preserve"> or </w:t>
            </w:r>
            <w:r>
              <w:rPr>
                <w:snapToGrid w:val="0"/>
              </w:rPr>
              <w:t>Card Present Data - Goods Sold</w:t>
            </w:r>
            <w:r w:rsidRPr="0075188E">
              <w:rPr>
                <w:snapToGrid w:val="0"/>
              </w:rPr>
              <w:t xml:space="preserve"> </w:t>
            </w:r>
            <w:r>
              <w:rPr>
                <w:snapToGrid w:val="0"/>
              </w:rPr>
              <w:t xml:space="preserve">(CPD) </w:t>
            </w:r>
            <w:r w:rsidRPr="0075188E">
              <w:rPr>
                <w:snapToGrid w:val="0"/>
              </w:rPr>
              <w:t>depending on the value of the Additional</w:t>
            </w:r>
            <w:r>
              <w:rPr>
                <w:snapToGrid w:val="0"/>
              </w:rPr>
              <w:t xml:space="preserve"> </w:t>
            </w:r>
            <w:r w:rsidRPr="0075188E">
              <w:rPr>
                <w:snapToGrid w:val="0"/>
              </w:rPr>
              <w:t>Data ID field.</w:t>
            </w:r>
          </w:p>
          <w:p w14:paraId="29031EF5" w14:textId="77777777" w:rsidR="0084340B" w:rsidRPr="00F5142E" w:rsidRDefault="0084340B" w:rsidP="0084340B">
            <w:pPr>
              <w:autoSpaceDE w:val="0"/>
              <w:autoSpaceDN w:val="0"/>
              <w:adjustRightInd w:val="0"/>
              <w:rPr>
                <w:b/>
                <w:snapToGrid w:val="0"/>
              </w:rPr>
            </w:pPr>
          </w:p>
        </w:tc>
      </w:tr>
      <w:tr w:rsidR="0084340B" w14:paraId="6A95F9AE" w14:textId="77777777" w:rsidTr="000B2341">
        <w:tc>
          <w:tcPr>
            <w:tcW w:w="1183" w:type="dxa"/>
          </w:tcPr>
          <w:p w14:paraId="356CE496" w14:textId="77777777" w:rsidR="0084340B" w:rsidRPr="0084340B" w:rsidRDefault="0084340B" w:rsidP="000B2341">
            <w:pPr>
              <w:pStyle w:val="BodyText2"/>
              <w:jc w:val="center"/>
              <w:rPr>
                <w:color w:val="auto"/>
              </w:rPr>
            </w:pPr>
            <w:r w:rsidRPr="0084340B">
              <w:rPr>
                <w:color w:val="auto"/>
              </w:rPr>
              <w:t>04-270</w:t>
            </w:r>
          </w:p>
        </w:tc>
        <w:tc>
          <w:tcPr>
            <w:tcW w:w="1059" w:type="dxa"/>
          </w:tcPr>
          <w:p w14:paraId="2D8A3093" w14:textId="77777777" w:rsidR="0084340B" w:rsidRPr="0084340B" w:rsidRDefault="0084340B" w:rsidP="000B2341">
            <w:pPr>
              <w:pStyle w:val="BodyText2"/>
              <w:jc w:val="center"/>
              <w:rPr>
                <w:color w:val="auto"/>
              </w:rPr>
            </w:pPr>
            <w:r w:rsidRPr="0084340B">
              <w:rPr>
                <w:color w:val="auto"/>
              </w:rPr>
              <w:t>0-267</w:t>
            </w:r>
          </w:p>
        </w:tc>
        <w:tc>
          <w:tcPr>
            <w:tcW w:w="7113" w:type="dxa"/>
          </w:tcPr>
          <w:p w14:paraId="29764854" w14:textId="77777777" w:rsidR="00106494" w:rsidRPr="00F5142E" w:rsidRDefault="00106494" w:rsidP="004C110F">
            <w:pPr>
              <w:autoSpaceDE w:val="0"/>
              <w:autoSpaceDN w:val="0"/>
              <w:adjustRightInd w:val="0"/>
              <w:spacing w:after="120"/>
              <w:rPr>
                <w:b/>
                <w:snapToGrid w:val="0"/>
              </w:rPr>
            </w:pPr>
            <w:r w:rsidRPr="00F5142E">
              <w:rPr>
                <w:b/>
                <w:snapToGrid w:val="0"/>
              </w:rPr>
              <w:t>Internet Telephone Data</w:t>
            </w:r>
          </w:p>
          <w:p w14:paraId="39C17896" w14:textId="77777777" w:rsidR="00106494" w:rsidRPr="005B761C" w:rsidRDefault="00106494" w:rsidP="00106494">
            <w:pPr>
              <w:autoSpaceDE w:val="0"/>
              <w:autoSpaceDN w:val="0"/>
              <w:adjustRightInd w:val="0"/>
              <w:rPr>
                <w:snapToGrid w:val="0"/>
              </w:rPr>
            </w:pPr>
            <w:r w:rsidRPr="005B761C">
              <w:rPr>
                <w:snapToGrid w:val="0"/>
              </w:rPr>
              <w:t>The following data fields may be used when the</w:t>
            </w:r>
            <w:r>
              <w:rPr>
                <w:snapToGrid w:val="0"/>
              </w:rPr>
              <w:t xml:space="preserve"> </w:t>
            </w:r>
            <w:r w:rsidRPr="005B761C">
              <w:rPr>
                <w:snapToGrid w:val="0"/>
              </w:rPr>
              <w:t>Additional Data ID field is set to a value of ITD. Each</w:t>
            </w:r>
            <w:r>
              <w:rPr>
                <w:snapToGrid w:val="0"/>
              </w:rPr>
              <w:t xml:space="preserve"> </w:t>
            </w:r>
            <w:r w:rsidRPr="005B761C">
              <w:rPr>
                <w:snapToGrid w:val="0"/>
              </w:rPr>
              <w:t>data field is preceded by a three-byte data ID and a two</w:t>
            </w:r>
            <w:r>
              <w:rPr>
                <w:snapToGrid w:val="0"/>
              </w:rPr>
              <w:t xml:space="preserve"> </w:t>
            </w:r>
            <w:r w:rsidRPr="005B761C">
              <w:rPr>
                <w:snapToGrid w:val="0"/>
              </w:rPr>
              <w:t>byte</w:t>
            </w:r>
            <w:r>
              <w:rPr>
                <w:snapToGrid w:val="0"/>
              </w:rPr>
              <w:t xml:space="preserve"> </w:t>
            </w:r>
            <w:r w:rsidRPr="005B761C">
              <w:rPr>
                <w:snapToGrid w:val="0"/>
              </w:rPr>
              <w:t>data length indicator. Each data ID/data length/data</w:t>
            </w:r>
            <w:r>
              <w:rPr>
                <w:snapToGrid w:val="0"/>
              </w:rPr>
              <w:t xml:space="preserve"> </w:t>
            </w:r>
            <w:r w:rsidRPr="005B761C">
              <w:rPr>
                <w:snapToGrid w:val="0"/>
              </w:rPr>
              <w:t>field group is optional, and the groups may occur in any</w:t>
            </w:r>
            <w:r>
              <w:rPr>
                <w:snapToGrid w:val="0"/>
              </w:rPr>
              <w:t xml:space="preserve"> </w:t>
            </w:r>
            <w:r w:rsidRPr="005B761C">
              <w:rPr>
                <w:snapToGrid w:val="0"/>
              </w:rPr>
              <w:t>order.</w:t>
            </w:r>
          </w:p>
          <w:p w14:paraId="4E3BE390" w14:textId="77777777" w:rsidR="0084340B" w:rsidRPr="00F5142E" w:rsidRDefault="0084340B" w:rsidP="0084340B">
            <w:pPr>
              <w:autoSpaceDE w:val="0"/>
              <w:autoSpaceDN w:val="0"/>
              <w:adjustRightInd w:val="0"/>
              <w:rPr>
                <w:b/>
                <w:snapToGrid w:val="0"/>
              </w:rPr>
            </w:pPr>
          </w:p>
        </w:tc>
      </w:tr>
      <w:tr w:rsidR="00106494" w14:paraId="18AB974F" w14:textId="77777777" w:rsidTr="000B2341">
        <w:tc>
          <w:tcPr>
            <w:tcW w:w="1183" w:type="dxa"/>
          </w:tcPr>
          <w:p w14:paraId="16987768" w14:textId="77777777" w:rsidR="00106494" w:rsidRPr="0084340B" w:rsidRDefault="00106494" w:rsidP="000B2341">
            <w:pPr>
              <w:pStyle w:val="BodyText2"/>
              <w:jc w:val="center"/>
              <w:rPr>
                <w:color w:val="auto"/>
              </w:rPr>
            </w:pPr>
          </w:p>
        </w:tc>
        <w:tc>
          <w:tcPr>
            <w:tcW w:w="1059" w:type="dxa"/>
          </w:tcPr>
          <w:p w14:paraId="72299989" w14:textId="77777777" w:rsidR="00106494" w:rsidRPr="0084340B" w:rsidRDefault="00106494" w:rsidP="000B2341">
            <w:pPr>
              <w:pStyle w:val="BodyText2"/>
              <w:jc w:val="center"/>
              <w:rPr>
                <w:color w:val="auto"/>
              </w:rPr>
            </w:pPr>
            <w:r w:rsidRPr="00106494">
              <w:rPr>
                <w:color w:val="auto"/>
              </w:rPr>
              <w:t>3</w:t>
            </w:r>
          </w:p>
        </w:tc>
        <w:tc>
          <w:tcPr>
            <w:tcW w:w="7113" w:type="dxa"/>
          </w:tcPr>
          <w:p w14:paraId="40F404EC" w14:textId="77777777" w:rsidR="00106494" w:rsidRPr="00F5142E" w:rsidRDefault="00106494" w:rsidP="004C110F">
            <w:pPr>
              <w:autoSpaceDE w:val="0"/>
              <w:autoSpaceDN w:val="0"/>
              <w:adjustRightInd w:val="0"/>
              <w:spacing w:after="120"/>
              <w:rPr>
                <w:b/>
                <w:snapToGrid w:val="0"/>
              </w:rPr>
            </w:pPr>
            <w:r w:rsidRPr="00F5142E">
              <w:rPr>
                <w:b/>
                <w:snapToGrid w:val="0"/>
              </w:rPr>
              <w:t>Data ID</w:t>
            </w:r>
          </w:p>
          <w:p w14:paraId="6C6D97CA" w14:textId="77777777" w:rsidR="00106494" w:rsidRPr="005B761C" w:rsidRDefault="00106494" w:rsidP="00106494">
            <w:pPr>
              <w:autoSpaceDE w:val="0"/>
              <w:autoSpaceDN w:val="0"/>
              <w:adjustRightInd w:val="0"/>
              <w:rPr>
                <w:snapToGrid w:val="0"/>
              </w:rPr>
            </w:pPr>
            <w:r w:rsidRPr="005B761C">
              <w:rPr>
                <w:snapToGrid w:val="0"/>
              </w:rPr>
              <w:t>CE~ = Customer Email (~ = blank character)</w:t>
            </w:r>
          </w:p>
          <w:p w14:paraId="43651A37" w14:textId="77777777" w:rsidR="00106494" w:rsidRPr="00F5142E" w:rsidRDefault="00106494" w:rsidP="00106494">
            <w:pPr>
              <w:autoSpaceDE w:val="0"/>
              <w:autoSpaceDN w:val="0"/>
              <w:adjustRightInd w:val="0"/>
              <w:rPr>
                <w:b/>
                <w:snapToGrid w:val="0"/>
              </w:rPr>
            </w:pPr>
          </w:p>
        </w:tc>
      </w:tr>
      <w:tr w:rsidR="00106494" w14:paraId="713F398E" w14:textId="77777777" w:rsidTr="000B2341">
        <w:tc>
          <w:tcPr>
            <w:tcW w:w="1183" w:type="dxa"/>
          </w:tcPr>
          <w:p w14:paraId="09D877B0" w14:textId="77777777" w:rsidR="00106494" w:rsidRPr="0084340B" w:rsidRDefault="00106494" w:rsidP="000B2341">
            <w:pPr>
              <w:pStyle w:val="BodyText2"/>
              <w:jc w:val="center"/>
              <w:rPr>
                <w:color w:val="auto"/>
              </w:rPr>
            </w:pPr>
          </w:p>
        </w:tc>
        <w:tc>
          <w:tcPr>
            <w:tcW w:w="1059" w:type="dxa"/>
          </w:tcPr>
          <w:p w14:paraId="50744113" w14:textId="77777777" w:rsidR="00106494" w:rsidRPr="005B761C" w:rsidRDefault="00106494" w:rsidP="000B2341">
            <w:pPr>
              <w:pStyle w:val="BodyText2"/>
              <w:jc w:val="center"/>
            </w:pPr>
            <w:r w:rsidRPr="00106494">
              <w:rPr>
                <w:color w:val="auto"/>
              </w:rPr>
              <w:t>2</w:t>
            </w:r>
          </w:p>
        </w:tc>
        <w:tc>
          <w:tcPr>
            <w:tcW w:w="7113" w:type="dxa"/>
          </w:tcPr>
          <w:p w14:paraId="16F16134" w14:textId="77777777" w:rsidR="00106494" w:rsidRPr="004C110F" w:rsidRDefault="00106494" w:rsidP="004C110F">
            <w:pPr>
              <w:autoSpaceDE w:val="0"/>
              <w:autoSpaceDN w:val="0"/>
              <w:adjustRightInd w:val="0"/>
              <w:spacing w:after="120"/>
              <w:rPr>
                <w:b/>
                <w:bCs/>
                <w:snapToGrid w:val="0"/>
              </w:rPr>
            </w:pPr>
            <w:r w:rsidRPr="004C110F">
              <w:rPr>
                <w:b/>
                <w:bCs/>
                <w:snapToGrid w:val="0"/>
              </w:rPr>
              <w:t>Data Length</w:t>
            </w:r>
          </w:p>
          <w:p w14:paraId="452ABF90" w14:textId="77777777" w:rsidR="00106494" w:rsidRPr="005B761C" w:rsidRDefault="00106494" w:rsidP="00106494">
            <w:pPr>
              <w:autoSpaceDE w:val="0"/>
              <w:autoSpaceDN w:val="0"/>
              <w:adjustRightInd w:val="0"/>
              <w:rPr>
                <w:snapToGrid w:val="0"/>
              </w:rPr>
            </w:pPr>
            <w:r w:rsidRPr="005B761C">
              <w:rPr>
                <w:snapToGrid w:val="0"/>
              </w:rPr>
              <w:t>Length of the following field.</w:t>
            </w:r>
          </w:p>
          <w:p w14:paraId="1403CF95" w14:textId="77777777" w:rsidR="00106494" w:rsidRPr="00F5142E" w:rsidRDefault="00106494" w:rsidP="00106494">
            <w:pPr>
              <w:autoSpaceDE w:val="0"/>
              <w:autoSpaceDN w:val="0"/>
              <w:adjustRightInd w:val="0"/>
              <w:rPr>
                <w:b/>
                <w:snapToGrid w:val="0"/>
              </w:rPr>
            </w:pPr>
          </w:p>
        </w:tc>
      </w:tr>
      <w:tr w:rsidR="00106494" w14:paraId="56022F38" w14:textId="77777777" w:rsidTr="000B2341">
        <w:tc>
          <w:tcPr>
            <w:tcW w:w="1183" w:type="dxa"/>
          </w:tcPr>
          <w:p w14:paraId="218FDFCB" w14:textId="77777777" w:rsidR="00106494" w:rsidRPr="0084340B" w:rsidRDefault="00106494" w:rsidP="000B2341">
            <w:pPr>
              <w:pStyle w:val="BodyText2"/>
              <w:jc w:val="center"/>
              <w:rPr>
                <w:color w:val="auto"/>
              </w:rPr>
            </w:pPr>
          </w:p>
        </w:tc>
        <w:tc>
          <w:tcPr>
            <w:tcW w:w="1059" w:type="dxa"/>
          </w:tcPr>
          <w:p w14:paraId="2789351B" w14:textId="77777777" w:rsidR="00106494" w:rsidRPr="00106494" w:rsidRDefault="00106494" w:rsidP="000B2341">
            <w:pPr>
              <w:pStyle w:val="BodyText2"/>
              <w:jc w:val="center"/>
              <w:rPr>
                <w:color w:val="auto"/>
              </w:rPr>
            </w:pPr>
            <w:r w:rsidRPr="00106494">
              <w:rPr>
                <w:color w:val="auto"/>
              </w:rPr>
              <w:t>1-60</w:t>
            </w:r>
          </w:p>
        </w:tc>
        <w:tc>
          <w:tcPr>
            <w:tcW w:w="7113" w:type="dxa"/>
          </w:tcPr>
          <w:p w14:paraId="55C715CA" w14:textId="77777777" w:rsidR="00106494" w:rsidRPr="004C110F" w:rsidRDefault="00106494" w:rsidP="004C110F">
            <w:pPr>
              <w:autoSpaceDE w:val="0"/>
              <w:autoSpaceDN w:val="0"/>
              <w:adjustRightInd w:val="0"/>
              <w:spacing w:after="120"/>
              <w:rPr>
                <w:b/>
                <w:bCs/>
                <w:snapToGrid w:val="0"/>
              </w:rPr>
            </w:pPr>
            <w:r w:rsidRPr="004C110F">
              <w:rPr>
                <w:b/>
                <w:bCs/>
                <w:snapToGrid w:val="0"/>
              </w:rPr>
              <w:t>Customer Email</w:t>
            </w:r>
          </w:p>
          <w:p w14:paraId="519BBD13" w14:textId="77777777" w:rsidR="00106494" w:rsidRPr="005B761C" w:rsidRDefault="00106494" w:rsidP="00106494">
            <w:pPr>
              <w:autoSpaceDE w:val="0"/>
              <w:autoSpaceDN w:val="0"/>
              <w:adjustRightInd w:val="0"/>
              <w:rPr>
                <w:snapToGrid w:val="0"/>
              </w:rPr>
            </w:pPr>
            <w:r w:rsidRPr="005B761C">
              <w:rPr>
                <w:snapToGrid w:val="0"/>
              </w:rPr>
              <w:t>Customer’s email address.</w:t>
            </w:r>
          </w:p>
          <w:p w14:paraId="5EB161CF" w14:textId="77777777" w:rsidR="00106494" w:rsidRPr="005B761C" w:rsidRDefault="00106494" w:rsidP="00106494">
            <w:pPr>
              <w:autoSpaceDE w:val="0"/>
              <w:autoSpaceDN w:val="0"/>
              <w:adjustRightInd w:val="0"/>
              <w:rPr>
                <w:snapToGrid w:val="0"/>
              </w:rPr>
            </w:pPr>
          </w:p>
        </w:tc>
      </w:tr>
      <w:tr w:rsidR="00106494" w14:paraId="66C20CC3" w14:textId="77777777" w:rsidTr="000B2341">
        <w:tc>
          <w:tcPr>
            <w:tcW w:w="1183" w:type="dxa"/>
          </w:tcPr>
          <w:p w14:paraId="2CDA5C33" w14:textId="77777777" w:rsidR="00106494" w:rsidRPr="0084340B" w:rsidRDefault="00106494" w:rsidP="000B2341">
            <w:pPr>
              <w:pStyle w:val="BodyText2"/>
              <w:jc w:val="center"/>
              <w:rPr>
                <w:color w:val="auto"/>
              </w:rPr>
            </w:pPr>
          </w:p>
        </w:tc>
        <w:tc>
          <w:tcPr>
            <w:tcW w:w="1059" w:type="dxa"/>
          </w:tcPr>
          <w:p w14:paraId="500FD6BC" w14:textId="77777777" w:rsidR="00106494" w:rsidRPr="00106494" w:rsidRDefault="00106494" w:rsidP="000B2341">
            <w:pPr>
              <w:pStyle w:val="BodyText2"/>
              <w:jc w:val="center"/>
              <w:rPr>
                <w:color w:val="auto"/>
              </w:rPr>
            </w:pPr>
            <w:r w:rsidRPr="00106494">
              <w:rPr>
                <w:color w:val="auto"/>
              </w:rPr>
              <w:t>3</w:t>
            </w:r>
          </w:p>
        </w:tc>
        <w:tc>
          <w:tcPr>
            <w:tcW w:w="7113" w:type="dxa"/>
          </w:tcPr>
          <w:p w14:paraId="0AADCBB5" w14:textId="77777777" w:rsidR="00106494" w:rsidRPr="00F5142E" w:rsidRDefault="00106494" w:rsidP="004B57CD">
            <w:pPr>
              <w:autoSpaceDE w:val="0"/>
              <w:autoSpaceDN w:val="0"/>
              <w:adjustRightInd w:val="0"/>
              <w:spacing w:after="120"/>
              <w:rPr>
                <w:b/>
                <w:snapToGrid w:val="0"/>
              </w:rPr>
            </w:pPr>
            <w:r w:rsidRPr="00F5142E">
              <w:rPr>
                <w:b/>
                <w:snapToGrid w:val="0"/>
              </w:rPr>
              <w:t>Data ID</w:t>
            </w:r>
          </w:p>
          <w:p w14:paraId="486C9753" w14:textId="77777777" w:rsidR="00106494" w:rsidRPr="005B761C" w:rsidRDefault="00106494" w:rsidP="00106494">
            <w:pPr>
              <w:autoSpaceDE w:val="0"/>
              <w:autoSpaceDN w:val="0"/>
              <w:adjustRightInd w:val="0"/>
              <w:rPr>
                <w:snapToGrid w:val="0"/>
              </w:rPr>
            </w:pPr>
            <w:r w:rsidRPr="005B761C">
              <w:rPr>
                <w:snapToGrid w:val="0"/>
              </w:rPr>
              <w:t>CH~ = Customer Host Name (~ = blank character)</w:t>
            </w:r>
          </w:p>
          <w:p w14:paraId="08F62A51" w14:textId="77777777" w:rsidR="00106494" w:rsidRPr="005B761C" w:rsidRDefault="00106494" w:rsidP="00106494">
            <w:pPr>
              <w:autoSpaceDE w:val="0"/>
              <w:autoSpaceDN w:val="0"/>
              <w:adjustRightInd w:val="0"/>
              <w:rPr>
                <w:snapToGrid w:val="0"/>
              </w:rPr>
            </w:pPr>
          </w:p>
        </w:tc>
      </w:tr>
      <w:tr w:rsidR="00106494" w14:paraId="09E48DC9" w14:textId="77777777" w:rsidTr="000B2341">
        <w:tc>
          <w:tcPr>
            <w:tcW w:w="1183" w:type="dxa"/>
          </w:tcPr>
          <w:p w14:paraId="3D707C8B" w14:textId="77777777" w:rsidR="00106494" w:rsidRPr="0084340B" w:rsidRDefault="00106494" w:rsidP="000B2341">
            <w:pPr>
              <w:pStyle w:val="BodyText2"/>
              <w:jc w:val="center"/>
              <w:rPr>
                <w:color w:val="auto"/>
              </w:rPr>
            </w:pPr>
          </w:p>
        </w:tc>
        <w:tc>
          <w:tcPr>
            <w:tcW w:w="1059" w:type="dxa"/>
          </w:tcPr>
          <w:p w14:paraId="1F66A2F6" w14:textId="77777777" w:rsidR="00106494" w:rsidRPr="00106494" w:rsidRDefault="00106494" w:rsidP="000B2341">
            <w:pPr>
              <w:pStyle w:val="BodyText2"/>
              <w:jc w:val="center"/>
              <w:rPr>
                <w:color w:val="auto"/>
              </w:rPr>
            </w:pPr>
            <w:r w:rsidRPr="00106494">
              <w:rPr>
                <w:color w:val="auto"/>
              </w:rPr>
              <w:t>2</w:t>
            </w:r>
          </w:p>
        </w:tc>
        <w:tc>
          <w:tcPr>
            <w:tcW w:w="7113" w:type="dxa"/>
          </w:tcPr>
          <w:p w14:paraId="3F866F44" w14:textId="77777777" w:rsidR="00106494" w:rsidRPr="004C110F" w:rsidRDefault="00106494" w:rsidP="004C110F">
            <w:pPr>
              <w:autoSpaceDE w:val="0"/>
              <w:autoSpaceDN w:val="0"/>
              <w:adjustRightInd w:val="0"/>
              <w:spacing w:after="120"/>
              <w:rPr>
                <w:b/>
                <w:bCs/>
                <w:snapToGrid w:val="0"/>
              </w:rPr>
            </w:pPr>
            <w:r w:rsidRPr="004C110F">
              <w:rPr>
                <w:b/>
                <w:bCs/>
                <w:snapToGrid w:val="0"/>
              </w:rPr>
              <w:t>Data Length</w:t>
            </w:r>
          </w:p>
          <w:p w14:paraId="23674A83" w14:textId="77777777" w:rsidR="00106494" w:rsidRPr="005B761C" w:rsidRDefault="00106494" w:rsidP="00106494">
            <w:pPr>
              <w:autoSpaceDE w:val="0"/>
              <w:autoSpaceDN w:val="0"/>
              <w:adjustRightInd w:val="0"/>
              <w:rPr>
                <w:snapToGrid w:val="0"/>
              </w:rPr>
            </w:pPr>
            <w:r w:rsidRPr="005B761C">
              <w:rPr>
                <w:snapToGrid w:val="0"/>
              </w:rPr>
              <w:t>Length of the following field.</w:t>
            </w:r>
          </w:p>
          <w:p w14:paraId="4CA25004" w14:textId="77777777" w:rsidR="00106494" w:rsidRPr="00F5142E" w:rsidRDefault="00106494" w:rsidP="00106494">
            <w:pPr>
              <w:autoSpaceDE w:val="0"/>
              <w:autoSpaceDN w:val="0"/>
              <w:adjustRightInd w:val="0"/>
              <w:rPr>
                <w:b/>
                <w:snapToGrid w:val="0"/>
              </w:rPr>
            </w:pPr>
          </w:p>
        </w:tc>
      </w:tr>
      <w:tr w:rsidR="00106494" w14:paraId="1720E032" w14:textId="77777777" w:rsidTr="000B2341">
        <w:tc>
          <w:tcPr>
            <w:tcW w:w="1183" w:type="dxa"/>
          </w:tcPr>
          <w:p w14:paraId="202013D1" w14:textId="77777777" w:rsidR="00106494" w:rsidRPr="0084340B" w:rsidRDefault="00106494" w:rsidP="000B2341">
            <w:pPr>
              <w:pStyle w:val="BodyText2"/>
              <w:jc w:val="center"/>
              <w:rPr>
                <w:color w:val="auto"/>
              </w:rPr>
            </w:pPr>
          </w:p>
        </w:tc>
        <w:tc>
          <w:tcPr>
            <w:tcW w:w="1059" w:type="dxa"/>
          </w:tcPr>
          <w:p w14:paraId="09A4EA75" w14:textId="77777777" w:rsidR="00106494" w:rsidRPr="00106494" w:rsidRDefault="00106494" w:rsidP="000B2341">
            <w:pPr>
              <w:pStyle w:val="BodyText2"/>
              <w:jc w:val="center"/>
              <w:rPr>
                <w:color w:val="auto"/>
              </w:rPr>
            </w:pPr>
            <w:r w:rsidRPr="00106494">
              <w:rPr>
                <w:color w:val="auto"/>
              </w:rPr>
              <w:t>1-60</w:t>
            </w:r>
          </w:p>
        </w:tc>
        <w:tc>
          <w:tcPr>
            <w:tcW w:w="7113" w:type="dxa"/>
          </w:tcPr>
          <w:p w14:paraId="16C34075" w14:textId="77777777" w:rsidR="00106494" w:rsidRPr="004C110F" w:rsidRDefault="00106494" w:rsidP="004C110F">
            <w:pPr>
              <w:autoSpaceDE w:val="0"/>
              <w:autoSpaceDN w:val="0"/>
              <w:adjustRightInd w:val="0"/>
              <w:spacing w:after="120"/>
              <w:rPr>
                <w:b/>
                <w:bCs/>
                <w:snapToGrid w:val="0"/>
              </w:rPr>
            </w:pPr>
            <w:r w:rsidRPr="004C110F">
              <w:rPr>
                <w:b/>
                <w:bCs/>
                <w:snapToGrid w:val="0"/>
              </w:rPr>
              <w:t>Customer Host Name</w:t>
            </w:r>
          </w:p>
          <w:p w14:paraId="5B8C7396" w14:textId="77777777" w:rsidR="00106494" w:rsidRPr="005B761C" w:rsidRDefault="00106494" w:rsidP="00106494">
            <w:pPr>
              <w:autoSpaceDE w:val="0"/>
              <w:autoSpaceDN w:val="0"/>
              <w:adjustRightInd w:val="0"/>
              <w:rPr>
                <w:snapToGrid w:val="0"/>
              </w:rPr>
            </w:pPr>
            <w:r w:rsidRPr="005B761C">
              <w:rPr>
                <w:snapToGrid w:val="0"/>
              </w:rPr>
              <w:t>Name of the server to which the customer is connected.</w:t>
            </w:r>
          </w:p>
          <w:p w14:paraId="363B2C57" w14:textId="77777777" w:rsidR="00106494" w:rsidRPr="005B761C" w:rsidRDefault="00106494" w:rsidP="00106494">
            <w:pPr>
              <w:autoSpaceDE w:val="0"/>
              <w:autoSpaceDN w:val="0"/>
              <w:adjustRightInd w:val="0"/>
              <w:rPr>
                <w:snapToGrid w:val="0"/>
              </w:rPr>
            </w:pPr>
          </w:p>
        </w:tc>
      </w:tr>
      <w:tr w:rsidR="00106494" w14:paraId="64117438" w14:textId="77777777" w:rsidTr="000B2341">
        <w:tc>
          <w:tcPr>
            <w:tcW w:w="1183" w:type="dxa"/>
          </w:tcPr>
          <w:p w14:paraId="6345A8CA" w14:textId="77777777" w:rsidR="00106494" w:rsidRPr="0084340B" w:rsidRDefault="00106494" w:rsidP="000B2341">
            <w:pPr>
              <w:pStyle w:val="BodyText2"/>
              <w:jc w:val="center"/>
              <w:rPr>
                <w:color w:val="auto"/>
              </w:rPr>
            </w:pPr>
          </w:p>
        </w:tc>
        <w:tc>
          <w:tcPr>
            <w:tcW w:w="1059" w:type="dxa"/>
          </w:tcPr>
          <w:p w14:paraId="02694A4B" w14:textId="77777777" w:rsidR="00106494" w:rsidRPr="00106494" w:rsidRDefault="00106494" w:rsidP="000B2341">
            <w:pPr>
              <w:pStyle w:val="BodyText2"/>
              <w:jc w:val="center"/>
              <w:rPr>
                <w:color w:val="auto"/>
              </w:rPr>
            </w:pPr>
            <w:r w:rsidRPr="00106494">
              <w:rPr>
                <w:color w:val="auto"/>
              </w:rPr>
              <w:t>3</w:t>
            </w:r>
          </w:p>
        </w:tc>
        <w:tc>
          <w:tcPr>
            <w:tcW w:w="7113" w:type="dxa"/>
          </w:tcPr>
          <w:p w14:paraId="1C53CADB" w14:textId="77777777" w:rsidR="00106494" w:rsidRPr="00F5142E" w:rsidRDefault="00106494" w:rsidP="004C110F">
            <w:pPr>
              <w:autoSpaceDE w:val="0"/>
              <w:autoSpaceDN w:val="0"/>
              <w:adjustRightInd w:val="0"/>
              <w:spacing w:after="120"/>
              <w:rPr>
                <w:b/>
                <w:snapToGrid w:val="0"/>
              </w:rPr>
            </w:pPr>
            <w:r w:rsidRPr="00F5142E">
              <w:rPr>
                <w:b/>
                <w:snapToGrid w:val="0"/>
              </w:rPr>
              <w:t>Data ID</w:t>
            </w:r>
          </w:p>
          <w:p w14:paraId="559A0276" w14:textId="77777777" w:rsidR="00106494" w:rsidRPr="005B761C" w:rsidRDefault="00106494" w:rsidP="00106494">
            <w:pPr>
              <w:autoSpaceDE w:val="0"/>
              <w:autoSpaceDN w:val="0"/>
              <w:adjustRightInd w:val="0"/>
              <w:rPr>
                <w:snapToGrid w:val="0"/>
              </w:rPr>
            </w:pPr>
            <w:r w:rsidRPr="005B761C">
              <w:rPr>
                <w:snapToGrid w:val="0"/>
              </w:rPr>
              <w:t>HBT = HTTP Browser Type</w:t>
            </w:r>
          </w:p>
          <w:p w14:paraId="105D3D9D" w14:textId="77777777" w:rsidR="00106494" w:rsidRPr="005B761C" w:rsidRDefault="00106494" w:rsidP="00106494">
            <w:pPr>
              <w:autoSpaceDE w:val="0"/>
              <w:autoSpaceDN w:val="0"/>
              <w:adjustRightInd w:val="0"/>
              <w:rPr>
                <w:snapToGrid w:val="0"/>
              </w:rPr>
            </w:pPr>
          </w:p>
        </w:tc>
      </w:tr>
      <w:tr w:rsidR="00106494" w14:paraId="6082927B" w14:textId="77777777" w:rsidTr="000B2341">
        <w:tc>
          <w:tcPr>
            <w:tcW w:w="1183" w:type="dxa"/>
          </w:tcPr>
          <w:p w14:paraId="0CA46D6D" w14:textId="77777777" w:rsidR="00106494" w:rsidRPr="0084340B" w:rsidRDefault="00106494" w:rsidP="000B2341">
            <w:pPr>
              <w:pStyle w:val="BodyText2"/>
              <w:jc w:val="center"/>
              <w:rPr>
                <w:color w:val="auto"/>
              </w:rPr>
            </w:pPr>
          </w:p>
        </w:tc>
        <w:tc>
          <w:tcPr>
            <w:tcW w:w="1059" w:type="dxa"/>
          </w:tcPr>
          <w:p w14:paraId="1B06A35A" w14:textId="77777777" w:rsidR="00106494" w:rsidRPr="00106494" w:rsidRDefault="00106494" w:rsidP="000B2341">
            <w:pPr>
              <w:pStyle w:val="BodyText2"/>
              <w:jc w:val="center"/>
              <w:rPr>
                <w:color w:val="auto"/>
              </w:rPr>
            </w:pPr>
            <w:r w:rsidRPr="00106494">
              <w:rPr>
                <w:color w:val="auto"/>
              </w:rPr>
              <w:t>2</w:t>
            </w:r>
          </w:p>
        </w:tc>
        <w:tc>
          <w:tcPr>
            <w:tcW w:w="7113" w:type="dxa"/>
          </w:tcPr>
          <w:p w14:paraId="68B56260" w14:textId="77777777" w:rsidR="00106494" w:rsidRPr="004C110F" w:rsidRDefault="00106494" w:rsidP="004C110F">
            <w:pPr>
              <w:autoSpaceDE w:val="0"/>
              <w:autoSpaceDN w:val="0"/>
              <w:adjustRightInd w:val="0"/>
              <w:spacing w:after="120"/>
              <w:rPr>
                <w:b/>
                <w:bCs/>
                <w:snapToGrid w:val="0"/>
              </w:rPr>
            </w:pPr>
            <w:r w:rsidRPr="004C110F">
              <w:rPr>
                <w:b/>
                <w:bCs/>
                <w:snapToGrid w:val="0"/>
              </w:rPr>
              <w:t>Data Length</w:t>
            </w:r>
          </w:p>
          <w:p w14:paraId="118BDCF0" w14:textId="77777777" w:rsidR="00106494" w:rsidRPr="005B761C" w:rsidRDefault="00106494" w:rsidP="00106494">
            <w:pPr>
              <w:autoSpaceDE w:val="0"/>
              <w:autoSpaceDN w:val="0"/>
              <w:adjustRightInd w:val="0"/>
              <w:rPr>
                <w:snapToGrid w:val="0"/>
              </w:rPr>
            </w:pPr>
            <w:r w:rsidRPr="005B761C">
              <w:rPr>
                <w:snapToGrid w:val="0"/>
              </w:rPr>
              <w:t>Length of the following field.</w:t>
            </w:r>
          </w:p>
          <w:p w14:paraId="3DA7916B" w14:textId="77777777" w:rsidR="00106494" w:rsidRPr="00F5142E" w:rsidRDefault="00106494" w:rsidP="00106494">
            <w:pPr>
              <w:autoSpaceDE w:val="0"/>
              <w:autoSpaceDN w:val="0"/>
              <w:adjustRightInd w:val="0"/>
              <w:rPr>
                <w:b/>
                <w:snapToGrid w:val="0"/>
              </w:rPr>
            </w:pPr>
          </w:p>
        </w:tc>
      </w:tr>
      <w:tr w:rsidR="00106494" w:rsidRPr="00106494" w14:paraId="28E4B6BC" w14:textId="77777777" w:rsidTr="000B2341">
        <w:tc>
          <w:tcPr>
            <w:tcW w:w="1183" w:type="dxa"/>
          </w:tcPr>
          <w:p w14:paraId="0C3A6602" w14:textId="77777777" w:rsidR="00106494" w:rsidRPr="00106494" w:rsidRDefault="00106494" w:rsidP="000B2341">
            <w:pPr>
              <w:pStyle w:val="BodyText2"/>
              <w:jc w:val="center"/>
              <w:rPr>
                <w:color w:val="auto"/>
              </w:rPr>
            </w:pPr>
          </w:p>
        </w:tc>
        <w:tc>
          <w:tcPr>
            <w:tcW w:w="1059" w:type="dxa"/>
          </w:tcPr>
          <w:p w14:paraId="37680EBA" w14:textId="77777777" w:rsidR="00106494" w:rsidRPr="00106494" w:rsidRDefault="00106494" w:rsidP="000B2341">
            <w:pPr>
              <w:pStyle w:val="BodyText2"/>
              <w:jc w:val="center"/>
              <w:rPr>
                <w:color w:val="auto"/>
              </w:rPr>
            </w:pPr>
            <w:r w:rsidRPr="00106494">
              <w:rPr>
                <w:color w:val="auto"/>
              </w:rPr>
              <w:t>1-60</w:t>
            </w:r>
          </w:p>
        </w:tc>
        <w:tc>
          <w:tcPr>
            <w:tcW w:w="7113" w:type="dxa"/>
          </w:tcPr>
          <w:p w14:paraId="2E09D1A9" w14:textId="77777777" w:rsidR="00106494" w:rsidRPr="004C110F" w:rsidRDefault="00106494" w:rsidP="004C110F">
            <w:pPr>
              <w:autoSpaceDE w:val="0"/>
              <w:autoSpaceDN w:val="0"/>
              <w:adjustRightInd w:val="0"/>
              <w:spacing w:after="120"/>
              <w:rPr>
                <w:b/>
                <w:bCs/>
                <w:snapToGrid w:val="0"/>
              </w:rPr>
            </w:pPr>
            <w:r w:rsidRPr="004C110F">
              <w:rPr>
                <w:b/>
                <w:bCs/>
                <w:snapToGrid w:val="0"/>
              </w:rPr>
              <w:t>HTTP Browser Type</w:t>
            </w:r>
          </w:p>
          <w:p w14:paraId="49BCFCF0" w14:textId="77777777" w:rsidR="00106494" w:rsidRPr="00106494" w:rsidRDefault="00106494" w:rsidP="00106494">
            <w:pPr>
              <w:autoSpaceDE w:val="0"/>
              <w:autoSpaceDN w:val="0"/>
              <w:adjustRightInd w:val="0"/>
              <w:rPr>
                <w:snapToGrid w:val="0"/>
              </w:rPr>
            </w:pPr>
            <w:r w:rsidRPr="00106494">
              <w:rPr>
                <w:snapToGrid w:val="0"/>
              </w:rPr>
              <w:t>Customer’s HTTP browser type.</w:t>
            </w:r>
          </w:p>
          <w:p w14:paraId="72405408" w14:textId="77777777" w:rsidR="00106494" w:rsidRPr="00106494" w:rsidRDefault="00106494" w:rsidP="00106494">
            <w:pPr>
              <w:autoSpaceDE w:val="0"/>
              <w:autoSpaceDN w:val="0"/>
              <w:adjustRightInd w:val="0"/>
              <w:rPr>
                <w:snapToGrid w:val="0"/>
              </w:rPr>
            </w:pPr>
          </w:p>
        </w:tc>
      </w:tr>
      <w:tr w:rsidR="00106494" w:rsidRPr="00106494" w14:paraId="19E06F19" w14:textId="77777777" w:rsidTr="000B2341">
        <w:tc>
          <w:tcPr>
            <w:tcW w:w="1183" w:type="dxa"/>
          </w:tcPr>
          <w:p w14:paraId="69431FA3" w14:textId="77777777" w:rsidR="00106494" w:rsidRPr="00106494" w:rsidRDefault="00106494" w:rsidP="000B2341">
            <w:pPr>
              <w:pStyle w:val="BodyText2"/>
              <w:jc w:val="center"/>
              <w:rPr>
                <w:color w:val="auto"/>
              </w:rPr>
            </w:pPr>
          </w:p>
        </w:tc>
        <w:tc>
          <w:tcPr>
            <w:tcW w:w="1059" w:type="dxa"/>
          </w:tcPr>
          <w:p w14:paraId="4F21AC25" w14:textId="77777777" w:rsidR="00106494" w:rsidRPr="00106494" w:rsidRDefault="00106494" w:rsidP="000B2341">
            <w:pPr>
              <w:pStyle w:val="BodyText2"/>
              <w:jc w:val="center"/>
              <w:rPr>
                <w:color w:val="auto"/>
              </w:rPr>
            </w:pPr>
            <w:r w:rsidRPr="00106494">
              <w:rPr>
                <w:color w:val="auto"/>
              </w:rPr>
              <w:t>3</w:t>
            </w:r>
          </w:p>
        </w:tc>
        <w:tc>
          <w:tcPr>
            <w:tcW w:w="7113" w:type="dxa"/>
          </w:tcPr>
          <w:p w14:paraId="59D5F1EA" w14:textId="77777777" w:rsidR="00106494" w:rsidRPr="00F5142E" w:rsidRDefault="00106494" w:rsidP="004C110F">
            <w:pPr>
              <w:autoSpaceDE w:val="0"/>
              <w:autoSpaceDN w:val="0"/>
              <w:adjustRightInd w:val="0"/>
              <w:spacing w:after="120"/>
              <w:rPr>
                <w:b/>
                <w:snapToGrid w:val="0"/>
              </w:rPr>
            </w:pPr>
            <w:r w:rsidRPr="00F5142E">
              <w:rPr>
                <w:b/>
                <w:snapToGrid w:val="0"/>
              </w:rPr>
              <w:t>Data ID</w:t>
            </w:r>
          </w:p>
          <w:p w14:paraId="7FAE7C1D" w14:textId="77777777" w:rsidR="00106494" w:rsidRPr="005B761C" w:rsidRDefault="00106494" w:rsidP="00106494">
            <w:pPr>
              <w:autoSpaceDE w:val="0"/>
              <w:autoSpaceDN w:val="0"/>
              <w:adjustRightInd w:val="0"/>
              <w:rPr>
                <w:snapToGrid w:val="0"/>
              </w:rPr>
            </w:pPr>
            <w:r w:rsidRPr="005B761C">
              <w:rPr>
                <w:snapToGrid w:val="0"/>
              </w:rPr>
              <w:t>STC = Ship To Country</w:t>
            </w:r>
          </w:p>
          <w:p w14:paraId="63DC6A21" w14:textId="77777777" w:rsidR="00106494" w:rsidRPr="00106494" w:rsidRDefault="00106494" w:rsidP="00106494">
            <w:pPr>
              <w:autoSpaceDE w:val="0"/>
              <w:autoSpaceDN w:val="0"/>
              <w:adjustRightInd w:val="0"/>
              <w:rPr>
                <w:snapToGrid w:val="0"/>
              </w:rPr>
            </w:pPr>
          </w:p>
        </w:tc>
      </w:tr>
      <w:tr w:rsidR="00112D53" w:rsidRPr="00106494" w14:paraId="49182688" w14:textId="77777777" w:rsidTr="000B2341">
        <w:tc>
          <w:tcPr>
            <w:tcW w:w="1183" w:type="dxa"/>
          </w:tcPr>
          <w:p w14:paraId="5212D644" w14:textId="77777777" w:rsidR="00112D53" w:rsidRPr="00106494" w:rsidRDefault="00112D53" w:rsidP="000B2341">
            <w:pPr>
              <w:pStyle w:val="BodyText2"/>
              <w:jc w:val="center"/>
              <w:rPr>
                <w:color w:val="auto"/>
              </w:rPr>
            </w:pPr>
          </w:p>
        </w:tc>
        <w:tc>
          <w:tcPr>
            <w:tcW w:w="1059" w:type="dxa"/>
          </w:tcPr>
          <w:p w14:paraId="37B2D3C8" w14:textId="77777777" w:rsidR="00112D53" w:rsidRPr="00106494" w:rsidRDefault="00112D53" w:rsidP="000B2341">
            <w:pPr>
              <w:pStyle w:val="BodyText2"/>
              <w:jc w:val="center"/>
              <w:rPr>
                <w:color w:val="auto"/>
              </w:rPr>
            </w:pPr>
            <w:r w:rsidRPr="00112D53">
              <w:rPr>
                <w:color w:val="auto"/>
              </w:rPr>
              <w:t>2</w:t>
            </w:r>
          </w:p>
        </w:tc>
        <w:tc>
          <w:tcPr>
            <w:tcW w:w="7113" w:type="dxa"/>
          </w:tcPr>
          <w:p w14:paraId="62737AC4" w14:textId="77777777" w:rsidR="00112D53" w:rsidRPr="004C110F" w:rsidRDefault="00112D53" w:rsidP="004C110F">
            <w:pPr>
              <w:autoSpaceDE w:val="0"/>
              <w:autoSpaceDN w:val="0"/>
              <w:adjustRightInd w:val="0"/>
              <w:spacing w:after="120"/>
              <w:rPr>
                <w:b/>
                <w:bCs/>
                <w:snapToGrid w:val="0"/>
              </w:rPr>
            </w:pPr>
            <w:r w:rsidRPr="004C110F">
              <w:rPr>
                <w:b/>
                <w:bCs/>
                <w:snapToGrid w:val="0"/>
              </w:rPr>
              <w:t>Data Length</w:t>
            </w:r>
          </w:p>
          <w:p w14:paraId="0339AC9D" w14:textId="77777777" w:rsidR="00112D53" w:rsidRPr="005B761C" w:rsidRDefault="00112D53" w:rsidP="00112D53">
            <w:pPr>
              <w:autoSpaceDE w:val="0"/>
              <w:autoSpaceDN w:val="0"/>
              <w:adjustRightInd w:val="0"/>
              <w:rPr>
                <w:snapToGrid w:val="0"/>
              </w:rPr>
            </w:pPr>
            <w:r w:rsidRPr="005B761C">
              <w:rPr>
                <w:snapToGrid w:val="0"/>
              </w:rPr>
              <w:t>Length of the following field.</w:t>
            </w:r>
          </w:p>
          <w:p w14:paraId="569FBCBB" w14:textId="77777777" w:rsidR="00112D53" w:rsidRPr="00F5142E" w:rsidRDefault="00112D53" w:rsidP="00106494">
            <w:pPr>
              <w:autoSpaceDE w:val="0"/>
              <w:autoSpaceDN w:val="0"/>
              <w:adjustRightInd w:val="0"/>
              <w:rPr>
                <w:b/>
                <w:snapToGrid w:val="0"/>
              </w:rPr>
            </w:pPr>
          </w:p>
        </w:tc>
      </w:tr>
      <w:tr w:rsidR="00112D53" w:rsidRPr="00106494" w14:paraId="11DA49F1" w14:textId="77777777" w:rsidTr="000B2341">
        <w:tc>
          <w:tcPr>
            <w:tcW w:w="1183" w:type="dxa"/>
          </w:tcPr>
          <w:p w14:paraId="3E8AFCA8" w14:textId="77777777" w:rsidR="00112D53" w:rsidRPr="00106494" w:rsidRDefault="00112D53" w:rsidP="000B2341">
            <w:pPr>
              <w:pStyle w:val="BodyText2"/>
              <w:jc w:val="center"/>
              <w:rPr>
                <w:color w:val="auto"/>
              </w:rPr>
            </w:pPr>
          </w:p>
        </w:tc>
        <w:tc>
          <w:tcPr>
            <w:tcW w:w="1059" w:type="dxa"/>
          </w:tcPr>
          <w:p w14:paraId="750B9D48" w14:textId="77777777" w:rsidR="00112D53" w:rsidRPr="00112D53" w:rsidRDefault="00112D53" w:rsidP="000B2341">
            <w:pPr>
              <w:pStyle w:val="BodyText2"/>
              <w:jc w:val="center"/>
              <w:rPr>
                <w:color w:val="auto"/>
              </w:rPr>
            </w:pPr>
            <w:r w:rsidRPr="00112D53">
              <w:rPr>
                <w:color w:val="auto"/>
              </w:rPr>
              <w:t>3</w:t>
            </w:r>
          </w:p>
        </w:tc>
        <w:tc>
          <w:tcPr>
            <w:tcW w:w="7113" w:type="dxa"/>
          </w:tcPr>
          <w:p w14:paraId="599DD4B5" w14:textId="77777777" w:rsidR="00112D53" w:rsidRPr="004C110F" w:rsidRDefault="00112D53" w:rsidP="004C110F">
            <w:pPr>
              <w:autoSpaceDE w:val="0"/>
              <w:autoSpaceDN w:val="0"/>
              <w:adjustRightInd w:val="0"/>
              <w:spacing w:after="120"/>
              <w:rPr>
                <w:b/>
                <w:bCs/>
                <w:snapToGrid w:val="0"/>
              </w:rPr>
            </w:pPr>
            <w:r w:rsidRPr="004C110F">
              <w:rPr>
                <w:b/>
                <w:bCs/>
                <w:snapToGrid w:val="0"/>
              </w:rPr>
              <w:t>Ship To Country</w:t>
            </w:r>
          </w:p>
          <w:p w14:paraId="16F5FFD8" w14:textId="77777777" w:rsidR="00112D53" w:rsidRPr="005B761C" w:rsidRDefault="00112D53" w:rsidP="00112D53">
            <w:pPr>
              <w:autoSpaceDE w:val="0"/>
              <w:autoSpaceDN w:val="0"/>
              <w:adjustRightInd w:val="0"/>
              <w:rPr>
                <w:snapToGrid w:val="0"/>
              </w:rPr>
            </w:pPr>
            <w:r w:rsidRPr="005B761C">
              <w:rPr>
                <w:snapToGrid w:val="0"/>
              </w:rPr>
              <w:t>Three-byte numeric ISO country code.</w:t>
            </w:r>
          </w:p>
          <w:p w14:paraId="7664BE02" w14:textId="77777777" w:rsidR="00112D53" w:rsidRPr="005B761C" w:rsidRDefault="00112D53" w:rsidP="00112D53">
            <w:pPr>
              <w:autoSpaceDE w:val="0"/>
              <w:autoSpaceDN w:val="0"/>
              <w:adjustRightInd w:val="0"/>
              <w:rPr>
                <w:snapToGrid w:val="0"/>
              </w:rPr>
            </w:pPr>
          </w:p>
        </w:tc>
      </w:tr>
      <w:tr w:rsidR="00112D53" w:rsidRPr="00106494" w14:paraId="28715244" w14:textId="77777777" w:rsidTr="000B2341">
        <w:tc>
          <w:tcPr>
            <w:tcW w:w="1183" w:type="dxa"/>
          </w:tcPr>
          <w:p w14:paraId="7E5355B9" w14:textId="77777777" w:rsidR="00112D53" w:rsidRPr="00106494" w:rsidRDefault="00112D53" w:rsidP="000B2341">
            <w:pPr>
              <w:pStyle w:val="BodyText2"/>
              <w:jc w:val="center"/>
              <w:rPr>
                <w:color w:val="auto"/>
              </w:rPr>
            </w:pPr>
          </w:p>
        </w:tc>
        <w:tc>
          <w:tcPr>
            <w:tcW w:w="1059" w:type="dxa"/>
          </w:tcPr>
          <w:p w14:paraId="5E0C9CBB" w14:textId="77777777" w:rsidR="00112D53" w:rsidRPr="00112D53" w:rsidRDefault="00112D53" w:rsidP="000B2341">
            <w:pPr>
              <w:pStyle w:val="BodyText2"/>
              <w:jc w:val="center"/>
              <w:rPr>
                <w:color w:val="auto"/>
              </w:rPr>
            </w:pPr>
            <w:r w:rsidRPr="00112D53">
              <w:rPr>
                <w:color w:val="auto"/>
              </w:rPr>
              <w:t>3</w:t>
            </w:r>
          </w:p>
        </w:tc>
        <w:tc>
          <w:tcPr>
            <w:tcW w:w="7113" w:type="dxa"/>
          </w:tcPr>
          <w:p w14:paraId="24E59BF6" w14:textId="77777777" w:rsidR="00112D53" w:rsidRPr="00F5142E" w:rsidRDefault="00112D53" w:rsidP="004C110F">
            <w:pPr>
              <w:autoSpaceDE w:val="0"/>
              <w:autoSpaceDN w:val="0"/>
              <w:adjustRightInd w:val="0"/>
              <w:spacing w:after="120"/>
              <w:rPr>
                <w:b/>
                <w:snapToGrid w:val="0"/>
              </w:rPr>
            </w:pPr>
            <w:r w:rsidRPr="00F5142E">
              <w:rPr>
                <w:b/>
                <w:snapToGrid w:val="0"/>
              </w:rPr>
              <w:t>Data ID</w:t>
            </w:r>
          </w:p>
          <w:p w14:paraId="179CE0AC" w14:textId="77777777" w:rsidR="00112D53" w:rsidRPr="005B761C" w:rsidRDefault="00112D53" w:rsidP="00112D53">
            <w:pPr>
              <w:autoSpaceDE w:val="0"/>
              <w:autoSpaceDN w:val="0"/>
              <w:adjustRightInd w:val="0"/>
              <w:rPr>
                <w:snapToGrid w:val="0"/>
              </w:rPr>
            </w:pPr>
            <w:r w:rsidRPr="005B761C">
              <w:rPr>
                <w:snapToGrid w:val="0"/>
              </w:rPr>
              <w:lastRenderedPageBreak/>
              <w:t>SM~ = Shipping Method (~ = blank character)</w:t>
            </w:r>
          </w:p>
          <w:p w14:paraId="7863D1B7" w14:textId="77777777" w:rsidR="00112D53" w:rsidRPr="005B761C" w:rsidRDefault="00112D53" w:rsidP="00112D53">
            <w:pPr>
              <w:autoSpaceDE w:val="0"/>
              <w:autoSpaceDN w:val="0"/>
              <w:adjustRightInd w:val="0"/>
              <w:rPr>
                <w:snapToGrid w:val="0"/>
              </w:rPr>
            </w:pPr>
          </w:p>
        </w:tc>
      </w:tr>
      <w:tr w:rsidR="00112D53" w:rsidRPr="00106494" w14:paraId="18EE14F0" w14:textId="77777777" w:rsidTr="000B2341">
        <w:tc>
          <w:tcPr>
            <w:tcW w:w="1183" w:type="dxa"/>
          </w:tcPr>
          <w:p w14:paraId="1E6DCD0D" w14:textId="77777777" w:rsidR="00112D53" w:rsidRPr="00106494" w:rsidRDefault="00112D53" w:rsidP="000B2341">
            <w:pPr>
              <w:pStyle w:val="BodyText2"/>
              <w:jc w:val="center"/>
              <w:rPr>
                <w:color w:val="auto"/>
              </w:rPr>
            </w:pPr>
          </w:p>
        </w:tc>
        <w:tc>
          <w:tcPr>
            <w:tcW w:w="1059" w:type="dxa"/>
          </w:tcPr>
          <w:p w14:paraId="75603719" w14:textId="77777777" w:rsidR="00112D53" w:rsidRPr="00112D53" w:rsidRDefault="00112D53" w:rsidP="000B2341">
            <w:pPr>
              <w:pStyle w:val="BodyText2"/>
              <w:jc w:val="center"/>
              <w:rPr>
                <w:color w:val="auto"/>
              </w:rPr>
            </w:pPr>
            <w:r w:rsidRPr="00112D53">
              <w:rPr>
                <w:color w:val="auto"/>
              </w:rPr>
              <w:t>2</w:t>
            </w:r>
          </w:p>
        </w:tc>
        <w:tc>
          <w:tcPr>
            <w:tcW w:w="7113" w:type="dxa"/>
          </w:tcPr>
          <w:p w14:paraId="072EAFF3" w14:textId="77777777" w:rsidR="00112D53" w:rsidRPr="004C110F" w:rsidRDefault="00112D53" w:rsidP="004C110F">
            <w:pPr>
              <w:autoSpaceDE w:val="0"/>
              <w:autoSpaceDN w:val="0"/>
              <w:adjustRightInd w:val="0"/>
              <w:spacing w:after="120"/>
              <w:rPr>
                <w:b/>
                <w:bCs/>
                <w:snapToGrid w:val="0"/>
              </w:rPr>
            </w:pPr>
            <w:r w:rsidRPr="004C110F">
              <w:rPr>
                <w:b/>
                <w:bCs/>
                <w:snapToGrid w:val="0"/>
              </w:rPr>
              <w:t>Data Length</w:t>
            </w:r>
          </w:p>
          <w:p w14:paraId="2520A61D" w14:textId="77777777" w:rsidR="00112D53" w:rsidRPr="005B761C" w:rsidRDefault="00112D53" w:rsidP="00112D53">
            <w:pPr>
              <w:autoSpaceDE w:val="0"/>
              <w:autoSpaceDN w:val="0"/>
              <w:adjustRightInd w:val="0"/>
              <w:rPr>
                <w:snapToGrid w:val="0"/>
              </w:rPr>
            </w:pPr>
            <w:r w:rsidRPr="005B761C">
              <w:rPr>
                <w:snapToGrid w:val="0"/>
              </w:rPr>
              <w:t>Length of the following field.</w:t>
            </w:r>
          </w:p>
          <w:p w14:paraId="70918026" w14:textId="77777777" w:rsidR="00112D53" w:rsidRPr="00F5142E" w:rsidRDefault="00112D53" w:rsidP="00112D53">
            <w:pPr>
              <w:autoSpaceDE w:val="0"/>
              <w:autoSpaceDN w:val="0"/>
              <w:adjustRightInd w:val="0"/>
              <w:rPr>
                <w:b/>
                <w:snapToGrid w:val="0"/>
              </w:rPr>
            </w:pPr>
          </w:p>
        </w:tc>
      </w:tr>
      <w:tr w:rsidR="00112D53" w:rsidRPr="00106494" w14:paraId="740EE98C" w14:textId="77777777" w:rsidTr="000B2341">
        <w:tc>
          <w:tcPr>
            <w:tcW w:w="1183" w:type="dxa"/>
          </w:tcPr>
          <w:p w14:paraId="00A5FAA8" w14:textId="77777777" w:rsidR="00112D53" w:rsidRPr="00106494" w:rsidRDefault="00112D53" w:rsidP="000B2341">
            <w:pPr>
              <w:pStyle w:val="BodyText2"/>
              <w:jc w:val="center"/>
              <w:rPr>
                <w:color w:val="auto"/>
              </w:rPr>
            </w:pPr>
          </w:p>
        </w:tc>
        <w:tc>
          <w:tcPr>
            <w:tcW w:w="1059" w:type="dxa"/>
          </w:tcPr>
          <w:p w14:paraId="7A8DACBC" w14:textId="77777777" w:rsidR="00112D53" w:rsidRPr="00112D53" w:rsidRDefault="00112D53" w:rsidP="000B2341">
            <w:pPr>
              <w:pStyle w:val="BodyText2"/>
              <w:jc w:val="center"/>
              <w:rPr>
                <w:color w:val="auto"/>
              </w:rPr>
            </w:pPr>
            <w:r w:rsidRPr="00112D53">
              <w:rPr>
                <w:color w:val="auto"/>
              </w:rPr>
              <w:t>2</w:t>
            </w:r>
          </w:p>
        </w:tc>
        <w:tc>
          <w:tcPr>
            <w:tcW w:w="7113" w:type="dxa"/>
          </w:tcPr>
          <w:p w14:paraId="2828A0DC" w14:textId="77777777" w:rsidR="00112D53" w:rsidRPr="004C110F" w:rsidRDefault="00112D53" w:rsidP="004C110F">
            <w:pPr>
              <w:autoSpaceDE w:val="0"/>
              <w:autoSpaceDN w:val="0"/>
              <w:adjustRightInd w:val="0"/>
              <w:spacing w:after="120"/>
              <w:rPr>
                <w:b/>
                <w:bCs/>
                <w:snapToGrid w:val="0"/>
              </w:rPr>
            </w:pPr>
            <w:r w:rsidRPr="004C110F">
              <w:rPr>
                <w:b/>
                <w:bCs/>
                <w:snapToGrid w:val="0"/>
              </w:rPr>
              <w:t>Shipping Method</w:t>
            </w:r>
          </w:p>
          <w:p w14:paraId="39AFE0FA" w14:textId="77777777" w:rsidR="00112D53" w:rsidRDefault="00112D53" w:rsidP="00112D53">
            <w:pPr>
              <w:autoSpaceDE w:val="0"/>
              <w:autoSpaceDN w:val="0"/>
              <w:adjustRightInd w:val="0"/>
              <w:rPr>
                <w:snapToGrid w:val="0"/>
              </w:rPr>
            </w:pPr>
            <w:r w:rsidRPr="005B761C">
              <w:rPr>
                <w:snapToGrid w:val="0"/>
              </w:rPr>
              <w:t>Shipping method code. Valid values are as follows:</w:t>
            </w:r>
          </w:p>
          <w:p w14:paraId="2B56B47B" w14:textId="77777777" w:rsidR="00112D53" w:rsidRPr="005B761C" w:rsidRDefault="00112D53" w:rsidP="00112D53">
            <w:pPr>
              <w:autoSpaceDE w:val="0"/>
              <w:autoSpaceDN w:val="0"/>
              <w:adjustRightInd w:val="0"/>
              <w:rPr>
                <w:snapToGrid w:val="0"/>
              </w:rPr>
            </w:pPr>
          </w:p>
          <w:p w14:paraId="3856AE79" w14:textId="77777777" w:rsidR="00112D53" w:rsidRPr="005B761C" w:rsidRDefault="00112D53" w:rsidP="00112D53">
            <w:pPr>
              <w:autoSpaceDE w:val="0"/>
              <w:autoSpaceDN w:val="0"/>
              <w:adjustRightInd w:val="0"/>
              <w:rPr>
                <w:snapToGrid w:val="0"/>
              </w:rPr>
            </w:pPr>
            <w:r w:rsidRPr="005B761C">
              <w:rPr>
                <w:snapToGrid w:val="0"/>
              </w:rPr>
              <w:t>01 = Same day</w:t>
            </w:r>
          </w:p>
          <w:p w14:paraId="70701EFD" w14:textId="77777777" w:rsidR="00112D53" w:rsidRPr="005B761C" w:rsidRDefault="00112D53" w:rsidP="00112D53">
            <w:pPr>
              <w:autoSpaceDE w:val="0"/>
              <w:autoSpaceDN w:val="0"/>
              <w:adjustRightInd w:val="0"/>
              <w:rPr>
                <w:snapToGrid w:val="0"/>
              </w:rPr>
            </w:pPr>
            <w:r w:rsidRPr="005B761C">
              <w:rPr>
                <w:snapToGrid w:val="0"/>
              </w:rPr>
              <w:t>02 = Overnight/next day</w:t>
            </w:r>
          </w:p>
          <w:p w14:paraId="1861B13F" w14:textId="77777777" w:rsidR="00112D53" w:rsidRPr="005B761C" w:rsidRDefault="00112D53" w:rsidP="00112D53">
            <w:pPr>
              <w:autoSpaceDE w:val="0"/>
              <w:autoSpaceDN w:val="0"/>
              <w:adjustRightInd w:val="0"/>
              <w:rPr>
                <w:snapToGrid w:val="0"/>
              </w:rPr>
            </w:pPr>
            <w:r w:rsidRPr="005B761C">
              <w:rPr>
                <w:snapToGrid w:val="0"/>
              </w:rPr>
              <w:t>03 = Priority, 2-3 days</w:t>
            </w:r>
          </w:p>
          <w:p w14:paraId="76D96F90" w14:textId="77777777" w:rsidR="00112D53" w:rsidRPr="005B761C" w:rsidRDefault="00112D53" w:rsidP="00112D53">
            <w:pPr>
              <w:autoSpaceDE w:val="0"/>
              <w:autoSpaceDN w:val="0"/>
              <w:adjustRightInd w:val="0"/>
              <w:rPr>
                <w:snapToGrid w:val="0"/>
              </w:rPr>
            </w:pPr>
            <w:r w:rsidRPr="005B761C">
              <w:rPr>
                <w:snapToGrid w:val="0"/>
              </w:rPr>
              <w:t>04 = Ground, 4 or more days</w:t>
            </w:r>
          </w:p>
          <w:p w14:paraId="0E99D190" w14:textId="77777777" w:rsidR="00112D53" w:rsidRPr="005B761C" w:rsidRDefault="00112D53" w:rsidP="00112D53">
            <w:pPr>
              <w:autoSpaceDE w:val="0"/>
              <w:autoSpaceDN w:val="0"/>
              <w:adjustRightInd w:val="0"/>
              <w:rPr>
                <w:snapToGrid w:val="0"/>
              </w:rPr>
            </w:pPr>
            <w:r w:rsidRPr="005B761C">
              <w:rPr>
                <w:snapToGrid w:val="0"/>
              </w:rPr>
              <w:t>05 = Electronic delivery</w:t>
            </w:r>
          </w:p>
          <w:p w14:paraId="3E094AAB" w14:textId="77777777" w:rsidR="00112D53" w:rsidRPr="005B761C" w:rsidRDefault="00112D53" w:rsidP="00112D53">
            <w:pPr>
              <w:autoSpaceDE w:val="0"/>
              <w:autoSpaceDN w:val="0"/>
              <w:adjustRightInd w:val="0"/>
              <w:rPr>
                <w:snapToGrid w:val="0"/>
              </w:rPr>
            </w:pPr>
            <w:r w:rsidRPr="005B761C">
              <w:rPr>
                <w:snapToGrid w:val="0"/>
              </w:rPr>
              <w:t>06–ZZ = Reserved for future use</w:t>
            </w:r>
          </w:p>
          <w:p w14:paraId="0582554C" w14:textId="77777777" w:rsidR="00112D53" w:rsidRPr="005B761C" w:rsidRDefault="00112D53" w:rsidP="00112D53">
            <w:pPr>
              <w:autoSpaceDE w:val="0"/>
              <w:autoSpaceDN w:val="0"/>
              <w:adjustRightInd w:val="0"/>
              <w:rPr>
                <w:snapToGrid w:val="0"/>
              </w:rPr>
            </w:pPr>
          </w:p>
        </w:tc>
      </w:tr>
      <w:tr w:rsidR="00112D53" w:rsidRPr="00106494" w14:paraId="42223EAC" w14:textId="77777777" w:rsidTr="000B2341">
        <w:tc>
          <w:tcPr>
            <w:tcW w:w="1183" w:type="dxa"/>
          </w:tcPr>
          <w:p w14:paraId="7B228EC0" w14:textId="77777777" w:rsidR="00112D53" w:rsidRPr="00106494" w:rsidRDefault="00112D53" w:rsidP="000B2341">
            <w:pPr>
              <w:pStyle w:val="BodyText2"/>
              <w:jc w:val="center"/>
              <w:rPr>
                <w:color w:val="auto"/>
              </w:rPr>
            </w:pPr>
          </w:p>
        </w:tc>
        <w:tc>
          <w:tcPr>
            <w:tcW w:w="1059" w:type="dxa"/>
          </w:tcPr>
          <w:p w14:paraId="77CB555B" w14:textId="77777777" w:rsidR="00112D53" w:rsidRPr="00112D53" w:rsidRDefault="00112D53" w:rsidP="000B2341">
            <w:pPr>
              <w:pStyle w:val="BodyText2"/>
              <w:jc w:val="center"/>
              <w:rPr>
                <w:color w:val="auto"/>
              </w:rPr>
            </w:pPr>
            <w:r w:rsidRPr="00112D53">
              <w:rPr>
                <w:color w:val="auto"/>
              </w:rPr>
              <w:t>3</w:t>
            </w:r>
          </w:p>
        </w:tc>
        <w:tc>
          <w:tcPr>
            <w:tcW w:w="7113" w:type="dxa"/>
          </w:tcPr>
          <w:p w14:paraId="4E967CC4" w14:textId="77777777" w:rsidR="00112D53" w:rsidRPr="00F5142E" w:rsidRDefault="00112D53" w:rsidP="004C110F">
            <w:pPr>
              <w:keepNext/>
              <w:autoSpaceDE w:val="0"/>
              <w:autoSpaceDN w:val="0"/>
              <w:adjustRightInd w:val="0"/>
              <w:spacing w:after="120"/>
              <w:rPr>
                <w:b/>
                <w:snapToGrid w:val="0"/>
              </w:rPr>
            </w:pPr>
            <w:r w:rsidRPr="00F5142E">
              <w:rPr>
                <w:b/>
                <w:snapToGrid w:val="0"/>
              </w:rPr>
              <w:t>Data ID</w:t>
            </w:r>
          </w:p>
          <w:p w14:paraId="7E3D5D04" w14:textId="77777777" w:rsidR="00112D53" w:rsidRPr="005B761C" w:rsidRDefault="00112D53" w:rsidP="00112D53">
            <w:pPr>
              <w:autoSpaceDE w:val="0"/>
              <w:autoSpaceDN w:val="0"/>
              <w:adjustRightInd w:val="0"/>
              <w:rPr>
                <w:snapToGrid w:val="0"/>
              </w:rPr>
            </w:pPr>
            <w:r w:rsidRPr="005B761C">
              <w:rPr>
                <w:snapToGrid w:val="0"/>
              </w:rPr>
              <w:t>MPS = Merchant Product SKU</w:t>
            </w:r>
          </w:p>
          <w:p w14:paraId="13265F49" w14:textId="77777777" w:rsidR="00112D53" w:rsidRPr="005B761C" w:rsidRDefault="00112D53" w:rsidP="00112D53">
            <w:pPr>
              <w:autoSpaceDE w:val="0"/>
              <w:autoSpaceDN w:val="0"/>
              <w:adjustRightInd w:val="0"/>
              <w:rPr>
                <w:snapToGrid w:val="0"/>
              </w:rPr>
            </w:pPr>
          </w:p>
        </w:tc>
      </w:tr>
      <w:tr w:rsidR="00112D53" w:rsidRPr="00106494" w14:paraId="44F317D4" w14:textId="77777777" w:rsidTr="000B2341">
        <w:tc>
          <w:tcPr>
            <w:tcW w:w="1183" w:type="dxa"/>
          </w:tcPr>
          <w:p w14:paraId="36CB2D71" w14:textId="77777777" w:rsidR="00112D53" w:rsidRPr="00106494" w:rsidRDefault="00112D53" w:rsidP="000B2341">
            <w:pPr>
              <w:pStyle w:val="BodyText2"/>
              <w:jc w:val="center"/>
              <w:rPr>
                <w:color w:val="auto"/>
              </w:rPr>
            </w:pPr>
          </w:p>
        </w:tc>
        <w:tc>
          <w:tcPr>
            <w:tcW w:w="1059" w:type="dxa"/>
          </w:tcPr>
          <w:p w14:paraId="2B9B238A" w14:textId="77777777" w:rsidR="00112D53" w:rsidRPr="00112D53" w:rsidRDefault="00112D53" w:rsidP="000B2341">
            <w:pPr>
              <w:pStyle w:val="BodyText2"/>
              <w:jc w:val="center"/>
              <w:rPr>
                <w:color w:val="auto"/>
              </w:rPr>
            </w:pPr>
            <w:r w:rsidRPr="00112D53">
              <w:rPr>
                <w:color w:val="auto"/>
              </w:rPr>
              <w:t>2</w:t>
            </w:r>
          </w:p>
        </w:tc>
        <w:tc>
          <w:tcPr>
            <w:tcW w:w="7113" w:type="dxa"/>
          </w:tcPr>
          <w:p w14:paraId="79AF36A7" w14:textId="77777777" w:rsidR="00112D53" w:rsidRPr="004C110F" w:rsidRDefault="00112D53" w:rsidP="004C110F">
            <w:pPr>
              <w:autoSpaceDE w:val="0"/>
              <w:autoSpaceDN w:val="0"/>
              <w:adjustRightInd w:val="0"/>
              <w:spacing w:after="120"/>
              <w:rPr>
                <w:b/>
                <w:bCs/>
                <w:snapToGrid w:val="0"/>
              </w:rPr>
            </w:pPr>
            <w:r w:rsidRPr="004C110F">
              <w:rPr>
                <w:b/>
                <w:bCs/>
                <w:snapToGrid w:val="0"/>
              </w:rPr>
              <w:t>Data Length</w:t>
            </w:r>
          </w:p>
          <w:p w14:paraId="51D0967C" w14:textId="77777777" w:rsidR="00112D53" w:rsidRDefault="00112D53" w:rsidP="00112D53">
            <w:pPr>
              <w:keepNext/>
              <w:autoSpaceDE w:val="0"/>
              <w:autoSpaceDN w:val="0"/>
              <w:adjustRightInd w:val="0"/>
              <w:rPr>
                <w:snapToGrid w:val="0"/>
              </w:rPr>
            </w:pPr>
            <w:r w:rsidRPr="005B761C">
              <w:rPr>
                <w:snapToGrid w:val="0"/>
              </w:rPr>
              <w:t>Length of the following field.</w:t>
            </w:r>
          </w:p>
          <w:p w14:paraId="4A29E997" w14:textId="77777777" w:rsidR="00112D53" w:rsidRPr="00F5142E" w:rsidRDefault="00112D53" w:rsidP="00112D53">
            <w:pPr>
              <w:keepNext/>
              <w:autoSpaceDE w:val="0"/>
              <w:autoSpaceDN w:val="0"/>
              <w:adjustRightInd w:val="0"/>
              <w:rPr>
                <w:b/>
                <w:snapToGrid w:val="0"/>
              </w:rPr>
            </w:pPr>
          </w:p>
        </w:tc>
      </w:tr>
      <w:tr w:rsidR="00112D53" w:rsidRPr="00106494" w14:paraId="4548F069" w14:textId="77777777" w:rsidTr="000B2341">
        <w:tc>
          <w:tcPr>
            <w:tcW w:w="1183" w:type="dxa"/>
          </w:tcPr>
          <w:p w14:paraId="3CE5EEEA" w14:textId="77777777" w:rsidR="00112D53" w:rsidRPr="00106494" w:rsidRDefault="00112D53" w:rsidP="000B2341">
            <w:pPr>
              <w:pStyle w:val="BodyText2"/>
              <w:jc w:val="center"/>
              <w:rPr>
                <w:color w:val="auto"/>
              </w:rPr>
            </w:pPr>
          </w:p>
        </w:tc>
        <w:tc>
          <w:tcPr>
            <w:tcW w:w="1059" w:type="dxa"/>
          </w:tcPr>
          <w:p w14:paraId="5C0B6B1C" w14:textId="77777777" w:rsidR="00112D53" w:rsidRPr="00112D53" w:rsidRDefault="00112D53" w:rsidP="000B2341">
            <w:pPr>
              <w:pStyle w:val="BodyText2"/>
              <w:jc w:val="center"/>
              <w:rPr>
                <w:color w:val="auto"/>
              </w:rPr>
            </w:pPr>
            <w:r w:rsidRPr="00112D53">
              <w:rPr>
                <w:color w:val="auto"/>
              </w:rPr>
              <w:t>1-15</w:t>
            </w:r>
          </w:p>
        </w:tc>
        <w:tc>
          <w:tcPr>
            <w:tcW w:w="7113" w:type="dxa"/>
          </w:tcPr>
          <w:p w14:paraId="3D1904C9" w14:textId="77777777" w:rsidR="00112D53" w:rsidRPr="004C110F" w:rsidRDefault="00112D53" w:rsidP="004C110F">
            <w:pPr>
              <w:autoSpaceDE w:val="0"/>
              <w:autoSpaceDN w:val="0"/>
              <w:adjustRightInd w:val="0"/>
              <w:spacing w:after="120"/>
              <w:rPr>
                <w:b/>
                <w:bCs/>
                <w:snapToGrid w:val="0"/>
              </w:rPr>
            </w:pPr>
            <w:r w:rsidRPr="004C110F">
              <w:rPr>
                <w:b/>
                <w:bCs/>
                <w:snapToGrid w:val="0"/>
              </w:rPr>
              <w:t>Merchant Product SKU</w:t>
            </w:r>
          </w:p>
          <w:p w14:paraId="03D97747" w14:textId="77777777" w:rsidR="00112D53" w:rsidRDefault="00112D53" w:rsidP="00112D53">
            <w:pPr>
              <w:autoSpaceDE w:val="0"/>
              <w:autoSpaceDN w:val="0"/>
              <w:adjustRightInd w:val="0"/>
              <w:rPr>
                <w:snapToGrid w:val="0"/>
              </w:rPr>
            </w:pPr>
            <w:r w:rsidRPr="005B761C">
              <w:rPr>
                <w:snapToGrid w:val="0"/>
              </w:rPr>
              <w:t>Unique SKU (Stock Keeping Unit) inventory reference</w:t>
            </w:r>
            <w:r>
              <w:rPr>
                <w:snapToGrid w:val="0"/>
              </w:rPr>
              <w:t xml:space="preserve"> </w:t>
            </w:r>
            <w:r w:rsidRPr="005B761C">
              <w:rPr>
                <w:snapToGrid w:val="0"/>
              </w:rPr>
              <w:t>number of the product associated with this authorization</w:t>
            </w:r>
            <w:r>
              <w:rPr>
                <w:snapToGrid w:val="0"/>
              </w:rPr>
              <w:t xml:space="preserve"> </w:t>
            </w:r>
            <w:r w:rsidRPr="005B761C">
              <w:rPr>
                <w:snapToGrid w:val="0"/>
              </w:rPr>
              <w:t>request. For multiple items, enter the SKU of the most</w:t>
            </w:r>
            <w:r>
              <w:rPr>
                <w:snapToGrid w:val="0"/>
              </w:rPr>
              <w:t xml:space="preserve"> </w:t>
            </w:r>
            <w:r w:rsidRPr="005B761C">
              <w:rPr>
                <w:snapToGrid w:val="0"/>
              </w:rPr>
              <w:t>expensive item.</w:t>
            </w:r>
          </w:p>
          <w:p w14:paraId="48C1939E" w14:textId="77777777" w:rsidR="00112D53" w:rsidRPr="005B761C" w:rsidRDefault="00112D53" w:rsidP="00112D53">
            <w:pPr>
              <w:autoSpaceDE w:val="0"/>
              <w:autoSpaceDN w:val="0"/>
              <w:adjustRightInd w:val="0"/>
              <w:rPr>
                <w:snapToGrid w:val="0"/>
              </w:rPr>
            </w:pPr>
          </w:p>
        </w:tc>
      </w:tr>
      <w:tr w:rsidR="00112D53" w:rsidRPr="00106494" w14:paraId="080118FC" w14:textId="77777777" w:rsidTr="000B2341">
        <w:tc>
          <w:tcPr>
            <w:tcW w:w="1183" w:type="dxa"/>
          </w:tcPr>
          <w:p w14:paraId="1A3BC816" w14:textId="77777777" w:rsidR="00112D53" w:rsidRPr="00106494" w:rsidRDefault="00112D53" w:rsidP="000B2341">
            <w:pPr>
              <w:pStyle w:val="BodyText2"/>
              <w:jc w:val="center"/>
              <w:rPr>
                <w:color w:val="auto"/>
              </w:rPr>
            </w:pPr>
          </w:p>
        </w:tc>
        <w:tc>
          <w:tcPr>
            <w:tcW w:w="1059" w:type="dxa"/>
          </w:tcPr>
          <w:p w14:paraId="0277A29A" w14:textId="77777777" w:rsidR="00112D53" w:rsidRPr="00112D53" w:rsidRDefault="00112D53" w:rsidP="000B2341">
            <w:pPr>
              <w:pStyle w:val="BodyText2"/>
              <w:jc w:val="center"/>
              <w:rPr>
                <w:color w:val="auto"/>
              </w:rPr>
            </w:pPr>
            <w:r w:rsidRPr="00112D53">
              <w:rPr>
                <w:color w:val="auto"/>
              </w:rPr>
              <w:t>3</w:t>
            </w:r>
          </w:p>
        </w:tc>
        <w:tc>
          <w:tcPr>
            <w:tcW w:w="7113" w:type="dxa"/>
          </w:tcPr>
          <w:p w14:paraId="42A5A0AC" w14:textId="77777777" w:rsidR="00112D53" w:rsidRPr="00F5142E" w:rsidRDefault="00112D53" w:rsidP="004C110F">
            <w:pPr>
              <w:autoSpaceDE w:val="0"/>
              <w:autoSpaceDN w:val="0"/>
              <w:adjustRightInd w:val="0"/>
              <w:spacing w:after="120"/>
              <w:rPr>
                <w:b/>
                <w:snapToGrid w:val="0"/>
              </w:rPr>
            </w:pPr>
            <w:r w:rsidRPr="00F5142E">
              <w:rPr>
                <w:b/>
                <w:snapToGrid w:val="0"/>
              </w:rPr>
              <w:t>Data ID</w:t>
            </w:r>
          </w:p>
          <w:p w14:paraId="6711BF33" w14:textId="77777777" w:rsidR="00112D53" w:rsidRPr="005B761C" w:rsidRDefault="00112D53" w:rsidP="00112D53">
            <w:pPr>
              <w:autoSpaceDE w:val="0"/>
              <w:autoSpaceDN w:val="0"/>
              <w:adjustRightInd w:val="0"/>
              <w:rPr>
                <w:snapToGrid w:val="0"/>
              </w:rPr>
            </w:pPr>
            <w:r w:rsidRPr="005B761C">
              <w:rPr>
                <w:snapToGrid w:val="0"/>
              </w:rPr>
              <w:t>+IP = Customer IP (ACI-defined data ID)</w:t>
            </w:r>
          </w:p>
          <w:p w14:paraId="2EE0FAC5" w14:textId="77777777" w:rsidR="00112D53" w:rsidRPr="005B761C" w:rsidRDefault="00112D53" w:rsidP="00112D53">
            <w:pPr>
              <w:autoSpaceDE w:val="0"/>
              <w:autoSpaceDN w:val="0"/>
              <w:adjustRightInd w:val="0"/>
              <w:rPr>
                <w:snapToGrid w:val="0"/>
              </w:rPr>
            </w:pPr>
          </w:p>
        </w:tc>
      </w:tr>
      <w:tr w:rsidR="00112D53" w:rsidRPr="00106494" w14:paraId="173D7CD5" w14:textId="77777777" w:rsidTr="000B2341">
        <w:tc>
          <w:tcPr>
            <w:tcW w:w="1183" w:type="dxa"/>
          </w:tcPr>
          <w:p w14:paraId="2D281E9D" w14:textId="77777777" w:rsidR="00112D53" w:rsidRPr="00106494" w:rsidRDefault="00112D53" w:rsidP="000B2341">
            <w:pPr>
              <w:pStyle w:val="BodyText2"/>
              <w:jc w:val="center"/>
              <w:rPr>
                <w:color w:val="auto"/>
              </w:rPr>
            </w:pPr>
          </w:p>
        </w:tc>
        <w:tc>
          <w:tcPr>
            <w:tcW w:w="1059" w:type="dxa"/>
          </w:tcPr>
          <w:p w14:paraId="772B472C" w14:textId="77777777" w:rsidR="00112D53" w:rsidRPr="00112D53" w:rsidRDefault="00112D53" w:rsidP="000B2341">
            <w:pPr>
              <w:pStyle w:val="BodyText2"/>
              <w:jc w:val="center"/>
              <w:rPr>
                <w:color w:val="auto"/>
              </w:rPr>
            </w:pPr>
            <w:r w:rsidRPr="00112D53">
              <w:rPr>
                <w:color w:val="auto"/>
              </w:rPr>
              <w:t>2</w:t>
            </w:r>
          </w:p>
        </w:tc>
        <w:tc>
          <w:tcPr>
            <w:tcW w:w="7113" w:type="dxa"/>
          </w:tcPr>
          <w:p w14:paraId="52565087" w14:textId="77777777" w:rsidR="00112D53" w:rsidRPr="004C110F" w:rsidRDefault="00112D53" w:rsidP="004C110F">
            <w:pPr>
              <w:autoSpaceDE w:val="0"/>
              <w:autoSpaceDN w:val="0"/>
              <w:adjustRightInd w:val="0"/>
              <w:spacing w:after="120"/>
              <w:rPr>
                <w:b/>
                <w:bCs/>
                <w:snapToGrid w:val="0"/>
              </w:rPr>
            </w:pPr>
            <w:r w:rsidRPr="004C110F">
              <w:rPr>
                <w:b/>
                <w:bCs/>
                <w:snapToGrid w:val="0"/>
              </w:rPr>
              <w:t>Data Length</w:t>
            </w:r>
          </w:p>
          <w:p w14:paraId="545C3A76" w14:textId="77777777" w:rsidR="00112D53" w:rsidRPr="005B761C" w:rsidRDefault="00112D53" w:rsidP="00112D53">
            <w:pPr>
              <w:autoSpaceDE w:val="0"/>
              <w:autoSpaceDN w:val="0"/>
              <w:adjustRightInd w:val="0"/>
              <w:rPr>
                <w:snapToGrid w:val="0"/>
              </w:rPr>
            </w:pPr>
            <w:r w:rsidRPr="005B761C">
              <w:rPr>
                <w:snapToGrid w:val="0"/>
              </w:rPr>
              <w:t>Length of the following field.</w:t>
            </w:r>
          </w:p>
          <w:p w14:paraId="713B9E86" w14:textId="77777777" w:rsidR="00112D53" w:rsidRPr="00F5142E" w:rsidRDefault="00112D53" w:rsidP="00112D53">
            <w:pPr>
              <w:autoSpaceDE w:val="0"/>
              <w:autoSpaceDN w:val="0"/>
              <w:adjustRightInd w:val="0"/>
              <w:rPr>
                <w:b/>
                <w:snapToGrid w:val="0"/>
              </w:rPr>
            </w:pPr>
          </w:p>
        </w:tc>
      </w:tr>
      <w:tr w:rsidR="00112D53" w:rsidRPr="00106494" w14:paraId="55203AE2" w14:textId="77777777" w:rsidTr="000B2341">
        <w:tc>
          <w:tcPr>
            <w:tcW w:w="1183" w:type="dxa"/>
          </w:tcPr>
          <w:p w14:paraId="2CEABE7D" w14:textId="77777777" w:rsidR="00112D53" w:rsidRPr="00106494" w:rsidRDefault="00112D53" w:rsidP="000B2341">
            <w:pPr>
              <w:pStyle w:val="BodyText2"/>
              <w:jc w:val="center"/>
              <w:rPr>
                <w:color w:val="auto"/>
              </w:rPr>
            </w:pPr>
          </w:p>
        </w:tc>
        <w:tc>
          <w:tcPr>
            <w:tcW w:w="1059" w:type="dxa"/>
          </w:tcPr>
          <w:p w14:paraId="449A8359" w14:textId="77777777" w:rsidR="00112D53" w:rsidRPr="00112D53" w:rsidRDefault="00112D53" w:rsidP="000B2341">
            <w:pPr>
              <w:pStyle w:val="BodyText2"/>
              <w:jc w:val="center"/>
              <w:rPr>
                <w:color w:val="auto"/>
              </w:rPr>
            </w:pPr>
            <w:r w:rsidRPr="00112D53">
              <w:rPr>
                <w:color w:val="auto"/>
              </w:rPr>
              <w:t>15</w:t>
            </w:r>
          </w:p>
        </w:tc>
        <w:tc>
          <w:tcPr>
            <w:tcW w:w="7113" w:type="dxa"/>
          </w:tcPr>
          <w:p w14:paraId="76ADC12C" w14:textId="77777777" w:rsidR="00112D53" w:rsidRPr="004C110F" w:rsidRDefault="00112D53" w:rsidP="004C110F">
            <w:pPr>
              <w:autoSpaceDE w:val="0"/>
              <w:autoSpaceDN w:val="0"/>
              <w:adjustRightInd w:val="0"/>
              <w:spacing w:after="120"/>
              <w:rPr>
                <w:b/>
                <w:bCs/>
                <w:snapToGrid w:val="0"/>
              </w:rPr>
            </w:pPr>
            <w:r w:rsidRPr="004C110F">
              <w:rPr>
                <w:b/>
                <w:bCs/>
                <w:snapToGrid w:val="0"/>
              </w:rPr>
              <w:t>Customer IP</w:t>
            </w:r>
          </w:p>
          <w:p w14:paraId="02D8BF02" w14:textId="77777777" w:rsidR="00112D53" w:rsidRPr="005B761C" w:rsidRDefault="00112D53" w:rsidP="00112D53">
            <w:pPr>
              <w:autoSpaceDE w:val="0"/>
              <w:autoSpaceDN w:val="0"/>
              <w:adjustRightInd w:val="0"/>
              <w:rPr>
                <w:snapToGrid w:val="0"/>
              </w:rPr>
            </w:pPr>
            <w:r w:rsidRPr="005B761C">
              <w:rPr>
                <w:snapToGrid w:val="0"/>
              </w:rPr>
              <w:t>Customer’s internet IP address in the following format:</w:t>
            </w:r>
            <w:r>
              <w:rPr>
                <w:snapToGrid w:val="0"/>
              </w:rPr>
              <w:t xml:space="preserve"> </w:t>
            </w:r>
          </w:p>
          <w:p w14:paraId="50245351" w14:textId="77777777" w:rsidR="00112D53" w:rsidRDefault="00112D53" w:rsidP="00112D53">
            <w:pPr>
              <w:autoSpaceDE w:val="0"/>
              <w:autoSpaceDN w:val="0"/>
              <w:adjustRightInd w:val="0"/>
              <w:rPr>
                <w:snapToGrid w:val="0"/>
              </w:rPr>
            </w:pPr>
            <w:r w:rsidRPr="005B761C">
              <w:rPr>
                <w:snapToGrid w:val="0"/>
              </w:rPr>
              <w:t>nnn.nnn.nnn.nnn</w:t>
            </w:r>
          </w:p>
          <w:p w14:paraId="1C9D2EFC" w14:textId="77777777" w:rsidR="00112D53" w:rsidRPr="005B761C" w:rsidRDefault="00112D53" w:rsidP="00112D53">
            <w:pPr>
              <w:autoSpaceDE w:val="0"/>
              <w:autoSpaceDN w:val="0"/>
              <w:adjustRightInd w:val="0"/>
              <w:rPr>
                <w:snapToGrid w:val="0"/>
              </w:rPr>
            </w:pPr>
          </w:p>
        </w:tc>
      </w:tr>
      <w:tr w:rsidR="00112D53" w:rsidRPr="00106494" w14:paraId="3EA92A68" w14:textId="77777777" w:rsidTr="000B2341">
        <w:tc>
          <w:tcPr>
            <w:tcW w:w="1183" w:type="dxa"/>
          </w:tcPr>
          <w:p w14:paraId="507FD8ED" w14:textId="77777777" w:rsidR="00112D53" w:rsidRPr="00106494" w:rsidRDefault="00112D53" w:rsidP="000B2341">
            <w:pPr>
              <w:pStyle w:val="BodyText2"/>
              <w:jc w:val="center"/>
              <w:rPr>
                <w:color w:val="auto"/>
              </w:rPr>
            </w:pPr>
          </w:p>
        </w:tc>
        <w:tc>
          <w:tcPr>
            <w:tcW w:w="1059" w:type="dxa"/>
          </w:tcPr>
          <w:p w14:paraId="53B1DA5B" w14:textId="77777777" w:rsidR="00112D53" w:rsidRPr="005B761C" w:rsidRDefault="00112D53" w:rsidP="000B2341">
            <w:pPr>
              <w:pStyle w:val="BodyText2"/>
              <w:jc w:val="center"/>
            </w:pPr>
            <w:r w:rsidRPr="00112D53">
              <w:rPr>
                <w:color w:val="auto"/>
              </w:rPr>
              <w:t>3</w:t>
            </w:r>
          </w:p>
        </w:tc>
        <w:tc>
          <w:tcPr>
            <w:tcW w:w="7113" w:type="dxa"/>
          </w:tcPr>
          <w:p w14:paraId="6912C23A" w14:textId="77777777" w:rsidR="00112D53" w:rsidRPr="005B761C" w:rsidRDefault="00112D53" w:rsidP="004C110F">
            <w:pPr>
              <w:autoSpaceDE w:val="0"/>
              <w:autoSpaceDN w:val="0"/>
              <w:adjustRightInd w:val="0"/>
              <w:spacing w:after="120"/>
              <w:rPr>
                <w:snapToGrid w:val="0"/>
              </w:rPr>
            </w:pPr>
            <w:r w:rsidRPr="00F5142E">
              <w:rPr>
                <w:b/>
                <w:snapToGrid w:val="0"/>
              </w:rPr>
              <w:t>Data ID</w:t>
            </w:r>
          </w:p>
          <w:p w14:paraId="0FB21DDD" w14:textId="77777777" w:rsidR="00112D53" w:rsidRPr="005B761C" w:rsidRDefault="00112D53" w:rsidP="00112D53">
            <w:pPr>
              <w:autoSpaceDE w:val="0"/>
              <w:autoSpaceDN w:val="0"/>
              <w:adjustRightInd w:val="0"/>
              <w:rPr>
                <w:snapToGrid w:val="0"/>
              </w:rPr>
            </w:pPr>
            <w:r w:rsidRPr="005B761C">
              <w:rPr>
                <w:snapToGrid w:val="0"/>
              </w:rPr>
              <w:t>+AN = Customer ANI (ACI-defined data ID)</w:t>
            </w:r>
          </w:p>
          <w:p w14:paraId="3F306540" w14:textId="77777777" w:rsidR="00112D53" w:rsidRPr="005B761C" w:rsidRDefault="00112D53" w:rsidP="00112D53">
            <w:pPr>
              <w:autoSpaceDE w:val="0"/>
              <w:autoSpaceDN w:val="0"/>
              <w:adjustRightInd w:val="0"/>
              <w:rPr>
                <w:snapToGrid w:val="0"/>
              </w:rPr>
            </w:pPr>
          </w:p>
        </w:tc>
      </w:tr>
      <w:tr w:rsidR="00112D53" w:rsidRPr="00106494" w14:paraId="1DFC5DA4" w14:textId="77777777" w:rsidTr="000B2341">
        <w:tc>
          <w:tcPr>
            <w:tcW w:w="1183" w:type="dxa"/>
          </w:tcPr>
          <w:p w14:paraId="7ACCAFAB" w14:textId="77777777" w:rsidR="00112D53" w:rsidRPr="00106494" w:rsidRDefault="00112D53" w:rsidP="000B2341">
            <w:pPr>
              <w:pStyle w:val="BodyText2"/>
              <w:jc w:val="center"/>
              <w:rPr>
                <w:color w:val="auto"/>
              </w:rPr>
            </w:pPr>
          </w:p>
        </w:tc>
        <w:tc>
          <w:tcPr>
            <w:tcW w:w="1059" w:type="dxa"/>
          </w:tcPr>
          <w:p w14:paraId="197C35CC" w14:textId="77777777" w:rsidR="00112D53" w:rsidRPr="00112D53" w:rsidRDefault="00112D53" w:rsidP="000B2341">
            <w:pPr>
              <w:pStyle w:val="BodyText2"/>
              <w:jc w:val="center"/>
              <w:rPr>
                <w:color w:val="auto"/>
              </w:rPr>
            </w:pPr>
            <w:r w:rsidRPr="00112D53">
              <w:rPr>
                <w:color w:val="auto"/>
              </w:rPr>
              <w:t>2</w:t>
            </w:r>
          </w:p>
        </w:tc>
        <w:tc>
          <w:tcPr>
            <w:tcW w:w="7113" w:type="dxa"/>
          </w:tcPr>
          <w:p w14:paraId="4D28A48E" w14:textId="77777777" w:rsidR="00112D53" w:rsidRPr="004C110F" w:rsidRDefault="00112D53" w:rsidP="004C110F">
            <w:pPr>
              <w:autoSpaceDE w:val="0"/>
              <w:autoSpaceDN w:val="0"/>
              <w:adjustRightInd w:val="0"/>
              <w:spacing w:after="120"/>
              <w:rPr>
                <w:b/>
                <w:bCs/>
                <w:snapToGrid w:val="0"/>
              </w:rPr>
            </w:pPr>
            <w:r w:rsidRPr="004C110F">
              <w:rPr>
                <w:b/>
                <w:bCs/>
                <w:snapToGrid w:val="0"/>
              </w:rPr>
              <w:t>Data Length</w:t>
            </w:r>
          </w:p>
          <w:p w14:paraId="2B3DC66F" w14:textId="77777777" w:rsidR="00112D53" w:rsidRPr="005B761C" w:rsidRDefault="00112D53" w:rsidP="00112D53">
            <w:pPr>
              <w:autoSpaceDE w:val="0"/>
              <w:autoSpaceDN w:val="0"/>
              <w:adjustRightInd w:val="0"/>
              <w:rPr>
                <w:snapToGrid w:val="0"/>
              </w:rPr>
            </w:pPr>
            <w:r w:rsidRPr="005B761C">
              <w:rPr>
                <w:snapToGrid w:val="0"/>
              </w:rPr>
              <w:t>Length of the following two fields.</w:t>
            </w:r>
          </w:p>
          <w:p w14:paraId="7BF26AE9" w14:textId="77777777" w:rsidR="00112D53" w:rsidRPr="00F5142E" w:rsidRDefault="00112D53" w:rsidP="00112D53">
            <w:pPr>
              <w:autoSpaceDE w:val="0"/>
              <w:autoSpaceDN w:val="0"/>
              <w:adjustRightInd w:val="0"/>
              <w:rPr>
                <w:b/>
                <w:snapToGrid w:val="0"/>
              </w:rPr>
            </w:pPr>
          </w:p>
        </w:tc>
      </w:tr>
      <w:tr w:rsidR="00112D53" w:rsidRPr="00106494" w14:paraId="17CB3A7E" w14:textId="77777777" w:rsidTr="000B2341">
        <w:tc>
          <w:tcPr>
            <w:tcW w:w="1183" w:type="dxa"/>
          </w:tcPr>
          <w:p w14:paraId="75A10CC1" w14:textId="77777777" w:rsidR="00112D53" w:rsidRPr="00106494" w:rsidRDefault="00112D53" w:rsidP="000B2341">
            <w:pPr>
              <w:pStyle w:val="BodyText2"/>
              <w:jc w:val="center"/>
              <w:rPr>
                <w:color w:val="auto"/>
              </w:rPr>
            </w:pPr>
          </w:p>
        </w:tc>
        <w:tc>
          <w:tcPr>
            <w:tcW w:w="1059" w:type="dxa"/>
          </w:tcPr>
          <w:p w14:paraId="3E734073" w14:textId="77777777" w:rsidR="00112D53" w:rsidRPr="00112D53" w:rsidRDefault="00112D53" w:rsidP="000B2341">
            <w:pPr>
              <w:pStyle w:val="BodyText2"/>
              <w:jc w:val="center"/>
              <w:rPr>
                <w:color w:val="auto"/>
              </w:rPr>
            </w:pPr>
            <w:r w:rsidRPr="00112D53">
              <w:rPr>
                <w:color w:val="auto"/>
              </w:rPr>
              <w:t>10</w:t>
            </w:r>
          </w:p>
        </w:tc>
        <w:tc>
          <w:tcPr>
            <w:tcW w:w="7113" w:type="dxa"/>
          </w:tcPr>
          <w:p w14:paraId="667C4AD3" w14:textId="77777777" w:rsidR="00112D53" w:rsidRPr="004C110F" w:rsidRDefault="00112D53" w:rsidP="004C110F">
            <w:pPr>
              <w:autoSpaceDE w:val="0"/>
              <w:autoSpaceDN w:val="0"/>
              <w:adjustRightInd w:val="0"/>
              <w:spacing w:after="120"/>
              <w:rPr>
                <w:b/>
                <w:bCs/>
                <w:snapToGrid w:val="0"/>
              </w:rPr>
            </w:pPr>
            <w:r w:rsidRPr="004C110F">
              <w:rPr>
                <w:b/>
                <w:bCs/>
                <w:snapToGrid w:val="0"/>
              </w:rPr>
              <w:t>Customer ANI</w:t>
            </w:r>
          </w:p>
          <w:p w14:paraId="494F72B1" w14:textId="77777777" w:rsidR="00112D53" w:rsidRPr="005B761C" w:rsidRDefault="00112D53" w:rsidP="00112D53">
            <w:pPr>
              <w:autoSpaceDE w:val="0"/>
              <w:autoSpaceDN w:val="0"/>
              <w:adjustRightInd w:val="0"/>
              <w:rPr>
                <w:snapToGrid w:val="0"/>
              </w:rPr>
            </w:pPr>
            <w:r w:rsidRPr="005B761C">
              <w:rPr>
                <w:snapToGrid w:val="0"/>
              </w:rPr>
              <w:t>ANI (Automatic Number Identification). The specified</w:t>
            </w:r>
            <w:r>
              <w:rPr>
                <w:snapToGrid w:val="0"/>
              </w:rPr>
              <w:t xml:space="preserve"> </w:t>
            </w:r>
            <w:r w:rsidRPr="005B761C">
              <w:rPr>
                <w:snapToGrid w:val="0"/>
              </w:rPr>
              <w:t>phone number that the customer used to place the order</w:t>
            </w:r>
            <w:r>
              <w:rPr>
                <w:snapToGrid w:val="0"/>
              </w:rPr>
              <w:t xml:space="preserve"> </w:t>
            </w:r>
            <w:r w:rsidRPr="005B761C">
              <w:rPr>
                <w:snapToGrid w:val="0"/>
              </w:rPr>
              <w:t>with the merchant.</w:t>
            </w:r>
          </w:p>
          <w:p w14:paraId="07EFDBAD" w14:textId="77777777" w:rsidR="00112D53" w:rsidRPr="005B761C" w:rsidRDefault="00112D53" w:rsidP="00112D53">
            <w:pPr>
              <w:autoSpaceDE w:val="0"/>
              <w:autoSpaceDN w:val="0"/>
              <w:adjustRightInd w:val="0"/>
              <w:rPr>
                <w:snapToGrid w:val="0"/>
              </w:rPr>
            </w:pPr>
          </w:p>
        </w:tc>
      </w:tr>
      <w:tr w:rsidR="00112D53" w:rsidRPr="00106494" w14:paraId="7250EE5D" w14:textId="77777777" w:rsidTr="000B2341">
        <w:tc>
          <w:tcPr>
            <w:tcW w:w="1183" w:type="dxa"/>
          </w:tcPr>
          <w:p w14:paraId="6A8FA18D" w14:textId="77777777" w:rsidR="00112D53" w:rsidRPr="00106494" w:rsidRDefault="00112D53" w:rsidP="000B2341">
            <w:pPr>
              <w:pStyle w:val="BodyText2"/>
              <w:jc w:val="center"/>
              <w:rPr>
                <w:color w:val="auto"/>
              </w:rPr>
            </w:pPr>
          </w:p>
        </w:tc>
        <w:tc>
          <w:tcPr>
            <w:tcW w:w="1059" w:type="dxa"/>
          </w:tcPr>
          <w:p w14:paraId="23359DC1" w14:textId="77777777" w:rsidR="00112D53" w:rsidRPr="00112D53" w:rsidRDefault="00112D53" w:rsidP="000B2341">
            <w:pPr>
              <w:pStyle w:val="BodyText2"/>
              <w:jc w:val="center"/>
              <w:rPr>
                <w:color w:val="auto"/>
              </w:rPr>
            </w:pPr>
            <w:r w:rsidRPr="00112D53">
              <w:rPr>
                <w:color w:val="auto"/>
              </w:rPr>
              <w:t>2</w:t>
            </w:r>
          </w:p>
        </w:tc>
        <w:tc>
          <w:tcPr>
            <w:tcW w:w="7113" w:type="dxa"/>
          </w:tcPr>
          <w:p w14:paraId="5AF1AE6F" w14:textId="77777777" w:rsidR="00112D53" w:rsidRPr="00F5142E" w:rsidRDefault="00112D53" w:rsidP="004C110F">
            <w:pPr>
              <w:autoSpaceDE w:val="0"/>
              <w:autoSpaceDN w:val="0"/>
              <w:adjustRightInd w:val="0"/>
              <w:spacing w:after="120"/>
              <w:rPr>
                <w:b/>
                <w:snapToGrid w:val="0"/>
              </w:rPr>
            </w:pPr>
            <w:r w:rsidRPr="00F5142E">
              <w:rPr>
                <w:b/>
                <w:snapToGrid w:val="0"/>
              </w:rPr>
              <w:t>Customer II Digits</w:t>
            </w:r>
          </w:p>
          <w:p w14:paraId="04BDB072" w14:textId="77777777" w:rsidR="00112D53" w:rsidRPr="005B761C" w:rsidRDefault="00112D53" w:rsidP="00112D53">
            <w:pPr>
              <w:autoSpaceDE w:val="0"/>
              <w:autoSpaceDN w:val="0"/>
              <w:adjustRightInd w:val="0"/>
              <w:rPr>
                <w:snapToGrid w:val="0"/>
              </w:rPr>
            </w:pPr>
            <w:r w:rsidRPr="005B761C">
              <w:rPr>
                <w:snapToGrid w:val="0"/>
              </w:rPr>
              <w:t>Telephone company-provided ANI II (Information</w:t>
            </w:r>
            <w:r>
              <w:rPr>
                <w:snapToGrid w:val="0"/>
              </w:rPr>
              <w:t xml:space="preserve"> </w:t>
            </w:r>
            <w:r w:rsidRPr="005B761C">
              <w:rPr>
                <w:snapToGrid w:val="0"/>
              </w:rPr>
              <w:t>Identifier) code digits that are associated with the</w:t>
            </w:r>
            <w:r>
              <w:rPr>
                <w:snapToGrid w:val="0"/>
              </w:rPr>
              <w:t xml:space="preserve"> </w:t>
            </w:r>
            <w:r w:rsidRPr="005B761C">
              <w:rPr>
                <w:snapToGrid w:val="0"/>
              </w:rPr>
              <w:t>Customer ANI phone number and correspond to the call</w:t>
            </w:r>
            <w:r>
              <w:rPr>
                <w:snapToGrid w:val="0"/>
              </w:rPr>
              <w:t xml:space="preserve"> </w:t>
            </w:r>
            <w:r w:rsidRPr="005B761C">
              <w:rPr>
                <w:snapToGrid w:val="0"/>
              </w:rPr>
              <w:t>type (e.g., cellular, government institution).</w:t>
            </w:r>
          </w:p>
          <w:p w14:paraId="7C26A9E7" w14:textId="77777777" w:rsidR="00112D53" w:rsidRPr="005B761C" w:rsidRDefault="00112D53" w:rsidP="00112D53">
            <w:pPr>
              <w:autoSpaceDE w:val="0"/>
              <w:autoSpaceDN w:val="0"/>
              <w:adjustRightInd w:val="0"/>
              <w:rPr>
                <w:snapToGrid w:val="0"/>
              </w:rPr>
            </w:pPr>
          </w:p>
        </w:tc>
      </w:tr>
      <w:tr w:rsidR="00112D53" w:rsidRPr="00106494" w14:paraId="6559F8AB" w14:textId="77777777" w:rsidTr="000B2341">
        <w:tc>
          <w:tcPr>
            <w:tcW w:w="1183" w:type="dxa"/>
          </w:tcPr>
          <w:p w14:paraId="25D551E9" w14:textId="77777777" w:rsidR="00112D53" w:rsidRPr="00106494" w:rsidRDefault="00112D53" w:rsidP="000B2341">
            <w:pPr>
              <w:pStyle w:val="BodyText2"/>
              <w:jc w:val="center"/>
              <w:rPr>
                <w:color w:val="auto"/>
              </w:rPr>
            </w:pPr>
            <w:r w:rsidRPr="00112D53">
              <w:rPr>
                <w:color w:val="auto"/>
              </w:rPr>
              <w:t>04-20</w:t>
            </w:r>
          </w:p>
        </w:tc>
        <w:tc>
          <w:tcPr>
            <w:tcW w:w="1059" w:type="dxa"/>
          </w:tcPr>
          <w:p w14:paraId="03B40F52" w14:textId="77777777" w:rsidR="00112D53" w:rsidRPr="00112D53" w:rsidRDefault="00112D53" w:rsidP="000B2341">
            <w:pPr>
              <w:pStyle w:val="BodyText2"/>
              <w:jc w:val="center"/>
              <w:rPr>
                <w:color w:val="auto"/>
              </w:rPr>
            </w:pPr>
            <w:r w:rsidRPr="00112D53">
              <w:rPr>
                <w:color w:val="auto"/>
              </w:rPr>
              <w:t>16</w:t>
            </w:r>
          </w:p>
        </w:tc>
        <w:tc>
          <w:tcPr>
            <w:tcW w:w="7113" w:type="dxa"/>
          </w:tcPr>
          <w:p w14:paraId="2DBC6EB1" w14:textId="77777777" w:rsidR="00112D53" w:rsidRPr="005B761C" w:rsidRDefault="00112D53" w:rsidP="004C110F">
            <w:pPr>
              <w:autoSpaceDE w:val="0"/>
              <w:autoSpaceDN w:val="0"/>
              <w:adjustRightInd w:val="0"/>
              <w:spacing w:after="120"/>
              <w:rPr>
                <w:snapToGrid w:val="0"/>
              </w:rPr>
            </w:pPr>
            <w:r w:rsidRPr="00F5142E">
              <w:rPr>
                <w:b/>
                <w:snapToGrid w:val="0"/>
              </w:rPr>
              <w:t>Card Present Data - Goods Sold</w:t>
            </w:r>
          </w:p>
          <w:p w14:paraId="30EF5518" w14:textId="77777777" w:rsidR="00112D53" w:rsidRDefault="00112D53" w:rsidP="00112D53">
            <w:pPr>
              <w:autoSpaceDE w:val="0"/>
              <w:autoSpaceDN w:val="0"/>
              <w:adjustRightInd w:val="0"/>
              <w:rPr>
                <w:snapToGrid w:val="0"/>
              </w:rPr>
            </w:pPr>
            <w:r w:rsidRPr="005B761C">
              <w:rPr>
                <w:snapToGrid w:val="0"/>
              </w:rPr>
              <w:t xml:space="preserve">The following data fields </w:t>
            </w:r>
            <w:r>
              <w:rPr>
                <w:snapToGrid w:val="0"/>
              </w:rPr>
              <w:t>are</w:t>
            </w:r>
            <w:r w:rsidRPr="005B761C">
              <w:rPr>
                <w:snapToGrid w:val="0"/>
              </w:rPr>
              <w:t xml:space="preserve"> used when the</w:t>
            </w:r>
            <w:r>
              <w:rPr>
                <w:snapToGrid w:val="0"/>
              </w:rPr>
              <w:t xml:space="preserve"> </w:t>
            </w:r>
            <w:r w:rsidRPr="005B761C">
              <w:rPr>
                <w:snapToGrid w:val="0"/>
              </w:rPr>
              <w:t xml:space="preserve">Additional Data ID field is set to a value of </w:t>
            </w:r>
            <w:r>
              <w:rPr>
                <w:snapToGrid w:val="0"/>
              </w:rPr>
              <w:t>CP</w:t>
            </w:r>
            <w:r w:rsidRPr="005B761C">
              <w:rPr>
                <w:snapToGrid w:val="0"/>
              </w:rPr>
              <w:t xml:space="preserve">D. </w:t>
            </w:r>
            <w:r>
              <w:rPr>
                <w:snapToGrid w:val="0"/>
              </w:rPr>
              <w:t>E</w:t>
            </w:r>
            <w:r w:rsidRPr="005B761C">
              <w:rPr>
                <w:snapToGrid w:val="0"/>
              </w:rPr>
              <w:t>ach</w:t>
            </w:r>
            <w:r>
              <w:rPr>
                <w:snapToGrid w:val="0"/>
              </w:rPr>
              <w:t xml:space="preserve"> </w:t>
            </w:r>
            <w:r w:rsidRPr="005B761C">
              <w:rPr>
                <w:snapToGrid w:val="0"/>
              </w:rPr>
              <w:t>data field is preceded by a three-byte data ID and a two</w:t>
            </w:r>
            <w:r>
              <w:rPr>
                <w:snapToGrid w:val="0"/>
              </w:rPr>
              <w:t xml:space="preserve"> </w:t>
            </w:r>
            <w:r w:rsidRPr="005B761C">
              <w:rPr>
                <w:snapToGrid w:val="0"/>
              </w:rPr>
              <w:t>byte</w:t>
            </w:r>
            <w:r>
              <w:rPr>
                <w:snapToGrid w:val="0"/>
              </w:rPr>
              <w:t xml:space="preserve"> </w:t>
            </w:r>
            <w:r w:rsidRPr="005B761C">
              <w:rPr>
                <w:snapToGrid w:val="0"/>
              </w:rPr>
              <w:t>data length indicator.</w:t>
            </w:r>
          </w:p>
          <w:p w14:paraId="68A0368F" w14:textId="77777777" w:rsidR="00112D53" w:rsidRPr="00F5142E" w:rsidRDefault="00112D53" w:rsidP="00112D53">
            <w:pPr>
              <w:autoSpaceDE w:val="0"/>
              <w:autoSpaceDN w:val="0"/>
              <w:adjustRightInd w:val="0"/>
              <w:rPr>
                <w:b/>
                <w:snapToGrid w:val="0"/>
              </w:rPr>
            </w:pPr>
          </w:p>
        </w:tc>
      </w:tr>
      <w:tr w:rsidR="00112D53" w:rsidRPr="00106494" w14:paraId="1EADBFE6" w14:textId="77777777" w:rsidTr="000B2341">
        <w:tc>
          <w:tcPr>
            <w:tcW w:w="1183" w:type="dxa"/>
          </w:tcPr>
          <w:p w14:paraId="47A5A777" w14:textId="77777777" w:rsidR="00112D53" w:rsidRPr="00112D53" w:rsidRDefault="00112D53" w:rsidP="000B2341">
            <w:pPr>
              <w:pStyle w:val="BodyText2"/>
              <w:jc w:val="center"/>
              <w:rPr>
                <w:color w:val="auto"/>
              </w:rPr>
            </w:pPr>
          </w:p>
        </w:tc>
        <w:tc>
          <w:tcPr>
            <w:tcW w:w="1059" w:type="dxa"/>
          </w:tcPr>
          <w:p w14:paraId="391656EC" w14:textId="77777777" w:rsidR="00112D53" w:rsidRPr="00112D53" w:rsidRDefault="00112D53" w:rsidP="000B2341">
            <w:pPr>
              <w:pStyle w:val="BodyText2"/>
              <w:jc w:val="center"/>
              <w:rPr>
                <w:color w:val="auto"/>
              </w:rPr>
            </w:pPr>
            <w:r w:rsidRPr="00112D53">
              <w:rPr>
                <w:color w:val="auto"/>
              </w:rPr>
              <w:t>3</w:t>
            </w:r>
          </w:p>
        </w:tc>
        <w:tc>
          <w:tcPr>
            <w:tcW w:w="7113" w:type="dxa"/>
          </w:tcPr>
          <w:p w14:paraId="29117BA5" w14:textId="77777777" w:rsidR="00112D53" w:rsidRPr="00F5142E" w:rsidRDefault="00112D53" w:rsidP="004C110F">
            <w:pPr>
              <w:autoSpaceDE w:val="0"/>
              <w:autoSpaceDN w:val="0"/>
              <w:adjustRightInd w:val="0"/>
              <w:spacing w:after="120"/>
              <w:rPr>
                <w:b/>
                <w:snapToGrid w:val="0"/>
              </w:rPr>
            </w:pPr>
            <w:r w:rsidRPr="00F5142E">
              <w:rPr>
                <w:b/>
                <w:snapToGrid w:val="0"/>
              </w:rPr>
              <w:t>Data ID</w:t>
            </w:r>
          </w:p>
          <w:p w14:paraId="1EC12F9A" w14:textId="77777777" w:rsidR="00112D53" w:rsidRPr="005B761C" w:rsidRDefault="00112D53" w:rsidP="001E7285">
            <w:pPr>
              <w:autoSpaceDE w:val="0"/>
              <w:autoSpaceDN w:val="0"/>
              <w:adjustRightInd w:val="0"/>
              <w:rPr>
                <w:snapToGrid w:val="0"/>
              </w:rPr>
            </w:pPr>
            <w:r>
              <w:rPr>
                <w:snapToGrid w:val="0"/>
              </w:rPr>
              <w:t>+VN</w:t>
            </w:r>
            <w:r w:rsidRPr="005B761C">
              <w:rPr>
                <w:snapToGrid w:val="0"/>
              </w:rPr>
              <w:t xml:space="preserve"> = </w:t>
            </w:r>
            <w:r>
              <w:rPr>
                <w:snapToGrid w:val="0"/>
              </w:rPr>
              <w:t>Version Number</w:t>
            </w:r>
            <w:r w:rsidRPr="005B761C">
              <w:rPr>
                <w:snapToGrid w:val="0"/>
              </w:rPr>
              <w:t xml:space="preserve"> (</w:t>
            </w:r>
            <w:r>
              <w:rPr>
                <w:snapToGrid w:val="0"/>
              </w:rPr>
              <w:t>custom data ID</w:t>
            </w:r>
            <w:r w:rsidRPr="005B761C">
              <w:rPr>
                <w:snapToGrid w:val="0"/>
              </w:rPr>
              <w:t>)</w:t>
            </w:r>
          </w:p>
          <w:p w14:paraId="744BE56F" w14:textId="77777777" w:rsidR="00112D53" w:rsidRPr="00F5142E" w:rsidRDefault="00112D53" w:rsidP="00112D53">
            <w:pPr>
              <w:autoSpaceDE w:val="0"/>
              <w:autoSpaceDN w:val="0"/>
              <w:adjustRightInd w:val="0"/>
              <w:rPr>
                <w:b/>
                <w:snapToGrid w:val="0"/>
              </w:rPr>
            </w:pPr>
          </w:p>
        </w:tc>
      </w:tr>
      <w:tr w:rsidR="001E7285" w:rsidRPr="00106494" w14:paraId="30FCBA9C" w14:textId="77777777" w:rsidTr="000B2341">
        <w:tc>
          <w:tcPr>
            <w:tcW w:w="1183" w:type="dxa"/>
          </w:tcPr>
          <w:p w14:paraId="0AA795AD" w14:textId="77777777" w:rsidR="001E7285" w:rsidRPr="00112D53" w:rsidRDefault="001E7285" w:rsidP="000B2341">
            <w:pPr>
              <w:pStyle w:val="BodyText2"/>
              <w:jc w:val="center"/>
              <w:rPr>
                <w:color w:val="auto"/>
              </w:rPr>
            </w:pPr>
          </w:p>
        </w:tc>
        <w:tc>
          <w:tcPr>
            <w:tcW w:w="1059" w:type="dxa"/>
          </w:tcPr>
          <w:p w14:paraId="5A25CD63" w14:textId="77777777" w:rsidR="001E7285" w:rsidRPr="00112D53" w:rsidRDefault="001E7285" w:rsidP="000B2341">
            <w:pPr>
              <w:pStyle w:val="BodyText2"/>
              <w:jc w:val="center"/>
              <w:rPr>
                <w:color w:val="auto"/>
              </w:rPr>
            </w:pPr>
            <w:r w:rsidRPr="001E7285">
              <w:rPr>
                <w:color w:val="auto"/>
              </w:rPr>
              <w:t>2</w:t>
            </w:r>
          </w:p>
        </w:tc>
        <w:tc>
          <w:tcPr>
            <w:tcW w:w="7113" w:type="dxa"/>
          </w:tcPr>
          <w:p w14:paraId="77452A00" w14:textId="77777777" w:rsidR="001E7285" w:rsidRPr="004C110F" w:rsidRDefault="001E7285" w:rsidP="004C110F">
            <w:pPr>
              <w:autoSpaceDE w:val="0"/>
              <w:autoSpaceDN w:val="0"/>
              <w:adjustRightInd w:val="0"/>
              <w:spacing w:after="120"/>
              <w:rPr>
                <w:b/>
                <w:bCs/>
                <w:snapToGrid w:val="0"/>
              </w:rPr>
            </w:pPr>
            <w:r w:rsidRPr="004C110F">
              <w:rPr>
                <w:b/>
                <w:bCs/>
                <w:snapToGrid w:val="0"/>
              </w:rPr>
              <w:t>Data Length</w:t>
            </w:r>
          </w:p>
          <w:p w14:paraId="33693671" w14:textId="77777777" w:rsidR="001E7285" w:rsidRDefault="001E7285" w:rsidP="001E7285">
            <w:pPr>
              <w:autoSpaceDE w:val="0"/>
              <w:autoSpaceDN w:val="0"/>
              <w:adjustRightInd w:val="0"/>
              <w:rPr>
                <w:snapToGrid w:val="0"/>
              </w:rPr>
            </w:pPr>
            <w:r w:rsidRPr="005B761C">
              <w:rPr>
                <w:snapToGrid w:val="0"/>
              </w:rPr>
              <w:t>Length of the following field.</w:t>
            </w:r>
          </w:p>
          <w:p w14:paraId="665A4B04" w14:textId="77777777" w:rsidR="001E7285" w:rsidRPr="00F5142E" w:rsidRDefault="001E7285" w:rsidP="001E7285">
            <w:pPr>
              <w:autoSpaceDE w:val="0"/>
              <w:autoSpaceDN w:val="0"/>
              <w:adjustRightInd w:val="0"/>
              <w:rPr>
                <w:b/>
                <w:snapToGrid w:val="0"/>
              </w:rPr>
            </w:pPr>
          </w:p>
        </w:tc>
      </w:tr>
      <w:tr w:rsidR="001E7285" w:rsidRPr="00106494" w14:paraId="0DFBED07" w14:textId="77777777" w:rsidTr="000B2341">
        <w:tc>
          <w:tcPr>
            <w:tcW w:w="1183" w:type="dxa"/>
          </w:tcPr>
          <w:p w14:paraId="6A8FCA8F" w14:textId="77777777" w:rsidR="001E7285" w:rsidRPr="00112D53" w:rsidRDefault="001E7285" w:rsidP="000B2341">
            <w:pPr>
              <w:pStyle w:val="BodyText2"/>
              <w:jc w:val="center"/>
              <w:rPr>
                <w:color w:val="auto"/>
              </w:rPr>
            </w:pPr>
          </w:p>
        </w:tc>
        <w:tc>
          <w:tcPr>
            <w:tcW w:w="1059" w:type="dxa"/>
          </w:tcPr>
          <w:p w14:paraId="295AD2A0" w14:textId="77777777" w:rsidR="001E7285" w:rsidRPr="001E7285" w:rsidRDefault="001E7285" w:rsidP="000B2341">
            <w:pPr>
              <w:pStyle w:val="BodyText2"/>
              <w:jc w:val="center"/>
              <w:rPr>
                <w:color w:val="auto"/>
              </w:rPr>
            </w:pPr>
            <w:r w:rsidRPr="001E7285">
              <w:rPr>
                <w:color w:val="auto"/>
              </w:rPr>
              <w:t>2</w:t>
            </w:r>
          </w:p>
        </w:tc>
        <w:tc>
          <w:tcPr>
            <w:tcW w:w="7113" w:type="dxa"/>
          </w:tcPr>
          <w:p w14:paraId="1C4F1593" w14:textId="77777777" w:rsidR="001E7285" w:rsidRPr="004C110F" w:rsidRDefault="001E7285" w:rsidP="004C110F">
            <w:pPr>
              <w:autoSpaceDE w:val="0"/>
              <w:autoSpaceDN w:val="0"/>
              <w:adjustRightInd w:val="0"/>
              <w:spacing w:after="120"/>
              <w:rPr>
                <w:b/>
                <w:bCs/>
                <w:snapToGrid w:val="0"/>
              </w:rPr>
            </w:pPr>
            <w:r w:rsidRPr="004C110F">
              <w:rPr>
                <w:b/>
                <w:bCs/>
                <w:snapToGrid w:val="0"/>
              </w:rPr>
              <w:t>Version Number</w:t>
            </w:r>
          </w:p>
          <w:p w14:paraId="20FB6CE4" w14:textId="77777777" w:rsidR="001E7285" w:rsidRDefault="001E7285" w:rsidP="001E7285">
            <w:pPr>
              <w:autoSpaceDE w:val="0"/>
              <w:autoSpaceDN w:val="0"/>
              <w:adjustRightInd w:val="0"/>
              <w:rPr>
                <w:snapToGrid w:val="0"/>
              </w:rPr>
            </w:pPr>
            <w:r>
              <w:rPr>
                <w:snapToGrid w:val="0"/>
              </w:rPr>
              <w:t>Card Present Data – Goods Sold version. Valid numbers include:</w:t>
            </w:r>
          </w:p>
          <w:p w14:paraId="688D1B0D" w14:textId="77777777" w:rsidR="001E7285" w:rsidRPr="005B761C" w:rsidRDefault="001E7285" w:rsidP="001E7285">
            <w:pPr>
              <w:autoSpaceDE w:val="0"/>
              <w:autoSpaceDN w:val="0"/>
              <w:adjustRightInd w:val="0"/>
              <w:rPr>
                <w:snapToGrid w:val="0"/>
              </w:rPr>
            </w:pPr>
            <w:r>
              <w:rPr>
                <w:snapToGrid w:val="0"/>
              </w:rPr>
              <w:t>01 – Version 1</w:t>
            </w:r>
          </w:p>
          <w:p w14:paraId="0853B2B8" w14:textId="77777777" w:rsidR="001E7285" w:rsidRPr="005B761C" w:rsidRDefault="001E7285" w:rsidP="001E7285">
            <w:pPr>
              <w:autoSpaceDE w:val="0"/>
              <w:autoSpaceDN w:val="0"/>
              <w:adjustRightInd w:val="0"/>
              <w:rPr>
                <w:snapToGrid w:val="0"/>
              </w:rPr>
            </w:pPr>
          </w:p>
        </w:tc>
      </w:tr>
      <w:tr w:rsidR="001E7285" w:rsidRPr="00106494" w14:paraId="47B91975" w14:textId="77777777" w:rsidTr="000B2341">
        <w:tc>
          <w:tcPr>
            <w:tcW w:w="1183" w:type="dxa"/>
          </w:tcPr>
          <w:p w14:paraId="14C0D127" w14:textId="77777777" w:rsidR="001E7285" w:rsidRPr="00112D53" w:rsidRDefault="001E7285" w:rsidP="000B2341">
            <w:pPr>
              <w:pStyle w:val="BodyText2"/>
              <w:jc w:val="center"/>
              <w:rPr>
                <w:color w:val="auto"/>
              </w:rPr>
            </w:pPr>
          </w:p>
        </w:tc>
        <w:tc>
          <w:tcPr>
            <w:tcW w:w="1059" w:type="dxa"/>
          </w:tcPr>
          <w:p w14:paraId="44249411" w14:textId="77777777" w:rsidR="001E7285" w:rsidRPr="001E7285" w:rsidRDefault="001E7285" w:rsidP="000B2341">
            <w:pPr>
              <w:pStyle w:val="BodyText2"/>
              <w:jc w:val="center"/>
              <w:rPr>
                <w:color w:val="auto"/>
              </w:rPr>
            </w:pPr>
            <w:r w:rsidRPr="001E7285">
              <w:rPr>
                <w:color w:val="auto"/>
              </w:rPr>
              <w:t>3</w:t>
            </w:r>
          </w:p>
        </w:tc>
        <w:tc>
          <w:tcPr>
            <w:tcW w:w="7113" w:type="dxa"/>
          </w:tcPr>
          <w:p w14:paraId="4A513448" w14:textId="77777777" w:rsidR="001E7285" w:rsidRPr="00F5142E" w:rsidRDefault="001E7285" w:rsidP="004C110F">
            <w:pPr>
              <w:autoSpaceDE w:val="0"/>
              <w:autoSpaceDN w:val="0"/>
              <w:adjustRightInd w:val="0"/>
              <w:spacing w:after="120"/>
              <w:rPr>
                <w:b/>
                <w:snapToGrid w:val="0"/>
              </w:rPr>
            </w:pPr>
            <w:r w:rsidRPr="00F5142E">
              <w:rPr>
                <w:b/>
                <w:snapToGrid w:val="0"/>
              </w:rPr>
              <w:t>Data ID</w:t>
            </w:r>
          </w:p>
          <w:p w14:paraId="284F7B69" w14:textId="77777777" w:rsidR="001E7285" w:rsidRDefault="001E7285" w:rsidP="001E7285">
            <w:pPr>
              <w:autoSpaceDE w:val="0"/>
              <w:autoSpaceDN w:val="0"/>
              <w:adjustRightInd w:val="0"/>
              <w:rPr>
                <w:snapToGrid w:val="0"/>
              </w:rPr>
            </w:pPr>
            <w:r>
              <w:rPr>
                <w:snapToGrid w:val="0"/>
              </w:rPr>
              <w:t xml:space="preserve">GS~ = Goods Sold Code </w:t>
            </w:r>
            <w:r w:rsidRPr="005B761C">
              <w:rPr>
                <w:snapToGrid w:val="0"/>
              </w:rPr>
              <w:t>(~ = blank character</w:t>
            </w:r>
            <w:r>
              <w:rPr>
                <w:snapToGrid w:val="0"/>
              </w:rPr>
              <w:t>)</w:t>
            </w:r>
          </w:p>
          <w:p w14:paraId="0C3E290A" w14:textId="77777777" w:rsidR="001E7285" w:rsidRDefault="001E7285" w:rsidP="001E7285">
            <w:pPr>
              <w:autoSpaceDE w:val="0"/>
              <w:autoSpaceDN w:val="0"/>
              <w:adjustRightInd w:val="0"/>
              <w:rPr>
                <w:snapToGrid w:val="0"/>
              </w:rPr>
            </w:pPr>
          </w:p>
        </w:tc>
      </w:tr>
      <w:tr w:rsidR="001E7285" w:rsidRPr="00106494" w14:paraId="0E7EA5C3" w14:textId="77777777" w:rsidTr="000B2341">
        <w:tc>
          <w:tcPr>
            <w:tcW w:w="1183" w:type="dxa"/>
          </w:tcPr>
          <w:p w14:paraId="23127985" w14:textId="77777777" w:rsidR="001E7285" w:rsidRPr="00112D53" w:rsidRDefault="001E7285" w:rsidP="000B2341">
            <w:pPr>
              <w:pStyle w:val="BodyText2"/>
              <w:jc w:val="center"/>
              <w:rPr>
                <w:color w:val="auto"/>
              </w:rPr>
            </w:pPr>
          </w:p>
        </w:tc>
        <w:tc>
          <w:tcPr>
            <w:tcW w:w="1059" w:type="dxa"/>
          </w:tcPr>
          <w:p w14:paraId="16CC98E5" w14:textId="77777777" w:rsidR="001E7285" w:rsidRPr="001E7285" w:rsidRDefault="001E7285" w:rsidP="000B2341">
            <w:pPr>
              <w:pStyle w:val="BodyText2"/>
              <w:jc w:val="center"/>
              <w:rPr>
                <w:color w:val="auto"/>
              </w:rPr>
            </w:pPr>
            <w:r w:rsidRPr="001E7285">
              <w:rPr>
                <w:color w:val="auto"/>
              </w:rPr>
              <w:t>2</w:t>
            </w:r>
          </w:p>
        </w:tc>
        <w:tc>
          <w:tcPr>
            <w:tcW w:w="7113" w:type="dxa"/>
          </w:tcPr>
          <w:p w14:paraId="421237CC" w14:textId="77777777" w:rsidR="001E7285" w:rsidRPr="004C110F" w:rsidRDefault="001E7285" w:rsidP="004C110F">
            <w:pPr>
              <w:autoSpaceDE w:val="0"/>
              <w:autoSpaceDN w:val="0"/>
              <w:adjustRightInd w:val="0"/>
              <w:spacing w:after="120"/>
              <w:rPr>
                <w:b/>
                <w:bCs/>
                <w:snapToGrid w:val="0"/>
              </w:rPr>
            </w:pPr>
            <w:r w:rsidRPr="004C110F">
              <w:rPr>
                <w:b/>
                <w:bCs/>
                <w:snapToGrid w:val="0"/>
              </w:rPr>
              <w:t>Data Length</w:t>
            </w:r>
          </w:p>
          <w:p w14:paraId="4FF36633" w14:textId="77777777" w:rsidR="001E7285" w:rsidRDefault="001E7285" w:rsidP="001E7285">
            <w:pPr>
              <w:autoSpaceDE w:val="0"/>
              <w:autoSpaceDN w:val="0"/>
              <w:adjustRightInd w:val="0"/>
              <w:rPr>
                <w:snapToGrid w:val="0"/>
              </w:rPr>
            </w:pPr>
            <w:r>
              <w:rPr>
                <w:snapToGrid w:val="0"/>
              </w:rPr>
              <w:t>Length of the following field</w:t>
            </w:r>
          </w:p>
          <w:p w14:paraId="47A48B3E" w14:textId="77777777" w:rsidR="001E7285" w:rsidRPr="00F5142E" w:rsidRDefault="001E7285" w:rsidP="001E7285">
            <w:pPr>
              <w:autoSpaceDE w:val="0"/>
              <w:autoSpaceDN w:val="0"/>
              <w:adjustRightInd w:val="0"/>
              <w:rPr>
                <w:b/>
                <w:snapToGrid w:val="0"/>
              </w:rPr>
            </w:pPr>
          </w:p>
        </w:tc>
      </w:tr>
      <w:tr w:rsidR="001E7285" w:rsidRPr="00106494" w14:paraId="02C9C364" w14:textId="77777777" w:rsidTr="000B2341">
        <w:tc>
          <w:tcPr>
            <w:tcW w:w="1183" w:type="dxa"/>
          </w:tcPr>
          <w:p w14:paraId="2BA9F452" w14:textId="77777777" w:rsidR="001E7285" w:rsidRPr="00112D53" w:rsidRDefault="001E7285" w:rsidP="000B2341">
            <w:pPr>
              <w:pStyle w:val="BodyText2"/>
              <w:jc w:val="center"/>
              <w:rPr>
                <w:color w:val="auto"/>
              </w:rPr>
            </w:pPr>
          </w:p>
        </w:tc>
        <w:tc>
          <w:tcPr>
            <w:tcW w:w="1059" w:type="dxa"/>
          </w:tcPr>
          <w:p w14:paraId="320EB665" w14:textId="77777777" w:rsidR="001E7285" w:rsidRPr="001E7285" w:rsidRDefault="001E7285" w:rsidP="000B2341">
            <w:pPr>
              <w:pStyle w:val="BodyText2"/>
              <w:jc w:val="center"/>
              <w:rPr>
                <w:color w:val="auto"/>
              </w:rPr>
            </w:pPr>
            <w:r w:rsidRPr="001E7285">
              <w:rPr>
                <w:color w:val="auto"/>
              </w:rPr>
              <w:t>4</w:t>
            </w:r>
          </w:p>
        </w:tc>
        <w:tc>
          <w:tcPr>
            <w:tcW w:w="7113" w:type="dxa"/>
          </w:tcPr>
          <w:p w14:paraId="79781AE7" w14:textId="77777777" w:rsidR="001E7285" w:rsidRPr="004C110F" w:rsidRDefault="001E7285" w:rsidP="004C110F">
            <w:pPr>
              <w:autoSpaceDE w:val="0"/>
              <w:autoSpaceDN w:val="0"/>
              <w:adjustRightInd w:val="0"/>
              <w:spacing w:after="120"/>
              <w:rPr>
                <w:b/>
                <w:bCs/>
                <w:snapToGrid w:val="0"/>
              </w:rPr>
            </w:pPr>
            <w:r w:rsidRPr="004C110F">
              <w:rPr>
                <w:b/>
                <w:bCs/>
                <w:snapToGrid w:val="0"/>
              </w:rPr>
              <w:t>Goods Sold Product Code</w:t>
            </w:r>
          </w:p>
          <w:p w14:paraId="0FAD046F" w14:textId="77777777" w:rsidR="001E7285" w:rsidRDefault="001E7285" w:rsidP="001E7285">
            <w:pPr>
              <w:autoSpaceDE w:val="0"/>
              <w:autoSpaceDN w:val="0"/>
              <w:adjustRightInd w:val="0"/>
              <w:rPr>
                <w:snapToGrid w:val="0"/>
              </w:rPr>
            </w:pPr>
            <w:r>
              <w:rPr>
                <w:snapToGrid w:val="0"/>
              </w:rPr>
              <w:t>Four byte goods product indicator code. Valid codes include:</w:t>
            </w:r>
          </w:p>
          <w:p w14:paraId="7B8FDB2E" w14:textId="77777777" w:rsidR="001E7285" w:rsidRDefault="001E7285" w:rsidP="001E7285">
            <w:pPr>
              <w:autoSpaceDE w:val="0"/>
              <w:autoSpaceDN w:val="0"/>
              <w:adjustRightInd w:val="0"/>
              <w:rPr>
                <w:snapToGrid w:val="0"/>
              </w:rPr>
            </w:pPr>
          </w:p>
          <w:p w14:paraId="58D87124" w14:textId="77777777" w:rsidR="001E7285" w:rsidRDefault="001E7285" w:rsidP="001E7285">
            <w:pPr>
              <w:autoSpaceDE w:val="0"/>
              <w:autoSpaceDN w:val="0"/>
              <w:adjustRightInd w:val="0"/>
              <w:rPr>
                <w:snapToGrid w:val="0"/>
              </w:rPr>
            </w:pPr>
            <w:r>
              <w:rPr>
                <w:snapToGrid w:val="0"/>
              </w:rPr>
              <w:t>1000 = Gift Card</w:t>
            </w:r>
          </w:p>
          <w:p w14:paraId="02794E9E" w14:textId="77777777" w:rsidR="001E7285" w:rsidRDefault="001E7285" w:rsidP="001E7285">
            <w:pPr>
              <w:autoSpaceDE w:val="0"/>
              <w:autoSpaceDN w:val="0"/>
              <w:adjustRightInd w:val="0"/>
              <w:rPr>
                <w:snapToGrid w:val="0"/>
              </w:rPr>
            </w:pPr>
          </w:p>
        </w:tc>
      </w:tr>
    </w:tbl>
    <w:p w14:paraId="11598B74" w14:textId="77777777" w:rsidR="0084340B" w:rsidRDefault="0084340B" w:rsidP="00A27505">
      <w:pPr>
        <w:autoSpaceDE w:val="0"/>
        <w:autoSpaceDN w:val="0"/>
        <w:adjustRightInd w:val="0"/>
        <w:ind w:left="720"/>
        <w:rPr>
          <w:snapToGrid w:val="0"/>
        </w:rPr>
      </w:pPr>
    </w:p>
    <w:p w14:paraId="3347AD7D" w14:textId="77777777" w:rsidR="00F5142E" w:rsidRDefault="00F5142E" w:rsidP="00A27505">
      <w:pPr>
        <w:pStyle w:val="BodyText2"/>
        <w:ind w:left="720"/>
        <w:rPr>
          <w:b/>
          <w:bCs/>
          <w:color w:val="auto"/>
        </w:rPr>
      </w:pPr>
      <w:r>
        <w:rPr>
          <w:b/>
          <w:bCs/>
          <w:color w:val="auto"/>
        </w:rPr>
        <w:t>For use in Host 1 messages only.</w:t>
      </w:r>
    </w:p>
    <w:p w14:paraId="5FD76A25" w14:textId="77777777" w:rsidR="00F5142E" w:rsidRDefault="00F5142E" w:rsidP="00A27505">
      <w:pPr>
        <w:pStyle w:val="BodyText2"/>
        <w:ind w:left="720"/>
        <w:rPr>
          <w:b/>
          <w:bCs/>
          <w:color w:val="auto"/>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1E7285" w14:paraId="28D7ED72" w14:textId="77777777" w:rsidTr="000B2341">
        <w:tc>
          <w:tcPr>
            <w:tcW w:w="2335" w:type="dxa"/>
          </w:tcPr>
          <w:p w14:paraId="660FFDFB" w14:textId="77777777" w:rsidR="001E7285" w:rsidRDefault="001E7285" w:rsidP="000B2341">
            <w:pPr>
              <w:spacing w:after="120"/>
              <w:rPr>
                <w:b/>
                <w:snapToGrid w:val="0"/>
              </w:rPr>
            </w:pPr>
            <w:r>
              <w:rPr>
                <w:b/>
                <w:snapToGrid w:val="0"/>
              </w:rPr>
              <w:t>Request</w:t>
            </w:r>
          </w:p>
        </w:tc>
        <w:tc>
          <w:tcPr>
            <w:tcW w:w="7105" w:type="dxa"/>
          </w:tcPr>
          <w:p w14:paraId="0E8F7FA5" w14:textId="77777777" w:rsidR="001E7285" w:rsidRDefault="001E7285" w:rsidP="000B2341">
            <w:pPr>
              <w:autoSpaceDE w:val="0"/>
              <w:autoSpaceDN w:val="0"/>
              <w:adjustRightInd w:val="0"/>
            </w:pPr>
            <w:r>
              <w:t>Optional. Variable length of up to 300 bytes, depending upon the Additional Data field definition used.</w:t>
            </w:r>
          </w:p>
          <w:p w14:paraId="3220A147" w14:textId="77777777" w:rsidR="001E7285" w:rsidRDefault="001E7285" w:rsidP="000B2341">
            <w:pPr>
              <w:autoSpaceDE w:val="0"/>
              <w:autoSpaceDN w:val="0"/>
              <w:adjustRightInd w:val="0"/>
              <w:rPr>
                <w:b/>
                <w:snapToGrid w:val="0"/>
              </w:rPr>
            </w:pPr>
          </w:p>
        </w:tc>
      </w:tr>
      <w:tr w:rsidR="001E7285" w14:paraId="252DE9E3" w14:textId="77777777" w:rsidTr="000B2341">
        <w:tc>
          <w:tcPr>
            <w:tcW w:w="2335" w:type="dxa"/>
          </w:tcPr>
          <w:p w14:paraId="7EBD0148" w14:textId="77777777" w:rsidR="001E7285" w:rsidRDefault="001E7285" w:rsidP="000B2341">
            <w:pPr>
              <w:spacing w:after="120"/>
              <w:rPr>
                <w:b/>
                <w:snapToGrid w:val="0"/>
              </w:rPr>
            </w:pPr>
            <w:r>
              <w:rPr>
                <w:b/>
                <w:snapToGrid w:val="0"/>
              </w:rPr>
              <w:t>Response</w:t>
            </w:r>
          </w:p>
        </w:tc>
        <w:tc>
          <w:tcPr>
            <w:tcW w:w="7105" w:type="dxa"/>
          </w:tcPr>
          <w:p w14:paraId="33E72350" w14:textId="77777777" w:rsidR="001E7285" w:rsidRDefault="001E7285" w:rsidP="000B2341">
            <w:r>
              <w:t>Not applicable.</w:t>
            </w:r>
          </w:p>
          <w:p w14:paraId="45428D27" w14:textId="77777777" w:rsidR="001E7285" w:rsidRPr="008F0357" w:rsidRDefault="001E7285" w:rsidP="000B2341">
            <w:pPr>
              <w:rPr>
                <w:b/>
                <w:bCs/>
                <w:snapToGrid w:val="0"/>
              </w:rPr>
            </w:pPr>
          </w:p>
        </w:tc>
      </w:tr>
      <w:tr w:rsidR="001E7285" w14:paraId="08D9AFC0" w14:textId="77777777" w:rsidTr="000B2341">
        <w:tc>
          <w:tcPr>
            <w:tcW w:w="2335" w:type="dxa"/>
          </w:tcPr>
          <w:p w14:paraId="6D725F56" w14:textId="77777777" w:rsidR="001E7285" w:rsidRDefault="001E7285" w:rsidP="000B2341">
            <w:pPr>
              <w:spacing w:after="120"/>
              <w:rPr>
                <w:b/>
                <w:snapToGrid w:val="0"/>
              </w:rPr>
            </w:pPr>
            <w:r w:rsidRPr="00FB4BC9">
              <w:rPr>
                <w:rFonts w:cs="Arial"/>
                <w:b/>
                <w:bCs/>
                <w:lang w:val="en-CA"/>
              </w:rPr>
              <w:t>Internal Field</w:t>
            </w:r>
          </w:p>
        </w:tc>
        <w:tc>
          <w:tcPr>
            <w:tcW w:w="7105" w:type="dxa"/>
          </w:tcPr>
          <w:p w14:paraId="57C05715" w14:textId="77777777" w:rsidR="001E7285" w:rsidRDefault="001E7285" w:rsidP="000B2341">
            <w:pPr>
              <w:rPr>
                <w:b/>
                <w:snapToGrid w:val="0"/>
              </w:rPr>
            </w:pPr>
            <w:r w:rsidRPr="00113BD8">
              <w:rPr>
                <w:lang w:val="en-CA"/>
              </w:rPr>
              <w:t>American Express Additional Data token</w:t>
            </w:r>
          </w:p>
        </w:tc>
      </w:tr>
    </w:tbl>
    <w:p w14:paraId="22381A8A" w14:textId="77777777" w:rsidR="001E7285" w:rsidRDefault="001E7285" w:rsidP="00A27505">
      <w:pPr>
        <w:pStyle w:val="BodyText2"/>
        <w:ind w:left="720"/>
        <w:rPr>
          <w:b/>
          <w:bCs/>
          <w:color w:val="auto"/>
        </w:rPr>
      </w:pPr>
    </w:p>
    <w:p w14:paraId="5D5EE60A" w14:textId="77777777" w:rsidR="000C5121" w:rsidRDefault="000C5121" w:rsidP="00A27505">
      <w:pPr>
        <w:pStyle w:val="BodyText2"/>
        <w:ind w:left="720"/>
        <w:rPr>
          <w:b/>
          <w:bCs/>
          <w:color w:val="auto"/>
        </w:rPr>
      </w:pPr>
    </w:p>
    <w:p w14:paraId="1CABF988" w14:textId="77777777" w:rsidR="00FC1F32" w:rsidRDefault="00FC1F32" w:rsidP="00847896">
      <w:pPr>
        <w:pStyle w:val="Heading2"/>
      </w:pPr>
      <w:bookmarkStart w:id="2706" w:name="_Toc30407745"/>
      <w:bookmarkStart w:id="2707" w:name="_Toc126079310"/>
      <w:r>
        <w:t>SFID q –</w:t>
      </w:r>
      <w:r w:rsidR="00974445">
        <w:t xml:space="preserve"> EMV Supplementary Request Data</w:t>
      </w:r>
      <w:bookmarkEnd w:id="2706"/>
      <w:bookmarkEnd w:id="2707"/>
    </w:p>
    <w:p w14:paraId="0C909F77" w14:textId="77777777" w:rsidR="00552B3B" w:rsidRPr="003F094C" w:rsidRDefault="007934C3" w:rsidP="00974445">
      <w:pPr>
        <w:pStyle w:val="BodyText2"/>
        <w:ind w:left="720"/>
        <w:rPr>
          <w:color w:val="auto"/>
        </w:rPr>
      </w:pPr>
      <w:r w:rsidRPr="003F094C">
        <w:rPr>
          <w:color w:val="auto"/>
        </w:rPr>
        <w:t>The EMV Supplementary Request Data field contains supplementary EMV</w:t>
      </w:r>
      <w:r>
        <w:rPr>
          <w:color w:val="auto"/>
        </w:rPr>
        <w:t xml:space="preserve"> </w:t>
      </w:r>
      <w:r w:rsidRPr="003F094C">
        <w:rPr>
          <w:color w:val="auto"/>
        </w:rPr>
        <w:t xml:space="preserve">data. This subfield is optional for </w:t>
      </w:r>
      <w:r w:rsidR="00C916CA">
        <w:rPr>
          <w:color w:val="auto"/>
        </w:rPr>
        <w:t>most</w:t>
      </w:r>
      <w:r w:rsidRPr="003F094C">
        <w:rPr>
          <w:color w:val="auto"/>
        </w:rPr>
        <w:t xml:space="preserve"> transaction requests</w:t>
      </w:r>
      <w:r w:rsidR="00C916CA">
        <w:rPr>
          <w:color w:val="auto"/>
        </w:rPr>
        <w:t xml:space="preserve">. EMV Supplementary data must be sent in a </w:t>
      </w:r>
      <w:r w:rsidR="003B717F">
        <w:rPr>
          <w:color w:val="auto"/>
        </w:rPr>
        <w:t xml:space="preserve">Visa or </w:t>
      </w:r>
      <w:r w:rsidR="00C916CA">
        <w:rPr>
          <w:color w:val="auto"/>
        </w:rPr>
        <w:t xml:space="preserve">MasterCard Contactless transaction </w:t>
      </w:r>
      <w:r w:rsidR="00C916CA" w:rsidRPr="00775E51">
        <w:rPr>
          <w:b/>
          <w:color w:val="auto"/>
        </w:rPr>
        <w:t>when data is received by the POS</w:t>
      </w:r>
      <w:r w:rsidRPr="00775E51">
        <w:rPr>
          <w:b/>
          <w:color w:val="auto"/>
        </w:rPr>
        <w:t>.</w:t>
      </w:r>
      <w:r w:rsidRPr="003F094C">
        <w:rPr>
          <w:color w:val="auto"/>
        </w:rPr>
        <w:t xml:space="preserve"> The</w:t>
      </w:r>
      <w:r>
        <w:rPr>
          <w:color w:val="auto"/>
        </w:rPr>
        <w:t xml:space="preserve"> </w:t>
      </w:r>
      <w:r w:rsidRPr="003F094C">
        <w:rPr>
          <w:color w:val="auto"/>
        </w:rPr>
        <w:t>subfield contains a Dataset ID, followed by a buffer containing a set of EMV data</w:t>
      </w:r>
      <w:r>
        <w:rPr>
          <w:color w:val="auto"/>
        </w:rPr>
        <w:t xml:space="preserve"> </w:t>
      </w:r>
      <w:r w:rsidRPr="003F094C">
        <w:rPr>
          <w:color w:val="auto"/>
        </w:rPr>
        <w:t>elements, formatted using the Basic Encoding Rules - Tag Length Value (BER</w:t>
      </w:r>
      <w:r>
        <w:rPr>
          <w:color w:val="auto"/>
        </w:rPr>
        <w:t>-</w:t>
      </w:r>
      <w:r w:rsidRPr="003F094C">
        <w:rPr>
          <w:color w:val="auto"/>
        </w:rPr>
        <w:t>TLV)</w:t>
      </w:r>
      <w:r>
        <w:rPr>
          <w:color w:val="auto"/>
        </w:rPr>
        <w:t xml:space="preserve"> </w:t>
      </w:r>
      <w:r w:rsidRPr="003F094C">
        <w:rPr>
          <w:color w:val="auto"/>
        </w:rPr>
        <w:t>technique.</w:t>
      </w:r>
      <w:r>
        <w:rPr>
          <w:color w:val="auto"/>
        </w:rPr>
        <w:t xml:space="preserve"> A description of the rules for coding BER-TLV Data Objects can be found in the EMVCo specifications.</w:t>
      </w:r>
      <w:r w:rsidR="00552B3B" w:rsidRPr="00552B3B">
        <w:rPr>
          <w:color w:val="auto"/>
        </w:rPr>
        <w:t xml:space="preserve"> </w:t>
      </w:r>
      <w:r w:rsidR="00552B3B" w:rsidRPr="00204A96">
        <w:rPr>
          <w:b/>
          <w:color w:val="auto"/>
        </w:rPr>
        <w:t>If EMV Supplementary Data cannot be read, SFID q must not be sent in the transaction.</w:t>
      </w:r>
    </w:p>
    <w:p w14:paraId="23424F88" w14:textId="77777777" w:rsidR="007934C3" w:rsidRDefault="007934C3" w:rsidP="007934C3">
      <w:pPr>
        <w:pStyle w:val="BodyText2"/>
        <w:rPr>
          <w:color w:val="auto"/>
        </w:rPr>
      </w:pPr>
    </w:p>
    <w:p w14:paraId="41F1C9D5" w14:textId="77777777" w:rsidR="007934C3" w:rsidRDefault="007934C3" w:rsidP="00974445">
      <w:pPr>
        <w:pStyle w:val="BodyText2"/>
        <w:ind w:left="720"/>
        <w:rPr>
          <w:color w:val="auto"/>
        </w:rPr>
      </w:pPr>
      <w:r w:rsidRPr="003F094C">
        <w:rPr>
          <w:color w:val="auto"/>
        </w:rPr>
        <w:t>For more information about the EMV data elements, refer to the MasterCard</w:t>
      </w:r>
      <w:r>
        <w:rPr>
          <w:color w:val="auto"/>
        </w:rPr>
        <w:t xml:space="preserve"> </w:t>
      </w:r>
      <w:r w:rsidRPr="003F094C">
        <w:rPr>
          <w:color w:val="auto"/>
        </w:rPr>
        <w:t>M/Chip or the Visa Smart Debit Credit (VSDC) documentation sets or the EMVCo</w:t>
      </w:r>
      <w:r>
        <w:rPr>
          <w:color w:val="auto"/>
        </w:rPr>
        <w:t xml:space="preserve"> </w:t>
      </w:r>
      <w:r w:rsidRPr="003F094C">
        <w:rPr>
          <w:color w:val="auto"/>
        </w:rPr>
        <w:t>specification.</w:t>
      </w:r>
    </w:p>
    <w:p w14:paraId="73D8B768" w14:textId="77777777" w:rsidR="007934C3" w:rsidRDefault="007934C3" w:rsidP="00974445">
      <w:pPr>
        <w:pStyle w:val="BodyText2"/>
        <w:ind w:left="720"/>
        <w:rPr>
          <w:color w:val="auto"/>
        </w:rPr>
      </w:pPr>
    </w:p>
    <w:p w14:paraId="5C01187A" w14:textId="77777777" w:rsidR="007934C3" w:rsidRPr="00043174" w:rsidRDefault="007934C3" w:rsidP="00974445">
      <w:pPr>
        <w:pStyle w:val="BodyText2"/>
        <w:ind w:left="720"/>
        <w:rPr>
          <w:b/>
          <w:color w:val="538135" w:themeColor="accent3"/>
        </w:rPr>
      </w:pPr>
      <w:r w:rsidRPr="00043174">
        <w:rPr>
          <w:b/>
          <w:color w:val="538135" w:themeColor="accent3"/>
        </w:rPr>
        <w:t>Binary Data Conversion</w:t>
      </w:r>
    </w:p>
    <w:p w14:paraId="3114D85D" w14:textId="77777777" w:rsidR="00357DC5" w:rsidRDefault="00357DC5" w:rsidP="00974445">
      <w:pPr>
        <w:pStyle w:val="BodyText2"/>
        <w:ind w:left="720"/>
        <w:rPr>
          <w:color w:val="auto"/>
        </w:rPr>
      </w:pPr>
    </w:p>
    <w:p w14:paraId="07BD2BAD" w14:textId="77777777" w:rsidR="007934C3" w:rsidRPr="007934C3" w:rsidRDefault="007934C3" w:rsidP="00974445">
      <w:pPr>
        <w:pStyle w:val="BodyText2"/>
        <w:ind w:left="720"/>
        <w:rPr>
          <w:color w:val="auto"/>
        </w:rPr>
      </w:pPr>
      <w:r w:rsidRPr="007934C3">
        <w:rPr>
          <w:color w:val="auto"/>
        </w:rPr>
        <w:t>All data in a</w:t>
      </w:r>
      <w:r>
        <w:rPr>
          <w:color w:val="auto"/>
        </w:rPr>
        <w:t xml:space="preserve"> Host 1</w:t>
      </w:r>
      <w:r w:rsidRPr="007934C3">
        <w:rPr>
          <w:color w:val="auto"/>
        </w:rPr>
        <w:t xml:space="preserve"> POS message must be in ASCII format. Binary data</w:t>
      </w:r>
      <w:r w:rsidR="000F672F">
        <w:rPr>
          <w:color w:val="auto"/>
        </w:rPr>
        <w:t xml:space="preserve"> </w:t>
      </w:r>
      <w:r w:rsidRPr="007934C3">
        <w:rPr>
          <w:color w:val="auto"/>
        </w:rPr>
        <w:t>used at the POS device must be converted into ASCII format before being included</w:t>
      </w:r>
      <w:r w:rsidR="00357DC5">
        <w:rPr>
          <w:color w:val="auto"/>
        </w:rPr>
        <w:t xml:space="preserve"> </w:t>
      </w:r>
      <w:r w:rsidRPr="007934C3">
        <w:rPr>
          <w:color w:val="auto"/>
        </w:rPr>
        <w:t>in a request message to the host. Hexadecimal</w:t>
      </w:r>
      <w:r w:rsidR="00357DC5">
        <w:rPr>
          <w:color w:val="auto"/>
        </w:rPr>
        <w:t xml:space="preserve"> </w:t>
      </w:r>
      <w:r w:rsidRPr="007934C3">
        <w:rPr>
          <w:color w:val="auto"/>
        </w:rPr>
        <w:t>characters are used to represent binary data in ASCII formatted messages as</w:t>
      </w:r>
      <w:r w:rsidR="00357DC5">
        <w:rPr>
          <w:color w:val="auto"/>
        </w:rPr>
        <w:t xml:space="preserve"> </w:t>
      </w:r>
      <w:r w:rsidRPr="007934C3">
        <w:rPr>
          <w:color w:val="auto"/>
        </w:rPr>
        <w:t>described below.</w:t>
      </w:r>
    </w:p>
    <w:p w14:paraId="7F412EB0" w14:textId="77777777" w:rsidR="007934C3" w:rsidRDefault="007934C3" w:rsidP="00974445">
      <w:pPr>
        <w:pStyle w:val="BodyText2"/>
        <w:ind w:left="720"/>
        <w:rPr>
          <w:color w:val="auto"/>
        </w:rPr>
      </w:pPr>
    </w:p>
    <w:p w14:paraId="02A9018A" w14:textId="77777777" w:rsidR="00357DC5" w:rsidRDefault="00357DC5" w:rsidP="00974445">
      <w:pPr>
        <w:pStyle w:val="BodyText2"/>
        <w:ind w:left="720"/>
        <w:rPr>
          <w:color w:val="auto"/>
        </w:rPr>
      </w:pPr>
      <w:r>
        <w:rPr>
          <w:color w:val="auto"/>
        </w:rPr>
        <w:t xml:space="preserve">As with other SFIDs containing </w:t>
      </w:r>
      <w:r w:rsidRPr="00357DC5">
        <w:rPr>
          <w:color w:val="auto"/>
        </w:rPr>
        <w:t>EMV request and response data</w:t>
      </w:r>
      <w:r>
        <w:rPr>
          <w:color w:val="auto"/>
        </w:rPr>
        <w:t xml:space="preserve"> SFID q</w:t>
      </w:r>
      <w:r w:rsidRPr="00357DC5">
        <w:rPr>
          <w:color w:val="auto"/>
        </w:rPr>
        <w:t xml:space="preserve"> contain</w:t>
      </w:r>
      <w:r>
        <w:rPr>
          <w:color w:val="auto"/>
        </w:rPr>
        <w:t>s</w:t>
      </w:r>
      <w:r w:rsidRPr="00357DC5">
        <w:rPr>
          <w:color w:val="auto"/>
        </w:rPr>
        <w:t xml:space="preserve"> binary data. For</w:t>
      </w:r>
      <w:r>
        <w:rPr>
          <w:color w:val="auto"/>
        </w:rPr>
        <w:t xml:space="preserve"> </w:t>
      </w:r>
      <w:r w:rsidRPr="00357DC5">
        <w:rPr>
          <w:color w:val="auto"/>
        </w:rPr>
        <w:t>conversion, the binary data is divided into groups of four bits. Each group of four</w:t>
      </w:r>
      <w:r>
        <w:rPr>
          <w:color w:val="auto"/>
        </w:rPr>
        <w:t xml:space="preserve"> </w:t>
      </w:r>
      <w:r w:rsidRPr="00357DC5">
        <w:rPr>
          <w:color w:val="auto"/>
        </w:rPr>
        <w:t>bits is assigned a hexadecimal (hex) character. Thus, eight bits of binary data is</w:t>
      </w:r>
      <w:r>
        <w:rPr>
          <w:color w:val="auto"/>
        </w:rPr>
        <w:t xml:space="preserve"> </w:t>
      </w:r>
      <w:r w:rsidRPr="00357DC5">
        <w:rPr>
          <w:color w:val="auto"/>
        </w:rPr>
        <w:t>represented by two hexadecimal characters. It is the hexadecimal characters that</w:t>
      </w:r>
      <w:r>
        <w:rPr>
          <w:color w:val="auto"/>
        </w:rPr>
        <w:t xml:space="preserve"> </w:t>
      </w:r>
      <w:r w:rsidRPr="00357DC5">
        <w:rPr>
          <w:color w:val="auto"/>
        </w:rPr>
        <w:t xml:space="preserve">are carried in the </w:t>
      </w:r>
      <w:r>
        <w:rPr>
          <w:color w:val="auto"/>
        </w:rPr>
        <w:t>Host 1</w:t>
      </w:r>
      <w:r w:rsidRPr="00357DC5">
        <w:rPr>
          <w:color w:val="auto"/>
        </w:rPr>
        <w:t xml:space="preserve"> message.</w:t>
      </w:r>
    </w:p>
    <w:p w14:paraId="28ACB851" w14:textId="77777777" w:rsidR="00357DC5" w:rsidRPr="00357DC5" w:rsidRDefault="00357DC5" w:rsidP="00974445">
      <w:pPr>
        <w:pStyle w:val="BodyText2"/>
        <w:ind w:left="720"/>
        <w:rPr>
          <w:color w:val="auto"/>
        </w:rPr>
      </w:pPr>
    </w:p>
    <w:p w14:paraId="0527C337" w14:textId="77777777" w:rsidR="00357DC5" w:rsidRDefault="00357DC5" w:rsidP="00974445">
      <w:pPr>
        <w:pStyle w:val="BodyText2"/>
        <w:ind w:left="720"/>
        <w:rPr>
          <w:color w:val="auto"/>
        </w:rPr>
      </w:pPr>
      <w:r w:rsidRPr="00357DC5">
        <w:rPr>
          <w:color w:val="auto"/>
        </w:rPr>
        <w:t>Each possible combination of the four bit values is assigned a hexadecimal</w:t>
      </w:r>
      <w:r>
        <w:rPr>
          <w:color w:val="auto"/>
        </w:rPr>
        <w:t xml:space="preserve"> </w:t>
      </w:r>
      <w:r w:rsidRPr="00357DC5">
        <w:rPr>
          <w:color w:val="auto"/>
        </w:rPr>
        <w:t>character value according to the following table.</w:t>
      </w:r>
    </w:p>
    <w:p w14:paraId="6178B98B" w14:textId="77777777" w:rsidR="00357DC5" w:rsidRDefault="00357DC5" w:rsidP="007934C3">
      <w:pPr>
        <w:pStyle w:val="BodyText2"/>
        <w:rPr>
          <w:color w:val="auto"/>
        </w:rPr>
      </w:pPr>
    </w:p>
    <w:tbl>
      <w:tblPr>
        <w:tblStyle w:val="TableGrid"/>
        <w:tblW w:w="0" w:type="auto"/>
        <w:jc w:val="center"/>
        <w:tblBorders>
          <w:left w:val="none" w:sz="0" w:space="0" w:color="auto"/>
          <w:right w:val="none" w:sz="0" w:space="0" w:color="auto"/>
        </w:tblBorders>
        <w:tblLook w:val="0420" w:firstRow="1" w:lastRow="0" w:firstColumn="0" w:lastColumn="0" w:noHBand="0" w:noVBand="1"/>
      </w:tblPr>
      <w:tblGrid>
        <w:gridCol w:w="1809"/>
        <w:gridCol w:w="1800"/>
        <w:gridCol w:w="2070"/>
        <w:gridCol w:w="2021"/>
      </w:tblGrid>
      <w:tr w:rsidR="007B652A" w14:paraId="2937017F" w14:textId="77777777" w:rsidTr="001E7285">
        <w:trPr>
          <w:tblHeader/>
          <w:jc w:val="center"/>
        </w:trPr>
        <w:tc>
          <w:tcPr>
            <w:tcW w:w="7700" w:type="dxa"/>
            <w:gridSpan w:val="4"/>
          </w:tcPr>
          <w:p w14:paraId="6F72FBE9" w14:textId="77777777" w:rsidR="007B652A" w:rsidRPr="008400FA" w:rsidRDefault="007B652A" w:rsidP="008400FA">
            <w:pPr>
              <w:pStyle w:val="BodyText2"/>
              <w:jc w:val="center"/>
              <w:rPr>
                <w:b/>
                <w:color w:val="auto"/>
              </w:rPr>
            </w:pPr>
            <w:r>
              <w:rPr>
                <w:b/>
                <w:color w:val="auto"/>
              </w:rPr>
              <w:lastRenderedPageBreak/>
              <w:t>Conversion Table</w:t>
            </w:r>
          </w:p>
        </w:tc>
      </w:tr>
      <w:tr w:rsidR="007B652A" w14:paraId="4A46FD0B" w14:textId="77777777" w:rsidTr="001E7285">
        <w:trPr>
          <w:tblHeader/>
          <w:jc w:val="center"/>
        </w:trPr>
        <w:tc>
          <w:tcPr>
            <w:tcW w:w="1809" w:type="dxa"/>
          </w:tcPr>
          <w:p w14:paraId="3E4135AF" w14:textId="77777777" w:rsidR="007B652A" w:rsidRPr="008400FA" w:rsidRDefault="00B207F0" w:rsidP="008400FA">
            <w:pPr>
              <w:pStyle w:val="BodyText2"/>
              <w:jc w:val="center"/>
              <w:rPr>
                <w:b/>
                <w:color w:val="auto"/>
              </w:rPr>
            </w:pPr>
            <w:r>
              <w:rPr>
                <w:b/>
                <w:color w:val="auto"/>
              </w:rPr>
              <w:t>Bit Value</w:t>
            </w:r>
          </w:p>
        </w:tc>
        <w:tc>
          <w:tcPr>
            <w:tcW w:w="1800" w:type="dxa"/>
          </w:tcPr>
          <w:p w14:paraId="66B55E87" w14:textId="77777777" w:rsidR="007B652A" w:rsidRPr="008400FA" w:rsidRDefault="00B207F0" w:rsidP="008400FA">
            <w:pPr>
              <w:pStyle w:val="BodyText2"/>
              <w:jc w:val="center"/>
              <w:rPr>
                <w:b/>
                <w:color w:val="auto"/>
              </w:rPr>
            </w:pPr>
            <w:r>
              <w:rPr>
                <w:b/>
                <w:color w:val="auto"/>
              </w:rPr>
              <w:t>Hex Value</w:t>
            </w:r>
          </w:p>
        </w:tc>
        <w:tc>
          <w:tcPr>
            <w:tcW w:w="2070" w:type="dxa"/>
          </w:tcPr>
          <w:p w14:paraId="56F846B8" w14:textId="77777777" w:rsidR="007B652A" w:rsidRPr="008400FA" w:rsidRDefault="00B207F0" w:rsidP="008400FA">
            <w:pPr>
              <w:pStyle w:val="BodyText2"/>
              <w:jc w:val="center"/>
              <w:rPr>
                <w:b/>
                <w:color w:val="auto"/>
              </w:rPr>
            </w:pPr>
            <w:r>
              <w:rPr>
                <w:b/>
                <w:color w:val="auto"/>
              </w:rPr>
              <w:t>Bit Value</w:t>
            </w:r>
          </w:p>
        </w:tc>
        <w:tc>
          <w:tcPr>
            <w:tcW w:w="2021" w:type="dxa"/>
          </w:tcPr>
          <w:p w14:paraId="0DBDED58" w14:textId="77777777" w:rsidR="007B652A" w:rsidRPr="008400FA" w:rsidRDefault="00B207F0" w:rsidP="008400FA">
            <w:pPr>
              <w:pStyle w:val="BodyText2"/>
              <w:jc w:val="center"/>
              <w:rPr>
                <w:b/>
                <w:color w:val="auto"/>
              </w:rPr>
            </w:pPr>
            <w:r>
              <w:rPr>
                <w:b/>
                <w:color w:val="auto"/>
              </w:rPr>
              <w:t>Hex Value</w:t>
            </w:r>
          </w:p>
        </w:tc>
      </w:tr>
      <w:tr w:rsidR="007B652A" w14:paraId="0D2579CC" w14:textId="77777777" w:rsidTr="001E7285">
        <w:trPr>
          <w:jc w:val="center"/>
        </w:trPr>
        <w:tc>
          <w:tcPr>
            <w:tcW w:w="1809" w:type="dxa"/>
          </w:tcPr>
          <w:p w14:paraId="2066720E" w14:textId="77777777" w:rsidR="007B652A" w:rsidRDefault="00B207F0" w:rsidP="008400FA">
            <w:pPr>
              <w:pStyle w:val="BodyText2"/>
              <w:jc w:val="center"/>
              <w:rPr>
                <w:color w:val="auto"/>
              </w:rPr>
            </w:pPr>
            <w:r>
              <w:rPr>
                <w:color w:val="auto"/>
              </w:rPr>
              <w:t>0000</w:t>
            </w:r>
          </w:p>
        </w:tc>
        <w:tc>
          <w:tcPr>
            <w:tcW w:w="1800" w:type="dxa"/>
          </w:tcPr>
          <w:p w14:paraId="15323B83" w14:textId="77777777" w:rsidR="007B652A" w:rsidRDefault="00B207F0" w:rsidP="008400FA">
            <w:pPr>
              <w:pStyle w:val="BodyText2"/>
              <w:jc w:val="center"/>
              <w:rPr>
                <w:color w:val="auto"/>
              </w:rPr>
            </w:pPr>
            <w:r>
              <w:rPr>
                <w:color w:val="auto"/>
              </w:rPr>
              <w:t>0</w:t>
            </w:r>
          </w:p>
        </w:tc>
        <w:tc>
          <w:tcPr>
            <w:tcW w:w="2070" w:type="dxa"/>
          </w:tcPr>
          <w:p w14:paraId="4321BB73" w14:textId="77777777" w:rsidR="007B652A" w:rsidRDefault="00B207F0" w:rsidP="008400FA">
            <w:pPr>
              <w:pStyle w:val="BodyText2"/>
              <w:jc w:val="center"/>
              <w:rPr>
                <w:color w:val="auto"/>
              </w:rPr>
            </w:pPr>
            <w:r>
              <w:rPr>
                <w:color w:val="auto"/>
              </w:rPr>
              <w:t>1000</w:t>
            </w:r>
          </w:p>
        </w:tc>
        <w:tc>
          <w:tcPr>
            <w:tcW w:w="2021" w:type="dxa"/>
          </w:tcPr>
          <w:p w14:paraId="002100B9" w14:textId="77777777" w:rsidR="007B652A" w:rsidRDefault="00B207F0" w:rsidP="008400FA">
            <w:pPr>
              <w:pStyle w:val="BodyText2"/>
              <w:jc w:val="center"/>
              <w:rPr>
                <w:color w:val="auto"/>
              </w:rPr>
            </w:pPr>
            <w:r>
              <w:rPr>
                <w:color w:val="auto"/>
              </w:rPr>
              <w:t>8</w:t>
            </w:r>
          </w:p>
        </w:tc>
      </w:tr>
      <w:tr w:rsidR="007B652A" w14:paraId="2CB0DCA0" w14:textId="77777777" w:rsidTr="001E7285">
        <w:trPr>
          <w:jc w:val="center"/>
        </w:trPr>
        <w:tc>
          <w:tcPr>
            <w:tcW w:w="1809" w:type="dxa"/>
          </w:tcPr>
          <w:p w14:paraId="71BE509D" w14:textId="77777777" w:rsidR="007B652A" w:rsidRDefault="00B207F0" w:rsidP="008400FA">
            <w:pPr>
              <w:pStyle w:val="BodyText2"/>
              <w:jc w:val="center"/>
              <w:rPr>
                <w:color w:val="auto"/>
              </w:rPr>
            </w:pPr>
            <w:r>
              <w:rPr>
                <w:color w:val="auto"/>
              </w:rPr>
              <w:t>0001</w:t>
            </w:r>
          </w:p>
        </w:tc>
        <w:tc>
          <w:tcPr>
            <w:tcW w:w="1800" w:type="dxa"/>
          </w:tcPr>
          <w:p w14:paraId="2D278685" w14:textId="77777777" w:rsidR="007B652A" w:rsidRDefault="00B207F0" w:rsidP="008400FA">
            <w:pPr>
              <w:pStyle w:val="BodyText2"/>
              <w:jc w:val="center"/>
              <w:rPr>
                <w:color w:val="auto"/>
              </w:rPr>
            </w:pPr>
            <w:r>
              <w:rPr>
                <w:color w:val="auto"/>
              </w:rPr>
              <w:t>1</w:t>
            </w:r>
          </w:p>
        </w:tc>
        <w:tc>
          <w:tcPr>
            <w:tcW w:w="2070" w:type="dxa"/>
          </w:tcPr>
          <w:p w14:paraId="606071CF" w14:textId="77777777" w:rsidR="007B652A" w:rsidRDefault="00B207F0" w:rsidP="008400FA">
            <w:pPr>
              <w:pStyle w:val="BodyText2"/>
              <w:jc w:val="center"/>
              <w:rPr>
                <w:color w:val="auto"/>
              </w:rPr>
            </w:pPr>
            <w:r>
              <w:rPr>
                <w:color w:val="auto"/>
              </w:rPr>
              <w:t>1001</w:t>
            </w:r>
          </w:p>
        </w:tc>
        <w:tc>
          <w:tcPr>
            <w:tcW w:w="2021" w:type="dxa"/>
          </w:tcPr>
          <w:p w14:paraId="6EFAF5B4" w14:textId="77777777" w:rsidR="007B652A" w:rsidRDefault="00B207F0" w:rsidP="008400FA">
            <w:pPr>
              <w:pStyle w:val="BodyText2"/>
              <w:jc w:val="center"/>
              <w:rPr>
                <w:color w:val="auto"/>
              </w:rPr>
            </w:pPr>
            <w:r>
              <w:rPr>
                <w:color w:val="auto"/>
              </w:rPr>
              <w:t>9</w:t>
            </w:r>
          </w:p>
        </w:tc>
      </w:tr>
      <w:tr w:rsidR="007B652A" w14:paraId="0763E085" w14:textId="77777777" w:rsidTr="001E7285">
        <w:trPr>
          <w:jc w:val="center"/>
        </w:trPr>
        <w:tc>
          <w:tcPr>
            <w:tcW w:w="1809" w:type="dxa"/>
          </w:tcPr>
          <w:p w14:paraId="180C9EB3" w14:textId="77777777" w:rsidR="007B652A" w:rsidRDefault="00B207F0" w:rsidP="008400FA">
            <w:pPr>
              <w:pStyle w:val="BodyText2"/>
              <w:jc w:val="center"/>
              <w:rPr>
                <w:color w:val="auto"/>
              </w:rPr>
            </w:pPr>
            <w:r>
              <w:rPr>
                <w:color w:val="auto"/>
              </w:rPr>
              <w:t>0010</w:t>
            </w:r>
          </w:p>
        </w:tc>
        <w:tc>
          <w:tcPr>
            <w:tcW w:w="1800" w:type="dxa"/>
          </w:tcPr>
          <w:p w14:paraId="3730F1D3" w14:textId="77777777" w:rsidR="007B652A" w:rsidRDefault="00B207F0" w:rsidP="008400FA">
            <w:pPr>
              <w:pStyle w:val="BodyText2"/>
              <w:jc w:val="center"/>
              <w:rPr>
                <w:color w:val="auto"/>
              </w:rPr>
            </w:pPr>
            <w:r>
              <w:rPr>
                <w:color w:val="auto"/>
              </w:rPr>
              <w:t>2</w:t>
            </w:r>
          </w:p>
        </w:tc>
        <w:tc>
          <w:tcPr>
            <w:tcW w:w="2070" w:type="dxa"/>
          </w:tcPr>
          <w:p w14:paraId="6BB9F95A" w14:textId="77777777" w:rsidR="007B652A" w:rsidRDefault="00B207F0" w:rsidP="008400FA">
            <w:pPr>
              <w:pStyle w:val="BodyText2"/>
              <w:jc w:val="center"/>
              <w:rPr>
                <w:color w:val="auto"/>
              </w:rPr>
            </w:pPr>
            <w:r>
              <w:rPr>
                <w:color w:val="auto"/>
              </w:rPr>
              <w:t>1010</w:t>
            </w:r>
          </w:p>
        </w:tc>
        <w:tc>
          <w:tcPr>
            <w:tcW w:w="2021" w:type="dxa"/>
          </w:tcPr>
          <w:p w14:paraId="589FD965" w14:textId="77777777" w:rsidR="007B652A" w:rsidRDefault="00B207F0" w:rsidP="008400FA">
            <w:pPr>
              <w:pStyle w:val="BodyText2"/>
              <w:jc w:val="center"/>
              <w:rPr>
                <w:color w:val="auto"/>
              </w:rPr>
            </w:pPr>
            <w:r>
              <w:rPr>
                <w:color w:val="auto"/>
              </w:rPr>
              <w:t>A</w:t>
            </w:r>
          </w:p>
        </w:tc>
      </w:tr>
      <w:tr w:rsidR="007B652A" w14:paraId="04F91534" w14:textId="77777777" w:rsidTr="001E7285">
        <w:trPr>
          <w:jc w:val="center"/>
        </w:trPr>
        <w:tc>
          <w:tcPr>
            <w:tcW w:w="1809" w:type="dxa"/>
          </w:tcPr>
          <w:p w14:paraId="1DA90637" w14:textId="77777777" w:rsidR="007B652A" w:rsidRDefault="00B207F0" w:rsidP="008400FA">
            <w:pPr>
              <w:pStyle w:val="BodyText2"/>
              <w:jc w:val="center"/>
              <w:rPr>
                <w:color w:val="auto"/>
              </w:rPr>
            </w:pPr>
            <w:r>
              <w:rPr>
                <w:color w:val="auto"/>
              </w:rPr>
              <w:t>0011</w:t>
            </w:r>
          </w:p>
        </w:tc>
        <w:tc>
          <w:tcPr>
            <w:tcW w:w="1800" w:type="dxa"/>
          </w:tcPr>
          <w:p w14:paraId="786032C9" w14:textId="77777777" w:rsidR="007B652A" w:rsidRDefault="00B207F0" w:rsidP="008400FA">
            <w:pPr>
              <w:pStyle w:val="BodyText2"/>
              <w:jc w:val="center"/>
              <w:rPr>
                <w:color w:val="auto"/>
              </w:rPr>
            </w:pPr>
            <w:r>
              <w:rPr>
                <w:color w:val="auto"/>
              </w:rPr>
              <w:t>3</w:t>
            </w:r>
          </w:p>
        </w:tc>
        <w:tc>
          <w:tcPr>
            <w:tcW w:w="2070" w:type="dxa"/>
          </w:tcPr>
          <w:p w14:paraId="1D893BD0" w14:textId="77777777" w:rsidR="007B652A" w:rsidRDefault="00B207F0" w:rsidP="008400FA">
            <w:pPr>
              <w:pStyle w:val="BodyText2"/>
              <w:jc w:val="center"/>
              <w:rPr>
                <w:color w:val="auto"/>
              </w:rPr>
            </w:pPr>
            <w:r>
              <w:rPr>
                <w:color w:val="auto"/>
              </w:rPr>
              <w:t>1011</w:t>
            </w:r>
          </w:p>
        </w:tc>
        <w:tc>
          <w:tcPr>
            <w:tcW w:w="2021" w:type="dxa"/>
          </w:tcPr>
          <w:p w14:paraId="34C85887" w14:textId="77777777" w:rsidR="007B652A" w:rsidRDefault="00B207F0" w:rsidP="008400FA">
            <w:pPr>
              <w:pStyle w:val="BodyText2"/>
              <w:jc w:val="center"/>
              <w:rPr>
                <w:color w:val="auto"/>
              </w:rPr>
            </w:pPr>
            <w:r>
              <w:rPr>
                <w:color w:val="auto"/>
              </w:rPr>
              <w:t>B</w:t>
            </w:r>
          </w:p>
        </w:tc>
      </w:tr>
      <w:tr w:rsidR="007B652A" w14:paraId="6558BCB7" w14:textId="77777777" w:rsidTr="001E7285">
        <w:trPr>
          <w:jc w:val="center"/>
        </w:trPr>
        <w:tc>
          <w:tcPr>
            <w:tcW w:w="1809" w:type="dxa"/>
          </w:tcPr>
          <w:p w14:paraId="62AF1D6B" w14:textId="77777777" w:rsidR="007B652A" w:rsidRDefault="00B207F0" w:rsidP="008400FA">
            <w:pPr>
              <w:pStyle w:val="BodyText2"/>
              <w:jc w:val="center"/>
              <w:rPr>
                <w:color w:val="auto"/>
              </w:rPr>
            </w:pPr>
            <w:r>
              <w:rPr>
                <w:color w:val="auto"/>
              </w:rPr>
              <w:t>0100</w:t>
            </w:r>
          </w:p>
        </w:tc>
        <w:tc>
          <w:tcPr>
            <w:tcW w:w="1800" w:type="dxa"/>
          </w:tcPr>
          <w:p w14:paraId="73086E2E" w14:textId="77777777" w:rsidR="007B652A" w:rsidRDefault="00B207F0" w:rsidP="008400FA">
            <w:pPr>
              <w:pStyle w:val="BodyText2"/>
              <w:jc w:val="center"/>
              <w:rPr>
                <w:color w:val="auto"/>
              </w:rPr>
            </w:pPr>
            <w:r>
              <w:rPr>
                <w:color w:val="auto"/>
              </w:rPr>
              <w:t>4</w:t>
            </w:r>
          </w:p>
        </w:tc>
        <w:tc>
          <w:tcPr>
            <w:tcW w:w="2070" w:type="dxa"/>
          </w:tcPr>
          <w:p w14:paraId="2577D286" w14:textId="77777777" w:rsidR="007B652A" w:rsidRDefault="00B207F0" w:rsidP="008400FA">
            <w:pPr>
              <w:pStyle w:val="BodyText2"/>
              <w:jc w:val="center"/>
              <w:rPr>
                <w:color w:val="auto"/>
              </w:rPr>
            </w:pPr>
            <w:r>
              <w:rPr>
                <w:color w:val="auto"/>
              </w:rPr>
              <w:t>1100</w:t>
            </w:r>
          </w:p>
        </w:tc>
        <w:tc>
          <w:tcPr>
            <w:tcW w:w="2021" w:type="dxa"/>
          </w:tcPr>
          <w:p w14:paraId="00D4233E" w14:textId="77777777" w:rsidR="007B652A" w:rsidRDefault="00B207F0" w:rsidP="008400FA">
            <w:pPr>
              <w:pStyle w:val="BodyText2"/>
              <w:jc w:val="center"/>
              <w:rPr>
                <w:color w:val="auto"/>
              </w:rPr>
            </w:pPr>
            <w:r>
              <w:rPr>
                <w:color w:val="auto"/>
              </w:rPr>
              <w:t>C</w:t>
            </w:r>
          </w:p>
        </w:tc>
      </w:tr>
      <w:tr w:rsidR="007B652A" w14:paraId="75286063" w14:textId="77777777" w:rsidTr="001E7285">
        <w:trPr>
          <w:jc w:val="center"/>
        </w:trPr>
        <w:tc>
          <w:tcPr>
            <w:tcW w:w="1809" w:type="dxa"/>
          </w:tcPr>
          <w:p w14:paraId="184CA55B" w14:textId="77777777" w:rsidR="007B652A" w:rsidRDefault="00B207F0" w:rsidP="008400FA">
            <w:pPr>
              <w:pStyle w:val="BodyText2"/>
              <w:jc w:val="center"/>
              <w:rPr>
                <w:color w:val="auto"/>
              </w:rPr>
            </w:pPr>
            <w:r>
              <w:rPr>
                <w:color w:val="auto"/>
              </w:rPr>
              <w:t>0101</w:t>
            </w:r>
          </w:p>
        </w:tc>
        <w:tc>
          <w:tcPr>
            <w:tcW w:w="1800" w:type="dxa"/>
          </w:tcPr>
          <w:p w14:paraId="4F705013" w14:textId="77777777" w:rsidR="007B652A" w:rsidRDefault="00B207F0" w:rsidP="008400FA">
            <w:pPr>
              <w:pStyle w:val="BodyText2"/>
              <w:jc w:val="center"/>
              <w:rPr>
                <w:color w:val="auto"/>
              </w:rPr>
            </w:pPr>
            <w:r>
              <w:rPr>
                <w:color w:val="auto"/>
              </w:rPr>
              <w:t>5</w:t>
            </w:r>
          </w:p>
        </w:tc>
        <w:tc>
          <w:tcPr>
            <w:tcW w:w="2070" w:type="dxa"/>
          </w:tcPr>
          <w:p w14:paraId="22BCD5B3" w14:textId="77777777" w:rsidR="007B652A" w:rsidRDefault="00B207F0" w:rsidP="008400FA">
            <w:pPr>
              <w:pStyle w:val="BodyText2"/>
              <w:jc w:val="center"/>
              <w:rPr>
                <w:color w:val="auto"/>
              </w:rPr>
            </w:pPr>
            <w:r>
              <w:rPr>
                <w:color w:val="auto"/>
              </w:rPr>
              <w:t>1101</w:t>
            </w:r>
          </w:p>
        </w:tc>
        <w:tc>
          <w:tcPr>
            <w:tcW w:w="2021" w:type="dxa"/>
          </w:tcPr>
          <w:p w14:paraId="415F03FA" w14:textId="77777777" w:rsidR="007B652A" w:rsidRDefault="00B207F0" w:rsidP="008400FA">
            <w:pPr>
              <w:pStyle w:val="BodyText2"/>
              <w:jc w:val="center"/>
              <w:rPr>
                <w:color w:val="auto"/>
              </w:rPr>
            </w:pPr>
            <w:r>
              <w:rPr>
                <w:color w:val="auto"/>
              </w:rPr>
              <w:t>D</w:t>
            </w:r>
          </w:p>
        </w:tc>
      </w:tr>
      <w:tr w:rsidR="00B207F0" w14:paraId="724F15BD" w14:textId="77777777" w:rsidTr="001E7285">
        <w:trPr>
          <w:jc w:val="center"/>
        </w:trPr>
        <w:tc>
          <w:tcPr>
            <w:tcW w:w="1809" w:type="dxa"/>
          </w:tcPr>
          <w:p w14:paraId="2906BC9D" w14:textId="77777777" w:rsidR="00B207F0" w:rsidRDefault="00B207F0" w:rsidP="00B207F0">
            <w:pPr>
              <w:pStyle w:val="BodyText2"/>
              <w:jc w:val="center"/>
              <w:rPr>
                <w:color w:val="auto"/>
              </w:rPr>
            </w:pPr>
            <w:r>
              <w:rPr>
                <w:color w:val="auto"/>
              </w:rPr>
              <w:t>0110</w:t>
            </w:r>
          </w:p>
        </w:tc>
        <w:tc>
          <w:tcPr>
            <w:tcW w:w="1800" w:type="dxa"/>
          </w:tcPr>
          <w:p w14:paraId="027E9640" w14:textId="77777777" w:rsidR="00B207F0" w:rsidRDefault="00B207F0" w:rsidP="00B207F0">
            <w:pPr>
              <w:pStyle w:val="BodyText2"/>
              <w:jc w:val="center"/>
              <w:rPr>
                <w:color w:val="auto"/>
              </w:rPr>
            </w:pPr>
            <w:r>
              <w:rPr>
                <w:color w:val="auto"/>
              </w:rPr>
              <w:t>6</w:t>
            </w:r>
          </w:p>
        </w:tc>
        <w:tc>
          <w:tcPr>
            <w:tcW w:w="2070" w:type="dxa"/>
          </w:tcPr>
          <w:p w14:paraId="4D56C61A" w14:textId="77777777" w:rsidR="00B207F0" w:rsidRDefault="00B207F0" w:rsidP="00B207F0">
            <w:pPr>
              <w:pStyle w:val="BodyText2"/>
              <w:jc w:val="center"/>
              <w:rPr>
                <w:color w:val="auto"/>
              </w:rPr>
            </w:pPr>
            <w:r>
              <w:rPr>
                <w:color w:val="auto"/>
              </w:rPr>
              <w:t>1110</w:t>
            </w:r>
          </w:p>
        </w:tc>
        <w:tc>
          <w:tcPr>
            <w:tcW w:w="2021" w:type="dxa"/>
          </w:tcPr>
          <w:p w14:paraId="14FABDC6" w14:textId="77777777" w:rsidR="00B207F0" w:rsidRDefault="00B207F0" w:rsidP="00B207F0">
            <w:pPr>
              <w:pStyle w:val="BodyText2"/>
              <w:jc w:val="center"/>
              <w:rPr>
                <w:color w:val="auto"/>
              </w:rPr>
            </w:pPr>
            <w:r>
              <w:rPr>
                <w:color w:val="auto"/>
              </w:rPr>
              <w:t>E</w:t>
            </w:r>
          </w:p>
        </w:tc>
      </w:tr>
      <w:tr w:rsidR="00B207F0" w14:paraId="307DA2A2" w14:textId="77777777" w:rsidTr="001E7285">
        <w:trPr>
          <w:jc w:val="center"/>
        </w:trPr>
        <w:tc>
          <w:tcPr>
            <w:tcW w:w="1809" w:type="dxa"/>
          </w:tcPr>
          <w:p w14:paraId="5F01F86E" w14:textId="77777777" w:rsidR="00B207F0" w:rsidRDefault="00B207F0" w:rsidP="00B207F0">
            <w:pPr>
              <w:pStyle w:val="BodyText2"/>
              <w:jc w:val="center"/>
              <w:rPr>
                <w:color w:val="auto"/>
              </w:rPr>
            </w:pPr>
            <w:r>
              <w:rPr>
                <w:color w:val="auto"/>
              </w:rPr>
              <w:t>0111</w:t>
            </w:r>
          </w:p>
        </w:tc>
        <w:tc>
          <w:tcPr>
            <w:tcW w:w="1800" w:type="dxa"/>
          </w:tcPr>
          <w:p w14:paraId="69A48F11" w14:textId="77777777" w:rsidR="00B207F0" w:rsidRDefault="00B207F0" w:rsidP="00B207F0">
            <w:pPr>
              <w:pStyle w:val="BodyText2"/>
              <w:jc w:val="center"/>
              <w:rPr>
                <w:color w:val="auto"/>
              </w:rPr>
            </w:pPr>
            <w:r>
              <w:rPr>
                <w:color w:val="auto"/>
              </w:rPr>
              <w:t>7</w:t>
            </w:r>
          </w:p>
        </w:tc>
        <w:tc>
          <w:tcPr>
            <w:tcW w:w="2070" w:type="dxa"/>
          </w:tcPr>
          <w:p w14:paraId="691169B9" w14:textId="77777777" w:rsidR="00B207F0" w:rsidRDefault="00B207F0" w:rsidP="00B207F0">
            <w:pPr>
              <w:pStyle w:val="BodyText2"/>
              <w:jc w:val="center"/>
              <w:rPr>
                <w:color w:val="auto"/>
              </w:rPr>
            </w:pPr>
            <w:r>
              <w:rPr>
                <w:color w:val="auto"/>
              </w:rPr>
              <w:t>1111</w:t>
            </w:r>
          </w:p>
        </w:tc>
        <w:tc>
          <w:tcPr>
            <w:tcW w:w="2021" w:type="dxa"/>
          </w:tcPr>
          <w:p w14:paraId="5C11C349" w14:textId="77777777" w:rsidR="00B207F0" w:rsidRDefault="00B207F0" w:rsidP="00B207F0">
            <w:pPr>
              <w:pStyle w:val="BodyText2"/>
              <w:jc w:val="center"/>
              <w:rPr>
                <w:color w:val="auto"/>
              </w:rPr>
            </w:pPr>
            <w:r>
              <w:rPr>
                <w:color w:val="auto"/>
              </w:rPr>
              <w:t>F</w:t>
            </w:r>
          </w:p>
        </w:tc>
      </w:tr>
    </w:tbl>
    <w:p w14:paraId="5ED4F5E5" w14:textId="77777777" w:rsidR="00357DC5" w:rsidRDefault="00357DC5" w:rsidP="007934C3">
      <w:pPr>
        <w:pStyle w:val="BodyText2"/>
        <w:rPr>
          <w:color w:val="auto"/>
        </w:rPr>
      </w:pPr>
    </w:p>
    <w:p w14:paraId="2AEA3240" w14:textId="77777777" w:rsidR="00357DC5" w:rsidRDefault="003C08E0" w:rsidP="00974445">
      <w:pPr>
        <w:pStyle w:val="BodyText2"/>
        <w:ind w:left="720"/>
        <w:rPr>
          <w:color w:val="auto"/>
        </w:rPr>
      </w:pPr>
      <w:r w:rsidRPr="003C08E0">
        <w:rPr>
          <w:color w:val="auto"/>
        </w:rPr>
        <w:t>In all conversions, bit 0 of the binary data is always considered to be the most</w:t>
      </w:r>
      <w:r>
        <w:rPr>
          <w:color w:val="auto"/>
        </w:rPr>
        <w:t xml:space="preserve"> </w:t>
      </w:r>
      <w:r w:rsidRPr="003C08E0">
        <w:rPr>
          <w:color w:val="auto"/>
        </w:rPr>
        <w:t>significant (i.e., “leftmost”) bit. Thus, for eight bits of binary data in a field,</w:t>
      </w:r>
      <w:r>
        <w:rPr>
          <w:color w:val="auto"/>
        </w:rPr>
        <w:t xml:space="preserve"> </w:t>
      </w:r>
      <w:r w:rsidRPr="003C08E0">
        <w:rPr>
          <w:color w:val="auto"/>
        </w:rPr>
        <w:t>bits 0–3 are represented by the first hexadecimal character in the field, while</w:t>
      </w:r>
      <w:r>
        <w:rPr>
          <w:color w:val="auto"/>
        </w:rPr>
        <w:t xml:space="preserve"> </w:t>
      </w:r>
      <w:r w:rsidRPr="003C08E0">
        <w:rPr>
          <w:color w:val="auto"/>
        </w:rPr>
        <w:t>bits 4–7 are represented by the second hexadecimal character in the field.</w:t>
      </w:r>
    </w:p>
    <w:p w14:paraId="759695D7" w14:textId="77777777" w:rsidR="00357DC5" w:rsidRDefault="00357DC5" w:rsidP="00974445">
      <w:pPr>
        <w:pStyle w:val="BodyText2"/>
        <w:ind w:left="720"/>
        <w:rPr>
          <w:color w:val="auto"/>
        </w:rPr>
      </w:pPr>
    </w:p>
    <w:p w14:paraId="2CFF5C15" w14:textId="77777777" w:rsidR="003E4613" w:rsidRDefault="003E4613" w:rsidP="00974445">
      <w:pPr>
        <w:pStyle w:val="BodyText2"/>
        <w:ind w:left="720"/>
        <w:rPr>
          <w:color w:val="auto"/>
        </w:rPr>
      </w:pPr>
      <w:r w:rsidRPr="003E4613">
        <w:rPr>
          <w:color w:val="auto"/>
        </w:rPr>
        <w:t xml:space="preserve">The following example illustrates how eight bits of binary data are </w:t>
      </w:r>
      <w:r w:rsidR="00160A3B">
        <w:rPr>
          <w:color w:val="auto"/>
        </w:rPr>
        <w:t xml:space="preserve">to be </w:t>
      </w:r>
      <w:r w:rsidRPr="003E4613">
        <w:rPr>
          <w:color w:val="auto"/>
        </w:rPr>
        <w:t>converted by a</w:t>
      </w:r>
      <w:r w:rsidR="00160A3B">
        <w:rPr>
          <w:color w:val="auto"/>
        </w:rPr>
        <w:t xml:space="preserve"> </w:t>
      </w:r>
      <w:r w:rsidRPr="003E4613">
        <w:rPr>
          <w:color w:val="auto"/>
        </w:rPr>
        <w:t xml:space="preserve">POS device for placement in </w:t>
      </w:r>
      <w:r w:rsidR="00160A3B">
        <w:rPr>
          <w:color w:val="auto"/>
        </w:rPr>
        <w:t>a</w:t>
      </w:r>
      <w:r w:rsidRPr="003E4613">
        <w:rPr>
          <w:color w:val="auto"/>
        </w:rPr>
        <w:t xml:space="preserve"> message sent to the host.</w:t>
      </w:r>
    </w:p>
    <w:p w14:paraId="5B7C5896" w14:textId="77777777" w:rsidR="00160A3B" w:rsidRDefault="00160A3B" w:rsidP="00974445">
      <w:pPr>
        <w:pStyle w:val="BodyText2"/>
        <w:ind w:left="720"/>
        <w:rPr>
          <w:color w:val="auto"/>
        </w:rPr>
      </w:pPr>
    </w:p>
    <w:tbl>
      <w:tblPr>
        <w:tblStyle w:val="TableGrid"/>
        <w:tblW w:w="0" w:type="auto"/>
        <w:tblInd w:w="1098" w:type="dxa"/>
        <w:tblBorders>
          <w:left w:val="none" w:sz="0" w:space="0" w:color="auto"/>
          <w:right w:val="none" w:sz="0" w:space="0" w:color="auto"/>
        </w:tblBorders>
        <w:tblLook w:val="0420" w:firstRow="1" w:lastRow="0" w:firstColumn="0" w:lastColumn="0" w:noHBand="0" w:noVBand="1"/>
      </w:tblPr>
      <w:tblGrid>
        <w:gridCol w:w="2070"/>
        <w:gridCol w:w="2160"/>
        <w:gridCol w:w="1710"/>
      </w:tblGrid>
      <w:tr w:rsidR="00160A3B" w14:paraId="44D152AE" w14:textId="77777777" w:rsidTr="001E7285">
        <w:tc>
          <w:tcPr>
            <w:tcW w:w="2070" w:type="dxa"/>
          </w:tcPr>
          <w:p w14:paraId="4C5F4CDB" w14:textId="77777777" w:rsidR="00160A3B" w:rsidRPr="008400FA" w:rsidRDefault="00805C02" w:rsidP="002E027A">
            <w:pPr>
              <w:pStyle w:val="BodyText2"/>
              <w:spacing w:before="60" w:after="60"/>
              <w:jc w:val="center"/>
              <w:rPr>
                <w:b/>
                <w:color w:val="auto"/>
              </w:rPr>
            </w:pPr>
            <w:r>
              <w:rPr>
                <w:b/>
                <w:color w:val="auto"/>
              </w:rPr>
              <w:t>Bits</w:t>
            </w:r>
          </w:p>
        </w:tc>
        <w:tc>
          <w:tcPr>
            <w:tcW w:w="2160" w:type="dxa"/>
          </w:tcPr>
          <w:p w14:paraId="7F1449A4" w14:textId="77777777" w:rsidR="00160A3B" w:rsidRPr="008400FA" w:rsidRDefault="00805C02" w:rsidP="002E027A">
            <w:pPr>
              <w:pStyle w:val="BodyText2"/>
              <w:spacing w:before="60" w:after="60"/>
              <w:jc w:val="center"/>
              <w:rPr>
                <w:b/>
                <w:color w:val="auto"/>
              </w:rPr>
            </w:pPr>
            <w:r>
              <w:rPr>
                <w:b/>
                <w:color w:val="auto"/>
              </w:rPr>
              <w:t>Binary Data</w:t>
            </w:r>
          </w:p>
        </w:tc>
        <w:tc>
          <w:tcPr>
            <w:tcW w:w="1710" w:type="dxa"/>
          </w:tcPr>
          <w:p w14:paraId="485A21D9" w14:textId="77777777" w:rsidR="00160A3B" w:rsidRPr="008400FA" w:rsidRDefault="00805C02" w:rsidP="002E027A">
            <w:pPr>
              <w:pStyle w:val="BodyText2"/>
              <w:spacing w:before="60" w:after="60"/>
              <w:jc w:val="center"/>
              <w:rPr>
                <w:b/>
                <w:color w:val="auto"/>
              </w:rPr>
            </w:pPr>
            <w:r>
              <w:rPr>
                <w:b/>
                <w:color w:val="auto"/>
              </w:rPr>
              <w:t>Hex Values</w:t>
            </w:r>
          </w:p>
        </w:tc>
      </w:tr>
      <w:tr w:rsidR="00160A3B" w14:paraId="5B3D65D7" w14:textId="77777777" w:rsidTr="001E7285">
        <w:tc>
          <w:tcPr>
            <w:tcW w:w="2070" w:type="dxa"/>
          </w:tcPr>
          <w:p w14:paraId="2D5DB6AD" w14:textId="77777777" w:rsidR="00160A3B" w:rsidRDefault="00805C02" w:rsidP="008400FA">
            <w:pPr>
              <w:pStyle w:val="BodyText2"/>
              <w:jc w:val="center"/>
              <w:rPr>
                <w:color w:val="auto"/>
              </w:rPr>
            </w:pPr>
            <w:r>
              <w:rPr>
                <w:color w:val="auto"/>
              </w:rPr>
              <w:t xml:space="preserve">0 – 3 </w:t>
            </w:r>
          </w:p>
        </w:tc>
        <w:tc>
          <w:tcPr>
            <w:tcW w:w="2160" w:type="dxa"/>
          </w:tcPr>
          <w:p w14:paraId="7F35E00A" w14:textId="77777777" w:rsidR="00160A3B" w:rsidRDefault="00805C02" w:rsidP="008400FA">
            <w:pPr>
              <w:pStyle w:val="BodyText2"/>
              <w:jc w:val="center"/>
              <w:rPr>
                <w:color w:val="auto"/>
              </w:rPr>
            </w:pPr>
            <w:r>
              <w:rPr>
                <w:color w:val="auto"/>
              </w:rPr>
              <w:t>1000</w:t>
            </w:r>
          </w:p>
        </w:tc>
        <w:tc>
          <w:tcPr>
            <w:tcW w:w="1710" w:type="dxa"/>
          </w:tcPr>
          <w:p w14:paraId="50E0CDA0" w14:textId="77777777" w:rsidR="00160A3B" w:rsidRDefault="00805C02" w:rsidP="008400FA">
            <w:pPr>
              <w:pStyle w:val="BodyText2"/>
              <w:jc w:val="center"/>
              <w:rPr>
                <w:color w:val="auto"/>
              </w:rPr>
            </w:pPr>
            <w:r>
              <w:rPr>
                <w:color w:val="auto"/>
              </w:rPr>
              <w:t>8</w:t>
            </w:r>
          </w:p>
        </w:tc>
      </w:tr>
      <w:tr w:rsidR="00160A3B" w14:paraId="224ED3DC" w14:textId="77777777" w:rsidTr="001E7285">
        <w:tc>
          <w:tcPr>
            <w:tcW w:w="2070" w:type="dxa"/>
          </w:tcPr>
          <w:p w14:paraId="5D78C677" w14:textId="77777777" w:rsidR="00160A3B" w:rsidRDefault="00805C02" w:rsidP="008400FA">
            <w:pPr>
              <w:pStyle w:val="BodyText2"/>
              <w:jc w:val="center"/>
              <w:rPr>
                <w:color w:val="auto"/>
              </w:rPr>
            </w:pPr>
            <w:r>
              <w:rPr>
                <w:color w:val="auto"/>
              </w:rPr>
              <w:t xml:space="preserve">4 – 7 </w:t>
            </w:r>
          </w:p>
        </w:tc>
        <w:tc>
          <w:tcPr>
            <w:tcW w:w="2160" w:type="dxa"/>
          </w:tcPr>
          <w:p w14:paraId="7D62A981" w14:textId="77777777" w:rsidR="00160A3B" w:rsidRDefault="00805C02" w:rsidP="008400FA">
            <w:pPr>
              <w:pStyle w:val="BodyText2"/>
              <w:jc w:val="center"/>
              <w:rPr>
                <w:color w:val="auto"/>
              </w:rPr>
            </w:pPr>
            <w:r>
              <w:rPr>
                <w:color w:val="auto"/>
              </w:rPr>
              <w:t>1011</w:t>
            </w:r>
          </w:p>
        </w:tc>
        <w:tc>
          <w:tcPr>
            <w:tcW w:w="1710" w:type="dxa"/>
          </w:tcPr>
          <w:p w14:paraId="4D0DB7BE" w14:textId="77777777" w:rsidR="00160A3B" w:rsidRDefault="00805C02" w:rsidP="008400FA">
            <w:pPr>
              <w:pStyle w:val="BodyText2"/>
              <w:jc w:val="center"/>
              <w:rPr>
                <w:color w:val="auto"/>
              </w:rPr>
            </w:pPr>
            <w:r>
              <w:rPr>
                <w:color w:val="auto"/>
              </w:rPr>
              <w:t>B</w:t>
            </w:r>
          </w:p>
        </w:tc>
      </w:tr>
    </w:tbl>
    <w:p w14:paraId="45225E9C" w14:textId="77777777" w:rsidR="00160A3B" w:rsidRDefault="00160A3B" w:rsidP="003E4613">
      <w:pPr>
        <w:pStyle w:val="BodyText2"/>
        <w:rPr>
          <w:color w:val="auto"/>
        </w:rPr>
      </w:pPr>
    </w:p>
    <w:p w14:paraId="52946FA5" w14:textId="77777777" w:rsidR="003E4613" w:rsidRPr="003E4613" w:rsidRDefault="003E4613" w:rsidP="00974445">
      <w:pPr>
        <w:pStyle w:val="BodyText2"/>
        <w:ind w:left="720"/>
        <w:rPr>
          <w:color w:val="auto"/>
        </w:rPr>
      </w:pPr>
      <w:r w:rsidRPr="003E4613">
        <w:rPr>
          <w:color w:val="auto"/>
        </w:rPr>
        <w:t>Bits 0–3 of binary data are represented by the first hexadecimal character, while</w:t>
      </w:r>
      <w:r w:rsidR="00805C02">
        <w:rPr>
          <w:color w:val="auto"/>
        </w:rPr>
        <w:t xml:space="preserve"> </w:t>
      </w:r>
      <w:r w:rsidRPr="003E4613">
        <w:rPr>
          <w:color w:val="auto"/>
        </w:rPr>
        <w:t xml:space="preserve">bits 4–7 are represented by the second hexadecimal character. </w:t>
      </w:r>
      <w:r w:rsidR="00805C02">
        <w:rPr>
          <w:color w:val="auto"/>
        </w:rPr>
        <w:t>T</w:t>
      </w:r>
      <w:r w:rsidRPr="003E4613">
        <w:rPr>
          <w:color w:val="auto"/>
        </w:rPr>
        <w:t>he binary data for this</w:t>
      </w:r>
      <w:r w:rsidR="00805C02">
        <w:rPr>
          <w:color w:val="auto"/>
        </w:rPr>
        <w:t xml:space="preserve"> </w:t>
      </w:r>
      <w:r w:rsidRPr="003E4613">
        <w:rPr>
          <w:color w:val="auto"/>
        </w:rPr>
        <w:t xml:space="preserve">information is 10001011, which is represented as “8B” in the </w:t>
      </w:r>
      <w:r w:rsidR="00805C02">
        <w:rPr>
          <w:color w:val="auto"/>
        </w:rPr>
        <w:t>Host 1</w:t>
      </w:r>
      <w:r w:rsidRPr="003E4613">
        <w:rPr>
          <w:color w:val="auto"/>
        </w:rPr>
        <w:t xml:space="preserve"> POS</w:t>
      </w:r>
      <w:r w:rsidR="00805C02">
        <w:rPr>
          <w:color w:val="auto"/>
        </w:rPr>
        <w:t xml:space="preserve"> </w:t>
      </w:r>
      <w:r w:rsidRPr="003E4613">
        <w:rPr>
          <w:color w:val="auto"/>
        </w:rPr>
        <w:t>device message.</w:t>
      </w:r>
    </w:p>
    <w:p w14:paraId="238BF924" w14:textId="77777777" w:rsidR="007934C3" w:rsidRDefault="007934C3" w:rsidP="00974445">
      <w:pPr>
        <w:pStyle w:val="BodyText2"/>
        <w:ind w:left="720"/>
        <w:rPr>
          <w:color w:val="auto"/>
        </w:rPr>
      </w:pPr>
    </w:p>
    <w:p w14:paraId="4BE198A5" w14:textId="77777777" w:rsidR="007934C3" w:rsidRDefault="007934C3" w:rsidP="00974445">
      <w:pPr>
        <w:pStyle w:val="BodyText2"/>
        <w:ind w:left="720"/>
        <w:rPr>
          <w:color w:val="auto"/>
        </w:rPr>
      </w:pPr>
      <w:r w:rsidRPr="000D7B59">
        <w:rPr>
          <w:color w:val="auto"/>
        </w:rPr>
        <w:t xml:space="preserve">The overall structure </w:t>
      </w:r>
      <w:r w:rsidR="00F468FD">
        <w:rPr>
          <w:color w:val="auto"/>
        </w:rPr>
        <w:t xml:space="preserve">of SFID q </w:t>
      </w:r>
      <w:r w:rsidRPr="000D7B59">
        <w:rPr>
          <w:color w:val="auto"/>
        </w:rPr>
        <w:t>is described below:</w:t>
      </w:r>
    </w:p>
    <w:p w14:paraId="28A9BF1F" w14:textId="77777777" w:rsidR="001E7285" w:rsidRDefault="001E7285" w:rsidP="00974445">
      <w:pPr>
        <w:pStyle w:val="BodyText2"/>
        <w:ind w:left="720"/>
        <w:rPr>
          <w:color w:val="auto"/>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1E7285" w14:paraId="60C2F79E" w14:textId="77777777" w:rsidTr="000B2341">
        <w:trPr>
          <w:tblHeader/>
        </w:trPr>
        <w:tc>
          <w:tcPr>
            <w:tcW w:w="1183" w:type="dxa"/>
          </w:tcPr>
          <w:p w14:paraId="1315BF30" w14:textId="77777777" w:rsidR="001E7285" w:rsidRDefault="001E7285" w:rsidP="002E027A">
            <w:pPr>
              <w:pStyle w:val="BodyText2"/>
              <w:spacing w:before="60" w:after="60"/>
              <w:jc w:val="center"/>
              <w:rPr>
                <w:color w:val="auto"/>
              </w:rPr>
            </w:pPr>
            <w:r w:rsidRPr="009161F7">
              <w:rPr>
                <w:b/>
                <w:color w:val="auto"/>
              </w:rPr>
              <w:t>Position</w:t>
            </w:r>
          </w:p>
        </w:tc>
        <w:tc>
          <w:tcPr>
            <w:tcW w:w="1059" w:type="dxa"/>
          </w:tcPr>
          <w:p w14:paraId="44544D62" w14:textId="77777777" w:rsidR="001E7285" w:rsidRDefault="001E7285" w:rsidP="002E027A">
            <w:pPr>
              <w:pStyle w:val="BodyText2"/>
              <w:spacing w:before="60" w:after="60"/>
              <w:jc w:val="center"/>
              <w:rPr>
                <w:color w:val="auto"/>
              </w:rPr>
            </w:pPr>
            <w:r w:rsidRPr="009161F7">
              <w:rPr>
                <w:b/>
                <w:color w:val="auto"/>
              </w:rPr>
              <w:t>Length</w:t>
            </w:r>
          </w:p>
        </w:tc>
        <w:tc>
          <w:tcPr>
            <w:tcW w:w="7113" w:type="dxa"/>
          </w:tcPr>
          <w:p w14:paraId="7129843C" w14:textId="77777777" w:rsidR="001E7285" w:rsidRDefault="001E7285" w:rsidP="002E027A">
            <w:pPr>
              <w:pStyle w:val="BodyText2"/>
              <w:spacing w:before="60" w:after="60"/>
              <w:rPr>
                <w:color w:val="auto"/>
              </w:rPr>
            </w:pPr>
            <w:r w:rsidRPr="009161F7">
              <w:rPr>
                <w:b/>
                <w:color w:val="auto"/>
              </w:rPr>
              <w:t>Description</w:t>
            </w:r>
          </w:p>
        </w:tc>
      </w:tr>
      <w:tr w:rsidR="001E7285" w14:paraId="0C113940" w14:textId="77777777" w:rsidTr="000B2341">
        <w:tc>
          <w:tcPr>
            <w:tcW w:w="1183" w:type="dxa"/>
          </w:tcPr>
          <w:p w14:paraId="32A25220" w14:textId="77777777" w:rsidR="001E7285" w:rsidRDefault="001E7285" w:rsidP="000B2341">
            <w:pPr>
              <w:pStyle w:val="BodyText2"/>
              <w:jc w:val="center"/>
              <w:rPr>
                <w:color w:val="auto"/>
              </w:rPr>
            </w:pPr>
            <w:r w:rsidRPr="00A655B6">
              <w:rPr>
                <w:color w:val="auto"/>
              </w:rPr>
              <w:t>01–0</w:t>
            </w:r>
            <w:r>
              <w:rPr>
                <w:color w:val="auto"/>
              </w:rPr>
              <w:t>2</w:t>
            </w:r>
          </w:p>
        </w:tc>
        <w:tc>
          <w:tcPr>
            <w:tcW w:w="1059" w:type="dxa"/>
          </w:tcPr>
          <w:p w14:paraId="1835546B" w14:textId="77777777" w:rsidR="001E7285" w:rsidRDefault="001E7285" w:rsidP="000B2341">
            <w:pPr>
              <w:pStyle w:val="BodyText2"/>
              <w:jc w:val="center"/>
              <w:rPr>
                <w:color w:val="auto"/>
              </w:rPr>
            </w:pPr>
            <w:r>
              <w:rPr>
                <w:color w:val="auto"/>
              </w:rPr>
              <w:t>2</w:t>
            </w:r>
          </w:p>
        </w:tc>
        <w:tc>
          <w:tcPr>
            <w:tcW w:w="7113" w:type="dxa"/>
          </w:tcPr>
          <w:p w14:paraId="50F44897" w14:textId="77777777" w:rsidR="001E7285" w:rsidRPr="00974445" w:rsidRDefault="001E7285" w:rsidP="004C110F">
            <w:pPr>
              <w:pStyle w:val="BodyText2"/>
              <w:spacing w:after="120"/>
              <w:rPr>
                <w:b/>
                <w:color w:val="auto"/>
              </w:rPr>
            </w:pPr>
            <w:r w:rsidRPr="00974445">
              <w:rPr>
                <w:b/>
                <w:color w:val="auto"/>
              </w:rPr>
              <w:t>Dataset ID</w:t>
            </w:r>
          </w:p>
          <w:p w14:paraId="469199C7" w14:textId="77777777" w:rsidR="001E7285" w:rsidRPr="000D7B59" w:rsidRDefault="001E7285" w:rsidP="001E7285">
            <w:pPr>
              <w:pStyle w:val="BodyText2"/>
              <w:rPr>
                <w:color w:val="auto"/>
              </w:rPr>
            </w:pPr>
            <w:r w:rsidRPr="000D7B59">
              <w:rPr>
                <w:color w:val="auto"/>
              </w:rPr>
              <w:t>A code indicating the data passed in this subfield.</w:t>
            </w:r>
          </w:p>
          <w:p w14:paraId="5AC547B9" w14:textId="77777777" w:rsidR="001E7285" w:rsidRDefault="001E7285" w:rsidP="001E7285">
            <w:pPr>
              <w:pStyle w:val="BodyText2"/>
              <w:rPr>
                <w:color w:val="auto"/>
              </w:rPr>
            </w:pPr>
            <w:r w:rsidRPr="000D7B59">
              <w:rPr>
                <w:color w:val="auto"/>
              </w:rPr>
              <w:t>Valid values are as follows:</w:t>
            </w:r>
          </w:p>
          <w:p w14:paraId="5D5D7BA4" w14:textId="77777777" w:rsidR="001E7285" w:rsidRPr="000D7B59" w:rsidRDefault="001E7285" w:rsidP="001E7285">
            <w:pPr>
              <w:pStyle w:val="BodyText2"/>
              <w:rPr>
                <w:color w:val="auto"/>
              </w:rPr>
            </w:pPr>
          </w:p>
          <w:p w14:paraId="665D30F2" w14:textId="77777777" w:rsidR="001E7285" w:rsidRDefault="001E7285" w:rsidP="001E7285">
            <w:pPr>
              <w:pStyle w:val="BodyText2"/>
              <w:rPr>
                <w:color w:val="auto"/>
              </w:rPr>
            </w:pPr>
            <w:r w:rsidRPr="000D7B59">
              <w:rPr>
                <w:color w:val="auto"/>
              </w:rPr>
              <w:t>01 = Visa contactless transaction data</w:t>
            </w:r>
          </w:p>
          <w:p w14:paraId="202BA31C" w14:textId="77777777" w:rsidR="001E7285" w:rsidRDefault="001E7285" w:rsidP="001E7285">
            <w:pPr>
              <w:pStyle w:val="BodyText2"/>
              <w:rPr>
                <w:color w:val="auto"/>
              </w:rPr>
            </w:pPr>
            <w:r>
              <w:rPr>
                <w:color w:val="auto"/>
              </w:rPr>
              <w:t>02 = MasterCard contactless transaction data</w:t>
            </w:r>
          </w:p>
          <w:p w14:paraId="451D31ED" w14:textId="77777777" w:rsidR="001E7285" w:rsidRDefault="001E7285" w:rsidP="000B2341">
            <w:pPr>
              <w:autoSpaceDE w:val="0"/>
              <w:autoSpaceDN w:val="0"/>
              <w:adjustRightInd w:val="0"/>
            </w:pPr>
          </w:p>
        </w:tc>
      </w:tr>
      <w:tr w:rsidR="001E7285" w14:paraId="4837C031" w14:textId="77777777" w:rsidTr="000B2341">
        <w:tc>
          <w:tcPr>
            <w:tcW w:w="1183" w:type="dxa"/>
          </w:tcPr>
          <w:p w14:paraId="0BCE1229" w14:textId="77777777" w:rsidR="001E7285" w:rsidRPr="00A655B6" w:rsidRDefault="001E7285" w:rsidP="000B2341">
            <w:pPr>
              <w:pStyle w:val="BodyText2"/>
              <w:jc w:val="center"/>
              <w:rPr>
                <w:color w:val="auto"/>
              </w:rPr>
            </w:pPr>
            <w:r>
              <w:rPr>
                <w:color w:val="auto"/>
              </w:rPr>
              <w:t>03-162</w:t>
            </w:r>
          </w:p>
        </w:tc>
        <w:tc>
          <w:tcPr>
            <w:tcW w:w="1059" w:type="dxa"/>
          </w:tcPr>
          <w:p w14:paraId="7B9B746D" w14:textId="77777777" w:rsidR="001E7285" w:rsidRDefault="001E7285" w:rsidP="000B2341">
            <w:pPr>
              <w:pStyle w:val="BodyText2"/>
              <w:jc w:val="center"/>
              <w:rPr>
                <w:color w:val="auto"/>
              </w:rPr>
            </w:pPr>
            <w:r>
              <w:rPr>
                <w:color w:val="auto"/>
              </w:rPr>
              <w:t>160</w:t>
            </w:r>
          </w:p>
        </w:tc>
        <w:tc>
          <w:tcPr>
            <w:tcW w:w="7113" w:type="dxa"/>
          </w:tcPr>
          <w:p w14:paraId="15CE6905" w14:textId="77777777" w:rsidR="001E7285" w:rsidRDefault="001E7285" w:rsidP="004C110F">
            <w:pPr>
              <w:pStyle w:val="BodyText2"/>
              <w:spacing w:after="120"/>
              <w:rPr>
                <w:b/>
                <w:color w:val="auto"/>
              </w:rPr>
            </w:pPr>
            <w:r w:rsidRPr="00AD1481">
              <w:rPr>
                <w:b/>
                <w:color w:val="auto"/>
              </w:rPr>
              <w:t>EMV Supplementary Data</w:t>
            </w:r>
          </w:p>
          <w:p w14:paraId="2A9F9C31" w14:textId="77777777" w:rsidR="001E7285" w:rsidRPr="00974445" w:rsidRDefault="001E7285" w:rsidP="001E7285">
            <w:pPr>
              <w:pStyle w:val="BodyText2"/>
              <w:rPr>
                <w:b/>
                <w:color w:val="auto"/>
              </w:rPr>
            </w:pPr>
          </w:p>
        </w:tc>
      </w:tr>
    </w:tbl>
    <w:p w14:paraId="1DD50114" w14:textId="77777777" w:rsidR="00235D2A" w:rsidRDefault="00235D2A" w:rsidP="00974445">
      <w:pPr>
        <w:pStyle w:val="BodyText2"/>
        <w:ind w:left="720"/>
        <w:rPr>
          <w:color w:val="auto"/>
        </w:rPr>
      </w:pPr>
    </w:p>
    <w:p w14:paraId="0F97179D" w14:textId="77777777" w:rsidR="000C5121" w:rsidRDefault="000C5121" w:rsidP="00974445">
      <w:pPr>
        <w:pStyle w:val="BodyText2"/>
        <w:ind w:left="720"/>
        <w:rPr>
          <w:color w:val="auto"/>
        </w:rPr>
      </w:pPr>
    </w:p>
    <w:p w14:paraId="3271901E" w14:textId="77777777" w:rsidR="007934C3" w:rsidRPr="00664394" w:rsidRDefault="005948E3" w:rsidP="001E7285">
      <w:pPr>
        <w:pStyle w:val="Heading3"/>
      </w:pPr>
      <w:r w:rsidRPr="00664394">
        <w:lastRenderedPageBreak/>
        <w:t>Visa Contactless Transaction Data</w:t>
      </w:r>
    </w:p>
    <w:p w14:paraId="49B29D93" w14:textId="77777777" w:rsidR="007934C3" w:rsidRDefault="007934C3" w:rsidP="00974445">
      <w:pPr>
        <w:pStyle w:val="BodyText2"/>
        <w:ind w:left="720"/>
        <w:rPr>
          <w:color w:val="auto"/>
        </w:rPr>
      </w:pPr>
      <w:r w:rsidRPr="003F094C">
        <w:rPr>
          <w:color w:val="auto"/>
        </w:rPr>
        <w:t>For Visa contactless transactions, the Dataset ID is 01</w:t>
      </w:r>
      <w:r w:rsidR="00437C4C">
        <w:rPr>
          <w:color w:val="auto"/>
        </w:rPr>
        <w:t xml:space="preserve">. </w:t>
      </w:r>
      <w:r w:rsidR="004E6FD1">
        <w:rPr>
          <w:color w:val="auto"/>
        </w:rPr>
        <w:t>The buffer may contain the following EMV data elements:</w:t>
      </w:r>
    </w:p>
    <w:p w14:paraId="6453DF9A" w14:textId="77777777" w:rsidR="004E6FD1" w:rsidRDefault="004E6FD1" w:rsidP="00974445">
      <w:pPr>
        <w:pStyle w:val="BodyText2"/>
        <w:ind w:left="720"/>
        <w:rPr>
          <w:color w:val="auto"/>
        </w:rPr>
      </w:pPr>
    </w:p>
    <w:tbl>
      <w:tblPr>
        <w:tblW w:w="0" w:type="auto"/>
        <w:tblInd w:w="81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475"/>
        <w:gridCol w:w="1237"/>
        <w:gridCol w:w="1074"/>
        <w:gridCol w:w="4477"/>
      </w:tblGrid>
      <w:tr w:rsidR="004E6FD1" w:rsidRPr="00D23B92" w14:paraId="2C34080E" w14:textId="77777777" w:rsidTr="001E7285">
        <w:trPr>
          <w:tblHeader/>
        </w:trPr>
        <w:tc>
          <w:tcPr>
            <w:tcW w:w="2531" w:type="dxa"/>
            <w:shd w:val="clear" w:color="auto" w:fill="auto"/>
            <w:hideMark/>
          </w:tcPr>
          <w:p w14:paraId="00B5F090" w14:textId="77777777" w:rsidR="004E6FD1" w:rsidRPr="00775E51" w:rsidRDefault="004E6FD1" w:rsidP="002E027A">
            <w:pPr>
              <w:pStyle w:val="BodyText2"/>
              <w:spacing w:before="60" w:after="60"/>
              <w:rPr>
                <w:b/>
                <w:color w:val="auto"/>
              </w:rPr>
            </w:pPr>
            <w:r w:rsidRPr="00775E51">
              <w:rPr>
                <w:b/>
                <w:color w:val="auto"/>
              </w:rPr>
              <w:t>Name</w:t>
            </w:r>
          </w:p>
        </w:tc>
        <w:tc>
          <w:tcPr>
            <w:tcW w:w="1260" w:type="dxa"/>
            <w:shd w:val="clear" w:color="auto" w:fill="auto"/>
            <w:hideMark/>
          </w:tcPr>
          <w:p w14:paraId="5EDA8114" w14:textId="77777777" w:rsidR="004E6FD1" w:rsidRPr="00775E51" w:rsidRDefault="004E6FD1" w:rsidP="004B57CD">
            <w:pPr>
              <w:pStyle w:val="BodyText2"/>
              <w:spacing w:before="60" w:after="60"/>
              <w:jc w:val="center"/>
              <w:rPr>
                <w:b/>
                <w:color w:val="auto"/>
              </w:rPr>
            </w:pPr>
            <w:r w:rsidRPr="00775E51">
              <w:rPr>
                <w:b/>
                <w:color w:val="auto"/>
              </w:rPr>
              <w:t>Tag</w:t>
            </w:r>
          </w:p>
        </w:tc>
        <w:tc>
          <w:tcPr>
            <w:tcW w:w="1080" w:type="dxa"/>
          </w:tcPr>
          <w:p w14:paraId="7F96C204" w14:textId="77777777" w:rsidR="004E6FD1" w:rsidRPr="00775E51" w:rsidRDefault="004E6FD1" w:rsidP="004B57CD">
            <w:pPr>
              <w:pStyle w:val="BodyText2"/>
              <w:spacing w:before="60" w:after="60"/>
              <w:jc w:val="center"/>
              <w:rPr>
                <w:b/>
                <w:color w:val="auto"/>
              </w:rPr>
            </w:pPr>
            <w:r w:rsidRPr="00775E51">
              <w:rPr>
                <w:b/>
                <w:color w:val="auto"/>
              </w:rPr>
              <w:t>Length</w:t>
            </w:r>
          </w:p>
        </w:tc>
        <w:tc>
          <w:tcPr>
            <w:tcW w:w="4608" w:type="dxa"/>
            <w:shd w:val="clear" w:color="auto" w:fill="auto"/>
            <w:hideMark/>
          </w:tcPr>
          <w:p w14:paraId="559E1261" w14:textId="77777777" w:rsidR="004E6FD1" w:rsidRPr="00775E51" w:rsidRDefault="004E6FD1" w:rsidP="002E027A">
            <w:pPr>
              <w:pStyle w:val="BodyText2"/>
              <w:spacing w:before="60" w:after="60"/>
              <w:rPr>
                <w:b/>
                <w:color w:val="auto"/>
              </w:rPr>
            </w:pPr>
            <w:r w:rsidRPr="00775E51">
              <w:rPr>
                <w:b/>
                <w:color w:val="auto"/>
              </w:rPr>
              <w:t>Value</w:t>
            </w:r>
          </w:p>
        </w:tc>
      </w:tr>
      <w:tr w:rsidR="004E6FD1" w:rsidRPr="004E6FD1" w14:paraId="5E17A6F4" w14:textId="77777777" w:rsidTr="004B57CD">
        <w:tc>
          <w:tcPr>
            <w:tcW w:w="2531" w:type="dxa"/>
            <w:tcBorders>
              <w:bottom w:val="single" w:sz="4" w:space="0" w:color="auto"/>
            </w:tcBorders>
            <w:shd w:val="clear" w:color="auto" w:fill="auto"/>
          </w:tcPr>
          <w:p w14:paraId="6325BB61" w14:textId="77777777" w:rsidR="004E6FD1" w:rsidRPr="00674BEA" w:rsidRDefault="004E6FD1" w:rsidP="005975D0">
            <w:pPr>
              <w:pStyle w:val="BodyText2"/>
              <w:rPr>
                <w:color w:val="auto"/>
              </w:rPr>
            </w:pPr>
            <w:r w:rsidRPr="00775E51">
              <w:rPr>
                <w:color w:val="auto"/>
              </w:rPr>
              <w:t>Form Factor Indicator</w:t>
            </w:r>
          </w:p>
        </w:tc>
        <w:tc>
          <w:tcPr>
            <w:tcW w:w="1260" w:type="dxa"/>
            <w:tcBorders>
              <w:bottom w:val="single" w:sz="4" w:space="0" w:color="auto"/>
            </w:tcBorders>
            <w:shd w:val="clear" w:color="auto" w:fill="auto"/>
          </w:tcPr>
          <w:p w14:paraId="39925E37" w14:textId="77777777" w:rsidR="004E6FD1" w:rsidRPr="00674BEA" w:rsidRDefault="004E6FD1" w:rsidP="004B57CD">
            <w:pPr>
              <w:pStyle w:val="BodyText2"/>
              <w:jc w:val="center"/>
              <w:rPr>
                <w:color w:val="auto"/>
              </w:rPr>
            </w:pPr>
            <w:r w:rsidRPr="00775E51">
              <w:rPr>
                <w:color w:val="auto"/>
              </w:rPr>
              <w:t>9F6E</w:t>
            </w:r>
          </w:p>
        </w:tc>
        <w:tc>
          <w:tcPr>
            <w:tcW w:w="1080" w:type="dxa"/>
            <w:tcBorders>
              <w:bottom w:val="single" w:sz="4" w:space="0" w:color="auto"/>
            </w:tcBorders>
          </w:tcPr>
          <w:p w14:paraId="3F3545FD" w14:textId="77777777" w:rsidR="004E6FD1" w:rsidRPr="00674BEA" w:rsidRDefault="004E6FD1" w:rsidP="004B57CD">
            <w:pPr>
              <w:pStyle w:val="BodyText2"/>
              <w:jc w:val="center"/>
              <w:rPr>
                <w:color w:val="auto"/>
              </w:rPr>
            </w:pPr>
            <w:r w:rsidRPr="00775E51">
              <w:rPr>
                <w:color w:val="auto"/>
              </w:rPr>
              <w:t>04</w:t>
            </w:r>
          </w:p>
        </w:tc>
        <w:tc>
          <w:tcPr>
            <w:tcW w:w="4608" w:type="dxa"/>
            <w:tcBorders>
              <w:bottom w:val="single" w:sz="4" w:space="0" w:color="auto"/>
            </w:tcBorders>
            <w:shd w:val="clear" w:color="auto" w:fill="auto"/>
          </w:tcPr>
          <w:p w14:paraId="79CAC4DC" w14:textId="77777777" w:rsidR="004E6FD1" w:rsidRPr="00775E51" w:rsidRDefault="004E6FD1" w:rsidP="00775E51">
            <w:pPr>
              <w:pStyle w:val="BodyText2"/>
            </w:pPr>
            <w:r w:rsidRPr="00775E51">
              <w:rPr>
                <w:color w:val="auto"/>
              </w:rPr>
              <w:t>8 hexadecimal characters</w:t>
            </w:r>
          </w:p>
          <w:p w14:paraId="72EF36D6" w14:textId="77777777" w:rsidR="004E6FD1" w:rsidRPr="00674BEA" w:rsidRDefault="004E6FD1" w:rsidP="005975D0">
            <w:pPr>
              <w:pStyle w:val="BodyText2"/>
              <w:rPr>
                <w:color w:val="auto"/>
              </w:rPr>
            </w:pPr>
          </w:p>
        </w:tc>
      </w:tr>
      <w:tr w:rsidR="004E6FD1" w:rsidRPr="004E6FD1" w14:paraId="3674CBE4" w14:textId="77777777" w:rsidTr="004B57CD">
        <w:tc>
          <w:tcPr>
            <w:tcW w:w="2531" w:type="dxa"/>
            <w:tcBorders>
              <w:bottom w:val="single" w:sz="4" w:space="0" w:color="auto"/>
            </w:tcBorders>
            <w:shd w:val="clear" w:color="auto" w:fill="auto"/>
          </w:tcPr>
          <w:p w14:paraId="4C6CB82E" w14:textId="77777777" w:rsidR="004E6FD1" w:rsidRDefault="004E6FD1" w:rsidP="005975D0">
            <w:pPr>
              <w:pStyle w:val="BodyText2"/>
              <w:rPr>
                <w:color w:val="auto"/>
              </w:rPr>
            </w:pPr>
            <w:r w:rsidRPr="00775E51">
              <w:rPr>
                <w:color w:val="auto"/>
              </w:rPr>
              <w:t>Customer Exclusive Data</w:t>
            </w:r>
          </w:p>
          <w:p w14:paraId="01E298E0" w14:textId="77777777" w:rsidR="004B57CD" w:rsidRPr="00674BEA" w:rsidRDefault="004B57CD" w:rsidP="005975D0">
            <w:pPr>
              <w:pStyle w:val="BodyText2"/>
              <w:rPr>
                <w:color w:val="auto"/>
              </w:rPr>
            </w:pPr>
          </w:p>
        </w:tc>
        <w:tc>
          <w:tcPr>
            <w:tcW w:w="1260" w:type="dxa"/>
            <w:tcBorders>
              <w:bottom w:val="single" w:sz="4" w:space="0" w:color="auto"/>
            </w:tcBorders>
            <w:shd w:val="clear" w:color="auto" w:fill="auto"/>
          </w:tcPr>
          <w:p w14:paraId="6D0F8CE2" w14:textId="77777777" w:rsidR="004E6FD1" w:rsidRDefault="004E6FD1" w:rsidP="004B57CD">
            <w:pPr>
              <w:pStyle w:val="BodyText2"/>
              <w:jc w:val="center"/>
              <w:rPr>
                <w:color w:val="auto"/>
              </w:rPr>
            </w:pPr>
            <w:r w:rsidRPr="00775E51">
              <w:rPr>
                <w:color w:val="auto"/>
              </w:rPr>
              <w:t>9F7C</w:t>
            </w:r>
          </w:p>
          <w:p w14:paraId="089CAD33" w14:textId="77777777" w:rsidR="008B28DC" w:rsidRPr="00674BEA" w:rsidRDefault="008B28DC" w:rsidP="004B57CD">
            <w:pPr>
              <w:pStyle w:val="BodyText2"/>
              <w:jc w:val="center"/>
              <w:rPr>
                <w:color w:val="auto"/>
              </w:rPr>
            </w:pPr>
          </w:p>
        </w:tc>
        <w:tc>
          <w:tcPr>
            <w:tcW w:w="1080" w:type="dxa"/>
            <w:tcBorders>
              <w:bottom w:val="single" w:sz="4" w:space="0" w:color="auto"/>
            </w:tcBorders>
          </w:tcPr>
          <w:p w14:paraId="7DAD21B7" w14:textId="77777777" w:rsidR="004E6FD1" w:rsidRPr="00775E51" w:rsidRDefault="004E6FD1" w:rsidP="004B57CD">
            <w:pPr>
              <w:pStyle w:val="BodyText2"/>
              <w:jc w:val="center"/>
            </w:pPr>
            <w:r w:rsidRPr="00775E51">
              <w:rPr>
                <w:color w:val="auto"/>
              </w:rPr>
              <w:t>max 32</w:t>
            </w:r>
          </w:p>
          <w:p w14:paraId="75F35F6A" w14:textId="77777777" w:rsidR="004E6FD1" w:rsidRPr="00674BEA" w:rsidRDefault="004E6FD1" w:rsidP="004B57CD">
            <w:pPr>
              <w:pStyle w:val="BodyText2"/>
              <w:jc w:val="center"/>
              <w:rPr>
                <w:color w:val="auto"/>
              </w:rPr>
            </w:pPr>
          </w:p>
        </w:tc>
        <w:tc>
          <w:tcPr>
            <w:tcW w:w="4608" w:type="dxa"/>
            <w:tcBorders>
              <w:bottom w:val="single" w:sz="4" w:space="0" w:color="auto"/>
            </w:tcBorders>
            <w:shd w:val="clear" w:color="auto" w:fill="auto"/>
          </w:tcPr>
          <w:p w14:paraId="14A0621E" w14:textId="77777777" w:rsidR="004E6FD1" w:rsidRPr="00775E51" w:rsidRDefault="004E6FD1" w:rsidP="00775E51">
            <w:pPr>
              <w:pStyle w:val="BodyText2"/>
            </w:pPr>
            <w:r w:rsidRPr="00775E51">
              <w:rPr>
                <w:color w:val="auto"/>
              </w:rPr>
              <w:t>Up to 64 hexadecimal characters</w:t>
            </w:r>
          </w:p>
          <w:p w14:paraId="67E0CF12" w14:textId="77777777" w:rsidR="004E6FD1" w:rsidRPr="00674BEA" w:rsidRDefault="004E6FD1" w:rsidP="005975D0">
            <w:pPr>
              <w:pStyle w:val="BodyText2"/>
              <w:rPr>
                <w:color w:val="auto"/>
              </w:rPr>
            </w:pPr>
          </w:p>
        </w:tc>
      </w:tr>
    </w:tbl>
    <w:p w14:paraId="39BEC850" w14:textId="77777777" w:rsidR="004E6FD1" w:rsidRDefault="004E6FD1" w:rsidP="007934C3">
      <w:pPr>
        <w:pStyle w:val="BodyText2"/>
        <w:rPr>
          <w:color w:val="auto"/>
        </w:rPr>
      </w:pPr>
    </w:p>
    <w:p w14:paraId="671780C6" w14:textId="77777777" w:rsidR="004B57CD" w:rsidRDefault="004B57CD" w:rsidP="00974445">
      <w:pPr>
        <w:pStyle w:val="BodyText2"/>
        <w:ind w:left="720"/>
        <w:rPr>
          <w:b/>
          <w:bCs/>
          <w:color w:val="auto"/>
        </w:rPr>
      </w:pPr>
    </w:p>
    <w:p w14:paraId="0BB4125C" w14:textId="77777777" w:rsidR="004C0696" w:rsidRPr="001E7285" w:rsidRDefault="004C0696" w:rsidP="00974445">
      <w:pPr>
        <w:pStyle w:val="BodyText2"/>
        <w:ind w:left="720"/>
        <w:rPr>
          <w:b/>
          <w:bCs/>
          <w:color w:val="auto"/>
        </w:rPr>
      </w:pPr>
      <w:r w:rsidRPr="001E7285">
        <w:rPr>
          <w:b/>
          <w:bCs/>
          <w:color w:val="auto"/>
        </w:rPr>
        <w:t>Notes</w:t>
      </w:r>
    </w:p>
    <w:p w14:paraId="16311284" w14:textId="77777777" w:rsidR="004C0696" w:rsidRDefault="004C0696" w:rsidP="00974445">
      <w:pPr>
        <w:pStyle w:val="BodyText2"/>
        <w:ind w:left="720"/>
        <w:rPr>
          <w:color w:val="auto"/>
        </w:rPr>
      </w:pPr>
      <w:r>
        <w:rPr>
          <w:color w:val="auto"/>
        </w:rPr>
        <w:t xml:space="preserve">From a terminal perspective, the reader shall make the Form Factor Indicator and Customer Exclusive Data available for inclusion in messages to the acquirer (when returned by the card application); this is required as indicated in the Visa Contactless Payment Specification (VCPS) Version 2.1. </w:t>
      </w:r>
    </w:p>
    <w:p w14:paraId="73A0032E" w14:textId="77777777" w:rsidR="004C0696" w:rsidRDefault="004C0696" w:rsidP="00974445">
      <w:pPr>
        <w:pStyle w:val="BodyText2"/>
        <w:ind w:left="720"/>
        <w:rPr>
          <w:color w:val="auto"/>
        </w:rPr>
      </w:pPr>
      <w:r>
        <w:rPr>
          <w:color w:val="auto"/>
        </w:rPr>
        <w:t xml:space="preserve">If the EMV tag is not returned by the </w:t>
      </w:r>
      <w:r w:rsidR="009E2A68">
        <w:rPr>
          <w:color w:val="auto"/>
        </w:rPr>
        <w:t>card</w:t>
      </w:r>
      <w:r>
        <w:rPr>
          <w:color w:val="auto"/>
        </w:rPr>
        <w:t>, then th</w:t>
      </w:r>
      <w:r w:rsidR="009E2A68">
        <w:rPr>
          <w:color w:val="auto"/>
        </w:rPr>
        <w:t>at</w:t>
      </w:r>
      <w:r>
        <w:rPr>
          <w:color w:val="auto"/>
        </w:rPr>
        <w:t xml:space="preserve"> tag should not be included in the request message to the acquirer.</w:t>
      </w:r>
    </w:p>
    <w:p w14:paraId="5CA6E283" w14:textId="77777777" w:rsidR="004C0696" w:rsidRDefault="004C0696" w:rsidP="00974445">
      <w:pPr>
        <w:pStyle w:val="BodyText2"/>
        <w:ind w:left="720"/>
        <w:rPr>
          <w:color w:val="auto"/>
        </w:rPr>
      </w:pPr>
    </w:p>
    <w:p w14:paraId="094C9D86" w14:textId="77777777" w:rsidR="001D541A" w:rsidRDefault="00731601" w:rsidP="00974445">
      <w:pPr>
        <w:pStyle w:val="BodyText2"/>
        <w:ind w:left="720"/>
        <w:rPr>
          <w:b/>
          <w:color w:val="auto"/>
        </w:rPr>
      </w:pPr>
      <w:r w:rsidRPr="00775E51">
        <w:rPr>
          <w:b/>
          <w:color w:val="auto"/>
        </w:rPr>
        <w:t>Form Factor Indicator</w:t>
      </w:r>
      <w:r w:rsidRPr="00731601">
        <w:rPr>
          <w:b/>
          <w:color w:val="auto"/>
        </w:rPr>
        <w:t xml:space="preserve"> (</w:t>
      </w:r>
      <w:r w:rsidRPr="00775E51">
        <w:rPr>
          <w:b/>
          <w:color w:val="auto"/>
        </w:rPr>
        <w:t>9F6E)</w:t>
      </w:r>
    </w:p>
    <w:p w14:paraId="5B43E0AA" w14:textId="77777777" w:rsidR="001E7285" w:rsidRDefault="001E7285" w:rsidP="00974445">
      <w:pPr>
        <w:pStyle w:val="BodyText2"/>
        <w:ind w:left="720"/>
        <w:rPr>
          <w:b/>
          <w:color w:val="auto"/>
        </w:rPr>
      </w:pPr>
    </w:p>
    <w:tbl>
      <w:tblPr>
        <w:tblStyle w:val="TableGrid"/>
        <w:tblW w:w="9551" w:type="dxa"/>
        <w:tblInd w:w="720" w:type="dxa"/>
        <w:tblBorders>
          <w:left w:val="none" w:sz="0" w:space="0" w:color="auto"/>
          <w:right w:val="none" w:sz="0" w:space="0" w:color="auto"/>
        </w:tblBorders>
        <w:tblLook w:val="04A0" w:firstRow="1" w:lastRow="0" w:firstColumn="1" w:lastColumn="0" w:noHBand="0" w:noVBand="1"/>
      </w:tblPr>
      <w:tblGrid>
        <w:gridCol w:w="1379"/>
        <w:gridCol w:w="1059"/>
        <w:gridCol w:w="7113"/>
      </w:tblGrid>
      <w:tr w:rsidR="001E7285" w:rsidRPr="001E7285" w14:paraId="40E74DBD" w14:textId="77777777" w:rsidTr="001E7285">
        <w:trPr>
          <w:tblHeader/>
        </w:trPr>
        <w:tc>
          <w:tcPr>
            <w:tcW w:w="1379" w:type="dxa"/>
          </w:tcPr>
          <w:p w14:paraId="560EC26E" w14:textId="77777777" w:rsidR="001E7285" w:rsidRPr="001E7285" w:rsidRDefault="001E7285" w:rsidP="002E027A">
            <w:pPr>
              <w:pStyle w:val="BodyText2"/>
              <w:spacing w:before="60" w:after="60"/>
              <w:jc w:val="center"/>
              <w:rPr>
                <w:b/>
                <w:bCs/>
                <w:color w:val="auto"/>
              </w:rPr>
            </w:pPr>
            <w:r w:rsidRPr="001E7285">
              <w:rPr>
                <w:b/>
                <w:bCs/>
                <w:color w:val="auto"/>
              </w:rPr>
              <w:t>Data Field</w:t>
            </w:r>
          </w:p>
        </w:tc>
        <w:tc>
          <w:tcPr>
            <w:tcW w:w="1059" w:type="dxa"/>
          </w:tcPr>
          <w:p w14:paraId="0F45ECA7" w14:textId="77777777" w:rsidR="001E7285" w:rsidRPr="001E7285" w:rsidRDefault="001E7285" w:rsidP="002E027A">
            <w:pPr>
              <w:pStyle w:val="BodyText2"/>
              <w:spacing w:before="60" w:after="60"/>
              <w:jc w:val="center"/>
              <w:rPr>
                <w:b/>
                <w:bCs/>
                <w:color w:val="auto"/>
              </w:rPr>
            </w:pPr>
            <w:r w:rsidRPr="001E7285">
              <w:rPr>
                <w:b/>
                <w:bCs/>
                <w:color w:val="auto"/>
              </w:rPr>
              <w:t>Length</w:t>
            </w:r>
          </w:p>
        </w:tc>
        <w:tc>
          <w:tcPr>
            <w:tcW w:w="7113" w:type="dxa"/>
          </w:tcPr>
          <w:p w14:paraId="08946B5C" w14:textId="77777777" w:rsidR="001E7285" w:rsidRPr="001E7285" w:rsidRDefault="001E7285" w:rsidP="002E027A">
            <w:pPr>
              <w:pStyle w:val="BodyText2"/>
              <w:spacing w:before="60" w:after="60"/>
              <w:rPr>
                <w:b/>
                <w:bCs/>
                <w:color w:val="auto"/>
              </w:rPr>
            </w:pPr>
            <w:r w:rsidRPr="001E7285">
              <w:rPr>
                <w:b/>
                <w:bCs/>
                <w:color w:val="auto"/>
              </w:rPr>
              <w:t>Format &amp; Content</w:t>
            </w:r>
          </w:p>
        </w:tc>
      </w:tr>
      <w:tr w:rsidR="001E7285" w14:paraId="1DDE25D5" w14:textId="77777777" w:rsidTr="001E7285">
        <w:tc>
          <w:tcPr>
            <w:tcW w:w="1379" w:type="dxa"/>
          </w:tcPr>
          <w:p w14:paraId="049E10AC" w14:textId="77777777" w:rsidR="001E7285" w:rsidRDefault="001E7285" w:rsidP="000B2341">
            <w:pPr>
              <w:pStyle w:val="BodyText2"/>
              <w:jc w:val="center"/>
              <w:rPr>
                <w:color w:val="auto"/>
              </w:rPr>
            </w:pPr>
            <w:r>
              <w:rPr>
                <w:color w:val="auto"/>
              </w:rPr>
              <w:t>Form Factor Indicator</w:t>
            </w:r>
            <w:r>
              <w:rPr>
                <w:color w:val="auto"/>
              </w:rPr>
              <w:tab/>
            </w:r>
          </w:p>
        </w:tc>
        <w:tc>
          <w:tcPr>
            <w:tcW w:w="1059" w:type="dxa"/>
          </w:tcPr>
          <w:p w14:paraId="3EF25520" w14:textId="77777777" w:rsidR="001E7285" w:rsidRDefault="001E7285" w:rsidP="000B2341">
            <w:pPr>
              <w:pStyle w:val="BodyText2"/>
              <w:jc w:val="center"/>
              <w:rPr>
                <w:color w:val="auto"/>
              </w:rPr>
            </w:pPr>
            <w:r>
              <w:rPr>
                <w:color w:val="auto"/>
              </w:rPr>
              <w:t>4</w:t>
            </w:r>
          </w:p>
        </w:tc>
        <w:tc>
          <w:tcPr>
            <w:tcW w:w="7113" w:type="dxa"/>
          </w:tcPr>
          <w:p w14:paraId="71B880C4" w14:textId="77777777" w:rsidR="001E7285" w:rsidRDefault="001E7285" w:rsidP="004C110F">
            <w:pPr>
              <w:pStyle w:val="BodyText2"/>
              <w:spacing w:after="120"/>
              <w:rPr>
                <w:color w:val="auto"/>
              </w:rPr>
            </w:pPr>
            <w:r w:rsidRPr="00775E51">
              <w:rPr>
                <w:b/>
                <w:color w:val="auto"/>
              </w:rPr>
              <w:t>Byte 1</w:t>
            </w:r>
            <w:r w:rsidR="0089356D">
              <w:rPr>
                <w:b/>
                <w:color w:val="auto"/>
              </w:rPr>
              <w:t xml:space="preserve"> – </w:t>
            </w:r>
            <w:r w:rsidRPr="00775E51">
              <w:rPr>
                <w:b/>
                <w:color w:val="auto"/>
              </w:rPr>
              <w:t>Consumer Payment Device Form Factor</w:t>
            </w:r>
            <w:r w:rsidRPr="00775E51">
              <w:rPr>
                <w:color w:val="auto"/>
              </w:rPr>
              <w:t xml:space="preserve"> </w:t>
            </w:r>
          </w:p>
          <w:p w14:paraId="4E30DEBB" w14:textId="77777777" w:rsidR="001E7285" w:rsidRPr="0089356D" w:rsidRDefault="001E7285" w:rsidP="00F12805">
            <w:pPr>
              <w:pStyle w:val="BodyText2"/>
              <w:numPr>
                <w:ilvl w:val="0"/>
                <w:numId w:val="159"/>
              </w:numPr>
              <w:tabs>
                <w:tab w:val="clear" w:pos="0"/>
              </w:tabs>
              <w:rPr>
                <w:b/>
                <w:color w:val="auto"/>
              </w:rPr>
            </w:pPr>
            <w:r w:rsidRPr="0089356D">
              <w:rPr>
                <w:b/>
                <w:color w:val="auto"/>
              </w:rPr>
              <w:t>bits 0-2</w:t>
            </w:r>
            <w:r w:rsidR="0089356D">
              <w:rPr>
                <w:b/>
                <w:color w:val="auto"/>
              </w:rPr>
              <w:t xml:space="preserve"> – </w:t>
            </w:r>
            <w:r w:rsidRPr="0089356D">
              <w:rPr>
                <w:b/>
                <w:color w:val="auto"/>
              </w:rPr>
              <w:t xml:space="preserve"> Form Factor Indicator Version Number </w:t>
            </w:r>
          </w:p>
          <w:p w14:paraId="43DD8BC4" w14:textId="77777777" w:rsidR="001E7285" w:rsidRPr="0089356D" w:rsidRDefault="001E7285" w:rsidP="0089356D">
            <w:pPr>
              <w:pStyle w:val="BodyText2"/>
              <w:tabs>
                <w:tab w:val="clear" w:pos="0"/>
              </w:tabs>
              <w:ind w:left="360"/>
              <w:rPr>
                <w:color w:val="auto"/>
              </w:rPr>
            </w:pPr>
            <w:r w:rsidRPr="0089356D">
              <w:rPr>
                <w:color w:val="auto"/>
              </w:rPr>
              <w:t>All values not currently defined are RFU.</w:t>
            </w:r>
          </w:p>
          <w:p w14:paraId="2547C442" w14:textId="77777777" w:rsidR="001E7285" w:rsidRDefault="001E7285" w:rsidP="0089356D">
            <w:pPr>
              <w:pStyle w:val="BodyText2"/>
              <w:tabs>
                <w:tab w:val="clear" w:pos="0"/>
              </w:tabs>
              <w:ind w:left="360"/>
              <w:rPr>
                <w:color w:val="auto"/>
              </w:rPr>
            </w:pPr>
            <w:r w:rsidRPr="00775E51">
              <w:rPr>
                <w:color w:val="auto"/>
              </w:rPr>
              <w:t xml:space="preserve">Defines the meaning of Form Factor Indicator byte 1 bits </w:t>
            </w:r>
            <w:r>
              <w:rPr>
                <w:color w:val="auto"/>
              </w:rPr>
              <w:t>3</w:t>
            </w:r>
            <w:r w:rsidRPr="00775E51">
              <w:rPr>
                <w:color w:val="auto"/>
              </w:rPr>
              <w:t>-</w:t>
            </w:r>
            <w:r>
              <w:rPr>
                <w:color w:val="auto"/>
              </w:rPr>
              <w:t>7</w:t>
            </w:r>
            <w:r w:rsidRPr="00775E51">
              <w:rPr>
                <w:color w:val="auto"/>
              </w:rPr>
              <w:t xml:space="preserve">, byte 2, and byte 3. The definition of FFI byte 1 bits </w:t>
            </w:r>
            <w:r>
              <w:rPr>
                <w:color w:val="auto"/>
              </w:rPr>
              <w:t>3</w:t>
            </w:r>
            <w:r w:rsidRPr="00AE18FD">
              <w:rPr>
                <w:color w:val="auto"/>
              </w:rPr>
              <w:t>-</w:t>
            </w:r>
            <w:r>
              <w:rPr>
                <w:color w:val="auto"/>
              </w:rPr>
              <w:t>7</w:t>
            </w:r>
            <w:r w:rsidRPr="00775E51">
              <w:rPr>
                <w:color w:val="auto"/>
              </w:rPr>
              <w:t xml:space="preserve">, byte 2, and byte 3 are based on the Form Factor Indicator Version Number, and those definitions may vary for each Form Factor Indicator Version Number. </w:t>
            </w:r>
          </w:p>
          <w:p w14:paraId="4D40DA96" w14:textId="77777777" w:rsidR="001E7285" w:rsidRDefault="001E7285" w:rsidP="0089356D">
            <w:pPr>
              <w:pStyle w:val="BodyText2"/>
              <w:tabs>
                <w:tab w:val="clear" w:pos="0"/>
              </w:tabs>
              <w:ind w:left="360"/>
              <w:rPr>
                <w:color w:val="auto"/>
              </w:rPr>
            </w:pPr>
          </w:p>
          <w:p w14:paraId="4C0E98B0" w14:textId="77777777" w:rsidR="001E7285" w:rsidRDefault="001E7285" w:rsidP="0089356D">
            <w:pPr>
              <w:pStyle w:val="BodyText2"/>
              <w:tabs>
                <w:tab w:val="clear" w:pos="0"/>
              </w:tabs>
              <w:ind w:left="360"/>
              <w:rPr>
                <w:b/>
                <w:color w:val="auto"/>
              </w:rPr>
            </w:pPr>
            <w:r w:rsidRPr="00775E51">
              <w:rPr>
                <w:b/>
                <w:color w:val="auto"/>
              </w:rPr>
              <w:t xml:space="preserve">001 = Form Factor Indicator (FFI) Version Number 1 </w:t>
            </w:r>
          </w:p>
          <w:p w14:paraId="67047CDD" w14:textId="77777777" w:rsidR="0089356D" w:rsidRPr="00775E51" w:rsidRDefault="0089356D" w:rsidP="0089356D">
            <w:pPr>
              <w:pStyle w:val="BodyText2"/>
              <w:tabs>
                <w:tab w:val="clear" w:pos="0"/>
              </w:tabs>
              <w:ind w:left="360"/>
              <w:rPr>
                <w:b/>
                <w:color w:val="auto"/>
              </w:rPr>
            </w:pPr>
          </w:p>
          <w:p w14:paraId="32371DD3" w14:textId="77777777" w:rsidR="001E7285" w:rsidRPr="00775E51" w:rsidRDefault="001E7285" w:rsidP="00F12805">
            <w:pPr>
              <w:pStyle w:val="BodyText2"/>
              <w:numPr>
                <w:ilvl w:val="0"/>
                <w:numId w:val="159"/>
              </w:numPr>
              <w:tabs>
                <w:tab w:val="clear" w:pos="0"/>
              </w:tabs>
              <w:rPr>
                <w:b/>
                <w:color w:val="auto"/>
              </w:rPr>
            </w:pPr>
            <w:r w:rsidRPr="00775E51">
              <w:rPr>
                <w:b/>
                <w:color w:val="auto"/>
              </w:rPr>
              <w:t>bits 3-7</w:t>
            </w:r>
            <w:r w:rsidR="0089356D">
              <w:rPr>
                <w:b/>
                <w:color w:val="auto"/>
              </w:rPr>
              <w:t xml:space="preserve"> – </w:t>
            </w:r>
            <w:r w:rsidRPr="00775E51">
              <w:rPr>
                <w:b/>
                <w:color w:val="auto"/>
              </w:rPr>
              <w:t xml:space="preserve">Consumer Payment Device Form Factor </w:t>
            </w:r>
          </w:p>
          <w:p w14:paraId="078004F1" w14:textId="77777777" w:rsidR="001E7285" w:rsidRPr="00775E51" w:rsidRDefault="001E7285" w:rsidP="0089356D">
            <w:pPr>
              <w:pStyle w:val="BodyText2"/>
              <w:tabs>
                <w:tab w:val="clear" w:pos="0"/>
              </w:tabs>
              <w:ind w:left="360"/>
              <w:rPr>
                <w:color w:val="auto"/>
              </w:rPr>
            </w:pPr>
            <w:r w:rsidRPr="00775E51">
              <w:rPr>
                <w:color w:val="auto"/>
              </w:rPr>
              <w:t>All values not currently defined are RFU.</w:t>
            </w:r>
          </w:p>
          <w:p w14:paraId="554A4A7F" w14:textId="77777777" w:rsidR="001E7285" w:rsidRPr="00775E51" w:rsidRDefault="001E7285" w:rsidP="0089356D">
            <w:pPr>
              <w:pStyle w:val="BodyText2"/>
              <w:tabs>
                <w:tab w:val="clear" w:pos="0"/>
              </w:tabs>
              <w:ind w:left="360"/>
              <w:rPr>
                <w:color w:val="auto"/>
              </w:rPr>
            </w:pPr>
            <w:r w:rsidRPr="00775E51">
              <w:rPr>
                <w:color w:val="auto"/>
              </w:rPr>
              <w:t xml:space="preserve">The definitions listed below are for FFI version #1. </w:t>
            </w:r>
          </w:p>
          <w:p w14:paraId="1E18C5C7" w14:textId="77777777" w:rsidR="001E7285" w:rsidRDefault="001E7285" w:rsidP="0089356D">
            <w:pPr>
              <w:pStyle w:val="BodyText2"/>
              <w:tabs>
                <w:tab w:val="clear" w:pos="0"/>
              </w:tabs>
              <w:ind w:left="360"/>
              <w:rPr>
                <w:b/>
                <w:color w:val="auto"/>
              </w:rPr>
            </w:pPr>
          </w:p>
          <w:p w14:paraId="37681C64" w14:textId="77777777" w:rsidR="001E7285" w:rsidRPr="00775E51" w:rsidRDefault="001E7285" w:rsidP="0089356D">
            <w:pPr>
              <w:pStyle w:val="BodyText2"/>
              <w:tabs>
                <w:tab w:val="clear" w:pos="0"/>
              </w:tabs>
              <w:ind w:left="360"/>
              <w:rPr>
                <w:b/>
                <w:color w:val="auto"/>
              </w:rPr>
            </w:pPr>
            <w:r w:rsidRPr="00775E51">
              <w:rPr>
                <w:b/>
                <w:color w:val="auto"/>
              </w:rPr>
              <w:t xml:space="preserve">00000 = Standard card </w:t>
            </w:r>
          </w:p>
          <w:p w14:paraId="3015EB8A" w14:textId="77777777" w:rsidR="001E7285" w:rsidRDefault="001E7285" w:rsidP="0089356D">
            <w:pPr>
              <w:pStyle w:val="BodyText2"/>
              <w:tabs>
                <w:tab w:val="clear" w:pos="0"/>
              </w:tabs>
              <w:ind w:left="360"/>
            </w:pPr>
            <w:r w:rsidRPr="00775E51">
              <w:rPr>
                <w:color w:val="auto"/>
              </w:rPr>
              <w:lastRenderedPageBreak/>
              <w:t>Card conforming to the physical dimensions for an ID-1 card type, as specified in [ISO 7811], regardless of its transactional capabilities (e.g. magstripe, contact chip, contactless).</w:t>
            </w:r>
          </w:p>
          <w:p w14:paraId="53F9E459" w14:textId="77777777" w:rsidR="001E7285" w:rsidRDefault="001E7285" w:rsidP="0089356D">
            <w:pPr>
              <w:pStyle w:val="BodyText2"/>
              <w:tabs>
                <w:tab w:val="clear" w:pos="0"/>
              </w:tabs>
              <w:ind w:left="360"/>
              <w:rPr>
                <w:b/>
                <w:color w:val="auto"/>
              </w:rPr>
            </w:pPr>
          </w:p>
          <w:p w14:paraId="34BA14A8" w14:textId="77777777" w:rsidR="001E7285" w:rsidRPr="00775E51" w:rsidRDefault="001E7285" w:rsidP="0089356D">
            <w:pPr>
              <w:pStyle w:val="BodyText2"/>
              <w:tabs>
                <w:tab w:val="clear" w:pos="0"/>
              </w:tabs>
              <w:ind w:left="360"/>
              <w:rPr>
                <w:b/>
                <w:color w:val="auto"/>
              </w:rPr>
            </w:pPr>
            <w:r w:rsidRPr="00775E51">
              <w:rPr>
                <w:b/>
                <w:color w:val="auto"/>
              </w:rPr>
              <w:t xml:space="preserve">00001 = Mini-card </w:t>
            </w:r>
          </w:p>
          <w:p w14:paraId="61B74134" w14:textId="77777777" w:rsidR="001E7285" w:rsidRPr="00775E51" w:rsidRDefault="001E7285" w:rsidP="0089356D">
            <w:pPr>
              <w:pStyle w:val="BodyText2"/>
              <w:tabs>
                <w:tab w:val="clear" w:pos="0"/>
              </w:tabs>
              <w:ind w:left="360"/>
              <w:rPr>
                <w:color w:val="auto"/>
              </w:rPr>
            </w:pPr>
            <w:r w:rsidRPr="00775E51">
              <w:rPr>
                <w:color w:val="auto"/>
              </w:rPr>
              <w:t xml:space="preserve">Physical card form factor, but of reduced physical dimensions (height and width) from an ID-1 card type. </w:t>
            </w:r>
          </w:p>
          <w:p w14:paraId="4E4D4F5E" w14:textId="77777777" w:rsidR="001E7285" w:rsidRDefault="001E7285" w:rsidP="0089356D">
            <w:pPr>
              <w:pStyle w:val="BodyText2"/>
              <w:tabs>
                <w:tab w:val="clear" w:pos="0"/>
              </w:tabs>
              <w:ind w:left="360"/>
              <w:rPr>
                <w:b/>
                <w:color w:val="auto"/>
              </w:rPr>
            </w:pPr>
          </w:p>
          <w:p w14:paraId="06EA9D12" w14:textId="77777777" w:rsidR="001E7285" w:rsidRPr="00775E51" w:rsidRDefault="001E7285" w:rsidP="0089356D">
            <w:pPr>
              <w:pStyle w:val="BodyText2"/>
              <w:tabs>
                <w:tab w:val="clear" w:pos="0"/>
              </w:tabs>
              <w:ind w:left="360"/>
              <w:rPr>
                <w:b/>
                <w:color w:val="auto"/>
              </w:rPr>
            </w:pPr>
            <w:r w:rsidRPr="00775E51">
              <w:rPr>
                <w:b/>
                <w:color w:val="auto"/>
              </w:rPr>
              <w:t xml:space="preserve">00010 = Non-card Form Factor </w:t>
            </w:r>
          </w:p>
          <w:p w14:paraId="71987FCC" w14:textId="77777777" w:rsidR="001E7285" w:rsidRPr="00775E51" w:rsidRDefault="001E7285" w:rsidP="0089356D">
            <w:pPr>
              <w:pStyle w:val="BodyText2"/>
              <w:tabs>
                <w:tab w:val="clear" w:pos="0"/>
              </w:tabs>
              <w:ind w:left="360"/>
              <w:rPr>
                <w:color w:val="auto"/>
              </w:rPr>
            </w:pPr>
            <w:r w:rsidRPr="00775E51">
              <w:rPr>
                <w:color w:val="auto"/>
              </w:rPr>
              <w:t xml:space="preserve">Non-card form factor that is contactless-only and possesses no communication capability outside the existing financial infrastructure. </w:t>
            </w:r>
          </w:p>
          <w:p w14:paraId="026BA129" w14:textId="77777777" w:rsidR="001E7285" w:rsidRPr="00775E51" w:rsidRDefault="001E7285" w:rsidP="0089356D">
            <w:pPr>
              <w:pStyle w:val="BodyText2"/>
              <w:tabs>
                <w:tab w:val="clear" w:pos="0"/>
              </w:tabs>
              <w:ind w:left="360"/>
              <w:rPr>
                <w:color w:val="auto"/>
              </w:rPr>
            </w:pPr>
            <w:r w:rsidRPr="00775E51">
              <w:rPr>
                <w:color w:val="auto"/>
              </w:rPr>
              <w:t xml:space="preserve">Examples: Key fobs, watches, wristbands, rings, and stickers </w:t>
            </w:r>
          </w:p>
          <w:p w14:paraId="761252AB" w14:textId="77777777" w:rsidR="001E7285" w:rsidRDefault="001E7285" w:rsidP="0089356D">
            <w:pPr>
              <w:pStyle w:val="BodyText2"/>
              <w:tabs>
                <w:tab w:val="clear" w:pos="0"/>
              </w:tabs>
              <w:ind w:left="360"/>
              <w:rPr>
                <w:b/>
                <w:color w:val="auto"/>
              </w:rPr>
            </w:pPr>
          </w:p>
          <w:p w14:paraId="37FA73D8" w14:textId="77777777" w:rsidR="001E7285" w:rsidRPr="00775E51" w:rsidRDefault="001E7285" w:rsidP="0089356D">
            <w:pPr>
              <w:pStyle w:val="BodyText2"/>
              <w:tabs>
                <w:tab w:val="clear" w:pos="0"/>
              </w:tabs>
              <w:ind w:left="360"/>
              <w:rPr>
                <w:b/>
                <w:color w:val="auto"/>
              </w:rPr>
            </w:pPr>
            <w:r w:rsidRPr="00775E51">
              <w:rPr>
                <w:b/>
                <w:color w:val="auto"/>
              </w:rPr>
              <w:t xml:space="preserve">00011 = Mobile Device </w:t>
            </w:r>
          </w:p>
          <w:p w14:paraId="1E3AEA7B" w14:textId="77777777" w:rsidR="001E7285" w:rsidRPr="00775E51" w:rsidRDefault="001E7285" w:rsidP="0089356D">
            <w:pPr>
              <w:pStyle w:val="BodyText2"/>
              <w:tabs>
                <w:tab w:val="clear" w:pos="0"/>
              </w:tabs>
              <w:ind w:left="360"/>
              <w:rPr>
                <w:color w:val="auto"/>
              </w:rPr>
            </w:pPr>
            <w:r w:rsidRPr="00775E51">
              <w:rPr>
                <w:color w:val="auto"/>
              </w:rPr>
              <w:t xml:space="preserve">Non-card form factor that is contactless-only, has consumer input capability, and possesses communication capability outside the existing financial infrastructure. </w:t>
            </w:r>
          </w:p>
          <w:p w14:paraId="55422F53" w14:textId="77777777" w:rsidR="001E7285" w:rsidRPr="00775E51" w:rsidRDefault="001E7285" w:rsidP="0089356D">
            <w:pPr>
              <w:pStyle w:val="BodyText2"/>
              <w:tabs>
                <w:tab w:val="clear" w:pos="0"/>
              </w:tabs>
              <w:ind w:left="360"/>
              <w:rPr>
                <w:color w:val="auto"/>
              </w:rPr>
            </w:pPr>
            <w:r w:rsidRPr="00775E51">
              <w:rPr>
                <w:color w:val="auto"/>
              </w:rPr>
              <w:t xml:space="preserve">Example: Cellular phones </w:t>
            </w:r>
          </w:p>
          <w:p w14:paraId="671E574B" w14:textId="77777777" w:rsidR="001E7285" w:rsidRDefault="001E7285" w:rsidP="001E7285">
            <w:pPr>
              <w:pStyle w:val="BodyText2"/>
              <w:rPr>
                <w:b/>
                <w:color w:val="auto"/>
              </w:rPr>
            </w:pPr>
          </w:p>
          <w:p w14:paraId="1207D7C7" w14:textId="77777777" w:rsidR="004C110F" w:rsidRDefault="004C110F" w:rsidP="001E7285">
            <w:pPr>
              <w:pStyle w:val="BodyText2"/>
              <w:rPr>
                <w:b/>
                <w:color w:val="auto"/>
              </w:rPr>
            </w:pPr>
          </w:p>
          <w:p w14:paraId="51EDA69D" w14:textId="77777777" w:rsidR="001E7285" w:rsidRPr="00775E51" w:rsidRDefault="001E7285" w:rsidP="004C110F">
            <w:pPr>
              <w:pStyle w:val="BodyText2"/>
              <w:spacing w:after="120"/>
              <w:rPr>
                <w:b/>
                <w:color w:val="auto"/>
              </w:rPr>
            </w:pPr>
            <w:r w:rsidRPr="00775E51">
              <w:rPr>
                <w:b/>
                <w:color w:val="auto"/>
              </w:rPr>
              <w:t>Byte 2</w:t>
            </w:r>
            <w:r w:rsidR="0089356D">
              <w:rPr>
                <w:b/>
                <w:color w:val="auto"/>
              </w:rPr>
              <w:t xml:space="preserve"> – </w:t>
            </w:r>
            <w:r w:rsidRPr="00775E51">
              <w:rPr>
                <w:b/>
                <w:color w:val="auto"/>
              </w:rPr>
              <w:t>Consumer Payment Device Features (for FFI</w:t>
            </w:r>
            <w:r w:rsidRPr="001D541A">
              <w:rPr>
                <w:color w:val="auto"/>
              </w:rPr>
              <w:t xml:space="preserve"> </w:t>
            </w:r>
            <w:r w:rsidRPr="00775E51">
              <w:rPr>
                <w:b/>
                <w:color w:val="auto"/>
              </w:rPr>
              <w:t>Version #1)</w:t>
            </w:r>
          </w:p>
          <w:p w14:paraId="251DAD27" w14:textId="77777777" w:rsidR="001E7285" w:rsidRPr="00775E51" w:rsidRDefault="001E7285" w:rsidP="00F12805">
            <w:pPr>
              <w:pStyle w:val="BodyText2"/>
              <w:numPr>
                <w:ilvl w:val="0"/>
                <w:numId w:val="159"/>
              </w:numPr>
              <w:rPr>
                <w:b/>
                <w:color w:val="auto"/>
              </w:rPr>
            </w:pPr>
            <w:r w:rsidRPr="00775E51">
              <w:rPr>
                <w:b/>
                <w:color w:val="auto"/>
              </w:rPr>
              <w:t xml:space="preserve">bit </w:t>
            </w:r>
            <w:r>
              <w:rPr>
                <w:b/>
                <w:color w:val="auto"/>
              </w:rPr>
              <w:t>0</w:t>
            </w:r>
            <w:r w:rsidRPr="00775E51">
              <w:rPr>
                <w:b/>
                <w:color w:val="auto"/>
              </w:rPr>
              <w:t xml:space="preserve">: 1 </w:t>
            </w:r>
            <w:r w:rsidR="0089356D">
              <w:rPr>
                <w:b/>
                <w:color w:val="auto"/>
              </w:rPr>
              <w:t xml:space="preserve">– </w:t>
            </w:r>
            <w:r w:rsidRPr="00775E51">
              <w:rPr>
                <w:b/>
                <w:color w:val="auto"/>
              </w:rPr>
              <w:t>Passcode Capable</w:t>
            </w:r>
          </w:p>
          <w:p w14:paraId="7E887C05" w14:textId="77777777" w:rsidR="001E7285" w:rsidRPr="001D541A" w:rsidRDefault="001E7285" w:rsidP="0089356D">
            <w:pPr>
              <w:pStyle w:val="BodyText2"/>
              <w:ind w:left="360"/>
              <w:rPr>
                <w:color w:val="auto"/>
              </w:rPr>
            </w:pPr>
            <w:r w:rsidRPr="001D541A">
              <w:rPr>
                <w:color w:val="auto"/>
              </w:rPr>
              <w:t>The Consumer Payment Device has the capability to protect financial transactions with a Passcode. This is separate from the PIN used during the financial transaction.</w:t>
            </w:r>
          </w:p>
          <w:p w14:paraId="550AB743" w14:textId="77777777" w:rsidR="001E7285" w:rsidRDefault="001E7285" w:rsidP="001E7285">
            <w:pPr>
              <w:pStyle w:val="BodyText2"/>
              <w:rPr>
                <w:b/>
                <w:color w:val="auto"/>
              </w:rPr>
            </w:pPr>
          </w:p>
          <w:p w14:paraId="17257177" w14:textId="77777777" w:rsidR="001E7285" w:rsidRPr="00775E51" w:rsidRDefault="0089356D" w:rsidP="00F12805">
            <w:pPr>
              <w:pStyle w:val="BodyText2"/>
              <w:numPr>
                <w:ilvl w:val="0"/>
                <w:numId w:val="159"/>
              </w:numPr>
              <w:rPr>
                <w:b/>
                <w:color w:val="auto"/>
              </w:rPr>
            </w:pPr>
            <w:r>
              <w:rPr>
                <w:b/>
                <w:color w:val="auto"/>
              </w:rPr>
              <w:t>b</w:t>
            </w:r>
            <w:r w:rsidR="001E7285" w:rsidRPr="00775E51">
              <w:rPr>
                <w:b/>
                <w:color w:val="auto"/>
              </w:rPr>
              <w:t xml:space="preserve">it </w:t>
            </w:r>
            <w:r w:rsidR="001E7285">
              <w:rPr>
                <w:b/>
                <w:color w:val="auto"/>
              </w:rPr>
              <w:t>1</w:t>
            </w:r>
            <w:r w:rsidR="001E7285" w:rsidRPr="00775E51">
              <w:rPr>
                <w:b/>
                <w:color w:val="auto"/>
              </w:rPr>
              <w:t xml:space="preserve">: 1 </w:t>
            </w:r>
            <w:r>
              <w:rPr>
                <w:b/>
                <w:color w:val="auto"/>
              </w:rPr>
              <w:t xml:space="preserve">– </w:t>
            </w:r>
            <w:r w:rsidR="001E7285" w:rsidRPr="00775E51">
              <w:rPr>
                <w:b/>
                <w:color w:val="auto"/>
              </w:rPr>
              <w:t>Signature Panel</w:t>
            </w:r>
          </w:p>
          <w:p w14:paraId="127E99D5" w14:textId="77777777" w:rsidR="001E7285" w:rsidRPr="001D541A" w:rsidRDefault="001E7285" w:rsidP="0089356D">
            <w:pPr>
              <w:pStyle w:val="BodyText2"/>
              <w:ind w:left="360"/>
              <w:rPr>
                <w:color w:val="auto"/>
              </w:rPr>
            </w:pPr>
            <w:r w:rsidRPr="001D541A">
              <w:rPr>
                <w:color w:val="auto"/>
              </w:rPr>
              <w:t>The Consumer Payment Device has a signature panel.</w:t>
            </w:r>
          </w:p>
          <w:p w14:paraId="1DE02B51" w14:textId="77777777" w:rsidR="001E7285" w:rsidRDefault="001E7285" w:rsidP="001E7285">
            <w:pPr>
              <w:pStyle w:val="BodyText2"/>
              <w:rPr>
                <w:b/>
                <w:color w:val="auto"/>
              </w:rPr>
            </w:pPr>
          </w:p>
          <w:p w14:paraId="3BEA78F9" w14:textId="77777777" w:rsidR="001E7285" w:rsidRPr="00775E51" w:rsidRDefault="0089356D" w:rsidP="00F12805">
            <w:pPr>
              <w:pStyle w:val="BodyText2"/>
              <w:numPr>
                <w:ilvl w:val="0"/>
                <w:numId w:val="159"/>
              </w:numPr>
              <w:rPr>
                <w:b/>
                <w:color w:val="auto"/>
              </w:rPr>
            </w:pPr>
            <w:r>
              <w:rPr>
                <w:b/>
                <w:color w:val="auto"/>
              </w:rPr>
              <w:t>b</w:t>
            </w:r>
            <w:r w:rsidR="001E7285" w:rsidRPr="00775E51">
              <w:rPr>
                <w:b/>
                <w:color w:val="auto"/>
              </w:rPr>
              <w:t xml:space="preserve">it </w:t>
            </w:r>
            <w:r w:rsidR="001E7285">
              <w:rPr>
                <w:b/>
                <w:color w:val="auto"/>
              </w:rPr>
              <w:t>2</w:t>
            </w:r>
            <w:r w:rsidR="001E7285" w:rsidRPr="00775E51">
              <w:rPr>
                <w:b/>
                <w:color w:val="auto"/>
              </w:rPr>
              <w:t xml:space="preserve">: 1 </w:t>
            </w:r>
            <w:r>
              <w:rPr>
                <w:b/>
                <w:color w:val="auto"/>
              </w:rPr>
              <w:t xml:space="preserve">– </w:t>
            </w:r>
            <w:r w:rsidR="001E7285" w:rsidRPr="00775E51">
              <w:rPr>
                <w:b/>
                <w:color w:val="auto"/>
              </w:rPr>
              <w:t>Hologram</w:t>
            </w:r>
          </w:p>
          <w:p w14:paraId="2D2FCB4A" w14:textId="77777777" w:rsidR="001E7285" w:rsidRPr="001D541A" w:rsidRDefault="001E7285" w:rsidP="0089356D">
            <w:pPr>
              <w:pStyle w:val="BodyText2"/>
              <w:ind w:left="360"/>
              <w:rPr>
                <w:color w:val="auto"/>
              </w:rPr>
            </w:pPr>
            <w:r w:rsidRPr="001D541A">
              <w:rPr>
                <w:color w:val="auto"/>
              </w:rPr>
              <w:t>The Consumer Payment Device has a hologram.</w:t>
            </w:r>
          </w:p>
          <w:p w14:paraId="1D969FC4" w14:textId="77777777" w:rsidR="001E7285" w:rsidRDefault="001E7285" w:rsidP="001E7285">
            <w:pPr>
              <w:pStyle w:val="BodyText2"/>
              <w:rPr>
                <w:b/>
                <w:color w:val="auto"/>
              </w:rPr>
            </w:pPr>
          </w:p>
          <w:p w14:paraId="367BD96D" w14:textId="77777777" w:rsidR="001E7285" w:rsidRPr="00775E51" w:rsidRDefault="0089356D" w:rsidP="00F12805">
            <w:pPr>
              <w:pStyle w:val="BodyText2"/>
              <w:numPr>
                <w:ilvl w:val="0"/>
                <w:numId w:val="159"/>
              </w:numPr>
              <w:rPr>
                <w:b/>
                <w:color w:val="auto"/>
              </w:rPr>
            </w:pPr>
            <w:r>
              <w:rPr>
                <w:b/>
                <w:color w:val="auto"/>
              </w:rPr>
              <w:t>b</w:t>
            </w:r>
            <w:r w:rsidR="001E7285" w:rsidRPr="00775E51">
              <w:rPr>
                <w:b/>
                <w:color w:val="auto"/>
              </w:rPr>
              <w:t xml:space="preserve">it </w:t>
            </w:r>
            <w:r w:rsidR="001E7285">
              <w:rPr>
                <w:b/>
                <w:color w:val="auto"/>
              </w:rPr>
              <w:t>3</w:t>
            </w:r>
            <w:r w:rsidR="001E7285" w:rsidRPr="00775E51">
              <w:rPr>
                <w:b/>
                <w:color w:val="auto"/>
              </w:rPr>
              <w:t xml:space="preserve">: 1 </w:t>
            </w:r>
            <w:r>
              <w:rPr>
                <w:b/>
                <w:color w:val="auto"/>
              </w:rPr>
              <w:t xml:space="preserve">– </w:t>
            </w:r>
            <w:r w:rsidR="001E7285" w:rsidRPr="00775E51">
              <w:rPr>
                <w:b/>
                <w:color w:val="auto"/>
              </w:rPr>
              <w:t xml:space="preserve"> CVV2</w:t>
            </w:r>
          </w:p>
          <w:p w14:paraId="4850FF6B" w14:textId="77777777" w:rsidR="001E7285" w:rsidRPr="001D541A" w:rsidRDefault="001E7285" w:rsidP="0089356D">
            <w:pPr>
              <w:pStyle w:val="BodyText2"/>
              <w:ind w:left="360"/>
              <w:rPr>
                <w:color w:val="auto"/>
              </w:rPr>
            </w:pPr>
            <w:r w:rsidRPr="001D541A">
              <w:rPr>
                <w:color w:val="auto"/>
              </w:rPr>
              <w:t>The Consumer Payment Device has CVV2, as defined in the Visa Payment Technology Standards Manual.</w:t>
            </w:r>
          </w:p>
          <w:p w14:paraId="66637706" w14:textId="77777777" w:rsidR="001E7285" w:rsidRDefault="001E7285" w:rsidP="001E7285">
            <w:pPr>
              <w:pStyle w:val="BodyText2"/>
              <w:rPr>
                <w:b/>
                <w:color w:val="auto"/>
              </w:rPr>
            </w:pPr>
          </w:p>
          <w:p w14:paraId="10DA0224" w14:textId="77777777" w:rsidR="001E7285" w:rsidRPr="00775E51" w:rsidRDefault="0089356D" w:rsidP="00F12805">
            <w:pPr>
              <w:pStyle w:val="BodyText2"/>
              <w:numPr>
                <w:ilvl w:val="0"/>
                <w:numId w:val="159"/>
              </w:numPr>
              <w:rPr>
                <w:b/>
                <w:color w:val="auto"/>
              </w:rPr>
            </w:pPr>
            <w:r>
              <w:rPr>
                <w:b/>
                <w:color w:val="auto"/>
              </w:rPr>
              <w:t>b</w:t>
            </w:r>
            <w:r w:rsidR="001E7285" w:rsidRPr="00775E51">
              <w:rPr>
                <w:b/>
                <w:color w:val="auto"/>
              </w:rPr>
              <w:t xml:space="preserve">it 4: 1 </w:t>
            </w:r>
            <w:r>
              <w:rPr>
                <w:b/>
                <w:color w:val="auto"/>
              </w:rPr>
              <w:t xml:space="preserve">– </w:t>
            </w:r>
            <w:r w:rsidR="001E7285" w:rsidRPr="00775E51">
              <w:rPr>
                <w:b/>
                <w:color w:val="auto"/>
              </w:rPr>
              <w:t xml:space="preserve"> Two-way Messaging</w:t>
            </w:r>
          </w:p>
          <w:p w14:paraId="1690D435" w14:textId="3D89468A" w:rsidR="001E7285" w:rsidRPr="001D541A" w:rsidRDefault="001E7285" w:rsidP="0089356D">
            <w:pPr>
              <w:pStyle w:val="BodyText2"/>
              <w:ind w:left="360"/>
              <w:rPr>
                <w:color w:val="auto"/>
              </w:rPr>
            </w:pPr>
            <w:r w:rsidRPr="001D541A">
              <w:rPr>
                <w:color w:val="auto"/>
              </w:rPr>
              <w:t xml:space="preserve">The Consumer Payment Device is able to exchange identifying information between the issuer and consumer. The method and means of this communication </w:t>
            </w:r>
            <w:r w:rsidR="001E7691" w:rsidRPr="001D541A">
              <w:rPr>
                <w:color w:val="auto"/>
              </w:rPr>
              <w:t>are</w:t>
            </w:r>
            <w:r w:rsidRPr="001D541A">
              <w:rPr>
                <w:color w:val="auto"/>
              </w:rPr>
              <w:t xml:space="preserve"> at the discretion of the issuer.</w:t>
            </w:r>
          </w:p>
          <w:p w14:paraId="4D29A06A" w14:textId="77777777" w:rsidR="001E7285" w:rsidRDefault="001E7285" w:rsidP="001E7285">
            <w:pPr>
              <w:pStyle w:val="BodyText2"/>
              <w:tabs>
                <w:tab w:val="clear" w:pos="0"/>
              </w:tabs>
              <w:rPr>
                <w:b/>
                <w:color w:val="auto"/>
              </w:rPr>
            </w:pPr>
          </w:p>
          <w:p w14:paraId="50FBCDF6" w14:textId="77777777" w:rsidR="001E7285" w:rsidRDefault="0089356D" w:rsidP="00F12805">
            <w:pPr>
              <w:pStyle w:val="BodyText2"/>
              <w:numPr>
                <w:ilvl w:val="0"/>
                <w:numId w:val="159"/>
              </w:numPr>
              <w:tabs>
                <w:tab w:val="clear" w:pos="0"/>
              </w:tabs>
              <w:rPr>
                <w:b/>
                <w:color w:val="auto"/>
              </w:rPr>
            </w:pPr>
            <w:r>
              <w:rPr>
                <w:b/>
                <w:color w:val="auto"/>
              </w:rPr>
              <w:lastRenderedPageBreak/>
              <w:t>b</w:t>
            </w:r>
            <w:r w:rsidR="001E7285" w:rsidRPr="00775E51">
              <w:rPr>
                <w:b/>
                <w:color w:val="auto"/>
              </w:rPr>
              <w:t xml:space="preserve">its </w:t>
            </w:r>
            <w:r w:rsidR="001E7285">
              <w:rPr>
                <w:b/>
                <w:color w:val="auto"/>
              </w:rPr>
              <w:t>5</w:t>
            </w:r>
            <w:r w:rsidR="001E7285" w:rsidRPr="00775E51">
              <w:rPr>
                <w:b/>
                <w:color w:val="auto"/>
              </w:rPr>
              <w:t>-</w:t>
            </w:r>
            <w:r w:rsidR="001E7285">
              <w:rPr>
                <w:b/>
                <w:color w:val="auto"/>
              </w:rPr>
              <w:t>7</w:t>
            </w:r>
            <w:r>
              <w:rPr>
                <w:b/>
                <w:color w:val="auto"/>
              </w:rPr>
              <w:t xml:space="preserve"> – </w:t>
            </w:r>
            <w:r w:rsidR="001E7285" w:rsidRPr="00775E51">
              <w:rPr>
                <w:b/>
                <w:color w:val="auto"/>
              </w:rPr>
              <w:t>RFU (000)</w:t>
            </w:r>
          </w:p>
          <w:p w14:paraId="67192CD5" w14:textId="77777777" w:rsidR="001E7285" w:rsidRDefault="001E7285" w:rsidP="001E7285">
            <w:pPr>
              <w:pStyle w:val="BodyText2"/>
              <w:rPr>
                <w:b/>
                <w:color w:val="auto"/>
              </w:rPr>
            </w:pPr>
          </w:p>
          <w:p w14:paraId="4BD9D8BF" w14:textId="77777777" w:rsidR="001E7285" w:rsidRPr="00775E51" w:rsidRDefault="001E7285" w:rsidP="004C110F">
            <w:pPr>
              <w:pStyle w:val="BodyText2"/>
              <w:spacing w:after="120"/>
              <w:rPr>
                <w:b/>
                <w:color w:val="auto"/>
              </w:rPr>
            </w:pPr>
            <w:r w:rsidRPr="00775E51">
              <w:rPr>
                <w:b/>
                <w:color w:val="auto"/>
              </w:rPr>
              <w:t>Byte 3 (for FFI Version #1)</w:t>
            </w:r>
          </w:p>
          <w:p w14:paraId="7F5CEA67" w14:textId="77777777" w:rsidR="001E7285" w:rsidRPr="001D541A" w:rsidRDefault="001E7285" w:rsidP="00F12805">
            <w:pPr>
              <w:pStyle w:val="BodyText2"/>
              <w:numPr>
                <w:ilvl w:val="0"/>
                <w:numId w:val="159"/>
              </w:numPr>
              <w:rPr>
                <w:color w:val="auto"/>
              </w:rPr>
            </w:pPr>
            <w:r w:rsidRPr="001D541A">
              <w:rPr>
                <w:color w:val="auto"/>
              </w:rPr>
              <w:t>RFU ('00')</w:t>
            </w:r>
          </w:p>
          <w:p w14:paraId="2A997B83" w14:textId="77777777" w:rsidR="001E7285" w:rsidRDefault="001E7285" w:rsidP="001E7285">
            <w:pPr>
              <w:pStyle w:val="BodyText2"/>
              <w:rPr>
                <w:b/>
                <w:color w:val="auto"/>
              </w:rPr>
            </w:pPr>
          </w:p>
          <w:p w14:paraId="5D242170" w14:textId="77777777" w:rsidR="001E7285" w:rsidRPr="00775E51" w:rsidRDefault="001E7285" w:rsidP="004C110F">
            <w:pPr>
              <w:pStyle w:val="BodyText2"/>
              <w:spacing w:after="120"/>
              <w:rPr>
                <w:b/>
                <w:color w:val="auto"/>
              </w:rPr>
            </w:pPr>
            <w:r w:rsidRPr="00775E51">
              <w:rPr>
                <w:b/>
                <w:color w:val="auto"/>
              </w:rPr>
              <w:t>Byte 4</w:t>
            </w:r>
            <w:r w:rsidR="0089356D">
              <w:rPr>
                <w:b/>
                <w:color w:val="auto"/>
              </w:rPr>
              <w:t xml:space="preserve"> – </w:t>
            </w:r>
            <w:r w:rsidRPr="00775E51">
              <w:rPr>
                <w:b/>
                <w:color w:val="auto"/>
              </w:rPr>
              <w:t>Payment Transaction Technology</w:t>
            </w:r>
          </w:p>
          <w:p w14:paraId="4E239F27" w14:textId="77777777" w:rsidR="001E7285" w:rsidRPr="00775E51" w:rsidRDefault="001E7285" w:rsidP="00F12805">
            <w:pPr>
              <w:pStyle w:val="BodyText2"/>
              <w:numPr>
                <w:ilvl w:val="0"/>
                <w:numId w:val="159"/>
              </w:numPr>
              <w:rPr>
                <w:b/>
                <w:color w:val="auto"/>
              </w:rPr>
            </w:pPr>
            <w:r w:rsidRPr="00775E51">
              <w:rPr>
                <w:b/>
                <w:color w:val="auto"/>
              </w:rPr>
              <w:t>bits 0-3</w:t>
            </w:r>
            <w:r w:rsidR="0089356D">
              <w:rPr>
                <w:b/>
                <w:color w:val="auto"/>
              </w:rPr>
              <w:t xml:space="preserve"> –</w:t>
            </w:r>
            <w:r w:rsidRPr="00775E51">
              <w:rPr>
                <w:b/>
                <w:color w:val="auto"/>
              </w:rPr>
              <w:t xml:space="preserve"> RFU (0000)</w:t>
            </w:r>
          </w:p>
          <w:p w14:paraId="479D705C" w14:textId="77777777" w:rsidR="001E7285" w:rsidRDefault="001E7285" w:rsidP="001E7285">
            <w:pPr>
              <w:pStyle w:val="BodyText2"/>
              <w:rPr>
                <w:b/>
                <w:color w:val="auto"/>
              </w:rPr>
            </w:pPr>
          </w:p>
          <w:p w14:paraId="7DEC676A" w14:textId="6631EDA2" w:rsidR="001E7285" w:rsidRPr="00775E51" w:rsidRDefault="001E7285" w:rsidP="00F12805">
            <w:pPr>
              <w:pStyle w:val="BodyText2"/>
              <w:numPr>
                <w:ilvl w:val="0"/>
                <w:numId w:val="159"/>
              </w:numPr>
              <w:rPr>
                <w:b/>
                <w:color w:val="auto"/>
              </w:rPr>
            </w:pPr>
            <w:r w:rsidRPr="00775E51">
              <w:rPr>
                <w:b/>
                <w:color w:val="auto"/>
              </w:rPr>
              <w:t>bits 4-</w:t>
            </w:r>
            <w:ins w:id="2708" w:author="Fernandez, Susana" w:date="2023-01-26T13:54:00Z">
              <w:r w:rsidR="00123E1B">
                <w:rPr>
                  <w:b/>
                  <w:color w:val="auto"/>
                </w:rPr>
                <w:t>6</w:t>
              </w:r>
            </w:ins>
            <w:del w:id="2709" w:author="Fernandez, Susana" w:date="2023-01-26T13:54:00Z">
              <w:r w:rsidRPr="00775E51" w:rsidDel="00123E1B">
                <w:rPr>
                  <w:b/>
                  <w:color w:val="auto"/>
                </w:rPr>
                <w:delText>7</w:delText>
              </w:r>
            </w:del>
            <w:r w:rsidR="0089356D">
              <w:rPr>
                <w:b/>
                <w:color w:val="auto"/>
              </w:rPr>
              <w:t xml:space="preserve"> – </w:t>
            </w:r>
            <w:r w:rsidRPr="00775E51">
              <w:rPr>
                <w:b/>
                <w:color w:val="auto"/>
              </w:rPr>
              <w:t>Payment Transaction Technology</w:t>
            </w:r>
          </w:p>
          <w:p w14:paraId="71484038" w14:textId="77777777" w:rsidR="001E7285" w:rsidRPr="001D541A" w:rsidRDefault="001E7285" w:rsidP="0089356D">
            <w:pPr>
              <w:pStyle w:val="BodyText2"/>
              <w:ind w:left="360"/>
              <w:rPr>
                <w:color w:val="auto"/>
              </w:rPr>
            </w:pPr>
            <w:r w:rsidRPr="001D541A">
              <w:rPr>
                <w:color w:val="auto"/>
              </w:rPr>
              <w:t>All values not currently defined are RFU.</w:t>
            </w:r>
          </w:p>
          <w:p w14:paraId="7BD4A824" w14:textId="77777777" w:rsidR="001E7285" w:rsidRPr="001D541A" w:rsidRDefault="001E7285" w:rsidP="0089356D">
            <w:pPr>
              <w:pStyle w:val="BodyText2"/>
              <w:ind w:left="360"/>
              <w:rPr>
                <w:color w:val="auto"/>
              </w:rPr>
            </w:pPr>
            <w:r w:rsidRPr="001D541A">
              <w:rPr>
                <w:color w:val="auto"/>
              </w:rPr>
              <w:t>0000 = Proximity</w:t>
            </w:r>
          </w:p>
          <w:p w14:paraId="28435A66" w14:textId="24763FEA" w:rsidR="001E7285" w:rsidRDefault="001E7285" w:rsidP="0089356D">
            <w:pPr>
              <w:pStyle w:val="BodyText2"/>
              <w:tabs>
                <w:tab w:val="clear" w:pos="0"/>
              </w:tabs>
              <w:ind w:left="360"/>
              <w:rPr>
                <w:ins w:id="2710" w:author="Fernandez, Susana" w:date="2023-01-26T13:54:00Z"/>
                <w:color w:val="auto"/>
              </w:rPr>
            </w:pPr>
            <w:r w:rsidRPr="001D541A">
              <w:rPr>
                <w:color w:val="auto"/>
              </w:rPr>
              <w:t>Contactless interface using [ISO 14443] (including NFC)</w:t>
            </w:r>
          </w:p>
          <w:p w14:paraId="677EB93D" w14:textId="03955313" w:rsidR="00123E1B" w:rsidRDefault="00123E1B" w:rsidP="0089356D">
            <w:pPr>
              <w:pStyle w:val="BodyText2"/>
              <w:tabs>
                <w:tab w:val="clear" w:pos="0"/>
              </w:tabs>
              <w:ind w:left="360"/>
              <w:rPr>
                <w:ins w:id="2711" w:author="Fernandez, Susana" w:date="2023-01-26T13:55:00Z"/>
                <w:color w:val="auto"/>
              </w:rPr>
            </w:pPr>
          </w:p>
          <w:p w14:paraId="12A0A153" w14:textId="496CBACA" w:rsidR="00123E1B" w:rsidRPr="001D541A" w:rsidRDefault="00123E1B" w:rsidP="00123E1B">
            <w:pPr>
              <w:pStyle w:val="BodyText2"/>
              <w:numPr>
                <w:ilvl w:val="0"/>
                <w:numId w:val="159"/>
              </w:numPr>
              <w:tabs>
                <w:tab w:val="clear" w:pos="0"/>
              </w:tabs>
              <w:rPr>
                <w:color w:val="auto"/>
              </w:rPr>
            </w:pPr>
            <w:ins w:id="2712" w:author="Fernandez, Susana" w:date="2023-01-26T13:55:00Z">
              <w:r>
                <w:rPr>
                  <w:b/>
                  <w:bCs/>
                  <w:color w:val="auto"/>
                </w:rPr>
                <w:t>bit 7 – Tap-to-phone indicator</w:t>
              </w:r>
              <w:r>
                <w:rPr>
                  <w:b/>
                  <w:bCs/>
                  <w:color w:val="auto"/>
                </w:rPr>
                <w:br/>
              </w:r>
              <w:r>
                <w:rPr>
                  <w:color w:val="auto"/>
                </w:rPr>
                <w:t>0 = Transaction did not originate from a tap-to-phone acceptance device</w:t>
              </w:r>
              <w:r>
                <w:rPr>
                  <w:color w:val="auto"/>
                </w:rPr>
                <w:br/>
                <w:t xml:space="preserve">1 = Transaction </w:t>
              </w:r>
            </w:ins>
            <w:ins w:id="2713" w:author="Fernandez, Susana" w:date="2023-01-26T13:56:00Z">
              <w:r>
                <w:rPr>
                  <w:color w:val="auto"/>
                </w:rPr>
                <w:t>originated from a tap-to-phone acceptance device</w:t>
              </w:r>
            </w:ins>
          </w:p>
          <w:p w14:paraId="3AEFD57E" w14:textId="77777777" w:rsidR="001E7285" w:rsidRDefault="001E7285" w:rsidP="001E7285">
            <w:pPr>
              <w:pStyle w:val="BodyText2"/>
              <w:rPr>
                <w:color w:val="auto"/>
              </w:rPr>
            </w:pPr>
          </w:p>
        </w:tc>
      </w:tr>
    </w:tbl>
    <w:p w14:paraId="6E5E14CC" w14:textId="77777777" w:rsidR="001E7285" w:rsidRPr="00775E51" w:rsidRDefault="001E7285" w:rsidP="00974445">
      <w:pPr>
        <w:pStyle w:val="BodyText2"/>
        <w:ind w:left="720"/>
        <w:rPr>
          <w:b/>
          <w:color w:val="auto"/>
        </w:rPr>
      </w:pPr>
    </w:p>
    <w:p w14:paraId="2A50CDB2" w14:textId="77777777" w:rsidR="00731601" w:rsidRDefault="00731601" w:rsidP="00974445">
      <w:pPr>
        <w:pStyle w:val="BodyText2"/>
        <w:ind w:left="720"/>
        <w:rPr>
          <w:b/>
          <w:color w:val="auto"/>
        </w:rPr>
      </w:pPr>
      <w:r w:rsidRPr="00775E51">
        <w:rPr>
          <w:b/>
          <w:color w:val="auto"/>
        </w:rPr>
        <w:t>Customer Exclusive Data</w:t>
      </w:r>
      <w:r w:rsidRPr="00731601">
        <w:rPr>
          <w:b/>
          <w:color w:val="auto"/>
        </w:rPr>
        <w:t xml:space="preserve"> (</w:t>
      </w:r>
      <w:r w:rsidRPr="00775E51">
        <w:rPr>
          <w:b/>
          <w:color w:val="auto"/>
        </w:rPr>
        <w:t>9F7C)</w:t>
      </w:r>
      <w:r w:rsidR="008B28DC">
        <w:rPr>
          <w:b/>
          <w:color w:val="auto"/>
        </w:rPr>
        <w:t xml:space="preserve"> </w:t>
      </w:r>
    </w:p>
    <w:p w14:paraId="78EFFB9B" w14:textId="77777777" w:rsidR="000B2341" w:rsidRDefault="000B2341" w:rsidP="00974445">
      <w:pPr>
        <w:pStyle w:val="BodyText2"/>
        <w:ind w:left="720"/>
        <w:rPr>
          <w:b/>
          <w:color w:val="auto"/>
        </w:rPr>
      </w:pPr>
    </w:p>
    <w:tbl>
      <w:tblPr>
        <w:tblStyle w:val="TableGrid"/>
        <w:tblW w:w="9551" w:type="dxa"/>
        <w:tblInd w:w="720" w:type="dxa"/>
        <w:tblBorders>
          <w:left w:val="none" w:sz="0" w:space="0" w:color="auto"/>
          <w:right w:val="none" w:sz="0" w:space="0" w:color="auto"/>
        </w:tblBorders>
        <w:tblLook w:val="04A0" w:firstRow="1" w:lastRow="0" w:firstColumn="1" w:lastColumn="0" w:noHBand="0" w:noVBand="1"/>
      </w:tblPr>
      <w:tblGrid>
        <w:gridCol w:w="1379"/>
        <w:gridCol w:w="1059"/>
        <w:gridCol w:w="7113"/>
      </w:tblGrid>
      <w:tr w:rsidR="000B2341" w:rsidRPr="001E7285" w14:paraId="3891E29C" w14:textId="77777777" w:rsidTr="000B2341">
        <w:trPr>
          <w:tblHeader/>
        </w:trPr>
        <w:tc>
          <w:tcPr>
            <w:tcW w:w="1379" w:type="dxa"/>
          </w:tcPr>
          <w:p w14:paraId="29945043" w14:textId="77777777" w:rsidR="000B2341" w:rsidRPr="001E7285" w:rsidRDefault="000B2341" w:rsidP="002E027A">
            <w:pPr>
              <w:pStyle w:val="BodyText2"/>
              <w:spacing w:before="60" w:after="60"/>
              <w:jc w:val="center"/>
              <w:rPr>
                <w:b/>
                <w:bCs/>
                <w:color w:val="auto"/>
              </w:rPr>
            </w:pPr>
            <w:r w:rsidRPr="001E7285">
              <w:rPr>
                <w:b/>
                <w:bCs/>
                <w:color w:val="auto"/>
              </w:rPr>
              <w:t>Data Field</w:t>
            </w:r>
          </w:p>
        </w:tc>
        <w:tc>
          <w:tcPr>
            <w:tcW w:w="1059" w:type="dxa"/>
          </w:tcPr>
          <w:p w14:paraId="39D7E3FF" w14:textId="77777777" w:rsidR="000B2341" w:rsidRPr="001E7285" w:rsidRDefault="000B2341" w:rsidP="002E027A">
            <w:pPr>
              <w:pStyle w:val="BodyText2"/>
              <w:spacing w:before="60" w:after="60"/>
              <w:jc w:val="center"/>
              <w:rPr>
                <w:b/>
                <w:bCs/>
                <w:color w:val="auto"/>
              </w:rPr>
            </w:pPr>
            <w:r w:rsidRPr="001E7285">
              <w:rPr>
                <w:b/>
                <w:bCs/>
                <w:color w:val="auto"/>
              </w:rPr>
              <w:t>Length</w:t>
            </w:r>
          </w:p>
        </w:tc>
        <w:tc>
          <w:tcPr>
            <w:tcW w:w="7113" w:type="dxa"/>
          </w:tcPr>
          <w:p w14:paraId="2A527652" w14:textId="77777777" w:rsidR="000B2341" w:rsidRPr="001E7285" w:rsidRDefault="000B2341" w:rsidP="002E027A">
            <w:pPr>
              <w:pStyle w:val="BodyText2"/>
              <w:spacing w:before="60" w:after="60"/>
              <w:rPr>
                <w:b/>
                <w:bCs/>
                <w:color w:val="auto"/>
              </w:rPr>
            </w:pPr>
            <w:r w:rsidRPr="001E7285">
              <w:rPr>
                <w:b/>
                <w:bCs/>
                <w:color w:val="auto"/>
              </w:rPr>
              <w:t>Format &amp; Content</w:t>
            </w:r>
          </w:p>
        </w:tc>
      </w:tr>
      <w:tr w:rsidR="000B2341" w14:paraId="5CFB0287" w14:textId="77777777" w:rsidTr="000B2341">
        <w:tc>
          <w:tcPr>
            <w:tcW w:w="1379" w:type="dxa"/>
          </w:tcPr>
          <w:p w14:paraId="4FAF44B3" w14:textId="77777777" w:rsidR="000B2341" w:rsidRDefault="000B2341" w:rsidP="000B2341">
            <w:pPr>
              <w:pStyle w:val="BodyText2"/>
              <w:jc w:val="center"/>
              <w:rPr>
                <w:color w:val="auto"/>
              </w:rPr>
            </w:pPr>
            <w:r>
              <w:rPr>
                <w:color w:val="auto"/>
              </w:rPr>
              <w:t>Customer Exclusive Data</w:t>
            </w:r>
          </w:p>
        </w:tc>
        <w:tc>
          <w:tcPr>
            <w:tcW w:w="1059" w:type="dxa"/>
          </w:tcPr>
          <w:p w14:paraId="11EB728D" w14:textId="77777777" w:rsidR="000B2341" w:rsidRDefault="000B2341" w:rsidP="000B2341">
            <w:pPr>
              <w:pStyle w:val="BodyText2"/>
              <w:jc w:val="center"/>
              <w:rPr>
                <w:color w:val="auto"/>
              </w:rPr>
            </w:pPr>
            <w:r>
              <w:rPr>
                <w:color w:val="auto"/>
              </w:rPr>
              <w:t>Max 32</w:t>
            </w:r>
          </w:p>
        </w:tc>
        <w:tc>
          <w:tcPr>
            <w:tcW w:w="7113" w:type="dxa"/>
          </w:tcPr>
          <w:p w14:paraId="109657CD" w14:textId="77777777" w:rsidR="000B2341" w:rsidRDefault="000B2341" w:rsidP="000B2341">
            <w:pPr>
              <w:pStyle w:val="BodyText2"/>
              <w:rPr>
                <w:color w:val="auto"/>
              </w:rPr>
            </w:pPr>
            <w:r w:rsidRPr="00731601">
              <w:rPr>
                <w:rFonts w:cs="Arial"/>
                <w:color w:val="000000"/>
              </w:rPr>
              <w:t>Customer Exclusive Data, if personalized, consists</w:t>
            </w:r>
            <w:r>
              <w:rPr>
                <w:color w:val="auto"/>
              </w:rPr>
              <w:t xml:space="preserve"> </w:t>
            </w:r>
            <w:r w:rsidRPr="00731601">
              <w:rPr>
                <w:rFonts w:cs="Arial"/>
                <w:color w:val="000000"/>
              </w:rPr>
              <w:t>of one or more Issuer elements. Each element</w:t>
            </w:r>
            <w:r>
              <w:rPr>
                <w:color w:val="auto"/>
              </w:rPr>
              <w:t xml:space="preserve"> </w:t>
            </w:r>
            <w:r w:rsidRPr="00775E51">
              <w:rPr>
                <w:color w:val="auto"/>
              </w:rPr>
              <w:t xml:space="preserve">in the CED consists of a 1-byte Visa proprietary Identifier, a 1-byte length, and a value. The Identifiers currently defined for the CED are: </w:t>
            </w:r>
          </w:p>
          <w:p w14:paraId="72B31F5F" w14:textId="77777777" w:rsidR="000B2341" w:rsidRPr="00775E51" w:rsidRDefault="000B2341" w:rsidP="000B2341">
            <w:pPr>
              <w:pStyle w:val="BodyText2"/>
              <w:rPr>
                <w:color w:val="auto"/>
              </w:rPr>
            </w:pPr>
          </w:p>
          <w:p w14:paraId="5CC77FCA" w14:textId="77777777" w:rsidR="000B2341" w:rsidRPr="00775E51" w:rsidRDefault="000B2341" w:rsidP="000B2341">
            <w:pPr>
              <w:pStyle w:val="BodyText2"/>
              <w:tabs>
                <w:tab w:val="clear" w:pos="0"/>
              </w:tabs>
              <w:rPr>
                <w:color w:val="auto"/>
              </w:rPr>
            </w:pPr>
            <w:r w:rsidRPr="00775E51">
              <w:rPr>
                <w:color w:val="auto"/>
              </w:rPr>
              <w:t xml:space="preserve">'01' – Issuer Proprietary Data </w:t>
            </w:r>
          </w:p>
          <w:p w14:paraId="6C7E4105" w14:textId="77777777" w:rsidR="000B2341" w:rsidRPr="002766E9" w:rsidRDefault="000B2341" w:rsidP="000B2341">
            <w:pPr>
              <w:pStyle w:val="BodyText2"/>
              <w:tabs>
                <w:tab w:val="clear" w:pos="0"/>
              </w:tabs>
            </w:pPr>
            <w:r w:rsidRPr="00775E51">
              <w:rPr>
                <w:color w:val="auto"/>
              </w:rPr>
              <w:t xml:space="preserve">'02' through 'FF' – RFU </w:t>
            </w:r>
            <w:r>
              <w:rPr>
                <w:color w:val="auto"/>
              </w:rPr>
              <w:t xml:space="preserve"> </w:t>
            </w:r>
          </w:p>
          <w:p w14:paraId="42915873" w14:textId="77777777" w:rsidR="000B2341" w:rsidRDefault="000B2341" w:rsidP="000B2341">
            <w:pPr>
              <w:pStyle w:val="BodyText2"/>
              <w:tabs>
                <w:tab w:val="clear" w:pos="0"/>
              </w:tabs>
              <w:ind w:left="360"/>
              <w:rPr>
                <w:color w:val="auto"/>
              </w:rPr>
            </w:pPr>
          </w:p>
        </w:tc>
      </w:tr>
    </w:tbl>
    <w:p w14:paraId="249CCB36" w14:textId="77777777" w:rsidR="000B2341" w:rsidRPr="00775E51" w:rsidRDefault="000B2341" w:rsidP="00974445">
      <w:pPr>
        <w:pStyle w:val="BodyText2"/>
        <w:ind w:left="720"/>
        <w:rPr>
          <w:b/>
          <w:color w:val="auto"/>
        </w:rPr>
      </w:pPr>
    </w:p>
    <w:p w14:paraId="2E2CAC1D" w14:textId="77777777" w:rsidR="007934C3" w:rsidRPr="00664394" w:rsidRDefault="005948E3" w:rsidP="000B2341">
      <w:pPr>
        <w:pStyle w:val="Heading3"/>
      </w:pPr>
      <w:r w:rsidRPr="00664394">
        <w:t>MasterCard Contactless Transaction Data</w:t>
      </w:r>
    </w:p>
    <w:p w14:paraId="02D391AE" w14:textId="77777777" w:rsidR="007934C3" w:rsidRDefault="007934C3" w:rsidP="00974445">
      <w:pPr>
        <w:pStyle w:val="BodyText2"/>
        <w:ind w:left="720"/>
        <w:rPr>
          <w:color w:val="auto"/>
        </w:rPr>
      </w:pPr>
      <w:r>
        <w:rPr>
          <w:color w:val="auto"/>
        </w:rPr>
        <w:t>For MasterCard contactless transactions, the Dataset ID is 02. The buffer may contain the following EMV data elements:</w:t>
      </w:r>
    </w:p>
    <w:p w14:paraId="09887C15" w14:textId="77777777" w:rsidR="007934C3" w:rsidRDefault="007934C3" w:rsidP="00974445">
      <w:pPr>
        <w:pStyle w:val="BodyText2"/>
        <w:ind w:left="720"/>
        <w:rPr>
          <w:color w:val="auto"/>
        </w:rPr>
      </w:pPr>
    </w:p>
    <w:tbl>
      <w:tblPr>
        <w:tblW w:w="0" w:type="auto"/>
        <w:tblInd w:w="72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908"/>
        <w:gridCol w:w="990"/>
        <w:gridCol w:w="1350"/>
        <w:gridCol w:w="4608"/>
      </w:tblGrid>
      <w:tr w:rsidR="00005CDB" w:rsidRPr="00D23B92" w14:paraId="5EC1D0FA" w14:textId="77777777" w:rsidTr="000B2341">
        <w:trPr>
          <w:tblHeader/>
        </w:trPr>
        <w:tc>
          <w:tcPr>
            <w:tcW w:w="1908" w:type="dxa"/>
            <w:shd w:val="clear" w:color="auto" w:fill="auto"/>
            <w:hideMark/>
          </w:tcPr>
          <w:p w14:paraId="540CEA20" w14:textId="77777777" w:rsidR="00005CDB" w:rsidRPr="00775E51" w:rsidRDefault="00005CDB" w:rsidP="002E027A">
            <w:pPr>
              <w:pStyle w:val="BodyText2"/>
              <w:spacing w:before="60" w:after="60"/>
              <w:rPr>
                <w:b/>
                <w:color w:val="auto"/>
              </w:rPr>
            </w:pPr>
            <w:r w:rsidRPr="00775E51">
              <w:rPr>
                <w:b/>
                <w:color w:val="auto"/>
              </w:rPr>
              <w:t>Name</w:t>
            </w:r>
          </w:p>
        </w:tc>
        <w:tc>
          <w:tcPr>
            <w:tcW w:w="990" w:type="dxa"/>
            <w:shd w:val="clear" w:color="auto" w:fill="auto"/>
            <w:hideMark/>
          </w:tcPr>
          <w:p w14:paraId="0E7EBCD0" w14:textId="77777777" w:rsidR="00005CDB" w:rsidRPr="00775E51" w:rsidRDefault="00005CDB" w:rsidP="002E027A">
            <w:pPr>
              <w:pStyle w:val="BodyText2"/>
              <w:spacing w:before="60" w:after="60"/>
              <w:rPr>
                <w:b/>
                <w:color w:val="auto"/>
              </w:rPr>
            </w:pPr>
            <w:r w:rsidRPr="00775E51">
              <w:rPr>
                <w:b/>
                <w:color w:val="auto"/>
              </w:rPr>
              <w:t>Tag</w:t>
            </w:r>
          </w:p>
        </w:tc>
        <w:tc>
          <w:tcPr>
            <w:tcW w:w="1350" w:type="dxa"/>
          </w:tcPr>
          <w:p w14:paraId="2F1E3109" w14:textId="77777777" w:rsidR="00005CDB" w:rsidRPr="00775E51" w:rsidRDefault="00005CDB" w:rsidP="002E027A">
            <w:pPr>
              <w:pStyle w:val="BodyText2"/>
              <w:spacing w:before="60" w:after="60"/>
              <w:rPr>
                <w:b/>
                <w:color w:val="auto"/>
              </w:rPr>
            </w:pPr>
            <w:r w:rsidRPr="00775E51">
              <w:rPr>
                <w:b/>
                <w:color w:val="auto"/>
              </w:rPr>
              <w:t>Length</w:t>
            </w:r>
          </w:p>
        </w:tc>
        <w:tc>
          <w:tcPr>
            <w:tcW w:w="4608" w:type="dxa"/>
            <w:shd w:val="clear" w:color="auto" w:fill="auto"/>
            <w:hideMark/>
          </w:tcPr>
          <w:p w14:paraId="344BE5F6" w14:textId="77777777" w:rsidR="00005CDB" w:rsidRPr="00775E51" w:rsidRDefault="00005CDB" w:rsidP="002E027A">
            <w:pPr>
              <w:pStyle w:val="BodyText2"/>
              <w:spacing w:before="60" w:after="60"/>
              <w:rPr>
                <w:b/>
                <w:color w:val="auto"/>
              </w:rPr>
            </w:pPr>
            <w:r w:rsidRPr="00775E51">
              <w:rPr>
                <w:b/>
                <w:color w:val="auto"/>
              </w:rPr>
              <w:t>Value</w:t>
            </w:r>
          </w:p>
        </w:tc>
      </w:tr>
      <w:tr w:rsidR="00005CDB" w14:paraId="1A97D514" w14:textId="77777777" w:rsidTr="000B2341">
        <w:tc>
          <w:tcPr>
            <w:tcW w:w="1908" w:type="dxa"/>
            <w:shd w:val="clear" w:color="auto" w:fill="auto"/>
            <w:hideMark/>
          </w:tcPr>
          <w:p w14:paraId="4C7AF304" w14:textId="77777777" w:rsidR="00005CDB" w:rsidRPr="00674BEA" w:rsidRDefault="00005CDB" w:rsidP="00252C71">
            <w:pPr>
              <w:pStyle w:val="BodyText2"/>
              <w:rPr>
                <w:color w:val="auto"/>
              </w:rPr>
            </w:pPr>
            <w:r w:rsidRPr="00674BEA">
              <w:rPr>
                <w:color w:val="auto"/>
              </w:rPr>
              <w:t>Third Party Data</w:t>
            </w:r>
          </w:p>
        </w:tc>
        <w:tc>
          <w:tcPr>
            <w:tcW w:w="990" w:type="dxa"/>
            <w:shd w:val="clear" w:color="auto" w:fill="auto"/>
            <w:hideMark/>
          </w:tcPr>
          <w:p w14:paraId="23C9C562" w14:textId="77777777" w:rsidR="00005CDB" w:rsidRPr="00674BEA" w:rsidRDefault="00005CDB" w:rsidP="00252C71">
            <w:pPr>
              <w:pStyle w:val="BodyText2"/>
              <w:rPr>
                <w:color w:val="auto"/>
              </w:rPr>
            </w:pPr>
            <w:r w:rsidRPr="00674BEA">
              <w:rPr>
                <w:color w:val="auto"/>
              </w:rPr>
              <w:t>9F6E</w:t>
            </w:r>
          </w:p>
        </w:tc>
        <w:tc>
          <w:tcPr>
            <w:tcW w:w="1350" w:type="dxa"/>
          </w:tcPr>
          <w:p w14:paraId="0EA60DC8" w14:textId="77777777" w:rsidR="00005CDB" w:rsidRPr="00674BEA" w:rsidRDefault="0091759F" w:rsidP="006029FD">
            <w:pPr>
              <w:pStyle w:val="BodyText2"/>
              <w:rPr>
                <w:color w:val="auto"/>
              </w:rPr>
            </w:pPr>
            <w:r>
              <w:rPr>
                <w:color w:val="auto"/>
              </w:rPr>
              <w:t xml:space="preserve">Up to </w:t>
            </w:r>
            <w:r w:rsidR="006029FD">
              <w:rPr>
                <w:color w:val="auto"/>
              </w:rPr>
              <w:t>64</w:t>
            </w:r>
          </w:p>
        </w:tc>
        <w:tc>
          <w:tcPr>
            <w:tcW w:w="4608" w:type="dxa"/>
            <w:shd w:val="clear" w:color="auto" w:fill="auto"/>
            <w:hideMark/>
          </w:tcPr>
          <w:p w14:paraId="136B6895" w14:textId="77777777" w:rsidR="00005CDB" w:rsidRPr="00674BEA" w:rsidRDefault="00005CDB" w:rsidP="00252C71">
            <w:pPr>
              <w:pStyle w:val="BodyText2"/>
              <w:rPr>
                <w:color w:val="auto"/>
              </w:rPr>
            </w:pPr>
            <w:r>
              <w:rPr>
                <w:color w:val="auto"/>
              </w:rPr>
              <w:t>H</w:t>
            </w:r>
            <w:r w:rsidRPr="00674BEA">
              <w:rPr>
                <w:color w:val="auto"/>
              </w:rPr>
              <w:t>exadecimal characters (see details below</w:t>
            </w:r>
            <w:r>
              <w:rPr>
                <w:color w:val="auto"/>
              </w:rPr>
              <w:t>)</w:t>
            </w:r>
            <w:r w:rsidRPr="00674BEA">
              <w:rPr>
                <w:color w:val="auto"/>
              </w:rPr>
              <w:t>.</w:t>
            </w:r>
          </w:p>
        </w:tc>
      </w:tr>
    </w:tbl>
    <w:p w14:paraId="4DD6158A" w14:textId="77777777" w:rsidR="007934C3" w:rsidRDefault="007934C3" w:rsidP="00974445">
      <w:pPr>
        <w:pStyle w:val="BodyText2"/>
        <w:ind w:left="720"/>
        <w:rPr>
          <w:color w:val="auto"/>
        </w:rPr>
      </w:pPr>
    </w:p>
    <w:p w14:paraId="29052E98" w14:textId="77777777" w:rsidR="007934C3" w:rsidRDefault="007934C3" w:rsidP="00974445">
      <w:pPr>
        <w:pStyle w:val="BodyText2"/>
        <w:ind w:left="720"/>
        <w:rPr>
          <w:color w:val="auto"/>
        </w:rPr>
      </w:pPr>
      <w:r>
        <w:rPr>
          <w:color w:val="auto"/>
        </w:rPr>
        <w:lastRenderedPageBreak/>
        <w:t>MasterCard</w:t>
      </w:r>
      <w:r w:rsidRPr="00A354ED">
        <w:rPr>
          <w:color w:val="auto"/>
        </w:rPr>
        <w:t xml:space="preserve"> Third Party Data contains various information, possibly including information from a third party.</w:t>
      </w:r>
      <w:r>
        <w:rPr>
          <w:color w:val="auto"/>
        </w:rPr>
        <w:t xml:space="preserve"> </w:t>
      </w:r>
      <w:r w:rsidRPr="00A354ED">
        <w:rPr>
          <w:color w:val="auto"/>
        </w:rPr>
        <w:t xml:space="preserve">'Device Type' is present when the most significant bit of byte 1 of 'Unique Identifier' is set to 0b. In this case, the maximum length of 'Proprietary Data' is </w:t>
      </w:r>
      <w:r w:rsidR="006029FD">
        <w:rPr>
          <w:color w:val="auto"/>
        </w:rPr>
        <w:t>52</w:t>
      </w:r>
      <w:r w:rsidRPr="00A354ED">
        <w:rPr>
          <w:color w:val="auto"/>
        </w:rPr>
        <w:t xml:space="preserve"> bytes. Otherwise, it is </w:t>
      </w:r>
      <w:r w:rsidR="006029FD">
        <w:rPr>
          <w:color w:val="auto"/>
        </w:rPr>
        <w:t>56</w:t>
      </w:r>
      <w:r w:rsidRPr="00A354ED">
        <w:rPr>
          <w:color w:val="auto"/>
        </w:rPr>
        <w:t xml:space="preserve"> bytes.</w:t>
      </w:r>
    </w:p>
    <w:p w14:paraId="46D9406E" w14:textId="77777777" w:rsidR="007934C3" w:rsidRDefault="007934C3" w:rsidP="007934C3">
      <w:pPr>
        <w:pStyle w:val="BodyText2"/>
        <w:rPr>
          <w:color w:val="auto"/>
        </w:rPr>
      </w:pPr>
    </w:p>
    <w:tbl>
      <w:tblPr>
        <w:tblStyle w:val="TableGrid"/>
        <w:tblW w:w="9551" w:type="dxa"/>
        <w:tblInd w:w="720" w:type="dxa"/>
        <w:tblBorders>
          <w:left w:val="none" w:sz="0" w:space="0" w:color="auto"/>
          <w:right w:val="none" w:sz="0" w:space="0" w:color="auto"/>
        </w:tblBorders>
        <w:tblLook w:val="04A0" w:firstRow="1" w:lastRow="0" w:firstColumn="1" w:lastColumn="0" w:noHBand="0" w:noVBand="1"/>
      </w:tblPr>
      <w:tblGrid>
        <w:gridCol w:w="1379"/>
        <w:gridCol w:w="1059"/>
        <w:gridCol w:w="7113"/>
      </w:tblGrid>
      <w:tr w:rsidR="000B2341" w:rsidRPr="001E7285" w14:paraId="696D5981" w14:textId="77777777" w:rsidTr="000B2341">
        <w:trPr>
          <w:tblHeader/>
        </w:trPr>
        <w:tc>
          <w:tcPr>
            <w:tcW w:w="1379" w:type="dxa"/>
          </w:tcPr>
          <w:p w14:paraId="1789932E" w14:textId="77777777" w:rsidR="000B2341" w:rsidRPr="001E7285" w:rsidRDefault="000B2341" w:rsidP="002E027A">
            <w:pPr>
              <w:pStyle w:val="BodyText2"/>
              <w:spacing w:before="60" w:after="60"/>
              <w:jc w:val="center"/>
              <w:rPr>
                <w:b/>
                <w:bCs/>
                <w:color w:val="auto"/>
              </w:rPr>
            </w:pPr>
            <w:r w:rsidRPr="001E7285">
              <w:rPr>
                <w:b/>
                <w:bCs/>
                <w:color w:val="auto"/>
              </w:rPr>
              <w:t>Data Field</w:t>
            </w:r>
          </w:p>
        </w:tc>
        <w:tc>
          <w:tcPr>
            <w:tcW w:w="1059" w:type="dxa"/>
          </w:tcPr>
          <w:p w14:paraId="13E00FAD" w14:textId="77777777" w:rsidR="000B2341" w:rsidRPr="001E7285" w:rsidRDefault="000B2341" w:rsidP="002E027A">
            <w:pPr>
              <w:pStyle w:val="BodyText2"/>
              <w:spacing w:before="60" w:after="60"/>
              <w:jc w:val="center"/>
              <w:rPr>
                <w:b/>
                <w:bCs/>
                <w:color w:val="auto"/>
              </w:rPr>
            </w:pPr>
            <w:r w:rsidRPr="001E7285">
              <w:rPr>
                <w:b/>
                <w:bCs/>
                <w:color w:val="auto"/>
              </w:rPr>
              <w:t>Length</w:t>
            </w:r>
          </w:p>
        </w:tc>
        <w:tc>
          <w:tcPr>
            <w:tcW w:w="7113" w:type="dxa"/>
          </w:tcPr>
          <w:p w14:paraId="15C609A9" w14:textId="77777777" w:rsidR="000B2341" w:rsidRPr="001E7285" w:rsidRDefault="000B2341" w:rsidP="002E027A">
            <w:pPr>
              <w:pStyle w:val="BodyText2"/>
              <w:spacing w:before="60" w:after="60"/>
              <w:rPr>
                <w:b/>
                <w:bCs/>
                <w:color w:val="auto"/>
              </w:rPr>
            </w:pPr>
            <w:r w:rsidRPr="001E7285">
              <w:rPr>
                <w:b/>
                <w:bCs/>
                <w:color w:val="auto"/>
              </w:rPr>
              <w:t>Format &amp; Content</w:t>
            </w:r>
          </w:p>
        </w:tc>
      </w:tr>
      <w:tr w:rsidR="000B2341" w14:paraId="3DF627B4" w14:textId="77777777" w:rsidTr="000B2341">
        <w:tc>
          <w:tcPr>
            <w:tcW w:w="1379" w:type="dxa"/>
          </w:tcPr>
          <w:p w14:paraId="230FA426" w14:textId="77777777" w:rsidR="000B2341" w:rsidRDefault="000B2341" w:rsidP="000B2341">
            <w:pPr>
              <w:pStyle w:val="BodyText2"/>
              <w:jc w:val="center"/>
              <w:rPr>
                <w:color w:val="auto"/>
              </w:rPr>
            </w:pPr>
            <w:r>
              <w:rPr>
                <w:color w:val="auto"/>
              </w:rPr>
              <w:t>Country Code</w:t>
            </w:r>
          </w:p>
        </w:tc>
        <w:tc>
          <w:tcPr>
            <w:tcW w:w="1059" w:type="dxa"/>
          </w:tcPr>
          <w:p w14:paraId="2A190A11" w14:textId="77777777" w:rsidR="000B2341" w:rsidRDefault="000B2341" w:rsidP="000B2341">
            <w:pPr>
              <w:pStyle w:val="BodyText2"/>
              <w:jc w:val="center"/>
              <w:rPr>
                <w:color w:val="auto"/>
              </w:rPr>
            </w:pPr>
            <w:r>
              <w:rPr>
                <w:color w:val="auto"/>
              </w:rPr>
              <w:t>4</w:t>
            </w:r>
          </w:p>
        </w:tc>
        <w:tc>
          <w:tcPr>
            <w:tcW w:w="7113" w:type="dxa"/>
          </w:tcPr>
          <w:p w14:paraId="1DA3F3DD" w14:textId="77777777" w:rsidR="000B2341" w:rsidRDefault="000B2341" w:rsidP="00B27460">
            <w:pPr>
              <w:pStyle w:val="BodyText2"/>
              <w:spacing w:after="120"/>
              <w:rPr>
                <w:color w:val="auto"/>
              </w:rPr>
            </w:pPr>
            <w:r w:rsidRPr="00AD4E58">
              <w:rPr>
                <w:b/>
                <w:color w:val="auto"/>
              </w:rPr>
              <w:t xml:space="preserve">Country Code </w:t>
            </w:r>
            <w:r w:rsidRPr="00C9313C">
              <w:rPr>
                <w:color w:val="auto"/>
              </w:rPr>
              <w:t xml:space="preserve">according to </w:t>
            </w:r>
            <w:r>
              <w:rPr>
                <w:color w:val="auto"/>
              </w:rPr>
              <w:t>ISO 3166-1, e.g.</w:t>
            </w:r>
          </w:p>
          <w:p w14:paraId="35CF15EA" w14:textId="77777777" w:rsidR="000B2341" w:rsidRDefault="000B2341" w:rsidP="000B2341">
            <w:pPr>
              <w:pStyle w:val="BodyText2"/>
              <w:rPr>
                <w:color w:val="auto"/>
              </w:rPr>
            </w:pPr>
            <w:r>
              <w:rPr>
                <w:color w:val="auto"/>
              </w:rPr>
              <w:t>“0124” = Canada</w:t>
            </w:r>
          </w:p>
          <w:p w14:paraId="6488876D" w14:textId="77777777" w:rsidR="000B2341" w:rsidRDefault="000B2341" w:rsidP="000B2341">
            <w:pPr>
              <w:pStyle w:val="BodyText2"/>
              <w:rPr>
                <w:color w:val="auto"/>
              </w:rPr>
            </w:pPr>
            <w:r>
              <w:rPr>
                <w:color w:val="auto"/>
              </w:rPr>
              <w:t>“0840” = United States</w:t>
            </w:r>
          </w:p>
          <w:p w14:paraId="64C03D22" w14:textId="77777777" w:rsidR="000B2341" w:rsidRDefault="000B2341" w:rsidP="000B2341">
            <w:pPr>
              <w:pStyle w:val="BodyText2"/>
              <w:tabs>
                <w:tab w:val="clear" w:pos="0"/>
              </w:tabs>
              <w:rPr>
                <w:color w:val="auto"/>
              </w:rPr>
            </w:pPr>
          </w:p>
        </w:tc>
      </w:tr>
      <w:tr w:rsidR="000B2341" w14:paraId="35601EDE" w14:textId="77777777" w:rsidTr="000B2341">
        <w:tc>
          <w:tcPr>
            <w:tcW w:w="1379" w:type="dxa"/>
          </w:tcPr>
          <w:p w14:paraId="275E02E1" w14:textId="77777777" w:rsidR="000B2341" w:rsidRDefault="000B2341" w:rsidP="000B2341">
            <w:pPr>
              <w:pStyle w:val="BodyText2"/>
              <w:jc w:val="center"/>
              <w:rPr>
                <w:color w:val="auto"/>
              </w:rPr>
            </w:pPr>
            <w:r w:rsidRPr="00C9313C">
              <w:rPr>
                <w:color w:val="auto"/>
              </w:rPr>
              <w:t>Unique Identifier Device Type</w:t>
            </w:r>
          </w:p>
        </w:tc>
        <w:tc>
          <w:tcPr>
            <w:tcW w:w="1059" w:type="dxa"/>
          </w:tcPr>
          <w:p w14:paraId="5CA12716" w14:textId="77777777" w:rsidR="000B2341" w:rsidRDefault="000B2341" w:rsidP="000B2341">
            <w:pPr>
              <w:pStyle w:val="BodyText2"/>
              <w:jc w:val="center"/>
              <w:rPr>
                <w:color w:val="auto"/>
              </w:rPr>
            </w:pPr>
            <w:r>
              <w:rPr>
                <w:color w:val="auto"/>
              </w:rPr>
              <w:t>4</w:t>
            </w:r>
          </w:p>
          <w:p w14:paraId="2D655D6C" w14:textId="77777777" w:rsidR="000B2341" w:rsidRDefault="000B2341" w:rsidP="000B2341">
            <w:pPr>
              <w:pStyle w:val="BodyText2"/>
              <w:jc w:val="center"/>
              <w:rPr>
                <w:color w:val="auto"/>
              </w:rPr>
            </w:pPr>
            <w:r w:rsidRPr="00C9313C">
              <w:rPr>
                <w:color w:val="auto"/>
              </w:rPr>
              <w:t xml:space="preserve">0 or </w:t>
            </w:r>
            <w:r>
              <w:rPr>
                <w:color w:val="auto"/>
              </w:rPr>
              <w:t>4</w:t>
            </w:r>
            <w:r>
              <w:rPr>
                <w:color w:val="auto"/>
              </w:rPr>
              <w:tab/>
            </w:r>
          </w:p>
        </w:tc>
        <w:tc>
          <w:tcPr>
            <w:tcW w:w="7113" w:type="dxa"/>
          </w:tcPr>
          <w:p w14:paraId="24BDB753" w14:textId="77777777" w:rsidR="000B2341" w:rsidRDefault="000B2341" w:rsidP="000B2341">
            <w:pPr>
              <w:pStyle w:val="BodyText2"/>
              <w:rPr>
                <w:color w:val="auto"/>
              </w:rPr>
            </w:pPr>
            <w:r>
              <w:rPr>
                <w:color w:val="auto"/>
              </w:rPr>
              <w:t>Binary</w:t>
            </w:r>
            <w:r w:rsidRPr="00C9313C">
              <w:rPr>
                <w:color w:val="auto"/>
              </w:rPr>
              <w:t xml:space="preserve"> value assigned by MasterCard</w:t>
            </w:r>
            <w:r>
              <w:rPr>
                <w:color w:val="auto"/>
              </w:rPr>
              <w:t>.</w:t>
            </w:r>
          </w:p>
          <w:p w14:paraId="1D2EC2BF" w14:textId="77777777" w:rsidR="000B2341" w:rsidRDefault="000B2341" w:rsidP="000B2341">
            <w:pPr>
              <w:pStyle w:val="BodyText2"/>
              <w:rPr>
                <w:color w:val="auto"/>
              </w:rPr>
            </w:pPr>
            <w:r>
              <w:rPr>
                <w:color w:val="auto"/>
              </w:rPr>
              <w:t>The type of device used at the POS .</w:t>
            </w:r>
          </w:p>
          <w:p w14:paraId="25F1D9D4" w14:textId="77777777" w:rsidR="000B2341" w:rsidRDefault="000B2341" w:rsidP="000B2341">
            <w:pPr>
              <w:pStyle w:val="BodyText2"/>
              <w:rPr>
                <w:color w:val="auto"/>
              </w:rPr>
            </w:pPr>
            <w:r>
              <w:rPr>
                <w:color w:val="auto"/>
              </w:rPr>
              <w:t>Values are:</w:t>
            </w:r>
          </w:p>
          <w:p w14:paraId="4A3E5595" w14:textId="77777777" w:rsidR="002E027A" w:rsidRDefault="002E027A" w:rsidP="000B2341">
            <w:pPr>
              <w:pStyle w:val="BodyText2"/>
              <w:rPr>
                <w:color w:val="auto"/>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794"/>
              <w:gridCol w:w="796"/>
              <w:gridCol w:w="5307"/>
            </w:tblGrid>
            <w:tr w:rsidR="002E027A" w14:paraId="58FA206A" w14:textId="77777777" w:rsidTr="002E027A">
              <w:trPr>
                <w:tblHeader/>
              </w:trPr>
              <w:tc>
                <w:tcPr>
                  <w:tcW w:w="795" w:type="dxa"/>
                </w:tcPr>
                <w:p w14:paraId="54661E7A" w14:textId="77777777" w:rsidR="002E027A" w:rsidRPr="002E027A" w:rsidRDefault="002E027A" w:rsidP="002E027A">
                  <w:pPr>
                    <w:pStyle w:val="BodyText2"/>
                    <w:spacing w:before="60" w:after="60"/>
                    <w:jc w:val="center"/>
                    <w:rPr>
                      <w:b/>
                      <w:bCs/>
                      <w:color w:val="auto"/>
                    </w:rPr>
                  </w:pPr>
                  <w:r>
                    <w:rPr>
                      <w:b/>
                      <w:bCs/>
                      <w:color w:val="auto"/>
                    </w:rPr>
                    <w:t>Code</w:t>
                  </w:r>
                </w:p>
              </w:tc>
              <w:tc>
                <w:tcPr>
                  <w:tcW w:w="700" w:type="dxa"/>
                </w:tcPr>
                <w:p w14:paraId="6CAC16FE" w14:textId="77777777" w:rsidR="002E027A" w:rsidRDefault="002E027A" w:rsidP="002E027A">
                  <w:pPr>
                    <w:pStyle w:val="BodyText2"/>
                    <w:spacing w:before="60" w:after="60"/>
                    <w:jc w:val="center"/>
                    <w:rPr>
                      <w:b/>
                      <w:bCs/>
                      <w:color w:val="auto"/>
                    </w:rPr>
                  </w:pPr>
                  <w:r>
                    <w:rPr>
                      <w:b/>
                      <w:bCs/>
                      <w:color w:val="auto"/>
                    </w:rPr>
                    <w:t>Value</w:t>
                  </w:r>
                </w:p>
              </w:tc>
              <w:tc>
                <w:tcPr>
                  <w:tcW w:w="5392" w:type="dxa"/>
                </w:tcPr>
                <w:p w14:paraId="20FB04F6" w14:textId="77777777" w:rsidR="002E027A" w:rsidRPr="002E027A" w:rsidRDefault="002E027A" w:rsidP="002E027A">
                  <w:pPr>
                    <w:pStyle w:val="BodyText2"/>
                    <w:spacing w:before="60" w:after="60"/>
                    <w:rPr>
                      <w:b/>
                      <w:bCs/>
                      <w:color w:val="auto"/>
                    </w:rPr>
                  </w:pPr>
                  <w:r>
                    <w:rPr>
                      <w:b/>
                      <w:bCs/>
                      <w:color w:val="auto"/>
                    </w:rPr>
                    <w:t>Description</w:t>
                  </w:r>
                </w:p>
              </w:tc>
            </w:tr>
            <w:tr w:rsidR="002E027A" w14:paraId="2A9AC2D5" w14:textId="77777777" w:rsidTr="002E027A">
              <w:tc>
                <w:tcPr>
                  <w:tcW w:w="795" w:type="dxa"/>
                </w:tcPr>
                <w:p w14:paraId="0EBA748D" w14:textId="77777777" w:rsidR="002E027A" w:rsidRDefault="002E027A" w:rsidP="0018438B">
                  <w:pPr>
                    <w:pStyle w:val="BodyText2"/>
                    <w:spacing w:afterLines="60" w:after="144"/>
                    <w:jc w:val="center"/>
                    <w:rPr>
                      <w:color w:val="auto"/>
                    </w:rPr>
                  </w:pPr>
                  <w:r>
                    <w:rPr>
                      <w:color w:val="auto"/>
                    </w:rPr>
                    <w:t>3030</w:t>
                  </w:r>
                </w:p>
              </w:tc>
              <w:tc>
                <w:tcPr>
                  <w:tcW w:w="700" w:type="dxa"/>
                </w:tcPr>
                <w:p w14:paraId="22160A3C" w14:textId="77777777" w:rsidR="002E027A" w:rsidRDefault="002E027A" w:rsidP="0018438B">
                  <w:pPr>
                    <w:pStyle w:val="BodyText2"/>
                    <w:spacing w:afterLines="60" w:after="144"/>
                    <w:jc w:val="center"/>
                    <w:rPr>
                      <w:color w:val="auto"/>
                    </w:rPr>
                  </w:pPr>
                  <w:r>
                    <w:rPr>
                      <w:color w:val="auto"/>
                    </w:rPr>
                    <w:t>00</w:t>
                  </w:r>
                </w:p>
              </w:tc>
              <w:tc>
                <w:tcPr>
                  <w:tcW w:w="5392" w:type="dxa"/>
                </w:tcPr>
                <w:p w14:paraId="42935E70" w14:textId="77777777" w:rsidR="002E027A" w:rsidRDefault="002E027A" w:rsidP="0018438B">
                  <w:pPr>
                    <w:pStyle w:val="BodyText2"/>
                    <w:spacing w:afterLines="60" w:after="144"/>
                    <w:rPr>
                      <w:color w:val="auto"/>
                    </w:rPr>
                  </w:pPr>
                  <w:r w:rsidRPr="00C9313C">
                    <w:rPr>
                      <w:color w:val="auto"/>
                    </w:rPr>
                    <w:t>Card (</w:t>
                  </w:r>
                  <w:r>
                    <w:rPr>
                      <w:color w:val="auto"/>
                    </w:rPr>
                    <w:t>default</w:t>
                  </w:r>
                  <w:r w:rsidRPr="00C9313C">
                    <w:rPr>
                      <w:color w:val="auto"/>
                    </w:rPr>
                    <w:t>)</w:t>
                  </w:r>
                </w:p>
              </w:tc>
            </w:tr>
            <w:tr w:rsidR="002E027A" w14:paraId="340065DF" w14:textId="77777777" w:rsidTr="002E027A">
              <w:tc>
                <w:tcPr>
                  <w:tcW w:w="795" w:type="dxa"/>
                </w:tcPr>
                <w:p w14:paraId="0E313E8C" w14:textId="77777777" w:rsidR="002E027A" w:rsidRDefault="002E027A" w:rsidP="0018438B">
                  <w:pPr>
                    <w:pStyle w:val="BodyText2"/>
                    <w:spacing w:afterLines="60" w:after="144"/>
                    <w:jc w:val="center"/>
                    <w:rPr>
                      <w:color w:val="auto"/>
                    </w:rPr>
                  </w:pPr>
                  <w:r>
                    <w:rPr>
                      <w:color w:val="auto"/>
                    </w:rPr>
                    <w:t>3031</w:t>
                  </w:r>
                </w:p>
              </w:tc>
              <w:tc>
                <w:tcPr>
                  <w:tcW w:w="700" w:type="dxa"/>
                </w:tcPr>
                <w:p w14:paraId="12393A2F" w14:textId="77777777" w:rsidR="002E027A" w:rsidRDefault="002E027A" w:rsidP="0018438B">
                  <w:pPr>
                    <w:pStyle w:val="BodyText2"/>
                    <w:spacing w:afterLines="60" w:after="144"/>
                    <w:jc w:val="center"/>
                    <w:rPr>
                      <w:color w:val="auto"/>
                    </w:rPr>
                  </w:pPr>
                  <w:r>
                    <w:rPr>
                      <w:color w:val="auto"/>
                    </w:rPr>
                    <w:t>01</w:t>
                  </w:r>
                </w:p>
              </w:tc>
              <w:tc>
                <w:tcPr>
                  <w:tcW w:w="5392" w:type="dxa"/>
                </w:tcPr>
                <w:p w14:paraId="3879CED4" w14:textId="77777777" w:rsidR="002E027A" w:rsidRPr="00C9313C" w:rsidRDefault="002E027A" w:rsidP="0018438B">
                  <w:pPr>
                    <w:pStyle w:val="BodyText2"/>
                    <w:spacing w:afterLines="60" w:after="144"/>
                    <w:rPr>
                      <w:color w:val="auto"/>
                    </w:rPr>
                  </w:pPr>
                  <w:r w:rsidRPr="009947D1">
                    <w:rPr>
                      <w:color w:val="auto"/>
                    </w:rPr>
                    <w:t>Mobile Network Operator (MNO) or controlled</w:t>
                  </w:r>
                  <w:r>
                    <w:rPr>
                      <w:color w:val="auto"/>
                    </w:rPr>
                    <w:t xml:space="preserve"> </w:t>
                  </w:r>
                  <w:r w:rsidRPr="009947D1">
                    <w:rPr>
                      <w:color w:val="auto"/>
                    </w:rPr>
                    <w:t xml:space="preserve">removable secure element </w:t>
                  </w:r>
                  <w:r>
                    <w:rPr>
                      <w:color w:val="auto"/>
                    </w:rPr>
                    <w:t>(S</w:t>
                  </w:r>
                  <w:r w:rsidRPr="009947D1">
                    <w:rPr>
                      <w:color w:val="auto"/>
                    </w:rPr>
                    <w:t>IM or UICC</w:t>
                  </w:r>
                  <w:r>
                    <w:rPr>
                      <w:color w:val="auto"/>
                    </w:rPr>
                    <w:t>) p</w:t>
                  </w:r>
                  <w:r w:rsidRPr="009947D1">
                    <w:rPr>
                      <w:color w:val="auto"/>
                    </w:rPr>
                    <w:t>ersonalized for use with a Mobile Phone or</w:t>
                  </w:r>
                  <w:r>
                    <w:rPr>
                      <w:color w:val="auto"/>
                    </w:rPr>
                    <w:t xml:space="preserve"> a </w:t>
                  </w:r>
                  <w:r w:rsidRPr="009947D1">
                    <w:rPr>
                      <w:color w:val="auto"/>
                    </w:rPr>
                    <w:t>Smartphone</w:t>
                  </w:r>
                </w:p>
              </w:tc>
            </w:tr>
            <w:tr w:rsidR="002E027A" w14:paraId="26EF90B2" w14:textId="77777777" w:rsidTr="002E027A">
              <w:tc>
                <w:tcPr>
                  <w:tcW w:w="795" w:type="dxa"/>
                </w:tcPr>
                <w:p w14:paraId="0E50E119" w14:textId="77777777" w:rsidR="002E027A" w:rsidRDefault="002E027A" w:rsidP="0018438B">
                  <w:pPr>
                    <w:pStyle w:val="BodyText2"/>
                    <w:spacing w:afterLines="60" w:after="144"/>
                    <w:jc w:val="center"/>
                    <w:rPr>
                      <w:color w:val="auto"/>
                    </w:rPr>
                  </w:pPr>
                  <w:r>
                    <w:rPr>
                      <w:color w:val="auto"/>
                    </w:rPr>
                    <w:t>3032</w:t>
                  </w:r>
                </w:p>
              </w:tc>
              <w:tc>
                <w:tcPr>
                  <w:tcW w:w="700" w:type="dxa"/>
                </w:tcPr>
                <w:p w14:paraId="4FD841B1" w14:textId="77777777" w:rsidR="002E027A" w:rsidRDefault="002E027A" w:rsidP="0018438B">
                  <w:pPr>
                    <w:pStyle w:val="BodyText2"/>
                    <w:spacing w:afterLines="60" w:after="144"/>
                    <w:jc w:val="center"/>
                    <w:rPr>
                      <w:color w:val="auto"/>
                    </w:rPr>
                  </w:pPr>
                  <w:r w:rsidRPr="00C9313C">
                    <w:rPr>
                      <w:color w:val="auto"/>
                    </w:rPr>
                    <w:t>02</w:t>
                  </w:r>
                </w:p>
              </w:tc>
              <w:tc>
                <w:tcPr>
                  <w:tcW w:w="5392" w:type="dxa"/>
                </w:tcPr>
                <w:p w14:paraId="365CF353" w14:textId="77777777" w:rsidR="002E027A" w:rsidRPr="009947D1" w:rsidRDefault="002E027A" w:rsidP="0018438B">
                  <w:pPr>
                    <w:pStyle w:val="BodyText2"/>
                    <w:spacing w:afterLines="60" w:after="144"/>
                    <w:rPr>
                      <w:color w:val="auto"/>
                    </w:rPr>
                  </w:pPr>
                  <w:r w:rsidRPr="00C9313C">
                    <w:rPr>
                      <w:color w:val="auto"/>
                    </w:rPr>
                    <w:t>Key Fob</w:t>
                  </w:r>
                </w:p>
              </w:tc>
            </w:tr>
            <w:tr w:rsidR="002E027A" w14:paraId="217C8297" w14:textId="77777777" w:rsidTr="002E027A">
              <w:tc>
                <w:tcPr>
                  <w:tcW w:w="795" w:type="dxa"/>
                </w:tcPr>
                <w:p w14:paraId="4F8EB276" w14:textId="77777777" w:rsidR="002E027A" w:rsidRDefault="0018438B" w:rsidP="0018438B">
                  <w:pPr>
                    <w:pStyle w:val="BodyText2"/>
                    <w:spacing w:afterLines="60" w:after="144"/>
                    <w:jc w:val="center"/>
                    <w:rPr>
                      <w:color w:val="auto"/>
                    </w:rPr>
                  </w:pPr>
                  <w:r>
                    <w:rPr>
                      <w:color w:val="auto"/>
                    </w:rPr>
                    <w:t>3033</w:t>
                  </w:r>
                </w:p>
              </w:tc>
              <w:tc>
                <w:tcPr>
                  <w:tcW w:w="700" w:type="dxa"/>
                </w:tcPr>
                <w:p w14:paraId="306142BE" w14:textId="77777777" w:rsidR="002E027A" w:rsidRPr="00C9313C" w:rsidRDefault="0018438B" w:rsidP="0018438B">
                  <w:pPr>
                    <w:pStyle w:val="BodyText2"/>
                    <w:spacing w:afterLines="60" w:after="144"/>
                    <w:jc w:val="center"/>
                    <w:rPr>
                      <w:color w:val="auto"/>
                    </w:rPr>
                  </w:pPr>
                  <w:r w:rsidRPr="00C9313C">
                    <w:rPr>
                      <w:color w:val="auto"/>
                    </w:rPr>
                    <w:t>03</w:t>
                  </w:r>
                </w:p>
              </w:tc>
              <w:tc>
                <w:tcPr>
                  <w:tcW w:w="5392" w:type="dxa"/>
                </w:tcPr>
                <w:p w14:paraId="1E4A3FC1" w14:textId="77777777" w:rsidR="002E027A" w:rsidRPr="00C9313C" w:rsidRDefault="0018438B" w:rsidP="0018438B">
                  <w:pPr>
                    <w:pStyle w:val="BodyText2"/>
                    <w:spacing w:afterLines="60" w:after="144"/>
                    <w:rPr>
                      <w:color w:val="auto"/>
                    </w:rPr>
                  </w:pPr>
                  <w:r w:rsidRPr="00C9313C">
                    <w:rPr>
                      <w:color w:val="auto"/>
                    </w:rPr>
                    <w:t>Watch</w:t>
                  </w:r>
                </w:p>
              </w:tc>
            </w:tr>
            <w:tr w:rsidR="0018438B" w14:paraId="55E5ACF9" w14:textId="77777777" w:rsidTr="002E027A">
              <w:tc>
                <w:tcPr>
                  <w:tcW w:w="795" w:type="dxa"/>
                </w:tcPr>
                <w:p w14:paraId="40AAAC87" w14:textId="77777777" w:rsidR="0018438B" w:rsidRDefault="0018438B" w:rsidP="0018438B">
                  <w:pPr>
                    <w:pStyle w:val="BodyText2"/>
                    <w:spacing w:afterLines="60" w:after="144"/>
                    <w:jc w:val="center"/>
                    <w:rPr>
                      <w:color w:val="auto"/>
                    </w:rPr>
                  </w:pPr>
                  <w:r>
                    <w:rPr>
                      <w:color w:val="auto"/>
                    </w:rPr>
                    <w:t>3034</w:t>
                  </w:r>
                </w:p>
              </w:tc>
              <w:tc>
                <w:tcPr>
                  <w:tcW w:w="700" w:type="dxa"/>
                </w:tcPr>
                <w:p w14:paraId="6EA9906E" w14:textId="77777777" w:rsidR="0018438B" w:rsidRPr="00C9313C" w:rsidRDefault="0018438B" w:rsidP="0018438B">
                  <w:pPr>
                    <w:pStyle w:val="BodyText2"/>
                    <w:spacing w:afterLines="60" w:after="144"/>
                    <w:jc w:val="center"/>
                    <w:rPr>
                      <w:color w:val="auto"/>
                    </w:rPr>
                  </w:pPr>
                  <w:r w:rsidRPr="00C9313C">
                    <w:rPr>
                      <w:color w:val="auto"/>
                    </w:rPr>
                    <w:t>04</w:t>
                  </w:r>
                </w:p>
              </w:tc>
              <w:tc>
                <w:tcPr>
                  <w:tcW w:w="5392" w:type="dxa"/>
                </w:tcPr>
                <w:p w14:paraId="7A16C08C" w14:textId="77777777" w:rsidR="0018438B" w:rsidRPr="00C9313C" w:rsidRDefault="0018438B" w:rsidP="0018438B">
                  <w:pPr>
                    <w:pStyle w:val="BodyText2"/>
                    <w:spacing w:afterLines="60" w:after="144"/>
                    <w:rPr>
                      <w:color w:val="auto"/>
                    </w:rPr>
                  </w:pPr>
                  <w:r w:rsidRPr="00C9313C">
                    <w:rPr>
                      <w:color w:val="auto"/>
                    </w:rPr>
                    <w:t>Mobile Tag</w:t>
                  </w:r>
                </w:p>
              </w:tc>
            </w:tr>
            <w:tr w:rsidR="0018438B" w14:paraId="3E539D98" w14:textId="77777777" w:rsidTr="002E027A">
              <w:tc>
                <w:tcPr>
                  <w:tcW w:w="795" w:type="dxa"/>
                </w:tcPr>
                <w:p w14:paraId="6729BEDF" w14:textId="77777777" w:rsidR="0018438B" w:rsidRDefault="0018438B" w:rsidP="0018438B">
                  <w:pPr>
                    <w:pStyle w:val="BodyText2"/>
                    <w:spacing w:afterLines="60" w:after="144"/>
                    <w:jc w:val="center"/>
                    <w:rPr>
                      <w:color w:val="auto"/>
                    </w:rPr>
                  </w:pPr>
                  <w:r>
                    <w:rPr>
                      <w:color w:val="auto"/>
                    </w:rPr>
                    <w:t>3035</w:t>
                  </w:r>
                </w:p>
              </w:tc>
              <w:tc>
                <w:tcPr>
                  <w:tcW w:w="700" w:type="dxa"/>
                </w:tcPr>
                <w:p w14:paraId="478C58DD" w14:textId="77777777" w:rsidR="0018438B" w:rsidRPr="00C9313C" w:rsidRDefault="0018438B" w:rsidP="0018438B">
                  <w:pPr>
                    <w:pStyle w:val="BodyText2"/>
                    <w:spacing w:afterLines="60" w:after="144"/>
                    <w:jc w:val="center"/>
                    <w:rPr>
                      <w:color w:val="auto"/>
                    </w:rPr>
                  </w:pPr>
                  <w:r w:rsidRPr="00C9313C">
                    <w:rPr>
                      <w:color w:val="auto"/>
                    </w:rPr>
                    <w:t>05</w:t>
                  </w:r>
                </w:p>
              </w:tc>
              <w:tc>
                <w:tcPr>
                  <w:tcW w:w="5392" w:type="dxa"/>
                </w:tcPr>
                <w:p w14:paraId="6E39E6AE" w14:textId="77777777" w:rsidR="0018438B" w:rsidRPr="00C9313C" w:rsidRDefault="0018438B" w:rsidP="0018438B">
                  <w:pPr>
                    <w:pStyle w:val="BodyText2"/>
                    <w:spacing w:afterLines="60" w:after="144"/>
                    <w:rPr>
                      <w:color w:val="auto"/>
                    </w:rPr>
                  </w:pPr>
                  <w:r w:rsidRPr="00C9313C">
                    <w:rPr>
                      <w:color w:val="auto"/>
                    </w:rPr>
                    <w:t>Wristband</w:t>
                  </w:r>
                </w:p>
              </w:tc>
            </w:tr>
            <w:tr w:rsidR="0018438B" w14:paraId="28C1D46B" w14:textId="77777777" w:rsidTr="002E027A">
              <w:tc>
                <w:tcPr>
                  <w:tcW w:w="795" w:type="dxa"/>
                </w:tcPr>
                <w:p w14:paraId="28D197C7" w14:textId="77777777" w:rsidR="0018438B" w:rsidRDefault="0018438B" w:rsidP="0018438B">
                  <w:pPr>
                    <w:pStyle w:val="BodyText2"/>
                    <w:spacing w:afterLines="60" w:after="144"/>
                    <w:jc w:val="center"/>
                    <w:rPr>
                      <w:color w:val="auto"/>
                    </w:rPr>
                  </w:pPr>
                  <w:r>
                    <w:rPr>
                      <w:color w:val="auto"/>
                    </w:rPr>
                    <w:t>3036</w:t>
                  </w:r>
                </w:p>
              </w:tc>
              <w:tc>
                <w:tcPr>
                  <w:tcW w:w="700" w:type="dxa"/>
                </w:tcPr>
                <w:p w14:paraId="0BB872AE" w14:textId="77777777" w:rsidR="0018438B" w:rsidRPr="00C9313C" w:rsidRDefault="0018438B" w:rsidP="0018438B">
                  <w:pPr>
                    <w:pStyle w:val="BodyText2"/>
                    <w:spacing w:afterLines="60" w:after="144"/>
                    <w:jc w:val="center"/>
                    <w:rPr>
                      <w:color w:val="auto"/>
                    </w:rPr>
                  </w:pPr>
                  <w:r w:rsidRPr="00C9313C">
                    <w:rPr>
                      <w:color w:val="auto"/>
                    </w:rPr>
                    <w:t>06</w:t>
                  </w:r>
                </w:p>
              </w:tc>
              <w:tc>
                <w:tcPr>
                  <w:tcW w:w="5392" w:type="dxa"/>
                </w:tcPr>
                <w:p w14:paraId="3E143854" w14:textId="77777777" w:rsidR="0018438B" w:rsidRPr="00C9313C" w:rsidRDefault="0018438B" w:rsidP="0018438B">
                  <w:pPr>
                    <w:pStyle w:val="BodyText2"/>
                    <w:spacing w:afterLines="60" w:after="144"/>
                    <w:rPr>
                      <w:color w:val="auto"/>
                    </w:rPr>
                  </w:pPr>
                  <w:r w:rsidRPr="00C9313C">
                    <w:rPr>
                      <w:color w:val="auto"/>
                    </w:rPr>
                    <w:t>Mobile Phone Case or Sleeve</w:t>
                  </w:r>
                </w:p>
              </w:tc>
            </w:tr>
            <w:tr w:rsidR="0018438B" w14:paraId="4A2CF066" w14:textId="77777777" w:rsidTr="002E027A">
              <w:tc>
                <w:tcPr>
                  <w:tcW w:w="795" w:type="dxa"/>
                </w:tcPr>
                <w:p w14:paraId="2EFEE7E9" w14:textId="77777777" w:rsidR="0018438B" w:rsidRDefault="0018438B" w:rsidP="0018438B">
                  <w:pPr>
                    <w:pStyle w:val="BodyText2"/>
                    <w:spacing w:afterLines="60" w:after="144"/>
                    <w:jc w:val="center"/>
                    <w:rPr>
                      <w:color w:val="auto"/>
                    </w:rPr>
                  </w:pPr>
                  <w:r>
                    <w:rPr>
                      <w:color w:val="auto"/>
                    </w:rPr>
                    <w:t>3037</w:t>
                  </w:r>
                </w:p>
              </w:tc>
              <w:tc>
                <w:tcPr>
                  <w:tcW w:w="700" w:type="dxa"/>
                </w:tcPr>
                <w:p w14:paraId="0413A3B9" w14:textId="77777777" w:rsidR="0018438B" w:rsidRPr="00C9313C" w:rsidRDefault="0018438B" w:rsidP="0018438B">
                  <w:pPr>
                    <w:pStyle w:val="BodyText2"/>
                    <w:spacing w:afterLines="60" w:after="144"/>
                    <w:jc w:val="center"/>
                    <w:rPr>
                      <w:color w:val="auto"/>
                    </w:rPr>
                  </w:pPr>
                  <w:r>
                    <w:rPr>
                      <w:color w:val="auto"/>
                    </w:rPr>
                    <w:t>07</w:t>
                  </w:r>
                </w:p>
              </w:tc>
              <w:tc>
                <w:tcPr>
                  <w:tcW w:w="5392" w:type="dxa"/>
                </w:tcPr>
                <w:p w14:paraId="007CAE07" w14:textId="77777777" w:rsidR="0018438B" w:rsidRPr="00C9313C" w:rsidRDefault="0018438B" w:rsidP="0018438B">
                  <w:pPr>
                    <w:pStyle w:val="BodyText2"/>
                    <w:spacing w:afterLines="60" w:after="144"/>
                    <w:rPr>
                      <w:color w:val="auto"/>
                    </w:rPr>
                  </w:pPr>
                  <w:r w:rsidRPr="009947D1">
                    <w:rPr>
                      <w:color w:val="auto"/>
                    </w:rPr>
                    <w:t>Mobile Phone or Smartphone with a permanent</w:t>
                  </w:r>
                  <w:r>
                    <w:rPr>
                      <w:color w:val="auto"/>
                    </w:rPr>
                    <w:t xml:space="preserve"> </w:t>
                  </w:r>
                  <w:r w:rsidRPr="009947D1">
                    <w:rPr>
                      <w:color w:val="auto"/>
                    </w:rPr>
                    <w:t>secure element controlled by the MNO, for</w:t>
                  </w:r>
                  <w:r>
                    <w:rPr>
                      <w:color w:val="auto"/>
                    </w:rPr>
                    <w:t xml:space="preserve"> </w:t>
                  </w:r>
                  <w:r w:rsidRPr="009947D1">
                    <w:rPr>
                      <w:color w:val="auto"/>
                    </w:rPr>
                    <w:t>example CDMA</w:t>
                  </w:r>
                </w:p>
              </w:tc>
            </w:tr>
            <w:tr w:rsidR="0018438B" w14:paraId="781B5C60" w14:textId="77777777" w:rsidTr="002E027A">
              <w:tc>
                <w:tcPr>
                  <w:tcW w:w="795" w:type="dxa"/>
                </w:tcPr>
                <w:p w14:paraId="390F5931" w14:textId="77777777" w:rsidR="0018438B" w:rsidRDefault="0018438B" w:rsidP="0018438B">
                  <w:pPr>
                    <w:pStyle w:val="BodyText2"/>
                    <w:spacing w:afterLines="60" w:after="144"/>
                    <w:jc w:val="center"/>
                    <w:rPr>
                      <w:color w:val="auto"/>
                    </w:rPr>
                  </w:pPr>
                  <w:r>
                    <w:rPr>
                      <w:color w:val="auto"/>
                    </w:rPr>
                    <w:t>3038</w:t>
                  </w:r>
                </w:p>
              </w:tc>
              <w:tc>
                <w:tcPr>
                  <w:tcW w:w="700" w:type="dxa"/>
                </w:tcPr>
                <w:p w14:paraId="1CDD6D77" w14:textId="77777777" w:rsidR="0018438B" w:rsidRDefault="0018438B" w:rsidP="0018438B">
                  <w:pPr>
                    <w:pStyle w:val="BodyText2"/>
                    <w:spacing w:afterLines="60" w:after="144"/>
                    <w:jc w:val="center"/>
                    <w:rPr>
                      <w:color w:val="auto"/>
                    </w:rPr>
                  </w:pPr>
                  <w:r>
                    <w:rPr>
                      <w:color w:val="auto"/>
                    </w:rPr>
                    <w:t>08</w:t>
                  </w:r>
                </w:p>
              </w:tc>
              <w:tc>
                <w:tcPr>
                  <w:tcW w:w="5392" w:type="dxa"/>
                </w:tcPr>
                <w:p w14:paraId="75BD3EB3" w14:textId="77777777" w:rsidR="0018438B" w:rsidRPr="009947D1" w:rsidRDefault="0018438B" w:rsidP="0018438B">
                  <w:pPr>
                    <w:pStyle w:val="BodyText2"/>
                    <w:spacing w:afterLines="60" w:after="144"/>
                    <w:rPr>
                      <w:color w:val="auto"/>
                    </w:rPr>
                  </w:pPr>
                  <w:r w:rsidRPr="009947D1">
                    <w:rPr>
                      <w:color w:val="auto"/>
                    </w:rPr>
                    <w:t>Removable secure element not controlled by the</w:t>
                  </w:r>
                  <w:r>
                    <w:rPr>
                      <w:color w:val="auto"/>
                    </w:rPr>
                    <w:t xml:space="preserve"> </w:t>
                  </w:r>
                  <w:r w:rsidRPr="009947D1">
                    <w:rPr>
                      <w:color w:val="auto"/>
                    </w:rPr>
                    <w:t>MNO, for example SD Card personalized for use</w:t>
                  </w:r>
                  <w:r>
                    <w:rPr>
                      <w:color w:val="auto"/>
                    </w:rPr>
                    <w:t xml:space="preserve"> </w:t>
                  </w:r>
                  <w:r w:rsidRPr="009947D1">
                    <w:rPr>
                      <w:color w:val="auto"/>
                    </w:rPr>
                    <w:t>with a Mobile Phone or Smartphone</w:t>
                  </w:r>
                </w:p>
              </w:tc>
            </w:tr>
            <w:tr w:rsidR="0018438B" w14:paraId="0464F476" w14:textId="77777777" w:rsidTr="002E027A">
              <w:tc>
                <w:tcPr>
                  <w:tcW w:w="795" w:type="dxa"/>
                </w:tcPr>
                <w:p w14:paraId="4CB3B8C0" w14:textId="77777777" w:rsidR="0018438B" w:rsidRDefault="0018438B" w:rsidP="0018438B">
                  <w:pPr>
                    <w:pStyle w:val="BodyText2"/>
                    <w:spacing w:afterLines="60" w:after="144"/>
                    <w:jc w:val="center"/>
                    <w:rPr>
                      <w:color w:val="auto"/>
                    </w:rPr>
                  </w:pPr>
                  <w:r>
                    <w:rPr>
                      <w:color w:val="auto"/>
                    </w:rPr>
                    <w:t>3039</w:t>
                  </w:r>
                </w:p>
              </w:tc>
              <w:tc>
                <w:tcPr>
                  <w:tcW w:w="700" w:type="dxa"/>
                </w:tcPr>
                <w:p w14:paraId="25C36A8E" w14:textId="77777777" w:rsidR="0018438B" w:rsidRDefault="0018438B" w:rsidP="0018438B">
                  <w:pPr>
                    <w:pStyle w:val="BodyText2"/>
                    <w:spacing w:afterLines="60" w:after="144"/>
                    <w:jc w:val="center"/>
                    <w:rPr>
                      <w:color w:val="auto"/>
                    </w:rPr>
                  </w:pPr>
                  <w:r>
                    <w:rPr>
                      <w:color w:val="auto"/>
                    </w:rPr>
                    <w:t>09</w:t>
                  </w:r>
                </w:p>
              </w:tc>
              <w:tc>
                <w:tcPr>
                  <w:tcW w:w="5392" w:type="dxa"/>
                </w:tcPr>
                <w:p w14:paraId="54DB8407" w14:textId="77777777" w:rsidR="0018438B" w:rsidRPr="009947D1" w:rsidRDefault="0018438B" w:rsidP="0018438B">
                  <w:pPr>
                    <w:pStyle w:val="BodyText2"/>
                    <w:spacing w:afterLines="60" w:after="144"/>
                    <w:rPr>
                      <w:color w:val="auto"/>
                    </w:rPr>
                  </w:pPr>
                  <w:r w:rsidRPr="009947D1">
                    <w:rPr>
                      <w:color w:val="auto"/>
                    </w:rPr>
                    <w:t>Mobile Phone or Smartphone with a permanent</w:t>
                  </w:r>
                  <w:r>
                    <w:rPr>
                      <w:color w:val="auto"/>
                    </w:rPr>
                    <w:t xml:space="preserve"> </w:t>
                  </w:r>
                  <w:r w:rsidRPr="009947D1">
                    <w:rPr>
                      <w:color w:val="auto"/>
                    </w:rPr>
                    <w:t>secure element not controlled by the MNO</w:t>
                  </w:r>
                </w:p>
              </w:tc>
            </w:tr>
            <w:tr w:rsidR="0018438B" w14:paraId="7A6CCB1D" w14:textId="77777777" w:rsidTr="002E027A">
              <w:tc>
                <w:tcPr>
                  <w:tcW w:w="795" w:type="dxa"/>
                </w:tcPr>
                <w:p w14:paraId="30030645" w14:textId="77777777" w:rsidR="0018438B" w:rsidRDefault="0018438B" w:rsidP="0018438B">
                  <w:pPr>
                    <w:pStyle w:val="BodyText2"/>
                    <w:spacing w:afterLines="60" w:after="144"/>
                    <w:jc w:val="center"/>
                    <w:rPr>
                      <w:color w:val="auto"/>
                    </w:rPr>
                  </w:pPr>
                  <w:r>
                    <w:rPr>
                      <w:color w:val="auto"/>
                    </w:rPr>
                    <w:t>3130</w:t>
                  </w:r>
                </w:p>
              </w:tc>
              <w:tc>
                <w:tcPr>
                  <w:tcW w:w="700" w:type="dxa"/>
                </w:tcPr>
                <w:p w14:paraId="7F144FC4" w14:textId="77777777" w:rsidR="0018438B" w:rsidRDefault="0018438B" w:rsidP="0018438B">
                  <w:pPr>
                    <w:pStyle w:val="BodyText2"/>
                    <w:spacing w:afterLines="60" w:after="144"/>
                    <w:jc w:val="center"/>
                    <w:rPr>
                      <w:color w:val="auto"/>
                    </w:rPr>
                  </w:pPr>
                  <w:r>
                    <w:rPr>
                      <w:color w:val="auto"/>
                    </w:rPr>
                    <w:t>10</w:t>
                  </w:r>
                </w:p>
              </w:tc>
              <w:tc>
                <w:tcPr>
                  <w:tcW w:w="5392" w:type="dxa"/>
                </w:tcPr>
                <w:p w14:paraId="49451614" w14:textId="77777777" w:rsidR="0018438B" w:rsidRPr="009947D1" w:rsidRDefault="0018438B" w:rsidP="0018438B">
                  <w:pPr>
                    <w:pStyle w:val="BodyText2"/>
                    <w:spacing w:afterLines="60" w:after="144"/>
                    <w:rPr>
                      <w:color w:val="auto"/>
                    </w:rPr>
                  </w:pPr>
                  <w:r w:rsidRPr="00885AD4">
                    <w:rPr>
                      <w:color w:val="auto"/>
                    </w:rPr>
                    <w:t>MNO controlled removable secure element (SIM</w:t>
                  </w:r>
                  <w:r>
                    <w:rPr>
                      <w:color w:val="auto"/>
                    </w:rPr>
                    <w:t xml:space="preserve"> </w:t>
                  </w:r>
                  <w:r w:rsidRPr="00885AD4">
                    <w:rPr>
                      <w:color w:val="auto"/>
                    </w:rPr>
                    <w:t>or UICC) personalized for use with a tablet or</w:t>
                  </w:r>
                  <w:r>
                    <w:rPr>
                      <w:color w:val="auto"/>
                    </w:rPr>
                    <w:t xml:space="preserve"> </w:t>
                  </w:r>
                  <w:r w:rsidRPr="00885AD4">
                    <w:rPr>
                      <w:color w:val="auto"/>
                    </w:rPr>
                    <w:t>eBook</w:t>
                  </w:r>
                </w:p>
              </w:tc>
            </w:tr>
            <w:tr w:rsidR="0018438B" w14:paraId="0EA2017C" w14:textId="77777777" w:rsidTr="002E027A">
              <w:tc>
                <w:tcPr>
                  <w:tcW w:w="795" w:type="dxa"/>
                </w:tcPr>
                <w:p w14:paraId="3AB90D2C" w14:textId="77777777" w:rsidR="0018438B" w:rsidRDefault="0018438B" w:rsidP="0018438B">
                  <w:pPr>
                    <w:pStyle w:val="BodyText2"/>
                    <w:spacing w:afterLines="60" w:after="144"/>
                    <w:jc w:val="center"/>
                    <w:rPr>
                      <w:color w:val="auto"/>
                    </w:rPr>
                  </w:pPr>
                  <w:r>
                    <w:rPr>
                      <w:color w:val="auto"/>
                    </w:rPr>
                    <w:lastRenderedPageBreak/>
                    <w:t>3131</w:t>
                  </w:r>
                </w:p>
              </w:tc>
              <w:tc>
                <w:tcPr>
                  <w:tcW w:w="700" w:type="dxa"/>
                </w:tcPr>
                <w:p w14:paraId="683B31B7" w14:textId="77777777" w:rsidR="0018438B" w:rsidRDefault="0018438B" w:rsidP="0018438B">
                  <w:pPr>
                    <w:pStyle w:val="BodyText2"/>
                    <w:spacing w:afterLines="60" w:after="144"/>
                    <w:jc w:val="center"/>
                    <w:rPr>
                      <w:color w:val="auto"/>
                    </w:rPr>
                  </w:pPr>
                  <w:r>
                    <w:rPr>
                      <w:color w:val="auto"/>
                    </w:rPr>
                    <w:t>11</w:t>
                  </w:r>
                </w:p>
              </w:tc>
              <w:tc>
                <w:tcPr>
                  <w:tcW w:w="5392" w:type="dxa"/>
                </w:tcPr>
                <w:p w14:paraId="41EF266D" w14:textId="77777777" w:rsidR="0018438B" w:rsidRPr="00885AD4" w:rsidRDefault="0018438B" w:rsidP="0018438B">
                  <w:pPr>
                    <w:pStyle w:val="BodyText2"/>
                    <w:spacing w:afterLines="60" w:after="144"/>
                    <w:rPr>
                      <w:color w:val="auto"/>
                    </w:rPr>
                  </w:pPr>
                  <w:r w:rsidRPr="00885AD4">
                    <w:rPr>
                      <w:color w:val="auto"/>
                    </w:rPr>
                    <w:t>Tablet or eBook with a permanent secure element</w:t>
                  </w:r>
                  <w:r>
                    <w:rPr>
                      <w:color w:val="auto"/>
                    </w:rPr>
                    <w:t xml:space="preserve"> </w:t>
                  </w:r>
                  <w:r w:rsidRPr="00885AD4">
                    <w:rPr>
                      <w:color w:val="auto"/>
                    </w:rPr>
                    <w:t>controlled by the MNO</w:t>
                  </w:r>
                </w:p>
              </w:tc>
            </w:tr>
            <w:tr w:rsidR="0018438B" w14:paraId="0B7C9503" w14:textId="77777777" w:rsidTr="002E027A">
              <w:tc>
                <w:tcPr>
                  <w:tcW w:w="795" w:type="dxa"/>
                </w:tcPr>
                <w:p w14:paraId="781FBC5F" w14:textId="77777777" w:rsidR="0018438B" w:rsidRDefault="0018438B" w:rsidP="0018438B">
                  <w:pPr>
                    <w:pStyle w:val="BodyText2"/>
                    <w:spacing w:afterLines="60" w:after="144"/>
                    <w:jc w:val="center"/>
                    <w:rPr>
                      <w:color w:val="auto"/>
                    </w:rPr>
                  </w:pPr>
                  <w:r>
                    <w:rPr>
                      <w:color w:val="auto"/>
                    </w:rPr>
                    <w:t>3132</w:t>
                  </w:r>
                </w:p>
              </w:tc>
              <w:tc>
                <w:tcPr>
                  <w:tcW w:w="700" w:type="dxa"/>
                </w:tcPr>
                <w:p w14:paraId="748A8FE7" w14:textId="77777777" w:rsidR="0018438B" w:rsidRDefault="0018438B" w:rsidP="0018438B">
                  <w:pPr>
                    <w:pStyle w:val="BodyText2"/>
                    <w:spacing w:afterLines="60" w:after="144"/>
                    <w:jc w:val="center"/>
                    <w:rPr>
                      <w:color w:val="auto"/>
                    </w:rPr>
                  </w:pPr>
                  <w:r>
                    <w:rPr>
                      <w:color w:val="auto"/>
                    </w:rPr>
                    <w:t>12</w:t>
                  </w:r>
                </w:p>
              </w:tc>
              <w:tc>
                <w:tcPr>
                  <w:tcW w:w="5392" w:type="dxa"/>
                </w:tcPr>
                <w:p w14:paraId="02BF99D1" w14:textId="77777777" w:rsidR="0018438B" w:rsidRPr="00885AD4" w:rsidRDefault="0018438B" w:rsidP="0018438B">
                  <w:pPr>
                    <w:pStyle w:val="BodyText2"/>
                    <w:spacing w:afterLines="60" w:after="144"/>
                    <w:rPr>
                      <w:color w:val="auto"/>
                    </w:rPr>
                  </w:pPr>
                  <w:r w:rsidRPr="00885AD4">
                    <w:rPr>
                      <w:color w:val="auto"/>
                    </w:rPr>
                    <w:t>Removable permanent element not controlled by</w:t>
                  </w:r>
                  <w:r>
                    <w:rPr>
                      <w:color w:val="auto"/>
                    </w:rPr>
                    <w:t xml:space="preserve"> </w:t>
                  </w:r>
                  <w:r w:rsidRPr="00885AD4">
                    <w:rPr>
                      <w:color w:val="auto"/>
                    </w:rPr>
                    <w:t>the MNO, for example SD Card personalized for</w:t>
                  </w:r>
                  <w:r>
                    <w:rPr>
                      <w:color w:val="auto"/>
                    </w:rPr>
                    <w:t xml:space="preserve"> </w:t>
                  </w:r>
                  <w:r w:rsidRPr="00885AD4">
                    <w:rPr>
                      <w:color w:val="auto"/>
                    </w:rPr>
                    <w:t>use with a tablet or eBook</w:t>
                  </w:r>
                </w:p>
              </w:tc>
            </w:tr>
            <w:tr w:rsidR="0018438B" w14:paraId="1EF85678" w14:textId="77777777" w:rsidTr="002E027A">
              <w:tc>
                <w:tcPr>
                  <w:tcW w:w="795" w:type="dxa"/>
                </w:tcPr>
                <w:p w14:paraId="456D3C67" w14:textId="77777777" w:rsidR="0018438B" w:rsidRDefault="0018438B" w:rsidP="0018438B">
                  <w:pPr>
                    <w:pStyle w:val="BodyText2"/>
                    <w:spacing w:afterLines="60" w:after="144"/>
                    <w:jc w:val="center"/>
                    <w:rPr>
                      <w:color w:val="auto"/>
                    </w:rPr>
                  </w:pPr>
                  <w:r>
                    <w:rPr>
                      <w:color w:val="auto"/>
                    </w:rPr>
                    <w:t>3133</w:t>
                  </w:r>
                </w:p>
              </w:tc>
              <w:tc>
                <w:tcPr>
                  <w:tcW w:w="700" w:type="dxa"/>
                </w:tcPr>
                <w:p w14:paraId="0AB3219D" w14:textId="77777777" w:rsidR="0018438B" w:rsidRDefault="0018438B" w:rsidP="0018438B">
                  <w:pPr>
                    <w:pStyle w:val="BodyText2"/>
                    <w:spacing w:afterLines="60" w:after="144"/>
                    <w:jc w:val="center"/>
                    <w:rPr>
                      <w:color w:val="auto"/>
                    </w:rPr>
                  </w:pPr>
                  <w:r>
                    <w:rPr>
                      <w:color w:val="auto"/>
                    </w:rPr>
                    <w:t>13</w:t>
                  </w:r>
                </w:p>
              </w:tc>
              <w:tc>
                <w:tcPr>
                  <w:tcW w:w="5392" w:type="dxa"/>
                </w:tcPr>
                <w:p w14:paraId="151D454D" w14:textId="77777777" w:rsidR="0018438B" w:rsidRPr="00885AD4" w:rsidRDefault="0018438B" w:rsidP="0018438B">
                  <w:pPr>
                    <w:pStyle w:val="BodyText2"/>
                    <w:spacing w:afterLines="60" w:after="144"/>
                    <w:rPr>
                      <w:color w:val="auto"/>
                    </w:rPr>
                  </w:pPr>
                  <w:r w:rsidRPr="00885AD4">
                    <w:rPr>
                      <w:color w:val="auto"/>
                    </w:rPr>
                    <w:t>Tablet or eBook with a permanent secure element</w:t>
                  </w:r>
                  <w:r>
                    <w:rPr>
                      <w:color w:val="auto"/>
                    </w:rPr>
                    <w:t xml:space="preserve"> </w:t>
                  </w:r>
                  <w:r w:rsidRPr="00885AD4">
                    <w:rPr>
                      <w:color w:val="auto"/>
                    </w:rPr>
                    <w:t>not controlled by the MNO</w:t>
                  </w:r>
                </w:p>
              </w:tc>
            </w:tr>
            <w:tr w:rsidR="0018438B" w14:paraId="65B6A411" w14:textId="77777777" w:rsidTr="002E027A">
              <w:tc>
                <w:tcPr>
                  <w:tcW w:w="795" w:type="dxa"/>
                </w:tcPr>
                <w:p w14:paraId="3819F59D" w14:textId="77777777" w:rsidR="0018438B" w:rsidRDefault="0018438B" w:rsidP="0018438B">
                  <w:pPr>
                    <w:pStyle w:val="BodyText2"/>
                    <w:spacing w:afterLines="60" w:after="144"/>
                    <w:jc w:val="center"/>
                    <w:rPr>
                      <w:color w:val="auto"/>
                    </w:rPr>
                  </w:pPr>
                  <w:r>
                    <w:rPr>
                      <w:color w:val="auto"/>
                    </w:rPr>
                    <w:t>3134</w:t>
                  </w:r>
                </w:p>
              </w:tc>
              <w:tc>
                <w:tcPr>
                  <w:tcW w:w="700" w:type="dxa"/>
                </w:tcPr>
                <w:p w14:paraId="56F04E77" w14:textId="77777777" w:rsidR="0018438B" w:rsidRDefault="0018438B" w:rsidP="0018438B">
                  <w:pPr>
                    <w:pStyle w:val="BodyText2"/>
                    <w:spacing w:afterLines="60" w:after="144"/>
                    <w:jc w:val="center"/>
                    <w:rPr>
                      <w:color w:val="auto"/>
                    </w:rPr>
                  </w:pPr>
                  <w:r>
                    <w:rPr>
                      <w:color w:val="auto"/>
                    </w:rPr>
                    <w:t>14</w:t>
                  </w:r>
                </w:p>
              </w:tc>
              <w:tc>
                <w:tcPr>
                  <w:tcW w:w="5392" w:type="dxa"/>
                </w:tcPr>
                <w:p w14:paraId="5BFF218A" w14:textId="5663F093" w:rsidR="0018438B" w:rsidRPr="00885AD4" w:rsidRDefault="0018438B" w:rsidP="0018438B">
                  <w:pPr>
                    <w:pStyle w:val="BodyText2"/>
                    <w:spacing w:afterLines="60" w:after="144"/>
                    <w:rPr>
                      <w:color w:val="auto"/>
                    </w:rPr>
                  </w:pPr>
                  <w:r>
                    <w:rPr>
                      <w:color w:val="auto"/>
                    </w:rPr>
                    <w:t xml:space="preserve">Mobile phone or smartphone with a payment application running in </w:t>
                  </w:r>
                  <w:r w:rsidR="001E7691">
                    <w:rPr>
                      <w:color w:val="auto"/>
                    </w:rPr>
                    <w:t>a</w:t>
                  </w:r>
                  <w:r>
                    <w:rPr>
                      <w:color w:val="auto"/>
                    </w:rPr>
                    <w:t xml:space="preserve"> host processor</w:t>
                  </w:r>
                </w:p>
              </w:tc>
            </w:tr>
            <w:tr w:rsidR="0018438B" w14:paraId="4C342F1E" w14:textId="77777777" w:rsidTr="002E027A">
              <w:tc>
                <w:tcPr>
                  <w:tcW w:w="795" w:type="dxa"/>
                </w:tcPr>
                <w:p w14:paraId="2AC10076" w14:textId="77777777" w:rsidR="0018438B" w:rsidRDefault="0018438B" w:rsidP="0018438B">
                  <w:pPr>
                    <w:pStyle w:val="BodyText2"/>
                    <w:spacing w:afterLines="60" w:after="144"/>
                    <w:jc w:val="center"/>
                    <w:rPr>
                      <w:color w:val="auto"/>
                    </w:rPr>
                  </w:pPr>
                  <w:r>
                    <w:rPr>
                      <w:color w:val="auto"/>
                    </w:rPr>
                    <w:t>3135</w:t>
                  </w:r>
                </w:p>
              </w:tc>
              <w:tc>
                <w:tcPr>
                  <w:tcW w:w="700" w:type="dxa"/>
                </w:tcPr>
                <w:p w14:paraId="493B7201" w14:textId="77777777" w:rsidR="0018438B" w:rsidRDefault="0018438B" w:rsidP="0018438B">
                  <w:pPr>
                    <w:pStyle w:val="BodyText2"/>
                    <w:spacing w:afterLines="60" w:after="144"/>
                    <w:jc w:val="center"/>
                    <w:rPr>
                      <w:color w:val="auto"/>
                    </w:rPr>
                  </w:pPr>
                  <w:r>
                    <w:rPr>
                      <w:color w:val="auto"/>
                    </w:rPr>
                    <w:t>15</w:t>
                  </w:r>
                </w:p>
              </w:tc>
              <w:tc>
                <w:tcPr>
                  <w:tcW w:w="5392" w:type="dxa"/>
                </w:tcPr>
                <w:p w14:paraId="0891609D" w14:textId="77777777" w:rsidR="0018438B" w:rsidRDefault="0018438B" w:rsidP="0018438B">
                  <w:pPr>
                    <w:pStyle w:val="BodyText2"/>
                    <w:spacing w:afterLines="60" w:after="144"/>
                    <w:rPr>
                      <w:color w:val="auto"/>
                    </w:rPr>
                  </w:pPr>
                  <w:r>
                    <w:rPr>
                      <w:color w:val="auto"/>
                    </w:rPr>
                    <w:t>Tablet or e-book with a payment application running in a host processor</w:t>
                  </w:r>
                </w:p>
              </w:tc>
            </w:tr>
            <w:tr w:rsidR="0018438B" w14:paraId="46300332" w14:textId="77777777" w:rsidTr="002E027A">
              <w:tc>
                <w:tcPr>
                  <w:tcW w:w="795" w:type="dxa"/>
                </w:tcPr>
                <w:p w14:paraId="090061B3" w14:textId="77777777" w:rsidR="0018438B" w:rsidRDefault="0018438B" w:rsidP="0018438B">
                  <w:pPr>
                    <w:pStyle w:val="BodyText2"/>
                    <w:spacing w:afterLines="60" w:after="144"/>
                    <w:jc w:val="center"/>
                    <w:rPr>
                      <w:color w:val="auto"/>
                    </w:rPr>
                  </w:pPr>
                  <w:r>
                    <w:rPr>
                      <w:color w:val="auto"/>
                    </w:rPr>
                    <w:t>3136</w:t>
                  </w:r>
                </w:p>
              </w:tc>
              <w:tc>
                <w:tcPr>
                  <w:tcW w:w="700" w:type="dxa"/>
                </w:tcPr>
                <w:p w14:paraId="6EB0D4A9" w14:textId="77777777" w:rsidR="0018438B" w:rsidRDefault="0018438B" w:rsidP="0018438B">
                  <w:pPr>
                    <w:pStyle w:val="BodyText2"/>
                    <w:spacing w:afterLines="60" w:after="144"/>
                    <w:jc w:val="center"/>
                    <w:rPr>
                      <w:color w:val="auto"/>
                    </w:rPr>
                  </w:pPr>
                  <w:r>
                    <w:rPr>
                      <w:color w:val="auto"/>
                    </w:rPr>
                    <w:t>16</w:t>
                  </w:r>
                </w:p>
              </w:tc>
              <w:tc>
                <w:tcPr>
                  <w:tcW w:w="5392" w:type="dxa"/>
                </w:tcPr>
                <w:p w14:paraId="10DB3FEC" w14:textId="77777777" w:rsidR="0018438B" w:rsidRDefault="0018438B" w:rsidP="0018438B">
                  <w:pPr>
                    <w:pStyle w:val="BodyText2"/>
                    <w:spacing w:afterLines="60" w:after="144"/>
                    <w:rPr>
                      <w:color w:val="auto"/>
                    </w:rPr>
                  </w:pPr>
                  <w:r>
                    <w:rPr>
                      <w:color w:val="auto"/>
                    </w:rPr>
                    <w:t>Mobile phone or smartphone with a payment application running in the Trusted Execution Environment (TEE) of a host processor</w:t>
                  </w:r>
                </w:p>
              </w:tc>
            </w:tr>
            <w:tr w:rsidR="0018438B" w14:paraId="1824AA96" w14:textId="77777777" w:rsidTr="002E027A">
              <w:tc>
                <w:tcPr>
                  <w:tcW w:w="795" w:type="dxa"/>
                </w:tcPr>
                <w:p w14:paraId="3AF7736D" w14:textId="77777777" w:rsidR="0018438B" w:rsidRDefault="0018438B" w:rsidP="0018438B">
                  <w:pPr>
                    <w:pStyle w:val="BodyText2"/>
                    <w:spacing w:afterLines="60" w:after="144"/>
                    <w:jc w:val="center"/>
                    <w:rPr>
                      <w:color w:val="auto"/>
                    </w:rPr>
                  </w:pPr>
                  <w:r>
                    <w:rPr>
                      <w:color w:val="auto"/>
                    </w:rPr>
                    <w:t>3137</w:t>
                  </w:r>
                </w:p>
              </w:tc>
              <w:tc>
                <w:tcPr>
                  <w:tcW w:w="700" w:type="dxa"/>
                </w:tcPr>
                <w:p w14:paraId="4213E368" w14:textId="77777777" w:rsidR="0018438B" w:rsidRDefault="0018438B" w:rsidP="0018438B">
                  <w:pPr>
                    <w:pStyle w:val="BodyText2"/>
                    <w:spacing w:afterLines="60" w:after="144"/>
                    <w:jc w:val="center"/>
                    <w:rPr>
                      <w:color w:val="auto"/>
                    </w:rPr>
                  </w:pPr>
                  <w:r>
                    <w:rPr>
                      <w:color w:val="auto"/>
                    </w:rPr>
                    <w:t>17</w:t>
                  </w:r>
                </w:p>
              </w:tc>
              <w:tc>
                <w:tcPr>
                  <w:tcW w:w="5392" w:type="dxa"/>
                </w:tcPr>
                <w:p w14:paraId="1007D936" w14:textId="77777777" w:rsidR="0018438B" w:rsidRDefault="0018438B" w:rsidP="0018438B">
                  <w:pPr>
                    <w:pStyle w:val="BodyText2"/>
                    <w:spacing w:afterLines="60" w:after="144"/>
                    <w:rPr>
                      <w:color w:val="auto"/>
                    </w:rPr>
                  </w:pPr>
                  <w:r>
                    <w:rPr>
                      <w:color w:val="auto"/>
                    </w:rPr>
                    <w:t>Tablet or e-book with payment application running in the TEE of a host processor</w:t>
                  </w:r>
                </w:p>
              </w:tc>
            </w:tr>
            <w:tr w:rsidR="0018438B" w14:paraId="019A71F5" w14:textId="77777777" w:rsidTr="002E027A">
              <w:tc>
                <w:tcPr>
                  <w:tcW w:w="795" w:type="dxa"/>
                </w:tcPr>
                <w:p w14:paraId="51B0F849" w14:textId="77777777" w:rsidR="0018438B" w:rsidRDefault="0018438B" w:rsidP="0018438B">
                  <w:pPr>
                    <w:pStyle w:val="BodyText2"/>
                    <w:spacing w:afterLines="60" w:after="144"/>
                    <w:jc w:val="center"/>
                    <w:rPr>
                      <w:color w:val="auto"/>
                    </w:rPr>
                  </w:pPr>
                  <w:r>
                    <w:rPr>
                      <w:color w:val="auto"/>
                    </w:rPr>
                    <w:t>3138</w:t>
                  </w:r>
                </w:p>
              </w:tc>
              <w:tc>
                <w:tcPr>
                  <w:tcW w:w="700" w:type="dxa"/>
                </w:tcPr>
                <w:p w14:paraId="0D31E06A" w14:textId="77777777" w:rsidR="0018438B" w:rsidRDefault="0018438B" w:rsidP="0018438B">
                  <w:pPr>
                    <w:pStyle w:val="BodyText2"/>
                    <w:spacing w:afterLines="60" w:after="144"/>
                    <w:jc w:val="center"/>
                    <w:rPr>
                      <w:color w:val="auto"/>
                    </w:rPr>
                  </w:pPr>
                  <w:r>
                    <w:rPr>
                      <w:color w:val="auto"/>
                    </w:rPr>
                    <w:t>18</w:t>
                  </w:r>
                </w:p>
              </w:tc>
              <w:tc>
                <w:tcPr>
                  <w:tcW w:w="5392" w:type="dxa"/>
                </w:tcPr>
                <w:p w14:paraId="4D7AF875" w14:textId="77777777" w:rsidR="0018438B" w:rsidRDefault="0018438B" w:rsidP="0018438B">
                  <w:pPr>
                    <w:pStyle w:val="BodyText2"/>
                    <w:spacing w:afterLines="60" w:after="144"/>
                    <w:rPr>
                      <w:color w:val="auto"/>
                    </w:rPr>
                  </w:pPr>
                  <w:r>
                    <w:rPr>
                      <w:color w:val="auto"/>
                    </w:rPr>
                    <w:t>Watch with a payment application running in a TEE of a host processor</w:t>
                  </w:r>
                </w:p>
              </w:tc>
            </w:tr>
            <w:tr w:rsidR="0018438B" w14:paraId="69069B53" w14:textId="77777777" w:rsidTr="002E027A">
              <w:tc>
                <w:tcPr>
                  <w:tcW w:w="795" w:type="dxa"/>
                </w:tcPr>
                <w:p w14:paraId="1D126221" w14:textId="77777777" w:rsidR="0018438B" w:rsidRDefault="0018438B" w:rsidP="0018438B">
                  <w:pPr>
                    <w:pStyle w:val="BodyText2"/>
                    <w:spacing w:afterLines="60" w:after="144"/>
                    <w:jc w:val="center"/>
                    <w:rPr>
                      <w:color w:val="auto"/>
                    </w:rPr>
                  </w:pPr>
                  <w:r>
                    <w:rPr>
                      <w:color w:val="auto"/>
                    </w:rPr>
                    <w:t>3139</w:t>
                  </w:r>
                </w:p>
              </w:tc>
              <w:tc>
                <w:tcPr>
                  <w:tcW w:w="700" w:type="dxa"/>
                </w:tcPr>
                <w:p w14:paraId="654B4036" w14:textId="77777777" w:rsidR="0018438B" w:rsidRDefault="0018438B" w:rsidP="0018438B">
                  <w:pPr>
                    <w:pStyle w:val="BodyText2"/>
                    <w:spacing w:afterLines="60" w:after="144"/>
                    <w:jc w:val="center"/>
                    <w:rPr>
                      <w:color w:val="auto"/>
                    </w:rPr>
                  </w:pPr>
                  <w:r>
                    <w:rPr>
                      <w:color w:val="auto"/>
                    </w:rPr>
                    <w:t>19</w:t>
                  </w:r>
                </w:p>
              </w:tc>
              <w:tc>
                <w:tcPr>
                  <w:tcW w:w="5392" w:type="dxa"/>
                </w:tcPr>
                <w:p w14:paraId="12EB541D" w14:textId="77777777" w:rsidR="0018438B" w:rsidRDefault="0018438B" w:rsidP="0018438B">
                  <w:pPr>
                    <w:pStyle w:val="BodyText2"/>
                    <w:spacing w:afterLines="60" w:after="144"/>
                    <w:rPr>
                      <w:color w:val="auto"/>
                    </w:rPr>
                  </w:pPr>
                  <w:r>
                    <w:rPr>
                      <w:color w:val="auto"/>
                    </w:rPr>
                    <w:t>Watch with a payment application running in a host processor</w:t>
                  </w:r>
                </w:p>
              </w:tc>
            </w:tr>
          </w:tbl>
          <w:p w14:paraId="3D81A13C" w14:textId="77777777" w:rsidR="000B2341" w:rsidRDefault="002E027A" w:rsidP="0018438B">
            <w:pPr>
              <w:pStyle w:val="BodyText2"/>
              <w:ind w:left="1440" w:hanging="1440"/>
              <w:rPr>
                <w:color w:val="auto"/>
              </w:rPr>
            </w:pPr>
            <w:r w:rsidDel="002E027A">
              <w:rPr>
                <w:color w:val="auto"/>
              </w:rPr>
              <w:t xml:space="preserve"> </w:t>
            </w:r>
          </w:p>
          <w:p w14:paraId="31134BB8" w14:textId="53112C71" w:rsidR="000B2341" w:rsidRDefault="0018438B" w:rsidP="000B2341">
            <w:pPr>
              <w:pStyle w:val="BodyText2"/>
              <w:rPr>
                <w:color w:val="auto"/>
              </w:rPr>
            </w:pPr>
            <w:r w:rsidDel="0018438B">
              <w:rPr>
                <w:color w:val="auto"/>
              </w:rPr>
              <w:t xml:space="preserve"> </w:t>
            </w:r>
            <w:r w:rsidR="000B2341">
              <w:rPr>
                <w:color w:val="auto"/>
              </w:rPr>
              <w:t>Values</w:t>
            </w:r>
            <w:r w:rsidR="008405A2">
              <w:rPr>
                <w:color w:val="auto"/>
              </w:rPr>
              <w:t xml:space="preserve"> </w:t>
            </w:r>
            <w:r w:rsidR="000B2341">
              <w:rPr>
                <w:color w:val="auto"/>
              </w:rPr>
              <w:t>20</w:t>
            </w:r>
            <w:r w:rsidR="000B2341" w:rsidRPr="00C9313C">
              <w:rPr>
                <w:color w:val="auto"/>
              </w:rPr>
              <w:t>–99</w:t>
            </w:r>
            <w:r w:rsidR="000B2341">
              <w:rPr>
                <w:color w:val="auto"/>
              </w:rPr>
              <w:t xml:space="preserve"> </w:t>
            </w:r>
            <w:r w:rsidR="008405A2">
              <w:rPr>
                <w:color w:val="auto"/>
              </w:rPr>
              <w:t xml:space="preserve">are </w:t>
            </w:r>
            <w:r w:rsidR="000B2341" w:rsidRPr="00C9313C">
              <w:rPr>
                <w:color w:val="auto"/>
              </w:rPr>
              <w:t xml:space="preserve"> Reserved for Future Use</w:t>
            </w:r>
          </w:p>
          <w:p w14:paraId="4C4CB247" w14:textId="77777777" w:rsidR="000B2341" w:rsidRPr="00AD4E58" w:rsidRDefault="000B2341" w:rsidP="000B2341">
            <w:pPr>
              <w:pStyle w:val="BodyText2"/>
              <w:rPr>
                <w:b/>
                <w:color w:val="auto"/>
              </w:rPr>
            </w:pPr>
          </w:p>
        </w:tc>
      </w:tr>
      <w:tr w:rsidR="000B2341" w14:paraId="518469C8" w14:textId="77777777" w:rsidTr="000B2341">
        <w:tc>
          <w:tcPr>
            <w:tcW w:w="1379" w:type="dxa"/>
          </w:tcPr>
          <w:p w14:paraId="438CF2A8" w14:textId="77777777" w:rsidR="000B2341" w:rsidRPr="00C9313C" w:rsidRDefault="000B2341" w:rsidP="000B2341">
            <w:pPr>
              <w:pStyle w:val="BodyText2"/>
              <w:jc w:val="center"/>
              <w:rPr>
                <w:color w:val="auto"/>
              </w:rPr>
            </w:pPr>
            <w:r w:rsidRPr="00C9313C">
              <w:rPr>
                <w:color w:val="auto"/>
              </w:rPr>
              <w:lastRenderedPageBreak/>
              <w:t>Proprietary Data</w:t>
            </w:r>
          </w:p>
        </w:tc>
        <w:tc>
          <w:tcPr>
            <w:tcW w:w="1059" w:type="dxa"/>
          </w:tcPr>
          <w:p w14:paraId="1145DFDD" w14:textId="77777777" w:rsidR="000B2341" w:rsidRDefault="000B2341" w:rsidP="000B2341">
            <w:pPr>
              <w:pStyle w:val="BodyText2"/>
              <w:jc w:val="center"/>
              <w:rPr>
                <w:color w:val="auto"/>
              </w:rPr>
            </w:pPr>
            <w:r>
              <w:rPr>
                <w:color w:val="auto"/>
              </w:rPr>
              <w:t>up to 56</w:t>
            </w:r>
          </w:p>
        </w:tc>
        <w:tc>
          <w:tcPr>
            <w:tcW w:w="7113" w:type="dxa"/>
          </w:tcPr>
          <w:p w14:paraId="40A9EA0A" w14:textId="77777777" w:rsidR="000B2341" w:rsidRDefault="000B2341" w:rsidP="000B2341">
            <w:pPr>
              <w:pStyle w:val="BodyText2"/>
              <w:rPr>
                <w:color w:val="auto"/>
              </w:rPr>
            </w:pPr>
            <w:r>
              <w:rPr>
                <w:color w:val="auto"/>
              </w:rPr>
              <w:t>Determined by Issuer/Third Party</w:t>
            </w:r>
          </w:p>
        </w:tc>
      </w:tr>
    </w:tbl>
    <w:p w14:paraId="5FDB09ED" w14:textId="77777777" w:rsidR="00AD4E58" w:rsidRDefault="00AD4E58" w:rsidP="00AD4E58">
      <w:pPr>
        <w:pStyle w:val="BodyText2"/>
        <w:ind w:left="720"/>
        <w:rPr>
          <w:color w:val="auto"/>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0B2341" w14:paraId="63D15B09" w14:textId="77777777" w:rsidTr="000B2341">
        <w:tc>
          <w:tcPr>
            <w:tcW w:w="2335" w:type="dxa"/>
          </w:tcPr>
          <w:p w14:paraId="7118B4FE" w14:textId="77777777" w:rsidR="000B2341" w:rsidRDefault="000B2341" w:rsidP="000B2341">
            <w:pPr>
              <w:spacing w:after="120"/>
              <w:rPr>
                <w:b/>
                <w:snapToGrid w:val="0"/>
              </w:rPr>
            </w:pPr>
            <w:r>
              <w:rPr>
                <w:b/>
                <w:snapToGrid w:val="0"/>
              </w:rPr>
              <w:t>Request</w:t>
            </w:r>
          </w:p>
        </w:tc>
        <w:tc>
          <w:tcPr>
            <w:tcW w:w="7105" w:type="dxa"/>
          </w:tcPr>
          <w:p w14:paraId="5BE463B1" w14:textId="77777777" w:rsidR="000B2341" w:rsidRDefault="000B2341" w:rsidP="000B2341">
            <w:pPr>
              <w:autoSpaceDE w:val="0"/>
              <w:autoSpaceDN w:val="0"/>
              <w:adjustRightInd w:val="0"/>
              <w:rPr>
                <w:b/>
                <w:snapToGrid w:val="0"/>
              </w:rPr>
            </w:pPr>
            <w:r>
              <w:t>Optional. Variable length of up to 162 bytes.</w:t>
            </w:r>
          </w:p>
        </w:tc>
      </w:tr>
      <w:tr w:rsidR="000B2341" w14:paraId="038459ED" w14:textId="77777777" w:rsidTr="000B2341">
        <w:tc>
          <w:tcPr>
            <w:tcW w:w="2335" w:type="dxa"/>
          </w:tcPr>
          <w:p w14:paraId="719E4B06" w14:textId="77777777" w:rsidR="000B2341" w:rsidRDefault="000B2341" w:rsidP="000B2341">
            <w:pPr>
              <w:spacing w:after="120"/>
              <w:rPr>
                <w:b/>
                <w:snapToGrid w:val="0"/>
              </w:rPr>
            </w:pPr>
            <w:r>
              <w:rPr>
                <w:b/>
                <w:snapToGrid w:val="0"/>
              </w:rPr>
              <w:t>Response</w:t>
            </w:r>
          </w:p>
        </w:tc>
        <w:tc>
          <w:tcPr>
            <w:tcW w:w="7105" w:type="dxa"/>
          </w:tcPr>
          <w:p w14:paraId="60B10E74" w14:textId="77777777" w:rsidR="000B2341" w:rsidRPr="000B2341" w:rsidRDefault="000B2341" w:rsidP="000B2341">
            <w:pPr>
              <w:pStyle w:val="BodyText2"/>
              <w:rPr>
                <w:color w:val="auto"/>
              </w:rPr>
            </w:pPr>
            <w:r>
              <w:rPr>
                <w:color w:val="auto"/>
              </w:rPr>
              <w:t>Not applicable.</w:t>
            </w:r>
          </w:p>
        </w:tc>
      </w:tr>
      <w:tr w:rsidR="000B2341" w14:paraId="7B4922FE" w14:textId="77777777" w:rsidTr="000B2341">
        <w:tc>
          <w:tcPr>
            <w:tcW w:w="2335" w:type="dxa"/>
          </w:tcPr>
          <w:p w14:paraId="077A8E27" w14:textId="77777777" w:rsidR="000B2341" w:rsidRDefault="000B2341" w:rsidP="000B2341">
            <w:pPr>
              <w:spacing w:after="120"/>
              <w:rPr>
                <w:b/>
                <w:snapToGrid w:val="0"/>
              </w:rPr>
            </w:pPr>
            <w:r w:rsidRPr="00FB4BC9">
              <w:rPr>
                <w:rFonts w:cs="Arial"/>
                <w:b/>
                <w:bCs/>
                <w:lang w:val="en-CA"/>
              </w:rPr>
              <w:t>Internal Field</w:t>
            </w:r>
          </w:p>
        </w:tc>
        <w:tc>
          <w:tcPr>
            <w:tcW w:w="7105" w:type="dxa"/>
          </w:tcPr>
          <w:p w14:paraId="03AC125D" w14:textId="77777777" w:rsidR="000B2341" w:rsidRDefault="000B2341" w:rsidP="000B2341">
            <w:pPr>
              <w:rPr>
                <w:b/>
                <w:snapToGrid w:val="0"/>
              </w:rPr>
            </w:pPr>
            <w:r w:rsidRPr="003F6471">
              <w:rPr>
                <w:lang w:val="en-CA"/>
              </w:rPr>
              <w:t>EMV Supplementary Data token</w:t>
            </w:r>
          </w:p>
        </w:tc>
      </w:tr>
    </w:tbl>
    <w:p w14:paraId="3FD066BB" w14:textId="77777777" w:rsidR="00B27460" w:rsidRDefault="00B27460" w:rsidP="000B2341">
      <w:pPr>
        <w:pStyle w:val="BodyText2"/>
        <w:ind w:left="720"/>
        <w:rPr>
          <w:color w:val="auto"/>
        </w:rPr>
      </w:pPr>
    </w:p>
    <w:p w14:paraId="3901E289" w14:textId="77777777" w:rsidR="006029FD" w:rsidRDefault="007934C3" w:rsidP="000B2341">
      <w:pPr>
        <w:pStyle w:val="BodyText2"/>
        <w:ind w:left="720"/>
        <w:rPr>
          <w:color w:val="auto"/>
        </w:rPr>
      </w:pPr>
      <w:r>
        <w:rPr>
          <w:color w:val="auto"/>
        </w:rPr>
        <w:tab/>
      </w:r>
      <w:r>
        <w:rPr>
          <w:color w:val="auto"/>
        </w:rPr>
        <w:tab/>
      </w:r>
      <w:r>
        <w:rPr>
          <w:color w:val="auto"/>
        </w:rPr>
        <w:tab/>
      </w:r>
      <w:r>
        <w:rPr>
          <w:color w:val="auto"/>
        </w:rPr>
        <w:tab/>
      </w:r>
    </w:p>
    <w:p w14:paraId="185C6A01" w14:textId="77777777" w:rsidR="003919EA" w:rsidRPr="00A27505" w:rsidRDefault="003919EA" w:rsidP="00847896">
      <w:pPr>
        <w:pStyle w:val="Heading2"/>
        <w:rPr>
          <w:snapToGrid w:val="0"/>
        </w:rPr>
      </w:pPr>
      <w:bookmarkStart w:id="2714" w:name="_Toc126079311"/>
      <w:r>
        <w:rPr>
          <w:snapToGrid w:val="0"/>
        </w:rPr>
        <w:t>SFID s – Transit Transaction Data</w:t>
      </w:r>
      <w:bookmarkEnd w:id="2714"/>
      <w:r>
        <w:rPr>
          <w:snapToGrid w:val="0"/>
        </w:rPr>
        <w:t xml:space="preserve"> </w:t>
      </w:r>
    </w:p>
    <w:p w14:paraId="2C5B5FBD" w14:textId="77777777" w:rsidR="003919EA" w:rsidRPr="008B4DA0" w:rsidRDefault="003919EA" w:rsidP="003919EA">
      <w:pPr>
        <w:autoSpaceDE w:val="0"/>
        <w:autoSpaceDN w:val="0"/>
        <w:adjustRightInd w:val="0"/>
        <w:ind w:left="720"/>
        <w:rPr>
          <w:snapToGrid w:val="0"/>
        </w:rPr>
      </w:pPr>
      <w:r>
        <w:rPr>
          <w:snapToGrid w:val="0"/>
          <w:color w:val="000000"/>
        </w:rPr>
        <w:t xml:space="preserve">This subfield contains information associated with transit transaction data required by Mastercard, at TDMS will be requested for ALL Payment Card networks transit related transactions. </w:t>
      </w:r>
      <w:r w:rsidRPr="008B4DA0">
        <w:rPr>
          <w:snapToGrid w:val="0"/>
        </w:rPr>
        <w:t>The format is as</w:t>
      </w:r>
      <w:r>
        <w:rPr>
          <w:snapToGrid w:val="0"/>
        </w:rPr>
        <w:t xml:space="preserve"> </w:t>
      </w:r>
      <w:r w:rsidRPr="008B4DA0">
        <w:rPr>
          <w:snapToGrid w:val="0"/>
        </w:rPr>
        <w:t>follows:</w:t>
      </w:r>
    </w:p>
    <w:p w14:paraId="4874920D" w14:textId="77777777" w:rsidR="003919EA" w:rsidRDefault="003919EA" w:rsidP="003919EA">
      <w:pPr>
        <w:autoSpaceDE w:val="0"/>
        <w:autoSpaceDN w:val="0"/>
        <w:adjustRightInd w:val="0"/>
        <w:ind w:left="720"/>
        <w:rPr>
          <w:rFonts w:ascii="Times-Roman" w:hAnsi="Times-Roman" w:cs="Times-Roman"/>
          <w:sz w:val="24"/>
          <w:szCs w:val="24"/>
        </w:rPr>
      </w:pPr>
    </w:p>
    <w:p w14:paraId="3B13E5FF" w14:textId="77777777" w:rsidR="003919EA" w:rsidRPr="008B4DA0" w:rsidRDefault="003919EA" w:rsidP="003919EA">
      <w:pPr>
        <w:autoSpaceDE w:val="0"/>
        <w:autoSpaceDN w:val="0"/>
        <w:adjustRightInd w:val="0"/>
        <w:ind w:left="720"/>
        <w:rPr>
          <w:snapToGrid w:val="0"/>
        </w:rPr>
      </w:pPr>
      <w:r>
        <w:rPr>
          <w:snapToGrid w:val="0"/>
        </w:rPr>
        <w:t>Transaction Type</w:t>
      </w:r>
      <w:r w:rsidRPr="008B4DA0">
        <w:rPr>
          <w:snapToGrid w:val="0"/>
        </w:rPr>
        <w:t xml:space="preserve"> Indicator </w:t>
      </w:r>
      <w:r>
        <w:rPr>
          <w:snapToGrid w:val="0"/>
        </w:rPr>
        <w:tab/>
      </w:r>
      <w:r>
        <w:rPr>
          <w:snapToGrid w:val="0"/>
        </w:rPr>
        <w:tab/>
      </w:r>
      <w:r w:rsidRPr="008B4DA0">
        <w:rPr>
          <w:snapToGrid w:val="0"/>
        </w:rPr>
        <w:t>PIC X</w:t>
      </w:r>
      <w:r>
        <w:rPr>
          <w:snapToGrid w:val="0"/>
        </w:rPr>
        <w:t>(2)</w:t>
      </w:r>
    </w:p>
    <w:p w14:paraId="056B4959" w14:textId="77777777" w:rsidR="003919EA" w:rsidRPr="008B4DA0" w:rsidRDefault="003919EA" w:rsidP="003919EA">
      <w:pPr>
        <w:autoSpaceDE w:val="0"/>
        <w:autoSpaceDN w:val="0"/>
        <w:adjustRightInd w:val="0"/>
        <w:ind w:left="720"/>
        <w:rPr>
          <w:snapToGrid w:val="0"/>
        </w:rPr>
      </w:pPr>
      <w:r>
        <w:rPr>
          <w:snapToGrid w:val="0"/>
        </w:rPr>
        <w:t>Transportation Mode Indicator</w:t>
      </w:r>
      <w:r>
        <w:rPr>
          <w:snapToGrid w:val="0"/>
        </w:rPr>
        <w:tab/>
      </w:r>
      <w:r w:rsidRPr="008B4DA0">
        <w:rPr>
          <w:snapToGrid w:val="0"/>
        </w:rPr>
        <w:t>PIC X</w:t>
      </w:r>
      <w:r>
        <w:rPr>
          <w:snapToGrid w:val="0"/>
        </w:rPr>
        <w:t>(2)</w:t>
      </w:r>
    </w:p>
    <w:p w14:paraId="7FE98969" w14:textId="77777777" w:rsidR="003919EA" w:rsidRPr="008B4DA0" w:rsidRDefault="003919EA" w:rsidP="003919EA">
      <w:pPr>
        <w:autoSpaceDE w:val="0"/>
        <w:autoSpaceDN w:val="0"/>
        <w:adjustRightInd w:val="0"/>
        <w:ind w:left="720"/>
        <w:rPr>
          <w:snapToGrid w:val="0"/>
        </w:rPr>
      </w:pPr>
      <w:r>
        <w:rPr>
          <w:snapToGrid w:val="0"/>
        </w:rPr>
        <w:t>User Field</w:t>
      </w:r>
      <w:r>
        <w:rPr>
          <w:snapToGrid w:val="0"/>
        </w:rPr>
        <w:tab/>
      </w:r>
      <w:r w:rsidRPr="008B4DA0">
        <w:rPr>
          <w:snapToGrid w:val="0"/>
        </w:rPr>
        <w:t xml:space="preserve"> </w:t>
      </w:r>
      <w:r>
        <w:rPr>
          <w:snapToGrid w:val="0"/>
        </w:rPr>
        <w:tab/>
      </w:r>
      <w:r>
        <w:rPr>
          <w:snapToGrid w:val="0"/>
        </w:rPr>
        <w:tab/>
      </w:r>
      <w:r>
        <w:rPr>
          <w:snapToGrid w:val="0"/>
        </w:rPr>
        <w:tab/>
      </w:r>
      <w:r w:rsidRPr="008B4DA0">
        <w:rPr>
          <w:snapToGrid w:val="0"/>
        </w:rPr>
        <w:t>PIC X</w:t>
      </w:r>
      <w:r>
        <w:rPr>
          <w:snapToGrid w:val="0"/>
        </w:rPr>
        <w:t>(4)</w:t>
      </w:r>
    </w:p>
    <w:p w14:paraId="3D49762F" w14:textId="77777777" w:rsidR="003919EA" w:rsidRDefault="003919EA" w:rsidP="003919EA">
      <w:pPr>
        <w:autoSpaceDE w:val="0"/>
        <w:autoSpaceDN w:val="0"/>
        <w:adjustRightInd w:val="0"/>
        <w:ind w:left="720"/>
        <w:rPr>
          <w:snapToGrid w:val="0"/>
        </w:rPr>
      </w:pPr>
    </w:p>
    <w:p w14:paraId="4647B86C" w14:textId="77777777" w:rsidR="003919EA" w:rsidRDefault="003919EA" w:rsidP="003919EA">
      <w:pPr>
        <w:autoSpaceDE w:val="0"/>
        <w:autoSpaceDN w:val="0"/>
        <w:adjustRightInd w:val="0"/>
        <w:ind w:left="720"/>
        <w:rPr>
          <w:snapToGrid w:val="0"/>
        </w:rPr>
      </w:pPr>
      <w:r w:rsidRPr="008B4DA0">
        <w:rPr>
          <w:snapToGrid w:val="0"/>
        </w:rPr>
        <w:t>These fields are further described below:</w:t>
      </w:r>
    </w:p>
    <w:p w14:paraId="487AEEC9" w14:textId="77777777" w:rsidR="003919EA" w:rsidRDefault="003919EA" w:rsidP="003919EA">
      <w:pPr>
        <w:autoSpaceDE w:val="0"/>
        <w:autoSpaceDN w:val="0"/>
        <w:adjustRightInd w:val="0"/>
        <w:ind w:left="720"/>
        <w:rPr>
          <w:snapToGrid w:val="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61"/>
        <w:gridCol w:w="935"/>
        <w:gridCol w:w="7364"/>
      </w:tblGrid>
      <w:tr w:rsidR="003919EA" w:rsidRPr="003919EA" w14:paraId="6E0EA8BC" w14:textId="77777777" w:rsidTr="00B27460">
        <w:trPr>
          <w:tblHeader/>
        </w:trPr>
        <w:tc>
          <w:tcPr>
            <w:tcW w:w="1005" w:type="dxa"/>
          </w:tcPr>
          <w:p w14:paraId="2F276FE9" w14:textId="77777777" w:rsidR="003919EA" w:rsidRPr="003919EA" w:rsidRDefault="003919EA" w:rsidP="0018438B">
            <w:pPr>
              <w:autoSpaceDE w:val="0"/>
              <w:autoSpaceDN w:val="0"/>
              <w:adjustRightInd w:val="0"/>
              <w:spacing w:before="60" w:after="60"/>
              <w:rPr>
                <w:b/>
                <w:bCs/>
                <w:snapToGrid w:val="0"/>
              </w:rPr>
            </w:pPr>
            <w:r w:rsidRPr="003919EA">
              <w:rPr>
                <w:b/>
                <w:bCs/>
                <w:snapToGrid w:val="0"/>
              </w:rPr>
              <w:t>Position</w:t>
            </w:r>
          </w:p>
        </w:tc>
        <w:tc>
          <w:tcPr>
            <w:tcW w:w="880" w:type="dxa"/>
          </w:tcPr>
          <w:p w14:paraId="16FCFDC9" w14:textId="77777777" w:rsidR="003919EA" w:rsidRPr="003919EA" w:rsidRDefault="003919EA" w:rsidP="0018438B">
            <w:pPr>
              <w:autoSpaceDE w:val="0"/>
              <w:autoSpaceDN w:val="0"/>
              <w:adjustRightInd w:val="0"/>
              <w:spacing w:before="60" w:after="60"/>
              <w:rPr>
                <w:b/>
                <w:bCs/>
                <w:snapToGrid w:val="0"/>
              </w:rPr>
            </w:pPr>
            <w:r w:rsidRPr="003919EA">
              <w:rPr>
                <w:b/>
                <w:bCs/>
                <w:snapToGrid w:val="0"/>
              </w:rPr>
              <w:t>Length</w:t>
            </w:r>
          </w:p>
        </w:tc>
        <w:tc>
          <w:tcPr>
            <w:tcW w:w="7465" w:type="dxa"/>
          </w:tcPr>
          <w:p w14:paraId="02A0CE15" w14:textId="77777777" w:rsidR="00516999" w:rsidRPr="003919EA" w:rsidRDefault="003919EA" w:rsidP="0018438B">
            <w:pPr>
              <w:autoSpaceDE w:val="0"/>
              <w:autoSpaceDN w:val="0"/>
              <w:adjustRightInd w:val="0"/>
              <w:spacing w:before="60" w:after="60"/>
              <w:rPr>
                <w:b/>
                <w:bCs/>
                <w:snapToGrid w:val="0"/>
              </w:rPr>
            </w:pPr>
            <w:r w:rsidRPr="003919EA">
              <w:rPr>
                <w:b/>
                <w:bCs/>
                <w:snapToGrid w:val="0"/>
              </w:rPr>
              <w:t>Description</w:t>
            </w:r>
          </w:p>
        </w:tc>
      </w:tr>
      <w:tr w:rsidR="003919EA" w14:paraId="09CD70B6" w14:textId="77777777" w:rsidTr="00B27460">
        <w:tc>
          <w:tcPr>
            <w:tcW w:w="1005" w:type="dxa"/>
          </w:tcPr>
          <w:p w14:paraId="436C1B7A" w14:textId="77777777" w:rsidR="003919EA" w:rsidRDefault="003919EA" w:rsidP="003919EA">
            <w:pPr>
              <w:autoSpaceDE w:val="0"/>
              <w:autoSpaceDN w:val="0"/>
              <w:adjustRightInd w:val="0"/>
              <w:jc w:val="center"/>
              <w:rPr>
                <w:snapToGrid w:val="0"/>
              </w:rPr>
            </w:pPr>
            <w:r>
              <w:rPr>
                <w:snapToGrid w:val="0"/>
              </w:rPr>
              <w:t>01-02</w:t>
            </w:r>
          </w:p>
        </w:tc>
        <w:tc>
          <w:tcPr>
            <w:tcW w:w="880" w:type="dxa"/>
          </w:tcPr>
          <w:p w14:paraId="2566E65F" w14:textId="77777777" w:rsidR="003919EA" w:rsidRDefault="003919EA" w:rsidP="003919EA">
            <w:pPr>
              <w:autoSpaceDE w:val="0"/>
              <w:autoSpaceDN w:val="0"/>
              <w:adjustRightInd w:val="0"/>
              <w:jc w:val="center"/>
              <w:rPr>
                <w:snapToGrid w:val="0"/>
              </w:rPr>
            </w:pPr>
            <w:r>
              <w:rPr>
                <w:snapToGrid w:val="0"/>
              </w:rPr>
              <w:t>2</w:t>
            </w:r>
          </w:p>
        </w:tc>
        <w:tc>
          <w:tcPr>
            <w:tcW w:w="7465" w:type="dxa"/>
          </w:tcPr>
          <w:p w14:paraId="77A09630" w14:textId="77777777" w:rsidR="003919EA" w:rsidRPr="00A706A6" w:rsidRDefault="003919EA" w:rsidP="00B27460">
            <w:pPr>
              <w:autoSpaceDE w:val="0"/>
              <w:autoSpaceDN w:val="0"/>
              <w:adjustRightInd w:val="0"/>
              <w:spacing w:after="120"/>
              <w:rPr>
                <w:rFonts w:cstheme="minorHAnsi"/>
                <w:b/>
                <w:bCs/>
              </w:rPr>
            </w:pPr>
            <w:r w:rsidRPr="00A706A6">
              <w:rPr>
                <w:rFonts w:cstheme="minorHAnsi"/>
                <w:b/>
                <w:bCs/>
              </w:rPr>
              <w:t>Transaction Type Indicator</w:t>
            </w:r>
          </w:p>
          <w:p w14:paraId="66AE9ACF" w14:textId="77777777" w:rsidR="003919EA" w:rsidRDefault="003919EA" w:rsidP="003919EA">
            <w:pPr>
              <w:autoSpaceDE w:val="0"/>
              <w:autoSpaceDN w:val="0"/>
              <w:adjustRightInd w:val="0"/>
              <w:rPr>
                <w:rFonts w:cstheme="minorHAnsi"/>
              </w:rPr>
            </w:pPr>
            <w:r w:rsidRPr="00A706A6">
              <w:rPr>
                <w:rFonts w:cstheme="minorHAnsi"/>
              </w:rPr>
              <w:t>An indicator used to specify the attributes of a transit transaction and whether the</w:t>
            </w:r>
            <w:r>
              <w:rPr>
                <w:rFonts w:cstheme="minorHAnsi"/>
              </w:rPr>
              <w:t xml:space="preserve"> </w:t>
            </w:r>
            <w:r w:rsidRPr="00A706A6">
              <w:rPr>
                <w:rFonts w:cstheme="minorHAnsi"/>
              </w:rPr>
              <w:t>transaction relates to a single purchase or multiple aggregated purchases. Valid</w:t>
            </w:r>
            <w:r>
              <w:rPr>
                <w:rFonts w:cstheme="minorHAnsi"/>
              </w:rPr>
              <w:t xml:space="preserve"> </w:t>
            </w:r>
            <w:r w:rsidRPr="00A706A6">
              <w:rPr>
                <w:rFonts w:cstheme="minorHAnsi"/>
              </w:rPr>
              <w:t>values are as follows:</w:t>
            </w:r>
          </w:p>
          <w:p w14:paraId="5375DC47" w14:textId="77777777" w:rsidR="003919EA" w:rsidRPr="00A706A6" w:rsidRDefault="003919EA" w:rsidP="003919EA">
            <w:pPr>
              <w:autoSpaceDE w:val="0"/>
              <w:autoSpaceDN w:val="0"/>
              <w:adjustRightInd w:val="0"/>
              <w:rPr>
                <w:rFonts w:cstheme="minorHAnsi"/>
              </w:rPr>
            </w:pPr>
          </w:p>
          <w:p w14:paraId="6B906AE7" w14:textId="0E14FD88" w:rsidR="003919EA" w:rsidRPr="00B24C58" w:rsidRDefault="003919EA" w:rsidP="003919EA">
            <w:pPr>
              <w:autoSpaceDE w:val="0"/>
              <w:autoSpaceDN w:val="0"/>
              <w:adjustRightInd w:val="0"/>
              <w:rPr>
                <w:rFonts w:cstheme="minorHAnsi"/>
              </w:rPr>
            </w:pPr>
            <w:r w:rsidRPr="00B24C58">
              <w:rPr>
                <w:rFonts w:cstheme="minorHAnsi"/>
              </w:rPr>
              <w:t>bb = No information available</w:t>
            </w:r>
            <w:r w:rsidR="00531798">
              <w:rPr>
                <w:rFonts w:cstheme="minorHAnsi"/>
              </w:rPr>
              <w:t xml:space="preserve"> (where b indicates blank space)</w:t>
            </w:r>
          </w:p>
          <w:p w14:paraId="1E621B54" w14:textId="77777777" w:rsidR="003919EA" w:rsidRPr="00B24C58" w:rsidRDefault="003919EA" w:rsidP="003919EA">
            <w:pPr>
              <w:autoSpaceDE w:val="0"/>
              <w:autoSpaceDN w:val="0"/>
              <w:adjustRightInd w:val="0"/>
              <w:rPr>
                <w:rFonts w:cstheme="minorHAnsi"/>
              </w:rPr>
            </w:pPr>
            <w:r w:rsidRPr="00B24C58">
              <w:rPr>
                <w:rFonts w:cstheme="minorHAnsi"/>
              </w:rPr>
              <w:t>00 = Unknown</w:t>
            </w:r>
          </w:p>
          <w:p w14:paraId="34BF1F49" w14:textId="77777777" w:rsidR="003919EA" w:rsidRPr="00B24C58" w:rsidRDefault="003919EA" w:rsidP="003919EA">
            <w:pPr>
              <w:autoSpaceDE w:val="0"/>
              <w:autoSpaceDN w:val="0"/>
              <w:adjustRightInd w:val="0"/>
              <w:rPr>
                <w:rFonts w:cstheme="minorHAnsi"/>
              </w:rPr>
            </w:pPr>
            <w:r w:rsidRPr="00B24C58">
              <w:rPr>
                <w:rFonts w:cstheme="minorHAnsi"/>
              </w:rPr>
              <w:t>01 = Pre-funded</w:t>
            </w:r>
          </w:p>
          <w:p w14:paraId="23200F16" w14:textId="77777777" w:rsidR="003919EA" w:rsidRPr="00B24C58" w:rsidRDefault="003919EA" w:rsidP="003919EA">
            <w:pPr>
              <w:autoSpaceDE w:val="0"/>
              <w:autoSpaceDN w:val="0"/>
              <w:adjustRightInd w:val="0"/>
              <w:rPr>
                <w:rFonts w:cstheme="minorHAnsi"/>
              </w:rPr>
            </w:pPr>
            <w:r w:rsidRPr="00B24C58">
              <w:rPr>
                <w:rFonts w:cstheme="minorHAnsi"/>
              </w:rPr>
              <w:t>02 = Real-time authorized</w:t>
            </w:r>
          </w:p>
          <w:p w14:paraId="1FEF711F" w14:textId="77777777" w:rsidR="003919EA" w:rsidRPr="00B24C58" w:rsidRDefault="003919EA" w:rsidP="003919EA">
            <w:pPr>
              <w:autoSpaceDE w:val="0"/>
              <w:autoSpaceDN w:val="0"/>
              <w:adjustRightInd w:val="0"/>
              <w:rPr>
                <w:rFonts w:cstheme="minorHAnsi"/>
              </w:rPr>
            </w:pPr>
            <w:r w:rsidRPr="00B24C58">
              <w:rPr>
                <w:rFonts w:cstheme="minorHAnsi"/>
              </w:rPr>
              <w:t>03 = Authorized aggregated</w:t>
            </w:r>
          </w:p>
          <w:p w14:paraId="3FD37998" w14:textId="77777777" w:rsidR="003919EA" w:rsidRPr="00B24C58" w:rsidRDefault="003919EA" w:rsidP="003919EA">
            <w:pPr>
              <w:autoSpaceDE w:val="0"/>
              <w:autoSpaceDN w:val="0"/>
              <w:adjustRightInd w:val="0"/>
              <w:rPr>
                <w:rFonts w:cstheme="minorHAnsi"/>
              </w:rPr>
            </w:pPr>
            <w:r w:rsidRPr="00B24C58">
              <w:rPr>
                <w:rFonts w:cstheme="minorHAnsi"/>
              </w:rPr>
              <w:t>04 = Authorized aggregated with split clearing</w:t>
            </w:r>
          </w:p>
          <w:p w14:paraId="2EEC9310" w14:textId="77777777" w:rsidR="003919EA" w:rsidRPr="00B24C58" w:rsidRDefault="003919EA" w:rsidP="003919EA">
            <w:pPr>
              <w:autoSpaceDE w:val="0"/>
              <w:autoSpaceDN w:val="0"/>
              <w:adjustRightInd w:val="0"/>
              <w:rPr>
                <w:rFonts w:cstheme="minorHAnsi"/>
              </w:rPr>
            </w:pPr>
            <w:r w:rsidRPr="00B24C58">
              <w:rPr>
                <w:rFonts w:cstheme="minorHAnsi"/>
              </w:rPr>
              <w:t>05 = Other</w:t>
            </w:r>
          </w:p>
          <w:p w14:paraId="44D2944B" w14:textId="77777777" w:rsidR="003919EA" w:rsidRPr="00B24C58" w:rsidRDefault="003919EA" w:rsidP="003919EA">
            <w:pPr>
              <w:autoSpaceDE w:val="0"/>
              <w:autoSpaceDN w:val="0"/>
              <w:adjustRightInd w:val="0"/>
              <w:rPr>
                <w:rFonts w:cstheme="minorHAnsi"/>
              </w:rPr>
            </w:pPr>
            <w:r w:rsidRPr="00B24C58">
              <w:rPr>
                <w:rFonts w:cstheme="minorHAnsi"/>
              </w:rPr>
              <w:t>06 = Reserved for future use</w:t>
            </w:r>
          </w:p>
          <w:p w14:paraId="5D8FE606" w14:textId="77777777" w:rsidR="003919EA" w:rsidRPr="00B24C58" w:rsidRDefault="003919EA" w:rsidP="003919EA">
            <w:pPr>
              <w:autoSpaceDE w:val="0"/>
              <w:autoSpaceDN w:val="0"/>
              <w:adjustRightInd w:val="0"/>
              <w:rPr>
                <w:rFonts w:cstheme="minorHAnsi"/>
              </w:rPr>
            </w:pPr>
            <w:r w:rsidRPr="00B24C58">
              <w:rPr>
                <w:rFonts w:cstheme="minorHAnsi"/>
              </w:rPr>
              <w:t>07 = Debt recovery</w:t>
            </w:r>
          </w:p>
          <w:p w14:paraId="747859C8" w14:textId="77777777" w:rsidR="003919EA" w:rsidRDefault="003919EA" w:rsidP="003919EA">
            <w:pPr>
              <w:autoSpaceDE w:val="0"/>
              <w:autoSpaceDN w:val="0"/>
              <w:adjustRightInd w:val="0"/>
              <w:rPr>
                <w:rFonts w:cstheme="minorHAnsi"/>
              </w:rPr>
            </w:pPr>
            <w:r w:rsidRPr="00A706A6">
              <w:rPr>
                <w:rFonts w:cstheme="minorHAnsi"/>
              </w:rPr>
              <w:t>08-99 = Reserved for future use</w:t>
            </w:r>
          </w:p>
          <w:p w14:paraId="4819332F" w14:textId="77777777" w:rsidR="003919EA" w:rsidRDefault="003919EA" w:rsidP="003919EA">
            <w:pPr>
              <w:autoSpaceDE w:val="0"/>
              <w:autoSpaceDN w:val="0"/>
              <w:adjustRightInd w:val="0"/>
              <w:rPr>
                <w:snapToGrid w:val="0"/>
              </w:rPr>
            </w:pPr>
          </w:p>
        </w:tc>
      </w:tr>
      <w:tr w:rsidR="003919EA" w14:paraId="5189C8A8" w14:textId="77777777" w:rsidTr="00B27460">
        <w:tc>
          <w:tcPr>
            <w:tcW w:w="1005" w:type="dxa"/>
          </w:tcPr>
          <w:p w14:paraId="2969B968" w14:textId="77777777" w:rsidR="003919EA" w:rsidRDefault="003919EA" w:rsidP="003919EA">
            <w:pPr>
              <w:autoSpaceDE w:val="0"/>
              <w:autoSpaceDN w:val="0"/>
              <w:adjustRightInd w:val="0"/>
              <w:jc w:val="center"/>
              <w:rPr>
                <w:snapToGrid w:val="0"/>
              </w:rPr>
            </w:pPr>
            <w:r>
              <w:rPr>
                <w:snapToGrid w:val="0"/>
              </w:rPr>
              <w:t>03-04</w:t>
            </w:r>
          </w:p>
        </w:tc>
        <w:tc>
          <w:tcPr>
            <w:tcW w:w="880" w:type="dxa"/>
          </w:tcPr>
          <w:p w14:paraId="57FA829A" w14:textId="77777777" w:rsidR="003919EA" w:rsidRDefault="003919EA" w:rsidP="003919EA">
            <w:pPr>
              <w:autoSpaceDE w:val="0"/>
              <w:autoSpaceDN w:val="0"/>
              <w:adjustRightInd w:val="0"/>
              <w:jc w:val="center"/>
              <w:rPr>
                <w:snapToGrid w:val="0"/>
              </w:rPr>
            </w:pPr>
            <w:r>
              <w:rPr>
                <w:snapToGrid w:val="0"/>
              </w:rPr>
              <w:t>2</w:t>
            </w:r>
          </w:p>
        </w:tc>
        <w:tc>
          <w:tcPr>
            <w:tcW w:w="7465" w:type="dxa"/>
          </w:tcPr>
          <w:p w14:paraId="40713426" w14:textId="77777777" w:rsidR="003919EA" w:rsidRDefault="003919EA" w:rsidP="00B27460">
            <w:pPr>
              <w:autoSpaceDE w:val="0"/>
              <w:autoSpaceDN w:val="0"/>
              <w:adjustRightInd w:val="0"/>
              <w:spacing w:after="120"/>
              <w:rPr>
                <w:rFonts w:cstheme="minorHAnsi"/>
                <w:b/>
                <w:bCs/>
              </w:rPr>
            </w:pPr>
            <w:r w:rsidRPr="004D17B5">
              <w:rPr>
                <w:rFonts w:cstheme="minorHAnsi"/>
                <w:b/>
                <w:bCs/>
              </w:rPr>
              <w:t>Transportation Mode Indicator</w:t>
            </w:r>
          </w:p>
          <w:p w14:paraId="51EA665A" w14:textId="77777777" w:rsidR="003919EA" w:rsidRDefault="003919EA" w:rsidP="003919EA">
            <w:pPr>
              <w:autoSpaceDE w:val="0"/>
              <w:autoSpaceDN w:val="0"/>
              <w:adjustRightInd w:val="0"/>
              <w:rPr>
                <w:rFonts w:cstheme="minorHAnsi"/>
              </w:rPr>
            </w:pPr>
            <w:r w:rsidRPr="004D17B5">
              <w:rPr>
                <w:rFonts w:cstheme="minorHAnsi"/>
              </w:rPr>
              <w:t>An indicator used to specify the mode of a transit transaction.</w:t>
            </w:r>
          </w:p>
          <w:p w14:paraId="28656EA7" w14:textId="77777777" w:rsidR="003919EA" w:rsidRPr="004D17B5" w:rsidRDefault="003919EA" w:rsidP="003919EA">
            <w:pPr>
              <w:autoSpaceDE w:val="0"/>
              <w:autoSpaceDN w:val="0"/>
              <w:adjustRightInd w:val="0"/>
              <w:rPr>
                <w:rFonts w:cstheme="minorHAnsi"/>
              </w:rPr>
            </w:pPr>
          </w:p>
          <w:p w14:paraId="2F323B7E" w14:textId="24F23748" w:rsidR="00531798" w:rsidRDefault="00531798" w:rsidP="003919EA">
            <w:pPr>
              <w:autoSpaceDE w:val="0"/>
              <w:autoSpaceDN w:val="0"/>
              <w:adjustRightInd w:val="0"/>
              <w:rPr>
                <w:rFonts w:cstheme="minorHAnsi"/>
              </w:rPr>
            </w:pPr>
            <w:r>
              <w:rPr>
                <w:rFonts w:cstheme="minorHAnsi"/>
              </w:rPr>
              <w:t>bb = No information available (where b indicates blank space)</w:t>
            </w:r>
          </w:p>
          <w:p w14:paraId="5652BBFB" w14:textId="38A9149E" w:rsidR="003919EA" w:rsidRPr="00B24C58" w:rsidRDefault="003919EA" w:rsidP="003919EA">
            <w:pPr>
              <w:autoSpaceDE w:val="0"/>
              <w:autoSpaceDN w:val="0"/>
              <w:adjustRightInd w:val="0"/>
              <w:rPr>
                <w:rFonts w:cstheme="minorHAnsi"/>
              </w:rPr>
            </w:pPr>
            <w:r w:rsidRPr="00B24C58">
              <w:rPr>
                <w:rFonts w:cstheme="minorHAnsi"/>
              </w:rPr>
              <w:t xml:space="preserve">00 = </w:t>
            </w:r>
            <w:r w:rsidR="00531798">
              <w:rPr>
                <w:rFonts w:cstheme="minorHAnsi"/>
              </w:rPr>
              <w:t>Unknown</w:t>
            </w:r>
          </w:p>
          <w:p w14:paraId="3F0278AE" w14:textId="4988B967" w:rsidR="003919EA" w:rsidRPr="00B24C58" w:rsidRDefault="003919EA" w:rsidP="003919EA">
            <w:pPr>
              <w:autoSpaceDE w:val="0"/>
              <w:autoSpaceDN w:val="0"/>
              <w:adjustRightInd w:val="0"/>
              <w:rPr>
                <w:rFonts w:cstheme="minorHAnsi"/>
              </w:rPr>
            </w:pPr>
            <w:r w:rsidRPr="00B24C58">
              <w:rPr>
                <w:rFonts w:cstheme="minorHAnsi"/>
              </w:rPr>
              <w:t xml:space="preserve">01 = </w:t>
            </w:r>
            <w:r w:rsidR="00531798">
              <w:rPr>
                <w:rFonts w:cstheme="minorHAnsi"/>
              </w:rPr>
              <w:t>Urban bus</w:t>
            </w:r>
          </w:p>
          <w:p w14:paraId="5CDC85A6" w14:textId="1D3D939D" w:rsidR="003919EA" w:rsidRPr="00B24C58" w:rsidRDefault="003919EA" w:rsidP="003919EA">
            <w:pPr>
              <w:autoSpaceDE w:val="0"/>
              <w:autoSpaceDN w:val="0"/>
              <w:adjustRightInd w:val="0"/>
              <w:rPr>
                <w:rFonts w:cstheme="minorHAnsi"/>
              </w:rPr>
            </w:pPr>
            <w:r w:rsidRPr="00B24C58">
              <w:rPr>
                <w:rFonts w:cstheme="minorHAnsi"/>
              </w:rPr>
              <w:t xml:space="preserve">02 = </w:t>
            </w:r>
            <w:r w:rsidR="00531798">
              <w:rPr>
                <w:rFonts w:cstheme="minorHAnsi"/>
              </w:rPr>
              <w:t>Inter-urban bus</w:t>
            </w:r>
          </w:p>
          <w:p w14:paraId="1300145D" w14:textId="77777777" w:rsidR="003919EA" w:rsidRPr="00C825D7" w:rsidRDefault="003919EA" w:rsidP="003919EA">
            <w:pPr>
              <w:autoSpaceDE w:val="0"/>
              <w:autoSpaceDN w:val="0"/>
              <w:adjustRightInd w:val="0"/>
              <w:rPr>
                <w:rFonts w:cstheme="minorHAnsi"/>
                <w:lang w:val="fr-FR"/>
              </w:rPr>
            </w:pPr>
            <w:r w:rsidRPr="00C825D7">
              <w:rPr>
                <w:rFonts w:cstheme="minorHAnsi"/>
                <w:lang w:val="fr-FR"/>
              </w:rPr>
              <w:t>03 = Light train mass transit</w:t>
            </w:r>
          </w:p>
          <w:p w14:paraId="0519EC36" w14:textId="77777777" w:rsidR="003919EA" w:rsidRPr="00C825D7" w:rsidRDefault="003919EA" w:rsidP="003919EA">
            <w:pPr>
              <w:autoSpaceDE w:val="0"/>
              <w:autoSpaceDN w:val="0"/>
              <w:adjustRightInd w:val="0"/>
              <w:rPr>
                <w:rFonts w:cstheme="minorHAnsi"/>
                <w:lang w:val="fr-FR"/>
              </w:rPr>
            </w:pPr>
            <w:r w:rsidRPr="00C825D7">
              <w:rPr>
                <w:rFonts w:cstheme="minorHAnsi"/>
                <w:lang w:val="fr-FR"/>
              </w:rPr>
              <w:t>04 = Train</w:t>
            </w:r>
          </w:p>
          <w:p w14:paraId="4E877E7A" w14:textId="77777777" w:rsidR="003919EA" w:rsidRPr="00C825D7" w:rsidRDefault="003919EA" w:rsidP="003919EA">
            <w:pPr>
              <w:autoSpaceDE w:val="0"/>
              <w:autoSpaceDN w:val="0"/>
              <w:adjustRightInd w:val="0"/>
              <w:rPr>
                <w:rFonts w:cstheme="minorHAnsi"/>
                <w:lang w:val="fr-FR"/>
              </w:rPr>
            </w:pPr>
            <w:r w:rsidRPr="00C825D7">
              <w:rPr>
                <w:rFonts w:cstheme="minorHAnsi"/>
                <w:lang w:val="fr-FR"/>
              </w:rPr>
              <w:t>05 = Commuter train</w:t>
            </w:r>
          </w:p>
          <w:p w14:paraId="3F0BE443" w14:textId="77777777" w:rsidR="003919EA" w:rsidRPr="00B24C58" w:rsidRDefault="003919EA" w:rsidP="003919EA">
            <w:pPr>
              <w:autoSpaceDE w:val="0"/>
              <w:autoSpaceDN w:val="0"/>
              <w:adjustRightInd w:val="0"/>
              <w:rPr>
                <w:rFonts w:cstheme="minorHAnsi"/>
              </w:rPr>
            </w:pPr>
            <w:r w:rsidRPr="00B24C58">
              <w:rPr>
                <w:rFonts w:cstheme="minorHAnsi"/>
              </w:rPr>
              <w:t>06 = Water-borne vehicle</w:t>
            </w:r>
          </w:p>
          <w:p w14:paraId="4640C54B" w14:textId="77777777" w:rsidR="003919EA" w:rsidRPr="00B24C58" w:rsidRDefault="003919EA" w:rsidP="003919EA">
            <w:pPr>
              <w:autoSpaceDE w:val="0"/>
              <w:autoSpaceDN w:val="0"/>
              <w:adjustRightInd w:val="0"/>
              <w:rPr>
                <w:rFonts w:cstheme="minorHAnsi"/>
              </w:rPr>
            </w:pPr>
            <w:r w:rsidRPr="00B24C58">
              <w:rPr>
                <w:rFonts w:cstheme="minorHAnsi"/>
              </w:rPr>
              <w:t>07 = Toll</w:t>
            </w:r>
          </w:p>
          <w:p w14:paraId="3DDD97C0" w14:textId="77777777" w:rsidR="003919EA" w:rsidRPr="00B24C58" w:rsidRDefault="003919EA" w:rsidP="003919EA">
            <w:pPr>
              <w:autoSpaceDE w:val="0"/>
              <w:autoSpaceDN w:val="0"/>
              <w:adjustRightInd w:val="0"/>
              <w:rPr>
                <w:rFonts w:cstheme="minorHAnsi"/>
              </w:rPr>
            </w:pPr>
            <w:r w:rsidRPr="00B24C58">
              <w:rPr>
                <w:rFonts w:cstheme="minorHAnsi"/>
              </w:rPr>
              <w:t>08 = Parking</w:t>
            </w:r>
          </w:p>
          <w:p w14:paraId="791381DB" w14:textId="77777777" w:rsidR="003919EA" w:rsidRPr="00B24C58" w:rsidRDefault="003919EA" w:rsidP="003919EA">
            <w:pPr>
              <w:autoSpaceDE w:val="0"/>
              <w:autoSpaceDN w:val="0"/>
              <w:adjustRightInd w:val="0"/>
              <w:rPr>
                <w:rFonts w:cstheme="minorHAnsi"/>
              </w:rPr>
            </w:pPr>
            <w:r w:rsidRPr="00B24C58">
              <w:rPr>
                <w:rFonts w:cstheme="minorHAnsi"/>
              </w:rPr>
              <w:t>09 = Taxi</w:t>
            </w:r>
          </w:p>
          <w:p w14:paraId="7C6997FB" w14:textId="77777777" w:rsidR="003919EA" w:rsidRPr="00B24C58" w:rsidRDefault="003919EA" w:rsidP="003919EA">
            <w:pPr>
              <w:autoSpaceDE w:val="0"/>
              <w:autoSpaceDN w:val="0"/>
              <w:adjustRightInd w:val="0"/>
              <w:rPr>
                <w:rFonts w:cstheme="minorHAnsi"/>
              </w:rPr>
            </w:pPr>
            <w:r w:rsidRPr="00B24C58">
              <w:rPr>
                <w:rFonts w:cstheme="minorHAnsi"/>
              </w:rPr>
              <w:t>10 = High speed train</w:t>
            </w:r>
          </w:p>
          <w:p w14:paraId="79F867E6" w14:textId="77777777" w:rsidR="003919EA" w:rsidRPr="00B24C58" w:rsidRDefault="003919EA" w:rsidP="003919EA">
            <w:pPr>
              <w:autoSpaceDE w:val="0"/>
              <w:autoSpaceDN w:val="0"/>
              <w:adjustRightInd w:val="0"/>
              <w:rPr>
                <w:rFonts w:cstheme="minorHAnsi"/>
              </w:rPr>
            </w:pPr>
            <w:r w:rsidRPr="00B24C58">
              <w:rPr>
                <w:rFonts w:cstheme="minorHAnsi"/>
              </w:rPr>
              <w:t>11 = Rural bus</w:t>
            </w:r>
          </w:p>
          <w:p w14:paraId="49B6DC2A" w14:textId="77777777" w:rsidR="003919EA" w:rsidRPr="00B24C58" w:rsidRDefault="003919EA" w:rsidP="003919EA">
            <w:pPr>
              <w:autoSpaceDE w:val="0"/>
              <w:autoSpaceDN w:val="0"/>
              <w:adjustRightInd w:val="0"/>
              <w:rPr>
                <w:rFonts w:cstheme="minorHAnsi"/>
              </w:rPr>
            </w:pPr>
            <w:r w:rsidRPr="00B24C58">
              <w:rPr>
                <w:rFonts w:cstheme="minorHAnsi"/>
              </w:rPr>
              <w:t>12 = Express commuter train</w:t>
            </w:r>
          </w:p>
          <w:p w14:paraId="0729099C" w14:textId="77777777" w:rsidR="003919EA" w:rsidRPr="00B24C58" w:rsidRDefault="003919EA" w:rsidP="003919EA">
            <w:pPr>
              <w:autoSpaceDE w:val="0"/>
              <w:autoSpaceDN w:val="0"/>
              <w:adjustRightInd w:val="0"/>
              <w:rPr>
                <w:rFonts w:cstheme="minorHAnsi"/>
              </w:rPr>
            </w:pPr>
            <w:r w:rsidRPr="00B24C58">
              <w:rPr>
                <w:rFonts w:cstheme="minorHAnsi"/>
              </w:rPr>
              <w:t>13 = Para transit</w:t>
            </w:r>
          </w:p>
          <w:p w14:paraId="4C624AB0" w14:textId="77777777" w:rsidR="003919EA" w:rsidRPr="00B24C58" w:rsidRDefault="003919EA" w:rsidP="003919EA">
            <w:pPr>
              <w:autoSpaceDE w:val="0"/>
              <w:autoSpaceDN w:val="0"/>
              <w:adjustRightInd w:val="0"/>
              <w:rPr>
                <w:rFonts w:cstheme="minorHAnsi"/>
              </w:rPr>
            </w:pPr>
            <w:r w:rsidRPr="00B24C58">
              <w:rPr>
                <w:rFonts w:cstheme="minorHAnsi"/>
              </w:rPr>
              <w:lastRenderedPageBreak/>
              <w:t>14 = Self drive vehicle</w:t>
            </w:r>
          </w:p>
          <w:p w14:paraId="71D8116F" w14:textId="77777777" w:rsidR="003919EA" w:rsidRPr="00B24C58" w:rsidRDefault="003919EA" w:rsidP="003919EA">
            <w:pPr>
              <w:autoSpaceDE w:val="0"/>
              <w:autoSpaceDN w:val="0"/>
              <w:adjustRightInd w:val="0"/>
              <w:rPr>
                <w:rFonts w:cstheme="minorHAnsi"/>
              </w:rPr>
            </w:pPr>
            <w:r w:rsidRPr="00B24C58">
              <w:rPr>
                <w:rFonts w:cstheme="minorHAnsi"/>
              </w:rPr>
              <w:t>15 = Coach</w:t>
            </w:r>
          </w:p>
          <w:p w14:paraId="0921C4D1" w14:textId="77777777" w:rsidR="003919EA" w:rsidRPr="00B24C58" w:rsidRDefault="003919EA" w:rsidP="003919EA">
            <w:pPr>
              <w:autoSpaceDE w:val="0"/>
              <w:autoSpaceDN w:val="0"/>
              <w:adjustRightInd w:val="0"/>
              <w:rPr>
                <w:rFonts w:cstheme="minorHAnsi"/>
              </w:rPr>
            </w:pPr>
            <w:r w:rsidRPr="00B24C58">
              <w:rPr>
                <w:rFonts w:cstheme="minorHAnsi"/>
              </w:rPr>
              <w:t>16 = Locomotive</w:t>
            </w:r>
          </w:p>
          <w:p w14:paraId="6F883235" w14:textId="77777777" w:rsidR="003919EA" w:rsidRPr="00B24C58" w:rsidRDefault="003919EA" w:rsidP="003919EA">
            <w:pPr>
              <w:autoSpaceDE w:val="0"/>
              <w:autoSpaceDN w:val="0"/>
              <w:adjustRightInd w:val="0"/>
              <w:rPr>
                <w:rFonts w:cstheme="minorHAnsi"/>
              </w:rPr>
            </w:pPr>
            <w:r w:rsidRPr="00B24C58">
              <w:rPr>
                <w:rFonts w:cstheme="minorHAnsi"/>
              </w:rPr>
              <w:t>17 = Powered motor vehicle</w:t>
            </w:r>
          </w:p>
          <w:p w14:paraId="56FB0281" w14:textId="77777777" w:rsidR="003919EA" w:rsidRPr="00B24C58" w:rsidRDefault="003919EA" w:rsidP="003919EA">
            <w:pPr>
              <w:autoSpaceDE w:val="0"/>
              <w:autoSpaceDN w:val="0"/>
              <w:adjustRightInd w:val="0"/>
              <w:rPr>
                <w:rFonts w:cstheme="minorHAnsi"/>
              </w:rPr>
            </w:pPr>
            <w:r w:rsidRPr="00B24C58">
              <w:rPr>
                <w:rFonts w:cstheme="minorHAnsi"/>
              </w:rPr>
              <w:t>18 = Trailer</w:t>
            </w:r>
          </w:p>
          <w:p w14:paraId="769BF463" w14:textId="77777777" w:rsidR="003919EA" w:rsidRPr="00B24C58" w:rsidRDefault="003919EA" w:rsidP="003919EA">
            <w:pPr>
              <w:autoSpaceDE w:val="0"/>
              <w:autoSpaceDN w:val="0"/>
              <w:adjustRightInd w:val="0"/>
              <w:rPr>
                <w:rFonts w:cstheme="minorHAnsi"/>
              </w:rPr>
            </w:pPr>
            <w:r w:rsidRPr="00B24C58">
              <w:rPr>
                <w:rFonts w:cstheme="minorHAnsi"/>
              </w:rPr>
              <w:t>19 = Regional train</w:t>
            </w:r>
          </w:p>
          <w:p w14:paraId="57FB7EE3" w14:textId="77777777" w:rsidR="003919EA" w:rsidRPr="00B24C58" w:rsidRDefault="003919EA" w:rsidP="003919EA">
            <w:pPr>
              <w:autoSpaceDE w:val="0"/>
              <w:autoSpaceDN w:val="0"/>
              <w:adjustRightInd w:val="0"/>
              <w:rPr>
                <w:rFonts w:cstheme="minorHAnsi"/>
              </w:rPr>
            </w:pPr>
            <w:r w:rsidRPr="00B24C58">
              <w:rPr>
                <w:rFonts w:cstheme="minorHAnsi"/>
              </w:rPr>
              <w:t>20 = Inter-city</w:t>
            </w:r>
          </w:p>
          <w:p w14:paraId="663FAD4B" w14:textId="77777777" w:rsidR="003919EA" w:rsidRPr="00B24C58" w:rsidRDefault="003919EA" w:rsidP="003919EA">
            <w:pPr>
              <w:autoSpaceDE w:val="0"/>
              <w:autoSpaceDN w:val="0"/>
              <w:adjustRightInd w:val="0"/>
              <w:rPr>
                <w:rFonts w:cstheme="minorHAnsi"/>
              </w:rPr>
            </w:pPr>
            <w:r w:rsidRPr="00B24C58">
              <w:rPr>
                <w:rFonts w:cstheme="minorHAnsi"/>
              </w:rPr>
              <w:t>21 = Funicular train</w:t>
            </w:r>
          </w:p>
          <w:p w14:paraId="33E8067D" w14:textId="77777777" w:rsidR="003919EA" w:rsidRPr="00B24C58" w:rsidRDefault="003919EA" w:rsidP="003919EA">
            <w:pPr>
              <w:autoSpaceDE w:val="0"/>
              <w:autoSpaceDN w:val="0"/>
              <w:adjustRightInd w:val="0"/>
              <w:rPr>
                <w:rFonts w:cstheme="minorHAnsi"/>
              </w:rPr>
            </w:pPr>
            <w:r w:rsidRPr="00B24C58">
              <w:rPr>
                <w:rFonts w:cstheme="minorHAnsi"/>
              </w:rPr>
              <w:t>22 = Cable car</w:t>
            </w:r>
          </w:p>
          <w:p w14:paraId="674DC6FE" w14:textId="77777777" w:rsidR="003919EA" w:rsidRPr="00B24C58" w:rsidRDefault="003919EA" w:rsidP="003919EA">
            <w:pPr>
              <w:autoSpaceDE w:val="0"/>
              <w:autoSpaceDN w:val="0"/>
              <w:adjustRightInd w:val="0"/>
              <w:rPr>
                <w:rFonts w:cstheme="minorHAnsi"/>
                <w:b/>
                <w:bCs/>
              </w:rPr>
            </w:pPr>
            <w:r w:rsidRPr="00B24C58">
              <w:rPr>
                <w:rFonts w:cstheme="minorHAnsi"/>
              </w:rPr>
              <w:t>23-99 = Reserved for future use</w:t>
            </w:r>
          </w:p>
          <w:p w14:paraId="2DD7F975" w14:textId="77777777" w:rsidR="003919EA" w:rsidRPr="00A706A6" w:rsidRDefault="003919EA" w:rsidP="003919EA">
            <w:pPr>
              <w:autoSpaceDE w:val="0"/>
              <w:autoSpaceDN w:val="0"/>
              <w:adjustRightInd w:val="0"/>
              <w:rPr>
                <w:rFonts w:cstheme="minorHAnsi"/>
                <w:b/>
                <w:bCs/>
              </w:rPr>
            </w:pPr>
          </w:p>
        </w:tc>
      </w:tr>
      <w:tr w:rsidR="003919EA" w14:paraId="5BA1B7CF" w14:textId="77777777" w:rsidTr="00B27460">
        <w:tc>
          <w:tcPr>
            <w:tcW w:w="1005" w:type="dxa"/>
          </w:tcPr>
          <w:p w14:paraId="2DE3B5FD" w14:textId="77777777" w:rsidR="003919EA" w:rsidRDefault="003919EA" w:rsidP="003919EA">
            <w:pPr>
              <w:autoSpaceDE w:val="0"/>
              <w:autoSpaceDN w:val="0"/>
              <w:adjustRightInd w:val="0"/>
              <w:jc w:val="center"/>
              <w:rPr>
                <w:snapToGrid w:val="0"/>
              </w:rPr>
            </w:pPr>
            <w:r>
              <w:rPr>
                <w:snapToGrid w:val="0"/>
              </w:rPr>
              <w:lastRenderedPageBreak/>
              <w:t>04-08</w:t>
            </w:r>
          </w:p>
        </w:tc>
        <w:tc>
          <w:tcPr>
            <w:tcW w:w="880" w:type="dxa"/>
          </w:tcPr>
          <w:p w14:paraId="13C98667" w14:textId="77777777" w:rsidR="003919EA" w:rsidRDefault="003919EA" w:rsidP="003919EA">
            <w:pPr>
              <w:autoSpaceDE w:val="0"/>
              <w:autoSpaceDN w:val="0"/>
              <w:adjustRightInd w:val="0"/>
              <w:jc w:val="center"/>
              <w:rPr>
                <w:snapToGrid w:val="0"/>
              </w:rPr>
            </w:pPr>
            <w:r>
              <w:rPr>
                <w:snapToGrid w:val="0"/>
              </w:rPr>
              <w:t>4</w:t>
            </w:r>
          </w:p>
        </w:tc>
        <w:tc>
          <w:tcPr>
            <w:tcW w:w="7465" w:type="dxa"/>
          </w:tcPr>
          <w:p w14:paraId="3535C894" w14:textId="77777777" w:rsidR="003919EA" w:rsidRDefault="003919EA" w:rsidP="003919EA">
            <w:pPr>
              <w:autoSpaceDE w:val="0"/>
              <w:autoSpaceDN w:val="0"/>
              <w:adjustRightInd w:val="0"/>
              <w:rPr>
                <w:rFonts w:cstheme="minorHAnsi"/>
              </w:rPr>
            </w:pPr>
            <w:r>
              <w:rPr>
                <w:rFonts w:cstheme="minorHAnsi"/>
              </w:rPr>
              <w:t>Reserved for future use</w:t>
            </w:r>
          </w:p>
          <w:p w14:paraId="6B5CA137" w14:textId="77777777" w:rsidR="003919EA" w:rsidRPr="003919EA" w:rsidRDefault="003919EA" w:rsidP="003919EA">
            <w:pPr>
              <w:autoSpaceDE w:val="0"/>
              <w:autoSpaceDN w:val="0"/>
              <w:adjustRightInd w:val="0"/>
              <w:rPr>
                <w:rFonts w:cstheme="minorHAnsi"/>
              </w:rPr>
            </w:pPr>
          </w:p>
        </w:tc>
      </w:tr>
    </w:tbl>
    <w:p w14:paraId="661571B7" w14:textId="77777777" w:rsidR="003919EA" w:rsidRPr="008B4DA0" w:rsidRDefault="003919EA" w:rsidP="003919EA">
      <w:pPr>
        <w:autoSpaceDE w:val="0"/>
        <w:autoSpaceDN w:val="0"/>
        <w:adjustRightInd w:val="0"/>
        <w:ind w:left="720"/>
        <w:rPr>
          <w:snapToGrid w:val="0"/>
        </w:rPr>
      </w:pPr>
    </w:p>
    <w:p w14:paraId="5FB85A70" w14:textId="77777777" w:rsidR="003919EA" w:rsidRDefault="003919EA" w:rsidP="003919E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3E72562D" w14:textId="77777777" w:rsidR="000B2341" w:rsidRDefault="000B2341" w:rsidP="003919E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0B2341" w14:paraId="1823509C" w14:textId="77777777" w:rsidTr="000B2341">
        <w:tc>
          <w:tcPr>
            <w:tcW w:w="2335" w:type="dxa"/>
          </w:tcPr>
          <w:p w14:paraId="4360CDDF" w14:textId="77777777" w:rsidR="000B2341" w:rsidRDefault="000B2341" w:rsidP="000B2341">
            <w:pPr>
              <w:spacing w:after="120"/>
              <w:rPr>
                <w:b/>
                <w:snapToGrid w:val="0"/>
              </w:rPr>
            </w:pPr>
            <w:r>
              <w:rPr>
                <w:b/>
                <w:snapToGrid w:val="0"/>
              </w:rPr>
              <w:t>Request</w:t>
            </w:r>
          </w:p>
        </w:tc>
        <w:tc>
          <w:tcPr>
            <w:tcW w:w="7105" w:type="dxa"/>
          </w:tcPr>
          <w:p w14:paraId="73C6AF76" w14:textId="77777777" w:rsidR="000B2341" w:rsidRDefault="000B2341" w:rsidP="000B2341">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8 bytes.</w:t>
            </w:r>
          </w:p>
          <w:p w14:paraId="28463EB3" w14:textId="77777777" w:rsidR="000B2341" w:rsidRDefault="000B2341" w:rsidP="000B2341">
            <w:pPr>
              <w:tabs>
                <w:tab w:val="left" w:pos="0"/>
                <w:tab w:val="left" w:pos="720"/>
                <w:tab w:val="left" w:pos="1440"/>
                <w:tab w:val="left" w:pos="2160"/>
                <w:tab w:val="left" w:pos="2880"/>
                <w:tab w:val="left" w:pos="3600"/>
                <w:tab w:val="left" w:pos="4320"/>
              </w:tabs>
              <w:spacing w:line="240" w:lineRule="atLeast"/>
              <w:rPr>
                <w:bCs/>
                <w:snapToGrid w:val="0"/>
                <w:color w:val="000000"/>
              </w:rPr>
            </w:pPr>
            <w:r>
              <w:rPr>
                <w:bCs/>
                <w:snapToGrid w:val="0"/>
                <w:color w:val="000000"/>
              </w:rPr>
              <w:t>Required for all Transit Merchant transactions (purchase, preauth, debt recovery)</w:t>
            </w:r>
          </w:p>
          <w:p w14:paraId="29E0242F" w14:textId="77777777" w:rsidR="000B2341" w:rsidRPr="00D81D14" w:rsidRDefault="000B2341" w:rsidP="000B2341">
            <w:pPr>
              <w:tabs>
                <w:tab w:val="left" w:pos="0"/>
                <w:tab w:val="left" w:pos="720"/>
                <w:tab w:val="left" w:pos="1440"/>
                <w:tab w:val="left" w:pos="2160"/>
                <w:tab w:val="left" w:pos="2880"/>
                <w:tab w:val="left" w:pos="3600"/>
                <w:tab w:val="left" w:pos="4320"/>
              </w:tabs>
              <w:spacing w:line="240" w:lineRule="atLeast"/>
              <w:rPr>
                <w:bCs/>
                <w:snapToGrid w:val="0"/>
                <w:color w:val="000000"/>
              </w:rPr>
            </w:pPr>
            <w:r>
              <w:rPr>
                <w:bCs/>
                <w:snapToGrid w:val="0"/>
                <w:color w:val="000000"/>
              </w:rPr>
              <w:t xml:space="preserve">For preauth completion transactions the value must match the one sent in the preauth transaction. </w:t>
            </w:r>
          </w:p>
          <w:p w14:paraId="16D8D9AC" w14:textId="77777777" w:rsidR="000B2341" w:rsidRDefault="000B2341" w:rsidP="000B2341">
            <w:pPr>
              <w:autoSpaceDE w:val="0"/>
              <w:autoSpaceDN w:val="0"/>
              <w:adjustRightInd w:val="0"/>
              <w:rPr>
                <w:b/>
                <w:snapToGrid w:val="0"/>
              </w:rPr>
            </w:pPr>
          </w:p>
        </w:tc>
      </w:tr>
      <w:tr w:rsidR="000B2341" w14:paraId="49DEDADE" w14:textId="77777777" w:rsidTr="000B2341">
        <w:tc>
          <w:tcPr>
            <w:tcW w:w="2335" w:type="dxa"/>
          </w:tcPr>
          <w:p w14:paraId="1DD84232" w14:textId="77777777" w:rsidR="000B2341" w:rsidRDefault="000B2341" w:rsidP="000B2341">
            <w:pPr>
              <w:spacing w:after="120"/>
              <w:rPr>
                <w:b/>
                <w:snapToGrid w:val="0"/>
              </w:rPr>
            </w:pPr>
            <w:r>
              <w:rPr>
                <w:b/>
                <w:snapToGrid w:val="0"/>
              </w:rPr>
              <w:t>Response</w:t>
            </w:r>
          </w:p>
        </w:tc>
        <w:tc>
          <w:tcPr>
            <w:tcW w:w="7105" w:type="dxa"/>
          </w:tcPr>
          <w:p w14:paraId="0C70439F" w14:textId="77777777" w:rsidR="000B2341" w:rsidRPr="000B2341" w:rsidRDefault="000B2341" w:rsidP="000B2341">
            <w:pPr>
              <w:pStyle w:val="BodyText2"/>
              <w:rPr>
                <w:color w:val="auto"/>
              </w:rPr>
            </w:pPr>
            <w:r>
              <w:rPr>
                <w:color w:val="000000"/>
              </w:rPr>
              <w:t>Not applicable.</w:t>
            </w:r>
          </w:p>
        </w:tc>
      </w:tr>
      <w:tr w:rsidR="000B2341" w14:paraId="590421AA" w14:textId="77777777" w:rsidTr="000B2341">
        <w:tc>
          <w:tcPr>
            <w:tcW w:w="2335" w:type="dxa"/>
          </w:tcPr>
          <w:p w14:paraId="057F41A8" w14:textId="77777777" w:rsidR="000B2341" w:rsidRDefault="000B2341" w:rsidP="000B2341">
            <w:pPr>
              <w:spacing w:after="120"/>
              <w:rPr>
                <w:b/>
                <w:snapToGrid w:val="0"/>
              </w:rPr>
            </w:pPr>
            <w:r w:rsidRPr="00FB4BC9">
              <w:rPr>
                <w:rFonts w:cs="Arial"/>
                <w:b/>
                <w:bCs/>
                <w:lang w:val="en-CA"/>
              </w:rPr>
              <w:t>Internal Field</w:t>
            </w:r>
          </w:p>
        </w:tc>
        <w:tc>
          <w:tcPr>
            <w:tcW w:w="7105" w:type="dxa"/>
          </w:tcPr>
          <w:p w14:paraId="7E0676AF" w14:textId="1EE5CF4B" w:rsidR="000B2341" w:rsidRDefault="000B2341" w:rsidP="000B2341">
            <w:pPr>
              <w:rPr>
                <w:b/>
                <w:snapToGrid w:val="0"/>
              </w:rPr>
            </w:pPr>
            <w:r>
              <w:rPr>
                <w:rFonts w:cs="Arial"/>
                <w:lang w:val="en-CA"/>
              </w:rPr>
              <w:t>Transit Transaction Token</w:t>
            </w:r>
          </w:p>
        </w:tc>
      </w:tr>
    </w:tbl>
    <w:p w14:paraId="0E8C6DF9" w14:textId="77777777" w:rsidR="000B2341" w:rsidRDefault="000B2341" w:rsidP="003919E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3C639C8F" w14:textId="77777777" w:rsidR="00B27460" w:rsidRDefault="00B27460" w:rsidP="003919E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5479EF24" w14:textId="77777777" w:rsidR="00E47D3B" w:rsidRPr="00A27505" w:rsidRDefault="00E47D3B" w:rsidP="00847896">
      <w:pPr>
        <w:pStyle w:val="Heading2"/>
        <w:rPr>
          <w:snapToGrid w:val="0"/>
        </w:rPr>
      </w:pPr>
      <w:bookmarkStart w:id="2715" w:name="_Toc30407746"/>
      <w:bookmarkStart w:id="2716" w:name="_Toc126079312"/>
      <w:r>
        <w:rPr>
          <w:snapToGrid w:val="0"/>
        </w:rPr>
        <w:t>SFID 0 – Additional Point of Service Data</w:t>
      </w:r>
      <w:bookmarkEnd w:id="2715"/>
      <w:bookmarkEnd w:id="2716"/>
      <w:r>
        <w:rPr>
          <w:snapToGrid w:val="0"/>
        </w:rPr>
        <w:t xml:space="preserve"> </w:t>
      </w:r>
    </w:p>
    <w:p w14:paraId="64D82612"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This subFID contains a group of data elements that identify the transaction attributes at the point-of-sale. The format of this subFID is as follows:</w:t>
      </w:r>
    </w:p>
    <w:p w14:paraId="53397341"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E0761F9"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Authorization Message Indicator</w:t>
      </w:r>
      <w:r>
        <w:rPr>
          <w:snapToGrid w:val="0"/>
          <w:color w:val="000000"/>
        </w:rPr>
        <w:tab/>
        <w:t>PIC X(1)</w:t>
      </w:r>
      <w:r>
        <w:rPr>
          <w:snapToGrid w:val="0"/>
          <w:color w:val="000000"/>
        </w:rPr>
        <w:tab/>
        <w:t>***Future</w:t>
      </w:r>
    </w:p>
    <w:p w14:paraId="5C4673BC"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Payment Information</w:t>
      </w:r>
      <w:r>
        <w:rPr>
          <w:snapToGrid w:val="0"/>
          <w:color w:val="000000"/>
        </w:rPr>
        <w:tab/>
      </w:r>
      <w:r>
        <w:rPr>
          <w:snapToGrid w:val="0"/>
          <w:color w:val="000000"/>
        </w:rPr>
        <w:tab/>
      </w:r>
      <w:r>
        <w:rPr>
          <w:snapToGrid w:val="0"/>
          <w:color w:val="000000"/>
        </w:rPr>
        <w:tab/>
        <w:t>PIC X(1)</w:t>
      </w:r>
    </w:p>
    <w:p w14:paraId="15D2CAD1"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Payment Type</w:t>
      </w:r>
      <w:r>
        <w:rPr>
          <w:snapToGrid w:val="0"/>
          <w:color w:val="000000"/>
        </w:rPr>
        <w:tab/>
      </w:r>
      <w:r>
        <w:rPr>
          <w:snapToGrid w:val="0"/>
          <w:color w:val="000000"/>
        </w:rPr>
        <w:tab/>
      </w:r>
      <w:r>
        <w:rPr>
          <w:snapToGrid w:val="0"/>
          <w:color w:val="000000"/>
        </w:rPr>
        <w:tab/>
      </w:r>
      <w:r>
        <w:rPr>
          <w:snapToGrid w:val="0"/>
          <w:color w:val="000000"/>
        </w:rPr>
        <w:tab/>
        <w:t>PIC X(3)</w:t>
      </w:r>
      <w:r>
        <w:rPr>
          <w:snapToGrid w:val="0"/>
          <w:color w:val="000000"/>
        </w:rPr>
        <w:tab/>
        <w:t>***Future</w:t>
      </w:r>
    </w:p>
    <w:p w14:paraId="52BB6D65"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Failed CVM Allowed</w:t>
      </w:r>
      <w:r>
        <w:rPr>
          <w:snapToGrid w:val="0"/>
          <w:color w:val="000000"/>
        </w:rPr>
        <w:tab/>
      </w:r>
      <w:r>
        <w:rPr>
          <w:snapToGrid w:val="0"/>
          <w:color w:val="000000"/>
        </w:rPr>
        <w:tab/>
      </w:r>
      <w:r>
        <w:rPr>
          <w:snapToGrid w:val="0"/>
          <w:color w:val="000000"/>
        </w:rPr>
        <w:tab/>
        <w:t>PIC X(1)</w:t>
      </w:r>
      <w:r>
        <w:rPr>
          <w:snapToGrid w:val="0"/>
          <w:color w:val="000000"/>
        </w:rPr>
        <w:tab/>
        <w:t>***Future</w:t>
      </w:r>
    </w:p>
    <w:p w14:paraId="7B60A1BE" w14:textId="77777777" w:rsidR="0085363D" w:rsidRPr="0085363D" w:rsidRDefault="0085363D"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sidRPr="0085363D">
        <w:rPr>
          <w:snapToGrid w:val="0"/>
          <w:color w:val="000000"/>
        </w:rPr>
        <w:t>Real-time Data Indicator</w:t>
      </w:r>
      <w:r>
        <w:rPr>
          <w:snapToGrid w:val="0"/>
          <w:color w:val="000000"/>
        </w:rPr>
        <w:tab/>
      </w:r>
      <w:r>
        <w:rPr>
          <w:snapToGrid w:val="0"/>
          <w:color w:val="000000"/>
        </w:rPr>
        <w:tab/>
        <w:t>PIC X(1)</w:t>
      </w:r>
    </w:p>
    <w:p w14:paraId="4529DEFF"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User Field </w:t>
      </w:r>
      <w:r>
        <w:rPr>
          <w:snapToGrid w:val="0"/>
          <w:color w:val="000000"/>
        </w:rPr>
        <w:tab/>
      </w:r>
      <w:r>
        <w:rPr>
          <w:snapToGrid w:val="0"/>
          <w:color w:val="000000"/>
        </w:rPr>
        <w:tab/>
      </w:r>
      <w:r>
        <w:rPr>
          <w:snapToGrid w:val="0"/>
          <w:color w:val="000000"/>
        </w:rPr>
        <w:tab/>
      </w:r>
      <w:r>
        <w:rPr>
          <w:snapToGrid w:val="0"/>
          <w:color w:val="000000"/>
        </w:rPr>
        <w:tab/>
        <w:t>PIC X(</w:t>
      </w:r>
      <w:r w:rsidR="00B76701">
        <w:rPr>
          <w:snapToGrid w:val="0"/>
          <w:color w:val="000000"/>
        </w:rPr>
        <w:t>3</w:t>
      </w:r>
      <w:r>
        <w:rPr>
          <w:snapToGrid w:val="0"/>
          <w:color w:val="000000"/>
        </w:rPr>
        <w:t>)</w:t>
      </w:r>
      <w:r>
        <w:rPr>
          <w:snapToGrid w:val="0"/>
          <w:color w:val="000000"/>
        </w:rPr>
        <w:tab/>
        <w:t>***Future</w:t>
      </w:r>
    </w:p>
    <w:p w14:paraId="725CC8E8"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C94582D" w14:textId="77777777" w:rsidR="00E47D3B" w:rsidRDefault="00E47D3B" w:rsidP="00D97A0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data elements are described below.</w:t>
      </w:r>
      <w:r w:rsidR="00D97A04">
        <w:rPr>
          <w:snapToGrid w:val="0"/>
          <w:color w:val="000000"/>
        </w:rPr>
        <w:t xml:space="preserve"> </w:t>
      </w:r>
      <w:r>
        <w:rPr>
          <w:snapToGrid w:val="0"/>
          <w:color w:val="000000"/>
        </w:rPr>
        <w:t>Any data element not required in the message needs to be spaced-filled.</w:t>
      </w:r>
      <w:r w:rsidR="003839C3">
        <w:rPr>
          <w:snapToGrid w:val="0"/>
          <w:color w:val="000000"/>
        </w:rPr>
        <w:t xml:space="preserve"> </w:t>
      </w:r>
      <w:r>
        <w:rPr>
          <w:b/>
          <w:snapToGrid w:val="0"/>
          <w:color w:val="000000"/>
        </w:rPr>
        <w:t>Payment Information</w:t>
      </w:r>
      <w:r>
        <w:rPr>
          <w:snapToGrid w:val="0"/>
          <w:color w:val="000000"/>
        </w:rPr>
        <w:t xml:space="preserve"> is the only data element required for Merchant Initiated Transactions (MIT) at this time.</w:t>
      </w:r>
    </w:p>
    <w:p w14:paraId="1207A5C5" w14:textId="77777777" w:rsidR="00E47D3B" w:rsidRDefault="00E47D3B"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302F1D" w14:paraId="79C2F05B" w14:textId="77777777" w:rsidTr="006D0CB0">
        <w:trPr>
          <w:tblHeader/>
        </w:trPr>
        <w:tc>
          <w:tcPr>
            <w:tcW w:w="1183" w:type="dxa"/>
          </w:tcPr>
          <w:p w14:paraId="4A6F2DF0" w14:textId="77777777" w:rsidR="00302F1D" w:rsidRDefault="00302F1D" w:rsidP="0018438B">
            <w:pPr>
              <w:pStyle w:val="BodyText2"/>
              <w:spacing w:before="60" w:after="60"/>
              <w:jc w:val="center"/>
              <w:rPr>
                <w:color w:val="auto"/>
              </w:rPr>
            </w:pPr>
            <w:r w:rsidRPr="009161F7">
              <w:rPr>
                <w:b/>
                <w:color w:val="auto"/>
              </w:rPr>
              <w:t>Position</w:t>
            </w:r>
          </w:p>
        </w:tc>
        <w:tc>
          <w:tcPr>
            <w:tcW w:w="1059" w:type="dxa"/>
          </w:tcPr>
          <w:p w14:paraId="264232F2" w14:textId="77777777" w:rsidR="00302F1D" w:rsidRDefault="00302F1D" w:rsidP="0018438B">
            <w:pPr>
              <w:pStyle w:val="BodyText2"/>
              <w:spacing w:before="60" w:after="60"/>
              <w:jc w:val="center"/>
              <w:rPr>
                <w:color w:val="auto"/>
              </w:rPr>
            </w:pPr>
            <w:r w:rsidRPr="009161F7">
              <w:rPr>
                <w:b/>
                <w:color w:val="auto"/>
              </w:rPr>
              <w:t>Length</w:t>
            </w:r>
          </w:p>
        </w:tc>
        <w:tc>
          <w:tcPr>
            <w:tcW w:w="7113" w:type="dxa"/>
          </w:tcPr>
          <w:p w14:paraId="54A930D3" w14:textId="77777777" w:rsidR="00302F1D" w:rsidRDefault="00302F1D" w:rsidP="0018438B">
            <w:pPr>
              <w:pStyle w:val="BodyText2"/>
              <w:spacing w:before="60" w:after="60"/>
              <w:rPr>
                <w:color w:val="auto"/>
              </w:rPr>
            </w:pPr>
            <w:r w:rsidRPr="009161F7">
              <w:rPr>
                <w:b/>
                <w:color w:val="auto"/>
              </w:rPr>
              <w:t>Description</w:t>
            </w:r>
          </w:p>
        </w:tc>
      </w:tr>
      <w:tr w:rsidR="00302F1D" w14:paraId="7CE897EA" w14:textId="77777777" w:rsidTr="006D0CB0">
        <w:tc>
          <w:tcPr>
            <w:tcW w:w="1183" w:type="dxa"/>
          </w:tcPr>
          <w:p w14:paraId="468BCDDE" w14:textId="77777777" w:rsidR="00302F1D" w:rsidRDefault="00302F1D" w:rsidP="006D0CB0">
            <w:pPr>
              <w:pStyle w:val="BodyText2"/>
              <w:jc w:val="center"/>
              <w:rPr>
                <w:color w:val="auto"/>
              </w:rPr>
            </w:pPr>
            <w:r w:rsidRPr="00A655B6">
              <w:rPr>
                <w:color w:val="auto"/>
              </w:rPr>
              <w:t>01</w:t>
            </w:r>
          </w:p>
        </w:tc>
        <w:tc>
          <w:tcPr>
            <w:tcW w:w="1059" w:type="dxa"/>
          </w:tcPr>
          <w:p w14:paraId="7C658C65" w14:textId="77777777" w:rsidR="00302F1D" w:rsidRDefault="00302F1D" w:rsidP="006D0CB0">
            <w:pPr>
              <w:pStyle w:val="BodyText2"/>
              <w:jc w:val="center"/>
              <w:rPr>
                <w:color w:val="auto"/>
              </w:rPr>
            </w:pPr>
            <w:r>
              <w:rPr>
                <w:color w:val="auto"/>
              </w:rPr>
              <w:t>1</w:t>
            </w:r>
          </w:p>
        </w:tc>
        <w:tc>
          <w:tcPr>
            <w:tcW w:w="7113" w:type="dxa"/>
          </w:tcPr>
          <w:p w14:paraId="5EC7FB38" w14:textId="77777777" w:rsidR="00302F1D" w:rsidRDefault="00302F1D"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Authorization Message Indicator</w:t>
            </w:r>
          </w:p>
          <w:p w14:paraId="38FD8F5A"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Blank filler – To be used in the future</w:t>
            </w:r>
          </w:p>
          <w:p w14:paraId="72713AC5" w14:textId="77777777" w:rsidR="00302F1D" w:rsidRDefault="00302F1D" w:rsidP="00302F1D">
            <w:pPr>
              <w:pStyle w:val="BodyText2"/>
            </w:pPr>
          </w:p>
        </w:tc>
      </w:tr>
      <w:tr w:rsidR="00302F1D" w14:paraId="7B175D22" w14:textId="77777777" w:rsidTr="006D0CB0">
        <w:tc>
          <w:tcPr>
            <w:tcW w:w="1183" w:type="dxa"/>
          </w:tcPr>
          <w:p w14:paraId="0218F20F" w14:textId="77777777" w:rsidR="00302F1D" w:rsidRPr="00A655B6" w:rsidRDefault="00302F1D" w:rsidP="006D0CB0">
            <w:pPr>
              <w:pStyle w:val="BodyText2"/>
              <w:jc w:val="center"/>
              <w:rPr>
                <w:color w:val="auto"/>
              </w:rPr>
            </w:pPr>
            <w:r>
              <w:rPr>
                <w:color w:val="000000"/>
              </w:rPr>
              <w:t>02</w:t>
            </w:r>
          </w:p>
        </w:tc>
        <w:tc>
          <w:tcPr>
            <w:tcW w:w="1059" w:type="dxa"/>
          </w:tcPr>
          <w:p w14:paraId="120ADB48" w14:textId="77777777" w:rsidR="00302F1D" w:rsidRDefault="00302F1D" w:rsidP="006D0CB0">
            <w:pPr>
              <w:pStyle w:val="BodyText2"/>
              <w:jc w:val="center"/>
              <w:rPr>
                <w:color w:val="auto"/>
              </w:rPr>
            </w:pPr>
            <w:r>
              <w:rPr>
                <w:color w:val="000000"/>
              </w:rPr>
              <w:t>1</w:t>
            </w:r>
          </w:p>
        </w:tc>
        <w:tc>
          <w:tcPr>
            <w:tcW w:w="7113" w:type="dxa"/>
          </w:tcPr>
          <w:p w14:paraId="458B049E" w14:textId="77777777" w:rsidR="00302F1D" w:rsidRDefault="00302F1D"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Payment Information</w:t>
            </w:r>
          </w:p>
          <w:p w14:paraId="013CF95E"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A flag used to convey additional information for a series of transactions, e.g. recurring payment, unscheduled transactions.  Valid values are:</w:t>
            </w:r>
          </w:p>
          <w:p w14:paraId="1B374811"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Style w:val="TableGrid"/>
              <w:tblW w:w="0" w:type="auto"/>
              <w:tblLook w:val="04A0" w:firstRow="1" w:lastRow="0" w:firstColumn="1" w:lastColumn="0" w:noHBand="0" w:noVBand="1"/>
            </w:tblPr>
            <w:tblGrid>
              <w:gridCol w:w="615"/>
              <w:gridCol w:w="6272"/>
            </w:tblGrid>
            <w:tr w:rsidR="00302F1D" w14:paraId="19034E09" w14:textId="77777777" w:rsidTr="00302F1D">
              <w:tc>
                <w:tcPr>
                  <w:tcW w:w="615" w:type="dxa"/>
                  <w:tcBorders>
                    <w:top w:val="nil"/>
                    <w:left w:val="nil"/>
                    <w:bottom w:val="nil"/>
                    <w:right w:val="nil"/>
                  </w:tcBorders>
                </w:tcPr>
                <w:p w14:paraId="32D48181"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 "</w:t>
                  </w:r>
                </w:p>
              </w:tc>
              <w:tc>
                <w:tcPr>
                  <w:tcW w:w="6272" w:type="dxa"/>
                  <w:tcBorders>
                    <w:top w:val="nil"/>
                    <w:left w:val="nil"/>
                    <w:bottom w:val="nil"/>
                    <w:right w:val="nil"/>
                  </w:tcBorders>
                </w:tcPr>
                <w:p w14:paraId="1D79023A"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Single transaction</w:t>
                  </w:r>
                </w:p>
                <w:p w14:paraId="46572A6C"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302F1D" w14:paraId="5A90A163" w14:textId="77777777" w:rsidTr="00302F1D">
              <w:tc>
                <w:tcPr>
                  <w:tcW w:w="615" w:type="dxa"/>
                  <w:tcBorders>
                    <w:top w:val="nil"/>
                    <w:left w:val="nil"/>
                    <w:bottom w:val="nil"/>
                    <w:right w:val="nil"/>
                  </w:tcBorders>
                </w:tcPr>
                <w:p w14:paraId="2ED57481"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0</w:t>
                  </w:r>
                </w:p>
              </w:tc>
              <w:tc>
                <w:tcPr>
                  <w:tcW w:w="6272" w:type="dxa"/>
                  <w:tcBorders>
                    <w:top w:val="nil"/>
                    <w:left w:val="nil"/>
                    <w:bottom w:val="nil"/>
                    <w:right w:val="nil"/>
                  </w:tcBorders>
                </w:tcPr>
                <w:p w14:paraId="4DE34C68"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The cardholder is providing consent for the merchant to use the payment credentials in future merchant-initiated transactions (MITs), and/or to store payment credentials for future use in future cardholder-initiated transactions (CIT's). Cardholder authentication is performed.</w:t>
                  </w:r>
                </w:p>
                <w:p w14:paraId="23F71FEE"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302F1D" w14:paraId="7EF02EB7" w14:textId="77777777" w:rsidTr="00302F1D">
              <w:tc>
                <w:tcPr>
                  <w:tcW w:w="615" w:type="dxa"/>
                  <w:tcBorders>
                    <w:top w:val="nil"/>
                    <w:left w:val="nil"/>
                    <w:bottom w:val="nil"/>
                    <w:right w:val="nil"/>
                  </w:tcBorders>
                </w:tcPr>
                <w:p w14:paraId="798C2815"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1</w:t>
                  </w:r>
                </w:p>
              </w:tc>
              <w:tc>
                <w:tcPr>
                  <w:tcW w:w="6272" w:type="dxa"/>
                  <w:tcBorders>
                    <w:top w:val="nil"/>
                    <w:left w:val="nil"/>
                    <w:bottom w:val="nil"/>
                    <w:right w:val="nil"/>
                  </w:tcBorders>
                </w:tcPr>
                <w:p w14:paraId="10EA94A9"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Subsequent transaction in a series (using previously stored payment credentials). Or subsequent CIT transaction (using previously stored credentials)The original transaction was token-based with a valid cryptogram.</w:t>
                  </w:r>
                </w:p>
                <w:p w14:paraId="1255C195"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302F1D" w14:paraId="2A234513" w14:textId="77777777" w:rsidTr="00BD60E7">
              <w:tc>
                <w:tcPr>
                  <w:tcW w:w="615" w:type="dxa"/>
                  <w:tcBorders>
                    <w:top w:val="nil"/>
                    <w:left w:val="nil"/>
                    <w:bottom w:val="nil"/>
                    <w:right w:val="nil"/>
                  </w:tcBorders>
                </w:tcPr>
                <w:p w14:paraId="5F3D2E85"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Pr>
                      <w:snapToGrid w:val="0"/>
                      <w:color w:val="000000"/>
                    </w:rPr>
                    <w:t>2</w:t>
                  </w:r>
                </w:p>
              </w:tc>
              <w:tc>
                <w:tcPr>
                  <w:tcW w:w="6272" w:type="dxa"/>
                  <w:tcBorders>
                    <w:top w:val="nil"/>
                    <w:left w:val="nil"/>
                    <w:bottom w:val="nil"/>
                    <w:right w:val="nil"/>
                  </w:tcBorders>
                </w:tcPr>
                <w:p w14:paraId="492E90E3"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Subsequent transaction in a series (using previously stored payment details). Or subsequent CIT transaction (using previously stored payment credentials)</w:t>
                  </w:r>
                </w:p>
                <w:p w14:paraId="1A7935E0"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The original transaction may not have been token-based but cardholder authentication was performed.</w:t>
                  </w:r>
                </w:p>
                <w:p w14:paraId="37148AF2"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302F1D" w14:paraId="7CFDBD76" w14:textId="77777777" w:rsidTr="00BD60E7">
              <w:tc>
                <w:tcPr>
                  <w:tcW w:w="615" w:type="dxa"/>
                  <w:tcBorders>
                    <w:top w:val="nil"/>
                    <w:left w:val="nil"/>
                    <w:bottom w:val="nil"/>
                    <w:right w:val="nil"/>
                  </w:tcBorders>
                </w:tcPr>
                <w:p w14:paraId="261DB79B"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3</w:t>
                  </w:r>
                </w:p>
              </w:tc>
              <w:tc>
                <w:tcPr>
                  <w:tcW w:w="6272" w:type="dxa"/>
                  <w:tcBorders>
                    <w:top w:val="nil"/>
                    <w:left w:val="nil"/>
                    <w:bottom w:val="nil"/>
                    <w:right w:val="nil"/>
                  </w:tcBorders>
                </w:tcPr>
                <w:p w14:paraId="5D1976A5"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First transaction in a series (using previously stored payment details). The cardholder is providing consent for the merchant to use the payment credentials in future merchant-initiated transactions (MIT's). Cardholder authentication is performed.</w:t>
                  </w:r>
                </w:p>
                <w:p w14:paraId="34E980C4"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snapToGrid w:val="0"/>
                      <w:color w:val="000000"/>
                    </w:rPr>
                  </w:pPr>
                </w:p>
              </w:tc>
            </w:tr>
          </w:tbl>
          <w:p w14:paraId="2D5A450A" w14:textId="77777777" w:rsidR="00302F1D" w:rsidRDefault="00302F1D" w:rsidP="00302F1D">
            <w:pPr>
              <w:tabs>
                <w:tab w:val="left" w:pos="0"/>
                <w:tab w:val="left" w:pos="720"/>
                <w:tab w:val="left" w:pos="1440"/>
                <w:tab w:val="left" w:pos="2160"/>
                <w:tab w:val="left" w:pos="2880"/>
                <w:tab w:val="left" w:pos="3600"/>
                <w:tab w:val="left" w:pos="4320"/>
              </w:tabs>
              <w:spacing w:line="240" w:lineRule="atLeast"/>
              <w:rPr>
                <w:b/>
                <w:snapToGrid w:val="0"/>
                <w:color w:val="000000"/>
              </w:rPr>
            </w:pPr>
          </w:p>
        </w:tc>
      </w:tr>
      <w:tr w:rsidR="00D7608C" w14:paraId="600E2291" w14:textId="77777777" w:rsidTr="006D0CB0">
        <w:tc>
          <w:tcPr>
            <w:tcW w:w="1183" w:type="dxa"/>
          </w:tcPr>
          <w:p w14:paraId="4A5CCCA6" w14:textId="77777777" w:rsidR="00D7608C" w:rsidRDefault="00D7608C" w:rsidP="006D0CB0">
            <w:pPr>
              <w:pStyle w:val="BodyText2"/>
              <w:jc w:val="center"/>
              <w:rPr>
                <w:color w:val="000000"/>
              </w:rPr>
            </w:pPr>
            <w:r>
              <w:rPr>
                <w:color w:val="000000"/>
              </w:rPr>
              <w:t>03-05</w:t>
            </w:r>
          </w:p>
        </w:tc>
        <w:tc>
          <w:tcPr>
            <w:tcW w:w="1059" w:type="dxa"/>
          </w:tcPr>
          <w:p w14:paraId="6523DA56" w14:textId="77777777" w:rsidR="00D7608C" w:rsidRDefault="00D7608C" w:rsidP="006D0CB0">
            <w:pPr>
              <w:pStyle w:val="BodyText2"/>
              <w:jc w:val="center"/>
              <w:rPr>
                <w:color w:val="000000"/>
              </w:rPr>
            </w:pPr>
            <w:r>
              <w:rPr>
                <w:color w:val="000000"/>
              </w:rPr>
              <w:t>3</w:t>
            </w:r>
          </w:p>
        </w:tc>
        <w:tc>
          <w:tcPr>
            <w:tcW w:w="7113" w:type="dxa"/>
          </w:tcPr>
          <w:p w14:paraId="2B7C13DF" w14:textId="77777777" w:rsidR="00D7608C" w:rsidRDefault="00D7608C"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Payment Type</w:t>
            </w:r>
          </w:p>
          <w:p w14:paraId="52132ACD"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Blanks filler – To be used in the future</w:t>
            </w:r>
          </w:p>
          <w:p w14:paraId="445DDDAE" w14:textId="77777777" w:rsidR="00D7608C" w:rsidRDefault="00D7608C" w:rsidP="00302F1D">
            <w:pPr>
              <w:tabs>
                <w:tab w:val="left" w:pos="0"/>
                <w:tab w:val="left" w:pos="720"/>
                <w:tab w:val="left" w:pos="1440"/>
                <w:tab w:val="left" w:pos="2160"/>
                <w:tab w:val="left" w:pos="2880"/>
                <w:tab w:val="left" w:pos="3600"/>
                <w:tab w:val="left" w:pos="4320"/>
              </w:tabs>
              <w:spacing w:line="240" w:lineRule="atLeast"/>
              <w:rPr>
                <w:b/>
                <w:snapToGrid w:val="0"/>
                <w:color w:val="000000"/>
              </w:rPr>
            </w:pPr>
          </w:p>
        </w:tc>
      </w:tr>
      <w:tr w:rsidR="00D7608C" w14:paraId="08CEB75C" w14:textId="77777777" w:rsidTr="006D0CB0">
        <w:tc>
          <w:tcPr>
            <w:tcW w:w="1183" w:type="dxa"/>
          </w:tcPr>
          <w:p w14:paraId="19510406" w14:textId="77777777" w:rsidR="00D7608C" w:rsidRDefault="00D7608C" w:rsidP="006D0CB0">
            <w:pPr>
              <w:pStyle w:val="BodyText2"/>
              <w:jc w:val="center"/>
              <w:rPr>
                <w:color w:val="000000"/>
              </w:rPr>
            </w:pPr>
            <w:r>
              <w:rPr>
                <w:color w:val="000000"/>
              </w:rPr>
              <w:t>06</w:t>
            </w:r>
          </w:p>
        </w:tc>
        <w:tc>
          <w:tcPr>
            <w:tcW w:w="1059" w:type="dxa"/>
          </w:tcPr>
          <w:p w14:paraId="54140A82" w14:textId="77777777" w:rsidR="00D7608C" w:rsidRDefault="00D7608C" w:rsidP="006D0CB0">
            <w:pPr>
              <w:pStyle w:val="BodyText2"/>
              <w:jc w:val="center"/>
              <w:rPr>
                <w:color w:val="000000"/>
              </w:rPr>
            </w:pPr>
            <w:r>
              <w:rPr>
                <w:color w:val="000000"/>
              </w:rPr>
              <w:t>1</w:t>
            </w:r>
          </w:p>
        </w:tc>
        <w:tc>
          <w:tcPr>
            <w:tcW w:w="7113" w:type="dxa"/>
          </w:tcPr>
          <w:p w14:paraId="1FE3FD23" w14:textId="77777777" w:rsidR="00D7608C" w:rsidRDefault="00D7608C"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Failed CVM Allowed</w:t>
            </w:r>
          </w:p>
          <w:p w14:paraId="0872EE60"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Blank filler – To be used in the future</w:t>
            </w:r>
          </w:p>
          <w:p w14:paraId="3C2F975E"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b/>
                <w:snapToGrid w:val="0"/>
                <w:color w:val="000000"/>
              </w:rPr>
            </w:pPr>
          </w:p>
        </w:tc>
      </w:tr>
      <w:tr w:rsidR="00D7608C" w14:paraId="3A6E2E9B" w14:textId="77777777" w:rsidTr="006D0CB0">
        <w:tc>
          <w:tcPr>
            <w:tcW w:w="1183" w:type="dxa"/>
          </w:tcPr>
          <w:p w14:paraId="7D5CFF76" w14:textId="77777777" w:rsidR="00D7608C" w:rsidRDefault="00D7608C" w:rsidP="006D0CB0">
            <w:pPr>
              <w:pStyle w:val="BodyText2"/>
              <w:jc w:val="center"/>
              <w:rPr>
                <w:color w:val="000000"/>
              </w:rPr>
            </w:pPr>
            <w:r>
              <w:rPr>
                <w:color w:val="000000"/>
              </w:rPr>
              <w:t>07</w:t>
            </w:r>
          </w:p>
        </w:tc>
        <w:tc>
          <w:tcPr>
            <w:tcW w:w="1059" w:type="dxa"/>
          </w:tcPr>
          <w:p w14:paraId="73C15729" w14:textId="77777777" w:rsidR="00D7608C" w:rsidRDefault="00D7608C" w:rsidP="006D0CB0">
            <w:pPr>
              <w:pStyle w:val="BodyText2"/>
              <w:jc w:val="center"/>
              <w:rPr>
                <w:color w:val="000000"/>
              </w:rPr>
            </w:pPr>
            <w:r>
              <w:rPr>
                <w:color w:val="000000"/>
              </w:rPr>
              <w:t>1</w:t>
            </w:r>
          </w:p>
        </w:tc>
        <w:tc>
          <w:tcPr>
            <w:tcW w:w="7113" w:type="dxa"/>
          </w:tcPr>
          <w:p w14:paraId="5B39C57E" w14:textId="77777777" w:rsidR="00D7608C" w:rsidRDefault="00D7608C"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Real-time Data Indicator</w:t>
            </w:r>
          </w:p>
          <w:p w14:paraId="525A4784"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lastRenderedPageBreak/>
              <w:t>A code identifying a transaction that has not been generated in real time, or a transaction containing data that has not been generated in real time.</w:t>
            </w:r>
          </w:p>
          <w:p w14:paraId="6C767D80"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p>
          <w:p w14:paraId="18B97C95"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For EMV transactions, a non-zero value indicates that the Application Transaction Counter (ATC) should not be checked, because a more recent authorization on the card may have already been processed. </w:t>
            </w:r>
          </w:p>
          <w:p w14:paraId="1EED14F5"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p>
          <w:p w14:paraId="0849B0A8" w14:textId="77777777" w:rsidR="00D7608C" w:rsidRPr="00A710DA"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Valid value as follows:</w:t>
            </w:r>
          </w:p>
          <w:p w14:paraId="0E0AD29C" w14:textId="77777777" w:rsidR="00D7608C" w:rsidRPr="00A710DA"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D9D9D9" w:themeColor="background1" w:themeShade="D9"/>
              </w:rPr>
            </w:pPr>
            <w:r w:rsidRPr="00A710DA">
              <w:rPr>
                <w:snapToGrid w:val="0"/>
                <w:color w:val="D9D9D9" w:themeColor="background1" w:themeShade="D9"/>
              </w:rPr>
              <w:t>0</w:t>
            </w:r>
            <w:r w:rsidRPr="00A710DA">
              <w:rPr>
                <w:snapToGrid w:val="0"/>
                <w:color w:val="D9D9D9" w:themeColor="background1" w:themeShade="D9"/>
              </w:rPr>
              <w:tab/>
              <w:t>Real-time transaction (reserved for future use)</w:t>
            </w:r>
          </w:p>
          <w:p w14:paraId="503E5947" w14:textId="77777777" w:rsidR="00D7608C" w:rsidRPr="00A710DA"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D9D9D9" w:themeColor="background1" w:themeShade="D9"/>
              </w:rPr>
            </w:pPr>
            <w:r w:rsidRPr="00A710DA">
              <w:rPr>
                <w:snapToGrid w:val="0"/>
                <w:color w:val="D9D9D9" w:themeColor="background1" w:themeShade="D9"/>
              </w:rPr>
              <w:t>1</w:t>
            </w:r>
            <w:r w:rsidRPr="00A710DA">
              <w:rPr>
                <w:snapToGrid w:val="0"/>
                <w:color w:val="D9D9D9" w:themeColor="background1" w:themeShade="D9"/>
              </w:rPr>
              <w:tab/>
              <w:t>Duplicated referral reference number (reserved for future use)</w:t>
            </w:r>
          </w:p>
          <w:p w14:paraId="02F3D1E3"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2</w:t>
            </w:r>
            <w:r>
              <w:rPr>
                <w:snapToGrid w:val="0"/>
                <w:color w:val="000000"/>
              </w:rPr>
              <w:tab/>
              <w:t>Deferred/delayed authorization</w:t>
            </w:r>
          </w:p>
          <w:p w14:paraId="5EC7A3D1"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D9D9D9" w:themeColor="background1" w:themeShade="D9"/>
              </w:rPr>
            </w:pPr>
            <w:r w:rsidRPr="00A710DA">
              <w:rPr>
                <w:snapToGrid w:val="0"/>
                <w:color w:val="D9D9D9" w:themeColor="background1" w:themeShade="D9"/>
              </w:rPr>
              <w:t>3</w:t>
            </w:r>
            <w:r w:rsidRPr="00A710DA">
              <w:rPr>
                <w:snapToGrid w:val="0"/>
                <w:color w:val="D9D9D9" w:themeColor="background1" w:themeShade="D9"/>
              </w:rPr>
              <w:tab/>
              <w:t xml:space="preserve">Contactless single tap PIN request (reserved for future use) </w:t>
            </w:r>
          </w:p>
          <w:p w14:paraId="2BE4652B"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D9D9D9" w:themeColor="background1" w:themeShade="D9"/>
              </w:rPr>
            </w:pPr>
          </w:p>
          <w:p w14:paraId="7409DDBD"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b/>
                <w:snapToGrid w:val="0"/>
              </w:rPr>
            </w:pPr>
            <w:r w:rsidRPr="009368BB">
              <w:rPr>
                <w:b/>
                <w:snapToGrid w:val="0"/>
              </w:rPr>
              <w:t>Note</w:t>
            </w:r>
            <w:r>
              <w:rPr>
                <w:b/>
                <w:snapToGrid w:val="0"/>
              </w:rPr>
              <w:t>s</w:t>
            </w:r>
          </w:p>
          <w:p w14:paraId="398C8190" w14:textId="77777777" w:rsidR="00D7608C" w:rsidRPr="00D7608C" w:rsidRDefault="00D7608C" w:rsidP="00F12805">
            <w:pPr>
              <w:pStyle w:val="ListParagraph"/>
              <w:numPr>
                <w:ilvl w:val="0"/>
                <w:numId w:val="160"/>
              </w:numPr>
              <w:rPr>
                <w:snapToGrid w:val="0"/>
              </w:rPr>
            </w:pPr>
            <w:r w:rsidRPr="00D7608C">
              <w:rPr>
                <w:snapToGrid w:val="0"/>
              </w:rPr>
              <w:t xml:space="preserve">Deferred authorization is a transactions that is processed offline by the merchant. The merchant captures the transaction information which it is sent online at a later time. </w:t>
            </w:r>
          </w:p>
          <w:p w14:paraId="5E534C59" w14:textId="77777777" w:rsidR="00D7608C" w:rsidRPr="00D7608C" w:rsidRDefault="00D7608C" w:rsidP="00F12805">
            <w:pPr>
              <w:pStyle w:val="ListParagraph"/>
              <w:numPr>
                <w:ilvl w:val="0"/>
                <w:numId w:val="160"/>
              </w:numPr>
              <w:rPr>
                <w:snapToGrid w:val="0"/>
              </w:rPr>
            </w:pPr>
            <w:r w:rsidRPr="00D7608C">
              <w:rPr>
                <w:snapToGrid w:val="0"/>
              </w:rPr>
              <w:t xml:space="preserve">Only value of "2" is allowed at this time. </w:t>
            </w:r>
          </w:p>
          <w:p w14:paraId="3CA4E6C5" w14:textId="77777777" w:rsidR="00D7608C" w:rsidRPr="00BD60E7" w:rsidRDefault="00D7608C" w:rsidP="00F12805">
            <w:pPr>
              <w:pStyle w:val="ListParagraph"/>
              <w:numPr>
                <w:ilvl w:val="0"/>
                <w:numId w:val="160"/>
              </w:numPr>
              <w:rPr>
                <w:b/>
                <w:snapToGrid w:val="0"/>
                <w:color w:val="000000"/>
              </w:rPr>
            </w:pPr>
            <w:r w:rsidRPr="00D7608C">
              <w:rPr>
                <w:snapToGrid w:val="0"/>
              </w:rPr>
              <w:t>All the other defined values are reserved for future use</w:t>
            </w:r>
          </w:p>
          <w:p w14:paraId="1D35F7BF" w14:textId="77777777" w:rsidR="00BD60E7" w:rsidRPr="00D7608C" w:rsidRDefault="00BD60E7" w:rsidP="00BD60E7">
            <w:pPr>
              <w:pStyle w:val="ListParagraph"/>
              <w:ind w:left="360"/>
              <w:rPr>
                <w:b/>
                <w:snapToGrid w:val="0"/>
                <w:color w:val="000000"/>
              </w:rPr>
            </w:pPr>
          </w:p>
        </w:tc>
      </w:tr>
      <w:tr w:rsidR="00D7608C" w14:paraId="3612F654" w14:textId="77777777" w:rsidTr="006D0CB0">
        <w:tc>
          <w:tcPr>
            <w:tcW w:w="1183" w:type="dxa"/>
          </w:tcPr>
          <w:p w14:paraId="2FFED071" w14:textId="77777777" w:rsidR="00D7608C" w:rsidRDefault="00D7608C" w:rsidP="006D0CB0">
            <w:pPr>
              <w:pStyle w:val="BodyText2"/>
              <w:jc w:val="center"/>
              <w:rPr>
                <w:color w:val="000000"/>
              </w:rPr>
            </w:pPr>
            <w:r>
              <w:rPr>
                <w:color w:val="000000"/>
              </w:rPr>
              <w:lastRenderedPageBreak/>
              <w:t>08-10</w:t>
            </w:r>
          </w:p>
        </w:tc>
        <w:tc>
          <w:tcPr>
            <w:tcW w:w="1059" w:type="dxa"/>
          </w:tcPr>
          <w:p w14:paraId="5D8F5A9D" w14:textId="77777777" w:rsidR="00D7608C" w:rsidRDefault="00D7608C" w:rsidP="006D0CB0">
            <w:pPr>
              <w:pStyle w:val="BodyText2"/>
              <w:jc w:val="center"/>
              <w:rPr>
                <w:color w:val="000000"/>
              </w:rPr>
            </w:pPr>
            <w:r>
              <w:rPr>
                <w:color w:val="000000"/>
              </w:rPr>
              <w:t>3</w:t>
            </w:r>
          </w:p>
        </w:tc>
        <w:tc>
          <w:tcPr>
            <w:tcW w:w="7113" w:type="dxa"/>
          </w:tcPr>
          <w:p w14:paraId="5F941186" w14:textId="77777777" w:rsidR="00D7608C" w:rsidRDefault="00D7608C"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r>
              <w:rPr>
                <w:b/>
                <w:snapToGrid w:val="0"/>
                <w:color w:val="000000"/>
              </w:rPr>
              <w:t>User Field</w:t>
            </w:r>
          </w:p>
          <w:p w14:paraId="4E712F60"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Blank filler – To be used in the future</w:t>
            </w:r>
          </w:p>
          <w:p w14:paraId="67334CB7" w14:textId="77777777" w:rsidR="00D7608C" w:rsidRDefault="00D7608C" w:rsidP="00D7608C">
            <w:pPr>
              <w:tabs>
                <w:tab w:val="left" w:pos="0"/>
                <w:tab w:val="left" w:pos="720"/>
                <w:tab w:val="left" w:pos="1440"/>
                <w:tab w:val="left" w:pos="2160"/>
                <w:tab w:val="left" w:pos="2880"/>
                <w:tab w:val="left" w:pos="3600"/>
                <w:tab w:val="left" w:pos="4320"/>
              </w:tabs>
              <w:spacing w:line="240" w:lineRule="atLeast"/>
              <w:rPr>
                <w:b/>
                <w:snapToGrid w:val="0"/>
                <w:color w:val="000000"/>
              </w:rPr>
            </w:pPr>
          </w:p>
        </w:tc>
      </w:tr>
    </w:tbl>
    <w:p w14:paraId="1080B2EF" w14:textId="77777777" w:rsidR="0018438B" w:rsidRDefault="0018438B" w:rsidP="00BD60E7">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345D3A11" w14:textId="77777777" w:rsidR="00BD60E7" w:rsidRDefault="00BD60E7" w:rsidP="00BD60E7">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77895D56" w14:textId="77777777" w:rsidR="00BD60E7" w:rsidRDefault="00BD60E7" w:rsidP="00E47D3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7608C" w14:paraId="16D1EB50" w14:textId="77777777" w:rsidTr="006D0CB0">
        <w:tc>
          <w:tcPr>
            <w:tcW w:w="2335" w:type="dxa"/>
          </w:tcPr>
          <w:p w14:paraId="6BCEB12A" w14:textId="77777777" w:rsidR="00D7608C" w:rsidRDefault="00D7608C" w:rsidP="006D0CB0">
            <w:pPr>
              <w:spacing w:after="120"/>
              <w:rPr>
                <w:b/>
                <w:snapToGrid w:val="0"/>
              </w:rPr>
            </w:pPr>
            <w:r>
              <w:rPr>
                <w:b/>
                <w:snapToGrid w:val="0"/>
              </w:rPr>
              <w:t>Request</w:t>
            </w:r>
          </w:p>
        </w:tc>
        <w:tc>
          <w:tcPr>
            <w:tcW w:w="7105" w:type="dxa"/>
          </w:tcPr>
          <w:p w14:paraId="5B57264A" w14:textId="77777777" w:rsidR="00D7608C" w:rsidRDefault="00BD60E7" w:rsidP="006D0CB0">
            <w:pPr>
              <w:autoSpaceDE w:val="0"/>
              <w:autoSpaceDN w:val="0"/>
              <w:adjustRightInd w:val="0"/>
              <w:rPr>
                <w:snapToGrid w:val="0"/>
                <w:color w:val="000000"/>
              </w:rPr>
            </w:pPr>
            <w:r>
              <w:rPr>
                <w:snapToGrid w:val="0"/>
                <w:color w:val="000000"/>
              </w:rPr>
              <w:t>Optional</w:t>
            </w:r>
            <w:r w:rsidRPr="00EC0C67">
              <w:rPr>
                <w:snapToGrid w:val="0"/>
                <w:color w:val="000000"/>
              </w:rPr>
              <w:t>.</w:t>
            </w:r>
            <w:r>
              <w:rPr>
                <w:snapToGrid w:val="0"/>
                <w:color w:val="000000"/>
              </w:rPr>
              <w:t xml:space="preserve"> Variable length of 2-10 bytes</w:t>
            </w:r>
          </w:p>
          <w:p w14:paraId="6C008DD4" w14:textId="77777777" w:rsidR="0003326E" w:rsidRDefault="0003326E" w:rsidP="006D0CB0">
            <w:pPr>
              <w:autoSpaceDE w:val="0"/>
              <w:autoSpaceDN w:val="0"/>
              <w:adjustRightInd w:val="0"/>
              <w:rPr>
                <w:b/>
                <w:snapToGrid w:val="0"/>
                <w:color w:val="000000"/>
              </w:rPr>
            </w:pPr>
          </w:p>
          <w:p w14:paraId="743C5963" w14:textId="77777777" w:rsidR="0003326E" w:rsidRDefault="0003326E" w:rsidP="006D0CB0">
            <w:pPr>
              <w:autoSpaceDE w:val="0"/>
              <w:autoSpaceDN w:val="0"/>
              <w:adjustRightInd w:val="0"/>
              <w:rPr>
                <w:bCs/>
                <w:snapToGrid w:val="0"/>
              </w:rPr>
            </w:pPr>
            <w:r>
              <w:rPr>
                <w:bCs/>
                <w:snapToGrid w:val="0"/>
              </w:rPr>
              <w:t>If this field is present on preauth transactions, then it must be present with the same value on preauth completion transactions.</w:t>
            </w:r>
          </w:p>
          <w:p w14:paraId="70831CCD" w14:textId="77777777" w:rsidR="0003326E" w:rsidRDefault="0003326E" w:rsidP="006D0CB0">
            <w:pPr>
              <w:autoSpaceDE w:val="0"/>
              <w:autoSpaceDN w:val="0"/>
              <w:adjustRightInd w:val="0"/>
              <w:rPr>
                <w:bCs/>
                <w:snapToGrid w:val="0"/>
              </w:rPr>
            </w:pPr>
            <w:r>
              <w:rPr>
                <w:bCs/>
                <w:snapToGrid w:val="0"/>
              </w:rPr>
              <w:t>No sending the same value on preauth completion can result on rejection of the clearing transaction by the Payment Card Network</w:t>
            </w:r>
          </w:p>
          <w:p w14:paraId="736F7B16" w14:textId="7DA6511F" w:rsidR="0003326E" w:rsidRPr="0003326E" w:rsidRDefault="0003326E" w:rsidP="006D0CB0">
            <w:pPr>
              <w:autoSpaceDE w:val="0"/>
              <w:autoSpaceDN w:val="0"/>
              <w:adjustRightInd w:val="0"/>
              <w:rPr>
                <w:bCs/>
                <w:snapToGrid w:val="0"/>
              </w:rPr>
            </w:pPr>
          </w:p>
        </w:tc>
      </w:tr>
      <w:tr w:rsidR="00D7608C" w14:paraId="69D0327B" w14:textId="77777777" w:rsidTr="006D0CB0">
        <w:tc>
          <w:tcPr>
            <w:tcW w:w="2335" w:type="dxa"/>
          </w:tcPr>
          <w:p w14:paraId="0E3D1A55" w14:textId="77777777" w:rsidR="00D7608C" w:rsidRDefault="00D7608C" w:rsidP="006D0CB0">
            <w:pPr>
              <w:spacing w:after="120"/>
              <w:rPr>
                <w:b/>
                <w:snapToGrid w:val="0"/>
              </w:rPr>
            </w:pPr>
            <w:r>
              <w:rPr>
                <w:b/>
                <w:snapToGrid w:val="0"/>
              </w:rPr>
              <w:t>Response</w:t>
            </w:r>
          </w:p>
        </w:tc>
        <w:tc>
          <w:tcPr>
            <w:tcW w:w="7105" w:type="dxa"/>
          </w:tcPr>
          <w:p w14:paraId="5927E02E" w14:textId="77777777" w:rsidR="00D7608C" w:rsidRPr="00BD60E7" w:rsidRDefault="00BD60E7" w:rsidP="00BD60E7">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Not applicable.</w:t>
            </w:r>
          </w:p>
        </w:tc>
      </w:tr>
      <w:tr w:rsidR="00D7608C" w14:paraId="369E525E" w14:textId="77777777" w:rsidTr="006D0CB0">
        <w:tc>
          <w:tcPr>
            <w:tcW w:w="2335" w:type="dxa"/>
          </w:tcPr>
          <w:p w14:paraId="732D767E" w14:textId="77777777" w:rsidR="00D7608C" w:rsidRDefault="00D7608C" w:rsidP="006D0CB0">
            <w:pPr>
              <w:spacing w:after="120"/>
              <w:rPr>
                <w:b/>
                <w:snapToGrid w:val="0"/>
              </w:rPr>
            </w:pPr>
            <w:r w:rsidRPr="00FB4BC9">
              <w:rPr>
                <w:rFonts w:cs="Arial"/>
                <w:b/>
                <w:bCs/>
                <w:lang w:val="en-CA"/>
              </w:rPr>
              <w:t>Internal Field</w:t>
            </w:r>
          </w:p>
        </w:tc>
        <w:tc>
          <w:tcPr>
            <w:tcW w:w="7105" w:type="dxa"/>
          </w:tcPr>
          <w:p w14:paraId="3227A980" w14:textId="77777777" w:rsidR="00D7608C" w:rsidRDefault="00BD60E7" w:rsidP="006D0CB0">
            <w:pPr>
              <w:rPr>
                <w:b/>
                <w:snapToGrid w:val="0"/>
              </w:rPr>
            </w:pPr>
            <w:r>
              <w:rPr>
                <w:snapToGrid w:val="0"/>
                <w:color w:val="000000"/>
              </w:rPr>
              <w:t>Switch Common Data token</w:t>
            </w:r>
          </w:p>
        </w:tc>
      </w:tr>
    </w:tbl>
    <w:p w14:paraId="72CAA2D5" w14:textId="77777777" w:rsidR="00315F57" w:rsidRPr="00DA7A00" w:rsidRDefault="00315F57" w:rsidP="00315F57">
      <w:pPr>
        <w:pStyle w:val="Heading1"/>
        <w:pageBreakBefore/>
      </w:pPr>
      <w:bookmarkStart w:id="2717" w:name="_Toc126079313"/>
      <w:r w:rsidRPr="00DA7A00">
        <w:lastRenderedPageBreak/>
        <w:t>Optional Data Subfields (FID 9)</w:t>
      </w:r>
      <w:bookmarkEnd w:id="2717"/>
    </w:p>
    <w:p w14:paraId="62D5B88B" w14:textId="77777777" w:rsidR="00315F57" w:rsidRDefault="00315F57" w:rsidP="00315F57">
      <w:pPr>
        <w:spacing w:line="240" w:lineRule="atLeast"/>
        <w:rPr>
          <w:snapToGrid w:val="0"/>
          <w:color w:val="000000"/>
        </w:rPr>
      </w:pPr>
      <w:r>
        <w:rPr>
          <w:snapToGrid w:val="0"/>
          <w:color w:val="000000"/>
        </w:rPr>
        <w:t>The information in the Customer SubFIDs data field (FID 9) is contained in subfields. The subfields are included in the request or response message when FID 9 is specified in the ACI Standard Device Configuration File (ACNF). Specifying FID 9 in the ACNF specifies all subfields for FID 9. The other Product SubFIDs, Channel/Distributor SubFIDs (FIDs 7 and 8) are reserved for future use.</w:t>
      </w:r>
    </w:p>
    <w:p w14:paraId="3C158D61" w14:textId="77777777" w:rsidR="00302F1D" w:rsidRDefault="00302F1D" w:rsidP="00BD60E7">
      <w:pPr>
        <w:widowControl w:val="0"/>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21DD96C2" w14:textId="77777777" w:rsidR="00D4098C" w:rsidRDefault="00D4098C" w:rsidP="00315F57">
      <w:pPr>
        <w:pStyle w:val="Heading2"/>
        <w:rPr>
          <w:snapToGrid w:val="0"/>
        </w:rPr>
      </w:pPr>
      <w:bookmarkStart w:id="2718" w:name="_Toc126079314"/>
      <w:r>
        <w:rPr>
          <w:snapToGrid w:val="0"/>
        </w:rPr>
        <w:t>Customer SubFIDs Subfield Structures</w:t>
      </w:r>
      <w:r w:rsidR="006732D8">
        <w:rPr>
          <w:snapToGrid w:val="0"/>
        </w:rPr>
        <w:t xml:space="preserve"> For TD POS B24 HOST (HOST 1)</w:t>
      </w:r>
      <w:bookmarkEnd w:id="2718"/>
    </w:p>
    <w:p w14:paraId="4CED661E" w14:textId="77777777" w:rsidR="00D4098C" w:rsidRDefault="00D4098C" w:rsidP="00F21493">
      <w:pPr>
        <w:pStyle w:val="BodyText"/>
        <w:rPr>
          <w:snapToGrid w:val="0"/>
        </w:rPr>
      </w:pPr>
      <w:r>
        <w:rPr>
          <w:i w:val="0"/>
          <w:sz w:val="20"/>
        </w:rPr>
        <w:t xml:space="preserve">The subfields for the </w:t>
      </w:r>
      <w:r w:rsidR="00576DED">
        <w:rPr>
          <w:i w:val="0"/>
          <w:sz w:val="20"/>
        </w:rPr>
        <w:t>Customer</w:t>
      </w:r>
      <w:r>
        <w:rPr>
          <w:i w:val="0"/>
          <w:sz w:val="20"/>
        </w:rPr>
        <w:t xml:space="preserve"> SubFIDs data field (FID 9) are described below according to their subfield identifiers (SFIDs). The table lists the subfield name, its picture clause, the length of the field in the message, and the associated field name. In addition, a check mark  is in the RQST or RESP column if a subfield is available for requests and responses, respectively.</w:t>
      </w:r>
      <w:r w:rsidR="00CD627E">
        <w:rPr>
          <w:i w:val="0"/>
          <w:sz w:val="20"/>
        </w:rPr>
        <w:t xml:space="preserve"> </w:t>
      </w:r>
    </w:p>
    <w:p w14:paraId="4A737E57" w14:textId="77777777" w:rsidR="00D4098C" w:rsidRDefault="00D4098C" w:rsidP="00D4098C">
      <w:pPr>
        <w:spacing w:line="240" w:lineRule="atLeast"/>
        <w:rPr>
          <w:snapToGrid w:val="0"/>
          <w:color w:val="000000"/>
        </w:rPr>
      </w:pPr>
    </w:p>
    <w:tbl>
      <w:tblPr>
        <w:tblW w:w="9744"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530"/>
        <w:gridCol w:w="1350"/>
        <w:gridCol w:w="3780"/>
        <w:gridCol w:w="1260"/>
        <w:gridCol w:w="924"/>
      </w:tblGrid>
      <w:tr w:rsidR="00D4098C" w14:paraId="11E894A3" w14:textId="77777777" w:rsidTr="000C5121">
        <w:trPr>
          <w:tblHeader/>
        </w:trPr>
        <w:tc>
          <w:tcPr>
            <w:tcW w:w="900" w:type="dxa"/>
          </w:tcPr>
          <w:p w14:paraId="4BC2A998"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SFID</w:t>
            </w:r>
          </w:p>
        </w:tc>
        <w:tc>
          <w:tcPr>
            <w:tcW w:w="1530" w:type="dxa"/>
          </w:tcPr>
          <w:p w14:paraId="05F10BD5"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Picture</w:t>
            </w:r>
          </w:p>
        </w:tc>
        <w:tc>
          <w:tcPr>
            <w:tcW w:w="1350" w:type="dxa"/>
          </w:tcPr>
          <w:p w14:paraId="0B5F952B"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Length</w:t>
            </w:r>
          </w:p>
        </w:tc>
        <w:tc>
          <w:tcPr>
            <w:tcW w:w="3780" w:type="dxa"/>
          </w:tcPr>
          <w:p w14:paraId="6CEA3B3B"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Field Name</w:t>
            </w:r>
          </w:p>
        </w:tc>
        <w:tc>
          <w:tcPr>
            <w:tcW w:w="1260" w:type="dxa"/>
          </w:tcPr>
          <w:p w14:paraId="70EF3181"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RQST</w:t>
            </w:r>
          </w:p>
        </w:tc>
        <w:tc>
          <w:tcPr>
            <w:tcW w:w="924" w:type="dxa"/>
          </w:tcPr>
          <w:p w14:paraId="234B116F" w14:textId="77777777" w:rsidR="00D4098C" w:rsidRDefault="00D4098C" w:rsidP="00341550">
            <w:pPr>
              <w:spacing w:beforeLines="60" w:before="144" w:afterLines="60" w:after="144" w:line="240" w:lineRule="atLeast"/>
              <w:jc w:val="center"/>
              <w:rPr>
                <w:b/>
                <w:snapToGrid w:val="0"/>
                <w:color w:val="000000"/>
              </w:rPr>
            </w:pPr>
            <w:r>
              <w:rPr>
                <w:b/>
                <w:snapToGrid w:val="0"/>
                <w:color w:val="000000"/>
              </w:rPr>
              <w:t>RESP</w:t>
            </w:r>
          </w:p>
        </w:tc>
      </w:tr>
      <w:tr w:rsidR="00D4098C" w14:paraId="1672EF00" w14:textId="77777777" w:rsidTr="000C5121">
        <w:tc>
          <w:tcPr>
            <w:tcW w:w="900" w:type="dxa"/>
          </w:tcPr>
          <w:p w14:paraId="229AE55E" w14:textId="77777777" w:rsidR="00D4098C" w:rsidRDefault="00D4098C" w:rsidP="00341550">
            <w:pPr>
              <w:spacing w:beforeLines="60" w:before="144" w:afterLines="60" w:after="144" w:line="240" w:lineRule="atLeast"/>
              <w:jc w:val="center"/>
              <w:rPr>
                <w:snapToGrid w:val="0"/>
                <w:color w:val="000000"/>
              </w:rPr>
            </w:pPr>
            <w:r>
              <w:rPr>
                <w:snapToGrid w:val="0"/>
                <w:color w:val="000000"/>
              </w:rPr>
              <w:t>A</w:t>
            </w:r>
          </w:p>
        </w:tc>
        <w:tc>
          <w:tcPr>
            <w:tcW w:w="1530" w:type="dxa"/>
          </w:tcPr>
          <w:p w14:paraId="2B5E0ACF" w14:textId="77777777" w:rsidR="00D4098C" w:rsidRDefault="00D4098C" w:rsidP="00341550">
            <w:pPr>
              <w:spacing w:beforeLines="60" w:before="144" w:afterLines="60" w:after="144" w:line="240" w:lineRule="atLeast"/>
              <w:rPr>
                <w:snapToGrid w:val="0"/>
                <w:color w:val="000000"/>
              </w:rPr>
            </w:pPr>
            <w:r>
              <w:rPr>
                <w:snapToGrid w:val="0"/>
                <w:color w:val="000000"/>
              </w:rPr>
              <w:t>PIC X(</w:t>
            </w:r>
            <w:r w:rsidR="00927B4F">
              <w:rPr>
                <w:snapToGrid w:val="0"/>
                <w:color w:val="000000"/>
              </w:rPr>
              <w:t>6</w:t>
            </w:r>
            <w:r>
              <w:rPr>
                <w:snapToGrid w:val="0"/>
                <w:color w:val="000000"/>
              </w:rPr>
              <w:t>)</w:t>
            </w:r>
          </w:p>
        </w:tc>
        <w:tc>
          <w:tcPr>
            <w:tcW w:w="1350" w:type="dxa"/>
          </w:tcPr>
          <w:p w14:paraId="51D181DD" w14:textId="77777777" w:rsidR="00D4098C" w:rsidRDefault="00927B4F" w:rsidP="00341550">
            <w:pPr>
              <w:spacing w:beforeLines="60" w:before="144" w:afterLines="60" w:after="144" w:line="240" w:lineRule="atLeast"/>
              <w:rPr>
                <w:snapToGrid w:val="0"/>
                <w:color w:val="000000"/>
              </w:rPr>
            </w:pPr>
            <w:r>
              <w:rPr>
                <w:snapToGrid w:val="0"/>
                <w:color w:val="000000"/>
              </w:rPr>
              <w:t>6</w:t>
            </w:r>
            <w:r w:rsidR="00D4098C">
              <w:rPr>
                <w:snapToGrid w:val="0"/>
                <w:color w:val="000000"/>
              </w:rPr>
              <w:t xml:space="preserve"> bytes</w:t>
            </w:r>
          </w:p>
        </w:tc>
        <w:tc>
          <w:tcPr>
            <w:tcW w:w="3780" w:type="dxa"/>
          </w:tcPr>
          <w:p w14:paraId="6D6FCCE1" w14:textId="77777777" w:rsidR="00D4098C" w:rsidRDefault="00927B4F" w:rsidP="00341550">
            <w:pPr>
              <w:spacing w:beforeLines="60" w:before="144" w:afterLines="60" w:after="144" w:line="240" w:lineRule="atLeast"/>
              <w:rPr>
                <w:snapToGrid w:val="0"/>
                <w:color w:val="000000"/>
              </w:rPr>
            </w:pPr>
            <w:r>
              <w:rPr>
                <w:snapToGrid w:val="0"/>
                <w:color w:val="000000"/>
              </w:rPr>
              <w:t xml:space="preserve">Terminal Capabilities </w:t>
            </w:r>
          </w:p>
        </w:tc>
        <w:tc>
          <w:tcPr>
            <w:tcW w:w="1260" w:type="dxa"/>
          </w:tcPr>
          <w:p w14:paraId="7513CC85" w14:textId="77777777" w:rsidR="00D4098C" w:rsidRDefault="00D4098C" w:rsidP="00341550">
            <w:pPr>
              <w:numPr>
                <w:ilvl w:val="0"/>
                <w:numId w:val="2"/>
              </w:numPr>
              <w:spacing w:beforeLines="60" w:before="144" w:afterLines="60" w:after="144" w:line="240" w:lineRule="atLeast"/>
              <w:jc w:val="center"/>
              <w:rPr>
                <w:snapToGrid w:val="0"/>
                <w:color w:val="000000"/>
              </w:rPr>
            </w:pPr>
          </w:p>
        </w:tc>
        <w:tc>
          <w:tcPr>
            <w:tcW w:w="924" w:type="dxa"/>
          </w:tcPr>
          <w:p w14:paraId="139A0307" w14:textId="77777777" w:rsidR="00D4098C" w:rsidRDefault="00D4098C" w:rsidP="00341550">
            <w:pPr>
              <w:spacing w:beforeLines="60" w:before="144" w:afterLines="60" w:after="144" w:line="240" w:lineRule="atLeast"/>
              <w:rPr>
                <w:snapToGrid w:val="0"/>
                <w:color w:val="000000"/>
              </w:rPr>
            </w:pPr>
          </w:p>
        </w:tc>
      </w:tr>
      <w:tr w:rsidR="00CD627E" w14:paraId="44CE8336" w14:textId="77777777" w:rsidTr="000C5121">
        <w:tc>
          <w:tcPr>
            <w:tcW w:w="900" w:type="dxa"/>
          </w:tcPr>
          <w:p w14:paraId="5247831A" w14:textId="77777777" w:rsidR="00CD627E" w:rsidRDefault="00CD627E" w:rsidP="00341550">
            <w:pPr>
              <w:spacing w:beforeLines="60" w:before="144" w:afterLines="60" w:after="144" w:line="240" w:lineRule="atLeast"/>
              <w:jc w:val="center"/>
              <w:rPr>
                <w:snapToGrid w:val="0"/>
                <w:color w:val="000000"/>
              </w:rPr>
            </w:pPr>
            <w:r>
              <w:rPr>
                <w:snapToGrid w:val="0"/>
                <w:color w:val="000000"/>
              </w:rPr>
              <w:t>B</w:t>
            </w:r>
          </w:p>
        </w:tc>
        <w:tc>
          <w:tcPr>
            <w:tcW w:w="1530" w:type="dxa"/>
          </w:tcPr>
          <w:p w14:paraId="1C7D6DD0" w14:textId="77777777" w:rsidR="00CD627E" w:rsidRDefault="00CD627E" w:rsidP="00341550">
            <w:pPr>
              <w:spacing w:beforeLines="60" w:before="144" w:afterLines="60" w:after="144" w:line="240" w:lineRule="atLeast"/>
              <w:rPr>
                <w:snapToGrid w:val="0"/>
                <w:color w:val="000000"/>
              </w:rPr>
            </w:pPr>
            <w:r>
              <w:rPr>
                <w:snapToGrid w:val="0"/>
                <w:color w:val="000000"/>
              </w:rPr>
              <w:t>PIC X(175)</w:t>
            </w:r>
          </w:p>
        </w:tc>
        <w:tc>
          <w:tcPr>
            <w:tcW w:w="1350" w:type="dxa"/>
          </w:tcPr>
          <w:p w14:paraId="12EA9796" w14:textId="77777777" w:rsidR="00CD627E" w:rsidRDefault="00CD627E" w:rsidP="00341550">
            <w:pPr>
              <w:spacing w:beforeLines="60" w:before="144" w:afterLines="60" w:after="144" w:line="240" w:lineRule="atLeast"/>
              <w:rPr>
                <w:snapToGrid w:val="0"/>
                <w:color w:val="000000"/>
              </w:rPr>
            </w:pPr>
            <w:r>
              <w:rPr>
                <w:snapToGrid w:val="0"/>
                <w:color w:val="000000"/>
              </w:rPr>
              <w:t>Variable 48 or 175 bytes</w:t>
            </w:r>
          </w:p>
        </w:tc>
        <w:tc>
          <w:tcPr>
            <w:tcW w:w="3780" w:type="dxa"/>
          </w:tcPr>
          <w:p w14:paraId="4CC612DC" w14:textId="77777777" w:rsidR="00CD627E" w:rsidRPr="00BD403F" w:rsidRDefault="00CD627E" w:rsidP="00341550">
            <w:pPr>
              <w:spacing w:beforeLines="60" w:before="144" w:afterLines="60" w:after="144" w:line="240" w:lineRule="atLeast"/>
              <w:rPr>
                <w:snapToGrid w:val="0"/>
                <w:color w:val="000000"/>
              </w:rPr>
            </w:pPr>
            <w:r w:rsidRPr="00BD403F">
              <w:rPr>
                <w:bCs/>
                <w:snapToGrid w:val="0"/>
              </w:rPr>
              <w:t>American Express Extended Address</w:t>
            </w:r>
          </w:p>
        </w:tc>
        <w:tc>
          <w:tcPr>
            <w:tcW w:w="1260" w:type="dxa"/>
          </w:tcPr>
          <w:p w14:paraId="65CE52B1" w14:textId="77777777" w:rsidR="00CD627E" w:rsidRDefault="00CD627E" w:rsidP="00341550">
            <w:pPr>
              <w:numPr>
                <w:ilvl w:val="0"/>
                <w:numId w:val="2"/>
              </w:numPr>
              <w:spacing w:beforeLines="60" w:before="144" w:afterLines="60" w:after="144" w:line="240" w:lineRule="atLeast"/>
              <w:jc w:val="center"/>
              <w:rPr>
                <w:snapToGrid w:val="0"/>
                <w:color w:val="000000"/>
              </w:rPr>
            </w:pPr>
          </w:p>
        </w:tc>
        <w:tc>
          <w:tcPr>
            <w:tcW w:w="924" w:type="dxa"/>
          </w:tcPr>
          <w:p w14:paraId="37474929" w14:textId="77777777" w:rsidR="00CD627E" w:rsidRDefault="00CD627E" w:rsidP="00341550">
            <w:pPr>
              <w:spacing w:beforeLines="60" w:before="144" w:afterLines="60" w:after="144" w:line="240" w:lineRule="atLeast"/>
              <w:rPr>
                <w:snapToGrid w:val="0"/>
                <w:color w:val="000000"/>
              </w:rPr>
            </w:pPr>
          </w:p>
        </w:tc>
      </w:tr>
      <w:tr w:rsidR="00011671" w14:paraId="261A455E" w14:textId="77777777" w:rsidTr="000C5121">
        <w:tc>
          <w:tcPr>
            <w:tcW w:w="900" w:type="dxa"/>
          </w:tcPr>
          <w:p w14:paraId="418C75E0" w14:textId="77777777" w:rsidR="00011671" w:rsidRDefault="00011671" w:rsidP="00341550">
            <w:pPr>
              <w:spacing w:beforeLines="60" w:before="144" w:afterLines="60" w:after="144" w:line="240" w:lineRule="atLeast"/>
              <w:jc w:val="center"/>
              <w:rPr>
                <w:snapToGrid w:val="0"/>
                <w:color w:val="000000"/>
              </w:rPr>
            </w:pPr>
            <w:r>
              <w:rPr>
                <w:snapToGrid w:val="0"/>
                <w:color w:val="000000"/>
              </w:rPr>
              <w:t>K</w:t>
            </w:r>
          </w:p>
        </w:tc>
        <w:tc>
          <w:tcPr>
            <w:tcW w:w="1530" w:type="dxa"/>
          </w:tcPr>
          <w:p w14:paraId="4492E240" w14:textId="77777777" w:rsidR="00011671" w:rsidRDefault="00011671" w:rsidP="00341550">
            <w:pPr>
              <w:spacing w:beforeLines="60" w:before="144" w:afterLines="60" w:after="144" w:line="240" w:lineRule="atLeast"/>
              <w:rPr>
                <w:snapToGrid w:val="0"/>
                <w:color w:val="000000"/>
              </w:rPr>
            </w:pPr>
            <w:r>
              <w:rPr>
                <w:snapToGrid w:val="0"/>
                <w:color w:val="000000"/>
              </w:rPr>
              <w:t>PIC X(19)</w:t>
            </w:r>
          </w:p>
        </w:tc>
        <w:tc>
          <w:tcPr>
            <w:tcW w:w="1350" w:type="dxa"/>
          </w:tcPr>
          <w:p w14:paraId="51FE7CDA" w14:textId="77777777" w:rsidR="00011671" w:rsidRDefault="00011671" w:rsidP="00341550">
            <w:pPr>
              <w:spacing w:beforeLines="60" w:before="144" w:afterLines="60" w:after="144" w:line="240" w:lineRule="atLeast"/>
              <w:rPr>
                <w:snapToGrid w:val="0"/>
                <w:color w:val="000000"/>
              </w:rPr>
            </w:pPr>
            <w:r>
              <w:rPr>
                <w:snapToGrid w:val="0"/>
                <w:color w:val="000000"/>
              </w:rPr>
              <w:t>19 bytes</w:t>
            </w:r>
          </w:p>
        </w:tc>
        <w:tc>
          <w:tcPr>
            <w:tcW w:w="3780" w:type="dxa"/>
          </w:tcPr>
          <w:p w14:paraId="2B089B9A" w14:textId="77777777" w:rsidR="00011671" w:rsidRPr="00BD403F" w:rsidRDefault="00011671" w:rsidP="00341550">
            <w:pPr>
              <w:spacing w:beforeLines="60" w:before="144" w:afterLines="60" w:after="144" w:line="240" w:lineRule="atLeast"/>
              <w:rPr>
                <w:bCs/>
                <w:snapToGrid w:val="0"/>
              </w:rPr>
            </w:pPr>
            <w:r>
              <w:rPr>
                <w:bCs/>
                <w:snapToGrid w:val="0"/>
              </w:rPr>
              <w:t>Masked PAN number</w:t>
            </w:r>
          </w:p>
        </w:tc>
        <w:tc>
          <w:tcPr>
            <w:tcW w:w="1260" w:type="dxa"/>
          </w:tcPr>
          <w:p w14:paraId="044625B6" w14:textId="77777777" w:rsidR="00011671" w:rsidRDefault="00011671" w:rsidP="00341550">
            <w:pPr>
              <w:numPr>
                <w:ilvl w:val="0"/>
                <w:numId w:val="2"/>
              </w:numPr>
              <w:spacing w:beforeLines="60" w:before="144" w:afterLines="60" w:after="144" w:line="240" w:lineRule="atLeast"/>
              <w:jc w:val="center"/>
              <w:rPr>
                <w:snapToGrid w:val="0"/>
                <w:color w:val="000000"/>
              </w:rPr>
            </w:pPr>
          </w:p>
        </w:tc>
        <w:tc>
          <w:tcPr>
            <w:tcW w:w="924" w:type="dxa"/>
          </w:tcPr>
          <w:p w14:paraId="12216487" w14:textId="77777777" w:rsidR="00011671" w:rsidRDefault="00011671" w:rsidP="00341550">
            <w:pPr>
              <w:spacing w:beforeLines="60" w:before="144" w:afterLines="60" w:after="144" w:line="240" w:lineRule="atLeast"/>
              <w:rPr>
                <w:snapToGrid w:val="0"/>
                <w:color w:val="000000"/>
              </w:rPr>
            </w:pPr>
          </w:p>
        </w:tc>
      </w:tr>
      <w:tr w:rsidR="00435F06" w14:paraId="48725865" w14:textId="77777777" w:rsidTr="000C5121">
        <w:tc>
          <w:tcPr>
            <w:tcW w:w="900" w:type="dxa"/>
          </w:tcPr>
          <w:p w14:paraId="58E3F513" w14:textId="77777777" w:rsidR="00435F06" w:rsidRDefault="00435F06" w:rsidP="00341550">
            <w:pPr>
              <w:spacing w:beforeLines="60" w:before="144" w:afterLines="60" w:after="144" w:line="240" w:lineRule="atLeast"/>
              <w:jc w:val="center"/>
              <w:rPr>
                <w:snapToGrid w:val="0"/>
                <w:color w:val="000000"/>
              </w:rPr>
            </w:pPr>
            <w:r>
              <w:rPr>
                <w:snapToGrid w:val="0"/>
                <w:color w:val="000000"/>
              </w:rPr>
              <w:t>L*</w:t>
            </w:r>
          </w:p>
        </w:tc>
        <w:tc>
          <w:tcPr>
            <w:tcW w:w="1530" w:type="dxa"/>
          </w:tcPr>
          <w:p w14:paraId="3C3DB025" w14:textId="77777777" w:rsidR="00435F06" w:rsidRPr="00A226C3" w:rsidRDefault="00435F06" w:rsidP="00341550">
            <w:pPr>
              <w:spacing w:beforeLines="60" w:before="144" w:afterLines="60" w:after="144" w:line="240" w:lineRule="atLeast"/>
              <w:rPr>
                <w:snapToGrid w:val="0"/>
                <w:color w:val="000000"/>
              </w:rPr>
            </w:pPr>
            <w:r w:rsidRPr="00A226C3">
              <w:rPr>
                <w:snapToGrid w:val="0"/>
                <w:color w:val="000000"/>
              </w:rPr>
              <w:t>PIC 9(15)</w:t>
            </w:r>
          </w:p>
        </w:tc>
        <w:tc>
          <w:tcPr>
            <w:tcW w:w="1350" w:type="dxa"/>
          </w:tcPr>
          <w:p w14:paraId="259B57E8" w14:textId="77777777" w:rsidR="00435F06" w:rsidRPr="00A226C3" w:rsidRDefault="00435F06" w:rsidP="00341550">
            <w:pPr>
              <w:spacing w:beforeLines="60" w:before="144" w:afterLines="60" w:after="144" w:line="240" w:lineRule="atLeast"/>
              <w:rPr>
                <w:snapToGrid w:val="0"/>
                <w:color w:val="000000"/>
              </w:rPr>
            </w:pPr>
            <w:r w:rsidRPr="00A226C3">
              <w:rPr>
                <w:snapToGrid w:val="0"/>
                <w:color w:val="000000"/>
              </w:rPr>
              <w:t>15 bytes</w:t>
            </w:r>
          </w:p>
        </w:tc>
        <w:tc>
          <w:tcPr>
            <w:tcW w:w="3780" w:type="dxa"/>
          </w:tcPr>
          <w:p w14:paraId="5388184D" w14:textId="77777777" w:rsidR="00435F06" w:rsidRPr="00A226C3" w:rsidRDefault="000E0536" w:rsidP="00341550">
            <w:pPr>
              <w:spacing w:beforeLines="60" w:before="144" w:afterLines="60" w:after="144" w:line="240" w:lineRule="atLeast"/>
              <w:rPr>
                <w:bCs/>
                <w:snapToGrid w:val="0"/>
              </w:rPr>
            </w:pPr>
            <w:hyperlink w:anchor="SFID_L" w:history="1">
              <w:r w:rsidR="00435F06" w:rsidRPr="00A226C3">
                <w:rPr>
                  <w:rStyle w:val="Hyperlink"/>
                  <w:bCs/>
                  <w:snapToGrid w:val="0"/>
                </w:rPr>
                <w:t>Additional Request Data</w:t>
              </w:r>
            </w:hyperlink>
            <w:r w:rsidR="00435F06" w:rsidRPr="00A226C3">
              <w:rPr>
                <w:bCs/>
                <w:snapToGrid w:val="0"/>
                <w:vertAlign w:val="superscript"/>
              </w:rPr>
              <w:t>1</w:t>
            </w:r>
            <w:r w:rsidR="00435F06" w:rsidRPr="00A226C3">
              <w:rPr>
                <w:bCs/>
                <w:snapToGrid w:val="0"/>
              </w:rPr>
              <w:t xml:space="preserve"> </w:t>
            </w:r>
          </w:p>
        </w:tc>
        <w:tc>
          <w:tcPr>
            <w:tcW w:w="1260" w:type="dxa"/>
          </w:tcPr>
          <w:p w14:paraId="27192495" w14:textId="77777777" w:rsidR="00435F06" w:rsidRDefault="00435F06" w:rsidP="00341550">
            <w:pPr>
              <w:numPr>
                <w:ilvl w:val="0"/>
                <w:numId w:val="2"/>
              </w:numPr>
              <w:spacing w:beforeLines="60" w:before="144" w:afterLines="60" w:after="144" w:line="240" w:lineRule="atLeast"/>
              <w:jc w:val="center"/>
              <w:rPr>
                <w:snapToGrid w:val="0"/>
                <w:color w:val="000000"/>
              </w:rPr>
            </w:pPr>
          </w:p>
        </w:tc>
        <w:tc>
          <w:tcPr>
            <w:tcW w:w="924" w:type="dxa"/>
          </w:tcPr>
          <w:p w14:paraId="0A9D1D1B" w14:textId="77777777" w:rsidR="00435F06" w:rsidRDefault="00435F06" w:rsidP="00341550">
            <w:pPr>
              <w:numPr>
                <w:ilvl w:val="0"/>
                <w:numId w:val="2"/>
              </w:numPr>
              <w:spacing w:beforeLines="60" w:before="144" w:afterLines="60" w:after="144" w:line="240" w:lineRule="atLeast"/>
              <w:jc w:val="center"/>
              <w:rPr>
                <w:snapToGrid w:val="0"/>
                <w:color w:val="000000"/>
              </w:rPr>
            </w:pPr>
          </w:p>
        </w:tc>
      </w:tr>
      <w:tr w:rsidR="00435F06" w14:paraId="6F48DCDC" w14:textId="77777777" w:rsidTr="000C5121">
        <w:tc>
          <w:tcPr>
            <w:tcW w:w="900" w:type="dxa"/>
          </w:tcPr>
          <w:p w14:paraId="65B5EE62" w14:textId="77777777" w:rsidR="00435F06" w:rsidRDefault="00435F06" w:rsidP="00341550">
            <w:pPr>
              <w:spacing w:beforeLines="60" w:before="144" w:afterLines="60" w:after="144" w:line="240" w:lineRule="atLeast"/>
              <w:jc w:val="center"/>
              <w:rPr>
                <w:snapToGrid w:val="0"/>
                <w:color w:val="000000"/>
              </w:rPr>
            </w:pPr>
            <w:r>
              <w:rPr>
                <w:snapToGrid w:val="0"/>
                <w:color w:val="000000"/>
              </w:rPr>
              <w:t>M*</w:t>
            </w:r>
          </w:p>
        </w:tc>
        <w:tc>
          <w:tcPr>
            <w:tcW w:w="1530" w:type="dxa"/>
          </w:tcPr>
          <w:p w14:paraId="0F8721B0" w14:textId="77777777" w:rsidR="00435F06" w:rsidRPr="00A226C3" w:rsidRDefault="00435F06" w:rsidP="00341550">
            <w:pPr>
              <w:spacing w:beforeLines="60" w:before="144" w:afterLines="60" w:after="144" w:line="240" w:lineRule="atLeast"/>
              <w:rPr>
                <w:snapToGrid w:val="0"/>
                <w:color w:val="000000"/>
              </w:rPr>
            </w:pPr>
            <w:r w:rsidRPr="00A226C3">
              <w:rPr>
                <w:snapToGrid w:val="0"/>
                <w:color w:val="000000"/>
              </w:rPr>
              <w:t>PIC X(1064)</w:t>
            </w:r>
          </w:p>
        </w:tc>
        <w:tc>
          <w:tcPr>
            <w:tcW w:w="1350" w:type="dxa"/>
          </w:tcPr>
          <w:p w14:paraId="4E24089F" w14:textId="77777777" w:rsidR="00435F06" w:rsidRPr="00A226C3" w:rsidRDefault="00435F06" w:rsidP="00341550">
            <w:pPr>
              <w:spacing w:beforeLines="60" w:before="144" w:afterLines="60" w:after="144" w:line="240" w:lineRule="atLeast"/>
              <w:rPr>
                <w:snapToGrid w:val="0"/>
                <w:color w:val="000000"/>
              </w:rPr>
            </w:pPr>
            <w:r w:rsidRPr="00A226C3">
              <w:rPr>
                <w:snapToGrid w:val="0"/>
                <w:color w:val="000000"/>
              </w:rPr>
              <w:t>Variable 64 – 1064 bytes</w:t>
            </w:r>
          </w:p>
        </w:tc>
        <w:tc>
          <w:tcPr>
            <w:tcW w:w="3780" w:type="dxa"/>
          </w:tcPr>
          <w:p w14:paraId="576B91A1" w14:textId="77777777" w:rsidR="00435F06" w:rsidRPr="00A226C3" w:rsidRDefault="000E0536" w:rsidP="00341550">
            <w:pPr>
              <w:spacing w:beforeLines="60" w:before="144" w:afterLines="60" w:after="144" w:line="240" w:lineRule="atLeast"/>
              <w:rPr>
                <w:bCs/>
                <w:snapToGrid w:val="0"/>
              </w:rPr>
            </w:pPr>
            <w:hyperlink w:anchor="SFID_M" w:history="1">
              <w:r w:rsidR="00435F06" w:rsidRPr="00A226C3">
                <w:rPr>
                  <w:rStyle w:val="Hyperlink"/>
                  <w:bCs/>
                  <w:snapToGrid w:val="0"/>
                </w:rPr>
                <w:t>Additional Response Data</w:t>
              </w:r>
            </w:hyperlink>
            <w:r w:rsidR="00435F06" w:rsidRPr="00A226C3">
              <w:rPr>
                <w:bCs/>
                <w:snapToGrid w:val="0"/>
                <w:vertAlign w:val="superscript"/>
              </w:rPr>
              <w:t>2</w:t>
            </w:r>
            <w:r w:rsidR="00435F06" w:rsidRPr="00A226C3">
              <w:rPr>
                <w:bCs/>
                <w:snapToGrid w:val="0"/>
              </w:rPr>
              <w:t xml:space="preserve"> </w:t>
            </w:r>
          </w:p>
        </w:tc>
        <w:tc>
          <w:tcPr>
            <w:tcW w:w="1260" w:type="dxa"/>
          </w:tcPr>
          <w:p w14:paraId="54BEAD78" w14:textId="77777777" w:rsidR="00435F06" w:rsidRDefault="00435F06" w:rsidP="00341550">
            <w:pPr>
              <w:numPr>
                <w:ilvl w:val="0"/>
                <w:numId w:val="2"/>
              </w:numPr>
              <w:spacing w:beforeLines="60" w:before="144" w:afterLines="60" w:after="144" w:line="240" w:lineRule="atLeast"/>
              <w:jc w:val="center"/>
              <w:rPr>
                <w:snapToGrid w:val="0"/>
                <w:color w:val="000000"/>
              </w:rPr>
            </w:pPr>
          </w:p>
        </w:tc>
        <w:tc>
          <w:tcPr>
            <w:tcW w:w="924" w:type="dxa"/>
          </w:tcPr>
          <w:p w14:paraId="3211C895" w14:textId="77777777" w:rsidR="00435F06" w:rsidRDefault="00435F06" w:rsidP="00341550">
            <w:pPr>
              <w:numPr>
                <w:ilvl w:val="0"/>
                <w:numId w:val="2"/>
              </w:numPr>
              <w:spacing w:beforeLines="60" w:before="144" w:afterLines="60" w:after="144" w:line="240" w:lineRule="atLeast"/>
              <w:jc w:val="center"/>
              <w:rPr>
                <w:snapToGrid w:val="0"/>
                <w:color w:val="000000"/>
              </w:rPr>
            </w:pPr>
          </w:p>
        </w:tc>
      </w:tr>
      <w:tr w:rsidR="002D3001" w:rsidRPr="00DA7A00" w14:paraId="3360047E" w14:textId="77777777" w:rsidTr="000C5121">
        <w:tc>
          <w:tcPr>
            <w:tcW w:w="900" w:type="dxa"/>
          </w:tcPr>
          <w:p w14:paraId="594DD0DE" w14:textId="77777777" w:rsidR="002D3001" w:rsidRPr="002D3001" w:rsidRDefault="002D3001" w:rsidP="00341550">
            <w:pPr>
              <w:spacing w:beforeLines="60" w:before="144" w:afterLines="60" w:after="144" w:line="240" w:lineRule="atLeast"/>
              <w:jc w:val="center"/>
              <w:rPr>
                <w:snapToGrid w:val="0"/>
                <w:color w:val="000000"/>
              </w:rPr>
            </w:pPr>
            <w:r>
              <w:rPr>
                <w:snapToGrid w:val="0"/>
                <w:color w:val="000000"/>
              </w:rPr>
              <w:t>N</w:t>
            </w:r>
          </w:p>
        </w:tc>
        <w:tc>
          <w:tcPr>
            <w:tcW w:w="1530" w:type="dxa"/>
          </w:tcPr>
          <w:p w14:paraId="1952B2B0" w14:textId="77777777" w:rsidR="002D3001" w:rsidRPr="00DA7A00" w:rsidRDefault="002D3001" w:rsidP="00341550">
            <w:pPr>
              <w:spacing w:beforeLines="60" w:before="144" w:afterLines="60" w:after="144" w:line="240" w:lineRule="atLeast"/>
              <w:rPr>
                <w:snapToGrid w:val="0"/>
                <w:color w:val="000000"/>
              </w:rPr>
            </w:pPr>
            <w:r w:rsidRPr="00DA7A00">
              <w:rPr>
                <w:snapToGrid w:val="0"/>
                <w:color w:val="000000"/>
              </w:rPr>
              <w:t>PIC 9(</w:t>
            </w:r>
            <w:r>
              <w:rPr>
                <w:snapToGrid w:val="0"/>
                <w:color w:val="000000"/>
              </w:rPr>
              <w:t>2</w:t>
            </w:r>
            <w:r w:rsidRPr="00DA7A00">
              <w:rPr>
                <w:snapToGrid w:val="0"/>
                <w:color w:val="000000"/>
              </w:rPr>
              <w:t>)</w:t>
            </w:r>
          </w:p>
        </w:tc>
        <w:tc>
          <w:tcPr>
            <w:tcW w:w="1350" w:type="dxa"/>
          </w:tcPr>
          <w:p w14:paraId="149DBBD8" w14:textId="77777777" w:rsidR="002D3001" w:rsidRPr="00DA7A00" w:rsidRDefault="002D3001" w:rsidP="00341550">
            <w:pPr>
              <w:spacing w:beforeLines="60" w:before="144" w:afterLines="60" w:after="144" w:line="240" w:lineRule="atLeast"/>
              <w:rPr>
                <w:snapToGrid w:val="0"/>
                <w:color w:val="000000"/>
              </w:rPr>
            </w:pPr>
            <w:r>
              <w:rPr>
                <w:snapToGrid w:val="0"/>
                <w:color w:val="000000"/>
              </w:rPr>
              <w:t>2</w:t>
            </w:r>
            <w:r w:rsidRPr="00DA7A00">
              <w:rPr>
                <w:snapToGrid w:val="0"/>
                <w:color w:val="000000"/>
              </w:rPr>
              <w:t xml:space="preserve"> bytes</w:t>
            </w:r>
          </w:p>
        </w:tc>
        <w:tc>
          <w:tcPr>
            <w:tcW w:w="3780" w:type="dxa"/>
          </w:tcPr>
          <w:p w14:paraId="023BFFE6" w14:textId="77777777" w:rsidR="002D3001" w:rsidRPr="00DA7A00" w:rsidRDefault="00166BB2" w:rsidP="00341550">
            <w:pPr>
              <w:spacing w:beforeLines="60" w:before="144" w:afterLines="60" w:after="144" w:line="240" w:lineRule="atLeast"/>
              <w:rPr>
                <w:bCs/>
                <w:snapToGrid w:val="0"/>
              </w:rPr>
            </w:pPr>
            <w:r>
              <w:rPr>
                <w:bCs/>
                <w:snapToGrid w:val="0"/>
              </w:rPr>
              <w:t>Card Totals Group Index</w:t>
            </w:r>
          </w:p>
        </w:tc>
        <w:tc>
          <w:tcPr>
            <w:tcW w:w="1260" w:type="dxa"/>
          </w:tcPr>
          <w:p w14:paraId="52D4D765" w14:textId="77777777" w:rsidR="002D3001" w:rsidRPr="002D3001" w:rsidRDefault="002D3001" w:rsidP="00341550">
            <w:pPr>
              <w:numPr>
                <w:ilvl w:val="0"/>
                <w:numId w:val="2"/>
              </w:numPr>
              <w:spacing w:beforeLines="60" w:before="144" w:afterLines="60" w:after="144" w:line="240" w:lineRule="atLeast"/>
              <w:jc w:val="center"/>
              <w:rPr>
                <w:snapToGrid w:val="0"/>
                <w:color w:val="000000"/>
              </w:rPr>
            </w:pPr>
          </w:p>
        </w:tc>
        <w:tc>
          <w:tcPr>
            <w:tcW w:w="924" w:type="dxa"/>
          </w:tcPr>
          <w:p w14:paraId="4A582A6A" w14:textId="77777777" w:rsidR="002D3001" w:rsidRPr="00166BB2" w:rsidRDefault="002D3001" w:rsidP="00341550">
            <w:pPr>
              <w:numPr>
                <w:ilvl w:val="0"/>
                <w:numId w:val="2"/>
              </w:numPr>
              <w:spacing w:beforeLines="60" w:before="144" w:afterLines="60" w:after="144" w:line="240" w:lineRule="atLeast"/>
              <w:jc w:val="center"/>
              <w:rPr>
                <w:snapToGrid w:val="0"/>
                <w:color w:val="000000"/>
              </w:rPr>
            </w:pPr>
          </w:p>
        </w:tc>
      </w:tr>
      <w:tr w:rsidR="002D3001" w14:paraId="28D2E567" w14:textId="77777777" w:rsidTr="000C5121">
        <w:tc>
          <w:tcPr>
            <w:tcW w:w="900" w:type="dxa"/>
          </w:tcPr>
          <w:p w14:paraId="05992367" w14:textId="77777777" w:rsidR="002D3001" w:rsidRPr="002D3001" w:rsidRDefault="002D3001" w:rsidP="00341550">
            <w:pPr>
              <w:spacing w:beforeLines="60" w:before="144" w:afterLines="60" w:after="144" w:line="240" w:lineRule="atLeast"/>
              <w:jc w:val="center"/>
              <w:rPr>
                <w:snapToGrid w:val="0"/>
                <w:color w:val="000000"/>
              </w:rPr>
            </w:pPr>
            <w:r>
              <w:rPr>
                <w:snapToGrid w:val="0"/>
                <w:color w:val="000000"/>
              </w:rPr>
              <w:t>O</w:t>
            </w:r>
          </w:p>
        </w:tc>
        <w:tc>
          <w:tcPr>
            <w:tcW w:w="1530" w:type="dxa"/>
          </w:tcPr>
          <w:p w14:paraId="5EEFE0C9" w14:textId="77777777" w:rsidR="002D3001" w:rsidRPr="00DA7A00" w:rsidRDefault="002D3001" w:rsidP="00341550">
            <w:pPr>
              <w:spacing w:beforeLines="60" w:before="144" w:afterLines="60" w:after="144" w:line="240" w:lineRule="atLeast"/>
              <w:rPr>
                <w:snapToGrid w:val="0"/>
                <w:color w:val="000000"/>
              </w:rPr>
            </w:pPr>
            <w:r w:rsidRPr="00DA7A00">
              <w:rPr>
                <w:snapToGrid w:val="0"/>
                <w:color w:val="000000"/>
              </w:rPr>
              <w:t xml:space="preserve">PIC </w:t>
            </w:r>
            <w:r w:rsidR="00AA504F">
              <w:rPr>
                <w:snapToGrid w:val="0"/>
                <w:color w:val="000000"/>
              </w:rPr>
              <w:t>X</w:t>
            </w:r>
            <w:r w:rsidRPr="00DA7A00">
              <w:rPr>
                <w:snapToGrid w:val="0"/>
                <w:color w:val="000000"/>
              </w:rPr>
              <w:t>(</w:t>
            </w:r>
            <w:r w:rsidR="00AA504F">
              <w:rPr>
                <w:snapToGrid w:val="0"/>
                <w:color w:val="000000"/>
              </w:rPr>
              <w:t>739</w:t>
            </w:r>
            <w:r w:rsidRPr="00DA7A00">
              <w:rPr>
                <w:snapToGrid w:val="0"/>
                <w:color w:val="000000"/>
              </w:rPr>
              <w:t>)</w:t>
            </w:r>
          </w:p>
        </w:tc>
        <w:tc>
          <w:tcPr>
            <w:tcW w:w="1350" w:type="dxa"/>
          </w:tcPr>
          <w:p w14:paraId="338F6BF7" w14:textId="77777777" w:rsidR="002D3001" w:rsidRPr="00DA7A00" w:rsidRDefault="00166BB2" w:rsidP="00341550">
            <w:pPr>
              <w:spacing w:beforeLines="60" w:before="144" w:afterLines="60" w:after="144" w:line="240" w:lineRule="atLeast"/>
              <w:rPr>
                <w:snapToGrid w:val="0"/>
                <w:color w:val="000000"/>
              </w:rPr>
            </w:pPr>
            <w:r>
              <w:rPr>
                <w:snapToGrid w:val="0"/>
                <w:color w:val="000000"/>
              </w:rPr>
              <w:t>V</w:t>
            </w:r>
            <w:r w:rsidR="00AA504F">
              <w:rPr>
                <w:snapToGrid w:val="0"/>
                <w:color w:val="000000"/>
              </w:rPr>
              <w:t>ariable 82 - 739</w:t>
            </w:r>
            <w:r w:rsidR="002D3001" w:rsidRPr="00DA7A00">
              <w:rPr>
                <w:snapToGrid w:val="0"/>
                <w:color w:val="000000"/>
              </w:rPr>
              <w:t xml:space="preserve"> bytes</w:t>
            </w:r>
          </w:p>
        </w:tc>
        <w:tc>
          <w:tcPr>
            <w:tcW w:w="3780" w:type="dxa"/>
          </w:tcPr>
          <w:p w14:paraId="202DC09E" w14:textId="77777777" w:rsidR="002D3001" w:rsidRPr="00DA7A00" w:rsidRDefault="00166BB2" w:rsidP="00341550">
            <w:pPr>
              <w:spacing w:beforeLines="60" w:before="144" w:afterLines="60" w:after="144" w:line="240" w:lineRule="atLeast"/>
              <w:rPr>
                <w:bCs/>
                <w:snapToGrid w:val="0"/>
              </w:rPr>
            </w:pPr>
            <w:r>
              <w:rPr>
                <w:bCs/>
                <w:snapToGrid w:val="0"/>
              </w:rPr>
              <w:t>Card totals</w:t>
            </w:r>
          </w:p>
        </w:tc>
        <w:tc>
          <w:tcPr>
            <w:tcW w:w="1260" w:type="dxa"/>
          </w:tcPr>
          <w:p w14:paraId="164337BB" w14:textId="77777777" w:rsidR="002D3001" w:rsidRPr="002D3001" w:rsidRDefault="002D3001" w:rsidP="00341550">
            <w:pPr>
              <w:spacing w:beforeLines="60" w:before="144" w:afterLines="60" w:after="144" w:line="240" w:lineRule="atLeast"/>
              <w:jc w:val="center"/>
              <w:rPr>
                <w:snapToGrid w:val="0"/>
                <w:color w:val="000000"/>
              </w:rPr>
            </w:pPr>
          </w:p>
        </w:tc>
        <w:tc>
          <w:tcPr>
            <w:tcW w:w="924" w:type="dxa"/>
          </w:tcPr>
          <w:p w14:paraId="2BBDBB9B" w14:textId="77777777" w:rsidR="002D3001" w:rsidRPr="00166BB2" w:rsidRDefault="002D3001" w:rsidP="00341550">
            <w:pPr>
              <w:numPr>
                <w:ilvl w:val="0"/>
                <w:numId w:val="2"/>
              </w:numPr>
              <w:spacing w:beforeLines="60" w:before="144" w:afterLines="60" w:after="144" w:line="240" w:lineRule="atLeast"/>
              <w:jc w:val="center"/>
              <w:rPr>
                <w:snapToGrid w:val="0"/>
                <w:color w:val="000000"/>
              </w:rPr>
            </w:pPr>
          </w:p>
        </w:tc>
      </w:tr>
      <w:tr w:rsidR="00D65CF9" w:rsidRPr="00C36DF9" w14:paraId="12E8FF0E" w14:textId="77777777" w:rsidTr="000C5121">
        <w:tc>
          <w:tcPr>
            <w:tcW w:w="900" w:type="dxa"/>
          </w:tcPr>
          <w:p w14:paraId="3DB76DD2" w14:textId="77777777" w:rsidR="00D65CF9" w:rsidRPr="00775E51" w:rsidRDefault="00D65CF9" w:rsidP="00341550">
            <w:pPr>
              <w:spacing w:beforeLines="60" w:before="144" w:afterLines="60" w:after="144" w:line="240" w:lineRule="atLeast"/>
              <w:jc w:val="center"/>
              <w:rPr>
                <w:snapToGrid w:val="0"/>
                <w:color w:val="BFBFBF" w:themeColor="background1" w:themeShade="BF"/>
              </w:rPr>
            </w:pPr>
            <w:r w:rsidRPr="00775E51">
              <w:rPr>
                <w:snapToGrid w:val="0"/>
                <w:color w:val="BFBFBF" w:themeColor="background1" w:themeShade="BF"/>
              </w:rPr>
              <w:t>P</w:t>
            </w:r>
          </w:p>
        </w:tc>
        <w:tc>
          <w:tcPr>
            <w:tcW w:w="1530" w:type="dxa"/>
          </w:tcPr>
          <w:p w14:paraId="40FCDD1E" w14:textId="77777777" w:rsidR="00D65CF9" w:rsidRPr="00775E51" w:rsidRDefault="00D65CF9" w:rsidP="00341550">
            <w:pPr>
              <w:spacing w:beforeLines="60" w:before="144" w:afterLines="60" w:after="144" w:line="240" w:lineRule="atLeast"/>
              <w:rPr>
                <w:snapToGrid w:val="0"/>
                <w:color w:val="BFBFBF" w:themeColor="background1" w:themeShade="BF"/>
              </w:rPr>
            </w:pPr>
            <w:r w:rsidRPr="00775E51">
              <w:rPr>
                <w:snapToGrid w:val="0"/>
                <w:color w:val="BFBFBF" w:themeColor="background1" w:themeShade="BF"/>
              </w:rPr>
              <w:t>PIC X(196)</w:t>
            </w:r>
          </w:p>
        </w:tc>
        <w:tc>
          <w:tcPr>
            <w:tcW w:w="1350" w:type="dxa"/>
          </w:tcPr>
          <w:p w14:paraId="3FBB9AD8" w14:textId="77777777" w:rsidR="00D65CF9" w:rsidRPr="00775E51" w:rsidRDefault="00D65CF9" w:rsidP="00341550">
            <w:pPr>
              <w:spacing w:beforeLines="60" w:before="144" w:afterLines="60" w:after="144" w:line="240" w:lineRule="atLeast"/>
              <w:rPr>
                <w:snapToGrid w:val="0"/>
                <w:color w:val="BFBFBF" w:themeColor="background1" w:themeShade="BF"/>
              </w:rPr>
            </w:pPr>
            <w:r w:rsidRPr="00775E51">
              <w:rPr>
                <w:snapToGrid w:val="0"/>
                <w:color w:val="BFBFBF" w:themeColor="background1" w:themeShade="BF"/>
              </w:rPr>
              <w:t>Variable 68 – 196 bytes</w:t>
            </w:r>
          </w:p>
        </w:tc>
        <w:tc>
          <w:tcPr>
            <w:tcW w:w="3780" w:type="dxa"/>
          </w:tcPr>
          <w:p w14:paraId="1B302D3C" w14:textId="77777777" w:rsidR="00D65CF9" w:rsidRPr="00775E51" w:rsidRDefault="00D65CF9" w:rsidP="00341550">
            <w:pPr>
              <w:spacing w:beforeLines="60" w:before="144" w:afterLines="60" w:after="144" w:line="240" w:lineRule="atLeast"/>
              <w:rPr>
                <w:bCs/>
                <w:snapToGrid w:val="0"/>
                <w:color w:val="BFBFBF" w:themeColor="background1" w:themeShade="BF"/>
              </w:rPr>
            </w:pPr>
            <w:r w:rsidRPr="00775E51">
              <w:rPr>
                <w:bCs/>
                <w:snapToGrid w:val="0"/>
                <w:color w:val="BFBFBF" w:themeColor="background1" w:themeShade="BF"/>
              </w:rPr>
              <w:t>Prepaid Gift Card information in Discover transactions</w:t>
            </w:r>
          </w:p>
        </w:tc>
        <w:tc>
          <w:tcPr>
            <w:tcW w:w="1260" w:type="dxa"/>
          </w:tcPr>
          <w:p w14:paraId="22440554" w14:textId="77777777" w:rsidR="00D65CF9" w:rsidRPr="00775E51" w:rsidRDefault="00D65CF9" w:rsidP="00341550">
            <w:pPr>
              <w:spacing w:beforeLines="60" w:before="144" w:afterLines="60" w:after="144" w:line="240" w:lineRule="atLeast"/>
              <w:jc w:val="center"/>
              <w:rPr>
                <w:snapToGrid w:val="0"/>
                <w:color w:val="BFBFBF" w:themeColor="background1" w:themeShade="BF"/>
              </w:rPr>
            </w:pPr>
            <w:r w:rsidRPr="00775E51">
              <w:rPr>
                <w:snapToGrid w:val="0"/>
                <w:color w:val="BFBFBF" w:themeColor="background1" w:themeShade="BF"/>
              </w:rPr>
              <w:sym w:font="Wingdings" w:char="F0FC"/>
            </w:r>
          </w:p>
        </w:tc>
        <w:tc>
          <w:tcPr>
            <w:tcW w:w="924" w:type="dxa"/>
          </w:tcPr>
          <w:p w14:paraId="268D39A4" w14:textId="77777777" w:rsidR="00D65CF9" w:rsidRPr="00775E51" w:rsidRDefault="00D65CF9" w:rsidP="00341550">
            <w:pPr>
              <w:numPr>
                <w:ilvl w:val="0"/>
                <w:numId w:val="2"/>
              </w:numPr>
              <w:spacing w:beforeLines="60" w:before="144" w:afterLines="60" w:after="144" w:line="240" w:lineRule="atLeast"/>
              <w:jc w:val="center"/>
              <w:rPr>
                <w:snapToGrid w:val="0"/>
                <w:color w:val="BFBFBF" w:themeColor="background1" w:themeShade="BF"/>
              </w:rPr>
            </w:pPr>
          </w:p>
        </w:tc>
      </w:tr>
      <w:tr w:rsidR="00D65CF9" w14:paraId="4C48317A" w14:textId="77777777" w:rsidTr="000C5121">
        <w:tc>
          <w:tcPr>
            <w:tcW w:w="900" w:type="dxa"/>
          </w:tcPr>
          <w:p w14:paraId="0F8D7197" w14:textId="77777777" w:rsidR="00D65CF9" w:rsidRDefault="00D65CF9" w:rsidP="00341550">
            <w:pPr>
              <w:spacing w:beforeLines="60" w:before="144" w:afterLines="60" w:after="144" w:line="240" w:lineRule="atLeast"/>
              <w:jc w:val="center"/>
              <w:rPr>
                <w:snapToGrid w:val="0"/>
                <w:color w:val="000000"/>
              </w:rPr>
            </w:pPr>
            <w:r>
              <w:rPr>
                <w:snapToGrid w:val="0"/>
                <w:color w:val="000000"/>
              </w:rPr>
              <w:t>Q</w:t>
            </w:r>
          </w:p>
        </w:tc>
        <w:tc>
          <w:tcPr>
            <w:tcW w:w="1530" w:type="dxa"/>
          </w:tcPr>
          <w:p w14:paraId="404B557E" w14:textId="77777777" w:rsidR="00D65CF9" w:rsidRPr="00DA7A00" w:rsidRDefault="00D65CF9" w:rsidP="00341550">
            <w:pPr>
              <w:spacing w:beforeLines="60" w:before="144" w:afterLines="60" w:after="144" w:line="240" w:lineRule="atLeast"/>
              <w:rPr>
                <w:snapToGrid w:val="0"/>
                <w:color w:val="000000"/>
              </w:rPr>
            </w:pPr>
            <w:r>
              <w:rPr>
                <w:snapToGrid w:val="0"/>
                <w:color w:val="000000"/>
              </w:rPr>
              <w:t>PIC X(14)</w:t>
            </w:r>
          </w:p>
        </w:tc>
        <w:tc>
          <w:tcPr>
            <w:tcW w:w="1350" w:type="dxa"/>
          </w:tcPr>
          <w:p w14:paraId="251B9FFC" w14:textId="77777777" w:rsidR="00D65CF9" w:rsidRDefault="00D65CF9" w:rsidP="00341550">
            <w:pPr>
              <w:spacing w:beforeLines="60" w:before="144" w:afterLines="60" w:after="144" w:line="240" w:lineRule="atLeast"/>
              <w:rPr>
                <w:snapToGrid w:val="0"/>
                <w:color w:val="000000"/>
              </w:rPr>
            </w:pPr>
            <w:r>
              <w:rPr>
                <w:snapToGrid w:val="0"/>
                <w:color w:val="000000"/>
              </w:rPr>
              <w:t>Variable 5 – 14 bytes</w:t>
            </w:r>
          </w:p>
        </w:tc>
        <w:tc>
          <w:tcPr>
            <w:tcW w:w="3780" w:type="dxa"/>
          </w:tcPr>
          <w:p w14:paraId="2FD55EE3" w14:textId="77777777" w:rsidR="00D65CF9" w:rsidRDefault="00D65CF9" w:rsidP="00341550">
            <w:pPr>
              <w:spacing w:beforeLines="60" w:before="144" w:afterLines="60" w:after="144" w:line="240" w:lineRule="atLeast"/>
              <w:rPr>
                <w:bCs/>
                <w:snapToGrid w:val="0"/>
              </w:rPr>
            </w:pPr>
            <w:r>
              <w:rPr>
                <w:bCs/>
                <w:snapToGrid w:val="0"/>
              </w:rPr>
              <w:t>Digital Wallet information</w:t>
            </w:r>
          </w:p>
        </w:tc>
        <w:tc>
          <w:tcPr>
            <w:tcW w:w="1260" w:type="dxa"/>
          </w:tcPr>
          <w:p w14:paraId="27A60A3A" w14:textId="77777777" w:rsidR="00D65CF9" w:rsidRPr="002D3001" w:rsidRDefault="00D65CF9" w:rsidP="00341550">
            <w:pPr>
              <w:spacing w:beforeLines="60" w:before="144" w:afterLines="60" w:after="144" w:line="240" w:lineRule="atLeast"/>
              <w:jc w:val="center"/>
              <w:rPr>
                <w:snapToGrid w:val="0"/>
                <w:color w:val="000000"/>
              </w:rPr>
            </w:pPr>
            <w:r>
              <w:rPr>
                <w:snapToGrid w:val="0"/>
                <w:color w:val="000000"/>
              </w:rPr>
              <w:sym w:font="Wingdings" w:char="F0FC"/>
            </w:r>
          </w:p>
        </w:tc>
        <w:tc>
          <w:tcPr>
            <w:tcW w:w="924" w:type="dxa"/>
          </w:tcPr>
          <w:p w14:paraId="27E30BCB" w14:textId="77777777" w:rsidR="00D65CF9" w:rsidRPr="00166BB2" w:rsidRDefault="00D65CF9" w:rsidP="00341550">
            <w:pPr>
              <w:numPr>
                <w:ilvl w:val="0"/>
                <w:numId w:val="2"/>
              </w:numPr>
              <w:spacing w:beforeLines="60" w:before="144" w:afterLines="60" w:after="144" w:line="240" w:lineRule="atLeast"/>
              <w:jc w:val="center"/>
              <w:rPr>
                <w:snapToGrid w:val="0"/>
                <w:color w:val="000000"/>
              </w:rPr>
            </w:pPr>
          </w:p>
        </w:tc>
      </w:tr>
      <w:tr w:rsidR="002D2027" w14:paraId="756AD851" w14:textId="77777777" w:rsidTr="000C5121">
        <w:tc>
          <w:tcPr>
            <w:tcW w:w="900" w:type="dxa"/>
            <w:shd w:val="clear" w:color="auto" w:fill="auto"/>
          </w:tcPr>
          <w:p w14:paraId="089F0125" w14:textId="77777777" w:rsidR="002D2027" w:rsidRDefault="002D2027" w:rsidP="00341550">
            <w:pPr>
              <w:spacing w:beforeLines="60" w:before="144" w:afterLines="60" w:after="144" w:line="240" w:lineRule="atLeast"/>
              <w:jc w:val="center"/>
              <w:rPr>
                <w:snapToGrid w:val="0"/>
                <w:color w:val="000000"/>
              </w:rPr>
            </w:pPr>
            <w:r>
              <w:rPr>
                <w:snapToGrid w:val="0"/>
                <w:color w:val="000000"/>
              </w:rPr>
              <w:lastRenderedPageBreak/>
              <w:t>R</w:t>
            </w:r>
          </w:p>
        </w:tc>
        <w:tc>
          <w:tcPr>
            <w:tcW w:w="1530" w:type="dxa"/>
            <w:shd w:val="clear" w:color="auto" w:fill="auto"/>
          </w:tcPr>
          <w:p w14:paraId="56FBAA87" w14:textId="77777777" w:rsidR="002D2027" w:rsidRDefault="00707FB2" w:rsidP="00341550">
            <w:pPr>
              <w:spacing w:beforeLines="60" w:before="144" w:afterLines="60" w:after="144" w:line="240" w:lineRule="atLeast"/>
              <w:rPr>
                <w:snapToGrid w:val="0"/>
                <w:color w:val="000000"/>
              </w:rPr>
            </w:pPr>
            <w:r>
              <w:rPr>
                <w:snapToGrid w:val="0"/>
                <w:color w:val="000000"/>
              </w:rPr>
              <w:t>PIC X(14)</w:t>
            </w:r>
          </w:p>
        </w:tc>
        <w:tc>
          <w:tcPr>
            <w:tcW w:w="1350" w:type="dxa"/>
            <w:shd w:val="clear" w:color="auto" w:fill="auto"/>
          </w:tcPr>
          <w:p w14:paraId="0FC9DED4" w14:textId="77777777" w:rsidR="002D2027" w:rsidRDefault="00707FB2" w:rsidP="00341550">
            <w:pPr>
              <w:spacing w:beforeLines="60" w:before="144" w:afterLines="60" w:after="144" w:line="240" w:lineRule="atLeast"/>
              <w:rPr>
                <w:snapToGrid w:val="0"/>
                <w:color w:val="000000"/>
              </w:rPr>
            </w:pPr>
            <w:r>
              <w:rPr>
                <w:snapToGrid w:val="0"/>
                <w:color w:val="000000"/>
              </w:rPr>
              <w:t>14 bytes</w:t>
            </w:r>
          </w:p>
        </w:tc>
        <w:tc>
          <w:tcPr>
            <w:tcW w:w="3780" w:type="dxa"/>
            <w:shd w:val="clear" w:color="auto" w:fill="auto"/>
          </w:tcPr>
          <w:p w14:paraId="4E762010" w14:textId="77777777" w:rsidR="002D2027" w:rsidRDefault="002D2027" w:rsidP="00341550">
            <w:pPr>
              <w:spacing w:beforeLines="60" w:before="144" w:afterLines="60" w:after="144" w:line="240" w:lineRule="atLeast"/>
              <w:rPr>
                <w:bCs/>
                <w:snapToGrid w:val="0"/>
              </w:rPr>
            </w:pPr>
            <w:r>
              <w:rPr>
                <w:bCs/>
                <w:snapToGrid w:val="0"/>
              </w:rPr>
              <w:t>Token Request Data</w:t>
            </w:r>
          </w:p>
        </w:tc>
        <w:tc>
          <w:tcPr>
            <w:tcW w:w="1260" w:type="dxa"/>
            <w:shd w:val="clear" w:color="auto" w:fill="auto"/>
          </w:tcPr>
          <w:p w14:paraId="24B8F6BB" w14:textId="77777777" w:rsidR="002D2027" w:rsidRPr="00AE18FD" w:rsidRDefault="002D2027"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66DE3381" w14:textId="77777777" w:rsidR="002D2027" w:rsidRPr="00166BB2" w:rsidRDefault="002D2027" w:rsidP="00341550">
            <w:pPr>
              <w:spacing w:beforeLines="60" w:before="144" w:afterLines="60" w:after="144" w:line="240" w:lineRule="atLeast"/>
              <w:jc w:val="center"/>
              <w:rPr>
                <w:snapToGrid w:val="0"/>
                <w:color w:val="000000"/>
              </w:rPr>
            </w:pPr>
          </w:p>
        </w:tc>
      </w:tr>
      <w:tr w:rsidR="002D2027" w14:paraId="0E0DB3A6" w14:textId="77777777" w:rsidTr="000C5121">
        <w:tc>
          <w:tcPr>
            <w:tcW w:w="900" w:type="dxa"/>
            <w:shd w:val="clear" w:color="auto" w:fill="auto"/>
          </w:tcPr>
          <w:p w14:paraId="1EF99051" w14:textId="77777777" w:rsidR="002D2027" w:rsidRDefault="002D2027" w:rsidP="00341550">
            <w:pPr>
              <w:spacing w:beforeLines="60" w:before="144" w:afterLines="60" w:after="144" w:line="240" w:lineRule="atLeast"/>
              <w:jc w:val="center"/>
              <w:rPr>
                <w:snapToGrid w:val="0"/>
                <w:color w:val="000000"/>
              </w:rPr>
            </w:pPr>
            <w:r>
              <w:rPr>
                <w:snapToGrid w:val="0"/>
                <w:color w:val="000000"/>
              </w:rPr>
              <w:t>S</w:t>
            </w:r>
          </w:p>
        </w:tc>
        <w:tc>
          <w:tcPr>
            <w:tcW w:w="1530" w:type="dxa"/>
            <w:shd w:val="clear" w:color="auto" w:fill="auto"/>
          </w:tcPr>
          <w:p w14:paraId="672234B0" w14:textId="77777777" w:rsidR="002D2027" w:rsidRDefault="00707FB2" w:rsidP="00341550">
            <w:pPr>
              <w:spacing w:beforeLines="60" w:before="144" w:afterLines="60" w:after="144" w:line="240" w:lineRule="atLeast"/>
              <w:rPr>
                <w:snapToGrid w:val="0"/>
                <w:color w:val="000000"/>
              </w:rPr>
            </w:pPr>
            <w:r>
              <w:rPr>
                <w:snapToGrid w:val="0"/>
                <w:color w:val="000000"/>
              </w:rPr>
              <w:t>PIC X(27)</w:t>
            </w:r>
          </w:p>
        </w:tc>
        <w:tc>
          <w:tcPr>
            <w:tcW w:w="1350" w:type="dxa"/>
            <w:shd w:val="clear" w:color="auto" w:fill="auto"/>
          </w:tcPr>
          <w:p w14:paraId="264C25CC" w14:textId="77777777" w:rsidR="002D2027" w:rsidRDefault="00707FB2" w:rsidP="00341550">
            <w:pPr>
              <w:spacing w:beforeLines="60" w:before="144" w:afterLines="60" w:after="144" w:line="240" w:lineRule="atLeast"/>
              <w:rPr>
                <w:snapToGrid w:val="0"/>
                <w:color w:val="000000"/>
              </w:rPr>
            </w:pPr>
            <w:r>
              <w:rPr>
                <w:snapToGrid w:val="0"/>
                <w:color w:val="000000"/>
              </w:rPr>
              <w:t>27 bytes</w:t>
            </w:r>
          </w:p>
        </w:tc>
        <w:tc>
          <w:tcPr>
            <w:tcW w:w="3780" w:type="dxa"/>
            <w:shd w:val="clear" w:color="auto" w:fill="auto"/>
          </w:tcPr>
          <w:p w14:paraId="5252BF20" w14:textId="77777777" w:rsidR="002D2027" w:rsidRDefault="002D2027" w:rsidP="00341550">
            <w:pPr>
              <w:spacing w:beforeLines="60" w:before="144" w:afterLines="60" w:after="144" w:line="240" w:lineRule="atLeast"/>
              <w:rPr>
                <w:bCs/>
                <w:snapToGrid w:val="0"/>
              </w:rPr>
            </w:pPr>
            <w:r>
              <w:rPr>
                <w:bCs/>
                <w:snapToGrid w:val="0"/>
              </w:rPr>
              <w:t>Token Response Data</w:t>
            </w:r>
          </w:p>
        </w:tc>
        <w:tc>
          <w:tcPr>
            <w:tcW w:w="1260" w:type="dxa"/>
            <w:shd w:val="clear" w:color="auto" w:fill="auto"/>
          </w:tcPr>
          <w:p w14:paraId="4B7B1B6C" w14:textId="77777777" w:rsidR="002D2027" w:rsidRDefault="002D2027" w:rsidP="00341550">
            <w:pPr>
              <w:tabs>
                <w:tab w:val="num" w:pos="360"/>
              </w:tabs>
              <w:spacing w:beforeLines="60" w:before="144" w:afterLines="60" w:after="144" w:line="240" w:lineRule="atLeast"/>
              <w:ind w:left="360" w:hanging="360"/>
              <w:jc w:val="center"/>
              <w:rPr>
                <w:snapToGrid w:val="0"/>
                <w:color w:val="000000"/>
              </w:rPr>
            </w:pPr>
          </w:p>
        </w:tc>
        <w:tc>
          <w:tcPr>
            <w:tcW w:w="924" w:type="dxa"/>
            <w:shd w:val="clear" w:color="auto" w:fill="auto"/>
          </w:tcPr>
          <w:p w14:paraId="4CD7CE2F" w14:textId="77777777" w:rsidR="002D2027" w:rsidRPr="00166BB2" w:rsidRDefault="002D2027" w:rsidP="00341550">
            <w:pPr>
              <w:numPr>
                <w:ilvl w:val="0"/>
                <w:numId w:val="2"/>
              </w:numPr>
              <w:spacing w:beforeLines="60" w:before="144" w:afterLines="60" w:after="144" w:line="240" w:lineRule="atLeast"/>
              <w:jc w:val="center"/>
              <w:rPr>
                <w:snapToGrid w:val="0"/>
                <w:color w:val="000000"/>
              </w:rPr>
            </w:pPr>
          </w:p>
        </w:tc>
      </w:tr>
      <w:tr w:rsidR="00BC028C" w14:paraId="3BCE3310" w14:textId="77777777" w:rsidTr="000C5121">
        <w:tc>
          <w:tcPr>
            <w:tcW w:w="900" w:type="dxa"/>
            <w:shd w:val="clear" w:color="auto" w:fill="auto"/>
          </w:tcPr>
          <w:p w14:paraId="3EB1A13A" w14:textId="77777777" w:rsidR="00BC028C" w:rsidRDefault="00BC028C" w:rsidP="00341550">
            <w:pPr>
              <w:spacing w:beforeLines="60" w:before="144" w:afterLines="60" w:after="144" w:line="240" w:lineRule="atLeast"/>
              <w:jc w:val="center"/>
              <w:rPr>
                <w:snapToGrid w:val="0"/>
                <w:color w:val="000000"/>
              </w:rPr>
            </w:pPr>
            <w:r>
              <w:rPr>
                <w:snapToGrid w:val="0"/>
                <w:color w:val="000000"/>
              </w:rPr>
              <w:t>T</w:t>
            </w:r>
          </w:p>
        </w:tc>
        <w:tc>
          <w:tcPr>
            <w:tcW w:w="1530" w:type="dxa"/>
            <w:shd w:val="clear" w:color="auto" w:fill="auto"/>
          </w:tcPr>
          <w:p w14:paraId="3F82F135" w14:textId="77777777" w:rsidR="00BC028C" w:rsidRDefault="00BC028C" w:rsidP="00341550">
            <w:pPr>
              <w:spacing w:beforeLines="60" w:before="144" w:afterLines="60" w:after="144" w:line="240" w:lineRule="atLeast"/>
              <w:rPr>
                <w:snapToGrid w:val="0"/>
                <w:color w:val="000000"/>
              </w:rPr>
            </w:pPr>
            <w:r>
              <w:rPr>
                <w:snapToGrid w:val="0"/>
                <w:color w:val="000000"/>
              </w:rPr>
              <w:t>PIC X(8)</w:t>
            </w:r>
          </w:p>
        </w:tc>
        <w:tc>
          <w:tcPr>
            <w:tcW w:w="1350" w:type="dxa"/>
            <w:shd w:val="clear" w:color="auto" w:fill="auto"/>
          </w:tcPr>
          <w:p w14:paraId="1D6C4E81" w14:textId="77777777" w:rsidR="00BC028C" w:rsidRDefault="00BC028C" w:rsidP="00341550">
            <w:pPr>
              <w:spacing w:beforeLines="60" w:before="144" w:afterLines="60" w:after="144" w:line="240" w:lineRule="atLeast"/>
              <w:rPr>
                <w:snapToGrid w:val="0"/>
                <w:color w:val="000000"/>
              </w:rPr>
            </w:pPr>
            <w:r>
              <w:rPr>
                <w:snapToGrid w:val="0"/>
                <w:color w:val="000000"/>
              </w:rPr>
              <w:t>8 bytes</w:t>
            </w:r>
          </w:p>
        </w:tc>
        <w:tc>
          <w:tcPr>
            <w:tcW w:w="3780" w:type="dxa"/>
            <w:shd w:val="clear" w:color="auto" w:fill="auto"/>
          </w:tcPr>
          <w:p w14:paraId="5F0C72F1" w14:textId="77777777" w:rsidR="00BC028C" w:rsidRDefault="00BC028C" w:rsidP="00341550">
            <w:pPr>
              <w:spacing w:beforeLines="60" w:before="144" w:afterLines="60" w:after="144" w:line="240" w:lineRule="atLeast"/>
              <w:rPr>
                <w:bCs/>
                <w:snapToGrid w:val="0"/>
              </w:rPr>
            </w:pPr>
            <w:r w:rsidRPr="00BC028C">
              <w:rPr>
                <w:bCs/>
                <w:snapToGrid w:val="0"/>
              </w:rPr>
              <w:t>E-commerce Additional Information</w:t>
            </w:r>
          </w:p>
        </w:tc>
        <w:tc>
          <w:tcPr>
            <w:tcW w:w="1260" w:type="dxa"/>
            <w:shd w:val="clear" w:color="auto" w:fill="auto"/>
          </w:tcPr>
          <w:p w14:paraId="7BA27DB6" w14:textId="77777777" w:rsidR="00BC028C" w:rsidRDefault="00BC028C"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23BD9A1E" w14:textId="77777777" w:rsidR="00BC028C" w:rsidRPr="00166BB2" w:rsidRDefault="00BC028C" w:rsidP="00BC028C">
            <w:pPr>
              <w:spacing w:beforeLines="60" w:before="144" w:afterLines="60" w:after="144" w:line="240" w:lineRule="atLeast"/>
              <w:ind w:left="360"/>
              <w:rPr>
                <w:snapToGrid w:val="0"/>
                <w:color w:val="000000"/>
              </w:rPr>
            </w:pPr>
          </w:p>
        </w:tc>
      </w:tr>
      <w:tr w:rsidR="000B76FA" w14:paraId="710055C7" w14:textId="77777777" w:rsidTr="000C5121">
        <w:tc>
          <w:tcPr>
            <w:tcW w:w="900" w:type="dxa"/>
            <w:shd w:val="clear" w:color="auto" w:fill="auto"/>
          </w:tcPr>
          <w:p w14:paraId="7089AF32" w14:textId="77777777" w:rsidR="000B76FA" w:rsidRDefault="000B76FA" w:rsidP="00341550">
            <w:pPr>
              <w:spacing w:beforeLines="60" w:before="144" w:afterLines="60" w:after="144" w:line="240" w:lineRule="atLeast"/>
              <w:jc w:val="center"/>
              <w:rPr>
                <w:snapToGrid w:val="0"/>
                <w:color w:val="000000"/>
              </w:rPr>
            </w:pPr>
            <w:r>
              <w:rPr>
                <w:snapToGrid w:val="0"/>
                <w:color w:val="000000"/>
              </w:rPr>
              <w:t>U</w:t>
            </w:r>
          </w:p>
        </w:tc>
        <w:tc>
          <w:tcPr>
            <w:tcW w:w="1530" w:type="dxa"/>
            <w:shd w:val="clear" w:color="auto" w:fill="auto"/>
          </w:tcPr>
          <w:p w14:paraId="6D130ED1" w14:textId="77777777" w:rsidR="000B76FA" w:rsidRDefault="000B76FA" w:rsidP="00341550">
            <w:pPr>
              <w:spacing w:beforeLines="60" w:before="144" w:afterLines="60" w:after="144" w:line="240" w:lineRule="atLeast"/>
              <w:rPr>
                <w:snapToGrid w:val="0"/>
                <w:color w:val="000000"/>
              </w:rPr>
            </w:pPr>
            <w:r>
              <w:rPr>
                <w:snapToGrid w:val="0"/>
                <w:color w:val="000000"/>
              </w:rPr>
              <w:t>TLV</w:t>
            </w:r>
          </w:p>
        </w:tc>
        <w:tc>
          <w:tcPr>
            <w:tcW w:w="1350" w:type="dxa"/>
            <w:shd w:val="clear" w:color="auto" w:fill="auto"/>
          </w:tcPr>
          <w:p w14:paraId="0F2C594C" w14:textId="77777777" w:rsidR="000B76FA" w:rsidRDefault="000B76FA" w:rsidP="00341550">
            <w:pPr>
              <w:spacing w:beforeLines="60" w:before="144" w:afterLines="60" w:after="144" w:line="240" w:lineRule="atLeast"/>
              <w:rPr>
                <w:snapToGrid w:val="0"/>
                <w:color w:val="000000"/>
              </w:rPr>
            </w:pPr>
            <w:r>
              <w:rPr>
                <w:snapToGrid w:val="0"/>
                <w:color w:val="000000"/>
              </w:rPr>
              <w:t>Variable</w:t>
            </w:r>
          </w:p>
        </w:tc>
        <w:tc>
          <w:tcPr>
            <w:tcW w:w="3780" w:type="dxa"/>
            <w:shd w:val="clear" w:color="auto" w:fill="auto"/>
          </w:tcPr>
          <w:p w14:paraId="336A6558" w14:textId="77777777" w:rsidR="000B76FA" w:rsidRPr="00BC028C" w:rsidRDefault="000B76FA" w:rsidP="00341550">
            <w:pPr>
              <w:spacing w:beforeLines="60" w:before="144" w:afterLines="60" w:after="144" w:line="240" w:lineRule="atLeast"/>
              <w:rPr>
                <w:bCs/>
                <w:snapToGrid w:val="0"/>
              </w:rPr>
            </w:pPr>
            <w:r>
              <w:rPr>
                <w:bCs/>
                <w:snapToGrid w:val="0"/>
              </w:rPr>
              <w:t>Additional Processing Information</w:t>
            </w:r>
          </w:p>
        </w:tc>
        <w:tc>
          <w:tcPr>
            <w:tcW w:w="1260" w:type="dxa"/>
            <w:shd w:val="clear" w:color="auto" w:fill="auto"/>
          </w:tcPr>
          <w:p w14:paraId="13BEA54E" w14:textId="77777777" w:rsidR="000B76FA" w:rsidRDefault="000B76FA"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13D86DFE" w14:textId="77777777" w:rsidR="000B76FA" w:rsidRPr="00166BB2" w:rsidRDefault="000B76FA" w:rsidP="00BC028C">
            <w:pPr>
              <w:spacing w:beforeLines="60" w:before="144" w:afterLines="60" w:after="144" w:line="240" w:lineRule="atLeast"/>
              <w:ind w:left="360"/>
              <w:rPr>
                <w:snapToGrid w:val="0"/>
                <w:color w:val="000000"/>
              </w:rPr>
            </w:pPr>
          </w:p>
        </w:tc>
      </w:tr>
      <w:tr w:rsidR="000B76FA" w14:paraId="5F4B7A36" w14:textId="77777777" w:rsidTr="000C5121">
        <w:tc>
          <w:tcPr>
            <w:tcW w:w="900" w:type="dxa"/>
            <w:shd w:val="clear" w:color="auto" w:fill="auto"/>
          </w:tcPr>
          <w:p w14:paraId="34E7AF73" w14:textId="77777777" w:rsidR="000B76FA" w:rsidRDefault="000B76FA" w:rsidP="00341550">
            <w:pPr>
              <w:spacing w:beforeLines="60" w:before="144" w:afterLines="60" w:after="144" w:line="240" w:lineRule="atLeast"/>
              <w:jc w:val="center"/>
              <w:rPr>
                <w:snapToGrid w:val="0"/>
                <w:color w:val="000000"/>
              </w:rPr>
            </w:pPr>
            <w:r>
              <w:rPr>
                <w:snapToGrid w:val="0"/>
                <w:color w:val="000000"/>
              </w:rPr>
              <w:t>W</w:t>
            </w:r>
          </w:p>
        </w:tc>
        <w:tc>
          <w:tcPr>
            <w:tcW w:w="1530" w:type="dxa"/>
            <w:shd w:val="clear" w:color="auto" w:fill="auto"/>
          </w:tcPr>
          <w:p w14:paraId="3742A7DE" w14:textId="77777777" w:rsidR="000B76FA" w:rsidRDefault="000B76FA" w:rsidP="00341550">
            <w:pPr>
              <w:spacing w:beforeLines="60" w:before="144" w:afterLines="60" w:after="144" w:line="240" w:lineRule="atLeast"/>
              <w:rPr>
                <w:snapToGrid w:val="0"/>
                <w:color w:val="000000"/>
              </w:rPr>
            </w:pPr>
            <w:r>
              <w:rPr>
                <w:snapToGrid w:val="0"/>
                <w:color w:val="000000"/>
              </w:rPr>
              <w:t>PIC X(2)</w:t>
            </w:r>
          </w:p>
        </w:tc>
        <w:tc>
          <w:tcPr>
            <w:tcW w:w="1350" w:type="dxa"/>
            <w:shd w:val="clear" w:color="auto" w:fill="auto"/>
          </w:tcPr>
          <w:p w14:paraId="132EC85E" w14:textId="77777777" w:rsidR="000B76FA" w:rsidRDefault="000B76FA" w:rsidP="00341550">
            <w:pPr>
              <w:spacing w:beforeLines="60" w:before="144" w:afterLines="60" w:after="144" w:line="240" w:lineRule="atLeast"/>
              <w:rPr>
                <w:snapToGrid w:val="0"/>
                <w:color w:val="000000"/>
              </w:rPr>
            </w:pPr>
            <w:r>
              <w:rPr>
                <w:snapToGrid w:val="0"/>
                <w:color w:val="000000"/>
              </w:rPr>
              <w:t>2 bytes</w:t>
            </w:r>
          </w:p>
        </w:tc>
        <w:tc>
          <w:tcPr>
            <w:tcW w:w="3780" w:type="dxa"/>
            <w:shd w:val="clear" w:color="auto" w:fill="auto"/>
          </w:tcPr>
          <w:p w14:paraId="04C97407" w14:textId="77777777" w:rsidR="000B76FA" w:rsidRDefault="000B76FA" w:rsidP="00341550">
            <w:pPr>
              <w:spacing w:beforeLines="60" w:before="144" w:afterLines="60" w:after="144" w:line="240" w:lineRule="atLeast"/>
              <w:rPr>
                <w:bCs/>
                <w:snapToGrid w:val="0"/>
              </w:rPr>
            </w:pPr>
            <w:r>
              <w:rPr>
                <w:bCs/>
                <w:snapToGrid w:val="0"/>
              </w:rPr>
              <w:t>mPOS Acceptance Device</w:t>
            </w:r>
          </w:p>
        </w:tc>
        <w:tc>
          <w:tcPr>
            <w:tcW w:w="1260" w:type="dxa"/>
            <w:shd w:val="clear" w:color="auto" w:fill="auto"/>
          </w:tcPr>
          <w:p w14:paraId="3F74D4A9" w14:textId="77777777" w:rsidR="000B76FA" w:rsidRDefault="000B76FA"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000F2001" w14:textId="77777777" w:rsidR="000B76FA" w:rsidRPr="00166BB2" w:rsidRDefault="000B76FA" w:rsidP="00BC028C">
            <w:pPr>
              <w:spacing w:beforeLines="60" w:before="144" w:afterLines="60" w:after="144" w:line="240" w:lineRule="atLeast"/>
              <w:ind w:left="360"/>
              <w:rPr>
                <w:snapToGrid w:val="0"/>
                <w:color w:val="000000"/>
              </w:rPr>
            </w:pPr>
          </w:p>
        </w:tc>
      </w:tr>
      <w:tr w:rsidR="000B76FA" w14:paraId="403C76A1" w14:textId="77777777" w:rsidTr="000C5121">
        <w:tc>
          <w:tcPr>
            <w:tcW w:w="900" w:type="dxa"/>
            <w:shd w:val="clear" w:color="auto" w:fill="auto"/>
          </w:tcPr>
          <w:p w14:paraId="6D9C5E21" w14:textId="77777777" w:rsidR="000B76FA" w:rsidRDefault="000B76FA" w:rsidP="00341550">
            <w:pPr>
              <w:spacing w:beforeLines="60" w:before="144" w:afterLines="60" w:after="144" w:line="240" w:lineRule="atLeast"/>
              <w:jc w:val="center"/>
              <w:rPr>
                <w:snapToGrid w:val="0"/>
                <w:color w:val="000000"/>
              </w:rPr>
            </w:pPr>
            <w:r>
              <w:rPr>
                <w:snapToGrid w:val="0"/>
                <w:color w:val="000000"/>
              </w:rPr>
              <w:t>Y</w:t>
            </w:r>
          </w:p>
        </w:tc>
        <w:tc>
          <w:tcPr>
            <w:tcW w:w="1530" w:type="dxa"/>
            <w:shd w:val="clear" w:color="auto" w:fill="auto"/>
          </w:tcPr>
          <w:p w14:paraId="22D410C6" w14:textId="77777777" w:rsidR="000B76FA" w:rsidRDefault="000B76FA" w:rsidP="00341550">
            <w:pPr>
              <w:spacing w:beforeLines="60" w:before="144" w:afterLines="60" w:after="144" w:line="240" w:lineRule="atLeast"/>
              <w:rPr>
                <w:snapToGrid w:val="0"/>
                <w:color w:val="000000"/>
              </w:rPr>
            </w:pPr>
            <w:r>
              <w:rPr>
                <w:snapToGrid w:val="0"/>
                <w:color w:val="000000"/>
              </w:rPr>
              <w:t>PIC X(</w:t>
            </w:r>
            <w:r w:rsidR="00F73B72">
              <w:rPr>
                <w:snapToGrid w:val="0"/>
                <w:color w:val="000000"/>
              </w:rPr>
              <w:t>36)</w:t>
            </w:r>
          </w:p>
        </w:tc>
        <w:tc>
          <w:tcPr>
            <w:tcW w:w="1350" w:type="dxa"/>
            <w:shd w:val="clear" w:color="auto" w:fill="auto"/>
          </w:tcPr>
          <w:p w14:paraId="3C944E47" w14:textId="77777777" w:rsidR="000B76FA" w:rsidRDefault="00F73B72" w:rsidP="00341550">
            <w:pPr>
              <w:spacing w:beforeLines="60" w:before="144" w:afterLines="60" w:after="144" w:line="240" w:lineRule="atLeast"/>
              <w:rPr>
                <w:snapToGrid w:val="0"/>
                <w:color w:val="000000"/>
              </w:rPr>
            </w:pPr>
            <w:r>
              <w:rPr>
                <w:snapToGrid w:val="0"/>
                <w:color w:val="000000"/>
              </w:rPr>
              <w:t>36 bytes</w:t>
            </w:r>
          </w:p>
        </w:tc>
        <w:tc>
          <w:tcPr>
            <w:tcW w:w="3780" w:type="dxa"/>
            <w:shd w:val="clear" w:color="auto" w:fill="auto"/>
          </w:tcPr>
          <w:p w14:paraId="208BC52C" w14:textId="77777777" w:rsidR="000B76FA" w:rsidRDefault="00F73B72" w:rsidP="00341550">
            <w:pPr>
              <w:spacing w:beforeLines="60" w:before="144" w:afterLines="60" w:after="144" w:line="240" w:lineRule="atLeast"/>
              <w:rPr>
                <w:bCs/>
                <w:snapToGrid w:val="0"/>
              </w:rPr>
            </w:pPr>
            <w:r>
              <w:rPr>
                <w:bCs/>
                <w:snapToGrid w:val="0"/>
              </w:rPr>
              <w:t>Extended Authentication Data</w:t>
            </w:r>
          </w:p>
        </w:tc>
        <w:tc>
          <w:tcPr>
            <w:tcW w:w="1260" w:type="dxa"/>
            <w:shd w:val="clear" w:color="auto" w:fill="auto"/>
          </w:tcPr>
          <w:p w14:paraId="2D17F87C" w14:textId="77777777" w:rsidR="000B76FA" w:rsidRDefault="00F73B72"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0BA47C2D" w14:textId="77777777" w:rsidR="000B76FA" w:rsidRPr="00166BB2" w:rsidRDefault="000B76FA" w:rsidP="00BC028C">
            <w:pPr>
              <w:spacing w:beforeLines="60" w:before="144" w:afterLines="60" w:after="144" w:line="240" w:lineRule="atLeast"/>
              <w:ind w:left="360"/>
              <w:rPr>
                <w:snapToGrid w:val="0"/>
                <w:color w:val="000000"/>
              </w:rPr>
            </w:pPr>
          </w:p>
        </w:tc>
      </w:tr>
      <w:tr w:rsidR="00C640B1" w14:paraId="5859C418" w14:textId="77777777" w:rsidTr="000C5121">
        <w:tc>
          <w:tcPr>
            <w:tcW w:w="900" w:type="dxa"/>
            <w:shd w:val="clear" w:color="auto" w:fill="auto"/>
          </w:tcPr>
          <w:p w14:paraId="6A9FE5BD" w14:textId="77777777" w:rsidR="00C640B1" w:rsidRDefault="00C640B1" w:rsidP="00341550">
            <w:pPr>
              <w:spacing w:beforeLines="60" w:before="144" w:afterLines="60" w:after="144" w:line="240" w:lineRule="atLeast"/>
              <w:jc w:val="center"/>
              <w:rPr>
                <w:snapToGrid w:val="0"/>
                <w:color w:val="000000"/>
              </w:rPr>
            </w:pPr>
            <w:r>
              <w:rPr>
                <w:snapToGrid w:val="0"/>
                <w:color w:val="000000"/>
              </w:rPr>
              <w:t>a</w:t>
            </w:r>
          </w:p>
        </w:tc>
        <w:tc>
          <w:tcPr>
            <w:tcW w:w="1530" w:type="dxa"/>
            <w:shd w:val="clear" w:color="auto" w:fill="auto"/>
          </w:tcPr>
          <w:p w14:paraId="133D690B" w14:textId="77777777" w:rsidR="00C640B1" w:rsidRDefault="00C640B1" w:rsidP="00341550">
            <w:pPr>
              <w:spacing w:beforeLines="60" w:before="144" w:afterLines="60" w:after="144" w:line="240" w:lineRule="atLeast"/>
              <w:rPr>
                <w:snapToGrid w:val="0"/>
                <w:color w:val="000000"/>
              </w:rPr>
            </w:pPr>
            <w:r>
              <w:rPr>
                <w:snapToGrid w:val="0"/>
                <w:color w:val="000000"/>
              </w:rPr>
              <w:t>PIC X(1)</w:t>
            </w:r>
          </w:p>
        </w:tc>
        <w:tc>
          <w:tcPr>
            <w:tcW w:w="1350" w:type="dxa"/>
            <w:shd w:val="clear" w:color="auto" w:fill="auto"/>
          </w:tcPr>
          <w:p w14:paraId="35F37542" w14:textId="77777777" w:rsidR="00C640B1" w:rsidRDefault="00C640B1" w:rsidP="00341550">
            <w:pPr>
              <w:spacing w:beforeLines="60" w:before="144" w:afterLines="60" w:after="144" w:line="240" w:lineRule="atLeast"/>
              <w:rPr>
                <w:snapToGrid w:val="0"/>
                <w:color w:val="000000"/>
              </w:rPr>
            </w:pPr>
            <w:r>
              <w:rPr>
                <w:snapToGrid w:val="0"/>
                <w:color w:val="000000"/>
              </w:rPr>
              <w:t>1 byte</w:t>
            </w:r>
          </w:p>
        </w:tc>
        <w:tc>
          <w:tcPr>
            <w:tcW w:w="3780" w:type="dxa"/>
            <w:shd w:val="clear" w:color="auto" w:fill="auto"/>
          </w:tcPr>
          <w:p w14:paraId="57E62989" w14:textId="77777777" w:rsidR="00C640B1" w:rsidRDefault="00C640B1" w:rsidP="00341550">
            <w:pPr>
              <w:spacing w:beforeLines="60" w:before="144" w:afterLines="60" w:after="144" w:line="240" w:lineRule="atLeast"/>
              <w:rPr>
                <w:bCs/>
                <w:snapToGrid w:val="0"/>
              </w:rPr>
            </w:pPr>
            <w:r>
              <w:rPr>
                <w:bCs/>
                <w:snapToGrid w:val="0"/>
              </w:rPr>
              <w:t>Multiple Completion Indicator</w:t>
            </w:r>
          </w:p>
        </w:tc>
        <w:tc>
          <w:tcPr>
            <w:tcW w:w="1260" w:type="dxa"/>
            <w:shd w:val="clear" w:color="auto" w:fill="auto"/>
          </w:tcPr>
          <w:p w14:paraId="33D44E54" w14:textId="77777777" w:rsidR="00C640B1" w:rsidRDefault="00C640B1" w:rsidP="00341550">
            <w:pPr>
              <w:tabs>
                <w:tab w:val="num" w:pos="360"/>
              </w:tabs>
              <w:spacing w:beforeLines="60" w:before="144" w:afterLines="60" w:after="144" w:line="240" w:lineRule="atLeast"/>
              <w:ind w:left="360" w:hanging="360"/>
              <w:jc w:val="center"/>
              <w:rPr>
                <w:snapToGrid w:val="0"/>
                <w:color w:val="000000"/>
              </w:rPr>
            </w:pPr>
            <w:r>
              <w:rPr>
                <w:snapToGrid w:val="0"/>
                <w:color w:val="000000"/>
              </w:rPr>
              <w:sym w:font="Wingdings" w:char="F0FC"/>
            </w:r>
          </w:p>
        </w:tc>
        <w:tc>
          <w:tcPr>
            <w:tcW w:w="924" w:type="dxa"/>
            <w:shd w:val="clear" w:color="auto" w:fill="auto"/>
          </w:tcPr>
          <w:p w14:paraId="72CDB305" w14:textId="77777777" w:rsidR="00C640B1" w:rsidRPr="00166BB2" w:rsidRDefault="00C640B1" w:rsidP="00BC028C">
            <w:pPr>
              <w:spacing w:beforeLines="60" w:before="144" w:afterLines="60" w:after="144" w:line="240" w:lineRule="atLeast"/>
              <w:ind w:left="360"/>
              <w:rPr>
                <w:snapToGrid w:val="0"/>
                <w:color w:val="000000"/>
              </w:rPr>
            </w:pPr>
          </w:p>
        </w:tc>
      </w:tr>
    </w:tbl>
    <w:p w14:paraId="06C4C189" w14:textId="714E3541" w:rsidR="00435F06" w:rsidRPr="00A226C3" w:rsidRDefault="00435F06" w:rsidP="00435F06">
      <w:pPr>
        <w:tabs>
          <w:tab w:val="left" w:pos="0"/>
          <w:tab w:val="left" w:pos="720"/>
          <w:tab w:val="left" w:pos="1440"/>
          <w:tab w:val="left" w:pos="2160"/>
          <w:tab w:val="left" w:pos="2880"/>
          <w:tab w:val="left" w:pos="3600"/>
          <w:tab w:val="left" w:pos="4320"/>
        </w:tabs>
        <w:spacing w:line="240" w:lineRule="atLeast"/>
        <w:rPr>
          <w:snapToGrid w:val="0"/>
          <w:color w:val="000000"/>
        </w:rPr>
      </w:pPr>
      <w:r w:rsidRPr="00A226C3">
        <w:rPr>
          <w:snapToGrid w:val="0"/>
          <w:color w:val="000000"/>
          <w:sz w:val="24"/>
          <w:vertAlign w:val="superscript"/>
        </w:rPr>
        <w:t xml:space="preserve">1 </w:t>
      </w:r>
      <w:r w:rsidRPr="00A226C3">
        <w:rPr>
          <w:snapToGrid w:val="0"/>
          <w:color w:val="000000"/>
        </w:rPr>
        <w:t>Applicable to TD Loyalty (Fusion) purchase transaction.</w:t>
      </w:r>
    </w:p>
    <w:p w14:paraId="45415F10" w14:textId="77777777" w:rsidR="00435F06" w:rsidRPr="003E7352" w:rsidRDefault="00435F06" w:rsidP="00435F06">
      <w:pPr>
        <w:tabs>
          <w:tab w:val="left" w:pos="0"/>
          <w:tab w:val="left" w:pos="720"/>
          <w:tab w:val="left" w:pos="1440"/>
          <w:tab w:val="left" w:pos="2160"/>
          <w:tab w:val="left" w:pos="2880"/>
          <w:tab w:val="left" w:pos="3600"/>
          <w:tab w:val="left" w:pos="4320"/>
        </w:tabs>
        <w:spacing w:line="240" w:lineRule="atLeast"/>
        <w:rPr>
          <w:snapToGrid w:val="0"/>
          <w:color w:val="000000"/>
          <w:sz w:val="24"/>
        </w:rPr>
      </w:pPr>
      <w:r w:rsidRPr="00A226C3">
        <w:rPr>
          <w:snapToGrid w:val="0"/>
          <w:color w:val="000000"/>
          <w:sz w:val="24"/>
          <w:vertAlign w:val="superscript"/>
        </w:rPr>
        <w:t xml:space="preserve">2 </w:t>
      </w:r>
      <w:r w:rsidRPr="00A226C3">
        <w:rPr>
          <w:snapToGrid w:val="0"/>
          <w:color w:val="000000"/>
        </w:rPr>
        <w:t>Applicable to TD Loyalty (Fusion) purchase and purchase adjustment transactions.</w:t>
      </w:r>
    </w:p>
    <w:p w14:paraId="77E8CEC9" w14:textId="77777777" w:rsidR="00435F06" w:rsidRPr="00435F06" w:rsidRDefault="00166BB2" w:rsidP="00927B4F">
      <w:pPr>
        <w:tabs>
          <w:tab w:val="left" w:pos="0"/>
          <w:tab w:val="left" w:pos="720"/>
          <w:tab w:val="left" w:pos="1440"/>
          <w:tab w:val="left" w:pos="2160"/>
          <w:tab w:val="left" w:pos="2880"/>
          <w:tab w:val="left" w:pos="3600"/>
          <w:tab w:val="left" w:pos="4320"/>
        </w:tabs>
        <w:spacing w:line="240" w:lineRule="atLeast"/>
        <w:rPr>
          <w:rFonts w:eastAsia="PMingLiU"/>
          <w:lang w:eastAsia="zh-TW"/>
        </w:rPr>
      </w:pPr>
      <w:r>
        <w:rPr>
          <w:rFonts w:eastAsia="PMingLiU"/>
          <w:lang w:eastAsia="zh-TW"/>
        </w:rPr>
        <w:t>*</w:t>
      </w:r>
      <w:r w:rsidR="00435F06" w:rsidRPr="00435F06">
        <w:rPr>
          <w:rFonts w:eastAsia="PMingLiU"/>
          <w:lang w:eastAsia="zh-TW"/>
        </w:rPr>
        <w:t>The subfi</w:t>
      </w:r>
      <w:r w:rsidR="00435F06">
        <w:rPr>
          <w:rFonts w:eastAsia="PMingLiU"/>
          <w:lang w:eastAsia="zh-TW"/>
        </w:rPr>
        <w:t>e</w:t>
      </w:r>
      <w:r w:rsidR="00435F06" w:rsidRPr="00435F06">
        <w:rPr>
          <w:rFonts w:eastAsia="PMingLiU"/>
          <w:lang w:eastAsia="zh-TW"/>
        </w:rPr>
        <w:t>l</w:t>
      </w:r>
      <w:r w:rsidR="00435F06">
        <w:rPr>
          <w:rFonts w:eastAsia="PMingLiU"/>
          <w:lang w:eastAsia="zh-TW"/>
        </w:rPr>
        <w:t>d</w:t>
      </w:r>
      <w:r w:rsidR="00435F06" w:rsidRPr="00435F06">
        <w:rPr>
          <w:rFonts w:eastAsia="PMingLiU"/>
          <w:lang w:eastAsia="zh-TW"/>
        </w:rPr>
        <w:t>s are reserved for TD Gateway</w:t>
      </w:r>
      <w:r w:rsidR="00435F06">
        <w:rPr>
          <w:rFonts w:eastAsia="PMingLiU"/>
          <w:lang w:eastAsia="zh-TW"/>
        </w:rPr>
        <w:t xml:space="preserve"> use only</w:t>
      </w:r>
      <w:r w:rsidR="00435F06" w:rsidRPr="00435F06">
        <w:rPr>
          <w:rFonts w:eastAsia="PMingLiU"/>
          <w:lang w:eastAsia="zh-TW"/>
        </w:rPr>
        <w:t>. Functionality not implemented on BASE24.</w:t>
      </w:r>
    </w:p>
    <w:p w14:paraId="3951FD64" w14:textId="77777777" w:rsidR="006732D8" w:rsidRDefault="006732D8" w:rsidP="006732D8">
      <w:pPr>
        <w:spacing w:line="240" w:lineRule="atLeast"/>
        <w:rPr>
          <w:snapToGrid w:val="0"/>
          <w:color w:val="000000"/>
        </w:rPr>
      </w:pPr>
    </w:p>
    <w:p w14:paraId="1972AF49" w14:textId="77777777" w:rsidR="006732D8" w:rsidRDefault="006732D8" w:rsidP="00315F57">
      <w:pPr>
        <w:pStyle w:val="Heading2"/>
        <w:rPr>
          <w:snapToGrid w:val="0"/>
        </w:rPr>
      </w:pPr>
      <w:bookmarkStart w:id="2719" w:name="_Toc126079315"/>
      <w:r>
        <w:rPr>
          <w:snapToGrid w:val="0"/>
        </w:rPr>
        <w:t xml:space="preserve">Customer SubFIDs Subfield Structures </w:t>
      </w:r>
      <w:r w:rsidR="006348CB">
        <w:rPr>
          <w:snapToGrid w:val="0"/>
        </w:rPr>
        <w:t xml:space="preserve"> HOST 3</w:t>
      </w:r>
      <w:bookmarkEnd w:id="2719"/>
    </w:p>
    <w:p w14:paraId="5FBB41B5" w14:textId="77777777" w:rsidR="006732D8" w:rsidRDefault="006732D8" w:rsidP="006732D8">
      <w:pPr>
        <w:pStyle w:val="BodyText"/>
        <w:rPr>
          <w:snapToGrid w:val="0"/>
        </w:rPr>
      </w:pPr>
      <w:r>
        <w:rPr>
          <w:i w:val="0"/>
          <w:sz w:val="20"/>
        </w:rPr>
        <w:t xml:space="preserve">The subfields for the Customer SubFIDs data field (FID 9) are described below according to their subfield identifiers (SFIDs). The table lists the subfield name, its picture clause, the length of the field in the message, and the associated field name. In addition, a check mark  is in the RQST or RESP column if a subfield is available for requests and responses, respectively. </w:t>
      </w:r>
    </w:p>
    <w:p w14:paraId="2DD4B3D1" w14:textId="77777777" w:rsidR="006732D8" w:rsidRDefault="006732D8" w:rsidP="006732D8">
      <w:pPr>
        <w:spacing w:line="240" w:lineRule="atLeast"/>
        <w:rPr>
          <w:snapToGrid w:val="0"/>
          <w:color w:val="000000"/>
        </w:rPr>
      </w:pPr>
    </w:p>
    <w:p w14:paraId="54032474" w14:textId="77777777" w:rsidR="006348CB" w:rsidRDefault="006348CB" w:rsidP="006348CB">
      <w:pPr>
        <w:tabs>
          <w:tab w:val="left" w:pos="0"/>
          <w:tab w:val="left" w:pos="720"/>
          <w:tab w:val="left" w:pos="1440"/>
          <w:tab w:val="left" w:pos="2160"/>
          <w:tab w:val="left" w:pos="2880"/>
          <w:tab w:val="left" w:pos="3600"/>
          <w:tab w:val="left" w:pos="4320"/>
        </w:tabs>
        <w:spacing w:line="240" w:lineRule="atLeast"/>
        <w:rPr>
          <w:snapToGrid w:val="0"/>
          <w:color w:val="000000"/>
        </w:rPr>
      </w:pPr>
      <w:r>
        <w:rPr>
          <w:b/>
          <w:snapToGrid w:val="0"/>
          <w:color w:val="000000"/>
        </w:rPr>
        <w:t xml:space="preserve">Note: The below fields were original designed for Host 3 but they are </w:t>
      </w:r>
      <w:r w:rsidR="000C5121">
        <w:rPr>
          <w:b/>
          <w:snapToGrid w:val="0"/>
          <w:color w:val="000000"/>
        </w:rPr>
        <w:t>no longer</w:t>
      </w:r>
      <w:r>
        <w:rPr>
          <w:b/>
          <w:snapToGrid w:val="0"/>
          <w:color w:val="000000"/>
        </w:rPr>
        <w:t xml:space="preserve"> required.</w:t>
      </w:r>
    </w:p>
    <w:p w14:paraId="179A5394" w14:textId="77777777" w:rsidR="006348CB" w:rsidRDefault="006348CB" w:rsidP="006732D8">
      <w:pPr>
        <w:spacing w:line="240" w:lineRule="atLeast"/>
        <w:rPr>
          <w:snapToGrid w:val="0"/>
          <w:color w:val="000000"/>
        </w:rPr>
      </w:pPr>
    </w:p>
    <w:tbl>
      <w:tblPr>
        <w:tblW w:w="9744"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1530"/>
        <w:gridCol w:w="1350"/>
        <w:gridCol w:w="3785"/>
        <w:gridCol w:w="1260"/>
        <w:gridCol w:w="924"/>
      </w:tblGrid>
      <w:tr w:rsidR="006732D8" w14:paraId="2BB79E4E" w14:textId="77777777" w:rsidTr="000C5121">
        <w:trPr>
          <w:tblHeader/>
        </w:trPr>
        <w:tc>
          <w:tcPr>
            <w:tcW w:w="895" w:type="dxa"/>
          </w:tcPr>
          <w:p w14:paraId="16851BA7"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SFID</w:t>
            </w:r>
          </w:p>
        </w:tc>
        <w:tc>
          <w:tcPr>
            <w:tcW w:w="1530" w:type="dxa"/>
          </w:tcPr>
          <w:p w14:paraId="0B8282B4"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Picture</w:t>
            </w:r>
          </w:p>
        </w:tc>
        <w:tc>
          <w:tcPr>
            <w:tcW w:w="1350" w:type="dxa"/>
          </w:tcPr>
          <w:p w14:paraId="28DCED3D"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Length</w:t>
            </w:r>
          </w:p>
        </w:tc>
        <w:tc>
          <w:tcPr>
            <w:tcW w:w="3785" w:type="dxa"/>
          </w:tcPr>
          <w:p w14:paraId="3E85F954"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Field Name</w:t>
            </w:r>
          </w:p>
        </w:tc>
        <w:tc>
          <w:tcPr>
            <w:tcW w:w="1260" w:type="dxa"/>
          </w:tcPr>
          <w:p w14:paraId="34BADFE3"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RQST</w:t>
            </w:r>
          </w:p>
        </w:tc>
        <w:tc>
          <w:tcPr>
            <w:tcW w:w="924" w:type="dxa"/>
          </w:tcPr>
          <w:p w14:paraId="002BCF2D" w14:textId="77777777" w:rsidR="006732D8" w:rsidRDefault="006732D8" w:rsidP="00341550">
            <w:pPr>
              <w:spacing w:beforeLines="60" w:before="144" w:afterLines="60" w:after="144" w:line="240" w:lineRule="atLeast"/>
              <w:jc w:val="center"/>
              <w:rPr>
                <w:b/>
                <w:snapToGrid w:val="0"/>
                <w:color w:val="000000"/>
              </w:rPr>
            </w:pPr>
            <w:r>
              <w:rPr>
                <w:b/>
                <w:snapToGrid w:val="0"/>
                <w:color w:val="000000"/>
              </w:rPr>
              <w:t>RESP</w:t>
            </w:r>
          </w:p>
        </w:tc>
      </w:tr>
      <w:tr w:rsidR="00B23160" w:rsidRPr="00F21493" w14:paraId="1ABF1950" w14:textId="77777777" w:rsidTr="000C5121">
        <w:tc>
          <w:tcPr>
            <w:tcW w:w="895" w:type="dxa"/>
            <w:shd w:val="clear" w:color="auto" w:fill="auto"/>
          </w:tcPr>
          <w:p w14:paraId="3E40EF94" w14:textId="77777777" w:rsidR="00B23160" w:rsidRPr="00F21493" w:rsidRDefault="006D1ACC" w:rsidP="00341550">
            <w:pPr>
              <w:spacing w:beforeLines="60" w:before="144" w:afterLines="60" w:after="144" w:line="240" w:lineRule="atLeast"/>
              <w:jc w:val="center"/>
              <w:rPr>
                <w:snapToGrid w:val="0"/>
                <w:color w:val="000000"/>
              </w:rPr>
            </w:pPr>
            <w:r>
              <w:rPr>
                <w:snapToGrid w:val="0"/>
                <w:color w:val="000000"/>
              </w:rPr>
              <w:t>C</w:t>
            </w:r>
          </w:p>
        </w:tc>
        <w:tc>
          <w:tcPr>
            <w:tcW w:w="1530" w:type="dxa"/>
            <w:shd w:val="clear" w:color="auto" w:fill="auto"/>
          </w:tcPr>
          <w:p w14:paraId="5C33CF70"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PIC X(</w:t>
            </w:r>
            <w:r w:rsidR="00C604DD">
              <w:rPr>
                <w:snapToGrid w:val="0"/>
                <w:color w:val="000000"/>
              </w:rPr>
              <w:t>26</w:t>
            </w:r>
            <w:r w:rsidRPr="00F21493">
              <w:rPr>
                <w:snapToGrid w:val="0"/>
                <w:color w:val="000000"/>
              </w:rPr>
              <w:t>)</w:t>
            </w:r>
          </w:p>
        </w:tc>
        <w:tc>
          <w:tcPr>
            <w:tcW w:w="1350" w:type="dxa"/>
            <w:shd w:val="clear" w:color="auto" w:fill="auto"/>
          </w:tcPr>
          <w:p w14:paraId="4AA9F140" w14:textId="77777777" w:rsidR="00B23160" w:rsidRPr="00F21493" w:rsidRDefault="00C604DD" w:rsidP="00341550">
            <w:pPr>
              <w:spacing w:beforeLines="60" w:before="144" w:afterLines="60" w:after="144" w:line="240" w:lineRule="atLeast"/>
              <w:rPr>
                <w:snapToGrid w:val="0"/>
                <w:color w:val="000000"/>
              </w:rPr>
            </w:pPr>
            <w:r>
              <w:rPr>
                <w:snapToGrid w:val="0"/>
                <w:color w:val="000000"/>
              </w:rPr>
              <w:t>Variable 2-26</w:t>
            </w:r>
            <w:r w:rsidR="00B23160" w:rsidRPr="00F21493">
              <w:rPr>
                <w:snapToGrid w:val="0"/>
                <w:color w:val="000000"/>
              </w:rPr>
              <w:t xml:space="preserve"> bytes</w:t>
            </w:r>
          </w:p>
        </w:tc>
        <w:tc>
          <w:tcPr>
            <w:tcW w:w="3785" w:type="dxa"/>
            <w:shd w:val="clear" w:color="auto" w:fill="auto"/>
          </w:tcPr>
          <w:p w14:paraId="7498FDDD" w14:textId="77777777" w:rsidR="00B23160" w:rsidRPr="00BD403F" w:rsidRDefault="00B23160" w:rsidP="00341550">
            <w:pPr>
              <w:spacing w:beforeLines="60" w:before="144" w:afterLines="60" w:after="144" w:line="240" w:lineRule="atLeast"/>
              <w:rPr>
                <w:bCs/>
                <w:snapToGrid w:val="0"/>
              </w:rPr>
            </w:pPr>
            <w:r w:rsidRPr="00BD403F">
              <w:rPr>
                <w:bCs/>
                <w:snapToGrid w:val="0"/>
              </w:rPr>
              <w:t>Full Name</w:t>
            </w:r>
          </w:p>
        </w:tc>
        <w:tc>
          <w:tcPr>
            <w:tcW w:w="1260" w:type="dxa"/>
            <w:shd w:val="clear" w:color="auto" w:fill="auto"/>
          </w:tcPr>
          <w:p w14:paraId="2C4FEA6B" w14:textId="77777777" w:rsidR="00B23160" w:rsidRPr="00F21493" w:rsidRDefault="00B23160" w:rsidP="00341550">
            <w:pPr>
              <w:numPr>
                <w:ilvl w:val="0"/>
                <w:numId w:val="2"/>
              </w:numPr>
              <w:spacing w:beforeLines="60" w:before="144" w:afterLines="60" w:after="144" w:line="240" w:lineRule="atLeast"/>
              <w:jc w:val="center"/>
              <w:rPr>
                <w:snapToGrid w:val="0"/>
                <w:color w:val="000000"/>
              </w:rPr>
            </w:pPr>
          </w:p>
        </w:tc>
        <w:tc>
          <w:tcPr>
            <w:tcW w:w="924" w:type="dxa"/>
            <w:shd w:val="clear" w:color="auto" w:fill="auto"/>
          </w:tcPr>
          <w:p w14:paraId="10E0CA57" w14:textId="77777777" w:rsidR="00B23160" w:rsidRPr="00F21493" w:rsidRDefault="00B23160" w:rsidP="00341550">
            <w:pPr>
              <w:spacing w:beforeLines="60" w:before="144" w:afterLines="60" w:after="144" w:line="240" w:lineRule="atLeast"/>
              <w:rPr>
                <w:snapToGrid w:val="0"/>
                <w:color w:val="000000"/>
              </w:rPr>
            </w:pPr>
          </w:p>
        </w:tc>
      </w:tr>
      <w:tr w:rsidR="00B23160" w:rsidRPr="00F21493" w14:paraId="59FE320C" w14:textId="77777777" w:rsidTr="000C5121">
        <w:tc>
          <w:tcPr>
            <w:tcW w:w="895" w:type="dxa"/>
            <w:shd w:val="clear" w:color="auto" w:fill="auto"/>
          </w:tcPr>
          <w:p w14:paraId="303AE443" w14:textId="77777777" w:rsidR="00B23160" w:rsidRPr="00F21493" w:rsidRDefault="006D1ACC" w:rsidP="00341550">
            <w:pPr>
              <w:spacing w:beforeLines="60" w:before="144" w:afterLines="60" w:after="144" w:line="240" w:lineRule="atLeast"/>
              <w:jc w:val="center"/>
              <w:rPr>
                <w:snapToGrid w:val="0"/>
                <w:color w:val="000000"/>
              </w:rPr>
            </w:pPr>
            <w:r>
              <w:rPr>
                <w:snapToGrid w:val="0"/>
                <w:color w:val="000000"/>
              </w:rPr>
              <w:t>D</w:t>
            </w:r>
          </w:p>
        </w:tc>
        <w:tc>
          <w:tcPr>
            <w:tcW w:w="1530" w:type="dxa"/>
            <w:shd w:val="clear" w:color="auto" w:fill="auto"/>
          </w:tcPr>
          <w:p w14:paraId="5E539BC8"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PIC 9(10)</w:t>
            </w:r>
          </w:p>
        </w:tc>
        <w:tc>
          <w:tcPr>
            <w:tcW w:w="1350" w:type="dxa"/>
            <w:shd w:val="clear" w:color="auto" w:fill="auto"/>
          </w:tcPr>
          <w:p w14:paraId="488C1F66"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10 bytes</w:t>
            </w:r>
          </w:p>
        </w:tc>
        <w:tc>
          <w:tcPr>
            <w:tcW w:w="3785" w:type="dxa"/>
            <w:shd w:val="clear" w:color="auto" w:fill="auto"/>
          </w:tcPr>
          <w:p w14:paraId="429D5A6E" w14:textId="77777777" w:rsidR="00B23160" w:rsidRPr="00BD403F" w:rsidRDefault="00B23160" w:rsidP="00341550">
            <w:pPr>
              <w:spacing w:beforeLines="60" w:before="144" w:afterLines="60" w:after="144" w:line="240" w:lineRule="atLeast"/>
              <w:rPr>
                <w:bCs/>
                <w:snapToGrid w:val="0"/>
              </w:rPr>
            </w:pPr>
            <w:r w:rsidRPr="00BD403F">
              <w:rPr>
                <w:bCs/>
                <w:snapToGrid w:val="0"/>
              </w:rPr>
              <w:t>Home Telephone Number</w:t>
            </w:r>
          </w:p>
        </w:tc>
        <w:tc>
          <w:tcPr>
            <w:tcW w:w="1260" w:type="dxa"/>
            <w:shd w:val="clear" w:color="auto" w:fill="auto"/>
          </w:tcPr>
          <w:p w14:paraId="29A307A7" w14:textId="77777777" w:rsidR="00B23160" w:rsidRPr="00F21493" w:rsidRDefault="00B23160" w:rsidP="00341550">
            <w:pPr>
              <w:numPr>
                <w:ilvl w:val="0"/>
                <w:numId w:val="2"/>
              </w:numPr>
              <w:spacing w:beforeLines="60" w:before="144" w:afterLines="60" w:after="144" w:line="240" w:lineRule="atLeast"/>
              <w:jc w:val="center"/>
              <w:rPr>
                <w:snapToGrid w:val="0"/>
                <w:color w:val="000000"/>
              </w:rPr>
            </w:pPr>
          </w:p>
        </w:tc>
        <w:tc>
          <w:tcPr>
            <w:tcW w:w="924" w:type="dxa"/>
            <w:shd w:val="clear" w:color="auto" w:fill="auto"/>
          </w:tcPr>
          <w:p w14:paraId="6E695567" w14:textId="77777777" w:rsidR="00B23160" w:rsidRPr="00F21493" w:rsidRDefault="00B23160" w:rsidP="00341550">
            <w:pPr>
              <w:spacing w:beforeLines="60" w:before="144" w:afterLines="60" w:after="144" w:line="240" w:lineRule="atLeast"/>
              <w:rPr>
                <w:snapToGrid w:val="0"/>
                <w:color w:val="000000"/>
              </w:rPr>
            </w:pPr>
          </w:p>
        </w:tc>
      </w:tr>
      <w:tr w:rsidR="00B23160" w:rsidRPr="00F21493" w14:paraId="574702FA" w14:textId="77777777" w:rsidTr="000C5121">
        <w:tc>
          <w:tcPr>
            <w:tcW w:w="895" w:type="dxa"/>
            <w:shd w:val="clear" w:color="auto" w:fill="auto"/>
          </w:tcPr>
          <w:p w14:paraId="07D2EA47" w14:textId="77777777" w:rsidR="00B23160" w:rsidRPr="00F21493" w:rsidRDefault="006D1ACC" w:rsidP="00341550">
            <w:pPr>
              <w:spacing w:beforeLines="60" w:before="144" w:afterLines="60" w:after="144" w:line="240" w:lineRule="atLeast"/>
              <w:jc w:val="center"/>
              <w:rPr>
                <w:snapToGrid w:val="0"/>
                <w:color w:val="000000"/>
              </w:rPr>
            </w:pPr>
            <w:r>
              <w:rPr>
                <w:snapToGrid w:val="0"/>
                <w:color w:val="000000"/>
              </w:rPr>
              <w:t>E</w:t>
            </w:r>
          </w:p>
        </w:tc>
        <w:tc>
          <w:tcPr>
            <w:tcW w:w="1530" w:type="dxa"/>
            <w:shd w:val="clear" w:color="auto" w:fill="auto"/>
          </w:tcPr>
          <w:p w14:paraId="41725932"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PIC 9(9)</w:t>
            </w:r>
          </w:p>
        </w:tc>
        <w:tc>
          <w:tcPr>
            <w:tcW w:w="1350" w:type="dxa"/>
            <w:shd w:val="clear" w:color="auto" w:fill="auto"/>
          </w:tcPr>
          <w:p w14:paraId="5AD49DDE"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9 bytes</w:t>
            </w:r>
          </w:p>
        </w:tc>
        <w:tc>
          <w:tcPr>
            <w:tcW w:w="3785" w:type="dxa"/>
            <w:shd w:val="clear" w:color="auto" w:fill="auto"/>
          </w:tcPr>
          <w:p w14:paraId="29B92B29" w14:textId="77777777" w:rsidR="00B23160" w:rsidRPr="00BD403F" w:rsidRDefault="00B23160" w:rsidP="00341550">
            <w:pPr>
              <w:spacing w:beforeLines="60" w:before="144" w:afterLines="60" w:after="144" w:line="240" w:lineRule="atLeast"/>
              <w:rPr>
                <w:bCs/>
                <w:snapToGrid w:val="0"/>
              </w:rPr>
            </w:pPr>
            <w:r w:rsidRPr="00BD403F">
              <w:rPr>
                <w:bCs/>
                <w:snapToGrid w:val="0"/>
              </w:rPr>
              <w:t xml:space="preserve">Social Insurance Number - SIN </w:t>
            </w:r>
          </w:p>
        </w:tc>
        <w:tc>
          <w:tcPr>
            <w:tcW w:w="1260" w:type="dxa"/>
            <w:shd w:val="clear" w:color="auto" w:fill="auto"/>
          </w:tcPr>
          <w:p w14:paraId="3FB991BF" w14:textId="77777777" w:rsidR="00B23160" w:rsidRPr="00F21493" w:rsidRDefault="00B23160" w:rsidP="00341550">
            <w:pPr>
              <w:numPr>
                <w:ilvl w:val="0"/>
                <w:numId w:val="2"/>
              </w:numPr>
              <w:spacing w:beforeLines="60" w:before="144" w:afterLines="60" w:after="144" w:line="240" w:lineRule="atLeast"/>
              <w:jc w:val="center"/>
              <w:rPr>
                <w:snapToGrid w:val="0"/>
                <w:color w:val="000000"/>
              </w:rPr>
            </w:pPr>
          </w:p>
        </w:tc>
        <w:tc>
          <w:tcPr>
            <w:tcW w:w="924" w:type="dxa"/>
            <w:shd w:val="clear" w:color="auto" w:fill="auto"/>
          </w:tcPr>
          <w:p w14:paraId="4D191BA9" w14:textId="77777777" w:rsidR="00B23160" w:rsidRPr="00F21493" w:rsidRDefault="00B23160" w:rsidP="00341550">
            <w:pPr>
              <w:spacing w:beforeLines="60" w:before="144" w:afterLines="60" w:after="144" w:line="240" w:lineRule="atLeast"/>
              <w:rPr>
                <w:snapToGrid w:val="0"/>
                <w:color w:val="000000"/>
              </w:rPr>
            </w:pPr>
          </w:p>
        </w:tc>
      </w:tr>
      <w:tr w:rsidR="00B23160" w:rsidRPr="00F21493" w14:paraId="081C2D7C" w14:textId="77777777" w:rsidTr="000C5121">
        <w:tc>
          <w:tcPr>
            <w:tcW w:w="895" w:type="dxa"/>
            <w:shd w:val="clear" w:color="auto" w:fill="auto"/>
          </w:tcPr>
          <w:p w14:paraId="5A4A0FD4" w14:textId="77777777" w:rsidR="00B23160" w:rsidRPr="00F21493" w:rsidRDefault="006D1ACC" w:rsidP="00341550">
            <w:pPr>
              <w:spacing w:beforeLines="60" w:before="144" w:afterLines="60" w:after="144" w:line="240" w:lineRule="atLeast"/>
              <w:jc w:val="center"/>
              <w:rPr>
                <w:snapToGrid w:val="0"/>
                <w:color w:val="000000"/>
              </w:rPr>
            </w:pPr>
            <w:r>
              <w:rPr>
                <w:snapToGrid w:val="0"/>
                <w:color w:val="000000"/>
              </w:rPr>
              <w:t>F</w:t>
            </w:r>
          </w:p>
        </w:tc>
        <w:tc>
          <w:tcPr>
            <w:tcW w:w="1530" w:type="dxa"/>
            <w:shd w:val="clear" w:color="auto" w:fill="auto"/>
          </w:tcPr>
          <w:p w14:paraId="664E1E24" w14:textId="77777777" w:rsidR="00B23160" w:rsidRPr="00F21493" w:rsidRDefault="00B23160" w:rsidP="00341550">
            <w:pPr>
              <w:spacing w:beforeLines="60" w:before="144" w:afterLines="60" w:after="144" w:line="240" w:lineRule="atLeast"/>
              <w:rPr>
                <w:snapToGrid w:val="0"/>
                <w:color w:val="000000"/>
              </w:rPr>
            </w:pPr>
            <w:r w:rsidRPr="00F21493">
              <w:rPr>
                <w:snapToGrid w:val="0"/>
                <w:color w:val="000000"/>
              </w:rPr>
              <w:t>PIC X(</w:t>
            </w:r>
            <w:r w:rsidR="003B0F6D">
              <w:rPr>
                <w:snapToGrid w:val="0"/>
                <w:color w:val="000000"/>
              </w:rPr>
              <w:t>2</w:t>
            </w:r>
            <w:r w:rsidRPr="00F21493">
              <w:rPr>
                <w:snapToGrid w:val="0"/>
                <w:color w:val="000000"/>
              </w:rPr>
              <w:t>)</w:t>
            </w:r>
          </w:p>
        </w:tc>
        <w:tc>
          <w:tcPr>
            <w:tcW w:w="1350" w:type="dxa"/>
            <w:shd w:val="clear" w:color="auto" w:fill="auto"/>
          </w:tcPr>
          <w:p w14:paraId="5DE73B05" w14:textId="77777777" w:rsidR="00B23160" w:rsidRPr="00F21493" w:rsidRDefault="003B0F6D" w:rsidP="00341550">
            <w:pPr>
              <w:spacing w:beforeLines="60" w:before="144" w:afterLines="60" w:after="144" w:line="240" w:lineRule="atLeast"/>
              <w:rPr>
                <w:snapToGrid w:val="0"/>
                <w:color w:val="000000"/>
              </w:rPr>
            </w:pPr>
            <w:r>
              <w:rPr>
                <w:snapToGrid w:val="0"/>
                <w:color w:val="000000"/>
              </w:rPr>
              <w:t>2</w:t>
            </w:r>
            <w:r w:rsidR="00B23160" w:rsidRPr="00F21493">
              <w:rPr>
                <w:snapToGrid w:val="0"/>
                <w:color w:val="000000"/>
              </w:rPr>
              <w:t xml:space="preserve"> bytes</w:t>
            </w:r>
          </w:p>
        </w:tc>
        <w:tc>
          <w:tcPr>
            <w:tcW w:w="3785" w:type="dxa"/>
            <w:shd w:val="clear" w:color="auto" w:fill="auto"/>
          </w:tcPr>
          <w:p w14:paraId="0AD016E5" w14:textId="77777777" w:rsidR="00B23160" w:rsidRPr="00BD403F" w:rsidRDefault="00B23160" w:rsidP="00341550">
            <w:pPr>
              <w:spacing w:beforeLines="60" w:before="144" w:afterLines="60" w:after="144" w:line="240" w:lineRule="atLeast"/>
              <w:rPr>
                <w:bCs/>
                <w:snapToGrid w:val="0"/>
              </w:rPr>
            </w:pPr>
            <w:r w:rsidRPr="00BD403F">
              <w:rPr>
                <w:bCs/>
                <w:snapToGrid w:val="0"/>
              </w:rPr>
              <w:t>Instant Credit Status</w:t>
            </w:r>
          </w:p>
        </w:tc>
        <w:tc>
          <w:tcPr>
            <w:tcW w:w="1260" w:type="dxa"/>
            <w:shd w:val="clear" w:color="auto" w:fill="auto"/>
          </w:tcPr>
          <w:p w14:paraId="6C0B0E21" w14:textId="77777777" w:rsidR="00B23160" w:rsidRPr="00F21493" w:rsidRDefault="00B23160" w:rsidP="00341550">
            <w:pPr>
              <w:spacing w:beforeLines="60" w:before="144" w:afterLines="60" w:after="144" w:line="240" w:lineRule="atLeast"/>
              <w:jc w:val="center"/>
              <w:rPr>
                <w:snapToGrid w:val="0"/>
                <w:color w:val="000000"/>
              </w:rPr>
            </w:pPr>
          </w:p>
        </w:tc>
        <w:tc>
          <w:tcPr>
            <w:tcW w:w="924" w:type="dxa"/>
            <w:shd w:val="clear" w:color="auto" w:fill="auto"/>
          </w:tcPr>
          <w:p w14:paraId="7F29F801" w14:textId="77777777" w:rsidR="00B23160" w:rsidRPr="00F21493" w:rsidRDefault="00B23160" w:rsidP="00341550">
            <w:pPr>
              <w:spacing w:beforeLines="60" w:before="144" w:afterLines="60" w:after="144" w:line="240" w:lineRule="atLeast"/>
              <w:jc w:val="center"/>
              <w:rPr>
                <w:snapToGrid w:val="0"/>
              </w:rPr>
            </w:pPr>
            <w:r w:rsidRPr="00F21493">
              <w:rPr>
                <w:snapToGrid w:val="0"/>
              </w:rPr>
              <w:sym w:font="Symbol" w:char="F0D6"/>
            </w:r>
          </w:p>
        </w:tc>
      </w:tr>
      <w:tr w:rsidR="003B0F6D" w:rsidRPr="00F21493" w14:paraId="5E31ABDC" w14:textId="77777777" w:rsidTr="000C5121">
        <w:tc>
          <w:tcPr>
            <w:tcW w:w="895" w:type="dxa"/>
            <w:shd w:val="clear" w:color="auto" w:fill="auto"/>
          </w:tcPr>
          <w:p w14:paraId="3C09AFE9" w14:textId="77777777" w:rsidR="003B0F6D" w:rsidRPr="00F21493" w:rsidRDefault="003B0F6D" w:rsidP="00341550">
            <w:pPr>
              <w:spacing w:beforeLines="60" w:before="144" w:afterLines="60" w:after="144" w:line="240" w:lineRule="atLeast"/>
              <w:jc w:val="center"/>
              <w:rPr>
                <w:snapToGrid w:val="0"/>
                <w:color w:val="000000"/>
              </w:rPr>
            </w:pPr>
            <w:r>
              <w:rPr>
                <w:snapToGrid w:val="0"/>
                <w:color w:val="000000"/>
              </w:rPr>
              <w:t>G</w:t>
            </w:r>
          </w:p>
        </w:tc>
        <w:tc>
          <w:tcPr>
            <w:tcW w:w="1530" w:type="dxa"/>
            <w:shd w:val="clear" w:color="auto" w:fill="auto"/>
          </w:tcPr>
          <w:p w14:paraId="5AAE4A85" w14:textId="77777777" w:rsidR="003B0F6D" w:rsidRPr="00F21493" w:rsidRDefault="003B0F6D" w:rsidP="00341550">
            <w:pPr>
              <w:spacing w:beforeLines="60" w:before="144" w:afterLines="60" w:after="144" w:line="240" w:lineRule="atLeast"/>
              <w:rPr>
                <w:snapToGrid w:val="0"/>
                <w:color w:val="000000"/>
              </w:rPr>
            </w:pPr>
            <w:r w:rsidRPr="00F21493">
              <w:rPr>
                <w:snapToGrid w:val="0"/>
                <w:color w:val="000000"/>
              </w:rPr>
              <w:t>PIC X(</w:t>
            </w:r>
            <w:r>
              <w:rPr>
                <w:snapToGrid w:val="0"/>
                <w:color w:val="000000"/>
              </w:rPr>
              <w:t>2</w:t>
            </w:r>
            <w:r w:rsidRPr="00F21493">
              <w:rPr>
                <w:snapToGrid w:val="0"/>
                <w:color w:val="000000"/>
              </w:rPr>
              <w:t>)</w:t>
            </w:r>
          </w:p>
        </w:tc>
        <w:tc>
          <w:tcPr>
            <w:tcW w:w="1350" w:type="dxa"/>
            <w:shd w:val="clear" w:color="auto" w:fill="auto"/>
          </w:tcPr>
          <w:p w14:paraId="6B6DB817" w14:textId="77777777" w:rsidR="003B0F6D" w:rsidRPr="00F21493" w:rsidRDefault="003B0F6D" w:rsidP="00341550">
            <w:pPr>
              <w:spacing w:beforeLines="60" w:before="144" w:afterLines="60" w:after="144" w:line="240" w:lineRule="atLeast"/>
              <w:rPr>
                <w:snapToGrid w:val="0"/>
                <w:color w:val="000000"/>
              </w:rPr>
            </w:pPr>
            <w:r>
              <w:rPr>
                <w:snapToGrid w:val="0"/>
                <w:color w:val="000000"/>
              </w:rPr>
              <w:t>2</w:t>
            </w:r>
            <w:r w:rsidRPr="00F21493">
              <w:rPr>
                <w:snapToGrid w:val="0"/>
                <w:color w:val="000000"/>
              </w:rPr>
              <w:t xml:space="preserve"> bytes</w:t>
            </w:r>
          </w:p>
        </w:tc>
        <w:tc>
          <w:tcPr>
            <w:tcW w:w="3785" w:type="dxa"/>
            <w:shd w:val="clear" w:color="auto" w:fill="auto"/>
          </w:tcPr>
          <w:p w14:paraId="6B3C3A25" w14:textId="77777777" w:rsidR="003B0F6D" w:rsidRPr="00BD403F" w:rsidRDefault="003B0F6D" w:rsidP="00341550">
            <w:pPr>
              <w:spacing w:beforeLines="60" w:before="144" w:afterLines="60" w:after="144" w:line="240" w:lineRule="atLeast"/>
              <w:rPr>
                <w:bCs/>
                <w:snapToGrid w:val="0"/>
              </w:rPr>
            </w:pPr>
            <w:r w:rsidRPr="00BD403F">
              <w:rPr>
                <w:bCs/>
                <w:snapToGrid w:val="0"/>
              </w:rPr>
              <w:t xml:space="preserve">Instant Credit </w:t>
            </w:r>
            <w:r>
              <w:rPr>
                <w:bCs/>
                <w:snapToGrid w:val="0"/>
              </w:rPr>
              <w:t>Decline Code</w:t>
            </w:r>
          </w:p>
        </w:tc>
        <w:tc>
          <w:tcPr>
            <w:tcW w:w="1260" w:type="dxa"/>
            <w:shd w:val="clear" w:color="auto" w:fill="auto"/>
          </w:tcPr>
          <w:p w14:paraId="008F9DF3" w14:textId="77777777" w:rsidR="003B0F6D" w:rsidRPr="00F21493" w:rsidRDefault="003B0F6D" w:rsidP="00341550">
            <w:pPr>
              <w:spacing w:beforeLines="60" w:before="144" w:afterLines="60" w:after="144" w:line="240" w:lineRule="atLeast"/>
              <w:jc w:val="center"/>
              <w:rPr>
                <w:snapToGrid w:val="0"/>
                <w:color w:val="000000"/>
              </w:rPr>
            </w:pPr>
          </w:p>
        </w:tc>
        <w:tc>
          <w:tcPr>
            <w:tcW w:w="924" w:type="dxa"/>
            <w:shd w:val="clear" w:color="auto" w:fill="auto"/>
          </w:tcPr>
          <w:p w14:paraId="20AB142C" w14:textId="77777777" w:rsidR="003B0F6D" w:rsidRPr="003B0F6D" w:rsidRDefault="003B0F6D" w:rsidP="00341550">
            <w:pPr>
              <w:spacing w:beforeLines="60" w:before="144" w:afterLines="60" w:after="144" w:line="240" w:lineRule="atLeast"/>
              <w:jc w:val="center"/>
              <w:rPr>
                <w:snapToGrid w:val="0"/>
              </w:rPr>
            </w:pPr>
            <w:r w:rsidRPr="00F21493">
              <w:rPr>
                <w:snapToGrid w:val="0"/>
              </w:rPr>
              <w:sym w:font="Symbol" w:char="F0D6"/>
            </w:r>
          </w:p>
        </w:tc>
      </w:tr>
      <w:tr w:rsidR="003B0F6D" w:rsidRPr="00F21493" w14:paraId="14F1C70D" w14:textId="77777777" w:rsidTr="000C5121">
        <w:tc>
          <w:tcPr>
            <w:tcW w:w="895" w:type="dxa"/>
            <w:shd w:val="clear" w:color="auto" w:fill="auto"/>
          </w:tcPr>
          <w:p w14:paraId="329AEE07" w14:textId="77777777" w:rsidR="003B0F6D" w:rsidRPr="00F21493" w:rsidRDefault="003B0F6D" w:rsidP="00341550">
            <w:pPr>
              <w:spacing w:beforeLines="60" w:before="144" w:afterLines="60" w:after="144" w:line="240" w:lineRule="atLeast"/>
              <w:jc w:val="center"/>
              <w:rPr>
                <w:snapToGrid w:val="0"/>
                <w:color w:val="000000"/>
              </w:rPr>
            </w:pPr>
            <w:r>
              <w:rPr>
                <w:snapToGrid w:val="0"/>
                <w:color w:val="000000"/>
              </w:rPr>
              <w:lastRenderedPageBreak/>
              <w:t>H</w:t>
            </w:r>
          </w:p>
        </w:tc>
        <w:tc>
          <w:tcPr>
            <w:tcW w:w="1530" w:type="dxa"/>
            <w:shd w:val="clear" w:color="auto" w:fill="auto"/>
          </w:tcPr>
          <w:p w14:paraId="7CAA4F44" w14:textId="77777777" w:rsidR="003B0F6D" w:rsidRPr="00F21493" w:rsidRDefault="003B0F6D" w:rsidP="00341550">
            <w:pPr>
              <w:spacing w:beforeLines="60" w:before="144" w:afterLines="60" w:after="144" w:line="240" w:lineRule="atLeast"/>
              <w:rPr>
                <w:snapToGrid w:val="0"/>
                <w:color w:val="000000"/>
              </w:rPr>
            </w:pPr>
            <w:r w:rsidRPr="00F21493">
              <w:rPr>
                <w:snapToGrid w:val="0"/>
                <w:color w:val="000000"/>
              </w:rPr>
              <w:t>PIC 9(1)</w:t>
            </w:r>
          </w:p>
        </w:tc>
        <w:tc>
          <w:tcPr>
            <w:tcW w:w="1350" w:type="dxa"/>
            <w:shd w:val="clear" w:color="auto" w:fill="auto"/>
          </w:tcPr>
          <w:p w14:paraId="2CAFE3E8" w14:textId="77777777" w:rsidR="003B0F6D" w:rsidRPr="00F21493" w:rsidRDefault="003B0F6D" w:rsidP="00341550">
            <w:pPr>
              <w:spacing w:beforeLines="60" w:before="144" w:afterLines="60" w:after="144" w:line="240" w:lineRule="atLeast"/>
              <w:rPr>
                <w:snapToGrid w:val="0"/>
                <w:color w:val="000000"/>
              </w:rPr>
            </w:pPr>
            <w:r w:rsidRPr="00F21493">
              <w:rPr>
                <w:snapToGrid w:val="0"/>
                <w:color w:val="000000"/>
              </w:rPr>
              <w:t>1 byte</w:t>
            </w:r>
          </w:p>
        </w:tc>
        <w:tc>
          <w:tcPr>
            <w:tcW w:w="3785" w:type="dxa"/>
            <w:shd w:val="clear" w:color="auto" w:fill="auto"/>
          </w:tcPr>
          <w:p w14:paraId="72C70D06" w14:textId="77777777" w:rsidR="003B0F6D" w:rsidRPr="00BD403F" w:rsidRDefault="003B0F6D" w:rsidP="00341550">
            <w:pPr>
              <w:spacing w:beforeLines="60" w:before="144" w:afterLines="60" w:after="144" w:line="240" w:lineRule="atLeast"/>
              <w:rPr>
                <w:bCs/>
                <w:snapToGrid w:val="0"/>
              </w:rPr>
            </w:pPr>
            <w:r w:rsidRPr="00BD403F">
              <w:rPr>
                <w:bCs/>
                <w:snapToGrid w:val="0"/>
              </w:rPr>
              <w:t>Payment Type</w:t>
            </w:r>
          </w:p>
        </w:tc>
        <w:tc>
          <w:tcPr>
            <w:tcW w:w="1260" w:type="dxa"/>
            <w:shd w:val="clear" w:color="auto" w:fill="auto"/>
          </w:tcPr>
          <w:p w14:paraId="594BA5E6" w14:textId="77777777" w:rsidR="003B0F6D" w:rsidRPr="00F21493" w:rsidRDefault="003B0F6D" w:rsidP="00341550">
            <w:pPr>
              <w:numPr>
                <w:ilvl w:val="0"/>
                <w:numId w:val="2"/>
              </w:numPr>
              <w:spacing w:beforeLines="60" w:before="144" w:afterLines="60" w:after="144" w:line="240" w:lineRule="atLeast"/>
              <w:jc w:val="center"/>
              <w:rPr>
                <w:snapToGrid w:val="0"/>
                <w:color w:val="000000"/>
              </w:rPr>
            </w:pPr>
          </w:p>
        </w:tc>
        <w:tc>
          <w:tcPr>
            <w:tcW w:w="924" w:type="dxa"/>
            <w:shd w:val="clear" w:color="auto" w:fill="auto"/>
          </w:tcPr>
          <w:p w14:paraId="4628592C" w14:textId="77777777" w:rsidR="003B0F6D" w:rsidRPr="00F21493" w:rsidRDefault="003B0F6D" w:rsidP="00341550">
            <w:pPr>
              <w:spacing w:beforeLines="60" w:before="144" w:afterLines="60" w:after="144" w:line="240" w:lineRule="atLeast"/>
              <w:rPr>
                <w:snapToGrid w:val="0"/>
                <w:color w:val="000000"/>
              </w:rPr>
            </w:pPr>
          </w:p>
        </w:tc>
      </w:tr>
      <w:tr w:rsidR="00C37748" w:rsidRPr="00F21493" w14:paraId="205C7444" w14:textId="77777777" w:rsidTr="000C5121">
        <w:tc>
          <w:tcPr>
            <w:tcW w:w="895" w:type="dxa"/>
            <w:shd w:val="clear" w:color="auto" w:fill="auto"/>
          </w:tcPr>
          <w:p w14:paraId="1A6DFDF0" w14:textId="77777777" w:rsidR="00C37748" w:rsidRPr="00F21493" w:rsidRDefault="00C37748" w:rsidP="00341550">
            <w:pPr>
              <w:spacing w:beforeLines="60" w:before="144" w:afterLines="60" w:after="144" w:line="240" w:lineRule="atLeast"/>
              <w:jc w:val="center"/>
              <w:rPr>
                <w:snapToGrid w:val="0"/>
                <w:color w:val="000000"/>
              </w:rPr>
            </w:pPr>
            <w:r>
              <w:rPr>
                <w:snapToGrid w:val="0"/>
                <w:color w:val="000000"/>
              </w:rPr>
              <w:t>I</w:t>
            </w:r>
          </w:p>
        </w:tc>
        <w:tc>
          <w:tcPr>
            <w:tcW w:w="1530" w:type="dxa"/>
            <w:shd w:val="clear" w:color="auto" w:fill="auto"/>
          </w:tcPr>
          <w:p w14:paraId="08B3AD38" w14:textId="77777777" w:rsidR="00C37748" w:rsidRPr="00F21493" w:rsidRDefault="00C37748" w:rsidP="00341550">
            <w:pPr>
              <w:spacing w:beforeLines="60" w:before="144" w:afterLines="60" w:after="144" w:line="240" w:lineRule="atLeast"/>
              <w:rPr>
                <w:snapToGrid w:val="0"/>
                <w:color w:val="000000"/>
              </w:rPr>
            </w:pPr>
            <w:r w:rsidRPr="00F21493">
              <w:rPr>
                <w:snapToGrid w:val="0"/>
                <w:color w:val="000000"/>
              </w:rPr>
              <w:t>PIC X(</w:t>
            </w:r>
            <w:r>
              <w:rPr>
                <w:snapToGrid w:val="0"/>
                <w:color w:val="000000"/>
              </w:rPr>
              <w:t>12</w:t>
            </w:r>
            <w:r w:rsidRPr="00F21493">
              <w:rPr>
                <w:snapToGrid w:val="0"/>
                <w:color w:val="000000"/>
              </w:rPr>
              <w:t>)</w:t>
            </w:r>
          </w:p>
        </w:tc>
        <w:tc>
          <w:tcPr>
            <w:tcW w:w="1350" w:type="dxa"/>
            <w:shd w:val="clear" w:color="auto" w:fill="auto"/>
          </w:tcPr>
          <w:p w14:paraId="7008E654" w14:textId="77777777" w:rsidR="00C37748" w:rsidRPr="00F21493" w:rsidRDefault="00C37748" w:rsidP="00341550">
            <w:pPr>
              <w:spacing w:beforeLines="60" w:before="144" w:afterLines="60" w:after="144" w:line="240" w:lineRule="atLeast"/>
              <w:rPr>
                <w:snapToGrid w:val="0"/>
                <w:color w:val="000000"/>
              </w:rPr>
            </w:pPr>
            <w:r>
              <w:rPr>
                <w:snapToGrid w:val="0"/>
                <w:color w:val="000000"/>
              </w:rPr>
              <w:t>12 bytes</w:t>
            </w:r>
          </w:p>
        </w:tc>
        <w:tc>
          <w:tcPr>
            <w:tcW w:w="3785" w:type="dxa"/>
            <w:shd w:val="clear" w:color="auto" w:fill="auto"/>
          </w:tcPr>
          <w:p w14:paraId="20790C12" w14:textId="77777777" w:rsidR="00C37748" w:rsidRPr="00BD403F" w:rsidRDefault="00C37748" w:rsidP="00341550">
            <w:pPr>
              <w:spacing w:beforeLines="60" w:before="144" w:afterLines="60" w:after="144" w:line="240" w:lineRule="atLeast"/>
              <w:rPr>
                <w:bCs/>
                <w:snapToGrid w:val="0"/>
              </w:rPr>
            </w:pPr>
            <w:r>
              <w:rPr>
                <w:bCs/>
                <w:snapToGrid w:val="0"/>
              </w:rPr>
              <w:t>Retrieval Reference Number</w:t>
            </w:r>
          </w:p>
        </w:tc>
        <w:tc>
          <w:tcPr>
            <w:tcW w:w="1260" w:type="dxa"/>
            <w:shd w:val="clear" w:color="auto" w:fill="auto"/>
          </w:tcPr>
          <w:p w14:paraId="5ED0C336" w14:textId="77777777" w:rsidR="00C37748" w:rsidRPr="00F21493" w:rsidRDefault="00C37748" w:rsidP="00341550">
            <w:pPr>
              <w:spacing w:beforeLines="60" w:before="144" w:afterLines="60" w:after="144" w:line="240" w:lineRule="atLeast"/>
              <w:jc w:val="center"/>
              <w:rPr>
                <w:snapToGrid w:val="0"/>
                <w:color w:val="000000"/>
              </w:rPr>
            </w:pPr>
          </w:p>
        </w:tc>
        <w:tc>
          <w:tcPr>
            <w:tcW w:w="924" w:type="dxa"/>
            <w:shd w:val="clear" w:color="auto" w:fill="auto"/>
          </w:tcPr>
          <w:p w14:paraId="09DDE30F" w14:textId="77777777" w:rsidR="00C37748" w:rsidRPr="00F21493" w:rsidRDefault="00C37748" w:rsidP="00341550">
            <w:pPr>
              <w:numPr>
                <w:ilvl w:val="0"/>
                <w:numId w:val="2"/>
              </w:numPr>
              <w:spacing w:beforeLines="60" w:before="144" w:afterLines="60" w:after="144" w:line="240" w:lineRule="atLeast"/>
              <w:jc w:val="center"/>
              <w:rPr>
                <w:snapToGrid w:val="0"/>
                <w:color w:val="000000"/>
              </w:rPr>
            </w:pPr>
          </w:p>
        </w:tc>
      </w:tr>
      <w:tr w:rsidR="00756B9B" w:rsidRPr="00F21493" w14:paraId="6828383C" w14:textId="77777777" w:rsidTr="000C5121">
        <w:tc>
          <w:tcPr>
            <w:tcW w:w="895" w:type="dxa"/>
            <w:shd w:val="clear" w:color="auto" w:fill="auto"/>
          </w:tcPr>
          <w:p w14:paraId="15E528ED" w14:textId="77777777" w:rsidR="00756B9B" w:rsidRDefault="00756B9B" w:rsidP="00341550">
            <w:pPr>
              <w:spacing w:beforeLines="60" w:before="144" w:afterLines="60" w:after="144" w:line="240" w:lineRule="atLeast"/>
              <w:jc w:val="center"/>
              <w:rPr>
                <w:snapToGrid w:val="0"/>
                <w:color w:val="000000"/>
              </w:rPr>
            </w:pPr>
            <w:r>
              <w:rPr>
                <w:snapToGrid w:val="0"/>
                <w:color w:val="000000"/>
              </w:rPr>
              <w:t>J</w:t>
            </w:r>
          </w:p>
        </w:tc>
        <w:tc>
          <w:tcPr>
            <w:tcW w:w="1530" w:type="dxa"/>
            <w:shd w:val="clear" w:color="auto" w:fill="auto"/>
          </w:tcPr>
          <w:p w14:paraId="135FC5DF" w14:textId="77777777" w:rsidR="00756B9B" w:rsidRPr="00F21493" w:rsidRDefault="00756B9B" w:rsidP="00341550">
            <w:pPr>
              <w:spacing w:beforeLines="60" w:before="144" w:afterLines="60" w:after="144" w:line="240" w:lineRule="atLeast"/>
              <w:rPr>
                <w:snapToGrid w:val="0"/>
                <w:color w:val="000000"/>
              </w:rPr>
            </w:pPr>
            <w:r>
              <w:rPr>
                <w:snapToGrid w:val="0"/>
                <w:color w:val="000000"/>
              </w:rPr>
              <w:t>PIC 9(5)</w:t>
            </w:r>
          </w:p>
        </w:tc>
        <w:tc>
          <w:tcPr>
            <w:tcW w:w="1350" w:type="dxa"/>
            <w:shd w:val="clear" w:color="auto" w:fill="auto"/>
          </w:tcPr>
          <w:p w14:paraId="5C36B136" w14:textId="77777777" w:rsidR="00756B9B" w:rsidRDefault="00756B9B" w:rsidP="00341550">
            <w:pPr>
              <w:spacing w:beforeLines="60" w:before="144" w:afterLines="60" w:after="144" w:line="240" w:lineRule="atLeast"/>
              <w:rPr>
                <w:snapToGrid w:val="0"/>
                <w:color w:val="000000"/>
              </w:rPr>
            </w:pPr>
            <w:r>
              <w:rPr>
                <w:snapToGrid w:val="0"/>
                <w:color w:val="000000"/>
              </w:rPr>
              <w:t>5 bytes</w:t>
            </w:r>
          </w:p>
        </w:tc>
        <w:tc>
          <w:tcPr>
            <w:tcW w:w="3785" w:type="dxa"/>
            <w:shd w:val="clear" w:color="auto" w:fill="auto"/>
          </w:tcPr>
          <w:p w14:paraId="39393D1C" w14:textId="77777777" w:rsidR="00756B9B" w:rsidRDefault="00756B9B" w:rsidP="00341550">
            <w:pPr>
              <w:spacing w:beforeLines="60" w:before="144" w:afterLines="60" w:after="144" w:line="240" w:lineRule="atLeast"/>
              <w:rPr>
                <w:bCs/>
                <w:snapToGrid w:val="0"/>
              </w:rPr>
            </w:pPr>
            <w:r>
              <w:rPr>
                <w:bCs/>
                <w:snapToGrid w:val="0"/>
              </w:rPr>
              <w:t>Credit Plan Number</w:t>
            </w:r>
          </w:p>
        </w:tc>
        <w:tc>
          <w:tcPr>
            <w:tcW w:w="1260" w:type="dxa"/>
            <w:shd w:val="clear" w:color="auto" w:fill="auto"/>
          </w:tcPr>
          <w:p w14:paraId="63EA2280" w14:textId="77777777" w:rsidR="00756B9B" w:rsidRPr="00F21493" w:rsidRDefault="00756B9B" w:rsidP="00341550">
            <w:pPr>
              <w:numPr>
                <w:ilvl w:val="0"/>
                <w:numId w:val="2"/>
              </w:numPr>
              <w:spacing w:beforeLines="60" w:before="144" w:afterLines="60" w:after="144" w:line="240" w:lineRule="atLeast"/>
              <w:jc w:val="center"/>
              <w:rPr>
                <w:snapToGrid w:val="0"/>
                <w:color w:val="000000"/>
              </w:rPr>
            </w:pPr>
          </w:p>
        </w:tc>
        <w:tc>
          <w:tcPr>
            <w:tcW w:w="924" w:type="dxa"/>
            <w:shd w:val="clear" w:color="auto" w:fill="auto"/>
          </w:tcPr>
          <w:p w14:paraId="283A85B5" w14:textId="77777777" w:rsidR="00756B9B" w:rsidRPr="00F21493" w:rsidRDefault="00756B9B" w:rsidP="00341550">
            <w:pPr>
              <w:spacing w:beforeLines="60" w:before="144" w:afterLines="60" w:after="144" w:line="240" w:lineRule="atLeast"/>
              <w:jc w:val="center"/>
              <w:rPr>
                <w:snapToGrid w:val="0"/>
                <w:color w:val="000000"/>
              </w:rPr>
            </w:pPr>
          </w:p>
        </w:tc>
      </w:tr>
    </w:tbl>
    <w:p w14:paraId="6A023A93" w14:textId="77777777" w:rsidR="00315F57" w:rsidRDefault="00315F57" w:rsidP="00315F57"/>
    <w:p w14:paraId="728DFF01" w14:textId="77777777" w:rsidR="00315F57" w:rsidRPr="00315F57" w:rsidRDefault="00315F57" w:rsidP="00315F57"/>
    <w:p w14:paraId="4C7CAEE4" w14:textId="77777777" w:rsidR="00927B4F" w:rsidRDefault="00927B4F" w:rsidP="00315F57">
      <w:pPr>
        <w:pStyle w:val="Heading2"/>
        <w:rPr>
          <w:snapToGrid w:val="0"/>
        </w:rPr>
      </w:pPr>
      <w:bookmarkStart w:id="2720" w:name="_Toc126079316"/>
      <w:r>
        <w:rPr>
          <w:snapToGrid w:val="0"/>
        </w:rPr>
        <w:t>Subfield Descriptions</w:t>
      </w:r>
      <w:bookmarkEnd w:id="2720"/>
    </w:p>
    <w:p w14:paraId="664E3F76"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The following are the descriptions for the subfields for FID 9. Refer to the topic “Optional Data Field Description Format” for an explanation of the documentation format.</w:t>
      </w:r>
    </w:p>
    <w:p w14:paraId="62E57B84" w14:textId="77777777" w:rsidR="00927B4F" w:rsidRDefault="00927B4F" w:rsidP="00927B4F">
      <w:r>
        <w:t>For FID, subfid combinations, the format is as follows:</w:t>
      </w:r>
    </w:p>
    <w:p w14:paraId="18C05524" w14:textId="77777777" w:rsidR="00927B4F" w:rsidRDefault="00927B4F" w:rsidP="00927B4F"/>
    <w:p w14:paraId="258F05EB"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W w:w="10025" w:type="dxa"/>
        <w:tblInd w:w="108" w:type="dxa"/>
        <w:tblLayout w:type="fixed"/>
        <w:tblLook w:val="0000" w:firstRow="0" w:lastRow="0" w:firstColumn="0" w:lastColumn="0" w:noHBand="0" w:noVBand="0"/>
      </w:tblPr>
      <w:tblGrid>
        <w:gridCol w:w="1607"/>
        <w:gridCol w:w="425"/>
        <w:gridCol w:w="2033"/>
        <w:gridCol w:w="426"/>
        <w:gridCol w:w="1601"/>
        <w:gridCol w:w="2033"/>
        <w:gridCol w:w="425"/>
        <w:gridCol w:w="1475"/>
      </w:tblGrid>
      <w:tr w:rsidR="00927B4F" w:rsidRPr="00315F57" w14:paraId="45EF0CAB" w14:textId="77777777" w:rsidTr="00315F57">
        <w:tc>
          <w:tcPr>
            <w:tcW w:w="1607" w:type="dxa"/>
            <w:tcBorders>
              <w:top w:val="single" w:sz="6" w:space="0" w:color="auto"/>
              <w:left w:val="single" w:sz="6" w:space="0" w:color="auto"/>
              <w:bottom w:val="single" w:sz="6" w:space="0" w:color="auto"/>
              <w:right w:val="single" w:sz="6" w:space="0" w:color="auto"/>
            </w:tcBorders>
          </w:tcPr>
          <w:p w14:paraId="7AE2D8EA" w14:textId="77777777" w:rsidR="00927B4F" w:rsidRPr="00315F57" w:rsidRDefault="00315F57"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lang w:val="en-GB"/>
              </w:rPr>
              <w:t>F</w:t>
            </w:r>
            <w:r w:rsidR="00927B4F" w:rsidRPr="00315F57">
              <w:rPr>
                <w:bCs/>
                <w:lang w:val="en-GB"/>
              </w:rPr>
              <w:t>id</w:t>
            </w:r>
            <w:r>
              <w:rPr>
                <w:bCs/>
                <w:lang w:val="en-GB"/>
              </w:rPr>
              <w:t xml:space="preserve"> </w:t>
            </w:r>
            <w:r w:rsidR="00927B4F" w:rsidRPr="00315F57">
              <w:rPr>
                <w:bCs/>
                <w:lang w:val="en-GB"/>
              </w:rPr>
              <w:t>separator</w:t>
            </w:r>
          </w:p>
        </w:tc>
        <w:tc>
          <w:tcPr>
            <w:tcW w:w="425" w:type="dxa"/>
            <w:tcBorders>
              <w:top w:val="single" w:sz="6" w:space="0" w:color="auto"/>
              <w:left w:val="single" w:sz="6" w:space="0" w:color="auto"/>
              <w:bottom w:val="single" w:sz="6" w:space="0" w:color="auto"/>
              <w:right w:val="single" w:sz="6" w:space="0" w:color="auto"/>
            </w:tcBorders>
          </w:tcPr>
          <w:p w14:paraId="6BA89353"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rPr>
              <w:t>9</w:t>
            </w:r>
          </w:p>
        </w:tc>
        <w:tc>
          <w:tcPr>
            <w:tcW w:w="2033" w:type="dxa"/>
            <w:tcBorders>
              <w:top w:val="single" w:sz="6" w:space="0" w:color="auto"/>
              <w:left w:val="single" w:sz="6" w:space="0" w:color="auto"/>
              <w:bottom w:val="single" w:sz="6" w:space="0" w:color="auto"/>
              <w:right w:val="single" w:sz="6" w:space="0" w:color="auto"/>
            </w:tcBorders>
          </w:tcPr>
          <w:p w14:paraId="3D28BCFB"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lang w:val="en-GB"/>
              </w:rPr>
              <w:t>subfid separator</w:t>
            </w:r>
          </w:p>
        </w:tc>
        <w:tc>
          <w:tcPr>
            <w:tcW w:w="426" w:type="dxa"/>
            <w:tcBorders>
              <w:top w:val="single" w:sz="6" w:space="0" w:color="auto"/>
              <w:left w:val="single" w:sz="6" w:space="0" w:color="auto"/>
              <w:bottom w:val="single" w:sz="6" w:space="0" w:color="auto"/>
              <w:right w:val="single" w:sz="6" w:space="0" w:color="auto"/>
            </w:tcBorders>
          </w:tcPr>
          <w:p w14:paraId="5EE6BD54"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rPr>
              <w:t>B</w:t>
            </w:r>
          </w:p>
        </w:tc>
        <w:tc>
          <w:tcPr>
            <w:tcW w:w="1601" w:type="dxa"/>
            <w:tcBorders>
              <w:top w:val="single" w:sz="6" w:space="0" w:color="auto"/>
              <w:left w:val="single" w:sz="6" w:space="0" w:color="auto"/>
              <w:bottom w:val="single" w:sz="6" w:space="0" w:color="auto"/>
              <w:right w:val="single" w:sz="6" w:space="0" w:color="auto"/>
            </w:tcBorders>
          </w:tcPr>
          <w:p w14:paraId="54FA18AE"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lang w:val="en-GB"/>
              </w:rPr>
              <w:t>subfid value</w:t>
            </w:r>
          </w:p>
        </w:tc>
        <w:tc>
          <w:tcPr>
            <w:tcW w:w="2033" w:type="dxa"/>
            <w:tcBorders>
              <w:top w:val="single" w:sz="6" w:space="0" w:color="auto"/>
              <w:left w:val="single" w:sz="6" w:space="0" w:color="auto"/>
              <w:bottom w:val="single" w:sz="6" w:space="0" w:color="auto"/>
              <w:right w:val="single" w:sz="6" w:space="0" w:color="auto"/>
            </w:tcBorders>
          </w:tcPr>
          <w:p w14:paraId="1991AAE6"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lang w:val="en-GB"/>
              </w:rPr>
            </w:pPr>
            <w:r w:rsidRPr="00315F57">
              <w:rPr>
                <w:bCs/>
                <w:lang w:val="en-GB"/>
              </w:rPr>
              <w:t>subfid separator</w:t>
            </w:r>
          </w:p>
        </w:tc>
        <w:tc>
          <w:tcPr>
            <w:tcW w:w="425" w:type="dxa"/>
            <w:tcBorders>
              <w:top w:val="single" w:sz="6" w:space="0" w:color="auto"/>
              <w:left w:val="single" w:sz="6" w:space="0" w:color="auto"/>
              <w:bottom w:val="single" w:sz="6" w:space="0" w:color="auto"/>
              <w:right w:val="single" w:sz="6" w:space="0" w:color="auto"/>
            </w:tcBorders>
          </w:tcPr>
          <w:p w14:paraId="0455EB50"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rPr>
            </w:pPr>
            <w:r w:rsidRPr="00315F57">
              <w:rPr>
                <w:bCs/>
                <w:lang w:val="en-GB"/>
              </w:rPr>
              <w:t>F</w:t>
            </w:r>
          </w:p>
        </w:tc>
        <w:tc>
          <w:tcPr>
            <w:tcW w:w="1475" w:type="dxa"/>
            <w:tcBorders>
              <w:top w:val="single" w:sz="6" w:space="0" w:color="auto"/>
              <w:left w:val="single" w:sz="6" w:space="0" w:color="auto"/>
              <w:bottom w:val="single" w:sz="6" w:space="0" w:color="auto"/>
              <w:right w:val="single" w:sz="6" w:space="0" w:color="auto"/>
            </w:tcBorders>
          </w:tcPr>
          <w:p w14:paraId="6F31008D" w14:textId="77777777" w:rsidR="00927B4F" w:rsidRPr="00315F57" w:rsidRDefault="00927B4F" w:rsidP="00DA5E0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Cs/>
                <w:lang w:val="en-GB"/>
              </w:rPr>
            </w:pPr>
            <w:r w:rsidRPr="00315F57">
              <w:rPr>
                <w:bCs/>
                <w:lang w:val="en-GB"/>
              </w:rPr>
              <w:t>subfid value</w:t>
            </w:r>
          </w:p>
        </w:tc>
      </w:tr>
    </w:tbl>
    <w:p w14:paraId="7EC5E83D" w14:textId="77777777" w:rsidR="00315F57" w:rsidRDefault="00315F57"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096B707D"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Subfid separator = 1E HEX</w:t>
      </w:r>
    </w:p>
    <w:p w14:paraId="79C7167E"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65B6CA9F" w14:textId="54E2BA40"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For SubFIDSs containing hexadecimal characters that require bit references, ACI convention is used. According to ACI’s convention, the first hexadecimal character represents bits 0-3 and the second hexadecimal character represent bits 4-7. This convention is different from EMV where the first character </w:t>
      </w:r>
      <w:r w:rsidR="001E7691">
        <w:rPr>
          <w:snapToGrid w:val="0"/>
          <w:color w:val="000000"/>
        </w:rPr>
        <w:t>represents</w:t>
      </w:r>
      <w:r>
        <w:rPr>
          <w:snapToGrid w:val="0"/>
          <w:color w:val="000000"/>
        </w:rPr>
        <w:t xml:space="preserve"> bits 8-5 and the second represents bits 4-1. Please use the following table to correlate:</w:t>
      </w:r>
    </w:p>
    <w:p w14:paraId="30881080"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W w:w="0" w:type="auto"/>
        <w:tblInd w:w="108"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3492"/>
        <w:gridCol w:w="528"/>
        <w:gridCol w:w="528"/>
        <w:gridCol w:w="528"/>
        <w:gridCol w:w="528"/>
        <w:gridCol w:w="528"/>
        <w:gridCol w:w="528"/>
        <w:gridCol w:w="528"/>
        <w:gridCol w:w="528"/>
      </w:tblGrid>
      <w:tr w:rsidR="00927B4F" w14:paraId="6CC98F5D" w14:textId="77777777" w:rsidTr="00315F57">
        <w:tc>
          <w:tcPr>
            <w:tcW w:w="3492" w:type="dxa"/>
          </w:tcPr>
          <w:p w14:paraId="6EEDD710"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Reference Method</w:t>
            </w:r>
          </w:p>
        </w:tc>
        <w:tc>
          <w:tcPr>
            <w:tcW w:w="528" w:type="dxa"/>
          </w:tcPr>
          <w:p w14:paraId="3560757A"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50879C1E"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7D7CF9B8"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3E850B58"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1111006B"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5449CD5B"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2E57F6A6"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c>
          <w:tcPr>
            <w:tcW w:w="528" w:type="dxa"/>
          </w:tcPr>
          <w:p w14:paraId="7F9E08EE"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BIT</w:t>
            </w:r>
          </w:p>
        </w:tc>
      </w:tr>
      <w:tr w:rsidR="00927B4F" w14:paraId="6BDD3690" w14:textId="77777777" w:rsidTr="00315F57">
        <w:tc>
          <w:tcPr>
            <w:tcW w:w="3492" w:type="dxa"/>
          </w:tcPr>
          <w:p w14:paraId="0B8DDB33"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EMV convention</w:t>
            </w:r>
          </w:p>
        </w:tc>
        <w:tc>
          <w:tcPr>
            <w:tcW w:w="528" w:type="dxa"/>
          </w:tcPr>
          <w:p w14:paraId="5C1EE31B"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8</w:t>
            </w:r>
          </w:p>
        </w:tc>
        <w:tc>
          <w:tcPr>
            <w:tcW w:w="528" w:type="dxa"/>
          </w:tcPr>
          <w:p w14:paraId="27FB69C3"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7</w:t>
            </w:r>
          </w:p>
        </w:tc>
        <w:tc>
          <w:tcPr>
            <w:tcW w:w="528" w:type="dxa"/>
          </w:tcPr>
          <w:p w14:paraId="73152757"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6</w:t>
            </w:r>
          </w:p>
        </w:tc>
        <w:tc>
          <w:tcPr>
            <w:tcW w:w="528" w:type="dxa"/>
          </w:tcPr>
          <w:p w14:paraId="0D933C14"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5</w:t>
            </w:r>
          </w:p>
        </w:tc>
        <w:tc>
          <w:tcPr>
            <w:tcW w:w="528" w:type="dxa"/>
          </w:tcPr>
          <w:p w14:paraId="64748E53"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4</w:t>
            </w:r>
          </w:p>
        </w:tc>
        <w:tc>
          <w:tcPr>
            <w:tcW w:w="528" w:type="dxa"/>
          </w:tcPr>
          <w:p w14:paraId="6684F5CB"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3</w:t>
            </w:r>
          </w:p>
        </w:tc>
        <w:tc>
          <w:tcPr>
            <w:tcW w:w="528" w:type="dxa"/>
          </w:tcPr>
          <w:p w14:paraId="15D65F50"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2</w:t>
            </w:r>
          </w:p>
        </w:tc>
        <w:tc>
          <w:tcPr>
            <w:tcW w:w="528" w:type="dxa"/>
          </w:tcPr>
          <w:p w14:paraId="5C134F7C"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1</w:t>
            </w:r>
          </w:p>
        </w:tc>
      </w:tr>
      <w:tr w:rsidR="00927B4F" w14:paraId="595E6B3B" w14:textId="77777777" w:rsidTr="00315F57">
        <w:tc>
          <w:tcPr>
            <w:tcW w:w="3492" w:type="dxa"/>
          </w:tcPr>
          <w:p w14:paraId="20832F72"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ACI convention</w:t>
            </w:r>
          </w:p>
        </w:tc>
        <w:tc>
          <w:tcPr>
            <w:tcW w:w="528" w:type="dxa"/>
          </w:tcPr>
          <w:p w14:paraId="63BFE913"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0</w:t>
            </w:r>
          </w:p>
        </w:tc>
        <w:tc>
          <w:tcPr>
            <w:tcW w:w="528" w:type="dxa"/>
          </w:tcPr>
          <w:p w14:paraId="545D74BD"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1</w:t>
            </w:r>
          </w:p>
        </w:tc>
        <w:tc>
          <w:tcPr>
            <w:tcW w:w="528" w:type="dxa"/>
          </w:tcPr>
          <w:p w14:paraId="205453A6"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2</w:t>
            </w:r>
          </w:p>
        </w:tc>
        <w:tc>
          <w:tcPr>
            <w:tcW w:w="528" w:type="dxa"/>
          </w:tcPr>
          <w:p w14:paraId="5E19CABD"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3</w:t>
            </w:r>
          </w:p>
        </w:tc>
        <w:tc>
          <w:tcPr>
            <w:tcW w:w="528" w:type="dxa"/>
          </w:tcPr>
          <w:p w14:paraId="1E83A0C9"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4</w:t>
            </w:r>
          </w:p>
        </w:tc>
        <w:tc>
          <w:tcPr>
            <w:tcW w:w="528" w:type="dxa"/>
          </w:tcPr>
          <w:p w14:paraId="3ABBF69E"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5</w:t>
            </w:r>
          </w:p>
        </w:tc>
        <w:tc>
          <w:tcPr>
            <w:tcW w:w="528" w:type="dxa"/>
          </w:tcPr>
          <w:p w14:paraId="57F0DCB2"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6</w:t>
            </w:r>
          </w:p>
        </w:tc>
        <w:tc>
          <w:tcPr>
            <w:tcW w:w="528" w:type="dxa"/>
          </w:tcPr>
          <w:p w14:paraId="4E4F7593" w14:textId="77777777" w:rsidR="00927B4F" w:rsidRDefault="00927B4F" w:rsidP="00341550">
            <w:pPr>
              <w:tabs>
                <w:tab w:val="left" w:pos="0"/>
                <w:tab w:val="left" w:pos="720"/>
                <w:tab w:val="left" w:pos="1440"/>
                <w:tab w:val="left" w:pos="2160"/>
                <w:tab w:val="left" w:pos="2880"/>
                <w:tab w:val="left" w:pos="3600"/>
                <w:tab w:val="left" w:pos="4320"/>
              </w:tabs>
              <w:spacing w:before="60" w:after="60" w:line="240" w:lineRule="atLeast"/>
              <w:rPr>
                <w:snapToGrid w:val="0"/>
                <w:color w:val="000000"/>
              </w:rPr>
            </w:pPr>
            <w:r>
              <w:rPr>
                <w:snapToGrid w:val="0"/>
                <w:color w:val="000000"/>
              </w:rPr>
              <w:t>7</w:t>
            </w:r>
          </w:p>
        </w:tc>
      </w:tr>
    </w:tbl>
    <w:p w14:paraId="1644A6AE"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62BB186E" w14:textId="77777777" w:rsidR="00A15A1A" w:rsidRDefault="00A15A1A"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3EA52F25" w14:textId="77777777" w:rsidR="00A15A1A" w:rsidRDefault="00A15A1A" w:rsidP="00A15A1A">
      <w:pPr>
        <w:rPr>
          <w:snapToGrid w:val="0"/>
        </w:rPr>
      </w:pPr>
      <w:r>
        <w:rPr>
          <w:snapToGrid w:val="0"/>
        </w:rPr>
        <w:t>If the SFID name does not specify the use of  Host 1 or Host 3 messages, this means that the SFID is used by both Host 1 and Host 3.</w:t>
      </w:r>
    </w:p>
    <w:p w14:paraId="620E6998"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5DF5CD2D" w14:textId="77777777" w:rsidR="00927B4F" w:rsidRDefault="00927B4F" w:rsidP="00927B4F">
      <w:pPr>
        <w:tabs>
          <w:tab w:val="left" w:pos="0"/>
          <w:tab w:val="left" w:pos="720"/>
          <w:tab w:val="left" w:pos="1440"/>
          <w:tab w:val="left" w:pos="2160"/>
          <w:tab w:val="left" w:pos="2880"/>
          <w:tab w:val="left" w:pos="3600"/>
          <w:tab w:val="left" w:pos="4320"/>
        </w:tabs>
        <w:spacing w:line="240" w:lineRule="atLeast"/>
        <w:rPr>
          <w:snapToGrid w:val="0"/>
          <w:color w:val="000000"/>
        </w:rPr>
      </w:pPr>
    </w:p>
    <w:p w14:paraId="39CD12D6" w14:textId="77777777" w:rsidR="000C5121" w:rsidRDefault="000C5121">
      <w:pPr>
        <w:rPr>
          <w:rFonts w:asciiTheme="majorHAnsi" w:eastAsiaTheme="majorEastAsia" w:hAnsiTheme="majorHAnsi" w:cstheme="majorBidi"/>
          <w:b/>
          <w:snapToGrid w:val="0"/>
          <w:color w:val="70AD47" w:themeColor="accent2"/>
          <w:sz w:val="36"/>
          <w:szCs w:val="28"/>
        </w:rPr>
      </w:pPr>
      <w:bookmarkStart w:id="2721" w:name="_Toc30407748"/>
      <w:r>
        <w:rPr>
          <w:snapToGrid w:val="0"/>
        </w:rPr>
        <w:br w:type="page"/>
      </w:r>
    </w:p>
    <w:p w14:paraId="0B586D45" w14:textId="77777777" w:rsidR="003A2656" w:rsidRPr="00341550" w:rsidRDefault="003A2656" w:rsidP="00847896">
      <w:pPr>
        <w:pStyle w:val="Heading2"/>
        <w:rPr>
          <w:snapToGrid w:val="0"/>
        </w:rPr>
      </w:pPr>
      <w:bookmarkStart w:id="2722" w:name="_Toc126079317"/>
      <w:r>
        <w:rPr>
          <w:snapToGrid w:val="0"/>
        </w:rPr>
        <w:lastRenderedPageBreak/>
        <w:t>SFID A – Terminal Capabilities</w:t>
      </w:r>
      <w:bookmarkEnd w:id="2721"/>
      <w:bookmarkEnd w:id="2722"/>
      <w:r>
        <w:rPr>
          <w:snapToGrid w:val="0"/>
        </w:rPr>
        <w:t xml:space="preserve"> </w:t>
      </w:r>
    </w:p>
    <w:p w14:paraId="5A649528" w14:textId="77777777" w:rsidR="00910260" w:rsidRDefault="00910260" w:rsidP="00341550">
      <w:pPr>
        <w:autoSpaceDE w:val="0"/>
        <w:autoSpaceDN w:val="0"/>
        <w:adjustRightInd w:val="0"/>
        <w:ind w:left="720"/>
        <w:rPr>
          <w:snapToGrid w:val="0"/>
          <w:color w:val="000000"/>
        </w:rPr>
      </w:pPr>
      <w:r w:rsidRPr="00910260">
        <w:rPr>
          <w:snapToGrid w:val="0"/>
          <w:color w:val="000000"/>
        </w:rPr>
        <w:t xml:space="preserve">Hexadecimal characters (0–F) representing </w:t>
      </w:r>
      <w:r w:rsidRPr="002B2AE3">
        <w:rPr>
          <w:snapToGrid w:val="0"/>
          <w:color w:val="000000"/>
        </w:rPr>
        <w:t>The card data input, cardholder verification method (CVM),</w:t>
      </w:r>
      <w:r>
        <w:rPr>
          <w:snapToGrid w:val="0"/>
          <w:color w:val="000000"/>
        </w:rPr>
        <w:t xml:space="preserve"> </w:t>
      </w:r>
      <w:r w:rsidRPr="002B2AE3">
        <w:rPr>
          <w:snapToGrid w:val="0"/>
          <w:color w:val="000000"/>
        </w:rPr>
        <w:t>and security capabilities of the</w:t>
      </w:r>
      <w:r>
        <w:rPr>
          <w:snapToGrid w:val="0"/>
          <w:color w:val="000000"/>
        </w:rPr>
        <w:t xml:space="preserve"> </w:t>
      </w:r>
      <w:r w:rsidRPr="002B2AE3">
        <w:rPr>
          <w:snapToGrid w:val="0"/>
          <w:color w:val="000000"/>
        </w:rPr>
        <w:t>terminal.</w:t>
      </w:r>
      <w:r w:rsidRPr="00910260">
        <w:rPr>
          <w:snapToGrid w:val="0"/>
          <w:color w:val="000000"/>
        </w:rPr>
        <w:t xml:space="preserve"> The first hexadecimal character represents bits 0–3 of byte 1 and</w:t>
      </w:r>
      <w:r>
        <w:rPr>
          <w:snapToGrid w:val="0"/>
          <w:color w:val="000000"/>
        </w:rPr>
        <w:t xml:space="preserve"> </w:t>
      </w:r>
      <w:r w:rsidRPr="00910260">
        <w:rPr>
          <w:snapToGrid w:val="0"/>
          <w:color w:val="000000"/>
        </w:rPr>
        <w:t>the second hexadecimal character represents bits 4–</w:t>
      </w:r>
      <w:r w:rsidR="00A0237F">
        <w:rPr>
          <w:snapToGrid w:val="0"/>
          <w:color w:val="000000"/>
        </w:rPr>
        <w:t>7 of byte 1 etc..</w:t>
      </w:r>
    </w:p>
    <w:p w14:paraId="5FBAF5FF" w14:textId="77777777" w:rsidR="00910260" w:rsidRPr="00910260" w:rsidRDefault="00910260" w:rsidP="00341550">
      <w:pPr>
        <w:autoSpaceDE w:val="0"/>
        <w:autoSpaceDN w:val="0"/>
        <w:adjustRightInd w:val="0"/>
        <w:ind w:left="720"/>
        <w:rPr>
          <w:snapToGrid w:val="0"/>
          <w:color w:val="000000"/>
        </w:rPr>
      </w:pPr>
      <w:r w:rsidRPr="002B2AE3">
        <w:rPr>
          <w:snapToGrid w:val="0"/>
          <w:color w:val="000000"/>
        </w:rPr>
        <w:t>Valid values are</w:t>
      </w:r>
      <w:r>
        <w:rPr>
          <w:snapToGrid w:val="0"/>
          <w:color w:val="000000"/>
        </w:rPr>
        <w:t xml:space="preserve"> </w:t>
      </w:r>
      <w:r w:rsidRPr="002B2AE3">
        <w:rPr>
          <w:snapToGrid w:val="0"/>
          <w:color w:val="000000"/>
        </w:rPr>
        <w:t xml:space="preserve">shown below. </w:t>
      </w:r>
      <w:r w:rsidRPr="001073E5">
        <w:rPr>
          <w:b/>
          <w:snapToGrid w:val="0"/>
          <w:color w:val="000000"/>
        </w:rPr>
        <w:t>The default for all bit settings is a value of 0.</w:t>
      </w:r>
    </w:p>
    <w:p w14:paraId="227C2901" w14:textId="77777777" w:rsidR="00A23B4C" w:rsidRDefault="00A23B4C" w:rsidP="00341550">
      <w:pPr>
        <w:autoSpaceDE w:val="0"/>
        <w:autoSpaceDN w:val="0"/>
        <w:adjustRightInd w:val="0"/>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6D0CB0" w14:paraId="302ED32A" w14:textId="77777777" w:rsidTr="006D0CB0">
        <w:trPr>
          <w:tblHeader/>
        </w:trPr>
        <w:tc>
          <w:tcPr>
            <w:tcW w:w="1183" w:type="dxa"/>
          </w:tcPr>
          <w:p w14:paraId="103DDE63" w14:textId="77777777" w:rsidR="006D0CB0" w:rsidRDefault="006D0CB0" w:rsidP="000C5121">
            <w:pPr>
              <w:pStyle w:val="BodyText2"/>
              <w:spacing w:before="60" w:after="60"/>
              <w:jc w:val="center"/>
              <w:rPr>
                <w:color w:val="auto"/>
              </w:rPr>
            </w:pPr>
            <w:r w:rsidRPr="009161F7">
              <w:rPr>
                <w:b/>
                <w:color w:val="auto"/>
              </w:rPr>
              <w:t>Position</w:t>
            </w:r>
          </w:p>
        </w:tc>
        <w:tc>
          <w:tcPr>
            <w:tcW w:w="1059" w:type="dxa"/>
          </w:tcPr>
          <w:p w14:paraId="30893955" w14:textId="77777777" w:rsidR="006D0CB0" w:rsidRDefault="006D0CB0" w:rsidP="000C5121">
            <w:pPr>
              <w:pStyle w:val="BodyText2"/>
              <w:spacing w:before="60" w:after="60"/>
              <w:jc w:val="center"/>
              <w:rPr>
                <w:color w:val="auto"/>
              </w:rPr>
            </w:pPr>
            <w:r w:rsidRPr="009161F7">
              <w:rPr>
                <w:b/>
                <w:color w:val="auto"/>
              </w:rPr>
              <w:t>Length</w:t>
            </w:r>
          </w:p>
        </w:tc>
        <w:tc>
          <w:tcPr>
            <w:tcW w:w="7113" w:type="dxa"/>
          </w:tcPr>
          <w:p w14:paraId="1B6942A7" w14:textId="77777777" w:rsidR="006D0CB0" w:rsidRDefault="006D0CB0" w:rsidP="000C5121">
            <w:pPr>
              <w:pStyle w:val="BodyText2"/>
              <w:spacing w:before="60" w:after="60"/>
              <w:rPr>
                <w:color w:val="auto"/>
              </w:rPr>
            </w:pPr>
            <w:r w:rsidRPr="009161F7">
              <w:rPr>
                <w:b/>
                <w:color w:val="auto"/>
              </w:rPr>
              <w:t>Description</w:t>
            </w:r>
          </w:p>
        </w:tc>
      </w:tr>
      <w:tr w:rsidR="006D0CB0" w14:paraId="48DA868F" w14:textId="77777777" w:rsidTr="006D0CB0">
        <w:tc>
          <w:tcPr>
            <w:tcW w:w="1183" w:type="dxa"/>
          </w:tcPr>
          <w:p w14:paraId="0F67CB93" w14:textId="77777777" w:rsidR="006D0CB0" w:rsidRDefault="006D0CB0" w:rsidP="006D0CB0">
            <w:pPr>
              <w:pStyle w:val="BodyText2"/>
              <w:jc w:val="center"/>
              <w:rPr>
                <w:color w:val="auto"/>
              </w:rPr>
            </w:pPr>
            <w:r w:rsidRPr="00A655B6">
              <w:rPr>
                <w:color w:val="auto"/>
              </w:rPr>
              <w:t>01–0</w:t>
            </w:r>
            <w:r>
              <w:rPr>
                <w:color w:val="auto"/>
              </w:rPr>
              <w:t>2</w:t>
            </w:r>
          </w:p>
        </w:tc>
        <w:tc>
          <w:tcPr>
            <w:tcW w:w="1059" w:type="dxa"/>
          </w:tcPr>
          <w:p w14:paraId="1BF98DA9" w14:textId="77777777" w:rsidR="006D0CB0" w:rsidRDefault="006D0CB0" w:rsidP="006D0CB0">
            <w:pPr>
              <w:pStyle w:val="BodyText2"/>
              <w:jc w:val="center"/>
              <w:rPr>
                <w:color w:val="auto"/>
              </w:rPr>
            </w:pPr>
            <w:r>
              <w:rPr>
                <w:color w:val="auto"/>
              </w:rPr>
              <w:t>2</w:t>
            </w:r>
          </w:p>
        </w:tc>
        <w:tc>
          <w:tcPr>
            <w:tcW w:w="7113" w:type="dxa"/>
          </w:tcPr>
          <w:p w14:paraId="4FBC5C44" w14:textId="77777777" w:rsidR="006D0CB0" w:rsidRDefault="006D0CB0" w:rsidP="00B27460">
            <w:pPr>
              <w:autoSpaceDE w:val="0"/>
              <w:autoSpaceDN w:val="0"/>
              <w:adjustRightInd w:val="0"/>
              <w:spacing w:after="120"/>
              <w:rPr>
                <w:b/>
                <w:snapToGrid w:val="0"/>
                <w:color w:val="000000"/>
              </w:rPr>
            </w:pPr>
            <w:r w:rsidRPr="00341550">
              <w:rPr>
                <w:b/>
                <w:snapToGrid w:val="0"/>
                <w:color w:val="000000"/>
              </w:rPr>
              <w:t>Card Data Input Capability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6161"/>
            </w:tblGrid>
            <w:tr w:rsidR="007E6CE4" w14:paraId="71886FCD" w14:textId="77777777" w:rsidTr="00000A65">
              <w:trPr>
                <w:tblHeader/>
              </w:trPr>
              <w:tc>
                <w:tcPr>
                  <w:tcW w:w="737" w:type="dxa"/>
                </w:tcPr>
                <w:p w14:paraId="082C8EAC" w14:textId="77777777" w:rsidR="007E6CE4" w:rsidRDefault="007E6CE4" w:rsidP="00000A65">
                  <w:pPr>
                    <w:autoSpaceDE w:val="0"/>
                    <w:autoSpaceDN w:val="0"/>
                    <w:adjustRightInd w:val="0"/>
                    <w:jc w:val="center"/>
                    <w:rPr>
                      <w:b/>
                      <w:snapToGrid w:val="0"/>
                    </w:rPr>
                  </w:pPr>
                  <w:r w:rsidRPr="004E6517">
                    <w:rPr>
                      <w:b/>
                      <w:bCs/>
                      <w:snapToGrid w:val="0"/>
                    </w:rPr>
                    <w:t>Bit</w:t>
                  </w:r>
                </w:p>
              </w:tc>
              <w:tc>
                <w:tcPr>
                  <w:tcW w:w="6178" w:type="dxa"/>
                </w:tcPr>
                <w:p w14:paraId="306A1A87" w14:textId="77777777" w:rsidR="007E6CE4" w:rsidRDefault="007E6CE4" w:rsidP="007E6CE4">
                  <w:pPr>
                    <w:autoSpaceDE w:val="0"/>
                    <w:autoSpaceDN w:val="0"/>
                    <w:adjustRightInd w:val="0"/>
                    <w:rPr>
                      <w:b/>
                      <w:snapToGrid w:val="0"/>
                    </w:rPr>
                  </w:pPr>
                  <w:r w:rsidRPr="004E6517">
                    <w:rPr>
                      <w:b/>
                      <w:bCs/>
                      <w:snapToGrid w:val="0"/>
                    </w:rPr>
                    <w:t>Description of Binary Values</w:t>
                  </w:r>
                </w:p>
              </w:tc>
            </w:tr>
            <w:tr w:rsidR="007E6CE4" w:rsidRPr="00164382" w14:paraId="6FAD4F22" w14:textId="77777777" w:rsidTr="00000A65">
              <w:trPr>
                <w:tblHeader/>
              </w:trPr>
              <w:tc>
                <w:tcPr>
                  <w:tcW w:w="737" w:type="dxa"/>
                </w:tcPr>
                <w:p w14:paraId="1A36059C" w14:textId="77777777" w:rsidR="007E6CE4" w:rsidRPr="00164382" w:rsidRDefault="007E6CE4" w:rsidP="007E6CE4">
                  <w:pPr>
                    <w:autoSpaceDE w:val="0"/>
                    <w:autoSpaceDN w:val="0"/>
                    <w:adjustRightInd w:val="0"/>
                    <w:jc w:val="center"/>
                    <w:rPr>
                      <w:bCs/>
                      <w:snapToGrid w:val="0"/>
                    </w:rPr>
                  </w:pPr>
                  <w:r w:rsidRPr="00575BFB">
                    <w:rPr>
                      <w:snapToGrid w:val="0"/>
                      <w:color w:val="000000"/>
                    </w:rPr>
                    <w:t>0</w:t>
                  </w:r>
                </w:p>
              </w:tc>
              <w:tc>
                <w:tcPr>
                  <w:tcW w:w="6178" w:type="dxa"/>
                </w:tcPr>
                <w:p w14:paraId="2581E826" w14:textId="77777777" w:rsidR="007E6CE4" w:rsidRDefault="007E6CE4" w:rsidP="007E6CE4">
                  <w:pPr>
                    <w:autoSpaceDE w:val="0"/>
                    <w:autoSpaceDN w:val="0"/>
                    <w:adjustRightInd w:val="0"/>
                    <w:rPr>
                      <w:snapToGrid w:val="0"/>
                      <w:color w:val="000000"/>
                    </w:rPr>
                  </w:pPr>
                  <w:r w:rsidRPr="00341550">
                    <w:rPr>
                      <w:b/>
                      <w:snapToGrid w:val="0"/>
                      <w:color w:val="000000"/>
                    </w:rPr>
                    <w:t>Manual key entry capability.</w:t>
                  </w:r>
                  <w:r w:rsidRPr="002B2AE3">
                    <w:rPr>
                      <w:snapToGrid w:val="0"/>
                      <w:color w:val="000000"/>
                    </w:rPr>
                    <w:t xml:space="preserve"> </w:t>
                  </w:r>
                </w:p>
                <w:p w14:paraId="03B3AF4F" w14:textId="77777777" w:rsidR="007E6CE4" w:rsidRDefault="007E6CE4" w:rsidP="007E6CE4">
                  <w:pPr>
                    <w:autoSpaceDE w:val="0"/>
                    <w:autoSpaceDN w:val="0"/>
                    <w:adjustRightInd w:val="0"/>
                    <w:rPr>
                      <w:snapToGrid w:val="0"/>
                      <w:color w:val="000000"/>
                    </w:rPr>
                  </w:pPr>
                  <w:r w:rsidRPr="002B2AE3">
                    <w:rPr>
                      <w:snapToGrid w:val="0"/>
                      <w:color w:val="000000"/>
                    </w:rPr>
                    <w:t>Valid</w:t>
                  </w:r>
                  <w:r>
                    <w:rPr>
                      <w:snapToGrid w:val="0"/>
                      <w:color w:val="000000"/>
                    </w:rPr>
                    <w:t xml:space="preserve"> </w:t>
                  </w:r>
                  <w:r w:rsidRPr="002B2AE3">
                    <w:rPr>
                      <w:snapToGrid w:val="0"/>
                      <w:color w:val="000000"/>
                    </w:rPr>
                    <w:t>values are as follows:</w:t>
                  </w:r>
                </w:p>
                <w:p w14:paraId="1F591157" w14:textId="77777777" w:rsidR="007E6CE4" w:rsidRDefault="007E6CE4" w:rsidP="007E6CE4">
                  <w:pPr>
                    <w:autoSpaceDE w:val="0"/>
                    <w:autoSpaceDN w:val="0"/>
                    <w:adjustRightInd w:val="0"/>
                    <w:rPr>
                      <w:snapToGrid w:val="0"/>
                      <w:color w:val="000000"/>
                    </w:rPr>
                  </w:pPr>
                </w:p>
                <w:p w14:paraId="36FAED74" w14:textId="77777777" w:rsidR="007E6CE4" w:rsidRPr="002B2AE3" w:rsidRDefault="007E6CE4" w:rsidP="007E6CE4">
                  <w:pPr>
                    <w:autoSpaceDE w:val="0"/>
                    <w:autoSpaceDN w:val="0"/>
                    <w:adjustRightInd w:val="0"/>
                    <w:ind w:left="340" w:hanging="432"/>
                    <w:rPr>
                      <w:snapToGrid w:val="0"/>
                      <w:color w:val="000000"/>
                    </w:rPr>
                  </w:pPr>
                  <w:r w:rsidRPr="002B2AE3">
                    <w:rPr>
                      <w:snapToGrid w:val="0"/>
                      <w:color w:val="000000"/>
                    </w:rPr>
                    <w:t>0 = The terminal does not support</w:t>
                  </w:r>
                  <w:r>
                    <w:rPr>
                      <w:snapToGrid w:val="0"/>
                      <w:color w:val="000000"/>
                    </w:rPr>
                    <w:t xml:space="preserve"> </w:t>
                  </w:r>
                  <w:r w:rsidRPr="002B2AE3">
                    <w:rPr>
                      <w:snapToGrid w:val="0"/>
                      <w:color w:val="000000"/>
                    </w:rPr>
                    <w:t>manual key entry to input the card</w:t>
                  </w:r>
                  <w:r>
                    <w:rPr>
                      <w:snapToGrid w:val="0"/>
                      <w:color w:val="000000"/>
                    </w:rPr>
                    <w:t xml:space="preserve"> </w:t>
                  </w:r>
                  <w:r w:rsidRPr="002B2AE3">
                    <w:rPr>
                      <w:snapToGrid w:val="0"/>
                      <w:color w:val="000000"/>
                    </w:rPr>
                    <w:t>data.</w:t>
                  </w:r>
                </w:p>
                <w:p w14:paraId="5374537B" w14:textId="77777777" w:rsidR="007E6CE4" w:rsidRDefault="007E6CE4" w:rsidP="007E6CE4">
                  <w:pPr>
                    <w:autoSpaceDE w:val="0"/>
                    <w:autoSpaceDN w:val="0"/>
                    <w:adjustRightInd w:val="0"/>
                    <w:ind w:left="340" w:hanging="432"/>
                    <w:rPr>
                      <w:snapToGrid w:val="0"/>
                      <w:color w:val="000000"/>
                    </w:rPr>
                  </w:pPr>
                  <w:r w:rsidRPr="002B2AE3">
                    <w:rPr>
                      <w:snapToGrid w:val="0"/>
                      <w:color w:val="000000"/>
                    </w:rPr>
                    <w:t>1 = The terminal supports manual key</w:t>
                  </w:r>
                  <w:r>
                    <w:rPr>
                      <w:snapToGrid w:val="0"/>
                      <w:color w:val="000000"/>
                    </w:rPr>
                    <w:t xml:space="preserve"> </w:t>
                  </w:r>
                  <w:r w:rsidRPr="002B2AE3">
                    <w:rPr>
                      <w:snapToGrid w:val="0"/>
                      <w:color w:val="000000"/>
                    </w:rPr>
                    <w:t>entry to input the card data.</w:t>
                  </w:r>
                </w:p>
                <w:p w14:paraId="30B37571" w14:textId="77777777" w:rsidR="007E6CE4" w:rsidRPr="00164382" w:rsidRDefault="007E6CE4" w:rsidP="007E6CE4">
                  <w:pPr>
                    <w:autoSpaceDE w:val="0"/>
                    <w:autoSpaceDN w:val="0"/>
                    <w:adjustRightInd w:val="0"/>
                    <w:ind w:left="432" w:hanging="432"/>
                    <w:rPr>
                      <w:bCs/>
                      <w:snapToGrid w:val="0"/>
                    </w:rPr>
                  </w:pPr>
                </w:p>
              </w:tc>
            </w:tr>
            <w:tr w:rsidR="007E6CE4" w:rsidRPr="00164382" w14:paraId="560C5288" w14:textId="77777777" w:rsidTr="00000A65">
              <w:trPr>
                <w:tblHeader/>
              </w:trPr>
              <w:tc>
                <w:tcPr>
                  <w:tcW w:w="737" w:type="dxa"/>
                </w:tcPr>
                <w:p w14:paraId="66C1B872" w14:textId="77777777" w:rsidR="007E6CE4" w:rsidRPr="00575BFB" w:rsidRDefault="007E6CE4" w:rsidP="007E6CE4">
                  <w:pPr>
                    <w:autoSpaceDE w:val="0"/>
                    <w:autoSpaceDN w:val="0"/>
                    <w:adjustRightInd w:val="0"/>
                    <w:jc w:val="center"/>
                    <w:rPr>
                      <w:snapToGrid w:val="0"/>
                      <w:color w:val="000000"/>
                    </w:rPr>
                  </w:pPr>
                  <w:r w:rsidRPr="00575BFB">
                    <w:rPr>
                      <w:snapToGrid w:val="0"/>
                      <w:color w:val="000000"/>
                    </w:rPr>
                    <w:t>1</w:t>
                  </w:r>
                </w:p>
              </w:tc>
              <w:tc>
                <w:tcPr>
                  <w:tcW w:w="6178" w:type="dxa"/>
                </w:tcPr>
                <w:p w14:paraId="30CDD93D" w14:textId="77777777" w:rsidR="007E6CE4" w:rsidRDefault="007E6CE4" w:rsidP="007E6CE4">
                  <w:pPr>
                    <w:autoSpaceDE w:val="0"/>
                    <w:autoSpaceDN w:val="0"/>
                    <w:adjustRightInd w:val="0"/>
                    <w:ind w:left="432" w:hanging="432"/>
                    <w:rPr>
                      <w:snapToGrid w:val="0"/>
                      <w:color w:val="000000"/>
                    </w:rPr>
                  </w:pPr>
                  <w:r w:rsidRPr="00341550">
                    <w:rPr>
                      <w:b/>
                      <w:snapToGrid w:val="0"/>
                      <w:color w:val="000000"/>
                    </w:rPr>
                    <w:t>Magnetic stripe capability</w:t>
                  </w:r>
                  <w:r w:rsidRPr="002B2AE3">
                    <w:rPr>
                      <w:snapToGrid w:val="0"/>
                      <w:color w:val="000000"/>
                    </w:rPr>
                    <w:t xml:space="preserve">. </w:t>
                  </w:r>
                </w:p>
                <w:p w14:paraId="6413BB3F" w14:textId="77777777" w:rsidR="007E6CE4" w:rsidRDefault="007E6CE4" w:rsidP="007E6CE4">
                  <w:pPr>
                    <w:autoSpaceDE w:val="0"/>
                    <w:autoSpaceDN w:val="0"/>
                    <w:adjustRightInd w:val="0"/>
                    <w:ind w:left="432" w:hanging="432"/>
                    <w:rPr>
                      <w:snapToGrid w:val="0"/>
                      <w:color w:val="000000"/>
                    </w:rPr>
                  </w:pPr>
                  <w:r w:rsidRPr="002B2AE3">
                    <w:rPr>
                      <w:snapToGrid w:val="0"/>
                      <w:color w:val="000000"/>
                    </w:rPr>
                    <w:t>Valid values</w:t>
                  </w:r>
                  <w:r>
                    <w:rPr>
                      <w:snapToGrid w:val="0"/>
                      <w:color w:val="000000"/>
                    </w:rPr>
                    <w:t xml:space="preserve"> </w:t>
                  </w:r>
                  <w:r w:rsidRPr="002B2AE3">
                    <w:rPr>
                      <w:snapToGrid w:val="0"/>
                      <w:color w:val="000000"/>
                    </w:rPr>
                    <w:t>are as follows:</w:t>
                  </w:r>
                </w:p>
                <w:p w14:paraId="640341AB" w14:textId="77777777" w:rsidR="007E6CE4" w:rsidRDefault="007E6CE4" w:rsidP="007E6CE4">
                  <w:pPr>
                    <w:autoSpaceDE w:val="0"/>
                    <w:autoSpaceDN w:val="0"/>
                    <w:adjustRightInd w:val="0"/>
                    <w:ind w:left="432" w:hanging="432"/>
                    <w:rPr>
                      <w:snapToGrid w:val="0"/>
                      <w:color w:val="000000"/>
                    </w:rPr>
                  </w:pPr>
                </w:p>
                <w:p w14:paraId="6BFB1888" w14:textId="77777777" w:rsidR="007E6CE4" w:rsidRPr="002B2AE3" w:rsidRDefault="007E6CE4" w:rsidP="007E6CE4">
                  <w:pPr>
                    <w:autoSpaceDE w:val="0"/>
                    <w:autoSpaceDN w:val="0"/>
                    <w:adjustRightInd w:val="0"/>
                    <w:ind w:left="432" w:hanging="432"/>
                    <w:rPr>
                      <w:snapToGrid w:val="0"/>
                      <w:color w:val="000000"/>
                    </w:rPr>
                  </w:pPr>
                  <w:r w:rsidRPr="002B2AE3">
                    <w:rPr>
                      <w:snapToGrid w:val="0"/>
                      <w:color w:val="000000"/>
                    </w:rPr>
                    <w:t>0 = The terminal does not support data</w:t>
                  </w:r>
                  <w:r>
                    <w:rPr>
                      <w:snapToGrid w:val="0"/>
                      <w:color w:val="000000"/>
                    </w:rPr>
                    <w:t xml:space="preserve"> </w:t>
                  </w:r>
                  <w:r w:rsidRPr="002B2AE3">
                    <w:rPr>
                      <w:snapToGrid w:val="0"/>
                      <w:color w:val="000000"/>
                    </w:rPr>
                    <w:t>capture from the magnetic stripe on</w:t>
                  </w:r>
                  <w:r>
                    <w:rPr>
                      <w:snapToGrid w:val="0"/>
                      <w:color w:val="000000"/>
                    </w:rPr>
                    <w:t xml:space="preserve"> </w:t>
                  </w:r>
                  <w:r w:rsidRPr="002B2AE3">
                    <w:rPr>
                      <w:snapToGrid w:val="0"/>
                      <w:color w:val="000000"/>
                    </w:rPr>
                    <w:t>the card.</w:t>
                  </w:r>
                </w:p>
                <w:p w14:paraId="1AE90A53" w14:textId="77777777" w:rsidR="007E6CE4" w:rsidRDefault="007E6CE4" w:rsidP="007E6CE4">
                  <w:pPr>
                    <w:autoSpaceDE w:val="0"/>
                    <w:autoSpaceDN w:val="0"/>
                    <w:adjustRightInd w:val="0"/>
                    <w:ind w:left="432" w:hanging="432"/>
                    <w:rPr>
                      <w:snapToGrid w:val="0"/>
                      <w:color w:val="000000"/>
                    </w:rPr>
                  </w:pPr>
                  <w:r w:rsidRPr="002B2AE3">
                    <w:rPr>
                      <w:snapToGrid w:val="0"/>
                      <w:color w:val="000000"/>
                    </w:rPr>
                    <w:t>1 = The terminal supports data capture</w:t>
                  </w:r>
                  <w:r>
                    <w:rPr>
                      <w:snapToGrid w:val="0"/>
                      <w:color w:val="000000"/>
                    </w:rPr>
                    <w:t xml:space="preserve"> </w:t>
                  </w:r>
                  <w:r w:rsidRPr="002B2AE3">
                    <w:rPr>
                      <w:snapToGrid w:val="0"/>
                      <w:color w:val="000000"/>
                    </w:rPr>
                    <w:t>from the magnetic stripe on the</w:t>
                  </w:r>
                  <w:r>
                    <w:rPr>
                      <w:snapToGrid w:val="0"/>
                      <w:color w:val="000000"/>
                    </w:rPr>
                    <w:t xml:space="preserve"> </w:t>
                  </w:r>
                  <w:r w:rsidRPr="002B2AE3">
                    <w:rPr>
                      <w:snapToGrid w:val="0"/>
                      <w:color w:val="000000"/>
                    </w:rPr>
                    <w:t>card.</w:t>
                  </w:r>
                </w:p>
                <w:p w14:paraId="793DE1CC" w14:textId="77777777" w:rsidR="007E6CE4" w:rsidRPr="00341550" w:rsidRDefault="007E6CE4" w:rsidP="007E6CE4">
                  <w:pPr>
                    <w:autoSpaceDE w:val="0"/>
                    <w:autoSpaceDN w:val="0"/>
                    <w:adjustRightInd w:val="0"/>
                    <w:rPr>
                      <w:b/>
                      <w:snapToGrid w:val="0"/>
                      <w:color w:val="000000"/>
                    </w:rPr>
                  </w:pPr>
                </w:p>
              </w:tc>
            </w:tr>
            <w:tr w:rsidR="00000A65" w:rsidRPr="00164382" w14:paraId="3F37EB1F" w14:textId="77777777" w:rsidTr="00000A65">
              <w:trPr>
                <w:tblHeader/>
              </w:trPr>
              <w:tc>
                <w:tcPr>
                  <w:tcW w:w="737" w:type="dxa"/>
                </w:tcPr>
                <w:p w14:paraId="31C71C53" w14:textId="77777777" w:rsidR="00000A65" w:rsidRPr="00575BFB" w:rsidRDefault="00000A65" w:rsidP="007E6CE4">
                  <w:pPr>
                    <w:autoSpaceDE w:val="0"/>
                    <w:autoSpaceDN w:val="0"/>
                    <w:adjustRightInd w:val="0"/>
                    <w:jc w:val="center"/>
                    <w:rPr>
                      <w:snapToGrid w:val="0"/>
                      <w:color w:val="000000"/>
                    </w:rPr>
                  </w:pPr>
                  <w:r>
                    <w:rPr>
                      <w:snapToGrid w:val="0"/>
                      <w:color w:val="000000"/>
                    </w:rPr>
                    <w:t>2</w:t>
                  </w:r>
                </w:p>
              </w:tc>
              <w:tc>
                <w:tcPr>
                  <w:tcW w:w="6178" w:type="dxa"/>
                </w:tcPr>
                <w:p w14:paraId="3E966BBA" w14:textId="77777777" w:rsidR="00000A65" w:rsidRDefault="00000A65" w:rsidP="00000A65">
                  <w:pPr>
                    <w:autoSpaceDE w:val="0"/>
                    <w:autoSpaceDN w:val="0"/>
                    <w:adjustRightInd w:val="0"/>
                    <w:ind w:left="432" w:hanging="432"/>
                    <w:rPr>
                      <w:snapToGrid w:val="0"/>
                      <w:color w:val="000000"/>
                    </w:rPr>
                  </w:pPr>
                  <w:r w:rsidRPr="00341550">
                    <w:rPr>
                      <w:b/>
                      <w:snapToGrid w:val="0"/>
                      <w:color w:val="000000"/>
                    </w:rPr>
                    <w:t>IC with contacts capability.</w:t>
                  </w:r>
                  <w:r w:rsidRPr="002B2AE3">
                    <w:rPr>
                      <w:snapToGrid w:val="0"/>
                      <w:color w:val="000000"/>
                    </w:rPr>
                    <w:t xml:space="preserve"> </w:t>
                  </w:r>
                </w:p>
                <w:p w14:paraId="2BAF94AA"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Valid values</w:t>
                  </w:r>
                  <w:r>
                    <w:rPr>
                      <w:snapToGrid w:val="0"/>
                      <w:color w:val="000000"/>
                    </w:rPr>
                    <w:t xml:space="preserve"> </w:t>
                  </w:r>
                  <w:r w:rsidRPr="002B2AE3">
                    <w:rPr>
                      <w:snapToGrid w:val="0"/>
                      <w:color w:val="000000"/>
                    </w:rPr>
                    <w:t>are as follows:</w:t>
                  </w:r>
                </w:p>
                <w:p w14:paraId="09E70C49" w14:textId="77777777" w:rsidR="00000A65" w:rsidRDefault="00000A65" w:rsidP="00000A65">
                  <w:pPr>
                    <w:autoSpaceDE w:val="0"/>
                    <w:autoSpaceDN w:val="0"/>
                    <w:adjustRightInd w:val="0"/>
                    <w:ind w:left="432" w:hanging="432"/>
                    <w:rPr>
                      <w:snapToGrid w:val="0"/>
                      <w:color w:val="000000"/>
                    </w:rPr>
                  </w:pPr>
                </w:p>
                <w:p w14:paraId="7FCF0DC7"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The terminal does not support data</w:t>
                  </w:r>
                  <w:r>
                    <w:rPr>
                      <w:snapToGrid w:val="0"/>
                      <w:color w:val="000000"/>
                    </w:rPr>
                    <w:t xml:space="preserve"> </w:t>
                  </w:r>
                  <w:r w:rsidRPr="002B2AE3">
                    <w:rPr>
                      <w:snapToGrid w:val="0"/>
                      <w:color w:val="000000"/>
                    </w:rPr>
                    <w:t>capture from the integrated chip</w:t>
                  </w:r>
                  <w:r>
                    <w:rPr>
                      <w:snapToGrid w:val="0"/>
                      <w:color w:val="000000"/>
                    </w:rPr>
                    <w:t xml:space="preserve"> </w:t>
                  </w:r>
                  <w:r w:rsidRPr="002B2AE3">
                    <w:rPr>
                      <w:snapToGrid w:val="0"/>
                      <w:color w:val="000000"/>
                    </w:rPr>
                    <w:t>card.</w:t>
                  </w:r>
                </w:p>
                <w:p w14:paraId="45509383" w14:textId="77777777" w:rsidR="00000A65" w:rsidRPr="00B27460" w:rsidRDefault="00000A65" w:rsidP="00B27460">
                  <w:pPr>
                    <w:autoSpaceDE w:val="0"/>
                    <w:autoSpaceDN w:val="0"/>
                    <w:adjustRightInd w:val="0"/>
                    <w:ind w:left="432" w:hanging="432"/>
                    <w:rPr>
                      <w:snapToGrid w:val="0"/>
                      <w:color w:val="000000"/>
                    </w:rPr>
                  </w:pPr>
                  <w:r w:rsidRPr="002B2AE3">
                    <w:rPr>
                      <w:snapToGrid w:val="0"/>
                      <w:color w:val="000000"/>
                    </w:rPr>
                    <w:t>1 = The terminal supports data capture</w:t>
                  </w:r>
                  <w:r>
                    <w:rPr>
                      <w:snapToGrid w:val="0"/>
                      <w:color w:val="000000"/>
                    </w:rPr>
                    <w:t xml:space="preserve"> </w:t>
                  </w:r>
                  <w:r w:rsidRPr="002B2AE3">
                    <w:rPr>
                      <w:snapToGrid w:val="0"/>
                      <w:color w:val="000000"/>
                    </w:rPr>
                    <w:t>from the integrated chip card.</w:t>
                  </w:r>
                </w:p>
              </w:tc>
            </w:tr>
          </w:tbl>
          <w:p w14:paraId="5F43D8A1" w14:textId="77777777" w:rsidR="006D0CB0" w:rsidRDefault="006D0CB0" w:rsidP="00000A65">
            <w:pPr>
              <w:autoSpaceDE w:val="0"/>
              <w:autoSpaceDN w:val="0"/>
              <w:adjustRightInd w:val="0"/>
            </w:pPr>
          </w:p>
        </w:tc>
      </w:tr>
      <w:tr w:rsidR="006D0CB0" w14:paraId="03FB623E" w14:textId="77777777" w:rsidTr="006D0CB0">
        <w:tc>
          <w:tcPr>
            <w:tcW w:w="1183" w:type="dxa"/>
          </w:tcPr>
          <w:p w14:paraId="0268EF46" w14:textId="77777777" w:rsidR="006D0CB0" w:rsidRPr="00A655B6" w:rsidRDefault="006D0CB0" w:rsidP="006D0CB0">
            <w:pPr>
              <w:pStyle w:val="BodyText2"/>
              <w:jc w:val="center"/>
              <w:rPr>
                <w:color w:val="auto"/>
              </w:rPr>
            </w:pPr>
            <w:r>
              <w:rPr>
                <w:color w:val="000000"/>
              </w:rPr>
              <w:t>03-04</w:t>
            </w:r>
          </w:p>
        </w:tc>
        <w:tc>
          <w:tcPr>
            <w:tcW w:w="1059" w:type="dxa"/>
          </w:tcPr>
          <w:p w14:paraId="0EB0034F" w14:textId="77777777" w:rsidR="006D0CB0" w:rsidRDefault="006D0CB0" w:rsidP="006D0CB0">
            <w:pPr>
              <w:pStyle w:val="BodyText2"/>
              <w:jc w:val="center"/>
              <w:rPr>
                <w:color w:val="auto"/>
              </w:rPr>
            </w:pPr>
            <w:r>
              <w:rPr>
                <w:color w:val="000000"/>
              </w:rPr>
              <w:t>2</w:t>
            </w:r>
          </w:p>
        </w:tc>
        <w:tc>
          <w:tcPr>
            <w:tcW w:w="7113" w:type="dxa"/>
          </w:tcPr>
          <w:p w14:paraId="117BADFE" w14:textId="77777777" w:rsidR="006D0CB0" w:rsidRDefault="006D0CB0" w:rsidP="00B27460">
            <w:pPr>
              <w:autoSpaceDE w:val="0"/>
              <w:autoSpaceDN w:val="0"/>
              <w:adjustRightInd w:val="0"/>
              <w:spacing w:after="120"/>
              <w:rPr>
                <w:b/>
                <w:snapToGrid w:val="0"/>
                <w:color w:val="000000"/>
              </w:rPr>
            </w:pPr>
            <w:r w:rsidRPr="00341550">
              <w:rPr>
                <w:b/>
                <w:snapToGrid w:val="0"/>
                <w:color w:val="000000"/>
              </w:rPr>
              <w:t>CVM Capability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6161"/>
            </w:tblGrid>
            <w:tr w:rsidR="00000A65" w14:paraId="2A041896" w14:textId="77777777" w:rsidTr="00000A65">
              <w:trPr>
                <w:tblHeader/>
              </w:trPr>
              <w:tc>
                <w:tcPr>
                  <w:tcW w:w="737" w:type="dxa"/>
                </w:tcPr>
                <w:p w14:paraId="50CEADE8" w14:textId="77777777" w:rsidR="00000A65" w:rsidRDefault="00000A65" w:rsidP="00000A65">
                  <w:pPr>
                    <w:autoSpaceDE w:val="0"/>
                    <w:autoSpaceDN w:val="0"/>
                    <w:adjustRightInd w:val="0"/>
                    <w:jc w:val="center"/>
                    <w:rPr>
                      <w:b/>
                      <w:snapToGrid w:val="0"/>
                    </w:rPr>
                  </w:pPr>
                  <w:r w:rsidRPr="004E6517">
                    <w:rPr>
                      <w:b/>
                      <w:bCs/>
                      <w:snapToGrid w:val="0"/>
                    </w:rPr>
                    <w:lastRenderedPageBreak/>
                    <w:t>Bit</w:t>
                  </w:r>
                </w:p>
              </w:tc>
              <w:tc>
                <w:tcPr>
                  <w:tcW w:w="6178" w:type="dxa"/>
                </w:tcPr>
                <w:p w14:paraId="23F285CF" w14:textId="77777777" w:rsidR="00000A65" w:rsidRDefault="00000A65" w:rsidP="00000A65">
                  <w:pPr>
                    <w:autoSpaceDE w:val="0"/>
                    <w:autoSpaceDN w:val="0"/>
                    <w:adjustRightInd w:val="0"/>
                    <w:rPr>
                      <w:b/>
                      <w:snapToGrid w:val="0"/>
                    </w:rPr>
                  </w:pPr>
                  <w:r w:rsidRPr="004E6517">
                    <w:rPr>
                      <w:b/>
                      <w:bCs/>
                      <w:snapToGrid w:val="0"/>
                    </w:rPr>
                    <w:t>Description of Binary Values</w:t>
                  </w:r>
                </w:p>
              </w:tc>
            </w:tr>
            <w:tr w:rsidR="00000A65" w:rsidRPr="00164382" w14:paraId="77F9954A" w14:textId="77777777" w:rsidTr="00000A65">
              <w:trPr>
                <w:tblHeader/>
              </w:trPr>
              <w:tc>
                <w:tcPr>
                  <w:tcW w:w="737" w:type="dxa"/>
                </w:tcPr>
                <w:p w14:paraId="7A3009C8" w14:textId="77777777" w:rsidR="00000A65" w:rsidRPr="00164382" w:rsidRDefault="00000A65" w:rsidP="00000A65">
                  <w:pPr>
                    <w:autoSpaceDE w:val="0"/>
                    <w:autoSpaceDN w:val="0"/>
                    <w:adjustRightInd w:val="0"/>
                    <w:jc w:val="center"/>
                    <w:rPr>
                      <w:bCs/>
                      <w:snapToGrid w:val="0"/>
                    </w:rPr>
                  </w:pPr>
                  <w:r w:rsidRPr="00575BFB">
                    <w:rPr>
                      <w:snapToGrid w:val="0"/>
                      <w:color w:val="000000"/>
                    </w:rPr>
                    <w:t>0</w:t>
                  </w:r>
                </w:p>
              </w:tc>
              <w:tc>
                <w:tcPr>
                  <w:tcW w:w="6178" w:type="dxa"/>
                </w:tcPr>
                <w:p w14:paraId="1FF42EF3" w14:textId="77777777" w:rsidR="00000A65" w:rsidRDefault="00000A65" w:rsidP="00000A65">
                  <w:pPr>
                    <w:autoSpaceDE w:val="0"/>
                    <w:autoSpaceDN w:val="0"/>
                    <w:adjustRightInd w:val="0"/>
                    <w:rPr>
                      <w:snapToGrid w:val="0"/>
                      <w:color w:val="000000"/>
                    </w:rPr>
                  </w:pPr>
                  <w:r w:rsidRPr="00575BFB">
                    <w:rPr>
                      <w:b/>
                      <w:snapToGrid w:val="0"/>
                      <w:color w:val="000000"/>
                    </w:rPr>
                    <w:t>Plaintext PIN for integrated chip card (ICC) verification</w:t>
                  </w:r>
                  <w:r>
                    <w:rPr>
                      <w:b/>
                      <w:snapToGrid w:val="0"/>
                      <w:color w:val="000000"/>
                    </w:rPr>
                    <w:t xml:space="preserve"> </w:t>
                  </w:r>
                  <w:r w:rsidRPr="00575BFB">
                    <w:rPr>
                      <w:b/>
                      <w:snapToGrid w:val="0"/>
                      <w:color w:val="000000"/>
                    </w:rPr>
                    <w:t>capability</w:t>
                  </w:r>
                  <w:r w:rsidRPr="002B2AE3">
                    <w:rPr>
                      <w:snapToGrid w:val="0"/>
                      <w:color w:val="000000"/>
                    </w:rPr>
                    <w:t xml:space="preserve">. </w:t>
                  </w:r>
                </w:p>
                <w:p w14:paraId="75B9EC54" w14:textId="77777777" w:rsidR="00000A65" w:rsidRDefault="00000A65" w:rsidP="00000A65">
                  <w:pPr>
                    <w:autoSpaceDE w:val="0"/>
                    <w:autoSpaceDN w:val="0"/>
                    <w:adjustRightInd w:val="0"/>
                    <w:rPr>
                      <w:snapToGrid w:val="0"/>
                      <w:color w:val="000000"/>
                    </w:rPr>
                  </w:pPr>
                  <w:r w:rsidRPr="002B2AE3">
                    <w:rPr>
                      <w:snapToGrid w:val="0"/>
                      <w:color w:val="000000"/>
                    </w:rPr>
                    <w:t>Valid</w:t>
                  </w:r>
                  <w:r>
                    <w:rPr>
                      <w:snapToGrid w:val="0"/>
                      <w:color w:val="000000"/>
                    </w:rPr>
                    <w:t xml:space="preserve"> </w:t>
                  </w:r>
                  <w:r w:rsidRPr="002B2AE3">
                    <w:rPr>
                      <w:snapToGrid w:val="0"/>
                      <w:color w:val="000000"/>
                    </w:rPr>
                    <w:t>values are as follows:</w:t>
                  </w:r>
                </w:p>
                <w:p w14:paraId="78AC3A5D" w14:textId="77777777" w:rsidR="00000A65" w:rsidRDefault="00000A65" w:rsidP="00000A65">
                  <w:pPr>
                    <w:autoSpaceDE w:val="0"/>
                    <w:autoSpaceDN w:val="0"/>
                    <w:adjustRightInd w:val="0"/>
                    <w:rPr>
                      <w:snapToGrid w:val="0"/>
                      <w:color w:val="000000"/>
                    </w:rPr>
                  </w:pPr>
                </w:p>
                <w:p w14:paraId="0247F8B3"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The terminal does not use plaintext</w:t>
                  </w:r>
                  <w:r>
                    <w:rPr>
                      <w:snapToGrid w:val="0"/>
                      <w:color w:val="000000"/>
                    </w:rPr>
                    <w:t xml:space="preserve"> </w:t>
                  </w:r>
                  <w:r w:rsidRPr="002B2AE3">
                    <w:rPr>
                      <w:snapToGrid w:val="0"/>
                      <w:color w:val="000000"/>
                    </w:rPr>
                    <w:t>PIN for ICC verification for CVM.</w:t>
                  </w:r>
                </w:p>
                <w:p w14:paraId="1E1CA8B2"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1 = The terminal uses plaintext PIN for</w:t>
                  </w:r>
                  <w:r>
                    <w:rPr>
                      <w:snapToGrid w:val="0"/>
                      <w:color w:val="000000"/>
                    </w:rPr>
                    <w:t xml:space="preserve"> </w:t>
                  </w:r>
                  <w:r w:rsidRPr="002B2AE3">
                    <w:rPr>
                      <w:snapToGrid w:val="0"/>
                      <w:color w:val="000000"/>
                    </w:rPr>
                    <w:t>ICC verification for CVM.</w:t>
                  </w:r>
                </w:p>
                <w:p w14:paraId="4C807AF3" w14:textId="77777777" w:rsidR="00000A65" w:rsidRPr="00164382" w:rsidRDefault="00000A65" w:rsidP="00000A65">
                  <w:pPr>
                    <w:autoSpaceDE w:val="0"/>
                    <w:autoSpaceDN w:val="0"/>
                    <w:adjustRightInd w:val="0"/>
                    <w:ind w:left="340" w:hanging="432"/>
                    <w:rPr>
                      <w:bCs/>
                      <w:snapToGrid w:val="0"/>
                    </w:rPr>
                  </w:pPr>
                </w:p>
              </w:tc>
            </w:tr>
            <w:tr w:rsidR="00000A65" w:rsidRPr="00164382" w14:paraId="3A305DAC" w14:textId="77777777" w:rsidTr="00000A65">
              <w:trPr>
                <w:tblHeader/>
              </w:trPr>
              <w:tc>
                <w:tcPr>
                  <w:tcW w:w="737" w:type="dxa"/>
                </w:tcPr>
                <w:p w14:paraId="3CE12FFE" w14:textId="77777777" w:rsidR="00000A65" w:rsidRPr="00575BFB" w:rsidRDefault="00000A65" w:rsidP="00000A65">
                  <w:pPr>
                    <w:autoSpaceDE w:val="0"/>
                    <w:autoSpaceDN w:val="0"/>
                    <w:adjustRightInd w:val="0"/>
                    <w:jc w:val="center"/>
                    <w:rPr>
                      <w:snapToGrid w:val="0"/>
                      <w:color w:val="000000"/>
                    </w:rPr>
                  </w:pPr>
                  <w:r>
                    <w:rPr>
                      <w:snapToGrid w:val="0"/>
                      <w:color w:val="000000"/>
                    </w:rPr>
                    <w:t>1</w:t>
                  </w:r>
                </w:p>
              </w:tc>
              <w:tc>
                <w:tcPr>
                  <w:tcW w:w="6178" w:type="dxa"/>
                </w:tcPr>
                <w:p w14:paraId="25FB03B5" w14:textId="77777777" w:rsidR="00000A65" w:rsidRDefault="00000A65" w:rsidP="00000A65">
                  <w:pPr>
                    <w:autoSpaceDE w:val="0"/>
                    <w:autoSpaceDN w:val="0"/>
                    <w:adjustRightInd w:val="0"/>
                    <w:ind w:left="720" w:hanging="720"/>
                    <w:rPr>
                      <w:snapToGrid w:val="0"/>
                      <w:color w:val="000000"/>
                    </w:rPr>
                  </w:pPr>
                  <w:r w:rsidRPr="00575BFB">
                    <w:rPr>
                      <w:b/>
                      <w:snapToGrid w:val="0"/>
                      <w:color w:val="000000"/>
                    </w:rPr>
                    <w:t>Enciphered PIN for online verification capability</w:t>
                  </w:r>
                  <w:r w:rsidRPr="002B2AE3">
                    <w:rPr>
                      <w:snapToGrid w:val="0"/>
                      <w:color w:val="000000"/>
                    </w:rPr>
                    <w:t xml:space="preserve">. </w:t>
                  </w:r>
                </w:p>
                <w:p w14:paraId="29CA07D4" w14:textId="77777777" w:rsidR="00000A65" w:rsidRDefault="00000A65" w:rsidP="00000A65">
                  <w:pPr>
                    <w:autoSpaceDE w:val="0"/>
                    <w:autoSpaceDN w:val="0"/>
                    <w:adjustRightInd w:val="0"/>
                    <w:ind w:left="720" w:hanging="720"/>
                    <w:rPr>
                      <w:snapToGrid w:val="0"/>
                      <w:color w:val="000000"/>
                    </w:rPr>
                  </w:pPr>
                  <w:r w:rsidRPr="002B2AE3">
                    <w:rPr>
                      <w:snapToGrid w:val="0"/>
                      <w:color w:val="000000"/>
                    </w:rPr>
                    <w:t>Valid values are as follows:</w:t>
                  </w:r>
                </w:p>
                <w:p w14:paraId="469B1806" w14:textId="77777777" w:rsidR="00000A65" w:rsidRDefault="00000A65" w:rsidP="00000A65">
                  <w:pPr>
                    <w:autoSpaceDE w:val="0"/>
                    <w:autoSpaceDN w:val="0"/>
                    <w:adjustRightInd w:val="0"/>
                    <w:ind w:left="720" w:hanging="720"/>
                    <w:rPr>
                      <w:snapToGrid w:val="0"/>
                      <w:color w:val="000000"/>
                    </w:rPr>
                  </w:pPr>
                </w:p>
                <w:p w14:paraId="46F56703" w14:textId="77777777" w:rsidR="00000A65" w:rsidRPr="002B2AE3" w:rsidRDefault="00000A65" w:rsidP="00000A65">
                  <w:pPr>
                    <w:autoSpaceDE w:val="0"/>
                    <w:autoSpaceDN w:val="0"/>
                    <w:adjustRightInd w:val="0"/>
                    <w:ind w:left="340" w:hanging="340"/>
                    <w:rPr>
                      <w:snapToGrid w:val="0"/>
                      <w:color w:val="000000"/>
                    </w:rPr>
                  </w:pPr>
                  <w:r w:rsidRPr="002B2AE3">
                    <w:rPr>
                      <w:snapToGrid w:val="0"/>
                      <w:color w:val="000000"/>
                    </w:rPr>
                    <w:t>0 = The terminal does not use</w:t>
                  </w:r>
                  <w:r>
                    <w:rPr>
                      <w:snapToGrid w:val="0"/>
                      <w:color w:val="000000"/>
                    </w:rPr>
                    <w:t xml:space="preserve"> </w:t>
                  </w:r>
                  <w:r w:rsidRPr="002B2AE3">
                    <w:rPr>
                      <w:snapToGrid w:val="0"/>
                      <w:color w:val="000000"/>
                    </w:rPr>
                    <w:t>enciphered PIN for online</w:t>
                  </w:r>
                  <w:r>
                    <w:rPr>
                      <w:snapToGrid w:val="0"/>
                      <w:color w:val="000000"/>
                    </w:rPr>
                    <w:t xml:space="preserve"> </w:t>
                  </w:r>
                  <w:r w:rsidRPr="002B2AE3">
                    <w:rPr>
                      <w:snapToGrid w:val="0"/>
                      <w:color w:val="000000"/>
                    </w:rPr>
                    <w:t>verification for CVM.</w:t>
                  </w:r>
                </w:p>
                <w:p w14:paraId="4F7DA6D8" w14:textId="77777777" w:rsidR="00000A65" w:rsidRDefault="00000A65" w:rsidP="00000A65">
                  <w:pPr>
                    <w:autoSpaceDE w:val="0"/>
                    <w:autoSpaceDN w:val="0"/>
                    <w:adjustRightInd w:val="0"/>
                    <w:ind w:left="340" w:hanging="340"/>
                    <w:rPr>
                      <w:snapToGrid w:val="0"/>
                      <w:color w:val="000000"/>
                    </w:rPr>
                  </w:pPr>
                  <w:r w:rsidRPr="002B2AE3">
                    <w:rPr>
                      <w:snapToGrid w:val="0"/>
                      <w:color w:val="000000"/>
                    </w:rPr>
                    <w:t>1 = The terminal uses enciphered PIN</w:t>
                  </w:r>
                  <w:r>
                    <w:rPr>
                      <w:snapToGrid w:val="0"/>
                      <w:color w:val="000000"/>
                    </w:rPr>
                    <w:t xml:space="preserve"> </w:t>
                  </w:r>
                  <w:r w:rsidRPr="002B2AE3">
                    <w:rPr>
                      <w:snapToGrid w:val="0"/>
                      <w:color w:val="000000"/>
                    </w:rPr>
                    <w:t>for online verification for CVM.</w:t>
                  </w:r>
                </w:p>
                <w:p w14:paraId="2276949F" w14:textId="77777777" w:rsidR="00000A65" w:rsidRPr="00575BFB" w:rsidRDefault="00000A65" w:rsidP="00000A65">
                  <w:pPr>
                    <w:autoSpaceDE w:val="0"/>
                    <w:autoSpaceDN w:val="0"/>
                    <w:adjustRightInd w:val="0"/>
                    <w:rPr>
                      <w:b/>
                      <w:snapToGrid w:val="0"/>
                      <w:color w:val="000000"/>
                    </w:rPr>
                  </w:pPr>
                </w:p>
              </w:tc>
            </w:tr>
            <w:tr w:rsidR="00000A65" w:rsidRPr="00164382" w14:paraId="159B7F11" w14:textId="77777777" w:rsidTr="00000A65">
              <w:trPr>
                <w:tblHeader/>
              </w:trPr>
              <w:tc>
                <w:tcPr>
                  <w:tcW w:w="737" w:type="dxa"/>
                </w:tcPr>
                <w:p w14:paraId="6C865504" w14:textId="77777777" w:rsidR="00000A65" w:rsidRDefault="00000A65" w:rsidP="00000A65">
                  <w:pPr>
                    <w:autoSpaceDE w:val="0"/>
                    <w:autoSpaceDN w:val="0"/>
                    <w:adjustRightInd w:val="0"/>
                    <w:jc w:val="center"/>
                    <w:rPr>
                      <w:snapToGrid w:val="0"/>
                      <w:color w:val="000000"/>
                    </w:rPr>
                  </w:pPr>
                  <w:r>
                    <w:rPr>
                      <w:snapToGrid w:val="0"/>
                      <w:color w:val="000000"/>
                    </w:rPr>
                    <w:t>2</w:t>
                  </w:r>
                </w:p>
              </w:tc>
              <w:tc>
                <w:tcPr>
                  <w:tcW w:w="6178" w:type="dxa"/>
                </w:tcPr>
                <w:p w14:paraId="787869DE" w14:textId="77777777" w:rsidR="00000A65" w:rsidRDefault="00000A65" w:rsidP="00000A65">
                  <w:pPr>
                    <w:autoSpaceDE w:val="0"/>
                    <w:autoSpaceDN w:val="0"/>
                    <w:adjustRightInd w:val="0"/>
                    <w:ind w:left="360" w:hanging="360"/>
                    <w:rPr>
                      <w:snapToGrid w:val="0"/>
                      <w:color w:val="000000"/>
                    </w:rPr>
                  </w:pPr>
                  <w:r w:rsidRPr="00575BFB">
                    <w:rPr>
                      <w:b/>
                      <w:snapToGrid w:val="0"/>
                      <w:color w:val="000000"/>
                    </w:rPr>
                    <w:t>Signature (paper) capability</w:t>
                  </w:r>
                  <w:r w:rsidRPr="002B2AE3">
                    <w:rPr>
                      <w:snapToGrid w:val="0"/>
                      <w:color w:val="000000"/>
                    </w:rPr>
                    <w:t xml:space="preserve">. </w:t>
                  </w:r>
                </w:p>
                <w:p w14:paraId="3E826DBF" w14:textId="0D9E4F97" w:rsidR="00000A65" w:rsidRDefault="00000A65" w:rsidP="00000A65">
                  <w:pPr>
                    <w:autoSpaceDE w:val="0"/>
                    <w:autoSpaceDN w:val="0"/>
                    <w:adjustRightInd w:val="0"/>
                    <w:ind w:left="360" w:hanging="360"/>
                    <w:rPr>
                      <w:snapToGrid w:val="0"/>
                      <w:color w:val="000000"/>
                    </w:rPr>
                  </w:pPr>
                  <w:r w:rsidRPr="002B2AE3">
                    <w:rPr>
                      <w:snapToGrid w:val="0"/>
                      <w:color w:val="000000"/>
                    </w:rPr>
                    <w:t>Valid</w:t>
                  </w:r>
                  <w:r>
                    <w:rPr>
                      <w:snapToGrid w:val="0"/>
                      <w:color w:val="000000"/>
                    </w:rPr>
                    <w:t xml:space="preserve"> </w:t>
                  </w:r>
                  <w:r w:rsidRPr="002B2AE3">
                    <w:rPr>
                      <w:snapToGrid w:val="0"/>
                      <w:color w:val="000000"/>
                    </w:rPr>
                    <w:t>values are as follows:</w:t>
                  </w:r>
                </w:p>
                <w:p w14:paraId="0D600C5B" w14:textId="77777777" w:rsidR="00A226C3" w:rsidRDefault="00A226C3" w:rsidP="00000A65">
                  <w:pPr>
                    <w:autoSpaceDE w:val="0"/>
                    <w:autoSpaceDN w:val="0"/>
                    <w:adjustRightInd w:val="0"/>
                    <w:ind w:left="360" w:hanging="360"/>
                    <w:rPr>
                      <w:snapToGrid w:val="0"/>
                      <w:color w:val="000000"/>
                    </w:rPr>
                  </w:pPr>
                </w:p>
                <w:p w14:paraId="2CB91B38"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The terminal does not use signature</w:t>
                  </w:r>
                  <w:r>
                    <w:rPr>
                      <w:snapToGrid w:val="0"/>
                      <w:color w:val="000000"/>
                    </w:rPr>
                    <w:t xml:space="preserve"> </w:t>
                  </w:r>
                  <w:r w:rsidRPr="002B2AE3">
                    <w:rPr>
                      <w:snapToGrid w:val="0"/>
                      <w:color w:val="000000"/>
                    </w:rPr>
                    <w:t>(paper) verification for CVM.</w:t>
                  </w:r>
                </w:p>
                <w:p w14:paraId="5455FD39"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1 = The terminal uses signature (paper)</w:t>
                  </w:r>
                  <w:r>
                    <w:rPr>
                      <w:snapToGrid w:val="0"/>
                      <w:color w:val="000000"/>
                    </w:rPr>
                    <w:t xml:space="preserve"> </w:t>
                  </w:r>
                  <w:r w:rsidRPr="002B2AE3">
                    <w:rPr>
                      <w:snapToGrid w:val="0"/>
                      <w:color w:val="000000"/>
                    </w:rPr>
                    <w:t>verification for CVM</w:t>
                  </w:r>
                </w:p>
                <w:p w14:paraId="01E0514C" w14:textId="77777777" w:rsidR="00000A65" w:rsidRPr="00575BFB" w:rsidRDefault="00000A65" w:rsidP="00000A65">
                  <w:pPr>
                    <w:autoSpaceDE w:val="0"/>
                    <w:autoSpaceDN w:val="0"/>
                    <w:adjustRightInd w:val="0"/>
                    <w:ind w:left="720" w:hanging="720"/>
                    <w:rPr>
                      <w:b/>
                      <w:snapToGrid w:val="0"/>
                      <w:color w:val="000000"/>
                    </w:rPr>
                  </w:pPr>
                </w:p>
              </w:tc>
            </w:tr>
            <w:tr w:rsidR="00000A65" w:rsidRPr="00164382" w14:paraId="681364E0" w14:textId="77777777" w:rsidTr="00000A65">
              <w:trPr>
                <w:tblHeader/>
              </w:trPr>
              <w:tc>
                <w:tcPr>
                  <w:tcW w:w="737" w:type="dxa"/>
                </w:tcPr>
                <w:p w14:paraId="09667A56" w14:textId="77777777" w:rsidR="00000A65" w:rsidRDefault="00000A65" w:rsidP="00000A65">
                  <w:pPr>
                    <w:autoSpaceDE w:val="0"/>
                    <w:autoSpaceDN w:val="0"/>
                    <w:adjustRightInd w:val="0"/>
                    <w:jc w:val="center"/>
                    <w:rPr>
                      <w:snapToGrid w:val="0"/>
                      <w:color w:val="000000"/>
                    </w:rPr>
                  </w:pPr>
                  <w:r>
                    <w:rPr>
                      <w:snapToGrid w:val="0"/>
                      <w:color w:val="000000"/>
                    </w:rPr>
                    <w:t>3</w:t>
                  </w:r>
                </w:p>
              </w:tc>
              <w:tc>
                <w:tcPr>
                  <w:tcW w:w="6178" w:type="dxa"/>
                </w:tcPr>
                <w:p w14:paraId="3B6FE07A" w14:textId="77777777" w:rsidR="00000A65" w:rsidRDefault="00000A65" w:rsidP="00000A65">
                  <w:pPr>
                    <w:autoSpaceDE w:val="0"/>
                    <w:autoSpaceDN w:val="0"/>
                    <w:adjustRightInd w:val="0"/>
                    <w:rPr>
                      <w:snapToGrid w:val="0"/>
                      <w:color w:val="000000"/>
                    </w:rPr>
                  </w:pPr>
                  <w:r w:rsidRPr="00575BFB">
                    <w:rPr>
                      <w:b/>
                      <w:snapToGrid w:val="0"/>
                      <w:color w:val="000000"/>
                    </w:rPr>
                    <w:t>Enciphered PIN for offline verification capability.</w:t>
                  </w:r>
                  <w:r w:rsidRPr="002B2AE3">
                    <w:rPr>
                      <w:snapToGrid w:val="0"/>
                      <w:color w:val="000000"/>
                    </w:rPr>
                    <w:t xml:space="preserve"> </w:t>
                  </w:r>
                </w:p>
                <w:p w14:paraId="4E037ABE" w14:textId="77777777" w:rsidR="00000A65" w:rsidRDefault="00000A65" w:rsidP="00000A65">
                  <w:pPr>
                    <w:autoSpaceDE w:val="0"/>
                    <w:autoSpaceDN w:val="0"/>
                    <w:adjustRightInd w:val="0"/>
                    <w:rPr>
                      <w:snapToGrid w:val="0"/>
                      <w:color w:val="000000"/>
                    </w:rPr>
                  </w:pPr>
                  <w:r w:rsidRPr="002B2AE3">
                    <w:rPr>
                      <w:snapToGrid w:val="0"/>
                      <w:color w:val="000000"/>
                    </w:rPr>
                    <w:t>Valid values are as follows:</w:t>
                  </w:r>
                </w:p>
                <w:p w14:paraId="76889D5E" w14:textId="77777777" w:rsidR="00000A65" w:rsidRDefault="00000A65" w:rsidP="00000A65">
                  <w:pPr>
                    <w:autoSpaceDE w:val="0"/>
                    <w:autoSpaceDN w:val="0"/>
                    <w:adjustRightInd w:val="0"/>
                    <w:rPr>
                      <w:snapToGrid w:val="0"/>
                      <w:color w:val="000000"/>
                    </w:rPr>
                  </w:pPr>
                </w:p>
                <w:p w14:paraId="720A10E3"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Enciphered PIN for offline</w:t>
                  </w:r>
                  <w:r>
                    <w:rPr>
                      <w:snapToGrid w:val="0"/>
                      <w:color w:val="000000"/>
                    </w:rPr>
                    <w:t xml:space="preserve"> </w:t>
                  </w:r>
                  <w:r w:rsidRPr="002B2AE3">
                    <w:rPr>
                      <w:snapToGrid w:val="0"/>
                      <w:color w:val="000000"/>
                    </w:rPr>
                    <w:t>verification was not used for CVM</w:t>
                  </w:r>
                  <w:r>
                    <w:rPr>
                      <w:snapToGrid w:val="0"/>
                      <w:color w:val="000000"/>
                    </w:rPr>
                    <w:t xml:space="preserve"> </w:t>
                  </w:r>
                  <w:r w:rsidRPr="002B2AE3">
                    <w:rPr>
                      <w:snapToGrid w:val="0"/>
                      <w:color w:val="000000"/>
                    </w:rPr>
                    <w:t>by the terminal.</w:t>
                  </w:r>
                </w:p>
                <w:p w14:paraId="0736CA7B"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1 = Enciphered PIN for offline</w:t>
                  </w:r>
                  <w:r>
                    <w:rPr>
                      <w:snapToGrid w:val="0"/>
                      <w:color w:val="000000"/>
                    </w:rPr>
                    <w:t xml:space="preserve"> </w:t>
                  </w:r>
                  <w:r w:rsidRPr="002B2AE3">
                    <w:rPr>
                      <w:snapToGrid w:val="0"/>
                      <w:color w:val="000000"/>
                    </w:rPr>
                    <w:t>verification was used for CVM by</w:t>
                  </w:r>
                  <w:r>
                    <w:rPr>
                      <w:snapToGrid w:val="0"/>
                      <w:color w:val="000000"/>
                    </w:rPr>
                    <w:t xml:space="preserve"> </w:t>
                  </w:r>
                  <w:r w:rsidRPr="002B2AE3">
                    <w:rPr>
                      <w:snapToGrid w:val="0"/>
                      <w:color w:val="000000"/>
                    </w:rPr>
                    <w:t>the terminal.</w:t>
                  </w:r>
                </w:p>
                <w:p w14:paraId="5C028774" w14:textId="77777777" w:rsidR="00000A65" w:rsidRPr="00575BFB" w:rsidRDefault="00000A65" w:rsidP="00000A65">
                  <w:pPr>
                    <w:autoSpaceDE w:val="0"/>
                    <w:autoSpaceDN w:val="0"/>
                    <w:adjustRightInd w:val="0"/>
                    <w:ind w:left="360" w:hanging="360"/>
                    <w:rPr>
                      <w:b/>
                      <w:snapToGrid w:val="0"/>
                      <w:color w:val="000000"/>
                    </w:rPr>
                  </w:pPr>
                </w:p>
              </w:tc>
            </w:tr>
            <w:tr w:rsidR="00000A65" w:rsidRPr="00164382" w14:paraId="311B599D" w14:textId="77777777" w:rsidTr="00000A65">
              <w:trPr>
                <w:tblHeader/>
              </w:trPr>
              <w:tc>
                <w:tcPr>
                  <w:tcW w:w="737" w:type="dxa"/>
                </w:tcPr>
                <w:p w14:paraId="4B11C941" w14:textId="77777777" w:rsidR="00000A65" w:rsidRDefault="00000A65" w:rsidP="00000A65">
                  <w:pPr>
                    <w:autoSpaceDE w:val="0"/>
                    <w:autoSpaceDN w:val="0"/>
                    <w:adjustRightInd w:val="0"/>
                    <w:jc w:val="center"/>
                    <w:rPr>
                      <w:snapToGrid w:val="0"/>
                      <w:color w:val="000000"/>
                    </w:rPr>
                  </w:pPr>
                  <w:r>
                    <w:rPr>
                      <w:snapToGrid w:val="0"/>
                      <w:color w:val="000000"/>
                    </w:rPr>
                    <w:t>4</w:t>
                  </w:r>
                </w:p>
              </w:tc>
              <w:tc>
                <w:tcPr>
                  <w:tcW w:w="6178" w:type="dxa"/>
                </w:tcPr>
                <w:p w14:paraId="0462A154" w14:textId="77777777" w:rsidR="00000A65" w:rsidRDefault="00000A65" w:rsidP="00000A65">
                  <w:pPr>
                    <w:autoSpaceDE w:val="0"/>
                    <w:autoSpaceDN w:val="0"/>
                    <w:adjustRightInd w:val="0"/>
                    <w:rPr>
                      <w:snapToGrid w:val="0"/>
                      <w:color w:val="000000"/>
                    </w:rPr>
                  </w:pPr>
                  <w:r w:rsidRPr="00575BFB">
                    <w:rPr>
                      <w:b/>
                      <w:snapToGrid w:val="0"/>
                      <w:color w:val="000000"/>
                    </w:rPr>
                    <w:t>CVM requirement capability</w:t>
                  </w:r>
                  <w:r>
                    <w:rPr>
                      <w:snapToGrid w:val="0"/>
                      <w:color w:val="000000"/>
                    </w:rPr>
                    <w:t xml:space="preserve">. </w:t>
                  </w:r>
                </w:p>
                <w:p w14:paraId="56D3B768" w14:textId="77777777" w:rsidR="00000A65" w:rsidRDefault="00000A65" w:rsidP="00000A65">
                  <w:pPr>
                    <w:autoSpaceDE w:val="0"/>
                    <w:autoSpaceDN w:val="0"/>
                    <w:adjustRightInd w:val="0"/>
                    <w:rPr>
                      <w:snapToGrid w:val="0"/>
                      <w:color w:val="000000"/>
                    </w:rPr>
                  </w:pPr>
                  <w:r>
                    <w:rPr>
                      <w:snapToGrid w:val="0"/>
                      <w:color w:val="000000"/>
                    </w:rPr>
                    <w:t>Valid values are as follows:</w:t>
                  </w:r>
                </w:p>
                <w:p w14:paraId="132FEAD9" w14:textId="77777777" w:rsidR="00000A65" w:rsidRDefault="00000A65" w:rsidP="00000A65">
                  <w:pPr>
                    <w:autoSpaceDE w:val="0"/>
                    <w:autoSpaceDN w:val="0"/>
                    <w:adjustRightInd w:val="0"/>
                    <w:rPr>
                      <w:snapToGrid w:val="0"/>
                      <w:color w:val="000000"/>
                    </w:rPr>
                  </w:pPr>
                </w:p>
                <w:p w14:paraId="3051470C" w14:textId="77777777" w:rsidR="00000A65" w:rsidRPr="002B2AE3" w:rsidRDefault="00000A65" w:rsidP="00000A65">
                  <w:pPr>
                    <w:autoSpaceDE w:val="0"/>
                    <w:autoSpaceDN w:val="0"/>
                    <w:adjustRightInd w:val="0"/>
                    <w:rPr>
                      <w:snapToGrid w:val="0"/>
                      <w:color w:val="000000"/>
                    </w:rPr>
                  </w:pPr>
                  <w:r w:rsidRPr="002B2AE3">
                    <w:rPr>
                      <w:snapToGrid w:val="0"/>
                      <w:color w:val="000000"/>
                    </w:rPr>
                    <w:t xml:space="preserve">0 = </w:t>
                  </w:r>
                  <w:r>
                    <w:rPr>
                      <w:snapToGrid w:val="0"/>
                      <w:color w:val="000000"/>
                    </w:rPr>
                    <w:t>CVM required by terminal</w:t>
                  </w:r>
                  <w:r w:rsidRPr="002B2AE3">
                    <w:rPr>
                      <w:snapToGrid w:val="0"/>
                      <w:color w:val="000000"/>
                    </w:rPr>
                    <w:t>.</w:t>
                  </w:r>
                </w:p>
                <w:p w14:paraId="045AF951" w14:textId="605DE39D" w:rsidR="00000A65" w:rsidRPr="00575BFB" w:rsidRDefault="00000A65" w:rsidP="00A226C3">
                  <w:pPr>
                    <w:autoSpaceDE w:val="0"/>
                    <w:autoSpaceDN w:val="0"/>
                    <w:adjustRightInd w:val="0"/>
                    <w:ind w:firstLine="3"/>
                    <w:rPr>
                      <w:b/>
                      <w:snapToGrid w:val="0"/>
                      <w:color w:val="000000"/>
                    </w:rPr>
                  </w:pPr>
                  <w:r w:rsidRPr="002B2AE3">
                    <w:rPr>
                      <w:snapToGrid w:val="0"/>
                      <w:color w:val="000000"/>
                    </w:rPr>
                    <w:t xml:space="preserve">1 = </w:t>
                  </w:r>
                  <w:r>
                    <w:rPr>
                      <w:snapToGrid w:val="0"/>
                      <w:color w:val="000000"/>
                    </w:rPr>
                    <w:t>No CVM required by terminal</w:t>
                  </w:r>
                  <w:r w:rsidRPr="002B2AE3">
                    <w:rPr>
                      <w:snapToGrid w:val="0"/>
                      <w:color w:val="000000"/>
                    </w:rPr>
                    <w:t>.</w:t>
                  </w:r>
                </w:p>
              </w:tc>
            </w:tr>
          </w:tbl>
          <w:p w14:paraId="0149B6ED" w14:textId="0CF1F88C" w:rsidR="006D0CB0" w:rsidRPr="00341550" w:rsidRDefault="006D0CB0" w:rsidP="00000A65">
            <w:pPr>
              <w:autoSpaceDE w:val="0"/>
              <w:autoSpaceDN w:val="0"/>
              <w:adjustRightInd w:val="0"/>
              <w:rPr>
                <w:b/>
                <w:snapToGrid w:val="0"/>
                <w:color w:val="000000"/>
              </w:rPr>
            </w:pPr>
          </w:p>
        </w:tc>
      </w:tr>
      <w:tr w:rsidR="006D0CB0" w14:paraId="072FB08C" w14:textId="77777777" w:rsidTr="006D0CB0">
        <w:tc>
          <w:tcPr>
            <w:tcW w:w="1183" w:type="dxa"/>
          </w:tcPr>
          <w:p w14:paraId="5DF48438" w14:textId="77777777" w:rsidR="006D0CB0" w:rsidRDefault="006D0CB0" w:rsidP="006D0CB0">
            <w:pPr>
              <w:pStyle w:val="BodyText2"/>
              <w:jc w:val="center"/>
              <w:rPr>
                <w:color w:val="000000"/>
              </w:rPr>
            </w:pPr>
            <w:r>
              <w:rPr>
                <w:color w:val="000000"/>
              </w:rPr>
              <w:lastRenderedPageBreak/>
              <w:t>05-06</w:t>
            </w:r>
          </w:p>
        </w:tc>
        <w:tc>
          <w:tcPr>
            <w:tcW w:w="1059" w:type="dxa"/>
          </w:tcPr>
          <w:p w14:paraId="08813750" w14:textId="77777777" w:rsidR="006D0CB0" w:rsidRDefault="006D0CB0" w:rsidP="006D0CB0">
            <w:pPr>
              <w:pStyle w:val="BodyText2"/>
              <w:jc w:val="center"/>
              <w:rPr>
                <w:color w:val="000000"/>
              </w:rPr>
            </w:pPr>
            <w:r>
              <w:rPr>
                <w:color w:val="000000"/>
              </w:rPr>
              <w:t>2</w:t>
            </w:r>
          </w:p>
        </w:tc>
        <w:tc>
          <w:tcPr>
            <w:tcW w:w="7113" w:type="dxa"/>
          </w:tcPr>
          <w:p w14:paraId="6033BFEB" w14:textId="77777777" w:rsidR="006D0CB0" w:rsidRDefault="006D0CB0" w:rsidP="00B27460">
            <w:pPr>
              <w:autoSpaceDE w:val="0"/>
              <w:autoSpaceDN w:val="0"/>
              <w:adjustRightInd w:val="0"/>
              <w:spacing w:after="120"/>
              <w:rPr>
                <w:b/>
                <w:snapToGrid w:val="0"/>
                <w:color w:val="000000"/>
              </w:rPr>
            </w:pPr>
            <w:r w:rsidRPr="00E76AEA">
              <w:rPr>
                <w:b/>
                <w:snapToGrid w:val="0"/>
                <w:color w:val="000000"/>
              </w:rPr>
              <w:t>Security Capability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6161"/>
            </w:tblGrid>
            <w:tr w:rsidR="00000A65" w14:paraId="71069C72" w14:textId="77777777" w:rsidTr="00000A65">
              <w:trPr>
                <w:tblHeader/>
              </w:trPr>
              <w:tc>
                <w:tcPr>
                  <w:tcW w:w="737" w:type="dxa"/>
                </w:tcPr>
                <w:p w14:paraId="3C567BA1" w14:textId="77777777" w:rsidR="00000A65" w:rsidRDefault="00000A65" w:rsidP="00000A65">
                  <w:pPr>
                    <w:autoSpaceDE w:val="0"/>
                    <w:autoSpaceDN w:val="0"/>
                    <w:adjustRightInd w:val="0"/>
                    <w:jc w:val="center"/>
                    <w:rPr>
                      <w:b/>
                      <w:snapToGrid w:val="0"/>
                    </w:rPr>
                  </w:pPr>
                  <w:r w:rsidRPr="004E6517">
                    <w:rPr>
                      <w:b/>
                      <w:bCs/>
                      <w:snapToGrid w:val="0"/>
                    </w:rPr>
                    <w:lastRenderedPageBreak/>
                    <w:t>Bit</w:t>
                  </w:r>
                </w:p>
              </w:tc>
              <w:tc>
                <w:tcPr>
                  <w:tcW w:w="6178" w:type="dxa"/>
                </w:tcPr>
                <w:p w14:paraId="5CD1A07C" w14:textId="77777777" w:rsidR="00000A65" w:rsidRDefault="00000A65" w:rsidP="00000A65">
                  <w:pPr>
                    <w:autoSpaceDE w:val="0"/>
                    <w:autoSpaceDN w:val="0"/>
                    <w:adjustRightInd w:val="0"/>
                    <w:rPr>
                      <w:b/>
                      <w:snapToGrid w:val="0"/>
                    </w:rPr>
                  </w:pPr>
                  <w:r w:rsidRPr="004E6517">
                    <w:rPr>
                      <w:b/>
                      <w:bCs/>
                      <w:snapToGrid w:val="0"/>
                    </w:rPr>
                    <w:t>Description of Binary Values</w:t>
                  </w:r>
                </w:p>
              </w:tc>
            </w:tr>
            <w:tr w:rsidR="00000A65" w:rsidRPr="00164382" w14:paraId="77AA117B" w14:textId="77777777" w:rsidTr="00000A65">
              <w:trPr>
                <w:tblHeader/>
              </w:trPr>
              <w:tc>
                <w:tcPr>
                  <w:tcW w:w="737" w:type="dxa"/>
                </w:tcPr>
                <w:p w14:paraId="25ACB4BB" w14:textId="77777777" w:rsidR="00000A65" w:rsidRPr="00164382" w:rsidRDefault="00000A65" w:rsidP="00000A65">
                  <w:pPr>
                    <w:autoSpaceDE w:val="0"/>
                    <w:autoSpaceDN w:val="0"/>
                    <w:adjustRightInd w:val="0"/>
                    <w:jc w:val="center"/>
                    <w:rPr>
                      <w:bCs/>
                      <w:snapToGrid w:val="0"/>
                    </w:rPr>
                  </w:pPr>
                  <w:r w:rsidRPr="00575BFB">
                    <w:rPr>
                      <w:snapToGrid w:val="0"/>
                      <w:color w:val="000000"/>
                    </w:rPr>
                    <w:t>0</w:t>
                  </w:r>
                </w:p>
              </w:tc>
              <w:tc>
                <w:tcPr>
                  <w:tcW w:w="6178" w:type="dxa"/>
                </w:tcPr>
                <w:p w14:paraId="6D9E3263" w14:textId="77777777" w:rsidR="00000A65" w:rsidRDefault="00000A65" w:rsidP="00000A65">
                  <w:pPr>
                    <w:autoSpaceDE w:val="0"/>
                    <w:autoSpaceDN w:val="0"/>
                    <w:adjustRightInd w:val="0"/>
                    <w:rPr>
                      <w:snapToGrid w:val="0"/>
                      <w:color w:val="000000"/>
                    </w:rPr>
                  </w:pPr>
                  <w:r w:rsidRPr="00E76AEA">
                    <w:rPr>
                      <w:b/>
                      <w:snapToGrid w:val="0"/>
                      <w:color w:val="000000"/>
                    </w:rPr>
                    <w:t>Static data authentication capability.</w:t>
                  </w:r>
                  <w:r>
                    <w:rPr>
                      <w:snapToGrid w:val="0"/>
                      <w:color w:val="000000"/>
                    </w:rPr>
                    <w:t xml:space="preserve"> </w:t>
                  </w:r>
                </w:p>
                <w:p w14:paraId="68FFF29A" w14:textId="77777777" w:rsidR="00000A65" w:rsidRDefault="00000A65" w:rsidP="00000A65">
                  <w:pPr>
                    <w:autoSpaceDE w:val="0"/>
                    <w:autoSpaceDN w:val="0"/>
                    <w:adjustRightInd w:val="0"/>
                    <w:rPr>
                      <w:snapToGrid w:val="0"/>
                      <w:color w:val="000000"/>
                    </w:rPr>
                  </w:pPr>
                  <w:r w:rsidRPr="002B2AE3">
                    <w:rPr>
                      <w:snapToGrid w:val="0"/>
                      <w:color w:val="000000"/>
                    </w:rPr>
                    <w:t>Valid values are as follows:</w:t>
                  </w:r>
                </w:p>
                <w:p w14:paraId="3E0AFADA" w14:textId="77777777" w:rsidR="00000A65" w:rsidRPr="002B2AE3" w:rsidRDefault="00000A65" w:rsidP="00000A65">
                  <w:pPr>
                    <w:autoSpaceDE w:val="0"/>
                    <w:autoSpaceDN w:val="0"/>
                    <w:adjustRightInd w:val="0"/>
                    <w:rPr>
                      <w:snapToGrid w:val="0"/>
                      <w:color w:val="000000"/>
                    </w:rPr>
                  </w:pPr>
                </w:p>
                <w:p w14:paraId="46464F2B"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Static data authentication security is</w:t>
                  </w:r>
                  <w:r>
                    <w:rPr>
                      <w:snapToGrid w:val="0"/>
                      <w:color w:val="000000"/>
                    </w:rPr>
                    <w:t xml:space="preserve"> </w:t>
                  </w:r>
                  <w:r w:rsidRPr="002B2AE3">
                    <w:rPr>
                      <w:snapToGrid w:val="0"/>
                      <w:color w:val="000000"/>
                    </w:rPr>
                    <w:t>not used by this terminal.</w:t>
                  </w:r>
                </w:p>
                <w:p w14:paraId="1257F386"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1 = Static data authentication security is</w:t>
                  </w:r>
                  <w:r>
                    <w:rPr>
                      <w:snapToGrid w:val="0"/>
                      <w:color w:val="000000"/>
                    </w:rPr>
                    <w:t xml:space="preserve"> </w:t>
                  </w:r>
                  <w:r w:rsidRPr="002B2AE3">
                    <w:rPr>
                      <w:snapToGrid w:val="0"/>
                      <w:color w:val="000000"/>
                    </w:rPr>
                    <w:t>used by this terminal.</w:t>
                  </w:r>
                </w:p>
                <w:p w14:paraId="5326196B" w14:textId="77777777" w:rsidR="00000A65" w:rsidRPr="00164382" w:rsidRDefault="00000A65" w:rsidP="00000A65">
                  <w:pPr>
                    <w:autoSpaceDE w:val="0"/>
                    <w:autoSpaceDN w:val="0"/>
                    <w:adjustRightInd w:val="0"/>
                    <w:ind w:left="432" w:hanging="432"/>
                    <w:rPr>
                      <w:bCs/>
                      <w:snapToGrid w:val="0"/>
                    </w:rPr>
                  </w:pPr>
                </w:p>
              </w:tc>
            </w:tr>
            <w:tr w:rsidR="00000A65" w:rsidRPr="00164382" w14:paraId="743568A5" w14:textId="77777777" w:rsidTr="00000A65">
              <w:trPr>
                <w:tblHeader/>
              </w:trPr>
              <w:tc>
                <w:tcPr>
                  <w:tcW w:w="737" w:type="dxa"/>
                </w:tcPr>
                <w:p w14:paraId="526DA64D" w14:textId="77777777" w:rsidR="00000A65" w:rsidRPr="00575BFB" w:rsidRDefault="00000A65" w:rsidP="00000A65">
                  <w:pPr>
                    <w:autoSpaceDE w:val="0"/>
                    <w:autoSpaceDN w:val="0"/>
                    <w:adjustRightInd w:val="0"/>
                    <w:jc w:val="center"/>
                    <w:rPr>
                      <w:snapToGrid w:val="0"/>
                      <w:color w:val="000000"/>
                    </w:rPr>
                  </w:pPr>
                  <w:r>
                    <w:rPr>
                      <w:snapToGrid w:val="0"/>
                      <w:color w:val="000000"/>
                    </w:rPr>
                    <w:t>1</w:t>
                  </w:r>
                </w:p>
              </w:tc>
              <w:tc>
                <w:tcPr>
                  <w:tcW w:w="6178" w:type="dxa"/>
                </w:tcPr>
                <w:p w14:paraId="5391B34F" w14:textId="77777777" w:rsidR="00000A65" w:rsidRDefault="00000A65" w:rsidP="00000A65">
                  <w:pPr>
                    <w:autoSpaceDE w:val="0"/>
                    <w:autoSpaceDN w:val="0"/>
                    <w:adjustRightInd w:val="0"/>
                    <w:rPr>
                      <w:snapToGrid w:val="0"/>
                      <w:color w:val="000000"/>
                    </w:rPr>
                  </w:pPr>
                  <w:r w:rsidRPr="00E76AEA">
                    <w:rPr>
                      <w:b/>
                      <w:snapToGrid w:val="0"/>
                      <w:color w:val="000000"/>
                    </w:rPr>
                    <w:t>Dynamic data authentication capability</w:t>
                  </w:r>
                  <w:r w:rsidRPr="002B2AE3">
                    <w:rPr>
                      <w:snapToGrid w:val="0"/>
                      <w:color w:val="000000"/>
                    </w:rPr>
                    <w:t>.</w:t>
                  </w:r>
                  <w:r>
                    <w:rPr>
                      <w:snapToGrid w:val="0"/>
                      <w:color w:val="000000"/>
                    </w:rPr>
                    <w:t xml:space="preserve"> </w:t>
                  </w:r>
                </w:p>
                <w:p w14:paraId="1798C7A7" w14:textId="77777777" w:rsidR="00000A65" w:rsidRDefault="00000A65" w:rsidP="00000A65">
                  <w:pPr>
                    <w:autoSpaceDE w:val="0"/>
                    <w:autoSpaceDN w:val="0"/>
                    <w:adjustRightInd w:val="0"/>
                    <w:rPr>
                      <w:snapToGrid w:val="0"/>
                      <w:color w:val="000000"/>
                    </w:rPr>
                  </w:pPr>
                  <w:r w:rsidRPr="002B2AE3">
                    <w:rPr>
                      <w:snapToGrid w:val="0"/>
                      <w:color w:val="000000"/>
                    </w:rPr>
                    <w:t>Valid values are as follows:</w:t>
                  </w:r>
                </w:p>
                <w:p w14:paraId="5B2FFF00" w14:textId="77777777" w:rsidR="00000A65" w:rsidRDefault="00000A65" w:rsidP="00000A65">
                  <w:pPr>
                    <w:autoSpaceDE w:val="0"/>
                    <w:autoSpaceDN w:val="0"/>
                    <w:adjustRightInd w:val="0"/>
                    <w:rPr>
                      <w:snapToGrid w:val="0"/>
                      <w:color w:val="000000"/>
                    </w:rPr>
                  </w:pPr>
                </w:p>
                <w:p w14:paraId="5B5678B7"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0 = Dynamic data authentication</w:t>
                  </w:r>
                  <w:r>
                    <w:rPr>
                      <w:snapToGrid w:val="0"/>
                      <w:color w:val="000000"/>
                    </w:rPr>
                    <w:t xml:space="preserve"> </w:t>
                  </w:r>
                  <w:r w:rsidRPr="002B2AE3">
                    <w:rPr>
                      <w:snapToGrid w:val="0"/>
                      <w:color w:val="000000"/>
                    </w:rPr>
                    <w:t>security is not used by this terminal.</w:t>
                  </w:r>
                </w:p>
                <w:p w14:paraId="1F61FCE4" w14:textId="77777777" w:rsidR="00000A65" w:rsidRDefault="00000A65" w:rsidP="00000A65">
                  <w:pPr>
                    <w:autoSpaceDE w:val="0"/>
                    <w:autoSpaceDN w:val="0"/>
                    <w:adjustRightInd w:val="0"/>
                    <w:ind w:left="432" w:hanging="432"/>
                    <w:rPr>
                      <w:snapToGrid w:val="0"/>
                      <w:color w:val="000000"/>
                    </w:rPr>
                  </w:pPr>
                  <w:r w:rsidRPr="002B2AE3">
                    <w:rPr>
                      <w:snapToGrid w:val="0"/>
                      <w:color w:val="000000"/>
                    </w:rPr>
                    <w:t>1 = Dynamic data authentication</w:t>
                  </w:r>
                  <w:r>
                    <w:rPr>
                      <w:snapToGrid w:val="0"/>
                      <w:color w:val="000000"/>
                    </w:rPr>
                    <w:t xml:space="preserve"> </w:t>
                  </w:r>
                  <w:r w:rsidRPr="002B2AE3">
                    <w:rPr>
                      <w:snapToGrid w:val="0"/>
                      <w:color w:val="000000"/>
                    </w:rPr>
                    <w:t>security is used by this terminal.</w:t>
                  </w:r>
                </w:p>
                <w:p w14:paraId="0D2F8CB3" w14:textId="77777777" w:rsidR="00000A65" w:rsidRPr="00E76AEA" w:rsidRDefault="00000A65" w:rsidP="00000A65">
                  <w:pPr>
                    <w:autoSpaceDE w:val="0"/>
                    <w:autoSpaceDN w:val="0"/>
                    <w:adjustRightInd w:val="0"/>
                    <w:rPr>
                      <w:b/>
                      <w:snapToGrid w:val="0"/>
                      <w:color w:val="000000"/>
                    </w:rPr>
                  </w:pPr>
                </w:p>
              </w:tc>
            </w:tr>
            <w:tr w:rsidR="00000A65" w:rsidRPr="00164382" w14:paraId="3A552AFA" w14:textId="77777777" w:rsidTr="00000A65">
              <w:trPr>
                <w:tblHeader/>
              </w:trPr>
              <w:tc>
                <w:tcPr>
                  <w:tcW w:w="737" w:type="dxa"/>
                </w:tcPr>
                <w:p w14:paraId="3FFC75EE" w14:textId="77777777" w:rsidR="00000A65" w:rsidRDefault="00000A65" w:rsidP="00000A65">
                  <w:pPr>
                    <w:autoSpaceDE w:val="0"/>
                    <w:autoSpaceDN w:val="0"/>
                    <w:adjustRightInd w:val="0"/>
                    <w:jc w:val="center"/>
                    <w:rPr>
                      <w:snapToGrid w:val="0"/>
                      <w:color w:val="000000"/>
                    </w:rPr>
                  </w:pPr>
                  <w:r>
                    <w:rPr>
                      <w:snapToGrid w:val="0"/>
                      <w:color w:val="000000"/>
                    </w:rPr>
                    <w:t>2</w:t>
                  </w:r>
                </w:p>
              </w:tc>
              <w:tc>
                <w:tcPr>
                  <w:tcW w:w="6178" w:type="dxa"/>
                </w:tcPr>
                <w:p w14:paraId="53450C31" w14:textId="77777777" w:rsidR="00000A65" w:rsidRDefault="00000A65" w:rsidP="00000A65">
                  <w:pPr>
                    <w:autoSpaceDE w:val="0"/>
                    <w:autoSpaceDN w:val="0"/>
                    <w:adjustRightInd w:val="0"/>
                    <w:rPr>
                      <w:snapToGrid w:val="0"/>
                      <w:color w:val="000000"/>
                    </w:rPr>
                  </w:pPr>
                  <w:r w:rsidRPr="00E76AEA">
                    <w:rPr>
                      <w:b/>
                      <w:snapToGrid w:val="0"/>
                      <w:color w:val="000000"/>
                    </w:rPr>
                    <w:t>Card capture capability</w:t>
                  </w:r>
                  <w:r w:rsidRPr="002B2AE3">
                    <w:rPr>
                      <w:snapToGrid w:val="0"/>
                      <w:color w:val="000000"/>
                    </w:rPr>
                    <w:t xml:space="preserve">. </w:t>
                  </w:r>
                </w:p>
                <w:p w14:paraId="1AF1A0C0" w14:textId="77777777" w:rsidR="00000A65" w:rsidRDefault="00000A65" w:rsidP="00000A65">
                  <w:pPr>
                    <w:autoSpaceDE w:val="0"/>
                    <w:autoSpaceDN w:val="0"/>
                    <w:adjustRightInd w:val="0"/>
                    <w:rPr>
                      <w:snapToGrid w:val="0"/>
                      <w:color w:val="000000"/>
                    </w:rPr>
                  </w:pPr>
                  <w:r w:rsidRPr="002B2AE3">
                    <w:rPr>
                      <w:snapToGrid w:val="0"/>
                      <w:color w:val="000000"/>
                    </w:rPr>
                    <w:t>Valid values are</w:t>
                  </w:r>
                  <w:r>
                    <w:rPr>
                      <w:snapToGrid w:val="0"/>
                      <w:color w:val="000000"/>
                    </w:rPr>
                    <w:t xml:space="preserve"> </w:t>
                  </w:r>
                  <w:r w:rsidRPr="002B2AE3">
                    <w:rPr>
                      <w:snapToGrid w:val="0"/>
                      <w:color w:val="000000"/>
                    </w:rPr>
                    <w:t>as follows:</w:t>
                  </w:r>
                </w:p>
                <w:p w14:paraId="42B09D46" w14:textId="77777777" w:rsidR="00000A65" w:rsidRPr="002B2AE3" w:rsidRDefault="00000A65" w:rsidP="00000A65">
                  <w:pPr>
                    <w:autoSpaceDE w:val="0"/>
                    <w:autoSpaceDN w:val="0"/>
                    <w:adjustRightInd w:val="0"/>
                    <w:rPr>
                      <w:snapToGrid w:val="0"/>
                      <w:color w:val="000000"/>
                    </w:rPr>
                  </w:pPr>
                </w:p>
                <w:p w14:paraId="0C8E50C3" w14:textId="77777777" w:rsidR="00000A65" w:rsidRPr="002B2AE3" w:rsidRDefault="00000A65" w:rsidP="00000A65">
                  <w:pPr>
                    <w:autoSpaceDE w:val="0"/>
                    <w:autoSpaceDN w:val="0"/>
                    <w:adjustRightInd w:val="0"/>
                    <w:rPr>
                      <w:snapToGrid w:val="0"/>
                      <w:color w:val="000000"/>
                    </w:rPr>
                  </w:pPr>
                  <w:r w:rsidRPr="002B2AE3">
                    <w:rPr>
                      <w:snapToGrid w:val="0"/>
                      <w:color w:val="000000"/>
                    </w:rPr>
                    <w:t>0 = The terminal does not have card</w:t>
                  </w:r>
                  <w:r>
                    <w:rPr>
                      <w:snapToGrid w:val="0"/>
                      <w:color w:val="000000"/>
                    </w:rPr>
                    <w:t xml:space="preserve"> </w:t>
                  </w:r>
                  <w:r w:rsidRPr="002B2AE3">
                    <w:rPr>
                      <w:snapToGrid w:val="0"/>
                      <w:color w:val="000000"/>
                    </w:rPr>
                    <w:t>capture capability.</w:t>
                  </w:r>
                </w:p>
                <w:p w14:paraId="4ABD0382" w14:textId="77777777" w:rsidR="00000A65" w:rsidRDefault="00000A65" w:rsidP="00000A65">
                  <w:pPr>
                    <w:autoSpaceDE w:val="0"/>
                    <w:autoSpaceDN w:val="0"/>
                    <w:adjustRightInd w:val="0"/>
                    <w:rPr>
                      <w:snapToGrid w:val="0"/>
                      <w:color w:val="000000"/>
                    </w:rPr>
                  </w:pPr>
                  <w:r w:rsidRPr="002B2AE3">
                    <w:rPr>
                      <w:snapToGrid w:val="0"/>
                      <w:color w:val="000000"/>
                    </w:rPr>
                    <w:t>1 = The terminal does have card capture</w:t>
                  </w:r>
                  <w:r>
                    <w:rPr>
                      <w:snapToGrid w:val="0"/>
                      <w:color w:val="000000"/>
                    </w:rPr>
                    <w:t xml:space="preserve"> </w:t>
                  </w:r>
                  <w:r w:rsidRPr="002B2AE3">
                    <w:rPr>
                      <w:snapToGrid w:val="0"/>
                      <w:color w:val="000000"/>
                    </w:rPr>
                    <w:t>capability.</w:t>
                  </w:r>
                </w:p>
                <w:p w14:paraId="503C74AF" w14:textId="77777777" w:rsidR="00000A65" w:rsidRPr="00E76AEA" w:rsidRDefault="00000A65" w:rsidP="00000A65">
                  <w:pPr>
                    <w:autoSpaceDE w:val="0"/>
                    <w:autoSpaceDN w:val="0"/>
                    <w:adjustRightInd w:val="0"/>
                    <w:rPr>
                      <w:b/>
                      <w:snapToGrid w:val="0"/>
                      <w:color w:val="000000"/>
                    </w:rPr>
                  </w:pPr>
                </w:p>
              </w:tc>
            </w:tr>
            <w:tr w:rsidR="00000A65" w:rsidRPr="00164382" w14:paraId="4F296AEE" w14:textId="77777777" w:rsidTr="00000A65">
              <w:trPr>
                <w:tblHeader/>
              </w:trPr>
              <w:tc>
                <w:tcPr>
                  <w:tcW w:w="737" w:type="dxa"/>
                </w:tcPr>
                <w:p w14:paraId="705E84A5" w14:textId="77777777" w:rsidR="00000A65" w:rsidRDefault="00000A65" w:rsidP="00000A65">
                  <w:pPr>
                    <w:autoSpaceDE w:val="0"/>
                    <w:autoSpaceDN w:val="0"/>
                    <w:adjustRightInd w:val="0"/>
                    <w:jc w:val="center"/>
                    <w:rPr>
                      <w:snapToGrid w:val="0"/>
                      <w:color w:val="000000"/>
                    </w:rPr>
                  </w:pPr>
                  <w:r w:rsidRPr="007E6CE4">
                    <w:rPr>
                      <w:bCs/>
                      <w:snapToGrid w:val="0"/>
                      <w:color w:val="000000"/>
                    </w:rPr>
                    <w:t>3</w:t>
                  </w:r>
                </w:p>
              </w:tc>
              <w:tc>
                <w:tcPr>
                  <w:tcW w:w="6178" w:type="dxa"/>
                </w:tcPr>
                <w:p w14:paraId="7513A73F" w14:textId="77777777" w:rsidR="00000A65" w:rsidRDefault="00000A65" w:rsidP="00000A65">
                  <w:pPr>
                    <w:autoSpaceDE w:val="0"/>
                    <w:autoSpaceDN w:val="0"/>
                    <w:adjustRightInd w:val="0"/>
                    <w:rPr>
                      <w:b/>
                      <w:snapToGrid w:val="0"/>
                      <w:color w:val="000000"/>
                    </w:rPr>
                  </w:pPr>
                  <w:r>
                    <w:rPr>
                      <w:b/>
                      <w:snapToGrid w:val="0"/>
                      <w:color w:val="000000"/>
                    </w:rPr>
                    <w:t>Reserved for Future Use</w:t>
                  </w:r>
                </w:p>
                <w:p w14:paraId="0E041F17" w14:textId="77777777" w:rsidR="00000A65" w:rsidRPr="00E76AEA" w:rsidRDefault="00000A65" w:rsidP="00000A65">
                  <w:pPr>
                    <w:autoSpaceDE w:val="0"/>
                    <w:autoSpaceDN w:val="0"/>
                    <w:adjustRightInd w:val="0"/>
                    <w:rPr>
                      <w:b/>
                      <w:snapToGrid w:val="0"/>
                      <w:color w:val="000000"/>
                    </w:rPr>
                  </w:pPr>
                </w:p>
              </w:tc>
            </w:tr>
            <w:tr w:rsidR="00000A65" w:rsidRPr="00164382" w14:paraId="42FD5411" w14:textId="77777777" w:rsidTr="00000A65">
              <w:trPr>
                <w:tblHeader/>
              </w:trPr>
              <w:tc>
                <w:tcPr>
                  <w:tcW w:w="737" w:type="dxa"/>
                </w:tcPr>
                <w:p w14:paraId="02F8016F" w14:textId="77777777" w:rsidR="00000A65" w:rsidRPr="007E6CE4" w:rsidRDefault="00000A65" w:rsidP="00000A65">
                  <w:pPr>
                    <w:autoSpaceDE w:val="0"/>
                    <w:autoSpaceDN w:val="0"/>
                    <w:adjustRightInd w:val="0"/>
                    <w:jc w:val="center"/>
                    <w:rPr>
                      <w:bCs/>
                      <w:snapToGrid w:val="0"/>
                      <w:color w:val="000000"/>
                    </w:rPr>
                  </w:pPr>
                  <w:r>
                    <w:rPr>
                      <w:snapToGrid w:val="0"/>
                      <w:color w:val="000000"/>
                    </w:rPr>
                    <w:t>4</w:t>
                  </w:r>
                </w:p>
              </w:tc>
              <w:tc>
                <w:tcPr>
                  <w:tcW w:w="6178" w:type="dxa"/>
                </w:tcPr>
                <w:p w14:paraId="7F5BB20C" w14:textId="77777777" w:rsidR="00000A65" w:rsidRDefault="00000A65" w:rsidP="00000A65">
                  <w:pPr>
                    <w:autoSpaceDE w:val="0"/>
                    <w:autoSpaceDN w:val="0"/>
                    <w:adjustRightInd w:val="0"/>
                    <w:rPr>
                      <w:snapToGrid w:val="0"/>
                      <w:color w:val="000000"/>
                    </w:rPr>
                  </w:pPr>
                  <w:r w:rsidRPr="00E76AEA">
                    <w:rPr>
                      <w:b/>
                      <w:snapToGrid w:val="0"/>
                      <w:color w:val="000000"/>
                    </w:rPr>
                    <w:t>Combined data authentication capability.</w:t>
                  </w:r>
                  <w:r>
                    <w:rPr>
                      <w:snapToGrid w:val="0"/>
                      <w:color w:val="000000"/>
                    </w:rPr>
                    <w:t xml:space="preserve"> </w:t>
                  </w:r>
                </w:p>
                <w:p w14:paraId="7BCA7570" w14:textId="77777777" w:rsidR="00000A65" w:rsidRDefault="00000A65" w:rsidP="00000A65">
                  <w:pPr>
                    <w:autoSpaceDE w:val="0"/>
                    <w:autoSpaceDN w:val="0"/>
                    <w:adjustRightInd w:val="0"/>
                    <w:rPr>
                      <w:snapToGrid w:val="0"/>
                      <w:color w:val="000000"/>
                    </w:rPr>
                  </w:pPr>
                  <w:r w:rsidRPr="002B2AE3">
                    <w:rPr>
                      <w:snapToGrid w:val="0"/>
                      <w:color w:val="000000"/>
                    </w:rPr>
                    <w:t>Valid values are as follows:</w:t>
                  </w:r>
                </w:p>
                <w:p w14:paraId="21083D01" w14:textId="77777777" w:rsidR="00000A65" w:rsidRDefault="00000A65" w:rsidP="00000A65">
                  <w:pPr>
                    <w:autoSpaceDE w:val="0"/>
                    <w:autoSpaceDN w:val="0"/>
                    <w:adjustRightInd w:val="0"/>
                    <w:rPr>
                      <w:snapToGrid w:val="0"/>
                      <w:color w:val="000000"/>
                    </w:rPr>
                  </w:pPr>
                </w:p>
                <w:p w14:paraId="541917D1" w14:textId="77777777" w:rsidR="00000A65" w:rsidRPr="002B2AE3" w:rsidRDefault="00000A65" w:rsidP="00000A65">
                  <w:pPr>
                    <w:autoSpaceDE w:val="0"/>
                    <w:autoSpaceDN w:val="0"/>
                    <w:adjustRightInd w:val="0"/>
                    <w:ind w:left="432" w:hanging="432"/>
                    <w:rPr>
                      <w:snapToGrid w:val="0"/>
                      <w:color w:val="000000"/>
                    </w:rPr>
                  </w:pPr>
                  <w:r w:rsidRPr="002B2AE3">
                    <w:rPr>
                      <w:snapToGrid w:val="0"/>
                      <w:color w:val="000000"/>
                    </w:rPr>
                    <w:t xml:space="preserve">0 = </w:t>
                  </w:r>
                  <w:r>
                    <w:rPr>
                      <w:snapToGrid w:val="0"/>
                      <w:color w:val="000000"/>
                    </w:rPr>
                    <w:t>Combined</w:t>
                  </w:r>
                  <w:r w:rsidRPr="002B2AE3">
                    <w:rPr>
                      <w:snapToGrid w:val="0"/>
                      <w:color w:val="000000"/>
                    </w:rPr>
                    <w:t xml:space="preserve"> data authentication</w:t>
                  </w:r>
                  <w:r>
                    <w:rPr>
                      <w:snapToGrid w:val="0"/>
                      <w:color w:val="000000"/>
                    </w:rPr>
                    <w:t xml:space="preserve"> </w:t>
                  </w:r>
                  <w:r w:rsidRPr="002B2AE3">
                    <w:rPr>
                      <w:snapToGrid w:val="0"/>
                      <w:color w:val="000000"/>
                    </w:rPr>
                    <w:t>security is not used by this terminal.</w:t>
                  </w:r>
                </w:p>
                <w:p w14:paraId="61B39F90" w14:textId="77777777" w:rsidR="00000A65" w:rsidRPr="00B27460" w:rsidRDefault="00000A65" w:rsidP="00B27460">
                  <w:pPr>
                    <w:autoSpaceDE w:val="0"/>
                    <w:autoSpaceDN w:val="0"/>
                    <w:adjustRightInd w:val="0"/>
                    <w:ind w:left="432" w:hanging="432"/>
                    <w:rPr>
                      <w:snapToGrid w:val="0"/>
                      <w:color w:val="000000"/>
                    </w:rPr>
                  </w:pPr>
                  <w:r w:rsidRPr="002B2AE3">
                    <w:rPr>
                      <w:snapToGrid w:val="0"/>
                      <w:color w:val="000000"/>
                    </w:rPr>
                    <w:t xml:space="preserve">1 = </w:t>
                  </w:r>
                  <w:r>
                    <w:rPr>
                      <w:snapToGrid w:val="0"/>
                      <w:color w:val="000000"/>
                    </w:rPr>
                    <w:t>Combined</w:t>
                  </w:r>
                  <w:r w:rsidRPr="002B2AE3">
                    <w:rPr>
                      <w:snapToGrid w:val="0"/>
                      <w:color w:val="000000"/>
                    </w:rPr>
                    <w:t xml:space="preserve"> data authentication</w:t>
                  </w:r>
                  <w:r>
                    <w:rPr>
                      <w:snapToGrid w:val="0"/>
                      <w:color w:val="000000"/>
                    </w:rPr>
                    <w:t xml:space="preserve"> </w:t>
                  </w:r>
                  <w:r w:rsidRPr="002B2AE3">
                    <w:rPr>
                      <w:snapToGrid w:val="0"/>
                      <w:color w:val="000000"/>
                    </w:rPr>
                    <w:t>security is used by this terminal.</w:t>
                  </w:r>
                </w:p>
              </w:tc>
            </w:tr>
          </w:tbl>
          <w:p w14:paraId="0B8EFA94" w14:textId="77777777" w:rsidR="006D0CB0" w:rsidRPr="00341550" w:rsidRDefault="006D0CB0" w:rsidP="00000A65">
            <w:pPr>
              <w:autoSpaceDE w:val="0"/>
              <w:autoSpaceDN w:val="0"/>
              <w:adjustRightInd w:val="0"/>
              <w:rPr>
                <w:b/>
                <w:snapToGrid w:val="0"/>
                <w:color w:val="000000"/>
              </w:rPr>
            </w:pPr>
            <w:r>
              <w:rPr>
                <w:snapToGrid w:val="0"/>
                <w:color w:val="000000"/>
              </w:rPr>
              <w:tab/>
            </w:r>
          </w:p>
        </w:tc>
      </w:tr>
    </w:tbl>
    <w:p w14:paraId="4B94A7DA" w14:textId="77777777" w:rsidR="006D0CB0" w:rsidRDefault="006D0CB0" w:rsidP="00341550">
      <w:pPr>
        <w:autoSpaceDE w:val="0"/>
        <w:autoSpaceDN w:val="0"/>
        <w:adjustRightInd w:val="0"/>
        <w:ind w:left="720"/>
        <w:rPr>
          <w:snapToGrid w:val="0"/>
          <w:color w:val="000000"/>
        </w:rPr>
      </w:pPr>
    </w:p>
    <w:p w14:paraId="20F82A7E" w14:textId="77777777" w:rsidR="002B2AE3" w:rsidRDefault="002B2AE3" w:rsidP="00341550">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When this SFID is sent</w:t>
      </w:r>
      <w:r w:rsidR="00A0237F">
        <w:rPr>
          <w:snapToGrid w:val="0"/>
          <w:color w:val="000000"/>
        </w:rPr>
        <w:t>,</w:t>
      </w:r>
      <w:r>
        <w:rPr>
          <w:snapToGrid w:val="0"/>
          <w:color w:val="000000"/>
        </w:rPr>
        <w:t xml:space="preserve"> BASE24 will use the value in the transaction instead of the value stored in BASE24</w:t>
      </w:r>
      <w:r w:rsidR="00A0237F">
        <w:rPr>
          <w:snapToGrid w:val="0"/>
          <w:color w:val="000000"/>
        </w:rPr>
        <w:t>,</w:t>
      </w:r>
      <w:r>
        <w:rPr>
          <w:snapToGrid w:val="0"/>
          <w:color w:val="000000"/>
        </w:rPr>
        <w:t xml:space="preserve"> associated to the terminal. Each payment scheme can have a separate terminal capabilities value. Additional EMV rules govern the treatment of the </w:t>
      </w:r>
      <w:r w:rsidR="00FE497F">
        <w:rPr>
          <w:snapToGrid w:val="0"/>
          <w:color w:val="000000"/>
        </w:rPr>
        <w:t>support of multiple configurations</w:t>
      </w:r>
      <w:r>
        <w:rPr>
          <w:snapToGrid w:val="0"/>
          <w:color w:val="000000"/>
        </w:rPr>
        <w:t xml:space="preserve"> by the POS device a </w:t>
      </w:r>
      <w:r w:rsidR="001073E5">
        <w:rPr>
          <w:snapToGrid w:val="0"/>
          <w:color w:val="000000"/>
        </w:rPr>
        <w:t xml:space="preserve">primary </w:t>
      </w:r>
      <w:r w:rsidR="00ED63C0">
        <w:rPr>
          <w:snapToGrid w:val="0"/>
          <w:color w:val="000000"/>
        </w:rPr>
        <w:t>check</w:t>
      </w:r>
      <w:r>
        <w:rPr>
          <w:snapToGrid w:val="0"/>
          <w:color w:val="000000"/>
        </w:rPr>
        <w:t xml:space="preserve">sum for each </w:t>
      </w:r>
      <w:r w:rsidR="00FE497F">
        <w:rPr>
          <w:snapToGrid w:val="0"/>
          <w:color w:val="000000"/>
        </w:rPr>
        <w:t>deployable configuration</w:t>
      </w:r>
      <w:r w:rsidR="00ED63C0">
        <w:rPr>
          <w:snapToGrid w:val="0"/>
          <w:color w:val="000000"/>
        </w:rPr>
        <w:t xml:space="preserve"> is required and affects the ICS used in EMV Level 2 certification</w:t>
      </w:r>
      <w:r>
        <w:rPr>
          <w:snapToGrid w:val="0"/>
          <w:color w:val="000000"/>
        </w:rPr>
        <w:t>.</w:t>
      </w:r>
      <w:r w:rsidR="00CE6F83">
        <w:rPr>
          <w:snapToGrid w:val="0"/>
          <w:color w:val="000000"/>
        </w:rPr>
        <w:t xml:space="preserve"> Refer to “EMV General bulleti</w:t>
      </w:r>
      <w:r w:rsidR="001073E5">
        <w:rPr>
          <w:snapToGrid w:val="0"/>
          <w:color w:val="000000"/>
        </w:rPr>
        <w:t xml:space="preserve">n no. </w:t>
      </w:r>
      <w:r w:rsidR="00CE6F83">
        <w:rPr>
          <w:snapToGrid w:val="0"/>
          <w:color w:val="000000"/>
        </w:rPr>
        <w:t>31</w:t>
      </w:r>
      <w:r w:rsidR="001073E5">
        <w:rPr>
          <w:snapToGrid w:val="0"/>
          <w:color w:val="000000"/>
        </w:rPr>
        <w:t xml:space="preserve"> Multiple Configuration Kernels with PIN Pad Change Testing Process”.</w:t>
      </w:r>
      <w:r w:rsidR="00ED63C0">
        <w:rPr>
          <w:snapToGrid w:val="0"/>
          <w:color w:val="000000"/>
        </w:rPr>
        <w:t xml:space="preserve"> Please refer to the following link for requirements:</w:t>
      </w:r>
    </w:p>
    <w:p w14:paraId="6B82E482" w14:textId="77777777" w:rsidR="00CE6F83" w:rsidRDefault="00CE6F83" w:rsidP="0034155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7854D09" w14:textId="77777777" w:rsidR="00CE6F83" w:rsidRPr="00E76AEA" w:rsidRDefault="00CE6F83" w:rsidP="00E76AEA">
      <w:pPr>
        <w:tabs>
          <w:tab w:val="left" w:pos="0"/>
          <w:tab w:val="left" w:pos="720"/>
          <w:tab w:val="left" w:pos="1440"/>
          <w:tab w:val="left" w:pos="2160"/>
          <w:tab w:val="left" w:pos="2880"/>
          <w:tab w:val="left" w:pos="3600"/>
          <w:tab w:val="left" w:pos="4320"/>
        </w:tabs>
        <w:spacing w:line="240" w:lineRule="atLeast"/>
        <w:ind w:left="720"/>
        <w:rPr>
          <w:snapToGrid w:val="0"/>
          <w:color w:val="0070C0"/>
        </w:rPr>
      </w:pPr>
      <w:r w:rsidRPr="00E76AEA">
        <w:rPr>
          <w:snapToGrid w:val="0"/>
          <w:color w:val="0070C0"/>
        </w:rPr>
        <w:lastRenderedPageBreak/>
        <w:t>http://www.emvco.com/documents/bulletin/GE-31_MCKandPPCP_V4_PU.zip</w:t>
      </w:r>
    </w:p>
    <w:p w14:paraId="6FE904D8" w14:textId="77777777" w:rsidR="002B2AE3" w:rsidRDefault="002B2AE3" w:rsidP="00341550">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596BC39C" w14:textId="77777777" w:rsidR="00341550" w:rsidRDefault="00341550" w:rsidP="00341550">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163C1C4E" w14:textId="77777777" w:rsidR="00341550" w:rsidRDefault="00341550" w:rsidP="00341550">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6CE4" w14:paraId="20EE085C" w14:textId="77777777" w:rsidTr="002F1D9C">
        <w:tc>
          <w:tcPr>
            <w:tcW w:w="2335" w:type="dxa"/>
          </w:tcPr>
          <w:p w14:paraId="1B168DA4" w14:textId="77777777" w:rsidR="007E6CE4" w:rsidRDefault="007E6CE4" w:rsidP="002F1D9C">
            <w:pPr>
              <w:spacing w:after="120"/>
              <w:rPr>
                <w:b/>
                <w:snapToGrid w:val="0"/>
              </w:rPr>
            </w:pPr>
            <w:r>
              <w:rPr>
                <w:b/>
                <w:snapToGrid w:val="0"/>
              </w:rPr>
              <w:t>Request</w:t>
            </w:r>
          </w:p>
        </w:tc>
        <w:tc>
          <w:tcPr>
            <w:tcW w:w="7105" w:type="dxa"/>
          </w:tcPr>
          <w:p w14:paraId="4B4493FC" w14:textId="77777777" w:rsidR="007E6CE4" w:rsidRPr="0056544B" w:rsidRDefault="007E6CE4" w:rsidP="002F1D9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Fixed length of 6 bytes.</w:t>
            </w:r>
          </w:p>
        </w:tc>
      </w:tr>
      <w:tr w:rsidR="007E6CE4" w14:paraId="5EA64447" w14:textId="77777777" w:rsidTr="002F1D9C">
        <w:tc>
          <w:tcPr>
            <w:tcW w:w="2335" w:type="dxa"/>
          </w:tcPr>
          <w:p w14:paraId="66C374C8" w14:textId="77777777" w:rsidR="007E6CE4" w:rsidRDefault="007E6CE4" w:rsidP="002F1D9C">
            <w:pPr>
              <w:spacing w:after="120"/>
              <w:rPr>
                <w:b/>
                <w:snapToGrid w:val="0"/>
              </w:rPr>
            </w:pPr>
            <w:r>
              <w:rPr>
                <w:b/>
                <w:snapToGrid w:val="0"/>
              </w:rPr>
              <w:t>Response</w:t>
            </w:r>
          </w:p>
        </w:tc>
        <w:tc>
          <w:tcPr>
            <w:tcW w:w="7105" w:type="dxa"/>
          </w:tcPr>
          <w:p w14:paraId="736401CE" w14:textId="77777777" w:rsidR="007E6CE4" w:rsidRPr="008F0357" w:rsidRDefault="007E6CE4" w:rsidP="002F1D9C">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bl>
    <w:p w14:paraId="2B964F28" w14:textId="77777777" w:rsidR="007E6CE4" w:rsidRDefault="007E6CE4" w:rsidP="00341550">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40677292" w14:textId="77777777" w:rsidR="007E6CE4" w:rsidRDefault="007E6CE4" w:rsidP="00341550">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5BA317FD" w14:textId="77777777" w:rsidR="003A2656" w:rsidRPr="003A2656" w:rsidRDefault="003A2656" w:rsidP="00847896">
      <w:pPr>
        <w:pStyle w:val="Heading2"/>
        <w:rPr>
          <w:snapToGrid w:val="0"/>
          <w:color w:val="000000"/>
        </w:rPr>
      </w:pPr>
      <w:bookmarkStart w:id="2723" w:name="_Toc30407749"/>
      <w:bookmarkStart w:id="2724" w:name="_Toc126079318"/>
      <w:r>
        <w:rPr>
          <w:snapToGrid w:val="0"/>
        </w:rPr>
        <w:t>SFID B – American Express Extended Address</w:t>
      </w:r>
      <w:bookmarkEnd w:id="2723"/>
      <w:bookmarkEnd w:id="2724"/>
      <w:r>
        <w:rPr>
          <w:snapToGrid w:val="0"/>
        </w:rPr>
        <w:t xml:space="preserve"> </w:t>
      </w:r>
    </w:p>
    <w:p w14:paraId="1ADC33A8" w14:textId="77777777" w:rsidR="000E2E02" w:rsidRDefault="00FB04D9" w:rsidP="00C71CAA">
      <w:pPr>
        <w:autoSpaceDE w:val="0"/>
        <w:autoSpaceDN w:val="0"/>
        <w:adjustRightInd w:val="0"/>
        <w:ind w:left="720"/>
        <w:rPr>
          <w:snapToGrid w:val="0"/>
          <w:color w:val="000000"/>
        </w:rPr>
      </w:pPr>
      <w:r>
        <w:rPr>
          <w:snapToGrid w:val="0"/>
          <w:color w:val="000000"/>
        </w:rPr>
        <w:t>Extended Address information for American Express transactions</w:t>
      </w:r>
      <w:r w:rsidR="001B2A2C">
        <w:rPr>
          <w:snapToGrid w:val="0"/>
          <w:color w:val="000000"/>
        </w:rPr>
        <w:t xml:space="preserve"> containing address verification data. When available, the field is to be sent in addition to FID A (Billing Address) and FID Y (Postal code)</w:t>
      </w:r>
      <w:r w:rsidR="000E2E02">
        <w:rPr>
          <w:snapToGrid w:val="0"/>
          <w:color w:val="000000"/>
        </w:rPr>
        <w:t>.</w:t>
      </w:r>
      <w:r>
        <w:rPr>
          <w:snapToGrid w:val="0"/>
          <w:color w:val="000000"/>
        </w:rPr>
        <w:t xml:space="preserve"> The formatting of the field is as follows:</w:t>
      </w:r>
    </w:p>
    <w:p w14:paraId="0CB67958" w14:textId="77777777" w:rsidR="00FB04D9" w:rsidRDefault="00FB04D9" w:rsidP="00C71CAA">
      <w:pPr>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7E6CE4" w14:paraId="6FAC57A6" w14:textId="77777777" w:rsidTr="002F1D9C">
        <w:trPr>
          <w:tblHeader/>
        </w:trPr>
        <w:tc>
          <w:tcPr>
            <w:tcW w:w="1183" w:type="dxa"/>
          </w:tcPr>
          <w:p w14:paraId="4F59D91E" w14:textId="77777777" w:rsidR="007E6CE4" w:rsidRDefault="007E6CE4" w:rsidP="000C5121">
            <w:pPr>
              <w:pStyle w:val="BodyText2"/>
              <w:spacing w:before="60" w:after="60"/>
              <w:jc w:val="center"/>
              <w:rPr>
                <w:color w:val="auto"/>
              </w:rPr>
            </w:pPr>
            <w:r w:rsidRPr="009161F7">
              <w:rPr>
                <w:b/>
                <w:color w:val="auto"/>
              </w:rPr>
              <w:t>Position</w:t>
            </w:r>
          </w:p>
        </w:tc>
        <w:tc>
          <w:tcPr>
            <w:tcW w:w="1059" w:type="dxa"/>
          </w:tcPr>
          <w:p w14:paraId="44EB3DEC" w14:textId="77777777" w:rsidR="007E6CE4" w:rsidRDefault="007E6CE4" w:rsidP="000C5121">
            <w:pPr>
              <w:pStyle w:val="BodyText2"/>
              <w:spacing w:before="60" w:after="60"/>
              <w:jc w:val="center"/>
              <w:rPr>
                <w:color w:val="auto"/>
              </w:rPr>
            </w:pPr>
            <w:r w:rsidRPr="009161F7">
              <w:rPr>
                <w:b/>
                <w:color w:val="auto"/>
              </w:rPr>
              <w:t>Length</w:t>
            </w:r>
          </w:p>
        </w:tc>
        <w:tc>
          <w:tcPr>
            <w:tcW w:w="7113" w:type="dxa"/>
          </w:tcPr>
          <w:p w14:paraId="0FB36167" w14:textId="77777777" w:rsidR="007E6CE4" w:rsidRDefault="007E6CE4" w:rsidP="000C5121">
            <w:pPr>
              <w:pStyle w:val="BodyText2"/>
              <w:spacing w:before="60" w:after="60"/>
              <w:rPr>
                <w:color w:val="auto"/>
              </w:rPr>
            </w:pPr>
            <w:r w:rsidRPr="009161F7">
              <w:rPr>
                <w:b/>
                <w:color w:val="auto"/>
              </w:rPr>
              <w:t>Description</w:t>
            </w:r>
          </w:p>
        </w:tc>
      </w:tr>
      <w:tr w:rsidR="007E6CE4" w14:paraId="0CA0E49F" w14:textId="77777777" w:rsidTr="002F1D9C">
        <w:tc>
          <w:tcPr>
            <w:tcW w:w="1183" w:type="dxa"/>
          </w:tcPr>
          <w:p w14:paraId="41AB7417" w14:textId="77777777" w:rsidR="007E6CE4" w:rsidRDefault="007E6CE4" w:rsidP="002F1D9C">
            <w:pPr>
              <w:pStyle w:val="BodyText2"/>
              <w:jc w:val="center"/>
              <w:rPr>
                <w:color w:val="auto"/>
              </w:rPr>
            </w:pPr>
            <w:r w:rsidRPr="00A655B6">
              <w:rPr>
                <w:color w:val="auto"/>
              </w:rPr>
              <w:t>01–0</w:t>
            </w:r>
            <w:r>
              <w:rPr>
                <w:color w:val="auto"/>
              </w:rPr>
              <w:t>3</w:t>
            </w:r>
          </w:p>
        </w:tc>
        <w:tc>
          <w:tcPr>
            <w:tcW w:w="1059" w:type="dxa"/>
          </w:tcPr>
          <w:p w14:paraId="699168B3" w14:textId="77777777" w:rsidR="007E6CE4" w:rsidRDefault="007E6CE4" w:rsidP="002F1D9C">
            <w:pPr>
              <w:pStyle w:val="BodyText2"/>
              <w:jc w:val="center"/>
              <w:rPr>
                <w:color w:val="auto"/>
              </w:rPr>
            </w:pPr>
            <w:r>
              <w:rPr>
                <w:color w:val="auto"/>
              </w:rPr>
              <w:t>3</w:t>
            </w:r>
          </w:p>
        </w:tc>
        <w:tc>
          <w:tcPr>
            <w:tcW w:w="7113" w:type="dxa"/>
          </w:tcPr>
          <w:p w14:paraId="0A6A8CC6" w14:textId="77777777" w:rsidR="007E6CE4" w:rsidRPr="00AD1481" w:rsidRDefault="007E6CE4" w:rsidP="00B27460">
            <w:pPr>
              <w:spacing w:after="120"/>
              <w:rPr>
                <w:b/>
                <w:snapToGrid w:val="0"/>
                <w:color w:val="000000"/>
              </w:rPr>
            </w:pPr>
            <w:r w:rsidRPr="00AD1481">
              <w:rPr>
                <w:b/>
                <w:snapToGrid w:val="0"/>
                <w:color w:val="000000"/>
              </w:rPr>
              <w:t>Data field length</w:t>
            </w:r>
          </w:p>
          <w:p w14:paraId="34A73111" w14:textId="77777777" w:rsidR="007E6CE4" w:rsidRDefault="007E6CE4" w:rsidP="007E6CE4">
            <w:pPr>
              <w:autoSpaceDE w:val="0"/>
              <w:autoSpaceDN w:val="0"/>
              <w:adjustRightInd w:val="0"/>
              <w:ind w:left="340" w:hanging="340"/>
              <w:rPr>
                <w:snapToGrid w:val="0"/>
                <w:color w:val="000000"/>
              </w:rPr>
            </w:pPr>
            <w:r>
              <w:rPr>
                <w:snapToGrid w:val="0"/>
                <w:color w:val="000000"/>
              </w:rPr>
              <w:t>Length of the data area (excluding the length of data field length)</w:t>
            </w:r>
          </w:p>
          <w:p w14:paraId="0D12284E" w14:textId="77777777" w:rsidR="007E6CE4" w:rsidRDefault="007E6CE4" w:rsidP="007E6CE4">
            <w:pPr>
              <w:autoSpaceDE w:val="0"/>
              <w:autoSpaceDN w:val="0"/>
              <w:adjustRightInd w:val="0"/>
              <w:ind w:left="340" w:hanging="340"/>
            </w:pPr>
          </w:p>
        </w:tc>
      </w:tr>
      <w:tr w:rsidR="007E6CE4" w14:paraId="165A01D1" w14:textId="77777777" w:rsidTr="002F1D9C">
        <w:tc>
          <w:tcPr>
            <w:tcW w:w="1183" w:type="dxa"/>
          </w:tcPr>
          <w:p w14:paraId="136F68A7" w14:textId="77777777" w:rsidR="007E6CE4" w:rsidRPr="00A655B6" w:rsidRDefault="007E6CE4" w:rsidP="002F1D9C">
            <w:pPr>
              <w:pStyle w:val="BodyText2"/>
              <w:jc w:val="center"/>
              <w:rPr>
                <w:color w:val="auto"/>
              </w:rPr>
            </w:pPr>
            <w:r>
              <w:rPr>
                <w:color w:val="000000"/>
              </w:rPr>
              <w:t>04-176</w:t>
            </w:r>
          </w:p>
        </w:tc>
        <w:tc>
          <w:tcPr>
            <w:tcW w:w="1059" w:type="dxa"/>
          </w:tcPr>
          <w:p w14:paraId="340E8DAF" w14:textId="77777777" w:rsidR="007E6CE4" w:rsidRDefault="007E6CE4" w:rsidP="002F1D9C">
            <w:pPr>
              <w:pStyle w:val="BodyText2"/>
              <w:jc w:val="center"/>
              <w:rPr>
                <w:color w:val="auto"/>
              </w:rPr>
            </w:pPr>
            <w:r>
              <w:rPr>
                <w:color w:val="000000"/>
              </w:rPr>
              <w:t>172</w:t>
            </w:r>
          </w:p>
        </w:tc>
        <w:tc>
          <w:tcPr>
            <w:tcW w:w="7113" w:type="dxa"/>
          </w:tcPr>
          <w:p w14:paraId="2D5E4333" w14:textId="77777777" w:rsidR="007E6CE4" w:rsidRPr="00AD1481" w:rsidRDefault="007E6CE4" w:rsidP="00B27460">
            <w:pPr>
              <w:spacing w:after="120"/>
              <w:rPr>
                <w:b/>
                <w:snapToGrid w:val="0"/>
                <w:color w:val="000000"/>
              </w:rPr>
            </w:pPr>
            <w:r w:rsidRPr="00AD1481">
              <w:rPr>
                <w:b/>
                <w:snapToGrid w:val="0"/>
                <w:color w:val="000000"/>
              </w:rPr>
              <w:t>Data</w:t>
            </w:r>
          </w:p>
          <w:p w14:paraId="1444C017" w14:textId="77777777" w:rsidR="007E6CE4" w:rsidRDefault="007E6CE4" w:rsidP="007E6CE4">
            <w:pPr>
              <w:rPr>
                <w:snapToGrid w:val="0"/>
                <w:color w:val="000000"/>
              </w:rPr>
            </w:pPr>
            <w:r>
              <w:rPr>
                <w:snapToGrid w:val="0"/>
                <w:color w:val="000000"/>
              </w:rPr>
              <w:t>Extended address information used for American Express address verification. Two extended formats are supported. The first consists of the first 45 bytes of data, i.e. First and Last name fields, and the second consists of all the fields.</w:t>
            </w:r>
          </w:p>
          <w:p w14:paraId="2C89ED8D" w14:textId="77777777" w:rsidR="007E6CE4" w:rsidRPr="00FB04D9" w:rsidRDefault="007E6CE4" w:rsidP="007E6CE4">
            <w:pPr>
              <w:rPr>
                <w:snapToGrid w:val="0"/>
                <w:color w:val="000000"/>
              </w:rPr>
            </w:pPr>
          </w:p>
          <w:p w14:paraId="426B00BB" w14:textId="77777777" w:rsidR="007E6CE4" w:rsidRPr="00FB04D9" w:rsidRDefault="007E6CE4" w:rsidP="007E6CE4">
            <w:pPr>
              <w:rPr>
                <w:snapToGrid w:val="0"/>
                <w:color w:val="000000"/>
              </w:rPr>
            </w:pPr>
            <w:r w:rsidRPr="00FB04D9">
              <w:rPr>
                <w:snapToGrid w:val="0"/>
                <w:color w:val="000000"/>
              </w:rPr>
              <w:t>First Name</w:t>
            </w:r>
            <w:r w:rsidRPr="00FB04D9">
              <w:rPr>
                <w:snapToGrid w:val="0"/>
                <w:color w:val="000000"/>
              </w:rPr>
              <w:tab/>
            </w:r>
            <w:r w:rsidRPr="00FB04D9">
              <w:rPr>
                <w:snapToGrid w:val="0"/>
                <w:color w:val="000000"/>
              </w:rPr>
              <w:tab/>
            </w:r>
            <w:r w:rsidRPr="00FB04D9">
              <w:rPr>
                <w:snapToGrid w:val="0"/>
                <w:color w:val="000000"/>
              </w:rPr>
              <w:tab/>
              <w:t xml:space="preserve">        </w:t>
            </w:r>
            <w:r w:rsidRPr="00FB04D9">
              <w:rPr>
                <w:snapToGrid w:val="0"/>
                <w:color w:val="000000"/>
              </w:rPr>
              <w:tab/>
              <w:t>PIC X(15).</w:t>
            </w:r>
          </w:p>
          <w:p w14:paraId="1E07DCDA" w14:textId="77777777" w:rsidR="007E6CE4" w:rsidRPr="00FB04D9" w:rsidRDefault="007E6CE4" w:rsidP="007E6CE4">
            <w:pPr>
              <w:rPr>
                <w:snapToGrid w:val="0"/>
                <w:color w:val="000000"/>
              </w:rPr>
            </w:pPr>
            <w:r w:rsidRPr="00FB04D9">
              <w:rPr>
                <w:snapToGrid w:val="0"/>
                <w:color w:val="000000"/>
              </w:rPr>
              <w:t>Last Name</w:t>
            </w:r>
            <w:r w:rsidRPr="00FB04D9">
              <w:rPr>
                <w:snapToGrid w:val="0"/>
                <w:color w:val="000000"/>
              </w:rPr>
              <w:tab/>
            </w:r>
            <w:r w:rsidRPr="00FB04D9">
              <w:rPr>
                <w:snapToGrid w:val="0"/>
                <w:color w:val="000000"/>
              </w:rPr>
              <w:tab/>
            </w:r>
            <w:r w:rsidRPr="00FB04D9">
              <w:rPr>
                <w:snapToGrid w:val="0"/>
                <w:color w:val="000000"/>
              </w:rPr>
              <w:tab/>
            </w:r>
            <w:r>
              <w:rPr>
                <w:snapToGrid w:val="0"/>
                <w:color w:val="000000"/>
              </w:rPr>
              <w:tab/>
            </w:r>
            <w:r w:rsidRPr="00FB04D9">
              <w:rPr>
                <w:snapToGrid w:val="0"/>
                <w:color w:val="000000"/>
              </w:rPr>
              <w:t>PIC X(30).</w:t>
            </w:r>
          </w:p>
          <w:p w14:paraId="2EB065A6" w14:textId="77777777" w:rsidR="007E6CE4" w:rsidRPr="00FB04D9" w:rsidRDefault="007E6CE4" w:rsidP="007E6CE4">
            <w:pPr>
              <w:rPr>
                <w:snapToGrid w:val="0"/>
                <w:color w:val="000000"/>
              </w:rPr>
            </w:pPr>
            <w:r w:rsidRPr="00FB04D9">
              <w:rPr>
                <w:snapToGrid w:val="0"/>
                <w:color w:val="000000"/>
              </w:rPr>
              <w:t>Phone Number</w:t>
            </w:r>
            <w:r w:rsidRPr="00FB04D9">
              <w:rPr>
                <w:snapToGrid w:val="0"/>
                <w:color w:val="000000"/>
              </w:rPr>
              <w:tab/>
            </w:r>
            <w:r w:rsidRPr="00FB04D9">
              <w:rPr>
                <w:snapToGrid w:val="0"/>
                <w:color w:val="000000"/>
              </w:rPr>
              <w:tab/>
            </w:r>
            <w:r w:rsidRPr="00FB04D9">
              <w:rPr>
                <w:snapToGrid w:val="0"/>
                <w:color w:val="000000"/>
              </w:rPr>
              <w:tab/>
              <w:t>PIC X(10).</w:t>
            </w:r>
          </w:p>
          <w:p w14:paraId="40384B99" w14:textId="77777777" w:rsidR="007E6CE4" w:rsidRPr="00FB04D9" w:rsidRDefault="007E6CE4" w:rsidP="007E6CE4">
            <w:pPr>
              <w:rPr>
                <w:snapToGrid w:val="0"/>
                <w:color w:val="000000"/>
              </w:rPr>
            </w:pPr>
            <w:r w:rsidRPr="00FB04D9">
              <w:rPr>
                <w:snapToGrid w:val="0"/>
                <w:color w:val="000000"/>
              </w:rPr>
              <w:t>Ship to ZIP code</w:t>
            </w:r>
            <w:r w:rsidRPr="00FB04D9">
              <w:rPr>
                <w:snapToGrid w:val="0"/>
                <w:color w:val="000000"/>
              </w:rPr>
              <w:tab/>
            </w:r>
            <w:r w:rsidRPr="00FB04D9">
              <w:rPr>
                <w:snapToGrid w:val="0"/>
                <w:color w:val="000000"/>
              </w:rPr>
              <w:tab/>
            </w:r>
            <w:r w:rsidRPr="00FB04D9">
              <w:rPr>
                <w:snapToGrid w:val="0"/>
                <w:color w:val="000000"/>
              </w:rPr>
              <w:tab/>
              <w:t>PIC X(9).</w:t>
            </w:r>
          </w:p>
          <w:p w14:paraId="4AB9128F" w14:textId="77777777" w:rsidR="007E6CE4" w:rsidRPr="00FB04D9" w:rsidRDefault="007E6CE4" w:rsidP="007E6CE4">
            <w:pPr>
              <w:rPr>
                <w:snapToGrid w:val="0"/>
                <w:color w:val="000000"/>
              </w:rPr>
            </w:pPr>
            <w:r w:rsidRPr="00FB04D9">
              <w:rPr>
                <w:snapToGrid w:val="0"/>
                <w:color w:val="000000"/>
              </w:rPr>
              <w:t>Ship to Address</w:t>
            </w:r>
            <w:r w:rsidRPr="00FB04D9">
              <w:rPr>
                <w:snapToGrid w:val="0"/>
                <w:color w:val="000000"/>
              </w:rPr>
              <w:tab/>
            </w:r>
            <w:r w:rsidRPr="00FB04D9">
              <w:rPr>
                <w:snapToGrid w:val="0"/>
                <w:color w:val="000000"/>
              </w:rPr>
              <w:tab/>
            </w:r>
            <w:r w:rsidRPr="00FB04D9">
              <w:rPr>
                <w:snapToGrid w:val="0"/>
                <w:color w:val="000000"/>
              </w:rPr>
              <w:tab/>
              <w:t>PIC X(50).</w:t>
            </w:r>
          </w:p>
          <w:p w14:paraId="3909D9F5" w14:textId="77777777" w:rsidR="007E6CE4" w:rsidRPr="00FB04D9" w:rsidRDefault="007E6CE4" w:rsidP="007E6CE4">
            <w:pPr>
              <w:rPr>
                <w:snapToGrid w:val="0"/>
                <w:color w:val="000000"/>
              </w:rPr>
            </w:pPr>
            <w:r w:rsidRPr="00FB04D9">
              <w:rPr>
                <w:snapToGrid w:val="0"/>
                <w:color w:val="000000"/>
              </w:rPr>
              <w:t>Ship to First Name</w:t>
            </w:r>
            <w:r w:rsidRPr="00FB04D9">
              <w:rPr>
                <w:snapToGrid w:val="0"/>
                <w:color w:val="000000"/>
              </w:rPr>
              <w:tab/>
            </w:r>
            <w:r w:rsidRPr="00FB04D9">
              <w:rPr>
                <w:snapToGrid w:val="0"/>
                <w:color w:val="000000"/>
              </w:rPr>
              <w:tab/>
            </w:r>
            <w:r w:rsidRPr="00FB04D9">
              <w:rPr>
                <w:snapToGrid w:val="0"/>
                <w:color w:val="000000"/>
              </w:rPr>
              <w:tab/>
              <w:t>PIC X(15).</w:t>
            </w:r>
          </w:p>
          <w:p w14:paraId="49FB55F5" w14:textId="77777777" w:rsidR="007E6CE4" w:rsidRPr="00FB04D9" w:rsidRDefault="007E6CE4" w:rsidP="007E6CE4">
            <w:pPr>
              <w:rPr>
                <w:snapToGrid w:val="0"/>
                <w:color w:val="000000"/>
              </w:rPr>
            </w:pPr>
            <w:r w:rsidRPr="00FB04D9">
              <w:rPr>
                <w:snapToGrid w:val="0"/>
                <w:color w:val="000000"/>
              </w:rPr>
              <w:t>Ship to Last Name</w:t>
            </w:r>
            <w:r w:rsidRPr="00FB04D9">
              <w:rPr>
                <w:snapToGrid w:val="0"/>
                <w:color w:val="000000"/>
              </w:rPr>
              <w:tab/>
            </w:r>
            <w:r w:rsidRPr="00FB04D9">
              <w:rPr>
                <w:snapToGrid w:val="0"/>
                <w:color w:val="000000"/>
              </w:rPr>
              <w:tab/>
            </w:r>
            <w:r w:rsidRPr="00FB04D9">
              <w:rPr>
                <w:snapToGrid w:val="0"/>
                <w:color w:val="000000"/>
              </w:rPr>
              <w:tab/>
              <w:t>PIC X(30).</w:t>
            </w:r>
          </w:p>
          <w:p w14:paraId="4A1D7C8F" w14:textId="77777777" w:rsidR="007E6CE4" w:rsidRPr="00FB04D9" w:rsidRDefault="007E6CE4" w:rsidP="007E6CE4">
            <w:pPr>
              <w:rPr>
                <w:snapToGrid w:val="0"/>
                <w:color w:val="000000"/>
              </w:rPr>
            </w:pPr>
            <w:r w:rsidRPr="00FB04D9">
              <w:rPr>
                <w:snapToGrid w:val="0"/>
                <w:color w:val="000000"/>
              </w:rPr>
              <w:t>Ship to Phone Number</w:t>
            </w:r>
            <w:r w:rsidRPr="00FB04D9">
              <w:rPr>
                <w:snapToGrid w:val="0"/>
                <w:color w:val="000000"/>
              </w:rPr>
              <w:tab/>
            </w:r>
            <w:r w:rsidRPr="00FB04D9">
              <w:rPr>
                <w:snapToGrid w:val="0"/>
                <w:color w:val="000000"/>
              </w:rPr>
              <w:tab/>
              <w:t>PIC X(10).</w:t>
            </w:r>
          </w:p>
          <w:p w14:paraId="68404AA5" w14:textId="77777777" w:rsidR="007E6CE4" w:rsidRPr="00FB04D9" w:rsidRDefault="007E6CE4" w:rsidP="007E6CE4">
            <w:pPr>
              <w:rPr>
                <w:snapToGrid w:val="0"/>
                <w:color w:val="000000"/>
              </w:rPr>
            </w:pPr>
            <w:r w:rsidRPr="00FB04D9">
              <w:rPr>
                <w:snapToGrid w:val="0"/>
                <w:color w:val="000000"/>
              </w:rPr>
              <w:t>Ship to Country Code</w:t>
            </w:r>
            <w:r w:rsidRPr="00FB04D9">
              <w:rPr>
                <w:snapToGrid w:val="0"/>
                <w:color w:val="000000"/>
              </w:rPr>
              <w:tab/>
            </w:r>
            <w:r w:rsidRPr="00FB04D9">
              <w:rPr>
                <w:snapToGrid w:val="0"/>
                <w:color w:val="000000"/>
              </w:rPr>
              <w:tab/>
            </w:r>
            <w:r w:rsidRPr="00FB04D9">
              <w:rPr>
                <w:snapToGrid w:val="0"/>
                <w:color w:val="000000"/>
              </w:rPr>
              <w:tab/>
              <w:t>PIC X(3).</w:t>
            </w:r>
          </w:p>
          <w:p w14:paraId="057C8DD6" w14:textId="77777777" w:rsidR="007E6CE4" w:rsidRPr="00AD1481" w:rsidRDefault="007E6CE4" w:rsidP="007E6CE4">
            <w:pPr>
              <w:rPr>
                <w:b/>
                <w:snapToGrid w:val="0"/>
                <w:color w:val="000000"/>
              </w:rPr>
            </w:pPr>
          </w:p>
        </w:tc>
      </w:tr>
    </w:tbl>
    <w:p w14:paraId="160475D0" w14:textId="77777777" w:rsidR="007E6CE4" w:rsidRDefault="007E6CE4" w:rsidP="00C71CAA">
      <w:pPr>
        <w:ind w:left="720"/>
        <w:rPr>
          <w:snapToGrid w:val="0"/>
          <w:color w:val="000000"/>
        </w:rPr>
      </w:pPr>
    </w:p>
    <w:p w14:paraId="44285998" w14:textId="77777777" w:rsidR="00C71CAA" w:rsidRDefault="00C71CAA" w:rsidP="00C71CA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5B01FC6D" w14:textId="77777777" w:rsidR="00C71CAA" w:rsidRDefault="00C71CAA" w:rsidP="00C71CA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6CE4" w14:paraId="40266347" w14:textId="77777777" w:rsidTr="002F1D9C">
        <w:tc>
          <w:tcPr>
            <w:tcW w:w="2335" w:type="dxa"/>
          </w:tcPr>
          <w:p w14:paraId="763DC420" w14:textId="77777777" w:rsidR="007E6CE4" w:rsidRDefault="007E6CE4" w:rsidP="002F1D9C">
            <w:pPr>
              <w:spacing w:after="120"/>
              <w:rPr>
                <w:b/>
                <w:snapToGrid w:val="0"/>
              </w:rPr>
            </w:pPr>
            <w:r>
              <w:rPr>
                <w:b/>
                <w:snapToGrid w:val="0"/>
              </w:rPr>
              <w:t>Request</w:t>
            </w:r>
          </w:p>
        </w:tc>
        <w:tc>
          <w:tcPr>
            <w:tcW w:w="7105" w:type="dxa"/>
          </w:tcPr>
          <w:p w14:paraId="3A99FA5C" w14:textId="77777777" w:rsidR="007E6CE4" w:rsidRPr="0056544B" w:rsidRDefault="007E6CE4" w:rsidP="002F1D9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variable length of 48 or 175 bytes.</w:t>
            </w:r>
          </w:p>
        </w:tc>
      </w:tr>
      <w:tr w:rsidR="007E6CE4" w14:paraId="5537AD3E" w14:textId="77777777" w:rsidTr="002F1D9C">
        <w:tc>
          <w:tcPr>
            <w:tcW w:w="2335" w:type="dxa"/>
          </w:tcPr>
          <w:p w14:paraId="1BBB7C0D" w14:textId="77777777" w:rsidR="007E6CE4" w:rsidRDefault="007E6CE4" w:rsidP="002F1D9C">
            <w:pPr>
              <w:spacing w:after="120"/>
              <w:rPr>
                <w:b/>
                <w:snapToGrid w:val="0"/>
              </w:rPr>
            </w:pPr>
            <w:r>
              <w:rPr>
                <w:b/>
                <w:snapToGrid w:val="0"/>
              </w:rPr>
              <w:t>Response</w:t>
            </w:r>
          </w:p>
        </w:tc>
        <w:tc>
          <w:tcPr>
            <w:tcW w:w="7105" w:type="dxa"/>
          </w:tcPr>
          <w:p w14:paraId="0292CFB9" w14:textId="77777777" w:rsidR="007E6CE4" w:rsidRPr="008F0357" w:rsidRDefault="007E6CE4" w:rsidP="002F1D9C">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bl>
    <w:p w14:paraId="53FE16D7" w14:textId="77777777" w:rsidR="007E6CE4" w:rsidRDefault="007E6CE4" w:rsidP="00C71CA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55BF157D" w14:textId="77777777" w:rsidR="007E6CE4" w:rsidRDefault="007E6CE4" w:rsidP="00C71CAA">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1EA83F05" w14:textId="77777777" w:rsidR="003A2656" w:rsidRPr="00BF2974" w:rsidRDefault="003A2656" w:rsidP="00847896">
      <w:pPr>
        <w:pStyle w:val="Heading2"/>
        <w:rPr>
          <w:snapToGrid w:val="0"/>
        </w:rPr>
      </w:pPr>
      <w:bookmarkStart w:id="2725" w:name="_Toc30407750"/>
      <w:bookmarkStart w:id="2726" w:name="_Toc126079319"/>
      <w:r>
        <w:rPr>
          <w:snapToGrid w:val="0"/>
        </w:rPr>
        <w:t>SFID C – Full Name</w:t>
      </w:r>
      <w:bookmarkEnd w:id="2725"/>
      <w:bookmarkEnd w:id="2726"/>
      <w:r>
        <w:rPr>
          <w:snapToGrid w:val="0"/>
        </w:rPr>
        <w:t xml:space="preserve"> </w:t>
      </w:r>
    </w:p>
    <w:p w14:paraId="378657CB"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The Full Name used in the transaction request messages. The Track 1 from the Credit Card that is being used for ID is read for Name. If Name does not exist, it is entered manually by the terminal operator.  </w:t>
      </w:r>
    </w:p>
    <w:p w14:paraId="37E2CA55"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278F294" w14:textId="77777777" w:rsidR="00BF2974" w:rsidRDefault="00BF2974" w:rsidP="00BF2974">
      <w:pPr>
        <w:ind w:left="720"/>
        <w:rPr>
          <w:b/>
          <w:snapToGrid w:val="0"/>
          <w:color w:val="000000"/>
        </w:rPr>
      </w:pPr>
      <w:r>
        <w:rPr>
          <w:b/>
          <w:snapToGrid w:val="0"/>
          <w:color w:val="000000"/>
        </w:rPr>
        <w:t>For use in Host 3 messages only</w:t>
      </w:r>
    </w:p>
    <w:p w14:paraId="44FEC71F" w14:textId="77777777" w:rsidR="00BF2974" w:rsidRDefault="00BF2974" w:rsidP="00BF2974">
      <w:pPr>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6CE4" w14:paraId="74A468CE" w14:textId="77777777" w:rsidTr="002F1D9C">
        <w:tc>
          <w:tcPr>
            <w:tcW w:w="2335" w:type="dxa"/>
          </w:tcPr>
          <w:p w14:paraId="7D29C24E" w14:textId="77777777" w:rsidR="007E6CE4" w:rsidRDefault="007E6CE4" w:rsidP="002F1D9C">
            <w:pPr>
              <w:spacing w:after="120"/>
              <w:rPr>
                <w:b/>
                <w:snapToGrid w:val="0"/>
              </w:rPr>
            </w:pPr>
            <w:r>
              <w:rPr>
                <w:b/>
                <w:snapToGrid w:val="0"/>
              </w:rPr>
              <w:t>Request</w:t>
            </w:r>
          </w:p>
        </w:tc>
        <w:tc>
          <w:tcPr>
            <w:tcW w:w="7105" w:type="dxa"/>
          </w:tcPr>
          <w:p w14:paraId="46102691" w14:textId="77777777" w:rsidR="007E6CE4" w:rsidRPr="0056544B" w:rsidRDefault="007E6CE4" w:rsidP="002F1D9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Variable length of 2 to 26 bytes.</w:t>
            </w:r>
          </w:p>
        </w:tc>
      </w:tr>
      <w:tr w:rsidR="007E6CE4" w14:paraId="023658F5" w14:textId="77777777" w:rsidTr="002F1D9C">
        <w:tc>
          <w:tcPr>
            <w:tcW w:w="2335" w:type="dxa"/>
          </w:tcPr>
          <w:p w14:paraId="6255A8C3" w14:textId="77777777" w:rsidR="007E6CE4" w:rsidRDefault="007E6CE4" w:rsidP="002F1D9C">
            <w:pPr>
              <w:spacing w:after="120"/>
              <w:rPr>
                <w:b/>
                <w:snapToGrid w:val="0"/>
              </w:rPr>
            </w:pPr>
            <w:r>
              <w:rPr>
                <w:b/>
                <w:snapToGrid w:val="0"/>
              </w:rPr>
              <w:t>Response</w:t>
            </w:r>
          </w:p>
        </w:tc>
        <w:tc>
          <w:tcPr>
            <w:tcW w:w="7105" w:type="dxa"/>
          </w:tcPr>
          <w:p w14:paraId="0B38197C" w14:textId="77777777" w:rsidR="007E6CE4" w:rsidRPr="008F0357" w:rsidRDefault="007E6CE4" w:rsidP="002F1D9C">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bl>
    <w:p w14:paraId="79FF573D" w14:textId="77777777" w:rsidR="007E6CE4" w:rsidRDefault="007E6CE4" w:rsidP="00BF2974">
      <w:pPr>
        <w:ind w:left="720"/>
        <w:rPr>
          <w:b/>
          <w:snapToGrid w:val="0"/>
          <w:color w:val="000000"/>
        </w:rPr>
      </w:pPr>
    </w:p>
    <w:p w14:paraId="53C2ADC1" w14:textId="77777777" w:rsidR="00B23160" w:rsidRDefault="00B23160" w:rsidP="00B23160">
      <w:pPr>
        <w:tabs>
          <w:tab w:val="left" w:pos="0"/>
          <w:tab w:val="left" w:pos="720"/>
          <w:tab w:val="left" w:pos="1440"/>
          <w:tab w:val="left" w:pos="2160"/>
          <w:tab w:val="left" w:pos="2880"/>
          <w:tab w:val="left" w:pos="3600"/>
          <w:tab w:val="left" w:pos="4320"/>
        </w:tabs>
        <w:spacing w:line="240" w:lineRule="atLeast"/>
        <w:rPr>
          <w:snapToGrid w:val="0"/>
          <w:color w:val="000000"/>
        </w:rPr>
      </w:pPr>
    </w:p>
    <w:p w14:paraId="6E90B9ED" w14:textId="77777777" w:rsidR="003A2656" w:rsidRPr="00BF2974" w:rsidRDefault="003A2656" w:rsidP="00847896">
      <w:pPr>
        <w:pStyle w:val="Heading2"/>
        <w:rPr>
          <w:snapToGrid w:val="0"/>
        </w:rPr>
      </w:pPr>
      <w:bookmarkStart w:id="2727" w:name="_Toc30407751"/>
      <w:bookmarkStart w:id="2728" w:name="_Toc126079320"/>
      <w:r>
        <w:rPr>
          <w:snapToGrid w:val="0"/>
        </w:rPr>
        <w:t>SFID D – Home Telephone Number</w:t>
      </w:r>
      <w:bookmarkEnd w:id="2727"/>
      <w:bookmarkEnd w:id="2728"/>
      <w:r>
        <w:rPr>
          <w:snapToGrid w:val="0"/>
        </w:rPr>
        <w:t xml:space="preserve"> </w:t>
      </w:r>
    </w:p>
    <w:p w14:paraId="413999C1"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The Home Telephone Number is validated at the terminal to make sure that all the digits are not equal.. </w:t>
      </w:r>
    </w:p>
    <w:p w14:paraId="59CC673D"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1A17F1B" w14:textId="77777777" w:rsidR="00BF2974" w:rsidRDefault="00BF2974" w:rsidP="00BF2974">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7B95F084" w14:textId="77777777" w:rsidR="00BF2974" w:rsidRDefault="00BF2974" w:rsidP="00BF2974">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7E6CE4" w14:paraId="39B2358D" w14:textId="77777777" w:rsidTr="002F1D9C">
        <w:tc>
          <w:tcPr>
            <w:tcW w:w="2335" w:type="dxa"/>
          </w:tcPr>
          <w:p w14:paraId="4239039F" w14:textId="77777777" w:rsidR="007E6CE4" w:rsidRDefault="007E6CE4" w:rsidP="002F1D9C">
            <w:pPr>
              <w:spacing w:after="120"/>
              <w:rPr>
                <w:b/>
                <w:snapToGrid w:val="0"/>
              </w:rPr>
            </w:pPr>
            <w:r>
              <w:rPr>
                <w:b/>
                <w:snapToGrid w:val="0"/>
              </w:rPr>
              <w:t>Request</w:t>
            </w:r>
          </w:p>
        </w:tc>
        <w:tc>
          <w:tcPr>
            <w:tcW w:w="7105" w:type="dxa"/>
          </w:tcPr>
          <w:p w14:paraId="204CB46B" w14:textId="77777777" w:rsidR="007E6CE4" w:rsidRPr="0056544B" w:rsidRDefault="007E6CE4" w:rsidP="002F1D9C">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Fixed length of 10 bytes. </w:t>
            </w:r>
          </w:p>
        </w:tc>
      </w:tr>
      <w:tr w:rsidR="007E6CE4" w14:paraId="1AA50EB9" w14:textId="77777777" w:rsidTr="002F1D9C">
        <w:tc>
          <w:tcPr>
            <w:tcW w:w="2335" w:type="dxa"/>
          </w:tcPr>
          <w:p w14:paraId="04BD4369" w14:textId="77777777" w:rsidR="007E6CE4" w:rsidRDefault="007E6CE4" w:rsidP="002F1D9C">
            <w:pPr>
              <w:spacing w:after="120"/>
              <w:rPr>
                <w:b/>
                <w:snapToGrid w:val="0"/>
              </w:rPr>
            </w:pPr>
            <w:r>
              <w:rPr>
                <w:b/>
                <w:snapToGrid w:val="0"/>
              </w:rPr>
              <w:t>Response</w:t>
            </w:r>
          </w:p>
        </w:tc>
        <w:tc>
          <w:tcPr>
            <w:tcW w:w="7105" w:type="dxa"/>
          </w:tcPr>
          <w:p w14:paraId="6BCFB6CF" w14:textId="77777777" w:rsidR="007E6CE4" w:rsidRPr="008F0357" w:rsidRDefault="007E6CE4" w:rsidP="002F1D9C">
            <w:pPr>
              <w:tabs>
                <w:tab w:val="left" w:pos="0"/>
                <w:tab w:val="left" w:pos="720"/>
                <w:tab w:val="left" w:pos="1440"/>
                <w:tab w:val="left" w:pos="2160"/>
                <w:tab w:val="left" w:pos="2880"/>
                <w:tab w:val="left" w:pos="3600"/>
                <w:tab w:val="left" w:pos="4320"/>
              </w:tabs>
              <w:spacing w:line="240" w:lineRule="atLeast"/>
              <w:rPr>
                <w:b/>
                <w:bCs/>
                <w:snapToGrid w:val="0"/>
              </w:rPr>
            </w:pPr>
            <w:r>
              <w:rPr>
                <w:snapToGrid w:val="0"/>
                <w:color w:val="000000"/>
              </w:rPr>
              <w:t>Not applicable</w:t>
            </w:r>
          </w:p>
        </w:tc>
      </w:tr>
    </w:tbl>
    <w:p w14:paraId="49329BDC" w14:textId="77777777" w:rsidR="00B23160" w:rsidRDefault="00B23160" w:rsidP="00B23160">
      <w:pPr>
        <w:tabs>
          <w:tab w:val="left" w:pos="0"/>
          <w:tab w:val="left" w:pos="720"/>
          <w:tab w:val="left" w:pos="1440"/>
          <w:tab w:val="left" w:pos="2160"/>
          <w:tab w:val="left" w:pos="2880"/>
          <w:tab w:val="left" w:pos="3600"/>
          <w:tab w:val="left" w:pos="4320"/>
        </w:tabs>
        <w:spacing w:line="240" w:lineRule="atLeast"/>
        <w:rPr>
          <w:snapToGrid w:val="0"/>
          <w:color w:val="000000"/>
        </w:rPr>
      </w:pPr>
    </w:p>
    <w:p w14:paraId="359219CB" w14:textId="77777777" w:rsidR="00B23160" w:rsidRDefault="00B23160" w:rsidP="00B23160">
      <w:pPr>
        <w:tabs>
          <w:tab w:val="left" w:pos="0"/>
          <w:tab w:val="left" w:pos="720"/>
          <w:tab w:val="left" w:pos="1440"/>
          <w:tab w:val="left" w:pos="2160"/>
          <w:tab w:val="left" w:pos="2880"/>
          <w:tab w:val="left" w:pos="3600"/>
          <w:tab w:val="left" w:pos="4320"/>
        </w:tabs>
        <w:spacing w:line="240" w:lineRule="atLeast"/>
        <w:rPr>
          <w:snapToGrid w:val="0"/>
          <w:color w:val="000000"/>
        </w:rPr>
      </w:pPr>
    </w:p>
    <w:p w14:paraId="40F4568A" w14:textId="77777777" w:rsidR="003A2656" w:rsidRPr="00BF2974" w:rsidRDefault="003A2656" w:rsidP="00847896">
      <w:pPr>
        <w:pStyle w:val="Heading2"/>
        <w:rPr>
          <w:snapToGrid w:val="0"/>
        </w:rPr>
      </w:pPr>
      <w:bookmarkStart w:id="2729" w:name="_Toc30407752"/>
      <w:bookmarkStart w:id="2730" w:name="_Toc126079321"/>
      <w:r>
        <w:rPr>
          <w:snapToGrid w:val="0"/>
        </w:rPr>
        <w:t>SFID E – Social Insurance Number – SIN</w:t>
      </w:r>
      <w:bookmarkEnd w:id="2729"/>
      <w:bookmarkEnd w:id="2730"/>
      <w:r>
        <w:rPr>
          <w:snapToGrid w:val="0"/>
        </w:rPr>
        <w:t xml:space="preserve"> </w:t>
      </w:r>
    </w:p>
    <w:p w14:paraId="78A8C525"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The Social Insurance Number must be Check Digit verified if entered, using the standard MOD 10 scheme. This field must contain all zeros if the SIN is not entered.</w:t>
      </w:r>
    </w:p>
    <w:p w14:paraId="7DA0148C"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014145A9" w14:textId="77777777" w:rsidR="00BF2974" w:rsidRDefault="00BF2974" w:rsidP="00BF2974">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401A0F2E" w14:textId="77777777" w:rsidR="00BF2974" w:rsidRDefault="00BF2974" w:rsidP="00BF2974">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42C526B0"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Request</w:t>
      </w:r>
      <w:r>
        <w:rPr>
          <w:snapToGrid w:val="0"/>
          <w:color w:val="000000"/>
        </w:rPr>
        <w:t xml:space="preserve">: </w:t>
      </w:r>
      <w:r w:rsidR="00BF2974">
        <w:rPr>
          <w:snapToGrid w:val="0"/>
          <w:color w:val="000000"/>
        </w:rPr>
        <w:tab/>
      </w:r>
      <w:r>
        <w:rPr>
          <w:snapToGrid w:val="0"/>
          <w:color w:val="000000"/>
        </w:rPr>
        <w:t xml:space="preserve">Fixed length of 9 bytes.  </w:t>
      </w:r>
    </w:p>
    <w:p w14:paraId="2069FE1D" w14:textId="77777777" w:rsidR="00BF2974" w:rsidRDefault="00BF2974"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D465FA6" w14:textId="77777777" w:rsidR="00B23160" w:rsidRDefault="00B23160" w:rsidP="00BF2974">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Response</w:t>
      </w:r>
      <w:r>
        <w:rPr>
          <w:snapToGrid w:val="0"/>
          <w:color w:val="000000"/>
        </w:rPr>
        <w:t xml:space="preserve">: </w:t>
      </w:r>
      <w:r w:rsidR="00BF2974">
        <w:rPr>
          <w:snapToGrid w:val="0"/>
          <w:color w:val="000000"/>
        </w:rPr>
        <w:tab/>
      </w:r>
      <w:r>
        <w:rPr>
          <w:snapToGrid w:val="0"/>
          <w:color w:val="000000"/>
        </w:rPr>
        <w:t>Not applicable</w:t>
      </w:r>
    </w:p>
    <w:p w14:paraId="2FD0373A" w14:textId="77777777" w:rsidR="00B23160" w:rsidRDefault="00B23160" w:rsidP="00B23160">
      <w:pPr>
        <w:tabs>
          <w:tab w:val="left" w:pos="0"/>
          <w:tab w:val="left" w:pos="720"/>
          <w:tab w:val="left" w:pos="1440"/>
          <w:tab w:val="left" w:pos="2160"/>
          <w:tab w:val="left" w:pos="2880"/>
          <w:tab w:val="left" w:pos="3600"/>
          <w:tab w:val="left" w:pos="4320"/>
        </w:tabs>
        <w:spacing w:line="240" w:lineRule="atLeast"/>
        <w:rPr>
          <w:snapToGrid w:val="0"/>
          <w:color w:val="000000"/>
        </w:rPr>
      </w:pPr>
    </w:p>
    <w:p w14:paraId="61E37054" w14:textId="77777777" w:rsidR="00B23160" w:rsidRDefault="00B23160" w:rsidP="00B23160">
      <w:pPr>
        <w:tabs>
          <w:tab w:val="left" w:pos="0"/>
          <w:tab w:val="left" w:pos="720"/>
          <w:tab w:val="left" w:pos="1440"/>
          <w:tab w:val="left" w:pos="2160"/>
          <w:tab w:val="left" w:pos="2880"/>
          <w:tab w:val="left" w:pos="3600"/>
          <w:tab w:val="left" w:pos="4320"/>
        </w:tabs>
        <w:spacing w:line="240" w:lineRule="atLeast"/>
        <w:rPr>
          <w:snapToGrid w:val="0"/>
          <w:color w:val="000000"/>
        </w:rPr>
      </w:pPr>
    </w:p>
    <w:p w14:paraId="6D59328F" w14:textId="77777777" w:rsidR="00B27460" w:rsidRDefault="00B27460">
      <w:pPr>
        <w:rPr>
          <w:rFonts w:asciiTheme="majorHAnsi" w:eastAsiaTheme="majorEastAsia" w:hAnsiTheme="majorHAnsi" w:cstheme="majorBidi"/>
          <w:b/>
          <w:snapToGrid w:val="0"/>
          <w:color w:val="70AD47" w:themeColor="accent2"/>
          <w:sz w:val="36"/>
          <w:szCs w:val="28"/>
        </w:rPr>
      </w:pPr>
      <w:bookmarkStart w:id="2731" w:name="_Toc30407753"/>
      <w:r>
        <w:rPr>
          <w:snapToGrid w:val="0"/>
        </w:rPr>
        <w:br w:type="page"/>
      </w:r>
    </w:p>
    <w:p w14:paraId="11F5954F" w14:textId="77777777" w:rsidR="003A2656" w:rsidRPr="00A029C9" w:rsidRDefault="003A2656" w:rsidP="00847896">
      <w:pPr>
        <w:pStyle w:val="Heading2"/>
        <w:rPr>
          <w:snapToGrid w:val="0"/>
        </w:rPr>
      </w:pPr>
      <w:bookmarkStart w:id="2732" w:name="_Toc126079322"/>
      <w:r>
        <w:rPr>
          <w:snapToGrid w:val="0"/>
        </w:rPr>
        <w:lastRenderedPageBreak/>
        <w:t>SFID F – Instant Credit Status</w:t>
      </w:r>
      <w:bookmarkEnd w:id="2731"/>
      <w:bookmarkEnd w:id="2732"/>
      <w:r>
        <w:rPr>
          <w:snapToGrid w:val="0"/>
        </w:rPr>
        <w:t xml:space="preserve"> </w:t>
      </w:r>
    </w:p>
    <w:p w14:paraId="156DA6D5" w14:textId="77777777" w:rsidR="00B23160" w:rsidRDefault="00B23160" w:rsidP="00A029C9">
      <w:pPr>
        <w:autoSpaceDE w:val="0"/>
        <w:autoSpaceDN w:val="0"/>
        <w:adjustRightInd w:val="0"/>
        <w:ind w:left="720"/>
        <w:rPr>
          <w:snapToGrid w:val="0"/>
          <w:color w:val="000000"/>
        </w:rPr>
      </w:pPr>
      <w:r>
        <w:rPr>
          <w:snapToGrid w:val="0"/>
          <w:color w:val="000000"/>
        </w:rPr>
        <w:t>The Instant Credit Status indicates the disposition of the transaction. The formatting of the field is as follows:</w:t>
      </w:r>
    </w:p>
    <w:p w14:paraId="2AA5F686" w14:textId="77777777" w:rsidR="00B23160" w:rsidRDefault="00B23160" w:rsidP="00A029C9">
      <w:pPr>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B27460" w14:paraId="1C035118" w14:textId="77777777" w:rsidTr="005E4468">
        <w:trPr>
          <w:tblHeader/>
        </w:trPr>
        <w:tc>
          <w:tcPr>
            <w:tcW w:w="1183" w:type="dxa"/>
          </w:tcPr>
          <w:p w14:paraId="3BEF2E8C" w14:textId="77777777" w:rsidR="00B27460" w:rsidRDefault="00B27460" w:rsidP="000C5121">
            <w:pPr>
              <w:pStyle w:val="BodyText2"/>
              <w:spacing w:before="60" w:after="60"/>
              <w:jc w:val="center"/>
              <w:rPr>
                <w:color w:val="auto"/>
              </w:rPr>
            </w:pPr>
            <w:r w:rsidRPr="009161F7">
              <w:rPr>
                <w:b/>
                <w:color w:val="auto"/>
              </w:rPr>
              <w:t>Position</w:t>
            </w:r>
          </w:p>
        </w:tc>
        <w:tc>
          <w:tcPr>
            <w:tcW w:w="1059" w:type="dxa"/>
          </w:tcPr>
          <w:p w14:paraId="61D98FB8" w14:textId="77777777" w:rsidR="00B27460" w:rsidRDefault="00B27460" w:rsidP="000C5121">
            <w:pPr>
              <w:pStyle w:val="BodyText2"/>
              <w:spacing w:before="60" w:after="60"/>
              <w:jc w:val="center"/>
              <w:rPr>
                <w:color w:val="auto"/>
              </w:rPr>
            </w:pPr>
            <w:r w:rsidRPr="009161F7">
              <w:rPr>
                <w:b/>
                <w:color w:val="auto"/>
              </w:rPr>
              <w:t>Length</w:t>
            </w:r>
          </w:p>
        </w:tc>
        <w:tc>
          <w:tcPr>
            <w:tcW w:w="7113" w:type="dxa"/>
          </w:tcPr>
          <w:p w14:paraId="726B5E08" w14:textId="77777777" w:rsidR="00B27460" w:rsidRDefault="00B27460" w:rsidP="000C5121">
            <w:pPr>
              <w:pStyle w:val="BodyText2"/>
              <w:spacing w:before="60" w:after="60"/>
              <w:rPr>
                <w:color w:val="auto"/>
              </w:rPr>
            </w:pPr>
            <w:r w:rsidRPr="009161F7">
              <w:rPr>
                <w:b/>
                <w:color w:val="auto"/>
              </w:rPr>
              <w:t>Description</w:t>
            </w:r>
          </w:p>
        </w:tc>
      </w:tr>
      <w:tr w:rsidR="00B27460" w14:paraId="64304E13" w14:textId="77777777" w:rsidTr="005E4468">
        <w:tc>
          <w:tcPr>
            <w:tcW w:w="1183" w:type="dxa"/>
          </w:tcPr>
          <w:p w14:paraId="464AC6AE" w14:textId="77777777" w:rsidR="00B27460" w:rsidRDefault="00B27460" w:rsidP="005E4468">
            <w:pPr>
              <w:pStyle w:val="BodyText2"/>
              <w:jc w:val="center"/>
              <w:rPr>
                <w:color w:val="auto"/>
              </w:rPr>
            </w:pPr>
            <w:r w:rsidRPr="00A655B6">
              <w:rPr>
                <w:color w:val="auto"/>
              </w:rPr>
              <w:t>01–0</w:t>
            </w:r>
            <w:r>
              <w:rPr>
                <w:color w:val="auto"/>
              </w:rPr>
              <w:t>2</w:t>
            </w:r>
          </w:p>
        </w:tc>
        <w:tc>
          <w:tcPr>
            <w:tcW w:w="1059" w:type="dxa"/>
          </w:tcPr>
          <w:p w14:paraId="3DB4ED8F" w14:textId="77777777" w:rsidR="00B27460" w:rsidRDefault="00B27460" w:rsidP="005E4468">
            <w:pPr>
              <w:pStyle w:val="BodyText2"/>
              <w:jc w:val="center"/>
              <w:rPr>
                <w:color w:val="auto"/>
              </w:rPr>
            </w:pPr>
            <w:r>
              <w:rPr>
                <w:color w:val="auto"/>
              </w:rPr>
              <w:t>2</w:t>
            </w:r>
          </w:p>
        </w:tc>
        <w:tc>
          <w:tcPr>
            <w:tcW w:w="7113" w:type="dxa"/>
          </w:tcPr>
          <w:p w14:paraId="610A5373" w14:textId="77777777" w:rsidR="00B27460" w:rsidRPr="00B27460" w:rsidRDefault="00B27460" w:rsidP="00B27460">
            <w:pPr>
              <w:autoSpaceDE w:val="0"/>
              <w:autoSpaceDN w:val="0"/>
              <w:adjustRightInd w:val="0"/>
              <w:spacing w:after="120"/>
              <w:ind w:left="346" w:hanging="346"/>
              <w:rPr>
                <w:snapToGrid w:val="0"/>
                <w:color w:val="000000"/>
              </w:rPr>
            </w:pPr>
            <w:r>
              <w:rPr>
                <w:b/>
                <w:snapToGrid w:val="0"/>
                <w:color w:val="000000"/>
              </w:rPr>
              <w:t>Status Code</w:t>
            </w:r>
          </w:p>
        </w:tc>
      </w:tr>
    </w:tbl>
    <w:p w14:paraId="2C300CF0" w14:textId="77777777" w:rsidR="00B27460" w:rsidRDefault="00B27460" w:rsidP="00A029C9">
      <w:pPr>
        <w:ind w:left="720"/>
        <w:rPr>
          <w:snapToGrid w:val="0"/>
          <w:color w:val="000000"/>
        </w:rPr>
      </w:pPr>
    </w:p>
    <w:p w14:paraId="4A6D2B74" w14:textId="77777777" w:rsidR="00A029C9" w:rsidRDefault="00A029C9" w:rsidP="00A029C9">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5928D9EE" w14:textId="77777777" w:rsidR="00A029C9" w:rsidRDefault="00A029C9" w:rsidP="00A029C9">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0F3D62AB" w14:textId="77777777" w:rsidR="00B23160" w:rsidRDefault="00B23160" w:rsidP="00A029C9">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Request</w:t>
      </w:r>
      <w:r>
        <w:rPr>
          <w:snapToGrid w:val="0"/>
          <w:color w:val="000000"/>
        </w:rPr>
        <w:t xml:space="preserve">: </w:t>
      </w:r>
      <w:r w:rsidR="0065509F">
        <w:rPr>
          <w:snapToGrid w:val="0"/>
          <w:color w:val="000000"/>
        </w:rPr>
        <w:tab/>
      </w:r>
      <w:r>
        <w:rPr>
          <w:snapToGrid w:val="0"/>
          <w:color w:val="000000"/>
        </w:rPr>
        <w:t>Not applicable</w:t>
      </w:r>
    </w:p>
    <w:p w14:paraId="40FF007B" w14:textId="77777777" w:rsidR="00A029C9" w:rsidRPr="000A090A" w:rsidRDefault="00A029C9" w:rsidP="00A029C9">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1C237AB" w14:textId="77777777" w:rsidR="00B23160" w:rsidRDefault="00B23160" w:rsidP="00A029C9">
      <w:pPr>
        <w:ind w:left="720"/>
        <w:rPr>
          <w:snapToGrid w:val="0"/>
          <w:color w:val="000000"/>
        </w:rPr>
      </w:pPr>
      <w:r>
        <w:rPr>
          <w:b/>
          <w:snapToGrid w:val="0"/>
          <w:color w:val="000000"/>
        </w:rPr>
        <w:t>Response</w:t>
      </w:r>
      <w:r>
        <w:rPr>
          <w:snapToGrid w:val="0"/>
          <w:color w:val="000000"/>
        </w:rPr>
        <w:t xml:space="preserve">: </w:t>
      </w:r>
      <w:r w:rsidR="0065509F">
        <w:rPr>
          <w:snapToGrid w:val="0"/>
          <w:color w:val="000000"/>
        </w:rPr>
        <w:tab/>
      </w:r>
      <w:r>
        <w:rPr>
          <w:snapToGrid w:val="0"/>
          <w:color w:val="000000"/>
        </w:rPr>
        <w:t xml:space="preserve">Optional. Fixed length of </w:t>
      </w:r>
      <w:r w:rsidR="00C3481F">
        <w:rPr>
          <w:snapToGrid w:val="0"/>
          <w:color w:val="000000"/>
        </w:rPr>
        <w:t>2</w:t>
      </w:r>
      <w:r>
        <w:rPr>
          <w:snapToGrid w:val="0"/>
          <w:color w:val="000000"/>
        </w:rPr>
        <w:t xml:space="preserve"> bytes.  </w:t>
      </w:r>
    </w:p>
    <w:p w14:paraId="62DE4B73" w14:textId="77777777" w:rsidR="00C3481F" w:rsidRDefault="00C3481F" w:rsidP="00C3481F">
      <w:pPr>
        <w:tabs>
          <w:tab w:val="left" w:pos="0"/>
          <w:tab w:val="left" w:pos="720"/>
          <w:tab w:val="left" w:pos="1440"/>
          <w:tab w:val="left" w:pos="2160"/>
          <w:tab w:val="left" w:pos="2880"/>
          <w:tab w:val="left" w:pos="3600"/>
          <w:tab w:val="left" w:pos="4320"/>
        </w:tabs>
        <w:spacing w:line="240" w:lineRule="atLeast"/>
        <w:rPr>
          <w:snapToGrid w:val="0"/>
          <w:color w:val="000000"/>
        </w:rPr>
      </w:pPr>
    </w:p>
    <w:p w14:paraId="05015AB1" w14:textId="77777777" w:rsidR="006348CB" w:rsidRDefault="006348CB" w:rsidP="006348C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Not Used</w:t>
      </w:r>
    </w:p>
    <w:p w14:paraId="2000D899" w14:textId="77777777" w:rsidR="00C3481F" w:rsidRDefault="00C3481F" w:rsidP="00C3481F">
      <w:pPr>
        <w:tabs>
          <w:tab w:val="left" w:pos="0"/>
          <w:tab w:val="left" w:pos="720"/>
          <w:tab w:val="left" w:pos="1440"/>
          <w:tab w:val="left" w:pos="2160"/>
          <w:tab w:val="left" w:pos="2880"/>
          <w:tab w:val="left" w:pos="3600"/>
          <w:tab w:val="left" w:pos="4320"/>
        </w:tabs>
        <w:spacing w:line="240" w:lineRule="atLeast"/>
        <w:rPr>
          <w:snapToGrid w:val="0"/>
          <w:color w:val="000000"/>
        </w:rPr>
      </w:pPr>
    </w:p>
    <w:p w14:paraId="5B822412" w14:textId="77777777" w:rsidR="00B27460" w:rsidRDefault="00B27460" w:rsidP="00C3481F">
      <w:pPr>
        <w:tabs>
          <w:tab w:val="left" w:pos="0"/>
          <w:tab w:val="left" w:pos="720"/>
          <w:tab w:val="left" w:pos="1440"/>
          <w:tab w:val="left" w:pos="2160"/>
          <w:tab w:val="left" w:pos="2880"/>
          <w:tab w:val="left" w:pos="3600"/>
          <w:tab w:val="left" w:pos="4320"/>
        </w:tabs>
        <w:spacing w:line="240" w:lineRule="atLeast"/>
        <w:rPr>
          <w:snapToGrid w:val="0"/>
          <w:color w:val="000000"/>
        </w:rPr>
      </w:pPr>
    </w:p>
    <w:p w14:paraId="2AAEB31D" w14:textId="77777777" w:rsidR="003A2656" w:rsidRDefault="003A2656" w:rsidP="00847896">
      <w:pPr>
        <w:pStyle w:val="Heading2"/>
        <w:rPr>
          <w:snapToGrid w:val="0"/>
        </w:rPr>
      </w:pPr>
      <w:bookmarkStart w:id="2733" w:name="_Toc30407754"/>
      <w:bookmarkStart w:id="2734" w:name="_Toc126079323"/>
      <w:r>
        <w:rPr>
          <w:snapToGrid w:val="0"/>
        </w:rPr>
        <w:t>SFID G – Instant Credit Decline Code</w:t>
      </w:r>
      <w:bookmarkEnd w:id="2733"/>
      <w:bookmarkEnd w:id="2734"/>
      <w:r>
        <w:rPr>
          <w:snapToGrid w:val="0"/>
        </w:rPr>
        <w:t xml:space="preserve"> </w:t>
      </w:r>
    </w:p>
    <w:p w14:paraId="0B1A1A95" w14:textId="77777777" w:rsidR="00C3481F" w:rsidRDefault="00C3481F" w:rsidP="0065509F">
      <w:pPr>
        <w:autoSpaceDE w:val="0"/>
        <w:autoSpaceDN w:val="0"/>
        <w:adjustRightInd w:val="0"/>
        <w:ind w:left="720"/>
        <w:rPr>
          <w:snapToGrid w:val="0"/>
          <w:color w:val="000000"/>
        </w:rPr>
      </w:pPr>
      <w:r>
        <w:rPr>
          <w:snapToGrid w:val="0"/>
          <w:color w:val="000000"/>
        </w:rPr>
        <w:t>The Instant Credit Decline Code indicates the disposition of the transaction. The formatting of the field is as follows:</w:t>
      </w:r>
    </w:p>
    <w:p w14:paraId="037A7EB4" w14:textId="77777777" w:rsidR="00B27460" w:rsidRDefault="00B27460" w:rsidP="0065509F">
      <w:pPr>
        <w:autoSpaceDE w:val="0"/>
        <w:autoSpaceDN w:val="0"/>
        <w:adjustRightInd w:val="0"/>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B27460" w14:paraId="09D82856" w14:textId="77777777" w:rsidTr="005E4468">
        <w:trPr>
          <w:tblHeader/>
        </w:trPr>
        <w:tc>
          <w:tcPr>
            <w:tcW w:w="1183" w:type="dxa"/>
          </w:tcPr>
          <w:p w14:paraId="0D5B7831" w14:textId="77777777" w:rsidR="00B27460" w:rsidRDefault="00B27460" w:rsidP="000C5121">
            <w:pPr>
              <w:pStyle w:val="BodyText2"/>
              <w:spacing w:before="60" w:after="60"/>
              <w:jc w:val="center"/>
              <w:rPr>
                <w:color w:val="auto"/>
              </w:rPr>
            </w:pPr>
            <w:r w:rsidRPr="009161F7">
              <w:rPr>
                <w:b/>
                <w:color w:val="auto"/>
              </w:rPr>
              <w:t>Position</w:t>
            </w:r>
          </w:p>
        </w:tc>
        <w:tc>
          <w:tcPr>
            <w:tcW w:w="1059" w:type="dxa"/>
          </w:tcPr>
          <w:p w14:paraId="091E9724" w14:textId="77777777" w:rsidR="00B27460" w:rsidRDefault="00B27460" w:rsidP="000C5121">
            <w:pPr>
              <w:pStyle w:val="BodyText2"/>
              <w:spacing w:before="60" w:after="60"/>
              <w:jc w:val="center"/>
              <w:rPr>
                <w:color w:val="auto"/>
              </w:rPr>
            </w:pPr>
            <w:r w:rsidRPr="009161F7">
              <w:rPr>
                <w:b/>
                <w:color w:val="auto"/>
              </w:rPr>
              <w:t>Length</w:t>
            </w:r>
          </w:p>
        </w:tc>
        <w:tc>
          <w:tcPr>
            <w:tcW w:w="7113" w:type="dxa"/>
          </w:tcPr>
          <w:p w14:paraId="7599016A" w14:textId="77777777" w:rsidR="00B27460" w:rsidRDefault="00B27460" w:rsidP="000C5121">
            <w:pPr>
              <w:pStyle w:val="BodyText2"/>
              <w:spacing w:before="60" w:after="60"/>
              <w:rPr>
                <w:color w:val="auto"/>
              </w:rPr>
            </w:pPr>
            <w:r w:rsidRPr="009161F7">
              <w:rPr>
                <w:b/>
                <w:color w:val="auto"/>
              </w:rPr>
              <w:t>Description</w:t>
            </w:r>
          </w:p>
        </w:tc>
      </w:tr>
      <w:tr w:rsidR="00B27460" w14:paraId="7C88615B" w14:textId="77777777" w:rsidTr="005E4468">
        <w:tc>
          <w:tcPr>
            <w:tcW w:w="1183" w:type="dxa"/>
          </w:tcPr>
          <w:p w14:paraId="44902337" w14:textId="77777777" w:rsidR="00B27460" w:rsidRDefault="00B27460" w:rsidP="005E4468">
            <w:pPr>
              <w:pStyle w:val="BodyText2"/>
              <w:jc w:val="center"/>
              <w:rPr>
                <w:color w:val="auto"/>
              </w:rPr>
            </w:pPr>
            <w:r w:rsidRPr="00A655B6">
              <w:rPr>
                <w:color w:val="auto"/>
              </w:rPr>
              <w:t>01–0</w:t>
            </w:r>
            <w:r>
              <w:rPr>
                <w:color w:val="auto"/>
              </w:rPr>
              <w:t>2</w:t>
            </w:r>
          </w:p>
        </w:tc>
        <w:tc>
          <w:tcPr>
            <w:tcW w:w="1059" w:type="dxa"/>
          </w:tcPr>
          <w:p w14:paraId="68A3C2C1" w14:textId="77777777" w:rsidR="00B27460" w:rsidRDefault="00B27460" w:rsidP="005E4468">
            <w:pPr>
              <w:pStyle w:val="BodyText2"/>
              <w:jc w:val="center"/>
              <w:rPr>
                <w:color w:val="auto"/>
              </w:rPr>
            </w:pPr>
            <w:r>
              <w:rPr>
                <w:color w:val="auto"/>
              </w:rPr>
              <w:t>2</w:t>
            </w:r>
          </w:p>
        </w:tc>
        <w:tc>
          <w:tcPr>
            <w:tcW w:w="7113" w:type="dxa"/>
          </w:tcPr>
          <w:p w14:paraId="6D7354C8" w14:textId="77777777" w:rsidR="00B27460" w:rsidRPr="00B27460" w:rsidRDefault="00B27460" w:rsidP="00B27460">
            <w:pPr>
              <w:autoSpaceDE w:val="0"/>
              <w:autoSpaceDN w:val="0"/>
              <w:adjustRightInd w:val="0"/>
              <w:spacing w:after="120"/>
              <w:ind w:left="346" w:hanging="346"/>
              <w:rPr>
                <w:snapToGrid w:val="0"/>
                <w:color w:val="000000"/>
              </w:rPr>
            </w:pPr>
            <w:r>
              <w:rPr>
                <w:b/>
                <w:snapToGrid w:val="0"/>
                <w:color w:val="000000"/>
              </w:rPr>
              <w:t>Decline Code</w:t>
            </w:r>
          </w:p>
        </w:tc>
      </w:tr>
    </w:tbl>
    <w:p w14:paraId="170BE50F" w14:textId="77777777" w:rsidR="00B27460" w:rsidRDefault="00B27460" w:rsidP="0065509F">
      <w:pPr>
        <w:autoSpaceDE w:val="0"/>
        <w:autoSpaceDN w:val="0"/>
        <w:adjustRightInd w:val="0"/>
        <w:ind w:left="720"/>
        <w:rPr>
          <w:snapToGrid w:val="0"/>
          <w:color w:val="000000"/>
        </w:rPr>
      </w:pPr>
    </w:p>
    <w:p w14:paraId="3E5F33CF" w14:textId="77777777" w:rsidR="0065509F" w:rsidRDefault="0065509F" w:rsidP="0065509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r w:rsidR="00867535" w:rsidRPr="00867535">
        <w:rPr>
          <w:b/>
          <w:snapToGrid w:val="0"/>
          <w:color w:val="000000"/>
        </w:rPr>
        <w:t xml:space="preserve"> </w:t>
      </w:r>
      <w:r w:rsidR="00867535">
        <w:rPr>
          <w:b/>
          <w:snapToGrid w:val="0"/>
          <w:color w:val="000000"/>
        </w:rPr>
        <w:t xml:space="preserve"> Not Used</w:t>
      </w:r>
    </w:p>
    <w:p w14:paraId="6553715A" w14:textId="77777777" w:rsidR="0065509F" w:rsidRDefault="0065509F" w:rsidP="0065509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4D306BC7" w14:textId="77777777" w:rsidR="00C3481F" w:rsidRDefault="00C3481F" w:rsidP="0065509F">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Request</w:t>
      </w:r>
      <w:r>
        <w:rPr>
          <w:snapToGrid w:val="0"/>
          <w:color w:val="000000"/>
        </w:rPr>
        <w:t>: Not applicable</w:t>
      </w:r>
    </w:p>
    <w:p w14:paraId="55A38237" w14:textId="77777777" w:rsidR="0065509F" w:rsidRPr="000A090A" w:rsidRDefault="0065509F" w:rsidP="0065509F">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CC75869" w14:textId="77777777" w:rsidR="00C3481F" w:rsidRDefault="00C3481F" w:rsidP="0065509F">
      <w:pPr>
        <w:ind w:left="720"/>
        <w:rPr>
          <w:snapToGrid w:val="0"/>
          <w:color w:val="000000"/>
        </w:rPr>
      </w:pPr>
      <w:r>
        <w:rPr>
          <w:b/>
          <w:snapToGrid w:val="0"/>
          <w:color w:val="000000"/>
        </w:rPr>
        <w:t>Response</w:t>
      </w:r>
      <w:r>
        <w:rPr>
          <w:snapToGrid w:val="0"/>
          <w:color w:val="000000"/>
        </w:rPr>
        <w:t xml:space="preserve">: Optional. Fixed length of 2 bytes.  </w:t>
      </w:r>
    </w:p>
    <w:p w14:paraId="0697AB96" w14:textId="77777777" w:rsidR="00C3481F" w:rsidRDefault="00C3481F" w:rsidP="00C3481F">
      <w:pPr>
        <w:tabs>
          <w:tab w:val="left" w:pos="0"/>
          <w:tab w:val="left" w:pos="720"/>
          <w:tab w:val="left" w:pos="1440"/>
          <w:tab w:val="left" w:pos="2160"/>
          <w:tab w:val="left" w:pos="2880"/>
          <w:tab w:val="left" w:pos="3600"/>
          <w:tab w:val="left" w:pos="4320"/>
        </w:tabs>
        <w:spacing w:line="240" w:lineRule="atLeast"/>
        <w:rPr>
          <w:snapToGrid w:val="0"/>
          <w:color w:val="000000"/>
        </w:rPr>
      </w:pPr>
    </w:p>
    <w:p w14:paraId="039E3B4A" w14:textId="77777777" w:rsidR="006348CB" w:rsidRDefault="006348CB" w:rsidP="006348C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8553649" w14:textId="77777777" w:rsidR="00DC68DF" w:rsidRPr="0065509F" w:rsidRDefault="00DC68DF" w:rsidP="00847896">
      <w:pPr>
        <w:pStyle w:val="Heading2"/>
        <w:rPr>
          <w:snapToGrid w:val="0"/>
        </w:rPr>
      </w:pPr>
      <w:bookmarkStart w:id="2735" w:name="_Toc30407755"/>
      <w:bookmarkStart w:id="2736" w:name="_Toc126079324"/>
      <w:r>
        <w:rPr>
          <w:snapToGrid w:val="0"/>
        </w:rPr>
        <w:t>SFID H – Payment Type</w:t>
      </w:r>
      <w:bookmarkEnd w:id="2735"/>
      <w:bookmarkEnd w:id="2736"/>
      <w:r>
        <w:rPr>
          <w:snapToGrid w:val="0"/>
        </w:rPr>
        <w:t xml:space="preserve"> </w:t>
      </w:r>
    </w:p>
    <w:p w14:paraId="28107566" w14:textId="77777777" w:rsidR="00A94EB1" w:rsidRDefault="00A94EB1" w:rsidP="0065509F">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Type of payment used for the associated transactions.</w:t>
      </w:r>
      <w:r w:rsidRPr="00A94EB1">
        <w:rPr>
          <w:snapToGrid w:val="0"/>
          <w:color w:val="000000"/>
        </w:rPr>
        <w:t xml:space="preserve"> </w:t>
      </w:r>
    </w:p>
    <w:p w14:paraId="1A748C98" w14:textId="397CC64A" w:rsidR="00CD627E" w:rsidRDefault="00A94EB1" w:rsidP="0065509F">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Valid values are as follows:</w:t>
      </w:r>
      <w:r w:rsidR="00CD627E">
        <w:rPr>
          <w:snapToGrid w:val="0"/>
          <w:color w:val="000000"/>
        </w:rPr>
        <w:t xml:space="preserve"> </w:t>
      </w:r>
    </w:p>
    <w:p w14:paraId="02CFC5DA" w14:textId="77777777" w:rsidR="00A226C3" w:rsidRDefault="00A226C3" w:rsidP="0065509F">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04426216" w14:textId="77777777" w:rsidR="00A94EB1" w:rsidRDefault="00A94EB1" w:rsidP="002339E1">
      <w:pPr>
        <w:numPr>
          <w:ilvl w:val="2"/>
          <w:numId w:val="23"/>
        </w:numPr>
        <w:tabs>
          <w:tab w:val="clear" w:pos="2520"/>
          <w:tab w:val="left" w:pos="0"/>
          <w:tab w:val="num" w:pos="1440"/>
          <w:tab w:val="left" w:pos="2160"/>
          <w:tab w:val="left" w:pos="2880"/>
          <w:tab w:val="left" w:pos="3600"/>
          <w:tab w:val="left" w:pos="4320"/>
        </w:tabs>
        <w:spacing w:line="240" w:lineRule="atLeast"/>
        <w:ind w:left="3240" w:hanging="1980"/>
        <w:rPr>
          <w:snapToGrid w:val="0"/>
          <w:color w:val="000000"/>
        </w:rPr>
      </w:pPr>
      <w:r>
        <w:rPr>
          <w:snapToGrid w:val="0"/>
          <w:color w:val="000000"/>
        </w:rPr>
        <w:t>= Cheque</w:t>
      </w:r>
    </w:p>
    <w:p w14:paraId="01B9A8AF" w14:textId="77777777" w:rsidR="00A94EB1" w:rsidRDefault="00A94EB1" w:rsidP="002339E1">
      <w:pPr>
        <w:numPr>
          <w:ilvl w:val="2"/>
          <w:numId w:val="23"/>
        </w:numPr>
        <w:tabs>
          <w:tab w:val="clear" w:pos="2520"/>
          <w:tab w:val="left" w:pos="0"/>
          <w:tab w:val="num" w:pos="720"/>
          <w:tab w:val="left" w:pos="1440"/>
          <w:tab w:val="left" w:pos="2160"/>
          <w:tab w:val="left" w:pos="2880"/>
          <w:tab w:val="left" w:pos="3600"/>
          <w:tab w:val="left" w:pos="4320"/>
        </w:tabs>
        <w:spacing w:line="240" w:lineRule="atLeast"/>
        <w:ind w:left="3240" w:hanging="1980"/>
        <w:rPr>
          <w:snapToGrid w:val="0"/>
          <w:color w:val="000000"/>
        </w:rPr>
      </w:pPr>
      <w:r>
        <w:rPr>
          <w:snapToGrid w:val="0"/>
          <w:color w:val="000000"/>
        </w:rPr>
        <w:t>= Cash</w:t>
      </w:r>
    </w:p>
    <w:p w14:paraId="4A88E803" w14:textId="77777777" w:rsidR="00A94EB1" w:rsidRDefault="00A94EB1" w:rsidP="002339E1">
      <w:pPr>
        <w:numPr>
          <w:ilvl w:val="2"/>
          <w:numId w:val="23"/>
        </w:numPr>
        <w:tabs>
          <w:tab w:val="clear" w:pos="2520"/>
          <w:tab w:val="left" w:pos="0"/>
          <w:tab w:val="num" w:pos="720"/>
          <w:tab w:val="left" w:pos="1440"/>
          <w:tab w:val="left" w:pos="2160"/>
          <w:tab w:val="left" w:pos="2880"/>
          <w:tab w:val="left" w:pos="3600"/>
          <w:tab w:val="left" w:pos="4320"/>
        </w:tabs>
        <w:spacing w:line="240" w:lineRule="atLeast"/>
        <w:ind w:left="3240" w:hanging="1980"/>
        <w:rPr>
          <w:snapToGrid w:val="0"/>
          <w:color w:val="000000"/>
        </w:rPr>
      </w:pPr>
      <w:r>
        <w:rPr>
          <w:snapToGrid w:val="0"/>
          <w:color w:val="000000"/>
        </w:rPr>
        <w:t>= Debit</w:t>
      </w:r>
    </w:p>
    <w:p w14:paraId="01399BE7" w14:textId="77777777" w:rsidR="00A94EB1" w:rsidRDefault="00A94EB1" w:rsidP="002339E1">
      <w:pPr>
        <w:numPr>
          <w:ilvl w:val="2"/>
          <w:numId w:val="23"/>
        </w:numPr>
        <w:tabs>
          <w:tab w:val="clear" w:pos="2520"/>
          <w:tab w:val="left" w:pos="0"/>
          <w:tab w:val="num" w:pos="720"/>
          <w:tab w:val="left" w:pos="1440"/>
          <w:tab w:val="left" w:pos="2160"/>
          <w:tab w:val="left" w:pos="2880"/>
          <w:tab w:val="left" w:pos="3600"/>
          <w:tab w:val="left" w:pos="4320"/>
        </w:tabs>
        <w:spacing w:line="240" w:lineRule="atLeast"/>
        <w:ind w:left="3240" w:hanging="1980"/>
        <w:rPr>
          <w:snapToGrid w:val="0"/>
          <w:color w:val="000000"/>
        </w:rPr>
      </w:pPr>
      <w:r>
        <w:rPr>
          <w:snapToGrid w:val="0"/>
          <w:color w:val="000000"/>
        </w:rPr>
        <w:t xml:space="preserve">= </w:t>
      </w:r>
      <w:r w:rsidR="00A52F59">
        <w:rPr>
          <w:snapToGrid w:val="0"/>
          <w:color w:val="000000"/>
        </w:rPr>
        <w:t>Unspecified</w:t>
      </w:r>
    </w:p>
    <w:p w14:paraId="1A1EAB1C" w14:textId="77777777" w:rsidR="00CD627E" w:rsidRDefault="00CD627E" w:rsidP="0065509F">
      <w:pPr>
        <w:tabs>
          <w:tab w:val="left" w:pos="0"/>
          <w:tab w:val="left" w:pos="720"/>
          <w:tab w:val="left" w:pos="1440"/>
          <w:tab w:val="left" w:pos="2160"/>
          <w:tab w:val="left" w:pos="2880"/>
          <w:tab w:val="left" w:pos="3600"/>
          <w:tab w:val="left" w:pos="4320"/>
        </w:tabs>
        <w:spacing w:line="240" w:lineRule="atLeast"/>
        <w:rPr>
          <w:snapToGrid w:val="0"/>
          <w:color w:val="000000"/>
        </w:rPr>
      </w:pPr>
    </w:p>
    <w:p w14:paraId="259721DF" w14:textId="77777777" w:rsidR="0065509F" w:rsidRDefault="0065509F" w:rsidP="0065509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31FB3F0B" w14:textId="77777777" w:rsidR="0065509F" w:rsidRDefault="0065509F" w:rsidP="0065509F">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0EAE4EB8" w14:textId="77777777" w:rsidR="00CD627E" w:rsidRDefault="00CD627E" w:rsidP="0065509F">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Request</w:t>
      </w:r>
      <w:r>
        <w:rPr>
          <w:snapToGrid w:val="0"/>
          <w:color w:val="000000"/>
        </w:rPr>
        <w:t xml:space="preserve">: </w:t>
      </w:r>
      <w:r w:rsidR="0065509F">
        <w:rPr>
          <w:snapToGrid w:val="0"/>
          <w:color w:val="000000"/>
        </w:rPr>
        <w:tab/>
      </w:r>
      <w:r w:rsidR="0039099D">
        <w:rPr>
          <w:snapToGrid w:val="0"/>
          <w:color w:val="000000"/>
        </w:rPr>
        <w:t xml:space="preserve">Required for Payment </w:t>
      </w:r>
      <w:r w:rsidR="00EC0C67">
        <w:rPr>
          <w:snapToGrid w:val="0"/>
          <w:color w:val="000000"/>
        </w:rPr>
        <w:t xml:space="preserve">and Payment Return </w:t>
      </w:r>
      <w:r w:rsidR="0039099D">
        <w:rPr>
          <w:snapToGrid w:val="0"/>
          <w:color w:val="000000"/>
        </w:rPr>
        <w:t>transaction</w:t>
      </w:r>
      <w:r w:rsidR="00EC0C67">
        <w:rPr>
          <w:snapToGrid w:val="0"/>
          <w:color w:val="000000"/>
        </w:rPr>
        <w:t>s</w:t>
      </w:r>
      <w:r w:rsidR="00A94EB1">
        <w:rPr>
          <w:snapToGrid w:val="0"/>
          <w:color w:val="000000"/>
        </w:rPr>
        <w:t xml:space="preserve"> and Air Miles Data Capture transaction (not supported)</w:t>
      </w:r>
      <w:r>
        <w:rPr>
          <w:snapToGrid w:val="0"/>
          <w:color w:val="000000"/>
        </w:rPr>
        <w:t xml:space="preserve">. Fixed length of </w:t>
      </w:r>
      <w:r w:rsidR="0039099D">
        <w:rPr>
          <w:snapToGrid w:val="0"/>
          <w:color w:val="000000"/>
        </w:rPr>
        <w:t>1</w:t>
      </w:r>
      <w:r>
        <w:rPr>
          <w:snapToGrid w:val="0"/>
          <w:color w:val="000000"/>
        </w:rPr>
        <w:t xml:space="preserve"> byte.</w:t>
      </w:r>
      <w:r w:rsidR="0039099D">
        <w:rPr>
          <w:snapToGrid w:val="0"/>
          <w:color w:val="000000"/>
        </w:rPr>
        <w:t xml:space="preserve"> </w:t>
      </w:r>
    </w:p>
    <w:p w14:paraId="500EB023" w14:textId="77777777" w:rsidR="0065509F" w:rsidRDefault="0065509F" w:rsidP="0065509F">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p>
    <w:p w14:paraId="5E881541" w14:textId="77777777" w:rsidR="00CD627E" w:rsidRDefault="00CD627E" w:rsidP="0065509F">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Response</w:t>
      </w:r>
      <w:r>
        <w:rPr>
          <w:snapToGrid w:val="0"/>
          <w:color w:val="000000"/>
        </w:rPr>
        <w:t xml:space="preserve">: </w:t>
      </w:r>
      <w:r w:rsidR="0065509F">
        <w:rPr>
          <w:snapToGrid w:val="0"/>
          <w:color w:val="000000"/>
        </w:rPr>
        <w:tab/>
      </w:r>
      <w:r>
        <w:rPr>
          <w:snapToGrid w:val="0"/>
          <w:color w:val="000000"/>
        </w:rPr>
        <w:t>Not applicable.</w:t>
      </w:r>
    </w:p>
    <w:p w14:paraId="25A43B60" w14:textId="77777777" w:rsidR="00CA7455" w:rsidRDefault="00CA7455" w:rsidP="00CA7455">
      <w:pPr>
        <w:tabs>
          <w:tab w:val="left" w:pos="0"/>
          <w:tab w:val="left" w:pos="720"/>
          <w:tab w:val="left" w:pos="1440"/>
          <w:tab w:val="left" w:pos="2160"/>
          <w:tab w:val="left" w:pos="2880"/>
          <w:tab w:val="left" w:pos="3600"/>
          <w:tab w:val="left" w:pos="4320"/>
        </w:tabs>
        <w:spacing w:line="240" w:lineRule="atLeast"/>
        <w:rPr>
          <w:snapToGrid w:val="0"/>
          <w:color w:val="000000"/>
        </w:rPr>
      </w:pPr>
    </w:p>
    <w:p w14:paraId="2886A6C5" w14:textId="77777777" w:rsidR="006348CB" w:rsidRDefault="006348CB" w:rsidP="006348C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Not Used</w:t>
      </w:r>
    </w:p>
    <w:p w14:paraId="50B8A5B0" w14:textId="77777777" w:rsidR="006348CB" w:rsidRDefault="006348CB" w:rsidP="00CA7455">
      <w:pPr>
        <w:tabs>
          <w:tab w:val="left" w:pos="0"/>
          <w:tab w:val="left" w:pos="720"/>
          <w:tab w:val="left" w:pos="1440"/>
          <w:tab w:val="left" w:pos="2160"/>
          <w:tab w:val="left" w:pos="2880"/>
          <w:tab w:val="left" w:pos="3600"/>
          <w:tab w:val="left" w:pos="4320"/>
        </w:tabs>
        <w:spacing w:line="240" w:lineRule="atLeast"/>
        <w:rPr>
          <w:snapToGrid w:val="0"/>
          <w:color w:val="000000"/>
        </w:rPr>
      </w:pPr>
    </w:p>
    <w:p w14:paraId="56B92DC6" w14:textId="77777777" w:rsidR="00CA7455" w:rsidRDefault="00CA7455" w:rsidP="00AB6CA7">
      <w:pPr>
        <w:keepNext/>
        <w:tabs>
          <w:tab w:val="left" w:pos="0"/>
          <w:tab w:val="left" w:pos="720"/>
          <w:tab w:val="left" w:pos="1440"/>
          <w:tab w:val="left" w:pos="2160"/>
          <w:tab w:val="left" w:pos="2880"/>
          <w:tab w:val="left" w:pos="3600"/>
          <w:tab w:val="left" w:pos="4320"/>
        </w:tabs>
        <w:spacing w:line="240" w:lineRule="atLeast"/>
        <w:rPr>
          <w:snapToGrid w:val="0"/>
          <w:color w:val="000000"/>
        </w:rPr>
      </w:pPr>
    </w:p>
    <w:p w14:paraId="191DE0CB" w14:textId="77777777" w:rsidR="00DC68DF" w:rsidRDefault="00DC68DF" w:rsidP="00847896">
      <w:pPr>
        <w:pStyle w:val="Heading2"/>
        <w:rPr>
          <w:snapToGrid w:val="0"/>
        </w:rPr>
      </w:pPr>
      <w:bookmarkStart w:id="2737" w:name="_Toc30407756"/>
      <w:bookmarkStart w:id="2738" w:name="_Toc126079325"/>
      <w:r>
        <w:rPr>
          <w:snapToGrid w:val="0"/>
        </w:rPr>
        <w:t>SFID I – Retrieval Reference Number</w:t>
      </w:r>
      <w:bookmarkEnd w:id="2737"/>
      <w:bookmarkEnd w:id="2738"/>
      <w:r>
        <w:rPr>
          <w:snapToGrid w:val="0"/>
        </w:rPr>
        <w:t xml:space="preserve"> </w:t>
      </w:r>
    </w:p>
    <w:p w14:paraId="2A4599C0" w14:textId="77777777" w:rsidR="00CA7455" w:rsidRDefault="00CA7455" w:rsidP="0076374B">
      <w:pPr>
        <w:autoSpaceDE w:val="0"/>
        <w:autoSpaceDN w:val="0"/>
        <w:adjustRightInd w:val="0"/>
        <w:ind w:left="720"/>
        <w:rPr>
          <w:snapToGrid w:val="0"/>
          <w:color w:val="000000"/>
        </w:rPr>
      </w:pPr>
      <w:r>
        <w:rPr>
          <w:snapToGrid w:val="0"/>
          <w:color w:val="000000"/>
        </w:rPr>
        <w:t>This SFID contains the Host Reference Number.</w:t>
      </w:r>
    </w:p>
    <w:p w14:paraId="4B281199" w14:textId="77777777" w:rsidR="00CA7455" w:rsidRDefault="00CA7455" w:rsidP="0076374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B37F2EC" w14:textId="77777777" w:rsidR="0076374B" w:rsidRDefault="0076374B" w:rsidP="0076374B">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0C6F277F" w14:textId="77777777" w:rsidR="0076374B" w:rsidRDefault="0076374B" w:rsidP="0076374B">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1F4AEBDC" w14:textId="77777777" w:rsidR="00CA7455" w:rsidRDefault="00CA7455" w:rsidP="0076374B">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Request</w:t>
      </w:r>
      <w:r>
        <w:rPr>
          <w:snapToGrid w:val="0"/>
          <w:color w:val="000000"/>
        </w:rPr>
        <w:t xml:space="preserve">: </w:t>
      </w:r>
      <w:r w:rsidR="0076374B">
        <w:rPr>
          <w:snapToGrid w:val="0"/>
          <w:color w:val="000000"/>
        </w:rPr>
        <w:tab/>
      </w:r>
      <w:r>
        <w:rPr>
          <w:snapToGrid w:val="0"/>
          <w:color w:val="000000"/>
        </w:rPr>
        <w:t>Not applicable</w:t>
      </w:r>
    </w:p>
    <w:p w14:paraId="18471DA8" w14:textId="77777777" w:rsidR="0076374B" w:rsidRDefault="0076374B" w:rsidP="0076374B">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B497B7D" w14:textId="77777777" w:rsidR="00CA7455" w:rsidRDefault="00CA7455" w:rsidP="0076374B">
      <w:pPr>
        <w:ind w:left="720"/>
        <w:rPr>
          <w:snapToGrid w:val="0"/>
          <w:color w:val="000000"/>
        </w:rPr>
      </w:pPr>
      <w:r>
        <w:rPr>
          <w:b/>
          <w:snapToGrid w:val="0"/>
          <w:color w:val="000000"/>
        </w:rPr>
        <w:t>Response</w:t>
      </w:r>
      <w:r>
        <w:rPr>
          <w:snapToGrid w:val="0"/>
          <w:color w:val="000000"/>
        </w:rPr>
        <w:t xml:space="preserve">: </w:t>
      </w:r>
      <w:r w:rsidR="0076374B">
        <w:rPr>
          <w:snapToGrid w:val="0"/>
          <w:color w:val="000000"/>
        </w:rPr>
        <w:tab/>
      </w:r>
      <w:r>
        <w:rPr>
          <w:snapToGrid w:val="0"/>
          <w:color w:val="000000"/>
        </w:rPr>
        <w:t xml:space="preserve"> Fixed length of 12 bytes.  </w:t>
      </w:r>
    </w:p>
    <w:p w14:paraId="4D1352DC" w14:textId="77777777" w:rsidR="00AA1930" w:rsidRDefault="00AA1930" w:rsidP="00AA1930">
      <w:pPr>
        <w:tabs>
          <w:tab w:val="left" w:pos="0"/>
          <w:tab w:val="left" w:pos="720"/>
          <w:tab w:val="left" w:pos="1440"/>
          <w:tab w:val="left" w:pos="2160"/>
          <w:tab w:val="left" w:pos="2880"/>
          <w:tab w:val="left" w:pos="3600"/>
          <w:tab w:val="left" w:pos="4320"/>
        </w:tabs>
        <w:spacing w:line="240" w:lineRule="atLeast"/>
        <w:rPr>
          <w:snapToGrid w:val="0"/>
          <w:color w:val="000000"/>
        </w:rPr>
      </w:pPr>
    </w:p>
    <w:p w14:paraId="795EA3DA" w14:textId="77777777" w:rsidR="00AA1930" w:rsidRDefault="00AA1930" w:rsidP="00AA1930">
      <w:pPr>
        <w:tabs>
          <w:tab w:val="left" w:pos="0"/>
          <w:tab w:val="left" w:pos="720"/>
          <w:tab w:val="left" w:pos="1440"/>
          <w:tab w:val="left" w:pos="2160"/>
          <w:tab w:val="left" w:pos="2880"/>
          <w:tab w:val="left" w:pos="3600"/>
          <w:tab w:val="left" w:pos="4320"/>
        </w:tabs>
        <w:spacing w:line="240" w:lineRule="atLeast"/>
        <w:rPr>
          <w:snapToGrid w:val="0"/>
          <w:color w:val="000000"/>
        </w:rPr>
      </w:pPr>
    </w:p>
    <w:p w14:paraId="3EC0CB8B" w14:textId="77777777" w:rsidR="00DC68DF" w:rsidRDefault="004B3CE2" w:rsidP="00847896">
      <w:pPr>
        <w:pStyle w:val="Heading2"/>
        <w:rPr>
          <w:snapToGrid w:val="0"/>
        </w:rPr>
      </w:pPr>
      <w:bookmarkStart w:id="2739" w:name="_Toc30407757"/>
      <w:bookmarkStart w:id="2740" w:name="_Toc126079326"/>
      <w:r>
        <w:rPr>
          <w:snapToGrid w:val="0"/>
        </w:rPr>
        <w:t>SFID J – Credit Plan Number</w:t>
      </w:r>
      <w:bookmarkEnd w:id="2739"/>
      <w:bookmarkEnd w:id="2740"/>
    </w:p>
    <w:p w14:paraId="054D7C53" w14:textId="77777777" w:rsidR="00AA1930" w:rsidRDefault="00AA1930" w:rsidP="004B3CE2">
      <w:pPr>
        <w:autoSpaceDE w:val="0"/>
        <w:autoSpaceDN w:val="0"/>
        <w:adjustRightInd w:val="0"/>
        <w:ind w:left="720"/>
        <w:rPr>
          <w:snapToGrid w:val="0"/>
          <w:color w:val="000000"/>
        </w:rPr>
      </w:pPr>
      <w:r>
        <w:rPr>
          <w:snapToGrid w:val="0"/>
          <w:color w:val="000000"/>
        </w:rPr>
        <w:t xml:space="preserve">This SFID contains the </w:t>
      </w:r>
      <w:r w:rsidR="006561AD">
        <w:rPr>
          <w:snapToGrid w:val="0"/>
          <w:color w:val="000000"/>
        </w:rPr>
        <w:t>Credit Plan</w:t>
      </w:r>
      <w:r>
        <w:rPr>
          <w:snapToGrid w:val="0"/>
          <w:color w:val="000000"/>
        </w:rPr>
        <w:t xml:space="preserve"> Number</w:t>
      </w:r>
      <w:r w:rsidR="006561AD">
        <w:rPr>
          <w:snapToGrid w:val="0"/>
          <w:color w:val="000000"/>
        </w:rPr>
        <w:t xml:space="preserve"> used for HSBC cards</w:t>
      </w:r>
      <w:r>
        <w:rPr>
          <w:snapToGrid w:val="0"/>
          <w:color w:val="000000"/>
        </w:rPr>
        <w:t>.</w:t>
      </w:r>
    </w:p>
    <w:p w14:paraId="08A7340D" w14:textId="77777777" w:rsidR="00AA1930" w:rsidRDefault="00AA1930" w:rsidP="004B3CE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11849D88"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3 messages only.</w:t>
      </w:r>
    </w:p>
    <w:p w14:paraId="279C36D6"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2EF06DB6" w14:textId="77777777" w:rsidR="00AA1930" w:rsidRDefault="00AA1930" w:rsidP="004B3CE2">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Request</w:t>
      </w:r>
      <w:r>
        <w:rPr>
          <w:snapToGrid w:val="0"/>
          <w:color w:val="000000"/>
        </w:rPr>
        <w:t xml:space="preserve">: </w:t>
      </w:r>
      <w:r w:rsidR="004B3CE2">
        <w:rPr>
          <w:snapToGrid w:val="0"/>
          <w:color w:val="000000"/>
        </w:rPr>
        <w:tab/>
      </w:r>
      <w:r w:rsidR="006561AD">
        <w:rPr>
          <w:snapToGrid w:val="0"/>
          <w:color w:val="000000"/>
        </w:rPr>
        <w:t>Required for HSBC card purchase (including force post) and return transactions. Fixed length of 5 bytes.</w:t>
      </w:r>
    </w:p>
    <w:p w14:paraId="58AD9AE9"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171CB48A" w14:textId="77777777" w:rsidR="002B31CF" w:rsidRDefault="006561AD" w:rsidP="004B3CE2">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Response</w:t>
      </w:r>
      <w:r>
        <w:rPr>
          <w:snapToGrid w:val="0"/>
          <w:color w:val="000000"/>
        </w:rPr>
        <w:t xml:space="preserve">: </w:t>
      </w:r>
      <w:r w:rsidR="004B3CE2">
        <w:rPr>
          <w:snapToGrid w:val="0"/>
          <w:color w:val="000000"/>
        </w:rPr>
        <w:tab/>
      </w:r>
      <w:r>
        <w:rPr>
          <w:snapToGrid w:val="0"/>
          <w:color w:val="000000"/>
        </w:rPr>
        <w:t>Not applicable.</w:t>
      </w:r>
      <w:r w:rsidR="00AA1930">
        <w:rPr>
          <w:snapToGrid w:val="0"/>
          <w:color w:val="000000"/>
        </w:rPr>
        <w:t xml:space="preserve"> </w:t>
      </w:r>
    </w:p>
    <w:p w14:paraId="4346C815" w14:textId="77777777" w:rsidR="00435F06" w:rsidRDefault="00435F06" w:rsidP="009F7163">
      <w:pPr>
        <w:tabs>
          <w:tab w:val="left" w:pos="0"/>
          <w:tab w:val="left" w:pos="720"/>
          <w:tab w:val="left" w:pos="1440"/>
          <w:tab w:val="left" w:pos="2160"/>
          <w:tab w:val="left" w:pos="2880"/>
          <w:tab w:val="left" w:pos="3600"/>
          <w:tab w:val="left" w:pos="4320"/>
        </w:tabs>
        <w:spacing w:line="240" w:lineRule="atLeast"/>
        <w:rPr>
          <w:snapToGrid w:val="0"/>
          <w:color w:val="000000"/>
        </w:rPr>
      </w:pPr>
    </w:p>
    <w:p w14:paraId="0D769F14" w14:textId="77777777" w:rsidR="00011671" w:rsidRDefault="00011671" w:rsidP="009F7163">
      <w:pPr>
        <w:tabs>
          <w:tab w:val="left" w:pos="0"/>
          <w:tab w:val="left" w:pos="720"/>
          <w:tab w:val="left" w:pos="1440"/>
          <w:tab w:val="left" w:pos="2160"/>
          <w:tab w:val="left" w:pos="2880"/>
          <w:tab w:val="left" w:pos="3600"/>
          <w:tab w:val="left" w:pos="4320"/>
        </w:tabs>
        <w:spacing w:line="240" w:lineRule="atLeast"/>
        <w:rPr>
          <w:snapToGrid w:val="0"/>
          <w:color w:val="000000"/>
        </w:rPr>
      </w:pPr>
    </w:p>
    <w:p w14:paraId="1AC186C1" w14:textId="77777777" w:rsidR="00DC68DF" w:rsidRPr="004B3CE2" w:rsidRDefault="00DC68DF" w:rsidP="00847896">
      <w:pPr>
        <w:pStyle w:val="Heading2"/>
        <w:rPr>
          <w:snapToGrid w:val="0"/>
        </w:rPr>
      </w:pPr>
      <w:bookmarkStart w:id="2741" w:name="_Toc30407758"/>
      <w:bookmarkStart w:id="2742" w:name="_Toc126079327"/>
      <w:r>
        <w:rPr>
          <w:snapToGrid w:val="0"/>
        </w:rPr>
        <w:t>SFID K – Masked PAN</w:t>
      </w:r>
      <w:bookmarkEnd w:id="2741"/>
      <w:bookmarkEnd w:id="2742"/>
      <w:r>
        <w:rPr>
          <w:snapToGrid w:val="0"/>
        </w:rPr>
        <w:t xml:space="preserve"> </w:t>
      </w:r>
    </w:p>
    <w:p w14:paraId="0D5B4E57" w14:textId="77E5DBD0" w:rsidR="00011671" w:rsidRDefault="00011671" w:rsidP="004B3CE2">
      <w:pPr>
        <w:autoSpaceDE w:val="0"/>
        <w:autoSpaceDN w:val="0"/>
        <w:adjustRightInd w:val="0"/>
        <w:ind w:left="720"/>
        <w:rPr>
          <w:snapToGrid w:val="0"/>
          <w:color w:val="000000"/>
        </w:rPr>
      </w:pPr>
      <w:r>
        <w:rPr>
          <w:snapToGrid w:val="0"/>
          <w:color w:val="000000"/>
        </w:rPr>
        <w:t>This SFID contains the masked PAN. The Card PAN is replaced with “</w:t>
      </w:r>
      <w:r w:rsidR="00266434">
        <w:rPr>
          <w:snapToGrid w:val="0"/>
          <w:color w:val="000000"/>
        </w:rPr>
        <w:t>*</w:t>
      </w:r>
      <w:r>
        <w:rPr>
          <w:snapToGrid w:val="0"/>
          <w:color w:val="000000"/>
        </w:rPr>
        <w:t>” except for the first 6 and last 4 numbers. For Example:</w:t>
      </w:r>
    </w:p>
    <w:p w14:paraId="482EAD6E" w14:textId="77777777" w:rsidR="00A226C3" w:rsidRDefault="00A226C3" w:rsidP="004B3CE2">
      <w:pPr>
        <w:autoSpaceDE w:val="0"/>
        <w:autoSpaceDN w:val="0"/>
        <w:adjustRightInd w:val="0"/>
        <w:ind w:left="720"/>
        <w:rPr>
          <w:snapToGrid w:val="0"/>
          <w:color w:val="000000"/>
        </w:rPr>
      </w:pPr>
    </w:p>
    <w:p w14:paraId="02D92A3D" w14:textId="77777777" w:rsidR="00011671" w:rsidRPr="00BE3C24" w:rsidRDefault="00011671" w:rsidP="00A226C3">
      <w:pPr>
        <w:autoSpaceDE w:val="0"/>
        <w:autoSpaceDN w:val="0"/>
        <w:adjustRightInd w:val="0"/>
        <w:rPr>
          <w:rFonts w:ascii="Courier New" w:hAnsi="Courier New" w:cs="Courier New"/>
          <w:snapToGrid w:val="0"/>
          <w:color w:val="000000"/>
        </w:rPr>
      </w:pPr>
      <w:r w:rsidRPr="00BE3C24">
        <w:rPr>
          <w:rFonts w:ascii="Courier New" w:hAnsi="Courier New" w:cs="Courier New"/>
          <w:snapToGrid w:val="0"/>
          <w:color w:val="000000"/>
        </w:rPr>
        <w:tab/>
        <w:t>589297</w:t>
      </w:r>
      <w:r w:rsidR="00266434">
        <w:rPr>
          <w:rFonts w:ascii="Courier New" w:hAnsi="Courier New" w:cs="Courier New"/>
          <w:snapToGrid w:val="0"/>
          <w:color w:val="000000"/>
        </w:rPr>
        <w:t>*********</w:t>
      </w:r>
      <w:r w:rsidRPr="00BE3C24">
        <w:rPr>
          <w:rFonts w:ascii="Courier New" w:hAnsi="Courier New" w:cs="Courier New"/>
          <w:snapToGrid w:val="0"/>
          <w:color w:val="000000"/>
        </w:rPr>
        <w:t>1234</w:t>
      </w:r>
    </w:p>
    <w:p w14:paraId="60361656" w14:textId="77777777" w:rsidR="00BE3C24" w:rsidRPr="00BE3C24" w:rsidRDefault="00BE3C24" w:rsidP="00A226C3">
      <w:pPr>
        <w:autoSpaceDE w:val="0"/>
        <w:autoSpaceDN w:val="0"/>
        <w:adjustRightInd w:val="0"/>
        <w:rPr>
          <w:rFonts w:ascii="Courier New" w:hAnsi="Courier New" w:cs="Courier New"/>
          <w:snapToGrid w:val="0"/>
          <w:color w:val="000000"/>
        </w:rPr>
      </w:pPr>
      <w:r w:rsidRPr="00BE3C24">
        <w:rPr>
          <w:rFonts w:ascii="Courier New" w:hAnsi="Courier New" w:cs="Courier New"/>
          <w:snapToGrid w:val="0"/>
          <w:color w:val="000000"/>
        </w:rPr>
        <w:tab/>
        <w:t>451260</w:t>
      </w:r>
      <w:r w:rsidR="00266434">
        <w:rPr>
          <w:rFonts w:ascii="Courier New" w:hAnsi="Courier New" w:cs="Courier New"/>
          <w:snapToGrid w:val="0"/>
          <w:color w:val="000000"/>
        </w:rPr>
        <w:t>******</w:t>
      </w:r>
      <w:r w:rsidRPr="00BE3C24">
        <w:rPr>
          <w:rFonts w:ascii="Courier New" w:hAnsi="Courier New" w:cs="Courier New"/>
          <w:snapToGrid w:val="0"/>
          <w:color w:val="000000"/>
        </w:rPr>
        <w:t>1234</w:t>
      </w:r>
    </w:p>
    <w:p w14:paraId="1603D995" w14:textId="77777777" w:rsidR="00011671" w:rsidRDefault="00011671" w:rsidP="004B3CE2">
      <w:pPr>
        <w:autoSpaceDE w:val="0"/>
        <w:autoSpaceDN w:val="0"/>
        <w:adjustRightInd w:val="0"/>
        <w:ind w:left="720"/>
        <w:rPr>
          <w:snapToGrid w:val="0"/>
          <w:color w:val="000000"/>
        </w:rPr>
      </w:pPr>
    </w:p>
    <w:p w14:paraId="2CBEE8AB" w14:textId="77777777" w:rsidR="00011671" w:rsidRDefault="00011671" w:rsidP="004B3CE2">
      <w:pPr>
        <w:autoSpaceDE w:val="0"/>
        <w:autoSpaceDN w:val="0"/>
        <w:adjustRightInd w:val="0"/>
        <w:ind w:left="720"/>
        <w:rPr>
          <w:snapToGrid w:val="0"/>
          <w:color w:val="000000"/>
        </w:rPr>
      </w:pPr>
      <w:r>
        <w:rPr>
          <w:snapToGrid w:val="0"/>
          <w:color w:val="000000"/>
        </w:rPr>
        <w:lastRenderedPageBreak/>
        <w:t xml:space="preserve">The SFID will be sent when </w:t>
      </w:r>
      <w:r w:rsidR="009F37AB" w:rsidRPr="009F37AB">
        <w:rPr>
          <w:snapToGrid w:val="0"/>
          <w:color w:val="000000"/>
        </w:rPr>
        <w:t xml:space="preserve">End to End Encryption or Point to Point Encryption </w:t>
      </w:r>
      <w:r>
        <w:rPr>
          <w:snapToGrid w:val="0"/>
          <w:color w:val="000000"/>
        </w:rPr>
        <w:t xml:space="preserve">is enabled on the POS solution. </w:t>
      </w:r>
    </w:p>
    <w:p w14:paraId="32F0C329" w14:textId="77777777" w:rsidR="00011671" w:rsidRDefault="00011671" w:rsidP="004B3CE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597BC9F8"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7D001345"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06F038A7" w14:textId="77777777" w:rsidR="00011671" w:rsidRDefault="00011671" w:rsidP="004B3CE2">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Request</w:t>
      </w:r>
      <w:r>
        <w:rPr>
          <w:snapToGrid w:val="0"/>
          <w:color w:val="000000"/>
        </w:rPr>
        <w:t xml:space="preserve">: </w:t>
      </w:r>
      <w:r w:rsidR="004B3CE2">
        <w:rPr>
          <w:snapToGrid w:val="0"/>
          <w:color w:val="000000"/>
        </w:rPr>
        <w:tab/>
      </w:r>
      <w:r>
        <w:rPr>
          <w:snapToGrid w:val="0"/>
          <w:color w:val="000000"/>
        </w:rPr>
        <w:t xml:space="preserve">Required for POS solutions supporting </w:t>
      </w:r>
      <w:r w:rsidR="009F37AB">
        <w:rPr>
          <w:snapToGrid w:val="0"/>
          <w:color w:val="000000"/>
        </w:rPr>
        <w:t>data</w:t>
      </w:r>
      <w:r>
        <w:rPr>
          <w:snapToGrid w:val="0"/>
          <w:color w:val="000000"/>
        </w:rPr>
        <w:t xml:space="preserve"> encryption. Variable length of up to 19 bytes.</w:t>
      </w:r>
    </w:p>
    <w:p w14:paraId="48BA1870"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26485C40" w14:textId="77777777" w:rsidR="00011671" w:rsidRDefault="00011671" w:rsidP="004B3CE2">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Response</w:t>
      </w:r>
      <w:r w:rsidR="00AB6CA7">
        <w:rPr>
          <w:snapToGrid w:val="0"/>
          <w:color w:val="000000"/>
        </w:rPr>
        <w:t xml:space="preserve">: </w:t>
      </w:r>
      <w:r w:rsidR="004B3CE2">
        <w:rPr>
          <w:snapToGrid w:val="0"/>
          <w:color w:val="000000"/>
        </w:rPr>
        <w:tab/>
      </w:r>
      <w:r w:rsidR="00AB6CA7">
        <w:rPr>
          <w:snapToGrid w:val="0"/>
          <w:color w:val="000000"/>
        </w:rPr>
        <w:t>Not applicable.</w:t>
      </w:r>
    </w:p>
    <w:p w14:paraId="4107DBBE" w14:textId="77777777" w:rsidR="00AB6CA7" w:rsidRDefault="00AB6CA7" w:rsidP="00011671">
      <w:pPr>
        <w:tabs>
          <w:tab w:val="left" w:pos="0"/>
          <w:tab w:val="left" w:pos="720"/>
          <w:tab w:val="left" w:pos="1440"/>
          <w:tab w:val="left" w:pos="2160"/>
          <w:tab w:val="left" w:pos="2880"/>
          <w:tab w:val="left" w:pos="3600"/>
          <w:tab w:val="left" w:pos="4320"/>
        </w:tabs>
        <w:spacing w:line="240" w:lineRule="atLeast"/>
        <w:rPr>
          <w:snapToGrid w:val="0"/>
          <w:color w:val="000000"/>
        </w:rPr>
      </w:pPr>
    </w:p>
    <w:p w14:paraId="6585CF5A" w14:textId="77777777" w:rsidR="00732C02" w:rsidRDefault="00732C02" w:rsidP="00011671">
      <w:pPr>
        <w:tabs>
          <w:tab w:val="left" w:pos="0"/>
          <w:tab w:val="left" w:pos="720"/>
          <w:tab w:val="left" w:pos="1440"/>
          <w:tab w:val="left" w:pos="2160"/>
          <w:tab w:val="left" w:pos="2880"/>
          <w:tab w:val="left" w:pos="3600"/>
          <w:tab w:val="left" w:pos="4320"/>
        </w:tabs>
        <w:spacing w:line="240" w:lineRule="atLeast"/>
        <w:rPr>
          <w:snapToGrid w:val="0"/>
          <w:color w:val="000000"/>
        </w:rPr>
      </w:pPr>
    </w:p>
    <w:p w14:paraId="5970ACE6" w14:textId="77777777" w:rsidR="00732C02" w:rsidRPr="004B3CE2" w:rsidRDefault="00732C02" w:rsidP="00847896">
      <w:pPr>
        <w:pStyle w:val="Heading2"/>
        <w:rPr>
          <w:snapToGrid w:val="0"/>
        </w:rPr>
      </w:pPr>
      <w:bookmarkStart w:id="2743" w:name="_Toc30407759"/>
      <w:bookmarkStart w:id="2744" w:name="_Toc126079328"/>
      <w:r>
        <w:rPr>
          <w:snapToGrid w:val="0"/>
        </w:rPr>
        <w:t>SFID L – Business Application Identifier</w:t>
      </w:r>
      <w:bookmarkEnd w:id="2743"/>
      <w:bookmarkEnd w:id="2744"/>
    </w:p>
    <w:p w14:paraId="52A5E166" w14:textId="77777777" w:rsidR="00732C02" w:rsidRDefault="00732C02" w:rsidP="00732C02">
      <w:pPr>
        <w:autoSpaceDE w:val="0"/>
        <w:autoSpaceDN w:val="0"/>
        <w:adjustRightInd w:val="0"/>
        <w:ind w:left="720"/>
        <w:rPr>
          <w:snapToGrid w:val="0"/>
          <w:color w:val="000000"/>
        </w:rPr>
      </w:pPr>
      <w:r>
        <w:rPr>
          <w:snapToGrid w:val="0"/>
          <w:color w:val="000000"/>
        </w:rPr>
        <w:t>The Business Application Identifier (BAI) is currently only used for Account Funding Transactions.</w:t>
      </w:r>
    </w:p>
    <w:p w14:paraId="40C4EAD5" w14:textId="77777777" w:rsidR="00732C02" w:rsidRDefault="00732C02" w:rsidP="00732C02">
      <w:pPr>
        <w:autoSpaceDE w:val="0"/>
        <w:autoSpaceDN w:val="0"/>
        <w:adjustRightInd w:val="0"/>
        <w:ind w:left="720"/>
        <w:rPr>
          <w:snapToGrid w:val="0"/>
          <w:color w:val="000000"/>
        </w:rPr>
      </w:pPr>
      <w:r>
        <w:rPr>
          <w:snapToGrid w:val="0"/>
          <w:color w:val="000000"/>
        </w:rPr>
        <w:t>Also, only AA (Account to Account) is supported at this time.</w:t>
      </w:r>
    </w:p>
    <w:p w14:paraId="5D71D2FB" w14:textId="77777777" w:rsidR="00732C02" w:rsidRDefault="00732C02" w:rsidP="00732C0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72B7CCB5" w14:textId="41C030E6" w:rsidR="00732C02" w:rsidRDefault="00732C02" w:rsidP="00732C02">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snapToGrid w:val="0"/>
          <w:color w:val="000000"/>
        </w:rPr>
        <w:t xml:space="preserve">Valid values are as follows: </w:t>
      </w:r>
    </w:p>
    <w:p w14:paraId="0520BC87" w14:textId="77777777" w:rsidR="00A226C3" w:rsidRDefault="00A226C3" w:rsidP="00732C0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4ECE1348" w14:textId="4C23C414" w:rsidR="00A226C3" w:rsidRDefault="00732C02" w:rsidP="00A226C3">
      <w:pPr>
        <w:tabs>
          <w:tab w:val="left" w:pos="0"/>
          <w:tab w:val="left" w:pos="2160"/>
          <w:tab w:val="left" w:pos="2880"/>
          <w:tab w:val="left" w:pos="3600"/>
          <w:tab w:val="left" w:pos="4320"/>
        </w:tabs>
        <w:spacing w:line="240" w:lineRule="atLeast"/>
        <w:ind w:left="720"/>
        <w:rPr>
          <w:snapToGrid w:val="0"/>
          <w:color w:val="000000"/>
        </w:rPr>
      </w:pPr>
      <w:r>
        <w:rPr>
          <w:snapToGrid w:val="0"/>
          <w:color w:val="000000"/>
        </w:rPr>
        <w:t>AA = Account to Account</w:t>
      </w:r>
    </w:p>
    <w:p w14:paraId="65FF0FAD" w14:textId="13260B62" w:rsidR="00732C02" w:rsidRDefault="00732C02" w:rsidP="00A226C3">
      <w:pPr>
        <w:tabs>
          <w:tab w:val="left" w:pos="0"/>
          <w:tab w:val="left" w:pos="2160"/>
          <w:tab w:val="left" w:pos="2880"/>
          <w:tab w:val="left" w:pos="3600"/>
          <w:tab w:val="left" w:pos="4320"/>
        </w:tabs>
        <w:spacing w:line="240" w:lineRule="atLeast"/>
        <w:ind w:left="720"/>
        <w:rPr>
          <w:snapToGrid w:val="0"/>
          <w:color w:val="000000"/>
        </w:rPr>
      </w:pPr>
      <w:r>
        <w:rPr>
          <w:snapToGrid w:val="0"/>
          <w:color w:val="000000"/>
        </w:rPr>
        <w:t>PP = Person to Person (</w:t>
      </w:r>
      <w:r w:rsidRPr="0047204D">
        <w:rPr>
          <w:b/>
          <w:snapToGrid w:val="0"/>
          <w:color w:val="000000"/>
        </w:rPr>
        <w:t>future use</w:t>
      </w:r>
      <w:r>
        <w:rPr>
          <w:snapToGrid w:val="0"/>
          <w:color w:val="000000"/>
        </w:rPr>
        <w:t>)</w:t>
      </w:r>
    </w:p>
    <w:p w14:paraId="05095018" w14:textId="77777777" w:rsidR="00732C02" w:rsidRDefault="00732C02" w:rsidP="00732C02">
      <w:pPr>
        <w:tabs>
          <w:tab w:val="left" w:pos="0"/>
          <w:tab w:val="left" w:pos="720"/>
          <w:tab w:val="left" w:pos="1440"/>
          <w:tab w:val="left" w:pos="2160"/>
          <w:tab w:val="left" w:pos="2880"/>
          <w:tab w:val="left" w:pos="3600"/>
          <w:tab w:val="left" w:pos="4320"/>
        </w:tabs>
        <w:spacing w:line="240" w:lineRule="atLeast"/>
        <w:ind w:left="2138" w:hanging="1418"/>
        <w:rPr>
          <w:b/>
          <w:snapToGrid w:val="0"/>
          <w:color w:val="000000"/>
        </w:rPr>
      </w:pPr>
    </w:p>
    <w:p w14:paraId="51525FF1" w14:textId="77777777" w:rsidR="00732C02" w:rsidRDefault="00732C02" w:rsidP="00732C02">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Request</w:t>
      </w:r>
      <w:r>
        <w:rPr>
          <w:snapToGrid w:val="0"/>
          <w:color w:val="000000"/>
        </w:rPr>
        <w:t xml:space="preserve">: </w:t>
      </w:r>
      <w:r>
        <w:rPr>
          <w:snapToGrid w:val="0"/>
          <w:color w:val="000000"/>
        </w:rPr>
        <w:tab/>
        <w:t xml:space="preserve">Required for Account Funding Transactions which are Account to Account.  Fixed length of 2 bytes.  For future use, Person to Person will also be supported, and for these the Recipient Name (RN) must also be included in FID 'a' (optional data). </w:t>
      </w:r>
    </w:p>
    <w:p w14:paraId="6037755E" w14:textId="77777777" w:rsidR="00732C02" w:rsidRDefault="00732C02" w:rsidP="00732C02">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4A9E88AA" w14:textId="77777777" w:rsidR="00732C02" w:rsidRDefault="00732C02" w:rsidP="00732C02">
      <w:pPr>
        <w:tabs>
          <w:tab w:val="left" w:pos="0"/>
          <w:tab w:val="left" w:pos="720"/>
          <w:tab w:val="left" w:pos="1440"/>
          <w:tab w:val="left" w:pos="2160"/>
          <w:tab w:val="left" w:pos="2880"/>
          <w:tab w:val="left" w:pos="3600"/>
          <w:tab w:val="left" w:pos="4320"/>
        </w:tabs>
        <w:spacing w:line="240" w:lineRule="atLeast"/>
        <w:ind w:left="720"/>
        <w:rPr>
          <w:snapToGrid w:val="0"/>
          <w:color w:val="000000"/>
        </w:rPr>
      </w:pPr>
      <w:r>
        <w:rPr>
          <w:b/>
          <w:snapToGrid w:val="0"/>
          <w:color w:val="000000"/>
        </w:rPr>
        <w:t>Response</w:t>
      </w:r>
      <w:r>
        <w:rPr>
          <w:snapToGrid w:val="0"/>
          <w:color w:val="000000"/>
        </w:rPr>
        <w:t xml:space="preserve">: </w:t>
      </w:r>
      <w:r>
        <w:rPr>
          <w:snapToGrid w:val="0"/>
          <w:color w:val="000000"/>
        </w:rPr>
        <w:tab/>
        <w:t>Not applicable.</w:t>
      </w:r>
    </w:p>
    <w:p w14:paraId="3EEDC2B7" w14:textId="77777777" w:rsidR="00732C02" w:rsidRDefault="00732C02" w:rsidP="00011671">
      <w:pPr>
        <w:tabs>
          <w:tab w:val="left" w:pos="0"/>
          <w:tab w:val="left" w:pos="720"/>
          <w:tab w:val="left" w:pos="1440"/>
          <w:tab w:val="left" w:pos="2160"/>
          <w:tab w:val="left" w:pos="2880"/>
          <w:tab w:val="left" w:pos="3600"/>
          <w:tab w:val="left" w:pos="4320"/>
        </w:tabs>
        <w:spacing w:line="240" w:lineRule="atLeast"/>
        <w:rPr>
          <w:snapToGrid w:val="0"/>
          <w:color w:val="000000"/>
        </w:rPr>
      </w:pPr>
    </w:p>
    <w:p w14:paraId="4253C1F8" w14:textId="77777777" w:rsidR="00524CDE" w:rsidRDefault="00524CDE" w:rsidP="00524CDE">
      <w:pPr>
        <w:tabs>
          <w:tab w:val="left" w:pos="0"/>
          <w:tab w:val="left" w:pos="720"/>
          <w:tab w:val="left" w:pos="1440"/>
          <w:tab w:val="left" w:pos="2160"/>
          <w:tab w:val="left" w:pos="2880"/>
          <w:tab w:val="left" w:pos="3600"/>
          <w:tab w:val="left" w:pos="4320"/>
        </w:tabs>
        <w:spacing w:line="240" w:lineRule="atLeast"/>
        <w:rPr>
          <w:snapToGrid w:val="0"/>
          <w:color w:val="000000"/>
        </w:rPr>
      </w:pPr>
    </w:p>
    <w:p w14:paraId="2245189E" w14:textId="77777777" w:rsidR="00DC68DF" w:rsidRPr="004B3CE2" w:rsidRDefault="00DC68DF" w:rsidP="00847896">
      <w:pPr>
        <w:pStyle w:val="Heading2"/>
        <w:rPr>
          <w:snapToGrid w:val="0"/>
        </w:rPr>
      </w:pPr>
      <w:bookmarkStart w:id="2745" w:name="_Toc30407760"/>
      <w:bookmarkStart w:id="2746" w:name="_Toc126079329"/>
      <w:r>
        <w:rPr>
          <w:snapToGrid w:val="0"/>
        </w:rPr>
        <w:t>SFID N – Card Totals Group Index</w:t>
      </w:r>
      <w:bookmarkEnd w:id="2745"/>
      <w:bookmarkEnd w:id="2746"/>
      <w:r>
        <w:rPr>
          <w:snapToGrid w:val="0"/>
        </w:rPr>
        <w:t xml:space="preserve"> </w:t>
      </w:r>
    </w:p>
    <w:p w14:paraId="4FCE30DA" w14:textId="77777777" w:rsidR="00F62759" w:rsidRDefault="00F62759" w:rsidP="004B3CE2">
      <w:pPr>
        <w:autoSpaceDE w:val="0"/>
        <w:autoSpaceDN w:val="0"/>
        <w:adjustRightInd w:val="0"/>
        <w:ind w:left="720"/>
        <w:rPr>
          <w:snapToGrid w:val="0"/>
          <w:color w:val="000000"/>
        </w:rPr>
      </w:pPr>
      <w:r>
        <w:rPr>
          <w:snapToGrid w:val="0"/>
          <w:color w:val="000000"/>
        </w:rPr>
        <w:t>In a request, t</w:t>
      </w:r>
      <w:r w:rsidR="00524CDE">
        <w:rPr>
          <w:snapToGrid w:val="0"/>
          <w:color w:val="000000"/>
        </w:rPr>
        <w:t xml:space="preserve">he </w:t>
      </w:r>
      <w:r>
        <w:rPr>
          <w:snapToGrid w:val="0"/>
          <w:color w:val="000000"/>
        </w:rPr>
        <w:t>field indicates what group of card totals are being requested. In a response message, the field indicates what group of card totals is included in the response</w:t>
      </w:r>
      <w:r w:rsidR="00524CDE">
        <w:rPr>
          <w:snapToGrid w:val="0"/>
          <w:color w:val="000000"/>
        </w:rPr>
        <w:t xml:space="preserve">. </w:t>
      </w:r>
      <w:r>
        <w:rPr>
          <w:snapToGrid w:val="0"/>
          <w:color w:val="000000"/>
        </w:rPr>
        <w:t xml:space="preserve">The value must be “01” in the first card totals request message from the POS. When the response indicates more data available (see SFID O), the POS sends the next request with the next value in this field. </w:t>
      </w:r>
    </w:p>
    <w:p w14:paraId="3434F1AA" w14:textId="77777777" w:rsidR="00F62759" w:rsidRDefault="00F62759" w:rsidP="004B3CE2">
      <w:pPr>
        <w:autoSpaceDE w:val="0"/>
        <w:autoSpaceDN w:val="0"/>
        <w:adjustRightInd w:val="0"/>
        <w:ind w:left="720"/>
        <w:rPr>
          <w:snapToGrid w:val="0"/>
          <w:color w:val="000000"/>
        </w:rPr>
      </w:pPr>
    </w:p>
    <w:tbl>
      <w:tblPr>
        <w:tblW w:w="0" w:type="auto"/>
        <w:tblInd w:w="81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76"/>
        <w:gridCol w:w="3118"/>
      </w:tblGrid>
      <w:tr w:rsidR="00F62759" w:rsidRPr="00DA7A00" w14:paraId="08A5F3A8" w14:textId="77777777" w:rsidTr="00B27460">
        <w:tc>
          <w:tcPr>
            <w:tcW w:w="1276" w:type="dxa"/>
            <w:shd w:val="clear" w:color="auto" w:fill="auto"/>
            <w:hideMark/>
          </w:tcPr>
          <w:p w14:paraId="6E27D1C2" w14:textId="77777777" w:rsidR="00F62759" w:rsidRPr="00604F2D" w:rsidRDefault="00F62759" w:rsidP="00B27460">
            <w:pPr>
              <w:autoSpaceDE w:val="0"/>
              <w:autoSpaceDN w:val="0"/>
              <w:adjustRightInd w:val="0"/>
              <w:spacing w:before="60" w:after="60"/>
              <w:jc w:val="center"/>
              <w:rPr>
                <w:b/>
                <w:snapToGrid w:val="0"/>
                <w:color w:val="000000"/>
              </w:rPr>
            </w:pPr>
            <w:r w:rsidRPr="00604F2D">
              <w:rPr>
                <w:b/>
                <w:snapToGrid w:val="0"/>
                <w:color w:val="000000"/>
              </w:rPr>
              <w:t>Value</w:t>
            </w:r>
          </w:p>
        </w:tc>
        <w:tc>
          <w:tcPr>
            <w:tcW w:w="3118" w:type="dxa"/>
            <w:shd w:val="clear" w:color="auto" w:fill="auto"/>
            <w:hideMark/>
          </w:tcPr>
          <w:p w14:paraId="08A6F8DD" w14:textId="77777777" w:rsidR="00F62759" w:rsidRPr="00604F2D" w:rsidRDefault="00F62759" w:rsidP="004B3CE2">
            <w:pPr>
              <w:autoSpaceDE w:val="0"/>
              <w:autoSpaceDN w:val="0"/>
              <w:adjustRightInd w:val="0"/>
              <w:spacing w:before="60" w:after="60"/>
              <w:rPr>
                <w:b/>
                <w:snapToGrid w:val="0"/>
                <w:color w:val="000000"/>
              </w:rPr>
            </w:pPr>
            <w:r w:rsidRPr="00CA06A7">
              <w:rPr>
                <w:b/>
                <w:snapToGrid w:val="0"/>
                <w:color w:val="000000"/>
              </w:rPr>
              <w:t>Card totals</w:t>
            </w:r>
            <w:r w:rsidRPr="00604F2D">
              <w:rPr>
                <w:b/>
                <w:snapToGrid w:val="0"/>
                <w:color w:val="000000"/>
              </w:rPr>
              <w:t xml:space="preserve"> group</w:t>
            </w:r>
          </w:p>
        </w:tc>
      </w:tr>
      <w:tr w:rsidR="00F62759" w:rsidRPr="00DA7A00" w14:paraId="231D7F2D" w14:textId="77777777" w:rsidTr="00B27460">
        <w:tc>
          <w:tcPr>
            <w:tcW w:w="1276" w:type="dxa"/>
            <w:shd w:val="clear" w:color="auto" w:fill="auto"/>
            <w:hideMark/>
          </w:tcPr>
          <w:p w14:paraId="61811E70" w14:textId="77777777" w:rsidR="00F62759" w:rsidRPr="00604F2D" w:rsidRDefault="00F62759" w:rsidP="00B27460">
            <w:pPr>
              <w:autoSpaceDE w:val="0"/>
              <w:autoSpaceDN w:val="0"/>
              <w:adjustRightInd w:val="0"/>
              <w:spacing w:before="60" w:after="60"/>
              <w:jc w:val="center"/>
              <w:rPr>
                <w:snapToGrid w:val="0"/>
                <w:color w:val="000000"/>
              </w:rPr>
            </w:pPr>
            <w:r w:rsidRPr="00CA06A7">
              <w:rPr>
                <w:snapToGrid w:val="0"/>
                <w:color w:val="000000"/>
              </w:rPr>
              <w:t>0</w:t>
            </w:r>
            <w:r w:rsidRPr="00604F2D">
              <w:rPr>
                <w:snapToGrid w:val="0"/>
                <w:color w:val="000000"/>
              </w:rPr>
              <w:t>1</w:t>
            </w:r>
          </w:p>
        </w:tc>
        <w:tc>
          <w:tcPr>
            <w:tcW w:w="3118" w:type="dxa"/>
            <w:shd w:val="clear" w:color="auto" w:fill="auto"/>
            <w:hideMark/>
          </w:tcPr>
          <w:p w14:paraId="3179A78C" w14:textId="77777777" w:rsidR="00F62759" w:rsidRPr="003E12A1" w:rsidRDefault="00F62759" w:rsidP="004B3CE2">
            <w:pPr>
              <w:autoSpaceDE w:val="0"/>
              <w:autoSpaceDN w:val="0"/>
              <w:adjustRightInd w:val="0"/>
              <w:spacing w:before="60" w:after="60"/>
              <w:rPr>
                <w:snapToGrid w:val="0"/>
                <w:color w:val="000000"/>
              </w:rPr>
            </w:pPr>
            <w:r w:rsidRPr="003E12A1">
              <w:rPr>
                <w:snapToGrid w:val="0"/>
                <w:color w:val="000000"/>
              </w:rPr>
              <w:t>First group of services</w:t>
            </w:r>
          </w:p>
        </w:tc>
      </w:tr>
      <w:tr w:rsidR="00F62759" w:rsidRPr="00DA7A00" w14:paraId="1EF760AE" w14:textId="77777777" w:rsidTr="00B27460">
        <w:tc>
          <w:tcPr>
            <w:tcW w:w="1276" w:type="dxa"/>
            <w:shd w:val="clear" w:color="auto" w:fill="auto"/>
            <w:hideMark/>
          </w:tcPr>
          <w:p w14:paraId="3DA4A89B" w14:textId="77777777" w:rsidR="00F62759" w:rsidRPr="00604F2D" w:rsidRDefault="00F62759" w:rsidP="00B27460">
            <w:pPr>
              <w:autoSpaceDE w:val="0"/>
              <w:autoSpaceDN w:val="0"/>
              <w:adjustRightInd w:val="0"/>
              <w:spacing w:before="60" w:after="60"/>
              <w:jc w:val="center"/>
              <w:rPr>
                <w:snapToGrid w:val="0"/>
                <w:color w:val="000000"/>
              </w:rPr>
            </w:pPr>
            <w:r w:rsidRPr="00CA06A7">
              <w:rPr>
                <w:snapToGrid w:val="0"/>
                <w:color w:val="000000"/>
              </w:rPr>
              <w:t>0</w:t>
            </w:r>
            <w:r w:rsidRPr="00604F2D">
              <w:rPr>
                <w:snapToGrid w:val="0"/>
                <w:color w:val="000000"/>
              </w:rPr>
              <w:t>2</w:t>
            </w:r>
          </w:p>
        </w:tc>
        <w:tc>
          <w:tcPr>
            <w:tcW w:w="3118" w:type="dxa"/>
            <w:shd w:val="clear" w:color="auto" w:fill="auto"/>
            <w:hideMark/>
          </w:tcPr>
          <w:p w14:paraId="70E5122E" w14:textId="77777777" w:rsidR="00F62759" w:rsidRPr="003E12A1" w:rsidRDefault="00F62759" w:rsidP="004B3CE2">
            <w:pPr>
              <w:autoSpaceDE w:val="0"/>
              <w:autoSpaceDN w:val="0"/>
              <w:adjustRightInd w:val="0"/>
              <w:spacing w:before="60" w:after="60"/>
              <w:rPr>
                <w:snapToGrid w:val="0"/>
                <w:color w:val="000000"/>
              </w:rPr>
            </w:pPr>
            <w:r w:rsidRPr="003E12A1">
              <w:rPr>
                <w:snapToGrid w:val="0"/>
                <w:color w:val="000000"/>
              </w:rPr>
              <w:t>Second group of services</w:t>
            </w:r>
          </w:p>
        </w:tc>
      </w:tr>
      <w:tr w:rsidR="00F62759" w:rsidRPr="00DA7A00" w14:paraId="1E2A198A" w14:textId="77777777" w:rsidTr="00B27460">
        <w:tc>
          <w:tcPr>
            <w:tcW w:w="1276" w:type="dxa"/>
            <w:shd w:val="clear" w:color="auto" w:fill="auto"/>
            <w:hideMark/>
          </w:tcPr>
          <w:p w14:paraId="1344B154" w14:textId="77777777" w:rsidR="00F62759" w:rsidRPr="00604F2D" w:rsidRDefault="00F62759" w:rsidP="00B27460">
            <w:pPr>
              <w:autoSpaceDE w:val="0"/>
              <w:autoSpaceDN w:val="0"/>
              <w:adjustRightInd w:val="0"/>
              <w:spacing w:before="60" w:after="60"/>
              <w:jc w:val="center"/>
              <w:rPr>
                <w:snapToGrid w:val="0"/>
                <w:color w:val="000000"/>
              </w:rPr>
            </w:pPr>
            <w:r w:rsidRPr="00CA06A7">
              <w:rPr>
                <w:snapToGrid w:val="0"/>
                <w:color w:val="000000"/>
              </w:rPr>
              <w:t>0</w:t>
            </w:r>
            <w:r w:rsidRPr="00604F2D">
              <w:rPr>
                <w:snapToGrid w:val="0"/>
                <w:color w:val="000000"/>
              </w:rPr>
              <w:t>3</w:t>
            </w:r>
          </w:p>
        </w:tc>
        <w:tc>
          <w:tcPr>
            <w:tcW w:w="3118" w:type="dxa"/>
            <w:shd w:val="clear" w:color="auto" w:fill="auto"/>
            <w:hideMark/>
          </w:tcPr>
          <w:p w14:paraId="4D53AD3F" w14:textId="77777777" w:rsidR="00F62759" w:rsidRPr="003E12A1" w:rsidRDefault="00F62759" w:rsidP="004B3CE2">
            <w:pPr>
              <w:autoSpaceDE w:val="0"/>
              <w:autoSpaceDN w:val="0"/>
              <w:adjustRightInd w:val="0"/>
              <w:spacing w:before="60" w:after="60"/>
              <w:rPr>
                <w:snapToGrid w:val="0"/>
                <w:color w:val="000000"/>
              </w:rPr>
            </w:pPr>
            <w:r w:rsidRPr="003E12A1">
              <w:rPr>
                <w:snapToGrid w:val="0"/>
                <w:color w:val="000000"/>
              </w:rPr>
              <w:t>Third group of services</w:t>
            </w:r>
          </w:p>
        </w:tc>
      </w:tr>
      <w:tr w:rsidR="00F62759" w:rsidRPr="00DA7A00" w14:paraId="42ACA2A8" w14:textId="77777777" w:rsidTr="00B27460">
        <w:tc>
          <w:tcPr>
            <w:tcW w:w="1276" w:type="dxa"/>
            <w:shd w:val="clear" w:color="auto" w:fill="auto"/>
            <w:hideMark/>
          </w:tcPr>
          <w:p w14:paraId="502279D4" w14:textId="77777777" w:rsidR="00F62759" w:rsidRPr="00604F2D" w:rsidRDefault="00F62759" w:rsidP="00B27460">
            <w:pPr>
              <w:autoSpaceDE w:val="0"/>
              <w:autoSpaceDN w:val="0"/>
              <w:adjustRightInd w:val="0"/>
              <w:spacing w:before="60" w:after="60"/>
              <w:jc w:val="center"/>
              <w:rPr>
                <w:snapToGrid w:val="0"/>
                <w:color w:val="000000"/>
              </w:rPr>
            </w:pPr>
            <w:r w:rsidRPr="00CA06A7">
              <w:rPr>
                <w:snapToGrid w:val="0"/>
                <w:color w:val="000000"/>
              </w:rPr>
              <w:t>0</w:t>
            </w:r>
            <w:r w:rsidRPr="00604F2D">
              <w:rPr>
                <w:snapToGrid w:val="0"/>
                <w:color w:val="000000"/>
              </w:rPr>
              <w:t>4</w:t>
            </w:r>
          </w:p>
        </w:tc>
        <w:tc>
          <w:tcPr>
            <w:tcW w:w="3118" w:type="dxa"/>
            <w:shd w:val="clear" w:color="auto" w:fill="auto"/>
            <w:hideMark/>
          </w:tcPr>
          <w:p w14:paraId="55A8AAC8" w14:textId="77777777" w:rsidR="00F62759" w:rsidRPr="003E12A1" w:rsidRDefault="00F62759" w:rsidP="004B3CE2">
            <w:pPr>
              <w:autoSpaceDE w:val="0"/>
              <w:autoSpaceDN w:val="0"/>
              <w:adjustRightInd w:val="0"/>
              <w:spacing w:before="60" w:after="60"/>
              <w:rPr>
                <w:snapToGrid w:val="0"/>
                <w:color w:val="000000"/>
              </w:rPr>
            </w:pPr>
            <w:r w:rsidRPr="003E12A1">
              <w:rPr>
                <w:snapToGrid w:val="0"/>
                <w:color w:val="000000"/>
              </w:rPr>
              <w:t>Etc..</w:t>
            </w:r>
          </w:p>
        </w:tc>
      </w:tr>
    </w:tbl>
    <w:p w14:paraId="73E8E55D" w14:textId="77777777" w:rsidR="00F62759" w:rsidRDefault="00F62759" w:rsidP="00524CDE">
      <w:pPr>
        <w:autoSpaceDE w:val="0"/>
        <w:autoSpaceDN w:val="0"/>
        <w:adjustRightInd w:val="0"/>
        <w:rPr>
          <w:snapToGrid w:val="0"/>
          <w:color w:val="000000"/>
        </w:rPr>
      </w:pPr>
    </w:p>
    <w:p w14:paraId="48B414EC" w14:textId="77777777" w:rsidR="00524CDE" w:rsidRDefault="00524CDE" w:rsidP="004B3CE2">
      <w:pPr>
        <w:autoSpaceDE w:val="0"/>
        <w:autoSpaceDN w:val="0"/>
        <w:adjustRightInd w:val="0"/>
        <w:ind w:left="720"/>
        <w:rPr>
          <w:snapToGrid w:val="0"/>
          <w:color w:val="000000"/>
        </w:rPr>
      </w:pPr>
      <w:r>
        <w:rPr>
          <w:snapToGrid w:val="0"/>
          <w:color w:val="000000"/>
        </w:rPr>
        <w:lastRenderedPageBreak/>
        <w:t>The formatting of the field is as follows:</w:t>
      </w:r>
    </w:p>
    <w:p w14:paraId="3F93908E" w14:textId="77777777" w:rsidR="00524CDE" w:rsidRDefault="00524CDE" w:rsidP="004B3CE2">
      <w:pPr>
        <w:ind w:left="720"/>
        <w:rPr>
          <w:snapToGrid w:val="0"/>
          <w:color w:val="000000"/>
        </w:rPr>
      </w:pPr>
    </w:p>
    <w:tbl>
      <w:tblPr>
        <w:tblStyle w:val="TableGrid"/>
        <w:tblW w:w="9355" w:type="dxa"/>
        <w:tblInd w:w="720" w:type="dxa"/>
        <w:tblBorders>
          <w:left w:val="none" w:sz="0" w:space="0" w:color="auto"/>
          <w:right w:val="none" w:sz="0" w:space="0" w:color="auto"/>
        </w:tblBorders>
        <w:tblLook w:val="04A0" w:firstRow="1" w:lastRow="0" w:firstColumn="1" w:lastColumn="0" w:noHBand="0" w:noVBand="1"/>
      </w:tblPr>
      <w:tblGrid>
        <w:gridCol w:w="1183"/>
        <w:gridCol w:w="1059"/>
        <w:gridCol w:w="7113"/>
      </w:tblGrid>
      <w:tr w:rsidR="00B27460" w14:paraId="223FE608" w14:textId="77777777" w:rsidTr="005E4468">
        <w:trPr>
          <w:tblHeader/>
        </w:trPr>
        <w:tc>
          <w:tcPr>
            <w:tcW w:w="1183" w:type="dxa"/>
          </w:tcPr>
          <w:p w14:paraId="1B1D63DE" w14:textId="77777777" w:rsidR="00B27460" w:rsidRDefault="00B27460" w:rsidP="000C5121">
            <w:pPr>
              <w:pStyle w:val="BodyText2"/>
              <w:spacing w:before="60" w:after="60"/>
              <w:jc w:val="center"/>
              <w:rPr>
                <w:color w:val="auto"/>
              </w:rPr>
            </w:pPr>
            <w:r w:rsidRPr="009161F7">
              <w:rPr>
                <w:b/>
                <w:color w:val="auto"/>
              </w:rPr>
              <w:t>Position</w:t>
            </w:r>
          </w:p>
        </w:tc>
        <w:tc>
          <w:tcPr>
            <w:tcW w:w="1059" w:type="dxa"/>
          </w:tcPr>
          <w:p w14:paraId="518CEBAD" w14:textId="77777777" w:rsidR="00B27460" w:rsidRDefault="00B27460" w:rsidP="000C5121">
            <w:pPr>
              <w:pStyle w:val="BodyText2"/>
              <w:spacing w:before="60" w:after="60"/>
              <w:jc w:val="center"/>
              <w:rPr>
                <w:color w:val="auto"/>
              </w:rPr>
            </w:pPr>
            <w:r w:rsidRPr="009161F7">
              <w:rPr>
                <w:b/>
                <w:color w:val="auto"/>
              </w:rPr>
              <w:t>Length</w:t>
            </w:r>
          </w:p>
        </w:tc>
        <w:tc>
          <w:tcPr>
            <w:tcW w:w="7113" w:type="dxa"/>
          </w:tcPr>
          <w:p w14:paraId="263A363F" w14:textId="77777777" w:rsidR="00B27460" w:rsidRDefault="00B27460" w:rsidP="000C5121">
            <w:pPr>
              <w:pStyle w:val="BodyText2"/>
              <w:spacing w:before="60" w:after="60"/>
              <w:rPr>
                <w:color w:val="auto"/>
              </w:rPr>
            </w:pPr>
            <w:r w:rsidRPr="009161F7">
              <w:rPr>
                <w:b/>
                <w:color w:val="auto"/>
              </w:rPr>
              <w:t>Description</w:t>
            </w:r>
          </w:p>
        </w:tc>
      </w:tr>
      <w:tr w:rsidR="00B27460" w14:paraId="3B799892" w14:textId="77777777" w:rsidTr="005E4468">
        <w:tc>
          <w:tcPr>
            <w:tcW w:w="1183" w:type="dxa"/>
          </w:tcPr>
          <w:p w14:paraId="08687DE7" w14:textId="77777777" w:rsidR="00B27460" w:rsidRDefault="00B27460" w:rsidP="005E4468">
            <w:pPr>
              <w:pStyle w:val="BodyText2"/>
              <w:jc w:val="center"/>
              <w:rPr>
                <w:color w:val="auto"/>
              </w:rPr>
            </w:pPr>
            <w:r w:rsidRPr="00A655B6">
              <w:rPr>
                <w:color w:val="auto"/>
              </w:rPr>
              <w:t>01–0</w:t>
            </w:r>
            <w:r>
              <w:rPr>
                <w:color w:val="auto"/>
              </w:rPr>
              <w:t>2</w:t>
            </w:r>
          </w:p>
        </w:tc>
        <w:tc>
          <w:tcPr>
            <w:tcW w:w="1059" w:type="dxa"/>
          </w:tcPr>
          <w:p w14:paraId="2BB2B4DA" w14:textId="77777777" w:rsidR="00B27460" w:rsidRDefault="00B27460" w:rsidP="005E4468">
            <w:pPr>
              <w:pStyle w:val="BodyText2"/>
              <w:jc w:val="center"/>
              <w:rPr>
                <w:color w:val="auto"/>
              </w:rPr>
            </w:pPr>
            <w:r>
              <w:rPr>
                <w:color w:val="auto"/>
              </w:rPr>
              <w:t>2</w:t>
            </w:r>
          </w:p>
        </w:tc>
        <w:tc>
          <w:tcPr>
            <w:tcW w:w="7113" w:type="dxa"/>
          </w:tcPr>
          <w:p w14:paraId="01D0CFF0" w14:textId="77777777" w:rsidR="00B27460" w:rsidRDefault="00B27460" w:rsidP="005E4468">
            <w:pPr>
              <w:autoSpaceDE w:val="0"/>
              <w:autoSpaceDN w:val="0"/>
              <w:adjustRightInd w:val="0"/>
              <w:ind w:left="340" w:hanging="340"/>
              <w:rPr>
                <w:snapToGrid w:val="0"/>
                <w:color w:val="000000"/>
              </w:rPr>
            </w:pPr>
            <w:r>
              <w:rPr>
                <w:snapToGrid w:val="0"/>
                <w:color w:val="000000"/>
              </w:rPr>
              <w:t>Card totals group requested by POS or included in the HOST response</w:t>
            </w:r>
          </w:p>
          <w:p w14:paraId="42C5DB44" w14:textId="77777777" w:rsidR="00B27460" w:rsidRDefault="00B27460" w:rsidP="005E4468">
            <w:pPr>
              <w:autoSpaceDE w:val="0"/>
              <w:autoSpaceDN w:val="0"/>
              <w:adjustRightInd w:val="0"/>
              <w:ind w:left="340" w:hanging="340"/>
            </w:pPr>
          </w:p>
        </w:tc>
      </w:tr>
    </w:tbl>
    <w:p w14:paraId="42DEF3DA" w14:textId="77777777" w:rsidR="00B27460" w:rsidRDefault="00B27460" w:rsidP="004B3CE2">
      <w:pPr>
        <w:ind w:left="720"/>
        <w:rPr>
          <w:snapToGrid w:val="0"/>
          <w:color w:val="000000"/>
        </w:rPr>
      </w:pPr>
    </w:p>
    <w:p w14:paraId="7E3DD1BA"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24A3BD1D"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389AD4C8" w14:textId="77777777" w:rsidR="00524CDE" w:rsidRDefault="00524CDE" w:rsidP="004B3CE2">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r>
        <w:rPr>
          <w:b/>
          <w:snapToGrid w:val="0"/>
          <w:color w:val="000000"/>
        </w:rPr>
        <w:t>Request</w:t>
      </w:r>
      <w:r>
        <w:rPr>
          <w:snapToGrid w:val="0"/>
          <w:color w:val="000000"/>
        </w:rPr>
        <w:t xml:space="preserve">: </w:t>
      </w:r>
      <w:r w:rsidR="004B3CE2">
        <w:rPr>
          <w:snapToGrid w:val="0"/>
          <w:color w:val="000000"/>
        </w:rPr>
        <w:tab/>
      </w:r>
      <w:r w:rsidR="00F62759">
        <w:rPr>
          <w:snapToGrid w:val="0"/>
          <w:color w:val="000000"/>
        </w:rPr>
        <w:t>Required</w:t>
      </w:r>
      <w:r w:rsidR="00E81FDE">
        <w:rPr>
          <w:snapToGrid w:val="0"/>
          <w:color w:val="000000"/>
        </w:rPr>
        <w:t xml:space="preserve"> for Card Subtotals transaction requests</w:t>
      </w:r>
    </w:p>
    <w:p w14:paraId="26E1CEEE" w14:textId="77777777" w:rsidR="004B3CE2" w:rsidRPr="000A090A" w:rsidRDefault="004B3CE2" w:rsidP="004B3CE2">
      <w:pPr>
        <w:tabs>
          <w:tab w:val="left" w:pos="0"/>
          <w:tab w:val="left" w:pos="720"/>
          <w:tab w:val="left" w:pos="1440"/>
          <w:tab w:val="left" w:pos="2160"/>
          <w:tab w:val="left" w:pos="2880"/>
          <w:tab w:val="left" w:pos="3600"/>
          <w:tab w:val="left" w:pos="4320"/>
        </w:tabs>
        <w:spacing w:line="240" w:lineRule="atLeast"/>
        <w:ind w:left="2138" w:hanging="1418"/>
        <w:rPr>
          <w:snapToGrid w:val="0"/>
          <w:color w:val="000000"/>
        </w:rPr>
      </w:pPr>
    </w:p>
    <w:p w14:paraId="3FCC44DF" w14:textId="77777777" w:rsidR="00524CDE" w:rsidRDefault="00524CDE" w:rsidP="004B3CE2">
      <w:pPr>
        <w:ind w:left="2138" w:hanging="1418"/>
        <w:rPr>
          <w:snapToGrid w:val="0"/>
          <w:color w:val="000000"/>
        </w:rPr>
      </w:pPr>
      <w:r>
        <w:rPr>
          <w:b/>
          <w:snapToGrid w:val="0"/>
          <w:color w:val="000000"/>
        </w:rPr>
        <w:t>Response</w:t>
      </w:r>
      <w:r>
        <w:rPr>
          <w:snapToGrid w:val="0"/>
          <w:color w:val="000000"/>
        </w:rPr>
        <w:t xml:space="preserve">: </w:t>
      </w:r>
      <w:r w:rsidR="004B3CE2">
        <w:rPr>
          <w:snapToGrid w:val="0"/>
          <w:color w:val="000000"/>
        </w:rPr>
        <w:tab/>
      </w:r>
      <w:r w:rsidR="00E81FDE">
        <w:rPr>
          <w:snapToGrid w:val="0"/>
          <w:color w:val="000000"/>
        </w:rPr>
        <w:t>Required for Card Subtotals transaction responses (echo the value from request)</w:t>
      </w:r>
    </w:p>
    <w:p w14:paraId="1A7AF2A2" w14:textId="77777777" w:rsidR="00E81FDE" w:rsidRPr="00AB6CA7" w:rsidRDefault="00E81FDE" w:rsidP="00DA7A00">
      <w:pPr>
        <w:rPr>
          <w:rFonts w:cs="Arial"/>
        </w:rPr>
      </w:pPr>
    </w:p>
    <w:p w14:paraId="79BAFF99" w14:textId="77777777" w:rsidR="00E81FDE" w:rsidRPr="00AB6CA7" w:rsidRDefault="00E81FDE" w:rsidP="00DA7A00">
      <w:pPr>
        <w:rPr>
          <w:rFonts w:cs="Arial"/>
        </w:rPr>
      </w:pPr>
    </w:p>
    <w:p w14:paraId="15EC8D1E" w14:textId="77777777" w:rsidR="00DC68DF" w:rsidRPr="004B3CE2" w:rsidRDefault="00DC68DF" w:rsidP="00847896">
      <w:pPr>
        <w:pStyle w:val="Heading2"/>
        <w:rPr>
          <w:snapToGrid w:val="0"/>
        </w:rPr>
      </w:pPr>
      <w:bookmarkStart w:id="2747" w:name="_Toc30407761"/>
      <w:bookmarkStart w:id="2748" w:name="_Toc126079330"/>
      <w:r>
        <w:rPr>
          <w:snapToGrid w:val="0"/>
        </w:rPr>
        <w:t>SFID O – Card Totals</w:t>
      </w:r>
      <w:bookmarkEnd w:id="2747"/>
      <w:bookmarkEnd w:id="2748"/>
      <w:r>
        <w:rPr>
          <w:snapToGrid w:val="0"/>
        </w:rPr>
        <w:t xml:space="preserve"> </w:t>
      </w:r>
    </w:p>
    <w:p w14:paraId="2EEE672E" w14:textId="77777777" w:rsidR="00E81FDE" w:rsidRDefault="00E81FDE" w:rsidP="004B3CE2">
      <w:pPr>
        <w:autoSpaceDE w:val="0"/>
        <w:autoSpaceDN w:val="0"/>
        <w:adjustRightInd w:val="0"/>
        <w:ind w:left="720"/>
        <w:rPr>
          <w:snapToGrid w:val="0"/>
          <w:color w:val="000000"/>
        </w:rPr>
      </w:pPr>
      <w:r>
        <w:rPr>
          <w:snapToGrid w:val="0"/>
          <w:color w:val="000000"/>
        </w:rPr>
        <w:t xml:space="preserve">Upon receiving a request for a specific group of card totals, the host will format this field to include the requested group of card totals along with information regarding the totals number of cards types defined for the terminal, the number of card totals in the response, and a flag indicating whether more card totals data exist or this is the last group of card totals for the terminal. </w:t>
      </w:r>
    </w:p>
    <w:p w14:paraId="0AF91ACB" w14:textId="77777777" w:rsidR="00E81FDE" w:rsidRDefault="00E81FDE" w:rsidP="004B3CE2">
      <w:pPr>
        <w:autoSpaceDE w:val="0"/>
        <w:autoSpaceDN w:val="0"/>
        <w:adjustRightInd w:val="0"/>
        <w:ind w:left="720"/>
        <w:rPr>
          <w:snapToGrid w:val="0"/>
          <w:color w:val="000000"/>
        </w:rPr>
      </w:pPr>
    </w:p>
    <w:p w14:paraId="11859160" w14:textId="77777777" w:rsidR="00E81FDE" w:rsidRDefault="00E81FDE" w:rsidP="004B3CE2">
      <w:pPr>
        <w:autoSpaceDE w:val="0"/>
        <w:autoSpaceDN w:val="0"/>
        <w:adjustRightInd w:val="0"/>
        <w:ind w:left="720"/>
        <w:rPr>
          <w:snapToGrid w:val="0"/>
          <w:color w:val="000000"/>
        </w:rPr>
      </w:pPr>
      <w:r>
        <w:rPr>
          <w:snapToGrid w:val="0"/>
          <w:color w:val="000000"/>
        </w:rPr>
        <w:t>The formatting of the field is as follows:</w:t>
      </w:r>
    </w:p>
    <w:p w14:paraId="4C26C91F" w14:textId="77777777" w:rsidR="00E81FDE" w:rsidRDefault="00E81FDE" w:rsidP="004B3CE2">
      <w:pPr>
        <w:ind w:left="720"/>
        <w:rPr>
          <w:snapToGrid w:val="0"/>
          <w:color w:val="000000"/>
        </w:rPr>
      </w:pPr>
    </w:p>
    <w:tbl>
      <w:tblPr>
        <w:tblStyle w:val="TableGrid"/>
        <w:tblW w:w="9360" w:type="dxa"/>
        <w:tblInd w:w="720" w:type="dxa"/>
        <w:tblBorders>
          <w:left w:val="none" w:sz="0" w:space="0" w:color="auto"/>
          <w:right w:val="none" w:sz="0" w:space="0" w:color="auto"/>
        </w:tblBorders>
        <w:tblLook w:val="04A0" w:firstRow="1" w:lastRow="0" w:firstColumn="1" w:lastColumn="0" w:noHBand="0" w:noVBand="1"/>
      </w:tblPr>
      <w:tblGrid>
        <w:gridCol w:w="1097"/>
        <w:gridCol w:w="935"/>
        <w:gridCol w:w="5886"/>
        <w:gridCol w:w="1442"/>
      </w:tblGrid>
      <w:tr w:rsidR="00D369F2" w14:paraId="3CA5E6FE" w14:textId="77777777" w:rsidTr="006D103D">
        <w:trPr>
          <w:tblHeader/>
        </w:trPr>
        <w:tc>
          <w:tcPr>
            <w:tcW w:w="1097" w:type="dxa"/>
          </w:tcPr>
          <w:p w14:paraId="06FE7B6A" w14:textId="77777777" w:rsidR="00B27460" w:rsidRDefault="00B27460" w:rsidP="000C5121">
            <w:pPr>
              <w:pStyle w:val="BodyText2"/>
              <w:spacing w:before="60" w:after="60"/>
              <w:jc w:val="center"/>
              <w:rPr>
                <w:color w:val="auto"/>
              </w:rPr>
            </w:pPr>
            <w:r w:rsidRPr="009161F7">
              <w:rPr>
                <w:b/>
                <w:color w:val="auto"/>
              </w:rPr>
              <w:t>Position</w:t>
            </w:r>
          </w:p>
        </w:tc>
        <w:tc>
          <w:tcPr>
            <w:tcW w:w="935" w:type="dxa"/>
          </w:tcPr>
          <w:p w14:paraId="6BD13A1E" w14:textId="77777777" w:rsidR="00B27460" w:rsidRDefault="00B27460" w:rsidP="000C5121">
            <w:pPr>
              <w:pStyle w:val="BodyText2"/>
              <w:spacing w:before="60" w:after="60"/>
              <w:jc w:val="center"/>
              <w:rPr>
                <w:color w:val="auto"/>
              </w:rPr>
            </w:pPr>
            <w:r w:rsidRPr="009161F7">
              <w:rPr>
                <w:b/>
                <w:color w:val="auto"/>
              </w:rPr>
              <w:t>Length</w:t>
            </w:r>
          </w:p>
        </w:tc>
        <w:tc>
          <w:tcPr>
            <w:tcW w:w="5888" w:type="dxa"/>
          </w:tcPr>
          <w:p w14:paraId="54AF7BF8" w14:textId="77777777" w:rsidR="00B27460" w:rsidRDefault="00B27460" w:rsidP="000C5121">
            <w:pPr>
              <w:pStyle w:val="BodyText2"/>
              <w:spacing w:before="60" w:after="60"/>
              <w:rPr>
                <w:color w:val="auto"/>
              </w:rPr>
            </w:pPr>
            <w:r w:rsidRPr="009161F7">
              <w:rPr>
                <w:b/>
                <w:color w:val="auto"/>
              </w:rPr>
              <w:t>Description</w:t>
            </w:r>
          </w:p>
        </w:tc>
        <w:tc>
          <w:tcPr>
            <w:tcW w:w="1440" w:type="dxa"/>
          </w:tcPr>
          <w:p w14:paraId="6B33C8A9" w14:textId="77777777" w:rsidR="00B27460" w:rsidRPr="009161F7" w:rsidRDefault="006D103D" w:rsidP="000C5121">
            <w:pPr>
              <w:pStyle w:val="BodyText2"/>
              <w:spacing w:before="60" w:after="60"/>
              <w:jc w:val="center"/>
              <w:rPr>
                <w:b/>
                <w:color w:val="auto"/>
              </w:rPr>
            </w:pPr>
            <w:r>
              <w:rPr>
                <w:b/>
                <w:color w:val="auto"/>
              </w:rPr>
              <w:t>Picture</w:t>
            </w:r>
          </w:p>
        </w:tc>
      </w:tr>
      <w:tr w:rsidR="00D369F2" w14:paraId="37DB4641" w14:textId="77777777" w:rsidTr="006D103D">
        <w:tc>
          <w:tcPr>
            <w:tcW w:w="1097" w:type="dxa"/>
          </w:tcPr>
          <w:p w14:paraId="439B71D2" w14:textId="77777777" w:rsidR="00B27460" w:rsidRDefault="00B27460" w:rsidP="005E4468">
            <w:pPr>
              <w:pStyle w:val="BodyText2"/>
              <w:jc w:val="center"/>
              <w:rPr>
                <w:color w:val="auto"/>
              </w:rPr>
            </w:pPr>
            <w:r w:rsidRPr="00A655B6">
              <w:rPr>
                <w:color w:val="auto"/>
              </w:rPr>
              <w:t>01–0</w:t>
            </w:r>
            <w:r>
              <w:rPr>
                <w:color w:val="auto"/>
              </w:rPr>
              <w:t>2</w:t>
            </w:r>
          </w:p>
        </w:tc>
        <w:tc>
          <w:tcPr>
            <w:tcW w:w="935" w:type="dxa"/>
          </w:tcPr>
          <w:p w14:paraId="3D6A4D12" w14:textId="77777777" w:rsidR="00B27460" w:rsidRDefault="00B27460" w:rsidP="005E4468">
            <w:pPr>
              <w:pStyle w:val="BodyText2"/>
              <w:jc w:val="center"/>
              <w:rPr>
                <w:color w:val="auto"/>
              </w:rPr>
            </w:pPr>
            <w:r>
              <w:rPr>
                <w:color w:val="auto"/>
              </w:rPr>
              <w:t>2</w:t>
            </w:r>
          </w:p>
        </w:tc>
        <w:tc>
          <w:tcPr>
            <w:tcW w:w="5888" w:type="dxa"/>
          </w:tcPr>
          <w:p w14:paraId="321B85D4" w14:textId="77777777" w:rsidR="00B27460" w:rsidRDefault="00B27460" w:rsidP="00B27460">
            <w:pPr>
              <w:spacing w:after="120"/>
              <w:rPr>
                <w:snapToGrid w:val="0"/>
                <w:color w:val="000000"/>
              </w:rPr>
            </w:pPr>
            <w:r w:rsidRPr="004B3CE2">
              <w:rPr>
                <w:b/>
                <w:snapToGrid w:val="0"/>
                <w:color w:val="000000"/>
              </w:rPr>
              <w:t>Total Number of Card Types</w:t>
            </w:r>
            <w:r>
              <w:rPr>
                <w:snapToGrid w:val="0"/>
                <w:color w:val="000000"/>
              </w:rPr>
              <w:tab/>
            </w:r>
            <w:r>
              <w:rPr>
                <w:snapToGrid w:val="0"/>
                <w:color w:val="000000"/>
              </w:rPr>
              <w:tab/>
            </w:r>
            <w:r>
              <w:rPr>
                <w:snapToGrid w:val="0"/>
                <w:color w:val="000000"/>
              </w:rPr>
              <w:tab/>
            </w:r>
          </w:p>
          <w:p w14:paraId="64E9EB22" w14:textId="77777777" w:rsidR="00B27460" w:rsidRDefault="00B27460" w:rsidP="00B27460">
            <w:pPr>
              <w:autoSpaceDE w:val="0"/>
              <w:autoSpaceDN w:val="0"/>
              <w:adjustRightInd w:val="0"/>
              <w:rPr>
                <w:snapToGrid w:val="0"/>
                <w:color w:val="000000"/>
              </w:rPr>
            </w:pPr>
            <w:r>
              <w:rPr>
                <w:snapToGrid w:val="0"/>
                <w:color w:val="000000"/>
              </w:rPr>
              <w:t>Total number of card types defined for the terminal</w:t>
            </w:r>
          </w:p>
          <w:p w14:paraId="7CEE5E60" w14:textId="77777777" w:rsidR="00D369F2" w:rsidRDefault="00D369F2" w:rsidP="00B27460">
            <w:pPr>
              <w:autoSpaceDE w:val="0"/>
              <w:autoSpaceDN w:val="0"/>
              <w:adjustRightInd w:val="0"/>
            </w:pPr>
          </w:p>
        </w:tc>
        <w:tc>
          <w:tcPr>
            <w:tcW w:w="1440" w:type="dxa"/>
          </w:tcPr>
          <w:p w14:paraId="5FA77FB6" w14:textId="77777777" w:rsidR="00B27460" w:rsidRDefault="00B27460" w:rsidP="00B27460">
            <w:pPr>
              <w:autoSpaceDE w:val="0"/>
              <w:autoSpaceDN w:val="0"/>
              <w:adjustRightInd w:val="0"/>
              <w:ind w:left="340" w:hanging="340"/>
              <w:jc w:val="center"/>
              <w:rPr>
                <w:snapToGrid w:val="0"/>
                <w:color w:val="000000"/>
              </w:rPr>
            </w:pPr>
            <w:r>
              <w:rPr>
                <w:snapToGrid w:val="0"/>
                <w:color w:val="000000"/>
              </w:rPr>
              <w:t>PIC 9(2)</w:t>
            </w:r>
          </w:p>
        </w:tc>
      </w:tr>
      <w:tr w:rsidR="006D103D" w14:paraId="3D68D67D" w14:textId="77777777" w:rsidTr="006D103D">
        <w:tc>
          <w:tcPr>
            <w:tcW w:w="1097" w:type="dxa"/>
          </w:tcPr>
          <w:p w14:paraId="7222FCFC" w14:textId="77777777" w:rsidR="00B27460" w:rsidRPr="00A655B6" w:rsidRDefault="00B27460" w:rsidP="005E4468">
            <w:pPr>
              <w:pStyle w:val="BodyText2"/>
              <w:jc w:val="center"/>
              <w:rPr>
                <w:color w:val="auto"/>
              </w:rPr>
            </w:pPr>
            <w:r>
              <w:rPr>
                <w:color w:val="000000"/>
              </w:rPr>
              <w:t>03-04</w:t>
            </w:r>
          </w:p>
        </w:tc>
        <w:tc>
          <w:tcPr>
            <w:tcW w:w="935" w:type="dxa"/>
          </w:tcPr>
          <w:p w14:paraId="4350336D" w14:textId="77777777" w:rsidR="00B27460" w:rsidRDefault="00B27460" w:rsidP="005E4468">
            <w:pPr>
              <w:pStyle w:val="BodyText2"/>
              <w:jc w:val="center"/>
              <w:rPr>
                <w:color w:val="auto"/>
              </w:rPr>
            </w:pPr>
            <w:r>
              <w:rPr>
                <w:color w:val="000000"/>
              </w:rPr>
              <w:t>2</w:t>
            </w:r>
          </w:p>
        </w:tc>
        <w:tc>
          <w:tcPr>
            <w:tcW w:w="5888" w:type="dxa"/>
          </w:tcPr>
          <w:p w14:paraId="76D1BB61" w14:textId="77777777" w:rsidR="00B27460" w:rsidRDefault="00B27460" w:rsidP="00B27460">
            <w:pPr>
              <w:tabs>
                <w:tab w:val="left" w:pos="0"/>
                <w:tab w:val="left" w:pos="720"/>
                <w:tab w:val="left" w:pos="1440"/>
                <w:tab w:val="left" w:pos="2160"/>
                <w:tab w:val="left" w:pos="2880"/>
                <w:tab w:val="left" w:pos="3600"/>
                <w:tab w:val="left" w:pos="4320"/>
              </w:tabs>
              <w:spacing w:after="120" w:line="240" w:lineRule="atLeast"/>
              <w:rPr>
                <w:snapToGrid w:val="0"/>
                <w:color w:val="000000"/>
              </w:rPr>
            </w:pPr>
            <w:r w:rsidRPr="004B3CE2">
              <w:rPr>
                <w:b/>
                <w:snapToGrid w:val="0"/>
                <w:color w:val="000000"/>
              </w:rPr>
              <w:t>Number of Card Totals in Group</w:t>
            </w:r>
            <w:r w:rsidRPr="004B3CE2">
              <w:rPr>
                <w:b/>
                <w:snapToGrid w:val="0"/>
                <w:color w:val="000000"/>
              </w:rPr>
              <w:tab/>
            </w:r>
            <w:r>
              <w:rPr>
                <w:snapToGrid w:val="0"/>
                <w:color w:val="000000"/>
              </w:rPr>
              <w:tab/>
            </w:r>
          </w:p>
          <w:p w14:paraId="670E6FD2" w14:textId="77777777" w:rsidR="00D369F2" w:rsidRDefault="00B27460" w:rsidP="00B27460">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Number of card totals included in this response message</w:t>
            </w:r>
          </w:p>
          <w:p w14:paraId="2FE4C799" w14:textId="77777777" w:rsidR="00B27460" w:rsidRPr="004B3CE2" w:rsidRDefault="00B27460" w:rsidP="00B27460">
            <w:pPr>
              <w:tabs>
                <w:tab w:val="left" w:pos="0"/>
                <w:tab w:val="left" w:pos="720"/>
                <w:tab w:val="left" w:pos="1440"/>
                <w:tab w:val="left" w:pos="2160"/>
                <w:tab w:val="left" w:pos="2880"/>
                <w:tab w:val="left" w:pos="3600"/>
                <w:tab w:val="left" w:pos="4320"/>
              </w:tabs>
              <w:spacing w:line="240" w:lineRule="atLeast"/>
              <w:rPr>
                <w:b/>
                <w:snapToGrid w:val="0"/>
                <w:color w:val="000000"/>
              </w:rPr>
            </w:pPr>
          </w:p>
        </w:tc>
        <w:tc>
          <w:tcPr>
            <w:tcW w:w="1440" w:type="dxa"/>
          </w:tcPr>
          <w:p w14:paraId="76C9F92B" w14:textId="77777777" w:rsidR="00B27460" w:rsidRDefault="00B27460" w:rsidP="00B27460">
            <w:pPr>
              <w:autoSpaceDE w:val="0"/>
              <w:autoSpaceDN w:val="0"/>
              <w:adjustRightInd w:val="0"/>
              <w:ind w:left="340" w:hanging="340"/>
              <w:jc w:val="center"/>
              <w:rPr>
                <w:snapToGrid w:val="0"/>
                <w:color w:val="000000"/>
              </w:rPr>
            </w:pPr>
            <w:r>
              <w:rPr>
                <w:snapToGrid w:val="0"/>
                <w:color w:val="000000"/>
              </w:rPr>
              <w:t>PIC 9(2)</w:t>
            </w:r>
          </w:p>
        </w:tc>
      </w:tr>
      <w:tr w:rsidR="006D103D" w14:paraId="3F4301D2" w14:textId="77777777" w:rsidTr="006D103D">
        <w:tc>
          <w:tcPr>
            <w:tcW w:w="1097" w:type="dxa"/>
          </w:tcPr>
          <w:p w14:paraId="79F95A97" w14:textId="77777777" w:rsidR="00D369F2" w:rsidRDefault="00D369F2" w:rsidP="005E4468">
            <w:pPr>
              <w:pStyle w:val="BodyText2"/>
              <w:jc w:val="center"/>
              <w:rPr>
                <w:color w:val="000000"/>
              </w:rPr>
            </w:pPr>
            <w:r>
              <w:rPr>
                <w:color w:val="000000"/>
              </w:rPr>
              <w:t>05</w:t>
            </w:r>
          </w:p>
        </w:tc>
        <w:tc>
          <w:tcPr>
            <w:tcW w:w="935" w:type="dxa"/>
          </w:tcPr>
          <w:p w14:paraId="6E15433F" w14:textId="77777777" w:rsidR="00D369F2" w:rsidRDefault="00D369F2" w:rsidP="005E4468">
            <w:pPr>
              <w:pStyle w:val="BodyText2"/>
              <w:jc w:val="center"/>
              <w:rPr>
                <w:color w:val="000000"/>
              </w:rPr>
            </w:pPr>
            <w:r>
              <w:rPr>
                <w:color w:val="000000"/>
              </w:rPr>
              <w:t>1</w:t>
            </w:r>
          </w:p>
        </w:tc>
        <w:tc>
          <w:tcPr>
            <w:tcW w:w="5888" w:type="dxa"/>
          </w:tcPr>
          <w:p w14:paraId="40C1B369" w14:textId="77777777" w:rsidR="00D369F2" w:rsidRDefault="00D369F2" w:rsidP="00D369F2">
            <w:pPr>
              <w:tabs>
                <w:tab w:val="left" w:pos="0"/>
                <w:tab w:val="left" w:pos="720"/>
                <w:tab w:val="left" w:pos="1440"/>
                <w:tab w:val="left" w:pos="2160"/>
                <w:tab w:val="left" w:pos="2880"/>
                <w:tab w:val="left" w:pos="3600"/>
                <w:tab w:val="left" w:pos="4320"/>
              </w:tabs>
              <w:spacing w:after="120" w:line="240" w:lineRule="atLeast"/>
              <w:rPr>
                <w:snapToGrid w:val="0"/>
                <w:color w:val="000000"/>
              </w:rPr>
            </w:pPr>
            <w:r w:rsidRPr="004B3CE2">
              <w:rPr>
                <w:b/>
                <w:snapToGrid w:val="0"/>
                <w:color w:val="000000"/>
              </w:rPr>
              <w:t>More Data Flag</w:t>
            </w:r>
            <w:r w:rsidRPr="004B3CE2">
              <w:rPr>
                <w:b/>
                <w:snapToGrid w:val="0"/>
                <w:color w:val="000000"/>
              </w:rPr>
              <w:tab/>
            </w:r>
            <w:r>
              <w:rPr>
                <w:snapToGrid w:val="0"/>
                <w:color w:val="000000"/>
              </w:rPr>
              <w:tab/>
            </w:r>
            <w:r>
              <w:rPr>
                <w:snapToGrid w:val="0"/>
                <w:color w:val="000000"/>
              </w:rPr>
              <w:tab/>
            </w:r>
            <w:r>
              <w:rPr>
                <w:snapToGrid w:val="0"/>
                <w:color w:val="000000"/>
              </w:rPr>
              <w:tab/>
            </w:r>
            <w:r>
              <w:rPr>
                <w:snapToGrid w:val="0"/>
                <w:color w:val="000000"/>
              </w:rPr>
              <w:tab/>
            </w:r>
          </w:p>
          <w:p w14:paraId="620C8FCB" w14:textId="191002DE" w:rsidR="00D369F2" w:rsidRDefault="00D369F2" w:rsidP="00D369F2">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A flag indicating whether more card totals data exists for this terminal – requiring the POS to send a subsequent request with the next card totals group index value or no more card totals data is </w:t>
            </w:r>
            <w:r w:rsidR="001E7691">
              <w:rPr>
                <w:snapToGrid w:val="0"/>
                <w:color w:val="000000"/>
              </w:rPr>
              <w:t>available,</w:t>
            </w:r>
            <w:r>
              <w:rPr>
                <w:snapToGrid w:val="0"/>
                <w:color w:val="000000"/>
              </w:rPr>
              <w:t xml:space="preserve"> and the POS should disconnect after the receiving the response.  Valid values are as follows:</w:t>
            </w:r>
          </w:p>
          <w:p w14:paraId="16F557FC" w14:textId="77777777" w:rsidR="00D369F2" w:rsidRDefault="00D369F2" w:rsidP="00D369F2">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 </w:t>
            </w:r>
          </w:p>
          <w:p w14:paraId="5D3D0DFA" w14:textId="77777777" w:rsidR="00D369F2" w:rsidRDefault="00D369F2" w:rsidP="00D369F2">
            <w:pPr>
              <w:tabs>
                <w:tab w:val="left" w:pos="0"/>
                <w:tab w:val="left" w:pos="1440"/>
                <w:tab w:val="left" w:pos="2160"/>
                <w:tab w:val="left" w:pos="2880"/>
                <w:tab w:val="left" w:pos="4320"/>
              </w:tabs>
              <w:spacing w:line="240" w:lineRule="atLeast"/>
              <w:rPr>
                <w:snapToGrid w:val="0"/>
                <w:color w:val="000000"/>
              </w:rPr>
            </w:pPr>
            <w:r>
              <w:rPr>
                <w:snapToGrid w:val="0"/>
                <w:color w:val="000000"/>
              </w:rPr>
              <w:t>0 = No more data available</w:t>
            </w:r>
          </w:p>
          <w:p w14:paraId="0A4E08D7" w14:textId="77777777" w:rsidR="00D369F2" w:rsidRDefault="00D369F2" w:rsidP="00D369F2">
            <w:pPr>
              <w:tabs>
                <w:tab w:val="left" w:pos="0"/>
                <w:tab w:val="left" w:pos="1440"/>
                <w:tab w:val="left" w:pos="2160"/>
                <w:tab w:val="left" w:pos="2880"/>
                <w:tab w:val="left" w:pos="4320"/>
              </w:tabs>
              <w:spacing w:line="240" w:lineRule="atLeast"/>
              <w:rPr>
                <w:snapToGrid w:val="0"/>
                <w:color w:val="000000"/>
              </w:rPr>
            </w:pPr>
            <w:r>
              <w:rPr>
                <w:snapToGrid w:val="0"/>
                <w:color w:val="000000"/>
              </w:rPr>
              <w:t>1 = More data available</w:t>
            </w:r>
          </w:p>
          <w:p w14:paraId="6EB5CB7D" w14:textId="77777777" w:rsidR="00D369F2" w:rsidRPr="004B3CE2" w:rsidRDefault="00D369F2" w:rsidP="00B27460">
            <w:pPr>
              <w:tabs>
                <w:tab w:val="left" w:pos="0"/>
                <w:tab w:val="left" w:pos="720"/>
                <w:tab w:val="left" w:pos="1440"/>
                <w:tab w:val="left" w:pos="2160"/>
                <w:tab w:val="left" w:pos="2880"/>
                <w:tab w:val="left" w:pos="3600"/>
                <w:tab w:val="left" w:pos="4320"/>
              </w:tabs>
              <w:spacing w:after="120" w:line="240" w:lineRule="atLeast"/>
              <w:rPr>
                <w:b/>
                <w:snapToGrid w:val="0"/>
                <w:color w:val="000000"/>
              </w:rPr>
            </w:pPr>
          </w:p>
        </w:tc>
        <w:tc>
          <w:tcPr>
            <w:tcW w:w="1440" w:type="dxa"/>
          </w:tcPr>
          <w:p w14:paraId="4F4C5AC4" w14:textId="77777777" w:rsidR="00D369F2" w:rsidRDefault="00D369F2" w:rsidP="00B27460">
            <w:pPr>
              <w:autoSpaceDE w:val="0"/>
              <w:autoSpaceDN w:val="0"/>
              <w:adjustRightInd w:val="0"/>
              <w:ind w:left="340" w:hanging="340"/>
              <w:jc w:val="center"/>
              <w:rPr>
                <w:snapToGrid w:val="0"/>
                <w:color w:val="000000"/>
              </w:rPr>
            </w:pPr>
            <w:r>
              <w:rPr>
                <w:snapToGrid w:val="0"/>
                <w:color w:val="000000"/>
              </w:rPr>
              <w:t>PIC X</w:t>
            </w:r>
          </w:p>
        </w:tc>
      </w:tr>
      <w:tr w:rsidR="006D103D" w14:paraId="64928762" w14:textId="77777777" w:rsidTr="006D103D">
        <w:tc>
          <w:tcPr>
            <w:tcW w:w="1097" w:type="dxa"/>
          </w:tcPr>
          <w:p w14:paraId="08A9AF5B" w14:textId="77777777" w:rsidR="00D369F2" w:rsidRDefault="00D369F2" w:rsidP="005E4468">
            <w:pPr>
              <w:pStyle w:val="BodyText2"/>
              <w:jc w:val="center"/>
              <w:rPr>
                <w:color w:val="000000"/>
              </w:rPr>
            </w:pPr>
            <w:r>
              <w:rPr>
                <w:color w:val="000000"/>
              </w:rPr>
              <w:lastRenderedPageBreak/>
              <w:t>06-735</w:t>
            </w:r>
          </w:p>
        </w:tc>
        <w:tc>
          <w:tcPr>
            <w:tcW w:w="935" w:type="dxa"/>
          </w:tcPr>
          <w:p w14:paraId="70B8F645" w14:textId="77777777" w:rsidR="00D369F2" w:rsidRDefault="00D369F2" w:rsidP="00D369F2">
            <w:pPr>
              <w:pStyle w:val="BodyText2"/>
              <w:spacing w:line="240" w:lineRule="auto"/>
              <w:jc w:val="center"/>
              <w:rPr>
                <w:color w:val="000000"/>
              </w:rPr>
            </w:pPr>
            <w:r>
              <w:rPr>
                <w:color w:val="000000"/>
              </w:rPr>
              <w:t>73</w:t>
            </w:r>
          </w:p>
        </w:tc>
        <w:tc>
          <w:tcPr>
            <w:tcW w:w="5888" w:type="dxa"/>
          </w:tcPr>
          <w:p w14:paraId="02CCA876" w14:textId="77777777" w:rsidR="00D369F2" w:rsidRDefault="00D369F2" w:rsidP="00D369F2">
            <w:pPr>
              <w:tabs>
                <w:tab w:val="left" w:pos="0"/>
                <w:tab w:val="left" w:pos="720"/>
                <w:tab w:val="left" w:pos="1440"/>
                <w:tab w:val="left" w:pos="2160"/>
                <w:tab w:val="left" w:pos="2880"/>
                <w:tab w:val="left" w:pos="3600"/>
                <w:tab w:val="left" w:pos="4320"/>
              </w:tabs>
              <w:spacing w:after="120" w:line="240" w:lineRule="atLeast"/>
              <w:rPr>
                <w:snapToGrid w:val="0"/>
                <w:color w:val="000000"/>
              </w:rPr>
            </w:pPr>
            <w:r w:rsidRPr="004B3CE2">
              <w:rPr>
                <w:b/>
                <w:snapToGrid w:val="0"/>
                <w:color w:val="000000"/>
              </w:rPr>
              <w:t>Card Totals</w:t>
            </w:r>
            <w:r>
              <w:rPr>
                <w:snapToGrid w:val="0"/>
                <w:color w:val="000000"/>
              </w:rPr>
              <w:t xml:space="preserve"> </w:t>
            </w:r>
          </w:p>
          <w:p w14:paraId="00675FDB" w14:textId="77777777" w:rsidR="00D369F2" w:rsidRDefault="00D369F2" w:rsidP="00D369F2">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The field is an array of 1-10 rows. </w:t>
            </w:r>
            <w:r w:rsidRPr="00FA2107">
              <w:rPr>
                <w:snapToGrid w:val="0"/>
                <w:color w:val="000000"/>
              </w:rPr>
              <w:t xml:space="preserve">The number of card totals in each message is either the maximum </w:t>
            </w:r>
            <w:r>
              <w:rPr>
                <w:snapToGrid w:val="0"/>
                <w:color w:val="000000"/>
              </w:rPr>
              <w:t xml:space="preserve">number the </w:t>
            </w:r>
            <w:r w:rsidRPr="00FA2107">
              <w:rPr>
                <w:snapToGrid w:val="0"/>
                <w:color w:val="000000"/>
              </w:rPr>
              <w:t>response message can hold for this terminal (based on the max resp</w:t>
            </w:r>
            <w:r>
              <w:rPr>
                <w:snapToGrid w:val="0"/>
                <w:color w:val="000000"/>
              </w:rPr>
              <w:t>onse</w:t>
            </w:r>
            <w:r w:rsidRPr="00FA2107">
              <w:rPr>
                <w:snapToGrid w:val="0"/>
                <w:color w:val="000000"/>
              </w:rPr>
              <w:t xml:space="preserve"> length parameter</w:t>
            </w:r>
            <w:r>
              <w:rPr>
                <w:snapToGrid w:val="0"/>
                <w:color w:val="000000"/>
              </w:rPr>
              <w:t xml:space="preserve"> configured on the host or the maximum number this field can hold, i.e. 10</w:t>
            </w:r>
            <w:r w:rsidRPr="00FA2107">
              <w:rPr>
                <w:snapToGrid w:val="0"/>
                <w:color w:val="000000"/>
              </w:rPr>
              <w:t xml:space="preserve">) or the remaining card </w:t>
            </w:r>
            <w:r>
              <w:rPr>
                <w:snapToGrid w:val="0"/>
                <w:color w:val="000000"/>
              </w:rPr>
              <w:t>totals</w:t>
            </w:r>
            <w:r w:rsidRPr="00FA2107">
              <w:rPr>
                <w:snapToGrid w:val="0"/>
                <w:color w:val="000000"/>
              </w:rPr>
              <w:t xml:space="preserve"> for this terminal.</w:t>
            </w:r>
            <w:r>
              <w:rPr>
                <w:snapToGrid w:val="0"/>
                <w:color w:val="000000"/>
              </w:rPr>
              <w:t xml:space="preserve"> Each row represents the totals for one card type and contain the following elements:</w:t>
            </w:r>
          </w:p>
          <w:p w14:paraId="18D515C0" w14:textId="77777777" w:rsidR="006D103D" w:rsidRDefault="006D103D" w:rsidP="00D369F2">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061"/>
              <w:gridCol w:w="3183"/>
              <w:gridCol w:w="1196"/>
            </w:tblGrid>
            <w:tr w:rsidR="006D103D" w14:paraId="25161588" w14:textId="77777777" w:rsidTr="005E4468">
              <w:tc>
                <w:tcPr>
                  <w:tcW w:w="1061" w:type="dxa"/>
                </w:tcPr>
                <w:p w14:paraId="41B03246"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Position</w:t>
                  </w:r>
                </w:p>
              </w:tc>
              <w:tc>
                <w:tcPr>
                  <w:tcW w:w="3183" w:type="dxa"/>
                </w:tcPr>
                <w:p w14:paraId="1F85749C"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rPr>
                      <w:b/>
                      <w:snapToGrid w:val="0"/>
                      <w:color w:val="000000"/>
                    </w:rPr>
                  </w:pPr>
                  <w:r>
                    <w:rPr>
                      <w:b/>
                      <w:snapToGrid w:val="0"/>
                      <w:color w:val="000000"/>
                    </w:rPr>
                    <w:t>Description</w:t>
                  </w:r>
                </w:p>
              </w:tc>
              <w:tc>
                <w:tcPr>
                  <w:tcW w:w="1123" w:type="dxa"/>
                </w:tcPr>
                <w:p w14:paraId="5DD73B98"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Picture</w:t>
                  </w:r>
                </w:p>
              </w:tc>
            </w:tr>
            <w:tr w:rsidR="006D103D" w14:paraId="0B02FEE1" w14:textId="77777777" w:rsidTr="005E4468">
              <w:tc>
                <w:tcPr>
                  <w:tcW w:w="1061" w:type="dxa"/>
                </w:tcPr>
                <w:p w14:paraId="5B44B7AE" w14:textId="77777777" w:rsidR="006D103D" w:rsidRPr="00D369F2" w:rsidRDefault="006D103D" w:rsidP="006D103D">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bCs/>
                      <w:snapToGrid w:val="0"/>
                      <w:color w:val="000000"/>
                    </w:rPr>
                    <w:t>01-02</w:t>
                  </w:r>
                </w:p>
              </w:tc>
              <w:tc>
                <w:tcPr>
                  <w:tcW w:w="3183" w:type="dxa"/>
                </w:tcPr>
                <w:p w14:paraId="76476DAB" w14:textId="77777777" w:rsidR="006D103D" w:rsidRPr="00DA7A00" w:rsidRDefault="006D103D" w:rsidP="006D103D">
                  <w:pPr>
                    <w:tabs>
                      <w:tab w:val="left" w:pos="0"/>
                      <w:tab w:val="left" w:pos="720"/>
                      <w:tab w:val="left" w:pos="1440"/>
                      <w:tab w:val="left" w:pos="2160"/>
                      <w:tab w:val="left" w:pos="2880"/>
                      <w:tab w:val="left" w:pos="3600"/>
                      <w:tab w:val="left" w:pos="4320"/>
                    </w:tabs>
                    <w:spacing w:after="120" w:line="240" w:lineRule="atLeast"/>
                    <w:rPr>
                      <w:snapToGrid w:val="0"/>
                      <w:color w:val="000000"/>
                    </w:rPr>
                  </w:pPr>
                  <w:r w:rsidRPr="004B3CE2">
                    <w:rPr>
                      <w:b/>
                      <w:snapToGrid w:val="0"/>
                      <w:color w:val="000000"/>
                    </w:rPr>
                    <w:t>Card totals number</w:t>
                  </w:r>
                  <w:r w:rsidRPr="00604F2D">
                    <w:rPr>
                      <w:snapToGrid w:val="0"/>
                      <w:color w:val="000000"/>
                    </w:rPr>
                    <w:tab/>
                  </w:r>
                </w:p>
                <w:p w14:paraId="2D4722B2" w14:textId="77777777" w:rsidR="006D103D" w:rsidRPr="00DA7A00" w:rsidRDefault="006D103D" w:rsidP="006D103D">
                  <w:pPr>
                    <w:tabs>
                      <w:tab w:val="left" w:pos="0"/>
                      <w:tab w:val="left" w:pos="720"/>
                      <w:tab w:val="left" w:pos="1440"/>
                      <w:tab w:val="left" w:pos="2160"/>
                      <w:tab w:val="left" w:pos="2880"/>
                      <w:tab w:val="left" w:pos="3600"/>
                      <w:tab w:val="left" w:pos="4320"/>
                    </w:tabs>
                    <w:spacing w:line="240" w:lineRule="atLeast"/>
                    <w:rPr>
                      <w:rFonts w:cs="Arial"/>
                    </w:rPr>
                  </w:pPr>
                  <w:r w:rsidRPr="00604F2D">
                    <w:rPr>
                      <w:snapToGrid w:val="0"/>
                      <w:color w:val="000000"/>
                    </w:rPr>
                    <w:t>A value representing the order of the service in the terminal</w:t>
                  </w:r>
                  <w:r w:rsidRPr="00DA7A00">
                    <w:rPr>
                      <w:rFonts w:cs="Arial"/>
                    </w:rPr>
                    <w:t xml:space="preserve"> configuration record on BASE24. Values start with “01”</w:t>
                  </w:r>
                </w:p>
                <w:p w14:paraId="1D0ADDF5"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rPr>
                      <w:b/>
                      <w:snapToGrid w:val="0"/>
                      <w:color w:val="000000"/>
                    </w:rPr>
                  </w:pPr>
                </w:p>
              </w:tc>
              <w:tc>
                <w:tcPr>
                  <w:tcW w:w="1123" w:type="dxa"/>
                </w:tcPr>
                <w:p w14:paraId="44F1CAEF"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604F2D">
                    <w:rPr>
                      <w:snapToGrid w:val="0"/>
                      <w:color w:val="000000"/>
                    </w:rPr>
                    <w:t>PIC 9(2)</w:t>
                  </w:r>
                </w:p>
              </w:tc>
            </w:tr>
            <w:tr w:rsidR="006D103D" w:rsidRPr="00604F2D" w14:paraId="4ED4285F" w14:textId="77777777" w:rsidTr="005E4468">
              <w:tc>
                <w:tcPr>
                  <w:tcW w:w="1061" w:type="dxa"/>
                </w:tcPr>
                <w:p w14:paraId="0CF8BF3B"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sidRPr="00DA7A00">
                    <w:rPr>
                      <w:rFonts w:cs="Arial"/>
                    </w:rPr>
                    <w:t>03-04</w:t>
                  </w:r>
                </w:p>
              </w:tc>
              <w:tc>
                <w:tcPr>
                  <w:tcW w:w="3183" w:type="dxa"/>
                </w:tcPr>
                <w:p w14:paraId="3DCCE478" w14:textId="77777777" w:rsidR="006D103D" w:rsidRPr="00DA7A00" w:rsidRDefault="006D103D" w:rsidP="006D103D">
                  <w:pPr>
                    <w:spacing w:after="120"/>
                    <w:rPr>
                      <w:rFonts w:cs="Arial"/>
                    </w:rPr>
                  </w:pPr>
                  <w:r w:rsidRPr="004B3CE2">
                    <w:rPr>
                      <w:rFonts w:cs="Arial"/>
                      <w:b/>
                    </w:rPr>
                    <w:t>Card type</w:t>
                  </w:r>
                  <w:r w:rsidRPr="00DA7A00">
                    <w:rPr>
                      <w:rFonts w:cs="Arial"/>
                    </w:rPr>
                    <w:tab/>
                  </w:r>
                  <w:r w:rsidRPr="00DA7A00">
                    <w:rPr>
                      <w:rFonts w:cs="Arial"/>
                    </w:rPr>
                    <w:tab/>
                  </w:r>
                </w:p>
                <w:p w14:paraId="7865A59C" w14:textId="77777777" w:rsidR="006D103D" w:rsidRDefault="006D103D" w:rsidP="006D103D">
                  <w:pPr>
                    <w:rPr>
                      <w:rFonts w:cs="Arial"/>
                    </w:rPr>
                  </w:pPr>
                  <w:r w:rsidRPr="00DA7A00">
                    <w:rPr>
                      <w:rFonts w:cs="Arial"/>
                    </w:rPr>
                    <w:t>The card type value associated to the totals</w:t>
                  </w:r>
                </w:p>
                <w:p w14:paraId="6E8F3F97" w14:textId="77777777" w:rsidR="006D103D" w:rsidRPr="00D369F2" w:rsidRDefault="006D103D" w:rsidP="006D103D">
                  <w:pPr>
                    <w:rPr>
                      <w:rFonts w:cs="Arial"/>
                    </w:rPr>
                  </w:pPr>
                </w:p>
              </w:tc>
              <w:tc>
                <w:tcPr>
                  <w:tcW w:w="1123" w:type="dxa"/>
                </w:tcPr>
                <w:p w14:paraId="08876FAE" w14:textId="77777777" w:rsidR="006D103D" w:rsidRPr="00604F2D" w:rsidRDefault="006D103D" w:rsidP="006D103D">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DA7A00">
                    <w:rPr>
                      <w:rFonts w:cs="Arial"/>
                    </w:rPr>
                    <w:t>PIC X(2)</w:t>
                  </w:r>
                </w:p>
              </w:tc>
            </w:tr>
            <w:tr w:rsidR="006D103D" w:rsidRPr="00DA7A00" w14:paraId="07BBA8DC" w14:textId="77777777" w:rsidTr="005E4468">
              <w:tc>
                <w:tcPr>
                  <w:tcW w:w="1061" w:type="dxa"/>
                </w:tcPr>
                <w:p w14:paraId="3C1DAD43" w14:textId="77777777" w:rsidR="006D103D" w:rsidRPr="00DA7A00"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DA7A00">
                    <w:rPr>
                      <w:rFonts w:cs="Arial"/>
                    </w:rPr>
                    <w:t>05-08</w:t>
                  </w:r>
                </w:p>
              </w:tc>
              <w:tc>
                <w:tcPr>
                  <w:tcW w:w="3183" w:type="dxa"/>
                </w:tcPr>
                <w:p w14:paraId="598CBAA1" w14:textId="77777777" w:rsidR="006D103D" w:rsidRPr="00DA7A00" w:rsidRDefault="006D103D" w:rsidP="006D103D">
                  <w:pPr>
                    <w:spacing w:after="120"/>
                    <w:rPr>
                      <w:rFonts w:cs="Arial"/>
                    </w:rPr>
                  </w:pPr>
                  <w:r w:rsidRPr="004B3CE2">
                    <w:rPr>
                      <w:rFonts w:cs="Arial"/>
                      <w:b/>
                    </w:rPr>
                    <w:t>Debit count</w:t>
                  </w:r>
                  <w:r w:rsidRPr="00DA7A00">
                    <w:rPr>
                      <w:rFonts w:cs="Arial"/>
                    </w:rPr>
                    <w:tab/>
                  </w:r>
                  <w:r w:rsidRPr="00DA7A00">
                    <w:rPr>
                      <w:rFonts w:cs="Arial"/>
                    </w:rPr>
                    <w:tab/>
                  </w:r>
                </w:p>
                <w:p w14:paraId="06E0A3C9" w14:textId="77777777" w:rsidR="006D103D" w:rsidRDefault="006D103D" w:rsidP="006D103D">
                  <w:pPr>
                    <w:rPr>
                      <w:rFonts w:cs="Arial"/>
                    </w:rPr>
                  </w:pPr>
                  <w:r w:rsidRPr="00604F2D">
                    <w:rPr>
                      <w:rFonts w:cs="Arial"/>
                    </w:rPr>
                    <w:t>Number of debits</w:t>
                  </w:r>
                </w:p>
                <w:p w14:paraId="72F7FBB5" w14:textId="77777777" w:rsidR="006D103D" w:rsidRPr="00D369F2" w:rsidRDefault="006D103D" w:rsidP="006D103D">
                  <w:pPr>
                    <w:rPr>
                      <w:rFonts w:cs="Arial"/>
                    </w:rPr>
                  </w:pPr>
                </w:p>
              </w:tc>
              <w:tc>
                <w:tcPr>
                  <w:tcW w:w="1123" w:type="dxa"/>
                </w:tcPr>
                <w:p w14:paraId="2E80369B" w14:textId="77777777" w:rsidR="006D103D" w:rsidRPr="00DA7A00"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DA7A00">
                    <w:rPr>
                      <w:rFonts w:cs="Arial"/>
                    </w:rPr>
                    <w:t>PIC 9(4)</w:t>
                  </w:r>
                </w:p>
              </w:tc>
            </w:tr>
            <w:tr w:rsidR="006D103D" w:rsidRPr="00DA7A00" w14:paraId="25973ACE" w14:textId="77777777" w:rsidTr="005E4468">
              <w:tc>
                <w:tcPr>
                  <w:tcW w:w="1061" w:type="dxa"/>
                </w:tcPr>
                <w:p w14:paraId="4549BD83" w14:textId="77777777" w:rsidR="006D103D" w:rsidRPr="00DA7A00"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09-27</w:t>
                  </w:r>
                </w:p>
              </w:tc>
              <w:tc>
                <w:tcPr>
                  <w:tcW w:w="3183" w:type="dxa"/>
                </w:tcPr>
                <w:p w14:paraId="38F83045" w14:textId="77777777" w:rsidR="006D103D" w:rsidRPr="00DA7A00" w:rsidRDefault="006D103D" w:rsidP="006D103D">
                  <w:pPr>
                    <w:spacing w:after="120"/>
                    <w:rPr>
                      <w:rFonts w:cs="Arial"/>
                    </w:rPr>
                  </w:pPr>
                  <w:r w:rsidRPr="004B3CE2">
                    <w:rPr>
                      <w:rFonts w:cs="Arial"/>
                      <w:b/>
                    </w:rPr>
                    <w:t>Debit Amount</w:t>
                  </w:r>
                  <w:r w:rsidRPr="004B3CE2">
                    <w:rPr>
                      <w:rFonts w:cs="Arial"/>
                      <w:b/>
                    </w:rPr>
                    <w:tab/>
                  </w:r>
                </w:p>
                <w:p w14:paraId="24608D34" w14:textId="77777777" w:rsidR="006D103D" w:rsidRDefault="006D103D" w:rsidP="006D103D">
                  <w:pPr>
                    <w:rPr>
                      <w:rFonts w:cs="Arial"/>
                    </w:rPr>
                  </w:pPr>
                  <w:r w:rsidRPr="00604F2D">
                    <w:rPr>
                      <w:rFonts w:cs="Arial"/>
                    </w:rPr>
                    <w:t>Total debit amount</w:t>
                  </w:r>
                </w:p>
                <w:p w14:paraId="2715B7F8" w14:textId="77777777" w:rsidR="006D103D" w:rsidRPr="004B3CE2" w:rsidRDefault="006D103D" w:rsidP="006D103D">
                  <w:pPr>
                    <w:rPr>
                      <w:rFonts w:cs="Arial"/>
                      <w:b/>
                    </w:rPr>
                  </w:pPr>
                </w:p>
              </w:tc>
              <w:tc>
                <w:tcPr>
                  <w:tcW w:w="1123" w:type="dxa"/>
                </w:tcPr>
                <w:p w14:paraId="073F61CA" w14:textId="77777777" w:rsidR="006D103D" w:rsidRPr="00DA7A00"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D868A0">
                    <w:rPr>
                      <w:rFonts w:cs="Arial"/>
                    </w:rPr>
                    <w:t>PIC S9(16)V99</w:t>
                  </w:r>
                </w:p>
              </w:tc>
            </w:tr>
            <w:tr w:rsidR="006D103D" w:rsidRPr="00D868A0" w14:paraId="39FF94ED" w14:textId="77777777" w:rsidTr="005E4468">
              <w:tc>
                <w:tcPr>
                  <w:tcW w:w="1061" w:type="dxa"/>
                </w:tcPr>
                <w:p w14:paraId="35B7C20F"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28</w:t>
                  </w:r>
                  <w:r w:rsidRPr="00292F5F">
                    <w:rPr>
                      <w:rFonts w:cs="Arial"/>
                    </w:rPr>
                    <w:t>-</w:t>
                  </w:r>
                  <w:r>
                    <w:rPr>
                      <w:rFonts w:cs="Arial"/>
                    </w:rPr>
                    <w:t>31</w:t>
                  </w:r>
                </w:p>
              </w:tc>
              <w:tc>
                <w:tcPr>
                  <w:tcW w:w="3183" w:type="dxa"/>
                </w:tcPr>
                <w:p w14:paraId="659C8F64" w14:textId="77777777" w:rsidR="006D103D" w:rsidRPr="00292F5F" w:rsidRDefault="006D103D" w:rsidP="006D103D">
                  <w:pPr>
                    <w:spacing w:after="120"/>
                    <w:rPr>
                      <w:rFonts w:cs="Arial"/>
                    </w:rPr>
                  </w:pPr>
                  <w:r w:rsidRPr="004B3CE2">
                    <w:rPr>
                      <w:rFonts w:cs="Arial"/>
                      <w:b/>
                    </w:rPr>
                    <w:t>Credit count</w:t>
                  </w:r>
                  <w:r w:rsidRPr="004B3CE2">
                    <w:rPr>
                      <w:rFonts w:cs="Arial"/>
                      <w:b/>
                    </w:rPr>
                    <w:tab/>
                  </w:r>
                  <w:r w:rsidRPr="00292F5F">
                    <w:rPr>
                      <w:rFonts w:cs="Arial"/>
                    </w:rPr>
                    <w:tab/>
                  </w:r>
                </w:p>
                <w:p w14:paraId="4235D648" w14:textId="77777777" w:rsidR="006D103D" w:rsidRDefault="006D103D" w:rsidP="006D103D">
                  <w:pPr>
                    <w:rPr>
                      <w:rFonts w:cs="Arial"/>
                    </w:rPr>
                  </w:pPr>
                  <w:r w:rsidRPr="00604F2D">
                    <w:rPr>
                      <w:rFonts w:cs="Arial"/>
                    </w:rPr>
                    <w:t xml:space="preserve">Number of </w:t>
                  </w:r>
                  <w:r>
                    <w:rPr>
                      <w:rFonts w:cs="Arial"/>
                    </w:rPr>
                    <w:t>credits</w:t>
                  </w:r>
                </w:p>
                <w:p w14:paraId="266A51AA" w14:textId="77777777" w:rsidR="006D103D" w:rsidRPr="004B3CE2" w:rsidRDefault="006D103D" w:rsidP="006D103D">
                  <w:pPr>
                    <w:rPr>
                      <w:rFonts w:cs="Arial"/>
                      <w:b/>
                    </w:rPr>
                  </w:pPr>
                </w:p>
              </w:tc>
              <w:tc>
                <w:tcPr>
                  <w:tcW w:w="1123" w:type="dxa"/>
                </w:tcPr>
                <w:p w14:paraId="57CBA180" w14:textId="77777777" w:rsidR="006D103D" w:rsidRPr="00D868A0"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292F5F">
                    <w:rPr>
                      <w:rFonts w:cs="Arial"/>
                    </w:rPr>
                    <w:t>PIC 9(4)</w:t>
                  </w:r>
                </w:p>
              </w:tc>
            </w:tr>
            <w:tr w:rsidR="006D103D" w:rsidRPr="00292F5F" w14:paraId="0D2CDDDF" w14:textId="77777777" w:rsidTr="005E4468">
              <w:tc>
                <w:tcPr>
                  <w:tcW w:w="1061" w:type="dxa"/>
                </w:tcPr>
                <w:p w14:paraId="1D011161"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32-50</w:t>
                  </w:r>
                </w:p>
              </w:tc>
              <w:tc>
                <w:tcPr>
                  <w:tcW w:w="3183" w:type="dxa"/>
                </w:tcPr>
                <w:p w14:paraId="4D048271" w14:textId="77777777" w:rsidR="006D103D" w:rsidRPr="00292F5F" w:rsidRDefault="006D103D" w:rsidP="006D103D">
                  <w:pPr>
                    <w:spacing w:after="120"/>
                    <w:rPr>
                      <w:rFonts w:cs="Arial"/>
                    </w:rPr>
                  </w:pPr>
                  <w:r w:rsidRPr="004B3CE2">
                    <w:rPr>
                      <w:rFonts w:cs="Arial"/>
                      <w:b/>
                    </w:rPr>
                    <w:t>Credit Amount</w:t>
                  </w:r>
                  <w:r>
                    <w:rPr>
                      <w:rFonts w:cs="Arial"/>
                    </w:rPr>
                    <w:tab/>
                  </w:r>
                </w:p>
                <w:p w14:paraId="410CF87A" w14:textId="77777777" w:rsidR="006D103D" w:rsidRDefault="006D103D" w:rsidP="006D103D">
                  <w:pPr>
                    <w:rPr>
                      <w:rFonts w:cs="Arial"/>
                    </w:rPr>
                  </w:pPr>
                  <w:r w:rsidRPr="00604F2D">
                    <w:rPr>
                      <w:rFonts w:cs="Arial"/>
                    </w:rPr>
                    <w:t xml:space="preserve">Total </w:t>
                  </w:r>
                  <w:r>
                    <w:rPr>
                      <w:rFonts w:cs="Arial"/>
                    </w:rPr>
                    <w:t>credit</w:t>
                  </w:r>
                  <w:r w:rsidRPr="00604F2D">
                    <w:rPr>
                      <w:rFonts w:cs="Arial"/>
                    </w:rPr>
                    <w:t xml:space="preserve"> amount</w:t>
                  </w:r>
                </w:p>
                <w:p w14:paraId="29A5287A" w14:textId="77777777" w:rsidR="006D103D" w:rsidRPr="004B3CE2" w:rsidRDefault="006D103D" w:rsidP="006D103D">
                  <w:pPr>
                    <w:rPr>
                      <w:rFonts w:cs="Arial"/>
                      <w:b/>
                    </w:rPr>
                  </w:pPr>
                </w:p>
              </w:tc>
              <w:tc>
                <w:tcPr>
                  <w:tcW w:w="1123" w:type="dxa"/>
                </w:tcPr>
                <w:p w14:paraId="400EA716" w14:textId="77777777" w:rsidR="006D103D" w:rsidRPr="00292F5F"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PIC S9(16)V99</w:t>
                  </w:r>
                </w:p>
              </w:tc>
            </w:tr>
            <w:tr w:rsidR="006D103D" w14:paraId="41A6F7CB" w14:textId="77777777" w:rsidTr="005E4468">
              <w:tc>
                <w:tcPr>
                  <w:tcW w:w="1061" w:type="dxa"/>
                </w:tcPr>
                <w:p w14:paraId="0D48768D"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292F5F">
                    <w:rPr>
                      <w:rFonts w:cs="Arial"/>
                    </w:rPr>
                    <w:t>5</w:t>
                  </w:r>
                  <w:r>
                    <w:rPr>
                      <w:rFonts w:cs="Arial"/>
                    </w:rPr>
                    <w:t>1</w:t>
                  </w:r>
                  <w:r w:rsidRPr="00292F5F">
                    <w:rPr>
                      <w:rFonts w:cs="Arial"/>
                    </w:rPr>
                    <w:t>-</w:t>
                  </w:r>
                  <w:r>
                    <w:rPr>
                      <w:rFonts w:cs="Arial"/>
                    </w:rPr>
                    <w:t>54</w:t>
                  </w:r>
                </w:p>
              </w:tc>
              <w:tc>
                <w:tcPr>
                  <w:tcW w:w="3183" w:type="dxa"/>
                </w:tcPr>
                <w:p w14:paraId="2FF8BE17" w14:textId="77777777" w:rsidR="006D103D" w:rsidRPr="00292F5F" w:rsidRDefault="006D103D" w:rsidP="006D103D">
                  <w:pPr>
                    <w:spacing w:after="120"/>
                    <w:rPr>
                      <w:rFonts w:cs="Arial"/>
                    </w:rPr>
                  </w:pPr>
                  <w:r w:rsidRPr="004B3CE2">
                    <w:rPr>
                      <w:rFonts w:cs="Arial"/>
                      <w:b/>
                    </w:rPr>
                    <w:t>Adjustment count</w:t>
                  </w:r>
                  <w:r w:rsidRPr="004B3CE2">
                    <w:rPr>
                      <w:rFonts w:cs="Arial"/>
                      <w:b/>
                    </w:rPr>
                    <w:tab/>
                  </w:r>
                </w:p>
                <w:p w14:paraId="74A13B0A" w14:textId="77777777" w:rsidR="006D103D" w:rsidRDefault="006D103D" w:rsidP="006D103D">
                  <w:pPr>
                    <w:rPr>
                      <w:rFonts w:cs="Arial"/>
                    </w:rPr>
                  </w:pPr>
                  <w:r w:rsidRPr="00604F2D">
                    <w:rPr>
                      <w:rFonts w:cs="Arial"/>
                    </w:rPr>
                    <w:t xml:space="preserve">Number of </w:t>
                  </w:r>
                  <w:r>
                    <w:rPr>
                      <w:rFonts w:cs="Arial"/>
                    </w:rPr>
                    <w:t>adjustments</w:t>
                  </w:r>
                </w:p>
                <w:p w14:paraId="6862E1CC" w14:textId="77777777" w:rsidR="006D103D" w:rsidRPr="00D369F2" w:rsidRDefault="006D103D" w:rsidP="006D103D">
                  <w:pPr>
                    <w:rPr>
                      <w:rFonts w:cs="Arial"/>
                    </w:rPr>
                  </w:pPr>
                </w:p>
              </w:tc>
              <w:tc>
                <w:tcPr>
                  <w:tcW w:w="1123" w:type="dxa"/>
                </w:tcPr>
                <w:p w14:paraId="347D2FFE" w14:textId="77777777" w:rsidR="006D103D"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sidRPr="00292F5F">
                    <w:rPr>
                      <w:rFonts w:cs="Arial"/>
                    </w:rPr>
                    <w:t>PIC 9(4)</w:t>
                  </w:r>
                </w:p>
              </w:tc>
            </w:tr>
            <w:tr w:rsidR="006D103D" w:rsidRPr="00292F5F" w14:paraId="1931E65E" w14:textId="77777777" w:rsidTr="005E4468">
              <w:tc>
                <w:tcPr>
                  <w:tcW w:w="1061" w:type="dxa"/>
                </w:tcPr>
                <w:p w14:paraId="3D7CFC64" w14:textId="77777777" w:rsidR="006D103D" w:rsidRPr="00292F5F"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55-73</w:t>
                  </w:r>
                </w:p>
              </w:tc>
              <w:tc>
                <w:tcPr>
                  <w:tcW w:w="3183" w:type="dxa"/>
                </w:tcPr>
                <w:p w14:paraId="7EEB5367" w14:textId="77777777" w:rsidR="006D103D" w:rsidRPr="00292F5F" w:rsidRDefault="006D103D" w:rsidP="006D103D">
                  <w:pPr>
                    <w:spacing w:after="120"/>
                    <w:rPr>
                      <w:rFonts w:cs="Arial"/>
                    </w:rPr>
                  </w:pPr>
                  <w:r w:rsidRPr="004B3CE2">
                    <w:rPr>
                      <w:rFonts w:cs="Arial"/>
                      <w:b/>
                    </w:rPr>
                    <w:t>Adjustment Amount</w:t>
                  </w:r>
                  <w:r w:rsidRPr="004B3CE2">
                    <w:rPr>
                      <w:rFonts w:cs="Arial"/>
                      <w:b/>
                    </w:rPr>
                    <w:tab/>
                  </w:r>
                </w:p>
                <w:p w14:paraId="24EB96C6" w14:textId="77777777" w:rsidR="006D103D" w:rsidRPr="004B3CE2" w:rsidRDefault="006D103D" w:rsidP="006D103D">
                  <w:pPr>
                    <w:rPr>
                      <w:rFonts w:cs="Arial"/>
                      <w:b/>
                    </w:rPr>
                  </w:pPr>
                  <w:r w:rsidRPr="00604F2D">
                    <w:rPr>
                      <w:rFonts w:cs="Arial"/>
                    </w:rPr>
                    <w:t xml:space="preserve">Total </w:t>
                  </w:r>
                  <w:r>
                    <w:rPr>
                      <w:rFonts w:cs="Arial"/>
                    </w:rPr>
                    <w:t>adjustment</w:t>
                  </w:r>
                  <w:r w:rsidRPr="00604F2D">
                    <w:rPr>
                      <w:rFonts w:cs="Arial"/>
                    </w:rPr>
                    <w:t xml:space="preserve"> amount</w:t>
                  </w:r>
                </w:p>
              </w:tc>
              <w:tc>
                <w:tcPr>
                  <w:tcW w:w="1123" w:type="dxa"/>
                </w:tcPr>
                <w:p w14:paraId="7D03E33F" w14:textId="77777777" w:rsidR="006D103D" w:rsidRPr="00292F5F" w:rsidRDefault="006D103D" w:rsidP="006D103D">
                  <w:pPr>
                    <w:tabs>
                      <w:tab w:val="left" w:pos="0"/>
                      <w:tab w:val="left" w:pos="720"/>
                      <w:tab w:val="left" w:pos="1440"/>
                      <w:tab w:val="left" w:pos="2160"/>
                      <w:tab w:val="left" w:pos="2880"/>
                      <w:tab w:val="left" w:pos="3600"/>
                      <w:tab w:val="left" w:pos="4320"/>
                    </w:tabs>
                    <w:spacing w:line="240" w:lineRule="atLeast"/>
                    <w:jc w:val="center"/>
                    <w:rPr>
                      <w:rFonts w:cs="Arial"/>
                    </w:rPr>
                  </w:pPr>
                  <w:r>
                    <w:rPr>
                      <w:rFonts w:cs="Arial"/>
                    </w:rPr>
                    <w:t>PIC S9(16)V99</w:t>
                  </w:r>
                </w:p>
              </w:tc>
            </w:tr>
          </w:tbl>
          <w:p w14:paraId="2A5F6F01" w14:textId="77777777" w:rsidR="006D103D" w:rsidRPr="004B3CE2" w:rsidRDefault="006D103D" w:rsidP="00D369F2">
            <w:pPr>
              <w:tabs>
                <w:tab w:val="left" w:pos="0"/>
                <w:tab w:val="left" w:pos="720"/>
                <w:tab w:val="left" w:pos="1440"/>
                <w:tab w:val="left" w:pos="2160"/>
                <w:tab w:val="left" w:pos="2880"/>
                <w:tab w:val="left" w:pos="3600"/>
                <w:tab w:val="left" w:pos="4320"/>
              </w:tabs>
              <w:spacing w:after="120" w:line="240" w:lineRule="atLeast"/>
              <w:rPr>
                <w:b/>
                <w:snapToGrid w:val="0"/>
                <w:color w:val="000000"/>
              </w:rPr>
            </w:pPr>
          </w:p>
        </w:tc>
        <w:tc>
          <w:tcPr>
            <w:tcW w:w="1440" w:type="dxa"/>
          </w:tcPr>
          <w:p w14:paraId="2A323E73" w14:textId="77777777" w:rsidR="00D369F2" w:rsidRDefault="00D369F2" w:rsidP="00D369F2">
            <w:pPr>
              <w:autoSpaceDE w:val="0"/>
              <w:autoSpaceDN w:val="0"/>
              <w:adjustRightInd w:val="0"/>
              <w:jc w:val="center"/>
              <w:rPr>
                <w:snapToGrid w:val="0"/>
                <w:color w:val="000000"/>
              </w:rPr>
            </w:pPr>
            <w:r>
              <w:rPr>
                <w:snapToGrid w:val="0"/>
                <w:color w:val="000000"/>
              </w:rPr>
              <w:t>(MAX of 10 occurrences)</w:t>
            </w:r>
          </w:p>
        </w:tc>
      </w:tr>
    </w:tbl>
    <w:p w14:paraId="6460B0FD" w14:textId="77777777" w:rsidR="00E81FDE" w:rsidRPr="00DA7A00" w:rsidRDefault="00E81FDE" w:rsidP="004B3CE2">
      <w:pPr>
        <w:ind w:left="3600"/>
        <w:rPr>
          <w:rFonts w:cs="Arial"/>
        </w:rPr>
      </w:pPr>
    </w:p>
    <w:p w14:paraId="6C72B372" w14:textId="77777777" w:rsidR="00E81FDE" w:rsidRPr="003E12A1" w:rsidRDefault="00E81FDE" w:rsidP="004B3CE2">
      <w:pPr>
        <w:ind w:left="720"/>
        <w:rPr>
          <w:rFonts w:cs="Arial"/>
        </w:rPr>
      </w:pPr>
      <w:r w:rsidRPr="00DA7A00">
        <w:rPr>
          <w:rFonts w:cs="Arial"/>
        </w:rPr>
        <w:t xml:space="preserve">Calculation method utilizes the SAME logic done for FID l (Totals/Batch). </w:t>
      </w:r>
    </w:p>
    <w:p w14:paraId="075B1EF1" w14:textId="77777777" w:rsidR="00D5526B" w:rsidRDefault="00D5526B"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p>
    <w:p w14:paraId="4DBEC736" w14:textId="77777777" w:rsidR="004B3CE2" w:rsidRDefault="004B3CE2" w:rsidP="004B3CE2">
      <w:pPr>
        <w:tabs>
          <w:tab w:val="left" w:pos="0"/>
          <w:tab w:val="left" w:pos="720"/>
          <w:tab w:val="left" w:pos="1440"/>
          <w:tab w:val="left" w:pos="2160"/>
          <w:tab w:val="left" w:pos="2880"/>
          <w:tab w:val="left" w:pos="3600"/>
          <w:tab w:val="left" w:pos="4320"/>
        </w:tabs>
        <w:spacing w:line="240" w:lineRule="atLeast"/>
        <w:ind w:left="720"/>
        <w:rPr>
          <w:b/>
          <w:snapToGrid w:val="0"/>
          <w:color w:val="000000"/>
        </w:rPr>
      </w:pPr>
      <w:r>
        <w:rPr>
          <w:b/>
          <w:snapToGrid w:val="0"/>
          <w:color w:val="000000"/>
        </w:rPr>
        <w:t>For use in Host 1 messages only.</w:t>
      </w:r>
    </w:p>
    <w:p w14:paraId="2AED3D48" w14:textId="77777777" w:rsidR="00E81FDE" w:rsidRDefault="00E81FDE" w:rsidP="004B3CE2">
      <w:pPr>
        <w:tabs>
          <w:tab w:val="left" w:pos="0"/>
          <w:tab w:val="left" w:pos="720"/>
          <w:tab w:val="left" w:pos="1440"/>
          <w:tab w:val="left" w:pos="2160"/>
          <w:tab w:val="left" w:pos="2880"/>
          <w:tab w:val="left" w:pos="3600"/>
          <w:tab w:val="left" w:pos="4320"/>
        </w:tabs>
        <w:spacing w:line="240" w:lineRule="atLeast"/>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6D103D" w14:paraId="78C1441D" w14:textId="77777777" w:rsidTr="005E4468">
        <w:tc>
          <w:tcPr>
            <w:tcW w:w="2335" w:type="dxa"/>
          </w:tcPr>
          <w:p w14:paraId="6A54C4C0" w14:textId="77777777" w:rsidR="006D103D" w:rsidRDefault="006D103D" w:rsidP="005E4468">
            <w:pPr>
              <w:spacing w:after="120"/>
              <w:rPr>
                <w:b/>
                <w:snapToGrid w:val="0"/>
              </w:rPr>
            </w:pPr>
            <w:r>
              <w:rPr>
                <w:b/>
                <w:snapToGrid w:val="0"/>
              </w:rPr>
              <w:t>Request</w:t>
            </w:r>
          </w:p>
        </w:tc>
        <w:tc>
          <w:tcPr>
            <w:tcW w:w="7105" w:type="dxa"/>
          </w:tcPr>
          <w:p w14:paraId="510CF289" w14:textId="77777777" w:rsidR="006D103D" w:rsidRDefault="006D103D" w:rsidP="005E4468">
            <w:pPr>
              <w:autoSpaceDE w:val="0"/>
              <w:autoSpaceDN w:val="0"/>
              <w:adjustRightInd w:val="0"/>
              <w:rPr>
                <w:b/>
                <w:snapToGrid w:val="0"/>
              </w:rPr>
            </w:pPr>
            <w:r>
              <w:rPr>
                <w:snapToGrid w:val="0"/>
                <w:color w:val="000000"/>
              </w:rPr>
              <w:t>Not applicable</w:t>
            </w:r>
          </w:p>
        </w:tc>
      </w:tr>
      <w:tr w:rsidR="006D103D" w14:paraId="0CD0011D" w14:textId="77777777" w:rsidTr="005E4468">
        <w:tc>
          <w:tcPr>
            <w:tcW w:w="2335" w:type="dxa"/>
          </w:tcPr>
          <w:p w14:paraId="295EFE47" w14:textId="77777777" w:rsidR="006D103D" w:rsidRDefault="006D103D" w:rsidP="005E4468">
            <w:pPr>
              <w:spacing w:after="120"/>
              <w:rPr>
                <w:b/>
                <w:snapToGrid w:val="0"/>
              </w:rPr>
            </w:pPr>
            <w:r>
              <w:rPr>
                <w:b/>
                <w:snapToGrid w:val="0"/>
              </w:rPr>
              <w:t>Response</w:t>
            </w:r>
          </w:p>
        </w:tc>
        <w:tc>
          <w:tcPr>
            <w:tcW w:w="7105" w:type="dxa"/>
          </w:tcPr>
          <w:p w14:paraId="3C4DB971" w14:textId="77777777" w:rsidR="006D103D" w:rsidRPr="00BD60E7" w:rsidRDefault="006D103D" w:rsidP="005E4468">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Required for Card Subtotals transaction responses. Variable length up to 739 bytes.</w:t>
            </w:r>
          </w:p>
        </w:tc>
      </w:tr>
    </w:tbl>
    <w:p w14:paraId="22C77FF1" w14:textId="77777777" w:rsidR="00D65CF9" w:rsidRDefault="00D65CF9" w:rsidP="00D65CF9">
      <w:pPr>
        <w:tabs>
          <w:tab w:val="left" w:pos="0"/>
          <w:tab w:val="left" w:pos="720"/>
          <w:tab w:val="left" w:pos="1440"/>
          <w:tab w:val="left" w:pos="2160"/>
          <w:tab w:val="left" w:pos="2880"/>
          <w:tab w:val="left" w:pos="3600"/>
          <w:tab w:val="left" w:pos="4320"/>
        </w:tabs>
        <w:spacing w:line="240" w:lineRule="atLeast"/>
        <w:rPr>
          <w:snapToGrid w:val="0"/>
        </w:rPr>
      </w:pPr>
    </w:p>
    <w:p w14:paraId="5A840230" w14:textId="77777777" w:rsidR="00041CDF" w:rsidRPr="002931E6" w:rsidRDefault="00041CDF" w:rsidP="00D65CF9">
      <w:pPr>
        <w:tabs>
          <w:tab w:val="left" w:pos="0"/>
          <w:tab w:val="left" w:pos="720"/>
          <w:tab w:val="left" w:pos="1440"/>
          <w:tab w:val="left" w:pos="2160"/>
          <w:tab w:val="left" w:pos="2880"/>
          <w:tab w:val="left" w:pos="3600"/>
          <w:tab w:val="left" w:pos="4320"/>
        </w:tabs>
        <w:spacing w:line="240" w:lineRule="atLeast"/>
        <w:rPr>
          <w:snapToGrid w:val="0"/>
        </w:rPr>
      </w:pPr>
    </w:p>
    <w:p w14:paraId="1554C9C6" w14:textId="77777777" w:rsidR="00DC68DF" w:rsidRDefault="00DC68DF" w:rsidP="00847896">
      <w:pPr>
        <w:pStyle w:val="Heading2"/>
        <w:rPr>
          <w:snapToGrid w:val="0"/>
        </w:rPr>
      </w:pPr>
      <w:bookmarkStart w:id="2749" w:name="_Toc30407762"/>
      <w:bookmarkStart w:id="2750" w:name="_Toc126079331"/>
      <w:r>
        <w:rPr>
          <w:snapToGrid w:val="0"/>
        </w:rPr>
        <w:t>SFID P – Prepaid Gift Card Purchase data for Discover</w:t>
      </w:r>
      <w:bookmarkEnd w:id="2749"/>
      <w:bookmarkEnd w:id="2750"/>
    </w:p>
    <w:p w14:paraId="70CD7EB4" w14:textId="77777777" w:rsidR="00D65CF9" w:rsidRPr="002931E6" w:rsidRDefault="00D65CF9" w:rsidP="005C2F9D">
      <w:pPr>
        <w:autoSpaceDE w:val="0"/>
        <w:autoSpaceDN w:val="0"/>
        <w:adjustRightInd w:val="0"/>
        <w:ind w:left="720"/>
        <w:rPr>
          <w:snapToGrid w:val="0"/>
        </w:rPr>
      </w:pPr>
      <w:r w:rsidRPr="002931E6">
        <w:rPr>
          <w:snapToGrid w:val="0"/>
        </w:rPr>
        <w:t>In a Discover transaction where Prepaid Gift Cards of any type form any part of the goods being purchased the merchant may send information on those gift cards to Discover in the transaction. For merchants choosing to support this functionality a maximum of three (3) gift cards can be purchased in one Discover transaction.</w:t>
      </w:r>
    </w:p>
    <w:p w14:paraId="1682AE10" w14:textId="77777777" w:rsidR="00D65CF9" w:rsidRPr="002931E6" w:rsidRDefault="00D65CF9" w:rsidP="005C2F9D">
      <w:pPr>
        <w:autoSpaceDE w:val="0"/>
        <w:autoSpaceDN w:val="0"/>
        <w:adjustRightInd w:val="0"/>
        <w:ind w:left="720"/>
        <w:rPr>
          <w:snapToGrid w:val="0"/>
        </w:rPr>
      </w:pPr>
    </w:p>
    <w:p w14:paraId="2E5C5A3B" w14:textId="77777777" w:rsidR="00D65CF9" w:rsidRPr="002931E6" w:rsidRDefault="00D65CF9" w:rsidP="005C2F9D">
      <w:pPr>
        <w:autoSpaceDE w:val="0"/>
        <w:autoSpaceDN w:val="0"/>
        <w:adjustRightInd w:val="0"/>
        <w:ind w:left="720"/>
        <w:rPr>
          <w:snapToGrid w:val="0"/>
        </w:rPr>
      </w:pPr>
      <w:r w:rsidRPr="002931E6">
        <w:rPr>
          <w:snapToGrid w:val="0"/>
        </w:rPr>
        <w:t>The formatting of the field is as follows:</w:t>
      </w:r>
    </w:p>
    <w:p w14:paraId="27FE48AD" w14:textId="77777777" w:rsidR="00D65CF9" w:rsidRDefault="00D65CF9" w:rsidP="005C2F9D">
      <w:pPr>
        <w:ind w:left="720"/>
        <w:rPr>
          <w:snapToGrid w:val="0"/>
        </w:rPr>
      </w:pPr>
    </w:p>
    <w:tbl>
      <w:tblPr>
        <w:tblStyle w:val="TableGrid"/>
        <w:tblW w:w="9360" w:type="dxa"/>
        <w:tblInd w:w="720" w:type="dxa"/>
        <w:tblBorders>
          <w:left w:val="none" w:sz="0" w:space="0" w:color="auto"/>
          <w:right w:val="none" w:sz="0" w:space="0" w:color="auto"/>
        </w:tblBorders>
        <w:tblLook w:val="04A0" w:firstRow="1" w:lastRow="0" w:firstColumn="1" w:lastColumn="0" w:noHBand="0" w:noVBand="1"/>
      </w:tblPr>
      <w:tblGrid>
        <w:gridCol w:w="1092"/>
        <w:gridCol w:w="935"/>
        <w:gridCol w:w="5617"/>
        <w:gridCol w:w="1716"/>
      </w:tblGrid>
      <w:tr w:rsidR="006D103D" w14:paraId="0E8A7D07" w14:textId="77777777" w:rsidTr="005E4468">
        <w:trPr>
          <w:tblHeader/>
        </w:trPr>
        <w:tc>
          <w:tcPr>
            <w:tcW w:w="1097" w:type="dxa"/>
          </w:tcPr>
          <w:p w14:paraId="6136D403" w14:textId="77777777" w:rsidR="006D103D" w:rsidRDefault="006D103D" w:rsidP="00041CDF">
            <w:pPr>
              <w:pStyle w:val="BodyText2"/>
              <w:spacing w:before="60" w:after="60"/>
              <w:jc w:val="center"/>
              <w:rPr>
                <w:color w:val="auto"/>
              </w:rPr>
            </w:pPr>
            <w:r w:rsidRPr="009161F7">
              <w:rPr>
                <w:b/>
                <w:color w:val="auto"/>
              </w:rPr>
              <w:t>Position</w:t>
            </w:r>
          </w:p>
        </w:tc>
        <w:tc>
          <w:tcPr>
            <w:tcW w:w="935" w:type="dxa"/>
          </w:tcPr>
          <w:p w14:paraId="0F7055A7" w14:textId="77777777" w:rsidR="006D103D" w:rsidRDefault="006D103D" w:rsidP="00041CDF">
            <w:pPr>
              <w:pStyle w:val="BodyText2"/>
              <w:spacing w:before="60" w:after="60"/>
              <w:jc w:val="center"/>
              <w:rPr>
                <w:color w:val="auto"/>
              </w:rPr>
            </w:pPr>
            <w:r w:rsidRPr="009161F7">
              <w:rPr>
                <w:b/>
                <w:color w:val="auto"/>
              </w:rPr>
              <w:t>Length</w:t>
            </w:r>
          </w:p>
        </w:tc>
        <w:tc>
          <w:tcPr>
            <w:tcW w:w="5888" w:type="dxa"/>
          </w:tcPr>
          <w:p w14:paraId="6392A3FC" w14:textId="77777777" w:rsidR="006D103D" w:rsidRDefault="006D103D" w:rsidP="00041CDF">
            <w:pPr>
              <w:pStyle w:val="BodyText2"/>
              <w:spacing w:before="60" w:after="60"/>
              <w:rPr>
                <w:color w:val="auto"/>
              </w:rPr>
            </w:pPr>
            <w:r w:rsidRPr="009161F7">
              <w:rPr>
                <w:b/>
                <w:color w:val="auto"/>
              </w:rPr>
              <w:t>Description</w:t>
            </w:r>
          </w:p>
        </w:tc>
        <w:tc>
          <w:tcPr>
            <w:tcW w:w="1440" w:type="dxa"/>
          </w:tcPr>
          <w:p w14:paraId="0BA9DCDB" w14:textId="77777777" w:rsidR="006D103D" w:rsidRPr="009161F7" w:rsidRDefault="006D103D" w:rsidP="00041CDF">
            <w:pPr>
              <w:pStyle w:val="BodyText2"/>
              <w:spacing w:before="60" w:after="60"/>
              <w:jc w:val="center"/>
              <w:rPr>
                <w:b/>
                <w:color w:val="auto"/>
              </w:rPr>
            </w:pPr>
            <w:r>
              <w:rPr>
                <w:b/>
                <w:color w:val="auto"/>
              </w:rPr>
              <w:t>Picture</w:t>
            </w:r>
          </w:p>
        </w:tc>
      </w:tr>
      <w:tr w:rsidR="00EA747F" w:rsidRPr="00EA747F" w14:paraId="2A1A2536" w14:textId="77777777" w:rsidTr="005E4468">
        <w:tc>
          <w:tcPr>
            <w:tcW w:w="1097" w:type="dxa"/>
          </w:tcPr>
          <w:p w14:paraId="71EB233F" w14:textId="77777777" w:rsidR="006D103D" w:rsidRPr="00EA747F" w:rsidRDefault="006D103D" w:rsidP="005E4468">
            <w:pPr>
              <w:pStyle w:val="BodyText2"/>
              <w:jc w:val="center"/>
              <w:rPr>
                <w:color w:val="auto"/>
              </w:rPr>
            </w:pPr>
            <w:r w:rsidRPr="00EA747F">
              <w:rPr>
                <w:color w:val="auto"/>
              </w:rPr>
              <w:t>01-03</w:t>
            </w:r>
          </w:p>
        </w:tc>
        <w:tc>
          <w:tcPr>
            <w:tcW w:w="935" w:type="dxa"/>
          </w:tcPr>
          <w:p w14:paraId="64B42072" w14:textId="77777777" w:rsidR="006D103D" w:rsidRPr="00EA747F" w:rsidRDefault="006D103D" w:rsidP="005E4468">
            <w:pPr>
              <w:pStyle w:val="BodyText2"/>
              <w:jc w:val="center"/>
              <w:rPr>
                <w:color w:val="auto"/>
              </w:rPr>
            </w:pPr>
            <w:r w:rsidRPr="00EA747F">
              <w:rPr>
                <w:color w:val="auto"/>
              </w:rPr>
              <w:t>3</w:t>
            </w:r>
          </w:p>
        </w:tc>
        <w:tc>
          <w:tcPr>
            <w:tcW w:w="5888" w:type="dxa"/>
          </w:tcPr>
          <w:p w14:paraId="6D4D994B" w14:textId="77777777" w:rsidR="006D103D" w:rsidRPr="00EA747F" w:rsidRDefault="006D103D" w:rsidP="006D103D">
            <w:pPr>
              <w:autoSpaceDE w:val="0"/>
              <w:autoSpaceDN w:val="0"/>
              <w:adjustRightInd w:val="0"/>
              <w:rPr>
                <w:snapToGrid w:val="0"/>
              </w:rPr>
            </w:pPr>
            <w:r w:rsidRPr="00EA747F">
              <w:rPr>
                <w:b/>
                <w:snapToGrid w:val="0"/>
              </w:rPr>
              <w:t>Data field length</w:t>
            </w:r>
            <w:r w:rsidRPr="00EA747F">
              <w:rPr>
                <w:snapToGrid w:val="0"/>
              </w:rPr>
              <w:t>.</w:t>
            </w:r>
          </w:p>
          <w:p w14:paraId="54FEB0F4" w14:textId="77777777" w:rsidR="006D103D" w:rsidRPr="00EA747F" w:rsidRDefault="006D103D" w:rsidP="006D103D">
            <w:pPr>
              <w:autoSpaceDE w:val="0"/>
              <w:autoSpaceDN w:val="0"/>
              <w:adjustRightInd w:val="0"/>
              <w:rPr>
                <w:snapToGrid w:val="0"/>
                <w:lang w:val="en-CA"/>
              </w:rPr>
            </w:pPr>
            <w:r w:rsidRPr="00EA747F">
              <w:rPr>
                <w:snapToGrid w:val="0"/>
                <w:lang w:val="en-CA"/>
              </w:rPr>
              <w:t>Length of the data area (excluding the length of data field length)</w:t>
            </w:r>
          </w:p>
          <w:p w14:paraId="49D77142" w14:textId="77777777" w:rsidR="006D103D" w:rsidRPr="00EA747F" w:rsidRDefault="006D103D" w:rsidP="006D103D">
            <w:pPr>
              <w:autoSpaceDE w:val="0"/>
              <w:autoSpaceDN w:val="0"/>
              <w:adjustRightInd w:val="0"/>
            </w:pPr>
          </w:p>
        </w:tc>
        <w:tc>
          <w:tcPr>
            <w:tcW w:w="1440" w:type="dxa"/>
          </w:tcPr>
          <w:p w14:paraId="6920CB0A" w14:textId="77777777" w:rsidR="006D103D" w:rsidRPr="00EA747F" w:rsidRDefault="006D103D" w:rsidP="005E4468">
            <w:pPr>
              <w:autoSpaceDE w:val="0"/>
              <w:autoSpaceDN w:val="0"/>
              <w:adjustRightInd w:val="0"/>
              <w:ind w:left="340" w:hanging="340"/>
              <w:jc w:val="center"/>
              <w:rPr>
                <w:snapToGrid w:val="0"/>
              </w:rPr>
            </w:pPr>
          </w:p>
        </w:tc>
      </w:tr>
      <w:tr w:rsidR="00EA747F" w:rsidRPr="00EA747F" w14:paraId="0FFB57D9" w14:textId="77777777" w:rsidTr="005E4468">
        <w:tc>
          <w:tcPr>
            <w:tcW w:w="1097" w:type="dxa"/>
          </w:tcPr>
          <w:p w14:paraId="481255A5" w14:textId="77777777" w:rsidR="006D103D" w:rsidRPr="00EA747F" w:rsidRDefault="006D103D" w:rsidP="005E4468">
            <w:pPr>
              <w:pStyle w:val="BodyText2"/>
              <w:jc w:val="center"/>
              <w:rPr>
                <w:color w:val="auto"/>
              </w:rPr>
            </w:pPr>
            <w:r w:rsidRPr="00EA747F">
              <w:rPr>
                <w:color w:val="auto"/>
              </w:rPr>
              <w:t>03-04</w:t>
            </w:r>
          </w:p>
        </w:tc>
        <w:tc>
          <w:tcPr>
            <w:tcW w:w="935" w:type="dxa"/>
          </w:tcPr>
          <w:p w14:paraId="026C6A4B" w14:textId="77777777" w:rsidR="006D103D" w:rsidRPr="00EA747F" w:rsidRDefault="006D103D" w:rsidP="005E4468">
            <w:pPr>
              <w:pStyle w:val="BodyText2"/>
              <w:jc w:val="center"/>
              <w:rPr>
                <w:color w:val="auto"/>
              </w:rPr>
            </w:pPr>
            <w:r w:rsidRPr="00EA747F">
              <w:rPr>
                <w:color w:val="auto"/>
              </w:rPr>
              <w:t>2</w:t>
            </w:r>
          </w:p>
        </w:tc>
        <w:tc>
          <w:tcPr>
            <w:tcW w:w="5888" w:type="dxa"/>
          </w:tcPr>
          <w:p w14:paraId="14368070" w14:textId="77777777" w:rsidR="006D103D" w:rsidRPr="00EA747F" w:rsidRDefault="006D103D" w:rsidP="006D103D">
            <w:pPr>
              <w:rPr>
                <w:snapToGrid w:val="0"/>
              </w:rPr>
            </w:pPr>
            <w:r w:rsidRPr="00EA747F">
              <w:rPr>
                <w:b/>
                <w:snapToGrid w:val="0"/>
              </w:rPr>
              <w:t>Dataset ID</w:t>
            </w:r>
            <w:r w:rsidRPr="00EA747F">
              <w:rPr>
                <w:snapToGrid w:val="0"/>
              </w:rPr>
              <w:tab/>
            </w:r>
            <w:r w:rsidRPr="00EA747F">
              <w:rPr>
                <w:snapToGrid w:val="0"/>
              </w:rPr>
              <w:tab/>
            </w:r>
            <w:r w:rsidRPr="00EA747F">
              <w:rPr>
                <w:snapToGrid w:val="0"/>
              </w:rPr>
              <w:tab/>
            </w:r>
            <w:r w:rsidRPr="00EA747F">
              <w:rPr>
                <w:snapToGrid w:val="0"/>
              </w:rPr>
              <w:tab/>
            </w:r>
            <w:r w:rsidRPr="00EA747F">
              <w:rPr>
                <w:snapToGrid w:val="0"/>
              </w:rPr>
              <w:tab/>
            </w:r>
          </w:p>
          <w:p w14:paraId="09E9FD38" w14:textId="77777777" w:rsidR="006D103D" w:rsidRPr="00EA747F" w:rsidRDefault="006D103D" w:rsidP="006D103D">
            <w:pPr>
              <w:rPr>
                <w:snapToGrid w:val="0"/>
              </w:rPr>
            </w:pPr>
            <w:r w:rsidRPr="00EA747F">
              <w:rPr>
                <w:snapToGrid w:val="0"/>
              </w:rPr>
              <w:t>“56” = Discover Prepaid Gift Card data.</w:t>
            </w:r>
          </w:p>
          <w:p w14:paraId="70A3FE1F" w14:textId="77777777" w:rsidR="006D103D" w:rsidRPr="00EA747F" w:rsidRDefault="006D103D" w:rsidP="006D103D">
            <w:pPr>
              <w:autoSpaceDE w:val="0"/>
              <w:autoSpaceDN w:val="0"/>
              <w:adjustRightInd w:val="0"/>
              <w:rPr>
                <w:b/>
                <w:snapToGrid w:val="0"/>
              </w:rPr>
            </w:pPr>
          </w:p>
        </w:tc>
        <w:tc>
          <w:tcPr>
            <w:tcW w:w="1440" w:type="dxa"/>
          </w:tcPr>
          <w:p w14:paraId="5E58CE9D" w14:textId="77777777" w:rsidR="006D103D" w:rsidRPr="00EA747F" w:rsidRDefault="006D103D" w:rsidP="005E4468">
            <w:pPr>
              <w:autoSpaceDE w:val="0"/>
              <w:autoSpaceDN w:val="0"/>
              <w:adjustRightInd w:val="0"/>
              <w:ind w:left="340" w:hanging="340"/>
              <w:jc w:val="center"/>
              <w:rPr>
                <w:snapToGrid w:val="0"/>
              </w:rPr>
            </w:pPr>
            <w:r w:rsidRPr="00EA747F">
              <w:rPr>
                <w:snapToGrid w:val="0"/>
              </w:rPr>
              <w:t>PIC X(2)</w:t>
            </w:r>
          </w:p>
        </w:tc>
      </w:tr>
      <w:tr w:rsidR="00EA747F" w:rsidRPr="00EA747F" w14:paraId="0271C3B1" w14:textId="77777777" w:rsidTr="005E4468">
        <w:tc>
          <w:tcPr>
            <w:tcW w:w="1097" w:type="dxa"/>
          </w:tcPr>
          <w:p w14:paraId="3865C825" w14:textId="77777777" w:rsidR="00EA747F" w:rsidRPr="00EA747F" w:rsidRDefault="00EA747F" w:rsidP="005E4468">
            <w:pPr>
              <w:pStyle w:val="BodyText2"/>
              <w:jc w:val="center"/>
              <w:rPr>
                <w:color w:val="auto"/>
              </w:rPr>
            </w:pPr>
            <w:r w:rsidRPr="00EA747F">
              <w:rPr>
                <w:color w:val="auto"/>
              </w:rPr>
              <w:t>05-06</w:t>
            </w:r>
          </w:p>
        </w:tc>
        <w:tc>
          <w:tcPr>
            <w:tcW w:w="935" w:type="dxa"/>
          </w:tcPr>
          <w:p w14:paraId="33BC02A4" w14:textId="77777777" w:rsidR="00EA747F" w:rsidRPr="00EA747F" w:rsidRDefault="00EA747F" w:rsidP="005E4468">
            <w:pPr>
              <w:pStyle w:val="BodyText2"/>
              <w:jc w:val="center"/>
              <w:rPr>
                <w:color w:val="auto"/>
              </w:rPr>
            </w:pPr>
            <w:r w:rsidRPr="00EA747F">
              <w:rPr>
                <w:color w:val="auto"/>
              </w:rPr>
              <w:t>2</w:t>
            </w:r>
          </w:p>
        </w:tc>
        <w:tc>
          <w:tcPr>
            <w:tcW w:w="5888" w:type="dxa"/>
          </w:tcPr>
          <w:p w14:paraId="4EBE2731" w14:textId="77777777" w:rsidR="00EA747F" w:rsidRPr="002931E6" w:rsidRDefault="00EA747F" w:rsidP="00EA747F">
            <w:pPr>
              <w:autoSpaceDE w:val="0"/>
              <w:autoSpaceDN w:val="0"/>
              <w:adjustRightInd w:val="0"/>
              <w:rPr>
                <w:snapToGrid w:val="0"/>
              </w:rPr>
            </w:pPr>
            <w:r w:rsidRPr="005C2F9D">
              <w:rPr>
                <w:b/>
                <w:snapToGrid w:val="0"/>
              </w:rPr>
              <w:t>Number of Gift Cards</w:t>
            </w:r>
            <w:r w:rsidRPr="002931E6">
              <w:rPr>
                <w:snapToGrid w:val="0"/>
              </w:rPr>
              <w:tab/>
            </w:r>
            <w:r w:rsidRPr="002931E6">
              <w:rPr>
                <w:snapToGrid w:val="0"/>
              </w:rPr>
              <w:tab/>
            </w:r>
            <w:r w:rsidRPr="002931E6">
              <w:rPr>
                <w:snapToGrid w:val="0"/>
              </w:rPr>
              <w:tab/>
            </w:r>
            <w:r w:rsidRPr="002931E6">
              <w:rPr>
                <w:snapToGrid w:val="0"/>
              </w:rPr>
              <w:tab/>
            </w:r>
          </w:p>
          <w:p w14:paraId="6FF265EE" w14:textId="77777777" w:rsidR="00EA747F" w:rsidRPr="002931E6" w:rsidRDefault="00EA747F" w:rsidP="00EA747F">
            <w:pPr>
              <w:autoSpaceDE w:val="0"/>
              <w:autoSpaceDN w:val="0"/>
              <w:adjustRightInd w:val="0"/>
              <w:rPr>
                <w:snapToGrid w:val="0"/>
              </w:rPr>
            </w:pPr>
            <w:r w:rsidRPr="002931E6">
              <w:rPr>
                <w:snapToGrid w:val="0"/>
              </w:rPr>
              <w:t>The number of cards being purchased; maximum of 3, to be identified below.</w:t>
            </w:r>
          </w:p>
          <w:p w14:paraId="413D4137" w14:textId="77777777" w:rsidR="00EA747F" w:rsidRPr="00EA747F" w:rsidRDefault="00EA747F" w:rsidP="006D103D">
            <w:pPr>
              <w:rPr>
                <w:b/>
                <w:snapToGrid w:val="0"/>
              </w:rPr>
            </w:pPr>
          </w:p>
        </w:tc>
        <w:tc>
          <w:tcPr>
            <w:tcW w:w="1440" w:type="dxa"/>
          </w:tcPr>
          <w:p w14:paraId="65FBA83B" w14:textId="77777777" w:rsidR="00EA747F" w:rsidRPr="00EA747F" w:rsidRDefault="00EA747F" w:rsidP="005E4468">
            <w:pPr>
              <w:autoSpaceDE w:val="0"/>
              <w:autoSpaceDN w:val="0"/>
              <w:adjustRightInd w:val="0"/>
              <w:ind w:left="340" w:hanging="340"/>
              <w:jc w:val="center"/>
              <w:rPr>
                <w:snapToGrid w:val="0"/>
              </w:rPr>
            </w:pPr>
            <w:r w:rsidRPr="002931E6">
              <w:rPr>
                <w:snapToGrid w:val="0"/>
              </w:rPr>
              <w:t>PIC 9(2)</w:t>
            </w:r>
          </w:p>
        </w:tc>
      </w:tr>
      <w:tr w:rsidR="00EA747F" w:rsidRPr="00EA747F" w14:paraId="238EF797" w14:textId="77777777" w:rsidTr="005E4468">
        <w:tc>
          <w:tcPr>
            <w:tcW w:w="1097" w:type="dxa"/>
          </w:tcPr>
          <w:p w14:paraId="616D1220" w14:textId="77777777" w:rsidR="00EA747F" w:rsidRPr="00EA747F" w:rsidRDefault="00EA747F" w:rsidP="005E4468">
            <w:pPr>
              <w:pStyle w:val="BodyText2"/>
              <w:jc w:val="center"/>
              <w:rPr>
                <w:color w:val="auto"/>
              </w:rPr>
            </w:pPr>
            <w:r w:rsidRPr="00EA747F">
              <w:rPr>
                <w:color w:val="auto"/>
              </w:rPr>
              <w:t>08-199</w:t>
            </w:r>
            <w:r w:rsidRPr="00EA747F">
              <w:rPr>
                <w:color w:val="auto"/>
              </w:rPr>
              <w:tab/>
            </w:r>
          </w:p>
        </w:tc>
        <w:tc>
          <w:tcPr>
            <w:tcW w:w="935" w:type="dxa"/>
          </w:tcPr>
          <w:p w14:paraId="305D31A4" w14:textId="77777777" w:rsidR="00EA747F" w:rsidRPr="00EA747F" w:rsidRDefault="00EA747F" w:rsidP="005E4468">
            <w:pPr>
              <w:pStyle w:val="BodyText2"/>
              <w:jc w:val="center"/>
              <w:rPr>
                <w:color w:val="auto"/>
              </w:rPr>
            </w:pPr>
            <w:r w:rsidRPr="00EA747F">
              <w:rPr>
                <w:color w:val="auto"/>
              </w:rPr>
              <w:t>64</w:t>
            </w:r>
          </w:p>
        </w:tc>
        <w:tc>
          <w:tcPr>
            <w:tcW w:w="5888" w:type="dxa"/>
          </w:tcPr>
          <w:p w14:paraId="02462D29" w14:textId="77777777" w:rsidR="00EA747F" w:rsidRPr="002931E6" w:rsidRDefault="00EA747F" w:rsidP="00EA747F">
            <w:pPr>
              <w:autoSpaceDE w:val="0"/>
              <w:autoSpaceDN w:val="0"/>
              <w:adjustRightInd w:val="0"/>
              <w:rPr>
                <w:snapToGrid w:val="0"/>
              </w:rPr>
            </w:pPr>
            <w:r w:rsidRPr="005C2F9D">
              <w:rPr>
                <w:b/>
                <w:snapToGrid w:val="0"/>
              </w:rPr>
              <w:t>Gift Card Information</w:t>
            </w:r>
            <w:r w:rsidRPr="002931E6">
              <w:rPr>
                <w:snapToGrid w:val="0"/>
              </w:rPr>
              <w:t xml:space="preserve"> </w:t>
            </w:r>
          </w:p>
          <w:p w14:paraId="593F236F" w14:textId="77777777" w:rsidR="00EA747F" w:rsidRDefault="00EA747F" w:rsidP="00EA747F">
            <w:pPr>
              <w:autoSpaceDE w:val="0"/>
              <w:autoSpaceDN w:val="0"/>
              <w:adjustRightInd w:val="0"/>
              <w:rPr>
                <w:snapToGrid w:val="0"/>
              </w:rPr>
            </w:pPr>
            <w:r w:rsidRPr="002931E6">
              <w:rPr>
                <w:snapToGrid w:val="0"/>
              </w:rPr>
              <w:t>The field is an array of 1-3 rows. Each row contains the information on one gift card and is defined as follows:</w:t>
            </w:r>
          </w:p>
          <w:p w14:paraId="663F333D" w14:textId="77777777" w:rsidR="00EA747F" w:rsidRDefault="00EA747F" w:rsidP="00EA747F">
            <w:pPr>
              <w:autoSpaceDE w:val="0"/>
              <w:autoSpaceDN w:val="0"/>
              <w:adjustRightInd w:val="0"/>
              <w:rPr>
                <w:snapToGrid w:val="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061"/>
              <w:gridCol w:w="3183"/>
              <w:gridCol w:w="1123"/>
            </w:tblGrid>
            <w:tr w:rsidR="00EA747F" w14:paraId="6CE7FF9A" w14:textId="77777777" w:rsidTr="00EA747F">
              <w:trPr>
                <w:tblHeader/>
              </w:trPr>
              <w:tc>
                <w:tcPr>
                  <w:tcW w:w="1061" w:type="dxa"/>
                </w:tcPr>
                <w:p w14:paraId="219D9ACE"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Position</w:t>
                  </w:r>
                </w:p>
              </w:tc>
              <w:tc>
                <w:tcPr>
                  <w:tcW w:w="3183" w:type="dxa"/>
                </w:tcPr>
                <w:p w14:paraId="36489D0A"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b/>
                      <w:snapToGrid w:val="0"/>
                      <w:color w:val="000000"/>
                    </w:rPr>
                  </w:pPr>
                  <w:r>
                    <w:rPr>
                      <w:b/>
                      <w:snapToGrid w:val="0"/>
                      <w:color w:val="000000"/>
                    </w:rPr>
                    <w:t>Description</w:t>
                  </w:r>
                </w:p>
              </w:tc>
              <w:tc>
                <w:tcPr>
                  <w:tcW w:w="1123" w:type="dxa"/>
                </w:tcPr>
                <w:p w14:paraId="1ABD580F"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Picture</w:t>
                  </w:r>
                </w:p>
              </w:tc>
            </w:tr>
            <w:tr w:rsidR="00EA747F" w14:paraId="37200C30" w14:textId="77777777" w:rsidTr="005E4468">
              <w:tc>
                <w:tcPr>
                  <w:tcW w:w="1061" w:type="dxa"/>
                </w:tcPr>
                <w:p w14:paraId="1B45B414" w14:textId="77777777" w:rsidR="00EA747F" w:rsidRPr="00D369F2" w:rsidRDefault="00EA747F" w:rsidP="00EA747F">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bCs/>
                      <w:snapToGrid w:val="0"/>
                      <w:color w:val="000000"/>
                    </w:rPr>
                    <w:t>01-02</w:t>
                  </w:r>
                </w:p>
              </w:tc>
              <w:tc>
                <w:tcPr>
                  <w:tcW w:w="3183" w:type="dxa"/>
                </w:tcPr>
                <w:p w14:paraId="5C1A23ED" w14:textId="77777777" w:rsidR="00EA747F" w:rsidRPr="002931E6" w:rsidRDefault="00EA747F" w:rsidP="00EA747F">
                  <w:pPr>
                    <w:autoSpaceDE w:val="0"/>
                    <w:autoSpaceDN w:val="0"/>
                    <w:adjustRightInd w:val="0"/>
                    <w:spacing w:after="120"/>
                    <w:rPr>
                      <w:snapToGrid w:val="0"/>
                    </w:rPr>
                  </w:pPr>
                  <w:r w:rsidRPr="005C2F9D">
                    <w:rPr>
                      <w:b/>
                      <w:snapToGrid w:val="0"/>
                    </w:rPr>
                    <w:t>Type of Gift Card</w:t>
                  </w:r>
                  <w:r w:rsidRPr="002931E6">
                    <w:rPr>
                      <w:snapToGrid w:val="0"/>
                    </w:rPr>
                    <w:t xml:space="preserve"> </w:t>
                  </w:r>
                  <w:r w:rsidRPr="002931E6">
                    <w:rPr>
                      <w:snapToGrid w:val="0"/>
                    </w:rPr>
                    <w:tab/>
                  </w:r>
                  <w:r w:rsidRPr="002931E6">
                    <w:rPr>
                      <w:snapToGrid w:val="0"/>
                    </w:rPr>
                    <w:tab/>
                  </w:r>
                </w:p>
                <w:p w14:paraId="71E131EE" w14:textId="412D55CC" w:rsidR="00EA747F" w:rsidRDefault="00EA747F" w:rsidP="00EA747F">
                  <w:pPr>
                    <w:autoSpaceDE w:val="0"/>
                    <w:autoSpaceDN w:val="0"/>
                    <w:adjustRightInd w:val="0"/>
                    <w:rPr>
                      <w:snapToGrid w:val="0"/>
                    </w:rPr>
                  </w:pPr>
                  <w:r w:rsidRPr="002931E6">
                    <w:rPr>
                      <w:snapToGrid w:val="0"/>
                    </w:rPr>
                    <w:t>Mandatory. Valid Values are:</w:t>
                  </w:r>
                </w:p>
                <w:p w14:paraId="03414A2E" w14:textId="77777777" w:rsidR="004B4D39" w:rsidRPr="002931E6" w:rsidRDefault="004B4D39" w:rsidP="00EA747F">
                  <w:pPr>
                    <w:autoSpaceDE w:val="0"/>
                    <w:autoSpaceDN w:val="0"/>
                    <w:adjustRightInd w:val="0"/>
                    <w:rPr>
                      <w:snapToGrid w:val="0"/>
                    </w:rPr>
                  </w:pPr>
                </w:p>
                <w:p w14:paraId="67457ACF"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snapToGrid w:val="0"/>
                    </w:rPr>
                  </w:pPr>
                  <w:r w:rsidRPr="002931E6">
                    <w:rPr>
                      <w:snapToGrid w:val="0"/>
                    </w:rPr>
                    <w:t>“01” = Reloadable</w:t>
                  </w:r>
                </w:p>
                <w:p w14:paraId="6F854112" w14:textId="77777777" w:rsidR="00EA747F" w:rsidRPr="002931E6" w:rsidRDefault="00EA747F" w:rsidP="00EA747F">
                  <w:pPr>
                    <w:autoSpaceDE w:val="0"/>
                    <w:autoSpaceDN w:val="0"/>
                    <w:adjustRightInd w:val="0"/>
                    <w:rPr>
                      <w:snapToGrid w:val="0"/>
                    </w:rPr>
                  </w:pPr>
                  <w:r w:rsidRPr="002931E6">
                    <w:rPr>
                      <w:snapToGrid w:val="0"/>
                    </w:rPr>
                    <w:t>“02” = Non-reloadable</w:t>
                  </w:r>
                </w:p>
                <w:p w14:paraId="661E42A0"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b/>
                      <w:snapToGrid w:val="0"/>
                      <w:color w:val="000000"/>
                    </w:rPr>
                  </w:pPr>
                </w:p>
              </w:tc>
              <w:tc>
                <w:tcPr>
                  <w:tcW w:w="1123" w:type="dxa"/>
                </w:tcPr>
                <w:p w14:paraId="31EEF454" w14:textId="358F7975"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sidRPr="00604F2D">
                    <w:rPr>
                      <w:snapToGrid w:val="0"/>
                      <w:color w:val="000000"/>
                    </w:rPr>
                    <w:t xml:space="preserve">PIC </w:t>
                  </w:r>
                  <w:r w:rsidR="004B4D39">
                    <w:rPr>
                      <w:snapToGrid w:val="0"/>
                      <w:color w:val="000000"/>
                    </w:rPr>
                    <w:t>X</w:t>
                  </w:r>
                  <w:r w:rsidRPr="00604F2D">
                    <w:rPr>
                      <w:snapToGrid w:val="0"/>
                      <w:color w:val="000000"/>
                    </w:rPr>
                    <w:t>(2)</w:t>
                  </w:r>
                </w:p>
              </w:tc>
            </w:tr>
            <w:tr w:rsidR="00EA747F" w14:paraId="10B02D20" w14:textId="77777777" w:rsidTr="005E4468">
              <w:tc>
                <w:tcPr>
                  <w:tcW w:w="1061" w:type="dxa"/>
                </w:tcPr>
                <w:p w14:paraId="638066D3"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sidRPr="002931E6">
                    <w:rPr>
                      <w:snapToGrid w:val="0"/>
                    </w:rPr>
                    <w:lastRenderedPageBreak/>
                    <w:t>03-14</w:t>
                  </w:r>
                </w:p>
              </w:tc>
              <w:tc>
                <w:tcPr>
                  <w:tcW w:w="3183" w:type="dxa"/>
                </w:tcPr>
                <w:p w14:paraId="4FF5A13D" w14:textId="77777777" w:rsidR="00EA747F" w:rsidRPr="002931E6" w:rsidRDefault="00EA747F" w:rsidP="00EA747F">
                  <w:pPr>
                    <w:autoSpaceDE w:val="0"/>
                    <w:autoSpaceDN w:val="0"/>
                    <w:adjustRightInd w:val="0"/>
                    <w:spacing w:after="120"/>
                    <w:rPr>
                      <w:snapToGrid w:val="0"/>
                    </w:rPr>
                  </w:pPr>
                  <w:r w:rsidRPr="005C2F9D">
                    <w:rPr>
                      <w:b/>
                      <w:snapToGrid w:val="0"/>
                    </w:rPr>
                    <w:t>Value of Gift Card</w:t>
                  </w:r>
                  <w:r w:rsidRPr="002931E6">
                    <w:rPr>
                      <w:snapToGrid w:val="0"/>
                    </w:rPr>
                    <w:tab/>
                  </w:r>
                  <w:r w:rsidRPr="002931E6">
                    <w:rPr>
                      <w:snapToGrid w:val="0"/>
                    </w:rPr>
                    <w:tab/>
                  </w:r>
                </w:p>
                <w:p w14:paraId="1D379347" w14:textId="57C8B4C9" w:rsidR="00EA747F" w:rsidRDefault="00EA747F" w:rsidP="00EA747F">
                  <w:pPr>
                    <w:autoSpaceDE w:val="0"/>
                    <w:autoSpaceDN w:val="0"/>
                    <w:adjustRightInd w:val="0"/>
                    <w:rPr>
                      <w:snapToGrid w:val="0"/>
                    </w:rPr>
                  </w:pPr>
                  <w:r w:rsidRPr="002931E6">
                    <w:rPr>
                      <w:snapToGrid w:val="0"/>
                    </w:rPr>
                    <w:t>Mandatory. Value of the gift card, right justified with leading zeroes, two decimal points implied; e.g.:</w:t>
                  </w:r>
                </w:p>
                <w:p w14:paraId="49CC79B5" w14:textId="77777777" w:rsidR="004B4D39" w:rsidRPr="002931E6" w:rsidRDefault="004B4D39" w:rsidP="00EA747F">
                  <w:pPr>
                    <w:autoSpaceDE w:val="0"/>
                    <w:autoSpaceDN w:val="0"/>
                    <w:adjustRightInd w:val="0"/>
                    <w:rPr>
                      <w:snapToGrid w:val="0"/>
                    </w:rPr>
                  </w:pPr>
                </w:p>
                <w:p w14:paraId="7819D6C4" w14:textId="77777777" w:rsidR="00EA747F" w:rsidRDefault="00EA747F" w:rsidP="00EA747F">
                  <w:pPr>
                    <w:autoSpaceDE w:val="0"/>
                    <w:autoSpaceDN w:val="0"/>
                    <w:adjustRightInd w:val="0"/>
                    <w:rPr>
                      <w:snapToGrid w:val="0"/>
                    </w:rPr>
                  </w:pPr>
                  <w:r w:rsidRPr="002931E6">
                    <w:rPr>
                      <w:snapToGrid w:val="0"/>
                    </w:rPr>
                    <w:t>$10 = 000000001000</w:t>
                  </w:r>
                </w:p>
                <w:p w14:paraId="12512474" w14:textId="77777777" w:rsidR="00EA747F" w:rsidRPr="005C2F9D" w:rsidRDefault="00EA747F" w:rsidP="00EA747F">
                  <w:pPr>
                    <w:autoSpaceDE w:val="0"/>
                    <w:autoSpaceDN w:val="0"/>
                    <w:adjustRightInd w:val="0"/>
                    <w:rPr>
                      <w:b/>
                      <w:snapToGrid w:val="0"/>
                    </w:rPr>
                  </w:pPr>
                </w:p>
              </w:tc>
              <w:tc>
                <w:tcPr>
                  <w:tcW w:w="1123" w:type="dxa"/>
                </w:tcPr>
                <w:p w14:paraId="4DF0245F" w14:textId="77777777" w:rsidR="00EA747F" w:rsidRPr="00604F2D" w:rsidRDefault="00EA747F" w:rsidP="00EA747F">
                  <w:pPr>
                    <w:tabs>
                      <w:tab w:val="left" w:pos="0"/>
                      <w:tab w:val="left" w:pos="720"/>
                      <w:tab w:val="left" w:pos="1440"/>
                      <w:tab w:val="left" w:pos="2160"/>
                      <w:tab w:val="left" w:pos="2880"/>
                      <w:tab w:val="left" w:pos="3600"/>
                      <w:tab w:val="left" w:pos="4320"/>
                    </w:tabs>
                    <w:spacing w:line="240" w:lineRule="atLeast"/>
                    <w:jc w:val="center"/>
                    <w:rPr>
                      <w:snapToGrid w:val="0"/>
                      <w:color w:val="000000"/>
                    </w:rPr>
                  </w:pPr>
                  <w:r w:rsidRPr="002931E6">
                    <w:rPr>
                      <w:snapToGrid w:val="0"/>
                    </w:rPr>
                    <w:t>PIC 9(12)</w:t>
                  </w:r>
                </w:p>
              </w:tc>
            </w:tr>
            <w:tr w:rsidR="00EA747F" w14:paraId="4980EDDD" w14:textId="77777777" w:rsidTr="005E4468">
              <w:tc>
                <w:tcPr>
                  <w:tcW w:w="1061" w:type="dxa"/>
                </w:tcPr>
                <w:p w14:paraId="51BFEB95" w14:textId="77777777" w:rsidR="00EA747F" w:rsidRPr="002931E6" w:rsidRDefault="00EA747F" w:rsidP="00EA747F">
                  <w:pPr>
                    <w:tabs>
                      <w:tab w:val="left" w:pos="0"/>
                      <w:tab w:val="left" w:pos="720"/>
                      <w:tab w:val="left" w:pos="1440"/>
                      <w:tab w:val="left" w:pos="2160"/>
                      <w:tab w:val="left" w:pos="2880"/>
                      <w:tab w:val="left" w:pos="3600"/>
                      <w:tab w:val="left" w:pos="4320"/>
                    </w:tabs>
                    <w:spacing w:line="240" w:lineRule="atLeast"/>
                    <w:jc w:val="center"/>
                    <w:rPr>
                      <w:snapToGrid w:val="0"/>
                    </w:rPr>
                  </w:pPr>
                  <w:r w:rsidRPr="002931E6">
                    <w:rPr>
                      <w:snapToGrid w:val="0"/>
                    </w:rPr>
                    <w:t>15-64</w:t>
                  </w:r>
                </w:p>
              </w:tc>
              <w:tc>
                <w:tcPr>
                  <w:tcW w:w="3183" w:type="dxa"/>
                </w:tcPr>
                <w:p w14:paraId="4ABD8D7E" w14:textId="77777777" w:rsidR="00EA747F" w:rsidRPr="002931E6" w:rsidRDefault="00EA747F" w:rsidP="00EA747F">
                  <w:pPr>
                    <w:autoSpaceDE w:val="0"/>
                    <w:autoSpaceDN w:val="0"/>
                    <w:adjustRightInd w:val="0"/>
                    <w:spacing w:after="120"/>
                    <w:rPr>
                      <w:snapToGrid w:val="0"/>
                    </w:rPr>
                  </w:pPr>
                  <w:r w:rsidRPr="005C2F9D">
                    <w:rPr>
                      <w:b/>
                      <w:snapToGrid w:val="0"/>
                    </w:rPr>
                    <w:t>Prepaid Gift Card Account Number</w:t>
                  </w:r>
                  <w:r w:rsidRPr="002931E6">
                    <w:rPr>
                      <w:snapToGrid w:val="0"/>
                    </w:rPr>
                    <w:tab/>
                  </w:r>
                </w:p>
                <w:p w14:paraId="64E9F6DC" w14:textId="77777777" w:rsidR="00EA747F" w:rsidRPr="00EA747F" w:rsidRDefault="00EA747F" w:rsidP="00EA747F">
                  <w:pPr>
                    <w:autoSpaceDE w:val="0"/>
                    <w:autoSpaceDN w:val="0"/>
                    <w:adjustRightInd w:val="0"/>
                    <w:rPr>
                      <w:snapToGrid w:val="0"/>
                    </w:rPr>
                  </w:pPr>
                  <w:r w:rsidRPr="002931E6">
                    <w:rPr>
                      <w:snapToGrid w:val="0"/>
                    </w:rPr>
                    <w:t>Optional. If not provided must contain spaces.</w:t>
                  </w:r>
                </w:p>
              </w:tc>
              <w:tc>
                <w:tcPr>
                  <w:tcW w:w="1123" w:type="dxa"/>
                </w:tcPr>
                <w:p w14:paraId="7EB038D3" w14:textId="77777777" w:rsidR="00EA747F" w:rsidRPr="002931E6" w:rsidRDefault="00EA747F" w:rsidP="00EA747F">
                  <w:pPr>
                    <w:tabs>
                      <w:tab w:val="left" w:pos="0"/>
                      <w:tab w:val="left" w:pos="720"/>
                      <w:tab w:val="left" w:pos="1440"/>
                      <w:tab w:val="left" w:pos="2160"/>
                      <w:tab w:val="left" w:pos="2880"/>
                      <w:tab w:val="left" w:pos="3600"/>
                      <w:tab w:val="left" w:pos="4320"/>
                    </w:tabs>
                    <w:spacing w:line="240" w:lineRule="atLeast"/>
                    <w:jc w:val="center"/>
                    <w:rPr>
                      <w:snapToGrid w:val="0"/>
                    </w:rPr>
                  </w:pPr>
                  <w:r w:rsidRPr="002931E6">
                    <w:rPr>
                      <w:snapToGrid w:val="0"/>
                    </w:rPr>
                    <w:t>PIC X(50)</w:t>
                  </w:r>
                </w:p>
              </w:tc>
            </w:tr>
          </w:tbl>
          <w:p w14:paraId="723210D2" w14:textId="77777777" w:rsidR="00EA747F" w:rsidRPr="005C2F9D" w:rsidRDefault="00EA747F" w:rsidP="00EA747F">
            <w:pPr>
              <w:autoSpaceDE w:val="0"/>
              <w:autoSpaceDN w:val="0"/>
              <w:adjustRightInd w:val="0"/>
              <w:rPr>
                <w:b/>
                <w:snapToGrid w:val="0"/>
              </w:rPr>
            </w:pPr>
          </w:p>
        </w:tc>
        <w:tc>
          <w:tcPr>
            <w:tcW w:w="1440" w:type="dxa"/>
          </w:tcPr>
          <w:p w14:paraId="05BC4AD1" w14:textId="77777777" w:rsidR="00EA747F" w:rsidRPr="002931E6" w:rsidRDefault="00EA747F" w:rsidP="00EA747F">
            <w:pPr>
              <w:autoSpaceDE w:val="0"/>
              <w:autoSpaceDN w:val="0"/>
              <w:adjustRightInd w:val="0"/>
              <w:ind w:left="340" w:hanging="340"/>
              <w:jc w:val="center"/>
              <w:rPr>
                <w:snapToGrid w:val="0"/>
              </w:rPr>
            </w:pPr>
            <w:r w:rsidRPr="002931E6">
              <w:rPr>
                <w:snapToGrid w:val="0"/>
              </w:rPr>
              <w:lastRenderedPageBreak/>
              <w:t>maximum of 3 occurrences</w:t>
            </w:r>
          </w:p>
        </w:tc>
      </w:tr>
    </w:tbl>
    <w:p w14:paraId="3EBD1028" w14:textId="77777777" w:rsidR="006D103D" w:rsidRDefault="006D103D" w:rsidP="005C2F9D">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EA747F" w14:paraId="3FE24727" w14:textId="77777777" w:rsidTr="005E4468">
        <w:tc>
          <w:tcPr>
            <w:tcW w:w="2335" w:type="dxa"/>
          </w:tcPr>
          <w:p w14:paraId="7621A020" w14:textId="77777777" w:rsidR="00EA747F" w:rsidRDefault="00EA747F" w:rsidP="005E4468">
            <w:pPr>
              <w:spacing w:after="120"/>
              <w:rPr>
                <w:b/>
                <w:snapToGrid w:val="0"/>
              </w:rPr>
            </w:pPr>
            <w:r>
              <w:rPr>
                <w:b/>
                <w:snapToGrid w:val="0"/>
              </w:rPr>
              <w:t>Request</w:t>
            </w:r>
          </w:p>
        </w:tc>
        <w:tc>
          <w:tcPr>
            <w:tcW w:w="7105" w:type="dxa"/>
          </w:tcPr>
          <w:p w14:paraId="0308E46A"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snapToGrid w:val="0"/>
              </w:rPr>
            </w:pPr>
            <w:r w:rsidRPr="002931E6">
              <w:rPr>
                <w:snapToGrid w:val="0"/>
              </w:rPr>
              <w:t>Optional in Discover transactions for POS solutions supporting Discover and selling Prepaid Gift Cards. Variable length of 71, 135 or 199 bytes.</w:t>
            </w:r>
          </w:p>
          <w:p w14:paraId="072F627F"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b/>
                <w:snapToGrid w:val="0"/>
              </w:rPr>
            </w:pPr>
          </w:p>
        </w:tc>
      </w:tr>
      <w:tr w:rsidR="00EA747F" w14:paraId="0E2C3D2D" w14:textId="77777777" w:rsidTr="005E4468">
        <w:tc>
          <w:tcPr>
            <w:tcW w:w="2335" w:type="dxa"/>
          </w:tcPr>
          <w:p w14:paraId="66D089A9" w14:textId="77777777" w:rsidR="00EA747F" w:rsidRDefault="00EA747F" w:rsidP="005E4468">
            <w:pPr>
              <w:spacing w:after="120"/>
              <w:rPr>
                <w:b/>
                <w:snapToGrid w:val="0"/>
              </w:rPr>
            </w:pPr>
            <w:r>
              <w:rPr>
                <w:b/>
                <w:snapToGrid w:val="0"/>
              </w:rPr>
              <w:t>Response</w:t>
            </w:r>
          </w:p>
        </w:tc>
        <w:tc>
          <w:tcPr>
            <w:tcW w:w="7105" w:type="dxa"/>
          </w:tcPr>
          <w:p w14:paraId="693DF587" w14:textId="77777777" w:rsidR="00EA747F" w:rsidRDefault="00EA747F" w:rsidP="005E4468">
            <w:pPr>
              <w:rPr>
                <w:snapToGrid w:val="0"/>
              </w:rPr>
            </w:pPr>
            <w:r w:rsidRPr="002931E6">
              <w:rPr>
                <w:snapToGrid w:val="0"/>
              </w:rPr>
              <w:t>Not applicable.</w:t>
            </w:r>
          </w:p>
          <w:p w14:paraId="090133C8" w14:textId="77777777" w:rsidR="00EA747F" w:rsidRPr="008F0357" w:rsidRDefault="00EA747F" w:rsidP="005E4468">
            <w:pPr>
              <w:rPr>
                <w:b/>
                <w:bCs/>
                <w:snapToGrid w:val="0"/>
              </w:rPr>
            </w:pPr>
          </w:p>
        </w:tc>
      </w:tr>
      <w:tr w:rsidR="00EA747F" w14:paraId="1BF4C670" w14:textId="77777777" w:rsidTr="005E4468">
        <w:tc>
          <w:tcPr>
            <w:tcW w:w="2335" w:type="dxa"/>
          </w:tcPr>
          <w:p w14:paraId="52339FB1" w14:textId="77777777" w:rsidR="00EA747F" w:rsidRDefault="00EA747F" w:rsidP="005E4468">
            <w:pPr>
              <w:spacing w:after="120"/>
              <w:rPr>
                <w:b/>
                <w:snapToGrid w:val="0"/>
              </w:rPr>
            </w:pPr>
            <w:r w:rsidRPr="00FB4BC9">
              <w:rPr>
                <w:rFonts w:cs="Arial"/>
                <w:b/>
                <w:bCs/>
                <w:lang w:val="en-CA"/>
              </w:rPr>
              <w:t>Internal Field</w:t>
            </w:r>
          </w:p>
        </w:tc>
        <w:tc>
          <w:tcPr>
            <w:tcW w:w="7105" w:type="dxa"/>
          </w:tcPr>
          <w:p w14:paraId="218239EC" w14:textId="77777777" w:rsidR="00EA747F" w:rsidRDefault="00EA747F" w:rsidP="005E4468">
            <w:pPr>
              <w:rPr>
                <w:b/>
                <w:snapToGrid w:val="0"/>
              </w:rPr>
            </w:pPr>
            <w:r>
              <w:rPr>
                <w:bCs/>
                <w:snapToGrid w:val="0"/>
              </w:rPr>
              <w:t>BASE</w:t>
            </w:r>
            <w:r w:rsidRPr="00DC68DF">
              <w:rPr>
                <w:bCs/>
                <w:snapToGrid w:val="0"/>
              </w:rPr>
              <w:t>24-pos T</w:t>
            </w:r>
            <w:r>
              <w:rPr>
                <w:bCs/>
                <w:snapToGrid w:val="0"/>
              </w:rPr>
              <w:t>ransaction-Specific Data t</w:t>
            </w:r>
            <w:r w:rsidRPr="00DC68DF">
              <w:rPr>
                <w:bCs/>
                <w:snapToGrid w:val="0"/>
              </w:rPr>
              <w:t>oken</w:t>
            </w:r>
            <w:r>
              <w:rPr>
                <w:bCs/>
                <w:snapToGrid w:val="0"/>
              </w:rPr>
              <w:t xml:space="preserve"> (CT)</w:t>
            </w:r>
          </w:p>
        </w:tc>
      </w:tr>
    </w:tbl>
    <w:p w14:paraId="186D76E7" w14:textId="77777777" w:rsidR="00EA747F" w:rsidRPr="002931E6" w:rsidRDefault="00D65CF9" w:rsidP="00EA747F">
      <w:pPr>
        <w:autoSpaceDE w:val="0"/>
        <w:autoSpaceDN w:val="0"/>
        <w:adjustRightInd w:val="0"/>
        <w:ind w:left="720"/>
        <w:rPr>
          <w:snapToGrid w:val="0"/>
        </w:rPr>
      </w:pPr>
      <w:r w:rsidRPr="002931E6">
        <w:rPr>
          <w:snapToGrid w:val="0"/>
        </w:rPr>
        <w:tab/>
      </w:r>
      <w:r w:rsidRPr="002931E6">
        <w:rPr>
          <w:snapToGrid w:val="0"/>
        </w:rPr>
        <w:tab/>
      </w:r>
    </w:p>
    <w:p w14:paraId="3A7748F2" w14:textId="77777777" w:rsidR="00D65CF9" w:rsidRDefault="00D65CF9" w:rsidP="00D65CF9">
      <w:pPr>
        <w:tabs>
          <w:tab w:val="left" w:pos="0"/>
          <w:tab w:val="left" w:pos="720"/>
          <w:tab w:val="left" w:pos="1440"/>
          <w:tab w:val="left" w:pos="2160"/>
          <w:tab w:val="left" w:pos="2880"/>
          <w:tab w:val="left" w:pos="3600"/>
          <w:tab w:val="left" w:pos="4320"/>
        </w:tabs>
        <w:spacing w:line="240" w:lineRule="atLeast"/>
        <w:rPr>
          <w:snapToGrid w:val="0"/>
          <w:color w:val="000000"/>
        </w:rPr>
      </w:pPr>
    </w:p>
    <w:p w14:paraId="0D363B44" w14:textId="77777777" w:rsidR="00245D22" w:rsidRDefault="00245D22" w:rsidP="00847896">
      <w:pPr>
        <w:pStyle w:val="Heading2"/>
        <w:rPr>
          <w:snapToGrid w:val="0"/>
        </w:rPr>
      </w:pPr>
      <w:bookmarkStart w:id="2751" w:name="_Toc30407763"/>
      <w:bookmarkStart w:id="2752" w:name="_Toc126079332"/>
      <w:r>
        <w:rPr>
          <w:snapToGrid w:val="0"/>
        </w:rPr>
        <w:t>SFID Q – Digital Wallet Information</w:t>
      </w:r>
      <w:bookmarkEnd w:id="2751"/>
      <w:bookmarkEnd w:id="2752"/>
    </w:p>
    <w:p w14:paraId="748C60E3" w14:textId="77777777" w:rsidR="00D65CF9" w:rsidRDefault="00D65CF9" w:rsidP="005C2F9D">
      <w:pPr>
        <w:autoSpaceDE w:val="0"/>
        <w:autoSpaceDN w:val="0"/>
        <w:adjustRightInd w:val="0"/>
        <w:ind w:left="720"/>
        <w:rPr>
          <w:snapToGrid w:val="0"/>
          <w:color w:val="000000"/>
        </w:rPr>
      </w:pPr>
      <w:r>
        <w:rPr>
          <w:snapToGrid w:val="0"/>
          <w:color w:val="000000"/>
        </w:rPr>
        <w:t xml:space="preserve">Information is provided in this field when a Digital Wallet product such as Visa’s </w:t>
      </w:r>
      <w:r w:rsidR="000516FE">
        <w:rPr>
          <w:snapToGrid w:val="0"/>
          <w:color w:val="000000"/>
        </w:rPr>
        <w:t xml:space="preserve">Visa Checkout </w:t>
      </w:r>
      <w:r>
        <w:rPr>
          <w:snapToGrid w:val="0"/>
          <w:color w:val="000000"/>
        </w:rPr>
        <w:t xml:space="preserve">or MasterCard’s </w:t>
      </w:r>
      <w:r w:rsidR="0028679A">
        <w:rPr>
          <w:snapToGrid w:val="0"/>
          <w:color w:val="000000"/>
        </w:rPr>
        <w:t xml:space="preserve"> MasterPass</w:t>
      </w:r>
      <w:r>
        <w:rPr>
          <w:snapToGrid w:val="0"/>
          <w:color w:val="000000"/>
        </w:rPr>
        <w:t xml:space="preserve"> has been used to populate data in the transaction.</w:t>
      </w:r>
    </w:p>
    <w:p w14:paraId="486DE5B7" w14:textId="77777777" w:rsidR="00D65CF9" w:rsidRDefault="00D65CF9" w:rsidP="005C2F9D">
      <w:pPr>
        <w:autoSpaceDE w:val="0"/>
        <w:autoSpaceDN w:val="0"/>
        <w:adjustRightInd w:val="0"/>
        <w:ind w:left="720"/>
        <w:rPr>
          <w:snapToGrid w:val="0"/>
          <w:color w:val="000000"/>
        </w:rPr>
      </w:pPr>
    </w:p>
    <w:p w14:paraId="3B12840F" w14:textId="77777777" w:rsidR="00D65CF9" w:rsidRDefault="00D65CF9" w:rsidP="005C2F9D">
      <w:pPr>
        <w:autoSpaceDE w:val="0"/>
        <w:autoSpaceDN w:val="0"/>
        <w:adjustRightInd w:val="0"/>
        <w:ind w:left="720"/>
        <w:rPr>
          <w:snapToGrid w:val="0"/>
          <w:color w:val="000000"/>
        </w:rPr>
      </w:pPr>
      <w:r>
        <w:rPr>
          <w:snapToGrid w:val="0"/>
          <w:color w:val="000000"/>
        </w:rPr>
        <w:t>The formatting of the field is as follows:</w:t>
      </w:r>
    </w:p>
    <w:p w14:paraId="5061007A" w14:textId="77777777" w:rsidR="00D65CF9" w:rsidRDefault="00D65CF9" w:rsidP="005C2F9D">
      <w:pPr>
        <w:ind w:left="720"/>
        <w:rPr>
          <w:snapToGrid w:val="0"/>
          <w:color w:val="000000"/>
        </w:rPr>
      </w:pPr>
    </w:p>
    <w:tbl>
      <w:tblPr>
        <w:tblStyle w:val="TableGrid"/>
        <w:tblW w:w="9540" w:type="dxa"/>
        <w:tblInd w:w="720" w:type="dxa"/>
        <w:tblBorders>
          <w:left w:val="none" w:sz="0" w:space="0" w:color="auto"/>
          <w:right w:val="none" w:sz="0" w:space="0" w:color="auto"/>
        </w:tblBorders>
        <w:tblLook w:val="04A0" w:firstRow="1" w:lastRow="0" w:firstColumn="1" w:lastColumn="0" w:noHBand="0" w:noVBand="1"/>
      </w:tblPr>
      <w:tblGrid>
        <w:gridCol w:w="1091"/>
        <w:gridCol w:w="935"/>
        <w:gridCol w:w="6278"/>
        <w:gridCol w:w="1236"/>
      </w:tblGrid>
      <w:tr w:rsidR="002032CA" w14:paraId="02F4E984" w14:textId="77777777" w:rsidTr="00E62C95">
        <w:trPr>
          <w:tblHeader/>
        </w:trPr>
        <w:tc>
          <w:tcPr>
            <w:tcW w:w="1091" w:type="dxa"/>
          </w:tcPr>
          <w:p w14:paraId="345C17AC" w14:textId="77777777" w:rsidR="00EA747F" w:rsidRDefault="00EA747F" w:rsidP="00041CDF">
            <w:pPr>
              <w:pStyle w:val="BodyText2"/>
              <w:spacing w:before="60" w:after="60"/>
              <w:jc w:val="center"/>
              <w:rPr>
                <w:color w:val="auto"/>
              </w:rPr>
            </w:pPr>
            <w:r w:rsidRPr="009161F7">
              <w:rPr>
                <w:b/>
                <w:color w:val="auto"/>
              </w:rPr>
              <w:t>Position</w:t>
            </w:r>
          </w:p>
        </w:tc>
        <w:tc>
          <w:tcPr>
            <w:tcW w:w="935" w:type="dxa"/>
          </w:tcPr>
          <w:p w14:paraId="4C04E2AC" w14:textId="77777777" w:rsidR="00EA747F" w:rsidRDefault="00EA747F" w:rsidP="00041CDF">
            <w:pPr>
              <w:pStyle w:val="BodyText2"/>
              <w:spacing w:before="60" w:after="60"/>
              <w:jc w:val="center"/>
              <w:rPr>
                <w:color w:val="auto"/>
              </w:rPr>
            </w:pPr>
            <w:r w:rsidRPr="009161F7">
              <w:rPr>
                <w:b/>
                <w:color w:val="auto"/>
              </w:rPr>
              <w:t>Length</w:t>
            </w:r>
          </w:p>
        </w:tc>
        <w:tc>
          <w:tcPr>
            <w:tcW w:w="6278" w:type="dxa"/>
          </w:tcPr>
          <w:p w14:paraId="7278BB5F" w14:textId="77777777" w:rsidR="00EA747F" w:rsidRDefault="00EA747F" w:rsidP="00041CDF">
            <w:pPr>
              <w:pStyle w:val="BodyText2"/>
              <w:spacing w:before="60" w:after="60"/>
              <w:rPr>
                <w:color w:val="auto"/>
              </w:rPr>
            </w:pPr>
            <w:r w:rsidRPr="009161F7">
              <w:rPr>
                <w:b/>
                <w:color w:val="auto"/>
              </w:rPr>
              <w:t>Description</w:t>
            </w:r>
          </w:p>
        </w:tc>
        <w:tc>
          <w:tcPr>
            <w:tcW w:w="1236" w:type="dxa"/>
          </w:tcPr>
          <w:p w14:paraId="1CB91204" w14:textId="77777777" w:rsidR="00EA747F" w:rsidRPr="009161F7" w:rsidRDefault="00EA747F" w:rsidP="00041CDF">
            <w:pPr>
              <w:pStyle w:val="BodyText2"/>
              <w:spacing w:before="60" w:after="60"/>
              <w:jc w:val="center"/>
              <w:rPr>
                <w:b/>
                <w:color w:val="auto"/>
              </w:rPr>
            </w:pPr>
            <w:r>
              <w:rPr>
                <w:b/>
                <w:color w:val="auto"/>
              </w:rPr>
              <w:t>Picture</w:t>
            </w:r>
          </w:p>
        </w:tc>
      </w:tr>
      <w:tr w:rsidR="002032CA" w:rsidRPr="00EA747F" w14:paraId="3EAAA196" w14:textId="77777777" w:rsidTr="00E62C95">
        <w:tc>
          <w:tcPr>
            <w:tcW w:w="1091" w:type="dxa"/>
          </w:tcPr>
          <w:p w14:paraId="08AF1A10" w14:textId="77777777" w:rsidR="00EA747F" w:rsidRPr="00EA747F" w:rsidRDefault="00EA747F" w:rsidP="005E4468">
            <w:pPr>
              <w:pStyle w:val="BodyText2"/>
              <w:jc w:val="center"/>
              <w:rPr>
                <w:color w:val="auto"/>
              </w:rPr>
            </w:pPr>
            <w:r w:rsidRPr="00EA747F">
              <w:rPr>
                <w:color w:val="auto"/>
              </w:rPr>
              <w:t>01-0</w:t>
            </w:r>
            <w:r>
              <w:rPr>
                <w:color w:val="auto"/>
              </w:rPr>
              <w:t>2</w:t>
            </w:r>
          </w:p>
        </w:tc>
        <w:tc>
          <w:tcPr>
            <w:tcW w:w="935" w:type="dxa"/>
          </w:tcPr>
          <w:p w14:paraId="408798A1" w14:textId="77777777" w:rsidR="00EA747F" w:rsidRPr="00EA747F" w:rsidRDefault="00EA747F" w:rsidP="005E4468">
            <w:pPr>
              <w:pStyle w:val="BodyText2"/>
              <w:jc w:val="center"/>
              <w:rPr>
                <w:color w:val="auto"/>
              </w:rPr>
            </w:pPr>
            <w:r w:rsidRPr="00EA747F">
              <w:rPr>
                <w:color w:val="auto"/>
              </w:rPr>
              <w:t>2</w:t>
            </w:r>
          </w:p>
        </w:tc>
        <w:tc>
          <w:tcPr>
            <w:tcW w:w="6278" w:type="dxa"/>
          </w:tcPr>
          <w:p w14:paraId="2CF72788" w14:textId="77777777" w:rsidR="00EA747F" w:rsidRDefault="00EA747F" w:rsidP="00E62C95">
            <w:pPr>
              <w:autoSpaceDE w:val="0"/>
              <w:autoSpaceDN w:val="0"/>
              <w:adjustRightInd w:val="0"/>
              <w:spacing w:after="120"/>
              <w:rPr>
                <w:snapToGrid w:val="0"/>
              </w:rPr>
            </w:pPr>
            <w:r w:rsidRPr="005C2F9D">
              <w:rPr>
                <w:b/>
                <w:snapToGrid w:val="0"/>
              </w:rPr>
              <w:t>Wallet Indicator flag</w:t>
            </w:r>
            <w:r>
              <w:rPr>
                <w:snapToGrid w:val="0"/>
              </w:rPr>
              <w:tab/>
            </w:r>
            <w:r>
              <w:rPr>
                <w:snapToGrid w:val="0"/>
              </w:rPr>
              <w:tab/>
            </w:r>
            <w:r>
              <w:rPr>
                <w:snapToGrid w:val="0"/>
              </w:rPr>
              <w:tab/>
            </w:r>
            <w:r>
              <w:rPr>
                <w:snapToGrid w:val="0"/>
              </w:rPr>
              <w:tab/>
            </w:r>
          </w:p>
          <w:p w14:paraId="20B448CD" w14:textId="77777777" w:rsidR="00EA747F" w:rsidRDefault="00EA747F" w:rsidP="00EA747F">
            <w:pPr>
              <w:autoSpaceDE w:val="0"/>
              <w:autoSpaceDN w:val="0"/>
              <w:adjustRightInd w:val="0"/>
              <w:rPr>
                <w:snapToGrid w:val="0"/>
                <w:lang w:val="en-CA"/>
              </w:rPr>
            </w:pPr>
            <w:r>
              <w:rPr>
                <w:snapToGrid w:val="0"/>
                <w:lang w:val="en-CA"/>
              </w:rPr>
              <w:t>Valid values are:</w:t>
            </w:r>
          </w:p>
          <w:p w14:paraId="3F59A362" w14:textId="77777777" w:rsidR="00EA747F" w:rsidRDefault="00EA747F" w:rsidP="00EA747F">
            <w:pPr>
              <w:autoSpaceDE w:val="0"/>
              <w:autoSpaceDN w:val="0"/>
              <w:adjustRightInd w:val="0"/>
              <w:rPr>
                <w:snapToGrid w:val="0"/>
                <w:lang w:val="en-CA"/>
              </w:rPr>
            </w:pPr>
          </w:p>
          <w:p w14:paraId="6CDDC84E" w14:textId="77777777" w:rsidR="00EA747F" w:rsidRDefault="00EA747F" w:rsidP="00EA747F">
            <w:pPr>
              <w:autoSpaceDE w:val="0"/>
              <w:autoSpaceDN w:val="0"/>
              <w:adjustRightInd w:val="0"/>
              <w:rPr>
                <w:snapToGrid w:val="0"/>
                <w:lang w:val="en-CA"/>
              </w:rPr>
            </w:pPr>
            <w:r>
              <w:rPr>
                <w:snapToGrid w:val="0"/>
                <w:lang w:val="en-CA"/>
              </w:rPr>
              <w:t>“01” = MasterCard wallet</w:t>
            </w:r>
          </w:p>
          <w:p w14:paraId="135A5325" w14:textId="77777777" w:rsidR="00EA747F" w:rsidRDefault="00EA747F" w:rsidP="00EA747F">
            <w:pPr>
              <w:autoSpaceDE w:val="0"/>
              <w:autoSpaceDN w:val="0"/>
              <w:adjustRightInd w:val="0"/>
              <w:rPr>
                <w:snapToGrid w:val="0"/>
                <w:lang w:val="en-CA"/>
              </w:rPr>
            </w:pPr>
            <w:r>
              <w:rPr>
                <w:snapToGrid w:val="0"/>
                <w:lang w:val="en-CA"/>
              </w:rPr>
              <w:t>“02” = Visa  Checkout</w:t>
            </w:r>
          </w:p>
          <w:p w14:paraId="0B348132" w14:textId="77777777" w:rsidR="00EA747F" w:rsidRPr="00EA747F" w:rsidRDefault="00EA747F" w:rsidP="00EA747F">
            <w:pPr>
              <w:autoSpaceDE w:val="0"/>
              <w:autoSpaceDN w:val="0"/>
              <w:adjustRightInd w:val="0"/>
            </w:pPr>
          </w:p>
        </w:tc>
        <w:tc>
          <w:tcPr>
            <w:tcW w:w="1236" w:type="dxa"/>
          </w:tcPr>
          <w:p w14:paraId="784D0AF7" w14:textId="77777777" w:rsidR="00EA747F" w:rsidRPr="00EA747F" w:rsidRDefault="00EA747F" w:rsidP="005E4468">
            <w:pPr>
              <w:autoSpaceDE w:val="0"/>
              <w:autoSpaceDN w:val="0"/>
              <w:adjustRightInd w:val="0"/>
              <w:ind w:left="340" w:hanging="340"/>
              <w:jc w:val="center"/>
              <w:rPr>
                <w:snapToGrid w:val="0"/>
              </w:rPr>
            </w:pPr>
            <w:r>
              <w:rPr>
                <w:snapToGrid w:val="0"/>
              </w:rPr>
              <w:t>PIC X(2)</w:t>
            </w:r>
          </w:p>
        </w:tc>
      </w:tr>
      <w:tr w:rsidR="00EA747F" w:rsidRPr="00EA747F" w14:paraId="039F42DC" w14:textId="77777777" w:rsidTr="00E62C95">
        <w:tc>
          <w:tcPr>
            <w:tcW w:w="1091" w:type="dxa"/>
            <w:tcBorders>
              <w:bottom w:val="single" w:sz="4" w:space="0" w:color="auto"/>
            </w:tcBorders>
          </w:tcPr>
          <w:p w14:paraId="3305DB13" w14:textId="77777777" w:rsidR="00EA747F" w:rsidRPr="00EA747F" w:rsidRDefault="00EA747F" w:rsidP="005E4468">
            <w:pPr>
              <w:pStyle w:val="BodyText2"/>
              <w:jc w:val="center"/>
              <w:rPr>
                <w:color w:val="auto"/>
              </w:rPr>
            </w:pPr>
            <w:r w:rsidRPr="00EA747F">
              <w:rPr>
                <w:color w:val="auto"/>
              </w:rPr>
              <w:t>03-22</w:t>
            </w:r>
          </w:p>
        </w:tc>
        <w:tc>
          <w:tcPr>
            <w:tcW w:w="935" w:type="dxa"/>
            <w:tcBorders>
              <w:bottom w:val="single" w:sz="4" w:space="0" w:color="auto"/>
            </w:tcBorders>
          </w:tcPr>
          <w:p w14:paraId="02B22ABE" w14:textId="77777777" w:rsidR="00EA747F" w:rsidRPr="00EA747F" w:rsidRDefault="00EA747F" w:rsidP="005E4468">
            <w:pPr>
              <w:pStyle w:val="BodyText2"/>
              <w:jc w:val="center"/>
              <w:rPr>
                <w:color w:val="auto"/>
              </w:rPr>
            </w:pPr>
            <w:r w:rsidRPr="00EA747F">
              <w:rPr>
                <w:color w:val="auto"/>
              </w:rPr>
              <w:t>12</w:t>
            </w:r>
          </w:p>
        </w:tc>
        <w:tc>
          <w:tcPr>
            <w:tcW w:w="6278" w:type="dxa"/>
            <w:tcBorders>
              <w:bottom w:val="single" w:sz="4" w:space="0" w:color="auto"/>
            </w:tcBorders>
          </w:tcPr>
          <w:p w14:paraId="081E6F67" w14:textId="77777777" w:rsidR="00EA747F" w:rsidRDefault="00EA747F" w:rsidP="00E62C95">
            <w:pPr>
              <w:autoSpaceDE w:val="0"/>
              <w:autoSpaceDN w:val="0"/>
              <w:adjustRightInd w:val="0"/>
              <w:spacing w:after="120"/>
              <w:rPr>
                <w:snapToGrid w:val="0"/>
              </w:rPr>
            </w:pPr>
            <w:r w:rsidRPr="005C2F9D">
              <w:rPr>
                <w:b/>
                <w:snapToGrid w:val="0"/>
              </w:rPr>
              <w:t>Digital Wallet data</w:t>
            </w:r>
            <w:r>
              <w:rPr>
                <w:snapToGrid w:val="0"/>
              </w:rPr>
              <w:tab/>
            </w:r>
            <w:r>
              <w:rPr>
                <w:snapToGrid w:val="0"/>
              </w:rPr>
              <w:tab/>
            </w:r>
            <w:r>
              <w:rPr>
                <w:snapToGrid w:val="0"/>
              </w:rPr>
              <w:tab/>
            </w:r>
            <w:r>
              <w:rPr>
                <w:snapToGrid w:val="0"/>
              </w:rPr>
              <w:tab/>
            </w:r>
          </w:p>
          <w:p w14:paraId="12A474A0" w14:textId="77777777" w:rsidR="00EA747F" w:rsidRPr="005C2F9D" w:rsidRDefault="00EA747F" w:rsidP="00EA747F">
            <w:pPr>
              <w:autoSpaceDE w:val="0"/>
              <w:autoSpaceDN w:val="0"/>
              <w:adjustRightInd w:val="0"/>
              <w:rPr>
                <w:b/>
                <w:snapToGrid w:val="0"/>
              </w:rPr>
            </w:pPr>
            <w:r>
              <w:rPr>
                <w:snapToGrid w:val="0"/>
              </w:rPr>
              <w:lastRenderedPageBreak/>
              <w:t xml:space="preserve">The generic digital wallet data. There are different layouts for each of the MasterCard </w:t>
            </w:r>
            <w:r>
              <w:rPr>
                <w:snapToGrid w:val="0"/>
                <w:color w:val="000000"/>
              </w:rPr>
              <w:t>MasterPass</w:t>
            </w:r>
            <w:r>
              <w:rPr>
                <w:snapToGrid w:val="0"/>
              </w:rPr>
              <w:t xml:space="preserve"> Wallet and the Visa Checkout Wallet.</w:t>
            </w:r>
          </w:p>
        </w:tc>
        <w:tc>
          <w:tcPr>
            <w:tcW w:w="1236" w:type="dxa"/>
            <w:tcBorders>
              <w:bottom w:val="single" w:sz="4" w:space="0" w:color="auto"/>
            </w:tcBorders>
          </w:tcPr>
          <w:p w14:paraId="4A1ADD0E" w14:textId="77777777" w:rsidR="00EA747F" w:rsidRDefault="00EA747F" w:rsidP="005E4468">
            <w:pPr>
              <w:autoSpaceDE w:val="0"/>
              <w:autoSpaceDN w:val="0"/>
              <w:adjustRightInd w:val="0"/>
              <w:ind w:left="340" w:hanging="340"/>
              <w:jc w:val="center"/>
              <w:rPr>
                <w:snapToGrid w:val="0"/>
              </w:rPr>
            </w:pPr>
            <w:r>
              <w:rPr>
                <w:snapToGrid w:val="0"/>
              </w:rPr>
              <w:lastRenderedPageBreak/>
              <w:t>PIC X(20)</w:t>
            </w:r>
          </w:p>
        </w:tc>
      </w:tr>
      <w:tr w:rsidR="002032CA" w:rsidRPr="00EA747F" w14:paraId="3586FC52" w14:textId="77777777" w:rsidTr="00E62C95">
        <w:tc>
          <w:tcPr>
            <w:tcW w:w="1091" w:type="dxa"/>
            <w:tcBorders>
              <w:top w:val="single" w:sz="4" w:space="0" w:color="auto"/>
              <w:bottom w:val="single" w:sz="4" w:space="0" w:color="auto"/>
              <w:right w:val="nil"/>
            </w:tcBorders>
            <w:shd w:val="clear" w:color="auto" w:fill="E2EFD9" w:themeFill="accent6" w:themeFillTint="33"/>
          </w:tcPr>
          <w:p w14:paraId="0FD4A8C6" w14:textId="77777777" w:rsidR="002032CA" w:rsidRPr="00EA747F" w:rsidRDefault="002032CA" w:rsidP="005E4468">
            <w:pPr>
              <w:pStyle w:val="BodyText2"/>
              <w:jc w:val="center"/>
              <w:rPr>
                <w:color w:val="auto"/>
              </w:rPr>
            </w:pPr>
          </w:p>
        </w:tc>
        <w:tc>
          <w:tcPr>
            <w:tcW w:w="935" w:type="dxa"/>
            <w:tcBorders>
              <w:top w:val="single" w:sz="4" w:space="0" w:color="auto"/>
              <w:left w:val="nil"/>
              <w:bottom w:val="single" w:sz="4" w:space="0" w:color="auto"/>
              <w:right w:val="nil"/>
            </w:tcBorders>
            <w:shd w:val="clear" w:color="auto" w:fill="E2EFD9" w:themeFill="accent6" w:themeFillTint="33"/>
          </w:tcPr>
          <w:p w14:paraId="6C5B65E8" w14:textId="77777777" w:rsidR="002032CA" w:rsidRPr="00EA747F" w:rsidRDefault="002032CA" w:rsidP="005E4468">
            <w:pPr>
              <w:pStyle w:val="BodyText2"/>
              <w:jc w:val="center"/>
              <w:rPr>
                <w:color w:val="auto"/>
              </w:rPr>
            </w:pPr>
          </w:p>
        </w:tc>
        <w:tc>
          <w:tcPr>
            <w:tcW w:w="6278" w:type="dxa"/>
            <w:tcBorders>
              <w:top w:val="single" w:sz="4" w:space="0" w:color="auto"/>
              <w:left w:val="nil"/>
              <w:bottom w:val="single" w:sz="4" w:space="0" w:color="auto"/>
              <w:right w:val="nil"/>
            </w:tcBorders>
            <w:shd w:val="clear" w:color="auto" w:fill="E2EFD9" w:themeFill="accent6" w:themeFillTint="33"/>
          </w:tcPr>
          <w:p w14:paraId="0961550B" w14:textId="77777777" w:rsidR="002032CA" w:rsidRPr="005C2F9D" w:rsidRDefault="002032CA" w:rsidP="00EA747F">
            <w:pPr>
              <w:autoSpaceDE w:val="0"/>
              <w:autoSpaceDN w:val="0"/>
              <w:adjustRightInd w:val="0"/>
              <w:rPr>
                <w:b/>
                <w:snapToGrid w:val="0"/>
              </w:rPr>
            </w:pPr>
          </w:p>
        </w:tc>
        <w:tc>
          <w:tcPr>
            <w:tcW w:w="1236" w:type="dxa"/>
            <w:tcBorders>
              <w:top w:val="single" w:sz="4" w:space="0" w:color="auto"/>
              <w:left w:val="nil"/>
              <w:bottom w:val="single" w:sz="4" w:space="0" w:color="auto"/>
            </w:tcBorders>
            <w:shd w:val="clear" w:color="auto" w:fill="E2EFD9" w:themeFill="accent6" w:themeFillTint="33"/>
          </w:tcPr>
          <w:p w14:paraId="76083FDD" w14:textId="77777777" w:rsidR="002032CA" w:rsidRDefault="002032CA" w:rsidP="005E4468">
            <w:pPr>
              <w:autoSpaceDE w:val="0"/>
              <w:autoSpaceDN w:val="0"/>
              <w:adjustRightInd w:val="0"/>
              <w:ind w:left="340" w:hanging="340"/>
              <w:jc w:val="center"/>
              <w:rPr>
                <w:snapToGrid w:val="0"/>
              </w:rPr>
            </w:pPr>
          </w:p>
        </w:tc>
      </w:tr>
      <w:tr w:rsidR="00EA747F" w:rsidRPr="00EA747F" w14:paraId="40B7F9F8" w14:textId="77777777" w:rsidTr="00E62C95">
        <w:tc>
          <w:tcPr>
            <w:tcW w:w="1091" w:type="dxa"/>
            <w:tcBorders>
              <w:top w:val="single" w:sz="4" w:space="0" w:color="auto"/>
              <w:bottom w:val="single" w:sz="4" w:space="0" w:color="auto"/>
            </w:tcBorders>
          </w:tcPr>
          <w:p w14:paraId="168A9328" w14:textId="77777777" w:rsidR="00EA747F" w:rsidRPr="00EA747F" w:rsidRDefault="00EA747F" w:rsidP="005E4468">
            <w:pPr>
              <w:pStyle w:val="BodyText2"/>
              <w:jc w:val="center"/>
              <w:rPr>
                <w:color w:val="auto"/>
              </w:rPr>
            </w:pPr>
            <w:r w:rsidRPr="00EA747F">
              <w:rPr>
                <w:color w:val="auto"/>
              </w:rPr>
              <w:t>03-22</w:t>
            </w:r>
          </w:p>
        </w:tc>
        <w:tc>
          <w:tcPr>
            <w:tcW w:w="935" w:type="dxa"/>
            <w:tcBorders>
              <w:top w:val="single" w:sz="4" w:space="0" w:color="auto"/>
              <w:bottom w:val="single" w:sz="4" w:space="0" w:color="auto"/>
            </w:tcBorders>
          </w:tcPr>
          <w:p w14:paraId="5D3C364D" w14:textId="77777777" w:rsidR="00EA747F" w:rsidRPr="00EA747F" w:rsidRDefault="00EA747F" w:rsidP="005E4468">
            <w:pPr>
              <w:pStyle w:val="BodyText2"/>
              <w:jc w:val="center"/>
              <w:rPr>
                <w:color w:val="auto"/>
              </w:rPr>
            </w:pPr>
            <w:r w:rsidRPr="00EA747F">
              <w:rPr>
                <w:color w:val="auto"/>
              </w:rPr>
              <w:t>20</w:t>
            </w:r>
          </w:p>
        </w:tc>
        <w:tc>
          <w:tcPr>
            <w:tcW w:w="6278" w:type="dxa"/>
            <w:tcBorders>
              <w:top w:val="single" w:sz="4" w:space="0" w:color="auto"/>
              <w:bottom w:val="single" w:sz="4" w:space="0" w:color="auto"/>
            </w:tcBorders>
          </w:tcPr>
          <w:p w14:paraId="69FC20D4" w14:textId="77777777" w:rsidR="00EA747F" w:rsidRPr="00E62C95" w:rsidRDefault="00EA747F" w:rsidP="00E62C95">
            <w:pPr>
              <w:autoSpaceDE w:val="0"/>
              <w:autoSpaceDN w:val="0"/>
              <w:adjustRightInd w:val="0"/>
              <w:spacing w:after="120"/>
              <w:rPr>
                <w:snapToGrid w:val="0"/>
                <w:color w:val="538135" w:themeColor="accent3"/>
              </w:rPr>
            </w:pPr>
            <w:r w:rsidRPr="00E62C95">
              <w:rPr>
                <w:b/>
                <w:snapToGrid w:val="0"/>
                <w:color w:val="538135" w:themeColor="accent3"/>
              </w:rPr>
              <w:t>MasterCard Digital Wallet data redefines Digital Wallet data</w:t>
            </w:r>
          </w:p>
          <w:p w14:paraId="088464B2" w14:textId="77777777" w:rsidR="00EA747F" w:rsidRDefault="002032CA" w:rsidP="00EA747F">
            <w:pPr>
              <w:autoSpaceDE w:val="0"/>
              <w:autoSpaceDN w:val="0"/>
              <w:adjustRightInd w:val="0"/>
              <w:rPr>
                <w:snapToGrid w:val="0"/>
              </w:rPr>
            </w:pPr>
            <w:r>
              <w:rPr>
                <w:snapToGrid w:val="0"/>
              </w:rPr>
              <w:t>The following fields contain the Mastercard definition for the Digital Wallet Data subFID</w:t>
            </w:r>
          </w:p>
          <w:p w14:paraId="5A17C7EB" w14:textId="77777777" w:rsidR="00EA747F" w:rsidRDefault="00EA747F" w:rsidP="00EA747F">
            <w:pPr>
              <w:autoSpaceDE w:val="0"/>
              <w:autoSpaceDN w:val="0"/>
              <w:adjustRightInd w:val="0"/>
              <w:rPr>
                <w:b/>
                <w:snapToGrid w:val="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061"/>
              <w:gridCol w:w="3723"/>
              <w:gridCol w:w="1273"/>
            </w:tblGrid>
            <w:tr w:rsidR="00EA747F" w14:paraId="0386F582" w14:textId="77777777" w:rsidTr="002032CA">
              <w:trPr>
                <w:tblHeader/>
              </w:trPr>
              <w:tc>
                <w:tcPr>
                  <w:tcW w:w="1061" w:type="dxa"/>
                </w:tcPr>
                <w:p w14:paraId="5D5D789B"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Position</w:t>
                  </w:r>
                </w:p>
              </w:tc>
              <w:tc>
                <w:tcPr>
                  <w:tcW w:w="3723" w:type="dxa"/>
                </w:tcPr>
                <w:p w14:paraId="65E8C446"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rPr>
                      <w:b/>
                      <w:snapToGrid w:val="0"/>
                      <w:color w:val="000000"/>
                    </w:rPr>
                  </w:pPr>
                  <w:r>
                    <w:rPr>
                      <w:b/>
                      <w:snapToGrid w:val="0"/>
                      <w:color w:val="000000"/>
                    </w:rPr>
                    <w:t>Description</w:t>
                  </w:r>
                </w:p>
              </w:tc>
              <w:tc>
                <w:tcPr>
                  <w:tcW w:w="1273" w:type="dxa"/>
                </w:tcPr>
                <w:p w14:paraId="2DBE95D6"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Picture</w:t>
                  </w:r>
                </w:p>
              </w:tc>
            </w:tr>
            <w:tr w:rsidR="00EA747F" w14:paraId="4A7A840B" w14:textId="77777777" w:rsidTr="002032CA">
              <w:tc>
                <w:tcPr>
                  <w:tcW w:w="1061" w:type="dxa"/>
                </w:tcPr>
                <w:p w14:paraId="5CB7F210" w14:textId="77777777" w:rsidR="00EA747F" w:rsidRDefault="00EA747F" w:rsidP="00EA747F">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bCs/>
                      <w:snapToGrid w:val="0"/>
                      <w:color w:val="000000"/>
                    </w:rPr>
                    <w:t>03-05</w:t>
                  </w:r>
                </w:p>
              </w:tc>
              <w:tc>
                <w:tcPr>
                  <w:tcW w:w="3723" w:type="dxa"/>
                </w:tcPr>
                <w:p w14:paraId="17CE3A24" w14:textId="77777777" w:rsidR="002032CA" w:rsidRDefault="002032CA" w:rsidP="00E62C95">
                  <w:pPr>
                    <w:autoSpaceDE w:val="0"/>
                    <w:autoSpaceDN w:val="0"/>
                    <w:adjustRightInd w:val="0"/>
                    <w:spacing w:after="120"/>
                    <w:rPr>
                      <w:snapToGrid w:val="0"/>
                    </w:rPr>
                  </w:pPr>
                  <w:r w:rsidRPr="005C2F9D">
                    <w:rPr>
                      <w:b/>
                      <w:snapToGrid w:val="0"/>
                    </w:rPr>
                    <w:t>Wallet ID</w:t>
                  </w:r>
                  <w:r>
                    <w:rPr>
                      <w:snapToGrid w:val="0"/>
                    </w:rPr>
                    <w:tab/>
                  </w:r>
                  <w:r>
                    <w:rPr>
                      <w:snapToGrid w:val="0"/>
                    </w:rPr>
                    <w:tab/>
                  </w:r>
                  <w:r>
                    <w:rPr>
                      <w:snapToGrid w:val="0"/>
                    </w:rPr>
                    <w:tab/>
                  </w:r>
                </w:p>
                <w:p w14:paraId="5D9937E4" w14:textId="77777777" w:rsidR="002032CA" w:rsidRDefault="002032CA" w:rsidP="002032CA">
                  <w:pPr>
                    <w:autoSpaceDE w:val="0"/>
                    <w:autoSpaceDN w:val="0"/>
                    <w:adjustRightInd w:val="0"/>
                    <w:rPr>
                      <w:snapToGrid w:val="0"/>
                    </w:rPr>
                  </w:pPr>
                  <w:r w:rsidRPr="00741C29">
                    <w:rPr>
                      <w:snapToGrid w:val="0"/>
                    </w:rPr>
                    <w:t>The wallet identifier. Identifies wallet payment transactions</w:t>
                  </w:r>
                  <w:r>
                    <w:rPr>
                      <w:snapToGrid w:val="0"/>
                    </w:rPr>
                    <w:t xml:space="preserve"> </w:t>
                  </w:r>
                  <w:r w:rsidRPr="00741C29">
                    <w:rPr>
                      <w:snapToGrid w:val="0"/>
                    </w:rPr>
                    <w:t>originated through MasterCard’s PayPass Online</w:t>
                  </w:r>
                  <w:r>
                    <w:rPr>
                      <w:snapToGrid w:val="0"/>
                    </w:rPr>
                    <w:t xml:space="preserve"> </w:t>
                  </w:r>
                  <w:r w:rsidRPr="00741C29">
                    <w:rPr>
                      <w:snapToGrid w:val="0"/>
                    </w:rPr>
                    <w:t>platform</w:t>
                  </w:r>
                  <w:r>
                    <w:rPr>
                      <w:snapToGrid w:val="0"/>
                    </w:rPr>
                    <w:t>.</w:t>
                  </w:r>
                </w:p>
                <w:p w14:paraId="5A02043D" w14:textId="77777777" w:rsidR="002032CA" w:rsidRDefault="002032CA" w:rsidP="002032CA">
                  <w:pPr>
                    <w:autoSpaceDE w:val="0"/>
                    <w:autoSpaceDN w:val="0"/>
                    <w:adjustRightInd w:val="0"/>
                    <w:rPr>
                      <w:snapToGrid w:val="0"/>
                    </w:rPr>
                  </w:pPr>
                  <w:r>
                    <w:rPr>
                      <w:snapToGrid w:val="0"/>
                    </w:rPr>
                    <w:t>The following values apply to for both Masterpass and MDES (Mastercard Digital Enablement Service) transactions:</w:t>
                  </w:r>
                </w:p>
                <w:p w14:paraId="1A696CE8" w14:textId="77777777" w:rsidR="00E62C95" w:rsidRDefault="00E62C95" w:rsidP="002032CA">
                  <w:pPr>
                    <w:autoSpaceDE w:val="0"/>
                    <w:autoSpaceDN w:val="0"/>
                    <w:adjustRightInd w:val="0"/>
                    <w:rPr>
                      <w:snapToGrid w:val="0"/>
                    </w:rPr>
                  </w:pPr>
                </w:p>
                <w:p w14:paraId="5983C477" w14:textId="77777777" w:rsidR="002032CA" w:rsidRDefault="002032CA" w:rsidP="002032CA">
                  <w:pPr>
                    <w:autoSpaceDE w:val="0"/>
                    <w:autoSpaceDN w:val="0"/>
                    <w:adjustRightInd w:val="0"/>
                    <w:rPr>
                      <w:snapToGrid w:val="0"/>
                    </w:rPr>
                  </w:pPr>
                  <w:r>
                    <w:rPr>
                      <w:snapToGrid w:val="0"/>
                    </w:rPr>
                    <w:t>“101” = MasterPass</w:t>
                  </w:r>
                  <w:r w:rsidRPr="00741C29">
                    <w:rPr>
                      <w:snapToGrid w:val="0"/>
                    </w:rPr>
                    <w:t xml:space="preserve"> Remote</w:t>
                  </w:r>
                </w:p>
                <w:p w14:paraId="2F14EE4F" w14:textId="77777777" w:rsidR="002032CA" w:rsidRDefault="002032CA" w:rsidP="002032CA">
                  <w:pPr>
                    <w:autoSpaceDE w:val="0"/>
                    <w:autoSpaceDN w:val="0"/>
                    <w:adjustRightInd w:val="0"/>
                    <w:rPr>
                      <w:snapToGrid w:val="0"/>
                    </w:rPr>
                  </w:pPr>
                </w:p>
                <w:p w14:paraId="510727D0" w14:textId="77777777" w:rsidR="002032CA" w:rsidRDefault="002032CA" w:rsidP="002032CA">
                  <w:pPr>
                    <w:autoSpaceDE w:val="0"/>
                    <w:autoSpaceDN w:val="0"/>
                    <w:adjustRightInd w:val="0"/>
                    <w:rPr>
                      <w:snapToGrid w:val="0"/>
                    </w:rPr>
                  </w:pPr>
                  <w:r>
                    <w:rPr>
                      <w:snapToGrid w:val="0"/>
                    </w:rPr>
                    <w:t>The following values only apply to MDES transactions:</w:t>
                  </w:r>
                </w:p>
                <w:p w14:paraId="1A8F2B9C" w14:textId="77777777" w:rsidR="00E62C95" w:rsidRDefault="00E62C95" w:rsidP="002032CA">
                  <w:pPr>
                    <w:autoSpaceDE w:val="0"/>
                    <w:autoSpaceDN w:val="0"/>
                    <w:adjustRightInd w:val="0"/>
                    <w:rPr>
                      <w:snapToGrid w:val="0"/>
                    </w:rPr>
                  </w:pPr>
                </w:p>
                <w:p w14:paraId="0188B95F" w14:textId="77777777" w:rsidR="002032CA" w:rsidRDefault="002032CA" w:rsidP="002032CA">
                  <w:pPr>
                    <w:autoSpaceDE w:val="0"/>
                    <w:autoSpaceDN w:val="0"/>
                    <w:adjustRightInd w:val="0"/>
                    <w:rPr>
                      <w:snapToGrid w:val="0"/>
                    </w:rPr>
                  </w:pPr>
                  <w:r>
                    <w:rPr>
                      <w:snapToGrid w:val="0"/>
                    </w:rPr>
                    <w:t>"103" = Apple Pay</w:t>
                  </w:r>
                </w:p>
                <w:p w14:paraId="753C1FBD" w14:textId="77777777" w:rsidR="002032CA" w:rsidRDefault="002032CA" w:rsidP="002032CA">
                  <w:pPr>
                    <w:autoSpaceDE w:val="0"/>
                    <w:autoSpaceDN w:val="0"/>
                    <w:adjustRightInd w:val="0"/>
                    <w:rPr>
                      <w:snapToGrid w:val="0"/>
                    </w:rPr>
                  </w:pPr>
                  <w:r>
                    <w:rPr>
                      <w:snapToGrid w:val="0"/>
                    </w:rPr>
                    <w:t>"216" = Android pay</w:t>
                  </w:r>
                </w:p>
                <w:p w14:paraId="1E9A98A3" w14:textId="77777777" w:rsidR="002032CA" w:rsidRDefault="002032CA" w:rsidP="002032CA">
                  <w:pPr>
                    <w:autoSpaceDE w:val="0"/>
                    <w:autoSpaceDN w:val="0"/>
                    <w:adjustRightInd w:val="0"/>
                    <w:rPr>
                      <w:snapToGrid w:val="0"/>
                    </w:rPr>
                  </w:pPr>
                  <w:r>
                    <w:rPr>
                      <w:snapToGrid w:val="0"/>
                    </w:rPr>
                    <w:t>"217" = Samsung Pay</w:t>
                  </w:r>
                </w:p>
                <w:p w14:paraId="2BDE77B6" w14:textId="77777777" w:rsidR="002032CA" w:rsidRDefault="002032CA" w:rsidP="002032CA">
                  <w:pPr>
                    <w:autoSpaceDE w:val="0"/>
                    <w:autoSpaceDN w:val="0"/>
                    <w:adjustRightInd w:val="0"/>
                    <w:rPr>
                      <w:snapToGrid w:val="0"/>
                    </w:rPr>
                  </w:pPr>
                  <w:r>
                    <w:rPr>
                      <w:snapToGrid w:val="0"/>
                    </w:rPr>
                    <w:t xml:space="preserve">"327" = Merchant tokenization program </w:t>
                  </w:r>
                </w:p>
                <w:p w14:paraId="10A35A6F" w14:textId="77777777" w:rsidR="002032CA" w:rsidRDefault="002032CA" w:rsidP="002032CA">
                  <w:pPr>
                    <w:autoSpaceDE w:val="0"/>
                    <w:autoSpaceDN w:val="0"/>
                    <w:adjustRightInd w:val="0"/>
                    <w:rPr>
                      <w:snapToGrid w:val="0"/>
                    </w:rPr>
                  </w:pPr>
                </w:p>
                <w:p w14:paraId="65D11B94" w14:textId="77777777" w:rsidR="002032CA" w:rsidRDefault="002032CA" w:rsidP="002032CA">
                  <w:pPr>
                    <w:rPr>
                      <w:rFonts w:cs="Arial"/>
                    </w:rPr>
                  </w:pPr>
                  <w:r w:rsidRPr="00306699">
                    <w:rPr>
                      <w:rFonts w:cs="Arial"/>
                      <w:b/>
                      <w:bCs/>
                    </w:rPr>
                    <w:t>Mastercard Click to Pay</w:t>
                  </w:r>
                  <w:r>
                    <w:rPr>
                      <w:rFonts w:cs="Arial"/>
                    </w:rPr>
                    <w:t>:</w:t>
                  </w:r>
                </w:p>
                <w:p w14:paraId="221BF301" w14:textId="77777777" w:rsidR="002032CA" w:rsidRPr="00306699" w:rsidRDefault="002032CA" w:rsidP="00F12805">
                  <w:pPr>
                    <w:pStyle w:val="ListParagraph"/>
                    <w:numPr>
                      <w:ilvl w:val="4"/>
                      <w:numId w:val="70"/>
                    </w:numPr>
                    <w:ind w:left="0" w:firstLine="0"/>
                    <w:rPr>
                      <w:rFonts w:cs="Arial"/>
                      <w:shd w:val="clear" w:color="auto" w:fill="FFFFFF"/>
                    </w:rPr>
                  </w:pPr>
                  <w:r>
                    <w:rPr>
                      <w:rFonts w:cs="Arial"/>
                      <w:shd w:val="clear" w:color="auto" w:fill="FFFFFF"/>
                    </w:rPr>
                    <w:t>Wallet ID = "327" &amp;</w:t>
                  </w:r>
                </w:p>
                <w:p w14:paraId="254638F8" w14:textId="77777777" w:rsidR="002032CA" w:rsidRPr="002032CA" w:rsidRDefault="002032CA" w:rsidP="00F12805">
                  <w:pPr>
                    <w:pStyle w:val="ListParagraph"/>
                    <w:numPr>
                      <w:ilvl w:val="4"/>
                      <w:numId w:val="70"/>
                    </w:numPr>
                    <w:ind w:left="0" w:firstLine="0"/>
                    <w:rPr>
                      <w:rFonts w:cs="Arial"/>
                      <w:shd w:val="clear" w:color="auto" w:fill="FFFFFF"/>
                    </w:rPr>
                  </w:pPr>
                  <w:r>
                    <w:rPr>
                      <w:rFonts w:cs="Arial"/>
                    </w:rPr>
                    <w:t xml:space="preserve">FID 9 SFID R Pos 3-13 – </w:t>
                  </w:r>
                </w:p>
                <w:p w14:paraId="12044023" w14:textId="77777777" w:rsidR="002032CA" w:rsidRPr="00306699" w:rsidRDefault="002032CA" w:rsidP="002032CA">
                  <w:pPr>
                    <w:pStyle w:val="ListParagraph"/>
                    <w:rPr>
                      <w:rFonts w:cs="Arial"/>
                      <w:shd w:val="clear" w:color="auto" w:fill="FFFFFF"/>
                    </w:rPr>
                  </w:pPr>
                  <w:r w:rsidRPr="00306699">
                    <w:rPr>
                      <w:rFonts w:cs="Arial"/>
                    </w:rPr>
                    <w:t>Token Requestor ID =</w:t>
                  </w:r>
                  <w:r w:rsidRPr="00306699">
                    <w:rPr>
                      <w:rFonts w:cs="Arial"/>
                      <w:b/>
                      <w:bCs/>
                    </w:rPr>
                    <w:t xml:space="preserve"> "</w:t>
                  </w:r>
                  <w:r w:rsidRPr="00306699">
                    <w:rPr>
                      <w:rStyle w:val="Strong"/>
                      <w:rFonts w:ascii="Arial" w:hAnsi="Arial" w:cs="Arial"/>
                      <w:b w:val="0"/>
                      <w:bCs w:val="0"/>
                      <w:sz w:val="20"/>
                      <w:szCs w:val="20"/>
                      <w:shd w:val="clear" w:color="auto" w:fill="FFFFFF"/>
                    </w:rPr>
                    <w:t>50123197928"</w:t>
                  </w:r>
                </w:p>
                <w:p w14:paraId="481D417A" w14:textId="77777777" w:rsidR="00EA747F" w:rsidRDefault="00EA747F" w:rsidP="002032CA">
                  <w:pPr>
                    <w:pStyle w:val="ListParagraph"/>
                    <w:rPr>
                      <w:snapToGrid w:val="0"/>
                    </w:rPr>
                  </w:pPr>
                </w:p>
              </w:tc>
              <w:tc>
                <w:tcPr>
                  <w:tcW w:w="1273" w:type="dxa"/>
                </w:tcPr>
                <w:p w14:paraId="2565B918" w14:textId="77777777" w:rsidR="00EA747F" w:rsidRDefault="002032CA" w:rsidP="00EA747F">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snapToGrid w:val="0"/>
                    </w:rPr>
                    <w:t>PIC X(3)</w:t>
                  </w:r>
                </w:p>
              </w:tc>
            </w:tr>
            <w:tr w:rsidR="002032CA" w14:paraId="08D5F67C" w14:textId="77777777" w:rsidTr="002032CA">
              <w:tc>
                <w:tcPr>
                  <w:tcW w:w="1061" w:type="dxa"/>
                </w:tcPr>
                <w:p w14:paraId="592867EC" w14:textId="77777777" w:rsidR="002032CA" w:rsidRDefault="002032CA" w:rsidP="00EA747F">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snapToGrid w:val="0"/>
                    </w:rPr>
                    <w:t>06-22</w:t>
                  </w:r>
                </w:p>
              </w:tc>
              <w:tc>
                <w:tcPr>
                  <w:tcW w:w="3723" w:type="dxa"/>
                </w:tcPr>
                <w:p w14:paraId="7E279EF9" w14:textId="77777777" w:rsidR="002032CA" w:rsidRDefault="002032CA" w:rsidP="00E62C95">
                  <w:pPr>
                    <w:autoSpaceDE w:val="0"/>
                    <w:autoSpaceDN w:val="0"/>
                    <w:adjustRightInd w:val="0"/>
                    <w:spacing w:after="120"/>
                    <w:rPr>
                      <w:snapToGrid w:val="0"/>
                    </w:rPr>
                  </w:pPr>
                  <w:r w:rsidRPr="005C2F9D">
                    <w:rPr>
                      <w:b/>
                      <w:snapToGrid w:val="0"/>
                    </w:rPr>
                    <w:t>Reserved</w:t>
                  </w:r>
                  <w:r>
                    <w:rPr>
                      <w:snapToGrid w:val="0"/>
                    </w:rPr>
                    <w:tab/>
                  </w:r>
                  <w:r>
                    <w:rPr>
                      <w:snapToGrid w:val="0"/>
                    </w:rPr>
                    <w:tab/>
                  </w:r>
                  <w:r>
                    <w:rPr>
                      <w:snapToGrid w:val="0"/>
                    </w:rPr>
                    <w:tab/>
                  </w:r>
                </w:p>
                <w:p w14:paraId="510AB948" w14:textId="77777777" w:rsidR="002032CA" w:rsidRPr="002032CA" w:rsidRDefault="002032CA" w:rsidP="002032CA">
                  <w:pPr>
                    <w:autoSpaceDE w:val="0"/>
                    <w:autoSpaceDN w:val="0"/>
                    <w:adjustRightInd w:val="0"/>
                    <w:rPr>
                      <w:snapToGrid w:val="0"/>
                    </w:rPr>
                  </w:pPr>
                  <w:r>
                    <w:rPr>
                      <w:snapToGrid w:val="0"/>
                    </w:rPr>
                    <w:t>Reserved for future use. Space filled.</w:t>
                  </w:r>
                </w:p>
              </w:tc>
              <w:tc>
                <w:tcPr>
                  <w:tcW w:w="1273" w:type="dxa"/>
                </w:tcPr>
                <w:p w14:paraId="2372DEB1" w14:textId="77777777" w:rsidR="002032CA" w:rsidRDefault="002032CA" w:rsidP="00EA747F">
                  <w:pPr>
                    <w:tabs>
                      <w:tab w:val="left" w:pos="0"/>
                      <w:tab w:val="left" w:pos="720"/>
                      <w:tab w:val="left" w:pos="1440"/>
                      <w:tab w:val="left" w:pos="2160"/>
                      <w:tab w:val="left" w:pos="2880"/>
                      <w:tab w:val="left" w:pos="3600"/>
                      <w:tab w:val="left" w:pos="4320"/>
                    </w:tabs>
                    <w:spacing w:line="240" w:lineRule="atLeast"/>
                    <w:jc w:val="center"/>
                    <w:rPr>
                      <w:snapToGrid w:val="0"/>
                    </w:rPr>
                  </w:pPr>
                  <w:r>
                    <w:rPr>
                      <w:snapToGrid w:val="0"/>
                    </w:rPr>
                    <w:t>PIC X(17)</w:t>
                  </w:r>
                </w:p>
              </w:tc>
            </w:tr>
          </w:tbl>
          <w:p w14:paraId="135D9FC8" w14:textId="77777777" w:rsidR="00EA747F" w:rsidRDefault="00EA747F" w:rsidP="00EA747F">
            <w:pPr>
              <w:autoSpaceDE w:val="0"/>
              <w:autoSpaceDN w:val="0"/>
              <w:adjustRightInd w:val="0"/>
              <w:rPr>
                <w:b/>
                <w:snapToGrid w:val="0"/>
              </w:rPr>
            </w:pPr>
          </w:p>
          <w:p w14:paraId="09C77FFF" w14:textId="77777777" w:rsidR="00EA747F" w:rsidRPr="005C2F9D" w:rsidRDefault="00EA747F" w:rsidP="00EA747F">
            <w:pPr>
              <w:autoSpaceDE w:val="0"/>
              <w:autoSpaceDN w:val="0"/>
              <w:adjustRightInd w:val="0"/>
              <w:rPr>
                <w:b/>
                <w:snapToGrid w:val="0"/>
              </w:rPr>
            </w:pPr>
          </w:p>
        </w:tc>
        <w:tc>
          <w:tcPr>
            <w:tcW w:w="1236" w:type="dxa"/>
            <w:tcBorders>
              <w:top w:val="single" w:sz="4" w:space="0" w:color="auto"/>
              <w:bottom w:val="single" w:sz="4" w:space="0" w:color="auto"/>
            </w:tcBorders>
          </w:tcPr>
          <w:p w14:paraId="4585FFED" w14:textId="77777777" w:rsidR="00EA747F" w:rsidRDefault="00EA747F" w:rsidP="005E4468">
            <w:pPr>
              <w:autoSpaceDE w:val="0"/>
              <w:autoSpaceDN w:val="0"/>
              <w:adjustRightInd w:val="0"/>
              <w:ind w:left="340" w:hanging="340"/>
              <w:jc w:val="center"/>
              <w:rPr>
                <w:snapToGrid w:val="0"/>
              </w:rPr>
            </w:pPr>
          </w:p>
        </w:tc>
      </w:tr>
      <w:tr w:rsidR="002032CA" w:rsidRPr="00EA747F" w14:paraId="2E5EC4E5" w14:textId="77777777" w:rsidTr="00E62C95">
        <w:tc>
          <w:tcPr>
            <w:tcW w:w="1091" w:type="dxa"/>
            <w:tcBorders>
              <w:top w:val="single" w:sz="4" w:space="0" w:color="auto"/>
              <w:bottom w:val="single" w:sz="4" w:space="0" w:color="auto"/>
              <w:right w:val="nil"/>
            </w:tcBorders>
            <w:shd w:val="clear" w:color="auto" w:fill="E2EFD9" w:themeFill="accent6" w:themeFillTint="33"/>
          </w:tcPr>
          <w:p w14:paraId="6CFD74E2" w14:textId="77777777" w:rsidR="002032CA" w:rsidRPr="00EA747F" w:rsidRDefault="002032CA" w:rsidP="005E4468">
            <w:pPr>
              <w:pStyle w:val="BodyText2"/>
              <w:jc w:val="center"/>
              <w:rPr>
                <w:color w:val="auto"/>
              </w:rPr>
            </w:pPr>
          </w:p>
        </w:tc>
        <w:tc>
          <w:tcPr>
            <w:tcW w:w="935" w:type="dxa"/>
            <w:tcBorders>
              <w:top w:val="single" w:sz="4" w:space="0" w:color="auto"/>
              <w:left w:val="nil"/>
              <w:bottom w:val="single" w:sz="4" w:space="0" w:color="auto"/>
              <w:right w:val="nil"/>
            </w:tcBorders>
            <w:shd w:val="clear" w:color="auto" w:fill="E2EFD9" w:themeFill="accent6" w:themeFillTint="33"/>
          </w:tcPr>
          <w:p w14:paraId="527A017B" w14:textId="77777777" w:rsidR="002032CA" w:rsidRPr="00EA747F" w:rsidRDefault="002032CA" w:rsidP="005E4468">
            <w:pPr>
              <w:pStyle w:val="BodyText2"/>
              <w:jc w:val="center"/>
              <w:rPr>
                <w:color w:val="auto"/>
              </w:rPr>
            </w:pPr>
          </w:p>
        </w:tc>
        <w:tc>
          <w:tcPr>
            <w:tcW w:w="6278" w:type="dxa"/>
            <w:tcBorders>
              <w:top w:val="single" w:sz="4" w:space="0" w:color="auto"/>
              <w:left w:val="nil"/>
              <w:bottom w:val="single" w:sz="4" w:space="0" w:color="auto"/>
              <w:right w:val="nil"/>
            </w:tcBorders>
            <w:shd w:val="clear" w:color="auto" w:fill="E2EFD9" w:themeFill="accent6" w:themeFillTint="33"/>
          </w:tcPr>
          <w:p w14:paraId="2D979D6F" w14:textId="77777777" w:rsidR="002032CA" w:rsidRPr="005C2F9D" w:rsidRDefault="002032CA" w:rsidP="00EA747F">
            <w:pPr>
              <w:autoSpaceDE w:val="0"/>
              <w:autoSpaceDN w:val="0"/>
              <w:adjustRightInd w:val="0"/>
              <w:rPr>
                <w:b/>
                <w:snapToGrid w:val="0"/>
              </w:rPr>
            </w:pPr>
          </w:p>
        </w:tc>
        <w:tc>
          <w:tcPr>
            <w:tcW w:w="1236" w:type="dxa"/>
            <w:tcBorders>
              <w:top w:val="single" w:sz="4" w:space="0" w:color="auto"/>
              <w:left w:val="nil"/>
              <w:bottom w:val="single" w:sz="4" w:space="0" w:color="auto"/>
            </w:tcBorders>
            <w:shd w:val="clear" w:color="auto" w:fill="E2EFD9" w:themeFill="accent6" w:themeFillTint="33"/>
          </w:tcPr>
          <w:p w14:paraId="2C7F6552" w14:textId="77777777" w:rsidR="002032CA" w:rsidRDefault="002032CA" w:rsidP="005E4468">
            <w:pPr>
              <w:autoSpaceDE w:val="0"/>
              <w:autoSpaceDN w:val="0"/>
              <w:adjustRightInd w:val="0"/>
              <w:ind w:left="340" w:hanging="340"/>
              <w:jc w:val="center"/>
              <w:rPr>
                <w:snapToGrid w:val="0"/>
              </w:rPr>
            </w:pPr>
          </w:p>
        </w:tc>
      </w:tr>
      <w:tr w:rsidR="002032CA" w:rsidRPr="00EA747F" w14:paraId="137974DA" w14:textId="77777777" w:rsidTr="00E62C95">
        <w:tc>
          <w:tcPr>
            <w:tcW w:w="1091" w:type="dxa"/>
            <w:tcBorders>
              <w:top w:val="single" w:sz="4" w:space="0" w:color="auto"/>
            </w:tcBorders>
          </w:tcPr>
          <w:p w14:paraId="04B45153" w14:textId="77777777" w:rsidR="002032CA" w:rsidRPr="00EA747F" w:rsidRDefault="002032CA" w:rsidP="005E4468">
            <w:pPr>
              <w:pStyle w:val="BodyText2"/>
              <w:jc w:val="center"/>
              <w:rPr>
                <w:color w:val="auto"/>
              </w:rPr>
            </w:pPr>
            <w:r>
              <w:rPr>
                <w:color w:val="000000"/>
              </w:rPr>
              <w:t>03-22</w:t>
            </w:r>
          </w:p>
        </w:tc>
        <w:tc>
          <w:tcPr>
            <w:tcW w:w="935" w:type="dxa"/>
            <w:tcBorders>
              <w:top w:val="single" w:sz="4" w:space="0" w:color="auto"/>
            </w:tcBorders>
          </w:tcPr>
          <w:p w14:paraId="14A07F3F" w14:textId="77777777" w:rsidR="002032CA" w:rsidRPr="00EA747F" w:rsidRDefault="002032CA" w:rsidP="005E4468">
            <w:pPr>
              <w:pStyle w:val="BodyText2"/>
              <w:jc w:val="center"/>
              <w:rPr>
                <w:color w:val="auto"/>
              </w:rPr>
            </w:pPr>
            <w:r>
              <w:rPr>
                <w:color w:val="000000"/>
              </w:rPr>
              <w:t>20</w:t>
            </w:r>
          </w:p>
        </w:tc>
        <w:tc>
          <w:tcPr>
            <w:tcW w:w="6278" w:type="dxa"/>
            <w:tcBorders>
              <w:top w:val="single" w:sz="4" w:space="0" w:color="auto"/>
            </w:tcBorders>
          </w:tcPr>
          <w:p w14:paraId="6C3E6029" w14:textId="77777777" w:rsidR="002032CA" w:rsidRPr="00E62C95" w:rsidRDefault="002032CA" w:rsidP="00E62C95">
            <w:pPr>
              <w:autoSpaceDE w:val="0"/>
              <w:autoSpaceDN w:val="0"/>
              <w:adjustRightInd w:val="0"/>
              <w:spacing w:after="120"/>
              <w:rPr>
                <w:snapToGrid w:val="0"/>
                <w:color w:val="538135" w:themeColor="accent3"/>
              </w:rPr>
            </w:pPr>
            <w:r w:rsidRPr="00E62C95">
              <w:rPr>
                <w:b/>
                <w:snapToGrid w:val="0"/>
                <w:color w:val="538135" w:themeColor="accent3"/>
              </w:rPr>
              <w:t>Visa  Checkout Service data redefines Digital Wallet Data</w:t>
            </w:r>
          </w:p>
          <w:p w14:paraId="2FFC01A7" w14:textId="77777777" w:rsidR="002032CA" w:rsidRDefault="002032CA" w:rsidP="002032CA">
            <w:pPr>
              <w:autoSpaceDE w:val="0"/>
              <w:autoSpaceDN w:val="0"/>
              <w:adjustRightInd w:val="0"/>
              <w:rPr>
                <w:snapToGrid w:val="0"/>
              </w:rPr>
            </w:pPr>
            <w:r>
              <w:rPr>
                <w:snapToGrid w:val="0"/>
              </w:rPr>
              <w:t>When the value of the Wallet Indicator flag is “02” Visa  Checkout service data is to be provided as follows:</w:t>
            </w:r>
          </w:p>
          <w:p w14:paraId="71D827C6" w14:textId="77777777" w:rsidR="002032CA" w:rsidRDefault="002032CA" w:rsidP="002032CA">
            <w:pPr>
              <w:autoSpaceDE w:val="0"/>
              <w:autoSpaceDN w:val="0"/>
              <w:adjustRightInd w:val="0"/>
              <w:rPr>
                <w:snapToGrid w:val="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1061"/>
              <w:gridCol w:w="3723"/>
              <w:gridCol w:w="1273"/>
            </w:tblGrid>
            <w:tr w:rsidR="002032CA" w14:paraId="31A9DAD3" w14:textId="77777777" w:rsidTr="005E4468">
              <w:trPr>
                <w:tblHeader/>
              </w:trPr>
              <w:tc>
                <w:tcPr>
                  <w:tcW w:w="1061" w:type="dxa"/>
                </w:tcPr>
                <w:p w14:paraId="0C7ADB68" w14:textId="77777777" w:rsidR="002032CA" w:rsidRDefault="002032CA" w:rsidP="002032CA">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Position</w:t>
                  </w:r>
                </w:p>
              </w:tc>
              <w:tc>
                <w:tcPr>
                  <w:tcW w:w="3723" w:type="dxa"/>
                </w:tcPr>
                <w:p w14:paraId="603FDDA6" w14:textId="77777777" w:rsidR="002032CA" w:rsidRDefault="002032CA" w:rsidP="002032CA">
                  <w:pPr>
                    <w:tabs>
                      <w:tab w:val="left" w:pos="0"/>
                      <w:tab w:val="left" w:pos="720"/>
                      <w:tab w:val="left" w:pos="1440"/>
                      <w:tab w:val="left" w:pos="2160"/>
                      <w:tab w:val="left" w:pos="2880"/>
                      <w:tab w:val="left" w:pos="3600"/>
                      <w:tab w:val="left" w:pos="4320"/>
                    </w:tabs>
                    <w:spacing w:line="240" w:lineRule="atLeast"/>
                    <w:rPr>
                      <w:b/>
                      <w:snapToGrid w:val="0"/>
                      <w:color w:val="000000"/>
                    </w:rPr>
                  </w:pPr>
                  <w:r>
                    <w:rPr>
                      <w:b/>
                      <w:snapToGrid w:val="0"/>
                      <w:color w:val="000000"/>
                    </w:rPr>
                    <w:t>Description</w:t>
                  </w:r>
                </w:p>
              </w:tc>
              <w:tc>
                <w:tcPr>
                  <w:tcW w:w="1273" w:type="dxa"/>
                </w:tcPr>
                <w:p w14:paraId="0D272457" w14:textId="77777777" w:rsidR="002032CA" w:rsidRDefault="002032CA" w:rsidP="002032CA">
                  <w:pPr>
                    <w:tabs>
                      <w:tab w:val="left" w:pos="0"/>
                      <w:tab w:val="left" w:pos="720"/>
                      <w:tab w:val="left" w:pos="1440"/>
                      <w:tab w:val="left" w:pos="2160"/>
                      <w:tab w:val="left" w:pos="2880"/>
                      <w:tab w:val="left" w:pos="3600"/>
                      <w:tab w:val="left" w:pos="4320"/>
                    </w:tabs>
                    <w:spacing w:line="240" w:lineRule="atLeast"/>
                    <w:jc w:val="center"/>
                    <w:rPr>
                      <w:b/>
                      <w:snapToGrid w:val="0"/>
                      <w:color w:val="000000"/>
                    </w:rPr>
                  </w:pPr>
                  <w:r>
                    <w:rPr>
                      <w:b/>
                      <w:snapToGrid w:val="0"/>
                      <w:color w:val="000000"/>
                    </w:rPr>
                    <w:t>Picture</w:t>
                  </w:r>
                </w:p>
              </w:tc>
            </w:tr>
            <w:tr w:rsidR="002032CA" w:rsidRPr="00EA747F" w14:paraId="4251EB5C" w14:textId="77777777" w:rsidTr="005E4468">
              <w:tc>
                <w:tcPr>
                  <w:tcW w:w="1061" w:type="dxa"/>
                </w:tcPr>
                <w:p w14:paraId="5C3C937D" w14:textId="77777777" w:rsidR="002032CA" w:rsidRPr="00D369F2" w:rsidRDefault="002032CA" w:rsidP="002032CA">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snapToGrid w:val="0"/>
                      <w:color w:val="000000"/>
                    </w:rPr>
                    <w:t>03-22</w:t>
                  </w:r>
                </w:p>
              </w:tc>
              <w:tc>
                <w:tcPr>
                  <w:tcW w:w="3723" w:type="dxa"/>
                </w:tcPr>
                <w:p w14:paraId="1AF2FD27" w14:textId="77777777" w:rsidR="00E62C95" w:rsidRDefault="00E62C95" w:rsidP="00E62C95">
                  <w:pPr>
                    <w:autoSpaceDE w:val="0"/>
                    <w:autoSpaceDN w:val="0"/>
                    <w:adjustRightInd w:val="0"/>
                    <w:spacing w:after="120"/>
                    <w:rPr>
                      <w:snapToGrid w:val="0"/>
                      <w:color w:val="000000"/>
                    </w:rPr>
                  </w:pPr>
                  <w:r w:rsidRPr="005C2F9D">
                    <w:rPr>
                      <w:b/>
                      <w:snapToGrid w:val="0"/>
                      <w:color w:val="000000"/>
                    </w:rPr>
                    <w:t>Call ID</w:t>
                  </w:r>
                  <w:r w:rsidRPr="005C2F9D">
                    <w:rPr>
                      <w:b/>
                      <w:snapToGrid w:val="0"/>
                      <w:color w:val="000000"/>
                    </w:rPr>
                    <w:tab/>
                  </w:r>
                </w:p>
                <w:p w14:paraId="76E6735E" w14:textId="77777777" w:rsidR="002032CA" w:rsidRPr="00E62C95" w:rsidRDefault="00E62C95" w:rsidP="002032CA">
                  <w:pPr>
                    <w:autoSpaceDE w:val="0"/>
                    <w:autoSpaceDN w:val="0"/>
                    <w:adjustRightInd w:val="0"/>
                    <w:rPr>
                      <w:snapToGrid w:val="0"/>
                      <w:color w:val="000000"/>
                    </w:rPr>
                  </w:pPr>
                  <w:r w:rsidRPr="00E4347C">
                    <w:rPr>
                      <w:snapToGrid w:val="0"/>
                      <w:color w:val="000000"/>
                    </w:rPr>
                    <w:t xml:space="preserve">The </w:t>
                  </w:r>
                  <w:r>
                    <w:rPr>
                      <w:snapToGrid w:val="0"/>
                      <w:color w:val="000000"/>
                    </w:rPr>
                    <w:t>Order</w:t>
                  </w:r>
                  <w:r w:rsidRPr="00E4347C">
                    <w:rPr>
                      <w:snapToGrid w:val="0"/>
                      <w:color w:val="000000"/>
                    </w:rPr>
                    <w:t xml:space="preserve"> ID</w:t>
                  </w:r>
                  <w:r>
                    <w:rPr>
                      <w:snapToGrid w:val="0"/>
                      <w:color w:val="000000"/>
                    </w:rPr>
                    <w:t xml:space="preserve"> associated with the V.me payment widget. Data must be left justified and space filled.</w:t>
                  </w:r>
                </w:p>
              </w:tc>
              <w:tc>
                <w:tcPr>
                  <w:tcW w:w="1273" w:type="dxa"/>
                </w:tcPr>
                <w:p w14:paraId="01E4D1D1" w14:textId="77777777" w:rsidR="002032CA" w:rsidRPr="00EA747F" w:rsidRDefault="002032CA" w:rsidP="002032CA">
                  <w:pPr>
                    <w:tabs>
                      <w:tab w:val="left" w:pos="0"/>
                      <w:tab w:val="left" w:pos="720"/>
                      <w:tab w:val="left" w:pos="1440"/>
                      <w:tab w:val="left" w:pos="2160"/>
                      <w:tab w:val="left" w:pos="2880"/>
                      <w:tab w:val="left" w:pos="3600"/>
                      <w:tab w:val="left" w:pos="4320"/>
                    </w:tabs>
                    <w:spacing w:line="240" w:lineRule="atLeast"/>
                    <w:jc w:val="center"/>
                    <w:rPr>
                      <w:bCs/>
                      <w:snapToGrid w:val="0"/>
                      <w:color w:val="000000"/>
                    </w:rPr>
                  </w:pPr>
                  <w:r>
                    <w:rPr>
                      <w:snapToGrid w:val="0"/>
                      <w:color w:val="000000"/>
                    </w:rPr>
                    <w:t>PIC X(20)</w:t>
                  </w:r>
                </w:p>
              </w:tc>
            </w:tr>
          </w:tbl>
          <w:p w14:paraId="5BBEF73F" w14:textId="77777777" w:rsidR="002032CA" w:rsidRPr="005C2F9D" w:rsidRDefault="002032CA" w:rsidP="00EA747F">
            <w:pPr>
              <w:autoSpaceDE w:val="0"/>
              <w:autoSpaceDN w:val="0"/>
              <w:adjustRightInd w:val="0"/>
              <w:rPr>
                <w:b/>
                <w:snapToGrid w:val="0"/>
              </w:rPr>
            </w:pPr>
          </w:p>
        </w:tc>
        <w:tc>
          <w:tcPr>
            <w:tcW w:w="1236" w:type="dxa"/>
            <w:tcBorders>
              <w:top w:val="single" w:sz="4" w:space="0" w:color="auto"/>
            </w:tcBorders>
          </w:tcPr>
          <w:p w14:paraId="48202007" w14:textId="77777777" w:rsidR="002032CA" w:rsidRDefault="002032CA" w:rsidP="005E4468">
            <w:pPr>
              <w:autoSpaceDE w:val="0"/>
              <w:autoSpaceDN w:val="0"/>
              <w:adjustRightInd w:val="0"/>
              <w:ind w:left="340" w:hanging="340"/>
              <w:jc w:val="center"/>
              <w:rPr>
                <w:snapToGrid w:val="0"/>
              </w:rPr>
            </w:pPr>
          </w:p>
        </w:tc>
      </w:tr>
    </w:tbl>
    <w:p w14:paraId="35848D89" w14:textId="77777777" w:rsidR="00EA747F" w:rsidRDefault="00EA747F" w:rsidP="005C2F9D">
      <w:pPr>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E62C95" w14:paraId="37D6038B" w14:textId="77777777" w:rsidTr="005E4468">
        <w:tc>
          <w:tcPr>
            <w:tcW w:w="2335" w:type="dxa"/>
          </w:tcPr>
          <w:p w14:paraId="39369F68" w14:textId="77777777" w:rsidR="00E62C95" w:rsidRDefault="00E62C95" w:rsidP="005E4468">
            <w:pPr>
              <w:spacing w:after="120"/>
              <w:rPr>
                <w:b/>
                <w:snapToGrid w:val="0"/>
              </w:rPr>
            </w:pPr>
            <w:r>
              <w:rPr>
                <w:b/>
                <w:snapToGrid w:val="0"/>
              </w:rPr>
              <w:t>Request</w:t>
            </w:r>
          </w:p>
        </w:tc>
        <w:tc>
          <w:tcPr>
            <w:tcW w:w="7105" w:type="dxa"/>
          </w:tcPr>
          <w:p w14:paraId="7F8E1C10" w14:textId="77777777" w:rsidR="00E62C95" w:rsidRDefault="00E62C95" w:rsidP="00E62C95">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Required in transactions where a wallet service is used. </w:t>
            </w:r>
          </w:p>
          <w:p w14:paraId="09D7965D" w14:textId="77777777" w:rsidR="00E62C95" w:rsidRDefault="00E62C95" w:rsidP="00E62C95">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Required on purchase, preauth and preauth completion transactions</w:t>
            </w:r>
          </w:p>
          <w:p w14:paraId="2EB02DB3" w14:textId="77777777" w:rsidR="00E62C95" w:rsidRDefault="00E62C95" w:rsidP="00E62C95">
            <w:pPr>
              <w:tabs>
                <w:tab w:val="left" w:pos="0"/>
                <w:tab w:val="left" w:pos="720"/>
                <w:tab w:val="left" w:pos="1440"/>
                <w:tab w:val="left" w:pos="2160"/>
                <w:tab w:val="left" w:pos="2880"/>
                <w:tab w:val="left" w:pos="3600"/>
                <w:tab w:val="left" w:pos="4320"/>
              </w:tabs>
              <w:spacing w:line="240" w:lineRule="atLeast"/>
              <w:rPr>
                <w:b/>
                <w:snapToGrid w:val="0"/>
              </w:rPr>
            </w:pPr>
          </w:p>
        </w:tc>
      </w:tr>
      <w:tr w:rsidR="00E62C95" w14:paraId="79AD12A6" w14:textId="77777777" w:rsidTr="005E4468">
        <w:tc>
          <w:tcPr>
            <w:tcW w:w="2335" w:type="dxa"/>
          </w:tcPr>
          <w:p w14:paraId="2852CB55" w14:textId="77777777" w:rsidR="00E62C95" w:rsidRDefault="00E62C95" w:rsidP="005E4468">
            <w:pPr>
              <w:spacing w:after="120"/>
              <w:rPr>
                <w:b/>
                <w:snapToGrid w:val="0"/>
              </w:rPr>
            </w:pPr>
            <w:r>
              <w:rPr>
                <w:b/>
                <w:snapToGrid w:val="0"/>
              </w:rPr>
              <w:t>Response</w:t>
            </w:r>
          </w:p>
        </w:tc>
        <w:tc>
          <w:tcPr>
            <w:tcW w:w="7105" w:type="dxa"/>
          </w:tcPr>
          <w:p w14:paraId="0B4F3B92" w14:textId="77777777" w:rsidR="00E62C95" w:rsidRPr="008F0357" w:rsidRDefault="00E62C95" w:rsidP="00E62C95">
            <w:pPr>
              <w:rPr>
                <w:b/>
                <w:bCs/>
                <w:snapToGrid w:val="0"/>
              </w:rPr>
            </w:pPr>
            <w:r>
              <w:rPr>
                <w:snapToGrid w:val="0"/>
                <w:color w:val="000000"/>
              </w:rPr>
              <w:t>Not applicable.</w:t>
            </w:r>
          </w:p>
        </w:tc>
      </w:tr>
      <w:tr w:rsidR="00E62C95" w14:paraId="1150B637" w14:textId="77777777" w:rsidTr="005E4468">
        <w:tc>
          <w:tcPr>
            <w:tcW w:w="2335" w:type="dxa"/>
          </w:tcPr>
          <w:p w14:paraId="7FB1567F" w14:textId="77777777" w:rsidR="00E62C95" w:rsidRDefault="00E62C95" w:rsidP="005E4468">
            <w:pPr>
              <w:spacing w:after="120"/>
              <w:rPr>
                <w:b/>
                <w:snapToGrid w:val="0"/>
              </w:rPr>
            </w:pPr>
            <w:r w:rsidRPr="00FB4BC9">
              <w:rPr>
                <w:rFonts w:cs="Arial"/>
                <w:b/>
                <w:bCs/>
                <w:lang w:val="en-CA"/>
              </w:rPr>
              <w:t>Internal Field</w:t>
            </w:r>
          </w:p>
        </w:tc>
        <w:tc>
          <w:tcPr>
            <w:tcW w:w="7105" w:type="dxa"/>
          </w:tcPr>
          <w:p w14:paraId="5150516D" w14:textId="77777777" w:rsidR="00E62C95" w:rsidRDefault="00E62C95" w:rsidP="005E4468">
            <w:pPr>
              <w:rPr>
                <w:b/>
                <w:snapToGrid w:val="0"/>
              </w:rPr>
            </w:pPr>
            <w:r w:rsidRPr="00D5526B">
              <w:t>BASE24-pos Digital Wallet token (F4</w:t>
            </w:r>
            <w:r>
              <w:t>)</w:t>
            </w:r>
          </w:p>
        </w:tc>
      </w:tr>
    </w:tbl>
    <w:p w14:paraId="606B19DF" w14:textId="77777777" w:rsidR="00D65CF9" w:rsidRDefault="00D65CF9" w:rsidP="00EA747F">
      <w:pPr>
        <w:autoSpaceDE w:val="0"/>
        <w:autoSpaceDN w:val="0"/>
        <w:adjustRightInd w:val="0"/>
        <w:ind w:left="720"/>
        <w:rPr>
          <w:snapToGrid w:val="0"/>
        </w:rPr>
      </w:pPr>
      <w:r>
        <w:rPr>
          <w:snapToGrid w:val="0"/>
        </w:rPr>
        <w:tab/>
      </w:r>
      <w:r>
        <w:rPr>
          <w:snapToGrid w:val="0"/>
        </w:rPr>
        <w:tab/>
      </w:r>
    </w:p>
    <w:p w14:paraId="07CC5B34" w14:textId="77777777" w:rsidR="00D65CF9" w:rsidRDefault="00D65CF9" w:rsidP="005C2F9D">
      <w:pPr>
        <w:autoSpaceDE w:val="0"/>
        <w:autoSpaceDN w:val="0"/>
        <w:adjustRightInd w:val="0"/>
        <w:ind w:left="2880"/>
        <w:rPr>
          <w:snapToGrid w:val="0"/>
        </w:rPr>
      </w:pPr>
    </w:p>
    <w:p w14:paraId="45D38F8A" w14:textId="77777777" w:rsidR="00AD1481" w:rsidRDefault="00AD1481" w:rsidP="00847896">
      <w:pPr>
        <w:pStyle w:val="Heading2"/>
      </w:pPr>
      <w:bookmarkStart w:id="2753" w:name="_Toc30407764"/>
      <w:bookmarkStart w:id="2754" w:name="_Toc126079333"/>
      <w:r>
        <w:t>SFID R – Token Authorization Data</w:t>
      </w:r>
      <w:bookmarkEnd w:id="2753"/>
      <w:bookmarkEnd w:id="2754"/>
    </w:p>
    <w:p w14:paraId="60367D11" w14:textId="77777777" w:rsidR="008941C4" w:rsidRPr="002931E6" w:rsidRDefault="008941C4" w:rsidP="002E7335">
      <w:pPr>
        <w:autoSpaceDE w:val="0"/>
        <w:autoSpaceDN w:val="0"/>
        <w:adjustRightInd w:val="0"/>
        <w:ind w:left="720"/>
      </w:pPr>
      <w:r w:rsidRPr="002931E6">
        <w:t>The following fields are sent in a transaction request involving</w:t>
      </w:r>
      <w:r w:rsidR="00D23B92" w:rsidRPr="002931E6">
        <w:t xml:space="preserve"> a</w:t>
      </w:r>
      <w:r w:rsidRPr="002931E6">
        <w:t xml:space="preserve"> tokenized PAN. </w:t>
      </w:r>
    </w:p>
    <w:p w14:paraId="2568F082" w14:textId="77777777" w:rsidR="003B340B" w:rsidRPr="002931E6" w:rsidRDefault="003B340B" w:rsidP="002E7335">
      <w:pPr>
        <w:ind w:left="720"/>
      </w:pPr>
    </w:p>
    <w:p w14:paraId="45DF8451" w14:textId="77777777" w:rsidR="008941C4" w:rsidRDefault="008941C4" w:rsidP="002E7335">
      <w:pPr>
        <w:autoSpaceDE w:val="0"/>
        <w:autoSpaceDN w:val="0"/>
        <w:adjustRightInd w:val="0"/>
        <w:ind w:left="720"/>
      </w:pPr>
      <w:r w:rsidRPr="002931E6">
        <w:t>The formatting of the field is as follows:</w:t>
      </w:r>
    </w:p>
    <w:p w14:paraId="2AE3F024" w14:textId="77777777" w:rsidR="005734A4" w:rsidRDefault="005734A4" w:rsidP="005734A4">
      <w:pPr>
        <w:autoSpaceDE w:val="0"/>
        <w:autoSpaceDN w:val="0"/>
        <w:adjustRightInd w:val="0"/>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5734A4" w14:paraId="79CA555C" w14:textId="77777777" w:rsidTr="00CA3F0F">
        <w:trPr>
          <w:tblHeader/>
        </w:trPr>
        <w:tc>
          <w:tcPr>
            <w:tcW w:w="1097" w:type="dxa"/>
          </w:tcPr>
          <w:p w14:paraId="05807152" w14:textId="77777777" w:rsidR="005734A4" w:rsidRDefault="005734A4" w:rsidP="00041CDF">
            <w:pPr>
              <w:pStyle w:val="BodyText2"/>
              <w:spacing w:before="60" w:after="60"/>
              <w:jc w:val="center"/>
              <w:rPr>
                <w:color w:val="auto"/>
              </w:rPr>
            </w:pPr>
            <w:r w:rsidRPr="009161F7">
              <w:rPr>
                <w:b/>
                <w:color w:val="auto"/>
              </w:rPr>
              <w:t>Position</w:t>
            </w:r>
          </w:p>
        </w:tc>
        <w:tc>
          <w:tcPr>
            <w:tcW w:w="935" w:type="dxa"/>
          </w:tcPr>
          <w:p w14:paraId="2B87FAE8" w14:textId="77777777" w:rsidR="005734A4" w:rsidRDefault="005734A4" w:rsidP="00041CDF">
            <w:pPr>
              <w:pStyle w:val="BodyText2"/>
              <w:spacing w:before="60" w:after="60"/>
              <w:jc w:val="center"/>
              <w:rPr>
                <w:color w:val="auto"/>
              </w:rPr>
            </w:pPr>
            <w:r w:rsidRPr="009161F7">
              <w:rPr>
                <w:b/>
                <w:color w:val="auto"/>
              </w:rPr>
              <w:t>Length</w:t>
            </w:r>
          </w:p>
        </w:tc>
        <w:tc>
          <w:tcPr>
            <w:tcW w:w="6356" w:type="dxa"/>
          </w:tcPr>
          <w:p w14:paraId="1AB15EE4" w14:textId="77777777" w:rsidR="005734A4" w:rsidRDefault="005734A4" w:rsidP="00041CDF">
            <w:pPr>
              <w:pStyle w:val="BodyText2"/>
              <w:spacing w:before="60" w:after="60"/>
              <w:rPr>
                <w:color w:val="auto"/>
              </w:rPr>
            </w:pPr>
            <w:r w:rsidRPr="009161F7">
              <w:rPr>
                <w:b/>
                <w:color w:val="auto"/>
              </w:rPr>
              <w:t>Description</w:t>
            </w:r>
          </w:p>
        </w:tc>
        <w:tc>
          <w:tcPr>
            <w:tcW w:w="1260" w:type="dxa"/>
          </w:tcPr>
          <w:p w14:paraId="219204AE" w14:textId="77777777" w:rsidR="005734A4" w:rsidRPr="009161F7" w:rsidRDefault="005734A4" w:rsidP="00041CDF">
            <w:pPr>
              <w:pStyle w:val="BodyText2"/>
              <w:spacing w:before="60" w:after="60"/>
              <w:jc w:val="center"/>
              <w:rPr>
                <w:b/>
                <w:color w:val="auto"/>
              </w:rPr>
            </w:pPr>
            <w:r>
              <w:rPr>
                <w:b/>
                <w:color w:val="auto"/>
              </w:rPr>
              <w:t>Picture</w:t>
            </w:r>
          </w:p>
        </w:tc>
      </w:tr>
      <w:tr w:rsidR="005734A4" w:rsidRPr="00EA747F" w14:paraId="22EBFECF" w14:textId="77777777" w:rsidTr="00CA3F0F">
        <w:tc>
          <w:tcPr>
            <w:tcW w:w="1097" w:type="dxa"/>
          </w:tcPr>
          <w:p w14:paraId="62399591" w14:textId="77777777" w:rsidR="005734A4" w:rsidRPr="00EA747F" w:rsidRDefault="005734A4" w:rsidP="005E4468">
            <w:pPr>
              <w:pStyle w:val="BodyText2"/>
              <w:jc w:val="center"/>
              <w:rPr>
                <w:color w:val="auto"/>
              </w:rPr>
            </w:pPr>
            <w:r w:rsidRPr="005734A4">
              <w:rPr>
                <w:color w:val="auto"/>
              </w:rPr>
              <w:t>01-02</w:t>
            </w:r>
          </w:p>
        </w:tc>
        <w:tc>
          <w:tcPr>
            <w:tcW w:w="935" w:type="dxa"/>
          </w:tcPr>
          <w:p w14:paraId="562BD249" w14:textId="77777777" w:rsidR="005734A4" w:rsidRPr="00EA747F" w:rsidRDefault="005734A4" w:rsidP="005E4468">
            <w:pPr>
              <w:pStyle w:val="BodyText2"/>
              <w:jc w:val="center"/>
              <w:rPr>
                <w:color w:val="auto"/>
              </w:rPr>
            </w:pPr>
            <w:r w:rsidRPr="005734A4">
              <w:rPr>
                <w:color w:val="auto"/>
              </w:rPr>
              <w:t>2</w:t>
            </w:r>
          </w:p>
        </w:tc>
        <w:tc>
          <w:tcPr>
            <w:tcW w:w="6356" w:type="dxa"/>
          </w:tcPr>
          <w:p w14:paraId="6A2F28F6" w14:textId="77777777" w:rsidR="005734A4" w:rsidRPr="002931E6" w:rsidRDefault="005734A4" w:rsidP="002E7335">
            <w:pPr>
              <w:spacing w:after="120"/>
            </w:pPr>
            <w:r w:rsidRPr="005C2F9D">
              <w:rPr>
                <w:b/>
              </w:rPr>
              <w:t>Format code</w:t>
            </w:r>
            <w:r w:rsidRPr="002931E6">
              <w:tab/>
            </w:r>
            <w:r w:rsidRPr="002931E6">
              <w:tab/>
            </w:r>
            <w:r w:rsidRPr="002931E6">
              <w:tab/>
            </w:r>
            <w:r w:rsidRPr="002931E6">
              <w:tab/>
            </w:r>
            <w:r w:rsidRPr="002931E6">
              <w:tab/>
            </w:r>
          </w:p>
          <w:p w14:paraId="2E435B88" w14:textId="77777777" w:rsidR="005734A4" w:rsidRPr="002931E6" w:rsidRDefault="005734A4" w:rsidP="005734A4">
            <w:r w:rsidRPr="002931E6">
              <w:t>Indicates the format of the network token service data.</w:t>
            </w:r>
          </w:p>
          <w:p w14:paraId="691B350A" w14:textId="77777777" w:rsidR="005734A4" w:rsidRDefault="005734A4" w:rsidP="005734A4">
            <w:r w:rsidRPr="002931E6">
              <w:t>Valid values are:</w:t>
            </w:r>
          </w:p>
          <w:p w14:paraId="53CEA928" w14:textId="77777777" w:rsidR="005734A4" w:rsidRPr="002931E6" w:rsidRDefault="005734A4" w:rsidP="005734A4"/>
          <w:p w14:paraId="3A3C4C48" w14:textId="77777777" w:rsidR="005734A4" w:rsidRPr="002931E6" w:rsidRDefault="005734A4" w:rsidP="005734A4">
            <w:r w:rsidRPr="002931E6">
              <w:t xml:space="preserve">01 = </w:t>
            </w:r>
            <w:r>
              <w:t xml:space="preserve"> Generic</w:t>
            </w:r>
          </w:p>
          <w:p w14:paraId="36473D73" w14:textId="77777777" w:rsidR="005734A4" w:rsidRPr="00EA747F" w:rsidRDefault="005734A4" w:rsidP="005734A4">
            <w:pPr>
              <w:autoSpaceDE w:val="0"/>
              <w:autoSpaceDN w:val="0"/>
              <w:adjustRightInd w:val="0"/>
            </w:pPr>
          </w:p>
        </w:tc>
        <w:tc>
          <w:tcPr>
            <w:tcW w:w="1260" w:type="dxa"/>
          </w:tcPr>
          <w:p w14:paraId="660D2FB4" w14:textId="77777777" w:rsidR="005734A4" w:rsidRPr="00EA747F" w:rsidRDefault="005734A4" w:rsidP="005E4468">
            <w:pPr>
              <w:autoSpaceDE w:val="0"/>
              <w:autoSpaceDN w:val="0"/>
              <w:adjustRightInd w:val="0"/>
              <w:ind w:left="340" w:hanging="340"/>
              <w:jc w:val="center"/>
              <w:rPr>
                <w:snapToGrid w:val="0"/>
              </w:rPr>
            </w:pPr>
            <w:r w:rsidRPr="002931E6">
              <w:t>PIC X(2)</w:t>
            </w:r>
          </w:p>
        </w:tc>
      </w:tr>
      <w:tr w:rsidR="005734A4" w:rsidRPr="00EA747F" w14:paraId="72FA80D4" w14:textId="77777777" w:rsidTr="00CA3F0F">
        <w:tc>
          <w:tcPr>
            <w:tcW w:w="1097" w:type="dxa"/>
          </w:tcPr>
          <w:p w14:paraId="529B0CB0" w14:textId="77777777" w:rsidR="005734A4" w:rsidRPr="005734A4" w:rsidRDefault="005734A4" w:rsidP="005E4468">
            <w:pPr>
              <w:pStyle w:val="BodyText2"/>
              <w:jc w:val="center"/>
              <w:rPr>
                <w:color w:val="auto"/>
              </w:rPr>
            </w:pPr>
            <w:r w:rsidRPr="005734A4">
              <w:rPr>
                <w:color w:val="auto"/>
              </w:rPr>
              <w:t>03-13</w:t>
            </w:r>
          </w:p>
        </w:tc>
        <w:tc>
          <w:tcPr>
            <w:tcW w:w="935" w:type="dxa"/>
          </w:tcPr>
          <w:p w14:paraId="21428C56" w14:textId="77777777" w:rsidR="005734A4" w:rsidRPr="005734A4" w:rsidRDefault="005734A4" w:rsidP="005E4468">
            <w:pPr>
              <w:pStyle w:val="BodyText2"/>
              <w:jc w:val="center"/>
              <w:rPr>
                <w:color w:val="auto"/>
              </w:rPr>
            </w:pPr>
            <w:r w:rsidRPr="005734A4">
              <w:rPr>
                <w:color w:val="auto"/>
              </w:rPr>
              <w:t>11</w:t>
            </w:r>
          </w:p>
        </w:tc>
        <w:tc>
          <w:tcPr>
            <w:tcW w:w="6356" w:type="dxa"/>
          </w:tcPr>
          <w:p w14:paraId="110E9543" w14:textId="77777777" w:rsidR="005734A4" w:rsidRPr="002931E6" w:rsidRDefault="005734A4" w:rsidP="002E7335">
            <w:pPr>
              <w:spacing w:after="120"/>
            </w:pPr>
            <w:r w:rsidRPr="005C2F9D">
              <w:rPr>
                <w:b/>
              </w:rPr>
              <w:t>Token requestor ID</w:t>
            </w:r>
            <w:r w:rsidRPr="002931E6">
              <w:tab/>
            </w:r>
            <w:r w:rsidRPr="002931E6">
              <w:tab/>
            </w:r>
            <w:r w:rsidRPr="002931E6">
              <w:tab/>
            </w:r>
            <w:r w:rsidRPr="002931E6">
              <w:tab/>
            </w:r>
          </w:p>
          <w:p w14:paraId="7780F2E5" w14:textId="77777777" w:rsidR="005734A4" w:rsidRDefault="005734A4" w:rsidP="005734A4">
            <w:r w:rsidRPr="002931E6">
              <w:t>The ID assigned to the "owner" of the Token</w:t>
            </w:r>
          </w:p>
          <w:p w14:paraId="28F326F1" w14:textId="77777777" w:rsidR="005734A4" w:rsidRDefault="005734A4" w:rsidP="005734A4">
            <w:pPr>
              <w:rPr>
                <w:rFonts w:cs="Arial"/>
              </w:rPr>
            </w:pPr>
          </w:p>
          <w:p w14:paraId="1329A6D2" w14:textId="77777777" w:rsidR="005734A4" w:rsidRDefault="005734A4" w:rsidP="005734A4">
            <w:pPr>
              <w:rPr>
                <w:rFonts w:cs="Arial"/>
              </w:rPr>
            </w:pPr>
            <w:r w:rsidRPr="00306699">
              <w:rPr>
                <w:rFonts w:cs="Arial"/>
                <w:b/>
                <w:bCs/>
              </w:rPr>
              <w:t>Mastercard Click to Pay</w:t>
            </w:r>
            <w:r>
              <w:rPr>
                <w:rFonts w:cs="Arial"/>
              </w:rPr>
              <w:t>:</w:t>
            </w:r>
          </w:p>
          <w:p w14:paraId="3FF193C4" w14:textId="77777777" w:rsidR="005734A4" w:rsidRPr="005734A4" w:rsidRDefault="005734A4" w:rsidP="00F12805">
            <w:pPr>
              <w:pStyle w:val="ListParagraph"/>
              <w:numPr>
                <w:ilvl w:val="0"/>
                <w:numId w:val="161"/>
              </w:numPr>
              <w:rPr>
                <w:rStyle w:val="Strong"/>
                <w:rFonts w:cs="Arial"/>
                <w:b w:val="0"/>
                <w:bCs w:val="0"/>
                <w:shd w:val="clear" w:color="auto" w:fill="FFFFFF"/>
              </w:rPr>
            </w:pPr>
            <w:r w:rsidRPr="005734A4">
              <w:rPr>
                <w:rFonts w:cs="Arial"/>
              </w:rPr>
              <w:t>Token Requestor ID =</w:t>
            </w:r>
            <w:r w:rsidRPr="005734A4">
              <w:rPr>
                <w:rFonts w:cs="Arial"/>
                <w:b/>
                <w:bCs/>
              </w:rPr>
              <w:t xml:space="preserve"> "</w:t>
            </w:r>
            <w:r w:rsidRPr="005734A4">
              <w:rPr>
                <w:rStyle w:val="Strong"/>
                <w:rFonts w:ascii="Arial" w:hAnsi="Arial" w:cs="Arial"/>
                <w:b w:val="0"/>
                <w:bCs w:val="0"/>
                <w:sz w:val="20"/>
                <w:szCs w:val="20"/>
                <w:shd w:val="clear" w:color="auto" w:fill="FFFFFF"/>
              </w:rPr>
              <w:t xml:space="preserve">50123197928" &amp; </w:t>
            </w:r>
          </w:p>
          <w:p w14:paraId="31BE9900" w14:textId="77777777" w:rsidR="005734A4" w:rsidRPr="005734A4" w:rsidRDefault="005734A4" w:rsidP="00F12805">
            <w:pPr>
              <w:pStyle w:val="ListParagraph"/>
              <w:numPr>
                <w:ilvl w:val="0"/>
                <w:numId w:val="161"/>
              </w:numPr>
              <w:rPr>
                <w:rFonts w:cs="Arial"/>
                <w:shd w:val="clear" w:color="auto" w:fill="FFFFFF"/>
              </w:rPr>
            </w:pPr>
            <w:r w:rsidRPr="005734A4">
              <w:rPr>
                <w:rStyle w:val="Strong"/>
                <w:rFonts w:cs="Arial"/>
                <w:b w:val="0"/>
                <w:bCs w:val="0"/>
                <w:shd w:val="clear" w:color="auto" w:fill="FFFFFF"/>
              </w:rPr>
              <w:t>FID 9 SFID Q Position 3-5 Wallet ID = "327"</w:t>
            </w:r>
          </w:p>
          <w:p w14:paraId="780063D2" w14:textId="77777777" w:rsidR="005734A4" w:rsidRPr="005C2F9D" w:rsidRDefault="005734A4" w:rsidP="005734A4">
            <w:pPr>
              <w:rPr>
                <w:b/>
              </w:rPr>
            </w:pPr>
          </w:p>
        </w:tc>
        <w:tc>
          <w:tcPr>
            <w:tcW w:w="1260" w:type="dxa"/>
          </w:tcPr>
          <w:p w14:paraId="420272CA" w14:textId="77777777" w:rsidR="005734A4" w:rsidRPr="002931E6" w:rsidRDefault="005734A4" w:rsidP="005E4468">
            <w:pPr>
              <w:autoSpaceDE w:val="0"/>
              <w:autoSpaceDN w:val="0"/>
              <w:adjustRightInd w:val="0"/>
              <w:ind w:left="340" w:hanging="340"/>
              <w:jc w:val="center"/>
            </w:pPr>
            <w:r w:rsidRPr="002931E6">
              <w:t>PIC X(11)</w:t>
            </w:r>
          </w:p>
        </w:tc>
      </w:tr>
      <w:tr w:rsidR="002E7335" w:rsidRPr="00EA747F" w14:paraId="52D698E2" w14:textId="77777777" w:rsidTr="00CA3F0F">
        <w:tc>
          <w:tcPr>
            <w:tcW w:w="1097" w:type="dxa"/>
          </w:tcPr>
          <w:p w14:paraId="0F2D2FDE" w14:textId="77777777" w:rsidR="002E7335" w:rsidRPr="005734A4" w:rsidRDefault="002E7335" w:rsidP="005E4468">
            <w:pPr>
              <w:pStyle w:val="BodyText2"/>
              <w:jc w:val="center"/>
              <w:rPr>
                <w:color w:val="auto"/>
              </w:rPr>
            </w:pPr>
            <w:r w:rsidRPr="002E7335">
              <w:rPr>
                <w:color w:val="auto"/>
              </w:rPr>
              <w:lastRenderedPageBreak/>
              <w:t>14</w:t>
            </w:r>
          </w:p>
        </w:tc>
        <w:tc>
          <w:tcPr>
            <w:tcW w:w="935" w:type="dxa"/>
          </w:tcPr>
          <w:p w14:paraId="53920C06" w14:textId="77777777" w:rsidR="002E7335" w:rsidRPr="005734A4" w:rsidRDefault="002E7335" w:rsidP="005E4468">
            <w:pPr>
              <w:pStyle w:val="BodyText2"/>
              <w:jc w:val="center"/>
              <w:rPr>
                <w:color w:val="auto"/>
              </w:rPr>
            </w:pPr>
            <w:r w:rsidRPr="002E7335">
              <w:rPr>
                <w:color w:val="auto"/>
              </w:rPr>
              <w:t>1</w:t>
            </w:r>
          </w:p>
        </w:tc>
        <w:tc>
          <w:tcPr>
            <w:tcW w:w="6356" w:type="dxa"/>
          </w:tcPr>
          <w:p w14:paraId="24E41ABF" w14:textId="77777777" w:rsidR="002E7335" w:rsidRDefault="002E7335" w:rsidP="002E7335">
            <w:pPr>
              <w:spacing w:after="120"/>
            </w:pPr>
            <w:r w:rsidRPr="005C2F9D">
              <w:rPr>
                <w:b/>
              </w:rPr>
              <w:t>Transaction type</w:t>
            </w:r>
            <w:r>
              <w:tab/>
            </w:r>
            <w:r>
              <w:tab/>
            </w:r>
            <w:r>
              <w:tab/>
            </w:r>
            <w:r>
              <w:tab/>
            </w:r>
          </w:p>
          <w:p w14:paraId="63AC35A8" w14:textId="5C334296" w:rsidR="002E7335" w:rsidRDefault="002E7335" w:rsidP="002E7335">
            <w:r>
              <w:t>Indicates the type of transaction, applicable only to In-App transactions</w:t>
            </w:r>
            <w:r w:rsidR="004B4D39">
              <w:t xml:space="preserve">. </w:t>
            </w:r>
            <w:r>
              <w:t>Valid values are:</w:t>
            </w:r>
          </w:p>
          <w:p w14:paraId="60935C40" w14:textId="77777777" w:rsidR="002E7335" w:rsidRDefault="002E7335" w:rsidP="002E7335"/>
          <w:p w14:paraId="1046E483" w14:textId="77777777" w:rsidR="002E7335" w:rsidRDefault="002E7335" w:rsidP="002E7335">
            <w:r>
              <w:t>0 = Unspecified</w:t>
            </w:r>
          </w:p>
          <w:p w14:paraId="0AB9203A" w14:textId="77777777" w:rsidR="002E7335" w:rsidRDefault="002E7335" w:rsidP="002E7335">
            <w:r>
              <w:t xml:space="preserve">1 = Application based e-commerce </w:t>
            </w:r>
          </w:p>
          <w:p w14:paraId="7B16121B" w14:textId="77777777" w:rsidR="002E7335" w:rsidRDefault="002E7335" w:rsidP="002E7335">
            <w:pPr>
              <w:rPr>
                <w:color w:val="BFBFBF" w:themeColor="background1" w:themeShade="BF"/>
              </w:rPr>
            </w:pPr>
            <w:r>
              <w:rPr>
                <w:color w:val="BFBFBF" w:themeColor="background1" w:themeShade="BF"/>
              </w:rPr>
              <w:t>***Future Credential on File transactions</w:t>
            </w:r>
          </w:p>
          <w:p w14:paraId="18C18920" w14:textId="77777777" w:rsidR="002E7335" w:rsidRDefault="002E7335" w:rsidP="002E7335">
            <w:pPr>
              <w:rPr>
                <w:color w:val="BFBFBF" w:themeColor="background1" w:themeShade="BF"/>
              </w:rPr>
            </w:pPr>
            <w:r>
              <w:rPr>
                <w:color w:val="BFBFBF" w:themeColor="background1" w:themeShade="BF"/>
              </w:rPr>
              <w:t>2 = credential on file (initial authorization)</w:t>
            </w:r>
          </w:p>
          <w:p w14:paraId="53B65914" w14:textId="77777777" w:rsidR="002E7335" w:rsidRPr="00A55B7D" w:rsidRDefault="002E7335" w:rsidP="002E7335">
            <w:pPr>
              <w:rPr>
                <w:color w:val="BFBFBF" w:themeColor="background1" w:themeShade="BF"/>
              </w:rPr>
            </w:pPr>
            <w:r>
              <w:rPr>
                <w:color w:val="BFBFBF" w:themeColor="background1" w:themeShade="BF"/>
              </w:rPr>
              <w:t>3 = credential on file (subsequent related authorization)</w:t>
            </w:r>
          </w:p>
          <w:p w14:paraId="158446E9" w14:textId="77777777" w:rsidR="002E7335" w:rsidRPr="005C2F9D" w:rsidRDefault="002E7335" w:rsidP="005734A4">
            <w:pPr>
              <w:rPr>
                <w:b/>
              </w:rPr>
            </w:pPr>
          </w:p>
        </w:tc>
        <w:tc>
          <w:tcPr>
            <w:tcW w:w="1260" w:type="dxa"/>
          </w:tcPr>
          <w:p w14:paraId="0EA108AD" w14:textId="77777777" w:rsidR="002E7335" w:rsidRPr="002931E6" w:rsidRDefault="002E7335" w:rsidP="005E4468">
            <w:pPr>
              <w:autoSpaceDE w:val="0"/>
              <w:autoSpaceDN w:val="0"/>
              <w:adjustRightInd w:val="0"/>
              <w:ind w:left="340" w:hanging="340"/>
              <w:jc w:val="center"/>
            </w:pPr>
            <w:r>
              <w:t>PIC X(1)</w:t>
            </w:r>
          </w:p>
        </w:tc>
      </w:tr>
    </w:tbl>
    <w:p w14:paraId="4AA146E1" w14:textId="77777777" w:rsidR="00FC47FE" w:rsidRPr="002E7335" w:rsidRDefault="00FC47FE" w:rsidP="00CA3F0F">
      <w:pPr>
        <w:tabs>
          <w:tab w:val="left" w:pos="0"/>
          <w:tab w:val="left" w:pos="720"/>
          <w:tab w:val="left" w:pos="1440"/>
          <w:tab w:val="left" w:pos="2160"/>
          <w:tab w:val="left" w:pos="2880"/>
          <w:tab w:val="left" w:pos="3600"/>
          <w:tab w:val="left" w:pos="4320"/>
        </w:tabs>
        <w:spacing w:line="240" w:lineRule="atLeast"/>
        <w:ind w:left="720"/>
        <w:rPr>
          <w:rFonts w:cstheme="minorHAnsi"/>
          <w:b/>
          <w:szCs w:val="22"/>
        </w:rPr>
      </w:pPr>
      <w:r w:rsidRPr="002E7335">
        <w:rPr>
          <w:rFonts w:cstheme="minorHAnsi"/>
          <w:b/>
          <w:szCs w:val="22"/>
        </w:rPr>
        <w:t xml:space="preserve">Notes: </w:t>
      </w:r>
    </w:p>
    <w:p w14:paraId="2828FA09" w14:textId="77777777" w:rsidR="00FC47FE" w:rsidRPr="002E7335" w:rsidRDefault="00FC47FE" w:rsidP="00F12805">
      <w:pPr>
        <w:pStyle w:val="ListParagraph"/>
        <w:numPr>
          <w:ilvl w:val="1"/>
          <w:numId w:val="48"/>
        </w:numPr>
        <w:tabs>
          <w:tab w:val="left" w:pos="0"/>
          <w:tab w:val="left" w:pos="720"/>
          <w:tab w:val="left" w:pos="1440"/>
          <w:tab w:val="left" w:pos="2160"/>
          <w:tab w:val="left" w:pos="2880"/>
          <w:tab w:val="left" w:pos="3600"/>
          <w:tab w:val="left" w:pos="4320"/>
        </w:tabs>
        <w:spacing w:line="240" w:lineRule="atLeast"/>
        <w:rPr>
          <w:rFonts w:cstheme="minorHAnsi"/>
          <w:szCs w:val="22"/>
        </w:rPr>
      </w:pPr>
      <w:r w:rsidRPr="002E7335">
        <w:rPr>
          <w:rFonts w:cstheme="minorHAnsi"/>
          <w:szCs w:val="22"/>
        </w:rPr>
        <w:t>If SFID R is present in the request message, then it must have a length of 14</w:t>
      </w:r>
    </w:p>
    <w:p w14:paraId="470CEC02" w14:textId="77777777" w:rsidR="00FC47FE" w:rsidRPr="002E7335" w:rsidRDefault="00FC47FE" w:rsidP="00CA3F0F">
      <w:pPr>
        <w:tabs>
          <w:tab w:val="left" w:pos="0"/>
          <w:tab w:val="left" w:pos="720"/>
          <w:tab w:val="left" w:pos="1440"/>
          <w:tab w:val="left" w:pos="2160"/>
          <w:tab w:val="left" w:pos="2880"/>
          <w:tab w:val="left" w:pos="3600"/>
          <w:tab w:val="left" w:pos="4320"/>
        </w:tabs>
        <w:spacing w:line="240" w:lineRule="atLeast"/>
        <w:ind w:left="720"/>
        <w:rPr>
          <w:rFonts w:cstheme="minorHAnsi"/>
          <w:szCs w:val="22"/>
        </w:rPr>
      </w:pPr>
    </w:p>
    <w:p w14:paraId="55C6E02B" w14:textId="77777777" w:rsidR="00FC47FE" w:rsidRPr="002E7335" w:rsidRDefault="00FC47FE" w:rsidP="00F12805">
      <w:pPr>
        <w:pStyle w:val="ListParagraph"/>
        <w:numPr>
          <w:ilvl w:val="1"/>
          <w:numId w:val="48"/>
        </w:numPr>
        <w:tabs>
          <w:tab w:val="left" w:pos="0"/>
          <w:tab w:val="left" w:pos="720"/>
          <w:tab w:val="left" w:pos="1440"/>
          <w:tab w:val="left" w:pos="2160"/>
          <w:tab w:val="left" w:pos="2880"/>
          <w:tab w:val="left" w:pos="3600"/>
          <w:tab w:val="left" w:pos="4320"/>
        </w:tabs>
        <w:spacing w:line="240" w:lineRule="atLeast"/>
        <w:rPr>
          <w:rFonts w:cstheme="minorHAnsi"/>
          <w:b/>
          <w:i/>
          <w:color w:val="538135" w:themeColor="accent3"/>
          <w:szCs w:val="22"/>
        </w:rPr>
      </w:pPr>
      <w:r w:rsidRPr="002E7335">
        <w:rPr>
          <w:rFonts w:cstheme="minorHAnsi"/>
          <w:b/>
          <w:i/>
          <w:color w:val="538135" w:themeColor="accent3"/>
          <w:szCs w:val="22"/>
        </w:rPr>
        <w:t>In-App tr</w:t>
      </w:r>
      <w:r w:rsidR="00E01DAC" w:rsidRPr="002E7335">
        <w:rPr>
          <w:rFonts w:cstheme="minorHAnsi"/>
          <w:b/>
          <w:i/>
          <w:color w:val="538135" w:themeColor="accent3"/>
          <w:szCs w:val="22"/>
        </w:rPr>
        <w:t>ansactions</w:t>
      </w:r>
    </w:p>
    <w:p w14:paraId="4992AA7C" w14:textId="77777777" w:rsidR="00FC47FE" w:rsidRP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 xml:space="preserve">Position 01-02 </w:t>
      </w:r>
      <w:r w:rsidRPr="002E7335">
        <w:rPr>
          <w:rFonts w:cstheme="minorHAnsi"/>
          <w:szCs w:val="22"/>
        </w:rPr>
        <w:tab/>
        <w:t>= 01</w:t>
      </w:r>
    </w:p>
    <w:p w14:paraId="1AA34139" w14:textId="77777777" w:rsidR="00D53496" w:rsidRP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 xml:space="preserve">Position 03-13 </w:t>
      </w:r>
      <w:r w:rsidRPr="002E7335">
        <w:rPr>
          <w:rFonts w:cstheme="minorHAnsi"/>
          <w:szCs w:val="22"/>
        </w:rPr>
        <w:tab/>
        <w:t>= Value of the Token Requestor ID if known otherwise blank filled</w:t>
      </w:r>
    </w:p>
    <w:p w14:paraId="0409E9F3" w14:textId="77777777" w:rsid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Position 14</w:t>
      </w:r>
      <w:r w:rsidRPr="002E7335">
        <w:rPr>
          <w:rFonts w:cstheme="minorHAnsi"/>
          <w:szCs w:val="22"/>
        </w:rPr>
        <w:tab/>
      </w:r>
      <w:r w:rsidR="002E7335">
        <w:rPr>
          <w:rFonts w:cstheme="minorHAnsi"/>
          <w:szCs w:val="22"/>
        </w:rPr>
        <w:tab/>
      </w:r>
      <w:r w:rsidRPr="002E7335">
        <w:rPr>
          <w:rFonts w:cstheme="minorHAnsi"/>
          <w:szCs w:val="22"/>
        </w:rPr>
        <w:t>= 1 (Application based e-commerce)</w:t>
      </w:r>
      <w:r w:rsidR="00506505" w:rsidRPr="002E7335">
        <w:rPr>
          <w:rFonts w:cstheme="minorHAnsi"/>
          <w:szCs w:val="22"/>
        </w:rPr>
        <w:t xml:space="preserve"> – </w:t>
      </w:r>
    </w:p>
    <w:p w14:paraId="0B60B246" w14:textId="4B5FE827" w:rsidR="00FC47FE" w:rsidRPr="004B4D39" w:rsidRDefault="00506505" w:rsidP="004B4D39">
      <w:pPr>
        <w:tabs>
          <w:tab w:val="left" w:pos="0"/>
          <w:tab w:val="left" w:pos="720"/>
          <w:tab w:val="left" w:pos="1440"/>
          <w:tab w:val="left" w:pos="2160"/>
          <w:tab w:val="left" w:pos="2880"/>
          <w:tab w:val="left" w:pos="3600"/>
          <w:tab w:val="left" w:pos="4320"/>
        </w:tabs>
        <w:spacing w:line="240" w:lineRule="atLeast"/>
        <w:ind w:left="3888"/>
        <w:rPr>
          <w:rFonts w:cstheme="minorHAnsi"/>
          <w:szCs w:val="22"/>
        </w:rPr>
      </w:pPr>
      <w:r w:rsidRPr="004B4D39">
        <w:rPr>
          <w:rFonts w:cstheme="minorHAnsi"/>
          <w:szCs w:val="22"/>
        </w:rPr>
        <w:t>Required for purchase, preauth and preauth completion transactions</w:t>
      </w:r>
      <w:r w:rsidR="00FC47FE" w:rsidRPr="004B4D39">
        <w:rPr>
          <w:rFonts w:cstheme="minorHAnsi"/>
          <w:szCs w:val="22"/>
        </w:rPr>
        <w:t xml:space="preserve">    </w:t>
      </w:r>
    </w:p>
    <w:p w14:paraId="17A3D43D" w14:textId="77777777" w:rsidR="00FC47FE" w:rsidRPr="002E7335" w:rsidRDefault="00FC47FE" w:rsidP="00CA3F0F">
      <w:pPr>
        <w:pStyle w:val="ListParagraph"/>
        <w:tabs>
          <w:tab w:val="left" w:pos="0"/>
          <w:tab w:val="left" w:pos="720"/>
          <w:tab w:val="left" w:pos="1440"/>
          <w:tab w:val="left" w:pos="2160"/>
          <w:tab w:val="left" w:pos="2880"/>
          <w:tab w:val="left" w:pos="3600"/>
          <w:tab w:val="left" w:pos="4320"/>
        </w:tabs>
        <w:spacing w:line="240" w:lineRule="atLeast"/>
        <w:ind w:left="1434"/>
        <w:rPr>
          <w:rFonts w:cstheme="minorHAnsi"/>
          <w:szCs w:val="22"/>
        </w:rPr>
      </w:pPr>
    </w:p>
    <w:p w14:paraId="0311F378" w14:textId="77777777" w:rsidR="00FC47FE" w:rsidRPr="002E7335" w:rsidRDefault="00E01DAC" w:rsidP="00F12805">
      <w:pPr>
        <w:pStyle w:val="ListParagraph"/>
        <w:numPr>
          <w:ilvl w:val="1"/>
          <w:numId w:val="48"/>
        </w:numPr>
        <w:tabs>
          <w:tab w:val="left" w:pos="0"/>
          <w:tab w:val="left" w:pos="720"/>
          <w:tab w:val="left" w:pos="1440"/>
          <w:tab w:val="left" w:pos="2160"/>
          <w:tab w:val="left" w:pos="2880"/>
          <w:tab w:val="left" w:pos="3600"/>
          <w:tab w:val="left" w:pos="4320"/>
        </w:tabs>
        <w:spacing w:line="240" w:lineRule="atLeast"/>
        <w:rPr>
          <w:rFonts w:cstheme="minorHAnsi"/>
          <w:b/>
          <w:i/>
          <w:color w:val="538135" w:themeColor="accent3"/>
          <w:szCs w:val="22"/>
        </w:rPr>
      </w:pPr>
      <w:r w:rsidRPr="002E7335">
        <w:rPr>
          <w:rFonts w:cstheme="minorHAnsi"/>
          <w:b/>
          <w:i/>
          <w:color w:val="538135" w:themeColor="accent3"/>
          <w:szCs w:val="22"/>
        </w:rPr>
        <w:t>Contactless transactions with tokenized PAN</w:t>
      </w:r>
    </w:p>
    <w:p w14:paraId="62B5E4C2" w14:textId="77777777" w:rsidR="00FC47FE" w:rsidRPr="002E7335" w:rsidRDefault="00FC47FE" w:rsidP="00CA3F0F">
      <w:pPr>
        <w:pStyle w:val="ListParagraph"/>
        <w:tabs>
          <w:tab w:val="left" w:pos="0"/>
          <w:tab w:val="left" w:pos="720"/>
          <w:tab w:val="left" w:pos="1440"/>
          <w:tab w:val="left" w:pos="2160"/>
          <w:tab w:val="left" w:pos="2880"/>
          <w:tab w:val="left" w:pos="3600"/>
          <w:tab w:val="left" w:pos="4320"/>
        </w:tabs>
        <w:spacing w:line="240" w:lineRule="atLeast"/>
        <w:ind w:left="1080"/>
        <w:rPr>
          <w:rFonts w:cstheme="minorHAnsi"/>
          <w:szCs w:val="22"/>
        </w:rPr>
      </w:pPr>
      <w:r w:rsidRPr="002E7335">
        <w:rPr>
          <w:rFonts w:cstheme="minorHAnsi"/>
          <w:szCs w:val="22"/>
        </w:rPr>
        <w:t>If Token Requestor ID is unknown</w:t>
      </w:r>
      <w:r w:rsidR="00E01DAC" w:rsidRPr="002E7335">
        <w:rPr>
          <w:rFonts w:cstheme="minorHAnsi"/>
          <w:szCs w:val="22"/>
        </w:rPr>
        <w:t xml:space="preserve"> or not read by the Acceptance Solution,</w:t>
      </w:r>
      <w:r w:rsidRPr="002E7335">
        <w:rPr>
          <w:rFonts w:cstheme="minorHAnsi"/>
          <w:szCs w:val="22"/>
        </w:rPr>
        <w:t xml:space="preserve"> then SFID R is not </w:t>
      </w:r>
      <w:r w:rsidR="00E01DAC" w:rsidRPr="002E7335">
        <w:rPr>
          <w:rFonts w:cstheme="minorHAnsi"/>
          <w:szCs w:val="22"/>
        </w:rPr>
        <w:t>present</w:t>
      </w:r>
      <w:r w:rsidRPr="002E7335">
        <w:rPr>
          <w:rFonts w:cstheme="minorHAnsi"/>
          <w:szCs w:val="22"/>
        </w:rPr>
        <w:t xml:space="preserve"> in the request message</w:t>
      </w:r>
    </w:p>
    <w:p w14:paraId="7715E016" w14:textId="77777777" w:rsidR="00E01DAC" w:rsidRPr="002E7335" w:rsidRDefault="00E01DAC" w:rsidP="00CA3F0F">
      <w:pPr>
        <w:pStyle w:val="ListParagraph"/>
        <w:tabs>
          <w:tab w:val="left" w:pos="0"/>
          <w:tab w:val="left" w:pos="720"/>
          <w:tab w:val="left" w:pos="1440"/>
          <w:tab w:val="left" w:pos="2160"/>
          <w:tab w:val="left" w:pos="2880"/>
          <w:tab w:val="left" w:pos="3600"/>
          <w:tab w:val="left" w:pos="4320"/>
        </w:tabs>
        <w:spacing w:line="240" w:lineRule="atLeast"/>
        <w:ind w:left="1080"/>
        <w:rPr>
          <w:rFonts w:cstheme="minorHAnsi"/>
          <w:szCs w:val="22"/>
        </w:rPr>
      </w:pPr>
    </w:p>
    <w:p w14:paraId="1D429545" w14:textId="77777777" w:rsidR="00FC47FE" w:rsidRPr="002E7335" w:rsidRDefault="00FC47FE" w:rsidP="00CA3F0F">
      <w:pPr>
        <w:pStyle w:val="ListParagraph"/>
        <w:tabs>
          <w:tab w:val="left" w:pos="0"/>
          <w:tab w:val="left" w:pos="720"/>
          <w:tab w:val="left" w:pos="1440"/>
          <w:tab w:val="left" w:pos="2160"/>
          <w:tab w:val="left" w:pos="2880"/>
          <w:tab w:val="left" w:pos="3600"/>
          <w:tab w:val="left" w:pos="4320"/>
        </w:tabs>
        <w:spacing w:line="240" w:lineRule="atLeast"/>
        <w:ind w:left="1080"/>
        <w:rPr>
          <w:rFonts w:cstheme="minorHAnsi"/>
          <w:szCs w:val="22"/>
        </w:rPr>
      </w:pPr>
      <w:r w:rsidRPr="002E7335">
        <w:rPr>
          <w:rFonts w:cstheme="minorHAnsi"/>
          <w:szCs w:val="22"/>
        </w:rPr>
        <w:t>If Token Requestor ID is known:</w:t>
      </w:r>
    </w:p>
    <w:p w14:paraId="1E65337D" w14:textId="77777777" w:rsidR="00FC47FE" w:rsidRP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 xml:space="preserve">Position 01-02 </w:t>
      </w:r>
      <w:r w:rsidRPr="002E7335">
        <w:rPr>
          <w:rFonts w:cstheme="minorHAnsi"/>
          <w:szCs w:val="22"/>
        </w:rPr>
        <w:tab/>
        <w:t>= 01</w:t>
      </w:r>
    </w:p>
    <w:p w14:paraId="2B74F776" w14:textId="77777777" w:rsidR="00FC47FE" w:rsidRP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 xml:space="preserve">Position 03-13 </w:t>
      </w:r>
      <w:r w:rsidRPr="002E7335">
        <w:rPr>
          <w:rFonts w:cstheme="minorHAnsi"/>
          <w:szCs w:val="22"/>
        </w:rPr>
        <w:tab/>
        <w:t>= Value of the Token Requestor ID</w:t>
      </w:r>
    </w:p>
    <w:p w14:paraId="4146346C" w14:textId="77777777" w:rsidR="00FC47FE" w:rsidRPr="002E7335" w:rsidRDefault="00FC47FE"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szCs w:val="22"/>
        </w:rPr>
      </w:pPr>
      <w:r w:rsidRPr="002E7335">
        <w:rPr>
          <w:rFonts w:cstheme="minorHAnsi"/>
          <w:szCs w:val="22"/>
        </w:rPr>
        <w:t>Position 14</w:t>
      </w:r>
      <w:r w:rsidRPr="002E7335">
        <w:rPr>
          <w:rFonts w:cstheme="minorHAnsi"/>
          <w:szCs w:val="22"/>
        </w:rPr>
        <w:tab/>
      </w:r>
      <w:r w:rsidR="002E7335">
        <w:rPr>
          <w:rFonts w:cstheme="minorHAnsi"/>
          <w:szCs w:val="22"/>
        </w:rPr>
        <w:tab/>
      </w:r>
      <w:r w:rsidRPr="002E7335">
        <w:rPr>
          <w:rFonts w:cstheme="minorHAnsi"/>
          <w:szCs w:val="22"/>
        </w:rPr>
        <w:t>= 0 (Unspecified)  or blank filled</w:t>
      </w:r>
    </w:p>
    <w:p w14:paraId="3D55E2CF" w14:textId="77777777" w:rsidR="00FC47FE" w:rsidRPr="002E7335" w:rsidRDefault="00FC47FE" w:rsidP="00CA3F0F">
      <w:pPr>
        <w:pStyle w:val="ListParagraph"/>
        <w:tabs>
          <w:tab w:val="left" w:pos="0"/>
          <w:tab w:val="left" w:pos="720"/>
          <w:tab w:val="left" w:pos="1440"/>
          <w:tab w:val="left" w:pos="2160"/>
          <w:tab w:val="left" w:pos="2880"/>
          <w:tab w:val="left" w:pos="3600"/>
          <w:tab w:val="left" w:pos="4320"/>
        </w:tabs>
        <w:spacing w:line="240" w:lineRule="atLeast"/>
        <w:ind w:left="1434"/>
        <w:rPr>
          <w:rFonts w:cstheme="minorHAnsi"/>
          <w:szCs w:val="22"/>
        </w:rPr>
      </w:pPr>
      <w:r w:rsidRPr="002E7335">
        <w:rPr>
          <w:rFonts w:cstheme="minorHAnsi"/>
          <w:szCs w:val="22"/>
        </w:rPr>
        <w:t xml:space="preserve">   </w:t>
      </w:r>
    </w:p>
    <w:p w14:paraId="22EAF54B" w14:textId="77777777" w:rsidR="00FC47FE" w:rsidRPr="002E7335" w:rsidRDefault="00E01DAC" w:rsidP="00F12805">
      <w:pPr>
        <w:pStyle w:val="ListParagraph"/>
        <w:numPr>
          <w:ilvl w:val="1"/>
          <w:numId w:val="48"/>
        </w:numPr>
        <w:tabs>
          <w:tab w:val="left" w:pos="0"/>
          <w:tab w:val="left" w:pos="720"/>
          <w:tab w:val="left" w:pos="1440"/>
          <w:tab w:val="left" w:pos="2160"/>
          <w:tab w:val="left" w:pos="2880"/>
          <w:tab w:val="left" w:pos="3600"/>
          <w:tab w:val="left" w:pos="4320"/>
        </w:tabs>
        <w:spacing w:line="240" w:lineRule="atLeast"/>
        <w:rPr>
          <w:rFonts w:cstheme="minorHAnsi"/>
          <w:b/>
          <w:i/>
          <w:color w:val="BFBFBF" w:themeColor="background1" w:themeShade="BF"/>
          <w:szCs w:val="22"/>
        </w:rPr>
      </w:pPr>
      <w:r w:rsidRPr="002E7335">
        <w:rPr>
          <w:rFonts w:cstheme="minorHAnsi"/>
          <w:b/>
          <w:i/>
          <w:color w:val="538135" w:themeColor="accent3"/>
          <w:szCs w:val="22"/>
        </w:rPr>
        <w:t>C</w:t>
      </w:r>
      <w:r w:rsidR="00D53496" w:rsidRPr="002E7335">
        <w:rPr>
          <w:rFonts w:cstheme="minorHAnsi"/>
          <w:b/>
          <w:i/>
          <w:color w:val="538135" w:themeColor="accent3"/>
          <w:szCs w:val="22"/>
        </w:rPr>
        <w:t>redential</w:t>
      </w:r>
      <w:r w:rsidRPr="002E7335">
        <w:rPr>
          <w:rFonts w:cstheme="minorHAnsi"/>
          <w:b/>
          <w:i/>
          <w:color w:val="538135" w:themeColor="accent3"/>
          <w:szCs w:val="22"/>
        </w:rPr>
        <w:t>-on-file transactions</w:t>
      </w:r>
      <w:r w:rsidR="00315393" w:rsidRPr="002E7335">
        <w:rPr>
          <w:rFonts w:cstheme="minorHAnsi"/>
          <w:b/>
          <w:i/>
          <w:color w:val="538135" w:themeColor="accent3"/>
          <w:szCs w:val="22"/>
        </w:rPr>
        <w:t xml:space="preserve"> with tokenized PAN</w:t>
      </w:r>
      <w:r w:rsidR="00D53496" w:rsidRPr="002E7335">
        <w:rPr>
          <w:rFonts w:cstheme="minorHAnsi"/>
          <w:b/>
          <w:i/>
          <w:color w:val="538135" w:themeColor="accent3"/>
          <w:szCs w:val="22"/>
        </w:rPr>
        <w:t xml:space="preserve"> </w:t>
      </w:r>
      <w:r w:rsidR="00D53496" w:rsidRPr="002E7335">
        <w:rPr>
          <w:rFonts w:cstheme="minorHAnsi"/>
          <w:b/>
          <w:i/>
          <w:color w:val="BFBFBF" w:themeColor="background1" w:themeShade="BF"/>
          <w:szCs w:val="22"/>
        </w:rPr>
        <w:t>- Future</w:t>
      </w:r>
    </w:p>
    <w:p w14:paraId="2AD10CC6" w14:textId="77777777" w:rsidR="00D53496" w:rsidRPr="002E7335" w:rsidRDefault="00D53496"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color w:val="BFBFBF" w:themeColor="background1" w:themeShade="BF"/>
          <w:szCs w:val="22"/>
        </w:rPr>
      </w:pPr>
      <w:r w:rsidRPr="002E7335">
        <w:rPr>
          <w:rFonts w:cstheme="minorHAnsi"/>
          <w:color w:val="BFBFBF" w:themeColor="background1" w:themeShade="BF"/>
          <w:szCs w:val="22"/>
        </w:rPr>
        <w:t xml:space="preserve">Position 01-02 </w:t>
      </w:r>
      <w:r w:rsidRPr="002E7335">
        <w:rPr>
          <w:rFonts w:cstheme="minorHAnsi"/>
          <w:color w:val="BFBFBF" w:themeColor="background1" w:themeShade="BF"/>
          <w:szCs w:val="22"/>
        </w:rPr>
        <w:tab/>
        <w:t>= 01</w:t>
      </w:r>
    </w:p>
    <w:p w14:paraId="30E3C932" w14:textId="77777777" w:rsidR="00D53496" w:rsidRPr="002E7335" w:rsidRDefault="00D53496"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color w:val="BFBFBF" w:themeColor="background1" w:themeShade="BF"/>
          <w:szCs w:val="22"/>
        </w:rPr>
      </w:pPr>
      <w:r w:rsidRPr="002E7335">
        <w:rPr>
          <w:rFonts w:cstheme="minorHAnsi"/>
          <w:color w:val="BFBFBF" w:themeColor="background1" w:themeShade="BF"/>
          <w:szCs w:val="22"/>
        </w:rPr>
        <w:t xml:space="preserve">Position 03-13 </w:t>
      </w:r>
      <w:r w:rsidRPr="002E7335">
        <w:rPr>
          <w:rFonts w:cstheme="minorHAnsi"/>
          <w:color w:val="BFBFBF" w:themeColor="background1" w:themeShade="BF"/>
          <w:szCs w:val="22"/>
        </w:rPr>
        <w:tab/>
        <w:t>= Value of the Token Requestor ID</w:t>
      </w:r>
    </w:p>
    <w:p w14:paraId="2DAA3EA9" w14:textId="77777777" w:rsidR="00D53496" w:rsidRPr="002E7335" w:rsidRDefault="00D53496" w:rsidP="00F12805">
      <w:pPr>
        <w:pStyle w:val="ListParagraph"/>
        <w:numPr>
          <w:ilvl w:val="2"/>
          <w:numId w:val="48"/>
        </w:numPr>
        <w:tabs>
          <w:tab w:val="left" w:pos="0"/>
          <w:tab w:val="left" w:pos="720"/>
          <w:tab w:val="left" w:pos="1440"/>
          <w:tab w:val="left" w:pos="2160"/>
          <w:tab w:val="left" w:pos="2880"/>
          <w:tab w:val="left" w:pos="3600"/>
          <w:tab w:val="left" w:pos="4320"/>
        </w:tabs>
        <w:spacing w:line="240" w:lineRule="atLeast"/>
        <w:ind w:left="1434" w:hanging="357"/>
        <w:rPr>
          <w:rFonts w:cstheme="minorHAnsi"/>
          <w:color w:val="BFBFBF" w:themeColor="background1" w:themeShade="BF"/>
          <w:szCs w:val="22"/>
        </w:rPr>
      </w:pPr>
      <w:r w:rsidRPr="002E7335">
        <w:rPr>
          <w:rFonts w:cstheme="minorHAnsi"/>
          <w:color w:val="BFBFBF" w:themeColor="background1" w:themeShade="BF"/>
          <w:szCs w:val="22"/>
        </w:rPr>
        <w:t>Position 14</w:t>
      </w:r>
      <w:r w:rsidRPr="002E7335">
        <w:rPr>
          <w:rFonts w:cstheme="minorHAnsi"/>
          <w:color w:val="BFBFBF" w:themeColor="background1" w:themeShade="BF"/>
          <w:szCs w:val="22"/>
        </w:rPr>
        <w:tab/>
      </w:r>
      <w:r w:rsidR="002E7335">
        <w:rPr>
          <w:rFonts w:cstheme="minorHAnsi"/>
          <w:color w:val="BFBFBF" w:themeColor="background1" w:themeShade="BF"/>
          <w:szCs w:val="22"/>
        </w:rPr>
        <w:tab/>
      </w:r>
      <w:r w:rsidRPr="002E7335">
        <w:rPr>
          <w:rFonts w:cstheme="minorHAnsi"/>
          <w:color w:val="BFBFBF" w:themeColor="background1" w:themeShade="BF"/>
          <w:szCs w:val="22"/>
        </w:rPr>
        <w:t>= 2 (credential on file – initial transaction) or</w:t>
      </w:r>
    </w:p>
    <w:p w14:paraId="77329569" w14:textId="77777777" w:rsidR="00D53496" w:rsidRPr="002E7335" w:rsidRDefault="002E7335" w:rsidP="00CA3F0F">
      <w:pPr>
        <w:pStyle w:val="ListParagraph"/>
        <w:tabs>
          <w:tab w:val="left" w:pos="0"/>
          <w:tab w:val="left" w:pos="720"/>
          <w:tab w:val="left" w:pos="1440"/>
          <w:tab w:val="left" w:pos="2160"/>
          <w:tab w:val="left" w:pos="2880"/>
          <w:tab w:val="left" w:pos="3600"/>
          <w:tab w:val="left" w:pos="4320"/>
        </w:tabs>
        <w:spacing w:line="240" w:lineRule="atLeast"/>
        <w:ind w:left="2880"/>
        <w:rPr>
          <w:rFonts w:cstheme="minorHAnsi"/>
          <w:color w:val="BFBFBF" w:themeColor="background1" w:themeShade="BF"/>
          <w:szCs w:val="22"/>
        </w:rPr>
      </w:pPr>
      <w:r>
        <w:rPr>
          <w:rFonts w:cstheme="minorHAnsi"/>
          <w:color w:val="BFBFBF" w:themeColor="background1" w:themeShade="BF"/>
          <w:szCs w:val="22"/>
        </w:rPr>
        <w:tab/>
      </w:r>
      <w:r w:rsidR="00D53496" w:rsidRPr="002E7335">
        <w:rPr>
          <w:rFonts w:cstheme="minorHAnsi"/>
          <w:color w:val="BFBFBF" w:themeColor="background1" w:themeShade="BF"/>
          <w:szCs w:val="22"/>
        </w:rPr>
        <w:t>= 3 (credential on file – subsequent related authorization)</w:t>
      </w:r>
    </w:p>
    <w:p w14:paraId="6A9AC9F0" w14:textId="77777777" w:rsidR="00FC47FE" w:rsidRPr="00D53496" w:rsidRDefault="00FC47FE" w:rsidP="00CA3F0F">
      <w:pPr>
        <w:ind w:left="1440"/>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CA3F0F" w14:paraId="72B7EEC9" w14:textId="77777777" w:rsidTr="005E4468">
        <w:tc>
          <w:tcPr>
            <w:tcW w:w="2335" w:type="dxa"/>
          </w:tcPr>
          <w:p w14:paraId="4F41F280" w14:textId="77777777" w:rsidR="00CA3F0F" w:rsidRDefault="00CA3F0F" w:rsidP="005E4468">
            <w:pPr>
              <w:spacing w:after="120"/>
              <w:rPr>
                <w:b/>
                <w:snapToGrid w:val="0"/>
              </w:rPr>
            </w:pPr>
            <w:r>
              <w:rPr>
                <w:b/>
                <w:snapToGrid w:val="0"/>
              </w:rPr>
              <w:t>Request</w:t>
            </w:r>
          </w:p>
        </w:tc>
        <w:tc>
          <w:tcPr>
            <w:tcW w:w="7105" w:type="dxa"/>
          </w:tcPr>
          <w:p w14:paraId="3000EB13" w14:textId="77777777" w:rsidR="00CA3F0F" w:rsidRDefault="00CA3F0F" w:rsidP="00CA3F0F">
            <w:pPr>
              <w:tabs>
                <w:tab w:val="left" w:pos="0"/>
                <w:tab w:val="left" w:pos="720"/>
                <w:tab w:val="left" w:pos="1440"/>
                <w:tab w:val="left" w:pos="2160"/>
                <w:tab w:val="left" w:pos="2880"/>
                <w:tab w:val="left" w:pos="3600"/>
                <w:tab w:val="left" w:pos="4320"/>
              </w:tabs>
              <w:spacing w:line="240" w:lineRule="atLeast"/>
            </w:pPr>
            <w:r>
              <w:t xml:space="preserve">Mandatory </w:t>
            </w:r>
            <w:r w:rsidRPr="002931E6">
              <w:t>in</w:t>
            </w:r>
            <w:r>
              <w:t xml:space="preserve"> In-App</w:t>
            </w:r>
            <w:r w:rsidRPr="002931E6">
              <w:t xml:space="preserve"> transactions</w:t>
            </w:r>
            <w:r>
              <w:t>(transaction type)  and in transactions where the Token Requestor ID is known. Required on purchase, preauth and preauth completion transactions.</w:t>
            </w:r>
          </w:p>
          <w:p w14:paraId="2E46F1D3" w14:textId="77777777" w:rsidR="00CA3F0F" w:rsidRDefault="00CA3F0F" w:rsidP="00CA3F0F">
            <w:pPr>
              <w:tabs>
                <w:tab w:val="left" w:pos="0"/>
                <w:tab w:val="left" w:pos="720"/>
                <w:tab w:val="left" w:pos="1440"/>
                <w:tab w:val="left" w:pos="2160"/>
                <w:tab w:val="left" w:pos="2880"/>
                <w:tab w:val="left" w:pos="3600"/>
                <w:tab w:val="left" w:pos="4320"/>
              </w:tabs>
              <w:spacing w:line="240" w:lineRule="atLeast"/>
              <w:rPr>
                <w:b/>
                <w:snapToGrid w:val="0"/>
              </w:rPr>
            </w:pPr>
          </w:p>
        </w:tc>
      </w:tr>
      <w:tr w:rsidR="00CA3F0F" w14:paraId="5F99B97E" w14:textId="77777777" w:rsidTr="005E4468">
        <w:tc>
          <w:tcPr>
            <w:tcW w:w="2335" w:type="dxa"/>
          </w:tcPr>
          <w:p w14:paraId="15508BA2" w14:textId="77777777" w:rsidR="00CA3F0F" w:rsidRDefault="00CA3F0F" w:rsidP="005E4468">
            <w:pPr>
              <w:spacing w:after="120"/>
              <w:rPr>
                <w:b/>
                <w:snapToGrid w:val="0"/>
              </w:rPr>
            </w:pPr>
            <w:r>
              <w:rPr>
                <w:b/>
                <w:snapToGrid w:val="0"/>
              </w:rPr>
              <w:t>Response</w:t>
            </w:r>
          </w:p>
        </w:tc>
        <w:tc>
          <w:tcPr>
            <w:tcW w:w="7105" w:type="dxa"/>
          </w:tcPr>
          <w:p w14:paraId="4E098E02" w14:textId="77777777" w:rsidR="00CA3F0F" w:rsidRPr="008F0357" w:rsidRDefault="00CA3F0F" w:rsidP="005E4468">
            <w:pPr>
              <w:rPr>
                <w:b/>
                <w:bCs/>
                <w:snapToGrid w:val="0"/>
              </w:rPr>
            </w:pPr>
            <w:r w:rsidRPr="002931E6">
              <w:t>Not applicable.</w:t>
            </w:r>
          </w:p>
        </w:tc>
      </w:tr>
      <w:tr w:rsidR="00CA3F0F" w14:paraId="7FC95A1D" w14:textId="77777777" w:rsidTr="005E4468">
        <w:tc>
          <w:tcPr>
            <w:tcW w:w="2335" w:type="dxa"/>
          </w:tcPr>
          <w:p w14:paraId="276DFDA7" w14:textId="77777777" w:rsidR="00CA3F0F" w:rsidRDefault="00CA3F0F" w:rsidP="005E4468">
            <w:pPr>
              <w:spacing w:after="120"/>
              <w:rPr>
                <w:b/>
                <w:snapToGrid w:val="0"/>
              </w:rPr>
            </w:pPr>
            <w:r w:rsidRPr="00FB4BC9">
              <w:rPr>
                <w:rFonts w:cs="Arial"/>
                <w:b/>
                <w:bCs/>
                <w:lang w:val="en-CA"/>
              </w:rPr>
              <w:t>Internal Field</w:t>
            </w:r>
          </w:p>
        </w:tc>
        <w:tc>
          <w:tcPr>
            <w:tcW w:w="7105" w:type="dxa"/>
          </w:tcPr>
          <w:p w14:paraId="41A8B234" w14:textId="77777777" w:rsidR="00CA3F0F" w:rsidRDefault="00CA3F0F" w:rsidP="005E4468">
            <w:pPr>
              <w:rPr>
                <w:b/>
                <w:snapToGrid w:val="0"/>
              </w:rPr>
            </w:pPr>
            <w:r>
              <w:t>Network Token Service Token (SC)</w:t>
            </w:r>
          </w:p>
        </w:tc>
      </w:tr>
    </w:tbl>
    <w:p w14:paraId="6A9319F2" w14:textId="77777777" w:rsidR="00FC47FE" w:rsidRDefault="00FC47FE" w:rsidP="00CA3F0F">
      <w:pPr>
        <w:ind w:left="720"/>
      </w:pPr>
    </w:p>
    <w:p w14:paraId="28574C3B" w14:textId="77777777" w:rsidR="008941C4" w:rsidRDefault="008941C4" w:rsidP="008941C4">
      <w:pPr>
        <w:tabs>
          <w:tab w:val="left" w:pos="0"/>
          <w:tab w:val="left" w:pos="720"/>
          <w:tab w:val="left" w:pos="1440"/>
          <w:tab w:val="left" w:pos="2160"/>
          <w:tab w:val="left" w:pos="2880"/>
          <w:tab w:val="left" w:pos="3600"/>
          <w:tab w:val="left" w:pos="4320"/>
        </w:tabs>
        <w:spacing w:line="240" w:lineRule="atLeast"/>
        <w:rPr>
          <w:snapToGrid w:val="0"/>
          <w:color w:val="000000"/>
        </w:rPr>
      </w:pPr>
    </w:p>
    <w:p w14:paraId="38143BD1" w14:textId="77777777" w:rsidR="00AD1481" w:rsidRDefault="00AD1481" w:rsidP="00847896">
      <w:pPr>
        <w:pStyle w:val="Heading2"/>
        <w:rPr>
          <w:snapToGrid w:val="0"/>
        </w:rPr>
      </w:pPr>
      <w:bookmarkStart w:id="2755" w:name="_Toc30407765"/>
      <w:bookmarkStart w:id="2756" w:name="_Toc126079334"/>
      <w:r>
        <w:rPr>
          <w:snapToGrid w:val="0"/>
        </w:rPr>
        <w:t>SFID S – Token Response Data</w:t>
      </w:r>
      <w:bookmarkEnd w:id="2755"/>
      <w:bookmarkEnd w:id="2756"/>
    </w:p>
    <w:p w14:paraId="7B47863B" w14:textId="77777777" w:rsidR="008941C4" w:rsidRDefault="008941C4" w:rsidP="005C2F9D">
      <w:pPr>
        <w:autoSpaceDE w:val="0"/>
        <w:autoSpaceDN w:val="0"/>
        <w:adjustRightInd w:val="0"/>
        <w:ind w:left="720"/>
        <w:rPr>
          <w:snapToGrid w:val="0"/>
          <w:color w:val="000000"/>
        </w:rPr>
      </w:pPr>
      <w:r>
        <w:rPr>
          <w:snapToGrid w:val="0"/>
          <w:color w:val="000000"/>
        </w:rPr>
        <w:t>Th</w:t>
      </w:r>
      <w:r w:rsidR="00097050">
        <w:rPr>
          <w:snapToGrid w:val="0"/>
          <w:color w:val="000000"/>
        </w:rPr>
        <w:t>is sub</w:t>
      </w:r>
      <w:r>
        <w:rPr>
          <w:snapToGrid w:val="0"/>
          <w:color w:val="000000"/>
        </w:rPr>
        <w:t xml:space="preserve">field </w:t>
      </w:r>
      <w:r w:rsidR="00A641AC">
        <w:rPr>
          <w:snapToGrid w:val="0"/>
          <w:color w:val="000000"/>
        </w:rPr>
        <w:t xml:space="preserve">contains </w:t>
      </w:r>
      <w:r w:rsidR="00097050">
        <w:rPr>
          <w:snapToGrid w:val="0"/>
          <w:color w:val="000000"/>
        </w:rPr>
        <w:t xml:space="preserve">tokenization data that is used to replace the cardholder's primary account number (PAN) with an unique token in card-not-present online and mobile transactions. </w:t>
      </w:r>
    </w:p>
    <w:p w14:paraId="01F58650" w14:textId="77777777" w:rsidR="00097050" w:rsidRDefault="00097050" w:rsidP="005C2F9D">
      <w:pPr>
        <w:autoSpaceDE w:val="0"/>
        <w:autoSpaceDN w:val="0"/>
        <w:adjustRightInd w:val="0"/>
        <w:ind w:left="720"/>
        <w:rPr>
          <w:snapToGrid w:val="0"/>
          <w:color w:val="000000"/>
        </w:rPr>
      </w:pPr>
    </w:p>
    <w:p w14:paraId="432E6EB9" w14:textId="77777777" w:rsidR="00097050" w:rsidRPr="00097050" w:rsidRDefault="00097050" w:rsidP="00F60E42">
      <w:pPr>
        <w:autoSpaceDE w:val="0"/>
        <w:autoSpaceDN w:val="0"/>
        <w:adjustRightInd w:val="0"/>
        <w:ind w:left="720"/>
        <w:rPr>
          <w:b/>
          <w:bCs/>
          <w:snapToGrid w:val="0"/>
          <w:color w:val="000000"/>
        </w:rPr>
      </w:pPr>
      <w:r w:rsidRPr="00097050">
        <w:rPr>
          <w:b/>
          <w:bCs/>
          <w:snapToGrid w:val="0"/>
          <w:color w:val="000000"/>
        </w:rPr>
        <w:t>PAN Data and PAN Expiration Date</w:t>
      </w:r>
    </w:p>
    <w:p w14:paraId="675A89DF" w14:textId="77777777" w:rsidR="00097050" w:rsidRDefault="00097050" w:rsidP="00F60E42">
      <w:pPr>
        <w:autoSpaceDE w:val="0"/>
        <w:autoSpaceDN w:val="0"/>
        <w:adjustRightInd w:val="0"/>
        <w:ind w:left="720"/>
        <w:rPr>
          <w:snapToGrid w:val="0"/>
          <w:color w:val="000000"/>
        </w:rPr>
      </w:pPr>
      <w:r>
        <w:rPr>
          <w:snapToGrid w:val="0"/>
          <w:color w:val="000000"/>
        </w:rPr>
        <w:t>If it is present in the authorization response message it will be sent to the acceptance solution only under strict scenario</w:t>
      </w:r>
      <w:r w:rsidR="00F60E42">
        <w:rPr>
          <w:snapToGrid w:val="0"/>
          <w:color w:val="000000"/>
        </w:rPr>
        <w:t>s.</w:t>
      </w:r>
    </w:p>
    <w:p w14:paraId="1768189D" w14:textId="77777777" w:rsidR="009C1299" w:rsidRDefault="009C1299" w:rsidP="00F60E42">
      <w:pPr>
        <w:autoSpaceDE w:val="0"/>
        <w:autoSpaceDN w:val="0"/>
        <w:adjustRightInd w:val="0"/>
        <w:ind w:left="720"/>
        <w:rPr>
          <w:snapToGrid w:val="0"/>
          <w:color w:val="000000"/>
        </w:rPr>
      </w:pPr>
    </w:p>
    <w:p w14:paraId="0F850865" w14:textId="77777777" w:rsidR="00097050" w:rsidRDefault="00097050" w:rsidP="00F60E42">
      <w:pPr>
        <w:autoSpaceDE w:val="0"/>
        <w:autoSpaceDN w:val="0"/>
        <w:adjustRightInd w:val="0"/>
        <w:ind w:left="720"/>
        <w:rPr>
          <w:snapToGrid w:val="0"/>
          <w:color w:val="000000"/>
        </w:rPr>
      </w:pPr>
      <w:r>
        <w:rPr>
          <w:snapToGrid w:val="0"/>
          <w:color w:val="000000"/>
        </w:rPr>
        <w:t>If the conditions are not met, the PAN Data and PAN Expiration Date are not sent back to the acceptance solution on response messages.</w:t>
      </w:r>
    </w:p>
    <w:p w14:paraId="7D9FB77F" w14:textId="77777777" w:rsidR="00097050" w:rsidRDefault="00097050" w:rsidP="00F60E42">
      <w:pPr>
        <w:autoSpaceDE w:val="0"/>
        <w:autoSpaceDN w:val="0"/>
        <w:adjustRightInd w:val="0"/>
        <w:ind w:left="360"/>
        <w:rPr>
          <w:snapToGrid w:val="0"/>
          <w:color w:val="000000"/>
        </w:rPr>
      </w:pPr>
    </w:p>
    <w:p w14:paraId="734F74CD" w14:textId="77777777" w:rsidR="00097050" w:rsidRPr="00097050" w:rsidRDefault="00097050" w:rsidP="00F60E42">
      <w:pPr>
        <w:autoSpaceDE w:val="0"/>
        <w:autoSpaceDN w:val="0"/>
        <w:adjustRightInd w:val="0"/>
        <w:ind w:left="720"/>
        <w:rPr>
          <w:b/>
          <w:bCs/>
          <w:snapToGrid w:val="0"/>
          <w:color w:val="000000"/>
        </w:rPr>
      </w:pPr>
      <w:r w:rsidRPr="00097050">
        <w:rPr>
          <w:b/>
          <w:bCs/>
          <w:snapToGrid w:val="0"/>
          <w:color w:val="000000"/>
        </w:rPr>
        <w:t>PAN Last 4 Digits</w:t>
      </w:r>
    </w:p>
    <w:p w14:paraId="4A40CB71" w14:textId="77777777" w:rsidR="00097050" w:rsidRDefault="00097050" w:rsidP="00F60E42">
      <w:pPr>
        <w:autoSpaceDE w:val="0"/>
        <w:autoSpaceDN w:val="0"/>
        <w:adjustRightInd w:val="0"/>
        <w:ind w:left="720"/>
        <w:rPr>
          <w:snapToGrid w:val="0"/>
          <w:color w:val="000000"/>
        </w:rPr>
      </w:pPr>
      <w:r>
        <w:rPr>
          <w:snapToGrid w:val="0"/>
          <w:color w:val="000000"/>
        </w:rPr>
        <w:t>If it is present in the response message, it will be sent back to the acceptance solution for all card types.</w:t>
      </w:r>
    </w:p>
    <w:p w14:paraId="32C98857" w14:textId="77777777" w:rsidR="00097050" w:rsidRDefault="00097050" w:rsidP="005C2F9D">
      <w:pPr>
        <w:autoSpaceDE w:val="0"/>
        <w:autoSpaceDN w:val="0"/>
        <w:adjustRightInd w:val="0"/>
        <w:ind w:left="720"/>
        <w:rPr>
          <w:snapToGrid w:val="0"/>
          <w:color w:val="000000"/>
        </w:rPr>
      </w:pPr>
    </w:p>
    <w:p w14:paraId="788046B9" w14:textId="77777777" w:rsidR="008941C4" w:rsidRDefault="008941C4" w:rsidP="005C2F9D">
      <w:pPr>
        <w:autoSpaceDE w:val="0"/>
        <w:autoSpaceDN w:val="0"/>
        <w:adjustRightInd w:val="0"/>
        <w:ind w:left="720"/>
        <w:rPr>
          <w:snapToGrid w:val="0"/>
          <w:color w:val="000000"/>
        </w:rPr>
      </w:pPr>
      <w:r>
        <w:rPr>
          <w:snapToGrid w:val="0"/>
          <w:color w:val="000000"/>
        </w:rPr>
        <w:t xml:space="preserve">The </w:t>
      </w:r>
      <w:r w:rsidR="00097050">
        <w:rPr>
          <w:snapToGrid w:val="0"/>
          <w:color w:val="000000"/>
        </w:rPr>
        <w:t xml:space="preserve">subfield is </w:t>
      </w:r>
      <w:r>
        <w:rPr>
          <w:snapToGrid w:val="0"/>
          <w:color w:val="000000"/>
        </w:rPr>
        <w:t>formatt</w:t>
      </w:r>
      <w:r w:rsidR="00097050">
        <w:rPr>
          <w:snapToGrid w:val="0"/>
          <w:color w:val="000000"/>
        </w:rPr>
        <w:t>ed</w:t>
      </w:r>
      <w:r>
        <w:rPr>
          <w:snapToGrid w:val="0"/>
          <w:color w:val="000000"/>
        </w:rPr>
        <w:t xml:space="preserve"> as follows:</w:t>
      </w:r>
    </w:p>
    <w:p w14:paraId="6C260E3B" w14:textId="77777777" w:rsidR="00097050" w:rsidRDefault="00097050" w:rsidP="005C2F9D">
      <w:pPr>
        <w:autoSpaceDE w:val="0"/>
        <w:autoSpaceDN w:val="0"/>
        <w:adjustRightInd w:val="0"/>
        <w:ind w:left="720"/>
        <w:rPr>
          <w:snapToGrid w:val="0"/>
          <w:color w:val="000000"/>
        </w:rPr>
      </w:pPr>
    </w:p>
    <w:p w14:paraId="0AFCE459" w14:textId="77777777" w:rsidR="00097050" w:rsidRDefault="00097050" w:rsidP="00097050">
      <w:pPr>
        <w:autoSpaceDE w:val="0"/>
        <w:autoSpaceDN w:val="0"/>
        <w:adjustRightInd w:val="0"/>
        <w:ind w:left="720"/>
        <w:rPr>
          <w:snapToGrid w:val="0"/>
          <w:color w:val="000000"/>
        </w:rPr>
      </w:pPr>
      <w:r w:rsidRPr="00097050">
        <w:rPr>
          <w:snapToGrid w:val="0"/>
          <w:color w:val="000000"/>
        </w:rPr>
        <w:t>PAN L</w:t>
      </w:r>
      <w:r>
        <w:rPr>
          <w:snapToGrid w:val="0"/>
          <w:color w:val="000000"/>
        </w:rPr>
        <w:t>ast 4 Digits</w:t>
      </w:r>
      <w:r>
        <w:rPr>
          <w:snapToGrid w:val="0"/>
          <w:color w:val="000000"/>
        </w:rPr>
        <w:tab/>
      </w:r>
      <w:r>
        <w:rPr>
          <w:snapToGrid w:val="0"/>
          <w:color w:val="000000"/>
        </w:rPr>
        <w:tab/>
        <w:t>PIC X(4)</w:t>
      </w:r>
    </w:p>
    <w:p w14:paraId="22D0E800" w14:textId="77777777" w:rsidR="00097050" w:rsidRDefault="00097050" w:rsidP="00097050">
      <w:pPr>
        <w:autoSpaceDE w:val="0"/>
        <w:autoSpaceDN w:val="0"/>
        <w:adjustRightInd w:val="0"/>
        <w:ind w:left="720"/>
        <w:rPr>
          <w:snapToGrid w:val="0"/>
          <w:color w:val="000000"/>
        </w:rPr>
      </w:pPr>
      <w:r>
        <w:rPr>
          <w:snapToGrid w:val="0"/>
          <w:color w:val="000000"/>
        </w:rPr>
        <w:t>PAN Data</w:t>
      </w:r>
      <w:r>
        <w:rPr>
          <w:snapToGrid w:val="0"/>
          <w:color w:val="000000"/>
        </w:rPr>
        <w:tab/>
      </w:r>
      <w:r>
        <w:rPr>
          <w:snapToGrid w:val="0"/>
          <w:color w:val="000000"/>
        </w:rPr>
        <w:tab/>
      </w:r>
      <w:r>
        <w:rPr>
          <w:snapToGrid w:val="0"/>
          <w:color w:val="000000"/>
        </w:rPr>
        <w:tab/>
        <w:t>PIC X(19)</w:t>
      </w:r>
    </w:p>
    <w:p w14:paraId="43610E48" w14:textId="77777777" w:rsidR="00097050" w:rsidRDefault="00097050" w:rsidP="00097050">
      <w:pPr>
        <w:autoSpaceDE w:val="0"/>
        <w:autoSpaceDN w:val="0"/>
        <w:adjustRightInd w:val="0"/>
        <w:ind w:left="720"/>
        <w:rPr>
          <w:snapToGrid w:val="0"/>
          <w:color w:val="000000"/>
        </w:rPr>
      </w:pPr>
      <w:r>
        <w:rPr>
          <w:snapToGrid w:val="0"/>
          <w:color w:val="000000"/>
        </w:rPr>
        <w:t xml:space="preserve">PAN Expiration Date </w:t>
      </w:r>
      <w:r>
        <w:rPr>
          <w:snapToGrid w:val="0"/>
          <w:color w:val="000000"/>
        </w:rPr>
        <w:tab/>
      </w:r>
      <w:r>
        <w:rPr>
          <w:snapToGrid w:val="0"/>
          <w:color w:val="000000"/>
        </w:rPr>
        <w:tab/>
        <w:t>PIC X(4)</w:t>
      </w:r>
    </w:p>
    <w:p w14:paraId="7D6DC887" w14:textId="77777777" w:rsidR="00097050" w:rsidRDefault="00097050" w:rsidP="00097050">
      <w:pPr>
        <w:autoSpaceDE w:val="0"/>
        <w:autoSpaceDN w:val="0"/>
        <w:adjustRightInd w:val="0"/>
        <w:ind w:left="720"/>
        <w:rPr>
          <w:snapToGrid w:val="0"/>
          <w:color w:val="000000"/>
        </w:rPr>
      </w:pPr>
    </w:p>
    <w:p w14:paraId="77B2E437" w14:textId="77777777" w:rsidR="00097050" w:rsidRDefault="00097050" w:rsidP="00097050">
      <w:pPr>
        <w:autoSpaceDE w:val="0"/>
        <w:autoSpaceDN w:val="0"/>
        <w:adjustRightInd w:val="0"/>
        <w:ind w:left="720"/>
        <w:rPr>
          <w:snapToGrid w:val="0"/>
        </w:rPr>
      </w:pPr>
      <w:r w:rsidRPr="008B4DA0">
        <w:rPr>
          <w:snapToGrid w:val="0"/>
        </w:rPr>
        <w:t>These fields are further described below:</w:t>
      </w:r>
    </w:p>
    <w:p w14:paraId="24EA17E1" w14:textId="77777777" w:rsidR="00097050" w:rsidRDefault="00097050" w:rsidP="00097050">
      <w:pPr>
        <w:autoSpaceDE w:val="0"/>
        <w:autoSpaceDN w:val="0"/>
        <w:adjustRightInd w:val="0"/>
        <w:ind w:left="720"/>
        <w:rPr>
          <w:snapToGrid w:val="0"/>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61"/>
        <w:gridCol w:w="935"/>
        <w:gridCol w:w="7364"/>
      </w:tblGrid>
      <w:tr w:rsidR="00097050" w:rsidRPr="003919EA" w14:paraId="312A5051" w14:textId="77777777" w:rsidTr="00C02739">
        <w:trPr>
          <w:tblHeader/>
        </w:trPr>
        <w:tc>
          <w:tcPr>
            <w:tcW w:w="1005" w:type="dxa"/>
          </w:tcPr>
          <w:p w14:paraId="43A2DCFE" w14:textId="77777777" w:rsidR="00097050" w:rsidRPr="003919EA" w:rsidRDefault="00097050" w:rsidP="00041CDF">
            <w:pPr>
              <w:autoSpaceDE w:val="0"/>
              <w:autoSpaceDN w:val="0"/>
              <w:adjustRightInd w:val="0"/>
              <w:spacing w:before="60" w:after="60"/>
              <w:rPr>
                <w:b/>
                <w:bCs/>
                <w:snapToGrid w:val="0"/>
              </w:rPr>
            </w:pPr>
            <w:r w:rsidRPr="003919EA">
              <w:rPr>
                <w:b/>
                <w:bCs/>
                <w:snapToGrid w:val="0"/>
              </w:rPr>
              <w:t>Position</w:t>
            </w:r>
          </w:p>
        </w:tc>
        <w:tc>
          <w:tcPr>
            <w:tcW w:w="880" w:type="dxa"/>
          </w:tcPr>
          <w:p w14:paraId="5A04D656" w14:textId="77777777" w:rsidR="00097050" w:rsidRPr="003919EA" w:rsidRDefault="00097050" w:rsidP="00041CDF">
            <w:pPr>
              <w:autoSpaceDE w:val="0"/>
              <w:autoSpaceDN w:val="0"/>
              <w:adjustRightInd w:val="0"/>
              <w:spacing w:before="60" w:after="60"/>
              <w:rPr>
                <w:b/>
                <w:bCs/>
                <w:snapToGrid w:val="0"/>
              </w:rPr>
            </w:pPr>
            <w:r w:rsidRPr="003919EA">
              <w:rPr>
                <w:b/>
                <w:bCs/>
                <w:snapToGrid w:val="0"/>
              </w:rPr>
              <w:t>Length</w:t>
            </w:r>
          </w:p>
        </w:tc>
        <w:tc>
          <w:tcPr>
            <w:tcW w:w="7465" w:type="dxa"/>
          </w:tcPr>
          <w:p w14:paraId="069F87D3" w14:textId="77777777" w:rsidR="00097050" w:rsidRPr="003919EA" w:rsidRDefault="00097050" w:rsidP="00041CDF">
            <w:pPr>
              <w:autoSpaceDE w:val="0"/>
              <w:autoSpaceDN w:val="0"/>
              <w:adjustRightInd w:val="0"/>
              <w:spacing w:before="60" w:after="60"/>
              <w:rPr>
                <w:b/>
                <w:bCs/>
                <w:snapToGrid w:val="0"/>
              </w:rPr>
            </w:pPr>
            <w:r w:rsidRPr="003919EA">
              <w:rPr>
                <w:b/>
                <w:bCs/>
                <w:snapToGrid w:val="0"/>
              </w:rPr>
              <w:t>Description</w:t>
            </w:r>
          </w:p>
        </w:tc>
      </w:tr>
      <w:tr w:rsidR="00097050" w14:paraId="5BE9960E" w14:textId="77777777" w:rsidTr="00C02739">
        <w:tc>
          <w:tcPr>
            <w:tcW w:w="1005" w:type="dxa"/>
          </w:tcPr>
          <w:p w14:paraId="3F5802C6" w14:textId="77777777" w:rsidR="00097050" w:rsidRDefault="00097050" w:rsidP="004D088F">
            <w:pPr>
              <w:autoSpaceDE w:val="0"/>
              <w:autoSpaceDN w:val="0"/>
              <w:adjustRightInd w:val="0"/>
              <w:jc w:val="center"/>
              <w:rPr>
                <w:snapToGrid w:val="0"/>
              </w:rPr>
            </w:pPr>
            <w:r>
              <w:rPr>
                <w:snapToGrid w:val="0"/>
              </w:rPr>
              <w:t>01-04</w:t>
            </w:r>
          </w:p>
        </w:tc>
        <w:tc>
          <w:tcPr>
            <w:tcW w:w="880" w:type="dxa"/>
          </w:tcPr>
          <w:p w14:paraId="2E6F4D7B" w14:textId="77777777" w:rsidR="00097050" w:rsidRDefault="00097050" w:rsidP="004D088F">
            <w:pPr>
              <w:autoSpaceDE w:val="0"/>
              <w:autoSpaceDN w:val="0"/>
              <w:adjustRightInd w:val="0"/>
              <w:jc w:val="center"/>
              <w:rPr>
                <w:snapToGrid w:val="0"/>
              </w:rPr>
            </w:pPr>
            <w:r>
              <w:rPr>
                <w:snapToGrid w:val="0"/>
              </w:rPr>
              <w:t>4</w:t>
            </w:r>
          </w:p>
        </w:tc>
        <w:tc>
          <w:tcPr>
            <w:tcW w:w="7465" w:type="dxa"/>
          </w:tcPr>
          <w:p w14:paraId="7EFC4291" w14:textId="77777777" w:rsidR="00097050" w:rsidRPr="00B7403F" w:rsidRDefault="00097050" w:rsidP="00656472">
            <w:pPr>
              <w:autoSpaceDE w:val="0"/>
              <w:autoSpaceDN w:val="0"/>
              <w:adjustRightInd w:val="0"/>
              <w:spacing w:after="120"/>
              <w:rPr>
                <w:rFonts w:cstheme="minorHAnsi"/>
                <w:b/>
                <w:bCs/>
              </w:rPr>
            </w:pPr>
            <w:r w:rsidRPr="00B7403F">
              <w:rPr>
                <w:rFonts w:cstheme="minorHAnsi"/>
                <w:b/>
                <w:bCs/>
              </w:rPr>
              <w:t>PAN Last 4 Digits</w:t>
            </w:r>
          </w:p>
          <w:p w14:paraId="2E92C18B" w14:textId="77777777" w:rsidR="00097050" w:rsidRDefault="00097050" w:rsidP="004D088F">
            <w:pPr>
              <w:autoSpaceDE w:val="0"/>
              <w:autoSpaceDN w:val="0"/>
              <w:adjustRightInd w:val="0"/>
              <w:rPr>
                <w:rFonts w:cstheme="minorHAnsi"/>
              </w:rPr>
            </w:pPr>
            <w:r>
              <w:rPr>
                <w:rFonts w:cstheme="minorHAnsi"/>
              </w:rPr>
              <w:t>It contains the last 4 digits of the PAN</w:t>
            </w:r>
          </w:p>
          <w:p w14:paraId="4F17B78E" w14:textId="77777777" w:rsidR="00097050" w:rsidRDefault="00097050" w:rsidP="004D088F">
            <w:pPr>
              <w:autoSpaceDE w:val="0"/>
              <w:autoSpaceDN w:val="0"/>
              <w:adjustRightInd w:val="0"/>
              <w:rPr>
                <w:snapToGrid w:val="0"/>
              </w:rPr>
            </w:pPr>
          </w:p>
        </w:tc>
      </w:tr>
      <w:tr w:rsidR="00097050" w14:paraId="377911D6" w14:textId="77777777" w:rsidTr="00C02739">
        <w:tc>
          <w:tcPr>
            <w:tcW w:w="1005" w:type="dxa"/>
          </w:tcPr>
          <w:p w14:paraId="2B2E7E44" w14:textId="77777777" w:rsidR="00097050" w:rsidRDefault="00097050" w:rsidP="004D088F">
            <w:pPr>
              <w:autoSpaceDE w:val="0"/>
              <w:autoSpaceDN w:val="0"/>
              <w:adjustRightInd w:val="0"/>
              <w:jc w:val="center"/>
              <w:rPr>
                <w:snapToGrid w:val="0"/>
              </w:rPr>
            </w:pPr>
            <w:r>
              <w:rPr>
                <w:snapToGrid w:val="0"/>
              </w:rPr>
              <w:t>05-23</w:t>
            </w:r>
          </w:p>
        </w:tc>
        <w:tc>
          <w:tcPr>
            <w:tcW w:w="880" w:type="dxa"/>
          </w:tcPr>
          <w:p w14:paraId="31AEAEC0" w14:textId="77777777" w:rsidR="00097050" w:rsidRDefault="00097050" w:rsidP="004D088F">
            <w:pPr>
              <w:autoSpaceDE w:val="0"/>
              <w:autoSpaceDN w:val="0"/>
              <w:adjustRightInd w:val="0"/>
              <w:jc w:val="center"/>
              <w:rPr>
                <w:snapToGrid w:val="0"/>
              </w:rPr>
            </w:pPr>
            <w:r>
              <w:rPr>
                <w:snapToGrid w:val="0"/>
              </w:rPr>
              <w:t>19</w:t>
            </w:r>
          </w:p>
        </w:tc>
        <w:tc>
          <w:tcPr>
            <w:tcW w:w="7465" w:type="dxa"/>
          </w:tcPr>
          <w:p w14:paraId="1572D07F" w14:textId="77777777" w:rsidR="00097050" w:rsidRPr="00B7403F" w:rsidRDefault="00097050" w:rsidP="00656472">
            <w:pPr>
              <w:autoSpaceDE w:val="0"/>
              <w:autoSpaceDN w:val="0"/>
              <w:adjustRightInd w:val="0"/>
              <w:spacing w:after="120"/>
              <w:rPr>
                <w:rFonts w:cstheme="minorHAnsi"/>
                <w:b/>
                <w:bCs/>
              </w:rPr>
            </w:pPr>
            <w:r w:rsidRPr="00B7403F">
              <w:rPr>
                <w:rFonts w:cstheme="minorHAnsi"/>
                <w:b/>
                <w:bCs/>
              </w:rPr>
              <w:t>PAN Data</w:t>
            </w:r>
          </w:p>
          <w:p w14:paraId="70B55C52" w14:textId="77777777" w:rsidR="00097050" w:rsidRDefault="00097050" w:rsidP="004D088F">
            <w:pPr>
              <w:autoSpaceDE w:val="0"/>
              <w:autoSpaceDN w:val="0"/>
              <w:adjustRightInd w:val="0"/>
              <w:rPr>
                <w:rFonts w:cstheme="minorHAnsi"/>
              </w:rPr>
            </w:pPr>
            <w:r>
              <w:rPr>
                <w:rFonts w:cstheme="minorHAnsi"/>
              </w:rPr>
              <w:t>Cardholder PAN associated with the TOKEN PAN</w:t>
            </w:r>
          </w:p>
          <w:p w14:paraId="78A39ADD" w14:textId="77777777" w:rsidR="00097050" w:rsidRDefault="00097050" w:rsidP="004D088F">
            <w:pPr>
              <w:autoSpaceDE w:val="0"/>
              <w:autoSpaceDN w:val="0"/>
              <w:adjustRightInd w:val="0"/>
              <w:rPr>
                <w:rFonts w:cstheme="minorHAnsi"/>
              </w:rPr>
            </w:pPr>
          </w:p>
        </w:tc>
      </w:tr>
      <w:tr w:rsidR="00097050" w14:paraId="3053906A" w14:textId="77777777" w:rsidTr="00C02739">
        <w:tc>
          <w:tcPr>
            <w:tcW w:w="1005" w:type="dxa"/>
          </w:tcPr>
          <w:p w14:paraId="3AAE1AD4" w14:textId="77777777" w:rsidR="00097050" w:rsidRDefault="00097050" w:rsidP="004D088F">
            <w:pPr>
              <w:autoSpaceDE w:val="0"/>
              <w:autoSpaceDN w:val="0"/>
              <w:adjustRightInd w:val="0"/>
              <w:jc w:val="center"/>
              <w:rPr>
                <w:snapToGrid w:val="0"/>
              </w:rPr>
            </w:pPr>
            <w:r>
              <w:rPr>
                <w:snapToGrid w:val="0"/>
              </w:rPr>
              <w:t>24-27</w:t>
            </w:r>
          </w:p>
        </w:tc>
        <w:tc>
          <w:tcPr>
            <w:tcW w:w="880" w:type="dxa"/>
          </w:tcPr>
          <w:p w14:paraId="444819EC" w14:textId="77777777" w:rsidR="00097050" w:rsidRDefault="00097050" w:rsidP="004D088F">
            <w:pPr>
              <w:autoSpaceDE w:val="0"/>
              <w:autoSpaceDN w:val="0"/>
              <w:adjustRightInd w:val="0"/>
              <w:jc w:val="center"/>
              <w:rPr>
                <w:snapToGrid w:val="0"/>
              </w:rPr>
            </w:pPr>
            <w:r>
              <w:rPr>
                <w:snapToGrid w:val="0"/>
              </w:rPr>
              <w:t>4</w:t>
            </w:r>
          </w:p>
        </w:tc>
        <w:tc>
          <w:tcPr>
            <w:tcW w:w="7465" w:type="dxa"/>
          </w:tcPr>
          <w:p w14:paraId="1D174396" w14:textId="77777777" w:rsidR="00097050" w:rsidRPr="00B7403F" w:rsidRDefault="00097050" w:rsidP="00656472">
            <w:pPr>
              <w:autoSpaceDE w:val="0"/>
              <w:autoSpaceDN w:val="0"/>
              <w:adjustRightInd w:val="0"/>
              <w:spacing w:after="120"/>
              <w:rPr>
                <w:rFonts w:cstheme="minorHAnsi"/>
                <w:b/>
                <w:bCs/>
              </w:rPr>
            </w:pPr>
            <w:r w:rsidRPr="00B7403F">
              <w:rPr>
                <w:rFonts w:cstheme="minorHAnsi"/>
                <w:b/>
                <w:bCs/>
              </w:rPr>
              <w:t>PAN Expiration Date</w:t>
            </w:r>
          </w:p>
          <w:p w14:paraId="20888498" w14:textId="77777777" w:rsidR="00097050" w:rsidRDefault="00097050" w:rsidP="004D088F">
            <w:pPr>
              <w:autoSpaceDE w:val="0"/>
              <w:autoSpaceDN w:val="0"/>
              <w:adjustRightInd w:val="0"/>
              <w:rPr>
                <w:rFonts w:cstheme="minorHAnsi"/>
              </w:rPr>
            </w:pPr>
            <w:r>
              <w:rPr>
                <w:rFonts w:cstheme="minorHAnsi"/>
              </w:rPr>
              <w:t>Cardholder PAN expiry date associated with the TOKEN PAN</w:t>
            </w:r>
          </w:p>
        </w:tc>
      </w:tr>
    </w:tbl>
    <w:p w14:paraId="10D7FA24" w14:textId="77777777" w:rsidR="00097050" w:rsidRDefault="00097050" w:rsidP="00097050">
      <w:pPr>
        <w:autoSpaceDE w:val="0"/>
        <w:autoSpaceDN w:val="0"/>
        <w:adjustRightInd w:val="0"/>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4B0961" w14:paraId="2BF5E011" w14:textId="77777777" w:rsidTr="005E4468">
        <w:tc>
          <w:tcPr>
            <w:tcW w:w="2335" w:type="dxa"/>
          </w:tcPr>
          <w:p w14:paraId="48A4036E" w14:textId="77777777" w:rsidR="004B0961" w:rsidRDefault="004B0961" w:rsidP="005E4468">
            <w:pPr>
              <w:spacing w:after="120"/>
              <w:rPr>
                <w:b/>
                <w:snapToGrid w:val="0"/>
              </w:rPr>
            </w:pPr>
            <w:r>
              <w:rPr>
                <w:b/>
                <w:snapToGrid w:val="0"/>
              </w:rPr>
              <w:t>Request</w:t>
            </w:r>
          </w:p>
        </w:tc>
        <w:tc>
          <w:tcPr>
            <w:tcW w:w="7105" w:type="dxa"/>
          </w:tcPr>
          <w:p w14:paraId="57247052" w14:textId="77777777" w:rsidR="004B0961" w:rsidRDefault="004B0961" w:rsidP="004B0961">
            <w:pPr>
              <w:tabs>
                <w:tab w:val="left" w:pos="0"/>
                <w:tab w:val="left" w:pos="720"/>
                <w:tab w:val="left" w:pos="1440"/>
                <w:tab w:val="left" w:pos="2160"/>
                <w:tab w:val="left" w:pos="2880"/>
                <w:tab w:val="left" w:pos="3600"/>
                <w:tab w:val="left" w:pos="4320"/>
              </w:tabs>
              <w:spacing w:line="240" w:lineRule="atLeast"/>
              <w:rPr>
                <w:b/>
                <w:snapToGrid w:val="0"/>
              </w:rPr>
            </w:pPr>
            <w:r>
              <w:rPr>
                <w:snapToGrid w:val="0"/>
                <w:color w:val="000000"/>
              </w:rPr>
              <w:t>Not applicable.</w:t>
            </w:r>
          </w:p>
        </w:tc>
      </w:tr>
      <w:tr w:rsidR="004B0961" w14:paraId="15178365" w14:textId="77777777" w:rsidTr="005E4468">
        <w:tc>
          <w:tcPr>
            <w:tcW w:w="2335" w:type="dxa"/>
          </w:tcPr>
          <w:p w14:paraId="12A1C3B2" w14:textId="77777777" w:rsidR="004B0961" w:rsidRDefault="004B0961" w:rsidP="005E4468">
            <w:pPr>
              <w:spacing w:after="120"/>
              <w:rPr>
                <w:b/>
                <w:snapToGrid w:val="0"/>
              </w:rPr>
            </w:pPr>
            <w:r>
              <w:rPr>
                <w:b/>
                <w:snapToGrid w:val="0"/>
              </w:rPr>
              <w:t>Response</w:t>
            </w:r>
          </w:p>
        </w:tc>
        <w:tc>
          <w:tcPr>
            <w:tcW w:w="7105" w:type="dxa"/>
          </w:tcPr>
          <w:p w14:paraId="62DD3D22" w14:textId="77777777" w:rsidR="004B0961" w:rsidRDefault="004B0961" w:rsidP="005E4468">
            <w:pPr>
              <w:rPr>
                <w:snapToGrid w:val="0"/>
                <w:color w:val="000000"/>
              </w:rPr>
            </w:pPr>
            <w:r>
              <w:rPr>
                <w:snapToGrid w:val="0"/>
                <w:color w:val="000000"/>
              </w:rPr>
              <w:t>Optional. Present in transactions where a TOKEN PAN is used, and if it available in the response message</w:t>
            </w:r>
          </w:p>
          <w:p w14:paraId="5C7F2767" w14:textId="77777777" w:rsidR="00656472" w:rsidRPr="008F0357" w:rsidRDefault="00656472" w:rsidP="005E4468">
            <w:pPr>
              <w:rPr>
                <w:b/>
                <w:bCs/>
                <w:snapToGrid w:val="0"/>
              </w:rPr>
            </w:pPr>
          </w:p>
        </w:tc>
      </w:tr>
      <w:tr w:rsidR="004B0961" w14:paraId="171359DA" w14:textId="77777777" w:rsidTr="005E4468">
        <w:tc>
          <w:tcPr>
            <w:tcW w:w="2335" w:type="dxa"/>
          </w:tcPr>
          <w:p w14:paraId="42187F86" w14:textId="77777777" w:rsidR="004B0961" w:rsidRDefault="004B0961" w:rsidP="005E4468">
            <w:pPr>
              <w:spacing w:after="120"/>
              <w:rPr>
                <w:b/>
                <w:snapToGrid w:val="0"/>
              </w:rPr>
            </w:pPr>
            <w:r w:rsidRPr="00FB4BC9">
              <w:rPr>
                <w:rFonts w:cs="Arial"/>
                <w:b/>
                <w:bCs/>
                <w:lang w:val="en-CA"/>
              </w:rPr>
              <w:t>Internal Field</w:t>
            </w:r>
          </w:p>
        </w:tc>
        <w:tc>
          <w:tcPr>
            <w:tcW w:w="7105" w:type="dxa"/>
          </w:tcPr>
          <w:p w14:paraId="40E11C9C" w14:textId="77777777" w:rsidR="004B0961" w:rsidRDefault="004B0961" w:rsidP="005E4468">
            <w:pPr>
              <w:rPr>
                <w:b/>
                <w:snapToGrid w:val="0"/>
              </w:rPr>
            </w:pPr>
            <w:r>
              <w:t>Network Token Service Token (SC)</w:t>
            </w:r>
          </w:p>
        </w:tc>
      </w:tr>
    </w:tbl>
    <w:p w14:paraId="5C6AB71E" w14:textId="77777777" w:rsidR="004B0961" w:rsidRPr="00097050" w:rsidRDefault="004B0961" w:rsidP="00097050">
      <w:pPr>
        <w:autoSpaceDE w:val="0"/>
        <w:autoSpaceDN w:val="0"/>
        <w:adjustRightInd w:val="0"/>
        <w:ind w:left="720"/>
        <w:rPr>
          <w:snapToGrid w:val="0"/>
          <w:color w:val="000000"/>
        </w:rPr>
      </w:pPr>
    </w:p>
    <w:p w14:paraId="04FFD936" w14:textId="77777777" w:rsidR="00BA3F80" w:rsidRDefault="00BA3F80" w:rsidP="00BA3F80">
      <w:pPr>
        <w:tabs>
          <w:tab w:val="left" w:pos="0"/>
          <w:tab w:val="left" w:pos="720"/>
          <w:tab w:val="left" w:pos="1440"/>
          <w:tab w:val="left" w:pos="2160"/>
          <w:tab w:val="left" w:pos="2880"/>
          <w:tab w:val="left" w:pos="3600"/>
          <w:tab w:val="left" w:pos="4320"/>
        </w:tabs>
        <w:spacing w:line="240" w:lineRule="atLeast"/>
        <w:ind w:left="720"/>
        <w:rPr>
          <w:snapToGrid w:val="0"/>
          <w:color w:val="000000"/>
        </w:rPr>
      </w:pPr>
    </w:p>
    <w:p w14:paraId="663CA1E4" w14:textId="77777777" w:rsidR="00BC028C" w:rsidRDefault="00BC028C" w:rsidP="00847896">
      <w:pPr>
        <w:pStyle w:val="Heading2"/>
        <w:rPr>
          <w:snapToGrid w:val="0"/>
        </w:rPr>
      </w:pPr>
      <w:bookmarkStart w:id="2757" w:name="_Toc480968393"/>
      <w:bookmarkStart w:id="2758" w:name="_Toc30407766"/>
      <w:bookmarkStart w:id="2759" w:name="_Toc126079335"/>
      <w:r>
        <w:rPr>
          <w:snapToGrid w:val="0"/>
        </w:rPr>
        <w:t>SFID T – E-commerce Additional Information</w:t>
      </w:r>
      <w:bookmarkEnd w:id="2757"/>
      <w:bookmarkEnd w:id="2758"/>
      <w:bookmarkEnd w:id="2759"/>
    </w:p>
    <w:p w14:paraId="3F1B874A" w14:textId="4C04B743" w:rsidR="00BC028C" w:rsidRDefault="001E7691" w:rsidP="00BC028C">
      <w:pPr>
        <w:autoSpaceDE w:val="0"/>
        <w:autoSpaceDN w:val="0"/>
        <w:adjustRightInd w:val="0"/>
        <w:ind w:left="720"/>
        <w:rPr>
          <w:snapToGrid w:val="0"/>
          <w:color w:val="000000"/>
        </w:rPr>
      </w:pPr>
      <w:r>
        <w:rPr>
          <w:snapToGrid w:val="0"/>
          <w:color w:val="000000"/>
        </w:rPr>
        <w:t>This field</w:t>
      </w:r>
      <w:r w:rsidR="00BC028C">
        <w:rPr>
          <w:snapToGrid w:val="0"/>
          <w:color w:val="000000"/>
        </w:rPr>
        <w:t xml:space="preserve"> provides additional information about e-commerce transactions.</w:t>
      </w:r>
    </w:p>
    <w:p w14:paraId="1E21E519" w14:textId="77777777" w:rsidR="00BC028C" w:rsidRDefault="00BC028C" w:rsidP="00BC028C">
      <w:pPr>
        <w:ind w:left="720"/>
        <w:rPr>
          <w:snapToGrid w:val="0"/>
          <w:color w:val="000000"/>
        </w:rPr>
      </w:pPr>
    </w:p>
    <w:p w14:paraId="155EA0F0" w14:textId="77777777" w:rsidR="00BC028C" w:rsidRDefault="00BC028C" w:rsidP="00BC028C">
      <w:pPr>
        <w:autoSpaceDE w:val="0"/>
        <w:autoSpaceDN w:val="0"/>
        <w:adjustRightInd w:val="0"/>
        <w:ind w:left="720"/>
        <w:rPr>
          <w:snapToGrid w:val="0"/>
          <w:color w:val="000000"/>
        </w:rPr>
      </w:pPr>
      <w:r>
        <w:rPr>
          <w:snapToGrid w:val="0"/>
          <w:color w:val="000000"/>
        </w:rPr>
        <w:t>The formatting of the field is as follows:</w:t>
      </w:r>
    </w:p>
    <w:p w14:paraId="6A50DB25" w14:textId="77777777" w:rsidR="00BC028C" w:rsidRDefault="00BC028C" w:rsidP="00BC028C">
      <w:pPr>
        <w:ind w:left="720"/>
        <w:rPr>
          <w:snapToGrid w:val="0"/>
          <w:color w:val="000000"/>
        </w:rPr>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656472" w14:paraId="4069EBCE" w14:textId="77777777" w:rsidTr="005E4468">
        <w:trPr>
          <w:tblHeader/>
        </w:trPr>
        <w:tc>
          <w:tcPr>
            <w:tcW w:w="1097" w:type="dxa"/>
          </w:tcPr>
          <w:p w14:paraId="3AF410FB" w14:textId="77777777" w:rsidR="00656472" w:rsidRDefault="00656472" w:rsidP="00041CDF">
            <w:pPr>
              <w:pStyle w:val="BodyText2"/>
              <w:spacing w:before="60" w:after="60"/>
              <w:jc w:val="center"/>
              <w:rPr>
                <w:color w:val="auto"/>
              </w:rPr>
            </w:pPr>
            <w:r w:rsidRPr="009161F7">
              <w:rPr>
                <w:b/>
                <w:color w:val="auto"/>
              </w:rPr>
              <w:t>Position</w:t>
            </w:r>
          </w:p>
        </w:tc>
        <w:tc>
          <w:tcPr>
            <w:tcW w:w="935" w:type="dxa"/>
          </w:tcPr>
          <w:p w14:paraId="403C2E4C" w14:textId="77777777" w:rsidR="00656472" w:rsidRDefault="00656472" w:rsidP="00041CDF">
            <w:pPr>
              <w:pStyle w:val="BodyText2"/>
              <w:spacing w:before="60" w:after="60"/>
              <w:jc w:val="center"/>
              <w:rPr>
                <w:color w:val="auto"/>
              </w:rPr>
            </w:pPr>
            <w:r w:rsidRPr="009161F7">
              <w:rPr>
                <w:b/>
                <w:color w:val="auto"/>
              </w:rPr>
              <w:t>Length</w:t>
            </w:r>
          </w:p>
        </w:tc>
        <w:tc>
          <w:tcPr>
            <w:tcW w:w="6356" w:type="dxa"/>
          </w:tcPr>
          <w:p w14:paraId="5FC8ED87" w14:textId="77777777" w:rsidR="00656472" w:rsidRDefault="00656472" w:rsidP="00041CDF">
            <w:pPr>
              <w:pStyle w:val="BodyText2"/>
              <w:spacing w:before="60" w:after="60"/>
              <w:rPr>
                <w:color w:val="auto"/>
              </w:rPr>
            </w:pPr>
            <w:r w:rsidRPr="009161F7">
              <w:rPr>
                <w:b/>
                <w:color w:val="auto"/>
              </w:rPr>
              <w:t>Description</w:t>
            </w:r>
          </w:p>
        </w:tc>
        <w:tc>
          <w:tcPr>
            <w:tcW w:w="1260" w:type="dxa"/>
          </w:tcPr>
          <w:p w14:paraId="3A4D3EAB" w14:textId="77777777" w:rsidR="00656472" w:rsidRPr="009161F7" w:rsidRDefault="00656472" w:rsidP="00041CDF">
            <w:pPr>
              <w:pStyle w:val="BodyText2"/>
              <w:spacing w:before="60" w:after="60"/>
              <w:jc w:val="center"/>
              <w:rPr>
                <w:b/>
                <w:color w:val="auto"/>
              </w:rPr>
            </w:pPr>
            <w:r>
              <w:rPr>
                <w:b/>
                <w:color w:val="auto"/>
              </w:rPr>
              <w:t>Picture</w:t>
            </w:r>
          </w:p>
        </w:tc>
      </w:tr>
      <w:tr w:rsidR="00656472" w:rsidRPr="00EA747F" w14:paraId="209C9F45" w14:textId="77777777" w:rsidTr="005E4468">
        <w:tc>
          <w:tcPr>
            <w:tcW w:w="1097" w:type="dxa"/>
          </w:tcPr>
          <w:p w14:paraId="3A8814D4" w14:textId="77777777" w:rsidR="00656472" w:rsidRPr="00EA747F" w:rsidRDefault="00656472" w:rsidP="005E4468">
            <w:pPr>
              <w:pStyle w:val="BodyText2"/>
              <w:jc w:val="center"/>
              <w:rPr>
                <w:color w:val="auto"/>
              </w:rPr>
            </w:pPr>
            <w:r w:rsidRPr="005734A4">
              <w:rPr>
                <w:color w:val="auto"/>
              </w:rPr>
              <w:t>01-02</w:t>
            </w:r>
          </w:p>
        </w:tc>
        <w:tc>
          <w:tcPr>
            <w:tcW w:w="935" w:type="dxa"/>
          </w:tcPr>
          <w:p w14:paraId="1193DE70" w14:textId="77777777" w:rsidR="00656472" w:rsidRPr="00EA747F" w:rsidRDefault="00656472" w:rsidP="005E4468">
            <w:pPr>
              <w:pStyle w:val="BodyText2"/>
              <w:jc w:val="center"/>
              <w:rPr>
                <w:color w:val="auto"/>
              </w:rPr>
            </w:pPr>
            <w:r w:rsidRPr="005734A4">
              <w:rPr>
                <w:color w:val="auto"/>
              </w:rPr>
              <w:t>2</w:t>
            </w:r>
          </w:p>
        </w:tc>
        <w:tc>
          <w:tcPr>
            <w:tcW w:w="6356" w:type="dxa"/>
          </w:tcPr>
          <w:p w14:paraId="70C924DC" w14:textId="77777777" w:rsidR="00656472" w:rsidRDefault="00656472" w:rsidP="00656472">
            <w:pPr>
              <w:spacing w:after="120"/>
              <w:rPr>
                <w:snapToGrid w:val="0"/>
                <w:color w:val="000000"/>
              </w:rPr>
            </w:pPr>
            <w:r>
              <w:rPr>
                <w:b/>
                <w:snapToGrid w:val="0"/>
                <w:color w:val="000000"/>
              </w:rPr>
              <w:t>Version Number</w:t>
            </w:r>
            <w:r>
              <w:rPr>
                <w:b/>
                <w:snapToGrid w:val="0"/>
                <w:color w:val="000000"/>
              </w:rPr>
              <w:tab/>
            </w:r>
            <w:r>
              <w:rPr>
                <w:b/>
                <w:snapToGrid w:val="0"/>
                <w:color w:val="000000"/>
              </w:rPr>
              <w:tab/>
            </w:r>
            <w:r>
              <w:rPr>
                <w:b/>
                <w:snapToGrid w:val="0"/>
                <w:color w:val="000000"/>
              </w:rPr>
              <w:tab/>
            </w:r>
            <w:r>
              <w:rPr>
                <w:b/>
                <w:snapToGrid w:val="0"/>
                <w:color w:val="000000"/>
              </w:rPr>
              <w:tab/>
            </w:r>
          </w:p>
          <w:p w14:paraId="6F97F245" w14:textId="77777777" w:rsidR="00656472" w:rsidRDefault="00656472" w:rsidP="00656472">
            <w:pPr>
              <w:rPr>
                <w:snapToGrid w:val="0"/>
                <w:color w:val="000000"/>
              </w:rPr>
            </w:pPr>
            <w:r>
              <w:rPr>
                <w:snapToGrid w:val="0"/>
                <w:color w:val="000000"/>
              </w:rPr>
              <w:t>The value in this field indicates the version number that the merchant is coding for e-commerce additional information.</w:t>
            </w:r>
          </w:p>
          <w:p w14:paraId="33364611" w14:textId="77777777" w:rsidR="00656472" w:rsidRDefault="00656472" w:rsidP="00656472">
            <w:pPr>
              <w:rPr>
                <w:snapToGrid w:val="0"/>
                <w:color w:val="000000"/>
              </w:rPr>
            </w:pPr>
            <w:r>
              <w:rPr>
                <w:snapToGrid w:val="0"/>
                <w:color w:val="000000"/>
              </w:rPr>
              <w:t>If none of the fields listed below are present; then this SFID T is not required at all. Valid values:</w:t>
            </w:r>
          </w:p>
          <w:p w14:paraId="442ABD89" w14:textId="77777777" w:rsidR="00656472" w:rsidRDefault="00656472" w:rsidP="00656472">
            <w:pPr>
              <w:rPr>
                <w:snapToGrid w:val="0"/>
                <w:color w:val="000000"/>
              </w:rPr>
            </w:pPr>
          </w:p>
          <w:p w14:paraId="36B615EC" w14:textId="77777777" w:rsidR="00656472" w:rsidRDefault="00656472" w:rsidP="00656472">
            <w:pPr>
              <w:ind w:left="720" w:hanging="720"/>
              <w:rPr>
                <w:snapToGrid w:val="0"/>
                <w:color w:val="000000"/>
              </w:rPr>
            </w:pPr>
            <w:r>
              <w:rPr>
                <w:b/>
                <w:snapToGrid w:val="0"/>
                <w:color w:val="000000"/>
              </w:rPr>
              <w:t>01</w:t>
            </w:r>
            <w:r>
              <w:rPr>
                <w:snapToGrid w:val="0"/>
                <w:color w:val="000000"/>
              </w:rPr>
              <w:tab/>
              <w:t>SFID only contains the version (this field and the Registered User Last  Date Update field)</w:t>
            </w:r>
          </w:p>
          <w:p w14:paraId="0273E0D2" w14:textId="77777777" w:rsidR="00656472" w:rsidRPr="00EA747F" w:rsidRDefault="00656472" w:rsidP="00656472"/>
        </w:tc>
        <w:tc>
          <w:tcPr>
            <w:tcW w:w="1260" w:type="dxa"/>
          </w:tcPr>
          <w:p w14:paraId="328482D9" w14:textId="77777777" w:rsidR="00656472" w:rsidRPr="00EA747F" w:rsidRDefault="00656472" w:rsidP="005E4468">
            <w:pPr>
              <w:autoSpaceDE w:val="0"/>
              <w:autoSpaceDN w:val="0"/>
              <w:adjustRightInd w:val="0"/>
              <w:ind w:left="340" w:hanging="340"/>
              <w:jc w:val="center"/>
              <w:rPr>
                <w:snapToGrid w:val="0"/>
              </w:rPr>
            </w:pPr>
            <w:r w:rsidRPr="002931E6">
              <w:t>PIC X(2)</w:t>
            </w:r>
          </w:p>
        </w:tc>
      </w:tr>
      <w:tr w:rsidR="00656472" w:rsidRPr="00EA747F" w14:paraId="71C703CB" w14:textId="77777777" w:rsidTr="005E4468">
        <w:tc>
          <w:tcPr>
            <w:tcW w:w="1097" w:type="dxa"/>
          </w:tcPr>
          <w:p w14:paraId="3396DBC8" w14:textId="77777777" w:rsidR="00656472" w:rsidRPr="005734A4" w:rsidRDefault="00656472" w:rsidP="005E4468">
            <w:pPr>
              <w:pStyle w:val="BodyText2"/>
              <w:jc w:val="center"/>
              <w:rPr>
                <w:color w:val="auto"/>
              </w:rPr>
            </w:pPr>
            <w:r>
              <w:rPr>
                <w:color w:val="000000"/>
              </w:rPr>
              <w:t>03-08</w:t>
            </w:r>
          </w:p>
        </w:tc>
        <w:tc>
          <w:tcPr>
            <w:tcW w:w="935" w:type="dxa"/>
          </w:tcPr>
          <w:p w14:paraId="3D7A4699" w14:textId="77777777" w:rsidR="00656472" w:rsidRPr="005734A4" w:rsidRDefault="00656472" w:rsidP="005E4468">
            <w:pPr>
              <w:pStyle w:val="BodyText2"/>
              <w:jc w:val="center"/>
              <w:rPr>
                <w:color w:val="auto"/>
              </w:rPr>
            </w:pPr>
            <w:r>
              <w:rPr>
                <w:color w:val="000000"/>
              </w:rPr>
              <w:t>6</w:t>
            </w:r>
          </w:p>
        </w:tc>
        <w:tc>
          <w:tcPr>
            <w:tcW w:w="6356" w:type="dxa"/>
          </w:tcPr>
          <w:p w14:paraId="16F3253D" w14:textId="77777777" w:rsidR="00656472" w:rsidRDefault="00656472" w:rsidP="00656472">
            <w:pPr>
              <w:spacing w:after="120"/>
              <w:rPr>
                <w:snapToGrid w:val="0"/>
                <w:color w:val="000000"/>
              </w:rPr>
            </w:pPr>
            <w:r>
              <w:rPr>
                <w:b/>
                <w:snapToGrid w:val="0"/>
                <w:color w:val="000000"/>
              </w:rPr>
              <w:t>Registered User Last Date Update</w:t>
            </w:r>
            <w:r>
              <w:rPr>
                <w:b/>
                <w:snapToGrid w:val="0"/>
                <w:color w:val="000000"/>
              </w:rPr>
              <w:tab/>
            </w:r>
            <w:r>
              <w:rPr>
                <w:b/>
                <w:snapToGrid w:val="0"/>
                <w:color w:val="000000"/>
              </w:rPr>
              <w:tab/>
            </w:r>
          </w:p>
          <w:p w14:paraId="08E85DD8" w14:textId="77777777" w:rsidR="00656472" w:rsidRDefault="00656472" w:rsidP="00656472">
            <w:pPr>
              <w:rPr>
                <w:snapToGrid w:val="0"/>
                <w:color w:val="000000"/>
              </w:rPr>
            </w:pPr>
            <w:r>
              <w:rPr>
                <w:snapToGrid w:val="0"/>
                <w:color w:val="000000"/>
              </w:rPr>
              <w:t>Valid for e-commerce transactions for when the customer checks out as a registered user at the merchant's website.</w:t>
            </w:r>
          </w:p>
          <w:p w14:paraId="5564E249" w14:textId="77777777" w:rsidR="00656472" w:rsidRPr="00656472" w:rsidRDefault="00656472" w:rsidP="00F12805">
            <w:pPr>
              <w:pStyle w:val="ListParagraph"/>
              <w:numPr>
                <w:ilvl w:val="0"/>
                <w:numId w:val="162"/>
              </w:numPr>
              <w:rPr>
                <w:snapToGrid w:val="0"/>
              </w:rPr>
            </w:pPr>
            <w:r w:rsidRPr="00656472">
              <w:rPr>
                <w:snapToGrid w:val="0"/>
              </w:rPr>
              <w:t xml:space="preserve">This field is expected for </w:t>
            </w:r>
            <w:r w:rsidRPr="00656472">
              <w:rPr>
                <w:b/>
                <w:snapToGrid w:val="0"/>
              </w:rPr>
              <w:t>all card types</w:t>
            </w:r>
            <w:r w:rsidRPr="00656472">
              <w:rPr>
                <w:snapToGrid w:val="0"/>
              </w:rPr>
              <w:t xml:space="preserve"> in preauthorization and purchase transactions</w:t>
            </w:r>
          </w:p>
          <w:p w14:paraId="1A49FAEA" w14:textId="77777777" w:rsidR="00656472" w:rsidRPr="00656472" w:rsidRDefault="00656472" w:rsidP="00F12805">
            <w:pPr>
              <w:pStyle w:val="ListParagraph"/>
              <w:numPr>
                <w:ilvl w:val="0"/>
                <w:numId w:val="162"/>
              </w:numPr>
              <w:rPr>
                <w:snapToGrid w:val="0"/>
              </w:rPr>
            </w:pPr>
            <w:r w:rsidRPr="00656472">
              <w:rPr>
                <w:snapToGrid w:val="0"/>
              </w:rPr>
              <w:t>The content of this field is the date for when a customer last changed his/her registered stored profile at the merchant's website</w:t>
            </w:r>
          </w:p>
          <w:p w14:paraId="232BA82B" w14:textId="77777777" w:rsidR="00656472" w:rsidRPr="00656472" w:rsidRDefault="00656472" w:rsidP="00F12805">
            <w:pPr>
              <w:pStyle w:val="ListParagraph"/>
              <w:numPr>
                <w:ilvl w:val="0"/>
                <w:numId w:val="162"/>
              </w:numPr>
              <w:rPr>
                <w:snapToGrid w:val="0"/>
              </w:rPr>
            </w:pPr>
            <w:r w:rsidRPr="00656472">
              <w:rPr>
                <w:snapToGrid w:val="0"/>
              </w:rPr>
              <w:t xml:space="preserve">Date format: </w:t>
            </w:r>
            <w:r w:rsidRPr="00656472">
              <w:rPr>
                <w:b/>
                <w:snapToGrid w:val="0"/>
              </w:rPr>
              <w:t xml:space="preserve">YYMMDD </w:t>
            </w:r>
            <w:r w:rsidRPr="00656472">
              <w:rPr>
                <w:snapToGrid w:val="0"/>
              </w:rPr>
              <w:t>(year, month, day)</w:t>
            </w:r>
          </w:p>
          <w:p w14:paraId="5CDF4632" w14:textId="77777777" w:rsidR="00656472" w:rsidRDefault="00656472" w:rsidP="00656472">
            <w:pPr>
              <w:rPr>
                <w:snapToGrid w:val="0"/>
                <w:color w:val="000000"/>
              </w:rPr>
            </w:pPr>
          </w:p>
          <w:p w14:paraId="7C94DE6D" w14:textId="77777777" w:rsidR="00656472" w:rsidRPr="00132D3A" w:rsidRDefault="00656472" w:rsidP="00656472">
            <w:pPr>
              <w:rPr>
                <w:snapToGrid w:val="0"/>
                <w:color w:val="000000"/>
              </w:rPr>
            </w:pPr>
            <w:r>
              <w:rPr>
                <w:snapToGrid w:val="0"/>
                <w:color w:val="000000"/>
              </w:rPr>
              <w:t>This field is not required for when the customer checks out as a guest.</w:t>
            </w:r>
          </w:p>
          <w:p w14:paraId="7625FBDF" w14:textId="77777777" w:rsidR="00656472" w:rsidRDefault="00656472" w:rsidP="00656472">
            <w:pPr>
              <w:rPr>
                <w:b/>
                <w:snapToGrid w:val="0"/>
                <w:color w:val="000000"/>
              </w:rPr>
            </w:pPr>
          </w:p>
        </w:tc>
        <w:tc>
          <w:tcPr>
            <w:tcW w:w="1260" w:type="dxa"/>
          </w:tcPr>
          <w:p w14:paraId="2A3C9904" w14:textId="77777777" w:rsidR="00656472" w:rsidRPr="002931E6" w:rsidRDefault="00656472" w:rsidP="005E4468">
            <w:pPr>
              <w:autoSpaceDE w:val="0"/>
              <w:autoSpaceDN w:val="0"/>
              <w:adjustRightInd w:val="0"/>
              <w:ind w:left="340" w:hanging="340"/>
              <w:jc w:val="center"/>
            </w:pPr>
            <w:r>
              <w:rPr>
                <w:snapToGrid w:val="0"/>
                <w:color w:val="000000"/>
              </w:rPr>
              <w:t>PIC X(6)</w:t>
            </w:r>
          </w:p>
        </w:tc>
      </w:tr>
    </w:tbl>
    <w:p w14:paraId="7AE97EAD" w14:textId="77777777" w:rsidR="00656472" w:rsidRDefault="00656472" w:rsidP="00BC028C">
      <w:pPr>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656472" w14:paraId="0797125A" w14:textId="77777777" w:rsidTr="005E4468">
        <w:tc>
          <w:tcPr>
            <w:tcW w:w="2335" w:type="dxa"/>
          </w:tcPr>
          <w:p w14:paraId="6AAD9D78" w14:textId="77777777" w:rsidR="00656472" w:rsidRDefault="00656472" w:rsidP="005E4468">
            <w:pPr>
              <w:spacing w:after="120"/>
              <w:rPr>
                <w:b/>
                <w:snapToGrid w:val="0"/>
              </w:rPr>
            </w:pPr>
            <w:r>
              <w:rPr>
                <w:b/>
                <w:snapToGrid w:val="0"/>
              </w:rPr>
              <w:t>Request</w:t>
            </w:r>
          </w:p>
        </w:tc>
        <w:tc>
          <w:tcPr>
            <w:tcW w:w="7105" w:type="dxa"/>
          </w:tcPr>
          <w:p w14:paraId="217EF0B8" w14:textId="77777777" w:rsidR="00656472" w:rsidRDefault="00656472" w:rsidP="00656472">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Required in e-commerce transactions for registered users only; checking out at the merchant's website.</w:t>
            </w:r>
          </w:p>
          <w:p w14:paraId="1DE57A71" w14:textId="77777777" w:rsidR="00656472" w:rsidRPr="00656472" w:rsidRDefault="00656472" w:rsidP="00656472">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656472" w14:paraId="596316C6" w14:textId="77777777" w:rsidTr="005E4468">
        <w:tc>
          <w:tcPr>
            <w:tcW w:w="2335" w:type="dxa"/>
          </w:tcPr>
          <w:p w14:paraId="49A7BD3E" w14:textId="77777777" w:rsidR="00656472" w:rsidRDefault="00656472" w:rsidP="005E4468">
            <w:pPr>
              <w:spacing w:after="120"/>
              <w:rPr>
                <w:b/>
                <w:snapToGrid w:val="0"/>
              </w:rPr>
            </w:pPr>
            <w:r>
              <w:rPr>
                <w:b/>
                <w:snapToGrid w:val="0"/>
              </w:rPr>
              <w:t>Response</w:t>
            </w:r>
          </w:p>
        </w:tc>
        <w:tc>
          <w:tcPr>
            <w:tcW w:w="7105" w:type="dxa"/>
          </w:tcPr>
          <w:p w14:paraId="4313D65B" w14:textId="77777777" w:rsidR="00656472" w:rsidRDefault="00656472" w:rsidP="005E4468">
            <w:pPr>
              <w:rPr>
                <w:snapToGrid w:val="0"/>
                <w:color w:val="000000"/>
              </w:rPr>
            </w:pPr>
            <w:r>
              <w:rPr>
                <w:snapToGrid w:val="0"/>
                <w:color w:val="000000"/>
              </w:rPr>
              <w:t>Not applicable.</w:t>
            </w:r>
          </w:p>
          <w:p w14:paraId="6B132AF0" w14:textId="77777777" w:rsidR="00656472" w:rsidRPr="008F0357" w:rsidRDefault="00656472" w:rsidP="005E4468">
            <w:pPr>
              <w:rPr>
                <w:b/>
                <w:bCs/>
                <w:snapToGrid w:val="0"/>
              </w:rPr>
            </w:pPr>
          </w:p>
        </w:tc>
      </w:tr>
      <w:tr w:rsidR="00656472" w14:paraId="11ED26C5" w14:textId="77777777" w:rsidTr="005E4468">
        <w:tc>
          <w:tcPr>
            <w:tcW w:w="2335" w:type="dxa"/>
          </w:tcPr>
          <w:p w14:paraId="496D7ED3" w14:textId="77777777" w:rsidR="00656472" w:rsidRDefault="00656472" w:rsidP="005E4468">
            <w:pPr>
              <w:spacing w:after="120"/>
              <w:rPr>
                <w:b/>
                <w:snapToGrid w:val="0"/>
              </w:rPr>
            </w:pPr>
            <w:r w:rsidRPr="00FB4BC9">
              <w:rPr>
                <w:rFonts w:cs="Arial"/>
                <w:b/>
                <w:bCs/>
                <w:lang w:val="en-CA"/>
              </w:rPr>
              <w:t>Internal Field</w:t>
            </w:r>
          </w:p>
        </w:tc>
        <w:tc>
          <w:tcPr>
            <w:tcW w:w="7105" w:type="dxa"/>
          </w:tcPr>
          <w:p w14:paraId="08A736C7" w14:textId="3959FC55" w:rsidR="00656472" w:rsidRDefault="00656472" w:rsidP="005E4468">
            <w:pPr>
              <w:rPr>
                <w:b/>
                <w:snapToGrid w:val="0"/>
              </w:rPr>
            </w:pPr>
            <w:r>
              <w:t>BASE24-pos E-commerce Additional Data Token</w:t>
            </w:r>
          </w:p>
        </w:tc>
      </w:tr>
    </w:tbl>
    <w:p w14:paraId="51F50910" w14:textId="77777777" w:rsidR="00BC028C" w:rsidRDefault="00BC028C" w:rsidP="00656472">
      <w:pPr>
        <w:ind w:firstLine="720"/>
        <w:rPr>
          <w:snapToGrid w:val="0"/>
          <w:color w:val="000000"/>
        </w:rPr>
      </w:pPr>
    </w:p>
    <w:p w14:paraId="40699F2D" w14:textId="77777777" w:rsidR="00BA3F80" w:rsidRDefault="00BA3F80" w:rsidP="00847896">
      <w:pPr>
        <w:pStyle w:val="Heading2"/>
        <w:rPr>
          <w:snapToGrid w:val="0"/>
        </w:rPr>
      </w:pPr>
      <w:bookmarkStart w:id="2760" w:name="_Toc30407767"/>
      <w:bookmarkStart w:id="2761" w:name="_Toc126079336"/>
      <w:r>
        <w:rPr>
          <w:snapToGrid w:val="0"/>
        </w:rPr>
        <w:lastRenderedPageBreak/>
        <w:t xml:space="preserve">SFID U – </w:t>
      </w:r>
      <w:r w:rsidRPr="00BA3F80">
        <w:rPr>
          <w:snapToGrid w:val="0"/>
        </w:rPr>
        <w:t>Additional Processing Information</w:t>
      </w:r>
      <w:bookmarkEnd w:id="2760"/>
      <w:bookmarkEnd w:id="2761"/>
    </w:p>
    <w:p w14:paraId="2F0C5E8F" w14:textId="77777777" w:rsidR="00BA3F80" w:rsidRDefault="00BA3F80" w:rsidP="00BA3F80">
      <w:pPr>
        <w:autoSpaceDE w:val="0"/>
        <w:autoSpaceDN w:val="0"/>
        <w:ind w:left="720"/>
        <w:rPr>
          <w:rFonts w:cs="Arial"/>
          <w:snapToGrid w:val="0"/>
          <w:color w:val="000000"/>
          <w:lang w:val="en-CA"/>
        </w:rPr>
      </w:pPr>
      <w:r>
        <w:rPr>
          <w:rFonts w:cs="Arial"/>
          <w:snapToGrid w:val="0"/>
          <w:color w:val="000000"/>
          <w:lang w:val="en-CA"/>
        </w:rPr>
        <w:t>This field provides additional processing information.</w:t>
      </w:r>
    </w:p>
    <w:p w14:paraId="08946C4B" w14:textId="77777777" w:rsidR="00BA3F80" w:rsidRDefault="00BA3F80" w:rsidP="00BA3F80">
      <w:pPr>
        <w:ind w:left="720"/>
        <w:rPr>
          <w:rFonts w:cs="Arial"/>
          <w:snapToGrid w:val="0"/>
          <w:color w:val="000000"/>
          <w:lang w:val="en-CA"/>
        </w:rPr>
      </w:pPr>
    </w:p>
    <w:p w14:paraId="410B32A4" w14:textId="77777777" w:rsidR="00BA3F80" w:rsidRDefault="00BA3F80" w:rsidP="00BA3F80">
      <w:pPr>
        <w:autoSpaceDE w:val="0"/>
        <w:autoSpaceDN w:val="0"/>
        <w:ind w:left="720"/>
        <w:rPr>
          <w:rFonts w:cs="Arial"/>
          <w:snapToGrid w:val="0"/>
          <w:color w:val="000000"/>
          <w:lang w:val="en-CA"/>
        </w:rPr>
      </w:pPr>
      <w:r>
        <w:rPr>
          <w:rFonts w:cs="Arial"/>
          <w:snapToGrid w:val="0"/>
          <w:color w:val="000000"/>
          <w:lang w:val="en-CA"/>
        </w:rPr>
        <w:t>This field is NOT fixed format.  It is Tag/Length/Value (TLV) format.  It can contain one or more TLVs in any order.</w:t>
      </w:r>
    </w:p>
    <w:p w14:paraId="65A29CA9" w14:textId="77777777" w:rsidR="00BA3F80" w:rsidRDefault="00BA3F80" w:rsidP="00BA3F80">
      <w:pPr>
        <w:autoSpaceDE w:val="0"/>
        <w:autoSpaceDN w:val="0"/>
        <w:ind w:left="720"/>
        <w:rPr>
          <w:rFonts w:cs="Arial"/>
          <w:snapToGrid w:val="0"/>
          <w:color w:val="000000"/>
          <w:lang w:val="en-CA"/>
        </w:rPr>
      </w:pPr>
    </w:p>
    <w:p w14:paraId="2A60EC7E" w14:textId="77777777" w:rsidR="00BA3F80" w:rsidRDefault="00BA3F80" w:rsidP="00BA3F80">
      <w:pPr>
        <w:autoSpaceDE w:val="0"/>
        <w:autoSpaceDN w:val="0"/>
        <w:ind w:left="720"/>
        <w:rPr>
          <w:rFonts w:cs="Arial"/>
          <w:snapToGrid w:val="0"/>
          <w:color w:val="000000"/>
          <w:lang w:val="en-CA"/>
        </w:rPr>
      </w:pPr>
      <w:r>
        <w:rPr>
          <w:rFonts w:cs="Arial"/>
          <w:snapToGrid w:val="0"/>
          <w:color w:val="000000"/>
          <w:lang w:val="en-CA"/>
        </w:rPr>
        <w:t>This field currently supports one TLV, but in the future can be expanded to carry additional TLV elements.</w:t>
      </w:r>
    </w:p>
    <w:p w14:paraId="635D633B" w14:textId="77777777" w:rsidR="00BA3F80" w:rsidRDefault="00BA3F80" w:rsidP="00BA3F80">
      <w:pPr>
        <w:autoSpaceDE w:val="0"/>
        <w:autoSpaceDN w:val="0"/>
        <w:ind w:left="720"/>
        <w:rPr>
          <w:rFonts w:cs="Arial"/>
          <w:snapToGrid w:val="0"/>
          <w:color w:val="000000"/>
          <w:lang w:val="en-CA"/>
        </w:rPr>
      </w:pPr>
    </w:p>
    <w:p w14:paraId="10B4B6E3" w14:textId="77777777" w:rsidR="00BA3F80" w:rsidRDefault="00BA3F80" w:rsidP="00BA3F80">
      <w:pPr>
        <w:autoSpaceDE w:val="0"/>
        <w:autoSpaceDN w:val="0"/>
        <w:ind w:left="720"/>
        <w:rPr>
          <w:rFonts w:cs="Arial"/>
          <w:snapToGrid w:val="0"/>
          <w:color w:val="000000"/>
          <w:lang w:val="en-CA"/>
        </w:rPr>
      </w:pPr>
      <w:r>
        <w:rPr>
          <w:rFonts w:cs="Arial"/>
          <w:snapToGrid w:val="0"/>
          <w:color w:val="000000"/>
          <w:lang w:val="en-CA"/>
        </w:rPr>
        <w:t>Processing Information included in this field must contain a Tag Name, Tag Length, and Tag Value.</w:t>
      </w:r>
    </w:p>
    <w:p w14:paraId="7FD8DDE1" w14:textId="77777777" w:rsidR="00BA3F80" w:rsidRDefault="00BA3F80" w:rsidP="00BA3F80">
      <w:pPr>
        <w:autoSpaceDE w:val="0"/>
        <w:autoSpaceDN w:val="0"/>
        <w:ind w:left="720"/>
        <w:rPr>
          <w:rFonts w:cs="Arial"/>
          <w:snapToGrid w:val="0"/>
          <w:color w:val="000000"/>
          <w:lang w:val="en-CA"/>
        </w:rPr>
      </w:pPr>
    </w:p>
    <w:p w14:paraId="3DC50284" w14:textId="77777777" w:rsidR="00BA3F80" w:rsidRPr="005E4468" w:rsidRDefault="00BA3F80" w:rsidP="00BA3F80">
      <w:pPr>
        <w:autoSpaceDE w:val="0"/>
        <w:autoSpaceDN w:val="0"/>
        <w:ind w:firstLine="720"/>
        <w:rPr>
          <w:rFonts w:cs="Arial"/>
          <w:b/>
          <w:bCs/>
          <w:snapToGrid w:val="0"/>
          <w:color w:val="538135" w:themeColor="accent3"/>
        </w:rPr>
      </w:pPr>
      <w:r w:rsidRPr="005E4468">
        <w:rPr>
          <w:rFonts w:cs="Arial"/>
          <w:b/>
          <w:bCs/>
          <w:snapToGrid w:val="0"/>
          <w:color w:val="538135" w:themeColor="accent3"/>
        </w:rPr>
        <w:t>Tag AD – Unrecognized/Unsupported AID (Application Identifier)</w:t>
      </w:r>
    </w:p>
    <w:p w14:paraId="49FE4C82" w14:textId="77777777" w:rsidR="00BA3F80" w:rsidRPr="00BA3F80" w:rsidRDefault="00BA3F80" w:rsidP="00BA3F80">
      <w:pPr>
        <w:autoSpaceDE w:val="0"/>
        <w:autoSpaceDN w:val="0"/>
        <w:ind w:left="1440"/>
        <w:rPr>
          <w:rFonts w:cs="Arial"/>
          <w:bCs/>
          <w:snapToGrid w:val="0"/>
          <w:color w:val="FF0000"/>
        </w:rPr>
      </w:pPr>
      <w:r w:rsidRPr="00BA3F80">
        <w:rPr>
          <w:rFonts w:cs="Arial"/>
          <w:bCs/>
          <w:snapToGrid w:val="0"/>
        </w:rPr>
        <w:t>Tag "AD" is used to identify a scenario when the POS Solution does NOT recognize, or does not support, the AID</w:t>
      </w:r>
      <w:r w:rsidRPr="00BA3F80">
        <w:rPr>
          <w:rFonts w:cs="Arial"/>
          <w:bCs/>
          <w:snapToGrid w:val="0"/>
          <w:color w:val="1F497D"/>
        </w:rPr>
        <w:t xml:space="preserve"> </w:t>
      </w:r>
      <w:r w:rsidRPr="00BA3F80">
        <w:rPr>
          <w:rFonts w:cs="Arial"/>
          <w:bCs/>
          <w:snapToGrid w:val="0"/>
        </w:rPr>
        <w:t>on a CHIP Card, and the customer is asked to swipe the card instead.  In such a scenario, the POS Solution should send FID 9 – SFID U with a Tag Value of "Y".  In all other CHIP fallback scenarios (from CHIP to MSR), this Tag does NOT apply and should NOT be sent.</w:t>
      </w:r>
      <w:r w:rsidRPr="00BA3F80">
        <w:rPr>
          <w:rFonts w:cs="Arial"/>
          <w:bCs/>
          <w:snapToGrid w:val="0"/>
          <w:color w:val="FF0000"/>
        </w:rPr>
        <w:t xml:space="preserve"> </w:t>
      </w:r>
    </w:p>
    <w:p w14:paraId="3BC9E6CD" w14:textId="77777777" w:rsidR="00BA3F80" w:rsidRDefault="00BA3F80" w:rsidP="00BA3F80">
      <w:pPr>
        <w:autoSpaceDE w:val="0"/>
        <w:autoSpaceDN w:val="0"/>
        <w:ind w:left="720"/>
        <w:rPr>
          <w:rFonts w:cs="Arial"/>
          <w:snapToGrid w:val="0"/>
          <w:color w:val="FF0000"/>
        </w:rPr>
      </w:pPr>
    </w:p>
    <w:p w14:paraId="4BA81C91" w14:textId="77777777" w:rsidR="008B5D76" w:rsidRDefault="008B5D76" w:rsidP="008B5D76">
      <w:pPr>
        <w:autoSpaceDE w:val="0"/>
        <w:autoSpaceDN w:val="0"/>
        <w:ind w:left="1440"/>
        <w:rPr>
          <w:rFonts w:cs="Arial"/>
          <w:bCs/>
          <w:snapToGrid w:val="0"/>
        </w:rPr>
      </w:pPr>
      <w:r w:rsidRPr="000650AE">
        <w:rPr>
          <w:rFonts w:cs="Arial"/>
          <w:bCs/>
          <w:snapToGrid w:val="0"/>
        </w:rPr>
        <w:t xml:space="preserve">This field only applies when </w:t>
      </w:r>
      <w:r>
        <w:rPr>
          <w:rFonts w:cs="Arial"/>
          <w:bCs/>
          <w:snapToGrid w:val="0"/>
        </w:rPr>
        <w:t>'</w:t>
      </w:r>
      <w:r w:rsidRPr="00150AAA">
        <w:rPr>
          <w:rFonts w:cs="Arial"/>
          <w:b/>
          <w:bCs/>
          <w:snapToGrid w:val="0"/>
        </w:rPr>
        <w:t>BOTH</w:t>
      </w:r>
      <w:r>
        <w:rPr>
          <w:rFonts w:cs="Arial"/>
          <w:bCs/>
          <w:snapToGrid w:val="0"/>
        </w:rPr>
        <w:t xml:space="preserve">' of the </w:t>
      </w:r>
      <w:r w:rsidRPr="000650AE">
        <w:rPr>
          <w:rFonts w:cs="Arial"/>
          <w:bCs/>
          <w:snapToGrid w:val="0"/>
        </w:rPr>
        <w:t xml:space="preserve">following </w:t>
      </w:r>
      <w:r>
        <w:rPr>
          <w:rFonts w:cs="Arial"/>
          <w:bCs/>
          <w:snapToGrid w:val="0"/>
        </w:rPr>
        <w:t>are</w:t>
      </w:r>
      <w:r w:rsidRPr="000650AE">
        <w:rPr>
          <w:rFonts w:cs="Arial"/>
          <w:bCs/>
          <w:snapToGrid w:val="0"/>
        </w:rPr>
        <w:t xml:space="preserve"> true:</w:t>
      </w:r>
    </w:p>
    <w:p w14:paraId="0B5CB534" w14:textId="77777777" w:rsidR="005E4468" w:rsidRPr="000650AE" w:rsidRDefault="005E4468" w:rsidP="008B5D76">
      <w:pPr>
        <w:autoSpaceDE w:val="0"/>
        <w:autoSpaceDN w:val="0"/>
        <w:ind w:left="1440"/>
        <w:rPr>
          <w:rFonts w:cs="Arial"/>
          <w:bCs/>
          <w:snapToGrid w:val="0"/>
        </w:rPr>
      </w:pPr>
    </w:p>
    <w:p w14:paraId="7EA04D26" w14:textId="77777777" w:rsidR="008B5D76" w:rsidRPr="005E4468" w:rsidRDefault="008B5D76" w:rsidP="00F12805">
      <w:pPr>
        <w:pStyle w:val="ListParagraph"/>
        <w:numPr>
          <w:ilvl w:val="0"/>
          <w:numId w:val="163"/>
        </w:numPr>
        <w:rPr>
          <w:snapToGrid w:val="0"/>
        </w:rPr>
      </w:pPr>
      <w:r w:rsidRPr="005E4468">
        <w:rPr>
          <w:snapToGrid w:val="0"/>
        </w:rPr>
        <w:t>Cardholder is present, tries to insert their card, and the POS Solution instructs the Cardholder to swipe the card instead, due to unrecognized/unsupported AID</w:t>
      </w:r>
    </w:p>
    <w:p w14:paraId="66BCB306" w14:textId="77777777" w:rsidR="008B5D76" w:rsidRDefault="008B5D76" w:rsidP="00F12805">
      <w:pPr>
        <w:pStyle w:val="ListParagraph"/>
        <w:numPr>
          <w:ilvl w:val="0"/>
          <w:numId w:val="163"/>
        </w:numPr>
        <w:rPr>
          <w:snapToGrid w:val="0"/>
        </w:rPr>
      </w:pPr>
      <w:r w:rsidRPr="005E4468">
        <w:rPr>
          <w:snapToGrid w:val="0"/>
        </w:rPr>
        <w:t>Cardholder then swipes (as per POS Solution instructions)</w:t>
      </w:r>
    </w:p>
    <w:p w14:paraId="702CCFB5" w14:textId="77777777" w:rsidR="005E4468" w:rsidRPr="005E4468" w:rsidRDefault="005E4468" w:rsidP="005E4468">
      <w:pPr>
        <w:pStyle w:val="ListParagraph"/>
        <w:ind w:left="1800"/>
        <w:rPr>
          <w:snapToGrid w:val="0"/>
        </w:rPr>
      </w:pPr>
    </w:p>
    <w:p w14:paraId="02294D7E" w14:textId="77777777" w:rsidR="008B5D76" w:rsidRDefault="008B5D76" w:rsidP="008B5D76">
      <w:pPr>
        <w:autoSpaceDE w:val="0"/>
        <w:autoSpaceDN w:val="0"/>
        <w:ind w:left="1440"/>
        <w:rPr>
          <w:rFonts w:cs="Arial"/>
          <w:bCs/>
          <w:snapToGrid w:val="0"/>
        </w:rPr>
      </w:pPr>
      <w:r w:rsidRPr="000650AE">
        <w:rPr>
          <w:rFonts w:cs="Arial"/>
          <w:bCs/>
          <w:snapToGrid w:val="0"/>
        </w:rPr>
        <w:t xml:space="preserve">Therefore, this field </w:t>
      </w:r>
      <w:r w:rsidRPr="00150AAA">
        <w:rPr>
          <w:rFonts w:cs="Arial"/>
          <w:b/>
          <w:bCs/>
          <w:snapToGrid w:val="0"/>
        </w:rPr>
        <w:t>DOES NOT</w:t>
      </w:r>
      <w:r w:rsidRPr="000650AE">
        <w:rPr>
          <w:rFonts w:cs="Arial"/>
          <w:bCs/>
          <w:snapToGrid w:val="0"/>
        </w:rPr>
        <w:t xml:space="preserve"> apply in the following </w:t>
      </w:r>
      <w:r>
        <w:rPr>
          <w:rFonts w:cs="Arial"/>
          <w:bCs/>
          <w:snapToGrid w:val="0"/>
        </w:rPr>
        <w:t xml:space="preserve">example </w:t>
      </w:r>
      <w:r w:rsidRPr="000650AE">
        <w:rPr>
          <w:rFonts w:cs="Arial"/>
          <w:bCs/>
          <w:snapToGrid w:val="0"/>
        </w:rPr>
        <w:t>situations:</w:t>
      </w:r>
    </w:p>
    <w:p w14:paraId="058E7C45" w14:textId="77777777" w:rsidR="005E4468" w:rsidRPr="000650AE" w:rsidRDefault="005E4468" w:rsidP="008B5D76">
      <w:pPr>
        <w:autoSpaceDE w:val="0"/>
        <w:autoSpaceDN w:val="0"/>
        <w:ind w:left="1440"/>
        <w:rPr>
          <w:rFonts w:cs="Arial"/>
          <w:bCs/>
          <w:snapToGrid w:val="0"/>
        </w:rPr>
      </w:pPr>
    </w:p>
    <w:p w14:paraId="46421DF6" w14:textId="77777777" w:rsidR="008B5D76" w:rsidRPr="005E4468" w:rsidRDefault="008B5D76" w:rsidP="00F12805">
      <w:pPr>
        <w:pStyle w:val="ListParagraph"/>
        <w:numPr>
          <w:ilvl w:val="0"/>
          <w:numId w:val="164"/>
        </w:numPr>
        <w:rPr>
          <w:snapToGrid w:val="0"/>
        </w:rPr>
      </w:pPr>
      <w:r w:rsidRPr="005E4468">
        <w:rPr>
          <w:snapToGrid w:val="0"/>
        </w:rPr>
        <w:t>Merchant does a 'subsequent' transaction without the Cardholder being present, or without the Cardholder inserting and then swiping their card (for example:  Void, Preauth Completion).</w:t>
      </w:r>
    </w:p>
    <w:p w14:paraId="71844E5B" w14:textId="77777777" w:rsidR="008B5D76" w:rsidRPr="005E4468" w:rsidRDefault="008B5D76" w:rsidP="00F12805">
      <w:pPr>
        <w:pStyle w:val="ListParagraph"/>
        <w:numPr>
          <w:ilvl w:val="0"/>
          <w:numId w:val="164"/>
        </w:numPr>
        <w:rPr>
          <w:snapToGrid w:val="0"/>
        </w:rPr>
      </w:pPr>
      <w:r w:rsidRPr="005E4468">
        <w:rPr>
          <w:snapToGrid w:val="0"/>
        </w:rPr>
        <w:t>If there is an unrecognized/unsupported AID scenario, but instead of swiping, the Card number is entered manually.</w:t>
      </w:r>
    </w:p>
    <w:p w14:paraId="7BBEEE78" w14:textId="77777777" w:rsidR="008B5D76" w:rsidRPr="005E4468" w:rsidRDefault="008B5D76" w:rsidP="00F12805">
      <w:pPr>
        <w:pStyle w:val="ListParagraph"/>
        <w:numPr>
          <w:ilvl w:val="0"/>
          <w:numId w:val="164"/>
        </w:numPr>
        <w:rPr>
          <w:snapToGrid w:val="0"/>
        </w:rPr>
      </w:pPr>
      <w:r w:rsidRPr="005E4468">
        <w:rPr>
          <w:snapToGrid w:val="0"/>
        </w:rPr>
        <w:t xml:space="preserve">If there is an unrecognized/unsupported AID scenario, Cardholder is instructed to swipe instead, but the transaction is cancelled and re-started as a new transaction but manually entered. </w:t>
      </w:r>
    </w:p>
    <w:p w14:paraId="66CF63B5" w14:textId="77777777" w:rsidR="008B5D76" w:rsidRDefault="008B5D76" w:rsidP="00BA3F80">
      <w:pPr>
        <w:autoSpaceDE w:val="0"/>
        <w:autoSpaceDN w:val="0"/>
        <w:ind w:left="720"/>
        <w:rPr>
          <w:rFonts w:cs="Arial"/>
          <w:snapToGrid w:val="0"/>
          <w:color w:val="FF0000"/>
        </w:rPr>
      </w:pPr>
    </w:p>
    <w:tbl>
      <w:tblPr>
        <w:tblW w:w="0" w:type="auto"/>
        <w:tblInd w:w="1548"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9"/>
        <w:gridCol w:w="935"/>
        <w:gridCol w:w="5918"/>
      </w:tblGrid>
      <w:tr w:rsidR="00BA3F80" w14:paraId="6B277113" w14:textId="77777777" w:rsidTr="005E4468">
        <w:trPr>
          <w:tblHeader/>
        </w:trPr>
        <w:tc>
          <w:tcPr>
            <w:tcW w:w="1710" w:type="dxa"/>
            <w:tcMar>
              <w:top w:w="0" w:type="dxa"/>
              <w:left w:w="108" w:type="dxa"/>
              <w:bottom w:w="0" w:type="dxa"/>
              <w:right w:w="108" w:type="dxa"/>
            </w:tcMar>
            <w:hideMark/>
          </w:tcPr>
          <w:p w14:paraId="3D31092B" w14:textId="77777777" w:rsidR="00BA3F80" w:rsidRDefault="00BA3F80" w:rsidP="00041CDF">
            <w:pPr>
              <w:autoSpaceDE w:val="0"/>
              <w:autoSpaceDN w:val="0"/>
              <w:spacing w:before="60" w:after="60"/>
              <w:jc w:val="center"/>
              <w:rPr>
                <w:rFonts w:eastAsiaTheme="minorHAnsi" w:cs="Arial"/>
                <w:b/>
                <w:bCs/>
                <w:snapToGrid w:val="0"/>
                <w:color w:val="000000"/>
                <w:lang w:val="en-CA"/>
              </w:rPr>
            </w:pPr>
            <w:r>
              <w:rPr>
                <w:rFonts w:cs="Arial"/>
                <w:b/>
                <w:bCs/>
                <w:snapToGrid w:val="0"/>
                <w:color w:val="000000"/>
                <w:lang w:val="en-CA"/>
              </w:rPr>
              <w:lastRenderedPageBreak/>
              <w:t>Position</w:t>
            </w:r>
          </w:p>
        </w:tc>
        <w:tc>
          <w:tcPr>
            <w:tcW w:w="900" w:type="dxa"/>
            <w:tcMar>
              <w:top w:w="0" w:type="dxa"/>
              <w:left w:w="108" w:type="dxa"/>
              <w:bottom w:w="0" w:type="dxa"/>
              <w:right w:w="108" w:type="dxa"/>
            </w:tcMar>
            <w:hideMark/>
          </w:tcPr>
          <w:p w14:paraId="1D399E79" w14:textId="77777777" w:rsidR="00BA3F80" w:rsidRDefault="00BA3F80" w:rsidP="00041CDF">
            <w:pPr>
              <w:autoSpaceDE w:val="0"/>
              <w:autoSpaceDN w:val="0"/>
              <w:spacing w:before="60" w:after="60"/>
              <w:jc w:val="center"/>
              <w:rPr>
                <w:rFonts w:eastAsiaTheme="minorHAnsi" w:cs="Arial"/>
                <w:b/>
                <w:bCs/>
                <w:snapToGrid w:val="0"/>
                <w:color w:val="000000"/>
                <w:lang w:val="en-CA"/>
              </w:rPr>
            </w:pPr>
            <w:r>
              <w:rPr>
                <w:rFonts w:cs="Arial"/>
                <w:b/>
                <w:bCs/>
                <w:snapToGrid w:val="0"/>
                <w:color w:val="000000"/>
                <w:lang w:val="en-CA"/>
              </w:rPr>
              <w:t>Length</w:t>
            </w:r>
          </w:p>
        </w:tc>
        <w:tc>
          <w:tcPr>
            <w:tcW w:w="6138" w:type="dxa"/>
            <w:tcMar>
              <w:top w:w="0" w:type="dxa"/>
              <w:left w:w="108" w:type="dxa"/>
              <w:bottom w:w="0" w:type="dxa"/>
              <w:right w:w="108" w:type="dxa"/>
            </w:tcMar>
            <w:hideMark/>
          </w:tcPr>
          <w:p w14:paraId="4681585B" w14:textId="77777777" w:rsidR="00BA3F80" w:rsidRDefault="00BA3F80" w:rsidP="00041CDF">
            <w:pPr>
              <w:autoSpaceDE w:val="0"/>
              <w:autoSpaceDN w:val="0"/>
              <w:spacing w:before="60" w:after="60"/>
              <w:rPr>
                <w:rFonts w:eastAsiaTheme="minorHAnsi" w:cs="Arial"/>
                <w:b/>
                <w:bCs/>
                <w:snapToGrid w:val="0"/>
                <w:color w:val="000000"/>
                <w:lang w:val="en-CA"/>
              </w:rPr>
            </w:pPr>
            <w:r>
              <w:rPr>
                <w:rFonts w:cs="Arial"/>
                <w:b/>
                <w:bCs/>
                <w:snapToGrid w:val="0"/>
                <w:color w:val="000000"/>
                <w:lang w:val="en-CA"/>
              </w:rPr>
              <w:t>Description</w:t>
            </w:r>
          </w:p>
        </w:tc>
      </w:tr>
      <w:tr w:rsidR="00BA3F80" w14:paraId="6E868E2C" w14:textId="77777777" w:rsidTr="005E4468">
        <w:trPr>
          <w:tblHeader/>
        </w:trPr>
        <w:tc>
          <w:tcPr>
            <w:tcW w:w="1710" w:type="dxa"/>
            <w:tcMar>
              <w:top w:w="0" w:type="dxa"/>
              <w:left w:w="108" w:type="dxa"/>
              <w:bottom w:w="0" w:type="dxa"/>
              <w:right w:w="108" w:type="dxa"/>
            </w:tcMar>
            <w:hideMark/>
          </w:tcPr>
          <w:p w14:paraId="6329D3D2"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1-2</w:t>
            </w:r>
          </w:p>
        </w:tc>
        <w:tc>
          <w:tcPr>
            <w:tcW w:w="900" w:type="dxa"/>
            <w:tcMar>
              <w:top w:w="0" w:type="dxa"/>
              <w:left w:w="108" w:type="dxa"/>
              <w:bottom w:w="0" w:type="dxa"/>
              <w:right w:w="108" w:type="dxa"/>
            </w:tcMar>
            <w:hideMark/>
          </w:tcPr>
          <w:p w14:paraId="56B00B1C"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2</w:t>
            </w:r>
          </w:p>
        </w:tc>
        <w:tc>
          <w:tcPr>
            <w:tcW w:w="6138" w:type="dxa"/>
            <w:tcMar>
              <w:top w:w="0" w:type="dxa"/>
              <w:left w:w="108" w:type="dxa"/>
              <w:bottom w:w="0" w:type="dxa"/>
              <w:right w:w="108" w:type="dxa"/>
            </w:tcMar>
            <w:hideMark/>
          </w:tcPr>
          <w:p w14:paraId="3AA7199F" w14:textId="77777777" w:rsidR="00BA3F80" w:rsidRDefault="00BA3F80" w:rsidP="005E4468">
            <w:pPr>
              <w:autoSpaceDE w:val="0"/>
              <w:autoSpaceDN w:val="0"/>
              <w:spacing w:after="120"/>
              <w:rPr>
                <w:rFonts w:eastAsiaTheme="minorHAnsi" w:cs="Arial"/>
                <w:b/>
                <w:bCs/>
                <w:snapToGrid w:val="0"/>
                <w:color w:val="000000"/>
                <w:lang w:val="en-CA"/>
              </w:rPr>
            </w:pPr>
            <w:r>
              <w:rPr>
                <w:rFonts w:cs="Arial"/>
                <w:b/>
                <w:bCs/>
                <w:snapToGrid w:val="0"/>
                <w:color w:val="000000"/>
                <w:lang w:val="en-CA"/>
              </w:rPr>
              <w:t>Tag Name</w:t>
            </w:r>
          </w:p>
          <w:p w14:paraId="378ECA8B" w14:textId="77777777" w:rsidR="00BA3F80" w:rsidRDefault="00BA3F80">
            <w:pPr>
              <w:autoSpaceDE w:val="0"/>
              <w:autoSpaceDN w:val="0"/>
              <w:rPr>
                <w:rFonts w:cs="Arial"/>
                <w:snapToGrid w:val="0"/>
                <w:color w:val="000000"/>
                <w:lang w:val="en-CA"/>
              </w:rPr>
            </w:pPr>
            <w:r>
              <w:rPr>
                <w:rFonts w:cs="Arial"/>
                <w:snapToGrid w:val="0"/>
                <w:color w:val="000000"/>
                <w:lang w:val="en-CA"/>
              </w:rPr>
              <w:t>Hexadecimal characters (0–F) identifying the Tag Name.  Value "</w:t>
            </w:r>
            <w:r>
              <w:rPr>
                <w:rFonts w:cs="Arial"/>
                <w:b/>
                <w:bCs/>
                <w:snapToGrid w:val="0"/>
                <w:color w:val="000000"/>
                <w:lang w:val="en-CA"/>
              </w:rPr>
              <w:t>AD</w:t>
            </w:r>
            <w:r>
              <w:rPr>
                <w:rFonts w:cs="Arial"/>
                <w:snapToGrid w:val="0"/>
                <w:color w:val="000000"/>
                <w:lang w:val="en-CA"/>
              </w:rPr>
              <w:t>".</w:t>
            </w:r>
          </w:p>
          <w:p w14:paraId="7BFD11E8" w14:textId="77777777" w:rsidR="005E4468" w:rsidRDefault="005E4468">
            <w:pPr>
              <w:autoSpaceDE w:val="0"/>
              <w:autoSpaceDN w:val="0"/>
              <w:rPr>
                <w:rFonts w:cs="Arial"/>
                <w:snapToGrid w:val="0"/>
                <w:color w:val="000000"/>
                <w:lang w:val="en-CA"/>
              </w:rPr>
            </w:pPr>
          </w:p>
          <w:p w14:paraId="36A4E233" w14:textId="77777777" w:rsidR="005E4468" w:rsidRDefault="005E4468">
            <w:pPr>
              <w:autoSpaceDE w:val="0"/>
              <w:autoSpaceDN w:val="0"/>
              <w:rPr>
                <w:rFonts w:eastAsiaTheme="minorHAnsi" w:cs="Arial"/>
                <w:snapToGrid w:val="0"/>
                <w:color w:val="000000"/>
                <w:lang w:val="en-CA"/>
              </w:rPr>
            </w:pPr>
          </w:p>
        </w:tc>
      </w:tr>
      <w:tr w:rsidR="00BA3F80" w14:paraId="61785763" w14:textId="77777777" w:rsidTr="005E4468">
        <w:trPr>
          <w:tblHeader/>
        </w:trPr>
        <w:tc>
          <w:tcPr>
            <w:tcW w:w="1710" w:type="dxa"/>
            <w:tcMar>
              <w:top w:w="0" w:type="dxa"/>
              <w:left w:w="108" w:type="dxa"/>
              <w:bottom w:w="0" w:type="dxa"/>
              <w:right w:w="108" w:type="dxa"/>
            </w:tcMar>
            <w:hideMark/>
          </w:tcPr>
          <w:p w14:paraId="3B093169"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3-4</w:t>
            </w:r>
          </w:p>
        </w:tc>
        <w:tc>
          <w:tcPr>
            <w:tcW w:w="900" w:type="dxa"/>
            <w:tcMar>
              <w:top w:w="0" w:type="dxa"/>
              <w:left w:w="108" w:type="dxa"/>
              <w:bottom w:w="0" w:type="dxa"/>
              <w:right w:w="108" w:type="dxa"/>
            </w:tcMar>
            <w:hideMark/>
          </w:tcPr>
          <w:p w14:paraId="6AB953B2"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2</w:t>
            </w:r>
          </w:p>
        </w:tc>
        <w:tc>
          <w:tcPr>
            <w:tcW w:w="6138" w:type="dxa"/>
            <w:tcMar>
              <w:top w:w="0" w:type="dxa"/>
              <w:left w:w="108" w:type="dxa"/>
              <w:bottom w:w="0" w:type="dxa"/>
              <w:right w:w="108" w:type="dxa"/>
            </w:tcMar>
            <w:hideMark/>
          </w:tcPr>
          <w:p w14:paraId="62CCC999" w14:textId="77777777" w:rsidR="00BA3F80" w:rsidRDefault="00BA3F80" w:rsidP="005E4468">
            <w:pPr>
              <w:autoSpaceDE w:val="0"/>
              <w:autoSpaceDN w:val="0"/>
              <w:spacing w:after="120"/>
              <w:rPr>
                <w:rFonts w:eastAsiaTheme="minorHAnsi" w:cs="Arial"/>
                <w:b/>
                <w:bCs/>
                <w:snapToGrid w:val="0"/>
                <w:color w:val="000000"/>
                <w:lang w:val="en-CA"/>
              </w:rPr>
            </w:pPr>
            <w:r>
              <w:rPr>
                <w:rFonts w:cs="Arial"/>
                <w:b/>
                <w:bCs/>
                <w:snapToGrid w:val="0"/>
                <w:color w:val="000000"/>
                <w:lang w:val="en-CA"/>
              </w:rPr>
              <w:t>Tag Length</w:t>
            </w:r>
          </w:p>
          <w:p w14:paraId="655EEF09" w14:textId="77777777" w:rsidR="00BA3F80" w:rsidRDefault="00BA3F80">
            <w:pPr>
              <w:autoSpaceDE w:val="0"/>
              <w:autoSpaceDN w:val="0"/>
              <w:rPr>
                <w:rFonts w:cs="Arial"/>
                <w:snapToGrid w:val="0"/>
                <w:color w:val="000000"/>
                <w:lang w:val="en-CA"/>
              </w:rPr>
            </w:pPr>
            <w:r>
              <w:rPr>
                <w:rFonts w:cs="Arial"/>
                <w:snapToGrid w:val="0"/>
                <w:color w:val="000000"/>
                <w:lang w:val="en-CA"/>
              </w:rPr>
              <w:t>Hexadecimal characters (0–F) identifying the Tag Length.  Value "</w:t>
            </w:r>
            <w:r>
              <w:rPr>
                <w:rFonts w:cs="Arial"/>
                <w:b/>
                <w:bCs/>
                <w:snapToGrid w:val="0"/>
                <w:color w:val="000000"/>
                <w:lang w:val="en-CA"/>
              </w:rPr>
              <w:t>01</w:t>
            </w:r>
            <w:r>
              <w:rPr>
                <w:rFonts w:cs="Arial"/>
                <w:snapToGrid w:val="0"/>
                <w:color w:val="000000"/>
                <w:lang w:val="en-CA"/>
              </w:rPr>
              <w:t>".</w:t>
            </w:r>
          </w:p>
          <w:p w14:paraId="06052129" w14:textId="77777777" w:rsidR="005E4468" w:rsidRDefault="005E4468">
            <w:pPr>
              <w:autoSpaceDE w:val="0"/>
              <w:autoSpaceDN w:val="0"/>
              <w:rPr>
                <w:rFonts w:cs="Arial"/>
                <w:snapToGrid w:val="0"/>
                <w:color w:val="000000"/>
                <w:lang w:val="en-CA"/>
              </w:rPr>
            </w:pPr>
          </w:p>
          <w:p w14:paraId="0DD5E329" w14:textId="77777777" w:rsidR="005E4468" w:rsidRDefault="005E4468">
            <w:pPr>
              <w:autoSpaceDE w:val="0"/>
              <w:autoSpaceDN w:val="0"/>
              <w:rPr>
                <w:rFonts w:eastAsiaTheme="minorHAnsi" w:cs="Arial"/>
                <w:snapToGrid w:val="0"/>
                <w:color w:val="000000"/>
                <w:lang w:val="en-CA"/>
              </w:rPr>
            </w:pPr>
          </w:p>
        </w:tc>
      </w:tr>
      <w:tr w:rsidR="00BA3F80" w14:paraId="531D08CA" w14:textId="77777777" w:rsidTr="005E4468">
        <w:trPr>
          <w:tblHeader/>
        </w:trPr>
        <w:tc>
          <w:tcPr>
            <w:tcW w:w="1710" w:type="dxa"/>
            <w:tcMar>
              <w:top w:w="0" w:type="dxa"/>
              <w:left w:w="108" w:type="dxa"/>
              <w:bottom w:w="0" w:type="dxa"/>
              <w:right w:w="108" w:type="dxa"/>
            </w:tcMar>
            <w:hideMark/>
          </w:tcPr>
          <w:p w14:paraId="60BD5358"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5</w:t>
            </w:r>
          </w:p>
        </w:tc>
        <w:tc>
          <w:tcPr>
            <w:tcW w:w="900" w:type="dxa"/>
            <w:tcMar>
              <w:top w:w="0" w:type="dxa"/>
              <w:left w:w="108" w:type="dxa"/>
              <w:bottom w:w="0" w:type="dxa"/>
              <w:right w:w="108" w:type="dxa"/>
            </w:tcMar>
            <w:hideMark/>
          </w:tcPr>
          <w:p w14:paraId="5A3343C3" w14:textId="77777777" w:rsidR="00BA3F80" w:rsidRDefault="00BA3F80" w:rsidP="005E4468">
            <w:pPr>
              <w:autoSpaceDE w:val="0"/>
              <w:autoSpaceDN w:val="0"/>
              <w:jc w:val="center"/>
              <w:rPr>
                <w:rFonts w:eastAsiaTheme="minorHAnsi" w:cs="Arial"/>
                <w:snapToGrid w:val="0"/>
                <w:color w:val="000000"/>
                <w:lang w:val="en-CA"/>
              </w:rPr>
            </w:pPr>
            <w:r>
              <w:rPr>
                <w:rFonts w:cs="Arial"/>
                <w:snapToGrid w:val="0"/>
                <w:color w:val="000000"/>
                <w:lang w:val="en-CA"/>
              </w:rPr>
              <w:t>1</w:t>
            </w:r>
          </w:p>
        </w:tc>
        <w:tc>
          <w:tcPr>
            <w:tcW w:w="6138" w:type="dxa"/>
            <w:tcMar>
              <w:top w:w="0" w:type="dxa"/>
              <w:left w:w="108" w:type="dxa"/>
              <w:bottom w:w="0" w:type="dxa"/>
              <w:right w:w="108" w:type="dxa"/>
            </w:tcMar>
            <w:hideMark/>
          </w:tcPr>
          <w:p w14:paraId="7BBB8626" w14:textId="77777777" w:rsidR="00BA3F80" w:rsidRDefault="00BA3F80" w:rsidP="005E4468">
            <w:pPr>
              <w:autoSpaceDE w:val="0"/>
              <w:autoSpaceDN w:val="0"/>
              <w:spacing w:after="120"/>
              <w:rPr>
                <w:rFonts w:eastAsiaTheme="minorHAnsi" w:cs="Arial"/>
                <w:b/>
                <w:bCs/>
                <w:snapToGrid w:val="0"/>
                <w:color w:val="000000"/>
                <w:lang w:val="en-CA"/>
              </w:rPr>
            </w:pPr>
            <w:r>
              <w:rPr>
                <w:rFonts w:cs="Arial"/>
                <w:b/>
                <w:bCs/>
                <w:snapToGrid w:val="0"/>
                <w:color w:val="000000"/>
                <w:lang w:val="en-CA"/>
              </w:rPr>
              <w:t>Tag Value</w:t>
            </w:r>
          </w:p>
          <w:p w14:paraId="641658BD" w14:textId="77777777" w:rsidR="00BA3F80" w:rsidRDefault="00BA3F80">
            <w:pPr>
              <w:autoSpaceDE w:val="0"/>
              <w:autoSpaceDN w:val="0"/>
              <w:rPr>
                <w:rFonts w:cs="Arial"/>
                <w:snapToGrid w:val="0"/>
                <w:color w:val="000000"/>
                <w:lang w:val="en-CA"/>
              </w:rPr>
            </w:pPr>
            <w:r>
              <w:rPr>
                <w:rFonts w:cs="Arial"/>
                <w:snapToGrid w:val="0"/>
                <w:color w:val="000000"/>
                <w:lang w:val="en-CA"/>
              </w:rPr>
              <w:t>Value "</w:t>
            </w:r>
            <w:r>
              <w:rPr>
                <w:rFonts w:cs="Arial"/>
                <w:b/>
                <w:bCs/>
                <w:snapToGrid w:val="0"/>
                <w:color w:val="000000"/>
                <w:lang w:val="en-CA"/>
              </w:rPr>
              <w:t>Y</w:t>
            </w:r>
            <w:r>
              <w:rPr>
                <w:rFonts w:cs="Arial"/>
                <w:snapToGrid w:val="0"/>
                <w:color w:val="000000"/>
                <w:lang w:val="en-CA"/>
              </w:rPr>
              <w:t>".</w:t>
            </w:r>
          </w:p>
          <w:p w14:paraId="48572B18" w14:textId="77777777" w:rsidR="00F31ED0" w:rsidRDefault="00F31ED0">
            <w:pPr>
              <w:autoSpaceDE w:val="0"/>
              <w:autoSpaceDN w:val="0"/>
              <w:rPr>
                <w:rFonts w:eastAsiaTheme="minorHAnsi" w:cs="Arial"/>
                <w:snapToGrid w:val="0"/>
                <w:color w:val="000000"/>
                <w:lang w:val="en-CA"/>
              </w:rPr>
            </w:pPr>
          </w:p>
        </w:tc>
      </w:tr>
    </w:tbl>
    <w:p w14:paraId="1BE71BC1" w14:textId="77777777" w:rsidR="005E4468" w:rsidRDefault="005E4468" w:rsidP="00BA3F80">
      <w:pPr>
        <w:autoSpaceDE w:val="0"/>
        <w:autoSpaceDN w:val="0"/>
        <w:ind w:left="1440"/>
        <w:rPr>
          <w:rFonts w:cs="Arial"/>
          <w:snapToGrid w:val="0"/>
        </w:rPr>
      </w:pPr>
    </w:p>
    <w:p w14:paraId="0C2083F2" w14:textId="77777777" w:rsidR="00BA3F80" w:rsidRDefault="00BA3F80" w:rsidP="00BA3F80">
      <w:pPr>
        <w:autoSpaceDE w:val="0"/>
        <w:autoSpaceDN w:val="0"/>
        <w:ind w:left="1440"/>
        <w:rPr>
          <w:rFonts w:cs="Arial"/>
          <w:snapToGrid w:val="0"/>
          <w:color w:val="000000"/>
          <w:lang w:val="en-CA"/>
        </w:rPr>
      </w:pPr>
      <w:r>
        <w:rPr>
          <w:rFonts w:cs="Arial"/>
          <w:snapToGrid w:val="0"/>
        </w:rPr>
        <w:t xml:space="preserve">Example:  </w:t>
      </w:r>
      <w:r>
        <w:rPr>
          <w:rFonts w:cs="Arial"/>
          <w:b/>
          <w:bCs/>
          <w:snapToGrid w:val="0"/>
        </w:rPr>
        <w:t>AD01Y</w:t>
      </w:r>
    </w:p>
    <w:p w14:paraId="5672A3AB" w14:textId="77777777" w:rsidR="00BA3F80" w:rsidRDefault="00BA3F80" w:rsidP="00BA3F80">
      <w:pPr>
        <w:autoSpaceDE w:val="0"/>
        <w:autoSpaceDN w:val="0"/>
        <w:ind w:left="720"/>
        <w:rPr>
          <w:rFonts w:cs="Arial"/>
          <w:snapToGrid w:val="0"/>
          <w:color w:val="000000"/>
          <w:lang w:val="en-CA"/>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5E4468" w14:paraId="3ABD1D24" w14:textId="77777777" w:rsidTr="005E4468">
        <w:tc>
          <w:tcPr>
            <w:tcW w:w="2335" w:type="dxa"/>
          </w:tcPr>
          <w:p w14:paraId="06FDBF46" w14:textId="77777777" w:rsidR="005E4468" w:rsidRDefault="005E4468" w:rsidP="005E4468">
            <w:pPr>
              <w:spacing w:after="120"/>
              <w:rPr>
                <w:b/>
                <w:snapToGrid w:val="0"/>
              </w:rPr>
            </w:pPr>
            <w:r>
              <w:rPr>
                <w:b/>
                <w:snapToGrid w:val="0"/>
              </w:rPr>
              <w:t>Request</w:t>
            </w:r>
          </w:p>
        </w:tc>
        <w:tc>
          <w:tcPr>
            <w:tcW w:w="7105" w:type="dxa"/>
          </w:tcPr>
          <w:p w14:paraId="4F9FA656" w14:textId="77777777" w:rsidR="005E4468" w:rsidRPr="00656472" w:rsidRDefault="005E4468" w:rsidP="005E4468">
            <w:pPr>
              <w:tabs>
                <w:tab w:val="left" w:pos="0"/>
                <w:tab w:val="left" w:pos="720"/>
                <w:tab w:val="left" w:pos="1440"/>
                <w:tab w:val="left" w:pos="2160"/>
                <w:tab w:val="left" w:pos="2880"/>
                <w:tab w:val="left" w:pos="3600"/>
                <w:tab w:val="left" w:pos="4320"/>
              </w:tabs>
              <w:spacing w:line="240" w:lineRule="atLeast"/>
              <w:rPr>
                <w:snapToGrid w:val="0"/>
                <w:color w:val="000000"/>
              </w:rPr>
            </w:pPr>
            <w:r>
              <w:rPr>
                <w:rFonts w:cs="Arial"/>
                <w:snapToGrid w:val="0"/>
                <w:color w:val="000000"/>
                <w:lang w:val="en-CA"/>
              </w:rPr>
              <w:t>Optional (one or more TLVs in any order).</w:t>
            </w:r>
          </w:p>
        </w:tc>
      </w:tr>
      <w:tr w:rsidR="005E4468" w14:paraId="65AD5BE0" w14:textId="77777777" w:rsidTr="005E4468">
        <w:tc>
          <w:tcPr>
            <w:tcW w:w="2335" w:type="dxa"/>
          </w:tcPr>
          <w:p w14:paraId="0413B723" w14:textId="77777777" w:rsidR="005E4468" w:rsidRDefault="005E4468" w:rsidP="005E4468">
            <w:pPr>
              <w:spacing w:after="120"/>
              <w:rPr>
                <w:b/>
                <w:snapToGrid w:val="0"/>
              </w:rPr>
            </w:pPr>
            <w:r>
              <w:rPr>
                <w:b/>
                <w:snapToGrid w:val="0"/>
              </w:rPr>
              <w:t>Response</w:t>
            </w:r>
          </w:p>
        </w:tc>
        <w:tc>
          <w:tcPr>
            <w:tcW w:w="7105" w:type="dxa"/>
          </w:tcPr>
          <w:p w14:paraId="03657104" w14:textId="77777777" w:rsidR="005E4468" w:rsidRPr="008F0357" w:rsidRDefault="005E4468" w:rsidP="005E4468">
            <w:pPr>
              <w:rPr>
                <w:b/>
                <w:bCs/>
                <w:snapToGrid w:val="0"/>
              </w:rPr>
            </w:pPr>
            <w:r>
              <w:rPr>
                <w:rFonts w:cs="Arial"/>
                <w:snapToGrid w:val="0"/>
                <w:color w:val="000000"/>
                <w:lang w:val="en-CA"/>
              </w:rPr>
              <w:t>Not applicable.</w:t>
            </w:r>
          </w:p>
        </w:tc>
      </w:tr>
    </w:tbl>
    <w:p w14:paraId="180D9FE7" w14:textId="77777777" w:rsidR="00BA3F80" w:rsidRDefault="00BA3F80" w:rsidP="00CC350B">
      <w:pPr>
        <w:tabs>
          <w:tab w:val="left" w:pos="0"/>
          <w:tab w:val="left" w:pos="720"/>
          <w:tab w:val="left" w:pos="1440"/>
          <w:tab w:val="left" w:pos="2160"/>
          <w:tab w:val="left" w:pos="2880"/>
          <w:tab w:val="left" w:pos="3600"/>
          <w:tab w:val="left" w:pos="4320"/>
        </w:tabs>
        <w:spacing w:line="240" w:lineRule="atLeast"/>
        <w:rPr>
          <w:snapToGrid w:val="0"/>
          <w:color w:val="000000"/>
        </w:rPr>
      </w:pPr>
    </w:p>
    <w:p w14:paraId="2FFA4E7E" w14:textId="77777777" w:rsidR="00B30966" w:rsidRPr="0019366D" w:rsidRDefault="00B30966" w:rsidP="00847896">
      <w:pPr>
        <w:pStyle w:val="Heading2"/>
        <w:rPr>
          <w:snapToGrid w:val="0"/>
        </w:rPr>
      </w:pPr>
      <w:bookmarkStart w:id="2762" w:name="_Toc30407768"/>
      <w:bookmarkStart w:id="2763" w:name="_Toc126079337"/>
      <w:r w:rsidRPr="0019366D">
        <w:rPr>
          <w:snapToGrid w:val="0"/>
        </w:rPr>
        <w:t>SFID W – mPOS Acceptance Device</w:t>
      </w:r>
      <w:bookmarkEnd w:id="2762"/>
      <w:bookmarkEnd w:id="2763"/>
    </w:p>
    <w:p w14:paraId="30A1FA63" w14:textId="77777777" w:rsidR="00B30966" w:rsidRDefault="00B30966" w:rsidP="00B30966">
      <w:pPr>
        <w:autoSpaceDE w:val="0"/>
        <w:autoSpaceDN w:val="0"/>
        <w:adjustRightInd w:val="0"/>
        <w:ind w:left="720"/>
        <w:rPr>
          <w:snapToGrid w:val="0"/>
          <w:color w:val="000000"/>
        </w:rPr>
      </w:pPr>
      <w:r>
        <w:rPr>
          <w:snapToGrid w:val="0"/>
          <w:color w:val="000000"/>
        </w:rPr>
        <w:t>This field indicates the primary means of verifying the cardholder at a mPOS Acceptance Device. The format is as follows:</w:t>
      </w:r>
    </w:p>
    <w:p w14:paraId="510F6DCC" w14:textId="77777777" w:rsidR="00D2003F" w:rsidRDefault="00D2003F" w:rsidP="00B30966">
      <w:pPr>
        <w:autoSpaceDE w:val="0"/>
        <w:autoSpaceDN w:val="0"/>
        <w:adjustRightInd w:val="0"/>
        <w:ind w:left="720"/>
        <w:rPr>
          <w:snapToGrid w:val="0"/>
          <w:color w:val="000000"/>
        </w:rPr>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D2003F" w14:paraId="5166A0B2" w14:textId="77777777" w:rsidTr="003004FF">
        <w:trPr>
          <w:tblHeader/>
        </w:trPr>
        <w:tc>
          <w:tcPr>
            <w:tcW w:w="1097" w:type="dxa"/>
          </w:tcPr>
          <w:p w14:paraId="57F41009" w14:textId="77777777" w:rsidR="00D2003F" w:rsidRDefault="00D2003F" w:rsidP="003004FF">
            <w:pPr>
              <w:pStyle w:val="BodyText2"/>
              <w:jc w:val="center"/>
              <w:rPr>
                <w:color w:val="auto"/>
              </w:rPr>
            </w:pPr>
            <w:r w:rsidRPr="009161F7">
              <w:rPr>
                <w:b/>
                <w:color w:val="auto"/>
              </w:rPr>
              <w:t>Position</w:t>
            </w:r>
          </w:p>
        </w:tc>
        <w:tc>
          <w:tcPr>
            <w:tcW w:w="935" w:type="dxa"/>
          </w:tcPr>
          <w:p w14:paraId="49181CCF" w14:textId="77777777" w:rsidR="00D2003F" w:rsidRDefault="00D2003F" w:rsidP="003004FF">
            <w:pPr>
              <w:pStyle w:val="BodyText2"/>
              <w:jc w:val="center"/>
              <w:rPr>
                <w:color w:val="auto"/>
              </w:rPr>
            </w:pPr>
            <w:r w:rsidRPr="009161F7">
              <w:rPr>
                <w:b/>
                <w:color w:val="auto"/>
              </w:rPr>
              <w:t>Length</w:t>
            </w:r>
          </w:p>
        </w:tc>
        <w:tc>
          <w:tcPr>
            <w:tcW w:w="6356" w:type="dxa"/>
          </w:tcPr>
          <w:p w14:paraId="3D160E7C" w14:textId="77777777" w:rsidR="00D2003F" w:rsidRDefault="00D2003F" w:rsidP="003004FF">
            <w:pPr>
              <w:pStyle w:val="BodyText2"/>
              <w:rPr>
                <w:color w:val="auto"/>
              </w:rPr>
            </w:pPr>
            <w:r w:rsidRPr="009161F7">
              <w:rPr>
                <w:b/>
                <w:color w:val="auto"/>
              </w:rPr>
              <w:t>Description</w:t>
            </w:r>
          </w:p>
        </w:tc>
        <w:tc>
          <w:tcPr>
            <w:tcW w:w="1260" w:type="dxa"/>
          </w:tcPr>
          <w:p w14:paraId="12368A5C" w14:textId="77777777" w:rsidR="00D2003F" w:rsidRPr="009161F7" w:rsidRDefault="00D2003F" w:rsidP="003004FF">
            <w:pPr>
              <w:pStyle w:val="BodyText2"/>
              <w:jc w:val="center"/>
              <w:rPr>
                <w:b/>
                <w:color w:val="auto"/>
              </w:rPr>
            </w:pPr>
            <w:r>
              <w:rPr>
                <w:b/>
                <w:color w:val="auto"/>
              </w:rPr>
              <w:t>Picture</w:t>
            </w:r>
          </w:p>
        </w:tc>
      </w:tr>
      <w:tr w:rsidR="00D2003F" w:rsidRPr="00EA747F" w14:paraId="22EFD9AA" w14:textId="77777777" w:rsidTr="003004FF">
        <w:tc>
          <w:tcPr>
            <w:tcW w:w="1097" w:type="dxa"/>
          </w:tcPr>
          <w:p w14:paraId="692FAC1F" w14:textId="77777777" w:rsidR="00D2003F" w:rsidRPr="00EA747F" w:rsidRDefault="00D2003F" w:rsidP="003004FF">
            <w:pPr>
              <w:pStyle w:val="BodyText2"/>
              <w:jc w:val="center"/>
              <w:rPr>
                <w:color w:val="auto"/>
              </w:rPr>
            </w:pPr>
            <w:r w:rsidRPr="005734A4">
              <w:rPr>
                <w:color w:val="auto"/>
              </w:rPr>
              <w:t>01</w:t>
            </w:r>
          </w:p>
        </w:tc>
        <w:tc>
          <w:tcPr>
            <w:tcW w:w="935" w:type="dxa"/>
          </w:tcPr>
          <w:p w14:paraId="64EB0AD5" w14:textId="77777777" w:rsidR="00D2003F" w:rsidRPr="00EA747F" w:rsidRDefault="00D2003F" w:rsidP="003004FF">
            <w:pPr>
              <w:pStyle w:val="BodyText2"/>
              <w:jc w:val="center"/>
              <w:rPr>
                <w:color w:val="auto"/>
              </w:rPr>
            </w:pPr>
            <w:r>
              <w:rPr>
                <w:color w:val="000000"/>
              </w:rPr>
              <w:t>1</w:t>
            </w:r>
          </w:p>
        </w:tc>
        <w:tc>
          <w:tcPr>
            <w:tcW w:w="6356" w:type="dxa"/>
          </w:tcPr>
          <w:p w14:paraId="280B8AF6" w14:textId="77777777" w:rsidR="00D2003F" w:rsidRPr="000B76FA" w:rsidRDefault="00D2003F" w:rsidP="00D2003F">
            <w:pPr>
              <w:spacing w:after="120"/>
              <w:rPr>
                <w:snapToGrid w:val="0"/>
                <w:color w:val="000000"/>
              </w:rPr>
            </w:pPr>
            <w:r w:rsidRPr="00B30966">
              <w:rPr>
                <w:b/>
                <w:snapToGrid w:val="0"/>
                <w:color w:val="000000"/>
              </w:rPr>
              <w:t>mPOS Cardholder Authentication</w:t>
            </w:r>
            <w:r>
              <w:rPr>
                <w:snapToGrid w:val="0"/>
                <w:color w:val="000000"/>
              </w:rPr>
              <w:tab/>
            </w:r>
            <w:r>
              <w:rPr>
                <w:snapToGrid w:val="0"/>
                <w:color w:val="000000"/>
              </w:rPr>
              <w:tab/>
            </w:r>
          </w:p>
          <w:p w14:paraId="5DDEC353" w14:textId="77777777" w:rsidR="00D2003F" w:rsidRDefault="00D2003F" w:rsidP="00D2003F">
            <w:pPr>
              <w:rPr>
                <w:snapToGrid w:val="0"/>
                <w:color w:val="000000"/>
              </w:rPr>
            </w:pPr>
            <w:r>
              <w:rPr>
                <w:snapToGrid w:val="0"/>
                <w:color w:val="000000"/>
              </w:rPr>
              <w:t>Indicates how the PIN was entered by the cardholder</w:t>
            </w:r>
          </w:p>
          <w:p w14:paraId="45F83DB0" w14:textId="77777777" w:rsidR="00D2003F" w:rsidRDefault="00D2003F" w:rsidP="00D2003F">
            <w:pPr>
              <w:rPr>
                <w:snapToGrid w:val="0"/>
                <w:color w:val="000000"/>
              </w:rPr>
            </w:pPr>
          </w:p>
          <w:p w14:paraId="5F637069" w14:textId="77777777" w:rsidR="00D2003F" w:rsidRDefault="00D2003F" w:rsidP="00D2003F">
            <w:pPr>
              <w:rPr>
                <w:snapToGrid w:val="0"/>
                <w:color w:val="000000"/>
              </w:rPr>
            </w:pPr>
            <w:r>
              <w:rPr>
                <w:snapToGrid w:val="0"/>
                <w:color w:val="000000"/>
              </w:rPr>
              <w:t>Valid values are:</w:t>
            </w:r>
          </w:p>
          <w:p w14:paraId="04DC666E" w14:textId="77777777" w:rsidR="00D2003F" w:rsidRDefault="00D2003F" w:rsidP="00D2003F">
            <w:pPr>
              <w:rPr>
                <w:snapToGrid w:val="0"/>
                <w:color w:val="000000"/>
              </w:rPr>
            </w:pPr>
          </w:p>
          <w:p w14:paraId="16524E39" w14:textId="77777777" w:rsidR="00D2003F" w:rsidRDefault="00D2003F" w:rsidP="00D2003F">
            <w:pPr>
              <w:rPr>
                <w:snapToGrid w:val="0"/>
                <w:color w:val="000000"/>
              </w:rPr>
            </w:pPr>
            <w:r>
              <w:rPr>
                <w:snapToGrid w:val="0"/>
                <w:color w:val="000000"/>
              </w:rPr>
              <w:t>1 = PIN Entry Capability</w:t>
            </w:r>
          </w:p>
          <w:p w14:paraId="6E8FA663" w14:textId="77777777" w:rsidR="00D2003F" w:rsidRDefault="00D2003F" w:rsidP="00D2003F">
            <w:pPr>
              <w:rPr>
                <w:snapToGrid w:val="0"/>
                <w:color w:val="000000"/>
              </w:rPr>
            </w:pPr>
            <w:r>
              <w:rPr>
                <w:snapToGrid w:val="0"/>
                <w:color w:val="000000"/>
              </w:rPr>
              <w:t>7 = Software-based PIN Entry</w:t>
            </w:r>
          </w:p>
          <w:p w14:paraId="17EF2153" w14:textId="77777777" w:rsidR="00D2003F" w:rsidRPr="00EA747F" w:rsidRDefault="00D2003F" w:rsidP="00D2003F">
            <w:pPr>
              <w:ind w:left="720" w:hanging="720"/>
            </w:pPr>
          </w:p>
        </w:tc>
        <w:tc>
          <w:tcPr>
            <w:tcW w:w="1260" w:type="dxa"/>
          </w:tcPr>
          <w:p w14:paraId="4BDE1C48" w14:textId="77777777" w:rsidR="00D2003F" w:rsidRPr="00EA747F" w:rsidRDefault="00D2003F" w:rsidP="003004FF">
            <w:pPr>
              <w:autoSpaceDE w:val="0"/>
              <w:autoSpaceDN w:val="0"/>
              <w:adjustRightInd w:val="0"/>
              <w:ind w:left="340" w:hanging="340"/>
              <w:jc w:val="center"/>
              <w:rPr>
                <w:snapToGrid w:val="0"/>
              </w:rPr>
            </w:pPr>
            <w:r>
              <w:rPr>
                <w:snapToGrid w:val="0"/>
                <w:color w:val="000000"/>
              </w:rPr>
              <w:t>PIC X(1)</w:t>
            </w:r>
          </w:p>
        </w:tc>
      </w:tr>
      <w:tr w:rsidR="00D2003F" w:rsidRPr="00EA747F" w14:paraId="3E244DC4" w14:textId="77777777" w:rsidTr="003004FF">
        <w:tc>
          <w:tcPr>
            <w:tcW w:w="1097" w:type="dxa"/>
          </w:tcPr>
          <w:p w14:paraId="667E0AA0" w14:textId="77777777" w:rsidR="00D2003F" w:rsidRPr="005734A4" w:rsidRDefault="00D2003F" w:rsidP="003004FF">
            <w:pPr>
              <w:pStyle w:val="BodyText2"/>
              <w:jc w:val="center"/>
              <w:rPr>
                <w:color w:val="auto"/>
              </w:rPr>
            </w:pPr>
            <w:r>
              <w:rPr>
                <w:color w:val="000000"/>
              </w:rPr>
              <w:t>02</w:t>
            </w:r>
          </w:p>
        </w:tc>
        <w:tc>
          <w:tcPr>
            <w:tcW w:w="935" w:type="dxa"/>
          </w:tcPr>
          <w:p w14:paraId="0C6A7AFD" w14:textId="77777777" w:rsidR="00D2003F" w:rsidRDefault="00D2003F" w:rsidP="003004FF">
            <w:pPr>
              <w:pStyle w:val="BodyText2"/>
              <w:jc w:val="center"/>
              <w:rPr>
                <w:color w:val="000000"/>
              </w:rPr>
            </w:pPr>
            <w:r>
              <w:rPr>
                <w:color w:val="000000"/>
              </w:rPr>
              <w:t>1</w:t>
            </w:r>
          </w:p>
        </w:tc>
        <w:tc>
          <w:tcPr>
            <w:tcW w:w="6356" w:type="dxa"/>
          </w:tcPr>
          <w:p w14:paraId="6BFCEDBC" w14:textId="77777777" w:rsidR="00D2003F" w:rsidRPr="000B76FA" w:rsidRDefault="00D2003F" w:rsidP="00D2003F">
            <w:pPr>
              <w:spacing w:after="120"/>
              <w:rPr>
                <w:snapToGrid w:val="0"/>
                <w:color w:val="000000"/>
              </w:rPr>
            </w:pPr>
            <w:r>
              <w:rPr>
                <w:b/>
                <w:snapToGrid w:val="0"/>
                <w:color w:val="000000"/>
              </w:rPr>
              <w:t>Terminal Type</w:t>
            </w:r>
            <w:r>
              <w:rPr>
                <w:snapToGrid w:val="0"/>
                <w:color w:val="000000"/>
              </w:rPr>
              <w:tab/>
            </w:r>
            <w:r>
              <w:rPr>
                <w:snapToGrid w:val="0"/>
                <w:color w:val="000000"/>
              </w:rPr>
              <w:tab/>
            </w:r>
            <w:r>
              <w:rPr>
                <w:snapToGrid w:val="0"/>
                <w:color w:val="000000"/>
              </w:rPr>
              <w:tab/>
            </w:r>
            <w:r>
              <w:rPr>
                <w:snapToGrid w:val="0"/>
                <w:color w:val="000000"/>
              </w:rPr>
              <w:tab/>
            </w:r>
            <w:r>
              <w:rPr>
                <w:snapToGrid w:val="0"/>
                <w:color w:val="000000"/>
              </w:rPr>
              <w:tab/>
            </w:r>
          </w:p>
          <w:p w14:paraId="61393D7B" w14:textId="77777777" w:rsidR="00D2003F" w:rsidRDefault="00D2003F" w:rsidP="00D2003F">
            <w:pPr>
              <w:rPr>
                <w:snapToGrid w:val="0"/>
                <w:color w:val="000000"/>
              </w:rPr>
            </w:pPr>
            <w:r>
              <w:rPr>
                <w:snapToGrid w:val="0"/>
                <w:color w:val="000000"/>
              </w:rPr>
              <w:t>An indicator specifying additional information about the terminal used to initiate the transaction</w:t>
            </w:r>
          </w:p>
          <w:p w14:paraId="6BF87F02" w14:textId="77777777" w:rsidR="00D2003F" w:rsidRDefault="00D2003F" w:rsidP="00D2003F">
            <w:pPr>
              <w:rPr>
                <w:snapToGrid w:val="0"/>
                <w:color w:val="000000"/>
              </w:rPr>
            </w:pPr>
          </w:p>
          <w:p w14:paraId="372D5C13" w14:textId="77777777" w:rsidR="00D2003F" w:rsidRDefault="00D2003F" w:rsidP="00D2003F">
            <w:pPr>
              <w:rPr>
                <w:snapToGrid w:val="0"/>
                <w:color w:val="000000"/>
              </w:rPr>
            </w:pPr>
            <w:r>
              <w:rPr>
                <w:snapToGrid w:val="0"/>
                <w:color w:val="000000"/>
              </w:rPr>
              <w:t>Valid values are:</w:t>
            </w:r>
          </w:p>
          <w:p w14:paraId="6232118D" w14:textId="77777777" w:rsidR="00D2003F" w:rsidRDefault="00D2003F" w:rsidP="00D2003F">
            <w:pPr>
              <w:rPr>
                <w:snapToGrid w:val="0"/>
                <w:color w:val="000000"/>
              </w:rPr>
            </w:pPr>
          </w:p>
          <w:p w14:paraId="35D84775" w14:textId="77777777" w:rsidR="00D2003F" w:rsidRDefault="00D2003F" w:rsidP="00D2003F">
            <w:pPr>
              <w:ind w:left="360" w:hanging="360"/>
              <w:rPr>
                <w:snapToGrid w:val="0"/>
                <w:color w:val="000000"/>
              </w:rPr>
            </w:pPr>
            <w:r>
              <w:rPr>
                <w:snapToGrid w:val="0"/>
                <w:color w:val="000000"/>
              </w:rPr>
              <w:t>8 = Mobile acceptance solution; software-based solution that uses an off-the-shelf mobile telecommunications device to accept a card payment</w:t>
            </w:r>
          </w:p>
          <w:p w14:paraId="453A294C" w14:textId="77777777" w:rsidR="00D2003F" w:rsidRDefault="00D2003F" w:rsidP="00D2003F">
            <w:pPr>
              <w:ind w:left="360" w:hanging="360"/>
              <w:rPr>
                <w:snapToGrid w:val="0"/>
                <w:color w:val="000000"/>
              </w:rPr>
            </w:pPr>
          </w:p>
          <w:p w14:paraId="634F219F" w14:textId="77777777" w:rsidR="00D2003F" w:rsidRDefault="00D2003F" w:rsidP="00D2003F">
            <w:pPr>
              <w:ind w:left="360" w:hanging="360"/>
              <w:rPr>
                <w:snapToGrid w:val="0"/>
                <w:color w:val="000000"/>
              </w:rPr>
            </w:pPr>
            <w:r>
              <w:rPr>
                <w:snapToGrid w:val="0"/>
                <w:color w:val="000000"/>
              </w:rPr>
              <w:t>9 = Mobile acceptance solution; uses a mobile telecommunications device that is not solely dedicated to POS functions and has the ability to accept card payment</w:t>
            </w:r>
          </w:p>
          <w:p w14:paraId="6DC9C8DF" w14:textId="77777777" w:rsidR="00D2003F" w:rsidRPr="00B30966" w:rsidRDefault="00D2003F" w:rsidP="00D2003F">
            <w:pPr>
              <w:rPr>
                <w:b/>
                <w:snapToGrid w:val="0"/>
                <w:color w:val="000000"/>
              </w:rPr>
            </w:pPr>
          </w:p>
        </w:tc>
        <w:tc>
          <w:tcPr>
            <w:tcW w:w="1260" w:type="dxa"/>
          </w:tcPr>
          <w:p w14:paraId="712BF35E" w14:textId="77777777" w:rsidR="00D2003F" w:rsidRDefault="00D2003F" w:rsidP="003004FF">
            <w:pPr>
              <w:autoSpaceDE w:val="0"/>
              <w:autoSpaceDN w:val="0"/>
              <w:adjustRightInd w:val="0"/>
              <w:ind w:left="340" w:hanging="340"/>
              <w:jc w:val="center"/>
              <w:rPr>
                <w:snapToGrid w:val="0"/>
                <w:color w:val="000000"/>
              </w:rPr>
            </w:pPr>
            <w:r>
              <w:rPr>
                <w:snapToGrid w:val="0"/>
                <w:color w:val="000000"/>
              </w:rPr>
              <w:lastRenderedPageBreak/>
              <w:t>PIC X(1)</w:t>
            </w:r>
          </w:p>
        </w:tc>
      </w:tr>
    </w:tbl>
    <w:p w14:paraId="11C83258" w14:textId="77777777" w:rsidR="00D2003F" w:rsidRDefault="00D2003F" w:rsidP="00B30966">
      <w:pPr>
        <w:autoSpaceDE w:val="0"/>
        <w:autoSpaceDN w:val="0"/>
        <w:adjustRightInd w:val="0"/>
        <w:ind w:left="720"/>
        <w:rPr>
          <w:snapToGrid w:val="0"/>
          <w:color w:val="000000"/>
        </w:rPr>
      </w:pPr>
    </w:p>
    <w:p w14:paraId="48402127" w14:textId="77777777" w:rsidR="00B30966" w:rsidRDefault="00B30966" w:rsidP="00B30966">
      <w:pPr>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2003F" w14:paraId="0B8C6101" w14:textId="77777777" w:rsidTr="003004FF">
        <w:tc>
          <w:tcPr>
            <w:tcW w:w="2335" w:type="dxa"/>
          </w:tcPr>
          <w:p w14:paraId="5F449E12" w14:textId="77777777" w:rsidR="00D2003F" w:rsidRDefault="00D2003F" w:rsidP="003004FF">
            <w:pPr>
              <w:spacing w:after="120"/>
              <w:rPr>
                <w:b/>
                <w:snapToGrid w:val="0"/>
              </w:rPr>
            </w:pPr>
            <w:r>
              <w:rPr>
                <w:b/>
                <w:snapToGrid w:val="0"/>
              </w:rPr>
              <w:t>Request</w:t>
            </w:r>
          </w:p>
        </w:tc>
        <w:tc>
          <w:tcPr>
            <w:tcW w:w="7105" w:type="dxa"/>
          </w:tcPr>
          <w:p w14:paraId="66710EA0" w14:textId="77777777" w:rsidR="00D2003F" w:rsidRDefault="00D2003F" w:rsidP="00D2003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Optional. </w:t>
            </w:r>
          </w:p>
          <w:p w14:paraId="1A4AF428" w14:textId="77777777" w:rsidR="00D2003F" w:rsidRDefault="00D2003F" w:rsidP="00D2003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Required in purchase and preauth request message transactions when the transaction is performed with a mPOS Acceptance Device.</w:t>
            </w:r>
          </w:p>
          <w:p w14:paraId="488568D0" w14:textId="77777777" w:rsidR="00D2003F" w:rsidRDefault="00D2003F" w:rsidP="00D2003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 xml:space="preserve">If FID 9 SFID W is present in the preauthorization request message; then FID 9 SFID W is required on preauthorization completion with the same value that it was sent in the  corresponding preauthorization transaction. </w:t>
            </w:r>
          </w:p>
          <w:p w14:paraId="4112DBF0" w14:textId="77777777" w:rsidR="00D2003F" w:rsidRDefault="00D2003F" w:rsidP="003004FF">
            <w:pPr>
              <w:autoSpaceDE w:val="0"/>
              <w:autoSpaceDN w:val="0"/>
              <w:adjustRightInd w:val="0"/>
              <w:rPr>
                <w:b/>
                <w:snapToGrid w:val="0"/>
              </w:rPr>
            </w:pPr>
          </w:p>
        </w:tc>
      </w:tr>
      <w:tr w:rsidR="00D2003F" w14:paraId="5F95A65F" w14:textId="77777777" w:rsidTr="003004FF">
        <w:tc>
          <w:tcPr>
            <w:tcW w:w="2335" w:type="dxa"/>
          </w:tcPr>
          <w:p w14:paraId="23721C89" w14:textId="77777777" w:rsidR="00D2003F" w:rsidRDefault="00D2003F" w:rsidP="003004FF">
            <w:pPr>
              <w:spacing w:after="120"/>
              <w:rPr>
                <w:b/>
                <w:snapToGrid w:val="0"/>
              </w:rPr>
            </w:pPr>
            <w:r>
              <w:rPr>
                <w:b/>
                <w:snapToGrid w:val="0"/>
              </w:rPr>
              <w:t>Response</w:t>
            </w:r>
          </w:p>
        </w:tc>
        <w:tc>
          <w:tcPr>
            <w:tcW w:w="7105" w:type="dxa"/>
          </w:tcPr>
          <w:p w14:paraId="6BBD7DF2" w14:textId="77777777" w:rsidR="00D2003F" w:rsidRPr="00BD60E7" w:rsidRDefault="00D2003F" w:rsidP="003004F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Not applicable.</w:t>
            </w:r>
          </w:p>
        </w:tc>
      </w:tr>
      <w:tr w:rsidR="00D2003F" w14:paraId="008544D5" w14:textId="77777777" w:rsidTr="003004FF">
        <w:tc>
          <w:tcPr>
            <w:tcW w:w="2335" w:type="dxa"/>
          </w:tcPr>
          <w:p w14:paraId="0B1C754A" w14:textId="77777777" w:rsidR="00D2003F" w:rsidRDefault="00D2003F" w:rsidP="003004FF">
            <w:pPr>
              <w:spacing w:after="120"/>
              <w:rPr>
                <w:b/>
                <w:snapToGrid w:val="0"/>
              </w:rPr>
            </w:pPr>
            <w:r w:rsidRPr="00FB4BC9">
              <w:rPr>
                <w:rFonts w:cs="Arial"/>
                <w:b/>
                <w:bCs/>
                <w:lang w:val="en-CA"/>
              </w:rPr>
              <w:t>Internal Field</w:t>
            </w:r>
          </w:p>
        </w:tc>
        <w:tc>
          <w:tcPr>
            <w:tcW w:w="7105" w:type="dxa"/>
          </w:tcPr>
          <w:p w14:paraId="5DCC4523" w14:textId="77777777" w:rsidR="00D2003F" w:rsidRDefault="00D2003F" w:rsidP="003004FF">
            <w:pPr>
              <w:rPr>
                <w:b/>
                <w:snapToGrid w:val="0"/>
              </w:rPr>
            </w:pPr>
            <w:r>
              <w:t>BASE24 POS Data1 Token</w:t>
            </w:r>
          </w:p>
        </w:tc>
      </w:tr>
    </w:tbl>
    <w:p w14:paraId="13AE4F30" w14:textId="77777777" w:rsidR="00D2003F" w:rsidRDefault="00D2003F" w:rsidP="00B30966">
      <w:pPr>
        <w:autoSpaceDE w:val="0"/>
        <w:autoSpaceDN w:val="0"/>
        <w:adjustRightInd w:val="0"/>
        <w:ind w:left="720"/>
        <w:rPr>
          <w:b/>
          <w:snapToGrid w:val="0"/>
        </w:rPr>
      </w:pPr>
    </w:p>
    <w:p w14:paraId="21209392" w14:textId="77777777" w:rsidR="00CE2BD1" w:rsidRDefault="00CE2BD1">
      <w:pPr>
        <w:rPr>
          <w:b/>
          <w:snapToGrid w:val="0"/>
          <w:sz w:val="24"/>
        </w:rPr>
      </w:pPr>
    </w:p>
    <w:p w14:paraId="79CA10AE" w14:textId="77777777" w:rsidR="00CE2BD1" w:rsidRPr="00CE2BD1" w:rsidRDefault="00CE2BD1" w:rsidP="00847896">
      <w:pPr>
        <w:pStyle w:val="Heading2"/>
        <w:rPr>
          <w:snapToGrid w:val="0"/>
        </w:rPr>
      </w:pPr>
      <w:bookmarkStart w:id="2764" w:name="_Toc30407769"/>
      <w:bookmarkStart w:id="2765" w:name="_Toc126079338"/>
      <w:r w:rsidRPr="007F5EE4">
        <w:rPr>
          <w:snapToGrid w:val="0"/>
        </w:rPr>
        <w:t xml:space="preserve">SFID Y – Extended </w:t>
      </w:r>
      <w:r w:rsidRPr="00CE2BD1">
        <w:rPr>
          <w:snapToGrid w:val="0"/>
          <w:lang w:val="en-CA"/>
        </w:rPr>
        <w:t xml:space="preserve">Authentication </w:t>
      </w:r>
      <w:r w:rsidRPr="00CE2BD1">
        <w:rPr>
          <w:snapToGrid w:val="0"/>
        </w:rPr>
        <w:t>Data</w:t>
      </w:r>
      <w:bookmarkEnd w:id="2764"/>
      <w:bookmarkEnd w:id="2765"/>
      <w:r w:rsidRPr="00CE2BD1">
        <w:rPr>
          <w:snapToGrid w:val="0"/>
        </w:rPr>
        <w:t xml:space="preserve"> </w:t>
      </w:r>
    </w:p>
    <w:p w14:paraId="57EED417" w14:textId="77777777" w:rsidR="00ED5B42" w:rsidRDefault="00CE2BD1" w:rsidP="00CE2BD1">
      <w:pPr>
        <w:autoSpaceDE w:val="0"/>
        <w:autoSpaceDN w:val="0"/>
        <w:adjustRightInd w:val="0"/>
        <w:ind w:left="720"/>
        <w:rPr>
          <w:snapToGrid w:val="0"/>
          <w:color w:val="000000"/>
        </w:rPr>
      </w:pPr>
      <w:r>
        <w:rPr>
          <w:snapToGrid w:val="0"/>
          <w:color w:val="000000"/>
        </w:rPr>
        <w:t xml:space="preserve">This field provides information about a Mastercard 3D Secure transaction. </w:t>
      </w:r>
    </w:p>
    <w:p w14:paraId="004B55BE" w14:textId="77777777" w:rsidR="00ED5B42" w:rsidRDefault="00ED5B42" w:rsidP="00CE2BD1">
      <w:pPr>
        <w:autoSpaceDE w:val="0"/>
        <w:autoSpaceDN w:val="0"/>
        <w:adjustRightInd w:val="0"/>
        <w:ind w:left="720"/>
        <w:rPr>
          <w:snapToGrid w:val="0"/>
          <w:color w:val="000000"/>
        </w:rPr>
      </w:pPr>
      <w:r>
        <w:rPr>
          <w:snapToGrid w:val="0"/>
          <w:color w:val="000000"/>
        </w:rPr>
        <w:t>It contains the Program Protocol and t</w:t>
      </w:r>
      <w:r w:rsidR="00CE2BD1">
        <w:rPr>
          <w:snapToGrid w:val="0"/>
          <w:color w:val="000000"/>
        </w:rPr>
        <w:t>he Directory Server Transaction ID</w:t>
      </w:r>
      <w:r>
        <w:rPr>
          <w:snapToGrid w:val="0"/>
          <w:color w:val="000000"/>
        </w:rPr>
        <w:t>.</w:t>
      </w:r>
    </w:p>
    <w:p w14:paraId="65251644" w14:textId="77777777" w:rsidR="00CE2BD1" w:rsidRDefault="00ED5B42" w:rsidP="00CE2BD1">
      <w:pPr>
        <w:autoSpaceDE w:val="0"/>
        <w:autoSpaceDN w:val="0"/>
        <w:adjustRightInd w:val="0"/>
        <w:ind w:left="720"/>
        <w:rPr>
          <w:snapToGrid w:val="0"/>
          <w:color w:val="000000"/>
        </w:rPr>
      </w:pPr>
      <w:r>
        <w:rPr>
          <w:snapToGrid w:val="0"/>
          <w:color w:val="000000"/>
        </w:rPr>
        <w:t>This field</w:t>
      </w:r>
      <w:r w:rsidR="00CE2BD1">
        <w:rPr>
          <w:snapToGrid w:val="0"/>
          <w:color w:val="000000"/>
        </w:rPr>
        <w:t xml:space="preserve"> is required </w:t>
      </w:r>
      <w:r w:rsidR="00CE2BD1" w:rsidRPr="00CE2BD1">
        <w:rPr>
          <w:b/>
          <w:snapToGrid w:val="0"/>
          <w:color w:val="000000"/>
        </w:rPr>
        <w:t>for purchase, preauth and preauth completion transactions</w:t>
      </w:r>
      <w:r w:rsidR="00CE2BD1">
        <w:rPr>
          <w:snapToGrid w:val="0"/>
          <w:color w:val="000000"/>
        </w:rPr>
        <w:t xml:space="preserve"> </w:t>
      </w:r>
    </w:p>
    <w:p w14:paraId="5AD40A0A" w14:textId="77777777" w:rsidR="00CE2BD1" w:rsidRDefault="00CE2BD1" w:rsidP="00CE2BD1">
      <w:pPr>
        <w:ind w:left="720"/>
        <w:rPr>
          <w:snapToGrid w:val="0"/>
          <w:color w:val="000000"/>
        </w:rPr>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D2003F" w14:paraId="6406B2AA" w14:textId="77777777" w:rsidTr="003004FF">
        <w:trPr>
          <w:tblHeader/>
        </w:trPr>
        <w:tc>
          <w:tcPr>
            <w:tcW w:w="1097" w:type="dxa"/>
          </w:tcPr>
          <w:p w14:paraId="139219F8" w14:textId="77777777" w:rsidR="00D2003F" w:rsidRDefault="00D2003F" w:rsidP="00041CDF">
            <w:pPr>
              <w:pStyle w:val="BodyText2"/>
              <w:spacing w:before="60" w:after="60"/>
              <w:jc w:val="center"/>
              <w:rPr>
                <w:color w:val="auto"/>
              </w:rPr>
            </w:pPr>
            <w:r w:rsidRPr="009161F7">
              <w:rPr>
                <w:b/>
                <w:color w:val="auto"/>
              </w:rPr>
              <w:t>Position</w:t>
            </w:r>
          </w:p>
        </w:tc>
        <w:tc>
          <w:tcPr>
            <w:tcW w:w="935" w:type="dxa"/>
          </w:tcPr>
          <w:p w14:paraId="66FB0DFE" w14:textId="77777777" w:rsidR="00D2003F" w:rsidRDefault="00D2003F" w:rsidP="00041CDF">
            <w:pPr>
              <w:pStyle w:val="BodyText2"/>
              <w:spacing w:before="60" w:after="60"/>
              <w:jc w:val="center"/>
              <w:rPr>
                <w:color w:val="auto"/>
              </w:rPr>
            </w:pPr>
            <w:r w:rsidRPr="009161F7">
              <w:rPr>
                <w:b/>
                <w:color w:val="auto"/>
              </w:rPr>
              <w:t>Length</w:t>
            </w:r>
          </w:p>
        </w:tc>
        <w:tc>
          <w:tcPr>
            <w:tcW w:w="6356" w:type="dxa"/>
          </w:tcPr>
          <w:p w14:paraId="4854AD61" w14:textId="77777777" w:rsidR="00D2003F" w:rsidRDefault="00D2003F" w:rsidP="00041CDF">
            <w:pPr>
              <w:pStyle w:val="BodyText2"/>
              <w:spacing w:before="60" w:after="60"/>
              <w:rPr>
                <w:color w:val="auto"/>
              </w:rPr>
            </w:pPr>
            <w:r w:rsidRPr="009161F7">
              <w:rPr>
                <w:b/>
                <w:color w:val="auto"/>
              </w:rPr>
              <w:t>Description</w:t>
            </w:r>
          </w:p>
        </w:tc>
        <w:tc>
          <w:tcPr>
            <w:tcW w:w="1260" w:type="dxa"/>
          </w:tcPr>
          <w:p w14:paraId="738C2F7D" w14:textId="77777777" w:rsidR="00D2003F" w:rsidRPr="009161F7" w:rsidRDefault="00D2003F" w:rsidP="00041CDF">
            <w:pPr>
              <w:pStyle w:val="BodyText2"/>
              <w:spacing w:before="60" w:after="60"/>
              <w:jc w:val="center"/>
              <w:rPr>
                <w:b/>
                <w:color w:val="auto"/>
              </w:rPr>
            </w:pPr>
            <w:r>
              <w:rPr>
                <w:b/>
                <w:color w:val="auto"/>
              </w:rPr>
              <w:t>Picture</w:t>
            </w:r>
          </w:p>
        </w:tc>
      </w:tr>
      <w:tr w:rsidR="00D2003F" w:rsidRPr="00EA747F" w14:paraId="1E5E1E8F" w14:textId="77777777" w:rsidTr="003004FF">
        <w:tc>
          <w:tcPr>
            <w:tcW w:w="1097" w:type="dxa"/>
          </w:tcPr>
          <w:p w14:paraId="7000FF18" w14:textId="77777777" w:rsidR="00D2003F" w:rsidRPr="00EA747F" w:rsidRDefault="00D2003F" w:rsidP="003004FF">
            <w:pPr>
              <w:pStyle w:val="BodyText2"/>
              <w:jc w:val="center"/>
              <w:rPr>
                <w:color w:val="auto"/>
              </w:rPr>
            </w:pPr>
            <w:r w:rsidRPr="005734A4">
              <w:rPr>
                <w:color w:val="auto"/>
              </w:rPr>
              <w:t>01</w:t>
            </w:r>
          </w:p>
        </w:tc>
        <w:tc>
          <w:tcPr>
            <w:tcW w:w="935" w:type="dxa"/>
          </w:tcPr>
          <w:p w14:paraId="714725AA" w14:textId="77777777" w:rsidR="00D2003F" w:rsidRPr="00EA747F" w:rsidRDefault="00D2003F" w:rsidP="003004FF">
            <w:pPr>
              <w:pStyle w:val="BodyText2"/>
              <w:jc w:val="center"/>
              <w:rPr>
                <w:color w:val="auto"/>
              </w:rPr>
            </w:pPr>
            <w:r>
              <w:rPr>
                <w:color w:val="000000"/>
              </w:rPr>
              <w:t>1</w:t>
            </w:r>
          </w:p>
        </w:tc>
        <w:tc>
          <w:tcPr>
            <w:tcW w:w="6356" w:type="dxa"/>
          </w:tcPr>
          <w:p w14:paraId="517CE4F7" w14:textId="77777777" w:rsidR="00D2003F" w:rsidRPr="008F2C87" w:rsidRDefault="00D2003F" w:rsidP="00D2003F">
            <w:pPr>
              <w:spacing w:after="120"/>
              <w:rPr>
                <w:snapToGrid w:val="0"/>
                <w:color w:val="000000"/>
              </w:rPr>
            </w:pPr>
            <w:r>
              <w:rPr>
                <w:b/>
                <w:snapToGrid w:val="0"/>
                <w:color w:val="000000"/>
              </w:rPr>
              <w:t>Program Protocol</w:t>
            </w:r>
            <w:r>
              <w:rPr>
                <w:snapToGrid w:val="0"/>
                <w:color w:val="000000"/>
              </w:rPr>
              <w:tab/>
            </w:r>
            <w:r>
              <w:rPr>
                <w:snapToGrid w:val="0"/>
                <w:color w:val="000000"/>
              </w:rPr>
              <w:tab/>
            </w:r>
            <w:r>
              <w:rPr>
                <w:snapToGrid w:val="0"/>
                <w:color w:val="000000"/>
              </w:rPr>
              <w:tab/>
            </w:r>
            <w:r>
              <w:rPr>
                <w:snapToGrid w:val="0"/>
                <w:color w:val="000000"/>
              </w:rPr>
              <w:tab/>
            </w:r>
          </w:p>
          <w:p w14:paraId="3F68BB76" w14:textId="77777777" w:rsidR="00D2003F" w:rsidRDefault="00D2003F" w:rsidP="00D2003F">
            <w:pPr>
              <w:rPr>
                <w:snapToGrid w:val="0"/>
                <w:color w:val="000000"/>
              </w:rPr>
            </w:pPr>
            <w:r>
              <w:rPr>
                <w:snapToGrid w:val="0"/>
                <w:color w:val="000000"/>
              </w:rPr>
              <w:t>This field indicates the Program Protocol.</w:t>
            </w:r>
          </w:p>
          <w:p w14:paraId="2FEC6EA4" w14:textId="77777777" w:rsidR="00D2003F" w:rsidRDefault="00D2003F" w:rsidP="00D2003F">
            <w:pPr>
              <w:rPr>
                <w:snapToGrid w:val="0"/>
                <w:color w:val="000000"/>
              </w:rPr>
            </w:pPr>
          </w:p>
          <w:p w14:paraId="1C5D5C14" w14:textId="77777777" w:rsidR="00D2003F" w:rsidRDefault="00D2003F" w:rsidP="00D2003F">
            <w:pPr>
              <w:rPr>
                <w:snapToGrid w:val="0"/>
                <w:color w:val="000000"/>
              </w:rPr>
            </w:pPr>
            <w:r>
              <w:rPr>
                <w:snapToGrid w:val="0"/>
                <w:color w:val="000000"/>
              </w:rPr>
              <w:t>Valid values are:</w:t>
            </w:r>
          </w:p>
          <w:p w14:paraId="44A21E38" w14:textId="77777777" w:rsidR="00D2003F" w:rsidRDefault="00D2003F" w:rsidP="00D2003F">
            <w:pPr>
              <w:rPr>
                <w:snapToGrid w:val="0"/>
                <w:color w:val="000000"/>
              </w:rPr>
            </w:pPr>
          </w:p>
          <w:p w14:paraId="1A6E119A" w14:textId="77777777" w:rsidR="00D2003F" w:rsidRDefault="00D2003F" w:rsidP="00D2003F">
            <w:pPr>
              <w:rPr>
                <w:snapToGrid w:val="0"/>
                <w:color w:val="000000"/>
              </w:rPr>
            </w:pPr>
            <w:r>
              <w:rPr>
                <w:snapToGrid w:val="0"/>
                <w:color w:val="000000"/>
              </w:rPr>
              <w:t>1 = 3-D Secure Version 1.0 (3DS 1.0)</w:t>
            </w:r>
          </w:p>
          <w:p w14:paraId="0BA610D3" w14:textId="77777777" w:rsidR="00D2003F" w:rsidRDefault="00D2003F" w:rsidP="00D2003F">
            <w:pPr>
              <w:rPr>
                <w:snapToGrid w:val="0"/>
                <w:color w:val="000000"/>
              </w:rPr>
            </w:pPr>
            <w:r>
              <w:rPr>
                <w:snapToGrid w:val="0"/>
                <w:color w:val="000000"/>
              </w:rPr>
              <w:t>2 = EMV 3-D Secure (3DS 2.0)</w:t>
            </w:r>
          </w:p>
          <w:p w14:paraId="7CE013E3" w14:textId="77777777" w:rsidR="00D2003F" w:rsidRPr="00EA747F" w:rsidRDefault="00D2003F" w:rsidP="00D2003F"/>
        </w:tc>
        <w:tc>
          <w:tcPr>
            <w:tcW w:w="1260" w:type="dxa"/>
          </w:tcPr>
          <w:p w14:paraId="3B67F63C" w14:textId="77777777" w:rsidR="00D2003F" w:rsidRPr="00EA747F" w:rsidRDefault="00D2003F" w:rsidP="003004FF">
            <w:pPr>
              <w:autoSpaceDE w:val="0"/>
              <w:autoSpaceDN w:val="0"/>
              <w:adjustRightInd w:val="0"/>
              <w:ind w:left="340" w:hanging="340"/>
              <w:jc w:val="center"/>
              <w:rPr>
                <w:snapToGrid w:val="0"/>
              </w:rPr>
            </w:pPr>
            <w:r>
              <w:rPr>
                <w:snapToGrid w:val="0"/>
                <w:color w:val="000000"/>
              </w:rPr>
              <w:t>PIC X(1)</w:t>
            </w:r>
          </w:p>
        </w:tc>
      </w:tr>
      <w:tr w:rsidR="00D2003F" w:rsidRPr="00EA747F" w14:paraId="20C64AD7" w14:textId="77777777" w:rsidTr="003004FF">
        <w:tc>
          <w:tcPr>
            <w:tcW w:w="1097" w:type="dxa"/>
          </w:tcPr>
          <w:p w14:paraId="1BC727B9" w14:textId="77777777" w:rsidR="00D2003F" w:rsidRPr="005734A4" w:rsidRDefault="00D2003F" w:rsidP="003004FF">
            <w:pPr>
              <w:pStyle w:val="BodyText2"/>
              <w:jc w:val="center"/>
              <w:rPr>
                <w:color w:val="auto"/>
              </w:rPr>
            </w:pPr>
            <w:r>
              <w:rPr>
                <w:color w:val="000000"/>
              </w:rPr>
              <w:t>02-37</w:t>
            </w:r>
          </w:p>
        </w:tc>
        <w:tc>
          <w:tcPr>
            <w:tcW w:w="935" w:type="dxa"/>
          </w:tcPr>
          <w:p w14:paraId="424B9A88" w14:textId="77777777" w:rsidR="00D2003F" w:rsidRDefault="00D2003F" w:rsidP="003004FF">
            <w:pPr>
              <w:pStyle w:val="BodyText2"/>
              <w:jc w:val="center"/>
              <w:rPr>
                <w:color w:val="000000"/>
              </w:rPr>
            </w:pPr>
            <w:r>
              <w:rPr>
                <w:color w:val="000000"/>
              </w:rPr>
              <w:t>36</w:t>
            </w:r>
          </w:p>
        </w:tc>
        <w:tc>
          <w:tcPr>
            <w:tcW w:w="6356" w:type="dxa"/>
          </w:tcPr>
          <w:p w14:paraId="69742154" w14:textId="77777777" w:rsidR="00D2003F" w:rsidRPr="000B76FA" w:rsidRDefault="00D2003F" w:rsidP="00D2003F">
            <w:pPr>
              <w:spacing w:after="120"/>
              <w:rPr>
                <w:snapToGrid w:val="0"/>
                <w:color w:val="000000"/>
              </w:rPr>
            </w:pPr>
            <w:r>
              <w:rPr>
                <w:b/>
                <w:snapToGrid w:val="0"/>
                <w:color w:val="000000"/>
              </w:rPr>
              <w:t>Directory Server Transaction ID</w:t>
            </w:r>
            <w:r>
              <w:rPr>
                <w:snapToGrid w:val="0"/>
                <w:color w:val="000000"/>
              </w:rPr>
              <w:tab/>
            </w:r>
            <w:r>
              <w:rPr>
                <w:snapToGrid w:val="0"/>
                <w:color w:val="000000"/>
              </w:rPr>
              <w:tab/>
            </w:r>
          </w:p>
          <w:p w14:paraId="272F9020" w14:textId="77777777" w:rsidR="00D2003F" w:rsidRDefault="00D2003F" w:rsidP="00D2003F">
            <w:pPr>
              <w:rPr>
                <w:snapToGrid w:val="0"/>
                <w:color w:val="000000"/>
              </w:rPr>
            </w:pPr>
            <w:r>
              <w:rPr>
                <w:snapToGrid w:val="0"/>
                <w:color w:val="000000"/>
              </w:rPr>
              <w:t>This field contains the value that is generated by the EMV 3DS Mastercard Directory Server during the authentication transaction and passed back to the merchant with the authentication results.</w:t>
            </w:r>
          </w:p>
          <w:p w14:paraId="66B8D1B9" w14:textId="77777777" w:rsidR="00D2003F" w:rsidRDefault="00D2003F" w:rsidP="00D2003F">
            <w:pPr>
              <w:rPr>
                <w:snapToGrid w:val="0"/>
                <w:color w:val="000000"/>
              </w:rPr>
            </w:pPr>
          </w:p>
          <w:p w14:paraId="5B528597" w14:textId="77777777" w:rsidR="00D2003F" w:rsidRPr="00ED5B42" w:rsidRDefault="00D2003F" w:rsidP="00D2003F">
            <w:pPr>
              <w:rPr>
                <w:b/>
                <w:snapToGrid w:val="0"/>
                <w:color w:val="000000"/>
              </w:rPr>
            </w:pPr>
            <w:r w:rsidRPr="00ED5B42">
              <w:rPr>
                <w:b/>
                <w:snapToGrid w:val="0"/>
                <w:color w:val="000000"/>
              </w:rPr>
              <w:lastRenderedPageBreak/>
              <w:t>This field is mandatory for Mastercard EMV 3DS Version 2.0 transactions</w:t>
            </w:r>
          </w:p>
          <w:p w14:paraId="07DBD477" w14:textId="77777777" w:rsidR="00D2003F" w:rsidRPr="00EA747F" w:rsidRDefault="00D2003F" w:rsidP="00D2003F"/>
        </w:tc>
        <w:tc>
          <w:tcPr>
            <w:tcW w:w="1260" w:type="dxa"/>
          </w:tcPr>
          <w:p w14:paraId="17728E35" w14:textId="77777777" w:rsidR="00D2003F" w:rsidRDefault="00D2003F" w:rsidP="003004FF">
            <w:pPr>
              <w:autoSpaceDE w:val="0"/>
              <w:autoSpaceDN w:val="0"/>
              <w:adjustRightInd w:val="0"/>
              <w:ind w:left="340" w:hanging="340"/>
              <w:jc w:val="center"/>
              <w:rPr>
                <w:snapToGrid w:val="0"/>
                <w:color w:val="000000"/>
              </w:rPr>
            </w:pPr>
            <w:r>
              <w:rPr>
                <w:snapToGrid w:val="0"/>
                <w:color w:val="000000"/>
              </w:rPr>
              <w:lastRenderedPageBreak/>
              <w:t>PIC X(36)</w:t>
            </w:r>
          </w:p>
        </w:tc>
      </w:tr>
    </w:tbl>
    <w:p w14:paraId="7231EDCC" w14:textId="77777777" w:rsidR="00CE2BD1" w:rsidRDefault="00CE2BD1" w:rsidP="00CE2BD1">
      <w:pPr>
        <w:ind w:left="3600"/>
        <w:rPr>
          <w:snapToGrid w:val="0"/>
          <w:color w:val="000000"/>
        </w:rPr>
      </w:pPr>
    </w:p>
    <w:p w14:paraId="007CA732" w14:textId="77777777" w:rsidR="00334553" w:rsidRDefault="00334553" w:rsidP="00334553">
      <w:pPr>
        <w:ind w:left="720"/>
        <w:rPr>
          <w:b/>
          <w:snapToGrid w:val="0"/>
          <w:color w:val="000000"/>
        </w:rPr>
      </w:pPr>
      <w:r>
        <w:rPr>
          <w:b/>
          <w:snapToGrid w:val="0"/>
          <w:color w:val="000000"/>
        </w:rPr>
        <w:t>Edit checks:</w:t>
      </w:r>
    </w:p>
    <w:p w14:paraId="4926D4D9" w14:textId="77777777" w:rsidR="00334553" w:rsidRPr="00D2003F" w:rsidRDefault="00334553" w:rsidP="00F12805">
      <w:pPr>
        <w:pStyle w:val="ListParagraph"/>
        <w:numPr>
          <w:ilvl w:val="0"/>
          <w:numId w:val="166"/>
        </w:numPr>
        <w:ind w:left="1080"/>
        <w:rPr>
          <w:snapToGrid w:val="0"/>
        </w:rPr>
      </w:pPr>
      <w:r w:rsidRPr="00D2003F">
        <w:rPr>
          <w:snapToGrid w:val="0"/>
        </w:rPr>
        <w:t>If FID 9 SFID Y – Program Protocol field has a value other than "1" or "2", TD Host will decline the transaction with response code "801"</w:t>
      </w:r>
    </w:p>
    <w:p w14:paraId="71C05EB3" w14:textId="77777777" w:rsidR="00334553" w:rsidRDefault="00334553" w:rsidP="00D2003F">
      <w:pPr>
        <w:ind w:left="360"/>
        <w:rPr>
          <w:snapToGrid w:val="0"/>
        </w:rPr>
      </w:pPr>
    </w:p>
    <w:p w14:paraId="7BFDE479" w14:textId="77777777" w:rsidR="00334553" w:rsidRPr="00D2003F" w:rsidRDefault="00334553" w:rsidP="00F12805">
      <w:pPr>
        <w:pStyle w:val="ListParagraph"/>
        <w:numPr>
          <w:ilvl w:val="0"/>
          <w:numId w:val="166"/>
        </w:numPr>
        <w:ind w:left="1080"/>
        <w:rPr>
          <w:snapToGrid w:val="0"/>
        </w:rPr>
      </w:pPr>
      <w:r w:rsidRPr="00D2003F">
        <w:rPr>
          <w:snapToGrid w:val="0"/>
        </w:rPr>
        <w:t>If the FID 9 SFID Y – Program Protocol has a value of "1" and the Directory Server Transaction ID is present, TD Host will decline the transaction with response code "801"</w:t>
      </w:r>
    </w:p>
    <w:p w14:paraId="5632E214" w14:textId="77777777" w:rsidR="00334553" w:rsidRPr="00334553" w:rsidRDefault="00334553" w:rsidP="00D2003F">
      <w:pPr>
        <w:ind w:left="360"/>
        <w:rPr>
          <w:snapToGrid w:val="0"/>
        </w:rPr>
      </w:pPr>
    </w:p>
    <w:p w14:paraId="7917F74C" w14:textId="77777777" w:rsidR="00334553" w:rsidRPr="00D2003F" w:rsidRDefault="00334553" w:rsidP="00F12805">
      <w:pPr>
        <w:pStyle w:val="ListParagraph"/>
        <w:numPr>
          <w:ilvl w:val="0"/>
          <w:numId w:val="166"/>
        </w:numPr>
        <w:ind w:left="1080"/>
        <w:rPr>
          <w:snapToGrid w:val="0"/>
        </w:rPr>
      </w:pPr>
      <w:r w:rsidRPr="00D2003F">
        <w:rPr>
          <w:snapToGrid w:val="0"/>
        </w:rPr>
        <w:t>If FID 9 SFID Y – Program Protocol has a value of "2" and the Directory Server Transaction ID is NOT present OR length of FID 9 SFID Y Directory Server Transaction ID is not equal to 36 bytes, TD Host will decline the transaction with response code "801"</w:t>
      </w:r>
    </w:p>
    <w:p w14:paraId="27771D3D" w14:textId="77777777" w:rsidR="00CE2BD1" w:rsidRDefault="00CE2BD1" w:rsidP="00CE2BD1">
      <w:pPr>
        <w:ind w:left="720"/>
        <w:rPr>
          <w:snapToGrid w:val="0"/>
          <w:color w:val="00000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2003F" w14:paraId="3F826D45" w14:textId="77777777" w:rsidTr="003004FF">
        <w:tc>
          <w:tcPr>
            <w:tcW w:w="2335" w:type="dxa"/>
          </w:tcPr>
          <w:p w14:paraId="1FA9861A" w14:textId="77777777" w:rsidR="00D2003F" w:rsidRDefault="00D2003F" w:rsidP="003004FF">
            <w:pPr>
              <w:spacing w:after="120"/>
              <w:rPr>
                <w:b/>
                <w:snapToGrid w:val="0"/>
              </w:rPr>
            </w:pPr>
            <w:r>
              <w:rPr>
                <w:b/>
                <w:snapToGrid w:val="0"/>
              </w:rPr>
              <w:t>Request</w:t>
            </w:r>
          </w:p>
        </w:tc>
        <w:tc>
          <w:tcPr>
            <w:tcW w:w="7105" w:type="dxa"/>
          </w:tcPr>
          <w:p w14:paraId="458A5E39" w14:textId="77777777" w:rsidR="00D2003F" w:rsidRDefault="00D2003F" w:rsidP="00D2003F">
            <w:pPr>
              <w:tabs>
                <w:tab w:val="left" w:pos="0"/>
                <w:tab w:val="left" w:pos="720"/>
                <w:tab w:val="left" w:pos="1440"/>
                <w:tab w:val="left" w:pos="2160"/>
                <w:tab w:val="left" w:pos="2880"/>
                <w:tab w:val="left" w:pos="3600"/>
                <w:tab w:val="left" w:pos="4320"/>
              </w:tabs>
              <w:rPr>
                <w:snapToGrid w:val="0"/>
                <w:color w:val="000000"/>
              </w:rPr>
            </w:pPr>
            <w:r>
              <w:rPr>
                <w:snapToGrid w:val="0"/>
                <w:color w:val="000000"/>
              </w:rPr>
              <w:t xml:space="preserve">Required by    Mastercard for 3D Secure transactions (purchase, preauth and preauth completion) </w:t>
            </w:r>
          </w:p>
          <w:p w14:paraId="684D952F" w14:textId="77777777" w:rsidR="00D2003F" w:rsidRPr="002838D5" w:rsidRDefault="00D2003F" w:rsidP="00D2003F">
            <w:pPr>
              <w:tabs>
                <w:tab w:val="left" w:pos="0"/>
                <w:tab w:val="left" w:pos="720"/>
                <w:tab w:val="left" w:pos="1440"/>
                <w:tab w:val="left" w:pos="2160"/>
                <w:tab w:val="left" w:pos="2880"/>
                <w:tab w:val="left" w:pos="3600"/>
                <w:tab w:val="left" w:pos="4320"/>
              </w:tabs>
              <w:rPr>
                <w:snapToGrid w:val="0"/>
                <w:color w:val="000000"/>
              </w:rPr>
            </w:pPr>
            <w:r>
              <w:rPr>
                <w:snapToGrid w:val="0"/>
                <w:color w:val="000000"/>
              </w:rPr>
              <w:t>If FID 9 SFID Y is present in the preauthorization request message; then FID 9 SFID Y is required on preauthorization completion with the same value that it was sent in the corresponding preauthorization message.</w:t>
            </w:r>
          </w:p>
          <w:p w14:paraId="03611C2C" w14:textId="77777777" w:rsidR="00D2003F" w:rsidRDefault="00D2003F" w:rsidP="00D2003F">
            <w:pPr>
              <w:tabs>
                <w:tab w:val="left" w:pos="0"/>
                <w:tab w:val="left" w:pos="720"/>
                <w:tab w:val="left" w:pos="1440"/>
                <w:tab w:val="left" w:pos="2160"/>
                <w:tab w:val="left" w:pos="2880"/>
                <w:tab w:val="left" w:pos="3600"/>
                <w:tab w:val="left" w:pos="4320"/>
              </w:tabs>
              <w:spacing w:line="240" w:lineRule="atLeast"/>
              <w:rPr>
                <w:b/>
                <w:snapToGrid w:val="0"/>
              </w:rPr>
            </w:pPr>
          </w:p>
        </w:tc>
      </w:tr>
      <w:tr w:rsidR="00D2003F" w14:paraId="3EC52554" w14:textId="77777777" w:rsidTr="003004FF">
        <w:tc>
          <w:tcPr>
            <w:tcW w:w="2335" w:type="dxa"/>
          </w:tcPr>
          <w:p w14:paraId="09A6CD22" w14:textId="77777777" w:rsidR="00D2003F" w:rsidRDefault="00D2003F" w:rsidP="003004FF">
            <w:pPr>
              <w:spacing w:after="120"/>
              <w:rPr>
                <w:b/>
                <w:snapToGrid w:val="0"/>
              </w:rPr>
            </w:pPr>
            <w:r>
              <w:rPr>
                <w:b/>
                <w:snapToGrid w:val="0"/>
              </w:rPr>
              <w:t>Response</w:t>
            </w:r>
          </w:p>
        </w:tc>
        <w:tc>
          <w:tcPr>
            <w:tcW w:w="7105" w:type="dxa"/>
          </w:tcPr>
          <w:p w14:paraId="5F183564" w14:textId="77777777" w:rsidR="00D2003F" w:rsidRPr="00BD60E7" w:rsidRDefault="00D2003F" w:rsidP="003004FF">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Optional. If it is present, it is echoed back from the request message</w:t>
            </w:r>
          </w:p>
        </w:tc>
      </w:tr>
      <w:tr w:rsidR="00D2003F" w14:paraId="15E87DC4" w14:textId="77777777" w:rsidTr="003004FF">
        <w:tc>
          <w:tcPr>
            <w:tcW w:w="2335" w:type="dxa"/>
          </w:tcPr>
          <w:p w14:paraId="2C35E5DA" w14:textId="77777777" w:rsidR="00D2003F" w:rsidRDefault="00D2003F" w:rsidP="003004FF">
            <w:pPr>
              <w:spacing w:after="120"/>
              <w:rPr>
                <w:b/>
                <w:snapToGrid w:val="0"/>
              </w:rPr>
            </w:pPr>
            <w:r w:rsidRPr="00FB4BC9">
              <w:rPr>
                <w:rFonts w:cs="Arial"/>
                <w:b/>
                <w:bCs/>
                <w:lang w:val="en-CA"/>
              </w:rPr>
              <w:t>Internal Field</w:t>
            </w:r>
          </w:p>
        </w:tc>
        <w:tc>
          <w:tcPr>
            <w:tcW w:w="7105" w:type="dxa"/>
          </w:tcPr>
          <w:p w14:paraId="2ABFA9F9" w14:textId="77777777" w:rsidR="00D2003F" w:rsidRDefault="00D2003F" w:rsidP="003004FF">
            <w:pPr>
              <w:rPr>
                <w:b/>
                <w:snapToGrid w:val="0"/>
              </w:rPr>
            </w:pPr>
            <w:r>
              <w:t>BASE24 Extended Authentication Data Token</w:t>
            </w:r>
          </w:p>
        </w:tc>
      </w:tr>
    </w:tbl>
    <w:p w14:paraId="132D868C" w14:textId="77777777" w:rsidR="00D2003F" w:rsidRPr="00D2003F" w:rsidRDefault="00D2003F" w:rsidP="00CE2BD1">
      <w:pPr>
        <w:ind w:left="720"/>
        <w:rPr>
          <w:b/>
          <w:bCs/>
          <w:snapToGrid w:val="0"/>
          <w:color w:val="000000"/>
        </w:rPr>
      </w:pPr>
    </w:p>
    <w:p w14:paraId="548F6121" w14:textId="77777777" w:rsidR="00CE2BD1" w:rsidRDefault="00CE2BD1" w:rsidP="00E81FDE">
      <w:pPr>
        <w:rPr>
          <w:snapToGrid w:val="0"/>
          <w:color w:val="000000"/>
        </w:rPr>
      </w:pPr>
    </w:p>
    <w:p w14:paraId="1B8E18A4" w14:textId="77777777" w:rsidR="00CE305A" w:rsidRDefault="00CE305A" w:rsidP="00847896">
      <w:pPr>
        <w:pStyle w:val="Heading2"/>
        <w:rPr>
          <w:snapToGrid w:val="0"/>
        </w:rPr>
      </w:pPr>
      <w:bookmarkStart w:id="2766" w:name="_Toc30407770"/>
      <w:bookmarkStart w:id="2767" w:name="_Toc126079339"/>
      <w:r>
        <w:rPr>
          <w:snapToGrid w:val="0"/>
        </w:rPr>
        <w:t>SFID a – Multiple Completion Indicator</w:t>
      </w:r>
      <w:bookmarkEnd w:id="2766"/>
      <w:bookmarkEnd w:id="2767"/>
      <w:r>
        <w:rPr>
          <w:snapToGrid w:val="0"/>
        </w:rPr>
        <w:t xml:space="preserve"> </w:t>
      </w:r>
    </w:p>
    <w:p w14:paraId="35540367" w14:textId="77777777" w:rsidR="00CE305A" w:rsidRDefault="00CE305A" w:rsidP="00CE305A">
      <w:pPr>
        <w:autoSpaceDE w:val="0"/>
        <w:autoSpaceDN w:val="0"/>
        <w:ind w:left="720"/>
        <w:rPr>
          <w:rFonts w:cs="Arial"/>
          <w:snapToGrid w:val="0"/>
          <w:color w:val="000000"/>
        </w:rPr>
      </w:pPr>
      <w:r>
        <w:rPr>
          <w:rFonts w:cs="Arial"/>
          <w:snapToGrid w:val="0"/>
          <w:color w:val="000000"/>
        </w:rPr>
        <w:t xml:space="preserve">New Acceptance Solution implementations after </w:t>
      </w:r>
      <w:r>
        <w:rPr>
          <w:rFonts w:cs="Arial"/>
          <w:b/>
          <w:snapToGrid w:val="0"/>
          <w:color w:val="000000"/>
        </w:rPr>
        <w:t>June 30, 2019</w:t>
      </w:r>
      <w:r>
        <w:rPr>
          <w:rFonts w:cs="Arial"/>
          <w:snapToGrid w:val="0"/>
          <w:color w:val="000000"/>
        </w:rPr>
        <w:t xml:space="preserve"> will be required to support the Multiple Completion</w:t>
      </w:r>
      <w:r>
        <w:rPr>
          <w:rFonts w:cs="Arial"/>
          <w:snapToGrid w:val="0"/>
        </w:rPr>
        <w:t xml:space="preserve"> Indicator</w:t>
      </w:r>
      <w:r>
        <w:rPr>
          <w:rFonts w:cs="Arial"/>
          <w:snapToGrid w:val="0"/>
          <w:color w:val="000000"/>
        </w:rPr>
        <w:t xml:space="preserve"> on </w:t>
      </w:r>
      <w:r>
        <w:rPr>
          <w:rFonts w:cs="Arial"/>
          <w:snapToGrid w:val="0"/>
        </w:rPr>
        <w:t xml:space="preserve">ALL </w:t>
      </w:r>
      <w:r>
        <w:rPr>
          <w:rFonts w:cs="Arial"/>
          <w:snapToGrid w:val="0"/>
          <w:color w:val="000000"/>
        </w:rPr>
        <w:t>preauth completion</w:t>
      </w:r>
      <w:r>
        <w:rPr>
          <w:rFonts w:cs="Arial"/>
          <w:snapToGrid w:val="0"/>
        </w:rPr>
        <w:t xml:space="preserve"> transactions</w:t>
      </w:r>
      <w:r>
        <w:rPr>
          <w:rFonts w:cs="Arial"/>
          <w:snapToGrid w:val="0"/>
          <w:color w:val="000000"/>
        </w:rPr>
        <w:t xml:space="preserve"> as follows:</w:t>
      </w:r>
    </w:p>
    <w:p w14:paraId="73134641" w14:textId="77777777" w:rsidR="00D2003F" w:rsidRDefault="00D2003F" w:rsidP="00CE305A">
      <w:pPr>
        <w:autoSpaceDE w:val="0"/>
        <w:autoSpaceDN w:val="0"/>
        <w:ind w:left="720"/>
        <w:rPr>
          <w:rFonts w:cs="Arial"/>
          <w:snapToGrid w:val="0"/>
          <w:color w:val="000000"/>
        </w:rPr>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D2003F" w14:paraId="308829C6" w14:textId="77777777" w:rsidTr="003004FF">
        <w:trPr>
          <w:tblHeader/>
        </w:trPr>
        <w:tc>
          <w:tcPr>
            <w:tcW w:w="1097" w:type="dxa"/>
          </w:tcPr>
          <w:p w14:paraId="457B2286" w14:textId="77777777" w:rsidR="00D2003F" w:rsidRDefault="00D2003F" w:rsidP="00041CDF">
            <w:pPr>
              <w:pStyle w:val="BodyText2"/>
              <w:spacing w:before="60" w:after="60"/>
              <w:jc w:val="center"/>
              <w:rPr>
                <w:color w:val="auto"/>
              </w:rPr>
            </w:pPr>
            <w:r w:rsidRPr="009161F7">
              <w:rPr>
                <w:b/>
                <w:color w:val="auto"/>
              </w:rPr>
              <w:t>Position</w:t>
            </w:r>
          </w:p>
        </w:tc>
        <w:tc>
          <w:tcPr>
            <w:tcW w:w="935" w:type="dxa"/>
          </w:tcPr>
          <w:p w14:paraId="1FE852B6" w14:textId="77777777" w:rsidR="00D2003F" w:rsidRDefault="00D2003F" w:rsidP="00041CDF">
            <w:pPr>
              <w:pStyle w:val="BodyText2"/>
              <w:spacing w:before="60" w:after="60"/>
              <w:jc w:val="center"/>
              <w:rPr>
                <w:color w:val="auto"/>
              </w:rPr>
            </w:pPr>
            <w:r w:rsidRPr="009161F7">
              <w:rPr>
                <w:b/>
                <w:color w:val="auto"/>
              </w:rPr>
              <w:t>Length</w:t>
            </w:r>
          </w:p>
        </w:tc>
        <w:tc>
          <w:tcPr>
            <w:tcW w:w="6356" w:type="dxa"/>
          </w:tcPr>
          <w:p w14:paraId="2EB9D667" w14:textId="77777777" w:rsidR="00D2003F" w:rsidRDefault="00D2003F" w:rsidP="00041CDF">
            <w:pPr>
              <w:pStyle w:val="BodyText2"/>
              <w:spacing w:before="60" w:after="60"/>
              <w:rPr>
                <w:color w:val="auto"/>
              </w:rPr>
            </w:pPr>
            <w:r w:rsidRPr="009161F7">
              <w:rPr>
                <w:b/>
                <w:color w:val="auto"/>
              </w:rPr>
              <w:t>Description</w:t>
            </w:r>
          </w:p>
        </w:tc>
        <w:tc>
          <w:tcPr>
            <w:tcW w:w="1260" w:type="dxa"/>
          </w:tcPr>
          <w:p w14:paraId="2A62EF6E" w14:textId="77777777" w:rsidR="00D2003F" w:rsidRPr="009161F7" w:rsidRDefault="00D2003F" w:rsidP="00041CDF">
            <w:pPr>
              <w:pStyle w:val="BodyText2"/>
              <w:spacing w:before="60" w:after="60"/>
              <w:jc w:val="center"/>
              <w:rPr>
                <w:b/>
                <w:color w:val="auto"/>
              </w:rPr>
            </w:pPr>
            <w:r>
              <w:rPr>
                <w:b/>
                <w:color w:val="auto"/>
              </w:rPr>
              <w:t>Picture</w:t>
            </w:r>
          </w:p>
        </w:tc>
      </w:tr>
      <w:tr w:rsidR="00D2003F" w:rsidRPr="00EA747F" w14:paraId="25D1A9C7" w14:textId="77777777" w:rsidTr="003004FF">
        <w:tc>
          <w:tcPr>
            <w:tcW w:w="1097" w:type="dxa"/>
          </w:tcPr>
          <w:p w14:paraId="72B77076" w14:textId="77777777" w:rsidR="00D2003F" w:rsidRPr="00EA747F" w:rsidRDefault="00D2003F" w:rsidP="003004FF">
            <w:pPr>
              <w:pStyle w:val="BodyText2"/>
              <w:jc w:val="center"/>
              <w:rPr>
                <w:color w:val="auto"/>
              </w:rPr>
            </w:pPr>
            <w:r w:rsidRPr="005734A4">
              <w:rPr>
                <w:color w:val="auto"/>
              </w:rPr>
              <w:t>01</w:t>
            </w:r>
          </w:p>
        </w:tc>
        <w:tc>
          <w:tcPr>
            <w:tcW w:w="935" w:type="dxa"/>
          </w:tcPr>
          <w:p w14:paraId="02624F6A" w14:textId="77777777" w:rsidR="00D2003F" w:rsidRPr="00EA747F" w:rsidRDefault="00D2003F" w:rsidP="003004FF">
            <w:pPr>
              <w:pStyle w:val="BodyText2"/>
              <w:jc w:val="center"/>
              <w:rPr>
                <w:color w:val="auto"/>
              </w:rPr>
            </w:pPr>
            <w:r>
              <w:rPr>
                <w:color w:val="000000"/>
              </w:rPr>
              <w:t>1</w:t>
            </w:r>
          </w:p>
        </w:tc>
        <w:tc>
          <w:tcPr>
            <w:tcW w:w="6356" w:type="dxa"/>
          </w:tcPr>
          <w:p w14:paraId="108D4265" w14:textId="77777777" w:rsidR="00D2003F" w:rsidRDefault="00D2003F" w:rsidP="00D2003F">
            <w:pPr>
              <w:rPr>
                <w:rFonts w:cs="Arial"/>
                <w:snapToGrid w:val="0"/>
                <w:color w:val="000000"/>
              </w:rPr>
            </w:pPr>
            <w:r>
              <w:rPr>
                <w:rFonts w:cs="Arial"/>
                <w:b/>
                <w:bCs/>
                <w:snapToGrid w:val="0"/>
                <w:color w:val="000000"/>
              </w:rPr>
              <w:t>Multiple Completio</w:t>
            </w:r>
            <w:r>
              <w:rPr>
                <w:rFonts w:cs="Arial"/>
                <w:b/>
                <w:bCs/>
                <w:snapToGrid w:val="0"/>
              </w:rPr>
              <w:t>n</w:t>
            </w:r>
            <w:r>
              <w:rPr>
                <w:rFonts w:cs="Arial"/>
                <w:b/>
                <w:bCs/>
                <w:snapToGrid w:val="0"/>
                <w:color w:val="000000"/>
              </w:rPr>
              <w:t xml:space="preserve"> Indicator</w:t>
            </w:r>
            <w:r>
              <w:rPr>
                <w:rFonts w:cs="Arial"/>
                <w:snapToGrid w:val="0"/>
                <w:color w:val="000000"/>
              </w:rPr>
              <w:t xml:space="preserve">                                         </w:t>
            </w:r>
          </w:p>
          <w:p w14:paraId="1638C89B" w14:textId="77777777" w:rsidR="00D2003F" w:rsidRDefault="00D2003F" w:rsidP="00D2003F">
            <w:pPr>
              <w:rPr>
                <w:rFonts w:cs="Arial"/>
                <w:snapToGrid w:val="0"/>
                <w:color w:val="000000"/>
              </w:rPr>
            </w:pPr>
            <w:r>
              <w:rPr>
                <w:rFonts w:cs="Arial"/>
                <w:snapToGrid w:val="0"/>
                <w:color w:val="000000"/>
              </w:rPr>
              <w:t>This field indicates if the preauth completion is "final" or "partial".</w:t>
            </w:r>
          </w:p>
          <w:p w14:paraId="1B74975C" w14:textId="77777777" w:rsidR="00D2003F" w:rsidRDefault="00D2003F" w:rsidP="00D2003F">
            <w:pPr>
              <w:rPr>
                <w:rFonts w:cs="Arial"/>
                <w:snapToGrid w:val="0"/>
                <w:color w:val="000000"/>
              </w:rPr>
            </w:pPr>
          </w:p>
          <w:p w14:paraId="62DF6EF9" w14:textId="77777777" w:rsidR="00D2003F" w:rsidRDefault="00D2003F" w:rsidP="00D2003F">
            <w:pPr>
              <w:rPr>
                <w:rFonts w:cs="Arial"/>
                <w:snapToGrid w:val="0"/>
                <w:color w:val="000000"/>
              </w:rPr>
            </w:pPr>
            <w:r>
              <w:rPr>
                <w:rFonts w:cs="Arial"/>
                <w:snapToGrid w:val="0"/>
                <w:color w:val="000000"/>
              </w:rPr>
              <w:t>Valid values are:</w:t>
            </w:r>
          </w:p>
          <w:p w14:paraId="30B13C65" w14:textId="77777777" w:rsidR="00D2003F" w:rsidRDefault="00D2003F" w:rsidP="00D2003F">
            <w:pPr>
              <w:rPr>
                <w:rFonts w:cs="Arial"/>
                <w:snapToGrid w:val="0"/>
                <w:color w:val="000000"/>
              </w:rPr>
            </w:pPr>
          </w:p>
          <w:p w14:paraId="1A66C4C9" w14:textId="77777777" w:rsidR="00D2003F" w:rsidRDefault="00D2003F" w:rsidP="00D2003F">
            <w:pPr>
              <w:rPr>
                <w:rFonts w:cs="Arial"/>
                <w:b/>
                <w:snapToGrid w:val="0"/>
                <w:color w:val="000000"/>
              </w:rPr>
            </w:pPr>
            <w:r>
              <w:rPr>
                <w:rFonts w:cs="Arial"/>
                <w:b/>
                <w:bCs/>
                <w:snapToGrid w:val="0"/>
                <w:color w:val="000000"/>
              </w:rPr>
              <w:t xml:space="preserve">F </w:t>
            </w:r>
            <w:r>
              <w:rPr>
                <w:rFonts w:cs="Arial"/>
                <w:snapToGrid w:val="0"/>
                <w:color w:val="000000"/>
              </w:rPr>
              <w:t xml:space="preserve">=       </w:t>
            </w:r>
            <w:r>
              <w:rPr>
                <w:rFonts w:cs="Arial"/>
                <w:b/>
                <w:snapToGrid w:val="0"/>
                <w:color w:val="000000"/>
              </w:rPr>
              <w:t>Final</w:t>
            </w:r>
          </w:p>
          <w:p w14:paraId="7398218B" w14:textId="77777777" w:rsidR="00D2003F" w:rsidRDefault="00D2003F" w:rsidP="00D2003F">
            <w:pPr>
              <w:ind w:left="720"/>
              <w:rPr>
                <w:rFonts w:cs="Arial"/>
                <w:snapToGrid w:val="0"/>
                <w:color w:val="000000"/>
              </w:rPr>
            </w:pPr>
            <w:r>
              <w:rPr>
                <w:rFonts w:cs="Arial"/>
                <w:snapToGrid w:val="0"/>
                <w:color w:val="000000"/>
              </w:rPr>
              <w:t>This flag indicates that the preauth completion is "final" and no other preauth completion is expected</w:t>
            </w:r>
            <w:r>
              <w:rPr>
                <w:rFonts w:cs="Arial"/>
                <w:snapToGrid w:val="0"/>
              </w:rPr>
              <w:t>.</w:t>
            </w:r>
          </w:p>
          <w:p w14:paraId="2E4BB920" w14:textId="77777777" w:rsidR="00D2003F" w:rsidRDefault="00D2003F" w:rsidP="00D2003F">
            <w:pPr>
              <w:rPr>
                <w:snapToGrid w:val="0"/>
              </w:rPr>
            </w:pPr>
          </w:p>
          <w:p w14:paraId="2A09BC32" w14:textId="77777777" w:rsidR="00D2003F" w:rsidRDefault="00D2003F" w:rsidP="00D2003F">
            <w:pPr>
              <w:rPr>
                <w:rFonts w:cs="Arial"/>
                <w:b/>
                <w:snapToGrid w:val="0"/>
                <w:color w:val="000000"/>
              </w:rPr>
            </w:pPr>
            <w:r>
              <w:rPr>
                <w:rFonts w:cs="Arial"/>
                <w:b/>
                <w:bCs/>
                <w:snapToGrid w:val="0"/>
                <w:color w:val="000000"/>
              </w:rPr>
              <w:t>P</w:t>
            </w:r>
            <w:r>
              <w:rPr>
                <w:rFonts w:cs="Arial"/>
                <w:snapToGrid w:val="0"/>
                <w:color w:val="000000"/>
              </w:rPr>
              <w:t xml:space="preserve"> =      </w:t>
            </w:r>
            <w:r>
              <w:rPr>
                <w:rFonts w:cs="Arial"/>
                <w:b/>
                <w:snapToGrid w:val="0"/>
                <w:color w:val="000000"/>
              </w:rPr>
              <w:t>Partial</w:t>
            </w:r>
          </w:p>
          <w:p w14:paraId="52858D26" w14:textId="77777777" w:rsidR="00D2003F" w:rsidRDefault="00D2003F" w:rsidP="00D2003F">
            <w:pPr>
              <w:ind w:left="720"/>
              <w:rPr>
                <w:rFonts w:cs="Arial"/>
                <w:snapToGrid w:val="0"/>
                <w:color w:val="000000"/>
              </w:rPr>
            </w:pPr>
            <w:r>
              <w:rPr>
                <w:rFonts w:cs="Arial"/>
                <w:snapToGrid w:val="0"/>
                <w:color w:val="000000"/>
              </w:rPr>
              <w:t xml:space="preserve">This flag indicates that the preauth completion is "partial" and additional </w:t>
            </w:r>
            <w:r>
              <w:rPr>
                <w:rFonts w:cs="Arial"/>
                <w:snapToGrid w:val="0"/>
              </w:rPr>
              <w:t xml:space="preserve">(one or more) </w:t>
            </w:r>
            <w:r>
              <w:rPr>
                <w:rFonts w:cs="Arial"/>
                <w:snapToGrid w:val="0"/>
                <w:color w:val="000000"/>
              </w:rPr>
              <w:t>preauth completions are expected</w:t>
            </w:r>
            <w:r>
              <w:rPr>
                <w:rFonts w:cs="Arial"/>
                <w:snapToGrid w:val="0"/>
              </w:rPr>
              <w:t>.</w:t>
            </w:r>
          </w:p>
          <w:p w14:paraId="6884D37A" w14:textId="77777777" w:rsidR="00D2003F" w:rsidRPr="00EA747F" w:rsidRDefault="00D2003F" w:rsidP="00D2003F"/>
        </w:tc>
        <w:tc>
          <w:tcPr>
            <w:tcW w:w="1260" w:type="dxa"/>
          </w:tcPr>
          <w:p w14:paraId="4AB1E602" w14:textId="77777777" w:rsidR="00D2003F" w:rsidRPr="00EA747F" w:rsidRDefault="00D2003F" w:rsidP="003004FF">
            <w:pPr>
              <w:autoSpaceDE w:val="0"/>
              <w:autoSpaceDN w:val="0"/>
              <w:adjustRightInd w:val="0"/>
              <w:ind w:left="340" w:hanging="340"/>
              <w:jc w:val="center"/>
              <w:rPr>
                <w:snapToGrid w:val="0"/>
              </w:rPr>
            </w:pPr>
            <w:r>
              <w:rPr>
                <w:snapToGrid w:val="0"/>
                <w:color w:val="000000"/>
              </w:rPr>
              <w:lastRenderedPageBreak/>
              <w:t>PIC X(1)</w:t>
            </w:r>
          </w:p>
        </w:tc>
      </w:tr>
    </w:tbl>
    <w:p w14:paraId="776B02F8" w14:textId="77777777" w:rsidR="00D2003F" w:rsidRDefault="00D2003F" w:rsidP="00CE305A">
      <w:pPr>
        <w:autoSpaceDE w:val="0"/>
        <w:autoSpaceDN w:val="0"/>
        <w:ind w:left="720"/>
        <w:rPr>
          <w:rFonts w:eastAsiaTheme="minorHAnsi" w:cs="Arial"/>
          <w:snapToGrid w:val="0"/>
          <w:color w:val="000000"/>
        </w:rPr>
      </w:pPr>
    </w:p>
    <w:p w14:paraId="2169629C" w14:textId="77777777" w:rsidR="00CE305A" w:rsidRDefault="00CE305A" w:rsidP="00CE305A">
      <w:pPr>
        <w:ind w:left="720"/>
        <w:rPr>
          <w:rFonts w:cs="Arial"/>
          <w:b/>
          <w:bCs/>
          <w:snapToGrid w:val="0"/>
          <w:color w:val="000000"/>
        </w:rPr>
      </w:pPr>
      <w:r>
        <w:rPr>
          <w:rFonts w:cs="Arial"/>
          <w:b/>
          <w:bCs/>
          <w:snapToGrid w:val="0"/>
          <w:color w:val="000000"/>
        </w:rPr>
        <w:t>Edit checks:</w:t>
      </w:r>
    </w:p>
    <w:p w14:paraId="62F8B45D" w14:textId="77777777" w:rsidR="00CE305A" w:rsidRPr="0087044D" w:rsidRDefault="00CE305A" w:rsidP="00F12805">
      <w:pPr>
        <w:numPr>
          <w:ilvl w:val="0"/>
          <w:numId w:val="69"/>
        </w:numPr>
        <w:rPr>
          <w:rFonts w:cs="Arial"/>
          <w:snapToGrid w:val="0"/>
          <w:color w:val="000000"/>
        </w:rPr>
      </w:pPr>
      <w:r>
        <w:rPr>
          <w:rFonts w:cs="Arial"/>
          <w:snapToGrid w:val="0"/>
          <w:color w:val="000000"/>
        </w:rPr>
        <w:t xml:space="preserve">If FID 9 SFID a – Multiple Completion Indicator field has a value other than "F" or "P", TD Host will default it to "F" </w:t>
      </w:r>
      <w:r>
        <w:rPr>
          <w:rFonts w:cs="Arial"/>
          <w:snapToGrid w:val="0"/>
        </w:rPr>
        <w:t>–</w:t>
      </w:r>
      <w:r>
        <w:rPr>
          <w:rFonts w:cs="Arial"/>
          <w:snapToGrid w:val="0"/>
          <w:color w:val="000000"/>
        </w:rPr>
        <w:t xml:space="preserve"> </w:t>
      </w:r>
      <w:r>
        <w:rPr>
          <w:rFonts w:cs="Arial"/>
          <w:snapToGrid w:val="0"/>
        </w:rPr>
        <w:t>"f</w:t>
      </w:r>
      <w:r>
        <w:rPr>
          <w:rFonts w:cs="Arial"/>
          <w:snapToGrid w:val="0"/>
          <w:color w:val="000000"/>
        </w:rPr>
        <w:t>inal</w:t>
      </w:r>
      <w:r>
        <w:rPr>
          <w:rFonts w:cs="Arial"/>
          <w:snapToGrid w:val="0"/>
        </w:rPr>
        <w:t>"</w:t>
      </w:r>
    </w:p>
    <w:p w14:paraId="7A2C4EBD" w14:textId="77777777" w:rsidR="00CE305A" w:rsidRDefault="00CE305A" w:rsidP="00CE305A">
      <w:pPr>
        <w:ind w:left="720"/>
        <w:rPr>
          <w:snapToGrid w:val="0"/>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D2003F" w14:paraId="1A74C792" w14:textId="77777777" w:rsidTr="003004FF">
        <w:tc>
          <w:tcPr>
            <w:tcW w:w="2335" w:type="dxa"/>
          </w:tcPr>
          <w:p w14:paraId="10D5ABA3" w14:textId="77777777" w:rsidR="00D2003F" w:rsidRDefault="00D2003F" w:rsidP="003004FF">
            <w:pPr>
              <w:spacing w:after="120"/>
              <w:rPr>
                <w:b/>
                <w:snapToGrid w:val="0"/>
              </w:rPr>
            </w:pPr>
            <w:r>
              <w:rPr>
                <w:b/>
                <w:snapToGrid w:val="0"/>
              </w:rPr>
              <w:t>Request</w:t>
            </w:r>
          </w:p>
        </w:tc>
        <w:tc>
          <w:tcPr>
            <w:tcW w:w="7105" w:type="dxa"/>
          </w:tcPr>
          <w:p w14:paraId="7026532B" w14:textId="77777777" w:rsidR="00D2003F" w:rsidRDefault="00D2003F" w:rsidP="00D2003F">
            <w:pPr>
              <w:tabs>
                <w:tab w:val="left" w:pos="0"/>
                <w:tab w:val="left" w:pos="720"/>
                <w:tab w:val="left" w:pos="1440"/>
                <w:tab w:val="left" w:pos="2160"/>
                <w:tab w:val="left" w:pos="2880"/>
                <w:tab w:val="left" w:pos="3600"/>
                <w:tab w:val="left" w:pos="4320"/>
              </w:tabs>
              <w:rPr>
                <w:rFonts w:cs="Arial"/>
                <w:snapToGrid w:val="0"/>
                <w:color w:val="000000"/>
              </w:rPr>
            </w:pPr>
            <w:r>
              <w:rPr>
                <w:rFonts w:cs="Arial"/>
                <w:snapToGrid w:val="0"/>
                <w:color w:val="000000"/>
              </w:rPr>
              <w:t>Required on preauth completion transactions on new Acceptance Solution</w:t>
            </w:r>
            <w:r>
              <w:rPr>
                <w:rFonts w:cs="Arial"/>
                <w:snapToGrid w:val="0"/>
              </w:rPr>
              <w:t>s</w:t>
            </w:r>
            <w:r>
              <w:rPr>
                <w:rFonts w:cs="Arial"/>
                <w:snapToGrid w:val="0"/>
                <w:color w:val="000000"/>
              </w:rPr>
              <w:t xml:space="preserve"> implemented after </w:t>
            </w:r>
            <w:r w:rsidRPr="0087044D">
              <w:rPr>
                <w:rFonts w:cs="Arial"/>
                <w:b/>
                <w:snapToGrid w:val="0"/>
                <w:color w:val="000000"/>
              </w:rPr>
              <w:t xml:space="preserve">June </w:t>
            </w:r>
            <w:r w:rsidRPr="0087044D">
              <w:rPr>
                <w:rFonts w:cs="Arial"/>
                <w:b/>
                <w:snapToGrid w:val="0"/>
              </w:rPr>
              <w:t>30</w:t>
            </w:r>
            <w:r w:rsidRPr="0087044D">
              <w:rPr>
                <w:rFonts w:cs="Arial"/>
                <w:b/>
                <w:snapToGrid w:val="0"/>
                <w:color w:val="000000"/>
              </w:rPr>
              <w:t>, 2019</w:t>
            </w:r>
            <w:r>
              <w:rPr>
                <w:rFonts w:cs="Arial"/>
                <w:snapToGrid w:val="0"/>
                <w:color w:val="000000"/>
              </w:rPr>
              <w:t>.</w:t>
            </w:r>
          </w:p>
          <w:p w14:paraId="0951995A" w14:textId="77777777" w:rsidR="00D2003F" w:rsidRDefault="00D2003F" w:rsidP="00D2003F">
            <w:pPr>
              <w:tabs>
                <w:tab w:val="left" w:pos="0"/>
                <w:tab w:val="left" w:pos="720"/>
                <w:tab w:val="left" w:pos="1440"/>
                <w:tab w:val="left" w:pos="2160"/>
                <w:tab w:val="left" w:pos="2880"/>
                <w:tab w:val="left" w:pos="3600"/>
                <w:tab w:val="left" w:pos="4320"/>
              </w:tabs>
              <w:rPr>
                <w:b/>
                <w:snapToGrid w:val="0"/>
              </w:rPr>
            </w:pPr>
          </w:p>
        </w:tc>
      </w:tr>
      <w:tr w:rsidR="00D2003F" w14:paraId="114D7BF4" w14:textId="77777777" w:rsidTr="003004FF">
        <w:tc>
          <w:tcPr>
            <w:tcW w:w="2335" w:type="dxa"/>
          </w:tcPr>
          <w:p w14:paraId="0D18F685" w14:textId="77777777" w:rsidR="00D2003F" w:rsidRDefault="00D2003F" w:rsidP="003004FF">
            <w:pPr>
              <w:spacing w:after="120"/>
              <w:rPr>
                <w:b/>
                <w:snapToGrid w:val="0"/>
              </w:rPr>
            </w:pPr>
            <w:r>
              <w:rPr>
                <w:b/>
                <w:snapToGrid w:val="0"/>
              </w:rPr>
              <w:t>Response</w:t>
            </w:r>
          </w:p>
        </w:tc>
        <w:tc>
          <w:tcPr>
            <w:tcW w:w="7105" w:type="dxa"/>
          </w:tcPr>
          <w:p w14:paraId="11B614ED" w14:textId="77777777" w:rsidR="00D2003F" w:rsidRPr="00BD60E7" w:rsidRDefault="00D2003F" w:rsidP="003004FF">
            <w:pPr>
              <w:tabs>
                <w:tab w:val="left" w:pos="0"/>
                <w:tab w:val="left" w:pos="720"/>
                <w:tab w:val="left" w:pos="1440"/>
                <w:tab w:val="left" w:pos="2160"/>
                <w:tab w:val="left" w:pos="2880"/>
                <w:tab w:val="left" w:pos="3600"/>
                <w:tab w:val="left" w:pos="4320"/>
              </w:tabs>
              <w:spacing w:line="240" w:lineRule="atLeast"/>
              <w:rPr>
                <w:snapToGrid w:val="0"/>
                <w:color w:val="000000"/>
              </w:rPr>
            </w:pPr>
            <w:r>
              <w:rPr>
                <w:rFonts w:cs="Arial"/>
                <w:snapToGrid w:val="0"/>
                <w:color w:val="000000"/>
              </w:rPr>
              <w:t>n/a</w:t>
            </w:r>
          </w:p>
        </w:tc>
      </w:tr>
    </w:tbl>
    <w:p w14:paraId="6498E76D" w14:textId="1C2A8299" w:rsidR="00CC350B" w:rsidRDefault="00CC350B" w:rsidP="00CE305A">
      <w:pPr>
        <w:rPr>
          <w:rFonts w:ascii="Calibri" w:hAnsi="Calibri" w:cs="Calibri"/>
        </w:rPr>
      </w:pPr>
    </w:p>
    <w:p w14:paraId="04CC1AA4" w14:textId="77777777" w:rsidR="00D016FB" w:rsidRDefault="00D016FB">
      <w:pPr>
        <w:rPr>
          <w:rFonts w:ascii="Calibri" w:hAnsi="Calibri" w:cs="Calibri"/>
        </w:rPr>
      </w:pPr>
    </w:p>
    <w:p w14:paraId="6349C80C" w14:textId="0B93BFD2" w:rsidR="00D016FB" w:rsidRDefault="00D016FB" w:rsidP="00D016FB">
      <w:pPr>
        <w:pStyle w:val="Heading2"/>
        <w:rPr>
          <w:snapToGrid w:val="0"/>
        </w:rPr>
      </w:pPr>
      <w:bookmarkStart w:id="2768" w:name="_Toc126079340"/>
      <w:r>
        <w:rPr>
          <w:snapToGrid w:val="0"/>
        </w:rPr>
        <w:t>SFID b – Surcharge Fee Information</w:t>
      </w:r>
      <w:bookmarkEnd w:id="2768"/>
      <w:r>
        <w:rPr>
          <w:snapToGrid w:val="0"/>
        </w:rPr>
        <w:t xml:space="preserve"> </w:t>
      </w:r>
    </w:p>
    <w:p w14:paraId="208C71DE" w14:textId="00A0C810" w:rsidR="00D016FB" w:rsidRDefault="00D016FB" w:rsidP="00D016FB">
      <w:pPr>
        <w:autoSpaceDE w:val="0"/>
        <w:autoSpaceDN w:val="0"/>
        <w:ind w:left="720"/>
        <w:rPr>
          <w:rFonts w:cs="Arial"/>
          <w:snapToGrid w:val="0"/>
          <w:color w:val="000000"/>
        </w:rPr>
      </w:pPr>
      <w:r>
        <w:rPr>
          <w:rFonts w:cs="Arial"/>
          <w:snapToGrid w:val="0"/>
          <w:color w:val="000000"/>
        </w:rPr>
        <w:t xml:space="preserve">If the merchant has subscribed with the Payment Card Network and/or it is authorized to surcharge for POS transactions, then the merchant must forward the surcharge </w:t>
      </w:r>
      <w:r w:rsidR="00A22CD1">
        <w:rPr>
          <w:rFonts w:cs="Arial"/>
          <w:snapToGrid w:val="0"/>
          <w:color w:val="000000"/>
        </w:rPr>
        <w:t>amount</w:t>
      </w:r>
      <w:r>
        <w:rPr>
          <w:rFonts w:cs="Arial"/>
          <w:snapToGrid w:val="0"/>
          <w:color w:val="000000"/>
        </w:rPr>
        <w:t xml:space="preserve"> in the request message</w:t>
      </w:r>
      <w:r w:rsidR="00A22CD1">
        <w:rPr>
          <w:rFonts w:cs="Arial"/>
          <w:snapToGrid w:val="0"/>
          <w:color w:val="000000"/>
        </w:rPr>
        <w:t xml:space="preserve"> in FID 9 SFID b, this amount also must be added to the request amount contained in FID B – Amount 1.</w:t>
      </w:r>
    </w:p>
    <w:p w14:paraId="4F1DF076" w14:textId="4A9ECD9C" w:rsidR="00D016FB" w:rsidRDefault="00D016FB" w:rsidP="00D016FB">
      <w:pPr>
        <w:autoSpaceDE w:val="0"/>
        <w:autoSpaceDN w:val="0"/>
        <w:ind w:left="720"/>
        <w:rPr>
          <w:rFonts w:cs="Arial"/>
          <w:snapToGrid w:val="0"/>
          <w:color w:val="000000"/>
        </w:rPr>
      </w:pPr>
    </w:p>
    <w:p w14:paraId="4942C558" w14:textId="52BE503C" w:rsidR="00D016FB" w:rsidRDefault="00D016FB" w:rsidP="00D016FB">
      <w:pPr>
        <w:autoSpaceDE w:val="0"/>
        <w:autoSpaceDN w:val="0"/>
        <w:ind w:left="720"/>
        <w:rPr>
          <w:rFonts w:cs="Arial"/>
          <w:snapToGrid w:val="0"/>
          <w:color w:val="000000"/>
        </w:rPr>
      </w:pPr>
      <w:r>
        <w:rPr>
          <w:rFonts w:cs="Arial"/>
          <w:snapToGrid w:val="0"/>
          <w:color w:val="000000"/>
        </w:rPr>
        <w:t>Merchants must comply with all the regulations and rules as per each Payment Card Network describe in their specifications.</w:t>
      </w:r>
    </w:p>
    <w:p w14:paraId="46F90EA4" w14:textId="50212D85" w:rsidR="00D016FB" w:rsidRDefault="00D016FB" w:rsidP="00D016FB">
      <w:pPr>
        <w:autoSpaceDE w:val="0"/>
        <w:autoSpaceDN w:val="0"/>
        <w:ind w:left="720"/>
        <w:rPr>
          <w:ins w:id="2769" w:author="Fernandez, Susana" w:date="2023-01-31T17:14:00Z"/>
          <w:rFonts w:cs="Arial"/>
          <w:snapToGrid w:val="0"/>
          <w:color w:val="000000"/>
        </w:rPr>
      </w:pPr>
    </w:p>
    <w:p w14:paraId="23DC1C70" w14:textId="77777777" w:rsidR="00D61010" w:rsidRDefault="00D61010" w:rsidP="00D016FB">
      <w:pPr>
        <w:autoSpaceDE w:val="0"/>
        <w:autoSpaceDN w:val="0"/>
        <w:ind w:left="720"/>
        <w:rPr>
          <w:rFonts w:cs="Arial"/>
          <w:snapToGrid w:val="0"/>
          <w:color w:val="000000"/>
        </w:rPr>
      </w:pPr>
    </w:p>
    <w:tbl>
      <w:tblPr>
        <w:tblStyle w:val="TableGrid"/>
        <w:tblW w:w="9648" w:type="dxa"/>
        <w:tblInd w:w="612" w:type="dxa"/>
        <w:tblBorders>
          <w:left w:val="none" w:sz="0" w:space="0" w:color="auto"/>
          <w:right w:val="none" w:sz="0" w:space="0" w:color="auto"/>
        </w:tblBorders>
        <w:tblLook w:val="04A0" w:firstRow="1" w:lastRow="0" w:firstColumn="1" w:lastColumn="0" w:noHBand="0" w:noVBand="1"/>
      </w:tblPr>
      <w:tblGrid>
        <w:gridCol w:w="1097"/>
        <w:gridCol w:w="935"/>
        <w:gridCol w:w="6356"/>
        <w:gridCol w:w="1260"/>
      </w:tblGrid>
      <w:tr w:rsidR="00D016FB" w14:paraId="782464BF" w14:textId="77777777" w:rsidTr="00DC6371">
        <w:trPr>
          <w:tblHeader/>
        </w:trPr>
        <w:tc>
          <w:tcPr>
            <w:tcW w:w="1097" w:type="dxa"/>
          </w:tcPr>
          <w:p w14:paraId="5BB37DDF" w14:textId="77777777" w:rsidR="00D016FB" w:rsidRDefault="00D016FB" w:rsidP="00DC6371">
            <w:pPr>
              <w:pStyle w:val="BodyText2"/>
              <w:spacing w:before="60" w:after="60"/>
              <w:jc w:val="center"/>
              <w:rPr>
                <w:color w:val="auto"/>
              </w:rPr>
            </w:pPr>
            <w:r w:rsidRPr="009161F7">
              <w:rPr>
                <w:b/>
                <w:color w:val="auto"/>
              </w:rPr>
              <w:t>Position</w:t>
            </w:r>
          </w:p>
        </w:tc>
        <w:tc>
          <w:tcPr>
            <w:tcW w:w="935" w:type="dxa"/>
          </w:tcPr>
          <w:p w14:paraId="0FF0BB1E" w14:textId="77777777" w:rsidR="00D016FB" w:rsidRDefault="00D016FB" w:rsidP="00DC6371">
            <w:pPr>
              <w:pStyle w:val="BodyText2"/>
              <w:spacing w:before="60" w:after="60"/>
              <w:jc w:val="center"/>
              <w:rPr>
                <w:color w:val="auto"/>
              </w:rPr>
            </w:pPr>
            <w:r w:rsidRPr="009161F7">
              <w:rPr>
                <w:b/>
                <w:color w:val="auto"/>
              </w:rPr>
              <w:t>Length</w:t>
            </w:r>
          </w:p>
        </w:tc>
        <w:tc>
          <w:tcPr>
            <w:tcW w:w="6356" w:type="dxa"/>
          </w:tcPr>
          <w:p w14:paraId="21471EFB" w14:textId="77777777" w:rsidR="00D016FB" w:rsidRDefault="00D016FB" w:rsidP="00DC6371">
            <w:pPr>
              <w:pStyle w:val="BodyText2"/>
              <w:spacing w:before="60" w:after="60"/>
              <w:rPr>
                <w:color w:val="auto"/>
              </w:rPr>
            </w:pPr>
            <w:r w:rsidRPr="009161F7">
              <w:rPr>
                <w:b/>
                <w:color w:val="auto"/>
              </w:rPr>
              <w:t>Description</w:t>
            </w:r>
          </w:p>
        </w:tc>
        <w:tc>
          <w:tcPr>
            <w:tcW w:w="1260" w:type="dxa"/>
          </w:tcPr>
          <w:p w14:paraId="407C35B0" w14:textId="77777777" w:rsidR="00D016FB" w:rsidRPr="009161F7" w:rsidRDefault="00D016FB" w:rsidP="00DC6371">
            <w:pPr>
              <w:pStyle w:val="BodyText2"/>
              <w:spacing w:before="60" w:after="60"/>
              <w:jc w:val="center"/>
              <w:rPr>
                <w:b/>
                <w:color w:val="auto"/>
              </w:rPr>
            </w:pPr>
            <w:r>
              <w:rPr>
                <w:b/>
                <w:color w:val="auto"/>
              </w:rPr>
              <w:t>Picture</w:t>
            </w:r>
          </w:p>
        </w:tc>
      </w:tr>
      <w:tr w:rsidR="00D016FB" w:rsidRPr="00EA747F" w14:paraId="7E236D77" w14:textId="77777777" w:rsidTr="00DC6371">
        <w:tc>
          <w:tcPr>
            <w:tcW w:w="1097" w:type="dxa"/>
          </w:tcPr>
          <w:p w14:paraId="2739DBFD" w14:textId="574A7798" w:rsidR="00D016FB" w:rsidRPr="00EA747F" w:rsidRDefault="00D016FB" w:rsidP="00DC6371">
            <w:pPr>
              <w:pStyle w:val="BodyText2"/>
              <w:jc w:val="center"/>
              <w:rPr>
                <w:color w:val="auto"/>
              </w:rPr>
            </w:pPr>
          </w:p>
        </w:tc>
        <w:tc>
          <w:tcPr>
            <w:tcW w:w="935" w:type="dxa"/>
          </w:tcPr>
          <w:p w14:paraId="71B94243" w14:textId="1322D2A9" w:rsidR="00D016FB" w:rsidRPr="00EA747F" w:rsidRDefault="00D016FB" w:rsidP="00DC6371">
            <w:pPr>
              <w:pStyle w:val="BodyText2"/>
              <w:jc w:val="center"/>
              <w:rPr>
                <w:color w:val="auto"/>
              </w:rPr>
            </w:pPr>
          </w:p>
        </w:tc>
        <w:tc>
          <w:tcPr>
            <w:tcW w:w="6356" w:type="dxa"/>
          </w:tcPr>
          <w:p w14:paraId="22C89E54" w14:textId="40E9FFE0" w:rsidR="00D016FB" w:rsidRDefault="00D016FB" w:rsidP="00D016FB">
            <w:pPr>
              <w:rPr>
                <w:rFonts w:cs="Arial"/>
                <w:snapToGrid w:val="0"/>
                <w:color w:val="000000"/>
              </w:rPr>
            </w:pPr>
            <w:r>
              <w:rPr>
                <w:rFonts w:cs="Arial"/>
                <w:b/>
                <w:bCs/>
                <w:snapToGrid w:val="0"/>
                <w:color w:val="000000"/>
              </w:rPr>
              <w:t>Transaction Fee</w:t>
            </w:r>
          </w:p>
          <w:p w14:paraId="57859486" w14:textId="77777777" w:rsidR="00D016FB" w:rsidRDefault="00D016FB" w:rsidP="00DC6371"/>
          <w:p w14:paraId="056EC054" w14:textId="49D8E07A" w:rsidR="00D016FB" w:rsidRPr="00EA747F" w:rsidRDefault="00D016FB" w:rsidP="00DC6371">
            <w:r>
              <w:t>The transaction surcharge amount assessed</w:t>
            </w:r>
            <w:ins w:id="2770" w:author="Fernandez, Susana" w:date="2023-01-31T17:14:00Z">
              <w:r w:rsidR="00D61010">
                <w:br/>
              </w:r>
            </w:ins>
          </w:p>
        </w:tc>
        <w:tc>
          <w:tcPr>
            <w:tcW w:w="1260" w:type="dxa"/>
          </w:tcPr>
          <w:p w14:paraId="04D518C2" w14:textId="4BEB711A" w:rsidR="00D016FB" w:rsidRPr="00EA747F" w:rsidRDefault="00D016FB" w:rsidP="00DC6371">
            <w:pPr>
              <w:autoSpaceDE w:val="0"/>
              <w:autoSpaceDN w:val="0"/>
              <w:adjustRightInd w:val="0"/>
              <w:ind w:left="340" w:hanging="340"/>
              <w:jc w:val="center"/>
              <w:rPr>
                <w:snapToGrid w:val="0"/>
              </w:rPr>
            </w:pPr>
          </w:p>
        </w:tc>
      </w:tr>
      <w:tr w:rsidR="00D016FB" w:rsidRPr="00EA747F" w14:paraId="7DA427B4" w14:textId="77777777" w:rsidTr="00DC6371">
        <w:tc>
          <w:tcPr>
            <w:tcW w:w="1097" w:type="dxa"/>
          </w:tcPr>
          <w:p w14:paraId="5BBE6E4E" w14:textId="1D940E31" w:rsidR="00D016FB" w:rsidRPr="00EA747F" w:rsidRDefault="00D016FB" w:rsidP="00DC6371">
            <w:pPr>
              <w:pStyle w:val="BodyText2"/>
              <w:jc w:val="center"/>
              <w:rPr>
                <w:color w:val="auto"/>
              </w:rPr>
            </w:pPr>
            <w:r>
              <w:rPr>
                <w:color w:val="auto"/>
              </w:rPr>
              <w:t>1</w:t>
            </w:r>
          </w:p>
        </w:tc>
        <w:tc>
          <w:tcPr>
            <w:tcW w:w="935" w:type="dxa"/>
          </w:tcPr>
          <w:p w14:paraId="339A7B75" w14:textId="53F1338F" w:rsidR="00D016FB" w:rsidRPr="00EA747F" w:rsidRDefault="00D016FB" w:rsidP="00DC6371">
            <w:pPr>
              <w:pStyle w:val="BodyText2"/>
              <w:jc w:val="center"/>
              <w:rPr>
                <w:color w:val="auto"/>
              </w:rPr>
            </w:pPr>
            <w:r>
              <w:rPr>
                <w:color w:val="auto"/>
              </w:rPr>
              <w:t>1</w:t>
            </w:r>
          </w:p>
        </w:tc>
        <w:tc>
          <w:tcPr>
            <w:tcW w:w="6356" w:type="dxa"/>
          </w:tcPr>
          <w:p w14:paraId="2ECE733F" w14:textId="77777777" w:rsidR="00D016FB" w:rsidRDefault="00D016FB" w:rsidP="00D016FB">
            <w:pPr>
              <w:rPr>
                <w:rFonts w:cs="Arial"/>
                <w:b/>
                <w:bCs/>
                <w:snapToGrid w:val="0"/>
                <w:color w:val="000000"/>
              </w:rPr>
            </w:pPr>
            <w:r>
              <w:rPr>
                <w:rFonts w:cs="Arial"/>
                <w:b/>
                <w:bCs/>
                <w:snapToGrid w:val="0"/>
                <w:color w:val="000000"/>
              </w:rPr>
              <w:t>Debit/Credit Indicator</w:t>
            </w:r>
          </w:p>
          <w:p w14:paraId="3723566D" w14:textId="77777777" w:rsidR="00D016FB" w:rsidRDefault="00D016FB" w:rsidP="00D016FB">
            <w:pPr>
              <w:rPr>
                <w:rFonts w:cs="Arial"/>
                <w:snapToGrid w:val="0"/>
                <w:color w:val="000000"/>
              </w:rPr>
            </w:pPr>
          </w:p>
          <w:p w14:paraId="71808B6A" w14:textId="77777777" w:rsidR="00D016FB" w:rsidRDefault="00D016FB" w:rsidP="00D016FB">
            <w:pPr>
              <w:rPr>
                <w:rFonts w:cs="Arial"/>
                <w:snapToGrid w:val="0"/>
                <w:color w:val="000000"/>
              </w:rPr>
            </w:pPr>
            <w:r>
              <w:rPr>
                <w:rFonts w:cs="Arial"/>
                <w:snapToGrid w:val="0"/>
                <w:color w:val="000000"/>
              </w:rPr>
              <w:t>This value is used to specify if the fee is credit or debit to a cardholder account. Valid values are:</w:t>
            </w:r>
          </w:p>
          <w:p w14:paraId="74A4F88E" w14:textId="77777777" w:rsidR="00D016FB" w:rsidRDefault="00D016FB" w:rsidP="00D016FB">
            <w:pPr>
              <w:rPr>
                <w:rFonts w:cs="Arial"/>
                <w:snapToGrid w:val="0"/>
                <w:color w:val="000000"/>
              </w:rPr>
            </w:pPr>
          </w:p>
          <w:p w14:paraId="6DA03190" w14:textId="77777777" w:rsidR="00D016FB" w:rsidRDefault="00D016FB" w:rsidP="00D016FB">
            <w:pPr>
              <w:rPr>
                <w:rFonts w:cs="Arial"/>
                <w:snapToGrid w:val="0"/>
                <w:color w:val="000000"/>
              </w:rPr>
            </w:pPr>
            <w:r w:rsidRPr="00D016FB">
              <w:rPr>
                <w:rFonts w:cs="Arial"/>
                <w:b/>
                <w:bCs/>
                <w:snapToGrid w:val="0"/>
                <w:color w:val="000000"/>
              </w:rPr>
              <w:t>C</w:t>
            </w:r>
            <w:r>
              <w:rPr>
                <w:rFonts w:cs="Arial"/>
                <w:snapToGrid w:val="0"/>
                <w:color w:val="000000"/>
              </w:rPr>
              <w:t xml:space="preserve"> = Credit to cardholder</w:t>
            </w:r>
          </w:p>
          <w:p w14:paraId="2758FAC9" w14:textId="20289678" w:rsidR="00D016FB" w:rsidDel="00D61010" w:rsidRDefault="00D016FB" w:rsidP="00D016FB">
            <w:pPr>
              <w:rPr>
                <w:del w:id="2771" w:author="Fernandez, Susana" w:date="2023-01-31T17:03:00Z"/>
                <w:rFonts w:cs="Arial"/>
                <w:snapToGrid w:val="0"/>
                <w:color w:val="000000"/>
              </w:rPr>
            </w:pPr>
            <w:r w:rsidRPr="00D016FB">
              <w:rPr>
                <w:rFonts w:cs="Arial"/>
                <w:b/>
                <w:bCs/>
                <w:snapToGrid w:val="0"/>
                <w:color w:val="000000"/>
              </w:rPr>
              <w:t xml:space="preserve">D </w:t>
            </w:r>
            <w:r>
              <w:rPr>
                <w:rFonts w:cs="Arial"/>
                <w:snapToGrid w:val="0"/>
                <w:color w:val="000000"/>
              </w:rPr>
              <w:t>= Debit to cardholder</w:t>
            </w:r>
            <w:ins w:id="2772" w:author="Fernandez, Susana" w:date="2023-01-31T17:14:00Z">
              <w:r w:rsidR="00D61010">
                <w:rPr>
                  <w:rFonts w:cs="Arial"/>
                  <w:snapToGrid w:val="0"/>
                  <w:color w:val="000000"/>
                </w:rPr>
                <w:br/>
              </w:r>
            </w:ins>
          </w:p>
          <w:p w14:paraId="487EF82B" w14:textId="09E4BDFB" w:rsidR="00D016FB" w:rsidRPr="00D016FB" w:rsidRDefault="00D016FB" w:rsidP="00D016FB">
            <w:pPr>
              <w:rPr>
                <w:rFonts w:cs="Arial"/>
                <w:snapToGrid w:val="0"/>
                <w:color w:val="000000"/>
              </w:rPr>
            </w:pPr>
          </w:p>
        </w:tc>
        <w:tc>
          <w:tcPr>
            <w:tcW w:w="1260" w:type="dxa"/>
          </w:tcPr>
          <w:p w14:paraId="4A035A18" w14:textId="7D87D72F" w:rsidR="00D016FB" w:rsidRPr="00EA747F" w:rsidRDefault="00D016FB" w:rsidP="00DC6371">
            <w:pPr>
              <w:autoSpaceDE w:val="0"/>
              <w:autoSpaceDN w:val="0"/>
              <w:adjustRightInd w:val="0"/>
              <w:ind w:left="340" w:hanging="340"/>
              <w:jc w:val="center"/>
              <w:rPr>
                <w:snapToGrid w:val="0"/>
              </w:rPr>
            </w:pPr>
            <w:r>
              <w:rPr>
                <w:snapToGrid w:val="0"/>
              </w:rPr>
              <w:t>PIC X(1)</w:t>
            </w:r>
          </w:p>
        </w:tc>
      </w:tr>
      <w:tr w:rsidR="00D016FB" w:rsidRPr="00EA747F" w14:paraId="4D98622B" w14:textId="77777777" w:rsidTr="00DC6371">
        <w:tc>
          <w:tcPr>
            <w:tcW w:w="1097" w:type="dxa"/>
          </w:tcPr>
          <w:p w14:paraId="6BCEF917" w14:textId="6BF63AF4" w:rsidR="00D016FB" w:rsidRDefault="00D016FB" w:rsidP="00DC6371">
            <w:pPr>
              <w:pStyle w:val="BodyText2"/>
              <w:jc w:val="center"/>
              <w:rPr>
                <w:color w:val="auto"/>
              </w:rPr>
            </w:pPr>
            <w:r>
              <w:rPr>
                <w:color w:val="auto"/>
              </w:rPr>
              <w:lastRenderedPageBreak/>
              <w:t>2-9</w:t>
            </w:r>
          </w:p>
        </w:tc>
        <w:tc>
          <w:tcPr>
            <w:tcW w:w="935" w:type="dxa"/>
          </w:tcPr>
          <w:p w14:paraId="7E36E4EF" w14:textId="60408C23" w:rsidR="00D016FB" w:rsidRDefault="00D016FB" w:rsidP="00DC6371">
            <w:pPr>
              <w:pStyle w:val="BodyText2"/>
              <w:jc w:val="center"/>
              <w:rPr>
                <w:color w:val="auto"/>
              </w:rPr>
            </w:pPr>
            <w:r>
              <w:rPr>
                <w:color w:val="auto"/>
              </w:rPr>
              <w:t>8</w:t>
            </w:r>
          </w:p>
        </w:tc>
        <w:tc>
          <w:tcPr>
            <w:tcW w:w="6356" w:type="dxa"/>
          </w:tcPr>
          <w:p w14:paraId="34AD0BD1" w14:textId="77777777" w:rsidR="00D016FB" w:rsidRDefault="00D016FB" w:rsidP="00D016FB">
            <w:pPr>
              <w:rPr>
                <w:rFonts w:cs="Arial"/>
                <w:b/>
                <w:bCs/>
                <w:snapToGrid w:val="0"/>
                <w:color w:val="000000"/>
              </w:rPr>
            </w:pPr>
            <w:r>
              <w:rPr>
                <w:rFonts w:cs="Arial"/>
                <w:b/>
                <w:bCs/>
                <w:snapToGrid w:val="0"/>
                <w:color w:val="000000"/>
              </w:rPr>
              <w:t>Fee Amount</w:t>
            </w:r>
          </w:p>
          <w:p w14:paraId="58A34040" w14:textId="77777777" w:rsidR="00D016FB" w:rsidRDefault="00D016FB" w:rsidP="00D016FB">
            <w:pPr>
              <w:rPr>
                <w:rFonts w:cs="Arial"/>
                <w:b/>
                <w:bCs/>
                <w:snapToGrid w:val="0"/>
                <w:color w:val="000000"/>
              </w:rPr>
            </w:pPr>
          </w:p>
          <w:p w14:paraId="45D51A01" w14:textId="0279FD3A" w:rsidR="00D016FB" w:rsidRDefault="00A77CCA" w:rsidP="00D016FB">
            <w:pPr>
              <w:rPr>
                <w:rFonts w:cs="Arial"/>
                <w:snapToGrid w:val="0"/>
                <w:color w:val="000000"/>
              </w:rPr>
            </w:pPr>
            <w:r>
              <w:rPr>
                <w:rFonts w:cs="Arial"/>
                <w:snapToGrid w:val="0"/>
                <w:color w:val="000000"/>
              </w:rPr>
              <w:t>This subfield contains the surcharge amount</w:t>
            </w:r>
            <w:r w:rsidR="000661FF">
              <w:rPr>
                <w:rFonts w:cs="Arial"/>
                <w:snapToGrid w:val="0"/>
                <w:color w:val="000000"/>
              </w:rPr>
              <w:t>.</w:t>
            </w:r>
          </w:p>
          <w:p w14:paraId="6AF22AD4" w14:textId="77777777" w:rsidR="000661FF" w:rsidRDefault="000661FF" w:rsidP="00D016FB">
            <w:pPr>
              <w:rPr>
                <w:rFonts w:cs="Arial"/>
                <w:snapToGrid w:val="0"/>
                <w:color w:val="000000"/>
              </w:rPr>
            </w:pPr>
          </w:p>
          <w:p w14:paraId="543DA78A" w14:textId="77777777" w:rsidR="000661FF" w:rsidRDefault="000661FF" w:rsidP="00D016FB">
            <w:pPr>
              <w:rPr>
                <w:rFonts w:cs="Arial"/>
                <w:snapToGrid w:val="0"/>
                <w:color w:val="000000"/>
              </w:rPr>
            </w:pPr>
            <w:r>
              <w:rPr>
                <w:rFonts w:cs="Arial"/>
                <w:snapToGrid w:val="0"/>
                <w:color w:val="000000"/>
              </w:rPr>
              <w:t>The currency code in this field must be the same than in FID B – Amount 1.</w:t>
            </w:r>
          </w:p>
          <w:p w14:paraId="33A15AAC" w14:textId="77777777" w:rsidR="000661FF" w:rsidRDefault="000661FF" w:rsidP="00D016FB">
            <w:pPr>
              <w:rPr>
                <w:rFonts w:cs="Arial"/>
                <w:snapToGrid w:val="0"/>
                <w:color w:val="000000"/>
              </w:rPr>
            </w:pPr>
          </w:p>
          <w:p w14:paraId="282290BF" w14:textId="0BFC5D90" w:rsidR="008B7301" w:rsidRDefault="000661FF" w:rsidP="00D016FB">
            <w:pPr>
              <w:rPr>
                <w:ins w:id="2773" w:author="Fernandez, Susana" w:date="2023-01-31T17:02:00Z"/>
                <w:rFonts w:cs="Arial"/>
                <w:snapToGrid w:val="0"/>
                <w:color w:val="000000"/>
              </w:rPr>
            </w:pPr>
            <w:r>
              <w:rPr>
                <w:rFonts w:cs="Arial"/>
                <w:snapToGrid w:val="0"/>
                <w:color w:val="000000"/>
              </w:rPr>
              <w:t>The fee amount must be right-justified with leading zeroes, also includes the implied decimal relative to the currency code of the transaction</w:t>
            </w:r>
            <w:ins w:id="2774" w:author="Fernandez, Susana" w:date="2023-01-31T17:32:00Z">
              <w:r w:rsidR="00752EAE">
                <w:rPr>
                  <w:rFonts w:cs="Arial"/>
                  <w:snapToGrid w:val="0"/>
                  <w:color w:val="000000"/>
                </w:rPr>
                <w:t>.</w:t>
              </w:r>
            </w:ins>
          </w:p>
          <w:p w14:paraId="1450F8A1" w14:textId="77777777" w:rsidR="00D61010" w:rsidRDefault="00D61010" w:rsidP="00D016FB">
            <w:pPr>
              <w:rPr>
                <w:ins w:id="2775" w:author="Fernandez, Susana" w:date="2023-01-31T17:02:00Z"/>
                <w:rFonts w:cs="Arial"/>
                <w:snapToGrid w:val="0"/>
                <w:color w:val="000000"/>
              </w:rPr>
            </w:pPr>
          </w:p>
          <w:p w14:paraId="7EFF888A" w14:textId="477FF23B" w:rsidR="00924E0F" w:rsidRPr="00924E0F" w:rsidRDefault="00924E0F" w:rsidP="00924E0F">
            <w:pPr>
              <w:rPr>
                <w:ins w:id="2776" w:author="Fernandez, Susana" w:date="2023-01-31T17:20:00Z"/>
                <w:rFonts w:cs="Arial"/>
                <w:b/>
                <w:bCs/>
                <w:snapToGrid w:val="0"/>
                <w:color w:val="000000"/>
              </w:rPr>
            </w:pPr>
            <w:ins w:id="2777" w:author="Fernandez, Susana" w:date="2023-01-31T17:18:00Z">
              <w:r>
                <w:rPr>
                  <w:rFonts w:cs="Arial"/>
                  <w:b/>
                  <w:bCs/>
                  <w:snapToGrid w:val="0"/>
                  <w:color w:val="000000"/>
                </w:rPr>
                <w:t>Usage</w:t>
              </w:r>
            </w:ins>
            <w:ins w:id="2778" w:author="Fernandez, Susana" w:date="2023-01-31T17:20:00Z">
              <w:r>
                <w:rPr>
                  <w:rFonts w:cs="Arial"/>
                  <w:b/>
                  <w:bCs/>
                  <w:snapToGrid w:val="0"/>
                  <w:color w:val="000000"/>
                </w:rPr>
                <w:t xml:space="preserve"> </w:t>
              </w:r>
            </w:ins>
          </w:p>
          <w:p w14:paraId="2B5E3478" w14:textId="77777777" w:rsidR="00924E0F" w:rsidRDefault="00924E0F" w:rsidP="00C5651E">
            <w:pPr>
              <w:pStyle w:val="ListParagraph"/>
              <w:numPr>
                <w:ilvl w:val="0"/>
                <w:numId w:val="69"/>
              </w:numPr>
              <w:ind w:left="360"/>
              <w:rPr>
                <w:ins w:id="2779" w:author="Fernandez, Susana" w:date="2023-01-31T17:21:00Z"/>
                <w:rFonts w:cs="Arial"/>
                <w:b/>
                <w:bCs/>
                <w:snapToGrid w:val="0"/>
                <w:color w:val="000000"/>
              </w:rPr>
            </w:pPr>
            <w:ins w:id="2780" w:author="Fernandez, Susana" w:date="2023-01-31T17:21:00Z">
              <w:r w:rsidRPr="00D61010">
                <w:rPr>
                  <w:rFonts w:cs="Arial"/>
                  <w:b/>
                  <w:bCs/>
                  <w:snapToGrid w:val="0"/>
                  <w:color w:val="000000"/>
                </w:rPr>
                <w:t>Card verify</w:t>
              </w:r>
              <w:r w:rsidRPr="00D61010">
                <w:rPr>
                  <w:rFonts w:cs="Arial"/>
                  <w:snapToGrid w:val="0"/>
                  <w:color w:val="000000"/>
                </w:rPr>
                <w:t xml:space="preserve"> </w:t>
              </w:r>
              <w:r w:rsidRPr="00D61010">
                <w:rPr>
                  <w:rFonts w:cs="Arial"/>
                  <w:snapToGrid w:val="0"/>
                  <w:color w:val="000000"/>
                </w:rPr>
                <w:br/>
                <w:t>The surcharge amount must have all zeroes</w:t>
              </w:r>
              <w:r w:rsidRPr="00924E0F">
                <w:rPr>
                  <w:rFonts w:cs="Arial"/>
                  <w:b/>
                  <w:bCs/>
                  <w:snapToGrid w:val="0"/>
                  <w:color w:val="000000"/>
                </w:rPr>
                <w:t xml:space="preserve"> </w:t>
              </w:r>
            </w:ins>
          </w:p>
          <w:p w14:paraId="3C35DBBF" w14:textId="52E1614A" w:rsidR="00924E0F" w:rsidRPr="00924E0F" w:rsidRDefault="00924E0F" w:rsidP="00C5651E">
            <w:pPr>
              <w:pStyle w:val="ListParagraph"/>
              <w:numPr>
                <w:ilvl w:val="0"/>
                <w:numId w:val="69"/>
              </w:numPr>
              <w:ind w:left="360"/>
              <w:rPr>
                <w:ins w:id="2781" w:author="Fernandez, Susana" w:date="2023-01-31T17:17:00Z"/>
                <w:rFonts w:cs="Arial"/>
                <w:b/>
                <w:bCs/>
                <w:snapToGrid w:val="0"/>
                <w:color w:val="000000"/>
              </w:rPr>
            </w:pPr>
            <w:ins w:id="2782" w:author="Fernandez, Susana" w:date="2023-01-31T17:15:00Z">
              <w:r w:rsidRPr="00924E0F">
                <w:rPr>
                  <w:rFonts w:cs="Arial"/>
                  <w:b/>
                  <w:bCs/>
                  <w:snapToGrid w:val="0"/>
                  <w:color w:val="000000"/>
                </w:rPr>
                <w:t>Re</w:t>
              </w:r>
            </w:ins>
            <w:ins w:id="2783" w:author="Fernandez, Susana" w:date="2023-01-31T17:17:00Z">
              <w:r w:rsidRPr="00924E0F">
                <w:rPr>
                  <w:rFonts w:cs="Arial"/>
                  <w:b/>
                  <w:bCs/>
                  <w:snapToGrid w:val="0"/>
                  <w:color w:val="000000"/>
                </w:rPr>
                <w:t>funds – full amount</w:t>
              </w:r>
            </w:ins>
            <w:ins w:id="2784" w:author="Fernandez, Susana" w:date="2023-01-31T17:18:00Z">
              <w:r>
                <w:rPr>
                  <w:rFonts w:cs="Arial"/>
                  <w:b/>
                  <w:bCs/>
                  <w:snapToGrid w:val="0"/>
                  <w:color w:val="000000"/>
                </w:rPr>
                <w:t xml:space="preserve"> of purchase</w:t>
              </w:r>
            </w:ins>
          </w:p>
          <w:p w14:paraId="7811645E" w14:textId="346CA297" w:rsidR="00924E0F" w:rsidRPr="00924E0F" w:rsidRDefault="00924E0F" w:rsidP="00924E0F">
            <w:pPr>
              <w:pStyle w:val="ListParagraph"/>
              <w:ind w:left="360"/>
              <w:rPr>
                <w:ins w:id="2785" w:author="Fernandez, Susana" w:date="2023-01-31T17:18:00Z"/>
                <w:rFonts w:cs="Arial"/>
                <w:snapToGrid w:val="0"/>
                <w:color w:val="000000"/>
              </w:rPr>
            </w:pPr>
            <w:ins w:id="2786" w:author="Fernandez, Susana" w:date="2023-01-31T17:17:00Z">
              <w:r>
                <w:rPr>
                  <w:rFonts w:cs="Arial"/>
                  <w:snapToGrid w:val="0"/>
                  <w:color w:val="000000"/>
                </w:rPr>
                <w:t>The surcharge amount matches the amount of the purchase transaction or it can be re-calculated from FID B – Amount 1</w:t>
              </w:r>
            </w:ins>
          </w:p>
          <w:p w14:paraId="724ECD66" w14:textId="42792B24" w:rsidR="00924E0F" w:rsidRPr="00924E0F" w:rsidRDefault="00924E0F" w:rsidP="00C5651E">
            <w:pPr>
              <w:pStyle w:val="ListParagraph"/>
              <w:numPr>
                <w:ilvl w:val="0"/>
                <w:numId w:val="69"/>
              </w:numPr>
              <w:ind w:left="360"/>
              <w:rPr>
                <w:ins w:id="2787" w:author="Fernandez, Susana" w:date="2023-01-31T17:19:00Z"/>
                <w:rFonts w:cs="Arial"/>
                <w:b/>
                <w:bCs/>
                <w:snapToGrid w:val="0"/>
                <w:color w:val="000000"/>
              </w:rPr>
            </w:pPr>
            <w:ins w:id="2788" w:author="Fernandez, Susana" w:date="2023-01-31T17:18:00Z">
              <w:r w:rsidRPr="00924E0F">
                <w:rPr>
                  <w:rFonts w:cs="Arial"/>
                  <w:b/>
                  <w:bCs/>
                  <w:snapToGrid w:val="0"/>
                  <w:color w:val="000000"/>
                </w:rPr>
                <w:t xml:space="preserve">Refund – partial </w:t>
              </w:r>
            </w:ins>
            <w:ins w:id="2789" w:author="Fernandez, Susana" w:date="2023-01-31T17:19:00Z">
              <w:r w:rsidRPr="00924E0F">
                <w:rPr>
                  <w:rFonts w:cs="Arial"/>
                  <w:b/>
                  <w:bCs/>
                  <w:snapToGrid w:val="0"/>
                  <w:color w:val="000000"/>
                </w:rPr>
                <w:t>amount of purchase</w:t>
              </w:r>
            </w:ins>
          </w:p>
          <w:p w14:paraId="3CA79F61" w14:textId="5F945D36" w:rsidR="00D61010" w:rsidRPr="00924E0F" w:rsidRDefault="00924E0F" w:rsidP="00924E0F">
            <w:pPr>
              <w:pStyle w:val="ListParagraph"/>
              <w:ind w:left="360"/>
              <w:rPr>
                <w:ins w:id="2790" w:author="Fernandez, Susana" w:date="2023-01-31T17:10:00Z"/>
                <w:rFonts w:cs="Arial"/>
                <w:snapToGrid w:val="0"/>
                <w:color w:val="000000"/>
              </w:rPr>
            </w:pPr>
            <w:ins w:id="2791" w:author="Fernandez, Susana" w:date="2023-01-31T17:19:00Z">
              <w:r>
                <w:rPr>
                  <w:rFonts w:cs="Arial"/>
                  <w:snapToGrid w:val="0"/>
                  <w:color w:val="000000"/>
                </w:rPr>
                <w:t>The surcharge amount is pro-rated from the original purchase transaction or it can be re-calculated from FID B – Amount 1</w:t>
              </w:r>
            </w:ins>
          </w:p>
          <w:p w14:paraId="335A034F" w14:textId="3CB31133" w:rsidR="00D61010" w:rsidRPr="00D61010" w:rsidRDefault="00D61010" w:rsidP="00C5651E">
            <w:pPr>
              <w:pStyle w:val="ListParagraph"/>
              <w:numPr>
                <w:ilvl w:val="0"/>
                <w:numId w:val="69"/>
              </w:numPr>
              <w:ind w:left="360"/>
              <w:rPr>
                <w:ins w:id="2792" w:author="Fernandez, Susana" w:date="2023-01-31T17:08:00Z"/>
                <w:rFonts w:cs="Arial"/>
                <w:snapToGrid w:val="0"/>
                <w:color w:val="000000"/>
              </w:rPr>
            </w:pPr>
            <w:ins w:id="2793" w:author="Fernandez, Susana" w:date="2023-01-31T17:06:00Z">
              <w:r w:rsidRPr="00D61010">
                <w:rPr>
                  <w:rFonts w:cs="Arial"/>
                  <w:b/>
                  <w:bCs/>
                  <w:snapToGrid w:val="0"/>
                  <w:color w:val="000000"/>
                </w:rPr>
                <w:t>Preauth completions</w:t>
              </w:r>
            </w:ins>
            <w:ins w:id="2794" w:author="Fernandez, Susana" w:date="2023-01-31T17:08:00Z">
              <w:r w:rsidRPr="00D61010">
                <w:rPr>
                  <w:rFonts w:cs="Arial"/>
                  <w:b/>
                  <w:bCs/>
                  <w:snapToGrid w:val="0"/>
                  <w:color w:val="000000"/>
                </w:rPr>
                <w:t xml:space="preserve"> f</w:t>
              </w:r>
            </w:ins>
            <w:ins w:id="2795" w:author="Fernandez, Susana" w:date="2023-01-31T17:06:00Z">
              <w:r w:rsidRPr="00D61010">
                <w:rPr>
                  <w:rFonts w:cs="Arial"/>
                  <w:b/>
                  <w:bCs/>
                  <w:snapToGrid w:val="0"/>
                  <w:color w:val="000000"/>
                </w:rPr>
                <w:t>ull amount</w:t>
              </w:r>
            </w:ins>
            <w:ins w:id="2796" w:author="Fernandez, Susana" w:date="2023-01-31T17:08:00Z">
              <w:r w:rsidRPr="00D61010">
                <w:rPr>
                  <w:rFonts w:cs="Arial"/>
                  <w:snapToGrid w:val="0"/>
                  <w:color w:val="000000"/>
                </w:rPr>
                <w:br/>
                <w:t>T</w:t>
              </w:r>
            </w:ins>
            <w:ins w:id="2797" w:author="Fernandez, Susana" w:date="2023-01-31T17:06:00Z">
              <w:r w:rsidRPr="00D61010">
                <w:rPr>
                  <w:rFonts w:cs="Arial"/>
                  <w:snapToGrid w:val="0"/>
                  <w:color w:val="000000"/>
                </w:rPr>
                <w:t>he surcharge amount matches the amount from the original preauth trans</w:t>
              </w:r>
            </w:ins>
            <w:ins w:id="2798" w:author="Fernandez, Susana" w:date="2023-01-31T17:07:00Z">
              <w:r w:rsidRPr="00D61010">
                <w:rPr>
                  <w:rFonts w:cs="Arial"/>
                  <w:snapToGrid w:val="0"/>
                  <w:color w:val="000000"/>
                </w:rPr>
                <w:t>action</w:t>
              </w:r>
            </w:ins>
            <w:ins w:id="2799" w:author="Fernandez, Susana" w:date="2023-01-31T17:08:00Z">
              <w:r w:rsidRPr="00D61010">
                <w:rPr>
                  <w:rFonts w:cs="Arial"/>
                  <w:snapToGrid w:val="0"/>
                  <w:color w:val="000000"/>
                </w:rPr>
                <w:t xml:space="preserve"> or it can be </w:t>
              </w:r>
            </w:ins>
            <w:ins w:id="2800" w:author="Fernandez, Susana" w:date="2023-01-31T17:10:00Z">
              <w:r w:rsidRPr="00D61010">
                <w:rPr>
                  <w:rFonts w:cs="Arial"/>
                  <w:snapToGrid w:val="0"/>
                  <w:color w:val="000000"/>
                </w:rPr>
                <w:t>re-</w:t>
              </w:r>
            </w:ins>
            <w:ins w:id="2801" w:author="Fernandez, Susana" w:date="2023-01-31T17:08:00Z">
              <w:r w:rsidRPr="00D61010">
                <w:rPr>
                  <w:rFonts w:cs="Arial"/>
                  <w:snapToGrid w:val="0"/>
                  <w:color w:val="000000"/>
                </w:rPr>
                <w:t>calculated from FID B – Amount 1</w:t>
              </w:r>
            </w:ins>
          </w:p>
          <w:p w14:paraId="750998AE" w14:textId="08B126F0" w:rsidR="00D61010" w:rsidRPr="00D61010" w:rsidRDefault="00D61010" w:rsidP="00D61010">
            <w:pPr>
              <w:pStyle w:val="ListParagraph"/>
              <w:numPr>
                <w:ilvl w:val="0"/>
                <w:numId w:val="69"/>
              </w:numPr>
              <w:ind w:left="360"/>
              <w:rPr>
                <w:ins w:id="2802" w:author="Fernandez, Susana" w:date="2023-01-31T17:09:00Z"/>
                <w:rFonts w:cs="Arial"/>
                <w:snapToGrid w:val="0"/>
                <w:color w:val="000000"/>
              </w:rPr>
            </w:pPr>
            <w:ins w:id="2803" w:author="Fernandez, Susana" w:date="2023-01-31T17:09:00Z">
              <w:r>
                <w:rPr>
                  <w:rFonts w:cs="Arial"/>
                  <w:b/>
                  <w:bCs/>
                  <w:snapToGrid w:val="0"/>
                  <w:color w:val="000000"/>
                </w:rPr>
                <w:t>Preauth completions partial amount</w:t>
              </w:r>
              <w:r>
                <w:rPr>
                  <w:rFonts w:cs="Arial"/>
                  <w:b/>
                  <w:bCs/>
                  <w:snapToGrid w:val="0"/>
                  <w:color w:val="000000"/>
                </w:rPr>
                <w:br/>
              </w:r>
              <w:r>
                <w:rPr>
                  <w:rFonts w:cs="Arial"/>
                  <w:snapToGrid w:val="0"/>
                  <w:color w:val="000000"/>
                </w:rPr>
                <w:t xml:space="preserve">The surcharge amount is prorated from the original preauth transaction or it can be </w:t>
              </w:r>
            </w:ins>
            <w:ins w:id="2804" w:author="Fernandez, Susana" w:date="2023-01-31T17:10:00Z">
              <w:r>
                <w:rPr>
                  <w:rFonts w:cs="Arial"/>
                  <w:snapToGrid w:val="0"/>
                  <w:color w:val="000000"/>
                </w:rPr>
                <w:t>re-</w:t>
              </w:r>
            </w:ins>
            <w:ins w:id="2805" w:author="Fernandez, Susana" w:date="2023-01-31T17:09:00Z">
              <w:r>
                <w:rPr>
                  <w:rFonts w:cs="Arial"/>
                  <w:snapToGrid w:val="0"/>
                  <w:color w:val="000000"/>
                </w:rPr>
                <w:t xml:space="preserve">calculated from FID B </w:t>
              </w:r>
            </w:ins>
            <w:ins w:id="2806" w:author="Fernandez, Susana" w:date="2023-01-31T17:10:00Z">
              <w:r>
                <w:rPr>
                  <w:rFonts w:cs="Arial"/>
                  <w:snapToGrid w:val="0"/>
                  <w:color w:val="000000"/>
                </w:rPr>
                <w:t>–</w:t>
              </w:r>
            </w:ins>
            <w:ins w:id="2807" w:author="Fernandez, Susana" w:date="2023-01-31T17:09:00Z">
              <w:r>
                <w:rPr>
                  <w:rFonts w:cs="Arial"/>
                  <w:snapToGrid w:val="0"/>
                  <w:color w:val="000000"/>
                </w:rPr>
                <w:t xml:space="preserve"> A</w:t>
              </w:r>
            </w:ins>
            <w:ins w:id="2808" w:author="Fernandez, Susana" w:date="2023-01-31T17:10:00Z">
              <w:r>
                <w:rPr>
                  <w:rFonts w:cs="Arial"/>
                  <w:snapToGrid w:val="0"/>
                  <w:color w:val="000000"/>
                </w:rPr>
                <w:t>mount 1</w:t>
              </w:r>
            </w:ins>
          </w:p>
          <w:p w14:paraId="45DD16F1" w14:textId="77777777" w:rsidR="00D61010" w:rsidRPr="00CC1885" w:rsidRDefault="00D61010" w:rsidP="00D61010">
            <w:pPr>
              <w:pStyle w:val="ListParagraph"/>
              <w:numPr>
                <w:ilvl w:val="0"/>
                <w:numId w:val="69"/>
              </w:numPr>
              <w:ind w:left="360"/>
              <w:rPr>
                <w:ins w:id="2809" w:author="Fernandez, Susana" w:date="2023-01-31T17:11:00Z"/>
                <w:rFonts w:cs="Arial"/>
                <w:b/>
                <w:bCs/>
                <w:snapToGrid w:val="0"/>
                <w:color w:val="000000"/>
              </w:rPr>
            </w:pPr>
            <w:ins w:id="2810" w:author="Fernandez, Susana" w:date="2023-01-31T17:11:00Z">
              <w:r w:rsidRPr="00CC1885">
                <w:rPr>
                  <w:rFonts w:cs="Arial"/>
                  <w:b/>
                  <w:bCs/>
                  <w:snapToGrid w:val="0"/>
                  <w:color w:val="000000"/>
                </w:rPr>
                <w:t>Preauth completion cancellations ($0)</w:t>
              </w:r>
            </w:ins>
          </w:p>
          <w:p w14:paraId="1D549C52" w14:textId="77777777" w:rsidR="00D61010" w:rsidRDefault="00D61010" w:rsidP="00D61010">
            <w:pPr>
              <w:pStyle w:val="ListParagraph"/>
              <w:ind w:left="360"/>
              <w:rPr>
                <w:ins w:id="2811" w:author="Fernandez, Susana" w:date="2023-01-31T17:12:00Z"/>
                <w:rFonts w:cs="Arial"/>
                <w:snapToGrid w:val="0"/>
                <w:color w:val="000000"/>
              </w:rPr>
            </w:pPr>
            <w:ins w:id="2812" w:author="Fernandez, Susana" w:date="2023-01-31T17:11:00Z">
              <w:r>
                <w:rPr>
                  <w:rFonts w:cs="Arial"/>
                  <w:snapToGrid w:val="0"/>
                  <w:color w:val="000000"/>
                </w:rPr>
                <w:t>The surcharge amount matches the amount from the original preauth transaction or it can be re-calculated from FID C – Amount 2 (</w:t>
              </w:r>
            </w:ins>
            <w:ins w:id="2813" w:author="Fernandez, Susana" w:date="2023-01-31T17:12:00Z">
              <w:r>
                <w:rPr>
                  <w:rFonts w:cs="Arial"/>
                  <w:snapToGrid w:val="0"/>
                  <w:color w:val="000000"/>
                </w:rPr>
                <w:t>amount of the original transaction)</w:t>
              </w:r>
            </w:ins>
          </w:p>
          <w:p w14:paraId="41CB4D89" w14:textId="5C9EEDF0" w:rsidR="00924E0F" w:rsidRDefault="00D61010" w:rsidP="00D61010">
            <w:pPr>
              <w:pStyle w:val="ListParagraph"/>
              <w:ind w:left="360"/>
              <w:rPr>
                <w:ins w:id="2814" w:author="Fernandez, Susana" w:date="2023-01-31T17:22:00Z"/>
                <w:rFonts w:cs="Arial"/>
                <w:snapToGrid w:val="0"/>
                <w:color w:val="000000"/>
              </w:rPr>
            </w:pPr>
            <w:ins w:id="2815" w:author="Fernandez, Susana" w:date="2023-01-31T17:12:00Z">
              <w:r>
                <w:rPr>
                  <w:rFonts w:cs="Arial"/>
                  <w:snapToGrid w:val="0"/>
                  <w:color w:val="000000"/>
                </w:rPr>
                <w:t xml:space="preserve">FID B – Amount 1 has a value of </w:t>
              </w:r>
            </w:ins>
            <w:ins w:id="2816" w:author="Fernandez, Susana" w:date="2023-01-31T17:36:00Z">
              <w:r w:rsidR="00752EAE">
                <w:rPr>
                  <w:rFonts w:cs="Arial"/>
                  <w:snapToGrid w:val="0"/>
                  <w:color w:val="000000"/>
                </w:rPr>
                <w:t>all zeroes</w:t>
              </w:r>
            </w:ins>
          </w:p>
          <w:p w14:paraId="65CAC7AC" w14:textId="77777777" w:rsidR="00924E0F" w:rsidRDefault="00924E0F" w:rsidP="00924E0F">
            <w:pPr>
              <w:pStyle w:val="ListParagraph"/>
              <w:numPr>
                <w:ilvl w:val="0"/>
                <w:numId w:val="69"/>
              </w:numPr>
              <w:ind w:left="360"/>
              <w:rPr>
                <w:ins w:id="2817" w:author="Fernandez, Susana" w:date="2023-01-31T17:23:00Z"/>
                <w:rFonts w:cs="Arial"/>
                <w:snapToGrid w:val="0"/>
                <w:color w:val="000000"/>
              </w:rPr>
            </w:pPr>
            <w:ins w:id="2818" w:author="Fernandez, Susana" w:date="2023-01-31T17:22:00Z">
              <w:r w:rsidRPr="00924E0F">
                <w:rPr>
                  <w:rFonts w:cs="Arial"/>
                  <w:b/>
                  <w:bCs/>
                  <w:snapToGrid w:val="0"/>
                  <w:color w:val="000000"/>
                </w:rPr>
                <w:t>All other transactions</w:t>
              </w:r>
              <w:r>
                <w:rPr>
                  <w:rFonts w:cs="Arial"/>
                  <w:snapToGrid w:val="0"/>
                  <w:color w:val="000000"/>
                </w:rPr>
                <w:t xml:space="preserve"> </w:t>
              </w:r>
            </w:ins>
          </w:p>
          <w:p w14:paraId="1AF98F26" w14:textId="5005F184" w:rsidR="00D61010" w:rsidRPr="00924E0F" w:rsidRDefault="00924E0F" w:rsidP="00924E0F">
            <w:pPr>
              <w:pStyle w:val="ListParagraph"/>
              <w:ind w:left="360"/>
              <w:rPr>
                <w:rFonts w:cs="Arial"/>
                <w:snapToGrid w:val="0"/>
                <w:color w:val="000000"/>
              </w:rPr>
            </w:pPr>
            <w:ins w:id="2819" w:author="Fernandez, Susana" w:date="2023-01-31T17:23:00Z">
              <w:r>
                <w:rPr>
                  <w:rFonts w:cs="Arial"/>
                  <w:snapToGrid w:val="0"/>
                  <w:color w:val="000000"/>
                </w:rPr>
                <w:t>T</w:t>
              </w:r>
            </w:ins>
            <w:ins w:id="2820" w:author="Fernandez, Susana" w:date="2023-01-31T17:22:00Z">
              <w:r>
                <w:rPr>
                  <w:rFonts w:cs="Arial"/>
                  <w:snapToGrid w:val="0"/>
                  <w:color w:val="000000"/>
                </w:rPr>
                <w:t>he surcharge amount of the transaction</w:t>
              </w:r>
            </w:ins>
            <w:ins w:id="2821" w:author="Fernandez, Susana" w:date="2023-01-31T17:14:00Z">
              <w:r w:rsidR="00D61010" w:rsidRPr="00924E0F">
                <w:rPr>
                  <w:rFonts w:cs="Arial"/>
                  <w:snapToGrid w:val="0"/>
                  <w:color w:val="000000"/>
                </w:rPr>
                <w:br/>
              </w:r>
            </w:ins>
          </w:p>
        </w:tc>
        <w:tc>
          <w:tcPr>
            <w:tcW w:w="1260" w:type="dxa"/>
          </w:tcPr>
          <w:p w14:paraId="72F5750D" w14:textId="665931C9" w:rsidR="00D016FB" w:rsidRDefault="000661FF" w:rsidP="00DC6371">
            <w:pPr>
              <w:autoSpaceDE w:val="0"/>
              <w:autoSpaceDN w:val="0"/>
              <w:adjustRightInd w:val="0"/>
              <w:ind w:left="340" w:hanging="340"/>
              <w:jc w:val="center"/>
              <w:rPr>
                <w:snapToGrid w:val="0"/>
              </w:rPr>
            </w:pPr>
            <w:r>
              <w:rPr>
                <w:snapToGrid w:val="0"/>
              </w:rPr>
              <w:t>PIC 9(8)</w:t>
            </w:r>
          </w:p>
        </w:tc>
      </w:tr>
      <w:tr w:rsidR="00FD20BD" w:rsidRPr="00EA747F" w14:paraId="188298D7" w14:textId="77777777" w:rsidTr="00DC6371">
        <w:trPr>
          <w:ins w:id="2822" w:author="Fernandez, Susana" w:date="2023-01-26T13:58:00Z"/>
        </w:trPr>
        <w:tc>
          <w:tcPr>
            <w:tcW w:w="1097" w:type="dxa"/>
          </w:tcPr>
          <w:p w14:paraId="70D6EBAA" w14:textId="380C064D" w:rsidR="00FD20BD" w:rsidRDefault="00FD20BD" w:rsidP="00DC6371">
            <w:pPr>
              <w:pStyle w:val="BodyText2"/>
              <w:jc w:val="center"/>
              <w:rPr>
                <w:ins w:id="2823" w:author="Fernandez, Susana" w:date="2023-01-26T13:58:00Z"/>
                <w:color w:val="auto"/>
              </w:rPr>
            </w:pPr>
            <w:ins w:id="2824" w:author="Fernandez, Susana" w:date="2023-01-26T13:58:00Z">
              <w:r>
                <w:rPr>
                  <w:color w:val="auto"/>
                </w:rPr>
                <w:t>10</w:t>
              </w:r>
            </w:ins>
          </w:p>
        </w:tc>
        <w:tc>
          <w:tcPr>
            <w:tcW w:w="935" w:type="dxa"/>
          </w:tcPr>
          <w:p w14:paraId="001BDFA2" w14:textId="405A76D6" w:rsidR="00FD20BD" w:rsidRDefault="00FD20BD" w:rsidP="00DC6371">
            <w:pPr>
              <w:pStyle w:val="BodyText2"/>
              <w:jc w:val="center"/>
              <w:rPr>
                <w:ins w:id="2825" w:author="Fernandez, Susana" w:date="2023-01-26T13:58:00Z"/>
                <w:color w:val="auto"/>
              </w:rPr>
            </w:pPr>
            <w:ins w:id="2826" w:author="Fernandez, Susana" w:date="2023-01-26T13:58:00Z">
              <w:r>
                <w:rPr>
                  <w:color w:val="auto"/>
                </w:rPr>
                <w:t>1</w:t>
              </w:r>
            </w:ins>
          </w:p>
        </w:tc>
        <w:tc>
          <w:tcPr>
            <w:tcW w:w="6356" w:type="dxa"/>
          </w:tcPr>
          <w:p w14:paraId="7740B568" w14:textId="77777777" w:rsidR="00FD20BD" w:rsidRDefault="00FD20BD" w:rsidP="00D016FB">
            <w:pPr>
              <w:rPr>
                <w:ins w:id="2827" w:author="Fernandez, Susana" w:date="2023-01-26T13:59:00Z"/>
                <w:rFonts w:cs="Arial"/>
                <w:b/>
                <w:bCs/>
                <w:snapToGrid w:val="0"/>
                <w:color w:val="000000"/>
              </w:rPr>
            </w:pPr>
            <w:ins w:id="2828" w:author="Fernandez, Susana" w:date="2023-01-26T13:58:00Z">
              <w:r>
                <w:rPr>
                  <w:rFonts w:cs="Arial"/>
                  <w:b/>
                  <w:bCs/>
                  <w:snapToGrid w:val="0"/>
                  <w:color w:val="000000"/>
                </w:rPr>
                <w:t>Surcharge Applies Indicator</w:t>
              </w:r>
            </w:ins>
          </w:p>
          <w:p w14:paraId="5E598CB0" w14:textId="77777777" w:rsidR="00FD20BD" w:rsidRDefault="00FD20BD" w:rsidP="00D016FB">
            <w:pPr>
              <w:rPr>
                <w:ins w:id="2829" w:author="Fernandez, Susana" w:date="2023-01-26T13:59:00Z"/>
                <w:rFonts w:cs="Arial"/>
                <w:b/>
                <w:bCs/>
                <w:snapToGrid w:val="0"/>
                <w:color w:val="000000"/>
              </w:rPr>
            </w:pPr>
          </w:p>
          <w:p w14:paraId="7FB2752D" w14:textId="77777777" w:rsidR="00FD20BD" w:rsidRDefault="00FD20BD" w:rsidP="00D016FB">
            <w:pPr>
              <w:rPr>
                <w:ins w:id="2830" w:author="Fernandez, Susana" w:date="2023-01-26T13:59:00Z"/>
                <w:rFonts w:cs="Arial"/>
                <w:snapToGrid w:val="0"/>
                <w:color w:val="000000"/>
              </w:rPr>
            </w:pPr>
            <w:ins w:id="2831" w:author="Fernandez, Susana" w:date="2023-01-26T13:59:00Z">
              <w:r>
                <w:rPr>
                  <w:rFonts w:cs="Arial"/>
                  <w:snapToGrid w:val="0"/>
                  <w:color w:val="000000"/>
                </w:rPr>
                <w:t>This field will indicate if the card type is eligible for surcharge. Valid values are:</w:t>
              </w:r>
            </w:ins>
          </w:p>
          <w:p w14:paraId="2C5A48E8" w14:textId="77777777" w:rsidR="00FD20BD" w:rsidRDefault="00FD20BD" w:rsidP="00D016FB">
            <w:pPr>
              <w:rPr>
                <w:ins w:id="2832" w:author="Fernandez, Susana" w:date="2023-01-26T13:59:00Z"/>
                <w:rFonts w:cs="Arial"/>
                <w:snapToGrid w:val="0"/>
                <w:color w:val="000000"/>
              </w:rPr>
            </w:pPr>
          </w:p>
          <w:p w14:paraId="2C3276A1" w14:textId="0869523D" w:rsidR="00FD20BD" w:rsidRDefault="00FD20BD" w:rsidP="00D016FB">
            <w:pPr>
              <w:rPr>
                <w:ins w:id="2833" w:author="Fernandez, Susana" w:date="2023-01-26T13:59:00Z"/>
                <w:rFonts w:cs="Arial"/>
                <w:snapToGrid w:val="0"/>
                <w:color w:val="000000"/>
              </w:rPr>
            </w:pPr>
            <w:ins w:id="2834" w:author="Fernandez, Susana" w:date="2023-01-26T14:00:00Z">
              <w:r w:rsidRPr="00FD20BD">
                <w:rPr>
                  <w:rFonts w:cs="Arial"/>
                  <w:b/>
                  <w:bCs/>
                  <w:snapToGrid w:val="0"/>
                  <w:color w:val="000000"/>
                </w:rPr>
                <w:t xml:space="preserve">" " </w:t>
              </w:r>
            </w:ins>
            <w:ins w:id="2835" w:author="Fernandez, Susana" w:date="2023-01-26T13:59:00Z">
              <w:r>
                <w:rPr>
                  <w:rFonts w:cs="Arial"/>
                  <w:snapToGrid w:val="0"/>
                  <w:color w:val="000000"/>
                </w:rPr>
                <w:t>Blank = N/A (unknown)</w:t>
              </w:r>
            </w:ins>
          </w:p>
          <w:p w14:paraId="005E3C50" w14:textId="77777777" w:rsidR="00FD20BD" w:rsidRDefault="00FD20BD" w:rsidP="00D016FB">
            <w:pPr>
              <w:rPr>
                <w:ins w:id="2836" w:author="Fernandez, Susana" w:date="2023-01-26T13:59:00Z"/>
                <w:rFonts w:cs="Arial"/>
                <w:snapToGrid w:val="0"/>
                <w:color w:val="000000"/>
              </w:rPr>
            </w:pPr>
            <w:ins w:id="2837" w:author="Fernandez, Susana" w:date="2023-01-26T13:59:00Z">
              <w:r w:rsidRPr="00FD20BD">
                <w:rPr>
                  <w:rFonts w:cs="Arial"/>
                  <w:b/>
                  <w:bCs/>
                  <w:snapToGrid w:val="0"/>
                  <w:color w:val="000000"/>
                </w:rPr>
                <w:t>Y</w:t>
              </w:r>
              <w:r>
                <w:rPr>
                  <w:rFonts w:cs="Arial"/>
                  <w:snapToGrid w:val="0"/>
                  <w:color w:val="000000"/>
                </w:rPr>
                <w:t xml:space="preserve"> = Yes, surcharge applies</w:t>
              </w:r>
            </w:ins>
          </w:p>
          <w:p w14:paraId="37D5776F" w14:textId="77777777" w:rsidR="00FD20BD" w:rsidRDefault="00FD20BD" w:rsidP="00D016FB">
            <w:pPr>
              <w:rPr>
                <w:ins w:id="2838" w:author="Fernandez, Susana" w:date="2023-01-26T14:00:00Z"/>
                <w:rFonts w:cs="Arial"/>
                <w:snapToGrid w:val="0"/>
                <w:color w:val="000000"/>
              </w:rPr>
            </w:pPr>
            <w:ins w:id="2839" w:author="Fernandez, Susana" w:date="2023-01-26T13:59:00Z">
              <w:r w:rsidRPr="00FD20BD">
                <w:rPr>
                  <w:rFonts w:cs="Arial"/>
                  <w:b/>
                  <w:bCs/>
                  <w:snapToGrid w:val="0"/>
                  <w:color w:val="000000"/>
                </w:rPr>
                <w:t>N</w:t>
              </w:r>
              <w:r>
                <w:rPr>
                  <w:rFonts w:cs="Arial"/>
                  <w:snapToGrid w:val="0"/>
                  <w:color w:val="000000"/>
                </w:rPr>
                <w:t xml:space="preserve"> = No</w:t>
              </w:r>
            </w:ins>
            <w:ins w:id="2840" w:author="Fernandez, Susana" w:date="2023-01-26T14:00:00Z">
              <w:r>
                <w:rPr>
                  <w:rFonts w:cs="Arial"/>
                  <w:snapToGrid w:val="0"/>
                  <w:color w:val="000000"/>
                </w:rPr>
                <w:t>, surcharge does not apply</w:t>
              </w:r>
            </w:ins>
          </w:p>
          <w:p w14:paraId="0CE60099" w14:textId="77777777" w:rsidR="00FD20BD" w:rsidRDefault="00FD20BD" w:rsidP="00D016FB">
            <w:pPr>
              <w:rPr>
                <w:ins w:id="2841" w:author="Fernandez, Susana" w:date="2023-01-26T14:00:00Z"/>
                <w:rFonts w:cs="Arial"/>
                <w:snapToGrid w:val="0"/>
                <w:color w:val="000000"/>
              </w:rPr>
            </w:pPr>
          </w:p>
          <w:p w14:paraId="730EC5E1" w14:textId="77777777" w:rsidR="00FD20BD" w:rsidRDefault="00FD20BD" w:rsidP="00D016FB">
            <w:pPr>
              <w:rPr>
                <w:ins w:id="2842" w:author="Fernandez, Susana" w:date="2023-01-31T17:15:00Z"/>
                <w:rFonts w:cs="Arial"/>
                <w:b/>
                <w:bCs/>
                <w:snapToGrid w:val="0"/>
                <w:color w:val="000000"/>
                <w:u w:val="single"/>
              </w:rPr>
            </w:pPr>
            <w:ins w:id="2843" w:author="Fernandez, Susana" w:date="2023-01-26T14:00:00Z">
              <w:r>
                <w:rPr>
                  <w:rFonts w:cs="Arial"/>
                  <w:snapToGrid w:val="0"/>
                  <w:color w:val="000000"/>
                </w:rPr>
                <w:t xml:space="preserve">This indicator will be present </w:t>
              </w:r>
              <w:r w:rsidRPr="00FD20BD">
                <w:rPr>
                  <w:rFonts w:cs="Arial"/>
                  <w:b/>
                  <w:bCs/>
                  <w:snapToGrid w:val="0"/>
                  <w:color w:val="000000"/>
                  <w:u w:val="single"/>
                </w:rPr>
                <w:t>on response messages</w:t>
              </w:r>
            </w:ins>
          </w:p>
          <w:p w14:paraId="485EFB87" w14:textId="70832AD3" w:rsidR="00924E0F" w:rsidRPr="00FD20BD" w:rsidRDefault="00924E0F" w:rsidP="00D016FB">
            <w:pPr>
              <w:rPr>
                <w:ins w:id="2844" w:author="Fernandez, Susana" w:date="2023-01-26T13:58:00Z"/>
                <w:rFonts w:cs="Arial"/>
                <w:snapToGrid w:val="0"/>
                <w:color w:val="000000"/>
              </w:rPr>
            </w:pPr>
          </w:p>
        </w:tc>
        <w:tc>
          <w:tcPr>
            <w:tcW w:w="1260" w:type="dxa"/>
          </w:tcPr>
          <w:p w14:paraId="7EE4544A" w14:textId="69915D86" w:rsidR="00FD20BD" w:rsidRDefault="00FD20BD" w:rsidP="00DC6371">
            <w:pPr>
              <w:autoSpaceDE w:val="0"/>
              <w:autoSpaceDN w:val="0"/>
              <w:adjustRightInd w:val="0"/>
              <w:ind w:left="340" w:hanging="340"/>
              <w:jc w:val="center"/>
              <w:rPr>
                <w:ins w:id="2845" w:author="Fernandez, Susana" w:date="2023-01-26T13:58:00Z"/>
                <w:snapToGrid w:val="0"/>
              </w:rPr>
            </w:pPr>
            <w:ins w:id="2846" w:author="Fernandez, Susana" w:date="2023-01-26T13:58:00Z">
              <w:r>
                <w:rPr>
                  <w:snapToGrid w:val="0"/>
                </w:rPr>
                <w:lastRenderedPageBreak/>
                <w:t>PIC X(1</w:t>
              </w:r>
            </w:ins>
            <w:ins w:id="2847" w:author="Fernandez, Susana" w:date="2023-01-26T13:59:00Z">
              <w:r>
                <w:rPr>
                  <w:snapToGrid w:val="0"/>
                </w:rPr>
                <w:t>)</w:t>
              </w:r>
            </w:ins>
          </w:p>
        </w:tc>
      </w:tr>
    </w:tbl>
    <w:p w14:paraId="5A903481" w14:textId="19D9CA01" w:rsidR="00D016FB" w:rsidRDefault="00D016FB">
      <w:pPr>
        <w:rPr>
          <w:rFonts w:ascii="Calibri" w:hAnsi="Calibri" w:cs="Calibri"/>
        </w:rPr>
      </w:pPr>
    </w:p>
    <w:p w14:paraId="26967198" w14:textId="18CA31DE" w:rsidR="000661FF" w:rsidRDefault="000661FF" w:rsidP="000661FF">
      <w:pPr>
        <w:ind w:left="720"/>
        <w:rPr>
          <w:ins w:id="2848" w:author="Fernandez, Susana" w:date="2023-01-31T17:15:00Z"/>
          <w:rFonts w:cs="Arial"/>
          <w:b/>
          <w:bCs/>
          <w:snapToGrid w:val="0"/>
          <w:color w:val="000000"/>
        </w:rPr>
      </w:pPr>
      <w:r>
        <w:rPr>
          <w:rFonts w:cs="Arial"/>
          <w:b/>
          <w:bCs/>
          <w:snapToGrid w:val="0"/>
          <w:color w:val="000000"/>
        </w:rPr>
        <w:t>Edit checks:</w:t>
      </w:r>
    </w:p>
    <w:p w14:paraId="1FE7BF22" w14:textId="77777777" w:rsidR="00924E0F" w:rsidRDefault="00924E0F" w:rsidP="000661FF">
      <w:pPr>
        <w:ind w:left="720"/>
        <w:rPr>
          <w:rFonts w:cs="Arial"/>
          <w:b/>
          <w:bCs/>
          <w:snapToGrid w:val="0"/>
          <w:color w:val="000000"/>
        </w:rPr>
      </w:pPr>
    </w:p>
    <w:p w14:paraId="7490988D" w14:textId="64820950" w:rsidR="000661FF" w:rsidRPr="0087044D" w:rsidRDefault="000661FF" w:rsidP="00F12805">
      <w:pPr>
        <w:numPr>
          <w:ilvl w:val="0"/>
          <w:numId w:val="69"/>
        </w:numPr>
        <w:rPr>
          <w:rFonts w:cs="Arial"/>
          <w:snapToGrid w:val="0"/>
          <w:color w:val="000000"/>
        </w:rPr>
      </w:pPr>
      <w:r>
        <w:rPr>
          <w:rFonts w:cs="Arial"/>
          <w:snapToGrid w:val="0"/>
          <w:color w:val="000000"/>
        </w:rPr>
        <w:t xml:space="preserve">If FID 9 SFID b – Surcharge Fee Information in Position 1 has a value different than C or D the transaction will be declined by TD Host with invalid format with response code </w:t>
      </w:r>
      <w:r w:rsidR="00A77CCA">
        <w:rPr>
          <w:rFonts w:cs="Arial"/>
          <w:snapToGrid w:val="0"/>
          <w:color w:val="000000"/>
        </w:rPr>
        <w:t>801</w:t>
      </w:r>
      <w:r>
        <w:rPr>
          <w:rFonts w:cs="Arial"/>
          <w:snapToGrid w:val="0"/>
          <w:color w:val="000000"/>
        </w:rPr>
        <w:t xml:space="preserve"> – </w:t>
      </w:r>
      <w:r w:rsidR="00A77CCA">
        <w:rPr>
          <w:rFonts w:cs="Arial"/>
          <w:snapToGrid w:val="0"/>
          <w:color w:val="000000"/>
        </w:rPr>
        <w:t>Error – Bad data</w:t>
      </w:r>
    </w:p>
    <w:p w14:paraId="5327528B" w14:textId="77777777" w:rsidR="000661FF" w:rsidRDefault="000661FF">
      <w:pPr>
        <w:rPr>
          <w:rFonts w:ascii="Calibri" w:hAnsi="Calibri" w:cs="Calibri"/>
        </w:rPr>
      </w:pPr>
    </w:p>
    <w:p w14:paraId="2329A86B" w14:textId="102ED030" w:rsidR="000661FF" w:rsidRDefault="000661FF">
      <w:pPr>
        <w:rPr>
          <w:rFonts w:ascii="Calibri" w:hAnsi="Calibri" w:cs="Calibri"/>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105"/>
      </w:tblGrid>
      <w:tr w:rsidR="000661FF" w14:paraId="55AEE568" w14:textId="77777777" w:rsidTr="00DC6371">
        <w:tc>
          <w:tcPr>
            <w:tcW w:w="2335" w:type="dxa"/>
          </w:tcPr>
          <w:p w14:paraId="79D8FF66" w14:textId="77777777" w:rsidR="000661FF" w:rsidRDefault="000661FF" w:rsidP="00DC6371">
            <w:pPr>
              <w:spacing w:after="120"/>
              <w:rPr>
                <w:b/>
                <w:snapToGrid w:val="0"/>
              </w:rPr>
            </w:pPr>
            <w:r>
              <w:rPr>
                <w:b/>
                <w:snapToGrid w:val="0"/>
              </w:rPr>
              <w:t>Request</w:t>
            </w:r>
          </w:p>
        </w:tc>
        <w:tc>
          <w:tcPr>
            <w:tcW w:w="7105" w:type="dxa"/>
          </w:tcPr>
          <w:p w14:paraId="7E374F16" w14:textId="77777777" w:rsidR="00A77CCA" w:rsidRDefault="000661FF" w:rsidP="00DC6371">
            <w:pPr>
              <w:tabs>
                <w:tab w:val="left" w:pos="0"/>
                <w:tab w:val="left" w:pos="720"/>
                <w:tab w:val="left" w:pos="1440"/>
                <w:tab w:val="left" w:pos="2160"/>
                <w:tab w:val="left" w:pos="2880"/>
                <w:tab w:val="left" w:pos="3600"/>
                <w:tab w:val="left" w:pos="4320"/>
              </w:tabs>
              <w:rPr>
                <w:rFonts w:cs="Arial"/>
                <w:snapToGrid w:val="0"/>
                <w:color w:val="000000"/>
              </w:rPr>
            </w:pPr>
            <w:r>
              <w:rPr>
                <w:rFonts w:cs="Arial"/>
                <w:snapToGrid w:val="0"/>
                <w:color w:val="000000"/>
              </w:rPr>
              <w:t xml:space="preserve">Required on transactions that have surcharge fee. </w:t>
            </w:r>
          </w:p>
          <w:p w14:paraId="14CAEA50" w14:textId="567E1820" w:rsidR="000661FF" w:rsidRDefault="00A77CCA" w:rsidP="00DC6371">
            <w:pPr>
              <w:tabs>
                <w:tab w:val="left" w:pos="0"/>
                <w:tab w:val="left" w:pos="720"/>
                <w:tab w:val="left" w:pos="1440"/>
                <w:tab w:val="left" w:pos="2160"/>
                <w:tab w:val="left" w:pos="2880"/>
                <w:tab w:val="left" w:pos="3600"/>
                <w:tab w:val="left" w:pos="4320"/>
              </w:tabs>
              <w:rPr>
                <w:rFonts w:cs="Arial"/>
                <w:snapToGrid w:val="0"/>
                <w:color w:val="000000"/>
              </w:rPr>
            </w:pPr>
            <w:r>
              <w:rPr>
                <w:rFonts w:cs="Arial"/>
                <w:snapToGrid w:val="0"/>
                <w:color w:val="000000"/>
              </w:rPr>
              <w:t>On</w:t>
            </w:r>
            <w:r w:rsidR="000661FF">
              <w:rPr>
                <w:rFonts w:cs="Arial"/>
                <w:snapToGrid w:val="0"/>
                <w:color w:val="000000"/>
              </w:rPr>
              <w:t xml:space="preserve"> preauth </w:t>
            </w:r>
            <w:r>
              <w:rPr>
                <w:rFonts w:cs="Arial"/>
                <w:snapToGrid w:val="0"/>
                <w:color w:val="000000"/>
              </w:rPr>
              <w:t xml:space="preserve">completion </w:t>
            </w:r>
            <w:r w:rsidR="000661FF">
              <w:rPr>
                <w:rFonts w:cs="Arial"/>
                <w:snapToGrid w:val="0"/>
                <w:color w:val="000000"/>
              </w:rPr>
              <w:t xml:space="preserve">transaction </w:t>
            </w:r>
            <w:r>
              <w:rPr>
                <w:rFonts w:cs="Arial"/>
                <w:snapToGrid w:val="0"/>
                <w:color w:val="000000"/>
              </w:rPr>
              <w:t>this field is</w:t>
            </w:r>
            <w:r w:rsidR="000661FF">
              <w:rPr>
                <w:rFonts w:cs="Arial"/>
                <w:snapToGrid w:val="0"/>
                <w:color w:val="000000"/>
              </w:rPr>
              <w:t xml:space="preserve"> expected </w:t>
            </w:r>
            <w:r>
              <w:rPr>
                <w:rFonts w:cs="Arial"/>
                <w:snapToGrid w:val="0"/>
                <w:color w:val="000000"/>
              </w:rPr>
              <w:t>wi</w:t>
            </w:r>
            <w:r w:rsidR="00B51B7C">
              <w:rPr>
                <w:rFonts w:cs="Arial"/>
                <w:snapToGrid w:val="0"/>
                <w:color w:val="000000"/>
              </w:rPr>
              <w:t>th</w:t>
            </w:r>
            <w:r>
              <w:rPr>
                <w:rFonts w:cs="Arial"/>
                <w:snapToGrid w:val="0"/>
                <w:color w:val="000000"/>
              </w:rPr>
              <w:t xml:space="preserve"> </w:t>
            </w:r>
            <w:r w:rsidR="000661FF">
              <w:rPr>
                <w:rFonts w:cs="Arial"/>
                <w:snapToGrid w:val="0"/>
                <w:color w:val="000000"/>
              </w:rPr>
              <w:t>full, partial or prorated</w:t>
            </w:r>
            <w:ins w:id="2849" w:author="Fernandez, Susana" w:date="2023-01-26T14:01:00Z">
              <w:r w:rsidR="00FD20BD">
                <w:rPr>
                  <w:rFonts w:cs="Arial"/>
                  <w:snapToGrid w:val="0"/>
                  <w:color w:val="000000"/>
                </w:rPr>
                <w:t xml:space="preserve"> cred</w:t>
              </w:r>
            </w:ins>
            <w:ins w:id="2850" w:author="Fernandez, Susana" w:date="2023-01-26T14:02:00Z">
              <w:r w:rsidR="00FD20BD">
                <w:rPr>
                  <w:rFonts w:cs="Arial"/>
                  <w:snapToGrid w:val="0"/>
                  <w:color w:val="000000"/>
                </w:rPr>
                <w:t>it surcharge</w:t>
              </w:r>
            </w:ins>
            <w:r w:rsidR="000661FF">
              <w:rPr>
                <w:rFonts w:cs="Arial"/>
                <w:snapToGrid w:val="0"/>
                <w:color w:val="000000"/>
              </w:rPr>
              <w:t xml:space="preserve"> amount</w:t>
            </w:r>
            <w:ins w:id="2851" w:author="Fernandez, Susana" w:date="2023-01-26T14:01:00Z">
              <w:r w:rsidR="00FD20BD">
                <w:rPr>
                  <w:rFonts w:cs="Arial"/>
                  <w:snapToGrid w:val="0"/>
                  <w:color w:val="000000"/>
                </w:rPr>
                <w:t xml:space="preserve"> from the original preauth transaction</w:t>
              </w:r>
            </w:ins>
            <w:del w:id="2852" w:author="Fernandez, Susana" w:date="2023-01-31T14:16:00Z">
              <w:r w:rsidDel="008B7301">
                <w:rPr>
                  <w:rFonts w:cs="Arial"/>
                  <w:snapToGrid w:val="0"/>
                  <w:color w:val="000000"/>
                </w:rPr>
                <w:delText>)</w:delText>
              </w:r>
            </w:del>
            <w:r>
              <w:rPr>
                <w:rFonts w:cs="Arial"/>
                <w:snapToGrid w:val="0"/>
                <w:color w:val="000000"/>
              </w:rPr>
              <w:t>.</w:t>
            </w:r>
            <w:r w:rsidR="000661FF">
              <w:rPr>
                <w:rFonts w:cs="Arial"/>
                <w:snapToGrid w:val="0"/>
                <w:color w:val="000000"/>
              </w:rPr>
              <w:t xml:space="preserve"> </w:t>
            </w:r>
            <w:ins w:id="2853" w:author="Fernandez, Susana" w:date="2023-01-31T14:16:00Z">
              <w:r w:rsidR="008B7301">
                <w:rPr>
                  <w:rFonts w:cs="Arial"/>
                  <w:snapToGrid w:val="0"/>
                  <w:color w:val="000000"/>
                </w:rPr>
                <w:t>(</w:t>
              </w:r>
            </w:ins>
            <w:r>
              <w:rPr>
                <w:rFonts w:cs="Arial"/>
                <w:snapToGrid w:val="0"/>
                <w:color w:val="000000"/>
              </w:rPr>
              <w:t>S</w:t>
            </w:r>
            <w:r w:rsidR="000661FF">
              <w:rPr>
                <w:rFonts w:cs="Arial"/>
                <w:snapToGrid w:val="0"/>
                <w:color w:val="000000"/>
              </w:rPr>
              <w:t>ee surcharge support section for more details)</w:t>
            </w:r>
          </w:p>
          <w:p w14:paraId="478BB516" w14:textId="77777777" w:rsidR="000661FF" w:rsidRDefault="000661FF" w:rsidP="00DC6371">
            <w:pPr>
              <w:tabs>
                <w:tab w:val="left" w:pos="0"/>
                <w:tab w:val="left" w:pos="720"/>
                <w:tab w:val="left" w:pos="1440"/>
                <w:tab w:val="left" w:pos="2160"/>
                <w:tab w:val="left" w:pos="2880"/>
                <w:tab w:val="left" w:pos="3600"/>
                <w:tab w:val="left" w:pos="4320"/>
              </w:tabs>
              <w:rPr>
                <w:b/>
                <w:snapToGrid w:val="0"/>
              </w:rPr>
            </w:pPr>
          </w:p>
        </w:tc>
      </w:tr>
      <w:tr w:rsidR="000661FF" w14:paraId="25D331E9" w14:textId="77777777" w:rsidTr="00DC6371">
        <w:tc>
          <w:tcPr>
            <w:tcW w:w="2335" w:type="dxa"/>
          </w:tcPr>
          <w:p w14:paraId="31A3AD82" w14:textId="77777777" w:rsidR="000661FF" w:rsidRDefault="000661FF" w:rsidP="00DC6371">
            <w:pPr>
              <w:spacing w:after="120"/>
              <w:rPr>
                <w:b/>
                <w:snapToGrid w:val="0"/>
              </w:rPr>
            </w:pPr>
            <w:r>
              <w:rPr>
                <w:b/>
                <w:snapToGrid w:val="0"/>
              </w:rPr>
              <w:t>Response</w:t>
            </w:r>
          </w:p>
        </w:tc>
        <w:tc>
          <w:tcPr>
            <w:tcW w:w="7105" w:type="dxa"/>
          </w:tcPr>
          <w:p w14:paraId="2D486B4F" w14:textId="58E98149" w:rsidR="000661FF" w:rsidRDefault="000661FF" w:rsidP="00DC6371">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The amount sent in the request message is echoed back on response messages</w:t>
            </w:r>
            <w:ins w:id="2854" w:author="Fernandez, Susana" w:date="2023-01-26T14:02:00Z">
              <w:r w:rsidR="00FD20BD">
                <w:rPr>
                  <w:snapToGrid w:val="0"/>
                  <w:color w:val="000000"/>
                </w:rPr>
                <w:t>.</w:t>
              </w:r>
              <w:r w:rsidR="00FD20BD">
                <w:rPr>
                  <w:snapToGrid w:val="0"/>
                  <w:color w:val="000000"/>
                </w:rPr>
                <w:br/>
              </w:r>
              <w:r w:rsidR="00FD20BD">
                <w:rPr>
                  <w:snapToGrid w:val="0"/>
                  <w:color w:val="000000"/>
                </w:rPr>
                <w:br/>
                <w:t>The Surcharge Applies Indicator (position 10) indicates if the card is eligible for surcharge or not.</w:t>
              </w:r>
            </w:ins>
          </w:p>
          <w:p w14:paraId="6F442F30" w14:textId="18346662" w:rsidR="000661FF" w:rsidRPr="00BD60E7" w:rsidRDefault="000661FF" w:rsidP="00DC6371">
            <w:pPr>
              <w:tabs>
                <w:tab w:val="left" w:pos="0"/>
                <w:tab w:val="left" w:pos="720"/>
                <w:tab w:val="left" w:pos="1440"/>
                <w:tab w:val="left" w:pos="2160"/>
                <w:tab w:val="left" w:pos="2880"/>
                <w:tab w:val="left" w:pos="3600"/>
                <w:tab w:val="left" w:pos="4320"/>
              </w:tabs>
              <w:spacing w:line="240" w:lineRule="atLeast"/>
              <w:rPr>
                <w:snapToGrid w:val="0"/>
                <w:color w:val="000000"/>
              </w:rPr>
            </w:pPr>
          </w:p>
        </w:tc>
      </w:tr>
      <w:tr w:rsidR="000661FF" w14:paraId="0337D500" w14:textId="77777777" w:rsidTr="00DC6371">
        <w:tc>
          <w:tcPr>
            <w:tcW w:w="2335" w:type="dxa"/>
          </w:tcPr>
          <w:p w14:paraId="721E590B" w14:textId="13B4BFF2" w:rsidR="000661FF" w:rsidRDefault="000661FF" w:rsidP="00DC6371">
            <w:pPr>
              <w:spacing w:after="120"/>
              <w:rPr>
                <w:b/>
                <w:snapToGrid w:val="0"/>
              </w:rPr>
            </w:pPr>
            <w:r>
              <w:rPr>
                <w:b/>
                <w:snapToGrid w:val="0"/>
              </w:rPr>
              <w:t>Internal Field</w:t>
            </w:r>
          </w:p>
        </w:tc>
        <w:tc>
          <w:tcPr>
            <w:tcW w:w="7105" w:type="dxa"/>
          </w:tcPr>
          <w:p w14:paraId="114AF223" w14:textId="14A08BAA" w:rsidR="000661FF" w:rsidRDefault="000661FF" w:rsidP="00DC6371">
            <w:pPr>
              <w:tabs>
                <w:tab w:val="left" w:pos="0"/>
                <w:tab w:val="left" w:pos="720"/>
                <w:tab w:val="left" w:pos="1440"/>
                <w:tab w:val="left" w:pos="2160"/>
                <w:tab w:val="left" w:pos="2880"/>
                <w:tab w:val="left" w:pos="3600"/>
                <w:tab w:val="left" w:pos="4320"/>
              </w:tabs>
              <w:spacing w:line="240" w:lineRule="atLeast"/>
              <w:rPr>
                <w:snapToGrid w:val="0"/>
                <w:color w:val="000000"/>
              </w:rPr>
            </w:pPr>
            <w:r>
              <w:rPr>
                <w:snapToGrid w:val="0"/>
                <w:color w:val="000000"/>
              </w:rPr>
              <w:t>Surcharge Data Token</w:t>
            </w:r>
          </w:p>
        </w:tc>
      </w:tr>
    </w:tbl>
    <w:p w14:paraId="6EF58791" w14:textId="77777777" w:rsidR="000661FF" w:rsidRDefault="000661FF">
      <w:pPr>
        <w:rPr>
          <w:rFonts w:ascii="Calibri" w:hAnsi="Calibri" w:cs="Calibri"/>
        </w:rPr>
      </w:pPr>
    </w:p>
    <w:p w14:paraId="1DFB0A84" w14:textId="77777777" w:rsidR="00D016FB" w:rsidRDefault="00D016FB">
      <w:pPr>
        <w:rPr>
          <w:rFonts w:ascii="Calibri" w:hAnsi="Calibri" w:cs="Calibri"/>
        </w:rPr>
      </w:pPr>
    </w:p>
    <w:p w14:paraId="22604BD4" w14:textId="77777777" w:rsidR="00D016FB" w:rsidRDefault="00D016FB">
      <w:pPr>
        <w:rPr>
          <w:rFonts w:ascii="Calibri" w:hAnsi="Calibri" w:cs="Calibri"/>
        </w:rPr>
      </w:pPr>
    </w:p>
    <w:p w14:paraId="25E0FBA7" w14:textId="42CF363B" w:rsidR="00CC350B" w:rsidRDefault="00CC350B">
      <w:pPr>
        <w:rPr>
          <w:rFonts w:ascii="Calibri" w:hAnsi="Calibri" w:cs="Calibri"/>
        </w:rPr>
      </w:pPr>
      <w:r>
        <w:rPr>
          <w:rFonts w:ascii="Calibri" w:hAnsi="Calibri" w:cs="Calibri"/>
        </w:rPr>
        <w:br w:type="page"/>
      </w:r>
    </w:p>
    <w:p w14:paraId="432307DD" w14:textId="77777777" w:rsidR="00CC350B" w:rsidRDefault="00CC350B" w:rsidP="00CC350B">
      <w:pPr>
        <w:pStyle w:val="Heading2"/>
      </w:pPr>
      <w:bookmarkStart w:id="2855" w:name="_Toc126079341"/>
      <w:r w:rsidRPr="001D3140">
        <w:lastRenderedPageBreak/>
        <w:t>Instant Credit Data FID</w:t>
      </w:r>
      <w:r>
        <w:t>s</w:t>
      </w:r>
      <w:r w:rsidRPr="001D3140">
        <w:t xml:space="preserve"> For TD POS B24 HOST 3</w:t>
      </w:r>
      <w:bookmarkEnd w:id="2855"/>
    </w:p>
    <w:p w14:paraId="31F18D17" w14:textId="77777777" w:rsidR="00CC350B" w:rsidRPr="002F1987" w:rsidRDefault="00CC350B" w:rsidP="00CC350B">
      <w:pPr>
        <w:rPr>
          <w:rFonts w:cs="Arial"/>
          <w:snapToGrid w:val="0"/>
          <w:color w:val="000000"/>
        </w:rPr>
      </w:pPr>
    </w:p>
    <w:p w14:paraId="1ABE8319" w14:textId="77777777" w:rsidR="00CC350B" w:rsidRPr="002F1987" w:rsidRDefault="00CC350B" w:rsidP="00CC350B">
      <w:pPr>
        <w:pStyle w:val="Heading3"/>
        <w:rPr>
          <w:snapToGrid w:val="0"/>
        </w:rPr>
      </w:pPr>
      <w:r w:rsidRPr="002F1987">
        <w:rPr>
          <w:snapToGrid w:val="0"/>
        </w:rPr>
        <w:t>Data Fields</w:t>
      </w:r>
    </w:p>
    <w:p w14:paraId="19B82476" w14:textId="77777777" w:rsidR="00CC350B" w:rsidRDefault="00CC350B" w:rsidP="00F12805">
      <w:pPr>
        <w:pStyle w:val="ListParagraph"/>
        <w:numPr>
          <w:ilvl w:val="0"/>
          <w:numId w:val="165"/>
        </w:numPr>
        <w:rPr>
          <w:lang w:val="en-029"/>
        </w:rPr>
      </w:pPr>
      <w:r w:rsidRPr="00F31ED0">
        <w:rPr>
          <w:lang w:val="en-029"/>
        </w:rPr>
        <w:t>In the Requirement columns</w:t>
      </w:r>
      <w:r>
        <w:rPr>
          <w:lang w:val="en-029"/>
        </w:rPr>
        <w:t>:</w:t>
      </w:r>
      <w:r w:rsidRPr="00F31ED0">
        <w:rPr>
          <w:lang w:val="en-029"/>
        </w:rPr>
        <w:t xml:space="preserve"> </w:t>
      </w:r>
    </w:p>
    <w:p w14:paraId="485B7631" w14:textId="77777777" w:rsidR="00CC350B" w:rsidRDefault="00CC350B" w:rsidP="00CC350B">
      <w:pPr>
        <w:pStyle w:val="ListParagraph"/>
        <w:rPr>
          <w:lang w:val="en-029"/>
        </w:rPr>
      </w:pPr>
      <w:r w:rsidRPr="00F31ED0">
        <w:rPr>
          <w:lang w:val="en-029"/>
        </w:rPr>
        <w:t>R</w:t>
      </w:r>
      <w:r>
        <w:rPr>
          <w:lang w:val="en-029"/>
        </w:rPr>
        <w:t xml:space="preserve"> </w:t>
      </w:r>
      <w:r w:rsidRPr="00F31ED0">
        <w:rPr>
          <w:lang w:val="en-029"/>
        </w:rPr>
        <w:t>=</w:t>
      </w:r>
      <w:r>
        <w:rPr>
          <w:lang w:val="en-029"/>
        </w:rPr>
        <w:t xml:space="preserve"> </w:t>
      </w:r>
      <w:r w:rsidRPr="00F31ED0">
        <w:rPr>
          <w:lang w:val="en-029"/>
        </w:rPr>
        <w:t xml:space="preserve">Required </w:t>
      </w:r>
    </w:p>
    <w:p w14:paraId="77D21FE5" w14:textId="77777777" w:rsidR="00CC350B" w:rsidRDefault="00CC350B" w:rsidP="00CC350B">
      <w:pPr>
        <w:pStyle w:val="ListParagraph"/>
        <w:rPr>
          <w:lang w:val="en-029"/>
        </w:rPr>
      </w:pPr>
      <w:r w:rsidRPr="00F31ED0">
        <w:rPr>
          <w:lang w:val="en-029"/>
        </w:rPr>
        <w:t>M=</w:t>
      </w:r>
      <w:r>
        <w:rPr>
          <w:lang w:val="en-029"/>
        </w:rPr>
        <w:t xml:space="preserve"> </w:t>
      </w:r>
      <w:r w:rsidRPr="00F31ED0">
        <w:rPr>
          <w:lang w:val="en-029"/>
        </w:rPr>
        <w:t>Mandatory</w:t>
      </w:r>
    </w:p>
    <w:p w14:paraId="531E9C2F" w14:textId="77777777" w:rsidR="00CC350B" w:rsidRDefault="00CC350B" w:rsidP="00CC350B">
      <w:pPr>
        <w:pStyle w:val="ListParagraph"/>
        <w:rPr>
          <w:lang w:val="en-029"/>
        </w:rPr>
      </w:pPr>
      <w:r w:rsidRPr="00F31ED0">
        <w:rPr>
          <w:lang w:val="en-029"/>
        </w:rPr>
        <w:t>C</w:t>
      </w:r>
      <w:r>
        <w:rPr>
          <w:lang w:val="en-029"/>
        </w:rPr>
        <w:t xml:space="preserve"> </w:t>
      </w:r>
      <w:r w:rsidRPr="00F31ED0">
        <w:rPr>
          <w:lang w:val="en-029"/>
        </w:rPr>
        <w:t>=</w:t>
      </w:r>
      <w:r>
        <w:rPr>
          <w:lang w:val="en-029"/>
        </w:rPr>
        <w:t xml:space="preserve"> </w:t>
      </w:r>
      <w:r w:rsidRPr="00F31ED0">
        <w:rPr>
          <w:lang w:val="en-029"/>
        </w:rPr>
        <w:t xml:space="preserve">Conditionally </w:t>
      </w:r>
    </w:p>
    <w:p w14:paraId="585AAAFD" w14:textId="77777777" w:rsidR="00CC350B" w:rsidRDefault="00CC350B" w:rsidP="00CC350B">
      <w:pPr>
        <w:pStyle w:val="ListParagraph"/>
        <w:rPr>
          <w:lang w:val="en-029"/>
        </w:rPr>
      </w:pPr>
      <w:r w:rsidRPr="00F31ED0">
        <w:rPr>
          <w:lang w:val="en-029"/>
        </w:rPr>
        <w:t>O</w:t>
      </w:r>
      <w:r>
        <w:rPr>
          <w:lang w:val="en-029"/>
        </w:rPr>
        <w:t xml:space="preserve"> </w:t>
      </w:r>
      <w:r w:rsidRPr="00F31ED0">
        <w:rPr>
          <w:lang w:val="en-029"/>
        </w:rPr>
        <w:t>=</w:t>
      </w:r>
      <w:r>
        <w:rPr>
          <w:lang w:val="en-029"/>
        </w:rPr>
        <w:t xml:space="preserve"> </w:t>
      </w:r>
      <w:r w:rsidRPr="00F31ED0">
        <w:rPr>
          <w:lang w:val="en-029"/>
        </w:rPr>
        <w:t>Optional</w:t>
      </w:r>
    </w:p>
    <w:p w14:paraId="295E85AD" w14:textId="77777777" w:rsidR="00CC350B" w:rsidRDefault="00CC350B" w:rsidP="00CC350B">
      <w:pPr>
        <w:pStyle w:val="ListParagraph"/>
        <w:rPr>
          <w:lang w:val="en-029"/>
        </w:rPr>
      </w:pPr>
      <w:r w:rsidRPr="00F31ED0">
        <w:rPr>
          <w:lang w:val="en-029"/>
        </w:rPr>
        <w:t>X</w:t>
      </w:r>
      <w:r>
        <w:rPr>
          <w:lang w:val="en-029"/>
        </w:rPr>
        <w:t xml:space="preserve"> </w:t>
      </w:r>
      <w:r w:rsidRPr="00F31ED0">
        <w:rPr>
          <w:lang w:val="en-029"/>
        </w:rPr>
        <w:t>=</w:t>
      </w:r>
      <w:r>
        <w:rPr>
          <w:lang w:val="en-029"/>
        </w:rPr>
        <w:t xml:space="preserve"> </w:t>
      </w:r>
      <w:r w:rsidRPr="00F31ED0">
        <w:rPr>
          <w:lang w:val="en-029"/>
        </w:rPr>
        <w:t>Not applicable or Not required</w:t>
      </w:r>
    </w:p>
    <w:p w14:paraId="2A3B088E" w14:textId="77777777" w:rsidR="00CC350B" w:rsidRPr="00F31ED0" w:rsidRDefault="00CC350B" w:rsidP="00CC350B">
      <w:pPr>
        <w:pStyle w:val="ListParagraph"/>
        <w:rPr>
          <w:lang w:val="en-029"/>
        </w:rPr>
      </w:pPr>
    </w:p>
    <w:p w14:paraId="35C3E6BC" w14:textId="77777777" w:rsidR="00CC350B" w:rsidRPr="00F31ED0" w:rsidRDefault="00CC350B" w:rsidP="00F12805">
      <w:pPr>
        <w:pStyle w:val="ListParagraph"/>
        <w:numPr>
          <w:ilvl w:val="0"/>
          <w:numId w:val="165"/>
        </w:numPr>
        <w:rPr>
          <w:lang w:val="en-029"/>
        </w:rPr>
      </w:pPr>
      <w:r w:rsidRPr="00F31ED0">
        <w:rPr>
          <w:lang w:val="en-029"/>
        </w:rPr>
        <w:t xml:space="preserve">A mandatory data must be provided; a conditional data must be provided if the condition is met; an optional data may be provided by the terminal. </w:t>
      </w:r>
    </w:p>
    <w:p w14:paraId="37778826" w14:textId="77777777" w:rsidR="00CC350B" w:rsidRPr="00F31ED0" w:rsidRDefault="00CC350B" w:rsidP="00F12805">
      <w:pPr>
        <w:pStyle w:val="ListParagraph"/>
        <w:numPr>
          <w:ilvl w:val="0"/>
          <w:numId w:val="165"/>
        </w:numPr>
        <w:rPr>
          <w:lang w:val="en-029"/>
        </w:rPr>
      </w:pPr>
      <w:r w:rsidRPr="00F31ED0">
        <w:rPr>
          <w:lang w:val="en-029"/>
        </w:rPr>
        <w:t>Field A-Z are designated for Request fields and they do not follow SPDH format</w:t>
      </w:r>
    </w:p>
    <w:p w14:paraId="7FAEE913" w14:textId="77777777" w:rsidR="00CC350B" w:rsidRPr="00F31ED0" w:rsidRDefault="00CC350B" w:rsidP="00F12805">
      <w:pPr>
        <w:pStyle w:val="ListParagraph"/>
        <w:numPr>
          <w:ilvl w:val="0"/>
          <w:numId w:val="165"/>
        </w:numPr>
        <w:rPr>
          <w:lang w:val="en-029"/>
        </w:rPr>
      </w:pPr>
      <w:r w:rsidRPr="00F31ED0">
        <w:rPr>
          <w:lang w:val="en-029"/>
        </w:rPr>
        <w:t>Field a-z are designated for Response fields and they do not follow SPDH format</w:t>
      </w:r>
    </w:p>
    <w:p w14:paraId="743084D8" w14:textId="77777777" w:rsidR="00CC350B" w:rsidRPr="00F31ED0" w:rsidRDefault="00CC350B" w:rsidP="00F12805">
      <w:pPr>
        <w:pStyle w:val="ListParagraph"/>
        <w:numPr>
          <w:ilvl w:val="0"/>
          <w:numId w:val="165"/>
        </w:numPr>
        <w:rPr>
          <w:lang w:val="en-029"/>
        </w:rPr>
      </w:pPr>
      <w:r w:rsidRPr="00F31ED0">
        <w:rPr>
          <w:lang w:val="en-029"/>
        </w:rPr>
        <w:t>All Fields will be separated by the Hex Character 1C</w:t>
      </w:r>
    </w:p>
    <w:p w14:paraId="046557EC" w14:textId="77777777" w:rsidR="00CC350B" w:rsidRPr="00F31ED0" w:rsidRDefault="00CC350B" w:rsidP="00F12805">
      <w:pPr>
        <w:pStyle w:val="ListParagraph"/>
        <w:numPr>
          <w:ilvl w:val="0"/>
          <w:numId w:val="165"/>
        </w:numPr>
        <w:rPr>
          <w:lang w:val="en-029"/>
        </w:rPr>
      </w:pPr>
      <w:r w:rsidRPr="00F31ED0">
        <w:rPr>
          <w:lang w:val="en-029"/>
        </w:rPr>
        <w:t>There is no Response field available for display text purposes and BASE24 will not send any display text.  Any device display text is local and handled by the POS Software application.</w:t>
      </w:r>
    </w:p>
    <w:p w14:paraId="3EEA992E" w14:textId="77777777" w:rsidR="00CC350B" w:rsidRPr="002F1987" w:rsidRDefault="00CC350B" w:rsidP="00CC350B">
      <w:pPr>
        <w:spacing w:line="360" w:lineRule="auto"/>
        <w:rPr>
          <w:rFonts w:cs="Arial"/>
          <w:lang w:val="en-029"/>
        </w:rPr>
      </w:pP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1E0" w:firstRow="1" w:lastRow="1" w:firstColumn="1" w:lastColumn="1" w:noHBand="0" w:noVBand="0"/>
      </w:tblPr>
      <w:tblGrid>
        <w:gridCol w:w="814"/>
        <w:gridCol w:w="1260"/>
        <w:gridCol w:w="3711"/>
        <w:gridCol w:w="3120"/>
        <w:gridCol w:w="1290"/>
      </w:tblGrid>
      <w:tr w:rsidR="00CC350B" w:rsidRPr="00F31ED0" w14:paraId="5E211249" w14:textId="77777777" w:rsidTr="00A1130F">
        <w:trPr>
          <w:cantSplit/>
          <w:trHeight w:val="184"/>
          <w:tblHeader/>
        </w:trPr>
        <w:tc>
          <w:tcPr>
            <w:tcW w:w="814" w:type="dxa"/>
            <w:shd w:val="clear" w:color="auto" w:fill="FFFFFF" w:themeFill="background1"/>
          </w:tcPr>
          <w:p w14:paraId="49034623" w14:textId="77777777" w:rsidR="00CC350B" w:rsidRPr="00F31ED0" w:rsidRDefault="00CC350B" w:rsidP="00A1130F">
            <w:pPr>
              <w:keepNext/>
              <w:jc w:val="center"/>
              <w:rPr>
                <w:rFonts w:eastAsia="SimSun" w:cs="Arial"/>
                <w:b/>
                <w:lang w:val="en-029"/>
              </w:rPr>
            </w:pPr>
            <w:r w:rsidRPr="00F31ED0">
              <w:rPr>
                <w:rFonts w:eastAsia="SimSun" w:cs="Arial"/>
                <w:b/>
                <w:lang w:val="en-029"/>
              </w:rPr>
              <w:t>Field ID</w:t>
            </w:r>
          </w:p>
        </w:tc>
        <w:tc>
          <w:tcPr>
            <w:tcW w:w="1260" w:type="dxa"/>
            <w:shd w:val="clear" w:color="auto" w:fill="FFFFFF" w:themeFill="background1"/>
          </w:tcPr>
          <w:p w14:paraId="1DA6910C" w14:textId="77777777" w:rsidR="00CC350B" w:rsidRPr="00F31ED0" w:rsidRDefault="00CC350B" w:rsidP="00A1130F">
            <w:pPr>
              <w:keepNext/>
              <w:jc w:val="center"/>
              <w:rPr>
                <w:rFonts w:eastAsia="SimSun" w:cs="Arial"/>
                <w:b/>
                <w:lang w:val="en-029"/>
              </w:rPr>
            </w:pPr>
            <w:r w:rsidRPr="00F31ED0">
              <w:rPr>
                <w:rFonts w:eastAsia="SimSun" w:cs="Arial"/>
                <w:b/>
                <w:lang w:val="en-029"/>
              </w:rPr>
              <w:t>Data Type and length</w:t>
            </w:r>
          </w:p>
        </w:tc>
        <w:tc>
          <w:tcPr>
            <w:tcW w:w="3711" w:type="dxa"/>
            <w:shd w:val="clear" w:color="auto" w:fill="FFFFFF" w:themeFill="background1"/>
          </w:tcPr>
          <w:p w14:paraId="1A173528" w14:textId="77777777" w:rsidR="00CC350B" w:rsidRPr="00F31ED0" w:rsidRDefault="00CC350B" w:rsidP="00A1130F">
            <w:pPr>
              <w:keepNext/>
              <w:jc w:val="center"/>
              <w:rPr>
                <w:rFonts w:eastAsia="SimSun" w:cs="Arial"/>
                <w:b/>
                <w:lang w:val="en-029"/>
              </w:rPr>
            </w:pPr>
            <w:r w:rsidRPr="00F31ED0">
              <w:rPr>
                <w:rFonts w:eastAsia="SimSun" w:cs="Arial"/>
                <w:b/>
                <w:lang w:val="en-029"/>
              </w:rPr>
              <w:t>Description</w:t>
            </w:r>
          </w:p>
        </w:tc>
        <w:tc>
          <w:tcPr>
            <w:tcW w:w="3120" w:type="dxa"/>
            <w:shd w:val="clear" w:color="auto" w:fill="FFFFFF" w:themeFill="background1"/>
          </w:tcPr>
          <w:p w14:paraId="075EF110" w14:textId="77777777" w:rsidR="00CC350B" w:rsidRPr="00F31ED0" w:rsidRDefault="00CC350B" w:rsidP="00A1130F">
            <w:pPr>
              <w:keepNext/>
              <w:jc w:val="center"/>
              <w:rPr>
                <w:rFonts w:eastAsia="SimSun" w:cs="Arial"/>
                <w:b/>
                <w:lang w:val="en-029"/>
              </w:rPr>
            </w:pPr>
            <w:r w:rsidRPr="00F31ED0">
              <w:rPr>
                <w:rFonts w:eastAsia="SimSun" w:cs="Arial"/>
                <w:b/>
                <w:lang w:val="en-029"/>
              </w:rPr>
              <w:t>Data Source</w:t>
            </w:r>
          </w:p>
        </w:tc>
        <w:tc>
          <w:tcPr>
            <w:tcW w:w="1290" w:type="dxa"/>
            <w:shd w:val="clear" w:color="auto" w:fill="FFFFFF" w:themeFill="background1"/>
          </w:tcPr>
          <w:p w14:paraId="6052A8C2" w14:textId="77777777" w:rsidR="00CC350B" w:rsidRPr="00F31ED0" w:rsidRDefault="00CC350B" w:rsidP="00A1130F">
            <w:pPr>
              <w:keepNext/>
              <w:jc w:val="center"/>
              <w:rPr>
                <w:rFonts w:eastAsia="SimSun" w:cs="Arial"/>
                <w:b/>
                <w:lang w:val="en-029"/>
              </w:rPr>
            </w:pPr>
            <w:r w:rsidRPr="00F31ED0">
              <w:rPr>
                <w:rFonts w:eastAsia="SimSun" w:cs="Arial"/>
                <w:b/>
                <w:lang w:val="en-029"/>
              </w:rPr>
              <w:t>TD RCS REQ</w:t>
            </w:r>
          </w:p>
        </w:tc>
      </w:tr>
      <w:tr w:rsidR="00CC350B" w:rsidRPr="00F31ED0" w14:paraId="3D88A1BD" w14:textId="77777777" w:rsidTr="00A1130F">
        <w:trPr>
          <w:cantSplit/>
          <w:trHeight w:val="184"/>
        </w:trPr>
        <w:tc>
          <w:tcPr>
            <w:tcW w:w="10195" w:type="dxa"/>
            <w:gridSpan w:val="5"/>
            <w:shd w:val="clear" w:color="auto" w:fill="E2EFD9" w:themeFill="accent6" w:themeFillTint="33"/>
          </w:tcPr>
          <w:p w14:paraId="35C7655E" w14:textId="77777777" w:rsidR="00CC350B" w:rsidRPr="00F31ED0" w:rsidRDefault="00CC350B" w:rsidP="00A1130F">
            <w:pPr>
              <w:keepNext/>
              <w:jc w:val="center"/>
              <w:rPr>
                <w:rFonts w:eastAsia="SimSun" w:cs="Arial"/>
                <w:b/>
                <w:bCs/>
                <w:lang w:val="en-029"/>
              </w:rPr>
            </w:pPr>
            <w:r w:rsidRPr="00F31ED0">
              <w:rPr>
                <w:rFonts w:eastAsia="SimSun" w:cs="Arial"/>
                <w:b/>
                <w:bCs/>
                <w:lang w:val="en-029"/>
              </w:rPr>
              <w:t>REQUEST</w:t>
            </w:r>
          </w:p>
        </w:tc>
      </w:tr>
      <w:tr w:rsidR="00CC350B" w:rsidRPr="002F1987" w14:paraId="478D4C9D" w14:textId="77777777" w:rsidTr="00A1130F">
        <w:trPr>
          <w:cantSplit/>
          <w:trHeight w:val="184"/>
        </w:trPr>
        <w:tc>
          <w:tcPr>
            <w:tcW w:w="814" w:type="dxa"/>
            <w:shd w:val="clear" w:color="auto" w:fill="auto"/>
          </w:tcPr>
          <w:p w14:paraId="3DB19A4A" w14:textId="77777777" w:rsidR="00CC350B" w:rsidRPr="002F1987" w:rsidRDefault="00CC350B" w:rsidP="00A1130F">
            <w:pPr>
              <w:keepNext/>
              <w:jc w:val="center"/>
              <w:rPr>
                <w:rFonts w:eastAsia="SimSun" w:cs="Arial"/>
                <w:lang w:val="en-029"/>
              </w:rPr>
            </w:pPr>
            <w:r w:rsidRPr="002F1987">
              <w:rPr>
                <w:rFonts w:eastAsia="SimSun" w:cs="Arial"/>
                <w:lang w:val="en-029"/>
              </w:rPr>
              <w:t>A</w:t>
            </w:r>
          </w:p>
        </w:tc>
        <w:tc>
          <w:tcPr>
            <w:tcW w:w="1260" w:type="dxa"/>
            <w:shd w:val="clear" w:color="auto" w:fill="auto"/>
          </w:tcPr>
          <w:p w14:paraId="6178DF6C" w14:textId="77777777" w:rsidR="00CC350B" w:rsidRPr="002F1987" w:rsidRDefault="00CC350B" w:rsidP="00A1130F">
            <w:pPr>
              <w:keepNext/>
              <w:jc w:val="center"/>
              <w:rPr>
                <w:rFonts w:eastAsia="SimSun" w:cs="Arial"/>
                <w:lang w:val="en-029"/>
              </w:rPr>
            </w:pPr>
            <w:r w:rsidRPr="002F1987">
              <w:rPr>
                <w:rFonts w:eastAsia="SimSun" w:cs="Arial"/>
                <w:lang w:val="en-029"/>
              </w:rPr>
              <w:t>1 – 9 AN</w:t>
            </w:r>
          </w:p>
        </w:tc>
        <w:tc>
          <w:tcPr>
            <w:tcW w:w="3711" w:type="dxa"/>
            <w:shd w:val="clear" w:color="auto" w:fill="auto"/>
          </w:tcPr>
          <w:p w14:paraId="75202A91" w14:textId="77777777" w:rsidR="00CC350B" w:rsidRPr="00F31ED0" w:rsidRDefault="00CC350B" w:rsidP="00A1130F">
            <w:pPr>
              <w:keepNext/>
              <w:rPr>
                <w:rFonts w:eastAsia="SimSun" w:cs="Arial"/>
                <w:b/>
                <w:bCs/>
                <w:lang w:val="en-029"/>
              </w:rPr>
            </w:pPr>
            <w:r w:rsidRPr="00F31ED0">
              <w:rPr>
                <w:rFonts w:eastAsia="SimSun" w:cs="Arial"/>
                <w:b/>
                <w:bCs/>
                <w:lang w:val="en-029"/>
              </w:rPr>
              <w:t>Store Number</w:t>
            </w:r>
          </w:p>
          <w:p w14:paraId="6E0DF1F0" w14:textId="77777777" w:rsidR="00CC350B" w:rsidRPr="002F1987" w:rsidRDefault="00CC350B" w:rsidP="00A1130F">
            <w:pPr>
              <w:keepNext/>
              <w:rPr>
                <w:rFonts w:eastAsia="SimSun" w:cs="Arial"/>
                <w:lang w:val="en-029"/>
              </w:rPr>
            </w:pPr>
          </w:p>
          <w:p w14:paraId="2807685E" w14:textId="77777777" w:rsidR="00CC350B" w:rsidRPr="002F1987" w:rsidRDefault="00CC350B" w:rsidP="00A1130F">
            <w:pPr>
              <w:keepNext/>
              <w:rPr>
                <w:rFonts w:eastAsia="SimSun" w:cs="Arial"/>
                <w:lang w:val="en-029"/>
              </w:rPr>
            </w:pPr>
          </w:p>
        </w:tc>
        <w:tc>
          <w:tcPr>
            <w:tcW w:w="3120" w:type="dxa"/>
            <w:shd w:val="clear" w:color="auto" w:fill="auto"/>
          </w:tcPr>
          <w:p w14:paraId="3F3BB271" w14:textId="77777777" w:rsidR="00CC350B" w:rsidRPr="002F1987" w:rsidRDefault="00CC350B" w:rsidP="00A1130F">
            <w:pPr>
              <w:keepNext/>
              <w:rPr>
                <w:rFonts w:eastAsia="SimSun" w:cs="Arial"/>
                <w:lang w:val="en-029"/>
              </w:rPr>
            </w:pPr>
            <w:r w:rsidRPr="002F1987">
              <w:rPr>
                <w:rFonts w:eastAsia="SimSun" w:cs="Arial"/>
                <w:lang w:val="en-029"/>
              </w:rPr>
              <w:t>Terminal</w:t>
            </w:r>
          </w:p>
          <w:p w14:paraId="70398026" w14:textId="77777777" w:rsidR="00CC350B" w:rsidRPr="002F1987" w:rsidRDefault="00CC350B" w:rsidP="00A1130F">
            <w:pPr>
              <w:keepNext/>
              <w:rPr>
                <w:rFonts w:eastAsia="SimSun" w:cs="Arial"/>
                <w:lang w:val="en-029"/>
              </w:rPr>
            </w:pPr>
            <w:r w:rsidRPr="002F1987">
              <w:rPr>
                <w:rFonts w:eastAsia="SimSun" w:cs="Arial"/>
                <w:lang w:val="en-029"/>
              </w:rPr>
              <w:t>Downloaded from TMS parameter.</w:t>
            </w:r>
          </w:p>
        </w:tc>
        <w:tc>
          <w:tcPr>
            <w:tcW w:w="1290" w:type="dxa"/>
            <w:shd w:val="clear" w:color="auto" w:fill="auto"/>
          </w:tcPr>
          <w:p w14:paraId="68F62F9B" w14:textId="77777777" w:rsidR="00CC350B" w:rsidRPr="002F1987" w:rsidRDefault="00CC350B" w:rsidP="00A1130F">
            <w:pPr>
              <w:keepNext/>
              <w:jc w:val="center"/>
              <w:rPr>
                <w:rFonts w:eastAsia="SimSun" w:cs="Arial"/>
                <w:lang w:val="en-029"/>
              </w:rPr>
            </w:pPr>
            <w:r w:rsidRPr="002F1987">
              <w:rPr>
                <w:rFonts w:eastAsia="SimSun" w:cs="Arial"/>
                <w:lang w:val="en-029"/>
              </w:rPr>
              <w:t>R</w:t>
            </w:r>
          </w:p>
        </w:tc>
      </w:tr>
      <w:tr w:rsidR="00CC350B" w:rsidRPr="002F1987" w14:paraId="20660327" w14:textId="77777777" w:rsidTr="00A1130F">
        <w:trPr>
          <w:cantSplit/>
          <w:trHeight w:val="184"/>
        </w:trPr>
        <w:tc>
          <w:tcPr>
            <w:tcW w:w="814" w:type="dxa"/>
            <w:shd w:val="clear" w:color="auto" w:fill="auto"/>
          </w:tcPr>
          <w:p w14:paraId="12C0EDD1" w14:textId="77777777" w:rsidR="00CC350B" w:rsidRPr="002F1987" w:rsidRDefault="00CC350B" w:rsidP="00A1130F">
            <w:pPr>
              <w:jc w:val="center"/>
              <w:rPr>
                <w:rFonts w:eastAsia="SimSun" w:cs="Arial"/>
                <w:lang w:val="en-029"/>
              </w:rPr>
            </w:pPr>
            <w:r w:rsidRPr="002F1987">
              <w:rPr>
                <w:rFonts w:eastAsia="SimSun" w:cs="Arial"/>
                <w:lang w:val="en-029"/>
              </w:rPr>
              <w:t>B</w:t>
            </w:r>
          </w:p>
        </w:tc>
        <w:tc>
          <w:tcPr>
            <w:tcW w:w="1260" w:type="dxa"/>
            <w:shd w:val="clear" w:color="auto" w:fill="auto"/>
          </w:tcPr>
          <w:p w14:paraId="0E70290B" w14:textId="77777777" w:rsidR="00CC350B" w:rsidRPr="002F1987" w:rsidRDefault="00CC350B" w:rsidP="00A1130F">
            <w:pPr>
              <w:jc w:val="center"/>
              <w:rPr>
                <w:rFonts w:eastAsia="SimSun" w:cs="Arial"/>
                <w:lang w:val="en-029"/>
              </w:rPr>
            </w:pPr>
            <w:r w:rsidRPr="002F1987">
              <w:rPr>
                <w:rFonts w:eastAsia="SimSun" w:cs="Arial"/>
                <w:lang w:val="en-029"/>
              </w:rPr>
              <w:t>13 - 19 N</w:t>
            </w:r>
          </w:p>
        </w:tc>
        <w:tc>
          <w:tcPr>
            <w:tcW w:w="3711" w:type="dxa"/>
            <w:shd w:val="clear" w:color="auto" w:fill="auto"/>
          </w:tcPr>
          <w:p w14:paraId="7FE354B9" w14:textId="77777777" w:rsidR="00CC350B" w:rsidRDefault="00CC350B" w:rsidP="00A1130F">
            <w:pPr>
              <w:spacing w:after="120"/>
              <w:rPr>
                <w:rFonts w:eastAsia="SimSun" w:cs="Arial"/>
                <w:snapToGrid w:val="0"/>
              </w:rPr>
            </w:pPr>
            <w:r w:rsidRPr="00F31ED0">
              <w:rPr>
                <w:rFonts w:eastAsia="SimSun" w:cs="Arial"/>
                <w:b/>
                <w:bCs/>
                <w:snapToGrid w:val="0"/>
              </w:rPr>
              <w:t>PAN</w:t>
            </w:r>
            <w:r w:rsidRPr="002F1987">
              <w:rPr>
                <w:rFonts w:eastAsia="SimSun" w:cs="Arial"/>
                <w:snapToGrid w:val="0"/>
              </w:rPr>
              <w:t xml:space="preserve"> </w:t>
            </w:r>
          </w:p>
          <w:p w14:paraId="4F363338" w14:textId="77777777" w:rsidR="00CC350B" w:rsidRPr="002F1987" w:rsidRDefault="00CC350B" w:rsidP="00A1130F">
            <w:pPr>
              <w:rPr>
                <w:rFonts w:eastAsia="SimSun" w:cs="Arial"/>
                <w:snapToGrid w:val="0"/>
              </w:rPr>
            </w:pPr>
            <w:r w:rsidRPr="002F1987">
              <w:rPr>
                <w:rFonts w:eastAsia="SimSun" w:cs="Arial"/>
                <w:snapToGrid w:val="0"/>
              </w:rPr>
              <w:t>(variable-length, 19-digit</w:t>
            </w:r>
            <w:r>
              <w:rPr>
                <w:rFonts w:eastAsia="SimSun" w:cs="Arial"/>
                <w:snapToGrid w:val="0"/>
              </w:rPr>
              <w:t xml:space="preserve"> </w:t>
            </w:r>
            <w:r w:rsidRPr="002F1987">
              <w:rPr>
                <w:rFonts w:eastAsia="SimSun" w:cs="Arial"/>
                <w:snapToGrid w:val="0"/>
              </w:rPr>
              <w:t xml:space="preserve">maximum) </w:t>
            </w:r>
          </w:p>
          <w:p w14:paraId="6D57C87A" w14:textId="77777777" w:rsidR="00CC350B" w:rsidRPr="002F1987" w:rsidRDefault="00CC350B" w:rsidP="00A1130F">
            <w:pPr>
              <w:rPr>
                <w:rFonts w:eastAsia="SimSun" w:cs="Arial"/>
                <w:snapToGrid w:val="0"/>
              </w:rPr>
            </w:pPr>
          </w:p>
          <w:p w14:paraId="5BB2E80E" w14:textId="77777777" w:rsidR="00CC350B" w:rsidRDefault="00CC350B" w:rsidP="00A1130F">
            <w:pPr>
              <w:rPr>
                <w:rFonts w:eastAsia="SimSun" w:cs="Arial"/>
                <w:snapToGrid w:val="0"/>
              </w:rPr>
            </w:pPr>
            <w:r w:rsidRPr="002F1987">
              <w:rPr>
                <w:rFonts w:eastAsia="SimSun" w:cs="Arial"/>
                <w:snapToGrid w:val="0"/>
              </w:rPr>
              <w:t>The account number of the credit card to be used for credit check.</w:t>
            </w:r>
          </w:p>
          <w:p w14:paraId="797D451D" w14:textId="77777777" w:rsidR="00CC350B" w:rsidRPr="002F1987" w:rsidRDefault="00CC350B" w:rsidP="00A1130F">
            <w:pPr>
              <w:rPr>
                <w:rFonts w:eastAsia="SimSun" w:cs="Arial"/>
                <w:snapToGrid w:val="0"/>
              </w:rPr>
            </w:pPr>
          </w:p>
        </w:tc>
        <w:tc>
          <w:tcPr>
            <w:tcW w:w="3120" w:type="dxa"/>
            <w:shd w:val="clear" w:color="auto" w:fill="auto"/>
          </w:tcPr>
          <w:p w14:paraId="55D1562E" w14:textId="77777777" w:rsidR="00CC350B" w:rsidRPr="002F1987" w:rsidRDefault="00CC350B" w:rsidP="00A1130F">
            <w:pPr>
              <w:rPr>
                <w:rFonts w:eastAsia="SimSun" w:cs="Arial"/>
                <w:lang w:val="en-029"/>
              </w:rPr>
            </w:pPr>
            <w:r w:rsidRPr="002F1987">
              <w:rPr>
                <w:rFonts w:eastAsia="SimSun" w:cs="Arial"/>
                <w:lang w:val="en-029"/>
              </w:rPr>
              <w:t xml:space="preserve">Terminal </w:t>
            </w:r>
          </w:p>
          <w:p w14:paraId="5AE40B3C" w14:textId="77777777" w:rsidR="00CC350B" w:rsidRPr="002F1987" w:rsidRDefault="00CC350B" w:rsidP="00A1130F">
            <w:pPr>
              <w:rPr>
                <w:rFonts w:eastAsia="SimSun" w:cs="Arial"/>
                <w:lang w:val="en-029"/>
              </w:rPr>
            </w:pPr>
            <w:r w:rsidRPr="002F1987">
              <w:rPr>
                <w:rFonts w:eastAsia="SimSun" w:cs="Arial"/>
                <w:lang w:val="en-029"/>
              </w:rPr>
              <w:t>Read from a major credit card or manually entered</w:t>
            </w:r>
          </w:p>
        </w:tc>
        <w:tc>
          <w:tcPr>
            <w:tcW w:w="1290" w:type="dxa"/>
            <w:shd w:val="clear" w:color="auto" w:fill="auto"/>
          </w:tcPr>
          <w:p w14:paraId="798FE58B"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486E22B6" w14:textId="77777777" w:rsidTr="00A1130F">
        <w:trPr>
          <w:cantSplit/>
          <w:trHeight w:val="540"/>
        </w:trPr>
        <w:tc>
          <w:tcPr>
            <w:tcW w:w="814" w:type="dxa"/>
            <w:shd w:val="clear" w:color="auto" w:fill="auto"/>
          </w:tcPr>
          <w:p w14:paraId="0493BA2D" w14:textId="77777777" w:rsidR="00CC350B" w:rsidRPr="002F1987" w:rsidRDefault="00CC350B" w:rsidP="00A1130F">
            <w:pPr>
              <w:jc w:val="center"/>
              <w:rPr>
                <w:rFonts w:eastAsia="SimSun" w:cs="Arial"/>
                <w:lang w:val="en-029" w:eastAsia="zh-CN"/>
              </w:rPr>
            </w:pPr>
            <w:r w:rsidRPr="002F1987">
              <w:rPr>
                <w:rFonts w:eastAsia="SimSun" w:cs="Arial"/>
                <w:lang w:val="en-029" w:eastAsia="zh-CN"/>
              </w:rPr>
              <w:t>C</w:t>
            </w:r>
          </w:p>
        </w:tc>
        <w:tc>
          <w:tcPr>
            <w:tcW w:w="1260" w:type="dxa"/>
            <w:shd w:val="clear" w:color="auto" w:fill="auto"/>
          </w:tcPr>
          <w:p w14:paraId="3259FD02" w14:textId="77777777" w:rsidR="00CC350B" w:rsidRPr="002F1987" w:rsidRDefault="00CC350B" w:rsidP="00A1130F">
            <w:pPr>
              <w:jc w:val="center"/>
              <w:rPr>
                <w:rFonts w:eastAsia="SimSun" w:cs="Arial"/>
                <w:lang w:val="en-029"/>
              </w:rPr>
            </w:pPr>
            <w:r w:rsidRPr="002F1987">
              <w:rPr>
                <w:rFonts w:eastAsia="SimSun" w:cs="Arial"/>
                <w:lang w:val="en-029"/>
              </w:rPr>
              <w:t>1 - 20 AN</w:t>
            </w:r>
          </w:p>
        </w:tc>
        <w:tc>
          <w:tcPr>
            <w:tcW w:w="3711" w:type="dxa"/>
            <w:shd w:val="clear" w:color="auto" w:fill="auto"/>
          </w:tcPr>
          <w:p w14:paraId="414BF318" w14:textId="77777777" w:rsidR="00CC350B" w:rsidRPr="002F1987" w:rsidRDefault="00CC350B" w:rsidP="00A1130F">
            <w:pPr>
              <w:spacing w:after="120"/>
              <w:rPr>
                <w:rFonts w:eastAsia="SimSun" w:cs="Arial"/>
                <w:b/>
                <w:lang w:val="en-029"/>
              </w:rPr>
            </w:pPr>
            <w:r w:rsidRPr="002F1987">
              <w:rPr>
                <w:rFonts w:eastAsia="SimSun" w:cs="Arial"/>
                <w:b/>
                <w:lang w:val="en-029"/>
              </w:rPr>
              <w:t>Cardholder Name – Family Name</w:t>
            </w:r>
          </w:p>
          <w:p w14:paraId="19B9B07E" w14:textId="77777777" w:rsidR="00CC350B" w:rsidRDefault="00CC350B" w:rsidP="00A1130F">
            <w:pPr>
              <w:rPr>
                <w:rFonts w:eastAsia="SimSun" w:cs="Arial"/>
                <w:lang w:val="en-029"/>
              </w:rPr>
            </w:pPr>
            <w:r w:rsidRPr="002F1987">
              <w:rPr>
                <w:rFonts w:eastAsia="SimSun" w:cs="Arial"/>
                <w:lang w:val="en-029"/>
              </w:rPr>
              <w:t>Cardholder’s family name read from Track 1 or manually entered</w:t>
            </w:r>
          </w:p>
          <w:p w14:paraId="03B4A446" w14:textId="77777777" w:rsidR="00CC350B" w:rsidRPr="002F1987" w:rsidRDefault="00CC350B" w:rsidP="00A1130F">
            <w:pPr>
              <w:rPr>
                <w:rFonts w:eastAsia="SimSun" w:cs="Arial"/>
                <w:lang w:val="en-029"/>
              </w:rPr>
            </w:pPr>
          </w:p>
        </w:tc>
        <w:tc>
          <w:tcPr>
            <w:tcW w:w="3120" w:type="dxa"/>
            <w:shd w:val="clear" w:color="auto" w:fill="auto"/>
          </w:tcPr>
          <w:p w14:paraId="440EC462" w14:textId="77777777" w:rsidR="00CC350B" w:rsidRPr="002F1987" w:rsidRDefault="00CC350B" w:rsidP="00A1130F">
            <w:pPr>
              <w:rPr>
                <w:rFonts w:eastAsia="SimSun" w:cs="Arial"/>
                <w:lang w:val="en-029"/>
              </w:rPr>
            </w:pPr>
            <w:r w:rsidRPr="002F1987">
              <w:rPr>
                <w:rFonts w:eastAsia="SimSun" w:cs="Arial"/>
                <w:lang w:val="en-029"/>
              </w:rPr>
              <w:t xml:space="preserve">Terminal </w:t>
            </w:r>
          </w:p>
          <w:p w14:paraId="0590AADD" w14:textId="77777777" w:rsidR="00CC350B" w:rsidRPr="002F1987" w:rsidRDefault="00CC350B" w:rsidP="00A1130F">
            <w:pPr>
              <w:rPr>
                <w:rFonts w:eastAsia="SimSun" w:cs="Arial"/>
                <w:lang w:val="en-029"/>
              </w:rPr>
            </w:pPr>
            <w:r w:rsidRPr="002F1987">
              <w:rPr>
                <w:rFonts w:eastAsia="SimSun" w:cs="Arial"/>
                <w:lang w:val="en-029"/>
              </w:rPr>
              <w:t>Read from a major credit card or manually entered</w:t>
            </w:r>
          </w:p>
        </w:tc>
        <w:tc>
          <w:tcPr>
            <w:tcW w:w="1290" w:type="dxa"/>
            <w:shd w:val="clear" w:color="auto" w:fill="auto"/>
          </w:tcPr>
          <w:p w14:paraId="19F789CC"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rsidDel="008F648C" w14:paraId="585846D0" w14:textId="77777777" w:rsidTr="00A1130F">
        <w:trPr>
          <w:cantSplit/>
          <w:trHeight w:val="184"/>
        </w:trPr>
        <w:tc>
          <w:tcPr>
            <w:tcW w:w="814" w:type="dxa"/>
            <w:shd w:val="clear" w:color="auto" w:fill="auto"/>
          </w:tcPr>
          <w:p w14:paraId="44368485" w14:textId="77777777" w:rsidR="00CC350B" w:rsidRPr="002F1987" w:rsidRDefault="00CC350B" w:rsidP="00A1130F">
            <w:pPr>
              <w:jc w:val="center"/>
              <w:rPr>
                <w:rFonts w:eastAsia="SimSun" w:cs="Arial"/>
                <w:lang w:val="en-029"/>
              </w:rPr>
            </w:pPr>
            <w:r w:rsidRPr="002F1987">
              <w:rPr>
                <w:rFonts w:eastAsia="SimSun" w:cs="Arial"/>
                <w:lang w:val="en-029"/>
              </w:rPr>
              <w:lastRenderedPageBreak/>
              <w:t>D</w:t>
            </w:r>
          </w:p>
        </w:tc>
        <w:tc>
          <w:tcPr>
            <w:tcW w:w="1260" w:type="dxa"/>
            <w:shd w:val="clear" w:color="auto" w:fill="auto"/>
          </w:tcPr>
          <w:p w14:paraId="7A86CB70" w14:textId="77777777" w:rsidR="00CC350B" w:rsidRPr="002F1987" w:rsidRDefault="00CC350B" w:rsidP="00A1130F">
            <w:pPr>
              <w:jc w:val="center"/>
              <w:rPr>
                <w:rFonts w:eastAsia="SimSun" w:cs="Arial"/>
                <w:lang w:val="en-029"/>
              </w:rPr>
            </w:pPr>
            <w:r w:rsidRPr="002F1987">
              <w:rPr>
                <w:rFonts w:eastAsia="SimSun" w:cs="Arial"/>
                <w:lang w:val="en-029"/>
              </w:rPr>
              <w:t>1-15 AN</w:t>
            </w:r>
          </w:p>
        </w:tc>
        <w:tc>
          <w:tcPr>
            <w:tcW w:w="3711" w:type="dxa"/>
            <w:shd w:val="clear" w:color="auto" w:fill="auto"/>
          </w:tcPr>
          <w:p w14:paraId="203781D3" w14:textId="77777777" w:rsidR="00CC350B" w:rsidRPr="002F1987" w:rsidRDefault="00CC350B" w:rsidP="00A1130F">
            <w:pPr>
              <w:spacing w:after="120"/>
              <w:rPr>
                <w:rFonts w:eastAsia="SimSun" w:cs="Arial"/>
                <w:b/>
                <w:lang w:val="en-029"/>
              </w:rPr>
            </w:pPr>
            <w:r w:rsidRPr="002F1987">
              <w:rPr>
                <w:rFonts w:eastAsia="SimSun" w:cs="Arial"/>
                <w:b/>
                <w:lang w:val="en-029"/>
              </w:rPr>
              <w:t>Cardholder Name – First Name</w:t>
            </w:r>
          </w:p>
          <w:p w14:paraId="0C7C3221" w14:textId="77777777" w:rsidR="00CC350B" w:rsidRDefault="00CC350B" w:rsidP="00A1130F">
            <w:pPr>
              <w:rPr>
                <w:rFonts w:eastAsia="SimSun" w:cs="Arial"/>
                <w:lang w:val="en-029"/>
              </w:rPr>
            </w:pPr>
            <w:r w:rsidRPr="002F1987">
              <w:rPr>
                <w:rFonts w:eastAsia="SimSun" w:cs="Arial"/>
                <w:lang w:val="en-029"/>
              </w:rPr>
              <w:t>Manually entered cardholder’s first name, if Track 1 data is not available.</w:t>
            </w:r>
          </w:p>
          <w:p w14:paraId="139BD17D" w14:textId="77777777" w:rsidR="00CC350B" w:rsidRPr="002F1987" w:rsidRDefault="00CC350B" w:rsidP="00A1130F">
            <w:pPr>
              <w:rPr>
                <w:rFonts w:eastAsia="SimSun" w:cs="Arial"/>
                <w:lang w:val="en-029"/>
              </w:rPr>
            </w:pPr>
          </w:p>
        </w:tc>
        <w:tc>
          <w:tcPr>
            <w:tcW w:w="3120" w:type="dxa"/>
            <w:shd w:val="clear" w:color="auto" w:fill="auto"/>
          </w:tcPr>
          <w:p w14:paraId="5BC07669" w14:textId="77777777" w:rsidR="00CC350B" w:rsidRPr="002F1987" w:rsidRDefault="00CC350B" w:rsidP="00A1130F">
            <w:pPr>
              <w:rPr>
                <w:rFonts w:eastAsia="SimSun" w:cs="Arial"/>
                <w:lang w:val="en-029"/>
              </w:rPr>
            </w:pPr>
            <w:r w:rsidRPr="002F1987">
              <w:rPr>
                <w:rFonts w:eastAsia="SimSun" w:cs="Arial"/>
                <w:lang w:val="en-029"/>
              </w:rPr>
              <w:t xml:space="preserve">Terminal </w:t>
            </w:r>
          </w:p>
          <w:p w14:paraId="018B775C" w14:textId="77777777" w:rsidR="00CC350B" w:rsidRPr="002F1987" w:rsidRDefault="00CC350B" w:rsidP="00A1130F">
            <w:pPr>
              <w:rPr>
                <w:rFonts w:eastAsia="SimSun" w:cs="Arial"/>
                <w:lang w:val="en-029"/>
              </w:rPr>
            </w:pPr>
            <w:r w:rsidRPr="002F1987">
              <w:rPr>
                <w:rFonts w:eastAsia="SimSun" w:cs="Arial"/>
                <w:lang w:val="en-029"/>
              </w:rPr>
              <w:t>Read from a major credit card or manually entered</w:t>
            </w:r>
          </w:p>
        </w:tc>
        <w:tc>
          <w:tcPr>
            <w:tcW w:w="1290" w:type="dxa"/>
            <w:shd w:val="clear" w:color="auto" w:fill="auto"/>
          </w:tcPr>
          <w:p w14:paraId="5E6EB666"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209CF3FD" w14:textId="77777777" w:rsidTr="00A1130F">
        <w:trPr>
          <w:cantSplit/>
          <w:trHeight w:val="563"/>
        </w:trPr>
        <w:tc>
          <w:tcPr>
            <w:tcW w:w="814" w:type="dxa"/>
            <w:shd w:val="clear" w:color="auto" w:fill="auto"/>
          </w:tcPr>
          <w:p w14:paraId="4DA1841C" w14:textId="77777777" w:rsidR="00CC350B" w:rsidRPr="002F1987" w:rsidRDefault="00CC350B" w:rsidP="00A1130F">
            <w:pPr>
              <w:jc w:val="center"/>
              <w:rPr>
                <w:rFonts w:eastAsia="SimSun" w:cs="Arial"/>
                <w:lang w:val="en-029"/>
              </w:rPr>
            </w:pPr>
            <w:r w:rsidRPr="002F1987">
              <w:rPr>
                <w:rFonts w:eastAsia="SimSun" w:cs="Arial"/>
                <w:lang w:val="en-029"/>
              </w:rPr>
              <w:t>E</w:t>
            </w:r>
          </w:p>
        </w:tc>
        <w:tc>
          <w:tcPr>
            <w:tcW w:w="1260" w:type="dxa"/>
            <w:shd w:val="clear" w:color="auto" w:fill="auto"/>
          </w:tcPr>
          <w:p w14:paraId="48560B40" w14:textId="77777777" w:rsidR="00CC350B" w:rsidRPr="002F1987" w:rsidRDefault="00CC350B" w:rsidP="00A1130F">
            <w:pPr>
              <w:jc w:val="center"/>
              <w:rPr>
                <w:rFonts w:eastAsia="SimSun" w:cs="Arial"/>
                <w:lang w:val="en-029"/>
              </w:rPr>
            </w:pPr>
            <w:r w:rsidRPr="002F1987">
              <w:rPr>
                <w:rFonts w:eastAsia="SimSun" w:cs="Arial"/>
                <w:lang w:val="en-029"/>
              </w:rPr>
              <w:t>1-15 AN</w:t>
            </w:r>
          </w:p>
        </w:tc>
        <w:tc>
          <w:tcPr>
            <w:tcW w:w="3711" w:type="dxa"/>
            <w:shd w:val="clear" w:color="auto" w:fill="auto"/>
          </w:tcPr>
          <w:p w14:paraId="27FA715D" w14:textId="77777777" w:rsidR="00CC350B" w:rsidRPr="002F1987" w:rsidRDefault="00CC350B" w:rsidP="00A1130F">
            <w:pPr>
              <w:spacing w:after="120"/>
              <w:rPr>
                <w:rFonts w:eastAsia="SimSun" w:cs="Arial"/>
                <w:b/>
                <w:lang w:val="en-029"/>
              </w:rPr>
            </w:pPr>
            <w:r w:rsidRPr="002F1987">
              <w:rPr>
                <w:rFonts w:eastAsia="SimSun" w:cs="Arial"/>
                <w:b/>
                <w:lang w:val="en-029"/>
              </w:rPr>
              <w:t>Cardholder Name – Middle Initial</w:t>
            </w:r>
          </w:p>
          <w:p w14:paraId="4DDBD1D4" w14:textId="77777777" w:rsidR="00CC350B" w:rsidRDefault="00CC350B" w:rsidP="00A1130F">
            <w:pPr>
              <w:rPr>
                <w:rFonts w:eastAsia="SimSun" w:cs="Arial"/>
                <w:lang w:val="en-029"/>
              </w:rPr>
            </w:pPr>
            <w:r w:rsidRPr="002F1987">
              <w:rPr>
                <w:rFonts w:eastAsia="SimSun" w:cs="Arial"/>
                <w:lang w:val="en-029"/>
              </w:rPr>
              <w:t>Cardholder’s middle initial read from Track 1 or manually entered.</w:t>
            </w:r>
          </w:p>
          <w:p w14:paraId="050D9214" w14:textId="77777777" w:rsidR="00CC350B" w:rsidRPr="002F1987" w:rsidRDefault="00CC350B" w:rsidP="00A1130F">
            <w:pPr>
              <w:rPr>
                <w:rFonts w:eastAsia="SimSun" w:cs="Arial"/>
                <w:lang w:val="en-029"/>
              </w:rPr>
            </w:pPr>
          </w:p>
        </w:tc>
        <w:tc>
          <w:tcPr>
            <w:tcW w:w="3120" w:type="dxa"/>
            <w:shd w:val="clear" w:color="auto" w:fill="auto"/>
          </w:tcPr>
          <w:p w14:paraId="74A9B77E" w14:textId="77777777" w:rsidR="00CC350B" w:rsidRPr="002F1987" w:rsidRDefault="00CC350B" w:rsidP="00A1130F">
            <w:pPr>
              <w:rPr>
                <w:rFonts w:eastAsia="SimSun" w:cs="Arial"/>
                <w:lang w:val="en-029"/>
              </w:rPr>
            </w:pPr>
            <w:r w:rsidRPr="002F1987">
              <w:rPr>
                <w:rFonts w:eastAsia="SimSun" w:cs="Arial"/>
                <w:lang w:val="en-029"/>
              </w:rPr>
              <w:t xml:space="preserve">Terminal </w:t>
            </w:r>
          </w:p>
          <w:p w14:paraId="2DF15FC0" w14:textId="77777777" w:rsidR="00CC350B" w:rsidRPr="002F1987" w:rsidRDefault="00CC350B" w:rsidP="00A1130F">
            <w:pPr>
              <w:rPr>
                <w:rFonts w:eastAsia="SimSun" w:cs="Arial"/>
                <w:lang w:val="en-029"/>
              </w:rPr>
            </w:pPr>
            <w:r w:rsidRPr="002F1987">
              <w:rPr>
                <w:rFonts w:eastAsia="SimSun" w:cs="Arial"/>
                <w:lang w:val="en-029"/>
              </w:rPr>
              <w:t>Read from a major credit card or manually entered</w:t>
            </w:r>
          </w:p>
        </w:tc>
        <w:tc>
          <w:tcPr>
            <w:tcW w:w="1290" w:type="dxa"/>
            <w:shd w:val="clear" w:color="auto" w:fill="auto"/>
          </w:tcPr>
          <w:p w14:paraId="1FF30FB6" w14:textId="77777777" w:rsidR="00CC350B" w:rsidRPr="002F1987" w:rsidRDefault="00CC350B" w:rsidP="00A1130F">
            <w:pPr>
              <w:jc w:val="center"/>
              <w:rPr>
                <w:rFonts w:eastAsia="SimSun" w:cs="Arial"/>
                <w:lang w:val="en-029"/>
              </w:rPr>
            </w:pPr>
            <w:r w:rsidRPr="002F1987">
              <w:rPr>
                <w:rFonts w:eastAsia="SimSun" w:cs="Arial"/>
                <w:lang w:val="en-029"/>
              </w:rPr>
              <w:t>C</w:t>
            </w:r>
          </w:p>
          <w:p w14:paraId="4AAE6D1E" w14:textId="77777777" w:rsidR="00CC350B" w:rsidRPr="002F1987" w:rsidRDefault="00CC350B" w:rsidP="00A1130F">
            <w:pPr>
              <w:jc w:val="center"/>
              <w:rPr>
                <w:rFonts w:eastAsia="SimSun" w:cs="Arial"/>
                <w:lang w:val="en-029"/>
              </w:rPr>
            </w:pPr>
            <w:r w:rsidRPr="002F1987">
              <w:rPr>
                <w:rFonts w:eastAsia="SimSun" w:cs="Arial"/>
                <w:lang w:val="en-029"/>
              </w:rPr>
              <w:t>Include if available</w:t>
            </w:r>
          </w:p>
        </w:tc>
      </w:tr>
      <w:tr w:rsidR="00CC350B" w:rsidRPr="002F1987" w:rsidDel="008F648C" w14:paraId="43EF4BF7" w14:textId="77777777" w:rsidTr="00A1130F">
        <w:trPr>
          <w:cantSplit/>
          <w:trHeight w:val="184"/>
        </w:trPr>
        <w:tc>
          <w:tcPr>
            <w:tcW w:w="814" w:type="dxa"/>
            <w:shd w:val="clear" w:color="auto" w:fill="auto"/>
          </w:tcPr>
          <w:p w14:paraId="4048ED74" w14:textId="77777777" w:rsidR="00CC350B" w:rsidRPr="002F1987" w:rsidRDefault="00CC350B" w:rsidP="00A1130F">
            <w:pPr>
              <w:jc w:val="center"/>
              <w:rPr>
                <w:rFonts w:eastAsia="SimSun" w:cs="Arial"/>
                <w:lang w:val="en-029"/>
              </w:rPr>
            </w:pPr>
            <w:r w:rsidRPr="002F1987">
              <w:rPr>
                <w:rFonts w:eastAsia="SimSun" w:cs="Arial"/>
                <w:lang w:val="en-029"/>
              </w:rPr>
              <w:t>F</w:t>
            </w:r>
          </w:p>
        </w:tc>
        <w:tc>
          <w:tcPr>
            <w:tcW w:w="1260" w:type="dxa"/>
            <w:shd w:val="clear" w:color="auto" w:fill="auto"/>
          </w:tcPr>
          <w:p w14:paraId="48CA4BFD" w14:textId="77777777" w:rsidR="00CC350B" w:rsidRPr="002F1987" w:rsidRDefault="00CC350B" w:rsidP="00A1130F">
            <w:pPr>
              <w:jc w:val="center"/>
              <w:rPr>
                <w:rFonts w:eastAsia="SimSun" w:cs="Arial"/>
                <w:lang w:val="en-029"/>
              </w:rPr>
            </w:pPr>
            <w:r w:rsidRPr="002F1987">
              <w:rPr>
                <w:rFonts w:eastAsia="SimSun" w:cs="Arial"/>
                <w:lang w:val="en-029"/>
              </w:rPr>
              <w:t>10 AN</w:t>
            </w:r>
          </w:p>
        </w:tc>
        <w:tc>
          <w:tcPr>
            <w:tcW w:w="3711" w:type="dxa"/>
            <w:shd w:val="clear" w:color="auto" w:fill="auto"/>
          </w:tcPr>
          <w:p w14:paraId="13D20261" w14:textId="77777777" w:rsidR="00CC350B" w:rsidRPr="002F1987" w:rsidRDefault="00CC350B" w:rsidP="00A1130F">
            <w:pPr>
              <w:spacing w:after="120"/>
              <w:rPr>
                <w:rFonts w:eastAsia="SimSun" w:cs="Arial"/>
                <w:b/>
                <w:lang w:val="en-029"/>
              </w:rPr>
            </w:pPr>
            <w:r w:rsidRPr="002F1987">
              <w:rPr>
                <w:rFonts w:eastAsia="SimSun" w:cs="Arial"/>
                <w:b/>
                <w:lang w:val="en-029"/>
              </w:rPr>
              <w:t>Date of Birth</w:t>
            </w:r>
          </w:p>
          <w:p w14:paraId="7AB1F211" w14:textId="77777777" w:rsidR="00CC350B" w:rsidRPr="002F1987" w:rsidRDefault="00CC350B" w:rsidP="00A1130F">
            <w:pPr>
              <w:rPr>
                <w:rFonts w:eastAsia="SimSun" w:cs="Arial"/>
                <w:lang w:val="en-029"/>
              </w:rPr>
            </w:pPr>
            <w:r w:rsidRPr="002F1987">
              <w:rPr>
                <w:rFonts w:eastAsia="SimSun" w:cs="Arial"/>
                <w:lang w:val="en-029"/>
              </w:rPr>
              <w:t>YYYY-MM-DD</w:t>
            </w:r>
          </w:p>
          <w:p w14:paraId="17A0642C" w14:textId="77777777" w:rsidR="00CC350B" w:rsidRPr="002F1987" w:rsidRDefault="00CC350B" w:rsidP="00A1130F">
            <w:pPr>
              <w:rPr>
                <w:rFonts w:eastAsia="SimSun" w:cs="Arial"/>
                <w:lang w:val="en-029"/>
              </w:rPr>
            </w:pPr>
          </w:p>
        </w:tc>
        <w:tc>
          <w:tcPr>
            <w:tcW w:w="3120" w:type="dxa"/>
            <w:shd w:val="clear" w:color="auto" w:fill="auto"/>
          </w:tcPr>
          <w:p w14:paraId="7F2FB855" w14:textId="77777777" w:rsidR="00CC350B" w:rsidRPr="002F1987" w:rsidRDefault="00CC350B" w:rsidP="00A1130F">
            <w:pPr>
              <w:rPr>
                <w:rFonts w:eastAsia="SimSun" w:cs="Arial"/>
                <w:lang w:val="en-029"/>
              </w:rPr>
            </w:pPr>
            <w:r w:rsidRPr="002F1987">
              <w:rPr>
                <w:rFonts w:eastAsia="SimSun" w:cs="Arial"/>
                <w:lang w:val="en-029"/>
              </w:rPr>
              <w:t>Terminal</w:t>
            </w:r>
          </w:p>
          <w:p w14:paraId="64BF989A" w14:textId="77777777" w:rsidR="00CC350B" w:rsidRPr="002F1987" w:rsidRDefault="00CC350B" w:rsidP="00A1130F">
            <w:pPr>
              <w:rPr>
                <w:rFonts w:eastAsia="SimSun" w:cs="Arial"/>
                <w:b/>
                <w:lang w:val="en-029"/>
              </w:rPr>
            </w:pPr>
            <w:r w:rsidRPr="002F1987">
              <w:rPr>
                <w:rFonts w:eastAsia="SimSun" w:cs="Arial"/>
                <w:lang w:val="en-029"/>
              </w:rPr>
              <w:t>manually entered</w:t>
            </w:r>
          </w:p>
        </w:tc>
        <w:tc>
          <w:tcPr>
            <w:tcW w:w="1290" w:type="dxa"/>
            <w:shd w:val="clear" w:color="auto" w:fill="auto"/>
          </w:tcPr>
          <w:p w14:paraId="254E3260"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rsidDel="008F648C" w14:paraId="4AE9EDDF" w14:textId="77777777" w:rsidTr="00A1130F">
        <w:trPr>
          <w:cantSplit/>
          <w:trHeight w:val="184"/>
        </w:trPr>
        <w:tc>
          <w:tcPr>
            <w:tcW w:w="814" w:type="dxa"/>
            <w:shd w:val="clear" w:color="auto" w:fill="auto"/>
          </w:tcPr>
          <w:p w14:paraId="4E421A52" w14:textId="77777777" w:rsidR="00CC350B" w:rsidRPr="002F1987" w:rsidRDefault="00CC350B" w:rsidP="00A1130F">
            <w:pPr>
              <w:jc w:val="center"/>
              <w:rPr>
                <w:rFonts w:eastAsia="SimSun" w:cs="Arial"/>
                <w:lang w:val="en-029"/>
              </w:rPr>
            </w:pPr>
            <w:r w:rsidRPr="002F1987">
              <w:rPr>
                <w:rFonts w:eastAsia="SimSun" w:cs="Arial"/>
                <w:lang w:val="en-029"/>
              </w:rPr>
              <w:t>G</w:t>
            </w:r>
          </w:p>
        </w:tc>
        <w:tc>
          <w:tcPr>
            <w:tcW w:w="1260" w:type="dxa"/>
            <w:shd w:val="clear" w:color="auto" w:fill="auto"/>
          </w:tcPr>
          <w:p w14:paraId="58F8A297" w14:textId="77777777" w:rsidR="00CC350B" w:rsidRPr="002F1987" w:rsidRDefault="00CC350B" w:rsidP="00A1130F">
            <w:pPr>
              <w:jc w:val="center"/>
              <w:rPr>
                <w:rFonts w:eastAsia="SimSun" w:cs="Arial"/>
                <w:lang w:val="en-029"/>
              </w:rPr>
            </w:pPr>
            <w:r w:rsidRPr="002F1987">
              <w:rPr>
                <w:rFonts w:eastAsia="SimSun" w:cs="Arial"/>
                <w:lang w:val="en-029"/>
              </w:rPr>
              <w:t>10 N</w:t>
            </w:r>
          </w:p>
        </w:tc>
        <w:tc>
          <w:tcPr>
            <w:tcW w:w="3711" w:type="dxa"/>
            <w:shd w:val="clear" w:color="auto" w:fill="auto"/>
          </w:tcPr>
          <w:p w14:paraId="55825CC9" w14:textId="77777777" w:rsidR="00CC350B" w:rsidRPr="002F1987" w:rsidRDefault="00CC350B" w:rsidP="00A1130F">
            <w:pPr>
              <w:rPr>
                <w:rFonts w:eastAsia="SimSun" w:cs="Arial"/>
                <w:b/>
                <w:lang w:val="en-029"/>
              </w:rPr>
            </w:pPr>
            <w:r w:rsidRPr="002F1987">
              <w:rPr>
                <w:rFonts w:eastAsia="SimSun" w:cs="Arial"/>
                <w:b/>
                <w:lang w:val="en-029"/>
              </w:rPr>
              <w:t>Home Phone Number</w:t>
            </w:r>
          </w:p>
        </w:tc>
        <w:tc>
          <w:tcPr>
            <w:tcW w:w="3120" w:type="dxa"/>
            <w:shd w:val="clear" w:color="auto" w:fill="auto"/>
          </w:tcPr>
          <w:p w14:paraId="052E745F" w14:textId="77777777" w:rsidR="00CC350B" w:rsidRPr="002F1987" w:rsidRDefault="00CC350B" w:rsidP="00A1130F">
            <w:pPr>
              <w:rPr>
                <w:rFonts w:eastAsia="SimSun" w:cs="Arial"/>
                <w:lang w:val="en-029"/>
              </w:rPr>
            </w:pPr>
            <w:r w:rsidRPr="002F1987">
              <w:rPr>
                <w:rFonts w:eastAsia="SimSun" w:cs="Arial"/>
                <w:lang w:val="en-029"/>
              </w:rPr>
              <w:t>Terminal</w:t>
            </w:r>
          </w:p>
          <w:p w14:paraId="623322D2"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5ECBC8F9"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rsidDel="008F648C" w14:paraId="215A5102" w14:textId="77777777" w:rsidTr="00A1130F">
        <w:trPr>
          <w:cantSplit/>
          <w:trHeight w:val="184"/>
        </w:trPr>
        <w:tc>
          <w:tcPr>
            <w:tcW w:w="814" w:type="dxa"/>
            <w:shd w:val="clear" w:color="auto" w:fill="auto"/>
          </w:tcPr>
          <w:p w14:paraId="0B574FB1" w14:textId="77777777" w:rsidR="00CC350B" w:rsidRPr="002F1987" w:rsidRDefault="00CC350B" w:rsidP="00A1130F">
            <w:pPr>
              <w:jc w:val="center"/>
              <w:rPr>
                <w:rFonts w:eastAsia="SimSun" w:cs="Arial"/>
                <w:lang w:val="en-029"/>
              </w:rPr>
            </w:pPr>
            <w:r w:rsidRPr="002F1987">
              <w:rPr>
                <w:rFonts w:eastAsia="SimSun" w:cs="Arial"/>
                <w:lang w:val="en-029"/>
              </w:rPr>
              <w:t>I</w:t>
            </w:r>
          </w:p>
        </w:tc>
        <w:tc>
          <w:tcPr>
            <w:tcW w:w="1260" w:type="dxa"/>
            <w:shd w:val="clear" w:color="auto" w:fill="auto"/>
          </w:tcPr>
          <w:p w14:paraId="2F98FE50" w14:textId="77777777" w:rsidR="00CC350B" w:rsidRPr="002F1987" w:rsidRDefault="00CC350B" w:rsidP="00A1130F">
            <w:pPr>
              <w:jc w:val="center"/>
              <w:rPr>
                <w:rFonts w:eastAsia="SimSun" w:cs="Arial"/>
                <w:lang w:val="en-029"/>
              </w:rPr>
            </w:pPr>
            <w:r w:rsidRPr="002F1987">
              <w:rPr>
                <w:rFonts w:eastAsia="SimSun" w:cs="Arial"/>
                <w:lang w:val="en-029"/>
              </w:rPr>
              <w:t>1 AN</w:t>
            </w:r>
          </w:p>
        </w:tc>
        <w:tc>
          <w:tcPr>
            <w:tcW w:w="3711" w:type="dxa"/>
            <w:shd w:val="clear" w:color="auto" w:fill="auto"/>
          </w:tcPr>
          <w:p w14:paraId="1B6101B5" w14:textId="77777777" w:rsidR="00CC350B" w:rsidRPr="002F1987" w:rsidRDefault="00CC350B" w:rsidP="00A1130F">
            <w:pPr>
              <w:spacing w:after="120"/>
              <w:rPr>
                <w:rFonts w:eastAsia="SimSun" w:cs="Arial"/>
                <w:b/>
                <w:lang w:val="en-029"/>
              </w:rPr>
            </w:pPr>
            <w:r w:rsidRPr="002F1987">
              <w:rPr>
                <w:rFonts w:eastAsia="SimSun" w:cs="Arial"/>
                <w:b/>
                <w:lang w:val="en-029"/>
              </w:rPr>
              <w:t>Insurance Flag</w:t>
            </w:r>
          </w:p>
          <w:p w14:paraId="738B2A88" w14:textId="77777777" w:rsidR="00CC350B" w:rsidRPr="002F1987" w:rsidRDefault="00CC350B" w:rsidP="00A1130F">
            <w:pPr>
              <w:rPr>
                <w:rFonts w:eastAsia="SimSun" w:cs="Arial"/>
                <w:lang w:val="en-029"/>
              </w:rPr>
            </w:pPr>
            <w:r w:rsidRPr="002F1987">
              <w:rPr>
                <w:rFonts w:eastAsia="SimSun" w:cs="Arial"/>
                <w:lang w:val="en-029"/>
              </w:rPr>
              <w:t>Y – Insurance selected</w:t>
            </w:r>
          </w:p>
          <w:p w14:paraId="3CEBA2EF" w14:textId="77777777" w:rsidR="00CC350B" w:rsidRDefault="00CC350B" w:rsidP="00A1130F">
            <w:pPr>
              <w:rPr>
                <w:rFonts w:eastAsia="SimSun" w:cs="Arial"/>
                <w:lang w:val="en-029"/>
              </w:rPr>
            </w:pPr>
            <w:r w:rsidRPr="002F1987">
              <w:rPr>
                <w:rFonts w:eastAsia="SimSun" w:cs="Arial"/>
                <w:lang w:val="en-029"/>
              </w:rPr>
              <w:t>N – Insurance not selected</w:t>
            </w:r>
          </w:p>
          <w:p w14:paraId="36D68AA9" w14:textId="77777777" w:rsidR="00CC350B" w:rsidRPr="002F1987" w:rsidRDefault="00CC350B" w:rsidP="00A1130F">
            <w:pPr>
              <w:rPr>
                <w:rFonts w:eastAsia="SimSun" w:cs="Arial"/>
                <w:lang w:val="en-029"/>
              </w:rPr>
            </w:pPr>
          </w:p>
        </w:tc>
        <w:tc>
          <w:tcPr>
            <w:tcW w:w="3120" w:type="dxa"/>
            <w:shd w:val="clear" w:color="auto" w:fill="auto"/>
          </w:tcPr>
          <w:p w14:paraId="5F923515" w14:textId="77777777" w:rsidR="00CC350B" w:rsidRPr="002F1987" w:rsidRDefault="00CC350B" w:rsidP="00A1130F">
            <w:pPr>
              <w:rPr>
                <w:rFonts w:eastAsia="SimSun" w:cs="Arial"/>
                <w:lang w:val="en-029"/>
              </w:rPr>
            </w:pPr>
            <w:r w:rsidRPr="002F1987">
              <w:rPr>
                <w:rFonts w:eastAsia="SimSun" w:cs="Arial"/>
                <w:lang w:val="en-029"/>
              </w:rPr>
              <w:t>Terminal</w:t>
            </w:r>
          </w:p>
          <w:p w14:paraId="070B4F9B"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57F9B324"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6C36DF4B" w14:textId="77777777" w:rsidTr="00A1130F">
        <w:trPr>
          <w:cantSplit/>
          <w:trHeight w:val="184"/>
        </w:trPr>
        <w:tc>
          <w:tcPr>
            <w:tcW w:w="814" w:type="dxa"/>
            <w:shd w:val="clear" w:color="auto" w:fill="auto"/>
          </w:tcPr>
          <w:p w14:paraId="20E286E8" w14:textId="77777777" w:rsidR="00CC350B" w:rsidRPr="002F1987" w:rsidRDefault="00CC350B" w:rsidP="00A1130F">
            <w:pPr>
              <w:jc w:val="center"/>
              <w:rPr>
                <w:rFonts w:eastAsia="SimSun" w:cs="Arial"/>
                <w:lang w:val="en-029"/>
              </w:rPr>
            </w:pPr>
            <w:r w:rsidRPr="002F1987">
              <w:rPr>
                <w:rFonts w:eastAsia="SimSun" w:cs="Arial"/>
                <w:lang w:val="en-029"/>
              </w:rPr>
              <w:t>J</w:t>
            </w:r>
          </w:p>
        </w:tc>
        <w:tc>
          <w:tcPr>
            <w:tcW w:w="1260" w:type="dxa"/>
            <w:shd w:val="clear" w:color="auto" w:fill="auto"/>
          </w:tcPr>
          <w:p w14:paraId="2D5E2935" w14:textId="77777777" w:rsidR="00CC350B" w:rsidRPr="002F1987" w:rsidRDefault="00CC350B" w:rsidP="00A1130F">
            <w:pPr>
              <w:jc w:val="center"/>
              <w:rPr>
                <w:rFonts w:eastAsia="SimSun" w:cs="Arial"/>
                <w:lang w:val="en-029"/>
              </w:rPr>
            </w:pPr>
            <w:r w:rsidRPr="002F1987">
              <w:rPr>
                <w:rFonts w:eastAsia="SimSun" w:cs="Arial"/>
                <w:lang w:val="en-029"/>
              </w:rPr>
              <w:t>1-12 AN</w:t>
            </w:r>
          </w:p>
        </w:tc>
        <w:tc>
          <w:tcPr>
            <w:tcW w:w="3711" w:type="dxa"/>
            <w:shd w:val="clear" w:color="auto" w:fill="auto"/>
          </w:tcPr>
          <w:p w14:paraId="105F8F34" w14:textId="77777777" w:rsidR="00CC350B" w:rsidRPr="002F1987" w:rsidRDefault="00CC350B" w:rsidP="00A1130F">
            <w:pPr>
              <w:rPr>
                <w:rFonts w:eastAsia="SimSun" w:cs="Arial"/>
                <w:b/>
                <w:lang w:val="en-029"/>
              </w:rPr>
            </w:pPr>
            <w:r w:rsidRPr="002F1987">
              <w:rPr>
                <w:rFonts w:eastAsia="SimSun" w:cs="Arial"/>
                <w:b/>
                <w:lang w:val="en-029"/>
              </w:rPr>
              <w:t>Client Reference #</w:t>
            </w:r>
          </w:p>
        </w:tc>
        <w:tc>
          <w:tcPr>
            <w:tcW w:w="3120" w:type="dxa"/>
            <w:shd w:val="clear" w:color="auto" w:fill="auto"/>
          </w:tcPr>
          <w:p w14:paraId="3D05732A" w14:textId="77777777" w:rsidR="00CC350B" w:rsidRPr="002F1987" w:rsidRDefault="00CC350B" w:rsidP="00A1130F">
            <w:pPr>
              <w:rPr>
                <w:rFonts w:eastAsia="SimSun" w:cs="Arial"/>
                <w:lang w:val="en-029"/>
              </w:rPr>
            </w:pPr>
            <w:r w:rsidRPr="002F1987">
              <w:rPr>
                <w:rFonts w:eastAsia="SimSun" w:cs="Arial"/>
                <w:lang w:val="en-029"/>
              </w:rPr>
              <w:t>Terminal</w:t>
            </w:r>
          </w:p>
          <w:p w14:paraId="151FF1B8"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0588E30F" w14:textId="77777777" w:rsidR="00CC350B" w:rsidRPr="002F1987" w:rsidRDefault="00CC350B" w:rsidP="00A1130F">
            <w:pPr>
              <w:jc w:val="center"/>
              <w:rPr>
                <w:rFonts w:eastAsia="SimSun" w:cs="Arial"/>
                <w:lang w:val="en-029"/>
              </w:rPr>
            </w:pPr>
            <w:r w:rsidRPr="002F1987">
              <w:rPr>
                <w:rFonts w:eastAsia="SimSun" w:cs="Arial"/>
                <w:lang w:val="en-029"/>
              </w:rPr>
              <w:t>C</w:t>
            </w:r>
          </w:p>
          <w:p w14:paraId="6F7B674D" w14:textId="77777777" w:rsidR="00CC350B" w:rsidRPr="002F1987" w:rsidRDefault="00CC350B" w:rsidP="00A1130F">
            <w:pPr>
              <w:jc w:val="center"/>
              <w:rPr>
                <w:rFonts w:eastAsia="SimSun" w:cs="Arial"/>
                <w:lang w:val="en-029"/>
              </w:rPr>
            </w:pPr>
            <w:r w:rsidRPr="002F1987">
              <w:rPr>
                <w:rFonts w:eastAsia="SimSun" w:cs="Arial"/>
                <w:lang w:val="en-029"/>
              </w:rPr>
              <w:t>Include if entered</w:t>
            </w:r>
          </w:p>
        </w:tc>
      </w:tr>
      <w:tr w:rsidR="00CC350B" w:rsidRPr="002F1987" w14:paraId="01338572" w14:textId="77777777" w:rsidTr="00A1130F">
        <w:trPr>
          <w:cantSplit/>
          <w:trHeight w:val="815"/>
        </w:trPr>
        <w:tc>
          <w:tcPr>
            <w:tcW w:w="814" w:type="dxa"/>
            <w:shd w:val="clear" w:color="auto" w:fill="auto"/>
          </w:tcPr>
          <w:p w14:paraId="102136DC" w14:textId="77777777" w:rsidR="00CC350B" w:rsidRPr="002F1987" w:rsidRDefault="00CC350B" w:rsidP="00A1130F">
            <w:pPr>
              <w:jc w:val="center"/>
              <w:rPr>
                <w:rFonts w:eastAsia="SimSun" w:cs="Arial"/>
                <w:lang w:val="en-029"/>
              </w:rPr>
            </w:pPr>
            <w:r w:rsidRPr="002F1987">
              <w:rPr>
                <w:rFonts w:eastAsia="SimSun" w:cs="Arial"/>
                <w:lang w:val="en-029"/>
              </w:rPr>
              <w:t>K</w:t>
            </w:r>
          </w:p>
        </w:tc>
        <w:tc>
          <w:tcPr>
            <w:tcW w:w="1260" w:type="dxa"/>
            <w:shd w:val="clear" w:color="auto" w:fill="auto"/>
          </w:tcPr>
          <w:p w14:paraId="65425E13" w14:textId="77777777" w:rsidR="00CC350B" w:rsidRPr="002F1987" w:rsidRDefault="00CC350B" w:rsidP="00A1130F">
            <w:pPr>
              <w:jc w:val="center"/>
              <w:rPr>
                <w:rFonts w:eastAsia="SimSun" w:cs="Arial"/>
                <w:lang w:val="en-029"/>
              </w:rPr>
            </w:pPr>
            <w:r w:rsidRPr="002F1987">
              <w:rPr>
                <w:rFonts w:eastAsia="SimSun" w:cs="Arial"/>
                <w:lang w:val="en-029"/>
              </w:rPr>
              <w:t>1-10 AN</w:t>
            </w:r>
          </w:p>
        </w:tc>
        <w:tc>
          <w:tcPr>
            <w:tcW w:w="3711" w:type="dxa"/>
            <w:shd w:val="clear" w:color="auto" w:fill="auto"/>
          </w:tcPr>
          <w:p w14:paraId="3E1FFC08" w14:textId="77777777" w:rsidR="00CC350B" w:rsidRPr="002F1987" w:rsidRDefault="00CC350B" w:rsidP="00A1130F">
            <w:pPr>
              <w:rPr>
                <w:rFonts w:eastAsia="SimSun" w:cs="Arial"/>
                <w:b/>
                <w:lang w:val="en-029"/>
              </w:rPr>
            </w:pPr>
            <w:r w:rsidRPr="002F1987">
              <w:rPr>
                <w:rFonts w:eastAsia="SimSun" w:cs="Arial"/>
                <w:b/>
                <w:lang w:val="en-029"/>
              </w:rPr>
              <w:t>Associate Number</w:t>
            </w:r>
          </w:p>
          <w:p w14:paraId="6C14A5C8" w14:textId="77777777" w:rsidR="00CC350B" w:rsidRPr="002F1987" w:rsidRDefault="00CC350B" w:rsidP="00A1130F">
            <w:pPr>
              <w:rPr>
                <w:rFonts w:eastAsia="SimSun" w:cs="Arial"/>
                <w:b/>
                <w:lang w:val="en-029"/>
              </w:rPr>
            </w:pPr>
          </w:p>
        </w:tc>
        <w:tc>
          <w:tcPr>
            <w:tcW w:w="3120" w:type="dxa"/>
            <w:shd w:val="clear" w:color="auto" w:fill="auto"/>
          </w:tcPr>
          <w:p w14:paraId="6F28D28E" w14:textId="77777777" w:rsidR="00CC350B" w:rsidRPr="002F1987" w:rsidRDefault="00CC350B" w:rsidP="00A1130F">
            <w:pPr>
              <w:rPr>
                <w:rFonts w:eastAsia="SimSun" w:cs="Arial"/>
                <w:lang w:val="en-029"/>
              </w:rPr>
            </w:pPr>
            <w:r w:rsidRPr="002F1987">
              <w:rPr>
                <w:rFonts w:eastAsia="SimSun" w:cs="Arial"/>
                <w:lang w:val="en-029"/>
              </w:rPr>
              <w:t>Terminal</w:t>
            </w:r>
          </w:p>
          <w:p w14:paraId="0C2276D1" w14:textId="77777777" w:rsidR="00CC350B" w:rsidRPr="002F1987" w:rsidRDefault="00CC350B" w:rsidP="00A1130F">
            <w:pPr>
              <w:rPr>
                <w:rFonts w:eastAsia="SimSun" w:cs="Arial"/>
                <w:lang w:val="en-029"/>
              </w:rPr>
            </w:pPr>
            <w:r w:rsidRPr="002F1987">
              <w:rPr>
                <w:rFonts w:cs="Arial"/>
                <w:lang w:val="en-029"/>
              </w:rPr>
              <w:t>The logged-on operator ID or manually entered operator ID for this transaction.</w:t>
            </w:r>
          </w:p>
        </w:tc>
        <w:tc>
          <w:tcPr>
            <w:tcW w:w="1290" w:type="dxa"/>
            <w:shd w:val="clear" w:color="auto" w:fill="auto"/>
          </w:tcPr>
          <w:p w14:paraId="2134F2B0" w14:textId="77777777" w:rsidR="00CC350B" w:rsidRPr="002F1987" w:rsidRDefault="00CC350B" w:rsidP="00A1130F">
            <w:pPr>
              <w:jc w:val="center"/>
              <w:rPr>
                <w:rFonts w:eastAsia="SimSun" w:cs="Arial"/>
                <w:lang w:val="en-029"/>
              </w:rPr>
            </w:pPr>
            <w:r w:rsidRPr="002F1987">
              <w:rPr>
                <w:rFonts w:eastAsia="SimSun" w:cs="Arial"/>
                <w:lang w:val="en-029"/>
              </w:rPr>
              <w:t>C</w:t>
            </w:r>
          </w:p>
          <w:p w14:paraId="074F1DB6" w14:textId="77777777" w:rsidR="00CC350B" w:rsidRPr="002F1987" w:rsidRDefault="00CC350B" w:rsidP="00A1130F">
            <w:pPr>
              <w:jc w:val="center"/>
              <w:rPr>
                <w:rFonts w:eastAsia="SimSun" w:cs="Arial"/>
                <w:lang w:val="en-029"/>
              </w:rPr>
            </w:pPr>
            <w:r w:rsidRPr="002F1987">
              <w:rPr>
                <w:rFonts w:eastAsia="SimSun" w:cs="Arial"/>
                <w:lang w:val="en-029"/>
              </w:rPr>
              <w:t>Include if entered</w:t>
            </w:r>
          </w:p>
        </w:tc>
      </w:tr>
      <w:tr w:rsidR="00CC350B" w:rsidRPr="002F1987" w14:paraId="515ECF0A" w14:textId="77777777" w:rsidTr="00A1130F">
        <w:trPr>
          <w:cantSplit/>
          <w:trHeight w:val="184"/>
        </w:trPr>
        <w:tc>
          <w:tcPr>
            <w:tcW w:w="814" w:type="dxa"/>
            <w:shd w:val="clear" w:color="auto" w:fill="auto"/>
          </w:tcPr>
          <w:p w14:paraId="30930DFA" w14:textId="77777777" w:rsidR="00CC350B" w:rsidRPr="002F1987" w:rsidRDefault="00CC350B" w:rsidP="00A1130F">
            <w:pPr>
              <w:jc w:val="center"/>
              <w:rPr>
                <w:rFonts w:eastAsia="SimSun" w:cs="Arial"/>
                <w:lang w:val="en-029"/>
              </w:rPr>
            </w:pPr>
            <w:r w:rsidRPr="002F1987">
              <w:rPr>
                <w:rFonts w:eastAsia="SimSun" w:cs="Arial"/>
                <w:lang w:val="en-029"/>
              </w:rPr>
              <w:t>L</w:t>
            </w:r>
          </w:p>
        </w:tc>
        <w:tc>
          <w:tcPr>
            <w:tcW w:w="1260" w:type="dxa"/>
            <w:shd w:val="clear" w:color="auto" w:fill="auto"/>
          </w:tcPr>
          <w:p w14:paraId="148C0611" w14:textId="77777777" w:rsidR="00CC350B" w:rsidRPr="002F1987" w:rsidRDefault="00CC350B" w:rsidP="00A1130F">
            <w:pPr>
              <w:jc w:val="center"/>
              <w:rPr>
                <w:rFonts w:eastAsia="SimSun" w:cs="Arial"/>
                <w:lang w:val="en-029"/>
              </w:rPr>
            </w:pPr>
            <w:r w:rsidRPr="002F1987">
              <w:rPr>
                <w:rFonts w:eastAsia="SimSun" w:cs="Arial"/>
                <w:lang w:val="en-029"/>
              </w:rPr>
              <w:t>10 N</w:t>
            </w:r>
          </w:p>
        </w:tc>
        <w:tc>
          <w:tcPr>
            <w:tcW w:w="3711" w:type="dxa"/>
            <w:shd w:val="clear" w:color="auto" w:fill="auto"/>
          </w:tcPr>
          <w:p w14:paraId="5AD17BC6" w14:textId="77777777" w:rsidR="00CC350B" w:rsidRPr="002F1987" w:rsidRDefault="00CC350B" w:rsidP="00A1130F">
            <w:pPr>
              <w:rPr>
                <w:rFonts w:eastAsia="SimSun" w:cs="Arial"/>
                <w:b/>
                <w:lang w:val="en-029"/>
              </w:rPr>
            </w:pPr>
            <w:r w:rsidRPr="002F1987">
              <w:rPr>
                <w:rFonts w:eastAsia="SimSun" w:cs="Arial"/>
                <w:b/>
                <w:lang w:val="en-029"/>
              </w:rPr>
              <w:t>Business Phone Number</w:t>
            </w:r>
          </w:p>
        </w:tc>
        <w:tc>
          <w:tcPr>
            <w:tcW w:w="3120" w:type="dxa"/>
            <w:shd w:val="clear" w:color="auto" w:fill="auto"/>
          </w:tcPr>
          <w:p w14:paraId="318648F7" w14:textId="77777777" w:rsidR="00CC350B" w:rsidRPr="002F1987" w:rsidRDefault="00CC350B" w:rsidP="00A1130F">
            <w:pPr>
              <w:rPr>
                <w:rFonts w:eastAsia="SimSun" w:cs="Arial"/>
                <w:lang w:val="en-029"/>
              </w:rPr>
            </w:pPr>
            <w:r w:rsidRPr="002F1987">
              <w:rPr>
                <w:rFonts w:eastAsia="SimSun" w:cs="Arial"/>
                <w:lang w:val="en-029"/>
              </w:rPr>
              <w:t>Terminal</w:t>
            </w:r>
          </w:p>
          <w:p w14:paraId="07A9E86D"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1C465605"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4F3A0808" w14:textId="77777777" w:rsidTr="00A1130F">
        <w:trPr>
          <w:cantSplit/>
          <w:trHeight w:val="184"/>
        </w:trPr>
        <w:tc>
          <w:tcPr>
            <w:tcW w:w="814" w:type="dxa"/>
            <w:shd w:val="clear" w:color="auto" w:fill="auto"/>
          </w:tcPr>
          <w:p w14:paraId="3D398893" w14:textId="77777777" w:rsidR="00CC350B" w:rsidRPr="002F1987" w:rsidRDefault="00CC350B" w:rsidP="00A1130F">
            <w:pPr>
              <w:jc w:val="center"/>
              <w:rPr>
                <w:rFonts w:eastAsia="SimSun" w:cs="Arial"/>
                <w:lang w:val="en-029"/>
              </w:rPr>
            </w:pPr>
            <w:r w:rsidRPr="002F1987">
              <w:rPr>
                <w:rFonts w:eastAsia="SimSun" w:cs="Arial"/>
                <w:lang w:val="en-029"/>
              </w:rPr>
              <w:t>M</w:t>
            </w:r>
          </w:p>
        </w:tc>
        <w:tc>
          <w:tcPr>
            <w:tcW w:w="1260" w:type="dxa"/>
            <w:shd w:val="clear" w:color="auto" w:fill="auto"/>
          </w:tcPr>
          <w:p w14:paraId="6339565A" w14:textId="77777777" w:rsidR="00CC350B" w:rsidRPr="002F1987" w:rsidRDefault="00CC350B" w:rsidP="00A1130F">
            <w:pPr>
              <w:jc w:val="center"/>
              <w:rPr>
                <w:rFonts w:eastAsia="SimSun" w:cs="Arial"/>
                <w:lang w:val="en-029"/>
              </w:rPr>
            </w:pPr>
            <w:r w:rsidRPr="002F1987">
              <w:rPr>
                <w:rFonts w:eastAsia="SimSun" w:cs="Arial"/>
                <w:lang w:val="en-029"/>
              </w:rPr>
              <w:t>1-20 AN</w:t>
            </w:r>
          </w:p>
        </w:tc>
        <w:tc>
          <w:tcPr>
            <w:tcW w:w="3711" w:type="dxa"/>
            <w:shd w:val="clear" w:color="auto" w:fill="auto"/>
          </w:tcPr>
          <w:p w14:paraId="29B2AA91" w14:textId="77777777" w:rsidR="00CC350B" w:rsidRPr="002F1987" w:rsidRDefault="00CC350B" w:rsidP="00A1130F">
            <w:pPr>
              <w:rPr>
                <w:rFonts w:eastAsia="SimSun" w:cs="Arial"/>
                <w:b/>
                <w:lang w:val="en-029"/>
              </w:rPr>
            </w:pPr>
            <w:r w:rsidRPr="002F1987">
              <w:rPr>
                <w:rFonts w:eastAsia="SimSun" w:cs="Arial"/>
                <w:b/>
                <w:lang w:val="en-029"/>
              </w:rPr>
              <w:t>Street Number</w:t>
            </w:r>
          </w:p>
        </w:tc>
        <w:tc>
          <w:tcPr>
            <w:tcW w:w="3120" w:type="dxa"/>
            <w:shd w:val="clear" w:color="auto" w:fill="auto"/>
          </w:tcPr>
          <w:p w14:paraId="4646376B" w14:textId="77777777" w:rsidR="00CC350B" w:rsidRPr="002F1987" w:rsidRDefault="00CC350B" w:rsidP="00A1130F">
            <w:pPr>
              <w:rPr>
                <w:rFonts w:eastAsia="SimSun" w:cs="Arial"/>
                <w:lang w:val="en-029"/>
              </w:rPr>
            </w:pPr>
            <w:r w:rsidRPr="002F1987">
              <w:rPr>
                <w:rFonts w:eastAsia="SimSun" w:cs="Arial"/>
                <w:lang w:val="en-029"/>
              </w:rPr>
              <w:t>Terminal</w:t>
            </w:r>
          </w:p>
          <w:p w14:paraId="0EC8ED4C"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4D4445E4" w14:textId="77777777" w:rsidR="00CC350B" w:rsidRPr="002F1987" w:rsidRDefault="00CC350B" w:rsidP="00A1130F">
            <w:pPr>
              <w:jc w:val="center"/>
              <w:rPr>
                <w:rFonts w:eastAsia="SimSun" w:cs="Arial"/>
                <w:lang w:val="en-029"/>
              </w:rPr>
            </w:pPr>
            <w:r w:rsidRPr="002F1987">
              <w:rPr>
                <w:rFonts w:eastAsia="SimSun" w:cs="Arial"/>
                <w:lang w:val="en-029"/>
              </w:rPr>
              <w:t>X</w:t>
            </w:r>
          </w:p>
        </w:tc>
      </w:tr>
      <w:tr w:rsidR="00CC350B" w:rsidRPr="002F1987" w14:paraId="55D31B9D" w14:textId="77777777" w:rsidTr="00A1130F">
        <w:trPr>
          <w:cantSplit/>
          <w:trHeight w:val="184"/>
        </w:trPr>
        <w:tc>
          <w:tcPr>
            <w:tcW w:w="814" w:type="dxa"/>
            <w:shd w:val="clear" w:color="auto" w:fill="auto"/>
          </w:tcPr>
          <w:p w14:paraId="0052EA56" w14:textId="77777777" w:rsidR="00CC350B" w:rsidRPr="002F1987" w:rsidRDefault="00CC350B" w:rsidP="00A1130F">
            <w:pPr>
              <w:jc w:val="center"/>
              <w:rPr>
                <w:rFonts w:eastAsia="SimSun" w:cs="Arial"/>
                <w:lang w:val="en-029"/>
              </w:rPr>
            </w:pPr>
            <w:r w:rsidRPr="002F1987">
              <w:rPr>
                <w:rFonts w:eastAsia="SimSun" w:cs="Arial"/>
                <w:lang w:val="en-029"/>
              </w:rPr>
              <w:t>N</w:t>
            </w:r>
          </w:p>
        </w:tc>
        <w:tc>
          <w:tcPr>
            <w:tcW w:w="1260" w:type="dxa"/>
            <w:shd w:val="clear" w:color="auto" w:fill="auto"/>
          </w:tcPr>
          <w:p w14:paraId="07F4870A" w14:textId="77777777" w:rsidR="00CC350B" w:rsidRPr="002F1987" w:rsidRDefault="00CC350B" w:rsidP="00A1130F">
            <w:pPr>
              <w:jc w:val="center"/>
              <w:rPr>
                <w:rFonts w:eastAsia="SimSun" w:cs="Arial"/>
                <w:lang w:val="en-029"/>
              </w:rPr>
            </w:pPr>
            <w:r w:rsidRPr="002F1987">
              <w:rPr>
                <w:rFonts w:eastAsia="SimSun" w:cs="Arial"/>
                <w:lang w:val="en-029"/>
              </w:rPr>
              <w:t>1-9 N</w:t>
            </w:r>
          </w:p>
        </w:tc>
        <w:tc>
          <w:tcPr>
            <w:tcW w:w="3711" w:type="dxa"/>
            <w:shd w:val="clear" w:color="auto" w:fill="auto"/>
          </w:tcPr>
          <w:p w14:paraId="4AED3B0A" w14:textId="77777777" w:rsidR="00CC350B" w:rsidRPr="002F1987" w:rsidRDefault="00CC350B" w:rsidP="00A1130F">
            <w:pPr>
              <w:rPr>
                <w:rFonts w:eastAsia="SimSun" w:cs="Arial"/>
                <w:b/>
                <w:lang w:val="en-029"/>
              </w:rPr>
            </w:pPr>
            <w:r w:rsidRPr="002F1987">
              <w:rPr>
                <w:rFonts w:eastAsia="SimSun" w:cs="Arial"/>
                <w:b/>
                <w:lang w:val="en-029"/>
              </w:rPr>
              <w:t>Gross Monthly Income</w:t>
            </w:r>
          </w:p>
        </w:tc>
        <w:tc>
          <w:tcPr>
            <w:tcW w:w="3120" w:type="dxa"/>
            <w:shd w:val="clear" w:color="auto" w:fill="auto"/>
          </w:tcPr>
          <w:p w14:paraId="09FEBD87" w14:textId="77777777" w:rsidR="00CC350B" w:rsidRPr="002F1987" w:rsidRDefault="00CC350B" w:rsidP="00A1130F">
            <w:pPr>
              <w:rPr>
                <w:rFonts w:eastAsia="SimSun" w:cs="Arial"/>
                <w:lang w:val="en-029"/>
              </w:rPr>
            </w:pPr>
            <w:r w:rsidRPr="002F1987">
              <w:rPr>
                <w:rFonts w:eastAsia="SimSun" w:cs="Arial"/>
                <w:lang w:val="en-029"/>
              </w:rPr>
              <w:t>Terminal</w:t>
            </w:r>
          </w:p>
          <w:p w14:paraId="0CB99281"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463603A7" w14:textId="77777777" w:rsidR="00CC350B" w:rsidRPr="002F1987" w:rsidRDefault="00CC350B" w:rsidP="00A1130F">
            <w:pPr>
              <w:jc w:val="center"/>
              <w:rPr>
                <w:rFonts w:eastAsia="SimSun" w:cs="Arial"/>
                <w:lang w:val="en-029"/>
              </w:rPr>
            </w:pPr>
            <w:r w:rsidRPr="002F1987">
              <w:rPr>
                <w:rFonts w:eastAsia="SimSun" w:cs="Arial"/>
                <w:lang w:val="en-029"/>
              </w:rPr>
              <w:t>C</w:t>
            </w:r>
          </w:p>
          <w:p w14:paraId="2136FEA1" w14:textId="77777777" w:rsidR="00CC350B" w:rsidRPr="002F1987" w:rsidRDefault="00CC350B" w:rsidP="00A1130F">
            <w:pPr>
              <w:jc w:val="center"/>
              <w:rPr>
                <w:rFonts w:eastAsia="SimSun" w:cs="Arial"/>
                <w:lang w:val="en-029"/>
              </w:rPr>
            </w:pPr>
            <w:r w:rsidRPr="002F1987">
              <w:rPr>
                <w:rFonts w:eastAsia="SimSun" w:cs="Arial"/>
                <w:lang w:val="en-029"/>
              </w:rPr>
              <w:t>Include if entered</w:t>
            </w:r>
          </w:p>
        </w:tc>
      </w:tr>
      <w:tr w:rsidR="00CC350B" w:rsidRPr="002F1987" w14:paraId="06A68681" w14:textId="77777777" w:rsidTr="00A1130F">
        <w:trPr>
          <w:cantSplit/>
          <w:trHeight w:val="184"/>
        </w:trPr>
        <w:tc>
          <w:tcPr>
            <w:tcW w:w="814" w:type="dxa"/>
            <w:shd w:val="clear" w:color="auto" w:fill="auto"/>
          </w:tcPr>
          <w:p w14:paraId="1ED7278F" w14:textId="77777777" w:rsidR="00CC350B" w:rsidRPr="002F1987" w:rsidRDefault="00CC350B" w:rsidP="00A1130F">
            <w:pPr>
              <w:jc w:val="center"/>
              <w:rPr>
                <w:rFonts w:eastAsia="SimSun" w:cs="Arial"/>
                <w:lang w:val="en-029"/>
              </w:rPr>
            </w:pPr>
            <w:r w:rsidRPr="002F1987">
              <w:rPr>
                <w:rFonts w:eastAsia="SimSun" w:cs="Arial"/>
                <w:lang w:val="en-029"/>
              </w:rPr>
              <w:t>O</w:t>
            </w:r>
          </w:p>
        </w:tc>
        <w:tc>
          <w:tcPr>
            <w:tcW w:w="1260" w:type="dxa"/>
            <w:shd w:val="clear" w:color="auto" w:fill="auto"/>
          </w:tcPr>
          <w:p w14:paraId="3F156467" w14:textId="77777777" w:rsidR="00CC350B" w:rsidRPr="002F1987" w:rsidRDefault="00CC350B" w:rsidP="00A1130F">
            <w:pPr>
              <w:jc w:val="center"/>
              <w:rPr>
                <w:rFonts w:eastAsia="SimSun" w:cs="Arial"/>
                <w:lang w:val="en-029"/>
              </w:rPr>
            </w:pPr>
            <w:r w:rsidRPr="002F1987">
              <w:rPr>
                <w:rFonts w:eastAsia="SimSun" w:cs="Arial"/>
                <w:lang w:val="en-029"/>
              </w:rPr>
              <w:t>4 N</w:t>
            </w:r>
          </w:p>
        </w:tc>
        <w:tc>
          <w:tcPr>
            <w:tcW w:w="3711" w:type="dxa"/>
            <w:shd w:val="clear" w:color="auto" w:fill="auto"/>
          </w:tcPr>
          <w:p w14:paraId="32B999E3" w14:textId="77777777" w:rsidR="00CC350B" w:rsidRPr="002F1987" w:rsidRDefault="00CC350B" w:rsidP="00A1130F">
            <w:pPr>
              <w:spacing w:after="120"/>
              <w:rPr>
                <w:rFonts w:eastAsia="SimSun" w:cs="Arial"/>
                <w:b/>
                <w:lang w:val="en-029"/>
              </w:rPr>
            </w:pPr>
            <w:r w:rsidRPr="002F1987">
              <w:rPr>
                <w:rFonts w:eastAsia="SimSun" w:cs="Arial"/>
                <w:b/>
                <w:lang w:val="en-029"/>
              </w:rPr>
              <w:t>Reference Credit Card Expiry Date</w:t>
            </w:r>
          </w:p>
          <w:p w14:paraId="15516479" w14:textId="77777777" w:rsidR="00CC350B" w:rsidRDefault="00CC350B" w:rsidP="00A1130F">
            <w:pPr>
              <w:rPr>
                <w:rFonts w:eastAsia="SimSun" w:cs="Arial"/>
                <w:lang w:val="en-029"/>
              </w:rPr>
            </w:pPr>
            <w:r w:rsidRPr="002F1987">
              <w:rPr>
                <w:rFonts w:eastAsia="SimSun" w:cs="Arial"/>
                <w:lang w:val="en-029"/>
              </w:rPr>
              <w:t>Format: YYMM</w:t>
            </w:r>
          </w:p>
          <w:p w14:paraId="6E88229D" w14:textId="77777777" w:rsidR="00CC350B" w:rsidRPr="002F1987" w:rsidRDefault="00CC350B" w:rsidP="00A1130F">
            <w:pPr>
              <w:rPr>
                <w:rFonts w:eastAsia="SimSun" w:cs="Arial"/>
                <w:lang w:val="en-029"/>
              </w:rPr>
            </w:pPr>
          </w:p>
        </w:tc>
        <w:tc>
          <w:tcPr>
            <w:tcW w:w="3120" w:type="dxa"/>
            <w:shd w:val="clear" w:color="auto" w:fill="auto"/>
          </w:tcPr>
          <w:p w14:paraId="77A4C4C3" w14:textId="77777777" w:rsidR="00CC350B" w:rsidRPr="002F1987" w:rsidRDefault="00CC350B" w:rsidP="00A1130F">
            <w:pPr>
              <w:rPr>
                <w:rFonts w:eastAsia="SimSun" w:cs="Arial"/>
                <w:lang w:val="en-029"/>
              </w:rPr>
            </w:pPr>
            <w:r w:rsidRPr="002F1987">
              <w:rPr>
                <w:rFonts w:eastAsia="SimSun" w:cs="Arial"/>
                <w:lang w:val="en-029"/>
              </w:rPr>
              <w:t>Terminal</w:t>
            </w:r>
          </w:p>
          <w:p w14:paraId="071D640E" w14:textId="77777777" w:rsidR="00CC350B" w:rsidRPr="002F1987" w:rsidRDefault="00CC350B" w:rsidP="00A1130F">
            <w:pPr>
              <w:rPr>
                <w:rFonts w:eastAsia="SimSun" w:cs="Arial"/>
                <w:lang w:val="en-029"/>
              </w:rPr>
            </w:pPr>
            <w:r w:rsidRPr="002F1987">
              <w:rPr>
                <w:rFonts w:eastAsia="SimSun" w:cs="Arial"/>
                <w:lang w:val="en-029"/>
              </w:rPr>
              <w:t>Read from the reference credit card’s Track II</w:t>
            </w:r>
          </w:p>
        </w:tc>
        <w:tc>
          <w:tcPr>
            <w:tcW w:w="1290" w:type="dxa"/>
            <w:shd w:val="clear" w:color="auto" w:fill="auto"/>
          </w:tcPr>
          <w:p w14:paraId="0D942044" w14:textId="77777777" w:rsidR="00CC350B" w:rsidRPr="002F1987" w:rsidRDefault="00CC350B" w:rsidP="00A1130F">
            <w:pPr>
              <w:jc w:val="center"/>
              <w:rPr>
                <w:rFonts w:eastAsia="SimSun" w:cs="Arial"/>
                <w:lang w:val="en-029"/>
              </w:rPr>
            </w:pPr>
            <w:r w:rsidRPr="002F1987">
              <w:rPr>
                <w:rFonts w:eastAsia="SimSun" w:cs="Arial"/>
                <w:lang w:val="en-029"/>
              </w:rPr>
              <w:t>X</w:t>
            </w:r>
          </w:p>
        </w:tc>
      </w:tr>
      <w:tr w:rsidR="00CC350B" w:rsidRPr="002F1987" w14:paraId="15888917" w14:textId="77777777" w:rsidTr="00A1130F">
        <w:trPr>
          <w:cantSplit/>
          <w:trHeight w:val="184"/>
        </w:trPr>
        <w:tc>
          <w:tcPr>
            <w:tcW w:w="814" w:type="dxa"/>
            <w:shd w:val="clear" w:color="auto" w:fill="auto"/>
          </w:tcPr>
          <w:p w14:paraId="3D82C660" w14:textId="77777777" w:rsidR="00CC350B" w:rsidRPr="002F1987" w:rsidRDefault="00CC350B" w:rsidP="00A1130F">
            <w:pPr>
              <w:jc w:val="center"/>
              <w:rPr>
                <w:rFonts w:eastAsia="SimSun" w:cs="Arial"/>
                <w:lang w:val="en-029"/>
              </w:rPr>
            </w:pPr>
            <w:r w:rsidRPr="002F1987">
              <w:rPr>
                <w:rFonts w:eastAsia="SimSun" w:cs="Arial"/>
                <w:lang w:val="en-029"/>
              </w:rPr>
              <w:lastRenderedPageBreak/>
              <w:t>P</w:t>
            </w:r>
          </w:p>
        </w:tc>
        <w:tc>
          <w:tcPr>
            <w:tcW w:w="1260" w:type="dxa"/>
            <w:shd w:val="clear" w:color="auto" w:fill="auto"/>
          </w:tcPr>
          <w:p w14:paraId="5D011D9A" w14:textId="77777777" w:rsidR="00CC350B" w:rsidRPr="002F1987" w:rsidRDefault="00CC350B" w:rsidP="00A1130F">
            <w:pPr>
              <w:jc w:val="center"/>
              <w:rPr>
                <w:rFonts w:eastAsia="SimSun" w:cs="Arial"/>
                <w:lang w:val="en-029"/>
              </w:rPr>
            </w:pPr>
            <w:r w:rsidRPr="002F1987">
              <w:rPr>
                <w:rFonts w:eastAsia="SimSun" w:cs="Arial"/>
                <w:lang w:val="en-029"/>
              </w:rPr>
              <w:t>1-9 N</w:t>
            </w:r>
          </w:p>
        </w:tc>
        <w:tc>
          <w:tcPr>
            <w:tcW w:w="3711" w:type="dxa"/>
            <w:shd w:val="clear" w:color="auto" w:fill="auto"/>
          </w:tcPr>
          <w:p w14:paraId="0ED976CA" w14:textId="77777777" w:rsidR="00CC350B" w:rsidRPr="002F1987" w:rsidRDefault="00CC350B" w:rsidP="00A1130F">
            <w:pPr>
              <w:rPr>
                <w:rFonts w:eastAsia="SimSun" w:cs="Arial"/>
                <w:b/>
                <w:lang w:val="en-029"/>
              </w:rPr>
            </w:pPr>
            <w:r w:rsidRPr="002F1987">
              <w:rPr>
                <w:rFonts w:eastAsia="SimSun" w:cs="Arial"/>
                <w:b/>
                <w:lang w:val="en-029"/>
              </w:rPr>
              <w:t>Monthly Rent/Mortgage Amount</w:t>
            </w:r>
          </w:p>
        </w:tc>
        <w:tc>
          <w:tcPr>
            <w:tcW w:w="3120" w:type="dxa"/>
            <w:shd w:val="clear" w:color="auto" w:fill="auto"/>
          </w:tcPr>
          <w:p w14:paraId="47AECEB1" w14:textId="77777777" w:rsidR="00CC350B" w:rsidRPr="002F1987" w:rsidRDefault="00CC350B" w:rsidP="00A1130F">
            <w:pPr>
              <w:rPr>
                <w:rFonts w:eastAsia="SimSun" w:cs="Arial"/>
                <w:lang w:val="en-029"/>
              </w:rPr>
            </w:pPr>
            <w:r w:rsidRPr="002F1987">
              <w:rPr>
                <w:rFonts w:eastAsia="SimSun" w:cs="Arial"/>
                <w:lang w:val="en-029"/>
              </w:rPr>
              <w:t>Terminal</w:t>
            </w:r>
          </w:p>
          <w:p w14:paraId="183C35B1" w14:textId="77777777" w:rsidR="00CC350B" w:rsidRPr="002F1987" w:rsidRDefault="00CC350B" w:rsidP="00A1130F">
            <w:pPr>
              <w:rPr>
                <w:rFonts w:eastAsia="SimSun" w:cs="Arial"/>
                <w:lang w:val="en-029"/>
              </w:rPr>
            </w:pPr>
            <w:r w:rsidRPr="002F1987">
              <w:rPr>
                <w:rFonts w:eastAsia="SimSun" w:cs="Arial"/>
                <w:lang w:val="en-029"/>
              </w:rPr>
              <w:t>manually entered</w:t>
            </w:r>
          </w:p>
        </w:tc>
        <w:tc>
          <w:tcPr>
            <w:tcW w:w="1290" w:type="dxa"/>
            <w:shd w:val="clear" w:color="auto" w:fill="auto"/>
          </w:tcPr>
          <w:p w14:paraId="58E49586" w14:textId="77777777" w:rsidR="00CC350B" w:rsidRPr="002F1987" w:rsidRDefault="00CC350B" w:rsidP="00A1130F">
            <w:pPr>
              <w:jc w:val="center"/>
              <w:rPr>
                <w:rFonts w:eastAsia="SimSun" w:cs="Arial"/>
                <w:lang w:val="en-029"/>
              </w:rPr>
            </w:pPr>
            <w:r w:rsidRPr="002F1987">
              <w:rPr>
                <w:rFonts w:eastAsia="SimSun" w:cs="Arial"/>
                <w:lang w:val="en-029"/>
              </w:rPr>
              <w:t>C</w:t>
            </w:r>
          </w:p>
          <w:p w14:paraId="544927CB" w14:textId="77777777" w:rsidR="00CC350B" w:rsidRPr="002F1987" w:rsidRDefault="00CC350B" w:rsidP="00A1130F">
            <w:pPr>
              <w:jc w:val="center"/>
              <w:rPr>
                <w:rFonts w:eastAsia="SimSun" w:cs="Arial"/>
                <w:lang w:val="en-029"/>
              </w:rPr>
            </w:pPr>
            <w:r w:rsidRPr="002F1987">
              <w:rPr>
                <w:rFonts w:eastAsia="SimSun" w:cs="Arial"/>
                <w:lang w:val="en-029"/>
              </w:rPr>
              <w:t>Include if entered</w:t>
            </w:r>
          </w:p>
        </w:tc>
      </w:tr>
      <w:tr w:rsidR="00CC350B" w:rsidRPr="002F1987" w14:paraId="11E62BD1" w14:textId="77777777" w:rsidTr="00A1130F">
        <w:trPr>
          <w:cantSplit/>
          <w:trHeight w:val="184"/>
        </w:trPr>
        <w:tc>
          <w:tcPr>
            <w:tcW w:w="814" w:type="dxa"/>
            <w:shd w:val="clear" w:color="auto" w:fill="auto"/>
          </w:tcPr>
          <w:p w14:paraId="31FFF1E0" w14:textId="77777777" w:rsidR="00CC350B" w:rsidRPr="002F1987" w:rsidRDefault="00CC350B" w:rsidP="00A1130F">
            <w:pPr>
              <w:jc w:val="center"/>
              <w:rPr>
                <w:rFonts w:eastAsia="SimSun" w:cs="Arial"/>
                <w:lang w:val="en-029"/>
              </w:rPr>
            </w:pPr>
            <w:r w:rsidRPr="002F1987">
              <w:rPr>
                <w:rFonts w:eastAsia="SimSun" w:cs="Arial"/>
                <w:lang w:val="en-029"/>
              </w:rPr>
              <w:t>T</w:t>
            </w:r>
          </w:p>
        </w:tc>
        <w:tc>
          <w:tcPr>
            <w:tcW w:w="1260" w:type="dxa"/>
            <w:shd w:val="clear" w:color="auto" w:fill="auto"/>
          </w:tcPr>
          <w:p w14:paraId="42EEF2E5" w14:textId="77777777" w:rsidR="00CC350B" w:rsidRPr="002F1987" w:rsidRDefault="00CC350B" w:rsidP="00A1130F">
            <w:pPr>
              <w:jc w:val="center"/>
              <w:rPr>
                <w:rFonts w:eastAsia="SimSun" w:cs="Arial"/>
                <w:lang w:val="en-029"/>
              </w:rPr>
            </w:pPr>
            <w:r w:rsidRPr="002F1987">
              <w:rPr>
                <w:rFonts w:eastAsia="SimSun" w:cs="Arial"/>
                <w:lang w:val="en-029"/>
              </w:rPr>
              <w:t>2 AN</w:t>
            </w:r>
          </w:p>
        </w:tc>
        <w:tc>
          <w:tcPr>
            <w:tcW w:w="3711" w:type="dxa"/>
            <w:shd w:val="clear" w:color="auto" w:fill="auto"/>
          </w:tcPr>
          <w:p w14:paraId="63E910D5" w14:textId="77777777" w:rsidR="00CC350B" w:rsidRPr="002F1987" w:rsidRDefault="00CC350B" w:rsidP="00A1130F">
            <w:pPr>
              <w:spacing w:after="120"/>
              <w:rPr>
                <w:rFonts w:eastAsia="SimSun" w:cs="Arial"/>
                <w:b/>
                <w:lang w:val="en-029"/>
              </w:rPr>
            </w:pPr>
            <w:r w:rsidRPr="002F1987">
              <w:rPr>
                <w:rFonts w:eastAsia="SimSun" w:cs="Arial"/>
                <w:b/>
                <w:lang w:val="en-029"/>
              </w:rPr>
              <w:t>Reference Credit Card</w:t>
            </w:r>
          </w:p>
          <w:p w14:paraId="7F37ACD1" w14:textId="77777777" w:rsidR="00CC350B" w:rsidRDefault="00CC350B" w:rsidP="00A1130F">
            <w:pPr>
              <w:rPr>
                <w:rFonts w:eastAsia="SimSun" w:cs="Arial"/>
                <w:lang w:val="en-029"/>
              </w:rPr>
            </w:pPr>
            <w:r w:rsidRPr="002F1987">
              <w:rPr>
                <w:rFonts w:eastAsia="SimSun" w:cs="Arial"/>
                <w:lang w:val="en-029"/>
              </w:rPr>
              <w:t>Two-character card name abbreviation.</w:t>
            </w:r>
          </w:p>
          <w:p w14:paraId="15EDCE48" w14:textId="77777777" w:rsidR="00CC350B" w:rsidRPr="002F1987" w:rsidRDefault="00CC350B" w:rsidP="00A1130F">
            <w:pPr>
              <w:rPr>
                <w:rFonts w:eastAsia="SimSun" w:cs="Arial"/>
                <w:lang w:val="en-029"/>
              </w:rPr>
            </w:pPr>
          </w:p>
          <w:p w14:paraId="5F0F597A" w14:textId="77777777" w:rsidR="00CC350B" w:rsidRPr="002F1987" w:rsidRDefault="00CC350B" w:rsidP="00A1130F">
            <w:pPr>
              <w:rPr>
                <w:rFonts w:eastAsia="SimSun" w:cs="Arial"/>
                <w:lang w:val="en-029"/>
              </w:rPr>
            </w:pPr>
            <w:r w:rsidRPr="002F1987">
              <w:rPr>
                <w:rFonts w:eastAsia="SimSun" w:cs="Arial"/>
                <w:lang w:val="en-029"/>
              </w:rPr>
              <w:t>VI  - Visa</w:t>
            </w:r>
          </w:p>
          <w:p w14:paraId="6AE8756F" w14:textId="77777777" w:rsidR="00CC350B" w:rsidRPr="002F1987" w:rsidRDefault="00CC350B" w:rsidP="00A1130F">
            <w:pPr>
              <w:rPr>
                <w:rFonts w:eastAsia="SimSun" w:cs="Arial"/>
                <w:lang w:val="en-029"/>
              </w:rPr>
            </w:pPr>
            <w:r w:rsidRPr="002F1987">
              <w:rPr>
                <w:rFonts w:eastAsia="SimSun" w:cs="Arial"/>
                <w:lang w:val="en-029"/>
              </w:rPr>
              <w:t>MC - MasterCard</w:t>
            </w:r>
          </w:p>
          <w:p w14:paraId="72EE148A" w14:textId="77777777" w:rsidR="00CC350B" w:rsidRPr="002F1987" w:rsidRDefault="00CC350B" w:rsidP="00A1130F">
            <w:pPr>
              <w:rPr>
                <w:rFonts w:eastAsia="SimSun" w:cs="Arial"/>
                <w:lang w:val="en-029"/>
              </w:rPr>
            </w:pPr>
            <w:r w:rsidRPr="002F1987">
              <w:rPr>
                <w:rFonts w:eastAsia="SimSun" w:cs="Arial"/>
                <w:lang w:val="en-029"/>
              </w:rPr>
              <w:t>AM – American Express</w:t>
            </w:r>
          </w:p>
          <w:p w14:paraId="3296DDA8" w14:textId="77777777" w:rsidR="00CC350B" w:rsidRDefault="00CC350B" w:rsidP="00A1130F">
            <w:pPr>
              <w:rPr>
                <w:rFonts w:eastAsia="SimSun" w:cs="Arial"/>
                <w:b/>
                <w:lang w:val="en-029"/>
              </w:rPr>
            </w:pPr>
            <w:r w:rsidRPr="002F1987">
              <w:rPr>
                <w:rFonts w:eastAsia="SimSun" w:cs="Arial"/>
                <w:lang w:val="en-029"/>
              </w:rPr>
              <w:t>DC – Diners</w:t>
            </w:r>
            <w:r w:rsidRPr="002F1987">
              <w:rPr>
                <w:rFonts w:eastAsia="SimSun" w:cs="Arial"/>
                <w:b/>
                <w:lang w:val="en-029"/>
              </w:rPr>
              <w:t xml:space="preserve"> </w:t>
            </w:r>
          </w:p>
          <w:p w14:paraId="60C242AE" w14:textId="77777777" w:rsidR="00CC350B" w:rsidRPr="002F1987" w:rsidRDefault="00CC350B" w:rsidP="00A1130F">
            <w:pPr>
              <w:rPr>
                <w:rFonts w:eastAsia="SimSun" w:cs="Arial"/>
                <w:b/>
                <w:lang w:val="en-029"/>
              </w:rPr>
            </w:pPr>
          </w:p>
        </w:tc>
        <w:tc>
          <w:tcPr>
            <w:tcW w:w="3120" w:type="dxa"/>
            <w:shd w:val="clear" w:color="auto" w:fill="auto"/>
          </w:tcPr>
          <w:p w14:paraId="17850673" w14:textId="77777777" w:rsidR="00CC350B" w:rsidRPr="002F1987" w:rsidRDefault="00CC350B" w:rsidP="00A1130F">
            <w:pPr>
              <w:rPr>
                <w:rFonts w:eastAsia="SimSun" w:cs="Arial"/>
                <w:lang w:val="en-029"/>
              </w:rPr>
            </w:pPr>
            <w:r w:rsidRPr="002F1987">
              <w:rPr>
                <w:rFonts w:eastAsia="SimSun" w:cs="Arial"/>
                <w:lang w:val="en-029"/>
              </w:rPr>
              <w:t>Terminal</w:t>
            </w:r>
          </w:p>
          <w:p w14:paraId="65551934" w14:textId="77777777" w:rsidR="00CC350B" w:rsidRPr="002F1987" w:rsidRDefault="00CC350B" w:rsidP="00A1130F">
            <w:pPr>
              <w:rPr>
                <w:rFonts w:eastAsia="SimSun" w:cs="Arial"/>
                <w:lang w:val="en-029"/>
              </w:rPr>
            </w:pPr>
            <w:r w:rsidRPr="002F1987">
              <w:rPr>
                <w:rFonts w:eastAsia="SimSun" w:cs="Arial"/>
                <w:lang w:val="en-029"/>
              </w:rPr>
              <w:t xml:space="preserve">Data retrieved by the terminal from the BIN table according to the swiped/entered card PAN. </w:t>
            </w:r>
          </w:p>
        </w:tc>
        <w:tc>
          <w:tcPr>
            <w:tcW w:w="1290" w:type="dxa"/>
            <w:shd w:val="clear" w:color="auto" w:fill="auto"/>
          </w:tcPr>
          <w:p w14:paraId="0CB4DF46" w14:textId="77777777" w:rsidR="00CC350B" w:rsidRPr="002F1987" w:rsidRDefault="00CC350B" w:rsidP="00A1130F">
            <w:pPr>
              <w:jc w:val="center"/>
              <w:rPr>
                <w:rFonts w:eastAsia="SimSun" w:cs="Arial"/>
                <w:lang w:val="en-029"/>
              </w:rPr>
            </w:pPr>
            <w:r w:rsidRPr="002F1987">
              <w:rPr>
                <w:rFonts w:eastAsia="SimSun" w:cs="Arial"/>
                <w:lang w:val="en-029"/>
              </w:rPr>
              <w:t>X</w:t>
            </w:r>
          </w:p>
        </w:tc>
      </w:tr>
      <w:tr w:rsidR="00CC350B" w:rsidRPr="002F1987" w14:paraId="576A4054" w14:textId="77777777" w:rsidTr="00A1130F">
        <w:trPr>
          <w:cantSplit/>
          <w:trHeight w:val="184"/>
        </w:trPr>
        <w:tc>
          <w:tcPr>
            <w:tcW w:w="814" w:type="dxa"/>
            <w:shd w:val="clear" w:color="auto" w:fill="auto"/>
          </w:tcPr>
          <w:p w14:paraId="462BAAEC" w14:textId="77777777" w:rsidR="00CC350B" w:rsidRPr="002F1987" w:rsidRDefault="00CC350B" w:rsidP="00A1130F">
            <w:pPr>
              <w:jc w:val="center"/>
              <w:rPr>
                <w:rFonts w:eastAsia="SimSun" w:cs="Arial"/>
                <w:lang w:val="en-029"/>
              </w:rPr>
            </w:pPr>
            <w:r w:rsidRPr="002F1987">
              <w:rPr>
                <w:rFonts w:eastAsia="SimSun" w:cs="Arial"/>
                <w:lang w:val="en-029"/>
              </w:rPr>
              <w:t>U</w:t>
            </w:r>
          </w:p>
        </w:tc>
        <w:tc>
          <w:tcPr>
            <w:tcW w:w="1260" w:type="dxa"/>
            <w:shd w:val="clear" w:color="auto" w:fill="auto"/>
          </w:tcPr>
          <w:p w14:paraId="1448E9D7" w14:textId="77777777" w:rsidR="00CC350B" w:rsidRPr="002F1987" w:rsidRDefault="00CC350B" w:rsidP="00A1130F">
            <w:pPr>
              <w:jc w:val="center"/>
              <w:rPr>
                <w:rFonts w:eastAsia="SimSun" w:cs="Arial"/>
                <w:lang w:val="en-029"/>
              </w:rPr>
            </w:pPr>
            <w:r w:rsidRPr="002F1987">
              <w:rPr>
                <w:rFonts w:eastAsia="SimSun" w:cs="Arial"/>
                <w:lang w:val="en-029"/>
              </w:rPr>
              <w:t>2 AN</w:t>
            </w:r>
          </w:p>
        </w:tc>
        <w:tc>
          <w:tcPr>
            <w:tcW w:w="3711" w:type="dxa"/>
            <w:shd w:val="clear" w:color="auto" w:fill="auto"/>
          </w:tcPr>
          <w:p w14:paraId="4C3FA93B" w14:textId="77777777" w:rsidR="00CC350B" w:rsidRPr="002F1987" w:rsidRDefault="00CC350B" w:rsidP="00A1130F">
            <w:pPr>
              <w:spacing w:after="120"/>
              <w:rPr>
                <w:rFonts w:eastAsia="SimSun" w:cs="Arial"/>
                <w:b/>
                <w:lang w:val="en-029"/>
              </w:rPr>
            </w:pPr>
            <w:r w:rsidRPr="002F1987">
              <w:rPr>
                <w:rFonts w:eastAsia="SimSun" w:cs="Arial"/>
                <w:b/>
                <w:lang w:val="en-029"/>
              </w:rPr>
              <w:t>Terminal language code</w:t>
            </w:r>
          </w:p>
          <w:p w14:paraId="414C2B41" w14:textId="77777777" w:rsidR="00CC350B" w:rsidRPr="002F1987" w:rsidRDefault="00CC350B" w:rsidP="00A1130F">
            <w:pPr>
              <w:rPr>
                <w:rFonts w:eastAsia="SimSun" w:cs="Arial"/>
                <w:lang w:val="en-029"/>
              </w:rPr>
            </w:pPr>
            <w:r w:rsidRPr="002F1987">
              <w:rPr>
                <w:rFonts w:eastAsia="SimSun" w:cs="Arial"/>
                <w:lang w:val="en-029"/>
              </w:rPr>
              <w:t>en</w:t>
            </w:r>
            <w:r>
              <w:rPr>
                <w:rFonts w:eastAsia="SimSun" w:cs="Arial"/>
                <w:lang w:val="en-029"/>
              </w:rPr>
              <w:t xml:space="preserve"> </w:t>
            </w:r>
            <w:r w:rsidRPr="002F1987">
              <w:rPr>
                <w:rFonts w:eastAsia="SimSun" w:cs="Arial"/>
                <w:lang w:val="en-029"/>
              </w:rPr>
              <w:t>-</w:t>
            </w:r>
            <w:r>
              <w:rPr>
                <w:rFonts w:eastAsia="SimSun" w:cs="Arial"/>
                <w:lang w:val="en-029"/>
              </w:rPr>
              <w:t xml:space="preserve"> </w:t>
            </w:r>
            <w:r w:rsidRPr="002F1987">
              <w:rPr>
                <w:rFonts w:eastAsia="SimSun" w:cs="Arial"/>
                <w:lang w:val="en-029"/>
              </w:rPr>
              <w:t>English</w:t>
            </w:r>
          </w:p>
          <w:p w14:paraId="222428E4" w14:textId="77777777" w:rsidR="00CC350B" w:rsidRDefault="00CC350B" w:rsidP="00A1130F">
            <w:pPr>
              <w:rPr>
                <w:rFonts w:eastAsia="SimSun" w:cs="Arial"/>
                <w:lang w:val="en-029"/>
              </w:rPr>
            </w:pPr>
            <w:r w:rsidRPr="002F1987">
              <w:rPr>
                <w:rFonts w:eastAsia="SimSun" w:cs="Arial"/>
                <w:lang w:val="en-029"/>
              </w:rPr>
              <w:t>fr</w:t>
            </w:r>
            <w:r>
              <w:rPr>
                <w:rFonts w:eastAsia="SimSun" w:cs="Arial"/>
                <w:lang w:val="en-029"/>
              </w:rPr>
              <w:t xml:space="preserve"> </w:t>
            </w:r>
            <w:r w:rsidRPr="002F1987">
              <w:rPr>
                <w:rFonts w:eastAsia="SimSun" w:cs="Arial"/>
                <w:lang w:val="en-029"/>
              </w:rPr>
              <w:t>-</w:t>
            </w:r>
            <w:r>
              <w:rPr>
                <w:rFonts w:eastAsia="SimSun" w:cs="Arial"/>
                <w:lang w:val="en-029"/>
              </w:rPr>
              <w:t xml:space="preserve"> </w:t>
            </w:r>
            <w:r w:rsidRPr="002F1987">
              <w:rPr>
                <w:rFonts w:eastAsia="SimSun" w:cs="Arial"/>
                <w:lang w:val="en-029"/>
              </w:rPr>
              <w:t>French</w:t>
            </w:r>
          </w:p>
          <w:p w14:paraId="60418938" w14:textId="77777777" w:rsidR="00CC350B" w:rsidRPr="002F1987" w:rsidRDefault="00CC350B" w:rsidP="00A1130F">
            <w:pPr>
              <w:rPr>
                <w:rFonts w:eastAsia="SimSun" w:cs="Arial"/>
                <w:lang w:val="en-029"/>
              </w:rPr>
            </w:pPr>
          </w:p>
        </w:tc>
        <w:tc>
          <w:tcPr>
            <w:tcW w:w="3120" w:type="dxa"/>
            <w:shd w:val="clear" w:color="auto" w:fill="auto"/>
          </w:tcPr>
          <w:p w14:paraId="4D3A13BE" w14:textId="77777777" w:rsidR="00CC350B" w:rsidRPr="002F1987" w:rsidRDefault="00CC350B" w:rsidP="00A1130F">
            <w:pPr>
              <w:rPr>
                <w:rFonts w:eastAsia="SimSun" w:cs="Arial"/>
                <w:lang w:val="en-029"/>
              </w:rPr>
            </w:pPr>
            <w:r w:rsidRPr="002F1987">
              <w:rPr>
                <w:rFonts w:eastAsia="SimSun" w:cs="Arial"/>
                <w:lang w:val="en-029"/>
              </w:rPr>
              <w:t xml:space="preserve">Terminal </w:t>
            </w:r>
          </w:p>
          <w:p w14:paraId="4814372A" w14:textId="77777777" w:rsidR="00CC350B" w:rsidRPr="002F1987" w:rsidRDefault="00CC350B" w:rsidP="00A1130F">
            <w:pPr>
              <w:rPr>
                <w:rFonts w:eastAsia="SimSun" w:cs="Arial"/>
                <w:b/>
                <w:lang w:val="en-029"/>
              </w:rPr>
            </w:pPr>
            <w:r w:rsidRPr="002F1987">
              <w:rPr>
                <w:rFonts w:eastAsia="SimSun" w:cs="Arial"/>
                <w:lang w:val="en-029"/>
              </w:rPr>
              <w:t>Downloaded from TMS or locally selected by merchant.</w:t>
            </w:r>
          </w:p>
        </w:tc>
        <w:tc>
          <w:tcPr>
            <w:tcW w:w="1290" w:type="dxa"/>
            <w:shd w:val="clear" w:color="auto" w:fill="auto"/>
          </w:tcPr>
          <w:p w14:paraId="4A95299D"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5141B166" w14:textId="77777777" w:rsidTr="00A1130F">
        <w:trPr>
          <w:cantSplit/>
          <w:trHeight w:val="184"/>
        </w:trPr>
        <w:tc>
          <w:tcPr>
            <w:tcW w:w="814" w:type="dxa"/>
            <w:shd w:val="clear" w:color="auto" w:fill="auto"/>
          </w:tcPr>
          <w:p w14:paraId="2232BD9E" w14:textId="77777777" w:rsidR="00CC350B" w:rsidRPr="002F1987" w:rsidRDefault="00CC350B" w:rsidP="00A1130F">
            <w:pPr>
              <w:jc w:val="center"/>
              <w:rPr>
                <w:rFonts w:eastAsia="SimSun" w:cs="Arial"/>
                <w:lang w:val="en-029"/>
              </w:rPr>
            </w:pPr>
            <w:r w:rsidRPr="002F1987">
              <w:rPr>
                <w:rFonts w:eastAsia="SimSun" w:cs="Arial"/>
                <w:lang w:val="en-029"/>
              </w:rPr>
              <w:t>V</w:t>
            </w:r>
          </w:p>
        </w:tc>
        <w:tc>
          <w:tcPr>
            <w:tcW w:w="1260" w:type="dxa"/>
            <w:shd w:val="clear" w:color="auto" w:fill="auto"/>
          </w:tcPr>
          <w:p w14:paraId="0FA12DD8" w14:textId="77777777" w:rsidR="00CC350B" w:rsidRPr="002F1987" w:rsidRDefault="00CC350B" w:rsidP="00A1130F">
            <w:pPr>
              <w:jc w:val="center"/>
              <w:rPr>
                <w:rFonts w:eastAsia="SimSun" w:cs="Arial"/>
                <w:lang w:val="en-029"/>
              </w:rPr>
            </w:pPr>
            <w:r w:rsidRPr="002F1987">
              <w:rPr>
                <w:rFonts w:eastAsia="SimSun" w:cs="Arial"/>
                <w:lang w:val="en-029"/>
              </w:rPr>
              <w:t>2 AN</w:t>
            </w:r>
          </w:p>
        </w:tc>
        <w:tc>
          <w:tcPr>
            <w:tcW w:w="3711" w:type="dxa"/>
            <w:shd w:val="clear" w:color="auto" w:fill="auto"/>
          </w:tcPr>
          <w:p w14:paraId="356869F9" w14:textId="77777777" w:rsidR="00CC350B" w:rsidRPr="002F1987" w:rsidRDefault="00CC350B" w:rsidP="00A1130F">
            <w:pPr>
              <w:spacing w:after="120"/>
              <w:rPr>
                <w:rFonts w:eastAsia="SimSun" w:cs="Arial"/>
                <w:b/>
                <w:lang w:val="en-029"/>
              </w:rPr>
            </w:pPr>
            <w:r w:rsidRPr="002F1987">
              <w:rPr>
                <w:rFonts w:eastAsia="SimSun" w:cs="Arial"/>
                <w:b/>
                <w:lang w:val="en-029"/>
              </w:rPr>
              <w:t>Customer language code</w:t>
            </w:r>
          </w:p>
          <w:p w14:paraId="01B63945" w14:textId="77777777" w:rsidR="00CC350B" w:rsidRPr="002F1987" w:rsidRDefault="00CC350B" w:rsidP="00A1130F">
            <w:pPr>
              <w:rPr>
                <w:rFonts w:eastAsia="SimSun" w:cs="Arial"/>
                <w:lang w:val="en-029"/>
              </w:rPr>
            </w:pPr>
            <w:r w:rsidRPr="002F1987">
              <w:rPr>
                <w:rFonts w:eastAsia="SimSun" w:cs="Arial"/>
                <w:lang w:val="en-029"/>
              </w:rPr>
              <w:t>en-English</w:t>
            </w:r>
          </w:p>
          <w:p w14:paraId="46BFCE4E" w14:textId="77777777" w:rsidR="00CC350B" w:rsidRPr="002F1987" w:rsidRDefault="00CC350B" w:rsidP="00A1130F">
            <w:pPr>
              <w:rPr>
                <w:rFonts w:eastAsia="SimSun" w:cs="Arial"/>
                <w:b/>
                <w:lang w:val="en-029"/>
              </w:rPr>
            </w:pPr>
            <w:r w:rsidRPr="002F1987">
              <w:rPr>
                <w:rFonts w:eastAsia="SimSun" w:cs="Arial"/>
                <w:lang w:val="en-029"/>
              </w:rPr>
              <w:t>fr-French</w:t>
            </w:r>
          </w:p>
        </w:tc>
        <w:tc>
          <w:tcPr>
            <w:tcW w:w="3120" w:type="dxa"/>
            <w:shd w:val="clear" w:color="auto" w:fill="auto"/>
          </w:tcPr>
          <w:p w14:paraId="475A4FB1" w14:textId="77777777" w:rsidR="00CC350B" w:rsidRPr="002F1987" w:rsidRDefault="00CC350B" w:rsidP="00A1130F">
            <w:pPr>
              <w:rPr>
                <w:rFonts w:eastAsia="SimSun" w:cs="Arial"/>
                <w:lang w:val="en-029"/>
              </w:rPr>
            </w:pPr>
            <w:r w:rsidRPr="002F1987">
              <w:rPr>
                <w:rFonts w:eastAsia="SimSun" w:cs="Arial"/>
                <w:lang w:val="en-029"/>
              </w:rPr>
              <w:t>Terminal</w:t>
            </w:r>
          </w:p>
          <w:p w14:paraId="6EB02379" w14:textId="77777777" w:rsidR="00CC350B" w:rsidRPr="002F1987" w:rsidRDefault="00CC350B" w:rsidP="00A1130F">
            <w:pPr>
              <w:rPr>
                <w:rFonts w:eastAsia="SimSun" w:cs="Arial"/>
                <w:lang w:val="en-029"/>
              </w:rPr>
            </w:pPr>
          </w:p>
          <w:p w14:paraId="764DC18E" w14:textId="77777777" w:rsidR="00CC350B" w:rsidRDefault="00CC350B" w:rsidP="00A1130F">
            <w:pPr>
              <w:rPr>
                <w:rFonts w:eastAsia="SimSun" w:cs="Arial"/>
                <w:lang w:val="en-029"/>
              </w:rPr>
            </w:pPr>
            <w:r w:rsidRPr="002F1987">
              <w:rPr>
                <w:rFonts w:eastAsia="SimSun" w:cs="Arial"/>
                <w:lang w:val="en-029"/>
              </w:rPr>
              <w:t>It’s either set according to the language code read from the major credit card, or the language selected during the transaction.</w:t>
            </w:r>
          </w:p>
          <w:p w14:paraId="2007544E" w14:textId="77777777" w:rsidR="00CC350B" w:rsidRPr="002F1987" w:rsidRDefault="00CC350B" w:rsidP="00A1130F">
            <w:pPr>
              <w:rPr>
                <w:rFonts w:eastAsia="SimSun" w:cs="Arial"/>
                <w:lang w:val="en-029"/>
              </w:rPr>
            </w:pPr>
          </w:p>
        </w:tc>
        <w:tc>
          <w:tcPr>
            <w:tcW w:w="1290" w:type="dxa"/>
            <w:shd w:val="clear" w:color="auto" w:fill="auto"/>
          </w:tcPr>
          <w:p w14:paraId="543A0795"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56A5E68D" w14:textId="77777777" w:rsidTr="00A1130F">
        <w:trPr>
          <w:cantSplit/>
          <w:trHeight w:val="184"/>
        </w:trPr>
        <w:tc>
          <w:tcPr>
            <w:tcW w:w="814" w:type="dxa"/>
            <w:shd w:val="clear" w:color="auto" w:fill="auto"/>
          </w:tcPr>
          <w:p w14:paraId="603F80D3" w14:textId="77777777" w:rsidR="00CC350B" w:rsidRPr="002F1987" w:rsidRDefault="00CC350B" w:rsidP="00A1130F">
            <w:pPr>
              <w:jc w:val="center"/>
              <w:rPr>
                <w:rFonts w:eastAsia="SimSun" w:cs="Arial"/>
                <w:lang w:val="en-029"/>
              </w:rPr>
            </w:pPr>
            <w:r w:rsidRPr="002F1987">
              <w:rPr>
                <w:rFonts w:eastAsia="SimSun" w:cs="Arial"/>
                <w:lang w:val="en-029"/>
              </w:rPr>
              <w:t>Z</w:t>
            </w:r>
          </w:p>
        </w:tc>
        <w:tc>
          <w:tcPr>
            <w:tcW w:w="1260" w:type="dxa"/>
            <w:shd w:val="clear" w:color="auto" w:fill="auto"/>
          </w:tcPr>
          <w:p w14:paraId="7F3E18A2" w14:textId="77777777" w:rsidR="00CC350B" w:rsidRPr="002F1987" w:rsidRDefault="00CC350B" w:rsidP="00A1130F">
            <w:pPr>
              <w:jc w:val="center"/>
              <w:rPr>
                <w:rFonts w:eastAsia="SimSun" w:cs="Arial"/>
                <w:lang w:val="en-029"/>
              </w:rPr>
            </w:pPr>
            <w:r w:rsidRPr="002F1987">
              <w:rPr>
                <w:rFonts w:eastAsia="SimSun" w:cs="Arial"/>
                <w:lang w:val="en-029"/>
              </w:rPr>
              <w:t>12 N</w:t>
            </w:r>
          </w:p>
        </w:tc>
        <w:tc>
          <w:tcPr>
            <w:tcW w:w="3711" w:type="dxa"/>
            <w:shd w:val="clear" w:color="auto" w:fill="auto"/>
          </w:tcPr>
          <w:p w14:paraId="0C43F3F8" w14:textId="77777777" w:rsidR="00CC350B" w:rsidRPr="002F1987" w:rsidRDefault="00CC350B" w:rsidP="00A1130F">
            <w:pPr>
              <w:spacing w:after="120"/>
              <w:rPr>
                <w:rFonts w:eastAsia="SimSun" w:cs="Arial"/>
                <w:b/>
                <w:lang w:val="en-029"/>
              </w:rPr>
            </w:pPr>
            <w:r w:rsidRPr="002F1987">
              <w:rPr>
                <w:rFonts w:eastAsia="SimSun" w:cs="Arial"/>
                <w:b/>
                <w:lang w:val="en-029"/>
              </w:rPr>
              <w:t>Retailer ID</w:t>
            </w:r>
          </w:p>
          <w:p w14:paraId="25F320FA" w14:textId="77777777" w:rsidR="00CC350B" w:rsidRPr="002F1987" w:rsidRDefault="00CC350B" w:rsidP="00A1130F">
            <w:pPr>
              <w:rPr>
                <w:rFonts w:eastAsia="SimSun" w:cs="Arial"/>
                <w:b/>
                <w:lang w:val="en-029"/>
              </w:rPr>
            </w:pPr>
            <w:r w:rsidRPr="002F1987">
              <w:rPr>
                <w:rFonts w:eastAsia="SimSun" w:cs="Arial"/>
                <w:lang w:val="en-029"/>
              </w:rPr>
              <w:t>(Left-adjusted, space-padded if less than 12 digits)</w:t>
            </w:r>
          </w:p>
        </w:tc>
        <w:tc>
          <w:tcPr>
            <w:tcW w:w="3120" w:type="dxa"/>
            <w:shd w:val="clear" w:color="auto" w:fill="auto"/>
          </w:tcPr>
          <w:p w14:paraId="7B44CCEA" w14:textId="77777777" w:rsidR="00CC350B" w:rsidRPr="002F1987" w:rsidRDefault="00CC350B" w:rsidP="00A1130F">
            <w:pPr>
              <w:rPr>
                <w:rFonts w:eastAsia="SimSun" w:cs="Arial"/>
                <w:lang w:val="en-029"/>
              </w:rPr>
            </w:pPr>
            <w:r w:rsidRPr="002F1987">
              <w:rPr>
                <w:rFonts w:eastAsia="SimSun" w:cs="Arial"/>
                <w:lang w:val="en-029"/>
              </w:rPr>
              <w:t>Terminal</w:t>
            </w:r>
          </w:p>
          <w:p w14:paraId="197632C2" w14:textId="77777777" w:rsidR="00CC350B" w:rsidRDefault="00CC350B" w:rsidP="00A1130F">
            <w:pPr>
              <w:rPr>
                <w:rFonts w:eastAsia="SimSun" w:cs="Arial"/>
                <w:lang w:val="en-029"/>
              </w:rPr>
            </w:pPr>
            <w:r w:rsidRPr="002F1987">
              <w:rPr>
                <w:rFonts w:eastAsia="SimSun" w:cs="Arial"/>
                <w:lang w:val="en-029"/>
              </w:rPr>
              <w:t>Retrieved from the instant credit card’s BIN table (RCS, etc).</w:t>
            </w:r>
          </w:p>
          <w:p w14:paraId="6685F8CB" w14:textId="77777777" w:rsidR="00CC350B" w:rsidRPr="002F1987" w:rsidRDefault="00CC350B" w:rsidP="00A1130F">
            <w:pPr>
              <w:rPr>
                <w:rFonts w:eastAsia="SimSun" w:cs="Arial"/>
                <w:lang w:val="en-029"/>
              </w:rPr>
            </w:pPr>
          </w:p>
        </w:tc>
        <w:tc>
          <w:tcPr>
            <w:tcW w:w="1290" w:type="dxa"/>
            <w:shd w:val="clear" w:color="auto" w:fill="auto"/>
          </w:tcPr>
          <w:p w14:paraId="3CA6660D" w14:textId="77777777" w:rsidR="00CC350B" w:rsidRPr="002F1987" w:rsidRDefault="00CC350B" w:rsidP="00A1130F">
            <w:pPr>
              <w:jc w:val="center"/>
              <w:rPr>
                <w:rFonts w:eastAsia="SimSun" w:cs="Arial"/>
                <w:lang w:val="en-029"/>
              </w:rPr>
            </w:pPr>
            <w:r w:rsidRPr="002F1987">
              <w:rPr>
                <w:rFonts w:eastAsia="SimSun" w:cs="Arial"/>
                <w:lang w:val="en-029"/>
              </w:rPr>
              <w:t>R</w:t>
            </w:r>
          </w:p>
        </w:tc>
      </w:tr>
    </w:tbl>
    <w:p w14:paraId="358A834B" w14:textId="0B90B7B8" w:rsidR="00CC350B" w:rsidRDefault="00CC350B" w:rsidP="00CC350B">
      <w:pPr>
        <w:rPr>
          <w:rFonts w:cs="Arial"/>
        </w:rPr>
      </w:pPr>
    </w:p>
    <w:p w14:paraId="49E4B5EE" w14:textId="66244C1E" w:rsidR="00CC350B" w:rsidRDefault="00CC350B">
      <w:pPr>
        <w:rPr>
          <w:rFonts w:cs="Arial"/>
        </w:rPr>
      </w:pPr>
      <w:r>
        <w:rPr>
          <w:rFonts w:cs="Arial"/>
        </w:rPr>
        <w:br w:type="page"/>
      </w:r>
    </w:p>
    <w:p w14:paraId="198900E1" w14:textId="77777777" w:rsidR="00CC350B" w:rsidRPr="002F1987" w:rsidRDefault="00CC350B" w:rsidP="00CC350B">
      <w:pPr>
        <w:rPr>
          <w:rFonts w:cs="Arial"/>
        </w:rPr>
      </w:pPr>
    </w:p>
    <w:p w14:paraId="1DDBA672" w14:textId="77777777" w:rsidR="00CC350B" w:rsidRPr="002F1987" w:rsidRDefault="00CC350B" w:rsidP="00CC350B">
      <w:pPr>
        <w:rPr>
          <w:rFonts w:cs="Arial"/>
        </w:rPr>
      </w:pP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1E0" w:firstRow="1" w:lastRow="1" w:firstColumn="1" w:lastColumn="1" w:noHBand="0" w:noVBand="0"/>
      </w:tblPr>
      <w:tblGrid>
        <w:gridCol w:w="814"/>
        <w:gridCol w:w="10"/>
        <w:gridCol w:w="1250"/>
        <w:gridCol w:w="26"/>
        <w:gridCol w:w="3685"/>
        <w:gridCol w:w="3330"/>
        <w:gridCol w:w="1080"/>
      </w:tblGrid>
      <w:tr w:rsidR="00CC350B" w:rsidRPr="002F1987" w14:paraId="02E258A5" w14:textId="77777777" w:rsidTr="00A1130F">
        <w:trPr>
          <w:cantSplit/>
          <w:trHeight w:val="184"/>
          <w:tblHeader/>
        </w:trPr>
        <w:tc>
          <w:tcPr>
            <w:tcW w:w="814" w:type="dxa"/>
            <w:shd w:val="clear" w:color="auto" w:fill="FFFFFF" w:themeFill="background1"/>
          </w:tcPr>
          <w:p w14:paraId="0E8D20DC" w14:textId="77777777" w:rsidR="00CC350B" w:rsidRPr="002F1987" w:rsidRDefault="00CC350B" w:rsidP="00A1130F">
            <w:pPr>
              <w:keepNext/>
              <w:jc w:val="center"/>
              <w:rPr>
                <w:rFonts w:eastAsia="SimSun" w:cs="Arial"/>
                <w:b/>
                <w:lang w:val="en-029"/>
              </w:rPr>
            </w:pPr>
            <w:r w:rsidRPr="002F1987">
              <w:rPr>
                <w:rFonts w:eastAsia="SimSun" w:cs="Arial"/>
                <w:b/>
                <w:lang w:val="en-029"/>
              </w:rPr>
              <w:t>Field ID</w:t>
            </w:r>
          </w:p>
        </w:tc>
        <w:tc>
          <w:tcPr>
            <w:tcW w:w="1260" w:type="dxa"/>
            <w:gridSpan w:val="2"/>
            <w:shd w:val="clear" w:color="auto" w:fill="FFFFFF" w:themeFill="background1"/>
          </w:tcPr>
          <w:p w14:paraId="5732494C" w14:textId="77777777" w:rsidR="00CC350B" w:rsidRPr="002F1987" w:rsidRDefault="00CC350B" w:rsidP="00A1130F">
            <w:pPr>
              <w:keepNext/>
              <w:jc w:val="center"/>
              <w:rPr>
                <w:rFonts w:eastAsia="SimSun" w:cs="Arial"/>
                <w:b/>
                <w:lang w:val="en-029"/>
              </w:rPr>
            </w:pPr>
            <w:r w:rsidRPr="002F1987">
              <w:rPr>
                <w:rFonts w:eastAsia="SimSun" w:cs="Arial"/>
                <w:b/>
                <w:lang w:val="en-029"/>
              </w:rPr>
              <w:t>Data Type and length</w:t>
            </w:r>
          </w:p>
        </w:tc>
        <w:tc>
          <w:tcPr>
            <w:tcW w:w="3711" w:type="dxa"/>
            <w:gridSpan w:val="2"/>
            <w:shd w:val="clear" w:color="auto" w:fill="FFFFFF" w:themeFill="background1"/>
          </w:tcPr>
          <w:p w14:paraId="3F32DD59" w14:textId="77777777" w:rsidR="00CC350B" w:rsidRPr="002F1987" w:rsidRDefault="00CC350B" w:rsidP="00A1130F">
            <w:pPr>
              <w:keepNext/>
              <w:rPr>
                <w:rFonts w:eastAsia="SimSun" w:cs="Arial"/>
                <w:b/>
                <w:lang w:val="en-029"/>
              </w:rPr>
            </w:pPr>
            <w:r w:rsidRPr="002F1987">
              <w:rPr>
                <w:rFonts w:eastAsia="SimSun" w:cs="Arial"/>
                <w:b/>
                <w:lang w:val="en-029"/>
              </w:rPr>
              <w:t>Description</w:t>
            </w:r>
          </w:p>
        </w:tc>
        <w:tc>
          <w:tcPr>
            <w:tcW w:w="3330" w:type="dxa"/>
            <w:shd w:val="clear" w:color="auto" w:fill="FFFFFF" w:themeFill="background1"/>
          </w:tcPr>
          <w:p w14:paraId="1D627906" w14:textId="77777777" w:rsidR="00CC350B" w:rsidRPr="002F1987" w:rsidRDefault="00CC350B" w:rsidP="00A1130F">
            <w:pPr>
              <w:keepNext/>
              <w:rPr>
                <w:rFonts w:eastAsia="SimSun" w:cs="Arial"/>
                <w:b/>
                <w:lang w:val="en-029"/>
              </w:rPr>
            </w:pPr>
            <w:r w:rsidRPr="002F1987">
              <w:rPr>
                <w:rFonts w:eastAsia="SimSun" w:cs="Arial"/>
                <w:b/>
                <w:lang w:val="en-029"/>
              </w:rPr>
              <w:t>Data Source</w:t>
            </w:r>
          </w:p>
        </w:tc>
        <w:tc>
          <w:tcPr>
            <w:tcW w:w="1080" w:type="dxa"/>
            <w:shd w:val="clear" w:color="auto" w:fill="FFFFFF" w:themeFill="background1"/>
          </w:tcPr>
          <w:p w14:paraId="65C99EEA" w14:textId="77777777" w:rsidR="00CC350B" w:rsidRPr="002F1987" w:rsidRDefault="00CC350B" w:rsidP="00A1130F">
            <w:pPr>
              <w:keepNext/>
              <w:jc w:val="center"/>
              <w:rPr>
                <w:rFonts w:eastAsia="SimSun" w:cs="Arial"/>
                <w:b/>
                <w:lang w:val="en-029"/>
              </w:rPr>
            </w:pPr>
            <w:r w:rsidRPr="002F1987">
              <w:rPr>
                <w:rFonts w:eastAsia="SimSun" w:cs="Arial"/>
                <w:b/>
                <w:lang w:val="en-029"/>
              </w:rPr>
              <w:t>TD RCS REQ</w:t>
            </w:r>
          </w:p>
        </w:tc>
      </w:tr>
      <w:tr w:rsidR="00CC350B" w:rsidRPr="00F31ED0" w14:paraId="0AB840E3" w14:textId="77777777" w:rsidTr="00A1130F">
        <w:trPr>
          <w:cantSplit/>
          <w:trHeight w:val="184"/>
        </w:trPr>
        <w:tc>
          <w:tcPr>
            <w:tcW w:w="10195" w:type="dxa"/>
            <w:gridSpan w:val="7"/>
            <w:shd w:val="clear" w:color="auto" w:fill="E2EFD9" w:themeFill="accent6" w:themeFillTint="33"/>
          </w:tcPr>
          <w:p w14:paraId="406F590E" w14:textId="77777777" w:rsidR="00CC350B" w:rsidRPr="00F31ED0" w:rsidRDefault="00CC350B" w:rsidP="00A1130F">
            <w:pPr>
              <w:jc w:val="center"/>
              <w:rPr>
                <w:rFonts w:eastAsia="SimSun" w:cs="Arial"/>
                <w:b/>
                <w:bCs/>
                <w:lang w:val="en-029"/>
              </w:rPr>
            </w:pPr>
            <w:r w:rsidRPr="00F31ED0">
              <w:rPr>
                <w:rFonts w:eastAsia="SimSun" w:cs="Arial"/>
                <w:b/>
                <w:bCs/>
                <w:lang w:val="en-029"/>
              </w:rPr>
              <w:t>RESPONSE</w:t>
            </w:r>
          </w:p>
        </w:tc>
      </w:tr>
      <w:tr w:rsidR="00CC350B" w:rsidRPr="002F1987" w14:paraId="69F2497D" w14:textId="77777777" w:rsidTr="00A1130F">
        <w:trPr>
          <w:cantSplit/>
          <w:trHeight w:val="184"/>
        </w:trPr>
        <w:tc>
          <w:tcPr>
            <w:tcW w:w="824" w:type="dxa"/>
            <w:gridSpan w:val="2"/>
            <w:shd w:val="clear" w:color="auto" w:fill="auto"/>
          </w:tcPr>
          <w:p w14:paraId="599E03EE" w14:textId="77777777" w:rsidR="00CC350B" w:rsidRPr="002F1987" w:rsidRDefault="00CC350B" w:rsidP="00A1130F">
            <w:pPr>
              <w:jc w:val="center"/>
              <w:rPr>
                <w:rFonts w:eastAsia="SimSun" w:cs="Arial"/>
                <w:lang w:val="en-029"/>
              </w:rPr>
            </w:pPr>
            <w:r w:rsidRPr="002F1987">
              <w:rPr>
                <w:rFonts w:eastAsia="SimSun" w:cs="Arial"/>
                <w:lang w:val="en-029"/>
              </w:rPr>
              <w:t>a</w:t>
            </w:r>
          </w:p>
        </w:tc>
        <w:tc>
          <w:tcPr>
            <w:tcW w:w="1276" w:type="dxa"/>
            <w:gridSpan w:val="2"/>
            <w:shd w:val="clear" w:color="auto" w:fill="auto"/>
          </w:tcPr>
          <w:p w14:paraId="1E099588" w14:textId="77777777" w:rsidR="00CC350B" w:rsidRPr="002F1987" w:rsidRDefault="00CC350B" w:rsidP="00A1130F">
            <w:pPr>
              <w:jc w:val="center"/>
              <w:rPr>
                <w:rFonts w:eastAsia="SimSun" w:cs="Arial"/>
                <w:lang w:val="en-029"/>
              </w:rPr>
            </w:pPr>
            <w:r w:rsidRPr="002F1987">
              <w:rPr>
                <w:rFonts w:eastAsia="SimSun" w:cs="Arial"/>
                <w:lang w:val="en-029"/>
              </w:rPr>
              <w:t>1 – 19 N</w:t>
            </w:r>
          </w:p>
        </w:tc>
        <w:tc>
          <w:tcPr>
            <w:tcW w:w="3685" w:type="dxa"/>
            <w:shd w:val="clear" w:color="auto" w:fill="auto"/>
          </w:tcPr>
          <w:p w14:paraId="70BA549A" w14:textId="77777777" w:rsidR="00CC350B" w:rsidRDefault="00CC350B" w:rsidP="00A1130F">
            <w:pPr>
              <w:spacing w:after="120"/>
              <w:rPr>
                <w:rFonts w:eastAsia="SimSun" w:cs="Arial"/>
                <w:b/>
                <w:lang w:val="en-029"/>
              </w:rPr>
            </w:pPr>
            <w:r w:rsidRPr="002F1987">
              <w:rPr>
                <w:rFonts w:eastAsia="SimSun" w:cs="Arial"/>
                <w:b/>
                <w:lang w:val="en-029"/>
              </w:rPr>
              <w:t xml:space="preserve">Account Number </w:t>
            </w:r>
          </w:p>
          <w:p w14:paraId="374C7BC0" w14:textId="77777777" w:rsidR="00CC350B" w:rsidRPr="002F1987" w:rsidRDefault="00CC350B" w:rsidP="00A1130F">
            <w:pPr>
              <w:rPr>
                <w:rFonts w:eastAsia="SimSun" w:cs="Arial"/>
                <w:lang w:val="en-029"/>
              </w:rPr>
            </w:pPr>
            <w:r>
              <w:rPr>
                <w:rFonts w:eastAsia="SimSun" w:cs="Arial"/>
                <w:lang w:val="en-029"/>
              </w:rPr>
              <w:t>F</w:t>
            </w:r>
            <w:r w:rsidRPr="002F1987">
              <w:rPr>
                <w:rFonts w:eastAsia="SimSun" w:cs="Arial"/>
                <w:lang w:val="en-029"/>
              </w:rPr>
              <w:t>or the card issued per this transaction request (Temporary card).</w:t>
            </w:r>
          </w:p>
          <w:p w14:paraId="0C344C7F" w14:textId="77777777" w:rsidR="00CC350B" w:rsidRPr="002F1987" w:rsidRDefault="00CC350B" w:rsidP="00A1130F">
            <w:pPr>
              <w:rPr>
                <w:rFonts w:eastAsia="SimSun" w:cs="Arial"/>
                <w:lang w:val="en-029"/>
              </w:rPr>
            </w:pPr>
          </w:p>
          <w:p w14:paraId="4D674C26" w14:textId="77777777" w:rsidR="00CC350B" w:rsidRDefault="00CC350B" w:rsidP="00A1130F">
            <w:pPr>
              <w:rPr>
                <w:rFonts w:eastAsia="SimSun" w:cs="Arial"/>
                <w:lang w:val="en-029"/>
              </w:rPr>
            </w:pPr>
            <w:r w:rsidRPr="002F1987">
              <w:rPr>
                <w:rFonts w:eastAsia="SimSun" w:cs="Arial"/>
                <w:lang w:val="en-029"/>
              </w:rPr>
              <w:t>This data must be present if the transaction is approved.</w:t>
            </w:r>
          </w:p>
          <w:p w14:paraId="0EE1277F" w14:textId="77777777" w:rsidR="00CC350B" w:rsidRPr="002F1987" w:rsidRDefault="00CC350B" w:rsidP="00A1130F">
            <w:pPr>
              <w:rPr>
                <w:rFonts w:eastAsia="SimSun" w:cs="Arial"/>
                <w:lang w:val="en-029"/>
              </w:rPr>
            </w:pPr>
          </w:p>
        </w:tc>
        <w:tc>
          <w:tcPr>
            <w:tcW w:w="3330" w:type="dxa"/>
            <w:shd w:val="clear" w:color="auto" w:fill="auto"/>
          </w:tcPr>
          <w:p w14:paraId="6EB4F6DF" w14:textId="77777777" w:rsidR="00CC350B" w:rsidRPr="002F1987" w:rsidRDefault="00CC350B" w:rsidP="00A1130F">
            <w:pPr>
              <w:rPr>
                <w:rFonts w:eastAsia="SimSun" w:cs="Arial"/>
                <w:lang w:val="en-029"/>
              </w:rPr>
            </w:pPr>
            <w:r w:rsidRPr="002F1987">
              <w:rPr>
                <w:rFonts w:eastAsia="SimSun" w:cs="Arial"/>
                <w:lang w:val="en-029"/>
              </w:rPr>
              <w:t>TD RCS (Processor Host)</w:t>
            </w:r>
          </w:p>
        </w:tc>
        <w:tc>
          <w:tcPr>
            <w:tcW w:w="1080" w:type="dxa"/>
            <w:shd w:val="clear" w:color="auto" w:fill="auto"/>
          </w:tcPr>
          <w:p w14:paraId="2F6FAAA5"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197F07DE" w14:textId="77777777" w:rsidTr="00A1130F">
        <w:trPr>
          <w:cantSplit/>
          <w:trHeight w:val="2862"/>
        </w:trPr>
        <w:tc>
          <w:tcPr>
            <w:tcW w:w="824" w:type="dxa"/>
            <w:gridSpan w:val="2"/>
            <w:shd w:val="clear" w:color="auto" w:fill="auto"/>
          </w:tcPr>
          <w:p w14:paraId="0EFA408A" w14:textId="77777777" w:rsidR="00CC350B" w:rsidRPr="002F1987" w:rsidRDefault="00CC350B" w:rsidP="00A1130F">
            <w:pPr>
              <w:jc w:val="center"/>
              <w:rPr>
                <w:rFonts w:eastAsia="SimSun" w:cs="Arial"/>
                <w:lang w:val="en-029"/>
              </w:rPr>
            </w:pPr>
            <w:r w:rsidRPr="002F1987">
              <w:rPr>
                <w:rFonts w:eastAsia="SimSun" w:cs="Arial"/>
                <w:lang w:val="en-029"/>
              </w:rPr>
              <w:t>b</w:t>
            </w:r>
          </w:p>
        </w:tc>
        <w:tc>
          <w:tcPr>
            <w:tcW w:w="1276" w:type="dxa"/>
            <w:gridSpan w:val="2"/>
            <w:shd w:val="clear" w:color="auto" w:fill="auto"/>
          </w:tcPr>
          <w:p w14:paraId="318AB8D6" w14:textId="77777777" w:rsidR="00CC350B" w:rsidRPr="002F1987" w:rsidRDefault="00CC350B" w:rsidP="00A1130F">
            <w:pPr>
              <w:jc w:val="center"/>
              <w:rPr>
                <w:rFonts w:eastAsia="SimSun" w:cs="Arial"/>
                <w:lang w:val="en-029"/>
              </w:rPr>
            </w:pPr>
            <w:r w:rsidRPr="002F1987">
              <w:rPr>
                <w:rFonts w:eastAsia="SimSun" w:cs="Arial"/>
                <w:lang w:val="en-029"/>
              </w:rPr>
              <w:t>1-9 N</w:t>
            </w:r>
          </w:p>
        </w:tc>
        <w:tc>
          <w:tcPr>
            <w:tcW w:w="3685" w:type="dxa"/>
            <w:shd w:val="clear" w:color="auto" w:fill="auto"/>
          </w:tcPr>
          <w:p w14:paraId="31E1C741" w14:textId="77777777" w:rsidR="00CC350B" w:rsidRDefault="00CC350B" w:rsidP="00A1130F">
            <w:pPr>
              <w:spacing w:after="120"/>
              <w:rPr>
                <w:rFonts w:eastAsia="SimSun" w:cs="Arial"/>
                <w:lang w:val="en-029"/>
              </w:rPr>
            </w:pPr>
            <w:r w:rsidRPr="002F1987">
              <w:rPr>
                <w:rFonts w:eastAsia="SimSun" w:cs="Arial"/>
                <w:b/>
                <w:lang w:val="en-029"/>
              </w:rPr>
              <w:t>Credit limit</w:t>
            </w:r>
            <w:r w:rsidRPr="002F1987">
              <w:rPr>
                <w:rFonts w:eastAsia="SimSun" w:cs="Arial"/>
                <w:lang w:val="en-029"/>
              </w:rPr>
              <w:t xml:space="preserve"> </w:t>
            </w:r>
          </w:p>
          <w:p w14:paraId="3DA5D677" w14:textId="77777777" w:rsidR="00CC350B" w:rsidRPr="002F1987" w:rsidRDefault="00CC350B" w:rsidP="00A1130F">
            <w:pPr>
              <w:rPr>
                <w:rFonts w:eastAsia="SimSun" w:cs="Arial"/>
                <w:lang w:val="en-029"/>
              </w:rPr>
            </w:pPr>
            <w:r>
              <w:rPr>
                <w:rFonts w:eastAsia="SimSun" w:cs="Arial"/>
                <w:lang w:val="en-029"/>
              </w:rPr>
              <w:t>F</w:t>
            </w:r>
            <w:r w:rsidRPr="002F1987">
              <w:rPr>
                <w:rFonts w:eastAsia="SimSun" w:cs="Arial"/>
                <w:lang w:val="en-029"/>
              </w:rPr>
              <w:t>or the card issued per this transaction request.</w:t>
            </w:r>
          </w:p>
          <w:p w14:paraId="1E216282" w14:textId="77777777" w:rsidR="00CC350B" w:rsidRPr="002F1987" w:rsidRDefault="00CC350B" w:rsidP="00A1130F">
            <w:pPr>
              <w:rPr>
                <w:rFonts w:eastAsia="SimSun" w:cs="Arial"/>
                <w:lang w:val="en-029"/>
              </w:rPr>
            </w:pPr>
          </w:p>
          <w:p w14:paraId="01CCCF73" w14:textId="77777777" w:rsidR="00CC350B" w:rsidRPr="002F1987" w:rsidRDefault="00CC350B" w:rsidP="00A1130F">
            <w:pPr>
              <w:rPr>
                <w:rFonts w:eastAsia="SimSun" w:cs="Arial"/>
                <w:lang w:val="en-029"/>
              </w:rPr>
            </w:pPr>
            <w:r w:rsidRPr="002F1987">
              <w:rPr>
                <w:rFonts w:eastAsia="SimSun" w:cs="Arial"/>
                <w:lang w:val="en-029"/>
              </w:rPr>
              <w:t>This data will be a dollar amount (no implied decimals).</w:t>
            </w:r>
          </w:p>
          <w:p w14:paraId="293F276D" w14:textId="77777777" w:rsidR="00CC350B" w:rsidRPr="002F1987" w:rsidRDefault="00CC350B" w:rsidP="00A1130F">
            <w:pPr>
              <w:rPr>
                <w:rFonts w:eastAsia="SimSun" w:cs="Arial"/>
                <w:lang w:val="en-029"/>
              </w:rPr>
            </w:pPr>
          </w:p>
          <w:p w14:paraId="76D8405C" w14:textId="77777777" w:rsidR="00CC350B" w:rsidRDefault="00CC350B" w:rsidP="00A1130F">
            <w:pPr>
              <w:rPr>
                <w:rFonts w:eastAsia="SimSun" w:cs="Arial"/>
                <w:lang w:val="en-029"/>
              </w:rPr>
            </w:pPr>
            <w:r w:rsidRPr="002F1987">
              <w:rPr>
                <w:rFonts w:eastAsia="SimSun" w:cs="Arial"/>
                <w:lang w:val="en-029"/>
              </w:rPr>
              <w:t>This data must be present if the transaction is approved.</w:t>
            </w:r>
          </w:p>
          <w:p w14:paraId="612A105E" w14:textId="77777777" w:rsidR="00CC350B" w:rsidRPr="002F1987" w:rsidRDefault="00CC350B" w:rsidP="00A1130F">
            <w:pPr>
              <w:rPr>
                <w:rFonts w:eastAsia="SimSun" w:cs="Arial"/>
                <w:lang w:val="en-029"/>
              </w:rPr>
            </w:pPr>
          </w:p>
        </w:tc>
        <w:tc>
          <w:tcPr>
            <w:tcW w:w="3330" w:type="dxa"/>
            <w:shd w:val="clear" w:color="auto" w:fill="auto"/>
          </w:tcPr>
          <w:p w14:paraId="25C2C53C" w14:textId="77777777" w:rsidR="00CC350B" w:rsidRPr="002F1987" w:rsidRDefault="00CC350B" w:rsidP="00A1130F">
            <w:pPr>
              <w:rPr>
                <w:rFonts w:eastAsia="SimSun" w:cs="Arial"/>
                <w:lang w:val="en-029"/>
              </w:rPr>
            </w:pPr>
            <w:r w:rsidRPr="002F1987">
              <w:rPr>
                <w:rFonts w:eastAsia="SimSun" w:cs="Arial"/>
                <w:lang w:val="en-029"/>
              </w:rPr>
              <w:t>TD RCS (Processor Host)</w:t>
            </w:r>
          </w:p>
        </w:tc>
        <w:tc>
          <w:tcPr>
            <w:tcW w:w="1080" w:type="dxa"/>
            <w:shd w:val="clear" w:color="auto" w:fill="auto"/>
          </w:tcPr>
          <w:p w14:paraId="3C155588" w14:textId="77777777" w:rsidR="00CC350B" w:rsidRPr="002F1987" w:rsidRDefault="00CC350B" w:rsidP="00A1130F">
            <w:pPr>
              <w:jc w:val="center"/>
              <w:rPr>
                <w:rFonts w:eastAsia="SimSun" w:cs="Arial"/>
                <w:lang w:val="en-029"/>
              </w:rPr>
            </w:pPr>
            <w:r w:rsidRPr="002F1987">
              <w:rPr>
                <w:rFonts w:eastAsia="SimSun" w:cs="Arial"/>
                <w:lang w:val="en-029"/>
              </w:rPr>
              <w:t>R</w:t>
            </w:r>
          </w:p>
        </w:tc>
      </w:tr>
      <w:tr w:rsidR="00CC350B" w:rsidRPr="002F1987" w14:paraId="216F1C02" w14:textId="77777777" w:rsidTr="00A1130F">
        <w:trPr>
          <w:cantSplit/>
          <w:trHeight w:val="1925"/>
        </w:trPr>
        <w:tc>
          <w:tcPr>
            <w:tcW w:w="824" w:type="dxa"/>
            <w:gridSpan w:val="2"/>
            <w:shd w:val="clear" w:color="auto" w:fill="auto"/>
          </w:tcPr>
          <w:p w14:paraId="395D91BC" w14:textId="77777777" w:rsidR="00CC350B" w:rsidRPr="002F1987" w:rsidRDefault="00CC350B" w:rsidP="00A1130F">
            <w:pPr>
              <w:jc w:val="center"/>
              <w:rPr>
                <w:rFonts w:eastAsia="SimSun" w:cs="Arial"/>
                <w:lang w:val="en-029"/>
              </w:rPr>
            </w:pPr>
            <w:r w:rsidRPr="002F1987">
              <w:rPr>
                <w:rFonts w:eastAsia="SimSun" w:cs="Arial"/>
                <w:lang w:val="en-029"/>
              </w:rPr>
              <w:t>c</w:t>
            </w:r>
          </w:p>
        </w:tc>
        <w:tc>
          <w:tcPr>
            <w:tcW w:w="1276" w:type="dxa"/>
            <w:gridSpan w:val="2"/>
            <w:shd w:val="clear" w:color="auto" w:fill="auto"/>
          </w:tcPr>
          <w:p w14:paraId="55ACBB14" w14:textId="77777777" w:rsidR="00CC350B" w:rsidRPr="002F1987" w:rsidRDefault="00CC350B" w:rsidP="00A1130F">
            <w:pPr>
              <w:jc w:val="center"/>
              <w:rPr>
                <w:rFonts w:eastAsia="SimSun" w:cs="Arial"/>
                <w:lang w:val="en-029"/>
              </w:rPr>
            </w:pPr>
            <w:r w:rsidRPr="002F1987">
              <w:rPr>
                <w:rFonts w:eastAsia="SimSun" w:cs="Arial"/>
                <w:lang w:val="en-029"/>
              </w:rPr>
              <w:t>13 AN</w:t>
            </w:r>
          </w:p>
        </w:tc>
        <w:tc>
          <w:tcPr>
            <w:tcW w:w="3685" w:type="dxa"/>
            <w:shd w:val="clear" w:color="auto" w:fill="auto"/>
          </w:tcPr>
          <w:p w14:paraId="5E91C9AD" w14:textId="77777777" w:rsidR="00CC350B" w:rsidRDefault="00CC350B" w:rsidP="00A1130F">
            <w:pPr>
              <w:spacing w:after="120"/>
              <w:rPr>
                <w:rFonts w:eastAsia="SimSun" w:cs="Arial"/>
                <w:lang w:val="en-029"/>
              </w:rPr>
            </w:pPr>
            <w:r w:rsidRPr="002F1987">
              <w:rPr>
                <w:rFonts w:eastAsia="SimSun" w:cs="Arial"/>
                <w:b/>
                <w:lang w:val="en-029"/>
              </w:rPr>
              <w:t>Application ID</w:t>
            </w:r>
            <w:r w:rsidRPr="002F1987">
              <w:rPr>
                <w:rFonts w:eastAsia="SimSun" w:cs="Arial"/>
                <w:lang w:val="en-029"/>
              </w:rPr>
              <w:t xml:space="preserve"> </w:t>
            </w:r>
          </w:p>
          <w:p w14:paraId="19F2E2C4" w14:textId="77777777" w:rsidR="00CC350B" w:rsidRPr="002F1987" w:rsidRDefault="00CC350B" w:rsidP="00A1130F">
            <w:pPr>
              <w:rPr>
                <w:rFonts w:eastAsia="SimSun" w:cs="Arial"/>
                <w:lang w:val="en-029"/>
              </w:rPr>
            </w:pPr>
            <w:r>
              <w:rPr>
                <w:rFonts w:eastAsia="SimSun" w:cs="Arial"/>
                <w:lang w:val="en-029"/>
              </w:rPr>
              <w:t>G</w:t>
            </w:r>
            <w:r w:rsidRPr="002F1987">
              <w:rPr>
                <w:rFonts w:eastAsia="SimSun" w:cs="Arial"/>
                <w:lang w:val="en-029"/>
              </w:rPr>
              <w:t>enerated by the processor.</w:t>
            </w:r>
          </w:p>
          <w:p w14:paraId="15F248C8" w14:textId="77777777" w:rsidR="00CC350B" w:rsidRPr="002F1987" w:rsidRDefault="00CC350B" w:rsidP="00A1130F">
            <w:pPr>
              <w:rPr>
                <w:rFonts w:eastAsia="SimSun" w:cs="Arial"/>
                <w:lang w:val="en-029"/>
              </w:rPr>
            </w:pPr>
          </w:p>
          <w:p w14:paraId="0ADED064" w14:textId="77777777" w:rsidR="00CC350B" w:rsidRDefault="00CC350B" w:rsidP="00A1130F">
            <w:pPr>
              <w:rPr>
                <w:rFonts w:eastAsia="SimSun" w:cs="Arial"/>
                <w:lang w:val="en-029"/>
              </w:rPr>
            </w:pPr>
            <w:r w:rsidRPr="002F1987">
              <w:rPr>
                <w:rFonts w:eastAsia="SimSun" w:cs="Arial"/>
                <w:lang w:val="en-029"/>
              </w:rPr>
              <w:t>This data will be present if provided by the TD RCS processor’s response.</w:t>
            </w:r>
          </w:p>
          <w:p w14:paraId="20ED347E" w14:textId="77777777" w:rsidR="00CC350B" w:rsidRPr="002F1987" w:rsidRDefault="00CC350B" w:rsidP="00A1130F">
            <w:pPr>
              <w:rPr>
                <w:rFonts w:eastAsia="SimSun" w:cs="Arial"/>
                <w:lang w:val="en-029"/>
              </w:rPr>
            </w:pPr>
          </w:p>
        </w:tc>
        <w:tc>
          <w:tcPr>
            <w:tcW w:w="3330" w:type="dxa"/>
            <w:shd w:val="clear" w:color="auto" w:fill="auto"/>
          </w:tcPr>
          <w:p w14:paraId="47038709" w14:textId="77777777" w:rsidR="00CC350B" w:rsidRPr="002F1987" w:rsidRDefault="00CC350B" w:rsidP="00A1130F">
            <w:pPr>
              <w:rPr>
                <w:rFonts w:eastAsia="SimSun" w:cs="Arial"/>
                <w:lang w:val="en-029"/>
              </w:rPr>
            </w:pPr>
            <w:r w:rsidRPr="002F1987">
              <w:rPr>
                <w:rFonts w:eastAsia="SimSun" w:cs="Arial"/>
                <w:lang w:val="en-029"/>
              </w:rPr>
              <w:t>TD RCS (Processor Host)</w:t>
            </w:r>
          </w:p>
        </w:tc>
        <w:tc>
          <w:tcPr>
            <w:tcW w:w="1080" w:type="dxa"/>
            <w:shd w:val="clear" w:color="auto" w:fill="auto"/>
          </w:tcPr>
          <w:p w14:paraId="6D604620" w14:textId="77777777" w:rsidR="00CC350B" w:rsidRPr="002F1987" w:rsidRDefault="00CC350B" w:rsidP="00A1130F">
            <w:pPr>
              <w:jc w:val="center"/>
              <w:rPr>
                <w:rFonts w:eastAsia="SimSun" w:cs="Arial"/>
                <w:lang w:val="en-029"/>
              </w:rPr>
            </w:pPr>
            <w:r w:rsidRPr="002F1987">
              <w:rPr>
                <w:rFonts w:eastAsia="SimSun" w:cs="Arial"/>
                <w:lang w:val="en-029"/>
              </w:rPr>
              <w:t>R</w:t>
            </w:r>
          </w:p>
        </w:tc>
      </w:tr>
    </w:tbl>
    <w:p w14:paraId="3E923F3C" w14:textId="77777777" w:rsidR="00CC350B" w:rsidRDefault="00CC350B" w:rsidP="00CC350B">
      <w:pPr>
        <w:spacing w:line="360" w:lineRule="auto"/>
        <w:rPr>
          <w:rFonts w:cs="Arial"/>
          <w:lang w:val="en-029"/>
        </w:rPr>
      </w:pPr>
    </w:p>
    <w:p w14:paraId="49D21989" w14:textId="77777777" w:rsidR="00CE305A" w:rsidRDefault="00CE305A" w:rsidP="00CE305A">
      <w:pPr>
        <w:rPr>
          <w:rFonts w:ascii="Calibri" w:hAnsi="Calibri" w:cs="Calibri"/>
        </w:rPr>
      </w:pPr>
    </w:p>
    <w:p w14:paraId="58F32BBE" w14:textId="77777777" w:rsidR="00C21BB6" w:rsidRDefault="00C21BB6" w:rsidP="00DF6C32">
      <w:pPr>
        <w:pStyle w:val="Heading1"/>
        <w:pageBreakBefore/>
      </w:pPr>
      <w:bookmarkStart w:id="2856" w:name="_Toc128225723"/>
      <w:bookmarkStart w:id="2857" w:name="_Toc181695941"/>
      <w:bookmarkStart w:id="2858" w:name="_Toc224977519"/>
      <w:bookmarkStart w:id="2859" w:name="_Toc379192396"/>
      <w:bookmarkStart w:id="2860" w:name="_Toc30407771"/>
      <w:bookmarkStart w:id="2861" w:name="_Toc126079342"/>
      <w:r>
        <w:lastRenderedPageBreak/>
        <w:t>APPENDIX B - DOWNLOAD DATA FIELDS (DIDs) DESCRIPTIONS</w:t>
      </w:r>
      <w:bookmarkEnd w:id="2856"/>
      <w:bookmarkEnd w:id="2857"/>
      <w:bookmarkEnd w:id="2858"/>
      <w:r w:rsidR="009077D3">
        <w:t xml:space="preserve"> FOR TD POS B24 HOST (HOST 1)</w:t>
      </w:r>
      <w:bookmarkEnd w:id="2859"/>
      <w:bookmarkEnd w:id="2860"/>
      <w:bookmarkEnd w:id="2861"/>
    </w:p>
    <w:p w14:paraId="03E20E7D" w14:textId="77777777" w:rsidR="00C21BB6" w:rsidRDefault="00C21BB6">
      <w:pPr>
        <w:spacing w:line="240" w:lineRule="atLeast"/>
        <w:rPr>
          <w:snapToGrid w:val="0"/>
        </w:rPr>
      </w:pPr>
    </w:p>
    <w:p w14:paraId="12528B8F"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The following are the Download Data Fields to be used. Also, see Appendix G for a full terminal download example.</w:t>
      </w:r>
    </w:p>
    <w:p w14:paraId="03C09EA1" w14:textId="77777777" w:rsidR="002F46C4" w:rsidRDefault="002F46C4">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0F924A60" w14:textId="77777777" w:rsidR="002F46C4" w:rsidRDefault="002F46C4">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 xml:space="preserve">The size of the download data depends on the MAX response length parameter configured on the HOST for this terminal. </w:t>
      </w:r>
    </w:p>
    <w:p w14:paraId="7A3C0E14"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6CF500DC"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Downloading EMV Application parameters are specified in this section and summarized in the subsection the download structure.</w:t>
      </w:r>
    </w:p>
    <w:p w14:paraId="0E2EF1D5"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3A00403C" w14:textId="77777777" w:rsidR="0090164E" w:rsidRDefault="0090164E" w:rsidP="00847896">
      <w:pPr>
        <w:pStyle w:val="Heading2"/>
        <w:rPr>
          <w:snapToGrid w:val="0"/>
        </w:rPr>
      </w:pPr>
      <w:bookmarkStart w:id="2862" w:name="_Toc30407772"/>
      <w:bookmarkStart w:id="2863" w:name="_Toc126079343"/>
      <w:r>
        <w:rPr>
          <w:snapToGrid w:val="0"/>
        </w:rPr>
        <w:t>DID A – Supervisory Transaction Set</w:t>
      </w:r>
      <w:bookmarkEnd w:id="2862"/>
      <w:bookmarkEnd w:id="2863"/>
    </w:p>
    <w:p w14:paraId="36AD1F0E" w14:textId="77777777" w:rsidR="00C21BB6" w:rsidRDefault="00C21BB6" w:rsidP="00944998">
      <w:pPr>
        <w:ind w:left="720"/>
        <w:rPr>
          <w:lang w:val="en-GB"/>
        </w:rPr>
      </w:pPr>
      <w:r>
        <w:rPr>
          <w:lang w:val="en-GB"/>
        </w:rPr>
        <w:t xml:space="preserve">The transaction set that requires supervisor number. </w:t>
      </w:r>
    </w:p>
    <w:p w14:paraId="2A8D2D16" w14:textId="77777777" w:rsidR="00C21BB6" w:rsidRDefault="00C21BB6" w:rsidP="00944998">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DIDA consists of 40 bytes in the following format</w:t>
      </w:r>
    </w:p>
    <w:p w14:paraId="05076609"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07E20DDD" w14:textId="77777777" w:rsidR="00C21BB6" w:rsidRDefault="00C21BB6" w:rsidP="00944998">
      <w:pPr>
        <w:tabs>
          <w:tab w:val="left" w:pos="1176"/>
          <w:tab w:val="left" w:pos="4866"/>
          <w:tab w:val="left" w:pos="5946"/>
          <w:tab w:val="left" w:pos="9276"/>
        </w:tabs>
        <w:ind w:left="720"/>
        <w:rPr>
          <w:lang w:val="en-GB"/>
        </w:rPr>
      </w:pPr>
      <w:r>
        <w:rPr>
          <w:lang w:val="en-GB"/>
        </w:rPr>
        <w:t xml:space="preserve">Normal purchase </w:t>
      </w:r>
      <w:r>
        <w:rPr>
          <w:lang w:val="en-GB"/>
        </w:rPr>
        <w:tab/>
        <w:t>X(01)</w:t>
      </w:r>
      <w:r>
        <w:rPr>
          <w:lang w:val="en-GB"/>
        </w:rPr>
        <w:tab/>
        <w:t>“0” = not req.   , “1” = required</w:t>
      </w:r>
    </w:p>
    <w:p w14:paraId="063A794E" w14:textId="77777777" w:rsidR="00C21BB6" w:rsidRDefault="00C21BB6" w:rsidP="00944998">
      <w:pPr>
        <w:tabs>
          <w:tab w:val="left" w:pos="1176"/>
          <w:tab w:val="left" w:pos="4866"/>
          <w:tab w:val="left" w:pos="5946"/>
          <w:tab w:val="left" w:pos="9276"/>
        </w:tabs>
        <w:ind w:left="720"/>
        <w:rPr>
          <w:lang w:val="en-GB"/>
        </w:rPr>
      </w:pPr>
      <w:r>
        <w:rPr>
          <w:lang w:val="en-GB"/>
        </w:rPr>
        <w:t>Pre</w:t>
      </w:r>
      <w:r>
        <w:rPr>
          <w:lang w:val="en-GB"/>
        </w:rPr>
        <w:noBreakHyphen/>
        <w:t>auth purchase</w:t>
      </w:r>
      <w:r>
        <w:rPr>
          <w:lang w:val="en-GB"/>
        </w:rPr>
        <w:tab/>
        <w:t>X(01)</w:t>
      </w:r>
      <w:r>
        <w:rPr>
          <w:lang w:val="en-GB"/>
        </w:rPr>
        <w:tab/>
        <w:t>"              "</w:t>
      </w:r>
    </w:p>
    <w:p w14:paraId="0C4C6AA6" w14:textId="77777777" w:rsidR="00C21BB6" w:rsidRDefault="00C21BB6" w:rsidP="00944998">
      <w:pPr>
        <w:tabs>
          <w:tab w:val="left" w:pos="1176"/>
          <w:tab w:val="left" w:pos="4866"/>
          <w:tab w:val="left" w:pos="5946"/>
          <w:tab w:val="left" w:pos="9276"/>
        </w:tabs>
        <w:ind w:left="720"/>
        <w:rPr>
          <w:lang w:val="en-GB"/>
        </w:rPr>
      </w:pPr>
      <w:r>
        <w:rPr>
          <w:lang w:val="en-GB"/>
        </w:rPr>
        <w:t>Pre</w:t>
      </w:r>
      <w:r>
        <w:rPr>
          <w:lang w:val="en-GB"/>
        </w:rPr>
        <w:noBreakHyphen/>
        <w:t>auth purch</w:t>
      </w:r>
      <w:r w:rsidR="00944998">
        <w:rPr>
          <w:lang w:val="en-GB"/>
        </w:rPr>
        <w:t>ase</w:t>
      </w:r>
      <w:r>
        <w:rPr>
          <w:lang w:val="en-GB"/>
        </w:rPr>
        <w:t xml:space="preserve"> c</w:t>
      </w:r>
      <w:r w:rsidR="00944998">
        <w:rPr>
          <w:lang w:val="en-GB"/>
        </w:rPr>
        <w:t>ompletion</w:t>
      </w:r>
      <w:r>
        <w:rPr>
          <w:lang w:val="en-GB"/>
        </w:rPr>
        <w:tab/>
        <w:t>X(01)</w:t>
      </w:r>
      <w:r>
        <w:rPr>
          <w:lang w:val="en-GB"/>
        </w:rPr>
        <w:tab/>
        <w:t>"              "</w:t>
      </w:r>
    </w:p>
    <w:p w14:paraId="6AA41674" w14:textId="77777777" w:rsidR="00C21BB6" w:rsidRDefault="00C21BB6" w:rsidP="00944998">
      <w:pPr>
        <w:tabs>
          <w:tab w:val="left" w:pos="1176"/>
          <w:tab w:val="left" w:pos="4866"/>
          <w:tab w:val="left" w:pos="5946"/>
          <w:tab w:val="left" w:pos="9276"/>
        </w:tabs>
        <w:ind w:left="720"/>
        <w:rPr>
          <w:lang w:val="en-GB"/>
        </w:rPr>
      </w:pPr>
      <w:r>
        <w:rPr>
          <w:lang w:val="en-GB"/>
        </w:rPr>
        <w:t>Phone/Mail order</w:t>
      </w:r>
      <w:r>
        <w:rPr>
          <w:lang w:val="en-GB"/>
        </w:rPr>
        <w:tab/>
        <w:t>X(01)</w:t>
      </w:r>
      <w:r>
        <w:rPr>
          <w:lang w:val="en-GB"/>
        </w:rPr>
        <w:tab/>
        <w:t>"              "</w:t>
      </w:r>
    </w:p>
    <w:p w14:paraId="33FE4A2A" w14:textId="77777777" w:rsidR="00C21BB6" w:rsidRDefault="00C21BB6" w:rsidP="00944998">
      <w:pPr>
        <w:tabs>
          <w:tab w:val="left" w:pos="1176"/>
          <w:tab w:val="left" w:pos="4866"/>
          <w:tab w:val="left" w:pos="5946"/>
          <w:tab w:val="left" w:pos="9276"/>
        </w:tabs>
        <w:ind w:left="720"/>
        <w:rPr>
          <w:lang w:val="en-GB"/>
        </w:rPr>
      </w:pPr>
      <w:r>
        <w:rPr>
          <w:lang w:val="en-GB"/>
        </w:rPr>
        <w:t xml:space="preserve">Merch return </w:t>
      </w:r>
      <w:r>
        <w:rPr>
          <w:lang w:val="en-GB"/>
        </w:rPr>
        <w:tab/>
        <w:t>X(01)</w:t>
      </w:r>
      <w:r>
        <w:rPr>
          <w:lang w:val="en-GB"/>
        </w:rPr>
        <w:tab/>
        <w:t>"              "</w:t>
      </w:r>
    </w:p>
    <w:p w14:paraId="3D7007EC" w14:textId="77777777" w:rsidR="00C21BB6" w:rsidRDefault="00C21BB6" w:rsidP="00944998">
      <w:pPr>
        <w:tabs>
          <w:tab w:val="left" w:pos="1176"/>
          <w:tab w:val="left" w:pos="4866"/>
          <w:tab w:val="left" w:pos="5946"/>
          <w:tab w:val="left" w:pos="9276"/>
        </w:tabs>
        <w:ind w:left="720"/>
        <w:rPr>
          <w:lang w:val="en-GB"/>
        </w:rPr>
      </w:pPr>
      <w:r>
        <w:rPr>
          <w:lang w:val="en-GB"/>
        </w:rPr>
        <w:t xml:space="preserve">Cash advance </w:t>
      </w:r>
      <w:r>
        <w:rPr>
          <w:lang w:val="en-GB"/>
        </w:rPr>
        <w:tab/>
        <w:t>X(01)</w:t>
      </w:r>
      <w:r>
        <w:rPr>
          <w:lang w:val="en-GB"/>
        </w:rPr>
        <w:tab/>
        <w:t>"              "</w:t>
      </w:r>
    </w:p>
    <w:p w14:paraId="0DECBA56" w14:textId="77777777" w:rsidR="00C21BB6" w:rsidRDefault="00C21BB6" w:rsidP="00944998">
      <w:pPr>
        <w:tabs>
          <w:tab w:val="left" w:pos="1176"/>
          <w:tab w:val="left" w:pos="4866"/>
          <w:tab w:val="left" w:pos="5946"/>
          <w:tab w:val="left" w:pos="9276"/>
        </w:tabs>
        <w:ind w:left="720"/>
        <w:rPr>
          <w:lang w:val="en-GB"/>
        </w:rPr>
      </w:pPr>
      <w:r>
        <w:rPr>
          <w:lang w:val="en-GB"/>
        </w:rPr>
        <w:t>Card verification</w:t>
      </w:r>
      <w:r>
        <w:rPr>
          <w:lang w:val="en-GB"/>
        </w:rPr>
        <w:tab/>
        <w:t>X(01)</w:t>
      </w:r>
      <w:r>
        <w:rPr>
          <w:lang w:val="en-GB"/>
        </w:rPr>
        <w:tab/>
        <w:t>"              "</w:t>
      </w:r>
    </w:p>
    <w:p w14:paraId="4DB5214D" w14:textId="77777777" w:rsidR="00C21BB6" w:rsidRDefault="00C21BB6" w:rsidP="00944998">
      <w:pPr>
        <w:tabs>
          <w:tab w:val="left" w:pos="1176"/>
          <w:tab w:val="left" w:pos="4866"/>
          <w:tab w:val="left" w:pos="5946"/>
          <w:tab w:val="left" w:pos="9276"/>
        </w:tabs>
        <w:ind w:left="720"/>
        <w:rPr>
          <w:lang w:val="en-GB"/>
        </w:rPr>
      </w:pPr>
      <w:r>
        <w:rPr>
          <w:lang w:val="en-GB"/>
        </w:rPr>
        <w:t xml:space="preserve">Balance inquiry </w:t>
      </w:r>
      <w:r>
        <w:rPr>
          <w:lang w:val="en-GB"/>
        </w:rPr>
        <w:tab/>
        <w:t>X(01)</w:t>
      </w:r>
      <w:r>
        <w:rPr>
          <w:lang w:val="en-GB"/>
        </w:rPr>
        <w:tab/>
        <w:t>"              "</w:t>
      </w:r>
    </w:p>
    <w:p w14:paraId="38CB5952" w14:textId="77777777" w:rsidR="00C21BB6" w:rsidRDefault="00C21BB6" w:rsidP="00944998">
      <w:pPr>
        <w:tabs>
          <w:tab w:val="left" w:pos="1176"/>
          <w:tab w:val="left" w:pos="4866"/>
          <w:tab w:val="left" w:pos="5946"/>
          <w:tab w:val="left" w:pos="9276"/>
        </w:tabs>
        <w:ind w:left="720"/>
        <w:rPr>
          <w:lang w:val="en-GB"/>
        </w:rPr>
      </w:pPr>
      <w:r>
        <w:rPr>
          <w:lang w:val="en-GB"/>
        </w:rPr>
        <w:t>Purch w/ cashback*</w:t>
      </w:r>
      <w:r>
        <w:rPr>
          <w:lang w:val="en-GB"/>
        </w:rPr>
        <w:tab/>
        <w:t>X(01)</w:t>
      </w:r>
      <w:r>
        <w:rPr>
          <w:lang w:val="en-GB"/>
        </w:rPr>
        <w:tab/>
        <w:t>"              "</w:t>
      </w:r>
    </w:p>
    <w:p w14:paraId="6C2E6A2A" w14:textId="77777777" w:rsidR="00C21BB6" w:rsidRDefault="00C21BB6" w:rsidP="00944998">
      <w:pPr>
        <w:tabs>
          <w:tab w:val="left" w:pos="1176"/>
          <w:tab w:val="left" w:pos="4866"/>
          <w:tab w:val="left" w:pos="5946"/>
          <w:tab w:val="left" w:pos="9276"/>
        </w:tabs>
        <w:ind w:left="720"/>
        <w:rPr>
          <w:lang w:val="en-GB"/>
        </w:rPr>
      </w:pPr>
      <w:r>
        <w:rPr>
          <w:lang w:val="en-GB"/>
        </w:rPr>
        <w:t>Cheque verification</w:t>
      </w:r>
      <w:r>
        <w:rPr>
          <w:lang w:val="en-GB"/>
        </w:rPr>
        <w:tab/>
        <w:t>X(01)</w:t>
      </w:r>
      <w:r>
        <w:rPr>
          <w:lang w:val="en-GB"/>
        </w:rPr>
        <w:tab/>
        <w:t>"              "</w:t>
      </w:r>
    </w:p>
    <w:p w14:paraId="4BABC31F" w14:textId="77777777" w:rsidR="00C21BB6" w:rsidRDefault="00C21BB6" w:rsidP="00944998">
      <w:pPr>
        <w:tabs>
          <w:tab w:val="left" w:pos="1176"/>
          <w:tab w:val="left" w:pos="4866"/>
          <w:tab w:val="left" w:pos="5946"/>
          <w:tab w:val="left" w:pos="9276"/>
        </w:tabs>
        <w:ind w:left="720"/>
        <w:rPr>
          <w:lang w:val="en-GB"/>
        </w:rPr>
      </w:pPr>
      <w:r>
        <w:rPr>
          <w:lang w:val="en-GB"/>
        </w:rPr>
        <w:t xml:space="preserve">Cheque guarantee </w:t>
      </w:r>
      <w:r>
        <w:rPr>
          <w:lang w:val="en-GB"/>
        </w:rPr>
        <w:tab/>
        <w:t>X(01)</w:t>
      </w:r>
      <w:r>
        <w:rPr>
          <w:lang w:val="en-GB"/>
        </w:rPr>
        <w:tab/>
        <w:t>"              "</w:t>
      </w:r>
    </w:p>
    <w:p w14:paraId="17694B77" w14:textId="77777777" w:rsidR="00C21BB6" w:rsidRDefault="00C21BB6" w:rsidP="00944998">
      <w:pPr>
        <w:tabs>
          <w:tab w:val="left" w:pos="1176"/>
          <w:tab w:val="left" w:pos="4866"/>
          <w:tab w:val="left" w:pos="5946"/>
          <w:tab w:val="left" w:pos="9276"/>
        </w:tabs>
        <w:ind w:left="720"/>
        <w:rPr>
          <w:lang w:val="en-GB"/>
        </w:rPr>
      </w:pPr>
      <w:r>
        <w:rPr>
          <w:lang w:val="en-GB"/>
        </w:rPr>
        <w:t>Purch adjust</w:t>
      </w:r>
      <w:r>
        <w:rPr>
          <w:lang w:val="en-GB"/>
        </w:rPr>
        <w:tab/>
        <w:t>X(01)</w:t>
      </w:r>
      <w:r>
        <w:rPr>
          <w:lang w:val="en-GB"/>
        </w:rPr>
        <w:tab/>
        <w:t>"              "</w:t>
      </w:r>
    </w:p>
    <w:p w14:paraId="3D80C77B" w14:textId="77777777" w:rsidR="00C21BB6" w:rsidRDefault="00C21BB6" w:rsidP="00944998">
      <w:pPr>
        <w:tabs>
          <w:tab w:val="left" w:pos="1176"/>
          <w:tab w:val="left" w:pos="4866"/>
          <w:tab w:val="left" w:pos="5946"/>
          <w:tab w:val="left" w:pos="9276"/>
        </w:tabs>
        <w:ind w:left="720"/>
        <w:rPr>
          <w:lang w:val="en-GB"/>
        </w:rPr>
      </w:pPr>
      <w:r>
        <w:rPr>
          <w:lang w:val="en-GB"/>
        </w:rPr>
        <w:t>Merch return adjust</w:t>
      </w:r>
      <w:r>
        <w:rPr>
          <w:lang w:val="en-GB"/>
        </w:rPr>
        <w:tab/>
        <w:t>X(01)</w:t>
      </w:r>
      <w:r>
        <w:rPr>
          <w:lang w:val="en-GB"/>
        </w:rPr>
        <w:tab/>
        <w:t>"              "</w:t>
      </w:r>
    </w:p>
    <w:p w14:paraId="10719CD1" w14:textId="77777777" w:rsidR="00C21BB6" w:rsidRDefault="00C21BB6" w:rsidP="00944998">
      <w:pPr>
        <w:tabs>
          <w:tab w:val="left" w:pos="1176"/>
          <w:tab w:val="left" w:pos="4866"/>
          <w:tab w:val="left" w:pos="5946"/>
          <w:tab w:val="left" w:pos="9276"/>
        </w:tabs>
        <w:ind w:left="720"/>
        <w:rPr>
          <w:lang w:val="en-GB"/>
        </w:rPr>
      </w:pPr>
      <w:r>
        <w:rPr>
          <w:lang w:val="en-GB"/>
        </w:rPr>
        <w:t>Cash advance adjust</w:t>
      </w:r>
      <w:r>
        <w:rPr>
          <w:lang w:val="en-GB"/>
        </w:rPr>
        <w:tab/>
        <w:t>X(01)</w:t>
      </w:r>
      <w:r>
        <w:rPr>
          <w:lang w:val="en-GB"/>
        </w:rPr>
        <w:tab/>
        <w:t>"              "</w:t>
      </w:r>
    </w:p>
    <w:p w14:paraId="7199BD50" w14:textId="77777777" w:rsidR="00C21BB6" w:rsidRDefault="00C21BB6" w:rsidP="00944998">
      <w:pPr>
        <w:tabs>
          <w:tab w:val="left" w:pos="1176"/>
          <w:tab w:val="left" w:pos="4866"/>
          <w:tab w:val="left" w:pos="5946"/>
          <w:tab w:val="left" w:pos="9276"/>
        </w:tabs>
        <w:ind w:left="720"/>
        <w:rPr>
          <w:lang w:val="en-GB"/>
        </w:rPr>
      </w:pPr>
      <w:r>
        <w:rPr>
          <w:lang w:val="en-GB"/>
        </w:rPr>
        <w:t>Cash back adjust</w:t>
      </w:r>
      <w:r>
        <w:rPr>
          <w:lang w:val="en-GB"/>
        </w:rPr>
        <w:tab/>
        <w:t>X(01)</w:t>
      </w:r>
      <w:r>
        <w:rPr>
          <w:lang w:val="en-GB"/>
        </w:rPr>
        <w:tab/>
        <w:t>"              "</w:t>
      </w:r>
    </w:p>
    <w:p w14:paraId="32009987" w14:textId="77777777" w:rsidR="00C21BB6" w:rsidRDefault="00C21BB6" w:rsidP="00944998">
      <w:pPr>
        <w:tabs>
          <w:tab w:val="left" w:pos="1176"/>
          <w:tab w:val="left" w:pos="4866"/>
          <w:tab w:val="left" w:pos="5946"/>
          <w:tab w:val="left" w:pos="9276"/>
        </w:tabs>
        <w:ind w:left="720"/>
        <w:rPr>
          <w:lang w:val="en-GB"/>
        </w:rPr>
      </w:pPr>
      <w:r>
        <w:rPr>
          <w:lang w:val="en-GB"/>
        </w:rPr>
        <w:t xml:space="preserve">Filler             </w:t>
      </w:r>
      <w:r>
        <w:rPr>
          <w:lang w:val="en-GB"/>
        </w:rPr>
        <w:tab/>
        <w:t>X(01)</w:t>
      </w:r>
      <w:r>
        <w:rPr>
          <w:lang w:val="en-GB"/>
        </w:rPr>
        <w:tab/>
        <w:t>"              "</w:t>
      </w:r>
    </w:p>
    <w:p w14:paraId="5C0EA66F" w14:textId="77777777" w:rsidR="00C21BB6" w:rsidRDefault="00C21BB6" w:rsidP="00944998">
      <w:pPr>
        <w:tabs>
          <w:tab w:val="left" w:pos="1176"/>
          <w:tab w:val="left" w:pos="4866"/>
          <w:tab w:val="left" w:pos="5946"/>
          <w:tab w:val="left" w:pos="9276"/>
        </w:tabs>
        <w:ind w:left="720"/>
        <w:rPr>
          <w:lang w:val="en-GB"/>
        </w:rPr>
      </w:pPr>
      <w:r>
        <w:rPr>
          <w:lang w:val="en-GB"/>
        </w:rPr>
        <w:t xml:space="preserve">Close batch </w:t>
      </w:r>
      <w:r>
        <w:rPr>
          <w:lang w:val="en-GB"/>
        </w:rPr>
        <w:tab/>
        <w:t>X(01)</w:t>
      </w:r>
      <w:r>
        <w:rPr>
          <w:lang w:val="en-GB"/>
        </w:rPr>
        <w:tab/>
        <w:t>"              "</w:t>
      </w:r>
    </w:p>
    <w:p w14:paraId="3913DAB9" w14:textId="77777777" w:rsidR="00C21BB6" w:rsidRDefault="00C21BB6" w:rsidP="00944998">
      <w:pPr>
        <w:tabs>
          <w:tab w:val="left" w:pos="1176"/>
          <w:tab w:val="left" w:pos="4866"/>
          <w:tab w:val="left" w:pos="5946"/>
          <w:tab w:val="left" w:pos="9276"/>
        </w:tabs>
        <w:ind w:left="720"/>
        <w:rPr>
          <w:lang w:val="en-GB"/>
        </w:rPr>
      </w:pPr>
      <w:r>
        <w:rPr>
          <w:lang w:val="en-GB"/>
        </w:rPr>
        <w:t xml:space="preserve">Close shift </w:t>
      </w:r>
      <w:r>
        <w:rPr>
          <w:lang w:val="en-GB"/>
        </w:rPr>
        <w:tab/>
        <w:t>X(01)</w:t>
      </w:r>
      <w:r>
        <w:rPr>
          <w:lang w:val="en-GB"/>
        </w:rPr>
        <w:tab/>
        <w:t>"              "</w:t>
      </w:r>
    </w:p>
    <w:p w14:paraId="49BAC259" w14:textId="77777777" w:rsidR="00C21BB6" w:rsidRDefault="00C21BB6" w:rsidP="00944998">
      <w:pPr>
        <w:tabs>
          <w:tab w:val="left" w:pos="1176"/>
          <w:tab w:val="left" w:pos="4866"/>
          <w:tab w:val="left" w:pos="5946"/>
          <w:tab w:val="left" w:pos="9276"/>
        </w:tabs>
        <w:ind w:left="720"/>
        <w:rPr>
          <w:lang w:val="en-GB"/>
        </w:rPr>
      </w:pPr>
      <w:r>
        <w:rPr>
          <w:lang w:val="en-GB"/>
        </w:rPr>
        <w:t>Close day</w:t>
      </w:r>
      <w:r>
        <w:rPr>
          <w:lang w:val="en-GB"/>
        </w:rPr>
        <w:tab/>
        <w:t>X(01)</w:t>
      </w:r>
      <w:r>
        <w:rPr>
          <w:lang w:val="en-GB"/>
        </w:rPr>
        <w:tab/>
        <w:t>"              "</w:t>
      </w:r>
    </w:p>
    <w:p w14:paraId="1CBEB3B0" w14:textId="77777777" w:rsidR="00C21BB6" w:rsidRDefault="00C21BB6" w:rsidP="00944998">
      <w:pPr>
        <w:tabs>
          <w:tab w:val="left" w:pos="1176"/>
          <w:tab w:val="left" w:pos="4866"/>
          <w:tab w:val="left" w:pos="5946"/>
          <w:tab w:val="left" w:pos="9276"/>
        </w:tabs>
        <w:ind w:left="720"/>
        <w:rPr>
          <w:lang w:val="en-GB"/>
        </w:rPr>
      </w:pPr>
      <w:r>
        <w:rPr>
          <w:lang w:val="en-GB"/>
        </w:rPr>
        <w:t xml:space="preserve">reserved     </w:t>
      </w:r>
      <w:r>
        <w:rPr>
          <w:lang w:val="en-GB"/>
        </w:rPr>
        <w:tab/>
        <w:t>X(01)</w:t>
      </w:r>
      <w:r>
        <w:rPr>
          <w:lang w:val="en-GB"/>
        </w:rPr>
        <w:tab/>
        <w:t>"              "</w:t>
      </w:r>
    </w:p>
    <w:p w14:paraId="5B003B3B" w14:textId="77777777" w:rsidR="00C21BB6" w:rsidRDefault="00C21BB6" w:rsidP="00944998">
      <w:pPr>
        <w:tabs>
          <w:tab w:val="left" w:pos="1176"/>
          <w:tab w:val="left" w:pos="4866"/>
          <w:tab w:val="left" w:pos="5946"/>
          <w:tab w:val="left" w:pos="9276"/>
        </w:tabs>
        <w:ind w:left="720"/>
        <w:rPr>
          <w:lang w:val="en-GB"/>
        </w:rPr>
      </w:pPr>
      <w:r>
        <w:rPr>
          <w:lang w:val="en-GB"/>
        </w:rPr>
        <w:t xml:space="preserve">Request mail </w:t>
      </w:r>
      <w:r>
        <w:rPr>
          <w:lang w:val="en-GB"/>
        </w:rPr>
        <w:tab/>
        <w:t>X(01)</w:t>
      </w:r>
      <w:r>
        <w:rPr>
          <w:lang w:val="en-GB"/>
        </w:rPr>
        <w:tab/>
        <w:t>"              "</w:t>
      </w:r>
    </w:p>
    <w:p w14:paraId="32ED2D89" w14:textId="77777777" w:rsidR="00C21BB6" w:rsidRDefault="00C21BB6" w:rsidP="00944998">
      <w:pPr>
        <w:tabs>
          <w:tab w:val="left" w:pos="1176"/>
          <w:tab w:val="left" w:pos="4866"/>
          <w:tab w:val="left" w:pos="5946"/>
          <w:tab w:val="left" w:pos="9276"/>
        </w:tabs>
        <w:ind w:left="720"/>
        <w:rPr>
          <w:lang w:val="en-GB"/>
        </w:rPr>
      </w:pPr>
      <w:r>
        <w:rPr>
          <w:lang w:val="en-GB"/>
        </w:rPr>
        <w:lastRenderedPageBreak/>
        <w:t xml:space="preserve">Send mail </w:t>
      </w:r>
      <w:r>
        <w:rPr>
          <w:lang w:val="en-GB"/>
        </w:rPr>
        <w:tab/>
        <w:t>X(01)</w:t>
      </w:r>
      <w:r>
        <w:rPr>
          <w:lang w:val="en-GB"/>
        </w:rPr>
        <w:tab/>
        <w:t>"              "</w:t>
      </w:r>
    </w:p>
    <w:p w14:paraId="4FF8B836" w14:textId="77777777" w:rsidR="00C21BB6" w:rsidRDefault="00C21BB6" w:rsidP="00944998">
      <w:pPr>
        <w:tabs>
          <w:tab w:val="left" w:pos="1176"/>
          <w:tab w:val="left" w:pos="4866"/>
          <w:tab w:val="left" w:pos="5946"/>
          <w:tab w:val="left" w:pos="9276"/>
        </w:tabs>
        <w:ind w:left="720"/>
        <w:rPr>
          <w:lang w:val="en-GB"/>
        </w:rPr>
      </w:pPr>
      <w:r>
        <w:rPr>
          <w:lang w:val="en-GB"/>
        </w:rPr>
        <w:t xml:space="preserve">reserved     </w:t>
      </w:r>
      <w:r>
        <w:rPr>
          <w:lang w:val="en-GB"/>
        </w:rPr>
        <w:tab/>
        <w:t>X(01)</w:t>
      </w:r>
      <w:r>
        <w:rPr>
          <w:lang w:val="en-GB"/>
        </w:rPr>
        <w:tab/>
        <w:t>"              "</w:t>
      </w:r>
    </w:p>
    <w:p w14:paraId="13BFC87C" w14:textId="77777777" w:rsidR="00C21BB6" w:rsidRDefault="00C21BB6" w:rsidP="00944998">
      <w:pPr>
        <w:tabs>
          <w:tab w:val="left" w:pos="1176"/>
          <w:tab w:val="left" w:pos="4866"/>
          <w:tab w:val="left" w:pos="5946"/>
          <w:tab w:val="left" w:pos="9276"/>
        </w:tabs>
        <w:ind w:left="720"/>
        <w:rPr>
          <w:lang w:val="en-GB"/>
        </w:rPr>
      </w:pPr>
      <w:r>
        <w:rPr>
          <w:lang w:val="en-GB"/>
        </w:rPr>
        <w:t>Logon request</w:t>
      </w:r>
      <w:r>
        <w:rPr>
          <w:lang w:val="en-GB"/>
        </w:rPr>
        <w:tab/>
        <w:t>X(01)</w:t>
      </w:r>
      <w:r>
        <w:rPr>
          <w:lang w:val="en-GB"/>
        </w:rPr>
        <w:tab/>
        <w:t>"              "</w:t>
      </w:r>
    </w:p>
    <w:p w14:paraId="3F7B00DB" w14:textId="77777777" w:rsidR="00C21BB6" w:rsidRDefault="00C21BB6" w:rsidP="00944998">
      <w:pPr>
        <w:tabs>
          <w:tab w:val="left" w:pos="1176"/>
          <w:tab w:val="left" w:pos="4866"/>
          <w:tab w:val="left" w:pos="5946"/>
          <w:tab w:val="left" w:pos="9276"/>
        </w:tabs>
        <w:ind w:left="720"/>
        <w:rPr>
          <w:lang w:val="en-GB"/>
        </w:rPr>
      </w:pPr>
      <w:r>
        <w:rPr>
          <w:lang w:val="en-GB"/>
        </w:rPr>
        <w:t>Logoff request</w:t>
      </w:r>
      <w:r>
        <w:rPr>
          <w:lang w:val="en-GB"/>
        </w:rPr>
        <w:tab/>
        <w:t xml:space="preserve">X(01) </w:t>
      </w:r>
      <w:r>
        <w:rPr>
          <w:lang w:val="en-GB"/>
        </w:rPr>
        <w:tab/>
        <w:t>"              "</w:t>
      </w:r>
    </w:p>
    <w:p w14:paraId="6CDCBA28" w14:textId="77777777" w:rsidR="00C21BB6" w:rsidRDefault="00C21BB6" w:rsidP="00944998">
      <w:pPr>
        <w:tabs>
          <w:tab w:val="left" w:pos="1176"/>
          <w:tab w:val="left" w:pos="4866"/>
          <w:tab w:val="left" w:pos="5946"/>
          <w:tab w:val="left" w:pos="9276"/>
        </w:tabs>
        <w:ind w:left="720"/>
        <w:rPr>
          <w:lang w:val="en-GB"/>
        </w:rPr>
      </w:pPr>
      <w:r>
        <w:rPr>
          <w:lang w:val="en-GB"/>
        </w:rPr>
        <w:t xml:space="preserve">Employee Subtotals </w:t>
      </w:r>
      <w:r>
        <w:rPr>
          <w:lang w:val="en-GB"/>
        </w:rPr>
        <w:tab/>
        <w:t>X(01)</w:t>
      </w:r>
      <w:r>
        <w:rPr>
          <w:lang w:val="en-GB"/>
        </w:rPr>
        <w:tab/>
        <w:t>"              "</w:t>
      </w:r>
    </w:p>
    <w:p w14:paraId="6ADE803F" w14:textId="77777777" w:rsidR="00C21BB6" w:rsidRDefault="00C21BB6" w:rsidP="00944998">
      <w:pPr>
        <w:tabs>
          <w:tab w:val="left" w:pos="1176"/>
          <w:tab w:val="left" w:pos="4866"/>
          <w:tab w:val="left" w:pos="5946"/>
          <w:tab w:val="left" w:pos="9276"/>
        </w:tabs>
        <w:ind w:left="720"/>
        <w:rPr>
          <w:lang w:val="en-GB"/>
        </w:rPr>
      </w:pPr>
      <w:r>
        <w:rPr>
          <w:lang w:val="en-GB"/>
        </w:rPr>
        <w:t xml:space="preserve">Batch Subtotals </w:t>
      </w:r>
      <w:r>
        <w:rPr>
          <w:lang w:val="en-GB"/>
        </w:rPr>
        <w:tab/>
        <w:t xml:space="preserve">X(01) </w:t>
      </w:r>
      <w:r>
        <w:rPr>
          <w:lang w:val="en-GB"/>
        </w:rPr>
        <w:tab/>
        <w:t>"              "</w:t>
      </w:r>
    </w:p>
    <w:p w14:paraId="74EAEA7E" w14:textId="77777777" w:rsidR="00C21BB6" w:rsidRDefault="00C21BB6" w:rsidP="00944998">
      <w:pPr>
        <w:tabs>
          <w:tab w:val="left" w:pos="1176"/>
          <w:tab w:val="left" w:pos="4866"/>
          <w:tab w:val="left" w:pos="5946"/>
          <w:tab w:val="left" w:pos="9276"/>
        </w:tabs>
        <w:ind w:left="720"/>
        <w:rPr>
          <w:lang w:val="en-GB"/>
        </w:rPr>
      </w:pPr>
      <w:r>
        <w:rPr>
          <w:lang w:val="en-GB"/>
        </w:rPr>
        <w:t xml:space="preserve">Shift Subtotals </w:t>
      </w:r>
      <w:r>
        <w:rPr>
          <w:lang w:val="en-GB"/>
        </w:rPr>
        <w:tab/>
        <w:t xml:space="preserve">X(01) </w:t>
      </w:r>
      <w:r>
        <w:rPr>
          <w:lang w:val="en-GB"/>
        </w:rPr>
        <w:tab/>
        <w:t>"              "</w:t>
      </w:r>
    </w:p>
    <w:p w14:paraId="7332DC7B" w14:textId="77777777" w:rsidR="00C21BB6" w:rsidRDefault="00C21BB6" w:rsidP="00944998">
      <w:pPr>
        <w:tabs>
          <w:tab w:val="left" w:pos="1176"/>
          <w:tab w:val="left" w:pos="4866"/>
          <w:tab w:val="left" w:pos="5946"/>
          <w:tab w:val="left" w:pos="9276"/>
        </w:tabs>
        <w:ind w:left="720"/>
        <w:rPr>
          <w:lang w:val="en-GB"/>
        </w:rPr>
      </w:pPr>
      <w:r>
        <w:rPr>
          <w:lang w:val="en-GB"/>
        </w:rPr>
        <w:t xml:space="preserve">Day Subtotals </w:t>
      </w:r>
      <w:r>
        <w:rPr>
          <w:lang w:val="en-GB"/>
        </w:rPr>
        <w:tab/>
        <w:t xml:space="preserve">X(01) </w:t>
      </w:r>
      <w:r>
        <w:rPr>
          <w:lang w:val="en-GB"/>
        </w:rPr>
        <w:tab/>
        <w:t>"              "</w:t>
      </w:r>
    </w:p>
    <w:p w14:paraId="01414C81" w14:textId="77777777" w:rsidR="00C21BB6" w:rsidRDefault="00C21BB6" w:rsidP="00944998">
      <w:pPr>
        <w:tabs>
          <w:tab w:val="left" w:pos="1176"/>
          <w:tab w:val="left" w:pos="4866"/>
          <w:tab w:val="left" w:pos="5946"/>
          <w:tab w:val="left" w:pos="9276"/>
        </w:tabs>
        <w:ind w:left="720"/>
        <w:rPr>
          <w:lang w:val="en-GB"/>
        </w:rPr>
      </w:pPr>
      <w:r>
        <w:rPr>
          <w:lang w:val="en-GB"/>
        </w:rPr>
        <w:t xml:space="preserve">Mail Delivered </w:t>
      </w:r>
      <w:r>
        <w:rPr>
          <w:lang w:val="en-GB"/>
        </w:rPr>
        <w:tab/>
        <w:t xml:space="preserve">X(01) </w:t>
      </w:r>
      <w:r>
        <w:rPr>
          <w:lang w:val="en-GB"/>
        </w:rPr>
        <w:tab/>
        <w:t>"              "</w:t>
      </w:r>
    </w:p>
    <w:p w14:paraId="4120A10B" w14:textId="77777777" w:rsidR="00C21BB6" w:rsidRDefault="00C21BB6" w:rsidP="00944998">
      <w:pPr>
        <w:tabs>
          <w:tab w:val="left" w:pos="1176"/>
          <w:tab w:val="left" w:pos="4866"/>
          <w:tab w:val="left" w:pos="5946"/>
          <w:tab w:val="left" w:pos="9276"/>
        </w:tabs>
        <w:ind w:left="720"/>
        <w:rPr>
          <w:lang w:val="en-GB"/>
        </w:rPr>
      </w:pPr>
      <w:r>
        <w:rPr>
          <w:lang w:val="en-GB"/>
        </w:rPr>
        <w:t xml:space="preserve">Downline Request </w:t>
      </w:r>
      <w:r>
        <w:rPr>
          <w:lang w:val="en-GB"/>
        </w:rPr>
        <w:tab/>
        <w:t xml:space="preserve">X(01) </w:t>
      </w:r>
      <w:r>
        <w:rPr>
          <w:lang w:val="en-GB"/>
        </w:rPr>
        <w:tab/>
        <w:t>"              "</w:t>
      </w:r>
    </w:p>
    <w:p w14:paraId="1BCEF4F9" w14:textId="77777777" w:rsidR="00C21BB6" w:rsidRDefault="00C21BB6" w:rsidP="00944998">
      <w:pPr>
        <w:tabs>
          <w:tab w:val="left" w:pos="1176"/>
          <w:tab w:val="left" w:pos="4866"/>
          <w:tab w:val="left" w:pos="5946"/>
          <w:tab w:val="left" w:pos="9276"/>
        </w:tabs>
        <w:ind w:left="720"/>
        <w:rPr>
          <w:lang w:val="en-GB"/>
        </w:rPr>
      </w:pPr>
      <w:r>
        <w:rPr>
          <w:lang w:val="en-GB"/>
        </w:rPr>
        <w:t xml:space="preserve">Handshake          </w:t>
      </w:r>
      <w:r>
        <w:rPr>
          <w:lang w:val="en-GB"/>
        </w:rPr>
        <w:tab/>
        <w:t xml:space="preserve">X(01) </w:t>
      </w:r>
      <w:r>
        <w:rPr>
          <w:lang w:val="en-GB"/>
        </w:rPr>
        <w:tab/>
        <w:t>"              "</w:t>
      </w:r>
    </w:p>
    <w:p w14:paraId="6D98A874" w14:textId="77777777" w:rsidR="00C21BB6" w:rsidRDefault="00C21BB6" w:rsidP="00944998">
      <w:pPr>
        <w:tabs>
          <w:tab w:val="left" w:pos="1176"/>
          <w:tab w:val="left" w:pos="4866"/>
          <w:tab w:val="left" w:pos="5946"/>
          <w:tab w:val="left" w:pos="9276"/>
        </w:tabs>
        <w:ind w:left="720"/>
        <w:rPr>
          <w:lang w:val="en-GB"/>
        </w:rPr>
      </w:pPr>
      <w:r>
        <w:rPr>
          <w:lang w:val="en-GB"/>
        </w:rPr>
        <w:t xml:space="preserve">reserved           </w:t>
      </w:r>
      <w:r>
        <w:rPr>
          <w:lang w:val="en-GB"/>
        </w:rPr>
        <w:tab/>
        <w:t xml:space="preserve">X(08) </w:t>
      </w:r>
      <w:r>
        <w:rPr>
          <w:lang w:val="en-GB"/>
        </w:rPr>
        <w:tab/>
        <w:t>"              "</w:t>
      </w:r>
    </w:p>
    <w:p w14:paraId="14836C98" w14:textId="77777777" w:rsidR="00944998" w:rsidRDefault="00944998">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0E9BFD7" w14:textId="77777777" w:rsidR="00C21BB6" w:rsidRDefault="00C21BB6" w:rsidP="00944998">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The purchase with cash back byte is used differently by Freedom Lite and Freedom 4 terminals. For more information refer to the terminals’ specification documents.</w:t>
      </w:r>
    </w:p>
    <w:p w14:paraId="72714C8E"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7F92DF4A" w14:textId="77777777" w:rsidR="008B6CC7" w:rsidRDefault="008B6CC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408D15E4" w14:textId="77777777" w:rsidR="008B6CC7" w:rsidRDefault="008B6CC7" w:rsidP="00847896">
      <w:pPr>
        <w:pStyle w:val="Heading2"/>
        <w:rPr>
          <w:snapToGrid w:val="0"/>
        </w:rPr>
      </w:pPr>
      <w:bookmarkStart w:id="2864" w:name="_Toc30407773"/>
      <w:bookmarkStart w:id="2865" w:name="_Toc126079344"/>
      <w:r>
        <w:rPr>
          <w:snapToGrid w:val="0"/>
        </w:rPr>
        <w:t>DID E – Device Set Up Flags</w:t>
      </w:r>
      <w:bookmarkEnd w:id="2864"/>
      <w:bookmarkEnd w:id="2865"/>
    </w:p>
    <w:p w14:paraId="75E5FC23" w14:textId="6BF75270" w:rsidR="00C21BB6" w:rsidRDefault="00C21BB6" w:rsidP="00CC635C">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Device set up related data</w:t>
      </w:r>
      <w:r w:rsidR="00CC635C">
        <w:rPr>
          <w:lang w:val="en-GB"/>
        </w:rPr>
        <w:t xml:space="preserve">. </w:t>
      </w:r>
      <w:r>
        <w:rPr>
          <w:lang w:val="en-GB"/>
        </w:rPr>
        <w:t xml:space="preserve">DID E </w:t>
      </w:r>
      <w:r w:rsidR="001E7691">
        <w:rPr>
          <w:lang w:val="en-GB"/>
        </w:rPr>
        <w:t>consist</w:t>
      </w:r>
      <w:r>
        <w:rPr>
          <w:lang w:val="en-GB"/>
        </w:rPr>
        <w:t xml:space="preserve"> of 15 bytes in the following format</w:t>
      </w:r>
    </w:p>
    <w:p w14:paraId="1306CCB8" w14:textId="77777777" w:rsidR="00C21BB6" w:rsidRDefault="00C21BB6">
      <w:pPr>
        <w:pStyle w:val="PlainText"/>
      </w:pPr>
    </w:p>
    <w:p w14:paraId="5CC9A57D" w14:textId="7326D765" w:rsidR="00CC635C" w:rsidRDefault="00C21BB6">
      <w:pPr>
        <w:tabs>
          <w:tab w:val="left" w:pos="1176"/>
          <w:tab w:val="left" w:pos="4140"/>
          <w:tab w:val="left" w:pos="5490"/>
          <w:tab w:val="left" w:pos="9276"/>
        </w:tabs>
        <w:ind w:left="186"/>
        <w:rPr>
          <w:lang w:val="en-GB"/>
        </w:rPr>
      </w:pPr>
      <w:r>
        <w:rPr>
          <w:lang w:val="en-GB"/>
        </w:rPr>
        <w:tab/>
        <w:t>Printer Type</w:t>
      </w:r>
      <w:r>
        <w:rPr>
          <w:lang w:val="en-GB"/>
        </w:rPr>
        <w:tab/>
        <w:t>X(01)</w:t>
      </w:r>
      <w:r>
        <w:rPr>
          <w:lang w:val="en-GB"/>
        </w:rPr>
        <w:tab/>
        <w:t>“0”=none</w:t>
      </w:r>
    </w:p>
    <w:p w14:paraId="06E86805" w14:textId="42B5C50B" w:rsidR="00C21BB6" w:rsidRDefault="00CC635C">
      <w:pPr>
        <w:tabs>
          <w:tab w:val="left" w:pos="1176"/>
          <w:tab w:val="left" w:pos="4140"/>
          <w:tab w:val="left" w:pos="5490"/>
          <w:tab w:val="left" w:pos="9276"/>
        </w:tabs>
        <w:ind w:left="186"/>
        <w:rPr>
          <w:lang w:val="en-GB"/>
        </w:rPr>
      </w:pPr>
      <w:r>
        <w:rPr>
          <w:lang w:val="en-GB"/>
        </w:rPr>
        <w:tab/>
      </w:r>
      <w:r>
        <w:rPr>
          <w:lang w:val="en-GB"/>
        </w:rPr>
        <w:tab/>
      </w:r>
      <w:r>
        <w:rPr>
          <w:lang w:val="en-GB"/>
        </w:rPr>
        <w:tab/>
        <w:t>"</w:t>
      </w:r>
      <w:r w:rsidR="00C21BB6">
        <w:rPr>
          <w:lang w:val="en-GB"/>
        </w:rPr>
        <w:t>1”=Citizen, etc.</w:t>
      </w:r>
    </w:p>
    <w:p w14:paraId="261A4068" w14:textId="34223E0B" w:rsidR="00CC635C" w:rsidRDefault="00C21BB6">
      <w:pPr>
        <w:tabs>
          <w:tab w:val="left" w:pos="1176"/>
          <w:tab w:val="left" w:pos="4140"/>
          <w:tab w:val="left" w:pos="5490"/>
          <w:tab w:val="left" w:pos="9276"/>
        </w:tabs>
        <w:ind w:left="186"/>
        <w:rPr>
          <w:lang w:val="en-GB"/>
        </w:rPr>
      </w:pPr>
      <w:r>
        <w:rPr>
          <w:lang w:val="en-GB"/>
        </w:rPr>
        <w:tab/>
        <w:t>Speaker Flag</w:t>
      </w:r>
      <w:r>
        <w:rPr>
          <w:lang w:val="en-GB"/>
        </w:rPr>
        <w:tab/>
        <w:t>X(01)</w:t>
      </w:r>
      <w:r>
        <w:rPr>
          <w:lang w:val="en-GB"/>
        </w:rPr>
        <w:tab/>
        <w:t>“0”=off</w:t>
      </w:r>
    </w:p>
    <w:p w14:paraId="1CEB2BA2" w14:textId="75A8D2A6" w:rsidR="00C21BB6" w:rsidRDefault="00CC635C">
      <w:pPr>
        <w:tabs>
          <w:tab w:val="left" w:pos="1176"/>
          <w:tab w:val="left" w:pos="4140"/>
          <w:tab w:val="left" w:pos="5490"/>
          <w:tab w:val="left" w:pos="9276"/>
        </w:tabs>
        <w:ind w:left="186"/>
        <w:rPr>
          <w:lang w:val="en-GB"/>
        </w:rPr>
      </w:pPr>
      <w:r>
        <w:rPr>
          <w:lang w:val="en-GB"/>
        </w:rPr>
        <w:tab/>
      </w:r>
      <w:r>
        <w:rPr>
          <w:lang w:val="en-GB"/>
        </w:rPr>
        <w:tab/>
      </w:r>
      <w:r>
        <w:rPr>
          <w:lang w:val="en-GB"/>
        </w:rPr>
        <w:tab/>
      </w:r>
      <w:r w:rsidR="00C21BB6">
        <w:rPr>
          <w:lang w:val="en-GB"/>
        </w:rPr>
        <w:t>“1”=on</w:t>
      </w:r>
    </w:p>
    <w:p w14:paraId="47E7E3ED" w14:textId="20B30BAF" w:rsidR="00CC635C" w:rsidRDefault="00C21BB6">
      <w:pPr>
        <w:tabs>
          <w:tab w:val="left" w:pos="1176"/>
          <w:tab w:val="left" w:pos="4140"/>
          <w:tab w:val="left" w:pos="5490"/>
          <w:tab w:val="left" w:pos="9276"/>
        </w:tabs>
        <w:ind w:left="4320" w:hanging="4134"/>
        <w:rPr>
          <w:lang w:val="en-GB"/>
        </w:rPr>
      </w:pPr>
      <w:r>
        <w:rPr>
          <w:lang w:val="en-GB"/>
        </w:rPr>
        <w:tab/>
        <w:t>Language Code</w:t>
      </w:r>
      <w:r>
        <w:rPr>
          <w:lang w:val="en-GB"/>
        </w:rPr>
        <w:tab/>
        <w:t>X(01)</w:t>
      </w:r>
      <w:r>
        <w:rPr>
          <w:lang w:val="en-GB"/>
        </w:rPr>
        <w:tab/>
        <w:t>“0”=English</w:t>
      </w:r>
    </w:p>
    <w:p w14:paraId="04F5B8F3" w14:textId="0FD3EA54" w:rsidR="00C21BB6" w:rsidRDefault="00CC635C">
      <w:pPr>
        <w:tabs>
          <w:tab w:val="left" w:pos="1176"/>
          <w:tab w:val="left" w:pos="4140"/>
          <w:tab w:val="left" w:pos="5490"/>
          <w:tab w:val="left" w:pos="9276"/>
        </w:tabs>
        <w:ind w:left="4320" w:hanging="4134"/>
        <w:rPr>
          <w:lang w:val="en-GB"/>
        </w:rPr>
      </w:pPr>
      <w:r>
        <w:rPr>
          <w:lang w:val="en-GB"/>
        </w:rPr>
        <w:tab/>
      </w:r>
      <w:r>
        <w:rPr>
          <w:lang w:val="en-GB"/>
        </w:rPr>
        <w:tab/>
      </w:r>
      <w:r>
        <w:rPr>
          <w:lang w:val="en-GB"/>
        </w:rPr>
        <w:tab/>
      </w:r>
      <w:r>
        <w:rPr>
          <w:lang w:val="en-GB"/>
        </w:rPr>
        <w:tab/>
      </w:r>
      <w:r w:rsidR="00C21BB6">
        <w:rPr>
          <w:lang w:val="en-GB"/>
        </w:rPr>
        <w:t xml:space="preserve">“1”=French </w:t>
      </w:r>
    </w:p>
    <w:p w14:paraId="61C5069C" w14:textId="77777777" w:rsidR="00C21BB6" w:rsidRDefault="00C21BB6">
      <w:pPr>
        <w:tabs>
          <w:tab w:val="left" w:pos="1176"/>
          <w:tab w:val="left" w:pos="4140"/>
          <w:tab w:val="left" w:pos="5490"/>
          <w:tab w:val="left" w:pos="9276"/>
        </w:tabs>
        <w:ind w:left="4320" w:hanging="4134"/>
        <w:rPr>
          <w:lang w:val="en-GB"/>
        </w:rPr>
      </w:pPr>
      <w:r>
        <w:rPr>
          <w:lang w:val="en-GB"/>
        </w:rPr>
        <w:tab/>
      </w:r>
      <w:r>
        <w:rPr>
          <w:lang w:val="en-GB"/>
        </w:rPr>
        <w:tab/>
      </w:r>
      <w:r>
        <w:rPr>
          <w:lang w:val="en-GB"/>
        </w:rPr>
        <w:tab/>
      </w:r>
      <w:r>
        <w:rPr>
          <w:lang w:val="en-GB"/>
        </w:rPr>
        <w:tab/>
        <w:t>“2”=Reserved</w:t>
      </w:r>
    </w:p>
    <w:p w14:paraId="44DBFA8D" w14:textId="4FD1635E" w:rsidR="00CC635C" w:rsidRDefault="00C21BB6">
      <w:pPr>
        <w:tabs>
          <w:tab w:val="left" w:pos="1176"/>
          <w:tab w:val="left" w:pos="4140"/>
          <w:tab w:val="left" w:pos="5490"/>
          <w:tab w:val="left" w:pos="9276"/>
        </w:tabs>
        <w:ind w:left="5490" w:hanging="4860"/>
        <w:rPr>
          <w:lang w:val="en-GB"/>
        </w:rPr>
      </w:pPr>
      <w:r>
        <w:rPr>
          <w:lang w:val="en-GB"/>
        </w:rPr>
        <w:tab/>
        <w:t>Terminal Type</w:t>
      </w:r>
      <w:r>
        <w:rPr>
          <w:lang w:val="en-GB"/>
        </w:rPr>
        <w:tab/>
        <w:t>X(01)</w:t>
      </w:r>
      <w:r>
        <w:rPr>
          <w:lang w:val="en-GB"/>
        </w:rPr>
        <w:tab/>
        <w:t>“0”=Credit</w:t>
      </w:r>
    </w:p>
    <w:p w14:paraId="27792414" w14:textId="2EDDF899" w:rsidR="00CC635C" w:rsidRDefault="00CC635C">
      <w:pPr>
        <w:tabs>
          <w:tab w:val="left" w:pos="1176"/>
          <w:tab w:val="left" w:pos="4140"/>
          <w:tab w:val="left" w:pos="5490"/>
          <w:tab w:val="left" w:pos="9276"/>
        </w:tabs>
        <w:ind w:left="5490" w:hanging="4860"/>
        <w:rPr>
          <w:lang w:val="en-GB"/>
        </w:rPr>
      </w:pPr>
      <w:r>
        <w:rPr>
          <w:lang w:val="en-GB"/>
        </w:rPr>
        <w:tab/>
      </w:r>
      <w:r>
        <w:rPr>
          <w:lang w:val="en-GB"/>
        </w:rPr>
        <w:tab/>
      </w:r>
      <w:r>
        <w:rPr>
          <w:lang w:val="en-GB"/>
        </w:rPr>
        <w:tab/>
      </w:r>
      <w:r w:rsidR="00C21BB6">
        <w:rPr>
          <w:lang w:val="en-GB"/>
        </w:rPr>
        <w:t>“1”=IDP</w:t>
      </w:r>
    </w:p>
    <w:p w14:paraId="0D242DB4" w14:textId="1496CB32" w:rsidR="00CC635C" w:rsidRDefault="00CC635C">
      <w:pPr>
        <w:tabs>
          <w:tab w:val="left" w:pos="1176"/>
          <w:tab w:val="left" w:pos="4140"/>
          <w:tab w:val="left" w:pos="5490"/>
          <w:tab w:val="left" w:pos="9276"/>
        </w:tabs>
        <w:ind w:left="5490" w:hanging="4860"/>
        <w:rPr>
          <w:lang w:val="en-GB"/>
        </w:rPr>
      </w:pPr>
      <w:r>
        <w:rPr>
          <w:lang w:val="en-GB"/>
        </w:rPr>
        <w:tab/>
      </w:r>
      <w:r>
        <w:rPr>
          <w:lang w:val="en-GB"/>
        </w:rPr>
        <w:tab/>
      </w:r>
      <w:r>
        <w:rPr>
          <w:lang w:val="en-GB"/>
        </w:rPr>
        <w:tab/>
      </w:r>
      <w:r w:rsidR="00C21BB6">
        <w:rPr>
          <w:lang w:val="en-GB"/>
        </w:rPr>
        <w:t xml:space="preserve">“2”=Both </w:t>
      </w:r>
    </w:p>
    <w:p w14:paraId="5E9B81AF" w14:textId="351152E0" w:rsidR="00C21BB6" w:rsidRDefault="00CC635C">
      <w:pPr>
        <w:tabs>
          <w:tab w:val="left" w:pos="1176"/>
          <w:tab w:val="left" w:pos="4140"/>
          <w:tab w:val="left" w:pos="5490"/>
          <w:tab w:val="left" w:pos="9276"/>
        </w:tabs>
        <w:ind w:left="5490" w:hanging="4860"/>
        <w:rPr>
          <w:lang w:val="en-GB"/>
        </w:rPr>
      </w:pPr>
      <w:r>
        <w:rPr>
          <w:lang w:val="en-GB"/>
        </w:rPr>
        <w:tab/>
      </w:r>
      <w:r>
        <w:rPr>
          <w:lang w:val="en-GB"/>
        </w:rPr>
        <w:tab/>
      </w:r>
      <w:r>
        <w:rPr>
          <w:lang w:val="en-GB"/>
        </w:rPr>
        <w:tab/>
      </w:r>
      <w:r w:rsidR="00C21BB6">
        <w:rPr>
          <w:lang w:val="en-GB"/>
        </w:rPr>
        <w:t>“3”=Enquiry</w:t>
      </w:r>
    </w:p>
    <w:p w14:paraId="01254E96" w14:textId="77FDE6D2" w:rsidR="00CC635C" w:rsidRDefault="00C21BB6">
      <w:pPr>
        <w:tabs>
          <w:tab w:val="left" w:pos="1176"/>
          <w:tab w:val="left" w:pos="4140"/>
          <w:tab w:val="left" w:pos="5490"/>
          <w:tab w:val="left" w:pos="9276"/>
        </w:tabs>
        <w:ind w:left="2160" w:hanging="2160"/>
        <w:rPr>
          <w:lang w:val="en-GB"/>
        </w:rPr>
      </w:pPr>
      <w:r>
        <w:rPr>
          <w:lang w:val="en-GB"/>
        </w:rPr>
        <w:tab/>
        <w:t>Phone Handset</w:t>
      </w:r>
      <w:r>
        <w:rPr>
          <w:lang w:val="en-GB"/>
        </w:rPr>
        <w:tab/>
        <w:t>X(01)</w:t>
      </w:r>
      <w:r>
        <w:rPr>
          <w:lang w:val="en-GB"/>
        </w:rPr>
        <w:tab/>
        <w:t>“0”=Not Attached</w:t>
      </w:r>
    </w:p>
    <w:p w14:paraId="0ECB0FD0" w14:textId="228C89FB" w:rsidR="00C21BB6" w:rsidRDefault="00CC635C">
      <w:pPr>
        <w:tabs>
          <w:tab w:val="left" w:pos="1176"/>
          <w:tab w:val="left" w:pos="4140"/>
          <w:tab w:val="left" w:pos="5490"/>
          <w:tab w:val="left" w:pos="9276"/>
        </w:tabs>
        <w:ind w:left="2160" w:hanging="2160"/>
        <w:rPr>
          <w:lang w:val="en-GB"/>
        </w:rPr>
      </w:pPr>
      <w:r>
        <w:rPr>
          <w:lang w:val="en-GB"/>
        </w:rPr>
        <w:tab/>
      </w:r>
      <w:r>
        <w:rPr>
          <w:lang w:val="en-GB"/>
        </w:rPr>
        <w:tab/>
      </w:r>
      <w:r>
        <w:rPr>
          <w:lang w:val="en-GB"/>
        </w:rPr>
        <w:tab/>
      </w:r>
      <w:r>
        <w:rPr>
          <w:lang w:val="en-GB"/>
        </w:rPr>
        <w:tab/>
        <w:t>"</w:t>
      </w:r>
      <w:r w:rsidR="00C21BB6">
        <w:rPr>
          <w:lang w:val="en-GB"/>
        </w:rPr>
        <w:t>1”=Attached</w:t>
      </w:r>
    </w:p>
    <w:p w14:paraId="1F2A4DFF" w14:textId="77777777" w:rsidR="00C21BB6" w:rsidRDefault="00C21BB6">
      <w:pPr>
        <w:tabs>
          <w:tab w:val="left" w:pos="1176"/>
          <w:tab w:val="left" w:pos="4140"/>
          <w:tab w:val="left" w:pos="5490"/>
          <w:tab w:val="left" w:pos="9276"/>
        </w:tabs>
        <w:ind w:left="186"/>
        <w:rPr>
          <w:lang w:val="en-GB"/>
        </w:rPr>
      </w:pPr>
      <w:r>
        <w:rPr>
          <w:lang w:val="en-GB"/>
        </w:rPr>
        <w:tab/>
        <w:t>Dial Speed</w:t>
      </w:r>
      <w:r>
        <w:rPr>
          <w:lang w:val="en-GB"/>
        </w:rPr>
        <w:tab/>
        <w:t>X(01)</w:t>
      </w:r>
      <w:r>
        <w:rPr>
          <w:lang w:val="en-GB"/>
        </w:rPr>
        <w:tab/>
        <w:t>“0”=Burst</w:t>
      </w:r>
    </w:p>
    <w:p w14:paraId="34FEE24A" w14:textId="77777777" w:rsidR="00C21BB6" w:rsidRDefault="00C21BB6">
      <w:pPr>
        <w:tabs>
          <w:tab w:val="left" w:pos="1176"/>
          <w:tab w:val="left" w:pos="4140"/>
          <w:tab w:val="left" w:pos="5490"/>
          <w:tab w:val="left" w:pos="9276"/>
        </w:tabs>
        <w:ind w:left="186"/>
        <w:rPr>
          <w:lang w:val="en-GB"/>
        </w:rPr>
      </w:pPr>
      <w:r>
        <w:rPr>
          <w:lang w:val="en-GB"/>
        </w:rPr>
        <w:tab/>
      </w:r>
      <w:r>
        <w:rPr>
          <w:lang w:val="en-GB"/>
        </w:rPr>
        <w:tab/>
      </w:r>
      <w:r>
        <w:rPr>
          <w:lang w:val="en-GB"/>
        </w:rPr>
        <w:tab/>
        <w:t>“1”= 10  tones/sec</w:t>
      </w:r>
    </w:p>
    <w:p w14:paraId="313C02A1" w14:textId="77777777" w:rsidR="00C21BB6" w:rsidRDefault="00C21BB6">
      <w:pPr>
        <w:tabs>
          <w:tab w:val="left" w:pos="1176"/>
          <w:tab w:val="left" w:pos="4140"/>
          <w:tab w:val="left" w:pos="5490"/>
          <w:tab w:val="left" w:pos="9276"/>
        </w:tabs>
        <w:ind w:left="186"/>
        <w:rPr>
          <w:lang w:val="fr-CA"/>
        </w:rPr>
      </w:pPr>
      <w:r>
        <w:rPr>
          <w:lang w:val="en-GB"/>
        </w:rPr>
        <w:tab/>
      </w:r>
      <w:r>
        <w:rPr>
          <w:lang w:val="en-GB"/>
        </w:rPr>
        <w:tab/>
      </w:r>
      <w:r>
        <w:rPr>
          <w:lang w:val="en-GB"/>
        </w:rPr>
        <w:tab/>
      </w:r>
      <w:r>
        <w:rPr>
          <w:lang w:val="fr-CA"/>
        </w:rPr>
        <w:t>“2”= 7.7 tones/sec</w:t>
      </w:r>
    </w:p>
    <w:p w14:paraId="663DBAD8" w14:textId="77777777" w:rsidR="00C21BB6" w:rsidRDefault="00C21BB6">
      <w:pPr>
        <w:tabs>
          <w:tab w:val="left" w:pos="1176"/>
          <w:tab w:val="left" w:pos="4140"/>
          <w:tab w:val="left" w:pos="5490"/>
          <w:tab w:val="left" w:pos="9276"/>
        </w:tabs>
        <w:ind w:left="186"/>
        <w:rPr>
          <w:lang w:val="fr-CA"/>
        </w:rPr>
      </w:pPr>
      <w:r>
        <w:rPr>
          <w:lang w:val="fr-CA"/>
        </w:rPr>
        <w:tab/>
      </w:r>
      <w:r>
        <w:rPr>
          <w:lang w:val="fr-CA"/>
        </w:rPr>
        <w:tab/>
      </w:r>
      <w:r>
        <w:rPr>
          <w:lang w:val="fr-CA"/>
        </w:rPr>
        <w:tab/>
        <w:t>“3”= 4   tones/sec</w:t>
      </w:r>
    </w:p>
    <w:p w14:paraId="6935E0EF" w14:textId="77777777" w:rsidR="00C21BB6" w:rsidRPr="00D43073" w:rsidRDefault="00C21BB6">
      <w:pPr>
        <w:tabs>
          <w:tab w:val="left" w:pos="1176"/>
          <w:tab w:val="left" w:pos="4140"/>
          <w:tab w:val="left" w:pos="5490"/>
          <w:tab w:val="left" w:pos="9276"/>
        </w:tabs>
        <w:ind w:left="186"/>
        <w:rPr>
          <w:lang w:val="fr-FR"/>
        </w:rPr>
      </w:pPr>
      <w:r>
        <w:rPr>
          <w:lang w:val="fr-CA"/>
        </w:rPr>
        <w:tab/>
      </w:r>
      <w:r w:rsidRPr="00D43073">
        <w:rPr>
          <w:lang w:val="fr-FR"/>
        </w:rPr>
        <w:t xml:space="preserve">Filler       </w:t>
      </w:r>
      <w:r w:rsidRPr="00D43073">
        <w:rPr>
          <w:lang w:val="fr-FR"/>
        </w:rPr>
        <w:tab/>
        <w:t>X(01)</w:t>
      </w:r>
      <w:r w:rsidRPr="00D43073">
        <w:rPr>
          <w:lang w:val="fr-FR"/>
        </w:rPr>
        <w:tab/>
      </w:r>
    </w:p>
    <w:p w14:paraId="53032350" w14:textId="77777777" w:rsidR="00C21BB6" w:rsidRDefault="00C21BB6">
      <w:pPr>
        <w:tabs>
          <w:tab w:val="left" w:pos="1176"/>
          <w:tab w:val="left" w:pos="4140"/>
          <w:tab w:val="left" w:pos="5490"/>
          <w:tab w:val="left" w:pos="9276"/>
        </w:tabs>
        <w:ind w:left="186"/>
        <w:rPr>
          <w:lang w:val="en-GB"/>
        </w:rPr>
      </w:pPr>
      <w:r w:rsidRPr="00D43073">
        <w:rPr>
          <w:lang w:val="fr-FR"/>
        </w:rPr>
        <w:tab/>
      </w:r>
      <w:r>
        <w:rPr>
          <w:lang w:val="en-GB"/>
        </w:rPr>
        <w:t>Primary Phone Retry</w:t>
      </w:r>
      <w:r>
        <w:rPr>
          <w:lang w:val="en-GB"/>
        </w:rPr>
        <w:tab/>
        <w:t>X(01)</w:t>
      </w:r>
      <w:r>
        <w:rPr>
          <w:lang w:val="en-GB"/>
        </w:rPr>
        <w:tab/>
      </w:r>
    </w:p>
    <w:p w14:paraId="3A6EA2E2" w14:textId="77777777" w:rsidR="00C21BB6" w:rsidRDefault="00C21BB6">
      <w:pPr>
        <w:tabs>
          <w:tab w:val="left" w:pos="1176"/>
          <w:tab w:val="left" w:pos="4140"/>
          <w:tab w:val="left" w:pos="5490"/>
          <w:tab w:val="left" w:pos="9276"/>
        </w:tabs>
        <w:ind w:left="186"/>
        <w:rPr>
          <w:lang w:val="en-GB"/>
        </w:rPr>
      </w:pPr>
      <w:r>
        <w:rPr>
          <w:lang w:val="en-GB"/>
        </w:rPr>
        <w:tab/>
        <w:t xml:space="preserve">Backup Phone Retry </w:t>
      </w:r>
      <w:r>
        <w:rPr>
          <w:lang w:val="en-GB"/>
        </w:rPr>
        <w:tab/>
        <w:t>X(01)</w:t>
      </w:r>
      <w:r>
        <w:rPr>
          <w:lang w:val="en-GB"/>
        </w:rPr>
        <w:tab/>
      </w:r>
    </w:p>
    <w:p w14:paraId="416B8461" w14:textId="77777777" w:rsidR="00C21BB6" w:rsidRDefault="00C21BB6">
      <w:pPr>
        <w:tabs>
          <w:tab w:val="left" w:pos="1176"/>
          <w:tab w:val="left" w:pos="4140"/>
          <w:tab w:val="left" w:pos="5490"/>
          <w:tab w:val="left" w:pos="9276"/>
        </w:tabs>
        <w:ind w:left="186"/>
        <w:rPr>
          <w:lang w:val="en-GB"/>
        </w:rPr>
      </w:pPr>
      <w:r>
        <w:rPr>
          <w:lang w:val="en-GB"/>
        </w:rPr>
        <w:tab/>
        <w:t>Max. Trans in Batch</w:t>
      </w:r>
      <w:r>
        <w:rPr>
          <w:lang w:val="en-GB"/>
        </w:rPr>
        <w:tab/>
        <w:t>X(03)</w:t>
      </w:r>
      <w:r>
        <w:rPr>
          <w:lang w:val="en-GB"/>
        </w:rPr>
        <w:tab/>
      </w:r>
    </w:p>
    <w:p w14:paraId="54C253A1" w14:textId="77777777" w:rsidR="00C21BB6" w:rsidRDefault="00C21BB6">
      <w:pPr>
        <w:tabs>
          <w:tab w:val="left" w:pos="1176"/>
          <w:tab w:val="left" w:pos="4140"/>
          <w:tab w:val="left" w:pos="5490"/>
          <w:tab w:val="left" w:pos="9276"/>
        </w:tabs>
        <w:ind w:left="186"/>
        <w:rPr>
          <w:lang w:val="en-GB"/>
        </w:rPr>
      </w:pPr>
      <w:r>
        <w:rPr>
          <w:lang w:val="en-GB"/>
        </w:rPr>
        <w:tab/>
        <w:t xml:space="preserve">Trans Warning </w:t>
      </w:r>
      <w:r>
        <w:rPr>
          <w:lang w:val="en-GB"/>
        </w:rPr>
        <w:tab/>
        <w:t>X(03)</w:t>
      </w:r>
      <w:r>
        <w:rPr>
          <w:lang w:val="en-GB"/>
        </w:rPr>
        <w:tab/>
      </w:r>
    </w:p>
    <w:p w14:paraId="3E0F31E3" w14:textId="77777777" w:rsidR="00C21BB6" w:rsidRDefault="00C21BB6">
      <w:pPr>
        <w:pStyle w:val="PlainText"/>
      </w:pPr>
    </w:p>
    <w:p w14:paraId="67F9A89B" w14:textId="77777777" w:rsidR="00C21BB6" w:rsidRDefault="00C21BB6" w:rsidP="00041CDF">
      <w:pPr>
        <w:pStyle w:val="PlainText"/>
        <w:ind w:left="720"/>
      </w:pPr>
      <w:r>
        <w:rPr>
          <w:lang w:val="en-GB"/>
        </w:rPr>
        <w:t>The terminal must use the terminal type flag in DID 'E' so that only the appropriate card(s) are accepted by the terminal and the appropriate function(s) are performed by the terminal.</w:t>
      </w:r>
    </w:p>
    <w:p w14:paraId="6FC625A9" w14:textId="77777777" w:rsidR="00C21BB6" w:rsidRDefault="00C21BB6">
      <w:pPr>
        <w:pStyle w:val="PlainText"/>
      </w:pPr>
    </w:p>
    <w:p w14:paraId="1F9FBF0E" w14:textId="77777777" w:rsidR="00AB6CA7" w:rsidRDefault="00AB6CA7">
      <w:pPr>
        <w:pStyle w:val="PlainText"/>
      </w:pPr>
    </w:p>
    <w:p w14:paraId="4E713CE6" w14:textId="77777777" w:rsidR="008B6CC7" w:rsidRDefault="008B6CC7" w:rsidP="00847896">
      <w:pPr>
        <w:pStyle w:val="Heading2"/>
        <w:rPr>
          <w:snapToGrid w:val="0"/>
        </w:rPr>
      </w:pPr>
      <w:bookmarkStart w:id="2866" w:name="_Toc30407774"/>
      <w:bookmarkStart w:id="2867" w:name="_Toc126079345"/>
      <w:r>
        <w:rPr>
          <w:snapToGrid w:val="0"/>
        </w:rPr>
        <w:t>DID F – Network Control</w:t>
      </w:r>
      <w:bookmarkEnd w:id="2866"/>
      <w:bookmarkEnd w:id="2867"/>
    </w:p>
    <w:p w14:paraId="693A21F6"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Network control related data</w:t>
      </w:r>
    </w:p>
    <w:p w14:paraId="7635D579" w14:textId="0A228F5F" w:rsidR="00C21BB6" w:rsidRDefault="00C21BB6" w:rsidP="00041CDF">
      <w:pPr>
        <w:pStyle w:val="Header"/>
        <w:tabs>
          <w:tab w:val="clear" w:pos="8640"/>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DID F </w:t>
      </w:r>
      <w:r w:rsidR="001E7691">
        <w:rPr>
          <w:lang w:val="en-GB"/>
        </w:rPr>
        <w:t>consist</w:t>
      </w:r>
      <w:r>
        <w:rPr>
          <w:lang w:val="en-GB"/>
        </w:rPr>
        <w:t xml:space="preserve"> of 23 bytes in the following format</w:t>
      </w:r>
    </w:p>
    <w:p w14:paraId="0A4B6D82" w14:textId="77777777" w:rsidR="003004FF" w:rsidRDefault="003004FF" w:rsidP="00041CDF">
      <w:pPr>
        <w:tabs>
          <w:tab w:val="left" w:pos="1176"/>
          <w:tab w:val="left" w:pos="4866"/>
          <w:tab w:val="left" w:pos="5946"/>
          <w:tab w:val="left" w:pos="9276"/>
        </w:tabs>
        <w:ind w:left="720"/>
        <w:rPr>
          <w:b/>
          <w:bCs/>
          <w:lang w:val="pt-BR"/>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9"/>
        <w:gridCol w:w="990"/>
      </w:tblGrid>
      <w:tr w:rsidR="00944998" w14:paraId="32501C95" w14:textId="77777777" w:rsidTr="00041CDF">
        <w:tc>
          <w:tcPr>
            <w:tcW w:w="6019" w:type="dxa"/>
          </w:tcPr>
          <w:p w14:paraId="0AB4D318" w14:textId="77777777" w:rsidR="00944998" w:rsidRPr="00D51F67" w:rsidRDefault="00944998" w:rsidP="003004FF">
            <w:pPr>
              <w:tabs>
                <w:tab w:val="left" w:pos="1176"/>
                <w:tab w:val="left" w:pos="4866"/>
                <w:tab w:val="left" w:pos="5946"/>
                <w:tab w:val="left" w:pos="9276"/>
              </w:tabs>
              <w:rPr>
                <w:lang w:val="pt-BR"/>
              </w:rPr>
            </w:pPr>
            <w:r w:rsidRPr="00D51F67">
              <w:rPr>
                <w:b/>
                <w:bCs/>
                <w:lang w:val="pt-BR"/>
              </w:rPr>
              <w:t>Dial</w:t>
            </w:r>
            <w:r w:rsidRPr="00D51F67">
              <w:rPr>
                <w:b/>
                <w:bCs/>
                <w:lang w:val="pt-BR"/>
              </w:rPr>
              <w:noBreakHyphen/>
              <w:t>protocol</w:t>
            </w:r>
          </w:p>
        </w:tc>
        <w:tc>
          <w:tcPr>
            <w:tcW w:w="990" w:type="dxa"/>
          </w:tcPr>
          <w:p w14:paraId="56130267" w14:textId="77777777" w:rsidR="00944998" w:rsidRPr="00D51F67" w:rsidRDefault="00944998" w:rsidP="003004FF">
            <w:pPr>
              <w:tabs>
                <w:tab w:val="left" w:pos="1176"/>
                <w:tab w:val="left" w:pos="4866"/>
                <w:tab w:val="left" w:pos="5946"/>
                <w:tab w:val="left" w:pos="9276"/>
              </w:tabs>
              <w:rPr>
                <w:lang w:val="pt-BR"/>
              </w:rPr>
            </w:pPr>
          </w:p>
        </w:tc>
      </w:tr>
      <w:tr w:rsidR="003004FF" w14:paraId="7670C06C" w14:textId="77777777" w:rsidTr="00041CDF">
        <w:tc>
          <w:tcPr>
            <w:tcW w:w="6019" w:type="dxa"/>
          </w:tcPr>
          <w:p w14:paraId="466560F0" w14:textId="77777777" w:rsidR="003004FF" w:rsidRDefault="003004FF" w:rsidP="003004FF">
            <w:pPr>
              <w:tabs>
                <w:tab w:val="left" w:pos="1176"/>
                <w:tab w:val="left" w:pos="4866"/>
                <w:tab w:val="left" w:pos="5946"/>
                <w:tab w:val="left" w:pos="9276"/>
              </w:tabs>
              <w:rPr>
                <w:b/>
                <w:bCs/>
                <w:lang w:val="pt-BR"/>
              </w:rPr>
            </w:pPr>
            <w:r w:rsidRPr="00D51F67">
              <w:rPr>
                <w:lang w:val="pt-BR"/>
              </w:rPr>
              <w:t>Host ENQ Timer</w:t>
            </w:r>
          </w:p>
        </w:tc>
        <w:tc>
          <w:tcPr>
            <w:tcW w:w="990" w:type="dxa"/>
          </w:tcPr>
          <w:p w14:paraId="3A44A4BD" w14:textId="77777777" w:rsidR="003004FF" w:rsidRDefault="003004FF" w:rsidP="003004FF">
            <w:pPr>
              <w:tabs>
                <w:tab w:val="left" w:pos="1176"/>
                <w:tab w:val="left" w:pos="4866"/>
                <w:tab w:val="left" w:pos="5946"/>
                <w:tab w:val="left" w:pos="9276"/>
              </w:tabs>
              <w:rPr>
                <w:b/>
                <w:bCs/>
                <w:lang w:val="pt-BR"/>
              </w:rPr>
            </w:pPr>
            <w:r w:rsidRPr="00D51F67">
              <w:rPr>
                <w:lang w:val="pt-BR"/>
              </w:rPr>
              <w:t>9(02)</w:t>
            </w:r>
          </w:p>
        </w:tc>
      </w:tr>
      <w:tr w:rsidR="003004FF" w14:paraId="62FB8DC4" w14:textId="77777777" w:rsidTr="00041CDF">
        <w:tc>
          <w:tcPr>
            <w:tcW w:w="6019" w:type="dxa"/>
          </w:tcPr>
          <w:p w14:paraId="5E92E04D" w14:textId="77777777" w:rsidR="003004FF" w:rsidRPr="00D51F67" w:rsidRDefault="003004FF" w:rsidP="003004FF">
            <w:pPr>
              <w:tabs>
                <w:tab w:val="left" w:pos="1176"/>
                <w:tab w:val="left" w:pos="4866"/>
                <w:tab w:val="left" w:pos="5946"/>
                <w:tab w:val="left" w:pos="9276"/>
              </w:tabs>
              <w:rPr>
                <w:lang w:val="pt-BR"/>
              </w:rPr>
            </w:pPr>
            <w:r>
              <w:rPr>
                <w:lang w:val="en-GB"/>
              </w:rPr>
              <w:t>Filler</w:t>
            </w:r>
          </w:p>
        </w:tc>
        <w:tc>
          <w:tcPr>
            <w:tcW w:w="990" w:type="dxa"/>
          </w:tcPr>
          <w:p w14:paraId="43B3C78F" w14:textId="77777777" w:rsidR="003004FF" w:rsidRPr="00D51F67" w:rsidRDefault="003004FF" w:rsidP="003004FF">
            <w:pPr>
              <w:tabs>
                <w:tab w:val="left" w:pos="1176"/>
                <w:tab w:val="left" w:pos="4866"/>
                <w:tab w:val="left" w:pos="5946"/>
                <w:tab w:val="left" w:pos="9276"/>
              </w:tabs>
              <w:rPr>
                <w:lang w:val="pt-BR"/>
              </w:rPr>
            </w:pPr>
            <w:r>
              <w:rPr>
                <w:lang w:val="en-GB"/>
              </w:rPr>
              <w:t>X(01)</w:t>
            </w:r>
          </w:p>
        </w:tc>
      </w:tr>
      <w:tr w:rsidR="003004FF" w14:paraId="6749EBF5" w14:textId="77777777" w:rsidTr="00041CDF">
        <w:tc>
          <w:tcPr>
            <w:tcW w:w="6019" w:type="dxa"/>
          </w:tcPr>
          <w:p w14:paraId="677A89B8" w14:textId="77777777" w:rsidR="003004FF" w:rsidRDefault="003004FF" w:rsidP="003004FF">
            <w:pPr>
              <w:tabs>
                <w:tab w:val="left" w:pos="1176"/>
                <w:tab w:val="left" w:pos="4866"/>
                <w:tab w:val="left" w:pos="5946"/>
                <w:tab w:val="left" w:pos="9276"/>
              </w:tabs>
              <w:rPr>
                <w:lang w:val="en-GB"/>
              </w:rPr>
            </w:pPr>
            <w:r>
              <w:rPr>
                <w:lang w:val="en-GB"/>
              </w:rPr>
              <w:t>Host Response</w:t>
            </w:r>
          </w:p>
        </w:tc>
        <w:tc>
          <w:tcPr>
            <w:tcW w:w="990" w:type="dxa"/>
          </w:tcPr>
          <w:p w14:paraId="630238CD" w14:textId="77777777" w:rsidR="003004FF" w:rsidRDefault="003004FF" w:rsidP="003004FF">
            <w:pPr>
              <w:tabs>
                <w:tab w:val="left" w:pos="1176"/>
                <w:tab w:val="left" w:pos="4866"/>
                <w:tab w:val="left" w:pos="5946"/>
                <w:tab w:val="left" w:pos="9276"/>
              </w:tabs>
              <w:rPr>
                <w:lang w:val="en-GB"/>
              </w:rPr>
            </w:pPr>
            <w:r>
              <w:rPr>
                <w:lang w:val="en-GB"/>
              </w:rPr>
              <w:t>9(02)</w:t>
            </w:r>
          </w:p>
        </w:tc>
      </w:tr>
      <w:tr w:rsidR="003004FF" w14:paraId="422C33A0" w14:textId="77777777" w:rsidTr="00041CDF">
        <w:tc>
          <w:tcPr>
            <w:tcW w:w="6019" w:type="dxa"/>
          </w:tcPr>
          <w:p w14:paraId="19EE0DE4" w14:textId="77777777" w:rsidR="003004FF" w:rsidRDefault="003004FF" w:rsidP="003004FF">
            <w:pPr>
              <w:tabs>
                <w:tab w:val="left" w:pos="1176"/>
                <w:tab w:val="left" w:pos="4866"/>
                <w:tab w:val="left" w:pos="5946"/>
                <w:tab w:val="left" w:pos="9276"/>
              </w:tabs>
              <w:rPr>
                <w:lang w:val="en-GB"/>
              </w:rPr>
            </w:pPr>
            <w:r>
              <w:rPr>
                <w:lang w:val="en-GB"/>
              </w:rPr>
              <w:t>Filler</w:t>
            </w:r>
          </w:p>
        </w:tc>
        <w:tc>
          <w:tcPr>
            <w:tcW w:w="990" w:type="dxa"/>
          </w:tcPr>
          <w:p w14:paraId="5C97AF48" w14:textId="77777777" w:rsidR="003004FF" w:rsidRDefault="003004FF" w:rsidP="003004FF">
            <w:pPr>
              <w:tabs>
                <w:tab w:val="left" w:pos="1176"/>
                <w:tab w:val="left" w:pos="4866"/>
                <w:tab w:val="left" w:pos="5946"/>
                <w:tab w:val="left" w:pos="9276"/>
              </w:tabs>
              <w:rPr>
                <w:lang w:val="en-GB"/>
              </w:rPr>
            </w:pPr>
            <w:r>
              <w:rPr>
                <w:lang w:val="en-GB"/>
              </w:rPr>
              <w:t>X(01)</w:t>
            </w:r>
          </w:p>
        </w:tc>
      </w:tr>
      <w:tr w:rsidR="003004FF" w14:paraId="5FC46D74" w14:textId="77777777" w:rsidTr="00041CDF">
        <w:tc>
          <w:tcPr>
            <w:tcW w:w="6019" w:type="dxa"/>
          </w:tcPr>
          <w:p w14:paraId="34C54C21" w14:textId="77777777" w:rsidR="003004FF" w:rsidRDefault="003004FF" w:rsidP="003004FF">
            <w:pPr>
              <w:tabs>
                <w:tab w:val="left" w:pos="1176"/>
                <w:tab w:val="left" w:pos="4866"/>
                <w:tab w:val="left" w:pos="5946"/>
                <w:tab w:val="left" w:pos="9276"/>
              </w:tabs>
              <w:rPr>
                <w:lang w:val="en-GB"/>
              </w:rPr>
            </w:pPr>
            <w:r>
              <w:rPr>
                <w:lang w:val="en-GB"/>
              </w:rPr>
              <w:t>EOT Timer</w:t>
            </w:r>
          </w:p>
        </w:tc>
        <w:tc>
          <w:tcPr>
            <w:tcW w:w="990" w:type="dxa"/>
          </w:tcPr>
          <w:p w14:paraId="10066103" w14:textId="77777777" w:rsidR="003004FF" w:rsidRDefault="003004FF" w:rsidP="003004FF">
            <w:pPr>
              <w:tabs>
                <w:tab w:val="left" w:pos="1176"/>
                <w:tab w:val="left" w:pos="4866"/>
                <w:tab w:val="left" w:pos="5946"/>
                <w:tab w:val="left" w:pos="9276"/>
              </w:tabs>
              <w:rPr>
                <w:lang w:val="en-GB"/>
              </w:rPr>
            </w:pPr>
            <w:r>
              <w:rPr>
                <w:lang w:val="en-GB"/>
              </w:rPr>
              <w:t>9(02)</w:t>
            </w:r>
          </w:p>
        </w:tc>
      </w:tr>
      <w:tr w:rsidR="003004FF" w14:paraId="32A8D033" w14:textId="77777777" w:rsidTr="00041CDF">
        <w:tc>
          <w:tcPr>
            <w:tcW w:w="6019" w:type="dxa"/>
          </w:tcPr>
          <w:p w14:paraId="0DA7F248" w14:textId="77777777" w:rsidR="003004FF" w:rsidRDefault="003004FF" w:rsidP="003004FF">
            <w:pPr>
              <w:tabs>
                <w:tab w:val="left" w:pos="1176"/>
                <w:tab w:val="left" w:pos="4866"/>
                <w:tab w:val="left" w:pos="5946"/>
                <w:tab w:val="left" w:pos="9276"/>
              </w:tabs>
              <w:rPr>
                <w:lang w:val="en-GB"/>
              </w:rPr>
            </w:pPr>
            <w:r>
              <w:rPr>
                <w:lang w:val="en-GB"/>
              </w:rPr>
              <w:t>Filler</w:t>
            </w:r>
          </w:p>
        </w:tc>
        <w:tc>
          <w:tcPr>
            <w:tcW w:w="990" w:type="dxa"/>
          </w:tcPr>
          <w:p w14:paraId="7F066049" w14:textId="77777777" w:rsidR="003004FF" w:rsidRDefault="003004FF" w:rsidP="003004FF">
            <w:pPr>
              <w:tabs>
                <w:tab w:val="left" w:pos="1176"/>
                <w:tab w:val="left" w:pos="4866"/>
                <w:tab w:val="left" w:pos="5946"/>
                <w:tab w:val="left" w:pos="9276"/>
              </w:tabs>
              <w:rPr>
                <w:lang w:val="en-GB"/>
              </w:rPr>
            </w:pPr>
            <w:r>
              <w:rPr>
                <w:lang w:val="en-GB"/>
              </w:rPr>
              <w:t>X(01)</w:t>
            </w:r>
          </w:p>
        </w:tc>
      </w:tr>
      <w:tr w:rsidR="003004FF" w14:paraId="53EEA5CB" w14:textId="77777777" w:rsidTr="00041CDF">
        <w:tc>
          <w:tcPr>
            <w:tcW w:w="6019" w:type="dxa"/>
          </w:tcPr>
          <w:p w14:paraId="1147FBCA" w14:textId="77777777" w:rsidR="003004FF" w:rsidRDefault="003004FF" w:rsidP="003004FF">
            <w:pPr>
              <w:tabs>
                <w:tab w:val="left" w:pos="1176"/>
                <w:tab w:val="left" w:pos="4866"/>
                <w:tab w:val="left" w:pos="5946"/>
                <w:tab w:val="left" w:pos="9276"/>
              </w:tabs>
              <w:rPr>
                <w:lang w:val="en-GB"/>
              </w:rPr>
            </w:pPr>
            <w:r>
              <w:rPr>
                <w:lang w:val="en-GB"/>
              </w:rPr>
              <w:t>Retry Limit</w:t>
            </w:r>
          </w:p>
        </w:tc>
        <w:tc>
          <w:tcPr>
            <w:tcW w:w="990" w:type="dxa"/>
          </w:tcPr>
          <w:p w14:paraId="11931DE5" w14:textId="77777777" w:rsidR="003004FF" w:rsidRDefault="003004FF" w:rsidP="003004FF">
            <w:pPr>
              <w:tabs>
                <w:tab w:val="left" w:pos="1176"/>
                <w:tab w:val="left" w:pos="4866"/>
                <w:tab w:val="left" w:pos="5946"/>
                <w:tab w:val="left" w:pos="9276"/>
              </w:tabs>
              <w:rPr>
                <w:lang w:val="en-GB"/>
              </w:rPr>
            </w:pPr>
            <w:r>
              <w:rPr>
                <w:lang w:val="en-GB"/>
              </w:rPr>
              <w:t>9(02)</w:t>
            </w:r>
          </w:p>
        </w:tc>
      </w:tr>
      <w:tr w:rsidR="003004FF" w14:paraId="4671793B" w14:textId="77777777" w:rsidTr="00041CDF">
        <w:tc>
          <w:tcPr>
            <w:tcW w:w="6019" w:type="dxa"/>
          </w:tcPr>
          <w:p w14:paraId="055B4127" w14:textId="77777777" w:rsidR="003004FF" w:rsidRDefault="003004FF" w:rsidP="003004FF">
            <w:pPr>
              <w:tabs>
                <w:tab w:val="left" w:pos="1176"/>
                <w:tab w:val="left" w:pos="4866"/>
                <w:tab w:val="left" w:pos="5946"/>
                <w:tab w:val="left" w:pos="9276"/>
              </w:tabs>
              <w:rPr>
                <w:lang w:val="en-GB"/>
              </w:rPr>
            </w:pPr>
            <w:r>
              <w:rPr>
                <w:lang w:val="en-GB"/>
              </w:rPr>
              <w:t>Filler</w:t>
            </w:r>
          </w:p>
        </w:tc>
        <w:tc>
          <w:tcPr>
            <w:tcW w:w="990" w:type="dxa"/>
          </w:tcPr>
          <w:p w14:paraId="18DF37EF" w14:textId="77777777" w:rsidR="003004FF" w:rsidRDefault="003004FF" w:rsidP="003004FF">
            <w:pPr>
              <w:tabs>
                <w:tab w:val="left" w:pos="1176"/>
                <w:tab w:val="left" w:pos="4866"/>
                <w:tab w:val="left" w:pos="5946"/>
                <w:tab w:val="left" w:pos="9276"/>
              </w:tabs>
              <w:rPr>
                <w:lang w:val="en-GB"/>
              </w:rPr>
            </w:pPr>
            <w:r>
              <w:rPr>
                <w:lang w:val="en-GB"/>
              </w:rPr>
              <w:t>X(01)</w:t>
            </w:r>
          </w:p>
        </w:tc>
      </w:tr>
    </w:tbl>
    <w:p w14:paraId="0A44A920" w14:textId="77777777" w:rsidR="003004FF" w:rsidRDefault="003004FF" w:rsidP="00041CDF">
      <w:pPr>
        <w:tabs>
          <w:tab w:val="left" w:pos="1176"/>
          <w:tab w:val="left" w:pos="3066"/>
          <w:tab w:val="left" w:pos="4866"/>
          <w:tab w:val="left" w:pos="5946"/>
          <w:tab w:val="left" w:pos="9276"/>
        </w:tabs>
        <w:ind w:left="432"/>
        <w:rPr>
          <w:lang w:val="en-GB"/>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3738"/>
        <w:gridCol w:w="1032"/>
      </w:tblGrid>
      <w:tr w:rsidR="00944998" w14:paraId="18E62FDF" w14:textId="77777777" w:rsidTr="00041CDF">
        <w:tc>
          <w:tcPr>
            <w:tcW w:w="2239" w:type="dxa"/>
          </w:tcPr>
          <w:p w14:paraId="0718D831" w14:textId="77777777" w:rsidR="00944998" w:rsidRDefault="00944998" w:rsidP="003004FF">
            <w:pPr>
              <w:tabs>
                <w:tab w:val="left" w:pos="1176"/>
                <w:tab w:val="left" w:pos="3066"/>
                <w:tab w:val="left" w:pos="4866"/>
                <w:tab w:val="left" w:pos="5946"/>
                <w:tab w:val="left" w:pos="9276"/>
              </w:tabs>
              <w:rPr>
                <w:lang w:val="en-GB"/>
              </w:rPr>
            </w:pPr>
            <w:r>
              <w:rPr>
                <w:b/>
                <w:lang w:val="en-GB"/>
              </w:rPr>
              <w:t>Polled</w:t>
            </w:r>
            <w:r>
              <w:rPr>
                <w:b/>
                <w:lang w:val="en-GB"/>
              </w:rPr>
              <w:noBreakHyphen/>
              <w:t>protocol</w:t>
            </w:r>
          </w:p>
        </w:tc>
        <w:tc>
          <w:tcPr>
            <w:tcW w:w="3738" w:type="dxa"/>
          </w:tcPr>
          <w:p w14:paraId="5F2A7FAE" w14:textId="77777777" w:rsidR="00944998" w:rsidRDefault="00944998" w:rsidP="003004FF">
            <w:pPr>
              <w:tabs>
                <w:tab w:val="left" w:pos="1176"/>
                <w:tab w:val="left" w:pos="3066"/>
                <w:tab w:val="left" w:pos="4866"/>
                <w:tab w:val="left" w:pos="5946"/>
                <w:tab w:val="left" w:pos="9276"/>
              </w:tabs>
              <w:rPr>
                <w:lang w:val="en-GB"/>
              </w:rPr>
            </w:pPr>
            <w:r>
              <w:rPr>
                <w:b/>
                <w:lang w:val="en-GB"/>
              </w:rPr>
              <w:t>IP Protocol</w:t>
            </w:r>
          </w:p>
        </w:tc>
        <w:tc>
          <w:tcPr>
            <w:tcW w:w="1032" w:type="dxa"/>
          </w:tcPr>
          <w:p w14:paraId="7C7112AB" w14:textId="77777777" w:rsidR="00944998" w:rsidRDefault="00944998" w:rsidP="003004FF">
            <w:pPr>
              <w:tabs>
                <w:tab w:val="left" w:pos="1176"/>
                <w:tab w:val="left" w:pos="3066"/>
                <w:tab w:val="left" w:pos="4866"/>
                <w:tab w:val="left" w:pos="5946"/>
                <w:tab w:val="left" w:pos="9276"/>
              </w:tabs>
              <w:rPr>
                <w:lang w:val="en-GB"/>
              </w:rPr>
            </w:pPr>
          </w:p>
        </w:tc>
      </w:tr>
      <w:tr w:rsidR="003004FF" w14:paraId="38EED2F8" w14:textId="77777777" w:rsidTr="00041CDF">
        <w:tc>
          <w:tcPr>
            <w:tcW w:w="2239" w:type="dxa"/>
          </w:tcPr>
          <w:p w14:paraId="51C73A54" w14:textId="77777777" w:rsidR="003004FF" w:rsidRDefault="003004FF" w:rsidP="003004FF">
            <w:pPr>
              <w:tabs>
                <w:tab w:val="left" w:pos="1176"/>
                <w:tab w:val="left" w:pos="3066"/>
                <w:tab w:val="left" w:pos="4866"/>
                <w:tab w:val="left" w:pos="5946"/>
                <w:tab w:val="left" w:pos="9276"/>
              </w:tabs>
              <w:rPr>
                <w:lang w:val="en-GB"/>
              </w:rPr>
            </w:pPr>
            <w:r>
              <w:rPr>
                <w:lang w:val="en-GB"/>
              </w:rPr>
              <w:t>Poll Timer</w:t>
            </w:r>
          </w:p>
        </w:tc>
        <w:tc>
          <w:tcPr>
            <w:tcW w:w="3738" w:type="dxa"/>
          </w:tcPr>
          <w:p w14:paraId="63158AD2" w14:textId="77777777" w:rsidR="003004FF" w:rsidRDefault="003004FF" w:rsidP="003004FF">
            <w:pPr>
              <w:tabs>
                <w:tab w:val="left" w:pos="1176"/>
                <w:tab w:val="left" w:pos="3066"/>
                <w:tab w:val="left" w:pos="4866"/>
                <w:tab w:val="left" w:pos="5946"/>
                <w:tab w:val="left" w:pos="9276"/>
              </w:tabs>
              <w:rPr>
                <w:lang w:val="en-GB"/>
              </w:rPr>
            </w:pPr>
            <w:r>
              <w:rPr>
                <w:lang w:val="en-GB"/>
              </w:rPr>
              <w:t>Host Response Timer</w:t>
            </w:r>
          </w:p>
        </w:tc>
        <w:tc>
          <w:tcPr>
            <w:tcW w:w="1032" w:type="dxa"/>
          </w:tcPr>
          <w:p w14:paraId="4C7B801E" w14:textId="77777777" w:rsidR="003004FF" w:rsidRDefault="003004FF" w:rsidP="003004FF">
            <w:pPr>
              <w:tabs>
                <w:tab w:val="left" w:pos="1176"/>
                <w:tab w:val="left" w:pos="3066"/>
                <w:tab w:val="left" w:pos="4866"/>
                <w:tab w:val="left" w:pos="5946"/>
                <w:tab w:val="left" w:pos="9276"/>
              </w:tabs>
              <w:rPr>
                <w:lang w:val="en-GB"/>
              </w:rPr>
            </w:pPr>
            <w:r>
              <w:rPr>
                <w:lang w:val="en-GB"/>
              </w:rPr>
              <w:t>9(02)</w:t>
            </w:r>
          </w:p>
        </w:tc>
      </w:tr>
      <w:tr w:rsidR="003004FF" w14:paraId="64468496" w14:textId="77777777" w:rsidTr="00041CDF">
        <w:tc>
          <w:tcPr>
            <w:tcW w:w="2239" w:type="dxa"/>
          </w:tcPr>
          <w:p w14:paraId="3D20464A" w14:textId="77777777" w:rsidR="003004FF" w:rsidRDefault="003004FF" w:rsidP="003004FF">
            <w:pPr>
              <w:tabs>
                <w:tab w:val="left" w:pos="1176"/>
                <w:tab w:val="left" w:pos="3066"/>
                <w:tab w:val="left" w:pos="4866"/>
                <w:tab w:val="left" w:pos="5946"/>
                <w:tab w:val="left" w:pos="9276"/>
              </w:tabs>
              <w:rPr>
                <w:lang w:val="en-GB"/>
              </w:rPr>
            </w:pPr>
            <w:r>
              <w:rPr>
                <w:lang w:val="en-GB"/>
              </w:rPr>
              <w:t>Filler</w:t>
            </w:r>
          </w:p>
        </w:tc>
        <w:tc>
          <w:tcPr>
            <w:tcW w:w="3738" w:type="dxa"/>
          </w:tcPr>
          <w:p w14:paraId="1A3568B1" w14:textId="77777777" w:rsidR="003004FF" w:rsidRDefault="003004FF" w:rsidP="003004FF">
            <w:pPr>
              <w:tabs>
                <w:tab w:val="left" w:pos="1176"/>
                <w:tab w:val="left" w:pos="3066"/>
                <w:tab w:val="left" w:pos="4866"/>
                <w:tab w:val="left" w:pos="5946"/>
                <w:tab w:val="left" w:pos="9276"/>
              </w:tabs>
              <w:rPr>
                <w:lang w:val="en-GB"/>
              </w:rPr>
            </w:pPr>
          </w:p>
        </w:tc>
        <w:tc>
          <w:tcPr>
            <w:tcW w:w="1032" w:type="dxa"/>
          </w:tcPr>
          <w:p w14:paraId="0DFDFFAF" w14:textId="77777777" w:rsidR="003004FF" w:rsidRDefault="003004FF" w:rsidP="003004FF">
            <w:pPr>
              <w:tabs>
                <w:tab w:val="left" w:pos="1176"/>
                <w:tab w:val="left" w:pos="3066"/>
                <w:tab w:val="left" w:pos="4866"/>
                <w:tab w:val="left" w:pos="5946"/>
                <w:tab w:val="left" w:pos="9276"/>
              </w:tabs>
              <w:rPr>
                <w:lang w:val="en-GB"/>
              </w:rPr>
            </w:pPr>
            <w:r>
              <w:rPr>
                <w:lang w:val="en-GB"/>
              </w:rPr>
              <w:t>X(01)</w:t>
            </w:r>
          </w:p>
        </w:tc>
      </w:tr>
      <w:tr w:rsidR="003004FF" w14:paraId="2BE47B51" w14:textId="77777777" w:rsidTr="00041CDF">
        <w:tc>
          <w:tcPr>
            <w:tcW w:w="2239" w:type="dxa"/>
          </w:tcPr>
          <w:p w14:paraId="00594830" w14:textId="77777777" w:rsidR="003004FF" w:rsidRDefault="003004FF" w:rsidP="003004FF">
            <w:pPr>
              <w:tabs>
                <w:tab w:val="left" w:pos="1176"/>
                <w:tab w:val="left" w:pos="3066"/>
                <w:tab w:val="left" w:pos="4866"/>
                <w:tab w:val="left" w:pos="5946"/>
                <w:tab w:val="left" w:pos="9276"/>
              </w:tabs>
              <w:rPr>
                <w:lang w:val="en-GB"/>
              </w:rPr>
            </w:pPr>
            <w:r>
              <w:rPr>
                <w:lang w:val="en-GB"/>
              </w:rPr>
              <w:t>Host Response</w:t>
            </w:r>
          </w:p>
        </w:tc>
        <w:tc>
          <w:tcPr>
            <w:tcW w:w="3738" w:type="dxa"/>
          </w:tcPr>
          <w:p w14:paraId="7C32F6CE" w14:textId="77777777" w:rsidR="003004FF" w:rsidRDefault="003004FF" w:rsidP="003004FF">
            <w:pPr>
              <w:tabs>
                <w:tab w:val="left" w:pos="1176"/>
                <w:tab w:val="left" w:pos="3066"/>
                <w:tab w:val="left" w:pos="4866"/>
                <w:tab w:val="left" w:pos="5946"/>
                <w:tab w:val="left" w:pos="9276"/>
              </w:tabs>
              <w:rPr>
                <w:lang w:val="en-GB"/>
              </w:rPr>
            </w:pPr>
            <w:r>
              <w:rPr>
                <w:lang w:val="en-GB"/>
              </w:rPr>
              <w:t>Host Reversal Response Timer</w:t>
            </w:r>
          </w:p>
        </w:tc>
        <w:tc>
          <w:tcPr>
            <w:tcW w:w="1032" w:type="dxa"/>
          </w:tcPr>
          <w:p w14:paraId="4A3344D5" w14:textId="77777777" w:rsidR="003004FF" w:rsidRDefault="003004FF" w:rsidP="003004FF">
            <w:pPr>
              <w:tabs>
                <w:tab w:val="left" w:pos="1176"/>
                <w:tab w:val="left" w:pos="3066"/>
                <w:tab w:val="left" w:pos="4866"/>
                <w:tab w:val="left" w:pos="5946"/>
                <w:tab w:val="left" w:pos="9276"/>
              </w:tabs>
              <w:rPr>
                <w:lang w:val="en-GB"/>
              </w:rPr>
            </w:pPr>
            <w:r>
              <w:rPr>
                <w:lang w:val="en-GB"/>
              </w:rPr>
              <w:t>9(02)</w:t>
            </w:r>
          </w:p>
        </w:tc>
      </w:tr>
      <w:tr w:rsidR="003004FF" w14:paraId="1F3B3B9F" w14:textId="77777777" w:rsidTr="00041CDF">
        <w:tc>
          <w:tcPr>
            <w:tcW w:w="2239" w:type="dxa"/>
          </w:tcPr>
          <w:p w14:paraId="775BA764" w14:textId="77777777" w:rsidR="003004FF" w:rsidRDefault="003004FF" w:rsidP="003004FF">
            <w:pPr>
              <w:tabs>
                <w:tab w:val="left" w:pos="1176"/>
                <w:tab w:val="left" w:pos="3066"/>
                <w:tab w:val="left" w:pos="4866"/>
                <w:tab w:val="left" w:pos="5946"/>
                <w:tab w:val="left" w:pos="9276"/>
              </w:tabs>
              <w:rPr>
                <w:lang w:val="en-GB"/>
              </w:rPr>
            </w:pPr>
            <w:r>
              <w:rPr>
                <w:lang w:val="en-GB"/>
              </w:rPr>
              <w:t>Filler</w:t>
            </w:r>
          </w:p>
        </w:tc>
        <w:tc>
          <w:tcPr>
            <w:tcW w:w="3738" w:type="dxa"/>
          </w:tcPr>
          <w:p w14:paraId="1231A6C9" w14:textId="77777777" w:rsidR="003004FF" w:rsidRDefault="003004FF" w:rsidP="003004FF">
            <w:pPr>
              <w:tabs>
                <w:tab w:val="left" w:pos="1176"/>
                <w:tab w:val="left" w:pos="3066"/>
                <w:tab w:val="left" w:pos="4866"/>
                <w:tab w:val="left" w:pos="5946"/>
                <w:tab w:val="left" w:pos="9276"/>
              </w:tabs>
              <w:rPr>
                <w:lang w:val="en-GB"/>
              </w:rPr>
            </w:pPr>
          </w:p>
        </w:tc>
        <w:tc>
          <w:tcPr>
            <w:tcW w:w="1032" w:type="dxa"/>
          </w:tcPr>
          <w:p w14:paraId="15D81F73" w14:textId="77777777" w:rsidR="003004FF" w:rsidRDefault="003004FF" w:rsidP="003004FF">
            <w:pPr>
              <w:tabs>
                <w:tab w:val="left" w:pos="1176"/>
                <w:tab w:val="left" w:pos="3066"/>
                <w:tab w:val="left" w:pos="4866"/>
                <w:tab w:val="left" w:pos="5946"/>
                <w:tab w:val="left" w:pos="9276"/>
              </w:tabs>
              <w:rPr>
                <w:lang w:val="en-GB"/>
              </w:rPr>
            </w:pPr>
            <w:r>
              <w:rPr>
                <w:lang w:val="en-GB"/>
              </w:rPr>
              <w:t>X(01)</w:t>
            </w:r>
          </w:p>
        </w:tc>
      </w:tr>
      <w:tr w:rsidR="003004FF" w14:paraId="2E09A5E4" w14:textId="77777777" w:rsidTr="00041CDF">
        <w:tc>
          <w:tcPr>
            <w:tcW w:w="2239" w:type="dxa"/>
          </w:tcPr>
          <w:p w14:paraId="3E6B091F" w14:textId="77777777" w:rsidR="003004FF" w:rsidRDefault="003004FF" w:rsidP="003004FF">
            <w:pPr>
              <w:tabs>
                <w:tab w:val="left" w:pos="1176"/>
                <w:tab w:val="left" w:pos="3066"/>
                <w:tab w:val="left" w:pos="4866"/>
                <w:tab w:val="left" w:pos="5946"/>
                <w:tab w:val="left" w:pos="9276"/>
              </w:tabs>
              <w:rPr>
                <w:lang w:val="en-GB"/>
              </w:rPr>
            </w:pPr>
            <w:r>
              <w:rPr>
                <w:lang w:val="en-GB"/>
              </w:rPr>
              <w:t>ACK Timer</w:t>
            </w:r>
          </w:p>
        </w:tc>
        <w:tc>
          <w:tcPr>
            <w:tcW w:w="3738" w:type="dxa"/>
          </w:tcPr>
          <w:p w14:paraId="2B49B33E" w14:textId="77777777" w:rsidR="003004FF" w:rsidRDefault="003004FF" w:rsidP="003004FF">
            <w:pPr>
              <w:tabs>
                <w:tab w:val="left" w:pos="1176"/>
                <w:tab w:val="left" w:pos="3066"/>
                <w:tab w:val="left" w:pos="4866"/>
                <w:tab w:val="left" w:pos="5946"/>
                <w:tab w:val="left" w:pos="9276"/>
              </w:tabs>
              <w:rPr>
                <w:lang w:val="en-GB"/>
              </w:rPr>
            </w:pPr>
            <w:r>
              <w:rPr>
                <w:lang w:val="en-GB"/>
              </w:rPr>
              <w:t>Retry Limit for Request</w:t>
            </w:r>
          </w:p>
        </w:tc>
        <w:tc>
          <w:tcPr>
            <w:tcW w:w="1032" w:type="dxa"/>
          </w:tcPr>
          <w:p w14:paraId="456E2837" w14:textId="77777777" w:rsidR="003004FF" w:rsidRDefault="003004FF" w:rsidP="003004FF">
            <w:pPr>
              <w:tabs>
                <w:tab w:val="left" w:pos="1176"/>
                <w:tab w:val="left" w:pos="3066"/>
                <w:tab w:val="left" w:pos="4866"/>
                <w:tab w:val="left" w:pos="5946"/>
                <w:tab w:val="left" w:pos="9276"/>
              </w:tabs>
              <w:rPr>
                <w:lang w:val="en-GB"/>
              </w:rPr>
            </w:pPr>
            <w:r>
              <w:rPr>
                <w:lang w:val="en-GB"/>
              </w:rPr>
              <w:t>9(02)</w:t>
            </w:r>
          </w:p>
        </w:tc>
      </w:tr>
      <w:tr w:rsidR="003004FF" w14:paraId="41A16C08" w14:textId="77777777" w:rsidTr="00041CDF">
        <w:tc>
          <w:tcPr>
            <w:tcW w:w="2239" w:type="dxa"/>
          </w:tcPr>
          <w:p w14:paraId="432DE27C" w14:textId="77777777" w:rsidR="003004FF" w:rsidRDefault="003004FF" w:rsidP="003004FF">
            <w:pPr>
              <w:tabs>
                <w:tab w:val="left" w:pos="1176"/>
                <w:tab w:val="left" w:pos="3066"/>
                <w:tab w:val="left" w:pos="4866"/>
                <w:tab w:val="left" w:pos="5946"/>
                <w:tab w:val="left" w:pos="9276"/>
              </w:tabs>
              <w:rPr>
                <w:lang w:val="en-GB"/>
              </w:rPr>
            </w:pPr>
            <w:r>
              <w:rPr>
                <w:lang w:val="en-GB"/>
              </w:rPr>
              <w:t>Filler</w:t>
            </w:r>
          </w:p>
        </w:tc>
        <w:tc>
          <w:tcPr>
            <w:tcW w:w="3738" w:type="dxa"/>
          </w:tcPr>
          <w:p w14:paraId="525693E6" w14:textId="77777777" w:rsidR="003004FF" w:rsidRDefault="003004FF" w:rsidP="003004FF">
            <w:pPr>
              <w:tabs>
                <w:tab w:val="left" w:pos="1176"/>
                <w:tab w:val="left" w:pos="3066"/>
                <w:tab w:val="left" w:pos="4866"/>
                <w:tab w:val="left" w:pos="5946"/>
                <w:tab w:val="left" w:pos="9276"/>
              </w:tabs>
              <w:rPr>
                <w:lang w:val="en-GB"/>
              </w:rPr>
            </w:pPr>
          </w:p>
        </w:tc>
        <w:tc>
          <w:tcPr>
            <w:tcW w:w="1032" w:type="dxa"/>
          </w:tcPr>
          <w:p w14:paraId="5E74CB20" w14:textId="77777777" w:rsidR="003004FF" w:rsidRDefault="003004FF" w:rsidP="003004FF">
            <w:pPr>
              <w:tabs>
                <w:tab w:val="left" w:pos="1176"/>
                <w:tab w:val="left" w:pos="3066"/>
                <w:tab w:val="left" w:pos="4866"/>
                <w:tab w:val="left" w:pos="5946"/>
                <w:tab w:val="left" w:pos="9276"/>
              </w:tabs>
              <w:rPr>
                <w:lang w:val="en-GB"/>
              </w:rPr>
            </w:pPr>
            <w:r>
              <w:rPr>
                <w:lang w:val="en-GB"/>
              </w:rPr>
              <w:t>X(01)</w:t>
            </w:r>
          </w:p>
        </w:tc>
      </w:tr>
      <w:tr w:rsidR="003004FF" w14:paraId="35C7C0B9" w14:textId="77777777" w:rsidTr="00041CDF">
        <w:tc>
          <w:tcPr>
            <w:tcW w:w="2239" w:type="dxa"/>
          </w:tcPr>
          <w:p w14:paraId="68BA4DD7" w14:textId="77777777" w:rsidR="003004FF" w:rsidRDefault="003004FF" w:rsidP="003004FF">
            <w:pPr>
              <w:tabs>
                <w:tab w:val="left" w:pos="1176"/>
                <w:tab w:val="left" w:pos="3066"/>
                <w:tab w:val="left" w:pos="4866"/>
                <w:tab w:val="left" w:pos="5946"/>
                <w:tab w:val="left" w:pos="9276"/>
              </w:tabs>
              <w:rPr>
                <w:lang w:val="en-GB"/>
              </w:rPr>
            </w:pPr>
            <w:r>
              <w:rPr>
                <w:lang w:val="en-GB"/>
              </w:rPr>
              <w:t>Retry Limit</w:t>
            </w:r>
          </w:p>
        </w:tc>
        <w:tc>
          <w:tcPr>
            <w:tcW w:w="3738" w:type="dxa"/>
          </w:tcPr>
          <w:p w14:paraId="4E491044" w14:textId="77777777" w:rsidR="003004FF" w:rsidRDefault="003004FF" w:rsidP="003004FF">
            <w:pPr>
              <w:tabs>
                <w:tab w:val="left" w:pos="1176"/>
                <w:tab w:val="left" w:pos="3066"/>
                <w:tab w:val="left" w:pos="4866"/>
                <w:tab w:val="left" w:pos="5946"/>
                <w:tab w:val="left" w:pos="9276"/>
              </w:tabs>
              <w:rPr>
                <w:lang w:val="en-GB"/>
              </w:rPr>
            </w:pPr>
            <w:r>
              <w:rPr>
                <w:lang w:val="en-GB"/>
              </w:rPr>
              <w:t>Retry Limit for SAFed T/O Reversal</w:t>
            </w:r>
          </w:p>
          <w:p w14:paraId="6401CE67" w14:textId="77777777" w:rsidR="003004FF" w:rsidRDefault="003004FF" w:rsidP="003004FF">
            <w:pPr>
              <w:tabs>
                <w:tab w:val="left" w:pos="1176"/>
                <w:tab w:val="left" w:pos="3066"/>
                <w:tab w:val="left" w:pos="4866"/>
                <w:tab w:val="left" w:pos="5946"/>
                <w:tab w:val="left" w:pos="9276"/>
              </w:tabs>
              <w:rPr>
                <w:lang w:val="en-GB"/>
              </w:rPr>
            </w:pPr>
          </w:p>
        </w:tc>
        <w:tc>
          <w:tcPr>
            <w:tcW w:w="1032" w:type="dxa"/>
          </w:tcPr>
          <w:p w14:paraId="34582D1F" w14:textId="77777777" w:rsidR="003004FF" w:rsidRDefault="003004FF" w:rsidP="003004FF">
            <w:pPr>
              <w:tabs>
                <w:tab w:val="left" w:pos="1176"/>
                <w:tab w:val="left" w:pos="3066"/>
                <w:tab w:val="left" w:pos="4866"/>
                <w:tab w:val="left" w:pos="5946"/>
                <w:tab w:val="left" w:pos="9276"/>
              </w:tabs>
              <w:rPr>
                <w:lang w:val="en-GB"/>
              </w:rPr>
            </w:pPr>
            <w:r>
              <w:rPr>
                <w:lang w:val="en-GB"/>
              </w:rPr>
              <w:t>9(02)</w:t>
            </w:r>
          </w:p>
        </w:tc>
      </w:tr>
    </w:tbl>
    <w:p w14:paraId="4B395777" w14:textId="77777777" w:rsidR="003004FF" w:rsidRDefault="003004FF" w:rsidP="00944998">
      <w:pPr>
        <w:tabs>
          <w:tab w:val="left" w:pos="1176"/>
          <w:tab w:val="left" w:pos="3066"/>
          <w:tab w:val="left" w:pos="4866"/>
          <w:tab w:val="left" w:pos="5946"/>
          <w:tab w:val="left" w:pos="9276"/>
        </w:tabs>
        <w:rPr>
          <w:lang w:val="en-GB"/>
        </w:rPr>
      </w:pPr>
    </w:p>
    <w:p w14:paraId="71DD5D66" w14:textId="77777777" w:rsidR="00C21BB6" w:rsidRDefault="00C21BB6" w:rsidP="00944998">
      <w:pPr>
        <w:tabs>
          <w:tab w:val="left" w:pos="1176"/>
          <w:tab w:val="left" w:pos="3066"/>
          <w:tab w:val="left" w:pos="4866"/>
          <w:tab w:val="left" w:pos="5946"/>
          <w:tab w:val="left" w:pos="9276"/>
        </w:tabs>
        <w:rPr>
          <w:lang w:val="en-GB"/>
        </w:rPr>
      </w:pPr>
    </w:p>
    <w:p w14:paraId="545504D8" w14:textId="77777777" w:rsidR="008B6CC7" w:rsidRDefault="008B6CC7" w:rsidP="00847896">
      <w:pPr>
        <w:pStyle w:val="Heading2"/>
        <w:rPr>
          <w:snapToGrid w:val="0"/>
        </w:rPr>
      </w:pPr>
      <w:bookmarkStart w:id="2868" w:name="_Toc30407775"/>
      <w:bookmarkStart w:id="2869" w:name="_Toc126079346"/>
      <w:r>
        <w:rPr>
          <w:snapToGrid w:val="0"/>
        </w:rPr>
        <w:t>DID I – PIN PAD Individual Entry Timer</w:t>
      </w:r>
      <w:bookmarkEnd w:id="2868"/>
      <w:bookmarkEnd w:id="2869"/>
    </w:p>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9"/>
        <w:gridCol w:w="990"/>
      </w:tblGrid>
      <w:tr w:rsidR="003004FF" w14:paraId="48241298" w14:textId="77777777" w:rsidTr="00041CDF">
        <w:tc>
          <w:tcPr>
            <w:tcW w:w="6019" w:type="dxa"/>
          </w:tcPr>
          <w:p w14:paraId="5CA7B6CC" w14:textId="77777777" w:rsidR="003004FF" w:rsidRDefault="003004FF" w:rsidP="00041CDF">
            <w:pPr>
              <w:tabs>
                <w:tab w:val="left" w:pos="1176"/>
                <w:tab w:val="left" w:pos="4866"/>
                <w:tab w:val="left" w:pos="5946"/>
                <w:tab w:val="left" w:pos="9276"/>
              </w:tabs>
              <w:rPr>
                <w:b/>
                <w:bCs/>
                <w:lang w:val="pt-BR"/>
              </w:rPr>
            </w:pPr>
            <w:r>
              <w:t>PIN Pad timer between digit entry</w:t>
            </w:r>
          </w:p>
        </w:tc>
        <w:tc>
          <w:tcPr>
            <w:tcW w:w="990" w:type="dxa"/>
          </w:tcPr>
          <w:p w14:paraId="291C9244" w14:textId="77777777" w:rsidR="003004FF" w:rsidRDefault="003004FF" w:rsidP="003004FF">
            <w:pPr>
              <w:tabs>
                <w:tab w:val="left" w:pos="1176"/>
                <w:tab w:val="left" w:pos="4866"/>
                <w:tab w:val="left" w:pos="5946"/>
                <w:tab w:val="left" w:pos="9276"/>
              </w:tabs>
              <w:rPr>
                <w:b/>
                <w:bCs/>
                <w:lang w:val="pt-BR"/>
              </w:rPr>
            </w:pPr>
            <w:r>
              <w:t>9(02)</w:t>
            </w:r>
          </w:p>
        </w:tc>
      </w:tr>
    </w:tbl>
    <w:p w14:paraId="2AEA2D88" w14:textId="77777777" w:rsidR="003004FF" w:rsidRDefault="003004FF" w:rsidP="003004FF">
      <w:pPr>
        <w:pStyle w:val="PlainText"/>
      </w:pPr>
    </w:p>
    <w:p w14:paraId="74E18BDA" w14:textId="77777777" w:rsidR="00AB6CA7" w:rsidRDefault="00AB6CA7">
      <w:pPr>
        <w:pStyle w:val="PlainText"/>
      </w:pPr>
    </w:p>
    <w:p w14:paraId="0BBF150C" w14:textId="77777777" w:rsidR="008B6CC7" w:rsidRDefault="008B6CC7" w:rsidP="00847896">
      <w:pPr>
        <w:pStyle w:val="Heading2"/>
        <w:rPr>
          <w:snapToGrid w:val="0"/>
        </w:rPr>
      </w:pPr>
      <w:bookmarkStart w:id="2870" w:name="_Toc30407776"/>
      <w:bookmarkStart w:id="2871" w:name="_Toc126079347"/>
      <w:r>
        <w:rPr>
          <w:snapToGrid w:val="0"/>
        </w:rPr>
        <w:t>DID J – PIN PAD Overall Entry Timer</w:t>
      </w:r>
      <w:bookmarkEnd w:id="2870"/>
      <w:bookmarkEnd w:id="2871"/>
    </w:p>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990"/>
      </w:tblGrid>
      <w:tr w:rsidR="003004FF" w14:paraId="54B24996" w14:textId="77777777" w:rsidTr="00041CDF">
        <w:tc>
          <w:tcPr>
            <w:tcW w:w="6030" w:type="dxa"/>
          </w:tcPr>
          <w:p w14:paraId="3C9721BC" w14:textId="77777777" w:rsidR="003004FF" w:rsidRDefault="003004FF" w:rsidP="00041CDF">
            <w:pPr>
              <w:rPr>
                <w:b/>
                <w:bCs/>
                <w:lang w:val="pt-BR"/>
              </w:rPr>
            </w:pPr>
            <w:r>
              <w:t>PIN Pad overall timer for entry</w:t>
            </w:r>
          </w:p>
        </w:tc>
        <w:tc>
          <w:tcPr>
            <w:tcW w:w="990" w:type="dxa"/>
          </w:tcPr>
          <w:p w14:paraId="0CF601DE" w14:textId="77777777" w:rsidR="003004FF" w:rsidRDefault="003004FF" w:rsidP="003004FF">
            <w:pPr>
              <w:tabs>
                <w:tab w:val="left" w:pos="1176"/>
                <w:tab w:val="left" w:pos="4866"/>
                <w:tab w:val="left" w:pos="5946"/>
                <w:tab w:val="left" w:pos="9276"/>
              </w:tabs>
              <w:rPr>
                <w:b/>
                <w:bCs/>
                <w:lang w:val="pt-BR"/>
              </w:rPr>
            </w:pPr>
            <w:r>
              <w:t>9(02)</w:t>
            </w:r>
          </w:p>
        </w:tc>
      </w:tr>
    </w:tbl>
    <w:p w14:paraId="56BDD236" w14:textId="77777777" w:rsidR="003004FF" w:rsidRDefault="003004FF">
      <w:pPr>
        <w:pStyle w:val="PlainText"/>
      </w:pPr>
    </w:p>
    <w:p w14:paraId="4B364FD6" w14:textId="77777777" w:rsidR="00C21BB6" w:rsidRDefault="00C21BB6">
      <w:pPr>
        <w:pStyle w:val="PlainText"/>
      </w:pPr>
    </w:p>
    <w:p w14:paraId="7DA1A5FF" w14:textId="77777777" w:rsidR="00495E20" w:rsidRDefault="00495E20" w:rsidP="00847896">
      <w:pPr>
        <w:pStyle w:val="Heading2"/>
        <w:rPr>
          <w:snapToGrid w:val="0"/>
        </w:rPr>
      </w:pPr>
      <w:bookmarkStart w:id="2872" w:name="_Toc30407777"/>
      <w:bookmarkStart w:id="2873" w:name="_Toc126079348"/>
      <w:r>
        <w:rPr>
          <w:snapToGrid w:val="0"/>
        </w:rPr>
        <w:lastRenderedPageBreak/>
        <w:t>DID K – Debit Card Transaction Timer</w:t>
      </w:r>
      <w:bookmarkEnd w:id="2872"/>
      <w:bookmarkEnd w:id="2873"/>
    </w:p>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990"/>
      </w:tblGrid>
      <w:tr w:rsidR="003004FF" w14:paraId="058EA075" w14:textId="77777777" w:rsidTr="00041CDF">
        <w:tc>
          <w:tcPr>
            <w:tcW w:w="6030" w:type="dxa"/>
          </w:tcPr>
          <w:p w14:paraId="3D6A1EFF" w14:textId="77777777" w:rsidR="003004FF" w:rsidRDefault="003004FF" w:rsidP="00041CDF">
            <w:pPr>
              <w:tabs>
                <w:tab w:val="left" w:pos="1176"/>
                <w:tab w:val="left" w:pos="4866"/>
                <w:tab w:val="left" w:pos="5946"/>
                <w:tab w:val="left" w:pos="9276"/>
              </w:tabs>
              <w:rPr>
                <w:b/>
                <w:bCs/>
                <w:lang w:val="pt-BR"/>
              </w:rPr>
            </w:pPr>
            <w:r>
              <w:t>Debit card transaction host response time-out</w:t>
            </w:r>
          </w:p>
        </w:tc>
        <w:tc>
          <w:tcPr>
            <w:tcW w:w="990" w:type="dxa"/>
          </w:tcPr>
          <w:p w14:paraId="2B34041D" w14:textId="77777777" w:rsidR="003004FF" w:rsidRDefault="003004FF" w:rsidP="003004FF">
            <w:pPr>
              <w:tabs>
                <w:tab w:val="left" w:pos="1176"/>
                <w:tab w:val="left" w:pos="4866"/>
                <w:tab w:val="left" w:pos="5946"/>
                <w:tab w:val="left" w:pos="9276"/>
              </w:tabs>
              <w:rPr>
                <w:b/>
                <w:bCs/>
                <w:lang w:val="pt-BR"/>
              </w:rPr>
            </w:pPr>
            <w:r>
              <w:t>9(02)</w:t>
            </w:r>
          </w:p>
        </w:tc>
      </w:tr>
    </w:tbl>
    <w:p w14:paraId="4BAE6CC3" w14:textId="77777777" w:rsidR="00C21BB6" w:rsidRDefault="00C21BB6">
      <w:pPr>
        <w:pStyle w:val="PlainText"/>
      </w:pPr>
    </w:p>
    <w:p w14:paraId="7D8F60E2" w14:textId="77777777" w:rsidR="00AB6CA7" w:rsidRDefault="00AB6CA7">
      <w:pPr>
        <w:pStyle w:val="PlainText"/>
        <w:rPr>
          <w:b/>
          <w:bCs/>
        </w:rPr>
      </w:pPr>
    </w:p>
    <w:p w14:paraId="0084BB76" w14:textId="77777777" w:rsidR="00495E20" w:rsidRDefault="00495E20" w:rsidP="00847896">
      <w:pPr>
        <w:pStyle w:val="Heading2"/>
        <w:rPr>
          <w:snapToGrid w:val="0"/>
        </w:rPr>
      </w:pPr>
      <w:bookmarkStart w:id="2874" w:name="_Toc30407778"/>
      <w:bookmarkStart w:id="2875" w:name="_Toc126079349"/>
      <w:r>
        <w:rPr>
          <w:snapToGrid w:val="0"/>
        </w:rPr>
        <w:t>DID L – Pre-Dial Delay Value</w:t>
      </w:r>
      <w:bookmarkEnd w:id="2874"/>
      <w:bookmarkEnd w:id="2875"/>
    </w:p>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9"/>
        <w:gridCol w:w="990"/>
      </w:tblGrid>
      <w:tr w:rsidR="003004FF" w14:paraId="00AE70DA" w14:textId="77777777" w:rsidTr="00470A75">
        <w:tc>
          <w:tcPr>
            <w:tcW w:w="6019" w:type="dxa"/>
          </w:tcPr>
          <w:p w14:paraId="7F184CFE" w14:textId="77777777" w:rsidR="003004FF" w:rsidRPr="003004FF" w:rsidRDefault="003004FF" w:rsidP="003004FF">
            <w:pPr>
              <w:pStyle w:val="PlainText"/>
            </w:pPr>
            <w:r>
              <w:rPr>
                <w:lang w:val="en-GB"/>
              </w:rPr>
              <w:t>Time in seconds between dialling the complete phone number except the last digit, and the last digit must be in range 0 – 15</w:t>
            </w:r>
          </w:p>
        </w:tc>
        <w:tc>
          <w:tcPr>
            <w:tcW w:w="990" w:type="dxa"/>
          </w:tcPr>
          <w:p w14:paraId="624EB624" w14:textId="77777777" w:rsidR="003004FF" w:rsidRDefault="003004FF" w:rsidP="003004FF">
            <w:pPr>
              <w:tabs>
                <w:tab w:val="left" w:pos="1176"/>
                <w:tab w:val="left" w:pos="4866"/>
                <w:tab w:val="left" w:pos="5946"/>
                <w:tab w:val="left" w:pos="9276"/>
              </w:tabs>
              <w:rPr>
                <w:b/>
                <w:bCs/>
                <w:lang w:val="pt-BR"/>
              </w:rPr>
            </w:pPr>
            <w:r>
              <w:rPr>
                <w:lang w:val="en-GB"/>
              </w:rPr>
              <w:t>9(02)</w:t>
            </w:r>
          </w:p>
        </w:tc>
      </w:tr>
    </w:tbl>
    <w:p w14:paraId="3F2C12A5" w14:textId="77777777" w:rsidR="003004FF" w:rsidRDefault="003004F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8D4074E" w14:textId="77777777" w:rsidR="00AB6CA7" w:rsidRDefault="00AB6CA7">
      <w:pPr>
        <w:pStyle w:val="PlainText"/>
        <w:rPr>
          <w:b/>
          <w:bCs/>
        </w:rPr>
      </w:pPr>
    </w:p>
    <w:p w14:paraId="19290598" w14:textId="77777777" w:rsidR="00495E20" w:rsidRDefault="00495E20" w:rsidP="00847896">
      <w:pPr>
        <w:pStyle w:val="Heading2"/>
        <w:rPr>
          <w:snapToGrid w:val="0"/>
        </w:rPr>
      </w:pPr>
      <w:bookmarkStart w:id="2876" w:name="_Toc30407779"/>
      <w:bookmarkStart w:id="2877" w:name="_Toc126079350"/>
      <w:r>
        <w:rPr>
          <w:snapToGrid w:val="0"/>
        </w:rPr>
        <w:t>DID M – Valid Card Reader Value</w:t>
      </w:r>
      <w:bookmarkEnd w:id="2876"/>
      <w:bookmarkEnd w:id="2877"/>
    </w:p>
    <w:p w14:paraId="55C84BEB"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Specifies which card readers are to be used for financial transactions</w:t>
      </w:r>
    </w:p>
    <w:p w14:paraId="00155CF4" w14:textId="77777777" w:rsidR="00041CDF" w:rsidRDefault="00041CDF"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4E9BA34E"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“0” = both terminal and PIN Pad</w:t>
      </w:r>
    </w:p>
    <w:p w14:paraId="43D4B6B0"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“1” = terminal only</w:t>
      </w:r>
    </w:p>
    <w:p w14:paraId="52714CC3" w14:textId="77777777" w:rsidR="00C21BB6" w:rsidRDefault="00C21BB6" w:rsidP="00041CDF">
      <w:pPr>
        <w:pStyle w:val="PlainText"/>
        <w:ind w:left="720"/>
      </w:pPr>
      <w:r>
        <w:rPr>
          <w:lang w:val="en-GB"/>
        </w:rPr>
        <w:t>“2” = PIN Pad only</w:t>
      </w:r>
    </w:p>
    <w:p w14:paraId="5F9AB1F9" w14:textId="77777777" w:rsidR="00C21BB6" w:rsidRDefault="00C21BB6">
      <w:pPr>
        <w:pStyle w:val="PlainText"/>
      </w:pPr>
    </w:p>
    <w:p w14:paraId="4CAA9531" w14:textId="77777777" w:rsidR="00041CDF" w:rsidRDefault="00041CDF">
      <w:pPr>
        <w:pStyle w:val="PlainText"/>
      </w:pPr>
    </w:p>
    <w:p w14:paraId="472A5CAE" w14:textId="77777777" w:rsidR="00495E20" w:rsidRDefault="00495E20" w:rsidP="00847896">
      <w:pPr>
        <w:pStyle w:val="Heading2"/>
        <w:rPr>
          <w:snapToGrid w:val="0"/>
        </w:rPr>
      </w:pPr>
      <w:bookmarkStart w:id="2878" w:name="_Toc30407780"/>
      <w:bookmarkStart w:id="2879" w:name="_Toc126079351"/>
      <w:r>
        <w:rPr>
          <w:snapToGrid w:val="0"/>
        </w:rPr>
        <w:t>DID N – Encryption Flag</w:t>
      </w:r>
      <w:bookmarkEnd w:id="2878"/>
      <w:bookmarkEnd w:id="2879"/>
    </w:p>
    <w:p w14:paraId="3F325DEC" w14:textId="77777777" w:rsidR="00B06EA5" w:rsidRDefault="00B06EA5"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sidRPr="00B06EA5">
        <w:rPr>
          <w:lang w:val="en-GB"/>
        </w:rPr>
        <w:t>Specifies if the terminal/PIN Pad should use encryption/decryption</w:t>
      </w:r>
    </w:p>
    <w:p w14:paraId="0A49F0FE" w14:textId="77777777" w:rsidR="00041CDF" w:rsidRPr="00B06EA5" w:rsidRDefault="00041CDF"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51AEF3F9" w14:textId="77777777" w:rsidR="00B06EA5" w:rsidRPr="00B06EA5" w:rsidRDefault="00B06EA5"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sidRPr="00B06EA5">
        <w:rPr>
          <w:lang w:val="en-GB"/>
        </w:rPr>
        <w:t>“0” = no encryption/decryption</w:t>
      </w:r>
    </w:p>
    <w:p w14:paraId="3FD27E09" w14:textId="77777777" w:rsidR="00B06EA5" w:rsidRPr="00B06EA5" w:rsidRDefault="00B06EA5" w:rsidP="00041CDF">
      <w:pPr>
        <w:pStyle w:val="PlainText"/>
        <w:ind w:left="720"/>
        <w:rPr>
          <w:lang w:val="en-GB"/>
        </w:rPr>
      </w:pPr>
      <w:r w:rsidRPr="00B06EA5">
        <w:rPr>
          <w:lang w:val="en-GB"/>
        </w:rPr>
        <w:t>“1” = End to End encryption of Track2 data</w:t>
      </w:r>
    </w:p>
    <w:p w14:paraId="0939EC4D" w14:textId="77777777" w:rsidR="00B06EA5" w:rsidRPr="00B06EA5" w:rsidRDefault="00B06EA5" w:rsidP="00041CDF">
      <w:pPr>
        <w:pStyle w:val="PlainText"/>
        <w:ind w:left="720"/>
      </w:pPr>
      <w:r w:rsidRPr="00B06EA5">
        <w:rPr>
          <w:lang w:val="en-GB"/>
        </w:rPr>
        <w:t>"6" = Point to Point encryption of Track2 and/or Track1 and/or CVD</w:t>
      </w:r>
    </w:p>
    <w:p w14:paraId="0E2AEEF6" w14:textId="77777777" w:rsidR="00B06EA5" w:rsidRPr="00B06EA5" w:rsidRDefault="00B06EA5" w:rsidP="00041CDF">
      <w:pPr>
        <w:ind w:left="720"/>
        <w:rPr>
          <w:szCs w:val="22"/>
        </w:rPr>
      </w:pPr>
    </w:p>
    <w:p w14:paraId="201E148F" w14:textId="77777777" w:rsidR="00C21BB6" w:rsidRPr="00B06EA5" w:rsidRDefault="00B06EA5" w:rsidP="00041CDF">
      <w:pPr>
        <w:pStyle w:val="PlainText"/>
        <w:ind w:left="720"/>
      </w:pPr>
      <w:r w:rsidRPr="00B06EA5">
        <w:t>POS Solutions can use End to End encryption (E2Ee) or Point to Point encryption (P2Pe).  The Encryption flag can be configured and downloaded to the POS Solution identifying which encryption method to use.</w:t>
      </w:r>
    </w:p>
    <w:p w14:paraId="3D076679" w14:textId="77777777" w:rsidR="00591949" w:rsidRDefault="00591949">
      <w:pPr>
        <w:pStyle w:val="PlainText"/>
      </w:pPr>
    </w:p>
    <w:p w14:paraId="5FF31675" w14:textId="77777777" w:rsidR="00591949" w:rsidRDefault="00591949" w:rsidP="00847896">
      <w:pPr>
        <w:pStyle w:val="Heading2"/>
        <w:rPr>
          <w:snapToGrid w:val="0"/>
        </w:rPr>
      </w:pPr>
      <w:bookmarkStart w:id="2880" w:name="_Toc30407781"/>
      <w:bookmarkStart w:id="2881" w:name="_Toc126079352"/>
      <w:r>
        <w:rPr>
          <w:snapToGrid w:val="0"/>
        </w:rPr>
        <w:t>DID O-S – Download Tags</w:t>
      </w:r>
      <w:bookmarkEnd w:id="2880"/>
      <w:bookmarkEnd w:id="2881"/>
    </w:p>
    <w:p w14:paraId="0BB172EE" w14:textId="77777777" w:rsidR="00591949" w:rsidRDefault="00591949" w:rsidP="00041CDF">
      <w:pPr>
        <w:ind w:left="720"/>
        <w:rPr>
          <w:rFonts w:eastAsiaTheme="minorHAnsi" w:cs="Arial"/>
        </w:rPr>
      </w:pPr>
      <w:r>
        <w:rPr>
          <w:rFonts w:cs="Arial"/>
        </w:rPr>
        <w:t>DIDs O to S are 40 bytes each.  These DIDs contain very specific download information.  Each DID can contain many fields whereby each field has a field separator (?) and a unique 2 character Tag ID.</w:t>
      </w:r>
    </w:p>
    <w:p w14:paraId="3192C192" w14:textId="77777777" w:rsidR="00591949" w:rsidRDefault="00591949" w:rsidP="00041CDF">
      <w:pPr>
        <w:ind w:left="720"/>
        <w:rPr>
          <w:rFonts w:cs="Arial"/>
        </w:rPr>
      </w:pPr>
    </w:p>
    <w:p w14:paraId="6618BEDA" w14:textId="77777777" w:rsidR="00591949" w:rsidRDefault="00591949" w:rsidP="00041CDF">
      <w:pPr>
        <w:ind w:left="720"/>
        <w:rPr>
          <w:rFonts w:cs="Arial"/>
        </w:rPr>
      </w:pPr>
      <w:r>
        <w:rPr>
          <w:rFonts w:cs="Arial"/>
        </w:rPr>
        <w:t xml:space="preserve">For example, Tag AA, value of "123" and Tag BB, value of "678" can be sent in DID O as follows: </w:t>
      </w:r>
    </w:p>
    <w:p w14:paraId="5E5E8F9A" w14:textId="77777777" w:rsidR="00591949" w:rsidRDefault="00591949" w:rsidP="00591949">
      <w:pPr>
        <w:rPr>
          <w:rFonts w:cs="Arial"/>
        </w:rPr>
      </w:pPr>
    </w:p>
    <w:p w14:paraId="6CB8020D" w14:textId="77777777" w:rsidR="00591949" w:rsidRDefault="00591949" w:rsidP="00591949">
      <w:pPr>
        <w:ind w:left="720"/>
        <w:rPr>
          <w:rFonts w:cs="Arial"/>
          <w:b/>
          <w:bCs/>
        </w:rPr>
      </w:pPr>
      <w:r>
        <w:rPr>
          <w:rFonts w:cs="Arial"/>
          <w:b/>
          <w:bCs/>
        </w:rPr>
        <w:t>?AA123?BB678</w:t>
      </w:r>
    </w:p>
    <w:p w14:paraId="6A339745" w14:textId="77777777" w:rsidR="00591949" w:rsidRDefault="00591949" w:rsidP="00591949">
      <w:pPr>
        <w:rPr>
          <w:rFonts w:cs="Arial"/>
        </w:rPr>
      </w:pPr>
    </w:p>
    <w:p w14:paraId="583F174B" w14:textId="77777777" w:rsidR="00591949" w:rsidRDefault="00591949" w:rsidP="00041CDF">
      <w:pPr>
        <w:ind w:left="720"/>
        <w:rPr>
          <w:rFonts w:cs="Arial"/>
        </w:rPr>
      </w:pPr>
      <w:r>
        <w:rPr>
          <w:rFonts w:cs="Arial"/>
        </w:rPr>
        <w:t>DIDs can therefore contain many Tags, up to 40 bytes per DID (including separators, Tag IDs, and values).</w:t>
      </w:r>
    </w:p>
    <w:p w14:paraId="076D814D" w14:textId="77777777" w:rsidR="00591949" w:rsidRDefault="00591949" w:rsidP="00041CDF">
      <w:pPr>
        <w:ind w:left="720"/>
        <w:rPr>
          <w:rFonts w:cs="Arial"/>
        </w:rPr>
      </w:pPr>
      <w:r>
        <w:rPr>
          <w:rFonts w:cs="Arial"/>
        </w:rPr>
        <w:t>Tags used within these DIDs can be present in any DID (O thru S), in any order.</w:t>
      </w:r>
    </w:p>
    <w:p w14:paraId="0F060D6A" w14:textId="77777777" w:rsidR="00591949" w:rsidRDefault="00591949" w:rsidP="00041CDF">
      <w:pPr>
        <w:ind w:left="720"/>
        <w:rPr>
          <w:rFonts w:cs="Arial"/>
        </w:rPr>
      </w:pPr>
      <w:r>
        <w:rPr>
          <w:rFonts w:cs="Arial"/>
        </w:rPr>
        <w:t>A single Tag will not span across 2 or more DIDs.  This means a Tag can have a max Tag 'value' of 37 characters (the field separator and 2 char Tag ID make up the remaining 3 chars for a total of 40 bytes).</w:t>
      </w:r>
    </w:p>
    <w:p w14:paraId="763D55F3" w14:textId="77777777" w:rsidR="00591949" w:rsidRDefault="00591949" w:rsidP="00041CDF">
      <w:pPr>
        <w:ind w:left="720"/>
        <w:rPr>
          <w:rFonts w:cs="Arial"/>
        </w:rPr>
      </w:pPr>
      <w:r>
        <w:rPr>
          <w:rFonts w:cs="Arial"/>
        </w:rPr>
        <w:t xml:space="preserve">For a complete list of valid Tags please contact your TD Merchant Services representative.    </w:t>
      </w:r>
    </w:p>
    <w:p w14:paraId="2A173F31" w14:textId="77777777" w:rsidR="00591949" w:rsidRDefault="00591949" w:rsidP="00591949">
      <w:pPr>
        <w:rPr>
          <w:rFonts w:cs="Arial"/>
        </w:rPr>
      </w:pPr>
      <w:r>
        <w:rPr>
          <w:rFonts w:cs="Arial"/>
        </w:rPr>
        <w:t>  </w:t>
      </w:r>
    </w:p>
    <w:p w14:paraId="58E014A3" w14:textId="77777777" w:rsidR="00591949" w:rsidRDefault="00591949" w:rsidP="00591949"/>
    <w:p w14:paraId="2784A940" w14:textId="77777777" w:rsidR="00591949" w:rsidRDefault="00591949" w:rsidP="00847896">
      <w:pPr>
        <w:pStyle w:val="Heading2"/>
        <w:rPr>
          <w:snapToGrid w:val="0"/>
        </w:rPr>
      </w:pPr>
      <w:bookmarkStart w:id="2882" w:name="_Toc30407782"/>
      <w:bookmarkStart w:id="2883" w:name="_Toc126079353"/>
      <w:r>
        <w:rPr>
          <w:snapToGrid w:val="0"/>
        </w:rPr>
        <w:t>DID T-Z - Reserved</w:t>
      </w:r>
      <w:bookmarkEnd w:id="2882"/>
      <w:bookmarkEnd w:id="2883"/>
    </w:p>
    <w:p w14:paraId="275DD5A4" w14:textId="77777777" w:rsidR="00591949" w:rsidRDefault="00591949" w:rsidP="00041CDF">
      <w:pPr>
        <w:ind w:left="720"/>
        <w:rPr>
          <w:rFonts w:eastAsiaTheme="minorHAnsi" w:cs="Arial"/>
          <w:lang w:val="en-GB"/>
        </w:rPr>
      </w:pPr>
      <w:r>
        <w:rPr>
          <w:rFonts w:cs="Arial"/>
          <w:lang w:val="en-GB"/>
        </w:rPr>
        <w:t>Reserved for future use.</w:t>
      </w:r>
    </w:p>
    <w:p w14:paraId="55D9C2CD" w14:textId="77777777" w:rsidR="00591949" w:rsidRDefault="00591949">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E132497" w14:textId="77777777" w:rsidR="00AB6CA7" w:rsidRDefault="00AB6CA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5F6F80D5" w14:textId="77777777" w:rsidR="00495E20" w:rsidRDefault="00495E20" w:rsidP="00847896">
      <w:pPr>
        <w:pStyle w:val="Heading2"/>
        <w:rPr>
          <w:snapToGrid w:val="0"/>
        </w:rPr>
      </w:pPr>
      <w:bookmarkStart w:id="2884" w:name="_Toc30407783"/>
      <w:bookmarkStart w:id="2885" w:name="_Toc126079354"/>
      <w:r>
        <w:rPr>
          <w:snapToGrid w:val="0"/>
        </w:rPr>
        <w:t>DIDs 0-29 – Card Prefix Range Information</w:t>
      </w:r>
      <w:bookmarkEnd w:id="2884"/>
      <w:bookmarkEnd w:id="2885"/>
    </w:p>
    <w:p w14:paraId="53AE4C43"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DIDs 0 to 29 contain card prefix range information and share the same format. As mentioned earlier, DIDs 0 to 29 exist in ACNF D records 03, 04, 05, 07, 08, 09, 10, and 11. SPDH 5.0 format supports up to 30 card prefixes  </w:t>
      </w:r>
    </w:p>
    <w:p w14:paraId="60B07ADB" w14:textId="77777777" w:rsidR="00FE6967" w:rsidRDefault="00FE6967">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6D661F90" w14:textId="77777777" w:rsidR="00FE6967" w:rsidRPr="00041CDF" w:rsidRDefault="00FE6967"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b/>
          <w:bCs/>
          <w:color w:val="538135" w:themeColor="accent3"/>
          <w:lang w:val="en-GB"/>
        </w:rPr>
      </w:pPr>
      <w:r w:rsidRPr="00041CDF">
        <w:rPr>
          <w:b/>
          <w:bCs/>
          <w:color w:val="538135" w:themeColor="accent3"/>
          <w:lang w:val="en-GB"/>
        </w:rPr>
        <w:t>Canadian Acquired Specifics</w:t>
      </w:r>
    </w:p>
    <w:p w14:paraId="01D5C8C2" w14:textId="77777777" w:rsidR="00C21BB6" w:rsidRDefault="00C21BB6" w:rsidP="00041CDF">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Prefix range 0 will be reserved for </w:t>
      </w:r>
      <w:r w:rsidR="00A22D72">
        <w:rPr>
          <w:lang w:val="en-GB"/>
        </w:rPr>
        <w:t xml:space="preserve">INTERAC </w:t>
      </w:r>
      <w:r>
        <w:rPr>
          <w:lang w:val="en-GB"/>
        </w:rPr>
        <w:t xml:space="preserve">debit card. The low and high prefix would not be checked. Once a card is determined by interchange designator and service code to be '120' or '220' or a code in the debit service table, it is assumed to belong to card prefix 0 range. </w:t>
      </w:r>
      <w:r w:rsidR="00A22D72">
        <w:rPr>
          <w:lang w:val="en-GB"/>
        </w:rPr>
        <w:t xml:space="preserve">BIN ranges belonging to card types PV and PM will contain both low and hi values of 999999. </w:t>
      </w:r>
      <w:r>
        <w:rPr>
          <w:lang w:val="en-GB"/>
        </w:rPr>
        <w:t>For other cards, the checking would be by prefix</w:t>
      </w:r>
    </w:p>
    <w:p w14:paraId="01836E42" w14:textId="77777777" w:rsidR="00C21BB6" w:rsidRDefault="00C21BB6"/>
    <w:p w14:paraId="2A297ACD" w14:textId="77777777" w:rsidR="0042685B" w:rsidRPr="00921E0C" w:rsidRDefault="0042685B" w:rsidP="00921E0C">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b/>
          <w:bCs/>
          <w:color w:val="538135" w:themeColor="accent3"/>
          <w:lang w:val="en-GB"/>
        </w:rPr>
      </w:pPr>
      <w:r w:rsidRPr="00921E0C">
        <w:rPr>
          <w:b/>
          <w:bCs/>
          <w:color w:val="538135" w:themeColor="accent3"/>
          <w:lang w:val="en-GB"/>
        </w:rPr>
        <w:t>US Acquired Specifics</w:t>
      </w:r>
    </w:p>
    <w:p w14:paraId="1458C404" w14:textId="77777777" w:rsidR="00D50867" w:rsidRPr="00D50867" w:rsidRDefault="0042685B" w:rsidP="00921E0C">
      <w:pPr>
        <w:shd w:val="clear" w:color="auto" w:fill="FFFFFF"/>
        <w:autoSpaceDE w:val="0"/>
        <w:autoSpaceDN w:val="0"/>
        <w:ind w:left="720"/>
        <w:rPr>
          <w:lang w:val="en-GB"/>
        </w:rPr>
      </w:pPr>
      <w:r>
        <w:rPr>
          <w:lang w:val="en-GB"/>
        </w:rPr>
        <w:t xml:space="preserve">Prefix range 0 will be reserved for </w:t>
      </w:r>
      <w:r w:rsidR="00D93B66">
        <w:rPr>
          <w:lang w:val="en-GB"/>
        </w:rPr>
        <w:t xml:space="preserve">US </w:t>
      </w:r>
      <w:r w:rsidR="003D75E3">
        <w:rPr>
          <w:lang w:val="en-GB"/>
        </w:rPr>
        <w:t>Debit</w:t>
      </w:r>
      <w:r w:rsidR="00C82FA6">
        <w:rPr>
          <w:lang w:val="en-GB"/>
        </w:rPr>
        <w:t>.</w:t>
      </w:r>
      <w:r w:rsidR="00CA5E98">
        <w:rPr>
          <w:lang w:val="en-GB"/>
        </w:rPr>
        <w:t xml:space="preserve">  </w:t>
      </w:r>
      <w:r w:rsidR="00D50867" w:rsidRPr="00D50867">
        <w:rPr>
          <w:lang w:val="en-GB"/>
        </w:rPr>
        <w:t>If a customer chooses debit, this range will be used. BIN range checking is in effect when credit is selected.</w:t>
      </w:r>
    </w:p>
    <w:p w14:paraId="2C6480F8" w14:textId="77777777" w:rsidR="00C21BB6" w:rsidRDefault="00C21BB6" w:rsidP="00921E0C">
      <w:pPr>
        <w:ind w:left="720"/>
      </w:pPr>
    </w:p>
    <w:p w14:paraId="26B46C12" w14:textId="77777777" w:rsidR="00C21BB6" w:rsidRDefault="00C21BB6" w:rsidP="00921E0C">
      <w:pPr>
        <w:ind w:left="720"/>
      </w:pPr>
      <w:r>
        <w:t>Each DID from 0 to 29 is 108 bytes long and has the following format:</w:t>
      </w:r>
    </w:p>
    <w:p w14:paraId="72A2B2AF" w14:textId="77777777" w:rsidR="00C21BB6" w:rsidRDefault="00C21BB6"/>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353"/>
        <w:gridCol w:w="1433"/>
        <w:gridCol w:w="6574"/>
      </w:tblGrid>
      <w:tr w:rsidR="000C5678" w:rsidRPr="00D41E24" w14:paraId="30FEFE67" w14:textId="77777777" w:rsidTr="00D41E24">
        <w:trPr>
          <w:tblHeader/>
        </w:trPr>
        <w:tc>
          <w:tcPr>
            <w:tcW w:w="1353" w:type="dxa"/>
          </w:tcPr>
          <w:p w14:paraId="66ADD859" w14:textId="77777777" w:rsidR="000C5678" w:rsidRPr="00D41E24" w:rsidRDefault="000C5678" w:rsidP="00D41E24">
            <w:pPr>
              <w:spacing w:before="60" w:after="60"/>
              <w:rPr>
                <w:b/>
                <w:bCs/>
              </w:rPr>
            </w:pPr>
            <w:r w:rsidRPr="00D41E24">
              <w:rPr>
                <w:b/>
                <w:bCs/>
              </w:rPr>
              <w:t>Position</w:t>
            </w:r>
          </w:p>
        </w:tc>
        <w:tc>
          <w:tcPr>
            <w:tcW w:w="1433" w:type="dxa"/>
          </w:tcPr>
          <w:p w14:paraId="3651BECD" w14:textId="77777777" w:rsidR="000C5678" w:rsidRPr="00D41E24" w:rsidRDefault="000C5678" w:rsidP="00D41E24">
            <w:pPr>
              <w:spacing w:before="60" w:after="60"/>
              <w:jc w:val="center"/>
              <w:rPr>
                <w:b/>
                <w:bCs/>
              </w:rPr>
            </w:pPr>
            <w:r w:rsidRPr="00D41E24">
              <w:rPr>
                <w:b/>
                <w:bCs/>
              </w:rPr>
              <w:t>Picture</w:t>
            </w:r>
          </w:p>
        </w:tc>
        <w:tc>
          <w:tcPr>
            <w:tcW w:w="6574" w:type="dxa"/>
          </w:tcPr>
          <w:p w14:paraId="79118A99" w14:textId="77777777" w:rsidR="000C5678" w:rsidRPr="00D41E24" w:rsidRDefault="000C5678" w:rsidP="00D41E24">
            <w:pPr>
              <w:spacing w:before="60" w:after="60"/>
              <w:rPr>
                <w:b/>
                <w:bCs/>
              </w:rPr>
            </w:pPr>
            <w:r w:rsidRPr="00D41E24">
              <w:rPr>
                <w:b/>
                <w:bCs/>
              </w:rPr>
              <w:t>Data Element Name</w:t>
            </w:r>
          </w:p>
        </w:tc>
      </w:tr>
      <w:tr w:rsidR="00D41E24" w:rsidRPr="00D41E24" w14:paraId="60E93FED" w14:textId="77777777" w:rsidTr="00530E7A">
        <w:tc>
          <w:tcPr>
            <w:tcW w:w="9360" w:type="dxa"/>
            <w:gridSpan w:val="3"/>
            <w:shd w:val="clear" w:color="auto" w:fill="E2EFD9" w:themeFill="accent6" w:themeFillTint="33"/>
          </w:tcPr>
          <w:p w14:paraId="417281C5" w14:textId="77777777" w:rsidR="00D41E24" w:rsidRPr="00D41E24" w:rsidRDefault="00D41E24" w:rsidP="005D71DB">
            <w:pPr>
              <w:rPr>
                <w:b/>
                <w:bCs/>
              </w:rPr>
            </w:pPr>
            <w:r w:rsidRPr="00D41E24">
              <w:rPr>
                <w:b/>
                <w:bCs/>
                <w:lang w:val="en-GB"/>
              </w:rPr>
              <w:t>Prefix #'s</w:t>
            </w:r>
          </w:p>
        </w:tc>
      </w:tr>
      <w:tr w:rsidR="000C5678" w14:paraId="4E940205" w14:textId="77777777" w:rsidTr="00D41E24">
        <w:tc>
          <w:tcPr>
            <w:tcW w:w="1353" w:type="dxa"/>
          </w:tcPr>
          <w:p w14:paraId="6F464D5F" w14:textId="77777777" w:rsidR="000C5678" w:rsidRDefault="000C5678" w:rsidP="000C5678">
            <w:r>
              <w:t>1-11</w:t>
            </w:r>
          </w:p>
        </w:tc>
        <w:tc>
          <w:tcPr>
            <w:tcW w:w="1433" w:type="dxa"/>
          </w:tcPr>
          <w:p w14:paraId="77133363" w14:textId="77777777" w:rsidR="000C5678" w:rsidRDefault="000C5678" w:rsidP="00D41E24">
            <w:pPr>
              <w:jc w:val="center"/>
            </w:pPr>
            <w:r>
              <w:t>PIC X(11)</w:t>
            </w:r>
          </w:p>
        </w:tc>
        <w:tc>
          <w:tcPr>
            <w:tcW w:w="6574" w:type="dxa"/>
          </w:tcPr>
          <w:p w14:paraId="36A7632A" w14:textId="77777777" w:rsidR="000C5678" w:rsidRPr="005D71DB" w:rsidRDefault="000C5678" w:rsidP="000C5678">
            <w:pPr>
              <w:rPr>
                <w:b/>
                <w:bCs/>
              </w:rPr>
            </w:pPr>
            <w:r w:rsidRPr="005D71DB">
              <w:rPr>
                <w:b/>
                <w:bCs/>
                <w:lang w:val="en-GB"/>
              </w:rPr>
              <w:t>Low prefix in range</w:t>
            </w:r>
          </w:p>
        </w:tc>
      </w:tr>
      <w:tr w:rsidR="000C5678" w14:paraId="438889B3" w14:textId="77777777" w:rsidTr="00D41E24">
        <w:tc>
          <w:tcPr>
            <w:tcW w:w="1353" w:type="dxa"/>
          </w:tcPr>
          <w:p w14:paraId="1F1E69C3" w14:textId="77777777" w:rsidR="000C5678" w:rsidRDefault="000C5678" w:rsidP="000C5678">
            <w:r>
              <w:t>12-22</w:t>
            </w:r>
          </w:p>
        </w:tc>
        <w:tc>
          <w:tcPr>
            <w:tcW w:w="1433" w:type="dxa"/>
          </w:tcPr>
          <w:p w14:paraId="6CCC1F8D" w14:textId="77777777" w:rsidR="000C5678" w:rsidRDefault="000C5678" w:rsidP="00D41E24">
            <w:pPr>
              <w:jc w:val="center"/>
            </w:pPr>
            <w:r>
              <w:t>PIC X(11)</w:t>
            </w:r>
          </w:p>
        </w:tc>
        <w:tc>
          <w:tcPr>
            <w:tcW w:w="6574" w:type="dxa"/>
          </w:tcPr>
          <w:p w14:paraId="6DE34986" w14:textId="77777777" w:rsidR="000C5678" w:rsidRPr="005D71DB" w:rsidRDefault="000C5678" w:rsidP="000C5678">
            <w:pPr>
              <w:rPr>
                <w:b/>
                <w:bCs/>
                <w:lang w:val="en-GB"/>
              </w:rPr>
            </w:pPr>
            <w:r w:rsidRPr="005D71DB">
              <w:rPr>
                <w:b/>
                <w:bCs/>
                <w:lang w:val="en-GB"/>
              </w:rPr>
              <w:t>High prefix in range</w:t>
            </w:r>
          </w:p>
        </w:tc>
      </w:tr>
      <w:tr w:rsidR="000C5678" w:rsidRPr="00D41E24" w14:paraId="63E8C0CE" w14:textId="77777777" w:rsidTr="00530E7A">
        <w:tc>
          <w:tcPr>
            <w:tcW w:w="9360" w:type="dxa"/>
            <w:gridSpan w:val="3"/>
            <w:shd w:val="clear" w:color="auto" w:fill="E2EFD9" w:themeFill="accent6" w:themeFillTint="33"/>
          </w:tcPr>
          <w:p w14:paraId="681760C8" w14:textId="77777777" w:rsidR="000C5678" w:rsidRPr="00D41E24" w:rsidRDefault="000C5678" w:rsidP="005D71DB">
            <w:pPr>
              <w:rPr>
                <w:b/>
                <w:bCs/>
              </w:rPr>
            </w:pPr>
            <w:r w:rsidRPr="00D41E24">
              <w:rPr>
                <w:b/>
                <w:bCs/>
                <w:lang w:val="en-GB"/>
              </w:rPr>
              <w:t>Phone #'s</w:t>
            </w:r>
          </w:p>
        </w:tc>
      </w:tr>
      <w:tr w:rsidR="00D41E24" w14:paraId="3A7FD0DD" w14:textId="77777777" w:rsidTr="00D41E24">
        <w:tc>
          <w:tcPr>
            <w:tcW w:w="1353" w:type="dxa"/>
          </w:tcPr>
          <w:p w14:paraId="73398B1B" w14:textId="77777777" w:rsidR="000C5678" w:rsidRDefault="000C5678" w:rsidP="005D71DB">
            <w:r>
              <w:t>23-42</w:t>
            </w:r>
          </w:p>
        </w:tc>
        <w:tc>
          <w:tcPr>
            <w:tcW w:w="1433" w:type="dxa"/>
          </w:tcPr>
          <w:p w14:paraId="019A76B6" w14:textId="77777777" w:rsidR="000C5678" w:rsidRDefault="000C5678" w:rsidP="00D41E24">
            <w:pPr>
              <w:jc w:val="center"/>
            </w:pPr>
            <w:r>
              <w:t>PIC X(20)</w:t>
            </w:r>
          </w:p>
        </w:tc>
        <w:tc>
          <w:tcPr>
            <w:tcW w:w="6574" w:type="dxa"/>
          </w:tcPr>
          <w:p w14:paraId="1DC8C6D0" w14:textId="77777777" w:rsidR="000C5678" w:rsidRPr="005D71DB" w:rsidRDefault="000C5678" w:rsidP="005D71DB">
            <w:pPr>
              <w:rPr>
                <w:b/>
                <w:bCs/>
              </w:rPr>
            </w:pPr>
            <w:r w:rsidRPr="005D71DB">
              <w:rPr>
                <w:b/>
                <w:bCs/>
              </w:rPr>
              <w:t>Main Network Telephone Number</w:t>
            </w:r>
          </w:p>
        </w:tc>
      </w:tr>
      <w:tr w:rsidR="000C5678" w14:paraId="27D9EDC1" w14:textId="77777777" w:rsidTr="00D41E24">
        <w:tc>
          <w:tcPr>
            <w:tcW w:w="1353" w:type="dxa"/>
          </w:tcPr>
          <w:p w14:paraId="547C6F36" w14:textId="77777777" w:rsidR="000C5678" w:rsidRDefault="000C5678" w:rsidP="005D71DB">
            <w:r>
              <w:t>43-62</w:t>
            </w:r>
          </w:p>
        </w:tc>
        <w:tc>
          <w:tcPr>
            <w:tcW w:w="1433" w:type="dxa"/>
          </w:tcPr>
          <w:p w14:paraId="44C34056" w14:textId="77777777" w:rsidR="000C5678" w:rsidRDefault="000C5678" w:rsidP="00D41E24">
            <w:pPr>
              <w:jc w:val="center"/>
            </w:pPr>
            <w:r>
              <w:t>PIC X(20)</w:t>
            </w:r>
          </w:p>
        </w:tc>
        <w:tc>
          <w:tcPr>
            <w:tcW w:w="6574" w:type="dxa"/>
          </w:tcPr>
          <w:p w14:paraId="1187F54B" w14:textId="77777777" w:rsidR="000C5678" w:rsidRPr="005D71DB" w:rsidRDefault="000C5678" w:rsidP="005D71DB">
            <w:pPr>
              <w:rPr>
                <w:b/>
                <w:bCs/>
              </w:rPr>
            </w:pPr>
            <w:r w:rsidRPr="005D71DB">
              <w:rPr>
                <w:b/>
                <w:bCs/>
              </w:rPr>
              <w:t>Backup Network Telephone Network</w:t>
            </w:r>
          </w:p>
        </w:tc>
      </w:tr>
      <w:tr w:rsidR="000C5678" w14:paraId="65D77F2D" w14:textId="77777777" w:rsidTr="00D41E24">
        <w:tc>
          <w:tcPr>
            <w:tcW w:w="1353" w:type="dxa"/>
          </w:tcPr>
          <w:p w14:paraId="6E82BEBB" w14:textId="77777777" w:rsidR="000C5678" w:rsidRDefault="000C5678" w:rsidP="005D71DB">
            <w:r>
              <w:t>63-82</w:t>
            </w:r>
          </w:p>
        </w:tc>
        <w:tc>
          <w:tcPr>
            <w:tcW w:w="1433" w:type="dxa"/>
          </w:tcPr>
          <w:p w14:paraId="28DBFFED" w14:textId="77777777" w:rsidR="000C5678" w:rsidRDefault="000C5678" w:rsidP="00D41E24">
            <w:pPr>
              <w:jc w:val="center"/>
            </w:pPr>
            <w:r>
              <w:t>PIC X(20)</w:t>
            </w:r>
          </w:p>
        </w:tc>
        <w:tc>
          <w:tcPr>
            <w:tcW w:w="6574" w:type="dxa"/>
          </w:tcPr>
          <w:p w14:paraId="1AF5E178" w14:textId="77777777" w:rsidR="000C5678" w:rsidRPr="005D71DB" w:rsidRDefault="000C5678" w:rsidP="005D71DB">
            <w:pPr>
              <w:rPr>
                <w:b/>
                <w:bCs/>
              </w:rPr>
            </w:pPr>
            <w:r w:rsidRPr="005D71DB">
              <w:rPr>
                <w:b/>
                <w:bCs/>
              </w:rPr>
              <w:t>Referral Telephone Number</w:t>
            </w:r>
          </w:p>
        </w:tc>
      </w:tr>
      <w:tr w:rsidR="000C5678" w14:paraId="2A532B21" w14:textId="77777777" w:rsidTr="00530E7A">
        <w:tc>
          <w:tcPr>
            <w:tcW w:w="9360" w:type="dxa"/>
            <w:gridSpan w:val="3"/>
            <w:shd w:val="clear" w:color="auto" w:fill="E2EFD9" w:themeFill="accent6" w:themeFillTint="33"/>
          </w:tcPr>
          <w:p w14:paraId="1736BF3C" w14:textId="77777777" w:rsidR="000C5678" w:rsidRDefault="000C5678" w:rsidP="005D71DB"/>
        </w:tc>
      </w:tr>
      <w:tr w:rsidR="000C5678" w14:paraId="427FD231" w14:textId="77777777" w:rsidTr="00D41E24">
        <w:tc>
          <w:tcPr>
            <w:tcW w:w="1353" w:type="dxa"/>
          </w:tcPr>
          <w:p w14:paraId="53AA4BA8" w14:textId="77777777" w:rsidR="000C5678" w:rsidRDefault="000C5678" w:rsidP="005D71DB">
            <w:r>
              <w:t>83-94</w:t>
            </w:r>
          </w:p>
        </w:tc>
        <w:tc>
          <w:tcPr>
            <w:tcW w:w="1433" w:type="dxa"/>
          </w:tcPr>
          <w:p w14:paraId="47254E7D" w14:textId="77777777" w:rsidR="000C5678" w:rsidRDefault="000C5678" w:rsidP="00D41E24">
            <w:pPr>
              <w:jc w:val="center"/>
            </w:pPr>
            <w:r>
              <w:t>PIC X(</w:t>
            </w:r>
            <w:r w:rsidR="00D41E24">
              <w:t>12)</w:t>
            </w:r>
          </w:p>
        </w:tc>
        <w:tc>
          <w:tcPr>
            <w:tcW w:w="6574" w:type="dxa"/>
          </w:tcPr>
          <w:p w14:paraId="7D40DECF" w14:textId="77777777" w:rsidR="000C5678" w:rsidRPr="005D71DB" w:rsidRDefault="00D41E24" w:rsidP="005D71DB">
            <w:pPr>
              <w:rPr>
                <w:b/>
                <w:bCs/>
              </w:rPr>
            </w:pPr>
            <w:r w:rsidRPr="005D71DB">
              <w:rPr>
                <w:b/>
                <w:bCs/>
              </w:rPr>
              <w:t>Retailer ID</w:t>
            </w:r>
          </w:p>
          <w:p w14:paraId="3CB09D64" w14:textId="77777777" w:rsidR="00D41E24" w:rsidRDefault="00D41E24" w:rsidP="005D71DB">
            <w:r>
              <w:t>Sent in FID "d"</w:t>
            </w:r>
          </w:p>
          <w:p w14:paraId="5E92D846" w14:textId="77777777" w:rsidR="00D41E24" w:rsidRDefault="00D41E24" w:rsidP="005D71DB">
            <w:r>
              <w:t>EMV tag 9F16 – Left justified, pad to 15 with blanks</w:t>
            </w:r>
          </w:p>
        </w:tc>
      </w:tr>
      <w:tr w:rsidR="00D41E24" w:rsidRPr="00D41E24" w14:paraId="32695CC9" w14:textId="77777777" w:rsidTr="00530E7A">
        <w:tc>
          <w:tcPr>
            <w:tcW w:w="9360" w:type="dxa"/>
            <w:gridSpan w:val="3"/>
            <w:shd w:val="clear" w:color="auto" w:fill="E2EFD9" w:themeFill="accent6" w:themeFillTint="33"/>
          </w:tcPr>
          <w:p w14:paraId="3CAF76B2" w14:textId="77777777" w:rsidR="00D41E24" w:rsidRPr="00D41E24" w:rsidRDefault="00D41E24" w:rsidP="005D71DB">
            <w:pPr>
              <w:rPr>
                <w:b/>
                <w:bCs/>
              </w:rPr>
            </w:pPr>
            <w:r w:rsidRPr="00D41E24">
              <w:rPr>
                <w:b/>
                <w:bCs/>
              </w:rPr>
              <w:t>Flags</w:t>
            </w:r>
          </w:p>
        </w:tc>
      </w:tr>
      <w:tr w:rsidR="00D41E24" w14:paraId="3FDEC645" w14:textId="77777777" w:rsidTr="00D41E24">
        <w:tc>
          <w:tcPr>
            <w:tcW w:w="1353" w:type="dxa"/>
          </w:tcPr>
          <w:p w14:paraId="0F1967DC" w14:textId="77777777" w:rsidR="00D41E24" w:rsidRDefault="00D41E24" w:rsidP="005D71DB">
            <w:r>
              <w:t>95</w:t>
            </w:r>
          </w:p>
        </w:tc>
        <w:tc>
          <w:tcPr>
            <w:tcW w:w="1433" w:type="dxa"/>
          </w:tcPr>
          <w:p w14:paraId="5CB2186B" w14:textId="77777777" w:rsidR="00D41E24" w:rsidRDefault="00D41E24" w:rsidP="00D41E24">
            <w:pPr>
              <w:jc w:val="center"/>
            </w:pPr>
            <w:r>
              <w:t>PIC 9(01)</w:t>
            </w:r>
          </w:p>
        </w:tc>
        <w:tc>
          <w:tcPr>
            <w:tcW w:w="6574" w:type="dxa"/>
          </w:tcPr>
          <w:p w14:paraId="375FB53C" w14:textId="77777777" w:rsidR="00374E06" w:rsidRDefault="00374E06" w:rsidP="005D71DB">
            <w:pPr>
              <w:rPr>
                <w:b/>
                <w:bCs/>
              </w:rPr>
            </w:pPr>
            <w:r>
              <w:rPr>
                <w:b/>
                <w:bCs/>
              </w:rPr>
              <w:t>Draft Capture</w:t>
            </w:r>
          </w:p>
          <w:p w14:paraId="6DB89C01" w14:textId="77777777" w:rsidR="00D41E24" w:rsidRPr="00374E06" w:rsidRDefault="00D41E24" w:rsidP="005D71DB">
            <w:r w:rsidRPr="00374E06">
              <w:t>Sent in FID "P"</w:t>
            </w:r>
          </w:p>
          <w:p w14:paraId="5E45D111" w14:textId="77777777" w:rsidR="00D41E24" w:rsidRDefault="00D41E24" w:rsidP="005D71DB"/>
          <w:p w14:paraId="37725903" w14:textId="77777777" w:rsidR="00D41E24" w:rsidRDefault="00D41E24" w:rsidP="00D41E24">
            <w:pPr>
              <w:tabs>
                <w:tab w:val="left" w:pos="1112"/>
                <w:tab w:val="left" w:pos="2520"/>
                <w:tab w:val="left" w:pos="4500"/>
                <w:tab w:val="left" w:pos="5580"/>
                <w:tab w:val="left" w:pos="5760"/>
                <w:tab w:val="left" w:pos="9212"/>
              </w:tabs>
              <w:rPr>
                <w:lang w:val="en-GB"/>
              </w:rPr>
            </w:pPr>
            <w:r>
              <w:rPr>
                <w:lang w:val="en-GB"/>
              </w:rPr>
              <w:t>“0” = authorize only</w:t>
            </w:r>
          </w:p>
          <w:p w14:paraId="38CD87C8" w14:textId="77777777" w:rsidR="00D41E24" w:rsidRDefault="00D41E24" w:rsidP="00D41E24">
            <w:pPr>
              <w:tabs>
                <w:tab w:val="left" w:pos="1112"/>
                <w:tab w:val="left" w:pos="2520"/>
                <w:tab w:val="left" w:pos="4500"/>
                <w:tab w:val="left" w:pos="5580"/>
                <w:tab w:val="left" w:pos="5760"/>
                <w:tab w:val="left" w:pos="9212"/>
              </w:tabs>
            </w:pPr>
            <w:r>
              <w:rPr>
                <w:lang w:val="en-GB"/>
              </w:rPr>
              <w:t>“1” = authorize and capture</w:t>
            </w:r>
          </w:p>
        </w:tc>
      </w:tr>
      <w:tr w:rsidR="00D41E24" w14:paraId="0F1723AA" w14:textId="77777777" w:rsidTr="00D41E24">
        <w:tc>
          <w:tcPr>
            <w:tcW w:w="1353" w:type="dxa"/>
          </w:tcPr>
          <w:p w14:paraId="60690AE6" w14:textId="77777777" w:rsidR="00D41E24" w:rsidRDefault="00D41E24" w:rsidP="005D71DB">
            <w:r>
              <w:t>96</w:t>
            </w:r>
          </w:p>
        </w:tc>
        <w:tc>
          <w:tcPr>
            <w:tcW w:w="1433" w:type="dxa"/>
          </w:tcPr>
          <w:p w14:paraId="38D3FE7C" w14:textId="77777777" w:rsidR="00D41E24" w:rsidRDefault="00D41E24" w:rsidP="00D41E24">
            <w:pPr>
              <w:jc w:val="center"/>
            </w:pPr>
            <w:r>
              <w:t>PIC 9(01)</w:t>
            </w:r>
          </w:p>
        </w:tc>
        <w:tc>
          <w:tcPr>
            <w:tcW w:w="6574" w:type="dxa"/>
          </w:tcPr>
          <w:p w14:paraId="37D6A839" w14:textId="77777777" w:rsidR="00D41E24" w:rsidRPr="005D71DB" w:rsidRDefault="00D41E24" w:rsidP="005D71DB">
            <w:pPr>
              <w:rPr>
                <w:b/>
                <w:bCs/>
              </w:rPr>
            </w:pPr>
            <w:r w:rsidRPr="005D71DB">
              <w:rPr>
                <w:b/>
                <w:bCs/>
              </w:rPr>
              <w:t>Totals Flag</w:t>
            </w:r>
          </w:p>
          <w:p w14:paraId="41006FFE" w14:textId="77777777" w:rsidR="00D41E24" w:rsidRDefault="00D41E24" w:rsidP="00D41E24">
            <w:pPr>
              <w:tabs>
                <w:tab w:val="left" w:pos="1094"/>
                <w:tab w:val="left" w:pos="2520"/>
                <w:tab w:val="left" w:pos="4500"/>
                <w:tab w:val="left" w:pos="5580"/>
                <w:tab w:val="left" w:pos="5760"/>
                <w:tab w:val="left" w:pos="9212"/>
              </w:tabs>
              <w:rPr>
                <w:lang w:val="en-GB"/>
              </w:rPr>
            </w:pPr>
          </w:p>
          <w:p w14:paraId="48D54295"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“0” = don't incr. totals</w:t>
            </w:r>
          </w:p>
          <w:p w14:paraId="386829C4" w14:textId="77777777" w:rsidR="00D41E24" w:rsidRDefault="00D41E24" w:rsidP="00D41E24">
            <w:r>
              <w:rPr>
                <w:lang w:val="en-GB"/>
              </w:rPr>
              <w:t>“1” = increment totals</w:t>
            </w:r>
          </w:p>
        </w:tc>
      </w:tr>
      <w:tr w:rsidR="00D41E24" w14:paraId="5BC26631" w14:textId="77777777" w:rsidTr="00D41E24">
        <w:tc>
          <w:tcPr>
            <w:tcW w:w="1353" w:type="dxa"/>
          </w:tcPr>
          <w:p w14:paraId="05BFF3F9" w14:textId="77777777" w:rsidR="00D41E24" w:rsidRDefault="00D41E24" w:rsidP="005D71DB">
            <w:r>
              <w:t>97</w:t>
            </w:r>
          </w:p>
        </w:tc>
        <w:tc>
          <w:tcPr>
            <w:tcW w:w="1433" w:type="dxa"/>
          </w:tcPr>
          <w:p w14:paraId="2FFF4850" w14:textId="77777777" w:rsidR="00D41E24" w:rsidRDefault="00D41E24" w:rsidP="00D41E24">
            <w:pPr>
              <w:jc w:val="center"/>
            </w:pPr>
            <w:r>
              <w:t>PIC 9(01)</w:t>
            </w:r>
          </w:p>
        </w:tc>
        <w:tc>
          <w:tcPr>
            <w:tcW w:w="6574" w:type="dxa"/>
          </w:tcPr>
          <w:p w14:paraId="6F85E905" w14:textId="77777777" w:rsidR="00D41E24" w:rsidRPr="005D71DB" w:rsidRDefault="00D41E24" w:rsidP="005D71DB">
            <w:pPr>
              <w:rPr>
                <w:b/>
                <w:bCs/>
              </w:rPr>
            </w:pPr>
            <w:r w:rsidRPr="005D71DB">
              <w:rPr>
                <w:b/>
                <w:bCs/>
              </w:rPr>
              <w:t>PIN Validation Flag</w:t>
            </w:r>
          </w:p>
          <w:p w14:paraId="7F495B59" w14:textId="77777777" w:rsidR="00D41E24" w:rsidRDefault="00D41E24" w:rsidP="005D71DB"/>
          <w:p w14:paraId="3C427352"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“0” = no PIN required</w:t>
            </w:r>
          </w:p>
          <w:p w14:paraId="5C4EF2B8" w14:textId="77777777" w:rsidR="00D41E24" w:rsidRDefault="00D41E24" w:rsidP="00D41E24">
            <w:r>
              <w:rPr>
                <w:lang w:val="en-GB"/>
              </w:rPr>
              <w:t>“1” = PIN required</w:t>
            </w:r>
          </w:p>
        </w:tc>
      </w:tr>
      <w:tr w:rsidR="00D41E24" w14:paraId="69CE1DD7" w14:textId="77777777" w:rsidTr="00D41E24">
        <w:tc>
          <w:tcPr>
            <w:tcW w:w="1353" w:type="dxa"/>
          </w:tcPr>
          <w:p w14:paraId="4BD74E7A" w14:textId="77777777" w:rsidR="00D41E24" w:rsidRDefault="00D41E24" w:rsidP="005D71DB">
            <w:r>
              <w:t>98</w:t>
            </w:r>
          </w:p>
        </w:tc>
        <w:tc>
          <w:tcPr>
            <w:tcW w:w="1433" w:type="dxa"/>
          </w:tcPr>
          <w:p w14:paraId="1DEA6EA5" w14:textId="77777777" w:rsidR="00D41E24" w:rsidRDefault="00D41E24" w:rsidP="00D41E24">
            <w:pPr>
              <w:jc w:val="center"/>
            </w:pPr>
            <w:r>
              <w:t>PIC 9(01)</w:t>
            </w:r>
          </w:p>
        </w:tc>
        <w:tc>
          <w:tcPr>
            <w:tcW w:w="6574" w:type="dxa"/>
          </w:tcPr>
          <w:p w14:paraId="45A37EFE" w14:textId="77777777" w:rsidR="00D41E24" w:rsidRPr="005D71DB" w:rsidRDefault="00D41E24" w:rsidP="005D71DB">
            <w:pPr>
              <w:rPr>
                <w:b/>
                <w:bCs/>
              </w:rPr>
            </w:pPr>
            <w:r w:rsidRPr="005D71DB">
              <w:rPr>
                <w:b/>
                <w:bCs/>
              </w:rPr>
              <w:t>Receipt Flag</w:t>
            </w:r>
          </w:p>
          <w:p w14:paraId="2C4BA1F4" w14:textId="77777777" w:rsidR="00D41E24" w:rsidRDefault="00D41E24" w:rsidP="005D71DB"/>
          <w:p w14:paraId="6C90D2A6"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“0” = don't print receipt</w:t>
            </w:r>
          </w:p>
          <w:p w14:paraId="0AEE0F50" w14:textId="77777777" w:rsidR="00D41E24" w:rsidRDefault="00D41E24" w:rsidP="00D41E24">
            <w:pPr>
              <w:tabs>
                <w:tab w:val="left" w:pos="1112"/>
                <w:tab w:val="left" w:pos="2520"/>
                <w:tab w:val="left" w:pos="4500"/>
                <w:tab w:val="left" w:pos="5580"/>
                <w:tab w:val="left" w:pos="5760"/>
                <w:tab w:val="left" w:pos="9212"/>
              </w:tabs>
            </w:pPr>
            <w:r>
              <w:rPr>
                <w:lang w:val="en-GB"/>
              </w:rPr>
              <w:t>“1” = print receipt</w:t>
            </w:r>
          </w:p>
        </w:tc>
      </w:tr>
      <w:tr w:rsidR="00D41E24" w14:paraId="3B295792" w14:textId="77777777" w:rsidTr="00D41E24">
        <w:tc>
          <w:tcPr>
            <w:tcW w:w="1353" w:type="dxa"/>
          </w:tcPr>
          <w:p w14:paraId="235BC0A3" w14:textId="77777777" w:rsidR="00D41E24" w:rsidRDefault="00D41E24" w:rsidP="005D71DB">
            <w:r>
              <w:t>99</w:t>
            </w:r>
          </w:p>
        </w:tc>
        <w:tc>
          <w:tcPr>
            <w:tcW w:w="1433" w:type="dxa"/>
          </w:tcPr>
          <w:p w14:paraId="11F9E68A" w14:textId="77777777" w:rsidR="00D41E24" w:rsidRDefault="00D41E24" w:rsidP="00D41E24">
            <w:pPr>
              <w:jc w:val="center"/>
            </w:pPr>
            <w:r>
              <w:t>PIC 9(01)</w:t>
            </w:r>
          </w:p>
        </w:tc>
        <w:tc>
          <w:tcPr>
            <w:tcW w:w="6574" w:type="dxa"/>
          </w:tcPr>
          <w:p w14:paraId="3B0DEDE3" w14:textId="77777777" w:rsidR="00D41E24" w:rsidRPr="005D71DB" w:rsidRDefault="00D41E24" w:rsidP="005D71DB">
            <w:pPr>
              <w:rPr>
                <w:b/>
                <w:bCs/>
              </w:rPr>
            </w:pPr>
            <w:r w:rsidRPr="005D71DB">
              <w:rPr>
                <w:b/>
                <w:bCs/>
              </w:rPr>
              <w:t>MOD-10 Check Flag</w:t>
            </w:r>
          </w:p>
          <w:p w14:paraId="206BE852" w14:textId="77777777" w:rsidR="00D41E24" w:rsidRDefault="00D41E24" w:rsidP="005D71DB"/>
          <w:p w14:paraId="66BC56DF"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“0” = no MOD10 check</w:t>
            </w:r>
          </w:p>
          <w:p w14:paraId="625D94FB" w14:textId="77777777" w:rsidR="00D41E24" w:rsidRDefault="00D41E24" w:rsidP="00D41E24">
            <w:pPr>
              <w:tabs>
                <w:tab w:val="left" w:pos="1112"/>
                <w:tab w:val="left" w:pos="2520"/>
                <w:tab w:val="left" w:pos="4500"/>
                <w:tab w:val="left" w:pos="5580"/>
                <w:tab w:val="left" w:pos="5760"/>
                <w:tab w:val="left" w:pos="9212"/>
              </w:tabs>
            </w:pPr>
            <w:r>
              <w:rPr>
                <w:lang w:val="en-GB"/>
              </w:rPr>
              <w:t>“1” = do MOD10 check</w:t>
            </w:r>
          </w:p>
        </w:tc>
      </w:tr>
      <w:tr w:rsidR="00D41E24" w14:paraId="4BA072A7" w14:textId="77777777" w:rsidTr="00D41E24">
        <w:tc>
          <w:tcPr>
            <w:tcW w:w="1353" w:type="dxa"/>
          </w:tcPr>
          <w:p w14:paraId="3C115594" w14:textId="77777777" w:rsidR="00D41E24" w:rsidRDefault="00D41E24" w:rsidP="005D71DB">
            <w:r>
              <w:t>100</w:t>
            </w:r>
          </w:p>
        </w:tc>
        <w:tc>
          <w:tcPr>
            <w:tcW w:w="1433" w:type="dxa"/>
          </w:tcPr>
          <w:p w14:paraId="000CEAEF" w14:textId="77777777" w:rsidR="00D41E24" w:rsidRDefault="00D41E24" w:rsidP="00D41E24">
            <w:pPr>
              <w:jc w:val="center"/>
            </w:pPr>
            <w:r>
              <w:t>PIC 9(01)</w:t>
            </w:r>
          </w:p>
        </w:tc>
        <w:tc>
          <w:tcPr>
            <w:tcW w:w="6574" w:type="dxa"/>
          </w:tcPr>
          <w:p w14:paraId="0A9D6FFA" w14:textId="77777777" w:rsidR="00D41E24" w:rsidRPr="005D71DB" w:rsidRDefault="00D41E24" w:rsidP="005D71DB">
            <w:pPr>
              <w:rPr>
                <w:b/>
                <w:bCs/>
              </w:rPr>
            </w:pPr>
            <w:r w:rsidRPr="005D71DB">
              <w:rPr>
                <w:b/>
                <w:bCs/>
              </w:rPr>
              <w:t>PAN Fraud Check Flag</w:t>
            </w:r>
          </w:p>
          <w:p w14:paraId="54DD702F" w14:textId="77777777" w:rsidR="00D41E24" w:rsidRDefault="00D41E24" w:rsidP="005D71DB"/>
          <w:p w14:paraId="4E25A292"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“0” = no fraud check</w:t>
            </w:r>
          </w:p>
          <w:p w14:paraId="14DA8718" w14:textId="77777777" w:rsidR="00D41E24" w:rsidRDefault="00D41E24" w:rsidP="00D41E24">
            <w:pPr>
              <w:tabs>
                <w:tab w:val="left" w:pos="1112"/>
                <w:tab w:val="left" w:pos="2520"/>
                <w:tab w:val="left" w:pos="4500"/>
                <w:tab w:val="left" w:pos="5580"/>
                <w:tab w:val="left" w:pos="5760"/>
                <w:tab w:val="left" w:pos="9212"/>
              </w:tabs>
              <w:rPr>
                <w:lang w:val="en-GB"/>
              </w:rPr>
            </w:pPr>
            <w:r>
              <w:rPr>
                <w:lang w:val="en-GB"/>
              </w:rPr>
              <w:t>“1” = Enter last 4 digits</w:t>
            </w:r>
          </w:p>
          <w:p w14:paraId="1E7D6535" w14:textId="77777777" w:rsidR="00D41E24" w:rsidRDefault="00D41E24" w:rsidP="00D41E24">
            <w:pPr>
              <w:tabs>
                <w:tab w:val="left" w:pos="1112"/>
                <w:tab w:val="left" w:pos="2520"/>
                <w:tab w:val="left" w:pos="4500"/>
                <w:tab w:val="left" w:pos="5580"/>
                <w:tab w:val="left" w:pos="5760"/>
                <w:tab w:val="left" w:pos="9212"/>
              </w:tabs>
            </w:pPr>
            <w:r>
              <w:rPr>
                <w:lang w:val="en-GB"/>
              </w:rPr>
              <w:t>“2” = Display full PAN</w:t>
            </w:r>
          </w:p>
        </w:tc>
      </w:tr>
      <w:tr w:rsidR="00D41E24" w14:paraId="79B3957E" w14:textId="77777777" w:rsidTr="00530E7A">
        <w:tc>
          <w:tcPr>
            <w:tcW w:w="9360" w:type="dxa"/>
            <w:gridSpan w:val="3"/>
            <w:shd w:val="clear" w:color="auto" w:fill="E2EFD9" w:themeFill="accent6" w:themeFillTint="33"/>
          </w:tcPr>
          <w:p w14:paraId="655B46AF" w14:textId="77777777" w:rsidR="00D41E24" w:rsidRDefault="00D41E24" w:rsidP="005D71DB"/>
        </w:tc>
      </w:tr>
      <w:tr w:rsidR="00D41E24" w14:paraId="3AA72B83" w14:textId="77777777" w:rsidTr="00D41E24">
        <w:tc>
          <w:tcPr>
            <w:tcW w:w="1353" w:type="dxa"/>
          </w:tcPr>
          <w:p w14:paraId="797AEE84" w14:textId="77777777" w:rsidR="00D41E24" w:rsidRDefault="00D41E24" w:rsidP="005D71DB">
            <w:r>
              <w:t>101</w:t>
            </w:r>
          </w:p>
        </w:tc>
        <w:tc>
          <w:tcPr>
            <w:tcW w:w="1433" w:type="dxa"/>
          </w:tcPr>
          <w:p w14:paraId="7C1D45F2" w14:textId="77777777" w:rsidR="00D41E24" w:rsidRDefault="00D41E24" w:rsidP="00D41E24">
            <w:pPr>
              <w:jc w:val="center"/>
            </w:pPr>
            <w:r>
              <w:t>PIC 9(01)</w:t>
            </w:r>
          </w:p>
        </w:tc>
        <w:tc>
          <w:tcPr>
            <w:tcW w:w="6574" w:type="dxa"/>
          </w:tcPr>
          <w:p w14:paraId="0A1148D5" w14:textId="77777777" w:rsidR="00D41E24" w:rsidRPr="005D71DB" w:rsidRDefault="00D41E24" w:rsidP="005D71DB">
            <w:pPr>
              <w:tabs>
                <w:tab w:val="left" w:pos="1094"/>
                <w:tab w:val="left" w:pos="2520"/>
                <w:tab w:val="left" w:pos="4500"/>
                <w:tab w:val="left" w:pos="5580"/>
                <w:tab w:val="left" w:pos="5760"/>
                <w:tab w:val="left" w:pos="9212"/>
              </w:tabs>
              <w:rPr>
                <w:b/>
                <w:bCs/>
                <w:lang w:val="pt-BR"/>
              </w:rPr>
            </w:pPr>
            <w:r w:rsidRPr="005D71DB">
              <w:rPr>
                <w:b/>
                <w:bCs/>
              </w:rPr>
              <w:t>Protocol Indicator</w:t>
            </w:r>
            <w:r w:rsidRPr="005D71DB">
              <w:rPr>
                <w:b/>
                <w:bCs/>
                <w:lang w:val="pt-BR"/>
              </w:rPr>
              <w:t xml:space="preserve"> </w:t>
            </w:r>
          </w:p>
          <w:p w14:paraId="5423C6DB" w14:textId="77777777" w:rsidR="00D41E24" w:rsidRDefault="00D41E24" w:rsidP="00D41E24">
            <w:pPr>
              <w:tabs>
                <w:tab w:val="left" w:pos="1094"/>
                <w:tab w:val="left" w:pos="2520"/>
                <w:tab w:val="left" w:pos="4500"/>
                <w:tab w:val="left" w:pos="5580"/>
                <w:tab w:val="left" w:pos="5760"/>
                <w:tab w:val="left" w:pos="9212"/>
              </w:tabs>
              <w:rPr>
                <w:lang w:val="en-GB"/>
              </w:rPr>
            </w:pPr>
            <w:r w:rsidRPr="00D51F67">
              <w:rPr>
                <w:lang w:val="pt-BR"/>
              </w:rPr>
              <w:t xml:space="preserve">indicates protocol/msg. </w:t>
            </w:r>
            <w:r>
              <w:rPr>
                <w:lang w:val="en-GB"/>
              </w:rPr>
              <w:t>Format</w:t>
            </w:r>
          </w:p>
          <w:p w14:paraId="7B90913A" w14:textId="77777777" w:rsidR="005D71DB" w:rsidRDefault="005D71DB" w:rsidP="00D41E24">
            <w:pPr>
              <w:tabs>
                <w:tab w:val="left" w:pos="1094"/>
                <w:tab w:val="left" w:pos="2520"/>
                <w:tab w:val="left" w:pos="4500"/>
                <w:tab w:val="left" w:pos="5580"/>
                <w:tab w:val="left" w:pos="5760"/>
                <w:tab w:val="left" w:pos="9212"/>
              </w:tabs>
              <w:rPr>
                <w:lang w:val="en-GB"/>
              </w:rPr>
            </w:pPr>
          </w:p>
          <w:p w14:paraId="74205DD2"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“2” = ACI Poll with1200 backup (3201)</w:t>
            </w:r>
          </w:p>
          <w:p w14:paraId="18BC35F5" w14:textId="77777777" w:rsidR="00D41E24" w:rsidRDefault="00D41E24" w:rsidP="00D41E24">
            <w:pPr>
              <w:tabs>
                <w:tab w:val="left" w:pos="1094"/>
                <w:tab w:val="left" w:pos="2520"/>
                <w:tab w:val="left" w:pos="4500"/>
                <w:tab w:val="left" w:pos="5580"/>
                <w:tab w:val="left" w:pos="5760"/>
                <w:tab w:val="left" w:pos="9212"/>
              </w:tabs>
              <w:rPr>
                <w:lang w:val="en-GB"/>
              </w:rPr>
            </w:pPr>
            <w:r>
              <w:rPr>
                <w:lang w:val="en-GB"/>
              </w:rPr>
              <w:t>”4” = ACI dial-up 1200/300 (3101)</w:t>
            </w:r>
          </w:p>
          <w:p w14:paraId="076EA471" w14:textId="77777777" w:rsidR="00D41E24" w:rsidRDefault="00D41E24" w:rsidP="005D71DB">
            <w:pPr>
              <w:tabs>
                <w:tab w:val="left" w:pos="1094"/>
                <w:tab w:val="left" w:pos="2520"/>
                <w:tab w:val="left" w:pos="4500"/>
                <w:tab w:val="left" w:pos="5580"/>
                <w:tab w:val="left" w:pos="5760"/>
                <w:tab w:val="left" w:pos="9212"/>
              </w:tabs>
            </w:pPr>
            <w:r>
              <w:rPr>
                <w:lang w:val="en-GB"/>
              </w:rPr>
              <w:t>“6” = IP connection</w:t>
            </w:r>
          </w:p>
        </w:tc>
      </w:tr>
      <w:tr w:rsidR="005D71DB" w14:paraId="0187F063" w14:textId="77777777" w:rsidTr="00D41E24">
        <w:tc>
          <w:tcPr>
            <w:tcW w:w="1353" w:type="dxa"/>
          </w:tcPr>
          <w:p w14:paraId="3A3D1DBA" w14:textId="77777777" w:rsidR="005D71DB" w:rsidRDefault="005D71DB" w:rsidP="005D71DB">
            <w:r>
              <w:t>102-103</w:t>
            </w:r>
          </w:p>
        </w:tc>
        <w:tc>
          <w:tcPr>
            <w:tcW w:w="1433" w:type="dxa"/>
          </w:tcPr>
          <w:p w14:paraId="55AA39F1" w14:textId="77777777" w:rsidR="005D71DB" w:rsidRDefault="005D71DB" w:rsidP="00D41E24">
            <w:pPr>
              <w:jc w:val="center"/>
            </w:pPr>
            <w:r>
              <w:t>PIC X(02)</w:t>
            </w:r>
          </w:p>
        </w:tc>
        <w:tc>
          <w:tcPr>
            <w:tcW w:w="6574" w:type="dxa"/>
          </w:tcPr>
          <w:p w14:paraId="7E7DB66D" w14:textId="77777777" w:rsidR="005D71DB" w:rsidRDefault="005D71DB" w:rsidP="005D71DB">
            <w:pPr>
              <w:tabs>
                <w:tab w:val="left" w:pos="1094"/>
                <w:tab w:val="left" w:pos="2520"/>
                <w:tab w:val="left" w:pos="4500"/>
                <w:tab w:val="left" w:pos="5580"/>
                <w:tab w:val="left" w:pos="5760"/>
                <w:tab w:val="left" w:pos="9212"/>
              </w:tabs>
              <w:rPr>
                <w:vertAlign w:val="superscript"/>
                <w:lang w:val="en-GB"/>
              </w:rPr>
            </w:pPr>
            <w:r w:rsidRPr="005D71DB">
              <w:rPr>
                <w:b/>
                <w:bCs/>
                <w:lang w:val="en-GB"/>
              </w:rPr>
              <w:t>Card type identifier</w:t>
            </w:r>
            <w:r>
              <w:rPr>
                <w:lang w:val="en-GB"/>
              </w:rPr>
              <w:t xml:space="preserve"> </w:t>
            </w:r>
            <w:r w:rsidRPr="00EB4981">
              <w:rPr>
                <w:vertAlign w:val="superscript"/>
                <w:lang w:val="en-GB"/>
              </w:rPr>
              <w:t>(2)</w:t>
            </w:r>
          </w:p>
          <w:p w14:paraId="37CC78AC" w14:textId="77777777" w:rsidR="005D71DB" w:rsidRDefault="005D71DB" w:rsidP="005D71DB">
            <w:pPr>
              <w:tabs>
                <w:tab w:val="left" w:pos="1094"/>
                <w:tab w:val="left" w:pos="2520"/>
                <w:tab w:val="left" w:pos="4500"/>
                <w:tab w:val="left" w:pos="5580"/>
                <w:tab w:val="left" w:pos="5760"/>
                <w:tab w:val="left" w:pos="9212"/>
              </w:tabs>
              <w:rPr>
                <w:lang w:val="en-GB"/>
              </w:rPr>
            </w:pPr>
          </w:p>
          <w:p w14:paraId="3A3E28BD" w14:textId="77777777" w:rsidR="005D71DB" w:rsidRDefault="005D71DB" w:rsidP="005D71DB">
            <w:pPr>
              <w:pStyle w:val="PlainText"/>
              <w:tabs>
                <w:tab w:val="left" w:pos="2520"/>
                <w:tab w:val="left" w:pos="4500"/>
                <w:tab w:val="left" w:pos="5580"/>
              </w:tabs>
              <w:rPr>
                <w:lang w:val="en-GB"/>
              </w:rPr>
            </w:pPr>
            <w:r>
              <w:rPr>
                <w:lang w:val="en-GB"/>
              </w:rPr>
              <w:t>“DP = IDP (Canadian Acquirer only)</w:t>
            </w:r>
          </w:p>
          <w:p w14:paraId="7DADB4B8" w14:textId="77777777" w:rsidR="005D71DB" w:rsidRDefault="005D71DB" w:rsidP="005D71DB">
            <w:pPr>
              <w:pStyle w:val="PlainText"/>
              <w:tabs>
                <w:tab w:val="left" w:pos="2520"/>
                <w:tab w:val="left" w:pos="4500"/>
                <w:tab w:val="left" w:pos="5580"/>
              </w:tabs>
              <w:rPr>
                <w:lang w:val="en-GB"/>
              </w:rPr>
            </w:pPr>
            <w:r>
              <w:rPr>
                <w:lang w:val="en-GB"/>
              </w:rPr>
              <w:t>“PU” = US Issued Debit (US Acquirer only)</w:t>
            </w:r>
          </w:p>
          <w:p w14:paraId="0BFB03CA" w14:textId="77777777" w:rsidR="005D71DB" w:rsidRPr="00AA14F9" w:rsidRDefault="005D71DB" w:rsidP="005D71DB">
            <w:pPr>
              <w:pStyle w:val="PlainText"/>
              <w:tabs>
                <w:tab w:val="left" w:pos="2520"/>
                <w:tab w:val="left" w:pos="4500"/>
                <w:tab w:val="left" w:pos="5580"/>
              </w:tabs>
            </w:pPr>
            <w:r w:rsidRPr="00AA14F9">
              <w:lastRenderedPageBreak/>
              <w:t>“VI” =  Visa (US Visa Debit incl.)</w:t>
            </w:r>
          </w:p>
          <w:p w14:paraId="37CD031F" w14:textId="77777777" w:rsidR="005D71DB" w:rsidRDefault="005D71DB" w:rsidP="005D71DB">
            <w:pPr>
              <w:pStyle w:val="PlainText"/>
              <w:tabs>
                <w:tab w:val="left" w:pos="2520"/>
                <w:tab w:val="left" w:pos="4500"/>
                <w:tab w:val="left" w:pos="5580"/>
              </w:tabs>
              <w:rPr>
                <w:lang w:val="en-GB"/>
              </w:rPr>
            </w:pPr>
            <w:r w:rsidRPr="00AA14F9">
              <w:t xml:space="preserve">“PV”= Visa </w:t>
            </w:r>
            <w:r w:rsidRPr="006825A8">
              <w:t>Debit</w:t>
            </w:r>
            <w:r w:rsidRPr="00AA14F9">
              <w:t>*</w:t>
            </w:r>
            <w:r>
              <w:rPr>
                <w:lang w:val="en-GB"/>
              </w:rPr>
              <w:t>(Canadian Acquirer only)</w:t>
            </w:r>
          </w:p>
          <w:p w14:paraId="4EFD9294" w14:textId="77777777" w:rsidR="005D71DB" w:rsidRDefault="005D71DB" w:rsidP="005D71DB">
            <w:pPr>
              <w:pStyle w:val="PlainText"/>
              <w:tabs>
                <w:tab w:val="left" w:pos="2520"/>
                <w:tab w:val="left" w:pos="4500"/>
                <w:tab w:val="left" w:pos="5580"/>
              </w:tabs>
            </w:pPr>
            <w:r>
              <w:rPr>
                <w:lang w:val="en-GB"/>
              </w:rPr>
              <w:t xml:space="preserve">“MC” = </w:t>
            </w:r>
            <w:r w:rsidRPr="006825A8">
              <w:t>MasterCard</w:t>
            </w:r>
          </w:p>
          <w:p w14:paraId="70ED1B31" w14:textId="77777777" w:rsidR="005D71DB" w:rsidRDefault="005D71DB" w:rsidP="005D71DB">
            <w:pPr>
              <w:pStyle w:val="PlainText"/>
              <w:tabs>
                <w:tab w:val="left" w:pos="2520"/>
                <w:tab w:val="left" w:pos="4500"/>
                <w:tab w:val="left" w:pos="5580"/>
              </w:tabs>
            </w:pPr>
            <w:r>
              <w:t>"MD" = MasterCard Debit</w:t>
            </w:r>
          </w:p>
          <w:p w14:paraId="5339286D" w14:textId="77777777" w:rsidR="005D71DB" w:rsidRDefault="005D71DB" w:rsidP="005D71DB">
            <w:pPr>
              <w:pStyle w:val="PlainText"/>
              <w:tabs>
                <w:tab w:val="left" w:pos="2520"/>
                <w:tab w:val="left" w:pos="4500"/>
                <w:tab w:val="left" w:pos="5580"/>
              </w:tabs>
              <w:rPr>
                <w:lang w:val="en-GB"/>
              </w:rPr>
            </w:pPr>
            <w:r>
              <w:rPr>
                <w:lang w:val="en-GB"/>
              </w:rPr>
              <w:t>“PM” = Maestro*</w:t>
            </w:r>
          </w:p>
          <w:p w14:paraId="52D0C0BA" w14:textId="77777777" w:rsidR="005D71DB" w:rsidRDefault="005D71DB" w:rsidP="005D71DB">
            <w:pPr>
              <w:pStyle w:val="PlainText"/>
              <w:tabs>
                <w:tab w:val="left" w:pos="2520"/>
                <w:tab w:val="left" w:pos="4500"/>
                <w:tab w:val="left" w:pos="5580"/>
              </w:tabs>
              <w:rPr>
                <w:lang w:val="en-GB"/>
              </w:rPr>
            </w:pPr>
            <w:r>
              <w:rPr>
                <w:lang w:val="en-GB"/>
              </w:rPr>
              <w:t>“AM” = AMEX</w:t>
            </w:r>
          </w:p>
          <w:p w14:paraId="2D7E8553" w14:textId="77777777" w:rsidR="005D71DB" w:rsidRDefault="005D71DB" w:rsidP="005D71DB">
            <w:pPr>
              <w:pStyle w:val="PlainText"/>
              <w:tabs>
                <w:tab w:val="left" w:pos="2520"/>
                <w:tab w:val="left" w:pos="4500"/>
                <w:tab w:val="left" w:pos="5580"/>
              </w:tabs>
              <w:rPr>
                <w:lang w:val="en-GB"/>
              </w:rPr>
            </w:pPr>
            <w:r>
              <w:rPr>
                <w:lang w:val="en-GB"/>
              </w:rPr>
              <w:t>“DC” = Diners</w:t>
            </w:r>
          </w:p>
          <w:p w14:paraId="69CD8E40" w14:textId="77777777" w:rsidR="005D71DB" w:rsidRDefault="005D71DB" w:rsidP="005D71DB">
            <w:pPr>
              <w:pStyle w:val="PlainText"/>
              <w:tabs>
                <w:tab w:val="left" w:pos="2520"/>
                <w:tab w:val="left" w:pos="4500"/>
                <w:tab w:val="left" w:pos="5580"/>
              </w:tabs>
              <w:rPr>
                <w:lang w:val="en-GB"/>
              </w:rPr>
            </w:pPr>
            <w:r>
              <w:rPr>
                <w:lang w:val="en-GB"/>
              </w:rPr>
              <w:t>“SR” = Sears</w:t>
            </w:r>
          </w:p>
          <w:p w14:paraId="0DD729EF" w14:textId="77777777" w:rsidR="005D71DB" w:rsidRDefault="005D71DB" w:rsidP="005D71DB">
            <w:pPr>
              <w:pStyle w:val="PlainText"/>
              <w:tabs>
                <w:tab w:val="left" w:pos="2520"/>
                <w:tab w:val="left" w:pos="4500"/>
                <w:tab w:val="left" w:pos="5580"/>
              </w:tabs>
              <w:rPr>
                <w:lang w:val="en-GB"/>
              </w:rPr>
            </w:pPr>
            <w:r>
              <w:rPr>
                <w:lang w:val="en-GB"/>
              </w:rPr>
              <w:t>“DS”  = Discover</w:t>
            </w:r>
          </w:p>
          <w:p w14:paraId="127072E5" w14:textId="77777777" w:rsidR="005D71DB" w:rsidRDefault="005D71DB" w:rsidP="005D71DB">
            <w:pPr>
              <w:pStyle w:val="PlainText"/>
              <w:tabs>
                <w:tab w:val="left" w:pos="2520"/>
                <w:tab w:val="left" w:pos="4500"/>
                <w:tab w:val="left" w:pos="5580"/>
              </w:tabs>
              <w:rPr>
                <w:lang w:val="en-GB"/>
              </w:rPr>
            </w:pPr>
            <w:r>
              <w:rPr>
                <w:lang w:val="en-GB"/>
              </w:rPr>
              <w:t>"UP" = UnionPay</w:t>
            </w:r>
          </w:p>
          <w:p w14:paraId="7EF47016" w14:textId="77777777" w:rsidR="005D71DB" w:rsidRDefault="005D71DB" w:rsidP="005D71DB">
            <w:pPr>
              <w:pStyle w:val="PlainText"/>
              <w:tabs>
                <w:tab w:val="left" w:pos="2520"/>
                <w:tab w:val="left" w:pos="4500"/>
                <w:tab w:val="left" w:pos="5580"/>
              </w:tabs>
              <w:rPr>
                <w:lang w:val="en-GB"/>
              </w:rPr>
            </w:pPr>
            <w:r>
              <w:rPr>
                <w:lang w:val="en-GB"/>
              </w:rPr>
              <w:t>“HD” = Hamilton Discount</w:t>
            </w:r>
          </w:p>
          <w:p w14:paraId="027D0557" w14:textId="77777777" w:rsidR="005D71DB" w:rsidRDefault="005D71DB" w:rsidP="005D71DB">
            <w:pPr>
              <w:pStyle w:val="PlainText"/>
              <w:tabs>
                <w:tab w:val="left" w:pos="2520"/>
                <w:tab w:val="left" w:pos="4500"/>
                <w:tab w:val="left" w:pos="5580"/>
              </w:tabs>
              <w:rPr>
                <w:lang w:val="en-GB"/>
              </w:rPr>
            </w:pPr>
            <w:r>
              <w:rPr>
                <w:lang w:val="en-GB"/>
              </w:rPr>
              <w:t>“HB” = Hudson’s Bay</w:t>
            </w:r>
          </w:p>
          <w:p w14:paraId="11428C23" w14:textId="77777777" w:rsidR="005D71DB" w:rsidRDefault="005D71DB" w:rsidP="005D71DB">
            <w:pPr>
              <w:pStyle w:val="PlainText"/>
              <w:tabs>
                <w:tab w:val="left" w:pos="2520"/>
                <w:tab w:val="left" w:pos="4500"/>
                <w:tab w:val="left" w:pos="5580"/>
              </w:tabs>
              <w:rPr>
                <w:lang w:val="en-GB"/>
              </w:rPr>
            </w:pPr>
            <w:r>
              <w:rPr>
                <w:lang w:val="en-GB"/>
              </w:rPr>
              <w:t>“ZL” = Zellers</w:t>
            </w:r>
          </w:p>
          <w:p w14:paraId="4106D0AA" w14:textId="77777777" w:rsidR="005D71DB" w:rsidRDefault="005D71DB" w:rsidP="005D71DB">
            <w:pPr>
              <w:pStyle w:val="PlainText"/>
              <w:tabs>
                <w:tab w:val="left" w:pos="2520"/>
                <w:tab w:val="left" w:pos="4500"/>
                <w:tab w:val="left" w:pos="5580"/>
              </w:tabs>
              <w:rPr>
                <w:lang w:val="en-GB"/>
              </w:rPr>
            </w:pPr>
            <w:r>
              <w:rPr>
                <w:lang w:val="en-GB"/>
              </w:rPr>
              <w:t>“AS” = the Associate</w:t>
            </w:r>
          </w:p>
          <w:p w14:paraId="3D7FF235" w14:textId="77777777" w:rsidR="005D71DB" w:rsidRDefault="005D71DB" w:rsidP="005D71DB">
            <w:pPr>
              <w:pStyle w:val="PlainText"/>
              <w:tabs>
                <w:tab w:val="left" w:pos="2520"/>
                <w:tab w:val="left" w:pos="4500"/>
                <w:tab w:val="left" w:pos="5580"/>
              </w:tabs>
              <w:rPr>
                <w:lang w:val="en-GB"/>
              </w:rPr>
            </w:pPr>
            <w:r>
              <w:rPr>
                <w:lang w:val="en-GB"/>
              </w:rPr>
              <w:t>“HF” = HFCRS</w:t>
            </w:r>
          </w:p>
          <w:p w14:paraId="707BBD08" w14:textId="77777777" w:rsidR="005D71DB" w:rsidRDefault="005D71DB" w:rsidP="005D71DB">
            <w:pPr>
              <w:pStyle w:val="PlainText"/>
              <w:tabs>
                <w:tab w:val="left" w:pos="2520"/>
                <w:tab w:val="left" w:pos="4500"/>
                <w:tab w:val="left" w:pos="5580"/>
              </w:tabs>
              <w:rPr>
                <w:lang w:val="en-GB"/>
              </w:rPr>
            </w:pPr>
            <w:r>
              <w:rPr>
                <w:lang w:val="en-GB"/>
              </w:rPr>
              <w:t>“NR” = NRCS</w:t>
            </w:r>
          </w:p>
          <w:p w14:paraId="560FDDAE" w14:textId="77777777" w:rsidR="005D71DB" w:rsidRDefault="005D71DB" w:rsidP="005D71DB">
            <w:pPr>
              <w:pStyle w:val="PlainText"/>
              <w:tabs>
                <w:tab w:val="left" w:pos="2520"/>
                <w:tab w:val="left" w:pos="4500"/>
                <w:tab w:val="left" w:pos="5580"/>
              </w:tabs>
              <w:rPr>
                <w:lang w:val="en-GB"/>
              </w:rPr>
            </w:pPr>
            <w:r>
              <w:rPr>
                <w:lang w:val="en-GB"/>
              </w:rPr>
              <w:t>“RC” = TD RCS</w:t>
            </w:r>
          </w:p>
          <w:p w14:paraId="39B84D21" w14:textId="77777777" w:rsidR="005D71DB" w:rsidRDefault="005D71DB" w:rsidP="005D71DB">
            <w:pPr>
              <w:pStyle w:val="PlainText"/>
              <w:tabs>
                <w:tab w:val="left" w:pos="2520"/>
                <w:tab w:val="left" w:pos="4500"/>
                <w:tab w:val="left" w:pos="5580"/>
              </w:tabs>
              <w:rPr>
                <w:lang w:val="en-GB"/>
              </w:rPr>
            </w:pPr>
            <w:r>
              <w:rPr>
                <w:lang w:val="en-GB"/>
              </w:rPr>
              <w:t>"FL" = Proprietary Fleet</w:t>
            </w:r>
          </w:p>
          <w:p w14:paraId="6E73BA8F" w14:textId="77777777" w:rsidR="005D71DB" w:rsidRDefault="005D71DB" w:rsidP="005D71DB">
            <w:pPr>
              <w:pStyle w:val="PlainText"/>
              <w:tabs>
                <w:tab w:val="left" w:pos="2520"/>
                <w:tab w:val="left" w:pos="4500"/>
                <w:tab w:val="left" w:pos="5580"/>
              </w:tabs>
              <w:rPr>
                <w:lang w:val="en-GB"/>
              </w:rPr>
            </w:pPr>
          </w:p>
          <w:p w14:paraId="68C8FC67" w14:textId="77777777" w:rsidR="005D71DB" w:rsidRDefault="005D71DB" w:rsidP="005D71DB">
            <w:pPr>
              <w:pStyle w:val="PlainText"/>
              <w:tabs>
                <w:tab w:val="left" w:pos="2520"/>
                <w:tab w:val="left" w:pos="4500"/>
                <w:tab w:val="left" w:pos="5580"/>
              </w:tabs>
            </w:pPr>
            <w:r>
              <w:rPr>
                <w:lang w:val="en-GB"/>
              </w:rPr>
              <w:t>Value should map to the “TYPE” field in DID k. See mapping under DID k.</w:t>
            </w:r>
          </w:p>
        </w:tc>
      </w:tr>
      <w:tr w:rsidR="005D71DB" w14:paraId="322F4771" w14:textId="77777777" w:rsidTr="00D41E24">
        <w:tc>
          <w:tcPr>
            <w:tcW w:w="1353" w:type="dxa"/>
          </w:tcPr>
          <w:p w14:paraId="571DA7D5" w14:textId="77777777" w:rsidR="005D71DB" w:rsidRDefault="005D71DB" w:rsidP="005D71DB">
            <w:r>
              <w:lastRenderedPageBreak/>
              <w:t>104</w:t>
            </w:r>
          </w:p>
        </w:tc>
        <w:tc>
          <w:tcPr>
            <w:tcW w:w="1433" w:type="dxa"/>
          </w:tcPr>
          <w:p w14:paraId="27BC741E" w14:textId="77777777" w:rsidR="005D71DB" w:rsidRDefault="005D71DB" w:rsidP="00D41E24">
            <w:pPr>
              <w:jc w:val="center"/>
            </w:pPr>
            <w:r>
              <w:t>PIC X(01)</w:t>
            </w:r>
          </w:p>
        </w:tc>
        <w:tc>
          <w:tcPr>
            <w:tcW w:w="6574" w:type="dxa"/>
          </w:tcPr>
          <w:p w14:paraId="03BF6AC2" w14:textId="77777777" w:rsidR="005D71DB" w:rsidRPr="005D71DB" w:rsidRDefault="005D71DB" w:rsidP="005D71DB">
            <w:pPr>
              <w:tabs>
                <w:tab w:val="left" w:pos="1094"/>
                <w:tab w:val="left" w:pos="2520"/>
                <w:tab w:val="left" w:pos="4500"/>
                <w:tab w:val="left" w:pos="5580"/>
                <w:tab w:val="left" w:pos="5760"/>
                <w:tab w:val="left" w:pos="9212"/>
              </w:tabs>
              <w:rPr>
                <w:b/>
                <w:bCs/>
                <w:lang w:val="en-GB"/>
              </w:rPr>
            </w:pPr>
            <w:r w:rsidRPr="005D71DB">
              <w:rPr>
                <w:b/>
                <w:bCs/>
                <w:lang w:val="en-GB"/>
              </w:rPr>
              <w:t>Visa 1 WCC</w:t>
            </w:r>
          </w:p>
          <w:p w14:paraId="616F4F5E" w14:textId="77777777" w:rsidR="005D71DB" w:rsidRDefault="005D71DB" w:rsidP="005D71DB">
            <w:pPr>
              <w:tabs>
                <w:tab w:val="left" w:pos="1094"/>
                <w:tab w:val="left" w:pos="2520"/>
                <w:tab w:val="left" w:pos="4500"/>
                <w:tab w:val="left" w:pos="5580"/>
                <w:tab w:val="left" w:pos="5760"/>
                <w:tab w:val="left" w:pos="9212"/>
              </w:tabs>
              <w:rPr>
                <w:lang w:val="en-GB"/>
              </w:rPr>
            </w:pPr>
          </w:p>
          <w:p w14:paraId="0644C083" w14:textId="77777777" w:rsidR="005D71DB" w:rsidRDefault="005D71DB" w:rsidP="005D71DB">
            <w:pPr>
              <w:tabs>
                <w:tab w:val="left" w:pos="1094"/>
                <w:tab w:val="left" w:pos="2520"/>
                <w:tab w:val="left" w:pos="4500"/>
                <w:tab w:val="left" w:pos="5580"/>
                <w:tab w:val="left" w:pos="5760"/>
                <w:tab w:val="left" w:pos="9212"/>
              </w:tabs>
              <w:rPr>
                <w:lang w:val="en-GB"/>
              </w:rPr>
            </w:pPr>
            <w:r>
              <w:rPr>
                <w:lang w:val="en-GB"/>
              </w:rPr>
              <w:t>“0” = check expiry date on the card</w:t>
            </w:r>
          </w:p>
          <w:p w14:paraId="169A22A1" w14:textId="77777777" w:rsidR="005D71DB" w:rsidRDefault="005D71DB" w:rsidP="005D71DB">
            <w:pPr>
              <w:tabs>
                <w:tab w:val="left" w:pos="1094"/>
                <w:tab w:val="left" w:pos="2520"/>
                <w:tab w:val="left" w:pos="4500"/>
                <w:tab w:val="left" w:pos="5580"/>
                <w:tab w:val="left" w:pos="5760"/>
                <w:tab w:val="left" w:pos="9212"/>
              </w:tabs>
              <w:rPr>
                <w:lang w:val="en-GB"/>
              </w:rPr>
            </w:pPr>
            <w:r>
              <w:rPr>
                <w:lang w:val="en-GB"/>
              </w:rPr>
              <w:t>“1” = do not check expiry date on the card</w:t>
            </w:r>
          </w:p>
        </w:tc>
      </w:tr>
      <w:tr w:rsidR="005D71DB" w14:paraId="1D4AC626" w14:textId="77777777" w:rsidTr="00D41E24">
        <w:tc>
          <w:tcPr>
            <w:tcW w:w="1353" w:type="dxa"/>
          </w:tcPr>
          <w:p w14:paraId="5AD4826E" w14:textId="77777777" w:rsidR="005D71DB" w:rsidRDefault="005D71DB" w:rsidP="005D71DB">
            <w:r>
              <w:t>105-106</w:t>
            </w:r>
          </w:p>
        </w:tc>
        <w:tc>
          <w:tcPr>
            <w:tcW w:w="1433" w:type="dxa"/>
          </w:tcPr>
          <w:p w14:paraId="259CA1A3" w14:textId="77777777" w:rsidR="005D71DB" w:rsidRDefault="005D71DB" w:rsidP="00D41E24">
            <w:pPr>
              <w:jc w:val="center"/>
            </w:pPr>
            <w:r>
              <w:t>PIC X(02)</w:t>
            </w:r>
          </w:p>
        </w:tc>
        <w:tc>
          <w:tcPr>
            <w:tcW w:w="6574" w:type="dxa"/>
          </w:tcPr>
          <w:p w14:paraId="04F19E5E" w14:textId="77777777" w:rsidR="005D71DB" w:rsidRPr="005D71DB" w:rsidRDefault="005D71DB" w:rsidP="005D71DB">
            <w:pPr>
              <w:tabs>
                <w:tab w:val="left" w:pos="1094"/>
                <w:tab w:val="left" w:pos="2520"/>
                <w:tab w:val="left" w:pos="4500"/>
                <w:tab w:val="left" w:pos="5580"/>
                <w:tab w:val="left" w:pos="5760"/>
                <w:tab w:val="left" w:pos="9212"/>
              </w:tabs>
              <w:rPr>
                <w:b/>
                <w:bCs/>
                <w:lang w:val="en-GB"/>
              </w:rPr>
            </w:pPr>
            <w:r w:rsidRPr="005D71DB">
              <w:rPr>
                <w:b/>
                <w:bCs/>
                <w:lang w:val="en-GB"/>
              </w:rPr>
              <w:t>Session Controls</w:t>
            </w:r>
          </w:p>
          <w:p w14:paraId="44553FCF" w14:textId="77777777" w:rsidR="005D71DB" w:rsidRDefault="005D71DB" w:rsidP="005D71DB">
            <w:pPr>
              <w:tabs>
                <w:tab w:val="left" w:pos="1094"/>
                <w:tab w:val="left" w:pos="2520"/>
                <w:tab w:val="left" w:pos="4500"/>
                <w:tab w:val="left" w:pos="5580"/>
                <w:tab w:val="left" w:pos="5760"/>
                <w:tab w:val="left" w:pos="9212"/>
              </w:tabs>
              <w:rPr>
                <w:lang w:val="en-GB"/>
              </w:rPr>
            </w:pPr>
          </w:p>
          <w:p w14:paraId="157DC2DE" w14:textId="77777777" w:rsidR="005D71DB" w:rsidRPr="00E2039A" w:rsidRDefault="005D71DB" w:rsidP="005D71DB">
            <w:pPr>
              <w:tabs>
                <w:tab w:val="left" w:pos="1112"/>
                <w:tab w:val="left" w:pos="2520"/>
                <w:tab w:val="left" w:pos="4500"/>
                <w:tab w:val="left" w:pos="5580"/>
                <w:tab w:val="left" w:pos="5760"/>
                <w:tab w:val="left" w:pos="9212"/>
              </w:tabs>
              <w:rPr>
                <w:b/>
                <w:bCs/>
                <w:lang w:val="en-GB"/>
              </w:rPr>
            </w:pPr>
            <w:r w:rsidRPr="00E2039A">
              <w:rPr>
                <w:b/>
                <w:bCs/>
                <w:lang w:val="en-GB"/>
              </w:rPr>
              <w:t xml:space="preserve">Byte 1 Local Card Entry Mode: </w:t>
            </w:r>
          </w:p>
          <w:p w14:paraId="14A969E3" w14:textId="77777777" w:rsidR="005D71DB" w:rsidRDefault="005D71DB" w:rsidP="005D71DB">
            <w:pPr>
              <w:tabs>
                <w:tab w:val="left" w:pos="1112"/>
                <w:tab w:val="left" w:pos="2520"/>
                <w:tab w:val="left" w:pos="4500"/>
                <w:tab w:val="left" w:pos="5580"/>
                <w:tab w:val="left" w:pos="5760"/>
                <w:tab w:val="left" w:pos="9212"/>
              </w:tabs>
              <w:rPr>
                <w:lang w:val="en-GB"/>
              </w:rPr>
            </w:pPr>
            <w:r>
              <w:rPr>
                <w:lang w:val="en-GB"/>
              </w:rPr>
              <w:tab/>
            </w:r>
          </w:p>
          <w:p w14:paraId="424FD586" w14:textId="77777777" w:rsidR="005D71DB" w:rsidRDefault="005D71DB" w:rsidP="00E2039A">
            <w:pPr>
              <w:tabs>
                <w:tab w:val="left" w:pos="1112"/>
                <w:tab w:val="left" w:pos="2520"/>
                <w:tab w:val="left" w:pos="4500"/>
                <w:tab w:val="left" w:pos="5580"/>
                <w:tab w:val="left" w:pos="5760"/>
                <w:tab w:val="left" w:pos="9212"/>
              </w:tabs>
              <w:ind w:left="720"/>
              <w:rPr>
                <w:lang w:val="en-GB"/>
              </w:rPr>
            </w:pPr>
            <w:r>
              <w:rPr>
                <w:lang w:val="en-GB"/>
              </w:rPr>
              <w:t>The field identifies the electronic entry allowed for the card range</w:t>
            </w:r>
          </w:p>
          <w:p w14:paraId="0BBF4808" w14:textId="77777777" w:rsidR="005D71DB" w:rsidRDefault="005D71DB" w:rsidP="00E2039A">
            <w:pPr>
              <w:tabs>
                <w:tab w:val="left" w:pos="1112"/>
                <w:tab w:val="left" w:pos="2520"/>
                <w:tab w:val="left" w:pos="4500"/>
                <w:tab w:val="left" w:pos="5580"/>
                <w:tab w:val="left" w:pos="5760"/>
                <w:tab w:val="left" w:pos="9212"/>
              </w:tabs>
              <w:ind w:left="720"/>
              <w:rPr>
                <w:lang w:val="en-GB"/>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797"/>
              <w:gridCol w:w="3420"/>
            </w:tblGrid>
            <w:tr w:rsidR="005D71DB" w14:paraId="03D95CED" w14:textId="77777777" w:rsidTr="00E2039A">
              <w:tc>
                <w:tcPr>
                  <w:tcW w:w="797" w:type="dxa"/>
                </w:tcPr>
                <w:p w14:paraId="443AFFEC" w14:textId="77777777" w:rsidR="005D71DB" w:rsidRPr="005D71DB" w:rsidRDefault="005D71DB" w:rsidP="005D71DB">
                  <w:pPr>
                    <w:tabs>
                      <w:tab w:val="left" w:pos="1112"/>
                      <w:tab w:val="left" w:pos="2520"/>
                      <w:tab w:val="left" w:pos="4500"/>
                      <w:tab w:val="left" w:pos="5580"/>
                      <w:tab w:val="left" w:pos="5760"/>
                      <w:tab w:val="left" w:pos="9212"/>
                    </w:tabs>
                    <w:jc w:val="center"/>
                    <w:rPr>
                      <w:b/>
                      <w:bCs/>
                      <w:lang w:val="en-GB"/>
                    </w:rPr>
                  </w:pPr>
                  <w:r w:rsidRPr="005D71DB">
                    <w:rPr>
                      <w:b/>
                      <w:bCs/>
                    </w:rPr>
                    <w:t>Bit</w:t>
                  </w:r>
                </w:p>
              </w:tc>
              <w:tc>
                <w:tcPr>
                  <w:tcW w:w="3420" w:type="dxa"/>
                </w:tcPr>
                <w:p w14:paraId="2678D03C" w14:textId="77777777" w:rsidR="005D71DB" w:rsidRPr="005D71DB" w:rsidRDefault="005D71DB" w:rsidP="005D71DB">
                  <w:pPr>
                    <w:tabs>
                      <w:tab w:val="left" w:pos="1112"/>
                      <w:tab w:val="left" w:pos="2520"/>
                      <w:tab w:val="left" w:pos="4500"/>
                      <w:tab w:val="left" w:pos="5580"/>
                      <w:tab w:val="left" w:pos="5760"/>
                      <w:tab w:val="left" w:pos="9212"/>
                    </w:tabs>
                    <w:rPr>
                      <w:b/>
                      <w:bCs/>
                      <w:lang w:val="en-GB"/>
                    </w:rPr>
                  </w:pPr>
                  <w:r w:rsidRPr="005D71DB">
                    <w:rPr>
                      <w:b/>
                      <w:bCs/>
                    </w:rPr>
                    <w:t>Description of Binary Values</w:t>
                  </w:r>
                </w:p>
              </w:tc>
            </w:tr>
            <w:tr w:rsidR="005D71DB" w14:paraId="7A1BCCC9" w14:textId="77777777" w:rsidTr="00E2039A">
              <w:tc>
                <w:tcPr>
                  <w:tcW w:w="797" w:type="dxa"/>
                </w:tcPr>
                <w:p w14:paraId="44CE9C61" w14:textId="77777777" w:rsidR="005D71DB" w:rsidRDefault="005D71DB" w:rsidP="005D71DB">
                  <w:pPr>
                    <w:tabs>
                      <w:tab w:val="left" w:pos="1112"/>
                      <w:tab w:val="left" w:pos="2520"/>
                      <w:tab w:val="left" w:pos="4500"/>
                      <w:tab w:val="left" w:pos="5580"/>
                      <w:tab w:val="left" w:pos="5760"/>
                      <w:tab w:val="left" w:pos="9212"/>
                    </w:tabs>
                    <w:jc w:val="center"/>
                    <w:rPr>
                      <w:lang w:val="en-GB"/>
                    </w:rPr>
                  </w:pPr>
                  <w:r>
                    <w:t>0</w:t>
                  </w:r>
                </w:p>
              </w:tc>
              <w:tc>
                <w:tcPr>
                  <w:tcW w:w="3420" w:type="dxa"/>
                </w:tcPr>
                <w:p w14:paraId="45521C7D" w14:textId="77777777" w:rsidR="005D71DB" w:rsidRDefault="005D71DB" w:rsidP="005D71DB">
                  <w:pPr>
                    <w:tabs>
                      <w:tab w:val="left" w:pos="1112"/>
                      <w:tab w:val="left" w:pos="2520"/>
                      <w:tab w:val="left" w:pos="4500"/>
                      <w:tab w:val="left" w:pos="5580"/>
                      <w:tab w:val="left" w:pos="5760"/>
                      <w:tab w:val="left" w:pos="9212"/>
                    </w:tabs>
                    <w:rPr>
                      <w:lang w:val="en-GB"/>
                    </w:rPr>
                  </w:pPr>
                  <w:r>
                    <w:t>Card Range is Chip Enabled</w:t>
                  </w:r>
                </w:p>
              </w:tc>
            </w:tr>
            <w:tr w:rsidR="005D71DB" w14:paraId="2B5A4114" w14:textId="77777777" w:rsidTr="00E2039A">
              <w:tc>
                <w:tcPr>
                  <w:tcW w:w="797" w:type="dxa"/>
                </w:tcPr>
                <w:p w14:paraId="178C3202" w14:textId="77777777" w:rsidR="005D71DB" w:rsidRDefault="005D71DB" w:rsidP="005D71DB">
                  <w:pPr>
                    <w:tabs>
                      <w:tab w:val="left" w:pos="1112"/>
                      <w:tab w:val="left" w:pos="2520"/>
                      <w:tab w:val="left" w:pos="4500"/>
                      <w:tab w:val="left" w:pos="5580"/>
                      <w:tab w:val="left" w:pos="5760"/>
                      <w:tab w:val="left" w:pos="9212"/>
                    </w:tabs>
                    <w:jc w:val="center"/>
                  </w:pPr>
                  <w:r>
                    <w:t>1</w:t>
                  </w:r>
                </w:p>
              </w:tc>
              <w:tc>
                <w:tcPr>
                  <w:tcW w:w="3420" w:type="dxa"/>
                </w:tcPr>
                <w:p w14:paraId="78673B48" w14:textId="77777777" w:rsidR="005D71DB" w:rsidRDefault="005D71DB" w:rsidP="005D71DB">
                  <w:pPr>
                    <w:tabs>
                      <w:tab w:val="left" w:pos="1112"/>
                      <w:tab w:val="left" w:pos="2520"/>
                      <w:tab w:val="left" w:pos="4500"/>
                      <w:tab w:val="left" w:pos="5580"/>
                      <w:tab w:val="left" w:pos="5760"/>
                      <w:tab w:val="left" w:pos="9212"/>
                    </w:tabs>
                  </w:pPr>
                  <w:r>
                    <w:t>Fallback allowed</w:t>
                  </w:r>
                </w:p>
              </w:tc>
            </w:tr>
            <w:tr w:rsidR="005D71DB" w14:paraId="72D5530F" w14:textId="77777777" w:rsidTr="00E2039A">
              <w:tc>
                <w:tcPr>
                  <w:tcW w:w="797" w:type="dxa"/>
                </w:tcPr>
                <w:p w14:paraId="407F62EC" w14:textId="77777777" w:rsidR="005D71DB" w:rsidRDefault="005D71DB" w:rsidP="005D71DB">
                  <w:pPr>
                    <w:tabs>
                      <w:tab w:val="left" w:pos="1112"/>
                      <w:tab w:val="left" w:pos="2520"/>
                      <w:tab w:val="left" w:pos="4500"/>
                      <w:tab w:val="left" w:pos="5580"/>
                      <w:tab w:val="left" w:pos="5760"/>
                      <w:tab w:val="left" w:pos="9212"/>
                    </w:tabs>
                    <w:jc w:val="center"/>
                  </w:pPr>
                  <w:r>
                    <w:t>2</w:t>
                  </w:r>
                </w:p>
              </w:tc>
              <w:tc>
                <w:tcPr>
                  <w:tcW w:w="3420" w:type="dxa"/>
                </w:tcPr>
                <w:p w14:paraId="7202DC96" w14:textId="77777777" w:rsidR="005D71DB" w:rsidRDefault="005D71DB" w:rsidP="005D71DB">
                  <w:pPr>
                    <w:tabs>
                      <w:tab w:val="left" w:pos="1112"/>
                      <w:tab w:val="left" w:pos="2520"/>
                      <w:tab w:val="left" w:pos="4500"/>
                      <w:tab w:val="left" w:pos="5580"/>
                      <w:tab w:val="left" w:pos="5760"/>
                      <w:tab w:val="left" w:pos="9212"/>
                    </w:tabs>
                  </w:pPr>
                  <w:r>
                    <w:t>Contactless Enabled</w:t>
                  </w:r>
                </w:p>
              </w:tc>
            </w:tr>
            <w:tr w:rsidR="005D71DB" w14:paraId="577881C9" w14:textId="77777777" w:rsidTr="00E2039A">
              <w:tc>
                <w:tcPr>
                  <w:tcW w:w="797" w:type="dxa"/>
                </w:tcPr>
                <w:p w14:paraId="7CE06E4A" w14:textId="77777777" w:rsidR="005D71DB" w:rsidRDefault="005D71DB" w:rsidP="005D71DB">
                  <w:pPr>
                    <w:tabs>
                      <w:tab w:val="left" w:pos="1112"/>
                      <w:tab w:val="left" w:pos="2520"/>
                      <w:tab w:val="left" w:pos="4500"/>
                      <w:tab w:val="left" w:pos="5580"/>
                      <w:tab w:val="left" w:pos="5760"/>
                      <w:tab w:val="left" w:pos="9212"/>
                    </w:tabs>
                    <w:jc w:val="center"/>
                  </w:pPr>
                  <w:r>
                    <w:t>3</w:t>
                  </w:r>
                </w:p>
              </w:tc>
              <w:tc>
                <w:tcPr>
                  <w:tcW w:w="3420" w:type="dxa"/>
                </w:tcPr>
                <w:p w14:paraId="48F41939" w14:textId="77777777" w:rsidR="005D71DB" w:rsidRDefault="005D71DB" w:rsidP="005D71DB">
                  <w:pPr>
                    <w:tabs>
                      <w:tab w:val="left" w:pos="1112"/>
                      <w:tab w:val="left" w:pos="2520"/>
                      <w:tab w:val="left" w:pos="4500"/>
                      <w:tab w:val="left" w:pos="5580"/>
                      <w:tab w:val="left" w:pos="5760"/>
                      <w:tab w:val="left" w:pos="9212"/>
                    </w:tabs>
                  </w:pPr>
                  <w:r>
                    <w:t>Reserved for future use</w:t>
                  </w:r>
                </w:p>
              </w:tc>
            </w:tr>
          </w:tbl>
          <w:p w14:paraId="4517F34E" w14:textId="77777777" w:rsidR="005D71DB" w:rsidRDefault="005D71DB" w:rsidP="00E2039A">
            <w:pPr>
              <w:tabs>
                <w:tab w:val="left" w:pos="1112"/>
                <w:tab w:val="left" w:pos="2520"/>
                <w:tab w:val="left" w:pos="4500"/>
                <w:tab w:val="left" w:pos="5580"/>
                <w:tab w:val="left" w:pos="5760"/>
                <w:tab w:val="left" w:pos="9212"/>
              </w:tabs>
              <w:ind w:left="720"/>
              <w:rPr>
                <w:lang w:val="en-GB"/>
              </w:rPr>
            </w:pPr>
            <w:r>
              <w:rPr>
                <w:lang w:val="en-GB"/>
              </w:rPr>
              <w:t xml:space="preserve"> </w:t>
            </w:r>
          </w:p>
          <w:p w14:paraId="42DDD7C5" w14:textId="77777777" w:rsidR="005D71DB" w:rsidRDefault="005D71DB" w:rsidP="00E2039A">
            <w:pPr>
              <w:pStyle w:val="BodyText2"/>
              <w:ind w:left="720"/>
              <w:rPr>
                <w:color w:val="auto"/>
              </w:rPr>
            </w:pPr>
            <w:r>
              <w:rPr>
                <w:color w:val="auto"/>
              </w:rPr>
              <w:t>Valid values for this byte:</w:t>
            </w:r>
          </w:p>
          <w:p w14:paraId="53AB71A3" w14:textId="77777777" w:rsidR="005D71DB" w:rsidRDefault="005D71DB" w:rsidP="00E2039A">
            <w:pPr>
              <w:pStyle w:val="BodyText2"/>
              <w:ind w:left="720"/>
              <w:rPr>
                <w:color w:val="auto"/>
              </w:rPr>
            </w:pPr>
          </w:p>
          <w:p w14:paraId="73336895" w14:textId="77777777" w:rsidR="005D71DB" w:rsidRPr="005D71DB" w:rsidRDefault="005D71DB" w:rsidP="00E2039A">
            <w:pPr>
              <w:pStyle w:val="BodyText2"/>
              <w:ind w:left="720"/>
              <w:rPr>
                <w:rFonts w:ascii="Helv" w:hAnsi="Helv"/>
                <w:b/>
                <w:bCs/>
                <w:color w:val="000000"/>
              </w:rPr>
            </w:pPr>
            <w:r w:rsidRPr="005D71DB">
              <w:rPr>
                <w:b/>
                <w:bCs/>
                <w:color w:val="auto"/>
              </w:rPr>
              <w:t>Mag stripe Only</w:t>
            </w:r>
          </w:p>
          <w:p w14:paraId="16400B53" w14:textId="77777777" w:rsidR="005D71DB" w:rsidRDefault="005D71DB" w:rsidP="00E2039A">
            <w:pPr>
              <w:pStyle w:val="BodyText2"/>
              <w:ind w:left="720"/>
              <w:rPr>
                <w:rFonts w:ascii="Helv" w:hAnsi="Helv"/>
                <w:color w:val="000000"/>
              </w:rPr>
            </w:pPr>
            <w:r>
              <w:rPr>
                <w:rFonts w:ascii="Helv" w:hAnsi="Helv"/>
                <w:color w:val="000000"/>
              </w:rPr>
              <w:lastRenderedPageBreak/>
              <w:t>The terminal will not prompt for a chip read on mag stripe read.</w:t>
            </w:r>
          </w:p>
          <w:p w14:paraId="31FF37E9" w14:textId="77777777" w:rsidR="005D71DB" w:rsidRDefault="005D71DB" w:rsidP="00E2039A">
            <w:pPr>
              <w:pStyle w:val="BodyText2"/>
              <w:ind w:left="720"/>
              <w:rPr>
                <w:color w:val="auto"/>
              </w:rPr>
            </w:pPr>
            <w:r>
              <w:rPr>
                <w:color w:val="auto"/>
              </w:rPr>
              <w:t>Value: “0” or binary ‘0000’</w:t>
            </w:r>
          </w:p>
          <w:p w14:paraId="2710A76F" w14:textId="77777777" w:rsidR="005D71DB" w:rsidRDefault="005D71DB" w:rsidP="00E2039A">
            <w:pPr>
              <w:pStyle w:val="BodyText2"/>
              <w:ind w:left="720"/>
              <w:rPr>
                <w:rFonts w:ascii="Helv" w:hAnsi="Helv"/>
                <w:color w:val="000000"/>
              </w:rPr>
            </w:pPr>
          </w:p>
          <w:p w14:paraId="44F4133B" w14:textId="77777777" w:rsidR="005D71DB" w:rsidRPr="005D71DB" w:rsidRDefault="005D71DB" w:rsidP="00E2039A">
            <w:pPr>
              <w:pStyle w:val="BodyText2"/>
              <w:ind w:left="720"/>
              <w:rPr>
                <w:rFonts w:cs="Arial"/>
                <w:b/>
                <w:bCs/>
                <w:color w:val="000000"/>
              </w:rPr>
            </w:pPr>
            <w:r w:rsidRPr="005D71DB">
              <w:rPr>
                <w:b/>
                <w:bCs/>
                <w:color w:val="auto"/>
              </w:rPr>
              <w:t>ICC no fallback</w:t>
            </w:r>
          </w:p>
          <w:p w14:paraId="6292AA54" w14:textId="77777777" w:rsidR="005D71DB" w:rsidRDefault="005D71DB" w:rsidP="00E2039A">
            <w:pPr>
              <w:pStyle w:val="BodyText2"/>
              <w:ind w:left="720"/>
              <w:rPr>
                <w:rFonts w:cs="Arial"/>
                <w:color w:val="000000"/>
              </w:rPr>
            </w:pPr>
            <w:r>
              <w:rPr>
                <w:rFonts w:cs="Arial"/>
                <w:color w:val="000000"/>
              </w:rPr>
              <w:t>The terminal will not use magnetic stripe data for chip transactions.</w:t>
            </w:r>
          </w:p>
          <w:p w14:paraId="2F9D47EF" w14:textId="77777777" w:rsidR="005D71DB" w:rsidRDefault="005D71DB" w:rsidP="00E2039A">
            <w:pPr>
              <w:pStyle w:val="BodyText2"/>
              <w:ind w:left="720"/>
              <w:rPr>
                <w:color w:val="auto"/>
              </w:rPr>
            </w:pPr>
            <w:r>
              <w:rPr>
                <w:color w:val="auto"/>
              </w:rPr>
              <w:t>Value: “8” or binary ‘1000’</w:t>
            </w:r>
          </w:p>
          <w:p w14:paraId="3FDD797C" w14:textId="77777777" w:rsidR="005D71DB" w:rsidRDefault="005D71DB" w:rsidP="005D71DB">
            <w:pPr>
              <w:pStyle w:val="BodyText2"/>
              <w:rPr>
                <w:rFonts w:cs="Arial"/>
                <w:color w:val="000000"/>
              </w:rPr>
            </w:pPr>
          </w:p>
          <w:p w14:paraId="2E8A65D6" w14:textId="77777777" w:rsidR="005D71DB" w:rsidRPr="005D71DB" w:rsidRDefault="005D71DB" w:rsidP="00E2039A">
            <w:pPr>
              <w:pStyle w:val="BodyText2"/>
              <w:ind w:left="720"/>
              <w:rPr>
                <w:b/>
                <w:bCs/>
                <w:color w:val="auto"/>
                <w:lang w:val="en-GB"/>
              </w:rPr>
            </w:pPr>
            <w:r w:rsidRPr="005D71DB">
              <w:rPr>
                <w:b/>
                <w:bCs/>
                <w:color w:val="auto"/>
                <w:lang w:val="en-GB"/>
              </w:rPr>
              <w:t>ICC with fallback</w:t>
            </w:r>
          </w:p>
          <w:p w14:paraId="0E7189C7" w14:textId="77777777" w:rsidR="005D71DB" w:rsidRDefault="005D71DB" w:rsidP="00E2039A">
            <w:pPr>
              <w:pStyle w:val="BodyText2"/>
              <w:ind w:left="720"/>
              <w:rPr>
                <w:rFonts w:cs="Arial"/>
                <w:color w:val="000000"/>
              </w:rPr>
            </w:pPr>
            <w:r w:rsidRPr="0060060B">
              <w:rPr>
                <w:rFonts w:cs="Arial"/>
                <w:color w:val="auto"/>
              </w:rPr>
              <w:t>The</w:t>
            </w:r>
            <w:r>
              <w:rPr>
                <w:rFonts w:cs="Arial"/>
                <w:color w:val="auto"/>
              </w:rPr>
              <w:t xml:space="preserve"> </w:t>
            </w:r>
            <w:r>
              <w:rPr>
                <w:rFonts w:cs="Arial"/>
                <w:color w:val="000000"/>
              </w:rPr>
              <w:t>terminal will use magnetic stripe data after failing an ICC read.</w:t>
            </w:r>
          </w:p>
          <w:p w14:paraId="34BF5243" w14:textId="77777777" w:rsidR="005D71DB" w:rsidRDefault="005D71DB" w:rsidP="00E2039A">
            <w:pPr>
              <w:pStyle w:val="BodyText2"/>
              <w:ind w:left="720"/>
              <w:rPr>
                <w:color w:val="auto"/>
                <w:lang w:val="en-GB"/>
              </w:rPr>
            </w:pPr>
            <w:r w:rsidRPr="0060060B">
              <w:rPr>
                <w:rFonts w:cs="Arial"/>
                <w:color w:val="auto"/>
              </w:rPr>
              <w:t xml:space="preserve">Value: “C” </w:t>
            </w:r>
            <w:r w:rsidRPr="0060060B">
              <w:rPr>
                <w:color w:val="auto"/>
              </w:rPr>
              <w:t xml:space="preserve">or binary </w:t>
            </w:r>
            <w:r w:rsidRPr="0060060B">
              <w:rPr>
                <w:color w:val="auto"/>
                <w:lang w:val="en-GB"/>
              </w:rPr>
              <w:t>‘1100’</w:t>
            </w:r>
          </w:p>
          <w:p w14:paraId="2AC3AC4F" w14:textId="77777777" w:rsidR="005D71DB" w:rsidRDefault="005D71DB" w:rsidP="005D71DB">
            <w:pPr>
              <w:pStyle w:val="BodyText2"/>
              <w:rPr>
                <w:rFonts w:cs="Arial"/>
                <w:color w:val="000000"/>
              </w:rPr>
            </w:pPr>
          </w:p>
          <w:p w14:paraId="2FB60F9E" w14:textId="77777777" w:rsidR="005D71DB" w:rsidRPr="005D71DB" w:rsidRDefault="005D71DB" w:rsidP="00E2039A">
            <w:pPr>
              <w:pStyle w:val="BodyText2"/>
              <w:ind w:left="720"/>
              <w:rPr>
                <w:rFonts w:cs="Arial"/>
                <w:b/>
                <w:bCs/>
                <w:color w:val="000000"/>
              </w:rPr>
            </w:pPr>
            <w:r w:rsidRPr="005D71DB">
              <w:rPr>
                <w:b/>
                <w:bCs/>
                <w:color w:val="auto"/>
              </w:rPr>
              <w:t>ICC and contactless no fallback</w:t>
            </w:r>
          </w:p>
          <w:p w14:paraId="7681EDB9" w14:textId="77777777" w:rsidR="005D71DB" w:rsidRDefault="005D71DB" w:rsidP="00E2039A">
            <w:pPr>
              <w:pStyle w:val="BodyText2"/>
              <w:ind w:left="720"/>
              <w:rPr>
                <w:rFonts w:cs="Arial"/>
                <w:color w:val="000000"/>
              </w:rPr>
            </w:pPr>
            <w:r>
              <w:rPr>
                <w:rFonts w:cs="Arial"/>
                <w:color w:val="000000"/>
              </w:rPr>
              <w:t>The terminal will not use magnetic stripe data for chip transactions.</w:t>
            </w:r>
          </w:p>
          <w:p w14:paraId="7189BD6D" w14:textId="77777777" w:rsidR="005D71DB" w:rsidRDefault="005D71DB" w:rsidP="00E2039A">
            <w:pPr>
              <w:pStyle w:val="BodyText2"/>
              <w:ind w:left="720"/>
              <w:rPr>
                <w:color w:val="auto"/>
              </w:rPr>
            </w:pPr>
            <w:r>
              <w:rPr>
                <w:color w:val="auto"/>
              </w:rPr>
              <w:t>Value: “A” or binary ‘1010’</w:t>
            </w:r>
          </w:p>
          <w:p w14:paraId="4C34FC1A" w14:textId="77777777" w:rsidR="005D71DB" w:rsidRDefault="005D71DB" w:rsidP="00E2039A">
            <w:pPr>
              <w:pStyle w:val="BodyText2"/>
              <w:ind w:left="720"/>
              <w:rPr>
                <w:rFonts w:cs="Arial"/>
                <w:color w:val="000000"/>
              </w:rPr>
            </w:pPr>
          </w:p>
          <w:p w14:paraId="27B854E1" w14:textId="77777777" w:rsidR="00E2039A" w:rsidRDefault="005D71DB" w:rsidP="00E2039A">
            <w:pPr>
              <w:pStyle w:val="BodyText2"/>
              <w:ind w:left="720"/>
              <w:rPr>
                <w:color w:val="auto"/>
                <w:lang w:val="en-GB"/>
              </w:rPr>
            </w:pPr>
            <w:r w:rsidRPr="00E2039A">
              <w:rPr>
                <w:b/>
                <w:bCs/>
                <w:color w:val="auto"/>
                <w:lang w:val="en-GB"/>
              </w:rPr>
              <w:t>ICC and contactless with fallback</w:t>
            </w:r>
          </w:p>
          <w:p w14:paraId="659CF0A3" w14:textId="77777777" w:rsidR="005D71DB" w:rsidRDefault="005D71DB" w:rsidP="00E2039A">
            <w:pPr>
              <w:pStyle w:val="BodyText2"/>
              <w:ind w:left="720"/>
              <w:rPr>
                <w:rFonts w:cs="Arial"/>
                <w:color w:val="auto"/>
              </w:rPr>
            </w:pPr>
            <w:r w:rsidRPr="0034710B">
              <w:rPr>
                <w:rFonts w:cs="Arial"/>
                <w:color w:val="auto"/>
              </w:rPr>
              <w:t>The terminal will use magnetic stripe data after failing an ICC read.</w:t>
            </w:r>
          </w:p>
          <w:p w14:paraId="50C88032" w14:textId="77777777" w:rsidR="00E2039A" w:rsidRPr="0034710B" w:rsidRDefault="00E2039A" w:rsidP="00E2039A">
            <w:pPr>
              <w:pStyle w:val="BodyText2"/>
              <w:ind w:left="720"/>
              <w:rPr>
                <w:color w:val="auto"/>
                <w:lang w:val="en-GB"/>
              </w:rPr>
            </w:pPr>
            <w:r w:rsidRPr="0034710B">
              <w:rPr>
                <w:rFonts w:cs="Arial"/>
                <w:color w:val="auto"/>
              </w:rPr>
              <w:t xml:space="preserve">Value: “E” </w:t>
            </w:r>
            <w:r w:rsidRPr="0034710B">
              <w:rPr>
                <w:color w:val="auto"/>
              </w:rPr>
              <w:t xml:space="preserve">or binary </w:t>
            </w:r>
            <w:r w:rsidRPr="0034710B">
              <w:rPr>
                <w:color w:val="auto"/>
                <w:lang w:val="en-GB"/>
              </w:rPr>
              <w:t>‘1110’</w:t>
            </w:r>
          </w:p>
          <w:p w14:paraId="36EAD5FB" w14:textId="77777777" w:rsidR="005D71DB" w:rsidRDefault="005D71DB" w:rsidP="005D71DB">
            <w:pPr>
              <w:pStyle w:val="BodyText2"/>
              <w:rPr>
                <w:rFonts w:cs="Arial"/>
                <w:color w:val="000000"/>
              </w:rPr>
            </w:pPr>
          </w:p>
          <w:p w14:paraId="6A1FD386" w14:textId="77777777" w:rsidR="005D71DB" w:rsidRPr="00E2039A" w:rsidRDefault="005D71DB" w:rsidP="005D71DB">
            <w:pPr>
              <w:pStyle w:val="BodyText2"/>
              <w:rPr>
                <w:rFonts w:cs="Arial"/>
                <w:b/>
                <w:bCs/>
                <w:color w:val="auto"/>
              </w:rPr>
            </w:pPr>
            <w:r w:rsidRPr="00E2039A">
              <w:rPr>
                <w:rFonts w:cs="Arial"/>
                <w:b/>
                <w:bCs/>
                <w:color w:val="auto"/>
              </w:rPr>
              <w:t>Byte 2 – Reserved for future use.</w:t>
            </w:r>
          </w:p>
          <w:p w14:paraId="6202B79C" w14:textId="77777777" w:rsidR="005D71DB" w:rsidRDefault="005D71DB" w:rsidP="005D71DB">
            <w:pPr>
              <w:tabs>
                <w:tab w:val="left" w:pos="1094"/>
                <w:tab w:val="left" w:pos="2520"/>
                <w:tab w:val="left" w:pos="4500"/>
                <w:tab w:val="left" w:pos="5580"/>
                <w:tab w:val="left" w:pos="5760"/>
                <w:tab w:val="left" w:pos="9212"/>
              </w:tabs>
              <w:rPr>
                <w:lang w:val="en-GB"/>
              </w:rPr>
            </w:pPr>
          </w:p>
        </w:tc>
      </w:tr>
      <w:tr w:rsidR="00E2039A" w14:paraId="438A3883" w14:textId="77777777" w:rsidTr="00D41E24">
        <w:tc>
          <w:tcPr>
            <w:tcW w:w="1353" w:type="dxa"/>
          </w:tcPr>
          <w:p w14:paraId="58A0578D" w14:textId="77777777" w:rsidR="00E2039A" w:rsidRDefault="00E2039A" w:rsidP="005D71DB">
            <w:r>
              <w:lastRenderedPageBreak/>
              <w:t>107108</w:t>
            </w:r>
          </w:p>
        </w:tc>
        <w:tc>
          <w:tcPr>
            <w:tcW w:w="1433" w:type="dxa"/>
          </w:tcPr>
          <w:p w14:paraId="1A4B9B76" w14:textId="77777777" w:rsidR="00E2039A" w:rsidRDefault="00E2039A" w:rsidP="00D41E24">
            <w:pPr>
              <w:jc w:val="center"/>
            </w:pPr>
            <w:r>
              <w:t>PIC 9(02)</w:t>
            </w:r>
          </w:p>
        </w:tc>
        <w:tc>
          <w:tcPr>
            <w:tcW w:w="6574" w:type="dxa"/>
          </w:tcPr>
          <w:p w14:paraId="6197AC2C" w14:textId="77777777" w:rsidR="00E2039A" w:rsidRDefault="00E2039A" w:rsidP="00E2039A">
            <w:pPr>
              <w:tabs>
                <w:tab w:val="left" w:pos="1112"/>
                <w:tab w:val="left" w:pos="2520"/>
                <w:tab w:val="left" w:pos="4500"/>
                <w:tab w:val="left" w:pos="5580"/>
                <w:tab w:val="left" w:pos="5760"/>
                <w:tab w:val="left" w:pos="9212"/>
              </w:tabs>
              <w:rPr>
                <w:lang w:val="en-GB"/>
              </w:rPr>
            </w:pPr>
            <w:r w:rsidRPr="00E2039A">
              <w:rPr>
                <w:b/>
                <w:bCs/>
                <w:lang w:val="en-GB"/>
              </w:rPr>
              <w:t>Max. % increment for Pre</w:t>
            </w:r>
            <w:r w:rsidRPr="00E2039A">
              <w:rPr>
                <w:b/>
                <w:bCs/>
                <w:lang w:val="en-GB"/>
              </w:rPr>
              <w:noBreakHyphen/>
              <w:t>auth Completion</w:t>
            </w:r>
          </w:p>
          <w:p w14:paraId="12B4F791" w14:textId="77777777" w:rsidR="00E2039A" w:rsidRPr="005D71DB" w:rsidRDefault="00E2039A" w:rsidP="005D71DB">
            <w:pPr>
              <w:tabs>
                <w:tab w:val="left" w:pos="1094"/>
                <w:tab w:val="left" w:pos="2520"/>
                <w:tab w:val="left" w:pos="4500"/>
                <w:tab w:val="left" w:pos="5580"/>
                <w:tab w:val="left" w:pos="5760"/>
                <w:tab w:val="left" w:pos="9212"/>
              </w:tabs>
              <w:rPr>
                <w:b/>
                <w:bCs/>
                <w:lang w:val="en-GB"/>
              </w:rPr>
            </w:pPr>
          </w:p>
        </w:tc>
      </w:tr>
    </w:tbl>
    <w:p w14:paraId="28A6D454" w14:textId="77777777" w:rsidR="00D41E24" w:rsidRDefault="00C21BB6">
      <w:pPr>
        <w:tabs>
          <w:tab w:val="left" w:pos="1112"/>
          <w:tab w:val="left" w:pos="2520"/>
          <w:tab w:val="left" w:pos="4500"/>
          <w:tab w:val="left" w:pos="5580"/>
          <w:tab w:val="left" w:pos="5760"/>
          <w:tab w:val="left" w:pos="9212"/>
        </w:tabs>
        <w:ind w:left="122"/>
        <w:rPr>
          <w:lang w:val="en-GB"/>
        </w:rPr>
      </w:pPr>
      <w:r>
        <w:rPr>
          <w:lang w:val="en-GB"/>
        </w:rPr>
        <w:tab/>
      </w:r>
    </w:p>
    <w:p w14:paraId="232C7315" w14:textId="77777777" w:rsidR="00EB4981" w:rsidRDefault="00D41E24" w:rsidP="00E2039A">
      <w:pPr>
        <w:tabs>
          <w:tab w:val="left" w:pos="1112"/>
          <w:tab w:val="left" w:pos="2520"/>
          <w:tab w:val="left" w:pos="4500"/>
          <w:tab w:val="left" w:pos="5580"/>
          <w:tab w:val="left" w:pos="5760"/>
          <w:tab w:val="left" w:pos="9212"/>
        </w:tabs>
        <w:rPr>
          <w:lang w:val="en-GB"/>
        </w:rPr>
      </w:pPr>
      <w:r w:rsidDel="00D41E24">
        <w:rPr>
          <w:lang w:val="en-GB"/>
        </w:rPr>
        <w:t xml:space="preserve"> </w:t>
      </w:r>
    </w:p>
    <w:p w14:paraId="7B47BAED" w14:textId="77777777" w:rsidR="00495E20" w:rsidRDefault="00495E20" w:rsidP="00847896">
      <w:pPr>
        <w:pStyle w:val="Heading2"/>
        <w:rPr>
          <w:snapToGrid w:val="0"/>
        </w:rPr>
      </w:pPr>
      <w:bookmarkStart w:id="2886" w:name="_Toc30407784"/>
      <w:bookmarkStart w:id="2887" w:name="_Toc126079355"/>
      <w:r>
        <w:rPr>
          <w:snapToGrid w:val="0"/>
        </w:rPr>
        <w:t>DID a – TERM-NAM-LOC</w:t>
      </w:r>
      <w:bookmarkEnd w:id="2886"/>
      <w:bookmarkEnd w:id="2887"/>
    </w:p>
    <w:p w14:paraId="09DB0F2F" w14:textId="77777777" w:rsidR="00E2039A"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terminal name/description for printing on receipts. </w:t>
      </w:r>
    </w:p>
    <w:p w14:paraId="33E245EE" w14:textId="77777777" w:rsidR="00C21BB6"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This element is taken from the PTDF.</w:t>
      </w:r>
    </w:p>
    <w:p w14:paraId="0AA19CB9" w14:textId="77777777" w:rsidR="00C21BB6" w:rsidRDefault="00C21BB6" w:rsidP="00E2039A">
      <w:pPr>
        <w:pStyle w:val="BodyText2"/>
        <w:ind w:left="720"/>
        <w:rPr>
          <w:color w:val="auto"/>
        </w:rPr>
      </w:pPr>
      <w:r>
        <w:rPr>
          <w:color w:val="auto"/>
        </w:rPr>
        <w:t>EMV Tag: 9F4E part 3 (see DID c and b) – Use entire value including spaces.</w:t>
      </w:r>
    </w:p>
    <w:p w14:paraId="75060FD7"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TYPE X(25)</w:t>
      </w:r>
    </w:p>
    <w:p w14:paraId="049A9283" w14:textId="77777777" w:rsidR="00495E20" w:rsidRDefault="00495E20">
      <w:pPr>
        <w:pStyle w:val="BodyText2"/>
        <w:rPr>
          <w:color w:val="auto"/>
        </w:rPr>
      </w:pPr>
    </w:p>
    <w:p w14:paraId="38F3522E" w14:textId="77777777" w:rsidR="00E2039A" w:rsidRDefault="00E2039A">
      <w:pPr>
        <w:pStyle w:val="BodyText2"/>
        <w:rPr>
          <w:color w:val="auto"/>
        </w:rPr>
      </w:pPr>
    </w:p>
    <w:p w14:paraId="69A47717" w14:textId="77777777" w:rsidR="00495E20" w:rsidRDefault="00495E20" w:rsidP="00847896">
      <w:pPr>
        <w:pStyle w:val="Heading2"/>
        <w:rPr>
          <w:snapToGrid w:val="0"/>
        </w:rPr>
      </w:pPr>
      <w:bookmarkStart w:id="2888" w:name="_Toc30407785"/>
      <w:bookmarkStart w:id="2889" w:name="_Toc126079356"/>
      <w:r>
        <w:rPr>
          <w:snapToGrid w:val="0"/>
        </w:rPr>
        <w:t>DID b – TERM-CITY-ST</w:t>
      </w:r>
      <w:bookmarkEnd w:id="2888"/>
      <w:bookmarkEnd w:id="2889"/>
    </w:p>
    <w:p w14:paraId="65799907" w14:textId="77777777" w:rsidR="00E2039A"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city and state in which this terminal is located. </w:t>
      </w:r>
    </w:p>
    <w:p w14:paraId="04F07C0F" w14:textId="77777777" w:rsidR="00E2039A"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These elements are taken from the PTDF. </w:t>
      </w:r>
    </w:p>
    <w:p w14:paraId="18D40F1D" w14:textId="77777777" w:rsidR="00C21BB6"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lastRenderedPageBreak/>
        <w:t>The following fields are associated with this data element.</w:t>
      </w:r>
    </w:p>
    <w:p w14:paraId="1A547FD6"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TYPE X(16)</w:t>
      </w:r>
    </w:p>
    <w:p w14:paraId="36B90657"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80"/>
        <w:gridCol w:w="990"/>
        <w:gridCol w:w="3510"/>
      </w:tblGrid>
      <w:tr w:rsidR="00E2039A" w:rsidRPr="00E2039A" w14:paraId="7E4D7E9F" w14:textId="77777777" w:rsidTr="00E2039A">
        <w:trPr>
          <w:tblHeader/>
        </w:trPr>
        <w:tc>
          <w:tcPr>
            <w:tcW w:w="1080" w:type="dxa"/>
          </w:tcPr>
          <w:p w14:paraId="73350A06" w14:textId="77777777" w:rsidR="00E2039A" w:rsidRP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Position</w:t>
            </w:r>
          </w:p>
        </w:tc>
        <w:tc>
          <w:tcPr>
            <w:tcW w:w="990" w:type="dxa"/>
          </w:tcPr>
          <w:p w14:paraId="54CE80E3" w14:textId="77777777" w:rsidR="00E2039A" w:rsidRP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Length</w:t>
            </w:r>
          </w:p>
        </w:tc>
        <w:tc>
          <w:tcPr>
            <w:tcW w:w="3510" w:type="dxa"/>
          </w:tcPr>
          <w:p w14:paraId="11337649" w14:textId="77777777" w:rsidR="00E2039A" w:rsidRP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Description</w:t>
            </w:r>
          </w:p>
        </w:tc>
      </w:tr>
      <w:tr w:rsidR="00E2039A" w14:paraId="584C7709" w14:textId="77777777" w:rsidTr="00E2039A">
        <w:tc>
          <w:tcPr>
            <w:tcW w:w="1080" w:type="dxa"/>
          </w:tcPr>
          <w:p w14:paraId="7DFF8B20"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1-13</w:t>
            </w:r>
          </w:p>
        </w:tc>
        <w:tc>
          <w:tcPr>
            <w:tcW w:w="990" w:type="dxa"/>
          </w:tcPr>
          <w:p w14:paraId="4F894415"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13</w:t>
            </w:r>
          </w:p>
        </w:tc>
        <w:tc>
          <w:tcPr>
            <w:tcW w:w="3510" w:type="dxa"/>
          </w:tcPr>
          <w:p w14:paraId="6005C466"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City</w:t>
            </w:r>
          </w:p>
        </w:tc>
      </w:tr>
      <w:tr w:rsidR="00E2039A" w14:paraId="50464BF4" w14:textId="77777777" w:rsidTr="00E2039A">
        <w:tc>
          <w:tcPr>
            <w:tcW w:w="1080" w:type="dxa"/>
          </w:tcPr>
          <w:p w14:paraId="087F8963"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14-16</w:t>
            </w:r>
          </w:p>
        </w:tc>
        <w:tc>
          <w:tcPr>
            <w:tcW w:w="990" w:type="dxa"/>
          </w:tcPr>
          <w:p w14:paraId="1FC64AC5"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3</w:t>
            </w:r>
          </w:p>
        </w:tc>
        <w:tc>
          <w:tcPr>
            <w:tcW w:w="3510" w:type="dxa"/>
          </w:tcPr>
          <w:p w14:paraId="152F3D10"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State</w:t>
            </w:r>
          </w:p>
        </w:tc>
      </w:tr>
    </w:tbl>
    <w:p w14:paraId="33DCB1DF"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34A096DF" w14:textId="77777777" w:rsidR="00C21BB6" w:rsidRDefault="00C21BB6" w:rsidP="00E2039A">
      <w:pPr>
        <w:pStyle w:val="BodyText2"/>
        <w:ind w:left="720"/>
        <w:rPr>
          <w:color w:val="auto"/>
        </w:rPr>
      </w:pPr>
      <w:r>
        <w:rPr>
          <w:color w:val="auto"/>
        </w:rPr>
        <w:t>EMV Tag: 9F4E part 2 (see DID c and a) – Use entire value including spaces and append a comma ‘,’.</w:t>
      </w:r>
    </w:p>
    <w:p w14:paraId="0FC8C135" w14:textId="77777777" w:rsidR="00C21BB6" w:rsidRPr="00A91CB8" w:rsidRDefault="00C21BB6">
      <w:pPr>
        <w:autoSpaceDE w:val="0"/>
        <w:autoSpaceDN w:val="0"/>
        <w:adjustRightInd w:val="0"/>
        <w:rPr>
          <w:rFonts w:cs="Arial"/>
        </w:rPr>
      </w:pPr>
    </w:p>
    <w:p w14:paraId="23A8B9B7" w14:textId="77777777" w:rsidR="00C21BB6" w:rsidRDefault="00C21BB6">
      <w:pPr>
        <w:autoSpaceDE w:val="0"/>
        <w:autoSpaceDN w:val="0"/>
        <w:adjustRightInd w:val="0"/>
        <w:rPr>
          <w:rFonts w:cs="Arial"/>
        </w:rPr>
      </w:pPr>
    </w:p>
    <w:p w14:paraId="1AE96272" w14:textId="77777777" w:rsidR="00495E20" w:rsidRDefault="00495E20" w:rsidP="00847896">
      <w:pPr>
        <w:pStyle w:val="Heading2"/>
        <w:rPr>
          <w:snapToGrid w:val="0"/>
        </w:rPr>
      </w:pPr>
      <w:bookmarkStart w:id="2890" w:name="_Toc30407786"/>
      <w:bookmarkStart w:id="2891" w:name="_Toc126079357"/>
      <w:r>
        <w:rPr>
          <w:snapToGrid w:val="0"/>
        </w:rPr>
        <w:t>DID c – TERM-OWNER-NAME</w:t>
      </w:r>
      <w:bookmarkEnd w:id="2890"/>
      <w:bookmarkEnd w:id="2891"/>
    </w:p>
    <w:p w14:paraId="06727567" w14:textId="77777777" w:rsidR="00C21BB6"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The name of the retailer who owns the terminal. This element is taken from the PTDF.</w:t>
      </w:r>
    </w:p>
    <w:p w14:paraId="700E968E" w14:textId="77777777" w:rsidR="00C21BB6" w:rsidRDefault="00C21BB6"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EMV Tag: 9F4E part 1 (see DID b and a) – Use entire value including spaces and append a comma ‘,’.</w:t>
      </w:r>
    </w:p>
    <w:p w14:paraId="7AB2B0E1" w14:textId="77777777" w:rsidR="00E2039A" w:rsidRDefault="00E2039A" w:rsidP="00E2039A">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TYPE X(22)</w:t>
      </w:r>
    </w:p>
    <w:p w14:paraId="3438AC23" w14:textId="77777777" w:rsidR="00C21BB6" w:rsidRDefault="00C21BB6">
      <w:pPr>
        <w:autoSpaceDE w:val="0"/>
        <w:autoSpaceDN w:val="0"/>
        <w:adjustRightInd w:val="0"/>
        <w:rPr>
          <w:rFonts w:cs="Arial"/>
        </w:rPr>
      </w:pPr>
    </w:p>
    <w:p w14:paraId="7D30930D" w14:textId="77777777" w:rsidR="00A91CB8" w:rsidRDefault="00A91CB8">
      <w:pPr>
        <w:autoSpaceDE w:val="0"/>
        <w:autoSpaceDN w:val="0"/>
        <w:adjustRightInd w:val="0"/>
        <w:rPr>
          <w:rFonts w:cs="Arial"/>
        </w:rPr>
      </w:pPr>
    </w:p>
    <w:p w14:paraId="4B865FD8" w14:textId="77777777" w:rsidR="00D92E04" w:rsidRDefault="00D92E04" w:rsidP="00847896">
      <w:pPr>
        <w:pStyle w:val="Heading2"/>
        <w:rPr>
          <w:snapToGrid w:val="0"/>
        </w:rPr>
      </w:pPr>
      <w:bookmarkStart w:id="2892" w:name="_Toc30407787"/>
      <w:bookmarkStart w:id="2893" w:name="_Toc126079358"/>
      <w:r>
        <w:rPr>
          <w:snapToGrid w:val="0"/>
        </w:rPr>
        <w:t>DID g – P-Key</w:t>
      </w:r>
      <w:bookmarkEnd w:id="2892"/>
      <w:bookmarkEnd w:id="2893"/>
    </w:p>
    <w:p w14:paraId="7D17C0B3" w14:textId="77777777" w:rsidR="00680F37" w:rsidRDefault="00680F37" w:rsidP="00E2039A">
      <w:pPr>
        <w:autoSpaceDE w:val="0"/>
        <w:autoSpaceDN w:val="0"/>
        <w:adjustRightInd w:val="0"/>
        <w:ind w:left="720"/>
        <w:rPr>
          <w:lang w:val="en-GB"/>
        </w:rPr>
      </w:pPr>
      <w:r>
        <w:rPr>
          <w:lang w:val="en-GB"/>
        </w:rPr>
        <w:t>The PIN encryption key used by the Terminal/PINPAD.</w:t>
      </w:r>
    </w:p>
    <w:p w14:paraId="13488E10" w14:textId="77777777" w:rsidR="00680F37" w:rsidRDefault="00680F37" w:rsidP="00E2039A">
      <w:pPr>
        <w:autoSpaceDE w:val="0"/>
        <w:autoSpaceDN w:val="0"/>
        <w:adjustRightInd w:val="0"/>
        <w:ind w:left="720"/>
        <w:rPr>
          <w:lang w:val="en-GB"/>
        </w:rPr>
      </w:pPr>
    </w:p>
    <w:p w14:paraId="617EB92D" w14:textId="77777777" w:rsidR="00AA64B6" w:rsidRDefault="00AA64B6" w:rsidP="00E2039A">
      <w:pPr>
        <w:autoSpaceDE w:val="0"/>
        <w:autoSpaceDN w:val="0"/>
        <w:adjustRightInd w:val="0"/>
        <w:ind w:left="720"/>
        <w:rPr>
          <w:lang w:val="en-GB"/>
        </w:rPr>
      </w:pPr>
      <w:r>
        <w:rPr>
          <w:lang w:val="en-GB"/>
        </w:rPr>
        <w:t>Key types supported:</w:t>
      </w:r>
    </w:p>
    <w:p w14:paraId="5592EA7C" w14:textId="77777777" w:rsidR="00AA64B6" w:rsidRDefault="00AA64B6" w:rsidP="007930C7">
      <w:pPr>
        <w:numPr>
          <w:ilvl w:val="0"/>
          <w:numId w:val="41"/>
        </w:numPr>
        <w:autoSpaceDE w:val="0"/>
        <w:autoSpaceDN w:val="0"/>
        <w:adjustRightInd w:val="0"/>
        <w:ind w:left="1440"/>
        <w:rPr>
          <w:lang w:val="en-GB"/>
        </w:rPr>
      </w:pPr>
      <w:r>
        <w:rPr>
          <w:lang w:val="en-GB"/>
        </w:rPr>
        <w:t>Single Length Key</w:t>
      </w:r>
    </w:p>
    <w:p w14:paraId="003A698C" w14:textId="77777777" w:rsidR="00AA64B6" w:rsidRDefault="00AA64B6" w:rsidP="007930C7">
      <w:pPr>
        <w:numPr>
          <w:ilvl w:val="0"/>
          <w:numId w:val="41"/>
        </w:numPr>
        <w:autoSpaceDE w:val="0"/>
        <w:autoSpaceDN w:val="0"/>
        <w:adjustRightInd w:val="0"/>
        <w:ind w:left="1440"/>
        <w:rPr>
          <w:lang w:val="en-GB"/>
        </w:rPr>
      </w:pPr>
      <w:r>
        <w:rPr>
          <w:lang w:val="en-GB"/>
        </w:rPr>
        <w:t>Double Length Key</w:t>
      </w:r>
    </w:p>
    <w:p w14:paraId="5BEFD2CF" w14:textId="77777777" w:rsidR="00AA64B6" w:rsidRDefault="00AA64B6" w:rsidP="00E2039A">
      <w:pPr>
        <w:autoSpaceDE w:val="0"/>
        <w:autoSpaceDN w:val="0"/>
        <w:adjustRightInd w:val="0"/>
        <w:ind w:left="720"/>
        <w:rPr>
          <w:lang w:val="en-GB"/>
        </w:rPr>
      </w:pPr>
    </w:p>
    <w:p w14:paraId="1A773CD3" w14:textId="77777777" w:rsidR="00AA64B6" w:rsidRDefault="00AA64B6" w:rsidP="00E2039A">
      <w:pPr>
        <w:autoSpaceDE w:val="0"/>
        <w:autoSpaceDN w:val="0"/>
        <w:adjustRightInd w:val="0"/>
        <w:ind w:left="720"/>
        <w:rPr>
          <w:lang w:val="en-GB"/>
        </w:rPr>
      </w:pPr>
      <w:r>
        <w:rPr>
          <w:lang w:val="en-GB"/>
        </w:rPr>
        <w:t>The Length and Format is dependent on which Key type is being used:</w:t>
      </w:r>
    </w:p>
    <w:p w14:paraId="6B65228C" w14:textId="77777777" w:rsidR="00AA64B6" w:rsidRDefault="00AA64B6">
      <w:pPr>
        <w:autoSpaceDE w:val="0"/>
        <w:autoSpaceDN w:val="0"/>
        <w:adjustRightInd w:val="0"/>
        <w:rPr>
          <w:lang w:val="en-GB"/>
        </w:rPr>
      </w:pPr>
    </w:p>
    <w:tbl>
      <w:tblPr>
        <w:tblW w:w="8520" w:type="dxa"/>
        <w:tblInd w:w="72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60"/>
        <w:gridCol w:w="1350"/>
        <w:gridCol w:w="5910"/>
      </w:tblGrid>
      <w:tr w:rsidR="00AA64B6" w:rsidRPr="00E2039A" w14:paraId="5EF93B4D" w14:textId="77777777" w:rsidTr="00486DDB">
        <w:tc>
          <w:tcPr>
            <w:tcW w:w="1260" w:type="dxa"/>
            <w:shd w:val="clear" w:color="auto" w:fill="auto"/>
          </w:tcPr>
          <w:p w14:paraId="21EB4208" w14:textId="77777777" w:rsidR="00AA64B6" w:rsidRPr="00E2039A" w:rsidRDefault="00AA64B6" w:rsidP="00E2039A">
            <w:pPr>
              <w:autoSpaceDE w:val="0"/>
              <w:autoSpaceDN w:val="0"/>
              <w:adjustRightInd w:val="0"/>
              <w:spacing w:before="60" w:after="60"/>
              <w:rPr>
                <w:b/>
                <w:bCs/>
                <w:lang w:val="en-GB"/>
              </w:rPr>
            </w:pPr>
            <w:r w:rsidRPr="00E2039A">
              <w:rPr>
                <w:b/>
                <w:bCs/>
                <w:lang w:val="en-GB"/>
              </w:rPr>
              <w:t>Key Type</w:t>
            </w:r>
          </w:p>
        </w:tc>
        <w:tc>
          <w:tcPr>
            <w:tcW w:w="1350" w:type="dxa"/>
            <w:shd w:val="clear" w:color="auto" w:fill="auto"/>
          </w:tcPr>
          <w:p w14:paraId="5950F968" w14:textId="77777777" w:rsidR="00AA64B6" w:rsidRPr="00E2039A" w:rsidRDefault="00AA64B6" w:rsidP="00E2039A">
            <w:pPr>
              <w:autoSpaceDE w:val="0"/>
              <w:autoSpaceDN w:val="0"/>
              <w:adjustRightInd w:val="0"/>
              <w:spacing w:before="60" w:after="60"/>
              <w:rPr>
                <w:b/>
                <w:bCs/>
                <w:lang w:val="en-GB"/>
              </w:rPr>
            </w:pPr>
            <w:r w:rsidRPr="00E2039A">
              <w:rPr>
                <w:b/>
                <w:bCs/>
                <w:lang w:val="en-GB"/>
              </w:rPr>
              <w:t>Length</w:t>
            </w:r>
          </w:p>
        </w:tc>
        <w:tc>
          <w:tcPr>
            <w:tcW w:w="5910" w:type="dxa"/>
            <w:shd w:val="clear" w:color="auto" w:fill="auto"/>
          </w:tcPr>
          <w:p w14:paraId="127CF615" w14:textId="77777777" w:rsidR="00AA64B6" w:rsidRPr="00E2039A" w:rsidRDefault="00AA64B6" w:rsidP="00E2039A">
            <w:pPr>
              <w:autoSpaceDE w:val="0"/>
              <w:autoSpaceDN w:val="0"/>
              <w:adjustRightInd w:val="0"/>
              <w:spacing w:before="60" w:after="60"/>
              <w:rPr>
                <w:b/>
                <w:bCs/>
                <w:lang w:val="en-GB"/>
              </w:rPr>
            </w:pPr>
            <w:r w:rsidRPr="00E2039A">
              <w:rPr>
                <w:b/>
                <w:bCs/>
                <w:lang w:val="en-GB"/>
              </w:rPr>
              <w:t>Format</w:t>
            </w:r>
          </w:p>
        </w:tc>
      </w:tr>
      <w:tr w:rsidR="00AA64B6" w:rsidRPr="00EF3C68" w14:paraId="00806289" w14:textId="77777777" w:rsidTr="00486DDB">
        <w:tc>
          <w:tcPr>
            <w:tcW w:w="1260" w:type="dxa"/>
            <w:shd w:val="clear" w:color="auto" w:fill="auto"/>
          </w:tcPr>
          <w:p w14:paraId="1A64D13E" w14:textId="77777777" w:rsidR="00AA64B6" w:rsidRPr="00EF3C68" w:rsidRDefault="00AA64B6" w:rsidP="00EF3C68">
            <w:pPr>
              <w:autoSpaceDE w:val="0"/>
              <w:autoSpaceDN w:val="0"/>
              <w:adjustRightInd w:val="0"/>
              <w:rPr>
                <w:lang w:val="en-GB"/>
              </w:rPr>
            </w:pPr>
            <w:r w:rsidRPr="00EF3C68">
              <w:rPr>
                <w:lang w:val="en-GB"/>
              </w:rPr>
              <w:t>Single</w:t>
            </w:r>
          </w:p>
        </w:tc>
        <w:tc>
          <w:tcPr>
            <w:tcW w:w="1350" w:type="dxa"/>
            <w:shd w:val="clear" w:color="auto" w:fill="auto"/>
          </w:tcPr>
          <w:p w14:paraId="28BBE9F4" w14:textId="77777777" w:rsidR="00AA64B6" w:rsidRPr="00E2039A" w:rsidRDefault="00AA64B6" w:rsidP="00EF3C68">
            <w:pPr>
              <w:autoSpaceDE w:val="0"/>
              <w:autoSpaceDN w:val="0"/>
              <w:adjustRightInd w:val="0"/>
              <w:rPr>
                <w:lang w:val="en-GB"/>
              </w:rPr>
            </w:pPr>
            <w:r w:rsidRPr="00E2039A">
              <w:rPr>
                <w:lang w:val="en-GB"/>
              </w:rPr>
              <w:t>TYPE X(16)</w:t>
            </w:r>
          </w:p>
        </w:tc>
        <w:tc>
          <w:tcPr>
            <w:tcW w:w="5910" w:type="dxa"/>
            <w:shd w:val="clear" w:color="auto" w:fill="auto"/>
          </w:tcPr>
          <w:p w14:paraId="4C0AF27B" w14:textId="77777777" w:rsidR="00AA64B6" w:rsidRPr="00EF3C68" w:rsidRDefault="00AA64B6" w:rsidP="00EF3C68">
            <w:pPr>
              <w:autoSpaceDE w:val="0"/>
              <w:autoSpaceDN w:val="0"/>
              <w:adjustRightInd w:val="0"/>
              <w:rPr>
                <w:lang w:val="en-GB"/>
              </w:rPr>
            </w:pPr>
            <w:r w:rsidRPr="00EF3C68">
              <w:rPr>
                <w:lang w:val="en-GB"/>
              </w:rPr>
              <w:t xml:space="preserve">Single length key of </w:t>
            </w:r>
            <w:r w:rsidRPr="007932C0">
              <w:rPr>
                <w:b/>
                <w:lang w:val="en-GB"/>
              </w:rPr>
              <w:t>16</w:t>
            </w:r>
            <w:r w:rsidRPr="00EF3C68">
              <w:rPr>
                <w:lang w:val="en-GB"/>
              </w:rPr>
              <w:t xml:space="preserve"> bytes</w:t>
            </w:r>
          </w:p>
          <w:p w14:paraId="5B054567" w14:textId="77777777" w:rsidR="009D61B7" w:rsidRDefault="009D61B7" w:rsidP="00EF3C68">
            <w:pPr>
              <w:autoSpaceDE w:val="0"/>
              <w:autoSpaceDN w:val="0"/>
              <w:adjustRightInd w:val="0"/>
              <w:rPr>
                <w:lang w:val="en-GB"/>
              </w:rPr>
            </w:pPr>
            <w:r w:rsidRPr="00EF3C68">
              <w:rPr>
                <w:lang w:val="en-GB"/>
              </w:rPr>
              <w:t>Example: 1234567890ABCDEF</w:t>
            </w:r>
          </w:p>
          <w:p w14:paraId="74446FC2" w14:textId="77777777" w:rsidR="00486DDB" w:rsidRPr="00EF3C68" w:rsidRDefault="00486DDB" w:rsidP="00EF3C68">
            <w:pPr>
              <w:autoSpaceDE w:val="0"/>
              <w:autoSpaceDN w:val="0"/>
              <w:adjustRightInd w:val="0"/>
              <w:rPr>
                <w:lang w:val="en-GB"/>
              </w:rPr>
            </w:pPr>
          </w:p>
        </w:tc>
      </w:tr>
      <w:tr w:rsidR="00AA64B6" w:rsidRPr="00EF3C68" w14:paraId="15FB18C3" w14:textId="77777777" w:rsidTr="00486DDB">
        <w:tc>
          <w:tcPr>
            <w:tcW w:w="1260" w:type="dxa"/>
            <w:shd w:val="clear" w:color="auto" w:fill="auto"/>
          </w:tcPr>
          <w:p w14:paraId="5850DB63" w14:textId="77777777" w:rsidR="00AA64B6" w:rsidRPr="00EF3C68" w:rsidRDefault="00AA64B6" w:rsidP="00EF3C68">
            <w:pPr>
              <w:autoSpaceDE w:val="0"/>
              <w:autoSpaceDN w:val="0"/>
              <w:adjustRightInd w:val="0"/>
              <w:rPr>
                <w:lang w:val="en-GB"/>
              </w:rPr>
            </w:pPr>
            <w:r w:rsidRPr="00EF3C68">
              <w:rPr>
                <w:lang w:val="en-GB"/>
              </w:rPr>
              <w:t>Double</w:t>
            </w:r>
            <w:r w:rsidR="00EE3508">
              <w:rPr>
                <w:lang w:val="en-GB"/>
              </w:rPr>
              <w:t xml:space="preserve"> (4)</w:t>
            </w:r>
          </w:p>
        </w:tc>
        <w:tc>
          <w:tcPr>
            <w:tcW w:w="1350" w:type="dxa"/>
            <w:shd w:val="clear" w:color="auto" w:fill="auto"/>
          </w:tcPr>
          <w:p w14:paraId="30FD58F5" w14:textId="77777777" w:rsidR="00AA64B6" w:rsidRPr="00E2039A" w:rsidRDefault="00AA64B6" w:rsidP="00EF3C68">
            <w:pPr>
              <w:autoSpaceDE w:val="0"/>
              <w:autoSpaceDN w:val="0"/>
              <w:adjustRightInd w:val="0"/>
              <w:rPr>
                <w:lang w:val="en-GB"/>
              </w:rPr>
            </w:pPr>
            <w:r w:rsidRPr="00E2039A">
              <w:rPr>
                <w:lang w:val="en-GB"/>
              </w:rPr>
              <w:t>TYPE X(37)</w:t>
            </w:r>
          </w:p>
        </w:tc>
        <w:tc>
          <w:tcPr>
            <w:tcW w:w="5910" w:type="dxa"/>
            <w:shd w:val="clear" w:color="auto" w:fill="auto"/>
          </w:tcPr>
          <w:p w14:paraId="024A74D7" w14:textId="1E9AC508" w:rsidR="00AA64B6" w:rsidRPr="00EF3C68" w:rsidRDefault="00AA64B6" w:rsidP="00EF3C68">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delim</w:t>
            </w:r>
            <w:r w:rsidR="00EE3508">
              <w:rPr>
                <w:lang w:val="en-GB"/>
              </w:rPr>
              <w:t>i</w:t>
            </w:r>
            <w:r w:rsidRPr="00EF3C68">
              <w:rPr>
                <w:lang w:val="en-GB"/>
              </w:rPr>
              <w:t xml:space="preserve">ter (value of ‘#’), followed by </w:t>
            </w:r>
            <w:r w:rsidRPr="00EF3C68">
              <w:rPr>
                <w:b/>
                <w:lang w:val="en-GB"/>
              </w:rPr>
              <w:t>4</w:t>
            </w:r>
            <w:r w:rsidRPr="00EF3C68">
              <w:rPr>
                <w:lang w:val="en-GB"/>
              </w:rPr>
              <w:t xml:space="preserve"> bytes of check digit values (overall total of </w:t>
            </w:r>
            <w:r w:rsidRPr="00EF3C68">
              <w:rPr>
                <w:b/>
                <w:lang w:val="en-GB"/>
              </w:rPr>
              <w:t>37</w:t>
            </w:r>
            <w:r w:rsidRPr="00EF3C68">
              <w:rPr>
                <w:lang w:val="en-GB"/>
              </w:rPr>
              <w:t xml:space="preserve"> bytes)</w:t>
            </w:r>
          </w:p>
          <w:p w14:paraId="7D711AAB" w14:textId="77777777" w:rsidR="009D61B7" w:rsidRDefault="009D61B7" w:rsidP="00EF3C68">
            <w:pPr>
              <w:autoSpaceDE w:val="0"/>
              <w:autoSpaceDN w:val="0"/>
              <w:adjustRightInd w:val="0"/>
              <w:rPr>
                <w:lang w:val="en-GB"/>
              </w:rPr>
            </w:pPr>
            <w:r w:rsidRPr="00EF3C68">
              <w:rPr>
                <w:lang w:val="en-GB"/>
              </w:rPr>
              <w:t>Example: 1234567890ABCDEF1234567890ABCDEF#A1B2</w:t>
            </w:r>
          </w:p>
          <w:p w14:paraId="771905A9" w14:textId="77777777" w:rsidR="00486DDB" w:rsidRPr="00EF3C68" w:rsidRDefault="00486DDB" w:rsidP="00EF3C68">
            <w:pPr>
              <w:autoSpaceDE w:val="0"/>
              <w:autoSpaceDN w:val="0"/>
              <w:adjustRightInd w:val="0"/>
              <w:rPr>
                <w:lang w:val="en-GB"/>
              </w:rPr>
            </w:pPr>
          </w:p>
        </w:tc>
      </w:tr>
      <w:tr w:rsidR="00EE3508" w:rsidRPr="00EF3C68" w14:paraId="202A95B1" w14:textId="77777777" w:rsidTr="00486DDB">
        <w:tc>
          <w:tcPr>
            <w:tcW w:w="1260" w:type="dxa"/>
            <w:shd w:val="clear" w:color="auto" w:fill="auto"/>
          </w:tcPr>
          <w:p w14:paraId="5CF1A7C3" w14:textId="77777777" w:rsidR="00EE3508" w:rsidRPr="00EF3C68" w:rsidRDefault="00EE3508" w:rsidP="00EE3508">
            <w:pPr>
              <w:autoSpaceDE w:val="0"/>
              <w:autoSpaceDN w:val="0"/>
              <w:adjustRightInd w:val="0"/>
              <w:rPr>
                <w:lang w:val="en-GB"/>
              </w:rPr>
            </w:pPr>
            <w:r w:rsidRPr="00EF3C68">
              <w:rPr>
                <w:lang w:val="en-GB"/>
              </w:rPr>
              <w:t>Double</w:t>
            </w:r>
            <w:r w:rsidR="00E2039A">
              <w:rPr>
                <w:lang w:val="en-GB"/>
              </w:rPr>
              <w:t xml:space="preserve"> </w:t>
            </w:r>
            <w:r>
              <w:rPr>
                <w:lang w:val="en-GB"/>
              </w:rPr>
              <w:t>(6)</w:t>
            </w:r>
          </w:p>
        </w:tc>
        <w:tc>
          <w:tcPr>
            <w:tcW w:w="1350" w:type="dxa"/>
            <w:shd w:val="clear" w:color="auto" w:fill="auto"/>
          </w:tcPr>
          <w:p w14:paraId="3DBDC326" w14:textId="77777777" w:rsidR="00EE3508" w:rsidRPr="00E2039A" w:rsidRDefault="00EE3508" w:rsidP="00EE3508">
            <w:pPr>
              <w:autoSpaceDE w:val="0"/>
              <w:autoSpaceDN w:val="0"/>
              <w:adjustRightInd w:val="0"/>
              <w:rPr>
                <w:lang w:val="en-GB"/>
              </w:rPr>
            </w:pPr>
            <w:r w:rsidRPr="00E2039A">
              <w:rPr>
                <w:lang w:val="en-GB"/>
              </w:rPr>
              <w:t>TYPE X(39)</w:t>
            </w:r>
          </w:p>
        </w:tc>
        <w:tc>
          <w:tcPr>
            <w:tcW w:w="5910" w:type="dxa"/>
            <w:shd w:val="clear" w:color="auto" w:fill="auto"/>
          </w:tcPr>
          <w:p w14:paraId="33F46471" w14:textId="46A62C3D" w:rsidR="00EE3508" w:rsidRPr="00EF3C68" w:rsidRDefault="00EE3508" w:rsidP="00EE3508">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delim</w:t>
            </w:r>
            <w:r>
              <w:rPr>
                <w:lang w:val="en-GB"/>
              </w:rPr>
              <w:t>i</w:t>
            </w:r>
            <w:r w:rsidRPr="00EF3C68">
              <w:rPr>
                <w:lang w:val="en-GB"/>
              </w:rPr>
              <w:t xml:space="preserve">ter (value of ‘#’), followed by </w:t>
            </w:r>
            <w:r>
              <w:rPr>
                <w:b/>
                <w:lang w:val="en-GB"/>
              </w:rPr>
              <w:t>6</w:t>
            </w:r>
            <w:r w:rsidRPr="00EF3C68">
              <w:rPr>
                <w:lang w:val="en-GB"/>
              </w:rPr>
              <w:t xml:space="preserve"> bytes of check digit values (overall total of </w:t>
            </w:r>
            <w:r w:rsidRPr="00EF3C68">
              <w:rPr>
                <w:b/>
                <w:lang w:val="en-GB"/>
              </w:rPr>
              <w:t>3</w:t>
            </w:r>
            <w:r>
              <w:rPr>
                <w:b/>
                <w:lang w:val="en-GB"/>
              </w:rPr>
              <w:t>9</w:t>
            </w:r>
            <w:r w:rsidRPr="00EF3C68">
              <w:rPr>
                <w:lang w:val="en-GB"/>
              </w:rPr>
              <w:t xml:space="preserve"> bytes)</w:t>
            </w:r>
          </w:p>
          <w:p w14:paraId="41BE2282" w14:textId="77777777" w:rsidR="00EE3508" w:rsidRDefault="00EE3508" w:rsidP="00EE3508">
            <w:pPr>
              <w:autoSpaceDE w:val="0"/>
              <w:autoSpaceDN w:val="0"/>
              <w:adjustRightInd w:val="0"/>
              <w:rPr>
                <w:lang w:val="en-GB"/>
              </w:rPr>
            </w:pPr>
            <w:r w:rsidRPr="00EF3C68">
              <w:rPr>
                <w:lang w:val="en-GB"/>
              </w:rPr>
              <w:lastRenderedPageBreak/>
              <w:t>Example: 1234567890ABCDEF1234567890ABCDEF#A1B2</w:t>
            </w:r>
            <w:r>
              <w:rPr>
                <w:lang w:val="en-GB"/>
              </w:rPr>
              <w:t>C1</w:t>
            </w:r>
          </w:p>
          <w:p w14:paraId="363EBECD" w14:textId="77777777" w:rsidR="00486DDB" w:rsidRPr="00486DDB" w:rsidRDefault="00EE3508" w:rsidP="00EE3508">
            <w:pPr>
              <w:autoSpaceDE w:val="0"/>
              <w:autoSpaceDN w:val="0"/>
              <w:adjustRightInd w:val="0"/>
              <w:rPr>
                <w:b/>
                <w:i/>
                <w:lang w:val="en-GB"/>
              </w:rPr>
            </w:pPr>
            <w:r w:rsidRPr="000D0D78">
              <w:rPr>
                <w:b/>
                <w:i/>
                <w:lang w:val="en-GB"/>
              </w:rPr>
              <w:t>This is a customized option, available</w:t>
            </w:r>
            <w:r>
              <w:rPr>
                <w:b/>
                <w:i/>
                <w:lang w:val="en-GB"/>
              </w:rPr>
              <w:t xml:space="preserve"> by special request only.</w:t>
            </w:r>
          </w:p>
        </w:tc>
      </w:tr>
    </w:tbl>
    <w:p w14:paraId="70255C14" w14:textId="644A50CB" w:rsidR="00A956A6" w:rsidRDefault="00A956A6" w:rsidP="00A956A6">
      <w:pPr>
        <w:rPr>
          <w:snapToGrid w:val="0"/>
        </w:rPr>
      </w:pPr>
      <w:bookmarkStart w:id="2894" w:name="_Toc30407788"/>
    </w:p>
    <w:p w14:paraId="120A5A62" w14:textId="77777777" w:rsidR="00A956A6" w:rsidRPr="00A956A6" w:rsidRDefault="00A956A6" w:rsidP="00A956A6"/>
    <w:p w14:paraId="1CBD6B43" w14:textId="7796D2E4" w:rsidR="00D92E04" w:rsidRDefault="00D92E04" w:rsidP="00847896">
      <w:pPr>
        <w:pStyle w:val="Heading2"/>
        <w:rPr>
          <w:snapToGrid w:val="0"/>
        </w:rPr>
      </w:pPr>
      <w:bookmarkStart w:id="2895" w:name="_Toc126079359"/>
      <w:r>
        <w:rPr>
          <w:snapToGrid w:val="0"/>
        </w:rPr>
        <w:t>DID h – A-Key</w:t>
      </w:r>
      <w:bookmarkEnd w:id="2894"/>
      <w:bookmarkEnd w:id="2895"/>
    </w:p>
    <w:p w14:paraId="29C8B984" w14:textId="77777777" w:rsidR="00827732"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w:t>
      </w:r>
      <w:r w:rsidR="00910A1F">
        <w:rPr>
          <w:lang w:val="en-GB"/>
        </w:rPr>
        <w:t xml:space="preserve">MAC key </w:t>
      </w:r>
      <w:r>
        <w:rPr>
          <w:lang w:val="en-GB"/>
        </w:rPr>
        <w:t>used by th</w:t>
      </w:r>
      <w:r w:rsidR="00910A1F">
        <w:rPr>
          <w:lang w:val="en-GB"/>
        </w:rPr>
        <w:t>e Terminal/PINPAD to generate/validate the Message Authentication Code (MAC) value.</w:t>
      </w:r>
    </w:p>
    <w:p w14:paraId="1481BE12" w14:textId="77777777" w:rsidR="00827732" w:rsidRDefault="00827732"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50656618" w14:textId="77777777" w:rsidR="00827732" w:rsidRDefault="00827732" w:rsidP="00486DDB">
      <w:pPr>
        <w:autoSpaceDE w:val="0"/>
        <w:autoSpaceDN w:val="0"/>
        <w:adjustRightInd w:val="0"/>
        <w:ind w:left="720"/>
        <w:rPr>
          <w:lang w:val="en-GB"/>
        </w:rPr>
      </w:pPr>
      <w:r>
        <w:rPr>
          <w:lang w:val="en-GB"/>
        </w:rPr>
        <w:t>Key types supported:</w:t>
      </w:r>
    </w:p>
    <w:p w14:paraId="5D0A9157" w14:textId="77777777" w:rsidR="00827732" w:rsidRDefault="00827732" w:rsidP="007930C7">
      <w:pPr>
        <w:numPr>
          <w:ilvl w:val="0"/>
          <w:numId w:val="41"/>
        </w:numPr>
        <w:autoSpaceDE w:val="0"/>
        <w:autoSpaceDN w:val="0"/>
        <w:adjustRightInd w:val="0"/>
        <w:ind w:left="1440"/>
        <w:rPr>
          <w:lang w:val="en-GB"/>
        </w:rPr>
      </w:pPr>
      <w:r>
        <w:rPr>
          <w:lang w:val="en-GB"/>
        </w:rPr>
        <w:t>Single Length Key</w:t>
      </w:r>
    </w:p>
    <w:p w14:paraId="7976A2A6" w14:textId="77777777" w:rsidR="00827732" w:rsidRDefault="00827732" w:rsidP="007930C7">
      <w:pPr>
        <w:numPr>
          <w:ilvl w:val="0"/>
          <w:numId w:val="41"/>
        </w:numPr>
        <w:autoSpaceDE w:val="0"/>
        <w:autoSpaceDN w:val="0"/>
        <w:adjustRightInd w:val="0"/>
        <w:ind w:left="1440"/>
        <w:rPr>
          <w:lang w:val="en-GB"/>
        </w:rPr>
      </w:pPr>
      <w:r>
        <w:rPr>
          <w:lang w:val="en-GB"/>
        </w:rPr>
        <w:t>Double Length Key</w:t>
      </w:r>
    </w:p>
    <w:p w14:paraId="574AB7A9" w14:textId="77777777" w:rsidR="00827732" w:rsidRDefault="00827732" w:rsidP="00486DDB">
      <w:pPr>
        <w:autoSpaceDE w:val="0"/>
        <w:autoSpaceDN w:val="0"/>
        <w:adjustRightInd w:val="0"/>
        <w:ind w:left="720"/>
        <w:rPr>
          <w:lang w:val="en-GB"/>
        </w:rPr>
      </w:pPr>
    </w:p>
    <w:p w14:paraId="6874A3E3" w14:textId="77777777" w:rsidR="00827732" w:rsidRDefault="00827732" w:rsidP="00486DDB">
      <w:pPr>
        <w:autoSpaceDE w:val="0"/>
        <w:autoSpaceDN w:val="0"/>
        <w:adjustRightInd w:val="0"/>
        <w:ind w:left="720"/>
        <w:rPr>
          <w:lang w:val="en-GB"/>
        </w:rPr>
      </w:pPr>
      <w:r>
        <w:rPr>
          <w:lang w:val="en-GB"/>
        </w:rPr>
        <w:t>The Length and Format is dependent on which Key type is being used:</w:t>
      </w:r>
    </w:p>
    <w:p w14:paraId="5DC01EF8" w14:textId="77777777" w:rsidR="00827732" w:rsidRDefault="00827732" w:rsidP="00827732">
      <w:pPr>
        <w:autoSpaceDE w:val="0"/>
        <w:autoSpaceDN w:val="0"/>
        <w:adjustRightInd w:val="0"/>
        <w:rPr>
          <w:lang w:val="en-GB"/>
        </w:rPr>
      </w:pPr>
    </w:p>
    <w:tbl>
      <w:tblPr>
        <w:tblW w:w="8820" w:type="dxa"/>
        <w:tblInd w:w="72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60"/>
        <w:gridCol w:w="1350"/>
        <w:gridCol w:w="6210"/>
      </w:tblGrid>
      <w:tr w:rsidR="00827732" w:rsidRPr="00486DDB" w14:paraId="6A849BFA" w14:textId="77777777" w:rsidTr="00486DDB">
        <w:trPr>
          <w:tblHeader/>
        </w:trPr>
        <w:tc>
          <w:tcPr>
            <w:tcW w:w="1260" w:type="dxa"/>
            <w:shd w:val="clear" w:color="auto" w:fill="auto"/>
          </w:tcPr>
          <w:p w14:paraId="2E70F253" w14:textId="77777777" w:rsidR="00827732" w:rsidRPr="00486DDB" w:rsidRDefault="00827732" w:rsidP="00486DDB">
            <w:pPr>
              <w:autoSpaceDE w:val="0"/>
              <w:autoSpaceDN w:val="0"/>
              <w:adjustRightInd w:val="0"/>
              <w:spacing w:before="60" w:after="60"/>
              <w:rPr>
                <w:b/>
                <w:bCs/>
                <w:lang w:val="en-GB"/>
              </w:rPr>
            </w:pPr>
            <w:r w:rsidRPr="00486DDB">
              <w:rPr>
                <w:b/>
                <w:bCs/>
                <w:lang w:val="en-GB"/>
              </w:rPr>
              <w:t>Key Type</w:t>
            </w:r>
          </w:p>
        </w:tc>
        <w:tc>
          <w:tcPr>
            <w:tcW w:w="1350" w:type="dxa"/>
            <w:shd w:val="clear" w:color="auto" w:fill="auto"/>
          </w:tcPr>
          <w:p w14:paraId="3E0D3903" w14:textId="77777777" w:rsidR="00827732" w:rsidRPr="00486DDB" w:rsidRDefault="00827732" w:rsidP="00486DDB">
            <w:pPr>
              <w:autoSpaceDE w:val="0"/>
              <w:autoSpaceDN w:val="0"/>
              <w:adjustRightInd w:val="0"/>
              <w:spacing w:before="60" w:after="60"/>
              <w:rPr>
                <w:b/>
                <w:bCs/>
                <w:lang w:val="en-GB"/>
              </w:rPr>
            </w:pPr>
            <w:r w:rsidRPr="00486DDB">
              <w:rPr>
                <w:b/>
                <w:bCs/>
                <w:lang w:val="en-GB"/>
              </w:rPr>
              <w:t>Length</w:t>
            </w:r>
          </w:p>
        </w:tc>
        <w:tc>
          <w:tcPr>
            <w:tcW w:w="6210" w:type="dxa"/>
            <w:shd w:val="clear" w:color="auto" w:fill="auto"/>
          </w:tcPr>
          <w:p w14:paraId="1C510048" w14:textId="77777777" w:rsidR="00827732" w:rsidRPr="00486DDB" w:rsidRDefault="00827732" w:rsidP="00486DDB">
            <w:pPr>
              <w:autoSpaceDE w:val="0"/>
              <w:autoSpaceDN w:val="0"/>
              <w:adjustRightInd w:val="0"/>
              <w:spacing w:before="60" w:after="60"/>
              <w:rPr>
                <w:b/>
                <w:bCs/>
                <w:lang w:val="en-GB"/>
              </w:rPr>
            </w:pPr>
            <w:r w:rsidRPr="00486DDB">
              <w:rPr>
                <w:b/>
                <w:bCs/>
                <w:lang w:val="en-GB"/>
              </w:rPr>
              <w:t>Format</w:t>
            </w:r>
          </w:p>
        </w:tc>
      </w:tr>
      <w:tr w:rsidR="00827732" w:rsidRPr="00EF3C68" w14:paraId="546D8C07" w14:textId="77777777" w:rsidTr="00486DDB">
        <w:tc>
          <w:tcPr>
            <w:tcW w:w="1260" w:type="dxa"/>
            <w:shd w:val="clear" w:color="auto" w:fill="auto"/>
          </w:tcPr>
          <w:p w14:paraId="7C60AD25" w14:textId="77777777" w:rsidR="00827732" w:rsidRPr="00EF3C68" w:rsidRDefault="00827732" w:rsidP="00EF3C68">
            <w:pPr>
              <w:autoSpaceDE w:val="0"/>
              <w:autoSpaceDN w:val="0"/>
              <w:adjustRightInd w:val="0"/>
              <w:rPr>
                <w:lang w:val="en-GB"/>
              </w:rPr>
            </w:pPr>
            <w:r w:rsidRPr="00EF3C68">
              <w:rPr>
                <w:lang w:val="en-GB"/>
              </w:rPr>
              <w:t>Single</w:t>
            </w:r>
          </w:p>
        </w:tc>
        <w:tc>
          <w:tcPr>
            <w:tcW w:w="1350" w:type="dxa"/>
            <w:shd w:val="clear" w:color="auto" w:fill="auto"/>
          </w:tcPr>
          <w:p w14:paraId="23DF50CA" w14:textId="77777777" w:rsidR="00827732" w:rsidRPr="00486DDB" w:rsidRDefault="00827732" w:rsidP="00EF3C68">
            <w:pPr>
              <w:autoSpaceDE w:val="0"/>
              <w:autoSpaceDN w:val="0"/>
              <w:adjustRightInd w:val="0"/>
              <w:rPr>
                <w:lang w:val="en-GB"/>
              </w:rPr>
            </w:pPr>
            <w:r w:rsidRPr="00486DDB">
              <w:rPr>
                <w:lang w:val="en-GB"/>
              </w:rPr>
              <w:t>TYPE X(16)</w:t>
            </w:r>
          </w:p>
        </w:tc>
        <w:tc>
          <w:tcPr>
            <w:tcW w:w="6210" w:type="dxa"/>
            <w:shd w:val="clear" w:color="auto" w:fill="auto"/>
          </w:tcPr>
          <w:p w14:paraId="492B2209" w14:textId="77777777" w:rsidR="00827732" w:rsidRPr="00EF3C68" w:rsidRDefault="00827732" w:rsidP="00EF3C68">
            <w:pPr>
              <w:autoSpaceDE w:val="0"/>
              <w:autoSpaceDN w:val="0"/>
              <w:adjustRightInd w:val="0"/>
              <w:rPr>
                <w:lang w:val="en-GB"/>
              </w:rPr>
            </w:pPr>
            <w:r w:rsidRPr="00EF3C68">
              <w:rPr>
                <w:lang w:val="en-GB"/>
              </w:rPr>
              <w:t xml:space="preserve">Single length key of </w:t>
            </w:r>
            <w:r w:rsidRPr="00EF3C68">
              <w:rPr>
                <w:b/>
                <w:lang w:val="en-GB"/>
              </w:rPr>
              <w:t>16</w:t>
            </w:r>
            <w:r w:rsidRPr="00EF3C68">
              <w:rPr>
                <w:lang w:val="en-GB"/>
              </w:rPr>
              <w:t xml:space="preserve"> bytes</w:t>
            </w:r>
          </w:p>
          <w:p w14:paraId="16C58625" w14:textId="77777777" w:rsidR="00827732" w:rsidRDefault="00827732" w:rsidP="00EF3C68">
            <w:pPr>
              <w:autoSpaceDE w:val="0"/>
              <w:autoSpaceDN w:val="0"/>
              <w:adjustRightInd w:val="0"/>
              <w:rPr>
                <w:lang w:val="en-GB"/>
              </w:rPr>
            </w:pPr>
            <w:r w:rsidRPr="00EF3C68">
              <w:rPr>
                <w:lang w:val="en-GB"/>
              </w:rPr>
              <w:t>Example: 1234567890ABCDEF</w:t>
            </w:r>
          </w:p>
          <w:p w14:paraId="32B7E8DF" w14:textId="77777777" w:rsidR="00486DDB" w:rsidRPr="00EF3C68" w:rsidRDefault="00486DDB" w:rsidP="00EF3C68">
            <w:pPr>
              <w:autoSpaceDE w:val="0"/>
              <w:autoSpaceDN w:val="0"/>
              <w:adjustRightInd w:val="0"/>
              <w:rPr>
                <w:lang w:val="en-GB"/>
              </w:rPr>
            </w:pPr>
          </w:p>
        </w:tc>
      </w:tr>
      <w:tr w:rsidR="00827732" w:rsidRPr="00EF3C68" w14:paraId="0854A7D7" w14:textId="77777777" w:rsidTr="00486DDB">
        <w:tc>
          <w:tcPr>
            <w:tcW w:w="1260" w:type="dxa"/>
            <w:shd w:val="clear" w:color="auto" w:fill="auto"/>
          </w:tcPr>
          <w:p w14:paraId="09A1BA4B" w14:textId="77777777" w:rsidR="00827732" w:rsidRPr="00EF3C68" w:rsidRDefault="00827732" w:rsidP="00EF3C68">
            <w:pPr>
              <w:autoSpaceDE w:val="0"/>
              <w:autoSpaceDN w:val="0"/>
              <w:adjustRightInd w:val="0"/>
              <w:rPr>
                <w:lang w:val="en-GB"/>
              </w:rPr>
            </w:pPr>
            <w:r w:rsidRPr="00EF3C68">
              <w:rPr>
                <w:lang w:val="en-GB"/>
              </w:rPr>
              <w:t>Double</w:t>
            </w:r>
            <w:r w:rsidR="00CE399D">
              <w:rPr>
                <w:lang w:val="en-GB"/>
              </w:rPr>
              <w:t xml:space="preserve"> (4)</w:t>
            </w:r>
          </w:p>
        </w:tc>
        <w:tc>
          <w:tcPr>
            <w:tcW w:w="1350" w:type="dxa"/>
            <w:shd w:val="clear" w:color="auto" w:fill="auto"/>
          </w:tcPr>
          <w:p w14:paraId="1C74893E" w14:textId="77777777" w:rsidR="00827732" w:rsidRPr="00486DDB" w:rsidRDefault="00827732" w:rsidP="00EF3C68">
            <w:pPr>
              <w:autoSpaceDE w:val="0"/>
              <w:autoSpaceDN w:val="0"/>
              <w:adjustRightInd w:val="0"/>
              <w:rPr>
                <w:lang w:val="en-GB"/>
              </w:rPr>
            </w:pPr>
            <w:r w:rsidRPr="00486DDB">
              <w:rPr>
                <w:lang w:val="en-GB"/>
              </w:rPr>
              <w:t>TYPE X(37)</w:t>
            </w:r>
          </w:p>
        </w:tc>
        <w:tc>
          <w:tcPr>
            <w:tcW w:w="6210" w:type="dxa"/>
            <w:shd w:val="clear" w:color="auto" w:fill="auto"/>
          </w:tcPr>
          <w:p w14:paraId="3DC1D9A1" w14:textId="2EC9F9A9" w:rsidR="00827732" w:rsidRPr="00EF3C68" w:rsidRDefault="00827732" w:rsidP="00EF3C68">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w:t>
            </w:r>
            <w:r w:rsidR="00CE399D" w:rsidRPr="00EF3C68">
              <w:rPr>
                <w:lang w:val="en-GB"/>
              </w:rPr>
              <w:t>delimiter</w:t>
            </w:r>
            <w:r w:rsidRPr="00EF3C68">
              <w:rPr>
                <w:lang w:val="en-GB"/>
              </w:rPr>
              <w:t xml:space="preserve"> (value of ‘#’), followed by </w:t>
            </w:r>
            <w:r w:rsidRPr="00EF3C68">
              <w:rPr>
                <w:b/>
                <w:lang w:val="en-GB"/>
              </w:rPr>
              <w:t>4</w:t>
            </w:r>
            <w:r w:rsidRPr="00EF3C68">
              <w:rPr>
                <w:lang w:val="en-GB"/>
              </w:rPr>
              <w:t xml:space="preserve"> bytes of check digit values (overall total of </w:t>
            </w:r>
            <w:r w:rsidRPr="00EF3C68">
              <w:rPr>
                <w:b/>
                <w:lang w:val="en-GB"/>
              </w:rPr>
              <w:t>37</w:t>
            </w:r>
            <w:r w:rsidRPr="00EF3C68">
              <w:rPr>
                <w:lang w:val="en-GB"/>
              </w:rPr>
              <w:t xml:space="preserve"> bytes)</w:t>
            </w:r>
          </w:p>
          <w:p w14:paraId="50C6C19D" w14:textId="77777777" w:rsidR="00827732" w:rsidRDefault="00827732" w:rsidP="00EF3C68">
            <w:pPr>
              <w:autoSpaceDE w:val="0"/>
              <w:autoSpaceDN w:val="0"/>
              <w:adjustRightInd w:val="0"/>
              <w:rPr>
                <w:lang w:val="en-GB"/>
              </w:rPr>
            </w:pPr>
            <w:r w:rsidRPr="00EF3C68">
              <w:rPr>
                <w:lang w:val="en-GB"/>
              </w:rPr>
              <w:t>Example: 1234567890ABCDEF1234567890ABCDEF#A1B2</w:t>
            </w:r>
          </w:p>
          <w:p w14:paraId="73FE92DA" w14:textId="77777777" w:rsidR="00486DDB" w:rsidRPr="00EF3C68" w:rsidRDefault="00486DDB" w:rsidP="00EF3C68">
            <w:pPr>
              <w:autoSpaceDE w:val="0"/>
              <w:autoSpaceDN w:val="0"/>
              <w:adjustRightInd w:val="0"/>
              <w:rPr>
                <w:lang w:val="en-GB"/>
              </w:rPr>
            </w:pPr>
          </w:p>
        </w:tc>
      </w:tr>
      <w:tr w:rsidR="00CE399D" w:rsidRPr="00EF3C68" w14:paraId="1C19AD2C" w14:textId="77777777" w:rsidTr="00486DDB">
        <w:tc>
          <w:tcPr>
            <w:tcW w:w="1260" w:type="dxa"/>
            <w:shd w:val="clear" w:color="auto" w:fill="auto"/>
          </w:tcPr>
          <w:p w14:paraId="32B79349" w14:textId="77777777" w:rsidR="00CE399D" w:rsidRPr="00EF3C68" w:rsidRDefault="00CE399D" w:rsidP="00CE399D">
            <w:pPr>
              <w:autoSpaceDE w:val="0"/>
              <w:autoSpaceDN w:val="0"/>
              <w:adjustRightInd w:val="0"/>
              <w:rPr>
                <w:lang w:val="en-GB"/>
              </w:rPr>
            </w:pPr>
            <w:r w:rsidRPr="00EF3C68">
              <w:rPr>
                <w:lang w:val="en-GB"/>
              </w:rPr>
              <w:t>Double</w:t>
            </w:r>
            <w:r w:rsidR="00486DDB">
              <w:rPr>
                <w:lang w:val="en-GB"/>
              </w:rPr>
              <w:t xml:space="preserve"> </w:t>
            </w:r>
            <w:r>
              <w:rPr>
                <w:lang w:val="en-GB"/>
              </w:rPr>
              <w:t>(6)</w:t>
            </w:r>
          </w:p>
        </w:tc>
        <w:tc>
          <w:tcPr>
            <w:tcW w:w="1350" w:type="dxa"/>
            <w:shd w:val="clear" w:color="auto" w:fill="auto"/>
          </w:tcPr>
          <w:p w14:paraId="479A297E" w14:textId="77777777" w:rsidR="00CE399D" w:rsidRPr="00486DDB" w:rsidRDefault="00CE399D" w:rsidP="00CE399D">
            <w:pPr>
              <w:autoSpaceDE w:val="0"/>
              <w:autoSpaceDN w:val="0"/>
              <w:adjustRightInd w:val="0"/>
              <w:rPr>
                <w:lang w:val="en-GB"/>
              </w:rPr>
            </w:pPr>
            <w:r w:rsidRPr="00486DDB">
              <w:rPr>
                <w:lang w:val="en-GB"/>
              </w:rPr>
              <w:t>TYPE X(39)</w:t>
            </w:r>
          </w:p>
        </w:tc>
        <w:tc>
          <w:tcPr>
            <w:tcW w:w="6210" w:type="dxa"/>
            <w:shd w:val="clear" w:color="auto" w:fill="auto"/>
          </w:tcPr>
          <w:p w14:paraId="003695AD" w14:textId="3EBBDB21" w:rsidR="00CE399D" w:rsidRPr="00EF3C68" w:rsidRDefault="00CE399D" w:rsidP="00CE399D">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delim</w:t>
            </w:r>
            <w:r>
              <w:rPr>
                <w:lang w:val="en-GB"/>
              </w:rPr>
              <w:t>i</w:t>
            </w:r>
            <w:r w:rsidRPr="00EF3C68">
              <w:rPr>
                <w:lang w:val="en-GB"/>
              </w:rPr>
              <w:t xml:space="preserve">ter (value of ‘#’), followed by </w:t>
            </w:r>
            <w:r>
              <w:rPr>
                <w:b/>
                <w:lang w:val="en-GB"/>
              </w:rPr>
              <w:t>6</w:t>
            </w:r>
            <w:r w:rsidRPr="00EF3C68">
              <w:rPr>
                <w:lang w:val="en-GB"/>
              </w:rPr>
              <w:t xml:space="preserve"> bytes of check digit values (overall total of </w:t>
            </w:r>
            <w:r w:rsidRPr="00EF3C68">
              <w:rPr>
                <w:b/>
                <w:lang w:val="en-GB"/>
              </w:rPr>
              <w:t>3</w:t>
            </w:r>
            <w:r>
              <w:rPr>
                <w:b/>
                <w:lang w:val="en-GB"/>
              </w:rPr>
              <w:t>9</w:t>
            </w:r>
            <w:r w:rsidRPr="00EF3C68">
              <w:rPr>
                <w:lang w:val="en-GB"/>
              </w:rPr>
              <w:t xml:space="preserve"> bytes)</w:t>
            </w:r>
          </w:p>
          <w:p w14:paraId="4918CB97" w14:textId="77777777" w:rsidR="00CE399D" w:rsidRDefault="00CE399D" w:rsidP="00CE399D">
            <w:pPr>
              <w:autoSpaceDE w:val="0"/>
              <w:autoSpaceDN w:val="0"/>
              <w:adjustRightInd w:val="0"/>
              <w:rPr>
                <w:lang w:val="en-GB"/>
              </w:rPr>
            </w:pPr>
            <w:r w:rsidRPr="00EF3C68">
              <w:rPr>
                <w:lang w:val="en-GB"/>
              </w:rPr>
              <w:t>Example: 1234567890ABCDEF1234567890ABCDEF#A1B2</w:t>
            </w:r>
            <w:r>
              <w:rPr>
                <w:lang w:val="en-GB"/>
              </w:rPr>
              <w:t>C1</w:t>
            </w:r>
          </w:p>
          <w:p w14:paraId="57472D1B" w14:textId="77777777" w:rsidR="00CE399D" w:rsidRDefault="00CE399D" w:rsidP="00CE399D">
            <w:pPr>
              <w:autoSpaceDE w:val="0"/>
              <w:autoSpaceDN w:val="0"/>
              <w:adjustRightInd w:val="0"/>
              <w:rPr>
                <w:b/>
                <w:i/>
                <w:lang w:val="en-GB"/>
              </w:rPr>
            </w:pPr>
            <w:r w:rsidRPr="000D0D78">
              <w:rPr>
                <w:b/>
                <w:i/>
                <w:lang w:val="en-GB"/>
              </w:rPr>
              <w:t>This is a customized option, available</w:t>
            </w:r>
            <w:r>
              <w:rPr>
                <w:b/>
                <w:i/>
                <w:lang w:val="en-GB"/>
              </w:rPr>
              <w:t xml:space="preserve"> by special request only.</w:t>
            </w:r>
          </w:p>
          <w:p w14:paraId="609A5772" w14:textId="77777777" w:rsidR="00486DDB" w:rsidRPr="00EF3C68" w:rsidRDefault="00486DDB" w:rsidP="00CE399D">
            <w:pPr>
              <w:autoSpaceDE w:val="0"/>
              <w:autoSpaceDN w:val="0"/>
              <w:adjustRightInd w:val="0"/>
              <w:rPr>
                <w:lang w:val="en-GB"/>
              </w:rPr>
            </w:pPr>
          </w:p>
        </w:tc>
      </w:tr>
    </w:tbl>
    <w:p w14:paraId="20153506" w14:textId="77777777" w:rsidR="00827732" w:rsidRPr="00A91CB8" w:rsidRDefault="00827732" w:rsidP="00827732">
      <w:pPr>
        <w:autoSpaceDE w:val="0"/>
        <w:autoSpaceDN w:val="0"/>
        <w:adjustRightInd w:val="0"/>
        <w:rPr>
          <w:rFonts w:cs="Arial"/>
        </w:rPr>
      </w:pPr>
    </w:p>
    <w:p w14:paraId="689FD7F5" w14:textId="77777777" w:rsidR="00C21BB6" w:rsidRDefault="00C21BB6">
      <w:pPr>
        <w:autoSpaceDE w:val="0"/>
        <w:autoSpaceDN w:val="0"/>
        <w:adjustRightInd w:val="0"/>
        <w:rPr>
          <w:rFonts w:cs="Arial"/>
          <w:b/>
          <w:bCs/>
          <w:sz w:val="24"/>
          <w:szCs w:val="24"/>
        </w:rPr>
      </w:pPr>
    </w:p>
    <w:p w14:paraId="572CB55C" w14:textId="77777777" w:rsidR="00D92E04" w:rsidRDefault="00D92E04" w:rsidP="00847896">
      <w:pPr>
        <w:pStyle w:val="Heading2"/>
        <w:rPr>
          <w:snapToGrid w:val="0"/>
        </w:rPr>
      </w:pPr>
      <w:bookmarkStart w:id="2896" w:name="_Toc30407789"/>
      <w:bookmarkStart w:id="2897" w:name="_Toc126079360"/>
      <w:r>
        <w:rPr>
          <w:snapToGrid w:val="0"/>
        </w:rPr>
        <w:t>DID i – PIN PAD Character</w:t>
      </w:r>
      <w:bookmarkEnd w:id="2896"/>
      <w:bookmarkEnd w:id="2897"/>
    </w:p>
    <w:p w14:paraId="69365EB7" w14:textId="77777777" w:rsidR="00486DDB"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character used to pad the PIN block. </w:t>
      </w:r>
    </w:p>
    <w:p w14:paraId="65DC7994"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This element is taken from the PTDF.</w:t>
      </w:r>
    </w:p>
    <w:p w14:paraId="56312092" w14:textId="77777777" w:rsidR="00486DDB" w:rsidRDefault="00486DDB" w:rsidP="00486DDB">
      <w:pPr>
        <w:spacing w:line="240" w:lineRule="atLeast"/>
        <w:ind w:left="720"/>
        <w:rPr>
          <w:lang w:val="en-GB"/>
        </w:rPr>
      </w:pPr>
    </w:p>
    <w:p w14:paraId="35BB59E8" w14:textId="77777777" w:rsidR="00486DDB" w:rsidRDefault="00C21BB6" w:rsidP="00486DDB">
      <w:pPr>
        <w:ind w:left="720"/>
        <w:rPr>
          <w:lang w:val="en-GB"/>
        </w:rPr>
      </w:pPr>
      <w:r>
        <w:rPr>
          <w:lang w:val="en-GB"/>
        </w:rPr>
        <w:t xml:space="preserve">NOTE: </w:t>
      </w:r>
    </w:p>
    <w:p w14:paraId="6F74DD17" w14:textId="77777777" w:rsidR="00C21BB6" w:rsidRDefault="00C21BB6" w:rsidP="00486DDB">
      <w:pPr>
        <w:ind w:left="720"/>
        <w:rPr>
          <w:snapToGrid w:val="0"/>
        </w:rPr>
      </w:pPr>
      <w:r>
        <w:rPr>
          <w:lang w:val="en-GB"/>
        </w:rPr>
        <w:lastRenderedPageBreak/>
        <w:t>DID i, U</w:t>
      </w:r>
      <w:r>
        <w:rPr>
          <w:snapToGrid w:val="0"/>
        </w:rPr>
        <w:t>sed to tell the pin pad what to use to fill up (or pad) the pin entry string to 16 bytes long so it can be X'OR with the PAN number to form the ANSI PIN block to be encrypted under the PIN key.</w:t>
      </w:r>
    </w:p>
    <w:p w14:paraId="7152A3F4" w14:textId="77777777" w:rsidR="00486DDB" w:rsidRDefault="00486DDB" w:rsidP="00486DDB">
      <w:pPr>
        <w:ind w:left="720"/>
        <w:rPr>
          <w:lang w:val="en-GB"/>
        </w:rPr>
      </w:pPr>
      <w:r>
        <w:rPr>
          <w:lang w:val="en-GB"/>
        </w:rPr>
        <w:t>TYPE X(01)</w:t>
      </w:r>
    </w:p>
    <w:p w14:paraId="0A68B75D"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6E4F17AA"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For example, if the customer enters PIN 1234 and if the pin pad character is "F", then the pin string is</w:t>
      </w:r>
    </w:p>
    <w:p w14:paraId="6B4BCD64"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56136040"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041234FFFFFFFFFF (this string is used to X'OR with the PAN number of 16 bytes long)</w:t>
      </w:r>
    </w:p>
    <w:p w14:paraId="406058E2"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4B3EA394"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04 </w:t>
      </w:r>
      <w:r w:rsidR="00486DDB">
        <w:rPr>
          <w:lang w:val="en-GB"/>
        </w:rPr>
        <w:tab/>
      </w:r>
      <w:r w:rsidR="00486DDB">
        <w:rPr>
          <w:lang w:val="en-GB"/>
        </w:rPr>
        <w:tab/>
      </w:r>
      <w:r w:rsidR="00486DDB">
        <w:rPr>
          <w:lang w:val="en-GB"/>
        </w:rPr>
        <w:tab/>
      </w:r>
      <w:r>
        <w:rPr>
          <w:lang w:val="en-GB"/>
        </w:rPr>
        <w:t>- pin length</w:t>
      </w:r>
    </w:p>
    <w:p w14:paraId="3D163790"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1234 </w:t>
      </w:r>
      <w:r w:rsidR="00486DDB">
        <w:rPr>
          <w:lang w:val="en-GB"/>
        </w:rPr>
        <w:tab/>
      </w:r>
      <w:r w:rsidR="00486DDB">
        <w:rPr>
          <w:lang w:val="en-GB"/>
        </w:rPr>
        <w:tab/>
      </w:r>
      <w:r>
        <w:rPr>
          <w:lang w:val="en-GB"/>
        </w:rPr>
        <w:t>- pin entry by customer</w:t>
      </w:r>
    </w:p>
    <w:p w14:paraId="185E5E24"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F </w:t>
      </w:r>
      <w:r w:rsidR="00486DDB">
        <w:rPr>
          <w:lang w:val="en-GB"/>
        </w:rPr>
        <w:tab/>
      </w:r>
      <w:r w:rsidR="00486DDB">
        <w:rPr>
          <w:lang w:val="en-GB"/>
        </w:rPr>
        <w:tab/>
      </w:r>
      <w:r w:rsidR="00486DDB">
        <w:rPr>
          <w:lang w:val="en-GB"/>
        </w:rPr>
        <w:tab/>
      </w:r>
      <w:r>
        <w:rPr>
          <w:lang w:val="en-GB"/>
        </w:rPr>
        <w:t>- padded character being downloaded</w:t>
      </w:r>
    </w:p>
    <w:p w14:paraId="774E41D9"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0411992"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2C7EB3B5" w14:textId="77777777" w:rsidR="00D92E04" w:rsidRDefault="00D92E04" w:rsidP="00847896">
      <w:pPr>
        <w:pStyle w:val="Heading2"/>
        <w:rPr>
          <w:snapToGrid w:val="0"/>
        </w:rPr>
      </w:pPr>
      <w:bookmarkStart w:id="2898" w:name="_Toc30407790"/>
      <w:bookmarkStart w:id="2899" w:name="_Toc126079361"/>
      <w:r>
        <w:rPr>
          <w:snapToGrid w:val="0"/>
        </w:rPr>
        <w:t>DID j – F-Key</w:t>
      </w:r>
      <w:bookmarkEnd w:id="2898"/>
      <w:bookmarkEnd w:id="2899"/>
    </w:p>
    <w:p w14:paraId="13C0ED0A" w14:textId="77777777" w:rsidR="007932C0" w:rsidRDefault="007932C0"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The FIELD encryption key used by this Terminal.</w:t>
      </w:r>
    </w:p>
    <w:p w14:paraId="6B525AA4" w14:textId="77777777" w:rsidR="007932C0" w:rsidRDefault="007932C0" w:rsidP="007932C0">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516C46C1" w14:textId="77777777" w:rsidR="00CC6049" w:rsidRDefault="00CC6049" w:rsidP="00486DDB">
      <w:pPr>
        <w:autoSpaceDE w:val="0"/>
        <w:autoSpaceDN w:val="0"/>
        <w:adjustRightInd w:val="0"/>
        <w:ind w:left="720"/>
        <w:rPr>
          <w:lang w:val="en-GB"/>
        </w:rPr>
      </w:pPr>
      <w:r>
        <w:rPr>
          <w:lang w:val="en-GB"/>
        </w:rPr>
        <w:t>Key types supported:</w:t>
      </w:r>
    </w:p>
    <w:p w14:paraId="41E339A6" w14:textId="77777777" w:rsidR="00CC6049" w:rsidRDefault="00CC6049" w:rsidP="007930C7">
      <w:pPr>
        <w:numPr>
          <w:ilvl w:val="0"/>
          <w:numId w:val="41"/>
        </w:numPr>
        <w:autoSpaceDE w:val="0"/>
        <w:autoSpaceDN w:val="0"/>
        <w:adjustRightInd w:val="0"/>
        <w:ind w:left="1440"/>
        <w:rPr>
          <w:lang w:val="en-GB"/>
        </w:rPr>
      </w:pPr>
      <w:r>
        <w:rPr>
          <w:lang w:val="en-GB"/>
        </w:rPr>
        <w:t>Single Length Key</w:t>
      </w:r>
    </w:p>
    <w:p w14:paraId="45275F7C" w14:textId="77777777" w:rsidR="00CC6049" w:rsidRDefault="00CC6049" w:rsidP="007930C7">
      <w:pPr>
        <w:numPr>
          <w:ilvl w:val="0"/>
          <w:numId w:val="41"/>
        </w:numPr>
        <w:autoSpaceDE w:val="0"/>
        <w:autoSpaceDN w:val="0"/>
        <w:adjustRightInd w:val="0"/>
        <w:ind w:left="1440"/>
        <w:rPr>
          <w:lang w:val="en-GB"/>
        </w:rPr>
      </w:pPr>
      <w:r>
        <w:rPr>
          <w:lang w:val="en-GB"/>
        </w:rPr>
        <w:t>Double Length Key</w:t>
      </w:r>
    </w:p>
    <w:p w14:paraId="1286EB25" w14:textId="77777777" w:rsidR="00CC6049" w:rsidRDefault="00CC6049" w:rsidP="00486DDB">
      <w:pPr>
        <w:autoSpaceDE w:val="0"/>
        <w:autoSpaceDN w:val="0"/>
        <w:adjustRightInd w:val="0"/>
        <w:ind w:left="720"/>
        <w:rPr>
          <w:lang w:val="en-GB"/>
        </w:rPr>
      </w:pPr>
    </w:p>
    <w:p w14:paraId="5CF7AEC6" w14:textId="77777777" w:rsidR="00CC6049" w:rsidRDefault="00CC6049" w:rsidP="00486DDB">
      <w:pPr>
        <w:autoSpaceDE w:val="0"/>
        <w:autoSpaceDN w:val="0"/>
        <w:adjustRightInd w:val="0"/>
        <w:ind w:left="720"/>
        <w:rPr>
          <w:lang w:val="en-GB"/>
        </w:rPr>
      </w:pPr>
      <w:r>
        <w:rPr>
          <w:lang w:val="en-GB"/>
        </w:rPr>
        <w:t>The Length and Format is dependent on which Key type is being used:</w:t>
      </w:r>
    </w:p>
    <w:p w14:paraId="24F8D4F2" w14:textId="77777777" w:rsidR="00CC6049" w:rsidRDefault="00CC6049" w:rsidP="00CC6049">
      <w:pPr>
        <w:autoSpaceDE w:val="0"/>
        <w:autoSpaceDN w:val="0"/>
        <w:adjustRightInd w:val="0"/>
        <w:rPr>
          <w:lang w:val="en-GB"/>
        </w:rPr>
      </w:pPr>
    </w:p>
    <w:tbl>
      <w:tblPr>
        <w:tblW w:w="8730" w:type="dxa"/>
        <w:tblInd w:w="81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48"/>
        <w:gridCol w:w="1352"/>
        <w:gridCol w:w="6030"/>
      </w:tblGrid>
      <w:tr w:rsidR="00CC6049" w:rsidRPr="00486DDB" w14:paraId="692F6962" w14:textId="77777777" w:rsidTr="00486DDB">
        <w:tc>
          <w:tcPr>
            <w:tcW w:w="1348" w:type="dxa"/>
            <w:shd w:val="clear" w:color="auto" w:fill="auto"/>
          </w:tcPr>
          <w:p w14:paraId="790E1AC8" w14:textId="77777777" w:rsidR="00CC6049" w:rsidRPr="00486DDB" w:rsidRDefault="00CC6049" w:rsidP="00486DDB">
            <w:pPr>
              <w:autoSpaceDE w:val="0"/>
              <w:autoSpaceDN w:val="0"/>
              <w:adjustRightInd w:val="0"/>
              <w:spacing w:before="60" w:after="60"/>
              <w:rPr>
                <w:b/>
                <w:bCs/>
                <w:lang w:val="en-GB"/>
              </w:rPr>
            </w:pPr>
            <w:r w:rsidRPr="00486DDB">
              <w:rPr>
                <w:b/>
                <w:bCs/>
                <w:lang w:val="en-GB"/>
              </w:rPr>
              <w:t>Key Type</w:t>
            </w:r>
          </w:p>
        </w:tc>
        <w:tc>
          <w:tcPr>
            <w:tcW w:w="1352" w:type="dxa"/>
            <w:shd w:val="clear" w:color="auto" w:fill="auto"/>
          </w:tcPr>
          <w:p w14:paraId="2D2666D0" w14:textId="77777777" w:rsidR="00CC6049" w:rsidRPr="00486DDB" w:rsidRDefault="00CC6049" w:rsidP="00486DDB">
            <w:pPr>
              <w:autoSpaceDE w:val="0"/>
              <w:autoSpaceDN w:val="0"/>
              <w:adjustRightInd w:val="0"/>
              <w:spacing w:before="60" w:after="60"/>
              <w:rPr>
                <w:b/>
                <w:bCs/>
                <w:lang w:val="en-GB"/>
              </w:rPr>
            </w:pPr>
            <w:r w:rsidRPr="00486DDB">
              <w:rPr>
                <w:b/>
                <w:bCs/>
                <w:lang w:val="en-GB"/>
              </w:rPr>
              <w:t>Length</w:t>
            </w:r>
          </w:p>
        </w:tc>
        <w:tc>
          <w:tcPr>
            <w:tcW w:w="6030" w:type="dxa"/>
            <w:shd w:val="clear" w:color="auto" w:fill="auto"/>
          </w:tcPr>
          <w:p w14:paraId="354312A7" w14:textId="77777777" w:rsidR="00CC6049" w:rsidRPr="00486DDB" w:rsidRDefault="00CC6049" w:rsidP="00486DDB">
            <w:pPr>
              <w:autoSpaceDE w:val="0"/>
              <w:autoSpaceDN w:val="0"/>
              <w:adjustRightInd w:val="0"/>
              <w:spacing w:before="60" w:after="60"/>
              <w:rPr>
                <w:b/>
                <w:bCs/>
                <w:lang w:val="en-GB"/>
              </w:rPr>
            </w:pPr>
            <w:r w:rsidRPr="00486DDB">
              <w:rPr>
                <w:b/>
                <w:bCs/>
                <w:lang w:val="en-GB"/>
              </w:rPr>
              <w:t>Format</w:t>
            </w:r>
          </w:p>
        </w:tc>
      </w:tr>
      <w:tr w:rsidR="00CC6049" w:rsidRPr="00EF3C68" w14:paraId="38D9FBA2" w14:textId="77777777" w:rsidTr="00486DDB">
        <w:tc>
          <w:tcPr>
            <w:tcW w:w="1348" w:type="dxa"/>
            <w:shd w:val="clear" w:color="auto" w:fill="auto"/>
          </w:tcPr>
          <w:p w14:paraId="5AEAB0D6" w14:textId="77777777" w:rsidR="00CC6049" w:rsidRPr="00EF3C68" w:rsidRDefault="00CC6049" w:rsidP="00B62B4A">
            <w:pPr>
              <w:autoSpaceDE w:val="0"/>
              <w:autoSpaceDN w:val="0"/>
              <w:adjustRightInd w:val="0"/>
              <w:rPr>
                <w:lang w:val="en-GB"/>
              </w:rPr>
            </w:pPr>
            <w:r w:rsidRPr="00EF3C68">
              <w:rPr>
                <w:lang w:val="en-GB"/>
              </w:rPr>
              <w:t>Single</w:t>
            </w:r>
          </w:p>
        </w:tc>
        <w:tc>
          <w:tcPr>
            <w:tcW w:w="1352" w:type="dxa"/>
            <w:shd w:val="clear" w:color="auto" w:fill="auto"/>
          </w:tcPr>
          <w:p w14:paraId="788EF295" w14:textId="77777777" w:rsidR="00CC6049" w:rsidRPr="00EF3C68" w:rsidRDefault="00CC6049" w:rsidP="00B62B4A">
            <w:pPr>
              <w:autoSpaceDE w:val="0"/>
              <w:autoSpaceDN w:val="0"/>
              <w:adjustRightInd w:val="0"/>
              <w:rPr>
                <w:lang w:val="en-GB"/>
              </w:rPr>
            </w:pPr>
            <w:r w:rsidRPr="00EF3C68">
              <w:rPr>
                <w:lang w:val="en-GB"/>
              </w:rPr>
              <w:t>TYPE X(</w:t>
            </w:r>
            <w:r w:rsidRPr="00EF3C68">
              <w:rPr>
                <w:b/>
                <w:lang w:val="en-GB"/>
              </w:rPr>
              <w:t>16</w:t>
            </w:r>
            <w:r w:rsidRPr="00EF3C68">
              <w:rPr>
                <w:lang w:val="en-GB"/>
              </w:rPr>
              <w:t>)</w:t>
            </w:r>
          </w:p>
        </w:tc>
        <w:tc>
          <w:tcPr>
            <w:tcW w:w="6030" w:type="dxa"/>
            <w:shd w:val="clear" w:color="auto" w:fill="auto"/>
          </w:tcPr>
          <w:p w14:paraId="1EFD2D1A" w14:textId="77777777" w:rsidR="00CC6049" w:rsidRPr="00EF3C68" w:rsidRDefault="00CC6049" w:rsidP="00B62B4A">
            <w:pPr>
              <w:autoSpaceDE w:val="0"/>
              <w:autoSpaceDN w:val="0"/>
              <w:adjustRightInd w:val="0"/>
              <w:rPr>
                <w:lang w:val="en-GB"/>
              </w:rPr>
            </w:pPr>
            <w:r w:rsidRPr="00EF3C68">
              <w:rPr>
                <w:lang w:val="en-GB"/>
              </w:rPr>
              <w:t xml:space="preserve">Single length key of </w:t>
            </w:r>
            <w:r w:rsidRPr="00EF3C68">
              <w:rPr>
                <w:b/>
                <w:lang w:val="en-GB"/>
              </w:rPr>
              <w:t>16</w:t>
            </w:r>
            <w:r w:rsidRPr="00EF3C68">
              <w:rPr>
                <w:lang w:val="en-GB"/>
              </w:rPr>
              <w:t xml:space="preserve"> bytes</w:t>
            </w:r>
          </w:p>
          <w:p w14:paraId="71B7F25E" w14:textId="77777777" w:rsidR="00CC6049" w:rsidRPr="00EF3C68" w:rsidRDefault="00CC6049" w:rsidP="00B62B4A">
            <w:pPr>
              <w:autoSpaceDE w:val="0"/>
              <w:autoSpaceDN w:val="0"/>
              <w:adjustRightInd w:val="0"/>
              <w:rPr>
                <w:lang w:val="en-GB"/>
              </w:rPr>
            </w:pPr>
            <w:r w:rsidRPr="00EF3C68">
              <w:rPr>
                <w:lang w:val="en-GB"/>
              </w:rPr>
              <w:t>Example: 1234567890ABCDEF</w:t>
            </w:r>
          </w:p>
        </w:tc>
      </w:tr>
      <w:tr w:rsidR="00CC6049" w:rsidRPr="00EF3C68" w14:paraId="5D71E938" w14:textId="77777777" w:rsidTr="00486DDB">
        <w:tc>
          <w:tcPr>
            <w:tcW w:w="1348" w:type="dxa"/>
            <w:shd w:val="clear" w:color="auto" w:fill="auto"/>
          </w:tcPr>
          <w:p w14:paraId="1D973684" w14:textId="77777777" w:rsidR="00CC6049" w:rsidRPr="00EF3C68" w:rsidRDefault="00CC6049" w:rsidP="00B62B4A">
            <w:pPr>
              <w:autoSpaceDE w:val="0"/>
              <w:autoSpaceDN w:val="0"/>
              <w:adjustRightInd w:val="0"/>
              <w:rPr>
                <w:lang w:val="en-GB"/>
              </w:rPr>
            </w:pPr>
            <w:r w:rsidRPr="00EF3C68">
              <w:rPr>
                <w:lang w:val="en-GB"/>
              </w:rPr>
              <w:t>Double</w:t>
            </w:r>
            <w:r w:rsidR="00CE399D">
              <w:rPr>
                <w:lang w:val="en-GB"/>
              </w:rPr>
              <w:t xml:space="preserve"> (4)</w:t>
            </w:r>
          </w:p>
        </w:tc>
        <w:tc>
          <w:tcPr>
            <w:tcW w:w="1352" w:type="dxa"/>
            <w:shd w:val="clear" w:color="auto" w:fill="auto"/>
          </w:tcPr>
          <w:p w14:paraId="4D13366D" w14:textId="77777777" w:rsidR="00CC6049" w:rsidRPr="00EF3C68" w:rsidRDefault="00CC6049" w:rsidP="00B62B4A">
            <w:pPr>
              <w:autoSpaceDE w:val="0"/>
              <w:autoSpaceDN w:val="0"/>
              <w:adjustRightInd w:val="0"/>
              <w:rPr>
                <w:lang w:val="en-GB"/>
              </w:rPr>
            </w:pPr>
            <w:r w:rsidRPr="00EF3C68">
              <w:rPr>
                <w:lang w:val="en-GB"/>
              </w:rPr>
              <w:t>TYPE X(</w:t>
            </w:r>
            <w:r w:rsidRPr="00EF3C68">
              <w:rPr>
                <w:b/>
                <w:lang w:val="en-GB"/>
              </w:rPr>
              <w:t>37</w:t>
            </w:r>
            <w:r w:rsidRPr="00EF3C68">
              <w:rPr>
                <w:lang w:val="en-GB"/>
              </w:rPr>
              <w:t>)</w:t>
            </w:r>
          </w:p>
        </w:tc>
        <w:tc>
          <w:tcPr>
            <w:tcW w:w="6030" w:type="dxa"/>
            <w:shd w:val="clear" w:color="auto" w:fill="auto"/>
          </w:tcPr>
          <w:p w14:paraId="751BD095" w14:textId="6D51F8E8" w:rsidR="00CC6049" w:rsidRPr="00EF3C68" w:rsidRDefault="00CC6049" w:rsidP="00B62B4A">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w:t>
            </w:r>
            <w:r w:rsidR="009E6D4B" w:rsidRPr="00EF3C68">
              <w:rPr>
                <w:lang w:val="en-GB"/>
              </w:rPr>
              <w:t>delimiter</w:t>
            </w:r>
            <w:r w:rsidRPr="00EF3C68">
              <w:rPr>
                <w:lang w:val="en-GB"/>
              </w:rPr>
              <w:t xml:space="preserve"> (value of ‘#’), followed by </w:t>
            </w:r>
            <w:r w:rsidRPr="00EF3C68">
              <w:rPr>
                <w:b/>
                <w:lang w:val="en-GB"/>
              </w:rPr>
              <w:t>4</w:t>
            </w:r>
            <w:r w:rsidRPr="00EF3C68">
              <w:rPr>
                <w:lang w:val="en-GB"/>
              </w:rPr>
              <w:t xml:space="preserve"> bytes of check digit values (overall total of </w:t>
            </w:r>
            <w:r w:rsidRPr="00EF3C68">
              <w:rPr>
                <w:b/>
                <w:lang w:val="en-GB"/>
              </w:rPr>
              <w:t>37</w:t>
            </w:r>
            <w:r w:rsidRPr="00EF3C68">
              <w:rPr>
                <w:lang w:val="en-GB"/>
              </w:rPr>
              <w:t xml:space="preserve"> bytes)</w:t>
            </w:r>
          </w:p>
          <w:p w14:paraId="471DCDED" w14:textId="77777777" w:rsidR="00CC6049" w:rsidRPr="00EF3C68" w:rsidRDefault="00CC6049" w:rsidP="00B62B4A">
            <w:pPr>
              <w:autoSpaceDE w:val="0"/>
              <w:autoSpaceDN w:val="0"/>
              <w:adjustRightInd w:val="0"/>
              <w:rPr>
                <w:lang w:val="en-GB"/>
              </w:rPr>
            </w:pPr>
            <w:r w:rsidRPr="00EF3C68">
              <w:rPr>
                <w:lang w:val="en-GB"/>
              </w:rPr>
              <w:t>Example: 1234567890ABCDEF1234567890ABCDEF#A1B2</w:t>
            </w:r>
          </w:p>
        </w:tc>
      </w:tr>
      <w:tr w:rsidR="00CE399D" w:rsidRPr="00EF3C68" w14:paraId="08577B94" w14:textId="77777777" w:rsidTr="00486DDB">
        <w:tc>
          <w:tcPr>
            <w:tcW w:w="1348" w:type="dxa"/>
            <w:shd w:val="clear" w:color="auto" w:fill="auto"/>
          </w:tcPr>
          <w:p w14:paraId="760CE74D" w14:textId="77777777" w:rsidR="00CE399D" w:rsidRPr="00EF3C68" w:rsidRDefault="00CE399D" w:rsidP="00486DDB">
            <w:pPr>
              <w:autoSpaceDE w:val="0"/>
              <w:autoSpaceDN w:val="0"/>
              <w:adjustRightInd w:val="0"/>
              <w:rPr>
                <w:lang w:val="en-GB"/>
              </w:rPr>
            </w:pPr>
            <w:r w:rsidRPr="00EF3C68">
              <w:rPr>
                <w:lang w:val="en-GB"/>
              </w:rPr>
              <w:t>Double</w:t>
            </w:r>
            <w:r w:rsidR="00486DDB">
              <w:rPr>
                <w:lang w:val="en-GB"/>
              </w:rPr>
              <w:t xml:space="preserve"> </w:t>
            </w:r>
            <w:r>
              <w:rPr>
                <w:lang w:val="en-GB"/>
              </w:rPr>
              <w:t>(6)</w:t>
            </w:r>
          </w:p>
        </w:tc>
        <w:tc>
          <w:tcPr>
            <w:tcW w:w="1352" w:type="dxa"/>
            <w:shd w:val="clear" w:color="auto" w:fill="auto"/>
          </w:tcPr>
          <w:p w14:paraId="68126CA2" w14:textId="77777777" w:rsidR="00CE399D" w:rsidRPr="00EF3C68" w:rsidRDefault="00CE399D" w:rsidP="00CE399D">
            <w:pPr>
              <w:autoSpaceDE w:val="0"/>
              <w:autoSpaceDN w:val="0"/>
              <w:adjustRightInd w:val="0"/>
              <w:rPr>
                <w:lang w:val="en-GB"/>
              </w:rPr>
            </w:pPr>
            <w:r w:rsidRPr="00EF3C68">
              <w:rPr>
                <w:lang w:val="en-GB"/>
              </w:rPr>
              <w:t>TYPE X(</w:t>
            </w:r>
            <w:r w:rsidRPr="00EF3C68">
              <w:rPr>
                <w:b/>
                <w:lang w:val="en-GB"/>
              </w:rPr>
              <w:t>3</w:t>
            </w:r>
            <w:r>
              <w:rPr>
                <w:b/>
                <w:lang w:val="en-GB"/>
              </w:rPr>
              <w:t>9</w:t>
            </w:r>
            <w:r w:rsidRPr="00EF3C68">
              <w:rPr>
                <w:lang w:val="en-GB"/>
              </w:rPr>
              <w:t>)</w:t>
            </w:r>
          </w:p>
        </w:tc>
        <w:tc>
          <w:tcPr>
            <w:tcW w:w="6030" w:type="dxa"/>
            <w:shd w:val="clear" w:color="auto" w:fill="auto"/>
          </w:tcPr>
          <w:p w14:paraId="25DE5FD7" w14:textId="7358DA8D" w:rsidR="00CE399D" w:rsidRPr="00EF3C68" w:rsidRDefault="00CE399D" w:rsidP="00CE399D">
            <w:pPr>
              <w:autoSpaceDE w:val="0"/>
              <w:autoSpaceDN w:val="0"/>
              <w:adjustRightInd w:val="0"/>
              <w:rPr>
                <w:lang w:val="en-GB"/>
              </w:rPr>
            </w:pPr>
            <w:r w:rsidRPr="00EF3C68">
              <w:rPr>
                <w:lang w:val="en-GB"/>
              </w:rPr>
              <w:t xml:space="preserve">Double-length key with a length of </w:t>
            </w:r>
            <w:r w:rsidRPr="00EF3C68">
              <w:rPr>
                <w:b/>
                <w:lang w:val="en-GB"/>
              </w:rPr>
              <w:t>32</w:t>
            </w:r>
            <w:r w:rsidRPr="00EF3C68">
              <w:rPr>
                <w:lang w:val="en-GB"/>
              </w:rPr>
              <w:t xml:space="preserve"> bytes, followed by a </w:t>
            </w:r>
            <w:r w:rsidR="001E7691" w:rsidRPr="00EF3C68">
              <w:rPr>
                <w:b/>
                <w:lang w:val="en-GB"/>
              </w:rPr>
              <w:t>1</w:t>
            </w:r>
            <w:r w:rsidR="001E7691" w:rsidRPr="00EF3C68">
              <w:rPr>
                <w:lang w:val="en-GB"/>
              </w:rPr>
              <w:t>-byte</w:t>
            </w:r>
            <w:r w:rsidRPr="00EF3C68">
              <w:rPr>
                <w:lang w:val="en-GB"/>
              </w:rPr>
              <w:t xml:space="preserve"> delim</w:t>
            </w:r>
            <w:r>
              <w:rPr>
                <w:lang w:val="en-GB"/>
              </w:rPr>
              <w:t>i</w:t>
            </w:r>
            <w:r w:rsidRPr="00EF3C68">
              <w:rPr>
                <w:lang w:val="en-GB"/>
              </w:rPr>
              <w:t xml:space="preserve">ter (value of ‘#’), followed by </w:t>
            </w:r>
            <w:r>
              <w:rPr>
                <w:b/>
                <w:lang w:val="en-GB"/>
              </w:rPr>
              <w:t>6</w:t>
            </w:r>
            <w:r w:rsidRPr="00EF3C68">
              <w:rPr>
                <w:lang w:val="en-GB"/>
              </w:rPr>
              <w:t xml:space="preserve"> bytes of check digit values (overall total of </w:t>
            </w:r>
            <w:r w:rsidRPr="00EF3C68">
              <w:rPr>
                <w:b/>
                <w:lang w:val="en-GB"/>
              </w:rPr>
              <w:t>3</w:t>
            </w:r>
            <w:r>
              <w:rPr>
                <w:b/>
                <w:lang w:val="en-GB"/>
              </w:rPr>
              <w:t>9</w:t>
            </w:r>
            <w:r w:rsidRPr="00EF3C68">
              <w:rPr>
                <w:lang w:val="en-GB"/>
              </w:rPr>
              <w:t xml:space="preserve"> bytes)</w:t>
            </w:r>
          </w:p>
          <w:p w14:paraId="5F0F7E8A" w14:textId="77777777" w:rsidR="00CE399D" w:rsidRDefault="00CE399D" w:rsidP="00CE399D">
            <w:pPr>
              <w:autoSpaceDE w:val="0"/>
              <w:autoSpaceDN w:val="0"/>
              <w:adjustRightInd w:val="0"/>
              <w:rPr>
                <w:lang w:val="en-GB"/>
              </w:rPr>
            </w:pPr>
            <w:r w:rsidRPr="00EF3C68">
              <w:rPr>
                <w:lang w:val="en-GB"/>
              </w:rPr>
              <w:t>Example: 1234567890ABCDEF1234567890ABCDEF#A1B2</w:t>
            </w:r>
            <w:r>
              <w:rPr>
                <w:lang w:val="en-GB"/>
              </w:rPr>
              <w:t>C1</w:t>
            </w:r>
          </w:p>
          <w:p w14:paraId="70766040" w14:textId="77777777" w:rsidR="00CE399D" w:rsidRPr="00EF3C68" w:rsidRDefault="00CE399D" w:rsidP="00CE399D">
            <w:pPr>
              <w:autoSpaceDE w:val="0"/>
              <w:autoSpaceDN w:val="0"/>
              <w:adjustRightInd w:val="0"/>
              <w:rPr>
                <w:lang w:val="en-GB"/>
              </w:rPr>
            </w:pPr>
            <w:r w:rsidRPr="000D0D78">
              <w:rPr>
                <w:b/>
                <w:i/>
                <w:lang w:val="en-GB"/>
              </w:rPr>
              <w:t>This is a customized option, available</w:t>
            </w:r>
            <w:r>
              <w:rPr>
                <w:b/>
                <w:i/>
                <w:lang w:val="en-GB"/>
              </w:rPr>
              <w:t xml:space="preserve"> by special request only.</w:t>
            </w:r>
          </w:p>
        </w:tc>
      </w:tr>
    </w:tbl>
    <w:p w14:paraId="1F2C87DA" w14:textId="77777777" w:rsidR="00CC6049" w:rsidRDefault="00CC6049" w:rsidP="007932C0">
      <w:pPr>
        <w:autoSpaceDE w:val="0"/>
        <w:autoSpaceDN w:val="0"/>
        <w:adjustRightInd w:val="0"/>
        <w:rPr>
          <w:sz w:val="24"/>
          <w:szCs w:val="24"/>
        </w:rPr>
      </w:pPr>
    </w:p>
    <w:p w14:paraId="0A647AAF" w14:textId="77777777" w:rsidR="00827732" w:rsidRDefault="008C4FAC"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sidRPr="008C4FAC">
        <w:rPr>
          <w:lang w:val="en-GB"/>
        </w:rPr>
        <w:t>This key is used to support End to End encryption of Track2 (FID q).  If a POS Solution is associated to a PINPAD which supports Point to Point encryption, this DID will NOT apply.</w:t>
      </w:r>
    </w:p>
    <w:p w14:paraId="4BC33FCD" w14:textId="77777777" w:rsidR="00D92E04" w:rsidRDefault="00D92E04">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C73661B" w14:textId="77777777" w:rsidR="00486DDB" w:rsidRDefault="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220C9FE" w14:textId="77777777" w:rsidR="00D92E04" w:rsidRDefault="00D92E04" w:rsidP="00847896">
      <w:pPr>
        <w:pStyle w:val="Heading2"/>
        <w:rPr>
          <w:snapToGrid w:val="0"/>
        </w:rPr>
      </w:pPr>
      <w:bookmarkStart w:id="2900" w:name="_Toc30407791"/>
      <w:bookmarkStart w:id="2901" w:name="_Toc126079362"/>
      <w:r>
        <w:rPr>
          <w:snapToGrid w:val="0"/>
        </w:rPr>
        <w:lastRenderedPageBreak/>
        <w:t>DID k - Service</w:t>
      </w:r>
      <w:bookmarkEnd w:id="2900"/>
      <w:bookmarkEnd w:id="2901"/>
    </w:p>
    <w:p w14:paraId="0EF1C0E3"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The card processing parameters for this terminal. These elements are taken from the PTDF. The following structure represents one occurrence of this field. This field can occur up to 30 times.</w:t>
      </w:r>
    </w:p>
    <w:p w14:paraId="6B816D00"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TYPE X(1170) </w:t>
      </w:r>
    </w:p>
    <w:p w14:paraId="5F3F7D1A" w14:textId="77777777" w:rsidR="00C21BB6" w:rsidRDefault="00C21BB6"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21AF4210"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184"/>
        <w:gridCol w:w="1058"/>
        <w:gridCol w:w="7028"/>
      </w:tblGrid>
      <w:tr w:rsidR="00486DDB" w:rsidRPr="00486DDB" w14:paraId="074AF83C" w14:textId="77777777" w:rsidTr="00486DDB">
        <w:trPr>
          <w:tblHeader/>
        </w:trPr>
        <w:tc>
          <w:tcPr>
            <w:tcW w:w="1184" w:type="dxa"/>
          </w:tcPr>
          <w:p w14:paraId="5B861DB4" w14:textId="77777777" w:rsidR="00486DDB" w:rsidRP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jc w:val="center"/>
              <w:rPr>
                <w:b/>
                <w:bCs/>
                <w:lang w:val="en-GB"/>
              </w:rPr>
            </w:pPr>
            <w:r>
              <w:rPr>
                <w:b/>
                <w:bCs/>
                <w:lang w:val="en-GB"/>
              </w:rPr>
              <w:t>Position</w:t>
            </w:r>
          </w:p>
        </w:tc>
        <w:tc>
          <w:tcPr>
            <w:tcW w:w="1058" w:type="dxa"/>
          </w:tcPr>
          <w:p w14:paraId="432E5D94" w14:textId="77777777" w:rsidR="00486DDB" w:rsidRP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jc w:val="center"/>
              <w:rPr>
                <w:b/>
                <w:bCs/>
                <w:lang w:val="en-GB"/>
              </w:rPr>
            </w:pPr>
            <w:r>
              <w:rPr>
                <w:b/>
                <w:bCs/>
                <w:lang w:val="en-GB"/>
              </w:rPr>
              <w:t>Length</w:t>
            </w:r>
          </w:p>
        </w:tc>
        <w:tc>
          <w:tcPr>
            <w:tcW w:w="7028" w:type="dxa"/>
          </w:tcPr>
          <w:p w14:paraId="64C8D2C7" w14:textId="77777777" w:rsidR="00486DDB" w:rsidRP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Description</w:t>
            </w:r>
          </w:p>
        </w:tc>
      </w:tr>
      <w:tr w:rsidR="00486DDB" w14:paraId="71F46F74" w14:textId="77777777" w:rsidTr="00486DDB">
        <w:tc>
          <w:tcPr>
            <w:tcW w:w="1184" w:type="dxa"/>
          </w:tcPr>
          <w:p w14:paraId="6221C467"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01–02</w:t>
            </w:r>
          </w:p>
        </w:tc>
        <w:tc>
          <w:tcPr>
            <w:tcW w:w="1058" w:type="dxa"/>
          </w:tcPr>
          <w:p w14:paraId="44787C82"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2</w:t>
            </w:r>
          </w:p>
        </w:tc>
        <w:tc>
          <w:tcPr>
            <w:tcW w:w="7028" w:type="dxa"/>
          </w:tcPr>
          <w:p w14:paraId="5D4D5FF1" w14:textId="77777777" w:rsidR="00486DDB" w:rsidRPr="00486DDB" w:rsidRDefault="00486DD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86DDB">
              <w:rPr>
                <w:b/>
                <w:bCs/>
                <w:lang w:val="en-GB"/>
              </w:rPr>
              <w:t>TYP</w:t>
            </w:r>
          </w:p>
          <w:p w14:paraId="7C667CC9" w14:textId="77777777" w:rsidR="00486DDB" w:rsidRPr="00D50867"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 xml:space="preserve">Indicates the type of card accepted at this terminal. The following table </w:t>
            </w:r>
            <w:r w:rsidRPr="00D50867">
              <w:rPr>
                <w:lang w:val="en-GB"/>
              </w:rPr>
              <w:t>describes valid values and the mapping to card types in DID 0-29:</w:t>
            </w:r>
          </w:p>
          <w:p w14:paraId="02CE1BDE"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tbl>
            <w:tblPr>
              <w:tblW w:w="0" w:type="auto"/>
              <w:tblInd w:w="710"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68"/>
              <w:gridCol w:w="4362"/>
            </w:tblGrid>
            <w:tr w:rsidR="00486DDB" w:rsidRPr="00D50867" w14:paraId="7A644CED" w14:textId="77777777" w:rsidTr="00466C8B">
              <w:tc>
                <w:tcPr>
                  <w:tcW w:w="1568" w:type="dxa"/>
                </w:tcPr>
                <w:p w14:paraId="380FB60B" w14:textId="77777777" w:rsidR="00486DDB" w:rsidRPr="00D50867" w:rsidRDefault="00486DDB" w:rsidP="00466C8B">
                  <w:pPr>
                    <w:jc w:val="center"/>
                    <w:rPr>
                      <w:rFonts w:cs="Arial"/>
                      <w:b/>
                      <w:bCs/>
                      <w:lang w:val="en-GB"/>
                    </w:rPr>
                  </w:pPr>
                  <w:r w:rsidRPr="00D50867">
                    <w:rPr>
                      <w:rFonts w:cs="Arial"/>
                      <w:b/>
                      <w:bCs/>
                      <w:lang w:val="en-GB"/>
                    </w:rPr>
                    <w:t>DID k (TYP)</w:t>
                  </w:r>
                </w:p>
              </w:tc>
              <w:tc>
                <w:tcPr>
                  <w:tcW w:w="4362" w:type="dxa"/>
                  <w:tcMar>
                    <w:top w:w="0" w:type="dxa"/>
                    <w:left w:w="108" w:type="dxa"/>
                    <w:bottom w:w="0" w:type="dxa"/>
                    <w:right w:w="108" w:type="dxa"/>
                  </w:tcMar>
                </w:tcPr>
                <w:p w14:paraId="4DC785C9" w14:textId="77777777" w:rsidR="00486DDB" w:rsidRPr="00D50867" w:rsidRDefault="00486DDB" w:rsidP="00486DDB">
                  <w:pPr>
                    <w:jc w:val="both"/>
                    <w:rPr>
                      <w:rFonts w:cs="Arial"/>
                      <w:b/>
                      <w:bCs/>
                      <w:lang w:val="en-GB"/>
                    </w:rPr>
                  </w:pPr>
                  <w:r w:rsidRPr="00D50867">
                    <w:rPr>
                      <w:rFonts w:cs="Arial"/>
                      <w:b/>
                      <w:bCs/>
                      <w:lang w:val="en-GB"/>
                    </w:rPr>
                    <w:t>DID0-29 Card Type</w:t>
                  </w:r>
                </w:p>
              </w:tc>
            </w:tr>
            <w:tr w:rsidR="00486DDB" w:rsidRPr="00D50867" w14:paraId="4B664528" w14:textId="77777777" w:rsidTr="00466C8B">
              <w:tc>
                <w:tcPr>
                  <w:tcW w:w="1568" w:type="dxa"/>
                </w:tcPr>
                <w:p w14:paraId="74E8294A" w14:textId="77777777" w:rsidR="00486DDB" w:rsidRPr="00D50867" w:rsidRDefault="00486DDB" w:rsidP="00466C8B">
                  <w:pPr>
                    <w:jc w:val="center"/>
                    <w:rPr>
                      <w:rFonts w:cs="Arial"/>
                      <w:lang w:val="en-GB"/>
                    </w:rPr>
                  </w:pPr>
                  <w:r w:rsidRPr="00D50867">
                    <w:rPr>
                      <w:rFonts w:cs="Arial"/>
                      <w:lang w:val="en-GB"/>
                    </w:rPr>
                    <w:t>UK (Unknown)</w:t>
                  </w:r>
                </w:p>
              </w:tc>
              <w:tc>
                <w:tcPr>
                  <w:tcW w:w="4362" w:type="dxa"/>
                  <w:tcMar>
                    <w:top w:w="0" w:type="dxa"/>
                    <w:left w:w="108" w:type="dxa"/>
                    <w:bottom w:w="0" w:type="dxa"/>
                    <w:right w:w="108" w:type="dxa"/>
                  </w:tcMar>
                </w:tcPr>
                <w:p w14:paraId="0984EC34" w14:textId="77777777" w:rsidR="00486DDB" w:rsidRPr="00D50867" w:rsidRDefault="00486DDB" w:rsidP="00486DDB">
                  <w:pPr>
                    <w:jc w:val="both"/>
                    <w:rPr>
                      <w:rFonts w:cs="Arial"/>
                      <w:lang w:val="en-GB"/>
                    </w:rPr>
                  </w:pPr>
                  <w:r w:rsidRPr="00D50867">
                    <w:rPr>
                      <w:rFonts w:cs="Arial"/>
                      <w:lang w:val="en-GB"/>
                    </w:rPr>
                    <w:t>N/A</w:t>
                  </w:r>
                </w:p>
              </w:tc>
            </w:tr>
            <w:tr w:rsidR="00486DDB" w:rsidRPr="00D50867" w14:paraId="0B2CECA3" w14:textId="77777777" w:rsidTr="00466C8B">
              <w:tc>
                <w:tcPr>
                  <w:tcW w:w="1568" w:type="dxa"/>
                </w:tcPr>
                <w:p w14:paraId="2D77E733" w14:textId="77777777" w:rsidR="00486DDB" w:rsidRPr="00D50867" w:rsidRDefault="00486DDB" w:rsidP="00466C8B">
                  <w:pPr>
                    <w:jc w:val="center"/>
                    <w:rPr>
                      <w:rFonts w:cs="Arial"/>
                      <w:lang w:val="en-GB"/>
                    </w:rPr>
                  </w:pPr>
                  <w:r w:rsidRPr="00D50867">
                    <w:rPr>
                      <w:rFonts w:cs="Arial"/>
                      <w:lang w:val="en-GB"/>
                    </w:rPr>
                    <w:t>P</w:t>
                  </w:r>
                </w:p>
              </w:tc>
              <w:tc>
                <w:tcPr>
                  <w:tcW w:w="4362" w:type="dxa"/>
                  <w:tcMar>
                    <w:top w:w="0" w:type="dxa"/>
                    <w:left w:w="108" w:type="dxa"/>
                    <w:bottom w:w="0" w:type="dxa"/>
                    <w:right w:w="108" w:type="dxa"/>
                  </w:tcMar>
                </w:tcPr>
                <w:p w14:paraId="6BED56EF" w14:textId="77777777" w:rsidR="00486DDB" w:rsidRPr="00D50867" w:rsidRDefault="00486DDB" w:rsidP="00486DDB">
                  <w:pPr>
                    <w:jc w:val="both"/>
                    <w:rPr>
                      <w:rFonts w:cs="Arial"/>
                      <w:lang w:val="en-GB"/>
                    </w:rPr>
                  </w:pPr>
                  <w:r w:rsidRPr="00D50867">
                    <w:rPr>
                      <w:rFonts w:cs="Arial"/>
                      <w:lang w:val="en-GB"/>
                    </w:rPr>
                    <w:t>“DP” = IDP</w:t>
                  </w:r>
                </w:p>
              </w:tc>
            </w:tr>
            <w:tr w:rsidR="00486DDB" w:rsidRPr="00D50867" w14:paraId="0EBD31AC" w14:textId="77777777" w:rsidTr="00466C8B">
              <w:tc>
                <w:tcPr>
                  <w:tcW w:w="1568" w:type="dxa"/>
                </w:tcPr>
                <w:p w14:paraId="557EEC93" w14:textId="77777777" w:rsidR="00486DDB" w:rsidRPr="00D50867" w:rsidRDefault="00486DDB" w:rsidP="00466C8B">
                  <w:pPr>
                    <w:jc w:val="center"/>
                    <w:rPr>
                      <w:rFonts w:cs="Arial"/>
                      <w:lang w:val="en-GB"/>
                    </w:rPr>
                  </w:pPr>
                  <w:r w:rsidRPr="00D50867">
                    <w:rPr>
                      <w:rFonts w:cs="Arial"/>
                      <w:lang w:val="en-GB"/>
                    </w:rPr>
                    <w:t>PU</w:t>
                  </w:r>
                </w:p>
              </w:tc>
              <w:tc>
                <w:tcPr>
                  <w:tcW w:w="4362" w:type="dxa"/>
                  <w:tcMar>
                    <w:top w:w="0" w:type="dxa"/>
                    <w:left w:w="108" w:type="dxa"/>
                    <w:bottom w:w="0" w:type="dxa"/>
                    <w:right w:w="108" w:type="dxa"/>
                  </w:tcMar>
                </w:tcPr>
                <w:p w14:paraId="0146A88F" w14:textId="77777777" w:rsidR="00486DDB" w:rsidRPr="00D50867" w:rsidRDefault="00486DDB" w:rsidP="00486DDB">
                  <w:pPr>
                    <w:jc w:val="both"/>
                    <w:rPr>
                      <w:rFonts w:cs="Arial"/>
                      <w:lang w:val="en-GB"/>
                    </w:rPr>
                  </w:pPr>
                  <w:r w:rsidRPr="00D50867">
                    <w:rPr>
                      <w:rFonts w:cs="Arial"/>
                      <w:lang w:val="en-GB"/>
                    </w:rPr>
                    <w:t>“PU” = US Issued Debit (US Acq</w:t>
                  </w:r>
                  <w:r w:rsidR="00466C8B">
                    <w:rPr>
                      <w:rFonts w:cs="Arial"/>
                      <w:lang w:val="en-GB"/>
                    </w:rPr>
                    <w:t>uirer</w:t>
                  </w:r>
                  <w:r w:rsidRPr="00D50867">
                    <w:rPr>
                      <w:rFonts w:cs="Arial"/>
                      <w:lang w:val="en-GB"/>
                    </w:rPr>
                    <w:t xml:space="preserve"> only)</w:t>
                  </w:r>
                </w:p>
              </w:tc>
            </w:tr>
            <w:tr w:rsidR="00486DDB" w:rsidRPr="00D50867" w14:paraId="1596E52F" w14:textId="77777777" w:rsidTr="00466C8B">
              <w:tc>
                <w:tcPr>
                  <w:tcW w:w="1568" w:type="dxa"/>
                </w:tcPr>
                <w:p w14:paraId="0B273E0C" w14:textId="77777777" w:rsidR="00486DDB" w:rsidRPr="00D50867" w:rsidRDefault="00486DDB" w:rsidP="00466C8B">
                  <w:pPr>
                    <w:jc w:val="center"/>
                    <w:rPr>
                      <w:rFonts w:cs="Arial"/>
                      <w:lang w:val="en-GB"/>
                    </w:rPr>
                  </w:pPr>
                  <w:r w:rsidRPr="00D50867">
                    <w:rPr>
                      <w:rFonts w:cs="Arial"/>
                      <w:lang w:val="en-GB"/>
                    </w:rPr>
                    <w:t>PT</w:t>
                  </w:r>
                </w:p>
              </w:tc>
              <w:tc>
                <w:tcPr>
                  <w:tcW w:w="4362" w:type="dxa"/>
                  <w:tcMar>
                    <w:top w:w="0" w:type="dxa"/>
                    <w:left w:w="108" w:type="dxa"/>
                    <w:bottom w:w="0" w:type="dxa"/>
                    <w:right w:w="108" w:type="dxa"/>
                  </w:tcMar>
                </w:tcPr>
                <w:p w14:paraId="7B8417ED" w14:textId="77777777" w:rsidR="00486DDB" w:rsidRPr="00D50867" w:rsidRDefault="00486DDB" w:rsidP="00486DDB">
                  <w:pPr>
                    <w:jc w:val="both"/>
                    <w:rPr>
                      <w:rFonts w:cs="Arial"/>
                      <w:lang w:val="en-GB"/>
                    </w:rPr>
                  </w:pPr>
                  <w:r w:rsidRPr="00D50867">
                    <w:rPr>
                      <w:rFonts w:cs="Arial"/>
                      <w:lang w:val="en-GB"/>
                    </w:rPr>
                    <w:t>“PT” =  Target Private Label Debit</w:t>
                  </w:r>
                </w:p>
              </w:tc>
            </w:tr>
            <w:tr w:rsidR="00486DDB" w:rsidRPr="00D50867" w14:paraId="43148CF7" w14:textId="77777777" w:rsidTr="00466C8B">
              <w:tc>
                <w:tcPr>
                  <w:tcW w:w="1568" w:type="dxa"/>
                </w:tcPr>
                <w:p w14:paraId="58E30487" w14:textId="77777777" w:rsidR="00486DDB" w:rsidRPr="00D50867" w:rsidRDefault="00486DDB" w:rsidP="00466C8B">
                  <w:pPr>
                    <w:jc w:val="center"/>
                    <w:rPr>
                      <w:rFonts w:cs="Arial"/>
                      <w:lang w:val="en-GB"/>
                    </w:rPr>
                  </w:pPr>
                  <w:r w:rsidRPr="00D50867">
                    <w:rPr>
                      <w:rFonts w:cs="Arial"/>
                      <w:lang w:val="en-GB"/>
                    </w:rPr>
                    <w:t>V</w:t>
                  </w:r>
                </w:p>
              </w:tc>
              <w:tc>
                <w:tcPr>
                  <w:tcW w:w="4362" w:type="dxa"/>
                  <w:tcMar>
                    <w:top w:w="0" w:type="dxa"/>
                    <w:left w:w="108" w:type="dxa"/>
                    <w:bottom w:w="0" w:type="dxa"/>
                    <w:right w:w="108" w:type="dxa"/>
                  </w:tcMar>
                </w:tcPr>
                <w:p w14:paraId="1831A1B0" w14:textId="77777777" w:rsidR="00486DDB" w:rsidRPr="00D50867" w:rsidRDefault="00486DDB" w:rsidP="00486DDB">
                  <w:pPr>
                    <w:jc w:val="both"/>
                    <w:rPr>
                      <w:rFonts w:cs="Arial"/>
                      <w:lang w:val="pt-BR"/>
                    </w:rPr>
                  </w:pPr>
                  <w:r w:rsidRPr="00D50867">
                    <w:rPr>
                      <w:rFonts w:cs="Arial"/>
                      <w:lang w:val="pt-BR"/>
                    </w:rPr>
                    <w:t>“VI” =  Visa (US Visa Debit incl.)</w:t>
                  </w:r>
                </w:p>
              </w:tc>
            </w:tr>
            <w:tr w:rsidR="00486DDB" w:rsidRPr="00D50867" w14:paraId="1E0E7458" w14:textId="77777777" w:rsidTr="00466C8B">
              <w:tc>
                <w:tcPr>
                  <w:tcW w:w="1568" w:type="dxa"/>
                </w:tcPr>
                <w:p w14:paraId="0670CA22" w14:textId="77777777" w:rsidR="00486DDB" w:rsidRPr="00D50867" w:rsidRDefault="00486DDB" w:rsidP="00466C8B">
                  <w:pPr>
                    <w:jc w:val="center"/>
                    <w:rPr>
                      <w:rFonts w:cs="Arial"/>
                      <w:lang w:val="en-GB"/>
                    </w:rPr>
                  </w:pPr>
                  <w:r w:rsidRPr="00D50867">
                    <w:rPr>
                      <w:rFonts w:cs="Arial"/>
                      <w:lang w:val="en-GB"/>
                    </w:rPr>
                    <w:t>PV</w:t>
                  </w:r>
                </w:p>
              </w:tc>
              <w:tc>
                <w:tcPr>
                  <w:tcW w:w="4362" w:type="dxa"/>
                  <w:tcMar>
                    <w:top w:w="0" w:type="dxa"/>
                    <w:left w:w="108" w:type="dxa"/>
                    <w:bottom w:w="0" w:type="dxa"/>
                    <w:right w:w="108" w:type="dxa"/>
                  </w:tcMar>
                </w:tcPr>
                <w:p w14:paraId="30072B22" w14:textId="77777777" w:rsidR="00486DDB" w:rsidRPr="00D50867" w:rsidRDefault="00486DDB" w:rsidP="00486DDB">
                  <w:pPr>
                    <w:jc w:val="both"/>
                    <w:rPr>
                      <w:rFonts w:cs="Arial"/>
                      <w:lang w:val="en-GB"/>
                    </w:rPr>
                  </w:pPr>
                  <w:r w:rsidRPr="00D50867">
                    <w:rPr>
                      <w:rFonts w:cs="Arial"/>
                      <w:lang w:val="en-GB"/>
                    </w:rPr>
                    <w:t>“PV”= Visa Debit*(Canadian Acq</w:t>
                  </w:r>
                  <w:r w:rsidR="00466C8B">
                    <w:rPr>
                      <w:rFonts w:cs="Arial"/>
                      <w:lang w:val="en-GB"/>
                    </w:rPr>
                    <w:t>uirer</w:t>
                  </w:r>
                  <w:r w:rsidRPr="00D50867">
                    <w:rPr>
                      <w:rFonts w:cs="Arial"/>
                      <w:lang w:val="en-GB"/>
                    </w:rPr>
                    <w:t xml:space="preserve"> only)</w:t>
                  </w:r>
                </w:p>
              </w:tc>
            </w:tr>
            <w:tr w:rsidR="00486DDB" w:rsidRPr="00D50867" w14:paraId="4F82BB7E" w14:textId="77777777" w:rsidTr="00466C8B">
              <w:tc>
                <w:tcPr>
                  <w:tcW w:w="1568" w:type="dxa"/>
                </w:tcPr>
                <w:p w14:paraId="2B922844" w14:textId="77777777" w:rsidR="00486DDB" w:rsidRPr="00D50867" w:rsidRDefault="00486DDB" w:rsidP="00466C8B">
                  <w:pPr>
                    <w:jc w:val="center"/>
                    <w:rPr>
                      <w:rFonts w:cs="Arial"/>
                      <w:lang w:val="en-GB"/>
                    </w:rPr>
                  </w:pPr>
                  <w:r w:rsidRPr="00D50867">
                    <w:rPr>
                      <w:rFonts w:cs="Arial"/>
                      <w:lang w:val="en-GB"/>
                    </w:rPr>
                    <w:t>M</w:t>
                  </w:r>
                </w:p>
              </w:tc>
              <w:tc>
                <w:tcPr>
                  <w:tcW w:w="4362" w:type="dxa"/>
                  <w:tcMar>
                    <w:top w:w="0" w:type="dxa"/>
                    <w:left w:w="108" w:type="dxa"/>
                    <w:bottom w:w="0" w:type="dxa"/>
                    <w:right w:w="108" w:type="dxa"/>
                  </w:tcMar>
                </w:tcPr>
                <w:p w14:paraId="211F7972" w14:textId="77777777" w:rsidR="00486DDB" w:rsidRPr="00D50867" w:rsidRDefault="00486DDB" w:rsidP="00486DDB">
                  <w:pPr>
                    <w:jc w:val="both"/>
                    <w:rPr>
                      <w:rFonts w:cs="Arial"/>
                      <w:lang w:val="en-GB"/>
                    </w:rPr>
                  </w:pPr>
                  <w:r w:rsidRPr="00D50867">
                    <w:rPr>
                      <w:rFonts w:cs="Arial"/>
                      <w:lang w:val="en-GB"/>
                    </w:rPr>
                    <w:t>“MC” = MasterCard</w:t>
                  </w:r>
                </w:p>
              </w:tc>
            </w:tr>
            <w:tr w:rsidR="00486DDB" w:rsidRPr="00D50867" w14:paraId="51770A90" w14:textId="77777777" w:rsidTr="00466C8B">
              <w:tc>
                <w:tcPr>
                  <w:tcW w:w="1568" w:type="dxa"/>
                </w:tcPr>
                <w:p w14:paraId="655FA9A3" w14:textId="77777777" w:rsidR="00486DDB" w:rsidRPr="00D50867" w:rsidRDefault="00486DDB" w:rsidP="00466C8B">
                  <w:pPr>
                    <w:jc w:val="center"/>
                    <w:rPr>
                      <w:rFonts w:cs="Arial"/>
                      <w:lang w:val="en-GB"/>
                    </w:rPr>
                  </w:pPr>
                  <w:r>
                    <w:rPr>
                      <w:rFonts w:cs="Arial"/>
                      <w:lang w:val="en-GB"/>
                    </w:rPr>
                    <w:t>MD</w:t>
                  </w:r>
                </w:p>
              </w:tc>
              <w:tc>
                <w:tcPr>
                  <w:tcW w:w="4362" w:type="dxa"/>
                  <w:tcMar>
                    <w:top w:w="0" w:type="dxa"/>
                    <w:left w:w="108" w:type="dxa"/>
                    <w:bottom w:w="0" w:type="dxa"/>
                    <w:right w:w="108" w:type="dxa"/>
                  </w:tcMar>
                </w:tcPr>
                <w:p w14:paraId="21FBBC64" w14:textId="77777777" w:rsidR="00486DDB" w:rsidRPr="00D50867" w:rsidRDefault="00486DDB" w:rsidP="00486DDB">
                  <w:pPr>
                    <w:jc w:val="both"/>
                    <w:rPr>
                      <w:rFonts w:cs="Arial"/>
                      <w:lang w:val="en-GB"/>
                    </w:rPr>
                  </w:pPr>
                  <w:r>
                    <w:rPr>
                      <w:rFonts w:cs="Arial"/>
                      <w:lang w:val="en-GB"/>
                    </w:rPr>
                    <w:t>“MD” = Debit MasterCard</w:t>
                  </w:r>
                </w:p>
              </w:tc>
            </w:tr>
            <w:tr w:rsidR="00486DDB" w:rsidRPr="00D50867" w14:paraId="1EBCCE92" w14:textId="77777777" w:rsidTr="00466C8B">
              <w:tc>
                <w:tcPr>
                  <w:tcW w:w="1568" w:type="dxa"/>
                </w:tcPr>
                <w:p w14:paraId="5EDD2607" w14:textId="77777777" w:rsidR="00486DDB" w:rsidRPr="00D50867" w:rsidRDefault="00486DDB" w:rsidP="00466C8B">
                  <w:pPr>
                    <w:jc w:val="center"/>
                    <w:rPr>
                      <w:rFonts w:cs="Arial"/>
                      <w:lang w:val="en-GB"/>
                    </w:rPr>
                  </w:pPr>
                  <w:r>
                    <w:rPr>
                      <w:rFonts w:cs="Arial"/>
                      <w:lang w:val="en-GB"/>
                    </w:rPr>
                    <w:t>UP</w:t>
                  </w:r>
                </w:p>
              </w:tc>
              <w:tc>
                <w:tcPr>
                  <w:tcW w:w="4362" w:type="dxa"/>
                  <w:tcMar>
                    <w:top w:w="0" w:type="dxa"/>
                    <w:left w:w="108" w:type="dxa"/>
                    <w:bottom w:w="0" w:type="dxa"/>
                    <w:right w:w="108" w:type="dxa"/>
                  </w:tcMar>
                </w:tcPr>
                <w:p w14:paraId="6508D413" w14:textId="77777777" w:rsidR="00486DDB" w:rsidRPr="00D50867" w:rsidRDefault="00486DDB" w:rsidP="00486DDB">
                  <w:pPr>
                    <w:jc w:val="both"/>
                    <w:rPr>
                      <w:rFonts w:cs="Arial"/>
                      <w:lang w:val="en-GB"/>
                    </w:rPr>
                  </w:pPr>
                  <w:r>
                    <w:rPr>
                      <w:rFonts w:cs="Arial"/>
                      <w:lang w:val="en-GB"/>
                    </w:rPr>
                    <w:t>“UP” = UnionPay</w:t>
                  </w:r>
                </w:p>
              </w:tc>
            </w:tr>
            <w:tr w:rsidR="00486DDB" w:rsidRPr="00D50867" w14:paraId="7E06DDCA" w14:textId="77777777" w:rsidTr="00466C8B">
              <w:tc>
                <w:tcPr>
                  <w:tcW w:w="1568" w:type="dxa"/>
                </w:tcPr>
                <w:p w14:paraId="4C4D7F92" w14:textId="77777777" w:rsidR="00486DDB" w:rsidRPr="00D50867" w:rsidRDefault="00486DDB" w:rsidP="00466C8B">
                  <w:pPr>
                    <w:jc w:val="center"/>
                    <w:rPr>
                      <w:rFonts w:cs="Arial"/>
                      <w:lang w:val="en-GB"/>
                    </w:rPr>
                  </w:pPr>
                  <w:r w:rsidRPr="00D50867">
                    <w:rPr>
                      <w:rFonts w:cs="Arial"/>
                      <w:lang w:val="en-GB"/>
                    </w:rPr>
                    <w:t>PM</w:t>
                  </w:r>
                </w:p>
              </w:tc>
              <w:tc>
                <w:tcPr>
                  <w:tcW w:w="4362" w:type="dxa"/>
                  <w:tcMar>
                    <w:top w:w="0" w:type="dxa"/>
                    <w:left w:w="108" w:type="dxa"/>
                    <w:bottom w:w="0" w:type="dxa"/>
                    <w:right w:w="108" w:type="dxa"/>
                  </w:tcMar>
                </w:tcPr>
                <w:p w14:paraId="5423D749" w14:textId="77777777" w:rsidR="00486DDB" w:rsidRPr="00D50867" w:rsidRDefault="00486DDB" w:rsidP="00486DDB">
                  <w:pPr>
                    <w:jc w:val="both"/>
                    <w:rPr>
                      <w:rFonts w:cs="Arial"/>
                      <w:lang w:val="en-GB"/>
                    </w:rPr>
                  </w:pPr>
                  <w:r w:rsidRPr="00D50867">
                    <w:rPr>
                      <w:rFonts w:cs="Arial"/>
                      <w:lang w:val="en-GB"/>
                    </w:rPr>
                    <w:t>“PM” = Maestro</w:t>
                  </w:r>
                </w:p>
              </w:tc>
            </w:tr>
            <w:tr w:rsidR="00486DDB" w:rsidRPr="00D50867" w14:paraId="3D3AD1CA" w14:textId="77777777" w:rsidTr="00466C8B">
              <w:tc>
                <w:tcPr>
                  <w:tcW w:w="1568" w:type="dxa"/>
                </w:tcPr>
                <w:p w14:paraId="68777927" w14:textId="77777777" w:rsidR="00486DDB" w:rsidRPr="00D50867" w:rsidRDefault="00486DDB" w:rsidP="00466C8B">
                  <w:pPr>
                    <w:jc w:val="center"/>
                    <w:rPr>
                      <w:rFonts w:cs="Arial"/>
                      <w:lang w:val="en-GB"/>
                    </w:rPr>
                  </w:pPr>
                  <w:r w:rsidRPr="00D50867">
                    <w:rPr>
                      <w:rFonts w:cs="Arial"/>
                      <w:lang w:val="en-GB"/>
                    </w:rPr>
                    <w:t>AX</w:t>
                  </w:r>
                </w:p>
              </w:tc>
              <w:tc>
                <w:tcPr>
                  <w:tcW w:w="4362" w:type="dxa"/>
                  <w:tcMar>
                    <w:top w:w="0" w:type="dxa"/>
                    <w:left w:w="108" w:type="dxa"/>
                    <w:bottom w:w="0" w:type="dxa"/>
                    <w:right w:w="108" w:type="dxa"/>
                  </w:tcMar>
                </w:tcPr>
                <w:p w14:paraId="4A6FC73A" w14:textId="77777777" w:rsidR="00486DDB" w:rsidRPr="00D50867" w:rsidRDefault="00486DDB" w:rsidP="00486DDB">
                  <w:pPr>
                    <w:jc w:val="both"/>
                    <w:rPr>
                      <w:rFonts w:cs="Arial"/>
                      <w:lang w:val="en-GB"/>
                    </w:rPr>
                  </w:pPr>
                  <w:r w:rsidRPr="00D50867">
                    <w:rPr>
                      <w:rFonts w:cs="Arial"/>
                      <w:lang w:val="en-GB"/>
                    </w:rPr>
                    <w:t>“AM” = AMEX</w:t>
                  </w:r>
                </w:p>
              </w:tc>
            </w:tr>
            <w:tr w:rsidR="00486DDB" w:rsidRPr="00D50867" w14:paraId="05173601" w14:textId="77777777" w:rsidTr="00466C8B">
              <w:tc>
                <w:tcPr>
                  <w:tcW w:w="1568" w:type="dxa"/>
                </w:tcPr>
                <w:p w14:paraId="148F046F" w14:textId="77777777" w:rsidR="00486DDB" w:rsidRPr="00D50867" w:rsidRDefault="00486DDB" w:rsidP="00466C8B">
                  <w:pPr>
                    <w:jc w:val="center"/>
                    <w:rPr>
                      <w:rFonts w:cs="Arial"/>
                      <w:lang w:val="en-GB"/>
                    </w:rPr>
                  </w:pPr>
                  <w:r w:rsidRPr="00D50867">
                    <w:rPr>
                      <w:rFonts w:cs="Arial"/>
                      <w:lang w:val="en-GB"/>
                    </w:rPr>
                    <w:t>DC</w:t>
                  </w:r>
                </w:p>
              </w:tc>
              <w:tc>
                <w:tcPr>
                  <w:tcW w:w="4362" w:type="dxa"/>
                  <w:tcMar>
                    <w:top w:w="0" w:type="dxa"/>
                    <w:left w:w="108" w:type="dxa"/>
                    <w:bottom w:w="0" w:type="dxa"/>
                    <w:right w:w="108" w:type="dxa"/>
                  </w:tcMar>
                </w:tcPr>
                <w:p w14:paraId="4DA9C5D4" w14:textId="77777777" w:rsidR="00486DDB" w:rsidRPr="00D50867" w:rsidRDefault="00486DDB" w:rsidP="00486DDB">
                  <w:pPr>
                    <w:jc w:val="both"/>
                    <w:rPr>
                      <w:rFonts w:cs="Arial"/>
                      <w:lang w:val="en-GB"/>
                    </w:rPr>
                  </w:pPr>
                  <w:r w:rsidRPr="00D50867">
                    <w:rPr>
                      <w:rFonts w:cs="Arial"/>
                      <w:lang w:val="en-GB"/>
                    </w:rPr>
                    <w:t>“DC” = Diners</w:t>
                  </w:r>
                </w:p>
              </w:tc>
            </w:tr>
            <w:tr w:rsidR="00486DDB" w:rsidRPr="00D50867" w14:paraId="50F6F381" w14:textId="77777777" w:rsidTr="00466C8B">
              <w:tc>
                <w:tcPr>
                  <w:tcW w:w="1568" w:type="dxa"/>
                </w:tcPr>
                <w:p w14:paraId="667F6BA0" w14:textId="77777777" w:rsidR="00486DDB" w:rsidRPr="00D50867" w:rsidRDefault="00486DDB" w:rsidP="00466C8B">
                  <w:pPr>
                    <w:jc w:val="center"/>
                    <w:rPr>
                      <w:rFonts w:cs="Arial"/>
                      <w:lang w:val="en-GB"/>
                    </w:rPr>
                  </w:pPr>
                  <w:r w:rsidRPr="00D50867">
                    <w:rPr>
                      <w:rFonts w:cs="Arial"/>
                      <w:lang w:val="en-GB"/>
                    </w:rPr>
                    <w:t>SR</w:t>
                  </w:r>
                </w:p>
              </w:tc>
              <w:tc>
                <w:tcPr>
                  <w:tcW w:w="4362" w:type="dxa"/>
                  <w:tcMar>
                    <w:top w:w="0" w:type="dxa"/>
                    <w:left w:w="108" w:type="dxa"/>
                    <w:bottom w:w="0" w:type="dxa"/>
                    <w:right w:w="108" w:type="dxa"/>
                  </w:tcMar>
                </w:tcPr>
                <w:p w14:paraId="4150B9DC" w14:textId="77777777" w:rsidR="00486DDB" w:rsidRPr="00D50867" w:rsidRDefault="00486DDB" w:rsidP="00486DDB">
                  <w:pPr>
                    <w:jc w:val="both"/>
                    <w:rPr>
                      <w:rFonts w:cs="Arial"/>
                      <w:lang w:val="en-GB"/>
                    </w:rPr>
                  </w:pPr>
                  <w:r w:rsidRPr="00D50867">
                    <w:rPr>
                      <w:rFonts w:cs="Arial"/>
                      <w:lang w:val="en-GB"/>
                    </w:rPr>
                    <w:t>“SR” = Sears</w:t>
                  </w:r>
                </w:p>
              </w:tc>
            </w:tr>
            <w:tr w:rsidR="00486DDB" w:rsidRPr="00D50867" w14:paraId="4F65314C" w14:textId="77777777" w:rsidTr="00466C8B">
              <w:tc>
                <w:tcPr>
                  <w:tcW w:w="1568" w:type="dxa"/>
                </w:tcPr>
                <w:p w14:paraId="2CE879C0" w14:textId="77777777" w:rsidR="00486DDB" w:rsidRPr="00D50867" w:rsidRDefault="00486DDB" w:rsidP="00466C8B">
                  <w:pPr>
                    <w:jc w:val="center"/>
                    <w:rPr>
                      <w:rFonts w:cs="Arial"/>
                      <w:lang w:val="en-GB"/>
                    </w:rPr>
                  </w:pPr>
                  <w:r w:rsidRPr="00D50867">
                    <w:rPr>
                      <w:rFonts w:cs="Arial"/>
                      <w:lang w:val="en-GB"/>
                    </w:rPr>
                    <w:t>DS</w:t>
                  </w:r>
                </w:p>
              </w:tc>
              <w:tc>
                <w:tcPr>
                  <w:tcW w:w="4362" w:type="dxa"/>
                  <w:tcMar>
                    <w:top w:w="0" w:type="dxa"/>
                    <w:left w:w="108" w:type="dxa"/>
                    <w:bottom w:w="0" w:type="dxa"/>
                    <w:right w:w="108" w:type="dxa"/>
                  </w:tcMar>
                </w:tcPr>
                <w:p w14:paraId="6D938514" w14:textId="77777777" w:rsidR="00486DDB" w:rsidRPr="00D50867" w:rsidRDefault="00486DDB" w:rsidP="00486DDB">
                  <w:pPr>
                    <w:jc w:val="both"/>
                    <w:rPr>
                      <w:rFonts w:cs="Arial"/>
                      <w:lang w:val="en-GB"/>
                    </w:rPr>
                  </w:pPr>
                  <w:r w:rsidRPr="00D50867">
                    <w:rPr>
                      <w:rFonts w:cs="Arial"/>
                      <w:lang w:val="en-GB"/>
                    </w:rPr>
                    <w:t xml:space="preserve">“DS”  = Discover </w:t>
                  </w:r>
                </w:p>
              </w:tc>
            </w:tr>
            <w:tr w:rsidR="00486DDB" w:rsidRPr="00D50867" w14:paraId="0F31A3A3" w14:textId="77777777" w:rsidTr="00466C8B">
              <w:tc>
                <w:tcPr>
                  <w:tcW w:w="1568" w:type="dxa"/>
                </w:tcPr>
                <w:p w14:paraId="78211323" w14:textId="77777777" w:rsidR="00486DDB" w:rsidRPr="00D50867" w:rsidRDefault="00486DDB" w:rsidP="00466C8B">
                  <w:pPr>
                    <w:jc w:val="center"/>
                    <w:rPr>
                      <w:rFonts w:cs="Arial"/>
                      <w:lang w:val="en-GB"/>
                    </w:rPr>
                  </w:pPr>
                  <w:r w:rsidRPr="00D50867">
                    <w:rPr>
                      <w:rFonts w:cs="Arial"/>
                      <w:lang w:val="en-GB"/>
                    </w:rPr>
                    <w:t>HD</w:t>
                  </w:r>
                </w:p>
              </w:tc>
              <w:tc>
                <w:tcPr>
                  <w:tcW w:w="4362" w:type="dxa"/>
                  <w:tcMar>
                    <w:top w:w="0" w:type="dxa"/>
                    <w:left w:w="108" w:type="dxa"/>
                    <w:bottom w:w="0" w:type="dxa"/>
                    <w:right w:w="108" w:type="dxa"/>
                  </w:tcMar>
                </w:tcPr>
                <w:p w14:paraId="27E82073" w14:textId="77777777" w:rsidR="00486DDB" w:rsidRPr="00D50867" w:rsidRDefault="00486DDB" w:rsidP="00486DDB">
                  <w:pPr>
                    <w:jc w:val="both"/>
                    <w:rPr>
                      <w:rFonts w:cs="Arial"/>
                      <w:lang w:val="en-GB"/>
                    </w:rPr>
                  </w:pPr>
                  <w:r w:rsidRPr="00D50867">
                    <w:rPr>
                      <w:rFonts w:cs="Arial"/>
                      <w:lang w:val="en-GB"/>
                    </w:rPr>
                    <w:t>“HD” = Hamilton Discount</w:t>
                  </w:r>
                </w:p>
              </w:tc>
            </w:tr>
            <w:tr w:rsidR="00486DDB" w:rsidRPr="00D50867" w14:paraId="79B80718" w14:textId="77777777" w:rsidTr="00466C8B">
              <w:tc>
                <w:tcPr>
                  <w:tcW w:w="1568" w:type="dxa"/>
                </w:tcPr>
                <w:p w14:paraId="7E5F5F1B" w14:textId="77777777" w:rsidR="00486DDB" w:rsidRPr="00D50867" w:rsidRDefault="00486DDB" w:rsidP="00466C8B">
                  <w:pPr>
                    <w:jc w:val="center"/>
                    <w:rPr>
                      <w:rFonts w:cs="Arial"/>
                      <w:lang w:val="en-GB"/>
                    </w:rPr>
                  </w:pPr>
                  <w:r w:rsidRPr="00D50867">
                    <w:rPr>
                      <w:rFonts w:cs="Arial"/>
                      <w:lang w:val="en-GB"/>
                    </w:rPr>
                    <w:t>HB</w:t>
                  </w:r>
                </w:p>
              </w:tc>
              <w:tc>
                <w:tcPr>
                  <w:tcW w:w="4362" w:type="dxa"/>
                  <w:tcMar>
                    <w:top w:w="0" w:type="dxa"/>
                    <w:left w:w="108" w:type="dxa"/>
                    <w:bottom w:w="0" w:type="dxa"/>
                    <w:right w:w="108" w:type="dxa"/>
                  </w:tcMar>
                </w:tcPr>
                <w:p w14:paraId="2BD0862C" w14:textId="77777777" w:rsidR="00486DDB" w:rsidRPr="00D50867" w:rsidRDefault="00486DDB" w:rsidP="00486DDB">
                  <w:pPr>
                    <w:jc w:val="both"/>
                    <w:rPr>
                      <w:rFonts w:cs="Arial"/>
                      <w:lang w:val="en-GB"/>
                    </w:rPr>
                  </w:pPr>
                  <w:r w:rsidRPr="00D50867">
                    <w:rPr>
                      <w:rFonts w:cs="Arial"/>
                      <w:lang w:val="en-GB"/>
                    </w:rPr>
                    <w:t>“HB” = Hudson’s Bay</w:t>
                  </w:r>
                </w:p>
              </w:tc>
            </w:tr>
            <w:tr w:rsidR="00486DDB" w:rsidRPr="00D50867" w14:paraId="6E2C4FCE" w14:textId="77777777" w:rsidTr="00466C8B">
              <w:tc>
                <w:tcPr>
                  <w:tcW w:w="1568" w:type="dxa"/>
                </w:tcPr>
                <w:p w14:paraId="23F51E01" w14:textId="77777777" w:rsidR="00486DDB" w:rsidRPr="00D50867" w:rsidRDefault="00486DDB" w:rsidP="00466C8B">
                  <w:pPr>
                    <w:jc w:val="center"/>
                    <w:rPr>
                      <w:rFonts w:cs="Arial"/>
                      <w:lang w:val="en-GB"/>
                    </w:rPr>
                  </w:pPr>
                  <w:r w:rsidRPr="00D50867">
                    <w:rPr>
                      <w:rFonts w:cs="Arial"/>
                      <w:lang w:val="en-GB"/>
                    </w:rPr>
                    <w:t>ZL</w:t>
                  </w:r>
                </w:p>
              </w:tc>
              <w:tc>
                <w:tcPr>
                  <w:tcW w:w="4362" w:type="dxa"/>
                  <w:tcMar>
                    <w:top w:w="0" w:type="dxa"/>
                    <w:left w:w="108" w:type="dxa"/>
                    <w:bottom w:w="0" w:type="dxa"/>
                    <w:right w:w="108" w:type="dxa"/>
                  </w:tcMar>
                </w:tcPr>
                <w:p w14:paraId="0D8CD0A0" w14:textId="77777777" w:rsidR="00486DDB" w:rsidRPr="00D50867" w:rsidRDefault="00486DDB" w:rsidP="00486DDB">
                  <w:pPr>
                    <w:jc w:val="both"/>
                    <w:rPr>
                      <w:rFonts w:cs="Arial"/>
                      <w:lang w:val="en-GB"/>
                    </w:rPr>
                  </w:pPr>
                  <w:r w:rsidRPr="00D50867">
                    <w:rPr>
                      <w:rFonts w:cs="Arial"/>
                      <w:lang w:val="en-GB"/>
                    </w:rPr>
                    <w:t>“ZL” = Zellers</w:t>
                  </w:r>
                </w:p>
              </w:tc>
            </w:tr>
            <w:tr w:rsidR="00486DDB" w:rsidRPr="00D50867" w14:paraId="2C8BC0C1" w14:textId="77777777" w:rsidTr="00466C8B">
              <w:tc>
                <w:tcPr>
                  <w:tcW w:w="1568" w:type="dxa"/>
                </w:tcPr>
                <w:p w14:paraId="34FE8F31" w14:textId="77777777" w:rsidR="00486DDB" w:rsidRPr="00D50867" w:rsidRDefault="00486DDB" w:rsidP="00466C8B">
                  <w:pPr>
                    <w:jc w:val="center"/>
                    <w:rPr>
                      <w:rFonts w:cs="Arial"/>
                      <w:lang w:val="en-GB"/>
                    </w:rPr>
                  </w:pPr>
                  <w:r w:rsidRPr="00D50867">
                    <w:rPr>
                      <w:rFonts w:cs="Arial"/>
                      <w:lang w:val="en-GB"/>
                    </w:rPr>
                    <w:t>AS</w:t>
                  </w:r>
                </w:p>
              </w:tc>
              <w:tc>
                <w:tcPr>
                  <w:tcW w:w="4362" w:type="dxa"/>
                  <w:tcMar>
                    <w:top w:w="0" w:type="dxa"/>
                    <w:left w:w="108" w:type="dxa"/>
                    <w:bottom w:w="0" w:type="dxa"/>
                    <w:right w:w="108" w:type="dxa"/>
                  </w:tcMar>
                </w:tcPr>
                <w:p w14:paraId="24C8204C" w14:textId="77777777" w:rsidR="00486DDB" w:rsidRPr="00D50867" w:rsidRDefault="00486DDB" w:rsidP="00486DDB">
                  <w:pPr>
                    <w:jc w:val="both"/>
                    <w:rPr>
                      <w:rFonts w:cs="Arial"/>
                      <w:lang w:val="en-GB"/>
                    </w:rPr>
                  </w:pPr>
                  <w:r w:rsidRPr="00D50867">
                    <w:rPr>
                      <w:rFonts w:cs="Arial"/>
                      <w:lang w:val="en-GB"/>
                    </w:rPr>
                    <w:t>“AS” = the Associate</w:t>
                  </w:r>
                </w:p>
              </w:tc>
            </w:tr>
            <w:tr w:rsidR="00486DDB" w:rsidRPr="00D50867" w14:paraId="7487692F" w14:textId="77777777" w:rsidTr="00466C8B">
              <w:tc>
                <w:tcPr>
                  <w:tcW w:w="1568" w:type="dxa"/>
                </w:tcPr>
                <w:p w14:paraId="086E67FC" w14:textId="77777777" w:rsidR="00486DDB" w:rsidRPr="00D50867" w:rsidRDefault="00486DDB" w:rsidP="00466C8B">
                  <w:pPr>
                    <w:jc w:val="center"/>
                    <w:rPr>
                      <w:rFonts w:cs="Arial"/>
                      <w:lang w:val="en-GB"/>
                    </w:rPr>
                  </w:pPr>
                  <w:r w:rsidRPr="00D50867">
                    <w:rPr>
                      <w:rFonts w:cs="Arial"/>
                      <w:lang w:val="en-GB"/>
                    </w:rPr>
                    <w:t>HF</w:t>
                  </w:r>
                </w:p>
              </w:tc>
              <w:tc>
                <w:tcPr>
                  <w:tcW w:w="4362" w:type="dxa"/>
                  <w:tcMar>
                    <w:top w:w="0" w:type="dxa"/>
                    <w:left w:w="108" w:type="dxa"/>
                    <w:bottom w:w="0" w:type="dxa"/>
                    <w:right w:w="108" w:type="dxa"/>
                  </w:tcMar>
                </w:tcPr>
                <w:p w14:paraId="0E97E70C" w14:textId="77777777" w:rsidR="00486DDB" w:rsidRPr="00D50867" w:rsidRDefault="00486DDB" w:rsidP="00486DDB">
                  <w:pPr>
                    <w:jc w:val="both"/>
                    <w:rPr>
                      <w:rFonts w:cs="Arial"/>
                      <w:lang w:val="en-GB"/>
                    </w:rPr>
                  </w:pPr>
                  <w:r w:rsidRPr="00D50867">
                    <w:rPr>
                      <w:rFonts w:cs="Arial"/>
                      <w:lang w:val="en-GB"/>
                    </w:rPr>
                    <w:t xml:space="preserve">“HF” = HFCRS </w:t>
                  </w:r>
                </w:p>
              </w:tc>
            </w:tr>
            <w:tr w:rsidR="00486DDB" w:rsidRPr="00D50867" w14:paraId="361C9D52" w14:textId="77777777" w:rsidTr="00466C8B">
              <w:tc>
                <w:tcPr>
                  <w:tcW w:w="1568" w:type="dxa"/>
                </w:tcPr>
                <w:p w14:paraId="09DB2843" w14:textId="77777777" w:rsidR="00486DDB" w:rsidRPr="00D50867" w:rsidRDefault="00486DDB" w:rsidP="00466C8B">
                  <w:pPr>
                    <w:jc w:val="center"/>
                    <w:rPr>
                      <w:rFonts w:cs="Arial"/>
                      <w:lang w:val="en-GB"/>
                    </w:rPr>
                  </w:pPr>
                  <w:r w:rsidRPr="00D50867">
                    <w:rPr>
                      <w:rFonts w:cs="Arial"/>
                      <w:lang w:val="en-GB"/>
                    </w:rPr>
                    <w:t>NR</w:t>
                  </w:r>
                </w:p>
              </w:tc>
              <w:tc>
                <w:tcPr>
                  <w:tcW w:w="4362" w:type="dxa"/>
                  <w:tcMar>
                    <w:top w:w="0" w:type="dxa"/>
                    <w:left w:w="108" w:type="dxa"/>
                    <w:bottom w:w="0" w:type="dxa"/>
                    <w:right w:w="108" w:type="dxa"/>
                  </w:tcMar>
                </w:tcPr>
                <w:p w14:paraId="37A4534E" w14:textId="77777777" w:rsidR="00486DDB" w:rsidRPr="00D50867" w:rsidRDefault="00486DDB" w:rsidP="00486DDB">
                  <w:pPr>
                    <w:jc w:val="both"/>
                    <w:rPr>
                      <w:rFonts w:cs="Arial"/>
                      <w:lang w:val="en-GB"/>
                    </w:rPr>
                  </w:pPr>
                  <w:r w:rsidRPr="00D50867">
                    <w:rPr>
                      <w:rFonts w:cs="Arial"/>
                      <w:lang w:val="en-GB"/>
                    </w:rPr>
                    <w:t>“NR” = NRCS</w:t>
                  </w:r>
                </w:p>
              </w:tc>
            </w:tr>
            <w:tr w:rsidR="00486DDB" w:rsidRPr="00D50867" w14:paraId="093FD3C1" w14:textId="77777777" w:rsidTr="00466C8B">
              <w:tc>
                <w:tcPr>
                  <w:tcW w:w="1568" w:type="dxa"/>
                </w:tcPr>
                <w:p w14:paraId="02CC1F4B" w14:textId="77777777" w:rsidR="00486DDB" w:rsidRPr="00D50867" w:rsidRDefault="00486DDB" w:rsidP="00466C8B">
                  <w:pPr>
                    <w:jc w:val="center"/>
                    <w:rPr>
                      <w:rFonts w:cs="Arial"/>
                      <w:lang w:val="en-GB"/>
                    </w:rPr>
                  </w:pPr>
                  <w:r w:rsidRPr="00D50867">
                    <w:rPr>
                      <w:rFonts w:cs="Arial"/>
                      <w:lang w:val="en-GB"/>
                    </w:rPr>
                    <w:t>RC</w:t>
                  </w:r>
                </w:p>
              </w:tc>
              <w:tc>
                <w:tcPr>
                  <w:tcW w:w="4362" w:type="dxa"/>
                  <w:tcMar>
                    <w:top w:w="0" w:type="dxa"/>
                    <w:left w:w="108" w:type="dxa"/>
                    <w:bottom w:w="0" w:type="dxa"/>
                    <w:right w:w="108" w:type="dxa"/>
                  </w:tcMar>
                </w:tcPr>
                <w:p w14:paraId="6BD9452E" w14:textId="77777777" w:rsidR="00486DDB" w:rsidRPr="00D50867" w:rsidRDefault="00486DDB" w:rsidP="00486DDB">
                  <w:pPr>
                    <w:jc w:val="both"/>
                    <w:rPr>
                      <w:rFonts w:cs="Arial"/>
                      <w:lang w:val="en-GB"/>
                    </w:rPr>
                  </w:pPr>
                  <w:r w:rsidRPr="00D50867">
                    <w:rPr>
                      <w:rFonts w:cs="Arial"/>
                      <w:lang w:val="en-GB"/>
                    </w:rPr>
                    <w:t>“RC” = TD RCS</w:t>
                  </w:r>
                </w:p>
              </w:tc>
            </w:tr>
            <w:tr w:rsidR="00486DDB" w:rsidRPr="00D50867" w14:paraId="02EBF926" w14:textId="77777777" w:rsidTr="00466C8B">
              <w:tc>
                <w:tcPr>
                  <w:tcW w:w="1568" w:type="dxa"/>
                </w:tcPr>
                <w:p w14:paraId="70AB35A7" w14:textId="77777777" w:rsidR="00486DDB" w:rsidRPr="00D50867" w:rsidRDefault="00486DDB" w:rsidP="00466C8B">
                  <w:pPr>
                    <w:jc w:val="center"/>
                    <w:rPr>
                      <w:rFonts w:cs="Arial"/>
                      <w:lang w:val="en-GB"/>
                    </w:rPr>
                  </w:pPr>
                  <w:r>
                    <w:rPr>
                      <w:rFonts w:cs="Arial"/>
                      <w:lang w:val="en-GB"/>
                    </w:rPr>
                    <w:t>FL</w:t>
                  </w:r>
                </w:p>
              </w:tc>
              <w:tc>
                <w:tcPr>
                  <w:tcW w:w="4362" w:type="dxa"/>
                  <w:tcMar>
                    <w:top w:w="0" w:type="dxa"/>
                    <w:left w:w="108" w:type="dxa"/>
                    <w:bottom w:w="0" w:type="dxa"/>
                    <w:right w:w="108" w:type="dxa"/>
                  </w:tcMar>
                </w:tcPr>
                <w:p w14:paraId="73363DC1" w14:textId="77777777" w:rsidR="00486DDB" w:rsidRPr="00D50867" w:rsidRDefault="00486DDB" w:rsidP="00486DDB">
                  <w:pPr>
                    <w:jc w:val="both"/>
                    <w:rPr>
                      <w:rFonts w:cs="Arial"/>
                      <w:lang w:val="en-GB"/>
                    </w:rPr>
                  </w:pPr>
                  <w:r>
                    <w:rPr>
                      <w:rFonts w:cs="Arial"/>
                      <w:lang w:val="en-GB"/>
                    </w:rPr>
                    <w:t>"FL" = Proprietary Fleet</w:t>
                  </w:r>
                </w:p>
              </w:tc>
            </w:tr>
          </w:tbl>
          <w:p w14:paraId="31C1C6CD"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tc>
      </w:tr>
      <w:tr w:rsidR="00466C8B" w14:paraId="03ECC975" w14:textId="77777777" w:rsidTr="00486DDB">
        <w:tc>
          <w:tcPr>
            <w:tcW w:w="1184" w:type="dxa"/>
          </w:tcPr>
          <w:p w14:paraId="4964A2D6"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sidRPr="00D50867">
              <w:rPr>
                <w:lang w:val="en-GB"/>
              </w:rPr>
              <w:t>03–11</w:t>
            </w:r>
          </w:p>
        </w:tc>
        <w:tc>
          <w:tcPr>
            <w:tcW w:w="1058" w:type="dxa"/>
          </w:tcPr>
          <w:p w14:paraId="34C7C296"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sidRPr="00D50867">
              <w:rPr>
                <w:lang w:val="en-GB"/>
              </w:rPr>
              <w:t>9</w:t>
            </w:r>
          </w:p>
        </w:tc>
        <w:tc>
          <w:tcPr>
            <w:tcW w:w="7028" w:type="dxa"/>
          </w:tcPr>
          <w:p w14:paraId="6E80BBF9"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NP-FLOOR-LIM</w:t>
            </w:r>
          </w:p>
          <w:p w14:paraId="5BB8243C"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sidRPr="00D50867">
              <w:rPr>
                <w:lang w:val="en-GB"/>
              </w:rPr>
              <w:t>The floor limit as used by BASE24, in whole currency units, for normal</w:t>
            </w:r>
            <w:r>
              <w:rPr>
                <w:lang w:val="en-GB"/>
              </w:rPr>
              <w:t xml:space="preserve"> purchase transactions performed at this terminal for this card type.</w:t>
            </w:r>
          </w:p>
          <w:p w14:paraId="4252F77A" w14:textId="77777777" w:rsidR="00466C8B" w:rsidRPr="00486DD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
                <w:bCs/>
                <w:lang w:val="en-GB"/>
              </w:rPr>
            </w:pPr>
          </w:p>
        </w:tc>
      </w:tr>
      <w:tr w:rsidR="00466C8B" w14:paraId="21A188A1" w14:textId="77777777" w:rsidTr="00486DDB">
        <w:tc>
          <w:tcPr>
            <w:tcW w:w="1184" w:type="dxa"/>
          </w:tcPr>
          <w:p w14:paraId="2DF94195" w14:textId="77777777" w:rsidR="00466C8B" w:rsidRPr="00D50867"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12–20</w:t>
            </w:r>
          </w:p>
        </w:tc>
        <w:tc>
          <w:tcPr>
            <w:tcW w:w="1058" w:type="dxa"/>
          </w:tcPr>
          <w:p w14:paraId="4E55ADD2" w14:textId="77777777" w:rsidR="00466C8B" w:rsidRPr="00D50867"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9</w:t>
            </w:r>
          </w:p>
        </w:tc>
        <w:tc>
          <w:tcPr>
            <w:tcW w:w="7028" w:type="dxa"/>
          </w:tcPr>
          <w:p w14:paraId="47FA3013"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CA-FLOOR-LIM</w:t>
            </w:r>
          </w:p>
          <w:p w14:paraId="64131A1F"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lastRenderedPageBreak/>
              <w:t>The floor limit as used by BASE24, in whole currency units, for cash advance transactions performed at this terminal for this card type.</w:t>
            </w:r>
          </w:p>
          <w:p w14:paraId="4BDE1391"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
                <w:bCs/>
                <w:lang w:val="en-GB"/>
              </w:rPr>
            </w:pPr>
          </w:p>
        </w:tc>
      </w:tr>
      <w:tr w:rsidR="00466C8B" w14:paraId="27B6B32B" w14:textId="77777777" w:rsidTr="00486DDB">
        <w:tc>
          <w:tcPr>
            <w:tcW w:w="1184" w:type="dxa"/>
          </w:tcPr>
          <w:p w14:paraId="4D0351FE"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lastRenderedPageBreak/>
              <w:t>21–29</w:t>
            </w:r>
          </w:p>
        </w:tc>
        <w:tc>
          <w:tcPr>
            <w:tcW w:w="1058" w:type="dxa"/>
          </w:tcPr>
          <w:p w14:paraId="136D5E62"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9</w:t>
            </w:r>
          </w:p>
        </w:tc>
        <w:tc>
          <w:tcPr>
            <w:tcW w:w="7028" w:type="dxa"/>
          </w:tcPr>
          <w:p w14:paraId="65CA98A9"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MO-FLOOR-LIM</w:t>
            </w:r>
          </w:p>
          <w:p w14:paraId="284F7B0A"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The floor limit as used by BASE24, in whole currency units, for mail/phone order transactions performed at this terminal for this card type.</w:t>
            </w:r>
          </w:p>
          <w:p w14:paraId="0C2FFAD7"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p>
        </w:tc>
      </w:tr>
      <w:tr w:rsidR="00466C8B" w14:paraId="6CD94666" w14:textId="77777777" w:rsidTr="00486DDB">
        <w:tc>
          <w:tcPr>
            <w:tcW w:w="1184" w:type="dxa"/>
          </w:tcPr>
          <w:p w14:paraId="270440C7"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30–38</w:t>
            </w:r>
          </w:p>
        </w:tc>
        <w:tc>
          <w:tcPr>
            <w:tcW w:w="1058" w:type="dxa"/>
          </w:tcPr>
          <w:p w14:paraId="6935E90F"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9</w:t>
            </w:r>
          </w:p>
        </w:tc>
        <w:tc>
          <w:tcPr>
            <w:tcW w:w="7028" w:type="dxa"/>
          </w:tcPr>
          <w:p w14:paraId="543ACB53"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TRAN-LIMIT</w:t>
            </w:r>
          </w:p>
          <w:p w14:paraId="6E97180D"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The transaction amount limit for this card type as used by BASE24, in whole currency units, for this terminal. Transactions for amounts exceeding this limit are denied. This limit does not apply to cards with VIP status.</w:t>
            </w:r>
          </w:p>
          <w:p w14:paraId="35828FF4"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b/>
                <w:bCs/>
                <w:lang w:val="en-GB"/>
              </w:rPr>
            </w:pPr>
          </w:p>
        </w:tc>
      </w:tr>
      <w:tr w:rsidR="00466C8B" w14:paraId="5F95B1EE" w14:textId="77777777" w:rsidTr="00486DDB">
        <w:tc>
          <w:tcPr>
            <w:tcW w:w="1184" w:type="dxa"/>
          </w:tcPr>
          <w:p w14:paraId="666EB130"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39</w:t>
            </w:r>
          </w:p>
        </w:tc>
        <w:tc>
          <w:tcPr>
            <w:tcW w:w="1058" w:type="dxa"/>
          </w:tcPr>
          <w:p w14:paraId="3F905B46" w14:textId="77777777" w:rsidR="00466C8B" w:rsidRDefault="00466C8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1</w:t>
            </w:r>
          </w:p>
        </w:tc>
        <w:tc>
          <w:tcPr>
            <w:tcW w:w="7028" w:type="dxa"/>
          </w:tcPr>
          <w:p w14:paraId="200A684B"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TRAN-PROFILE</w:t>
            </w:r>
          </w:p>
          <w:p w14:paraId="4A4FD33F"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A value indicating the transaction profile. Valid values are as follows:</w:t>
            </w:r>
          </w:p>
          <w:p w14:paraId="7367F518"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7632986B"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“0” = Authorize only</w:t>
            </w:r>
          </w:p>
          <w:p w14:paraId="0E0E4712"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“1” = Authorize and capture</w:t>
            </w:r>
          </w:p>
          <w:p w14:paraId="54C93D4D"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“2” = Authorize and expect electronic follow up</w:t>
            </w:r>
          </w:p>
          <w:p w14:paraId="4741A2EA"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“3” = Terminal determines data capture mode for each transaction</w:t>
            </w:r>
          </w:p>
          <w:p w14:paraId="3C13D315"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p>
        </w:tc>
      </w:tr>
    </w:tbl>
    <w:p w14:paraId="0CD7E77B" w14:textId="77777777" w:rsidR="00486DDB" w:rsidRDefault="00486DDB" w:rsidP="00486DD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51D8225D"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6BAB2AF7" w14:textId="77777777" w:rsidR="00D92E04" w:rsidRDefault="00D92E04" w:rsidP="00847896">
      <w:pPr>
        <w:pStyle w:val="Heading2"/>
        <w:rPr>
          <w:snapToGrid w:val="0"/>
        </w:rPr>
      </w:pPr>
      <w:bookmarkStart w:id="2902" w:name="_Toc30407792"/>
      <w:bookmarkStart w:id="2903" w:name="_Toc126079363"/>
      <w:r>
        <w:rPr>
          <w:snapToGrid w:val="0"/>
        </w:rPr>
        <w:t>DID p – Allowed Transactions</w:t>
      </w:r>
      <w:bookmarkEnd w:id="2902"/>
      <w:bookmarkEnd w:id="2903"/>
    </w:p>
    <w:p w14:paraId="209C3620" w14:textId="54EAE7B1"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following fields are used to determine if a transaction is allowed at this terminal. Whenever a transaction is allowed, a “1” is placed in the appropriate field shown below. A “0” indicates the transaction is not allowed. These elements are taken from the PTDF. DID field "p" </w:t>
      </w:r>
      <w:r w:rsidR="001E7691">
        <w:rPr>
          <w:lang w:val="en-GB"/>
        </w:rPr>
        <w:t>indicate</w:t>
      </w:r>
      <w:r>
        <w:rPr>
          <w:lang w:val="en-GB"/>
        </w:rPr>
        <w:t xml:space="preserve"> whether a transaction is allowed at the terminal. Field "p" is to be used in conjunction with the terminal type. In case of conflict, the terminal type should override the field "p" setting.</w:t>
      </w:r>
      <w:r w:rsidR="00466C8B">
        <w:rPr>
          <w:lang w:val="en-GB"/>
        </w:rPr>
        <w:t xml:space="preserve"> </w:t>
      </w:r>
      <w:r>
        <w:rPr>
          <w:lang w:val="en-GB"/>
        </w:rPr>
        <w:t>The following list contains the name of the field controlling the transaction. The length of each field shown below is one byte.</w:t>
      </w:r>
    </w:p>
    <w:p w14:paraId="23D52EC9"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TYPE X(30) </w:t>
      </w:r>
    </w:p>
    <w:p w14:paraId="4470A199"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2FF4367C"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NORMAL PURCHASE</w:t>
      </w:r>
    </w:p>
    <w:p w14:paraId="46DB0CF6"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PREAUTHORIZATION PURCHASE</w:t>
      </w:r>
    </w:p>
    <w:p w14:paraId="5C8D1202"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PREAUTHORIZATION PURCHASE COMPLETION</w:t>
      </w:r>
    </w:p>
    <w:p w14:paraId="2AF8ABFF"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MAIL/PHONE ORDER</w:t>
      </w:r>
    </w:p>
    <w:p w14:paraId="20EB243D"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MERCHANDISE RETURN</w:t>
      </w:r>
    </w:p>
    <w:p w14:paraId="77DA0063"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lastRenderedPageBreak/>
        <w:t>CASH ADVANCE</w:t>
      </w:r>
    </w:p>
    <w:p w14:paraId="014DDA11"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CARD VERIFICATION</w:t>
      </w:r>
    </w:p>
    <w:p w14:paraId="22B37AA5"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BALANCE INQUIRY</w:t>
      </w:r>
    </w:p>
    <w:p w14:paraId="5A74D5D2"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PURCHASE WITH CASH BACK</w:t>
      </w:r>
    </w:p>
    <w:p w14:paraId="4F3BC26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CHECK VERIFICATION</w:t>
      </w:r>
    </w:p>
    <w:p w14:paraId="429CC061"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CHECK GUARANTEE</w:t>
      </w:r>
    </w:p>
    <w:p w14:paraId="128D2B79"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PURCHASE ADJUSTMENT</w:t>
      </w:r>
    </w:p>
    <w:p w14:paraId="4CC97974"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MERCHANDISE RETURN ADJUSTMENT</w:t>
      </w:r>
    </w:p>
    <w:p w14:paraId="68452F54"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CASH ADVANCE ADJUSTMENT</w:t>
      </w:r>
    </w:p>
    <w:p w14:paraId="4135A1B3"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CLOSE BATCH</w:t>
      </w:r>
    </w:p>
    <w:p w14:paraId="4189375B"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CLOSE SHIFT</w:t>
      </w:r>
    </w:p>
    <w:p w14:paraId="481D640B"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CLOSE DAY</w:t>
      </w:r>
    </w:p>
    <w:p w14:paraId="2A93C68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RESERVED</w:t>
      </w:r>
    </w:p>
    <w:p w14:paraId="0232E17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REQUEST RETAILER MAIL</w:t>
      </w:r>
    </w:p>
    <w:p w14:paraId="74FF3D5B"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SEND RETAILER MAIL (PASSTHRU)</w:t>
      </w:r>
    </w:p>
    <w:p w14:paraId="7EE1CAB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SEND RETAILER MAIL (STORED)</w:t>
      </w:r>
    </w:p>
    <w:p w14:paraId="3729B1CE"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SALES DRAFTS</w:t>
      </w:r>
    </w:p>
    <w:p w14:paraId="55970D04"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CLERK TOTALS</w:t>
      </w:r>
    </w:p>
    <w:p w14:paraId="1EDB42D9"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CASH BACK ADJUSTMENT</w:t>
      </w:r>
    </w:p>
    <w:p w14:paraId="5CA043FD"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ADJUSTMENTS WHEN AMT2&gt;AMT1</w:t>
      </w:r>
    </w:p>
    <w:p w14:paraId="0B5D33DB"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Preauthorization for a lesser amount</w:t>
      </w:r>
    </w:p>
    <w:p w14:paraId="119AFE1A"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Card Activation</w:t>
      </w:r>
    </w:p>
    <w:p w14:paraId="0212DF0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Additional Card Activation</w:t>
      </w:r>
    </w:p>
    <w:p w14:paraId="2901B547"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Replenishment</w:t>
      </w:r>
    </w:p>
    <w:p w14:paraId="41943A10"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Full Redemption</w:t>
      </w:r>
    </w:p>
    <w:p w14:paraId="6E845D6A"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67009109"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1BC8E4E8" w14:textId="77777777" w:rsidR="00D92E04" w:rsidRDefault="00D92E04" w:rsidP="00847896">
      <w:pPr>
        <w:pStyle w:val="Heading2"/>
        <w:rPr>
          <w:snapToGrid w:val="0"/>
        </w:rPr>
      </w:pPr>
      <w:bookmarkStart w:id="2904" w:name="_Toc30407793"/>
      <w:bookmarkStart w:id="2905" w:name="_Toc126079364"/>
      <w:r>
        <w:rPr>
          <w:snapToGrid w:val="0"/>
        </w:rPr>
        <w:t>DID s – FIID Table</w:t>
      </w:r>
      <w:bookmarkEnd w:id="2904"/>
      <w:bookmarkEnd w:id="2905"/>
    </w:p>
    <w:p w14:paraId="05025B92" w14:textId="77777777" w:rsidR="00466C8B"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The following structure represents one occurrence of this field. </w:t>
      </w:r>
    </w:p>
    <w:p w14:paraId="467FA7DC"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This field can occur up to 30 times.</w:t>
      </w:r>
    </w:p>
    <w:p w14:paraId="2A578920"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TYPE X(120) </w:t>
      </w:r>
    </w:p>
    <w:p w14:paraId="7B34612B"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1080"/>
        <w:gridCol w:w="990"/>
        <w:gridCol w:w="6570"/>
      </w:tblGrid>
      <w:tr w:rsidR="00466C8B" w:rsidRPr="00E2039A" w14:paraId="25F99CE1" w14:textId="77777777" w:rsidTr="00466C8B">
        <w:trPr>
          <w:tblHeader/>
        </w:trPr>
        <w:tc>
          <w:tcPr>
            <w:tcW w:w="1080" w:type="dxa"/>
          </w:tcPr>
          <w:p w14:paraId="2380B8F1" w14:textId="77777777" w:rsidR="00466C8B" w:rsidRPr="00E2039A"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Position</w:t>
            </w:r>
          </w:p>
        </w:tc>
        <w:tc>
          <w:tcPr>
            <w:tcW w:w="990" w:type="dxa"/>
          </w:tcPr>
          <w:p w14:paraId="1C43B504" w14:textId="77777777" w:rsidR="00466C8B" w:rsidRPr="00E2039A"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Length</w:t>
            </w:r>
          </w:p>
        </w:tc>
        <w:tc>
          <w:tcPr>
            <w:tcW w:w="6570" w:type="dxa"/>
          </w:tcPr>
          <w:p w14:paraId="6C842E85" w14:textId="77777777" w:rsidR="00466C8B" w:rsidRPr="00E2039A"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before="60" w:after="60"/>
              <w:rPr>
                <w:b/>
                <w:bCs/>
                <w:lang w:val="en-GB"/>
              </w:rPr>
            </w:pPr>
            <w:r>
              <w:rPr>
                <w:b/>
                <w:bCs/>
                <w:lang w:val="en-GB"/>
              </w:rPr>
              <w:t>Description</w:t>
            </w:r>
          </w:p>
        </w:tc>
      </w:tr>
      <w:tr w:rsidR="00466C8B" w14:paraId="6A1ADC62" w14:textId="77777777" w:rsidTr="00466C8B">
        <w:tc>
          <w:tcPr>
            <w:tcW w:w="1080" w:type="dxa"/>
          </w:tcPr>
          <w:p w14:paraId="74042140" w14:textId="77777777" w:rsidR="00466C8B"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01–04</w:t>
            </w:r>
          </w:p>
        </w:tc>
        <w:tc>
          <w:tcPr>
            <w:tcW w:w="990" w:type="dxa"/>
          </w:tcPr>
          <w:p w14:paraId="5D7C9952" w14:textId="77777777" w:rsidR="00466C8B"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jc w:val="center"/>
              <w:rPr>
                <w:lang w:val="en-GB"/>
              </w:rPr>
            </w:pPr>
            <w:r>
              <w:rPr>
                <w:lang w:val="en-GB"/>
              </w:rPr>
              <w:t>4</w:t>
            </w:r>
          </w:p>
        </w:tc>
        <w:tc>
          <w:tcPr>
            <w:tcW w:w="6570" w:type="dxa"/>
          </w:tcPr>
          <w:p w14:paraId="1012CF69" w14:textId="77777777" w:rsidR="00466C8B" w:rsidRP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spacing w:after="120"/>
              <w:rPr>
                <w:b/>
                <w:bCs/>
                <w:lang w:val="en-GB"/>
              </w:rPr>
            </w:pPr>
            <w:r w:rsidRPr="00466C8B">
              <w:rPr>
                <w:b/>
                <w:bCs/>
                <w:lang w:val="en-GB"/>
              </w:rPr>
              <w:t>FIID</w:t>
            </w:r>
          </w:p>
          <w:p w14:paraId="3CABA2D8"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r>
              <w:rPr>
                <w:lang w:val="en-GB"/>
              </w:rPr>
              <w:t>The FIID value corresponding to the prefix dataset.</w:t>
            </w:r>
          </w:p>
          <w:p w14:paraId="1F931F0C" w14:textId="77777777" w:rsidR="00466C8B" w:rsidRDefault="00466C8B" w:rsidP="004D7D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tc>
      </w:tr>
    </w:tbl>
    <w:p w14:paraId="23859151"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ab/>
      </w:r>
      <w:r>
        <w:rPr>
          <w:lang w:val="en-GB"/>
        </w:rPr>
        <w:tab/>
      </w:r>
      <w:r>
        <w:rPr>
          <w:lang w:val="en-GB"/>
        </w:rPr>
        <w:tab/>
      </w:r>
      <w:r>
        <w:rPr>
          <w:lang w:val="en-GB"/>
        </w:rPr>
        <w:tab/>
      </w:r>
      <w:r>
        <w:rPr>
          <w:lang w:val="en-GB"/>
        </w:rPr>
        <w:tab/>
      </w:r>
    </w:p>
    <w:p w14:paraId="5624919D" w14:textId="77777777"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For credit card transactions, field 's' will contain one FIID for each of the Prefix (or Card) Range Datasets. The FIID is to be selected by the BIN and the Prefix Range Dataset (i.e. If Prefix Range 4 is selected, then FIID</w:t>
      </w:r>
      <w:r>
        <w:rPr>
          <w:lang w:val="en-GB"/>
        </w:rPr>
        <w:noBreakHyphen/>
        <w:t>4 is to be sent in FID "a"). The table is not used if transaction does not require FID "a" in the request. For debit card transactions, this field will not be used.</w:t>
      </w:r>
    </w:p>
    <w:p w14:paraId="53F30EEC" w14:textId="77777777" w:rsidR="00C21BB6" w:rsidRDefault="00C21BB6">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2E905A3D" w14:textId="77777777" w:rsidR="00D92E04" w:rsidRDefault="00D92E04">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rPr>
          <w:lang w:val="en-GB"/>
        </w:rPr>
      </w:pPr>
    </w:p>
    <w:p w14:paraId="72E29C37" w14:textId="77777777" w:rsidR="00D92E04" w:rsidRDefault="00D92E04" w:rsidP="00847896">
      <w:pPr>
        <w:pStyle w:val="Heading2"/>
        <w:rPr>
          <w:snapToGrid w:val="0"/>
        </w:rPr>
      </w:pPr>
      <w:bookmarkStart w:id="2906" w:name="_Toc30407794"/>
      <w:bookmarkStart w:id="2907" w:name="_Toc126079365"/>
      <w:r>
        <w:rPr>
          <w:snapToGrid w:val="0"/>
        </w:rPr>
        <w:t>DID t – Currency Code</w:t>
      </w:r>
      <w:bookmarkEnd w:id="2906"/>
      <w:bookmarkEnd w:id="2907"/>
    </w:p>
    <w:p w14:paraId="7A8FE3D0" w14:textId="77777777" w:rsidR="00C21BB6"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sidDel="00466C8B">
        <w:rPr>
          <w:lang w:val="en-GB"/>
        </w:rPr>
        <w:t xml:space="preserve"> </w:t>
      </w:r>
      <w:r w:rsidR="00C21BB6">
        <w:rPr>
          <w:lang w:val="en-GB"/>
        </w:rPr>
        <w:t xml:space="preserve">“124” </w:t>
      </w:r>
      <w:r w:rsidR="00A91CB8">
        <w:rPr>
          <w:lang w:val="en-GB"/>
        </w:rPr>
        <w:t>for</w:t>
      </w:r>
      <w:r w:rsidR="00C21BB6">
        <w:rPr>
          <w:lang w:val="en-GB"/>
        </w:rPr>
        <w:t xml:space="preserve"> Canadian and “840” for US currency. </w:t>
      </w:r>
    </w:p>
    <w:p w14:paraId="7D2389E3" w14:textId="77777777" w:rsidR="00466C8B" w:rsidRDefault="00466C8B"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r>
        <w:rPr>
          <w:lang w:val="en-GB"/>
        </w:rPr>
        <w:t xml:space="preserve">TYPE X(03) </w:t>
      </w:r>
    </w:p>
    <w:p w14:paraId="576DB5E3" w14:textId="6C4BFD22" w:rsidR="00C21BB6" w:rsidRDefault="00C21BB6"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3A3AF5F1" w14:textId="02F9EA4F" w:rsidR="00AC6DD4" w:rsidRDefault="00AC6DD4"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652CA343" w14:textId="77777777" w:rsidR="00AC6DD4" w:rsidRDefault="00AC6DD4" w:rsidP="00AC6DD4">
      <w:pPr>
        <w:pStyle w:val="Heading2"/>
      </w:pPr>
      <w:bookmarkStart w:id="2908" w:name="_Toc126079366"/>
      <w:r>
        <w:t>Download Response Codes</w:t>
      </w:r>
      <w:bookmarkEnd w:id="2908"/>
    </w:p>
    <w:tbl>
      <w:tblPr>
        <w:tblW w:w="10147" w:type="dxa"/>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597"/>
        <w:gridCol w:w="8550"/>
      </w:tblGrid>
      <w:tr w:rsidR="00AC6DD4" w:rsidRPr="00462F1B" w14:paraId="0D6C438C" w14:textId="77777777" w:rsidTr="00DE0F2D">
        <w:trPr>
          <w:trHeight w:val="239"/>
          <w:tblHeader/>
        </w:trPr>
        <w:tc>
          <w:tcPr>
            <w:tcW w:w="889" w:type="dxa"/>
            <w:vMerge w:val="restart"/>
            <w:shd w:val="clear" w:color="auto" w:fill="FFFFFF" w:themeFill="background1"/>
          </w:tcPr>
          <w:p w14:paraId="7C80339A" w14:textId="77777777" w:rsidR="00AC6DD4" w:rsidRPr="00462F1B" w:rsidRDefault="00AC6DD4" w:rsidP="00DE0F2D">
            <w:pPr>
              <w:jc w:val="center"/>
              <w:rPr>
                <w:rFonts w:cs="Arial"/>
                <w:b/>
                <w:sz w:val="18"/>
                <w:szCs w:val="18"/>
              </w:rPr>
            </w:pPr>
            <w:r w:rsidRPr="00462F1B">
              <w:rPr>
                <w:rFonts w:cs="Arial"/>
                <w:b/>
                <w:sz w:val="18"/>
                <w:szCs w:val="18"/>
              </w:rPr>
              <w:t>Base24</w:t>
            </w:r>
          </w:p>
          <w:p w14:paraId="5D489B39" w14:textId="77777777" w:rsidR="00AC6DD4" w:rsidRPr="00462F1B" w:rsidRDefault="00AC6DD4" w:rsidP="00DE0F2D">
            <w:pPr>
              <w:jc w:val="center"/>
              <w:rPr>
                <w:rFonts w:cs="Arial"/>
                <w:b/>
                <w:sz w:val="18"/>
                <w:szCs w:val="18"/>
              </w:rPr>
            </w:pPr>
            <w:r w:rsidRPr="00462F1B">
              <w:rPr>
                <w:rFonts w:cs="Arial"/>
                <w:b/>
                <w:sz w:val="18"/>
                <w:szCs w:val="18"/>
              </w:rPr>
              <w:t>Resp</w:t>
            </w:r>
          </w:p>
          <w:p w14:paraId="4577B259" w14:textId="77777777" w:rsidR="00AC6DD4" w:rsidRPr="00462F1B" w:rsidRDefault="00AC6DD4" w:rsidP="00DE0F2D">
            <w:pPr>
              <w:jc w:val="center"/>
              <w:rPr>
                <w:rFonts w:cs="Arial"/>
                <w:b/>
                <w:sz w:val="18"/>
                <w:szCs w:val="18"/>
              </w:rPr>
            </w:pPr>
            <w:r w:rsidRPr="00462F1B">
              <w:rPr>
                <w:rFonts w:cs="Arial"/>
                <w:b/>
                <w:sz w:val="18"/>
                <w:szCs w:val="18"/>
              </w:rPr>
              <w:t>Code</w:t>
            </w:r>
          </w:p>
        </w:tc>
        <w:tc>
          <w:tcPr>
            <w:tcW w:w="4758" w:type="dxa"/>
            <w:vMerge w:val="restart"/>
            <w:shd w:val="clear" w:color="auto" w:fill="FFFFFF" w:themeFill="background1"/>
          </w:tcPr>
          <w:p w14:paraId="1C01D59A" w14:textId="77777777" w:rsidR="00AC6DD4" w:rsidRPr="00462F1B" w:rsidRDefault="00AC6DD4" w:rsidP="00DE0F2D">
            <w:pPr>
              <w:rPr>
                <w:rFonts w:cs="Arial"/>
                <w:b/>
                <w:sz w:val="18"/>
                <w:szCs w:val="18"/>
              </w:rPr>
            </w:pPr>
            <w:r w:rsidRPr="00462F1B">
              <w:rPr>
                <w:rFonts w:cs="Arial"/>
                <w:b/>
                <w:sz w:val="18"/>
                <w:szCs w:val="18"/>
              </w:rPr>
              <w:t>Description</w:t>
            </w:r>
          </w:p>
        </w:tc>
      </w:tr>
      <w:tr w:rsidR="00AC6DD4" w14:paraId="23CBCF1D" w14:textId="77777777" w:rsidTr="00DE0F2D">
        <w:trPr>
          <w:trHeight w:val="293"/>
          <w:tblHeader/>
        </w:trPr>
        <w:tc>
          <w:tcPr>
            <w:tcW w:w="889" w:type="dxa"/>
            <w:vMerge/>
            <w:shd w:val="clear" w:color="auto" w:fill="FFFFFF" w:themeFill="background1"/>
          </w:tcPr>
          <w:p w14:paraId="0D681A18" w14:textId="77777777" w:rsidR="00AC6DD4" w:rsidRDefault="00AC6DD4" w:rsidP="00DE0F2D">
            <w:pPr>
              <w:jc w:val="center"/>
            </w:pPr>
          </w:p>
        </w:tc>
        <w:tc>
          <w:tcPr>
            <w:tcW w:w="4758" w:type="dxa"/>
            <w:vMerge/>
            <w:shd w:val="clear" w:color="auto" w:fill="FFFFFF" w:themeFill="background1"/>
          </w:tcPr>
          <w:p w14:paraId="6DBDC217" w14:textId="77777777" w:rsidR="00AC6DD4" w:rsidRDefault="00AC6DD4" w:rsidP="00DE0F2D"/>
        </w:tc>
      </w:tr>
      <w:tr w:rsidR="00AC6DD4" w:rsidRPr="00462F1B" w14:paraId="543B467D" w14:textId="77777777" w:rsidTr="00DE0F2D">
        <w:tc>
          <w:tcPr>
            <w:tcW w:w="889" w:type="dxa"/>
            <w:shd w:val="clear" w:color="auto" w:fill="auto"/>
          </w:tcPr>
          <w:p w14:paraId="5CD54E98" w14:textId="77777777" w:rsidR="00AC6DD4" w:rsidRPr="00462F1B" w:rsidRDefault="00AC6DD4" w:rsidP="00DE0F2D">
            <w:pPr>
              <w:jc w:val="center"/>
              <w:rPr>
                <w:rFonts w:ascii="Courier New" w:hAnsi="Courier New" w:cs="Courier New"/>
                <w:sz w:val="18"/>
                <w:szCs w:val="18"/>
              </w:rPr>
            </w:pPr>
            <w:r>
              <w:rPr>
                <w:rFonts w:ascii="Courier New" w:hAnsi="Courier New" w:cs="Courier New"/>
                <w:sz w:val="18"/>
                <w:szCs w:val="18"/>
              </w:rPr>
              <w:t>880</w:t>
            </w:r>
          </w:p>
        </w:tc>
        <w:tc>
          <w:tcPr>
            <w:tcW w:w="4758" w:type="dxa"/>
            <w:shd w:val="clear" w:color="auto" w:fill="auto"/>
          </w:tcPr>
          <w:p w14:paraId="7E350CDC" w14:textId="77777777" w:rsidR="00AC6DD4" w:rsidRPr="00462F1B" w:rsidRDefault="00AC6DD4" w:rsidP="00DE0F2D">
            <w:pPr>
              <w:rPr>
                <w:rFonts w:ascii="Courier New" w:hAnsi="Courier New" w:cs="Courier New"/>
                <w:sz w:val="18"/>
                <w:szCs w:val="18"/>
              </w:rPr>
            </w:pPr>
            <w:r>
              <w:rPr>
                <w:rFonts w:ascii="Courier New" w:hAnsi="Courier New" w:cs="Courier New"/>
                <w:sz w:val="18"/>
                <w:szCs w:val="18"/>
              </w:rPr>
              <w:t>Download has been received in its entirely</w:t>
            </w:r>
          </w:p>
        </w:tc>
      </w:tr>
      <w:tr w:rsidR="00AC6DD4" w:rsidRPr="00462F1B" w14:paraId="41744537" w14:textId="77777777" w:rsidTr="00DE0F2D">
        <w:tc>
          <w:tcPr>
            <w:tcW w:w="889" w:type="dxa"/>
            <w:shd w:val="clear" w:color="auto" w:fill="auto"/>
          </w:tcPr>
          <w:p w14:paraId="010BF8EA" w14:textId="77777777" w:rsidR="00AC6DD4" w:rsidRDefault="00AC6DD4" w:rsidP="00DE0F2D">
            <w:pPr>
              <w:jc w:val="center"/>
              <w:rPr>
                <w:rFonts w:ascii="Courier New" w:hAnsi="Courier New" w:cs="Courier New"/>
                <w:sz w:val="18"/>
                <w:szCs w:val="18"/>
              </w:rPr>
            </w:pPr>
            <w:r>
              <w:rPr>
                <w:rFonts w:ascii="Courier New" w:hAnsi="Courier New" w:cs="Courier New"/>
                <w:sz w:val="18"/>
                <w:szCs w:val="18"/>
              </w:rPr>
              <w:t>881</w:t>
            </w:r>
          </w:p>
        </w:tc>
        <w:tc>
          <w:tcPr>
            <w:tcW w:w="4758" w:type="dxa"/>
            <w:shd w:val="clear" w:color="auto" w:fill="auto"/>
          </w:tcPr>
          <w:p w14:paraId="4358D1C5" w14:textId="77777777" w:rsidR="00AC6DD4" w:rsidRDefault="00AC6DD4" w:rsidP="00DE0F2D">
            <w:pPr>
              <w:rPr>
                <w:rFonts w:ascii="Courier New" w:hAnsi="Courier New" w:cs="Courier New"/>
                <w:sz w:val="18"/>
                <w:szCs w:val="18"/>
              </w:rPr>
            </w:pPr>
            <w:r>
              <w:rPr>
                <w:rFonts w:ascii="Courier New" w:hAnsi="Courier New" w:cs="Courier New"/>
                <w:sz w:val="18"/>
                <w:szCs w:val="18"/>
              </w:rPr>
              <w:t>Download received successfully and there is more data for this download</w:t>
            </w:r>
          </w:p>
        </w:tc>
      </w:tr>
      <w:tr w:rsidR="00AC6DD4" w:rsidRPr="00462F1B" w14:paraId="7E532F6F" w14:textId="77777777" w:rsidTr="00DE0F2D">
        <w:tc>
          <w:tcPr>
            <w:tcW w:w="889" w:type="dxa"/>
            <w:shd w:val="clear" w:color="auto" w:fill="auto"/>
          </w:tcPr>
          <w:p w14:paraId="24901B56" w14:textId="77777777" w:rsidR="00AC6DD4" w:rsidRDefault="00AC6DD4" w:rsidP="00DE0F2D">
            <w:pPr>
              <w:jc w:val="center"/>
              <w:rPr>
                <w:rFonts w:ascii="Courier New" w:hAnsi="Courier New" w:cs="Courier New"/>
                <w:sz w:val="18"/>
                <w:szCs w:val="18"/>
              </w:rPr>
            </w:pPr>
            <w:r>
              <w:rPr>
                <w:rFonts w:ascii="Courier New" w:hAnsi="Courier New" w:cs="Courier New"/>
                <w:sz w:val="18"/>
                <w:szCs w:val="18"/>
              </w:rPr>
              <w:t>882</w:t>
            </w:r>
          </w:p>
        </w:tc>
        <w:tc>
          <w:tcPr>
            <w:tcW w:w="4758" w:type="dxa"/>
            <w:shd w:val="clear" w:color="auto" w:fill="auto"/>
          </w:tcPr>
          <w:p w14:paraId="4775693D" w14:textId="77777777" w:rsidR="00AC6DD4" w:rsidRDefault="00AC6DD4" w:rsidP="00DE0F2D">
            <w:pPr>
              <w:rPr>
                <w:rFonts w:ascii="Courier New" w:hAnsi="Courier New" w:cs="Courier New"/>
                <w:sz w:val="18"/>
                <w:szCs w:val="18"/>
              </w:rPr>
            </w:pPr>
            <w:r>
              <w:rPr>
                <w:rFonts w:ascii="Courier New" w:hAnsi="Courier New" w:cs="Courier New"/>
                <w:sz w:val="18"/>
                <w:szCs w:val="18"/>
              </w:rPr>
              <w:t>Download aborted (call for service)</w:t>
            </w:r>
          </w:p>
        </w:tc>
      </w:tr>
    </w:tbl>
    <w:p w14:paraId="584FB334" w14:textId="77777777" w:rsidR="00AC6DD4" w:rsidRPr="00AC6DD4" w:rsidRDefault="00AC6DD4" w:rsidP="00AC6DD4"/>
    <w:p w14:paraId="489E7E50" w14:textId="77777777" w:rsidR="00AC6DD4" w:rsidRDefault="00AC6DD4" w:rsidP="00466C8B">
      <w:pPr>
        <w:tabs>
          <w:tab w:val="left" w:pos="288"/>
          <w:tab w:val="left" w:pos="720"/>
          <w:tab w:val="left" w:pos="1094"/>
          <w:tab w:val="left" w:pos="1440"/>
          <w:tab w:val="left" w:pos="1785"/>
          <w:tab w:val="left" w:pos="2131"/>
          <w:tab w:val="left" w:pos="2476"/>
          <w:tab w:val="left" w:pos="2880"/>
          <w:tab w:val="left" w:pos="3225"/>
          <w:tab w:val="left" w:pos="3571"/>
          <w:tab w:val="left" w:pos="4320"/>
          <w:tab w:val="left" w:pos="4896"/>
          <w:tab w:val="left" w:pos="6480"/>
          <w:tab w:val="left" w:pos="7488"/>
          <w:tab w:val="left" w:pos="9331"/>
        </w:tabs>
        <w:ind w:left="720"/>
        <w:rPr>
          <w:lang w:val="en-GB"/>
        </w:rPr>
      </w:pPr>
    </w:p>
    <w:p w14:paraId="26E79903" w14:textId="77777777" w:rsidR="00C21BB6" w:rsidRDefault="00C21BB6" w:rsidP="00A91CB8">
      <w:pPr>
        <w:pStyle w:val="Heading1"/>
        <w:pageBreakBefore/>
      </w:pPr>
      <w:bookmarkStart w:id="2909" w:name="_Toc482088457"/>
      <w:bookmarkStart w:id="2910" w:name="_Toc485012241"/>
      <w:bookmarkStart w:id="2911" w:name="_Toc509286717"/>
      <w:bookmarkStart w:id="2912" w:name="_Toc75147382"/>
      <w:bookmarkStart w:id="2913" w:name="_Toc128225724"/>
      <w:bookmarkStart w:id="2914" w:name="_Toc181695942"/>
      <w:bookmarkStart w:id="2915" w:name="_Toc224977520"/>
      <w:bookmarkStart w:id="2916" w:name="_Toc379192397"/>
      <w:bookmarkStart w:id="2917" w:name="_Toc30407795"/>
      <w:bookmarkStart w:id="2918" w:name="_Toc126079367"/>
      <w:r>
        <w:lastRenderedPageBreak/>
        <w:t>APPENDIX C - RESPONSE CODES</w:t>
      </w:r>
      <w:bookmarkEnd w:id="2909"/>
      <w:bookmarkEnd w:id="2910"/>
      <w:bookmarkEnd w:id="2911"/>
      <w:bookmarkEnd w:id="2912"/>
      <w:bookmarkEnd w:id="2913"/>
      <w:bookmarkEnd w:id="2914"/>
      <w:bookmarkEnd w:id="2915"/>
      <w:bookmarkEnd w:id="2916"/>
      <w:bookmarkEnd w:id="2917"/>
      <w:bookmarkEnd w:id="2918"/>
    </w:p>
    <w:tbl>
      <w:tblPr>
        <w:tblW w:w="10147" w:type="dxa"/>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889"/>
        <w:gridCol w:w="4758"/>
        <w:gridCol w:w="2160"/>
        <w:gridCol w:w="2340"/>
      </w:tblGrid>
      <w:tr w:rsidR="00BA2D50" w14:paraId="2D0EADAA" w14:textId="77777777" w:rsidTr="00374E06">
        <w:trPr>
          <w:tblHeader/>
        </w:trPr>
        <w:tc>
          <w:tcPr>
            <w:tcW w:w="889" w:type="dxa"/>
            <w:vMerge w:val="restart"/>
            <w:shd w:val="clear" w:color="auto" w:fill="FFFFFF" w:themeFill="background1"/>
          </w:tcPr>
          <w:p w14:paraId="1DE5CFE0" w14:textId="77777777" w:rsidR="00BA2D50" w:rsidRPr="00462F1B" w:rsidRDefault="00BA2D50" w:rsidP="00374E06">
            <w:pPr>
              <w:jc w:val="center"/>
              <w:rPr>
                <w:rFonts w:cs="Arial"/>
                <w:b/>
                <w:sz w:val="18"/>
                <w:szCs w:val="18"/>
              </w:rPr>
            </w:pPr>
            <w:r w:rsidRPr="00462F1B">
              <w:rPr>
                <w:rFonts w:cs="Arial"/>
                <w:b/>
                <w:sz w:val="18"/>
                <w:szCs w:val="18"/>
              </w:rPr>
              <w:t>Base24</w:t>
            </w:r>
          </w:p>
          <w:p w14:paraId="1464784E" w14:textId="77777777" w:rsidR="00BA2D50" w:rsidRPr="00462F1B" w:rsidRDefault="00BA2D50" w:rsidP="00374E06">
            <w:pPr>
              <w:jc w:val="center"/>
              <w:rPr>
                <w:rFonts w:cs="Arial"/>
                <w:b/>
                <w:sz w:val="18"/>
                <w:szCs w:val="18"/>
              </w:rPr>
            </w:pPr>
            <w:r w:rsidRPr="00462F1B">
              <w:rPr>
                <w:rFonts w:cs="Arial"/>
                <w:b/>
                <w:sz w:val="18"/>
                <w:szCs w:val="18"/>
              </w:rPr>
              <w:t>Resp</w:t>
            </w:r>
          </w:p>
          <w:p w14:paraId="6D67F717" w14:textId="77777777" w:rsidR="00BA2D50" w:rsidRPr="00462F1B" w:rsidRDefault="00BA2D50" w:rsidP="00374E06">
            <w:pPr>
              <w:jc w:val="center"/>
              <w:rPr>
                <w:rFonts w:cs="Arial"/>
                <w:b/>
                <w:sz w:val="18"/>
                <w:szCs w:val="18"/>
              </w:rPr>
            </w:pPr>
            <w:r w:rsidRPr="00462F1B">
              <w:rPr>
                <w:rFonts w:cs="Arial"/>
                <w:b/>
                <w:sz w:val="18"/>
                <w:szCs w:val="18"/>
              </w:rPr>
              <w:t>Code</w:t>
            </w:r>
          </w:p>
        </w:tc>
        <w:tc>
          <w:tcPr>
            <w:tcW w:w="4758" w:type="dxa"/>
            <w:vMerge w:val="restart"/>
            <w:shd w:val="clear" w:color="auto" w:fill="FFFFFF" w:themeFill="background1"/>
          </w:tcPr>
          <w:p w14:paraId="487F1462" w14:textId="77777777" w:rsidR="00BA2D50" w:rsidRPr="00462F1B" w:rsidRDefault="00BA2D50" w:rsidP="00BA2D50">
            <w:pPr>
              <w:rPr>
                <w:rFonts w:cs="Arial"/>
                <w:b/>
                <w:sz w:val="18"/>
                <w:szCs w:val="18"/>
              </w:rPr>
            </w:pPr>
            <w:r w:rsidRPr="00462F1B">
              <w:rPr>
                <w:rFonts w:cs="Arial"/>
                <w:b/>
                <w:sz w:val="18"/>
                <w:szCs w:val="18"/>
              </w:rPr>
              <w:t>Description</w:t>
            </w:r>
          </w:p>
        </w:tc>
        <w:tc>
          <w:tcPr>
            <w:tcW w:w="4500" w:type="dxa"/>
            <w:gridSpan w:val="2"/>
            <w:shd w:val="clear" w:color="auto" w:fill="FFFFFF" w:themeFill="background1"/>
          </w:tcPr>
          <w:p w14:paraId="4E3DC426" w14:textId="77777777" w:rsidR="00BA2D50" w:rsidRPr="00462F1B" w:rsidRDefault="00BA2D50" w:rsidP="00462F1B">
            <w:pPr>
              <w:jc w:val="center"/>
              <w:rPr>
                <w:rFonts w:cs="Arial"/>
                <w:b/>
                <w:sz w:val="18"/>
                <w:szCs w:val="18"/>
              </w:rPr>
            </w:pPr>
            <w:r w:rsidRPr="00462F1B">
              <w:rPr>
                <w:rFonts w:cs="Arial"/>
                <w:b/>
                <w:sz w:val="18"/>
                <w:szCs w:val="18"/>
              </w:rPr>
              <w:t>Text returned in FID g (Terminal display)</w:t>
            </w:r>
          </w:p>
          <w:p w14:paraId="329AC9C3" w14:textId="77777777" w:rsidR="00BA2D50" w:rsidRPr="00462F1B" w:rsidRDefault="00BA2D50" w:rsidP="00462F1B">
            <w:pPr>
              <w:jc w:val="center"/>
              <w:rPr>
                <w:rFonts w:cs="Arial"/>
                <w:b/>
                <w:sz w:val="18"/>
                <w:szCs w:val="18"/>
              </w:rPr>
            </w:pPr>
            <w:r w:rsidRPr="00462F1B">
              <w:rPr>
                <w:rFonts w:cs="Arial"/>
                <w:b/>
                <w:sz w:val="18"/>
                <w:szCs w:val="18"/>
              </w:rPr>
              <w:t>For Credit Card Transactions</w:t>
            </w:r>
          </w:p>
          <w:p w14:paraId="773AFD27" w14:textId="77777777" w:rsidR="00BA2D50" w:rsidRPr="00462F1B" w:rsidRDefault="00BA2D50" w:rsidP="00462F1B">
            <w:pPr>
              <w:jc w:val="center"/>
              <w:rPr>
                <w:rFonts w:cs="Arial"/>
                <w:b/>
                <w:i/>
                <w:sz w:val="16"/>
                <w:szCs w:val="16"/>
              </w:rPr>
            </w:pPr>
            <w:r w:rsidRPr="00462F1B">
              <w:rPr>
                <w:i/>
                <w:sz w:val="16"/>
                <w:szCs w:val="16"/>
              </w:rPr>
              <w:t>XXXXXX = Auth#</w:t>
            </w:r>
          </w:p>
        </w:tc>
      </w:tr>
      <w:tr w:rsidR="00BA2D50" w14:paraId="168CE16F" w14:textId="77777777" w:rsidTr="00374E06">
        <w:trPr>
          <w:tblHeader/>
        </w:trPr>
        <w:tc>
          <w:tcPr>
            <w:tcW w:w="889" w:type="dxa"/>
            <w:vMerge/>
            <w:shd w:val="clear" w:color="auto" w:fill="FFFFFF" w:themeFill="background1"/>
          </w:tcPr>
          <w:p w14:paraId="27292D33" w14:textId="77777777" w:rsidR="00BA2D50" w:rsidRDefault="00BA2D50" w:rsidP="00374E06">
            <w:pPr>
              <w:jc w:val="center"/>
            </w:pPr>
          </w:p>
        </w:tc>
        <w:tc>
          <w:tcPr>
            <w:tcW w:w="4758" w:type="dxa"/>
            <w:vMerge/>
            <w:shd w:val="clear" w:color="auto" w:fill="FFFFFF" w:themeFill="background1"/>
          </w:tcPr>
          <w:p w14:paraId="71B7BA37" w14:textId="77777777" w:rsidR="00BA2D50" w:rsidRDefault="00BA2D50" w:rsidP="00BA2D50"/>
        </w:tc>
        <w:tc>
          <w:tcPr>
            <w:tcW w:w="2160" w:type="dxa"/>
            <w:shd w:val="clear" w:color="auto" w:fill="FFFFFF" w:themeFill="background1"/>
          </w:tcPr>
          <w:p w14:paraId="306FD521" w14:textId="77777777" w:rsidR="00BA2D50" w:rsidRPr="00462F1B" w:rsidRDefault="00BA2D50" w:rsidP="00462F1B">
            <w:pPr>
              <w:jc w:val="center"/>
              <w:rPr>
                <w:rFonts w:cs="Arial"/>
                <w:b/>
                <w:sz w:val="18"/>
                <w:szCs w:val="18"/>
              </w:rPr>
            </w:pPr>
            <w:r w:rsidRPr="00462F1B">
              <w:rPr>
                <w:rFonts w:cs="Arial"/>
                <w:b/>
                <w:sz w:val="18"/>
                <w:szCs w:val="18"/>
              </w:rPr>
              <w:t>English Text</w:t>
            </w:r>
          </w:p>
        </w:tc>
        <w:tc>
          <w:tcPr>
            <w:tcW w:w="2340" w:type="dxa"/>
            <w:shd w:val="clear" w:color="auto" w:fill="FFFFFF" w:themeFill="background1"/>
          </w:tcPr>
          <w:p w14:paraId="4D502449" w14:textId="77777777" w:rsidR="00BA2D50" w:rsidRPr="00462F1B" w:rsidRDefault="00BA2D50" w:rsidP="00462F1B">
            <w:pPr>
              <w:jc w:val="center"/>
              <w:rPr>
                <w:rFonts w:cs="Arial"/>
                <w:b/>
                <w:sz w:val="18"/>
                <w:szCs w:val="18"/>
              </w:rPr>
            </w:pPr>
            <w:r w:rsidRPr="00462F1B">
              <w:rPr>
                <w:rFonts w:cs="Arial"/>
                <w:b/>
                <w:sz w:val="18"/>
                <w:szCs w:val="18"/>
              </w:rPr>
              <w:t>French Text</w:t>
            </w:r>
          </w:p>
        </w:tc>
      </w:tr>
      <w:tr w:rsidR="00BA2D50" w14:paraId="47FA1757" w14:textId="77777777" w:rsidTr="00374E06">
        <w:tc>
          <w:tcPr>
            <w:tcW w:w="889" w:type="dxa"/>
            <w:shd w:val="clear" w:color="auto" w:fill="auto"/>
          </w:tcPr>
          <w:p w14:paraId="35B11BCB"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000</w:t>
            </w:r>
          </w:p>
        </w:tc>
        <w:tc>
          <w:tcPr>
            <w:tcW w:w="4758" w:type="dxa"/>
            <w:shd w:val="clear" w:color="auto" w:fill="auto"/>
          </w:tcPr>
          <w:p w14:paraId="668404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With Balances</w:t>
            </w:r>
          </w:p>
        </w:tc>
        <w:tc>
          <w:tcPr>
            <w:tcW w:w="2160" w:type="dxa"/>
            <w:shd w:val="clear" w:color="auto" w:fill="auto"/>
          </w:tcPr>
          <w:p w14:paraId="71B24BB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“AUTH XXXXXX”</w:t>
            </w:r>
          </w:p>
        </w:tc>
        <w:tc>
          <w:tcPr>
            <w:tcW w:w="2340" w:type="dxa"/>
            <w:shd w:val="clear" w:color="auto" w:fill="auto"/>
          </w:tcPr>
          <w:p w14:paraId="600F59E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655513D2" w14:textId="77777777" w:rsidTr="00374E06">
        <w:tc>
          <w:tcPr>
            <w:tcW w:w="889" w:type="dxa"/>
            <w:shd w:val="clear" w:color="auto" w:fill="auto"/>
          </w:tcPr>
          <w:p w14:paraId="605E459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001</w:t>
            </w:r>
          </w:p>
        </w:tc>
        <w:tc>
          <w:tcPr>
            <w:tcW w:w="4758" w:type="dxa"/>
            <w:shd w:val="clear" w:color="auto" w:fill="auto"/>
          </w:tcPr>
          <w:p w14:paraId="1B9F80C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Without Balances</w:t>
            </w:r>
          </w:p>
        </w:tc>
        <w:tc>
          <w:tcPr>
            <w:tcW w:w="2160" w:type="dxa"/>
            <w:shd w:val="clear" w:color="auto" w:fill="auto"/>
          </w:tcPr>
          <w:p w14:paraId="511D09FE"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6215471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662D6380" w14:textId="77777777" w:rsidTr="00374E06">
        <w:tc>
          <w:tcPr>
            <w:tcW w:w="889" w:type="dxa"/>
            <w:shd w:val="clear" w:color="auto" w:fill="auto"/>
          </w:tcPr>
          <w:p w14:paraId="0BE650A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002</w:t>
            </w:r>
          </w:p>
        </w:tc>
        <w:tc>
          <w:tcPr>
            <w:tcW w:w="4758" w:type="dxa"/>
            <w:shd w:val="clear" w:color="auto" w:fill="auto"/>
          </w:tcPr>
          <w:p w14:paraId="1DB1100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Country Club</w:t>
            </w:r>
          </w:p>
        </w:tc>
        <w:tc>
          <w:tcPr>
            <w:tcW w:w="2160" w:type="dxa"/>
            <w:shd w:val="clear" w:color="auto" w:fill="auto"/>
          </w:tcPr>
          <w:p w14:paraId="2CC1A674"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1C1B80E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3F7E08F6" w14:textId="77777777" w:rsidTr="00374E06">
        <w:tc>
          <w:tcPr>
            <w:tcW w:w="889" w:type="dxa"/>
            <w:shd w:val="clear" w:color="auto" w:fill="auto"/>
          </w:tcPr>
          <w:p w14:paraId="764F252D"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003</w:t>
            </w:r>
          </w:p>
        </w:tc>
        <w:tc>
          <w:tcPr>
            <w:tcW w:w="4758" w:type="dxa"/>
            <w:shd w:val="clear" w:color="auto" w:fill="auto"/>
          </w:tcPr>
          <w:p w14:paraId="55521CF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Maybe more ID</w:t>
            </w:r>
          </w:p>
        </w:tc>
        <w:tc>
          <w:tcPr>
            <w:tcW w:w="2160" w:type="dxa"/>
            <w:shd w:val="clear" w:color="auto" w:fill="auto"/>
          </w:tcPr>
          <w:p w14:paraId="4A2E260B"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6776469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3AEFB32A" w14:textId="77777777" w:rsidTr="00374E06">
        <w:tc>
          <w:tcPr>
            <w:tcW w:w="889" w:type="dxa"/>
            <w:shd w:val="clear" w:color="auto" w:fill="auto"/>
          </w:tcPr>
          <w:p w14:paraId="612A888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004</w:t>
            </w:r>
          </w:p>
        </w:tc>
        <w:tc>
          <w:tcPr>
            <w:tcW w:w="4758" w:type="dxa"/>
            <w:shd w:val="clear" w:color="auto" w:fill="auto"/>
          </w:tcPr>
          <w:p w14:paraId="37C38D1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Pending ID</w:t>
            </w:r>
          </w:p>
        </w:tc>
        <w:tc>
          <w:tcPr>
            <w:tcW w:w="2160" w:type="dxa"/>
            <w:shd w:val="clear" w:color="auto" w:fill="auto"/>
          </w:tcPr>
          <w:p w14:paraId="6409599D"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55BFD23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09558582" w14:textId="77777777" w:rsidTr="00374E06">
        <w:tc>
          <w:tcPr>
            <w:tcW w:w="889" w:type="dxa"/>
            <w:shd w:val="clear" w:color="auto" w:fill="auto"/>
          </w:tcPr>
          <w:p w14:paraId="18B9146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005</w:t>
            </w:r>
          </w:p>
        </w:tc>
        <w:tc>
          <w:tcPr>
            <w:tcW w:w="4758" w:type="dxa"/>
            <w:shd w:val="clear" w:color="auto" w:fill="auto"/>
          </w:tcPr>
          <w:p w14:paraId="0F5135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Blind</w:t>
            </w:r>
          </w:p>
        </w:tc>
        <w:tc>
          <w:tcPr>
            <w:tcW w:w="2160" w:type="dxa"/>
            <w:shd w:val="clear" w:color="auto" w:fill="auto"/>
          </w:tcPr>
          <w:p w14:paraId="3982EC0E"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6EA6A00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7EDE05E4" w14:textId="77777777" w:rsidTr="00374E06">
        <w:tc>
          <w:tcPr>
            <w:tcW w:w="889" w:type="dxa"/>
            <w:shd w:val="clear" w:color="auto" w:fill="auto"/>
          </w:tcPr>
          <w:p w14:paraId="30EF8DC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006</w:t>
            </w:r>
          </w:p>
        </w:tc>
        <w:tc>
          <w:tcPr>
            <w:tcW w:w="4758" w:type="dxa"/>
            <w:shd w:val="clear" w:color="auto" w:fill="auto"/>
          </w:tcPr>
          <w:p w14:paraId="711F55B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VIP</w:t>
            </w:r>
          </w:p>
        </w:tc>
        <w:tc>
          <w:tcPr>
            <w:tcW w:w="2160" w:type="dxa"/>
            <w:shd w:val="clear" w:color="auto" w:fill="auto"/>
          </w:tcPr>
          <w:p w14:paraId="5A2978A5"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040640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7269C94C" w14:textId="77777777" w:rsidTr="00374E06">
        <w:tc>
          <w:tcPr>
            <w:tcW w:w="889" w:type="dxa"/>
            <w:shd w:val="clear" w:color="auto" w:fill="auto"/>
          </w:tcPr>
          <w:p w14:paraId="2694EAF3"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007</w:t>
            </w:r>
          </w:p>
        </w:tc>
        <w:tc>
          <w:tcPr>
            <w:tcW w:w="4758" w:type="dxa"/>
            <w:shd w:val="clear" w:color="auto" w:fill="auto"/>
          </w:tcPr>
          <w:p w14:paraId="3A062E2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Admin Tran</w:t>
            </w:r>
          </w:p>
        </w:tc>
        <w:tc>
          <w:tcPr>
            <w:tcW w:w="2160" w:type="dxa"/>
            <w:shd w:val="clear" w:color="auto" w:fill="auto"/>
          </w:tcPr>
          <w:p w14:paraId="1A24E7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“COMPLETED”</w:t>
            </w:r>
          </w:p>
        </w:tc>
        <w:tc>
          <w:tcPr>
            <w:tcW w:w="2340" w:type="dxa"/>
            <w:shd w:val="clear" w:color="auto" w:fill="auto"/>
          </w:tcPr>
          <w:p w14:paraId="14E3636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“COMPLETE”</w:t>
            </w:r>
          </w:p>
        </w:tc>
      </w:tr>
      <w:tr w:rsidR="00BA2D50" w14:paraId="48C6FE01" w14:textId="77777777" w:rsidTr="00374E06">
        <w:tc>
          <w:tcPr>
            <w:tcW w:w="889" w:type="dxa"/>
            <w:shd w:val="clear" w:color="auto" w:fill="auto"/>
          </w:tcPr>
          <w:p w14:paraId="5F5C691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008</w:t>
            </w:r>
          </w:p>
        </w:tc>
        <w:tc>
          <w:tcPr>
            <w:tcW w:w="4758" w:type="dxa"/>
            <w:shd w:val="clear" w:color="auto" w:fill="auto"/>
          </w:tcPr>
          <w:p w14:paraId="773944C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Against Nat’l NEG</w:t>
            </w:r>
          </w:p>
        </w:tc>
        <w:tc>
          <w:tcPr>
            <w:tcW w:w="2160" w:type="dxa"/>
            <w:shd w:val="clear" w:color="auto" w:fill="auto"/>
          </w:tcPr>
          <w:p w14:paraId="6B10EF9E"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03C5728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BA2D50" w14:paraId="6FC4DD27" w14:textId="77777777" w:rsidTr="00374E06">
        <w:tc>
          <w:tcPr>
            <w:tcW w:w="889" w:type="dxa"/>
            <w:shd w:val="clear" w:color="auto" w:fill="auto"/>
          </w:tcPr>
          <w:p w14:paraId="150B543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rPr>
              <w:t>009</w:t>
            </w:r>
          </w:p>
        </w:tc>
        <w:tc>
          <w:tcPr>
            <w:tcW w:w="4758" w:type="dxa"/>
            <w:shd w:val="clear" w:color="auto" w:fill="auto"/>
          </w:tcPr>
          <w:p w14:paraId="6EAA926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 - Commercial</w:t>
            </w:r>
          </w:p>
        </w:tc>
        <w:tc>
          <w:tcPr>
            <w:tcW w:w="2160" w:type="dxa"/>
            <w:shd w:val="clear" w:color="auto" w:fill="auto"/>
          </w:tcPr>
          <w:p w14:paraId="20BE6942" w14:textId="77777777" w:rsidR="00BA2D50" w:rsidRDefault="00BA2D50" w:rsidP="00BA2D50">
            <w:r w:rsidRPr="00462F1B">
              <w:rPr>
                <w:rFonts w:ascii="Courier New" w:hAnsi="Courier New" w:cs="Courier New"/>
                <w:sz w:val="18"/>
                <w:szCs w:val="18"/>
              </w:rPr>
              <w:t>“AUTH XXXXXX”</w:t>
            </w:r>
          </w:p>
        </w:tc>
        <w:tc>
          <w:tcPr>
            <w:tcW w:w="2340" w:type="dxa"/>
            <w:shd w:val="clear" w:color="auto" w:fill="auto"/>
          </w:tcPr>
          <w:p w14:paraId="43D8D08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“AUT XXXXXX”</w:t>
            </w:r>
          </w:p>
        </w:tc>
      </w:tr>
      <w:tr w:rsidR="00AB09AD" w14:paraId="39359DE3" w14:textId="77777777" w:rsidTr="00374E06">
        <w:tc>
          <w:tcPr>
            <w:tcW w:w="889" w:type="dxa"/>
            <w:shd w:val="clear" w:color="auto" w:fill="auto"/>
          </w:tcPr>
          <w:p w14:paraId="6E6502A6" w14:textId="77777777" w:rsidR="00AB09AD" w:rsidRPr="00462F1B" w:rsidRDefault="00AB09AD" w:rsidP="00374E06">
            <w:pPr>
              <w:jc w:val="center"/>
              <w:rPr>
                <w:rFonts w:ascii="Courier New" w:hAnsi="Courier New" w:cs="Courier New"/>
                <w:sz w:val="18"/>
                <w:szCs w:val="18"/>
              </w:rPr>
            </w:pPr>
            <w:r>
              <w:rPr>
                <w:rFonts w:ascii="Courier New" w:hAnsi="Courier New" w:cs="Courier New"/>
                <w:sz w:val="18"/>
                <w:szCs w:val="18"/>
              </w:rPr>
              <w:t>010</w:t>
            </w:r>
          </w:p>
        </w:tc>
        <w:tc>
          <w:tcPr>
            <w:tcW w:w="4758" w:type="dxa"/>
            <w:shd w:val="clear" w:color="auto" w:fill="auto"/>
          </w:tcPr>
          <w:p w14:paraId="34238048" w14:textId="77777777" w:rsidR="00AB09AD" w:rsidRDefault="00AB09AD" w:rsidP="009E70A6">
            <w:pPr>
              <w:rPr>
                <w:rFonts w:ascii="Courier New" w:hAnsi="Courier New" w:cs="Courier New"/>
                <w:sz w:val="18"/>
                <w:szCs w:val="18"/>
              </w:rPr>
            </w:pPr>
            <w:r>
              <w:rPr>
                <w:rFonts w:ascii="Courier New" w:hAnsi="Courier New" w:cs="Courier New"/>
                <w:sz w:val="18"/>
                <w:szCs w:val="18"/>
              </w:rPr>
              <w:t>Approve – Partial Approval</w:t>
            </w:r>
          </w:p>
          <w:p w14:paraId="50FD2C3D" w14:textId="77777777" w:rsidR="00C341AE" w:rsidRPr="00462F1B" w:rsidRDefault="00C341AE" w:rsidP="001006DC">
            <w:pPr>
              <w:rPr>
                <w:rFonts w:ascii="Courier New" w:hAnsi="Courier New" w:cs="Courier New"/>
                <w:sz w:val="18"/>
                <w:szCs w:val="18"/>
              </w:rPr>
            </w:pPr>
            <w:r>
              <w:rPr>
                <w:rFonts w:ascii="Courier New" w:hAnsi="Courier New" w:cs="Courier New"/>
                <w:sz w:val="18"/>
                <w:szCs w:val="18"/>
              </w:rPr>
              <w:t xml:space="preserve">Approve </w:t>
            </w:r>
            <w:r w:rsidR="001006DC">
              <w:rPr>
                <w:rFonts w:ascii="Courier New" w:hAnsi="Courier New" w:cs="Courier New"/>
                <w:sz w:val="18"/>
                <w:szCs w:val="18"/>
              </w:rPr>
              <w:t>– U.S. Purchase with Cashback, Purchase Amount only approval</w:t>
            </w:r>
          </w:p>
        </w:tc>
        <w:tc>
          <w:tcPr>
            <w:tcW w:w="2160" w:type="dxa"/>
            <w:shd w:val="clear" w:color="auto" w:fill="auto"/>
          </w:tcPr>
          <w:p w14:paraId="1B96F116" w14:textId="77777777" w:rsidR="00AB09AD" w:rsidRPr="00462F1B" w:rsidRDefault="00AB09AD" w:rsidP="009E70A6">
            <w:pPr>
              <w:rPr>
                <w:rFonts w:ascii="Courier New" w:hAnsi="Courier New" w:cs="Courier New"/>
                <w:sz w:val="18"/>
                <w:szCs w:val="18"/>
              </w:rPr>
            </w:pPr>
            <w:r w:rsidRPr="00462F1B">
              <w:rPr>
                <w:rFonts w:ascii="Courier New" w:hAnsi="Courier New" w:cs="Courier New"/>
                <w:sz w:val="18"/>
                <w:szCs w:val="18"/>
              </w:rPr>
              <w:t>“AUTH XXXXXX”</w:t>
            </w:r>
          </w:p>
        </w:tc>
        <w:tc>
          <w:tcPr>
            <w:tcW w:w="2340" w:type="dxa"/>
            <w:shd w:val="clear" w:color="auto" w:fill="auto"/>
          </w:tcPr>
          <w:p w14:paraId="08AB9311" w14:textId="77777777" w:rsidR="00AB09AD" w:rsidRPr="00462F1B" w:rsidRDefault="00AB09AD" w:rsidP="009E70A6">
            <w:pPr>
              <w:rPr>
                <w:rFonts w:ascii="Courier New" w:hAnsi="Courier New" w:cs="Courier New"/>
                <w:sz w:val="18"/>
                <w:szCs w:val="18"/>
              </w:rPr>
            </w:pPr>
            <w:r w:rsidRPr="00462F1B">
              <w:rPr>
                <w:rFonts w:ascii="Courier New" w:hAnsi="Courier New" w:cs="Courier New"/>
                <w:sz w:val="18"/>
                <w:szCs w:val="18"/>
              </w:rPr>
              <w:t>“AUT XXXXXX”</w:t>
            </w:r>
          </w:p>
        </w:tc>
      </w:tr>
      <w:tr w:rsidR="00BA2D50" w14:paraId="502F4D8E" w14:textId="77777777" w:rsidTr="00374E06">
        <w:tc>
          <w:tcPr>
            <w:tcW w:w="889" w:type="dxa"/>
            <w:shd w:val="clear" w:color="auto" w:fill="auto"/>
          </w:tcPr>
          <w:p w14:paraId="58F6D578" w14:textId="77777777" w:rsidR="00BA2D50" w:rsidRPr="00462F1B" w:rsidRDefault="00BA2D50" w:rsidP="00374E06">
            <w:pPr>
              <w:jc w:val="center"/>
              <w:rPr>
                <w:rFonts w:ascii="Courier New" w:hAnsi="Courier New" w:cs="Courier New"/>
                <w:sz w:val="18"/>
                <w:szCs w:val="18"/>
              </w:rPr>
            </w:pPr>
          </w:p>
        </w:tc>
        <w:tc>
          <w:tcPr>
            <w:tcW w:w="4758" w:type="dxa"/>
            <w:shd w:val="clear" w:color="auto" w:fill="auto"/>
          </w:tcPr>
          <w:p w14:paraId="10684BCA" w14:textId="77777777" w:rsidR="00BA2D50" w:rsidRPr="00462F1B" w:rsidRDefault="00BA2D50" w:rsidP="00BA2D50">
            <w:pPr>
              <w:rPr>
                <w:rFonts w:ascii="Courier New" w:hAnsi="Courier New" w:cs="Courier New"/>
                <w:sz w:val="18"/>
                <w:szCs w:val="18"/>
              </w:rPr>
            </w:pPr>
          </w:p>
        </w:tc>
        <w:tc>
          <w:tcPr>
            <w:tcW w:w="2160" w:type="dxa"/>
            <w:shd w:val="clear" w:color="auto" w:fill="auto"/>
          </w:tcPr>
          <w:p w14:paraId="0C304D24"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340C1FDE" w14:textId="77777777" w:rsidR="00BA2D50" w:rsidRPr="00462F1B" w:rsidRDefault="00BA2D50" w:rsidP="00BA2D50">
            <w:pPr>
              <w:rPr>
                <w:rFonts w:ascii="Courier New" w:hAnsi="Courier New" w:cs="Courier New"/>
                <w:sz w:val="18"/>
                <w:szCs w:val="18"/>
              </w:rPr>
            </w:pPr>
          </w:p>
        </w:tc>
      </w:tr>
      <w:tr w:rsidR="00BA2D50" w14:paraId="2A857C9E" w14:textId="77777777" w:rsidTr="00374E06">
        <w:tc>
          <w:tcPr>
            <w:tcW w:w="889" w:type="dxa"/>
            <w:shd w:val="clear" w:color="auto" w:fill="auto"/>
          </w:tcPr>
          <w:p w14:paraId="41BF2C7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050</w:t>
            </w:r>
          </w:p>
        </w:tc>
        <w:tc>
          <w:tcPr>
            <w:tcW w:w="4758" w:type="dxa"/>
            <w:shd w:val="clear" w:color="auto" w:fill="auto"/>
          </w:tcPr>
          <w:p w14:paraId="5E1A5A1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w:t>
            </w:r>
          </w:p>
        </w:tc>
        <w:tc>
          <w:tcPr>
            <w:tcW w:w="2160" w:type="dxa"/>
            <w:shd w:val="clear" w:color="auto" w:fill="auto"/>
          </w:tcPr>
          <w:p w14:paraId="33FF751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6A3C689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3B797279" w14:textId="77777777" w:rsidTr="00374E06">
        <w:tc>
          <w:tcPr>
            <w:tcW w:w="889" w:type="dxa"/>
            <w:shd w:val="clear" w:color="auto" w:fill="auto"/>
          </w:tcPr>
          <w:p w14:paraId="5E0A745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051</w:t>
            </w:r>
          </w:p>
        </w:tc>
        <w:tc>
          <w:tcPr>
            <w:tcW w:w="4758" w:type="dxa"/>
            <w:shd w:val="clear" w:color="auto" w:fill="auto"/>
          </w:tcPr>
          <w:p w14:paraId="521F121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Expired Card</w:t>
            </w:r>
          </w:p>
        </w:tc>
        <w:tc>
          <w:tcPr>
            <w:tcW w:w="2160" w:type="dxa"/>
            <w:shd w:val="clear" w:color="auto" w:fill="auto"/>
          </w:tcPr>
          <w:p w14:paraId="0D06C5D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“EXPIRED CARD”</w:t>
            </w:r>
          </w:p>
        </w:tc>
        <w:tc>
          <w:tcPr>
            <w:tcW w:w="2340" w:type="dxa"/>
            <w:shd w:val="clear" w:color="auto" w:fill="auto"/>
          </w:tcPr>
          <w:p w14:paraId="57DFB04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“CARTE EXPIREE”</w:t>
            </w:r>
          </w:p>
        </w:tc>
      </w:tr>
      <w:tr w:rsidR="00BA2D50" w14:paraId="01565D99" w14:textId="77777777" w:rsidTr="00374E06">
        <w:tc>
          <w:tcPr>
            <w:tcW w:w="889" w:type="dxa"/>
            <w:shd w:val="clear" w:color="auto" w:fill="auto"/>
          </w:tcPr>
          <w:p w14:paraId="3D296306"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052</w:t>
            </w:r>
          </w:p>
        </w:tc>
        <w:tc>
          <w:tcPr>
            <w:tcW w:w="4758" w:type="dxa"/>
            <w:shd w:val="clear" w:color="auto" w:fill="auto"/>
          </w:tcPr>
          <w:p w14:paraId="77C8B99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Exceeded PIN Tries</w:t>
            </w:r>
          </w:p>
        </w:tc>
        <w:tc>
          <w:tcPr>
            <w:tcW w:w="2160" w:type="dxa"/>
            <w:shd w:val="clear" w:color="auto" w:fill="auto"/>
          </w:tcPr>
          <w:p w14:paraId="6A83C81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CA0011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DDAE4F7" w14:textId="77777777" w:rsidTr="00374E06">
        <w:tc>
          <w:tcPr>
            <w:tcW w:w="889" w:type="dxa"/>
            <w:shd w:val="clear" w:color="auto" w:fill="auto"/>
          </w:tcPr>
          <w:p w14:paraId="69515753"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053</w:t>
            </w:r>
          </w:p>
        </w:tc>
        <w:tc>
          <w:tcPr>
            <w:tcW w:w="4758" w:type="dxa"/>
            <w:shd w:val="clear" w:color="auto" w:fill="auto"/>
          </w:tcPr>
          <w:p w14:paraId="708FF37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Sharing</w:t>
            </w:r>
          </w:p>
        </w:tc>
        <w:tc>
          <w:tcPr>
            <w:tcW w:w="2160" w:type="dxa"/>
            <w:shd w:val="clear" w:color="auto" w:fill="auto"/>
          </w:tcPr>
          <w:p w14:paraId="5D7B887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72E7F6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DC20096" w14:textId="77777777" w:rsidTr="00374E06">
        <w:tc>
          <w:tcPr>
            <w:tcW w:w="889" w:type="dxa"/>
            <w:shd w:val="clear" w:color="auto" w:fill="auto"/>
          </w:tcPr>
          <w:p w14:paraId="518EC14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054</w:t>
            </w:r>
          </w:p>
        </w:tc>
        <w:tc>
          <w:tcPr>
            <w:tcW w:w="4758" w:type="dxa"/>
            <w:shd w:val="clear" w:color="auto" w:fill="auto"/>
          </w:tcPr>
          <w:p w14:paraId="6C9AA4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ATALLA Box</w:t>
            </w:r>
          </w:p>
        </w:tc>
        <w:tc>
          <w:tcPr>
            <w:tcW w:w="2160" w:type="dxa"/>
            <w:shd w:val="clear" w:color="auto" w:fill="auto"/>
          </w:tcPr>
          <w:p w14:paraId="03AA7F6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EE6F7E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DAD3A79" w14:textId="77777777" w:rsidTr="00374E06">
        <w:tc>
          <w:tcPr>
            <w:tcW w:w="889" w:type="dxa"/>
            <w:shd w:val="clear" w:color="auto" w:fill="auto"/>
          </w:tcPr>
          <w:p w14:paraId="569D4AE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055</w:t>
            </w:r>
          </w:p>
        </w:tc>
        <w:tc>
          <w:tcPr>
            <w:tcW w:w="4758" w:type="dxa"/>
            <w:shd w:val="clear" w:color="auto" w:fill="auto"/>
          </w:tcPr>
          <w:p w14:paraId="6B4EE2D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Tran</w:t>
            </w:r>
          </w:p>
        </w:tc>
        <w:tc>
          <w:tcPr>
            <w:tcW w:w="2160" w:type="dxa"/>
            <w:shd w:val="clear" w:color="auto" w:fill="auto"/>
          </w:tcPr>
          <w:p w14:paraId="4C61666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“PLEASE TRY AGAIN”</w:t>
            </w:r>
          </w:p>
        </w:tc>
        <w:tc>
          <w:tcPr>
            <w:tcW w:w="2340" w:type="dxa"/>
            <w:shd w:val="clear" w:color="auto" w:fill="auto"/>
          </w:tcPr>
          <w:p w14:paraId="4FA1CFC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“RECOMMENCEZ SVP”</w:t>
            </w:r>
          </w:p>
        </w:tc>
      </w:tr>
      <w:tr w:rsidR="00BA2D50" w14:paraId="0452F64F" w14:textId="77777777" w:rsidTr="00374E06">
        <w:tc>
          <w:tcPr>
            <w:tcW w:w="889" w:type="dxa"/>
            <w:shd w:val="clear" w:color="auto" w:fill="auto"/>
          </w:tcPr>
          <w:p w14:paraId="49A8EF6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056</w:t>
            </w:r>
          </w:p>
        </w:tc>
        <w:tc>
          <w:tcPr>
            <w:tcW w:w="4758" w:type="dxa"/>
            <w:shd w:val="clear" w:color="auto" w:fill="auto"/>
          </w:tcPr>
          <w:p w14:paraId="70F4114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Support</w:t>
            </w:r>
          </w:p>
        </w:tc>
        <w:tc>
          <w:tcPr>
            <w:tcW w:w="2160" w:type="dxa"/>
            <w:shd w:val="clear" w:color="auto" w:fill="auto"/>
          </w:tcPr>
          <w:p w14:paraId="5E480E6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D5EAE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F1DA86B" w14:textId="77777777" w:rsidTr="00374E06">
        <w:tc>
          <w:tcPr>
            <w:tcW w:w="889" w:type="dxa"/>
            <w:shd w:val="clear" w:color="auto" w:fill="auto"/>
          </w:tcPr>
          <w:p w14:paraId="7DBFD8B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057</w:t>
            </w:r>
          </w:p>
        </w:tc>
        <w:tc>
          <w:tcPr>
            <w:tcW w:w="4758" w:type="dxa"/>
            <w:shd w:val="clear" w:color="auto" w:fill="auto"/>
          </w:tcPr>
          <w:p w14:paraId="43EAB2A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Lost or Stolen Card</w:t>
            </w:r>
          </w:p>
        </w:tc>
        <w:tc>
          <w:tcPr>
            <w:tcW w:w="2160" w:type="dxa"/>
            <w:shd w:val="clear" w:color="auto" w:fill="auto"/>
          </w:tcPr>
          <w:p w14:paraId="1DD4DBB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“HOLD CARD CALL”</w:t>
            </w:r>
          </w:p>
        </w:tc>
        <w:tc>
          <w:tcPr>
            <w:tcW w:w="2340" w:type="dxa"/>
            <w:shd w:val="clear" w:color="auto" w:fill="auto"/>
          </w:tcPr>
          <w:p w14:paraId="09FE62B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“RET CARTE APPEL”</w:t>
            </w:r>
          </w:p>
        </w:tc>
      </w:tr>
      <w:tr w:rsidR="00BA2D50" w14:paraId="4C7DE0B7" w14:textId="77777777" w:rsidTr="00374E06">
        <w:tc>
          <w:tcPr>
            <w:tcW w:w="889" w:type="dxa"/>
            <w:shd w:val="clear" w:color="auto" w:fill="auto"/>
          </w:tcPr>
          <w:p w14:paraId="2FD31BF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058</w:t>
            </w:r>
          </w:p>
        </w:tc>
        <w:tc>
          <w:tcPr>
            <w:tcW w:w="4758" w:type="dxa"/>
            <w:shd w:val="clear" w:color="auto" w:fill="auto"/>
          </w:tcPr>
          <w:p w14:paraId="50E3A4D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Status</w:t>
            </w:r>
          </w:p>
        </w:tc>
        <w:tc>
          <w:tcPr>
            <w:tcW w:w="2160" w:type="dxa"/>
            <w:shd w:val="clear" w:color="auto" w:fill="auto"/>
          </w:tcPr>
          <w:p w14:paraId="4836F5F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F85D65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E9E0F49" w14:textId="77777777" w:rsidTr="00374E06">
        <w:tc>
          <w:tcPr>
            <w:tcW w:w="889" w:type="dxa"/>
            <w:shd w:val="clear" w:color="auto" w:fill="auto"/>
          </w:tcPr>
          <w:p w14:paraId="14229D0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059</w:t>
            </w:r>
          </w:p>
        </w:tc>
        <w:tc>
          <w:tcPr>
            <w:tcW w:w="4758" w:type="dxa"/>
            <w:shd w:val="clear" w:color="auto" w:fill="auto"/>
          </w:tcPr>
          <w:p w14:paraId="0EEEF980" w14:textId="77777777" w:rsidR="00BA2D50" w:rsidRPr="00462F1B" w:rsidRDefault="00BA2D50" w:rsidP="00462F1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spacing w:after="58"/>
              <w:rPr>
                <w:rFonts w:ascii="Courier New" w:hAnsi="Courier New" w:cs="Courier New"/>
                <w:sz w:val="18"/>
                <w:szCs w:val="18"/>
                <w:lang w:val="en-GB"/>
              </w:rPr>
            </w:pPr>
            <w:r w:rsidRPr="00462F1B">
              <w:rPr>
                <w:rFonts w:ascii="Courier New" w:hAnsi="Courier New" w:cs="Courier New"/>
                <w:sz w:val="18"/>
                <w:szCs w:val="18"/>
                <w:lang w:val="en-GB"/>
              </w:rPr>
              <w:t>Decline - Restricted</w:t>
            </w:r>
          </w:p>
          <w:p w14:paraId="00E662D2" w14:textId="77777777" w:rsidR="00BA2D50" w:rsidRPr="00462F1B" w:rsidRDefault="00BA2D50" w:rsidP="00462F1B">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400"/>
                <w:tab w:val="left" w:pos="9360"/>
              </w:tabs>
              <w:spacing w:after="58"/>
              <w:rPr>
                <w:rFonts w:ascii="Courier New" w:hAnsi="Courier New" w:cs="Courier New"/>
                <w:i/>
                <w:sz w:val="18"/>
                <w:szCs w:val="18"/>
                <w:lang w:val="en-GB"/>
              </w:rPr>
            </w:pPr>
            <w:r w:rsidRPr="00462F1B">
              <w:rPr>
                <w:rFonts w:ascii="Courier New" w:hAnsi="Courier New" w:cs="Courier New"/>
                <w:i/>
                <w:sz w:val="18"/>
                <w:szCs w:val="18"/>
                <w:lang w:val="en-GB"/>
              </w:rPr>
              <w:t>For INTERAC Flash :</w:t>
            </w:r>
          </w:p>
          <w:p w14:paraId="2169B21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Terminated in favour of Contact Interface</w:t>
            </w:r>
          </w:p>
        </w:tc>
        <w:tc>
          <w:tcPr>
            <w:tcW w:w="2160" w:type="dxa"/>
            <w:shd w:val="clear" w:color="auto" w:fill="auto"/>
          </w:tcPr>
          <w:p w14:paraId="6EE0C3E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3FC7CA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1745C907" w14:textId="77777777" w:rsidTr="00374E06">
        <w:tc>
          <w:tcPr>
            <w:tcW w:w="889" w:type="dxa"/>
            <w:shd w:val="clear" w:color="auto" w:fill="auto"/>
          </w:tcPr>
          <w:p w14:paraId="40BD4BD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060</w:t>
            </w:r>
          </w:p>
        </w:tc>
        <w:tc>
          <w:tcPr>
            <w:tcW w:w="4758" w:type="dxa"/>
            <w:shd w:val="clear" w:color="auto" w:fill="auto"/>
          </w:tcPr>
          <w:p w14:paraId="39128B2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Accounts</w:t>
            </w:r>
          </w:p>
        </w:tc>
        <w:tc>
          <w:tcPr>
            <w:tcW w:w="2160" w:type="dxa"/>
            <w:shd w:val="clear" w:color="auto" w:fill="auto"/>
          </w:tcPr>
          <w:p w14:paraId="17707B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12BC58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029E622" w14:textId="77777777" w:rsidTr="00374E06">
        <w:tc>
          <w:tcPr>
            <w:tcW w:w="889" w:type="dxa"/>
            <w:shd w:val="clear" w:color="auto" w:fill="auto"/>
          </w:tcPr>
          <w:p w14:paraId="6B3DC41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061</w:t>
            </w:r>
          </w:p>
        </w:tc>
        <w:tc>
          <w:tcPr>
            <w:tcW w:w="4758" w:type="dxa"/>
            <w:shd w:val="clear" w:color="auto" w:fill="auto"/>
          </w:tcPr>
          <w:p w14:paraId="3B99A40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PBF</w:t>
            </w:r>
          </w:p>
        </w:tc>
        <w:tc>
          <w:tcPr>
            <w:tcW w:w="2160" w:type="dxa"/>
            <w:shd w:val="clear" w:color="auto" w:fill="auto"/>
          </w:tcPr>
          <w:p w14:paraId="1036F84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7DEFA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81103FF" w14:textId="77777777" w:rsidTr="00374E06">
        <w:tc>
          <w:tcPr>
            <w:tcW w:w="889" w:type="dxa"/>
            <w:shd w:val="clear" w:color="auto" w:fill="auto"/>
          </w:tcPr>
          <w:p w14:paraId="526E842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062</w:t>
            </w:r>
          </w:p>
        </w:tc>
        <w:tc>
          <w:tcPr>
            <w:tcW w:w="4758" w:type="dxa"/>
            <w:shd w:val="clear" w:color="auto" w:fill="auto"/>
          </w:tcPr>
          <w:p w14:paraId="74D102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PBF Update Error</w:t>
            </w:r>
          </w:p>
        </w:tc>
        <w:tc>
          <w:tcPr>
            <w:tcW w:w="2160" w:type="dxa"/>
            <w:shd w:val="clear" w:color="auto" w:fill="auto"/>
          </w:tcPr>
          <w:p w14:paraId="115E4C8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9AB9F7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0022A50" w14:textId="77777777" w:rsidTr="00374E06">
        <w:tc>
          <w:tcPr>
            <w:tcW w:w="889" w:type="dxa"/>
            <w:shd w:val="clear" w:color="auto" w:fill="auto"/>
          </w:tcPr>
          <w:p w14:paraId="3FD34C3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063</w:t>
            </w:r>
          </w:p>
        </w:tc>
        <w:tc>
          <w:tcPr>
            <w:tcW w:w="4758" w:type="dxa"/>
            <w:shd w:val="clear" w:color="auto" w:fill="auto"/>
          </w:tcPr>
          <w:p w14:paraId="281EC5B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Auth Type</w:t>
            </w:r>
          </w:p>
        </w:tc>
        <w:tc>
          <w:tcPr>
            <w:tcW w:w="2160" w:type="dxa"/>
            <w:shd w:val="clear" w:color="auto" w:fill="auto"/>
          </w:tcPr>
          <w:p w14:paraId="3F932B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C0A3E3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9A241A9" w14:textId="77777777" w:rsidTr="00374E06">
        <w:tc>
          <w:tcPr>
            <w:tcW w:w="889" w:type="dxa"/>
            <w:shd w:val="clear" w:color="auto" w:fill="auto"/>
          </w:tcPr>
          <w:p w14:paraId="6E1E007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064</w:t>
            </w:r>
          </w:p>
        </w:tc>
        <w:tc>
          <w:tcPr>
            <w:tcW w:w="4758" w:type="dxa"/>
            <w:shd w:val="clear" w:color="auto" w:fill="auto"/>
          </w:tcPr>
          <w:p w14:paraId="100511C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Bad TRACK2</w:t>
            </w:r>
          </w:p>
        </w:tc>
        <w:tc>
          <w:tcPr>
            <w:tcW w:w="2160" w:type="dxa"/>
            <w:shd w:val="clear" w:color="auto" w:fill="auto"/>
          </w:tcPr>
          <w:p w14:paraId="2D86DAD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“PLEASE TRY AGAIN”</w:t>
            </w:r>
          </w:p>
        </w:tc>
        <w:tc>
          <w:tcPr>
            <w:tcW w:w="2340" w:type="dxa"/>
            <w:shd w:val="clear" w:color="auto" w:fill="auto"/>
          </w:tcPr>
          <w:p w14:paraId="2985B5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“RECOMMENCEZ SVP”</w:t>
            </w:r>
          </w:p>
        </w:tc>
      </w:tr>
      <w:tr w:rsidR="00BA2D50" w14:paraId="5F43E62E" w14:textId="77777777" w:rsidTr="00374E06">
        <w:tc>
          <w:tcPr>
            <w:tcW w:w="889" w:type="dxa"/>
            <w:shd w:val="clear" w:color="auto" w:fill="auto"/>
          </w:tcPr>
          <w:p w14:paraId="30BDB91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065</w:t>
            </w:r>
          </w:p>
        </w:tc>
        <w:tc>
          <w:tcPr>
            <w:tcW w:w="4758" w:type="dxa"/>
            <w:shd w:val="clear" w:color="auto" w:fill="auto"/>
          </w:tcPr>
          <w:p w14:paraId="7971EF1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ADJ not allowed</w:t>
            </w:r>
          </w:p>
        </w:tc>
        <w:tc>
          <w:tcPr>
            <w:tcW w:w="2160" w:type="dxa"/>
            <w:shd w:val="clear" w:color="auto" w:fill="auto"/>
          </w:tcPr>
          <w:p w14:paraId="22EDE9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C1150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0D3CB41" w14:textId="77777777" w:rsidTr="00374E06">
        <w:tc>
          <w:tcPr>
            <w:tcW w:w="889" w:type="dxa"/>
            <w:shd w:val="clear" w:color="auto" w:fill="auto"/>
          </w:tcPr>
          <w:p w14:paraId="4AE264F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066</w:t>
            </w:r>
          </w:p>
        </w:tc>
        <w:tc>
          <w:tcPr>
            <w:tcW w:w="4758" w:type="dxa"/>
            <w:shd w:val="clear" w:color="auto" w:fill="auto"/>
          </w:tcPr>
          <w:p w14:paraId="6A48A4B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Increment</w:t>
            </w:r>
          </w:p>
        </w:tc>
        <w:tc>
          <w:tcPr>
            <w:tcW w:w="2160" w:type="dxa"/>
            <w:shd w:val="clear" w:color="auto" w:fill="auto"/>
          </w:tcPr>
          <w:p w14:paraId="7FE498E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FCC047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6342DB0" w14:textId="77777777" w:rsidTr="00374E06">
        <w:tc>
          <w:tcPr>
            <w:tcW w:w="889" w:type="dxa"/>
            <w:shd w:val="clear" w:color="auto" w:fill="auto"/>
          </w:tcPr>
          <w:p w14:paraId="682952DB"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067</w:t>
            </w:r>
          </w:p>
        </w:tc>
        <w:tc>
          <w:tcPr>
            <w:tcW w:w="4758" w:type="dxa"/>
            <w:shd w:val="clear" w:color="auto" w:fill="auto"/>
          </w:tcPr>
          <w:p w14:paraId="145C78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TRAN Date</w:t>
            </w:r>
          </w:p>
        </w:tc>
        <w:tc>
          <w:tcPr>
            <w:tcW w:w="2160" w:type="dxa"/>
            <w:shd w:val="clear" w:color="auto" w:fill="auto"/>
          </w:tcPr>
          <w:p w14:paraId="3A75373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DD3822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500B4E7" w14:textId="77777777" w:rsidTr="00374E06">
        <w:tc>
          <w:tcPr>
            <w:tcW w:w="889" w:type="dxa"/>
            <w:shd w:val="clear" w:color="auto" w:fill="auto"/>
          </w:tcPr>
          <w:p w14:paraId="4AC9A2E3"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068</w:t>
            </w:r>
          </w:p>
        </w:tc>
        <w:tc>
          <w:tcPr>
            <w:tcW w:w="4758" w:type="dxa"/>
            <w:shd w:val="clear" w:color="auto" w:fill="auto"/>
          </w:tcPr>
          <w:p w14:paraId="347AB25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TLF Error</w:t>
            </w:r>
          </w:p>
        </w:tc>
        <w:tc>
          <w:tcPr>
            <w:tcW w:w="2160" w:type="dxa"/>
            <w:shd w:val="clear" w:color="auto" w:fill="auto"/>
          </w:tcPr>
          <w:p w14:paraId="6217645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671C0D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2D0ADA7" w14:textId="77777777" w:rsidTr="00374E06">
        <w:tc>
          <w:tcPr>
            <w:tcW w:w="889" w:type="dxa"/>
            <w:shd w:val="clear" w:color="auto" w:fill="auto"/>
          </w:tcPr>
          <w:p w14:paraId="4728DAD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069</w:t>
            </w:r>
          </w:p>
        </w:tc>
        <w:tc>
          <w:tcPr>
            <w:tcW w:w="4758" w:type="dxa"/>
            <w:shd w:val="clear" w:color="auto" w:fill="auto"/>
          </w:tcPr>
          <w:p w14:paraId="0560F4B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MSG Edit Error</w:t>
            </w:r>
          </w:p>
        </w:tc>
        <w:tc>
          <w:tcPr>
            <w:tcW w:w="2160" w:type="dxa"/>
            <w:shd w:val="clear" w:color="auto" w:fill="auto"/>
          </w:tcPr>
          <w:p w14:paraId="73985B8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“PLEASE TRY AGAIN”</w:t>
            </w:r>
          </w:p>
        </w:tc>
        <w:tc>
          <w:tcPr>
            <w:tcW w:w="2340" w:type="dxa"/>
            <w:shd w:val="clear" w:color="auto" w:fill="auto"/>
          </w:tcPr>
          <w:p w14:paraId="36FB53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“RECOMMENCEZ SVP”</w:t>
            </w:r>
          </w:p>
        </w:tc>
      </w:tr>
      <w:tr w:rsidR="00BA2D50" w14:paraId="645BA696" w14:textId="77777777" w:rsidTr="00374E06">
        <w:tc>
          <w:tcPr>
            <w:tcW w:w="889" w:type="dxa"/>
            <w:shd w:val="clear" w:color="auto" w:fill="auto"/>
          </w:tcPr>
          <w:p w14:paraId="7AA2BCB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070</w:t>
            </w:r>
          </w:p>
        </w:tc>
        <w:tc>
          <w:tcPr>
            <w:tcW w:w="4758" w:type="dxa"/>
            <w:shd w:val="clear" w:color="auto" w:fill="auto"/>
          </w:tcPr>
          <w:p w14:paraId="502F1C5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No IDF Record</w:t>
            </w:r>
          </w:p>
        </w:tc>
        <w:tc>
          <w:tcPr>
            <w:tcW w:w="2160" w:type="dxa"/>
            <w:shd w:val="clear" w:color="auto" w:fill="auto"/>
          </w:tcPr>
          <w:p w14:paraId="3A5EF7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842C3B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AC91E86" w14:textId="77777777" w:rsidTr="00374E06">
        <w:tc>
          <w:tcPr>
            <w:tcW w:w="889" w:type="dxa"/>
            <w:shd w:val="clear" w:color="auto" w:fill="auto"/>
          </w:tcPr>
          <w:p w14:paraId="2B12B78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071</w:t>
            </w:r>
          </w:p>
        </w:tc>
        <w:tc>
          <w:tcPr>
            <w:tcW w:w="4758" w:type="dxa"/>
            <w:shd w:val="clear" w:color="auto" w:fill="auto"/>
          </w:tcPr>
          <w:p w14:paraId="0817E3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Route Auth</w:t>
            </w:r>
          </w:p>
        </w:tc>
        <w:tc>
          <w:tcPr>
            <w:tcW w:w="2160" w:type="dxa"/>
            <w:shd w:val="clear" w:color="auto" w:fill="auto"/>
          </w:tcPr>
          <w:p w14:paraId="1790D1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9C878A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0FC1AB9" w14:textId="77777777" w:rsidTr="00374E06">
        <w:tc>
          <w:tcPr>
            <w:tcW w:w="889" w:type="dxa"/>
            <w:shd w:val="clear" w:color="auto" w:fill="auto"/>
          </w:tcPr>
          <w:p w14:paraId="60A4A03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072</w:t>
            </w:r>
          </w:p>
        </w:tc>
        <w:tc>
          <w:tcPr>
            <w:tcW w:w="4758" w:type="dxa"/>
            <w:shd w:val="clear" w:color="auto" w:fill="auto"/>
          </w:tcPr>
          <w:p w14:paraId="26A35E4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On Nat'l Neg</w:t>
            </w:r>
          </w:p>
        </w:tc>
        <w:tc>
          <w:tcPr>
            <w:tcW w:w="2160" w:type="dxa"/>
            <w:shd w:val="clear" w:color="auto" w:fill="auto"/>
          </w:tcPr>
          <w:p w14:paraId="6463E29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6F99CA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9F48DC9" w14:textId="77777777" w:rsidTr="00374E06">
        <w:tc>
          <w:tcPr>
            <w:tcW w:w="889" w:type="dxa"/>
            <w:shd w:val="clear" w:color="auto" w:fill="auto"/>
          </w:tcPr>
          <w:p w14:paraId="3299F37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073</w:t>
            </w:r>
          </w:p>
        </w:tc>
        <w:tc>
          <w:tcPr>
            <w:tcW w:w="4758" w:type="dxa"/>
            <w:shd w:val="clear" w:color="auto" w:fill="auto"/>
          </w:tcPr>
          <w:p w14:paraId="571CED6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 Route Service</w:t>
            </w:r>
          </w:p>
        </w:tc>
        <w:tc>
          <w:tcPr>
            <w:tcW w:w="2160" w:type="dxa"/>
            <w:shd w:val="clear" w:color="auto" w:fill="auto"/>
          </w:tcPr>
          <w:p w14:paraId="0BCD2AF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8F7152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81417B0" w14:textId="77777777" w:rsidTr="00374E06">
        <w:tc>
          <w:tcPr>
            <w:tcW w:w="889" w:type="dxa"/>
            <w:shd w:val="clear" w:color="auto" w:fill="auto"/>
          </w:tcPr>
          <w:p w14:paraId="55F0061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074</w:t>
            </w:r>
          </w:p>
        </w:tc>
        <w:tc>
          <w:tcPr>
            <w:tcW w:w="4758" w:type="dxa"/>
            <w:shd w:val="clear" w:color="auto" w:fill="auto"/>
          </w:tcPr>
          <w:p w14:paraId="7426E21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Unable To Authorize</w:t>
            </w:r>
          </w:p>
        </w:tc>
        <w:tc>
          <w:tcPr>
            <w:tcW w:w="2160" w:type="dxa"/>
            <w:shd w:val="clear" w:color="auto" w:fill="auto"/>
          </w:tcPr>
          <w:p w14:paraId="12BD8E7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0D0F1E8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751F979C" w14:textId="77777777" w:rsidTr="00374E06">
        <w:tc>
          <w:tcPr>
            <w:tcW w:w="889" w:type="dxa"/>
            <w:shd w:val="clear" w:color="auto" w:fill="auto"/>
          </w:tcPr>
          <w:p w14:paraId="55DD763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075</w:t>
            </w:r>
          </w:p>
        </w:tc>
        <w:tc>
          <w:tcPr>
            <w:tcW w:w="4758" w:type="dxa"/>
            <w:shd w:val="clear" w:color="auto" w:fill="auto"/>
          </w:tcPr>
          <w:p w14:paraId="2C0C9CB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Invalid Pan Length</w:t>
            </w:r>
          </w:p>
        </w:tc>
        <w:tc>
          <w:tcPr>
            <w:tcW w:w="2160" w:type="dxa"/>
            <w:shd w:val="clear" w:color="auto" w:fill="auto"/>
          </w:tcPr>
          <w:p w14:paraId="7AE584B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5221C8C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54BDE048" w14:textId="77777777" w:rsidTr="00374E06">
        <w:tc>
          <w:tcPr>
            <w:tcW w:w="889" w:type="dxa"/>
            <w:shd w:val="clear" w:color="auto" w:fill="auto"/>
          </w:tcPr>
          <w:p w14:paraId="5808336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076</w:t>
            </w:r>
          </w:p>
        </w:tc>
        <w:tc>
          <w:tcPr>
            <w:tcW w:w="4758" w:type="dxa"/>
            <w:shd w:val="clear" w:color="auto" w:fill="auto"/>
          </w:tcPr>
          <w:p w14:paraId="4DA900C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Low Funds</w:t>
            </w:r>
            <w:r w:rsidR="00AC42EF">
              <w:rPr>
                <w:rFonts w:ascii="Courier New" w:hAnsi="Courier New" w:cs="Courier New"/>
                <w:sz w:val="18"/>
                <w:szCs w:val="18"/>
                <w:lang w:val="en-GB"/>
              </w:rPr>
              <w:t xml:space="preserve"> (Insufficient Funds)</w:t>
            </w:r>
          </w:p>
        </w:tc>
        <w:tc>
          <w:tcPr>
            <w:tcW w:w="2160" w:type="dxa"/>
            <w:shd w:val="clear" w:color="auto" w:fill="auto"/>
          </w:tcPr>
          <w:p w14:paraId="6790F1D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3E9AD3D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45051AED" w14:textId="77777777" w:rsidTr="00374E06">
        <w:tc>
          <w:tcPr>
            <w:tcW w:w="889" w:type="dxa"/>
            <w:shd w:val="clear" w:color="auto" w:fill="auto"/>
          </w:tcPr>
          <w:p w14:paraId="135209B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077</w:t>
            </w:r>
          </w:p>
        </w:tc>
        <w:tc>
          <w:tcPr>
            <w:tcW w:w="4758" w:type="dxa"/>
            <w:shd w:val="clear" w:color="auto" w:fill="auto"/>
          </w:tcPr>
          <w:p w14:paraId="4D4A957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Pre</w:t>
            </w:r>
            <w:r w:rsidRPr="00462F1B">
              <w:rPr>
                <w:rFonts w:ascii="Courier New" w:hAnsi="Courier New" w:cs="Courier New"/>
                <w:sz w:val="18"/>
                <w:szCs w:val="18"/>
                <w:lang w:val="en-GB"/>
              </w:rPr>
              <w:noBreakHyphen/>
              <w:t>Auth Full</w:t>
            </w:r>
          </w:p>
        </w:tc>
        <w:tc>
          <w:tcPr>
            <w:tcW w:w="2160" w:type="dxa"/>
            <w:shd w:val="clear" w:color="auto" w:fill="auto"/>
          </w:tcPr>
          <w:p w14:paraId="415562C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3BB56F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545CE35" w14:textId="77777777" w:rsidTr="00374E06">
        <w:tc>
          <w:tcPr>
            <w:tcW w:w="889" w:type="dxa"/>
            <w:shd w:val="clear" w:color="auto" w:fill="auto"/>
          </w:tcPr>
          <w:p w14:paraId="6FE6C8F7"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078</w:t>
            </w:r>
          </w:p>
        </w:tc>
        <w:tc>
          <w:tcPr>
            <w:tcW w:w="4758" w:type="dxa"/>
            <w:shd w:val="clear" w:color="auto" w:fill="auto"/>
          </w:tcPr>
          <w:p w14:paraId="03B8A7E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Duplicate Tran</w:t>
            </w:r>
          </w:p>
        </w:tc>
        <w:tc>
          <w:tcPr>
            <w:tcW w:w="2160" w:type="dxa"/>
            <w:shd w:val="clear" w:color="auto" w:fill="auto"/>
          </w:tcPr>
          <w:p w14:paraId="5E0D888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83C884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3152B76" w14:textId="77777777" w:rsidTr="00374E06">
        <w:tc>
          <w:tcPr>
            <w:tcW w:w="889" w:type="dxa"/>
            <w:shd w:val="clear" w:color="auto" w:fill="auto"/>
          </w:tcPr>
          <w:p w14:paraId="7204B81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079</w:t>
            </w:r>
          </w:p>
        </w:tc>
        <w:tc>
          <w:tcPr>
            <w:tcW w:w="4758" w:type="dxa"/>
            <w:shd w:val="clear" w:color="auto" w:fill="auto"/>
          </w:tcPr>
          <w:p w14:paraId="3A175FB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Max Refund Online</w:t>
            </w:r>
          </w:p>
        </w:tc>
        <w:tc>
          <w:tcPr>
            <w:tcW w:w="2160" w:type="dxa"/>
            <w:shd w:val="clear" w:color="auto" w:fill="auto"/>
          </w:tcPr>
          <w:p w14:paraId="2DBEBD3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96E2F3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BB53745" w14:textId="77777777" w:rsidTr="00374E06">
        <w:tc>
          <w:tcPr>
            <w:tcW w:w="889" w:type="dxa"/>
            <w:shd w:val="clear" w:color="auto" w:fill="auto"/>
          </w:tcPr>
          <w:p w14:paraId="3E3144B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080</w:t>
            </w:r>
          </w:p>
        </w:tc>
        <w:tc>
          <w:tcPr>
            <w:tcW w:w="4758" w:type="dxa"/>
            <w:shd w:val="clear" w:color="auto" w:fill="auto"/>
          </w:tcPr>
          <w:p w14:paraId="03258A6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Max Refund Offline</w:t>
            </w:r>
          </w:p>
        </w:tc>
        <w:tc>
          <w:tcPr>
            <w:tcW w:w="2160" w:type="dxa"/>
            <w:shd w:val="clear" w:color="auto" w:fill="auto"/>
          </w:tcPr>
          <w:p w14:paraId="523A6E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6B4A89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B67F234" w14:textId="77777777" w:rsidTr="00374E06">
        <w:tc>
          <w:tcPr>
            <w:tcW w:w="889" w:type="dxa"/>
            <w:shd w:val="clear" w:color="auto" w:fill="auto"/>
          </w:tcPr>
          <w:p w14:paraId="721640A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081</w:t>
            </w:r>
          </w:p>
        </w:tc>
        <w:tc>
          <w:tcPr>
            <w:tcW w:w="4758" w:type="dxa"/>
            <w:shd w:val="clear" w:color="auto" w:fill="auto"/>
          </w:tcPr>
          <w:p w14:paraId="5ABB712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Max Per Refund</w:t>
            </w:r>
          </w:p>
        </w:tc>
        <w:tc>
          <w:tcPr>
            <w:tcW w:w="2160" w:type="dxa"/>
            <w:shd w:val="clear" w:color="auto" w:fill="auto"/>
          </w:tcPr>
          <w:p w14:paraId="63EFE1D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4B6FF2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DDF7192" w14:textId="77777777" w:rsidTr="00374E06">
        <w:tc>
          <w:tcPr>
            <w:tcW w:w="889" w:type="dxa"/>
            <w:shd w:val="clear" w:color="auto" w:fill="auto"/>
          </w:tcPr>
          <w:p w14:paraId="5DC3B01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lastRenderedPageBreak/>
              <w:t>082</w:t>
            </w:r>
          </w:p>
        </w:tc>
        <w:tc>
          <w:tcPr>
            <w:tcW w:w="4758" w:type="dxa"/>
            <w:shd w:val="clear" w:color="auto" w:fill="auto"/>
          </w:tcPr>
          <w:p w14:paraId="3746940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Num Times Used</w:t>
            </w:r>
          </w:p>
        </w:tc>
        <w:tc>
          <w:tcPr>
            <w:tcW w:w="2160" w:type="dxa"/>
            <w:shd w:val="clear" w:color="auto" w:fill="auto"/>
          </w:tcPr>
          <w:p w14:paraId="29AABE0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649877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9B57D8B" w14:textId="77777777" w:rsidTr="00374E06">
        <w:tc>
          <w:tcPr>
            <w:tcW w:w="889" w:type="dxa"/>
            <w:shd w:val="clear" w:color="auto" w:fill="auto"/>
          </w:tcPr>
          <w:p w14:paraId="2014B97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083</w:t>
            </w:r>
          </w:p>
        </w:tc>
        <w:tc>
          <w:tcPr>
            <w:tcW w:w="4758" w:type="dxa"/>
            <w:shd w:val="clear" w:color="auto" w:fill="auto"/>
          </w:tcPr>
          <w:p w14:paraId="561CED3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Max Refund Total</w:t>
            </w:r>
          </w:p>
        </w:tc>
        <w:tc>
          <w:tcPr>
            <w:tcW w:w="2160" w:type="dxa"/>
            <w:shd w:val="clear" w:color="auto" w:fill="auto"/>
          </w:tcPr>
          <w:p w14:paraId="2EC62E8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3F3C41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5F54695" w14:textId="77777777" w:rsidTr="00374E06">
        <w:tc>
          <w:tcPr>
            <w:tcW w:w="889" w:type="dxa"/>
            <w:shd w:val="clear" w:color="auto" w:fill="auto"/>
          </w:tcPr>
          <w:p w14:paraId="029E0E46"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084</w:t>
            </w:r>
          </w:p>
        </w:tc>
        <w:tc>
          <w:tcPr>
            <w:tcW w:w="4758" w:type="dxa"/>
            <w:shd w:val="clear" w:color="auto" w:fill="auto"/>
          </w:tcPr>
          <w:p w14:paraId="04963F9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Cust Neg Reason</w:t>
            </w:r>
          </w:p>
        </w:tc>
        <w:tc>
          <w:tcPr>
            <w:tcW w:w="2160" w:type="dxa"/>
            <w:shd w:val="clear" w:color="auto" w:fill="auto"/>
          </w:tcPr>
          <w:p w14:paraId="131150A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A4F0EB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CABEC02" w14:textId="77777777" w:rsidTr="00374E06">
        <w:tc>
          <w:tcPr>
            <w:tcW w:w="889" w:type="dxa"/>
            <w:shd w:val="clear" w:color="auto" w:fill="auto"/>
          </w:tcPr>
          <w:p w14:paraId="0DA1A32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085</w:t>
            </w:r>
          </w:p>
        </w:tc>
        <w:tc>
          <w:tcPr>
            <w:tcW w:w="4758" w:type="dxa"/>
            <w:shd w:val="clear" w:color="auto" w:fill="auto"/>
          </w:tcPr>
          <w:p w14:paraId="0CFBCE7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Inq Not Allowed</w:t>
            </w:r>
          </w:p>
        </w:tc>
        <w:tc>
          <w:tcPr>
            <w:tcW w:w="2160" w:type="dxa"/>
            <w:shd w:val="clear" w:color="auto" w:fill="auto"/>
          </w:tcPr>
          <w:p w14:paraId="332C0B1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BB227C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CF7F712" w14:textId="77777777" w:rsidTr="00374E06">
        <w:tc>
          <w:tcPr>
            <w:tcW w:w="889" w:type="dxa"/>
            <w:shd w:val="clear" w:color="auto" w:fill="auto"/>
          </w:tcPr>
          <w:p w14:paraId="2A89DAD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086</w:t>
            </w:r>
          </w:p>
        </w:tc>
        <w:tc>
          <w:tcPr>
            <w:tcW w:w="4758" w:type="dxa"/>
            <w:shd w:val="clear" w:color="auto" w:fill="auto"/>
          </w:tcPr>
          <w:p w14:paraId="059D93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Over Floor Limit</w:t>
            </w:r>
          </w:p>
        </w:tc>
        <w:tc>
          <w:tcPr>
            <w:tcW w:w="2160" w:type="dxa"/>
            <w:shd w:val="clear" w:color="auto" w:fill="auto"/>
          </w:tcPr>
          <w:p w14:paraId="0936E2F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9AEAB8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5683C882" w14:textId="77777777" w:rsidTr="00374E06">
        <w:tc>
          <w:tcPr>
            <w:tcW w:w="889" w:type="dxa"/>
            <w:shd w:val="clear" w:color="auto" w:fill="auto"/>
          </w:tcPr>
          <w:p w14:paraId="2FCE45E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087</w:t>
            </w:r>
          </w:p>
        </w:tc>
        <w:tc>
          <w:tcPr>
            <w:tcW w:w="4758" w:type="dxa"/>
            <w:shd w:val="clear" w:color="auto" w:fill="auto"/>
          </w:tcPr>
          <w:p w14:paraId="175BA8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Max Refund Number</w:t>
            </w:r>
          </w:p>
        </w:tc>
        <w:tc>
          <w:tcPr>
            <w:tcW w:w="2160" w:type="dxa"/>
            <w:shd w:val="clear" w:color="auto" w:fill="auto"/>
          </w:tcPr>
          <w:p w14:paraId="325BEF3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BF5247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5F7CD87" w14:textId="77777777" w:rsidTr="00374E06">
        <w:tc>
          <w:tcPr>
            <w:tcW w:w="889" w:type="dxa"/>
            <w:shd w:val="clear" w:color="auto" w:fill="auto"/>
          </w:tcPr>
          <w:p w14:paraId="18B00BA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088</w:t>
            </w:r>
          </w:p>
        </w:tc>
        <w:tc>
          <w:tcPr>
            <w:tcW w:w="4758" w:type="dxa"/>
            <w:shd w:val="clear" w:color="auto" w:fill="auto"/>
          </w:tcPr>
          <w:p w14:paraId="34BCCDA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w:t>
            </w:r>
            <w:r w:rsidR="008376AE">
              <w:rPr>
                <w:rFonts w:ascii="Courier New" w:hAnsi="Courier New" w:cs="Courier New"/>
                <w:sz w:val="18"/>
                <w:szCs w:val="18"/>
                <w:lang w:val="en-GB"/>
              </w:rPr>
              <w:t>No Retry</w:t>
            </w:r>
          </w:p>
        </w:tc>
        <w:tc>
          <w:tcPr>
            <w:tcW w:w="2160" w:type="dxa"/>
            <w:shd w:val="clear" w:color="auto" w:fill="auto"/>
          </w:tcPr>
          <w:p w14:paraId="4A2974E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FOR AUTH”</w:t>
            </w:r>
          </w:p>
        </w:tc>
        <w:tc>
          <w:tcPr>
            <w:tcW w:w="2340" w:type="dxa"/>
            <w:shd w:val="clear" w:color="auto" w:fill="auto"/>
          </w:tcPr>
          <w:p w14:paraId="33768C7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PUR AUT”</w:t>
            </w:r>
          </w:p>
        </w:tc>
      </w:tr>
      <w:tr w:rsidR="00BA2D50" w14:paraId="0036BEB0" w14:textId="77777777" w:rsidTr="00374E06">
        <w:tc>
          <w:tcPr>
            <w:tcW w:w="889" w:type="dxa"/>
            <w:shd w:val="clear" w:color="auto" w:fill="auto"/>
          </w:tcPr>
          <w:p w14:paraId="6E94B07F"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089</w:t>
            </w:r>
          </w:p>
        </w:tc>
        <w:tc>
          <w:tcPr>
            <w:tcW w:w="4758" w:type="dxa"/>
            <w:shd w:val="clear" w:color="auto" w:fill="auto"/>
          </w:tcPr>
          <w:p w14:paraId="5943ED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C</w:t>
            </w:r>
            <w:r w:rsidR="00374E06">
              <w:rPr>
                <w:rFonts w:ascii="Courier New" w:hAnsi="Courier New" w:cs="Courier New"/>
                <w:sz w:val="18"/>
                <w:szCs w:val="18"/>
                <w:lang w:val="en-GB"/>
              </w:rPr>
              <w:t>AF</w:t>
            </w:r>
            <w:r w:rsidRPr="00462F1B">
              <w:rPr>
                <w:rFonts w:ascii="Courier New" w:hAnsi="Courier New" w:cs="Courier New"/>
                <w:sz w:val="18"/>
                <w:szCs w:val="18"/>
                <w:lang w:val="en-GB"/>
              </w:rPr>
              <w:t xml:space="preserve"> Status 0 Or 9</w:t>
            </w:r>
          </w:p>
        </w:tc>
        <w:tc>
          <w:tcPr>
            <w:tcW w:w="2160" w:type="dxa"/>
            <w:shd w:val="clear" w:color="auto" w:fill="auto"/>
          </w:tcPr>
          <w:p w14:paraId="1DE8E6C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AEB4EB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0963AAD" w14:textId="77777777" w:rsidTr="00374E06">
        <w:tc>
          <w:tcPr>
            <w:tcW w:w="889" w:type="dxa"/>
            <w:shd w:val="clear" w:color="auto" w:fill="auto"/>
          </w:tcPr>
          <w:p w14:paraId="4F3E060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090</w:t>
            </w:r>
          </w:p>
        </w:tc>
        <w:tc>
          <w:tcPr>
            <w:tcW w:w="4758" w:type="dxa"/>
            <w:shd w:val="clear" w:color="auto" w:fill="auto"/>
          </w:tcPr>
          <w:p w14:paraId="19794AA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Referral File Full</w:t>
            </w:r>
          </w:p>
        </w:tc>
        <w:tc>
          <w:tcPr>
            <w:tcW w:w="2160" w:type="dxa"/>
            <w:shd w:val="clear" w:color="auto" w:fill="auto"/>
          </w:tcPr>
          <w:p w14:paraId="5D32AFC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C8F4D5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3FA5F6A" w14:textId="77777777" w:rsidTr="00374E06">
        <w:tc>
          <w:tcPr>
            <w:tcW w:w="889" w:type="dxa"/>
            <w:shd w:val="clear" w:color="auto" w:fill="auto"/>
          </w:tcPr>
          <w:p w14:paraId="3E55CA4D"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091</w:t>
            </w:r>
          </w:p>
        </w:tc>
        <w:tc>
          <w:tcPr>
            <w:tcW w:w="4758" w:type="dxa"/>
            <w:shd w:val="clear" w:color="auto" w:fill="auto"/>
          </w:tcPr>
          <w:p w14:paraId="7C3EC27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Neg File Problem</w:t>
            </w:r>
          </w:p>
        </w:tc>
        <w:tc>
          <w:tcPr>
            <w:tcW w:w="2160" w:type="dxa"/>
            <w:shd w:val="clear" w:color="auto" w:fill="auto"/>
          </w:tcPr>
          <w:p w14:paraId="0EB6340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EF7D02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07D077D" w14:textId="77777777" w:rsidTr="00374E06">
        <w:tc>
          <w:tcPr>
            <w:tcW w:w="889" w:type="dxa"/>
            <w:shd w:val="clear" w:color="auto" w:fill="auto"/>
          </w:tcPr>
          <w:p w14:paraId="372B0BC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092</w:t>
            </w:r>
          </w:p>
        </w:tc>
        <w:tc>
          <w:tcPr>
            <w:tcW w:w="4758" w:type="dxa"/>
            <w:shd w:val="clear" w:color="auto" w:fill="auto"/>
          </w:tcPr>
          <w:p w14:paraId="097063F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Advance &lt; Minimum</w:t>
            </w:r>
          </w:p>
        </w:tc>
        <w:tc>
          <w:tcPr>
            <w:tcW w:w="2160" w:type="dxa"/>
            <w:shd w:val="clear" w:color="auto" w:fill="auto"/>
          </w:tcPr>
          <w:p w14:paraId="37B869F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8C674D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9B6941F" w14:textId="77777777" w:rsidTr="00374E06">
        <w:tc>
          <w:tcPr>
            <w:tcW w:w="889" w:type="dxa"/>
            <w:shd w:val="clear" w:color="auto" w:fill="auto"/>
          </w:tcPr>
          <w:p w14:paraId="479526C5"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093</w:t>
            </w:r>
          </w:p>
        </w:tc>
        <w:tc>
          <w:tcPr>
            <w:tcW w:w="4758" w:type="dxa"/>
            <w:shd w:val="clear" w:color="auto" w:fill="auto"/>
          </w:tcPr>
          <w:p w14:paraId="3FFD1D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Delinquent</w:t>
            </w:r>
          </w:p>
        </w:tc>
        <w:tc>
          <w:tcPr>
            <w:tcW w:w="2160" w:type="dxa"/>
            <w:shd w:val="clear" w:color="auto" w:fill="auto"/>
          </w:tcPr>
          <w:p w14:paraId="6C681B9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0F81E7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02165A7" w14:textId="77777777" w:rsidTr="00374E06">
        <w:tc>
          <w:tcPr>
            <w:tcW w:w="889" w:type="dxa"/>
            <w:shd w:val="clear" w:color="auto" w:fill="auto"/>
          </w:tcPr>
          <w:p w14:paraId="6C5D6D0F"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094</w:t>
            </w:r>
          </w:p>
        </w:tc>
        <w:tc>
          <w:tcPr>
            <w:tcW w:w="4758" w:type="dxa"/>
            <w:shd w:val="clear" w:color="auto" w:fill="auto"/>
          </w:tcPr>
          <w:p w14:paraId="572DC5C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Over Limit Table</w:t>
            </w:r>
          </w:p>
        </w:tc>
        <w:tc>
          <w:tcPr>
            <w:tcW w:w="2160" w:type="dxa"/>
            <w:shd w:val="clear" w:color="auto" w:fill="auto"/>
          </w:tcPr>
          <w:p w14:paraId="1208F1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C12966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5468CE5" w14:textId="77777777" w:rsidTr="00374E06">
        <w:tc>
          <w:tcPr>
            <w:tcW w:w="889" w:type="dxa"/>
            <w:shd w:val="clear" w:color="auto" w:fill="auto"/>
          </w:tcPr>
          <w:p w14:paraId="4C45AF5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095</w:t>
            </w:r>
          </w:p>
        </w:tc>
        <w:tc>
          <w:tcPr>
            <w:tcW w:w="4758" w:type="dxa"/>
            <w:shd w:val="clear" w:color="auto" w:fill="auto"/>
          </w:tcPr>
          <w:p w14:paraId="2864068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Amount Over Max</w:t>
            </w:r>
          </w:p>
        </w:tc>
        <w:tc>
          <w:tcPr>
            <w:tcW w:w="2160" w:type="dxa"/>
            <w:shd w:val="clear" w:color="auto" w:fill="auto"/>
          </w:tcPr>
          <w:p w14:paraId="205A464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247BDB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6A93C08" w14:textId="77777777" w:rsidTr="00374E06">
        <w:tc>
          <w:tcPr>
            <w:tcW w:w="889" w:type="dxa"/>
            <w:shd w:val="clear" w:color="auto" w:fill="auto"/>
          </w:tcPr>
          <w:p w14:paraId="0E97FE7E"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096</w:t>
            </w:r>
          </w:p>
        </w:tc>
        <w:tc>
          <w:tcPr>
            <w:tcW w:w="4758" w:type="dxa"/>
            <w:shd w:val="clear" w:color="auto" w:fill="auto"/>
          </w:tcPr>
          <w:p w14:paraId="780ADE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Pin Required</w:t>
            </w:r>
          </w:p>
        </w:tc>
        <w:tc>
          <w:tcPr>
            <w:tcW w:w="2160" w:type="dxa"/>
            <w:shd w:val="clear" w:color="auto" w:fill="auto"/>
          </w:tcPr>
          <w:p w14:paraId="53FFD2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83FE7B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1123589" w14:textId="77777777" w:rsidTr="00374E06">
        <w:tc>
          <w:tcPr>
            <w:tcW w:w="889" w:type="dxa"/>
            <w:shd w:val="clear" w:color="auto" w:fill="auto"/>
          </w:tcPr>
          <w:p w14:paraId="0570F5F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097</w:t>
            </w:r>
          </w:p>
        </w:tc>
        <w:tc>
          <w:tcPr>
            <w:tcW w:w="4758" w:type="dxa"/>
            <w:shd w:val="clear" w:color="auto" w:fill="auto"/>
          </w:tcPr>
          <w:p w14:paraId="5998F69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Mod Ten Check</w:t>
            </w:r>
          </w:p>
        </w:tc>
        <w:tc>
          <w:tcPr>
            <w:tcW w:w="2160" w:type="dxa"/>
            <w:shd w:val="clear" w:color="auto" w:fill="auto"/>
          </w:tcPr>
          <w:p w14:paraId="5C3A0F3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A65DE6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E38136C" w14:textId="77777777" w:rsidTr="00374E06">
        <w:tc>
          <w:tcPr>
            <w:tcW w:w="889" w:type="dxa"/>
            <w:shd w:val="clear" w:color="auto" w:fill="auto"/>
          </w:tcPr>
          <w:p w14:paraId="629CCF57"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098</w:t>
            </w:r>
          </w:p>
        </w:tc>
        <w:tc>
          <w:tcPr>
            <w:tcW w:w="4758" w:type="dxa"/>
            <w:shd w:val="clear" w:color="auto" w:fill="auto"/>
          </w:tcPr>
          <w:p w14:paraId="34CB1F2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Force Post</w:t>
            </w:r>
          </w:p>
        </w:tc>
        <w:tc>
          <w:tcPr>
            <w:tcW w:w="2160" w:type="dxa"/>
            <w:shd w:val="clear" w:color="auto" w:fill="auto"/>
          </w:tcPr>
          <w:p w14:paraId="6F76561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29D151B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6AD47592" w14:textId="77777777" w:rsidTr="00374E06">
        <w:tc>
          <w:tcPr>
            <w:tcW w:w="889" w:type="dxa"/>
            <w:shd w:val="clear" w:color="auto" w:fill="auto"/>
          </w:tcPr>
          <w:p w14:paraId="284DF67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099</w:t>
            </w:r>
          </w:p>
        </w:tc>
        <w:tc>
          <w:tcPr>
            <w:tcW w:w="4758" w:type="dxa"/>
            <w:shd w:val="clear" w:color="auto" w:fill="auto"/>
          </w:tcPr>
          <w:p w14:paraId="51F42F9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Bad P</w:t>
            </w:r>
            <w:r w:rsidR="00374E06">
              <w:rPr>
                <w:rFonts w:ascii="Courier New" w:hAnsi="Courier New" w:cs="Courier New"/>
                <w:sz w:val="18"/>
                <w:szCs w:val="18"/>
                <w:lang w:val="en-GB"/>
              </w:rPr>
              <w:t>BF</w:t>
            </w:r>
          </w:p>
        </w:tc>
        <w:tc>
          <w:tcPr>
            <w:tcW w:w="2160" w:type="dxa"/>
            <w:shd w:val="clear" w:color="auto" w:fill="auto"/>
          </w:tcPr>
          <w:p w14:paraId="1FD23B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5F41653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16567476" w14:textId="77777777" w:rsidTr="00374E06">
        <w:tc>
          <w:tcPr>
            <w:tcW w:w="889" w:type="dxa"/>
            <w:shd w:val="clear" w:color="auto" w:fill="auto"/>
          </w:tcPr>
          <w:p w14:paraId="73AF61A4"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2A41B74E"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36220660"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525B5EF3" w14:textId="77777777" w:rsidR="00BA2D50" w:rsidRPr="00462F1B" w:rsidRDefault="00BA2D50" w:rsidP="00BA2D50">
            <w:pPr>
              <w:rPr>
                <w:rFonts w:ascii="Courier New" w:hAnsi="Courier New" w:cs="Courier New"/>
                <w:sz w:val="18"/>
                <w:szCs w:val="18"/>
              </w:rPr>
            </w:pPr>
          </w:p>
        </w:tc>
      </w:tr>
      <w:tr w:rsidR="00BA2D50" w14:paraId="46CE4BF1" w14:textId="77777777" w:rsidTr="00374E06">
        <w:tc>
          <w:tcPr>
            <w:tcW w:w="889" w:type="dxa"/>
            <w:shd w:val="clear" w:color="auto" w:fill="auto"/>
          </w:tcPr>
          <w:p w14:paraId="0DBE80B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100</w:t>
            </w:r>
          </w:p>
        </w:tc>
        <w:tc>
          <w:tcPr>
            <w:tcW w:w="4758" w:type="dxa"/>
            <w:shd w:val="clear" w:color="auto" w:fill="auto"/>
          </w:tcPr>
          <w:p w14:paraId="605D19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Unable To Process</w:t>
            </w:r>
          </w:p>
        </w:tc>
        <w:tc>
          <w:tcPr>
            <w:tcW w:w="2160" w:type="dxa"/>
            <w:shd w:val="clear" w:color="auto" w:fill="auto"/>
          </w:tcPr>
          <w:p w14:paraId="6EA1FA2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FOR AUTH”</w:t>
            </w:r>
          </w:p>
        </w:tc>
        <w:tc>
          <w:tcPr>
            <w:tcW w:w="2340" w:type="dxa"/>
            <w:shd w:val="clear" w:color="auto" w:fill="auto"/>
          </w:tcPr>
          <w:p w14:paraId="57071C1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PUR AUT”</w:t>
            </w:r>
          </w:p>
        </w:tc>
      </w:tr>
      <w:tr w:rsidR="00BA2D50" w14:paraId="58F9F2C9" w14:textId="77777777" w:rsidTr="00374E06">
        <w:tc>
          <w:tcPr>
            <w:tcW w:w="889" w:type="dxa"/>
            <w:shd w:val="clear" w:color="auto" w:fill="auto"/>
          </w:tcPr>
          <w:p w14:paraId="73443A5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101</w:t>
            </w:r>
          </w:p>
        </w:tc>
        <w:tc>
          <w:tcPr>
            <w:tcW w:w="4758" w:type="dxa"/>
            <w:shd w:val="clear" w:color="auto" w:fill="auto"/>
          </w:tcPr>
          <w:p w14:paraId="1B7FC52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Issue Call</w:t>
            </w:r>
          </w:p>
        </w:tc>
        <w:tc>
          <w:tcPr>
            <w:tcW w:w="2160" w:type="dxa"/>
            <w:shd w:val="clear" w:color="auto" w:fill="auto"/>
          </w:tcPr>
          <w:p w14:paraId="0FBB01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FOR AUTH”</w:t>
            </w:r>
          </w:p>
        </w:tc>
        <w:tc>
          <w:tcPr>
            <w:tcW w:w="2340" w:type="dxa"/>
            <w:shd w:val="clear" w:color="auto" w:fill="auto"/>
          </w:tcPr>
          <w:p w14:paraId="143BE62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PUR AUT”</w:t>
            </w:r>
          </w:p>
        </w:tc>
      </w:tr>
      <w:tr w:rsidR="00BA2D50" w14:paraId="139545A0" w14:textId="77777777" w:rsidTr="00374E06">
        <w:tc>
          <w:tcPr>
            <w:tcW w:w="889" w:type="dxa"/>
            <w:shd w:val="clear" w:color="auto" w:fill="auto"/>
          </w:tcPr>
          <w:p w14:paraId="07E3E9D5"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102</w:t>
            </w:r>
          </w:p>
        </w:tc>
        <w:tc>
          <w:tcPr>
            <w:tcW w:w="4758" w:type="dxa"/>
            <w:shd w:val="clear" w:color="auto" w:fill="auto"/>
          </w:tcPr>
          <w:p w14:paraId="4D8E379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Call</w:t>
            </w:r>
          </w:p>
        </w:tc>
        <w:tc>
          <w:tcPr>
            <w:tcW w:w="2160" w:type="dxa"/>
            <w:shd w:val="clear" w:color="auto" w:fill="auto"/>
          </w:tcPr>
          <w:p w14:paraId="63F68F7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FOR AUTH”</w:t>
            </w:r>
          </w:p>
        </w:tc>
        <w:tc>
          <w:tcPr>
            <w:tcW w:w="2340" w:type="dxa"/>
            <w:shd w:val="clear" w:color="auto" w:fill="auto"/>
          </w:tcPr>
          <w:p w14:paraId="04E9ACC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PUR AUT”</w:t>
            </w:r>
          </w:p>
        </w:tc>
      </w:tr>
      <w:tr w:rsidR="00BA2D50" w14:paraId="3E66E22F" w14:textId="77777777" w:rsidTr="00374E06">
        <w:tc>
          <w:tcPr>
            <w:tcW w:w="889" w:type="dxa"/>
            <w:shd w:val="clear" w:color="auto" w:fill="auto"/>
          </w:tcPr>
          <w:p w14:paraId="609CD8F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103</w:t>
            </w:r>
          </w:p>
        </w:tc>
        <w:tc>
          <w:tcPr>
            <w:tcW w:w="4758" w:type="dxa"/>
            <w:shd w:val="clear" w:color="auto" w:fill="auto"/>
          </w:tcPr>
          <w:p w14:paraId="7C3CBE1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Neg File Problem</w:t>
            </w:r>
          </w:p>
        </w:tc>
        <w:tc>
          <w:tcPr>
            <w:tcW w:w="2160" w:type="dxa"/>
            <w:shd w:val="clear" w:color="auto" w:fill="auto"/>
          </w:tcPr>
          <w:p w14:paraId="41557F4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8018C0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3419D3E" w14:textId="77777777" w:rsidTr="00374E06">
        <w:tc>
          <w:tcPr>
            <w:tcW w:w="889" w:type="dxa"/>
            <w:shd w:val="clear" w:color="auto" w:fill="auto"/>
          </w:tcPr>
          <w:p w14:paraId="0BFFEA8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104</w:t>
            </w:r>
          </w:p>
        </w:tc>
        <w:tc>
          <w:tcPr>
            <w:tcW w:w="4758" w:type="dxa"/>
            <w:shd w:val="clear" w:color="auto" w:fill="auto"/>
          </w:tcPr>
          <w:p w14:paraId="73D54BD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Refer – </w:t>
            </w:r>
            <w:r w:rsidR="00374E06">
              <w:rPr>
                <w:rFonts w:ascii="Courier New" w:hAnsi="Courier New" w:cs="Courier New"/>
                <w:sz w:val="18"/>
                <w:szCs w:val="18"/>
                <w:lang w:val="en-GB"/>
              </w:rPr>
              <w:t>CAF</w:t>
            </w:r>
            <w:r w:rsidRPr="00462F1B">
              <w:rPr>
                <w:rFonts w:ascii="Courier New" w:hAnsi="Courier New" w:cs="Courier New"/>
                <w:sz w:val="18"/>
                <w:szCs w:val="18"/>
                <w:lang w:val="en-GB"/>
              </w:rPr>
              <w:t xml:space="preserve"> File Problem</w:t>
            </w:r>
          </w:p>
        </w:tc>
        <w:tc>
          <w:tcPr>
            <w:tcW w:w="2160" w:type="dxa"/>
            <w:shd w:val="clear" w:color="auto" w:fill="auto"/>
          </w:tcPr>
          <w:p w14:paraId="58CBF2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31CCF1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8951BA6" w14:textId="77777777" w:rsidTr="00374E06">
        <w:tc>
          <w:tcPr>
            <w:tcW w:w="889" w:type="dxa"/>
            <w:shd w:val="clear" w:color="auto" w:fill="auto"/>
          </w:tcPr>
          <w:p w14:paraId="273A1EF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105</w:t>
            </w:r>
          </w:p>
        </w:tc>
        <w:tc>
          <w:tcPr>
            <w:tcW w:w="4758" w:type="dxa"/>
            <w:shd w:val="clear" w:color="auto" w:fill="auto"/>
          </w:tcPr>
          <w:p w14:paraId="7BC3334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Card Not Supported</w:t>
            </w:r>
          </w:p>
        </w:tc>
        <w:tc>
          <w:tcPr>
            <w:tcW w:w="2160" w:type="dxa"/>
            <w:shd w:val="clear" w:color="auto" w:fill="auto"/>
          </w:tcPr>
          <w:p w14:paraId="0A9368E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42B9F8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0FCEBBF" w14:textId="77777777" w:rsidTr="00374E06">
        <w:tc>
          <w:tcPr>
            <w:tcW w:w="889" w:type="dxa"/>
            <w:shd w:val="clear" w:color="auto" w:fill="auto"/>
          </w:tcPr>
          <w:p w14:paraId="7B527BF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106</w:t>
            </w:r>
          </w:p>
        </w:tc>
        <w:tc>
          <w:tcPr>
            <w:tcW w:w="4758" w:type="dxa"/>
            <w:shd w:val="clear" w:color="auto" w:fill="auto"/>
          </w:tcPr>
          <w:p w14:paraId="266A38E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Amount Over Max</w:t>
            </w:r>
          </w:p>
        </w:tc>
        <w:tc>
          <w:tcPr>
            <w:tcW w:w="2160" w:type="dxa"/>
            <w:shd w:val="clear" w:color="auto" w:fill="auto"/>
          </w:tcPr>
          <w:p w14:paraId="5414BF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AFC6D6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EFD5FA4" w14:textId="77777777" w:rsidTr="00374E06">
        <w:tc>
          <w:tcPr>
            <w:tcW w:w="889" w:type="dxa"/>
            <w:shd w:val="clear" w:color="auto" w:fill="auto"/>
          </w:tcPr>
          <w:p w14:paraId="01ECB92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107</w:t>
            </w:r>
          </w:p>
        </w:tc>
        <w:tc>
          <w:tcPr>
            <w:tcW w:w="4758" w:type="dxa"/>
            <w:shd w:val="clear" w:color="auto" w:fill="auto"/>
          </w:tcPr>
          <w:p w14:paraId="7187106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Over Daily Limit</w:t>
            </w:r>
          </w:p>
        </w:tc>
        <w:tc>
          <w:tcPr>
            <w:tcW w:w="2160" w:type="dxa"/>
            <w:shd w:val="clear" w:color="auto" w:fill="auto"/>
          </w:tcPr>
          <w:p w14:paraId="658D874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18BE5D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DAB4FA3" w14:textId="77777777" w:rsidTr="00374E06">
        <w:tc>
          <w:tcPr>
            <w:tcW w:w="889" w:type="dxa"/>
            <w:shd w:val="clear" w:color="auto" w:fill="auto"/>
          </w:tcPr>
          <w:p w14:paraId="094AFE0F"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108</w:t>
            </w:r>
          </w:p>
        </w:tc>
        <w:tc>
          <w:tcPr>
            <w:tcW w:w="4758" w:type="dxa"/>
            <w:shd w:val="clear" w:color="auto" w:fill="auto"/>
          </w:tcPr>
          <w:p w14:paraId="1D013E9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C</w:t>
            </w:r>
            <w:r w:rsidR="00374E06">
              <w:rPr>
                <w:rFonts w:ascii="Courier New" w:hAnsi="Courier New" w:cs="Courier New"/>
                <w:sz w:val="18"/>
                <w:szCs w:val="18"/>
                <w:lang w:val="en-GB"/>
              </w:rPr>
              <w:t>AF</w:t>
            </w:r>
            <w:r w:rsidRPr="00462F1B">
              <w:rPr>
                <w:rFonts w:ascii="Courier New" w:hAnsi="Courier New" w:cs="Courier New"/>
                <w:sz w:val="18"/>
                <w:szCs w:val="18"/>
                <w:lang w:val="en-GB"/>
              </w:rPr>
              <w:t xml:space="preserve"> Not Found</w:t>
            </w:r>
          </w:p>
        </w:tc>
        <w:tc>
          <w:tcPr>
            <w:tcW w:w="2160" w:type="dxa"/>
            <w:shd w:val="clear" w:color="auto" w:fill="auto"/>
          </w:tcPr>
          <w:p w14:paraId="53CC23F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98BA7A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CD3A20E" w14:textId="77777777" w:rsidTr="00374E06">
        <w:tc>
          <w:tcPr>
            <w:tcW w:w="889" w:type="dxa"/>
            <w:shd w:val="clear" w:color="auto" w:fill="auto"/>
          </w:tcPr>
          <w:p w14:paraId="101B133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109</w:t>
            </w:r>
          </w:p>
        </w:tc>
        <w:tc>
          <w:tcPr>
            <w:tcW w:w="4758" w:type="dxa"/>
            <w:shd w:val="clear" w:color="auto" w:fill="auto"/>
          </w:tcPr>
          <w:p w14:paraId="79BD914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Advance &lt; Minimum</w:t>
            </w:r>
          </w:p>
        </w:tc>
        <w:tc>
          <w:tcPr>
            <w:tcW w:w="2160" w:type="dxa"/>
            <w:shd w:val="clear" w:color="auto" w:fill="auto"/>
          </w:tcPr>
          <w:p w14:paraId="787C332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FC2521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AD4204F" w14:textId="77777777" w:rsidTr="00374E06">
        <w:tc>
          <w:tcPr>
            <w:tcW w:w="889" w:type="dxa"/>
            <w:shd w:val="clear" w:color="auto" w:fill="auto"/>
          </w:tcPr>
          <w:p w14:paraId="0DFCD64B"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110</w:t>
            </w:r>
          </w:p>
        </w:tc>
        <w:tc>
          <w:tcPr>
            <w:tcW w:w="4758" w:type="dxa"/>
            <w:shd w:val="clear" w:color="auto" w:fill="auto"/>
          </w:tcPr>
          <w:p w14:paraId="37B5C19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Num Times Used</w:t>
            </w:r>
          </w:p>
        </w:tc>
        <w:tc>
          <w:tcPr>
            <w:tcW w:w="2160" w:type="dxa"/>
            <w:shd w:val="clear" w:color="auto" w:fill="auto"/>
          </w:tcPr>
          <w:p w14:paraId="52D1204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BD08D9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37CF3D3" w14:textId="77777777" w:rsidTr="00374E06">
        <w:tc>
          <w:tcPr>
            <w:tcW w:w="889" w:type="dxa"/>
            <w:shd w:val="clear" w:color="auto" w:fill="auto"/>
          </w:tcPr>
          <w:p w14:paraId="46E863B8"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111</w:t>
            </w:r>
          </w:p>
        </w:tc>
        <w:tc>
          <w:tcPr>
            <w:tcW w:w="4758" w:type="dxa"/>
            <w:shd w:val="clear" w:color="auto" w:fill="auto"/>
          </w:tcPr>
          <w:p w14:paraId="5C466EB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Delinquent</w:t>
            </w:r>
          </w:p>
        </w:tc>
        <w:tc>
          <w:tcPr>
            <w:tcW w:w="2160" w:type="dxa"/>
            <w:shd w:val="clear" w:color="auto" w:fill="auto"/>
          </w:tcPr>
          <w:p w14:paraId="15118F3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DB0D23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09A11C4" w14:textId="77777777" w:rsidTr="00374E06">
        <w:tc>
          <w:tcPr>
            <w:tcW w:w="889" w:type="dxa"/>
            <w:shd w:val="clear" w:color="auto" w:fill="auto"/>
          </w:tcPr>
          <w:p w14:paraId="4BA2C4D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112</w:t>
            </w:r>
          </w:p>
        </w:tc>
        <w:tc>
          <w:tcPr>
            <w:tcW w:w="4758" w:type="dxa"/>
            <w:shd w:val="clear" w:color="auto" w:fill="auto"/>
          </w:tcPr>
          <w:p w14:paraId="3E652D4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Over Limit Table</w:t>
            </w:r>
          </w:p>
        </w:tc>
        <w:tc>
          <w:tcPr>
            <w:tcW w:w="2160" w:type="dxa"/>
            <w:shd w:val="clear" w:color="auto" w:fill="auto"/>
          </w:tcPr>
          <w:p w14:paraId="4A864B0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CF9A77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7285AF5" w14:textId="77777777" w:rsidTr="00374E06">
        <w:tc>
          <w:tcPr>
            <w:tcW w:w="889" w:type="dxa"/>
            <w:shd w:val="clear" w:color="auto" w:fill="auto"/>
          </w:tcPr>
          <w:p w14:paraId="21A85303"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113</w:t>
            </w:r>
          </w:p>
        </w:tc>
        <w:tc>
          <w:tcPr>
            <w:tcW w:w="4758" w:type="dxa"/>
            <w:shd w:val="clear" w:color="auto" w:fill="auto"/>
          </w:tcPr>
          <w:p w14:paraId="5185668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Refer – Timeout </w:t>
            </w:r>
          </w:p>
        </w:tc>
        <w:tc>
          <w:tcPr>
            <w:tcW w:w="2160" w:type="dxa"/>
            <w:shd w:val="clear" w:color="auto" w:fill="auto"/>
          </w:tcPr>
          <w:p w14:paraId="05BABA4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7893E4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7082775" w14:textId="77777777" w:rsidTr="00374E06">
        <w:tc>
          <w:tcPr>
            <w:tcW w:w="889" w:type="dxa"/>
            <w:shd w:val="clear" w:color="auto" w:fill="auto"/>
          </w:tcPr>
          <w:p w14:paraId="02361EF5"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115</w:t>
            </w:r>
          </w:p>
        </w:tc>
        <w:tc>
          <w:tcPr>
            <w:tcW w:w="4758" w:type="dxa"/>
            <w:shd w:val="clear" w:color="auto" w:fill="auto"/>
          </w:tcPr>
          <w:p w14:paraId="714E481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P</w:t>
            </w:r>
            <w:r w:rsidR="00374E06">
              <w:rPr>
                <w:rFonts w:ascii="Courier New" w:hAnsi="Courier New" w:cs="Courier New"/>
                <w:sz w:val="18"/>
                <w:szCs w:val="18"/>
                <w:lang w:val="en-GB"/>
              </w:rPr>
              <w:t>TLF</w:t>
            </w:r>
            <w:r w:rsidRPr="00462F1B">
              <w:rPr>
                <w:rFonts w:ascii="Courier New" w:hAnsi="Courier New" w:cs="Courier New"/>
                <w:sz w:val="18"/>
                <w:szCs w:val="18"/>
                <w:lang w:val="en-GB"/>
              </w:rPr>
              <w:t xml:space="preserve"> Full</w:t>
            </w:r>
          </w:p>
        </w:tc>
        <w:tc>
          <w:tcPr>
            <w:tcW w:w="2160" w:type="dxa"/>
            <w:shd w:val="clear" w:color="auto" w:fill="auto"/>
          </w:tcPr>
          <w:p w14:paraId="63305ED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1B34FC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04BAFDF" w14:textId="77777777" w:rsidTr="00374E06">
        <w:tc>
          <w:tcPr>
            <w:tcW w:w="889" w:type="dxa"/>
            <w:shd w:val="clear" w:color="auto" w:fill="auto"/>
          </w:tcPr>
          <w:p w14:paraId="3EDEAD1D"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121</w:t>
            </w:r>
          </w:p>
        </w:tc>
        <w:tc>
          <w:tcPr>
            <w:tcW w:w="4758" w:type="dxa"/>
            <w:shd w:val="clear" w:color="auto" w:fill="auto"/>
          </w:tcPr>
          <w:p w14:paraId="7FA403C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Admin File Problem</w:t>
            </w:r>
          </w:p>
        </w:tc>
        <w:tc>
          <w:tcPr>
            <w:tcW w:w="2160" w:type="dxa"/>
            <w:shd w:val="clear" w:color="auto" w:fill="auto"/>
          </w:tcPr>
          <w:p w14:paraId="5232E09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4DF945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09D0260" w14:textId="77777777" w:rsidTr="00374E06">
        <w:tc>
          <w:tcPr>
            <w:tcW w:w="889" w:type="dxa"/>
            <w:shd w:val="clear" w:color="auto" w:fill="auto"/>
          </w:tcPr>
          <w:p w14:paraId="42A6A9B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122</w:t>
            </w:r>
          </w:p>
        </w:tc>
        <w:tc>
          <w:tcPr>
            <w:tcW w:w="4758" w:type="dxa"/>
            <w:shd w:val="clear" w:color="auto" w:fill="auto"/>
          </w:tcPr>
          <w:p w14:paraId="0EC8E78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Unable To Validate Pin</w:t>
            </w:r>
          </w:p>
        </w:tc>
        <w:tc>
          <w:tcPr>
            <w:tcW w:w="2160" w:type="dxa"/>
            <w:shd w:val="clear" w:color="auto" w:fill="auto"/>
          </w:tcPr>
          <w:p w14:paraId="4C672C6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D1EC5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3026F08" w14:textId="77777777" w:rsidTr="00374E06">
        <w:tc>
          <w:tcPr>
            <w:tcW w:w="889" w:type="dxa"/>
            <w:shd w:val="clear" w:color="auto" w:fill="auto"/>
          </w:tcPr>
          <w:p w14:paraId="7270E37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130</w:t>
            </w:r>
          </w:p>
        </w:tc>
        <w:tc>
          <w:tcPr>
            <w:tcW w:w="4758" w:type="dxa"/>
            <w:shd w:val="clear" w:color="auto" w:fill="auto"/>
          </w:tcPr>
          <w:p w14:paraId="6FD2DD6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Authorization Request Cryptogram (ARQC) Referral</w:t>
            </w:r>
          </w:p>
        </w:tc>
        <w:tc>
          <w:tcPr>
            <w:tcW w:w="2160" w:type="dxa"/>
            <w:shd w:val="clear" w:color="auto" w:fill="auto"/>
          </w:tcPr>
          <w:p w14:paraId="07840FB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05C61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A5C9AEE" w14:textId="77777777" w:rsidTr="00374E06">
        <w:tc>
          <w:tcPr>
            <w:tcW w:w="889" w:type="dxa"/>
            <w:shd w:val="clear" w:color="auto" w:fill="auto"/>
          </w:tcPr>
          <w:p w14:paraId="2F6A4F9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131</w:t>
            </w:r>
          </w:p>
        </w:tc>
        <w:tc>
          <w:tcPr>
            <w:tcW w:w="4758" w:type="dxa"/>
            <w:shd w:val="clear" w:color="auto" w:fill="auto"/>
          </w:tcPr>
          <w:p w14:paraId="1C7B0FF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Card Verification Results (CVR) Referral</w:t>
            </w:r>
          </w:p>
        </w:tc>
        <w:tc>
          <w:tcPr>
            <w:tcW w:w="2160" w:type="dxa"/>
            <w:shd w:val="clear" w:color="auto" w:fill="auto"/>
          </w:tcPr>
          <w:p w14:paraId="3821647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417A68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689CD9E" w14:textId="77777777" w:rsidTr="00374E06">
        <w:tc>
          <w:tcPr>
            <w:tcW w:w="889" w:type="dxa"/>
            <w:shd w:val="clear" w:color="auto" w:fill="auto"/>
          </w:tcPr>
          <w:p w14:paraId="5DB0691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132</w:t>
            </w:r>
          </w:p>
        </w:tc>
        <w:tc>
          <w:tcPr>
            <w:tcW w:w="4758" w:type="dxa"/>
            <w:shd w:val="clear" w:color="auto" w:fill="auto"/>
          </w:tcPr>
          <w:p w14:paraId="53BD506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Terminal Verification Results (TVR) Referral</w:t>
            </w:r>
          </w:p>
        </w:tc>
        <w:tc>
          <w:tcPr>
            <w:tcW w:w="2160" w:type="dxa"/>
            <w:shd w:val="clear" w:color="auto" w:fill="auto"/>
          </w:tcPr>
          <w:p w14:paraId="20C27B9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00B8F6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0783C9B" w14:textId="77777777" w:rsidTr="00374E06">
        <w:tc>
          <w:tcPr>
            <w:tcW w:w="889" w:type="dxa"/>
            <w:shd w:val="clear" w:color="auto" w:fill="auto"/>
          </w:tcPr>
          <w:p w14:paraId="5FA206C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133</w:t>
            </w:r>
          </w:p>
        </w:tc>
        <w:tc>
          <w:tcPr>
            <w:tcW w:w="4758" w:type="dxa"/>
            <w:shd w:val="clear" w:color="auto" w:fill="auto"/>
          </w:tcPr>
          <w:p w14:paraId="65EA0A9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Reason Online Code Referral</w:t>
            </w:r>
          </w:p>
        </w:tc>
        <w:tc>
          <w:tcPr>
            <w:tcW w:w="2160" w:type="dxa"/>
            <w:shd w:val="clear" w:color="auto" w:fill="auto"/>
          </w:tcPr>
          <w:p w14:paraId="5EA4C24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1BD266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1E854D1" w14:textId="77777777" w:rsidTr="00374E06">
        <w:tc>
          <w:tcPr>
            <w:tcW w:w="889" w:type="dxa"/>
            <w:shd w:val="clear" w:color="auto" w:fill="auto"/>
          </w:tcPr>
          <w:p w14:paraId="1FB9B67D"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134</w:t>
            </w:r>
          </w:p>
        </w:tc>
        <w:tc>
          <w:tcPr>
            <w:tcW w:w="4758" w:type="dxa"/>
            <w:shd w:val="clear" w:color="auto" w:fill="auto"/>
          </w:tcPr>
          <w:p w14:paraId="329AAB6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Refer – Fallback Referral</w:t>
            </w:r>
          </w:p>
        </w:tc>
        <w:tc>
          <w:tcPr>
            <w:tcW w:w="2160" w:type="dxa"/>
            <w:shd w:val="clear" w:color="auto" w:fill="auto"/>
          </w:tcPr>
          <w:p w14:paraId="72ADA90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B3957C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1D2900D" w14:textId="77777777" w:rsidTr="00374E06">
        <w:tc>
          <w:tcPr>
            <w:tcW w:w="889" w:type="dxa"/>
            <w:shd w:val="clear" w:color="auto" w:fill="auto"/>
          </w:tcPr>
          <w:p w14:paraId="390A9744"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6659CE2A"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1E46FF85"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24C55820" w14:textId="77777777" w:rsidR="00BA2D50" w:rsidRPr="00462F1B" w:rsidRDefault="00BA2D50" w:rsidP="00BA2D50">
            <w:pPr>
              <w:rPr>
                <w:rFonts w:ascii="Courier New" w:hAnsi="Courier New" w:cs="Courier New"/>
                <w:sz w:val="18"/>
                <w:szCs w:val="18"/>
              </w:rPr>
            </w:pPr>
          </w:p>
        </w:tc>
      </w:tr>
      <w:tr w:rsidR="00BA2D50" w14:paraId="175C57EC" w14:textId="77777777" w:rsidTr="00374E06">
        <w:tc>
          <w:tcPr>
            <w:tcW w:w="889" w:type="dxa"/>
            <w:shd w:val="clear" w:color="auto" w:fill="auto"/>
          </w:tcPr>
          <w:p w14:paraId="45ED270D"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150</w:t>
            </w:r>
          </w:p>
        </w:tc>
        <w:tc>
          <w:tcPr>
            <w:tcW w:w="4758" w:type="dxa"/>
            <w:shd w:val="clear" w:color="auto" w:fill="auto"/>
          </w:tcPr>
          <w:p w14:paraId="35FFFFE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Service </w:t>
            </w:r>
            <w:r w:rsidRPr="00462F1B">
              <w:rPr>
                <w:rFonts w:ascii="Courier New" w:hAnsi="Courier New" w:cs="Courier New"/>
                <w:sz w:val="18"/>
                <w:szCs w:val="18"/>
                <w:lang w:val="en-GB"/>
              </w:rPr>
              <w:noBreakHyphen/>
              <w:t xml:space="preserve"> Merchant Not On File </w:t>
            </w:r>
          </w:p>
        </w:tc>
        <w:tc>
          <w:tcPr>
            <w:tcW w:w="2160" w:type="dxa"/>
            <w:shd w:val="clear" w:color="auto" w:fill="auto"/>
          </w:tcPr>
          <w:p w14:paraId="390832A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A8B26C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E3E998B" w14:textId="77777777" w:rsidTr="00374E06">
        <w:tc>
          <w:tcPr>
            <w:tcW w:w="889" w:type="dxa"/>
            <w:shd w:val="clear" w:color="auto" w:fill="auto"/>
          </w:tcPr>
          <w:p w14:paraId="4CA5BD38"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0D58E7EF"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26C68674"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2920E6AF" w14:textId="77777777" w:rsidR="00BA2D50" w:rsidRPr="00462F1B" w:rsidRDefault="00BA2D50" w:rsidP="00BA2D50">
            <w:pPr>
              <w:rPr>
                <w:rFonts w:ascii="Courier New" w:hAnsi="Courier New" w:cs="Courier New"/>
                <w:sz w:val="18"/>
                <w:szCs w:val="18"/>
              </w:rPr>
            </w:pPr>
          </w:p>
        </w:tc>
      </w:tr>
      <w:tr w:rsidR="00BA2D50" w14:paraId="4B8E850E" w14:textId="77777777" w:rsidTr="00374E06">
        <w:tc>
          <w:tcPr>
            <w:tcW w:w="889" w:type="dxa"/>
            <w:shd w:val="clear" w:color="auto" w:fill="auto"/>
          </w:tcPr>
          <w:p w14:paraId="72955EC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200</w:t>
            </w:r>
          </w:p>
        </w:tc>
        <w:tc>
          <w:tcPr>
            <w:tcW w:w="4758" w:type="dxa"/>
            <w:shd w:val="clear" w:color="auto" w:fill="auto"/>
          </w:tcPr>
          <w:p w14:paraId="67611CA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Account</w:t>
            </w:r>
          </w:p>
        </w:tc>
        <w:tc>
          <w:tcPr>
            <w:tcW w:w="2160" w:type="dxa"/>
            <w:shd w:val="clear" w:color="auto" w:fill="auto"/>
          </w:tcPr>
          <w:p w14:paraId="13952D5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CF8B04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3D82E63" w14:textId="77777777" w:rsidTr="00374E06">
        <w:tc>
          <w:tcPr>
            <w:tcW w:w="889" w:type="dxa"/>
            <w:shd w:val="clear" w:color="auto" w:fill="auto"/>
          </w:tcPr>
          <w:p w14:paraId="359342F4"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201</w:t>
            </w:r>
          </w:p>
        </w:tc>
        <w:tc>
          <w:tcPr>
            <w:tcW w:w="4758" w:type="dxa"/>
            <w:shd w:val="clear" w:color="auto" w:fill="auto"/>
          </w:tcPr>
          <w:p w14:paraId="6D7C4E7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Incorrect Pin</w:t>
            </w:r>
          </w:p>
        </w:tc>
        <w:tc>
          <w:tcPr>
            <w:tcW w:w="2160" w:type="dxa"/>
            <w:shd w:val="clear" w:color="auto" w:fill="auto"/>
          </w:tcPr>
          <w:p w14:paraId="54DA7A6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C95A49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A6D256C" w14:textId="77777777" w:rsidTr="00374E06">
        <w:tc>
          <w:tcPr>
            <w:tcW w:w="889" w:type="dxa"/>
            <w:shd w:val="clear" w:color="auto" w:fill="auto"/>
          </w:tcPr>
          <w:p w14:paraId="47787DA2"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202</w:t>
            </w:r>
          </w:p>
        </w:tc>
        <w:tc>
          <w:tcPr>
            <w:tcW w:w="4758" w:type="dxa"/>
            <w:shd w:val="clear" w:color="auto" w:fill="auto"/>
          </w:tcPr>
          <w:p w14:paraId="7478787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Advance &lt; Minimum</w:t>
            </w:r>
          </w:p>
        </w:tc>
        <w:tc>
          <w:tcPr>
            <w:tcW w:w="2160" w:type="dxa"/>
            <w:shd w:val="clear" w:color="auto" w:fill="auto"/>
          </w:tcPr>
          <w:p w14:paraId="4CB1FAB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2EC32F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C193F64" w14:textId="77777777" w:rsidTr="00374E06">
        <w:tc>
          <w:tcPr>
            <w:tcW w:w="889" w:type="dxa"/>
            <w:shd w:val="clear" w:color="auto" w:fill="auto"/>
          </w:tcPr>
          <w:p w14:paraId="68417055"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203</w:t>
            </w:r>
          </w:p>
        </w:tc>
        <w:tc>
          <w:tcPr>
            <w:tcW w:w="4758" w:type="dxa"/>
            <w:shd w:val="clear" w:color="auto" w:fill="auto"/>
          </w:tcPr>
          <w:p w14:paraId="317F4D6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Admin Card Needed</w:t>
            </w:r>
          </w:p>
        </w:tc>
        <w:tc>
          <w:tcPr>
            <w:tcW w:w="2160" w:type="dxa"/>
            <w:shd w:val="clear" w:color="auto" w:fill="auto"/>
          </w:tcPr>
          <w:p w14:paraId="7BC8A70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BBBBB9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81B31B9" w14:textId="77777777" w:rsidTr="00374E06">
        <w:tc>
          <w:tcPr>
            <w:tcW w:w="889" w:type="dxa"/>
            <w:shd w:val="clear" w:color="auto" w:fill="auto"/>
          </w:tcPr>
          <w:p w14:paraId="7FA1B27F"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204</w:t>
            </w:r>
          </w:p>
        </w:tc>
        <w:tc>
          <w:tcPr>
            <w:tcW w:w="4758" w:type="dxa"/>
            <w:shd w:val="clear" w:color="auto" w:fill="auto"/>
          </w:tcPr>
          <w:p w14:paraId="7949A3C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Enter Lesser Amount</w:t>
            </w:r>
          </w:p>
        </w:tc>
        <w:tc>
          <w:tcPr>
            <w:tcW w:w="2160" w:type="dxa"/>
            <w:shd w:val="clear" w:color="auto" w:fill="auto"/>
          </w:tcPr>
          <w:p w14:paraId="191DDE7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9EB6F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CDA9D70" w14:textId="77777777" w:rsidTr="00374E06">
        <w:tc>
          <w:tcPr>
            <w:tcW w:w="889" w:type="dxa"/>
            <w:shd w:val="clear" w:color="auto" w:fill="auto"/>
          </w:tcPr>
          <w:p w14:paraId="564F6D3B"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205</w:t>
            </w:r>
          </w:p>
        </w:tc>
        <w:tc>
          <w:tcPr>
            <w:tcW w:w="4758" w:type="dxa"/>
            <w:shd w:val="clear" w:color="auto" w:fill="auto"/>
          </w:tcPr>
          <w:p w14:paraId="401E674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Invalid Advance Amount</w:t>
            </w:r>
          </w:p>
        </w:tc>
        <w:tc>
          <w:tcPr>
            <w:tcW w:w="2160" w:type="dxa"/>
            <w:shd w:val="clear" w:color="auto" w:fill="auto"/>
          </w:tcPr>
          <w:p w14:paraId="696C9F0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71E9F8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087EE48" w14:textId="77777777" w:rsidTr="00374E06">
        <w:tc>
          <w:tcPr>
            <w:tcW w:w="889" w:type="dxa"/>
            <w:shd w:val="clear" w:color="auto" w:fill="auto"/>
          </w:tcPr>
          <w:p w14:paraId="29D6AFA6"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206</w:t>
            </w:r>
          </w:p>
        </w:tc>
        <w:tc>
          <w:tcPr>
            <w:tcW w:w="4758" w:type="dxa"/>
            <w:shd w:val="clear" w:color="auto" w:fill="auto"/>
          </w:tcPr>
          <w:p w14:paraId="2C1D449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 </w:t>
            </w:r>
            <w:r w:rsidR="00374E06">
              <w:rPr>
                <w:rFonts w:ascii="Courier New" w:hAnsi="Courier New" w:cs="Courier New"/>
                <w:sz w:val="18"/>
                <w:szCs w:val="18"/>
                <w:lang w:val="en-GB"/>
              </w:rPr>
              <w:t>CAF</w:t>
            </w:r>
            <w:r w:rsidRPr="00462F1B">
              <w:rPr>
                <w:rFonts w:ascii="Courier New" w:hAnsi="Courier New" w:cs="Courier New"/>
                <w:sz w:val="18"/>
                <w:szCs w:val="18"/>
                <w:lang w:val="en-GB"/>
              </w:rPr>
              <w:t xml:space="preserve"> Not Found</w:t>
            </w:r>
          </w:p>
        </w:tc>
        <w:tc>
          <w:tcPr>
            <w:tcW w:w="2160" w:type="dxa"/>
            <w:shd w:val="clear" w:color="auto" w:fill="auto"/>
          </w:tcPr>
          <w:p w14:paraId="79DDA4D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70A486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80D0F0E" w14:textId="77777777" w:rsidTr="00374E06">
        <w:tc>
          <w:tcPr>
            <w:tcW w:w="889" w:type="dxa"/>
            <w:shd w:val="clear" w:color="auto" w:fill="auto"/>
          </w:tcPr>
          <w:p w14:paraId="29CD24B6"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207</w:t>
            </w:r>
          </w:p>
        </w:tc>
        <w:tc>
          <w:tcPr>
            <w:tcW w:w="4758" w:type="dxa"/>
            <w:shd w:val="clear" w:color="auto" w:fill="auto"/>
          </w:tcPr>
          <w:p w14:paraId="3E062AF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Invalid Tran Date</w:t>
            </w:r>
          </w:p>
        </w:tc>
        <w:tc>
          <w:tcPr>
            <w:tcW w:w="2160" w:type="dxa"/>
            <w:shd w:val="clear" w:color="auto" w:fill="auto"/>
          </w:tcPr>
          <w:p w14:paraId="0DAB1F3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8D8965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B6C51A2" w14:textId="77777777" w:rsidTr="00374E06">
        <w:tc>
          <w:tcPr>
            <w:tcW w:w="889" w:type="dxa"/>
            <w:shd w:val="clear" w:color="auto" w:fill="auto"/>
          </w:tcPr>
          <w:p w14:paraId="18075871"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208</w:t>
            </w:r>
          </w:p>
        </w:tc>
        <w:tc>
          <w:tcPr>
            <w:tcW w:w="4758" w:type="dxa"/>
            <w:shd w:val="clear" w:color="auto" w:fill="auto"/>
          </w:tcPr>
          <w:p w14:paraId="6CD89E0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Invalid Exp Date</w:t>
            </w:r>
          </w:p>
        </w:tc>
        <w:tc>
          <w:tcPr>
            <w:tcW w:w="2160" w:type="dxa"/>
            <w:shd w:val="clear" w:color="auto" w:fill="auto"/>
          </w:tcPr>
          <w:p w14:paraId="4D3418A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2A1FCC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E041C2F" w14:textId="77777777" w:rsidTr="00374E06">
        <w:tc>
          <w:tcPr>
            <w:tcW w:w="889" w:type="dxa"/>
            <w:shd w:val="clear" w:color="auto" w:fill="auto"/>
          </w:tcPr>
          <w:p w14:paraId="0584BC26"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lastRenderedPageBreak/>
              <w:t>209</w:t>
            </w:r>
          </w:p>
        </w:tc>
        <w:tc>
          <w:tcPr>
            <w:tcW w:w="4758" w:type="dxa"/>
            <w:shd w:val="clear" w:color="auto" w:fill="auto"/>
          </w:tcPr>
          <w:p w14:paraId="5032C0D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Invalid Tran</w:t>
            </w:r>
            <w:r w:rsidR="00374E06">
              <w:rPr>
                <w:rFonts w:ascii="Courier New" w:hAnsi="Courier New" w:cs="Courier New"/>
                <w:sz w:val="18"/>
                <w:szCs w:val="18"/>
                <w:lang w:val="en-GB"/>
              </w:rPr>
              <w:t xml:space="preserve">saction </w:t>
            </w:r>
            <w:r w:rsidRPr="00462F1B">
              <w:rPr>
                <w:rFonts w:ascii="Courier New" w:hAnsi="Courier New" w:cs="Courier New"/>
                <w:sz w:val="18"/>
                <w:szCs w:val="18"/>
                <w:lang w:val="en-GB"/>
              </w:rPr>
              <w:t>code</w:t>
            </w:r>
          </w:p>
        </w:tc>
        <w:tc>
          <w:tcPr>
            <w:tcW w:w="2160" w:type="dxa"/>
            <w:shd w:val="clear" w:color="auto" w:fill="auto"/>
          </w:tcPr>
          <w:p w14:paraId="461DCDE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0071EFA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3A6BE498" w14:textId="77777777" w:rsidTr="00374E06">
        <w:tc>
          <w:tcPr>
            <w:tcW w:w="889" w:type="dxa"/>
            <w:shd w:val="clear" w:color="auto" w:fill="auto"/>
          </w:tcPr>
          <w:p w14:paraId="6EB9FF3B"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iCs/>
                <w:sz w:val="18"/>
                <w:szCs w:val="18"/>
                <w:lang w:val="en-GB"/>
              </w:rPr>
              <w:t>210</w:t>
            </w:r>
          </w:p>
        </w:tc>
        <w:tc>
          <w:tcPr>
            <w:tcW w:w="4758" w:type="dxa"/>
            <w:shd w:val="clear" w:color="auto" w:fill="auto"/>
          </w:tcPr>
          <w:p w14:paraId="70815CB3" w14:textId="77777777" w:rsidR="00BA2D50" w:rsidRPr="00462F1B" w:rsidRDefault="00BA2D50" w:rsidP="00BA2D50">
            <w:pPr>
              <w:rPr>
                <w:rFonts w:ascii="Courier New" w:hAnsi="Courier New" w:cs="Courier New"/>
                <w:sz w:val="18"/>
                <w:szCs w:val="18"/>
              </w:rPr>
            </w:pPr>
            <w:r w:rsidRPr="00462F1B">
              <w:rPr>
                <w:rFonts w:ascii="Courier New" w:hAnsi="Courier New" w:cs="Courier New"/>
                <w:iCs/>
                <w:sz w:val="18"/>
                <w:szCs w:val="18"/>
                <w:lang w:val="en-GB"/>
              </w:rPr>
              <w:t>Error – Pin Key Sync Error</w:t>
            </w:r>
          </w:p>
        </w:tc>
        <w:tc>
          <w:tcPr>
            <w:tcW w:w="2160" w:type="dxa"/>
            <w:shd w:val="clear" w:color="auto" w:fill="auto"/>
          </w:tcPr>
          <w:p w14:paraId="2DCE349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5AC45E8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2A416752" w14:textId="77777777" w:rsidTr="00374E06">
        <w:tc>
          <w:tcPr>
            <w:tcW w:w="889" w:type="dxa"/>
            <w:shd w:val="clear" w:color="auto" w:fill="auto"/>
          </w:tcPr>
          <w:p w14:paraId="582D7CD9"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iCs/>
                <w:sz w:val="18"/>
                <w:szCs w:val="18"/>
                <w:lang w:val="en-GB"/>
              </w:rPr>
              <w:t>212</w:t>
            </w:r>
          </w:p>
        </w:tc>
        <w:tc>
          <w:tcPr>
            <w:tcW w:w="4758" w:type="dxa"/>
            <w:shd w:val="clear" w:color="auto" w:fill="auto"/>
          </w:tcPr>
          <w:p w14:paraId="641B84AB" w14:textId="77777777" w:rsidR="00BA2D50" w:rsidRPr="00462F1B" w:rsidRDefault="00BA2D50" w:rsidP="00BA2D50">
            <w:pPr>
              <w:rPr>
                <w:rFonts w:ascii="Courier New" w:hAnsi="Courier New" w:cs="Courier New"/>
                <w:sz w:val="18"/>
                <w:szCs w:val="18"/>
              </w:rPr>
            </w:pPr>
            <w:r w:rsidRPr="00462F1B">
              <w:rPr>
                <w:rFonts w:ascii="Courier New" w:hAnsi="Courier New" w:cs="Courier New"/>
                <w:iCs/>
                <w:sz w:val="18"/>
                <w:szCs w:val="18"/>
                <w:lang w:val="en-GB"/>
              </w:rPr>
              <w:t>Error – Dest</w:t>
            </w:r>
            <w:r w:rsidR="00374E06">
              <w:rPr>
                <w:rFonts w:ascii="Courier New" w:hAnsi="Courier New" w:cs="Courier New"/>
                <w:iCs/>
                <w:sz w:val="18"/>
                <w:szCs w:val="18"/>
                <w:lang w:val="en-GB"/>
              </w:rPr>
              <w:t>i</w:t>
            </w:r>
            <w:r w:rsidRPr="00462F1B">
              <w:rPr>
                <w:rFonts w:ascii="Courier New" w:hAnsi="Courier New" w:cs="Courier New"/>
                <w:iCs/>
                <w:sz w:val="18"/>
                <w:szCs w:val="18"/>
                <w:lang w:val="en-GB"/>
              </w:rPr>
              <w:t>n</w:t>
            </w:r>
            <w:r w:rsidR="00374E06">
              <w:rPr>
                <w:rFonts w:ascii="Courier New" w:hAnsi="Courier New" w:cs="Courier New"/>
                <w:iCs/>
                <w:sz w:val="18"/>
                <w:szCs w:val="18"/>
                <w:lang w:val="en-GB"/>
              </w:rPr>
              <w:t>ation</w:t>
            </w:r>
            <w:r w:rsidRPr="00462F1B">
              <w:rPr>
                <w:rFonts w:ascii="Courier New" w:hAnsi="Courier New" w:cs="Courier New"/>
                <w:iCs/>
                <w:sz w:val="18"/>
                <w:szCs w:val="18"/>
                <w:lang w:val="en-GB"/>
              </w:rPr>
              <w:t xml:space="preserve"> Not Available</w:t>
            </w:r>
          </w:p>
        </w:tc>
        <w:tc>
          <w:tcPr>
            <w:tcW w:w="2160" w:type="dxa"/>
            <w:shd w:val="clear" w:color="auto" w:fill="auto"/>
          </w:tcPr>
          <w:p w14:paraId="0EBD8D4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8E1D1F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75017671" w14:textId="77777777" w:rsidTr="00374E06">
        <w:tc>
          <w:tcPr>
            <w:tcW w:w="889" w:type="dxa"/>
            <w:shd w:val="clear" w:color="auto" w:fill="auto"/>
          </w:tcPr>
          <w:p w14:paraId="2A25862A"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iCs/>
                <w:sz w:val="18"/>
                <w:szCs w:val="18"/>
                <w:lang w:val="en-GB"/>
              </w:rPr>
              <w:t>251</w:t>
            </w:r>
          </w:p>
        </w:tc>
        <w:tc>
          <w:tcPr>
            <w:tcW w:w="4758" w:type="dxa"/>
            <w:shd w:val="clear" w:color="auto" w:fill="auto"/>
          </w:tcPr>
          <w:p w14:paraId="7C98B6C5" w14:textId="77777777" w:rsidR="00BA2D50" w:rsidRPr="00462F1B" w:rsidRDefault="00BA2D50" w:rsidP="00BA2D50">
            <w:pPr>
              <w:rPr>
                <w:rFonts w:ascii="Courier New" w:hAnsi="Courier New" w:cs="Courier New"/>
                <w:sz w:val="18"/>
                <w:szCs w:val="18"/>
              </w:rPr>
            </w:pPr>
            <w:r w:rsidRPr="00462F1B">
              <w:rPr>
                <w:rFonts w:ascii="Courier New" w:hAnsi="Courier New" w:cs="Courier New"/>
                <w:iCs/>
                <w:sz w:val="18"/>
                <w:szCs w:val="18"/>
                <w:lang w:val="en-GB"/>
              </w:rPr>
              <w:t>Error – On Cash Amount</w:t>
            </w:r>
          </w:p>
        </w:tc>
        <w:tc>
          <w:tcPr>
            <w:tcW w:w="2160" w:type="dxa"/>
            <w:shd w:val="clear" w:color="auto" w:fill="auto"/>
          </w:tcPr>
          <w:p w14:paraId="09A8A8A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265A65D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31169FC6" w14:textId="77777777" w:rsidTr="00374E06">
        <w:tc>
          <w:tcPr>
            <w:tcW w:w="889" w:type="dxa"/>
            <w:shd w:val="clear" w:color="auto" w:fill="auto"/>
          </w:tcPr>
          <w:p w14:paraId="5429B3A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iCs/>
                <w:sz w:val="18"/>
                <w:szCs w:val="18"/>
                <w:lang w:val="en-GB"/>
              </w:rPr>
              <w:t>252</w:t>
            </w:r>
          </w:p>
        </w:tc>
        <w:tc>
          <w:tcPr>
            <w:tcW w:w="4758" w:type="dxa"/>
            <w:shd w:val="clear" w:color="auto" w:fill="auto"/>
          </w:tcPr>
          <w:p w14:paraId="5EDCF497" w14:textId="77777777" w:rsidR="00BA2D50" w:rsidRPr="00462F1B" w:rsidRDefault="00BA2D50" w:rsidP="00BA2D50">
            <w:pPr>
              <w:rPr>
                <w:rFonts w:ascii="Courier New" w:hAnsi="Courier New" w:cs="Courier New"/>
                <w:sz w:val="18"/>
                <w:szCs w:val="18"/>
              </w:rPr>
            </w:pPr>
            <w:r w:rsidRPr="00462F1B">
              <w:rPr>
                <w:rFonts w:ascii="Courier New" w:hAnsi="Courier New" w:cs="Courier New"/>
                <w:iCs/>
                <w:sz w:val="18"/>
                <w:szCs w:val="18"/>
                <w:lang w:val="en-GB"/>
              </w:rPr>
              <w:t xml:space="preserve">Decline </w:t>
            </w:r>
            <w:r w:rsidRPr="00462F1B">
              <w:rPr>
                <w:rFonts w:ascii="Courier New" w:hAnsi="Courier New" w:cs="Courier New"/>
                <w:iCs/>
                <w:sz w:val="18"/>
                <w:szCs w:val="18"/>
                <w:lang w:val="en-GB"/>
              </w:rPr>
              <w:noBreakHyphen/>
              <w:t xml:space="preserve"> Debit Not Supported</w:t>
            </w:r>
          </w:p>
        </w:tc>
        <w:tc>
          <w:tcPr>
            <w:tcW w:w="2160" w:type="dxa"/>
            <w:shd w:val="clear" w:color="auto" w:fill="auto"/>
          </w:tcPr>
          <w:p w14:paraId="5DA01B2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623F4A6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04AAE0A0" w14:textId="77777777" w:rsidTr="00374E06">
        <w:tc>
          <w:tcPr>
            <w:tcW w:w="889" w:type="dxa"/>
            <w:shd w:val="clear" w:color="auto" w:fill="auto"/>
          </w:tcPr>
          <w:p w14:paraId="4BFC2B8C"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400</w:t>
            </w:r>
          </w:p>
        </w:tc>
        <w:tc>
          <w:tcPr>
            <w:tcW w:w="4758" w:type="dxa"/>
            <w:shd w:val="clear" w:color="auto" w:fill="auto"/>
          </w:tcPr>
          <w:p w14:paraId="241F71A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Authorization Request Cryptogram (ARQC) Failure</w:t>
            </w:r>
          </w:p>
        </w:tc>
        <w:tc>
          <w:tcPr>
            <w:tcW w:w="2160" w:type="dxa"/>
            <w:shd w:val="clear" w:color="auto" w:fill="auto"/>
          </w:tcPr>
          <w:p w14:paraId="6558CF3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B11605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03E05376" w14:textId="77777777" w:rsidTr="00374E06">
        <w:tc>
          <w:tcPr>
            <w:tcW w:w="889" w:type="dxa"/>
            <w:shd w:val="clear" w:color="auto" w:fill="auto"/>
          </w:tcPr>
          <w:p w14:paraId="2A7811E0" w14:textId="77777777" w:rsidR="00BA2D50" w:rsidRPr="00462F1B" w:rsidRDefault="00BA2D50" w:rsidP="00374E06">
            <w:pPr>
              <w:jc w:val="center"/>
              <w:rPr>
                <w:rFonts w:ascii="Courier New" w:hAnsi="Courier New" w:cs="Courier New"/>
                <w:sz w:val="18"/>
                <w:szCs w:val="18"/>
              </w:rPr>
            </w:pPr>
            <w:r w:rsidRPr="00462F1B">
              <w:rPr>
                <w:rFonts w:ascii="Courier New" w:hAnsi="Courier New" w:cs="Courier New"/>
                <w:sz w:val="18"/>
                <w:szCs w:val="18"/>
                <w:lang w:val="en-GB"/>
              </w:rPr>
              <w:t>401</w:t>
            </w:r>
          </w:p>
        </w:tc>
        <w:tc>
          <w:tcPr>
            <w:tcW w:w="4758" w:type="dxa"/>
            <w:shd w:val="clear" w:color="auto" w:fill="auto"/>
          </w:tcPr>
          <w:p w14:paraId="5B52773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Hardware Security Module Parameter Error</w:t>
            </w:r>
          </w:p>
        </w:tc>
        <w:tc>
          <w:tcPr>
            <w:tcW w:w="2160" w:type="dxa"/>
            <w:shd w:val="clear" w:color="auto" w:fill="auto"/>
          </w:tcPr>
          <w:p w14:paraId="05B5808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F11AB2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41DEEFF8" w14:textId="77777777" w:rsidTr="00374E06">
        <w:tc>
          <w:tcPr>
            <w:tcW w:w="889" w:type="dxa"/>
            <w:shd w:val="clear" w:color="auto" w:fill="auto"/>
          </w:tcPr>
          <w:p w14:paraId="4FEE8A3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402</w:t>
            </w:r>
          </w:p>
        </w:tc>
        <w:tc>
          <w:tcPr>
            <w:tcW w:w="4758" w:type="dxa"/>
            <w:shd w:val="clear" w:color="auto" w:fill="auto"/>
          </w:tcPr>
          <w:p w14:paraId="0D3A451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Hardware Security Module Failure</w:t>
            </w:r>
          </w:p>
        </w:tc>
        <w:tc>
          <w:tcPr>
            <w:tcW w:w="2160" w:type="dxa"/>
            <w:shd w:val="clear" w:color="auto" w:fill="auto"/>
          </w:tcPr>
          <w:p w14:paraId="0F7951A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3C3E6CC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06393A5A" w14:textId="77777777" w:rsidTr="00374E06">
        <w:tc>
          <w:tcPr>
            <w:tcW w:w="889" w:type="dxa"/>
            <w:shd w:val="clear" w:color="auto" w:fill="auto"/>
          </w:tcPr>
          <w:p w14:paraId="20A8DE5A"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403</w:t>
            </w:r>
          </w:p>
        </w:tc>
        <w:tc>
          <w:tcPr>
            <w:tcW w:w="4758" w:type="dxa"/>
            <w:shd w:val="clear" w:color="auto" w:fill="auto"/>
          </w:tcPr>
          <w:p w14:paraId="0966F3B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Issuer E</w:t>
            </w:r>
            <w:r w:rsidR="00374E06">
              <w:rPr>
                <w:rFonts w:ascii="Courier New" w:hAnsi="Courier New" w:cs="Courier New"/>
                <w:sz w:val="18"/>
                <w:szCs w:val="18"/>
                <w:lang w:val="en-GB"/>
              </w:rPr>
              <w:t>MV</w:t>
            </w:r>
            <w:r w:rsidRPr="00462F1B">
              <w:rPr>
                <w:rFonts w:ascii="Courier New" w:hAnsi="Courier New" w:cs="Courier New"/>
                <w:sz w:val="18"/>
                <w:szCs w:val="18"/>
                <w:lang w:val="en-GB"/>
              </w:rPr>
              <w:t xml:space="preserve"> Security Record Not Found</w:t>
            </w:r>
          </w:p>
        </w:tc>
        <w:tc>
          <w:tcPr>
            <w:tcW w:w="2160" w:type="dxa"/>
            <w:shd w:val="clear" w:color="auto" w:fill="auto"/>
          </w:tcPr>
          <w:p w14:paraId="4D9FB4B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02E42A5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5F727F07" w14:textId="77777777" w:rsidTr="00374E06">
        <w:tc>
          <w:tcPr>
            <w:tcW w:w="889" w:type="dxa"/>
            <w:shd w:val="clear" w:color="auto" w:fill="auto"/>
          </w:tcPr>
          <w:p w14:paraId="5C805401"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404</w:t>
            </w:r>
          </w:p>
        </w:tc>
        <w:tc>
          <w:tcPr>
            <w:tcW w:w="4758" w:type="dxa"/>
            <w:shd w:val="clear" w:color="auto" w:fill="auto"/>
          </w:tcPr>
          <w:p w14:paraId="42239BD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Application Transaction Counter (ATC) Check Failure</w:t>
            </w:r>
          </w:p>
        </w:tc>
        <w:tc>
          <w:tcPr>
            <w:tcW w:w="2160" w:type="dxa"/>
            <w:shd w:val="clear" w:color="auto" w:fill="auto"/>
          </w:tcPr>
          <w:p w14:paraId="6B1F8BA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343E91F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0BE13695" w14:textId="77777777" w:rsidTr="00374E06">
        <w:tc>
          <w:tcPr>
            <w:tcW w:w="889" w:type="dxa"/>
            <w:shd w:val="clear" w:color="auto" w:fill="auto"/>
          </w:tcPr>
          <w:p w14:paraId="468028A1"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405</w:t>
            </w:r>
          </w:p>
        </w:tc>
        <w:tc>
          <w:tcPr>
            <w:tcW w:w="4758" w:type="dxa"/>
            <w:shd w:val="clear" w:color="auto" w:fill="auto"/>
          </w:tcPr>
          <w:p w14:paraId="3DA3705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Error – Card Verification Results (CVR) Decline</w:t>
            </w:r>
          </w:p>
        </w:tc>
        <w:tc>
          <w:tcPr>
            <w:tcW w:w="2160" w:type="dxa"/>
            <w:shd w:val="clear" w:color="auto" w:fill="auto"/>
          </w:tcPr>
          <w:p w14:paraId="4219C13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71169F1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4BF32BC6" w14:textId="77777777" w:rsidTr="00374E06">
        <w:tc>
          <w:tcPr>
            <w:tcW w:w="889" w:type="dxa"/>
            <w:shd w:val="clear" w:color="auto" w:fill="auto"/>
          </w:tcPr>
          <w:p w14:paraId="59F798B7"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406</w:t>
            </w:r>
          </w:p>
        </w:tc>
        <w:tc>
          <w:tcPr>
            <w:tcW w:w="4758" w:type="dxa"/>
            <w:shd w:val="clear" w:color="auto" w:fill="auto"/>
          </w:tcPr>
          <w:p w14:paraId="0AAA933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Terminal Verification Results (TVR) Decline</w:t>
            </w:r>
          </w:p>
        </w:tc>
        <w:tc>
          <w:tcPr>
            <w:tcW w:w="2160" w:type="dxa"/>
            <w:shd w:val="clear" w:color="auto" w:fill="auto"/>
          </w:tcPr>
          <w:p w14:paraId="4CDEDD6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CDFACC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6399D796" w14:textId="77777777" w:rsidTr="00374E06">
        <w:tc>
          <w:tcPr>
            <w:tcW w:w="889" w:type="dxa"/>
            <w:shd w:val="clear" w:color="auto" w:fill="auto"/>
          </w:tcPr>
          <w:p w14:paraId="4AE32598"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407</w:t>
            </w:r>
          </w:p>
        </w:tc>
        <w:tc>
          <w:tcPr>
            <w:tcW w:w="4758" w:type="dxa"/>
            <w:shd w:val="clear" w:color="auto" w:fill="auto"/>
          </w:tcPr>
          <w:p w14:paraId="072609D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Reason Online Code Failure</w:t>
            </w:r>
          </w:p>
        </w:tc>
        <w:tc>
          <w:tcPr>
            <w:tcW w:w="2160" w:type="dxa"/>
            <w:shd w:val="clear" w:color="auto" w:fill="auto"/>
          </w:tcPr>
          <w:p w14:paraId="5953695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6FFD4DA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39C6B8D6" w14:textId="77777777" w:rsidTr="00374E06">
        <w:tc>
          <w:tcPr>
            <w:tcW w:w="889" w:type="dxa"/>
            <w:shd w:val="clear" w:color="auto" w:fill="auto"/>
          </w:tcPr>
          <w:p w14:paraId="1FF08B82"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408</w:t>
            </w:r>
          </w:p>
        </w:tc>
        <w:tc>
          <w:tcPr>
            <w:tcW w:w="4758" w:type="dxa"/>
            <w:shd w:val="clear" w:color="auto" w:fill="auto"/>
          </w:tcPr>
          <w:p w14:paraId="6A24B0E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Fallback Decline</w:t>
            </w:r>
          </w:p>
        </w:tc>
        <w:tc>
          <w:tcPr>
            <w:tcW w:w="2160" w:type="dxa"/>
            <w:shd w:val="clear" w:color="auto" w:fill="auto"/>
          </w:tcPr>
          <w:p w14:paraId="1CA43E8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63FE9C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8376AE" w14:paraId="68DA7BEF" w14:textId="77777777" w:rsidTr="00374E06">
        <w:tc>
          <w:tcPr>
            <w:tcW w:w="889" w:type="dxa"/>
            <w:shd w:val="clear" w:color="auto" w:fill="auto"/>
          </w:tcPr>
          <w:p w14:paraId="17ADB785" w14:textId="77777777" w:rsidR="008376AE" w:rsidRPr="00462F1B" w:rsidRDefault="008376AE" w:rsidP="00374E06">
            <w:pPr>
              <w:jc w:val="center"/>
              <w:rPr>
                <w:rFonts w:ascii="Courier New" w:hAnsi="Courier New" w:cs="Courier New"/>
                <w:sz w:val="18"/>
                <w:szCs w:val="18"/>
                <w:lang w:val="en-GB"/>
              </w:rPr>
            </w:pPr>
            <w:r>
              <w:rPr>
                <w:rFonts w:ascii="Courier New" w:hAnsi="Courier New" w:cs="Courier New"/>
                <w:sz w:val="18"/>
                <w:szCs w:val="18"/>
                <w:lang w:val="en-GB"/>
              </w:rPr>
              <w:t>700</w:t>
            </w:r>
          </w:p>
        </w:tc>
        <w:tc>
          <w:tcPr>
            <w:tcW w:w="4758" w:type="dxa"/>
            <w:shd w:val="clear" w:color="auto" w:fill="auto"/>
          </w:tcPr>
          <w:p w14:paraId="7E66319E" w14:textId="77777777" w:rsidR="008376AE" w:rsidRPr="00462F1B" w:rsidRDefault="008376AE" w:rsidP="00BA2D50">
            <w:pPr>
              <w:rPr>
                <w:rFonts w:ascii="Courier New" w:hAnsi="Courier New" w:cs="Courier New"/>
                <w:sz w:val="18"/>
                <w:szCs w:val="18"/>
                <w:lang w:val="en-GB"/>
              </w:rPr>
            </w:pPr>
            <w:r>
              <w:rPr>
                <w:rFonts w:ascii="Courier New" w:hAnsi="Courier New" w:cs="Courier New"/>
                <w:sz w:val="18"/>
                <w:szCs w:val="18"/>
                <w:lang w:val="en-GB"/>
              </w:rPr>
              <w:t>Auth Cancelled – No Retry</w:t>
            </w:r>
          </w:p>
        </w:tc>
        <w:tc>
          <w:tcPr>
            <w:tcW w:w="2160" w:type="dxa"/>
            <w:shd w:val="clear" w:color="auto" w:fill="auto"/>
          </w:tcPr>
          <w:p w14:paraId="318A8577" w14:textId="77777777" w:rsidR="008376AE" w:rsidRPr="00462F1B" w:rsidRDefault="008376AE"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2A2F04DE" w14:textId="77777777" w:rsidR="008376AE" w:rsidRPr="00462F1B" w:rsidRDefault="008376AE" w:rsidP="00BA2D50">
            <w:pPr>
              <w:rPr>
                <w:rFonts w:ascii="Courier New" w:hAnsi="Courier New" w:cs="Courier New"/>
                <w:sz w:val="18"/>
                <w:szCs w:val="18"/>
              </w:rPr>
            </w:pPr>
            <w:r>
              <w:rPr>
                <w:rFonts w:ascii="Courier New" w:hAnsi="Courier New" w:cs="Courier New"/>
                <w:sz w:val="18"/>
                <w:szCs w:val="18"/>
              </w:rPr>
              <w:t>"REFUSE"</w:t>
            </w:r>
          </w:p>
        </w:tc>
      </w:tr>
      <w:tr w:rsidR="00AD505C" w14:paraId="2102B3E4" w14:textId="77777777" w:rsidTr="00374E06">
        <w:tc>
          <w:tcPr>
            <w:tcW w:w="889" w:type="dxa"/>
            <w:shd w:val="clear" w:color="auto" w:fill="auto"/>
          </w:tcPr>
          <w:p w14:paraId="20D15E03" w14:textId="77777777" w:rsidR="00AD505C" w:rsidRPr="00462F1B" w:rsidRDefault="00AD505C" w:rsidP="00374E06">
            <w:pPr>
              <w:jc w:val="center"/>
              <w:rPr>
                <w:rFonts w:ascii="Courier New" w:hAnsi="Courier New" w:cs="Courier New"/>
                <w:sz w:val="18"/>
                <w:szCs w:val="18"/>
                <w:lang w:val="en-GB"/>
              </w:rPr>
            </w:pPr>
            <w:r>
              <w:rPr>
                <w:rFonts w:ascii="Courier New" w:hAnsi="Courier New" w:cs="Courier New"/>
                <w:sz w:val="18"/>
                <w:szCs w:val="18"/>
                <w:lang w:val="en-GB"/>
              </w:rPr>
              <w:t>710</w:t>
            </w:r>
          </w:p>
        </w:tc>
        <w:tc>
          <w:tcPr>
            <w:tcW w:w="4758" w:type="dxa"/>
            <w:shd w:val="clear" w:color="auto" w:fill="auto"/>
          </w:tcPr>
          <w:p w14:paraId="1B1058EE" w14:textId="77777777" w:rsidR="00AD505C" w:rsidRPr="00462F1B" w:rsidRDefault="00AD505C" w:rsidP="00BA2D50">
            <w:pPr>
              <w:rPr>
                <w:rFonts w:ascii="Courier New" w:hAnsi="Courier New" w:cs="Courier New"/>
                <w:sz w:val="18"/>
                <w:szCs w:val="18"/>
                <w:lang w:val="en-GB"/>
              </w:rPr>
            </w:pPr>
            <w:r>
              <w:rPr>
                <w:rFonts w:ascii="Courier New" w:hAnsi="Courier New" w:cs="Courier New"/>
                <w:sz w:val="18"/>
                <w:szCs w:val="18"/>
                <w:lang w:val="en-GB"/>
              </w:rPr>
              <w:t>PT Token expired</w:t>
            </w:r>
          </w:p>
        </w:tc>
        <w:tc>
          <w:tcPr>
            <w:tcW w:w="2160" w:type="dxa"/>
            <w:shd w:val="clear" w:color="auto" w:fill="auto"/>
          </w:tcPr>
          <w:p w14:paraId="5D307302" w14:textId="77777777" w:rsidR="00AD505C" w:rsidRPr="00462F1B" w:rsidRDefault="00AD505C"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26B8F7AF" w14:textId="77777777" w:rsidR="00AD505C" w:rsidRPr="00462F1B" w:rsidRDefault="00AD505C" w:rsidP="00BA2D50">
            <w:pPr>
              <w:rPr>
                <w:rFonts w:ascii="Courier New" w:hAnsi="Courier New" w:cs="Courier New"/>
                <w:sz w:val="18"/>
                <w:szCs w:val="18"/>
              </w:rPr>
            </w:pPr>
            <w:r>
              <w:rPr>
                <w:rFonts w:ascii="Courier New" w:hAnsi="Courier New" w:cs="Courier New"/>
                <w:sz w:val="18"/>
                <w:szCs w:val="18"/>
              </w:rPr>
              <w:t>"REFUSE"</w:t>
            </w:r>
          </w:p>
        </w:tc>
      </w:tr>
      <w:tr w:rsidR="00AD505C" w14:paraId="0374CA27" w14:textId="77777777" w:rsidTr="00374E06">
        <w:tc>
          <w:tcPr>
            <w:tcW w:w="889" w:type="dxa"/>
            <w:shd w:val="clear" w:color="auto" w:fill="auto"/>
          </w:tcPr>
          <w:p w14:paraId="7FBBF7F5" w14:textId="77777777" w:rsidR="00AD505C" w:rsidRPr="00462F1B" w:rsidRDefault="00AD505C" w:rsidP="00374E06">
            <w:pPr>
              <w:jc w:val="center"/>
              <w:rPr>
                <w:rFonts w:ascii="Courier New" w:hAnsi="Courier New" w:cs="Courier New"/>
                <w:sz w:val="18"/>
                <w:szCs w:val="18"/>
                <w:lang w:val="en-GB"/>
              </w:rPr>
            </w:pPr>
            <w:r>
              <w:rPr>
                <w:rFonts w:ascii="Courier New" w:hAnsi="Courier New" w:cs="Courier New"/>
                <w:sz w:val="18"/>
                <w:szCs w:val="18"/>
                <w:lang w:val="en-GB"/>
              </w:rPr>
              <w:t>711</w:t>
            </w:r>
          </w:p>
        </w:tc>
        <w:tc>
          <w:tcPr>
            <w:tcW w:w="4758" w:type="dxa"/>
            <w:shd w:val="clear" w:color="auto" w:fill="auto"/>
          </w:tcPr>
          <w:p w14:paraId="692472CE" w14:textId="77777777" w:rsidR="00AD505C" w:rsidRPr="00462F1B" w:rsidRDefault="00AD505C" w:rsidP="00BA2D50">
            <w:pPr>
              <w:rPr>
                <w:rFonts w:ascii="Courier New" w:hAnsi="Courier New" w:cs="Courier New"/>
                <w:sz w:val="18"/>
                <w:szCs w:val="18"/>
                <w:lang w:val="en-GB"/>
              </w:rPr>
            </w:pPr>
            <w:r>
              <w:rPr>
                <w:rFonts w:ascii="Courier New" w:hAnsi="Courier New" w:cs="Courier New"/>
                <w:sz w:val="18"/>
                <w:szCs w:val="18"/>
                <w:lang w:val="en-GB"/>
              </w:rPr>
              <w:t>PT Token start date in the future, no active yet</w:t>
            </w:r>
          </w:p>
        </w:tc>
        <w:tc>
          <w:tcPr>
            <w:tcW w:w="2160" w:type="dxa"/>
            <w:shd w:val="clear" w:color="auto" w:fill="auto"/>
          </w:tcPr>
          <w:p w14:paraId="36552BF8" w14:textId="77777777" w:rsidR="00AD505C" w:rsidRPr="00462F1B" w:rsidRDefault="00AD505C"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7C84887B" w14:textId="77777777" w:rsidR="00AD505C" w:rsidRPr="00462F1B" w:rsidRDefault="00AD505C" w:rsidP="00BA2D50">
            <w:pPr>
              <w:rPr>
                <w:rFonts w:ascii="Courier New" w:hAnsi="Courier New" w:cs="Courier New"/>
                <w:sz w:val="18"/>
                <w:szCs w:val="18"/>
              </w:rPr>
            </w:pPr>
            <w:r>
              <w:rPr>
                <w:rFonts w:ascii="Courier New" w:hAnsi="Courier New" w:cs="Courier New"/>
                <w:sz w:val="18"/>
                <w:szCs w:val="18"/>
              </w:rPr>
              <w:t>"REFUSE"</w:t>
            </w:r>
          </w:p>
        </w:tc>
      </w:tr>
      <w:tr w:rsidR="00AD505C" w14:paraId="0258026F" w14:textId="77777777" w:rsidTr="00374E06">
        <w:tc>
          <w:tcPr>
            <w:tcW w:w="889" w:type="dxa"/>
            <w:shd w:val="clear" w:color="auto" w:fill="auto"/>
          </w:tcPr>
          <w:p w14:paraId="327BEA33" w14:textId="77777777" w:rsidR="00AD505C" w:rsidRPr="00462F1B" w:rsidRDefault="00AD505C" w:rsidP="00374E06">
            <w:pPr>
              <w:jc w:val="center"/>
              <w:rPr>
                <w:rFonts w:ascii="Courier New" w:hAnsi="Courier New" w:cs="Courier New"/>
                <w:sz w:val="18"/>
                <w:szCs w:val="18"/>
                <w:lang w:val="en-GB"/>
              </w:rPr>
            </w:pPr>
            <w:r>
              <w:rPr>
                <w:rFonts w:ascii="Courier New" w:hAnsi="Courier New" w:cs="Courier New"/>
                <w:sz w:val="18"/>
                <w:szCs w:val="18"/>
                <w:lang w:val="en-GB"/>
              </w:rPr>
              <w:t>712</w:t>
            </w:r>
          </w:p>
        </w:tc>
        <w:tc>
          <w:tcPr>
            <w:tcW w:w="4758" w:type="dxa"/>
            <w:shd w:val="clear" w:color="auto" w:fill="auto"/>
          </w:tcPr>
          <w:p w14:paraId="56D46A90" w14:textId="77777777" w:rsidR="00AD505C" w:rsidRPr="00462F1B" w:rsidRDefault="00AD505C" w:rsidP="00BA2D50">
            <w:pPr>
              <w:rPr>
                <w:rFonts w:ascii="Courier New" w:hAnsi="Courier New" w:cs="Courier New"/>
                <w:sz w:val="18"/>
                <w:szCs w:val="18"/>
                <w:lang w:val="en-GB"/>
              </w:rPr>
            </w:pPr>
            <w:r>
              <w:rPr>
                <w:rFonts w:ascii="Courier New" w:hAnsi="Courier New" w:cs="Courier New"/>
                <w:sz w:val="18"/>
                <w:szCs w:val="18"/>
                <w:lang w:val="en-GB"/>
              </w:rPr>
              <w:t xml:space="preserve">PT Token </w:t>
            </w:r>
            <w:r w:rsidR="000652FA">
              <w:rPr>
                <w:rFonts w:ascii="Courier New" w:hAnsi="Courier New" w:cs="Courier New"/>
                <w:sz w:val="18"/>
                <w:szCs w:val="18"/>
                <w:lang w:val="en-GB"/>
              </w:rPr>
              <w:t>and PAN are present in the request message</w:t>
            </w:r>
          </w:p>
        </w:tc>
        <w:tc>
          <w:tcPr>
            <w:tcW w:w="2160" w:type="dxa"/>
            <w:shd w:val="clear" w:color="auto" w:fill="auto"/>
          </w:tcPr>
          <w:p w14:paraId="2E08ED75"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278A5E7F"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"REFUSE"</w:t>
            </w:r>
          </w:p>
        </w:tc>
      </w:tr>
      <w:tr w:rsidR="00AD505C" w14:paraId="57BC23AA" w14:textId="77777777" w:rsidTr="00374E06">
        <w:tc>
          <w:tcPr>
            <w:tcW w:w="889" w:type="dxa"/>
            <w:shd w:val="clear" w:color="auto" w:fill="auto"/>
          </w:tcPr>
          <w:p w14:paraId="05621D11" w14:textId="77777777" w:rsidR="00AD505C" w:rsidRPr="00462F1B" w:rsidRDefault="000652FA" w:rsidP="00374E06">
            <w:pPr>
              <w:jc w:val="center"/>
              <w:rPr>
                <w:rFonts w:ascii="Courier New" w:hAnsi="Courier New" w:cs="Courier New"/>
                <w:sz w:val="18"/>
                <w:szCs w:val="18"/>
                <w:lang w:val="en-GB"/>
              </w:rPr>
            </w:pPr>
            <w:r>
              <w:rPr>
                <w:rFonts w:ascii="Courier New" w:hAnsi="Courier New" w:cs="Courier New"/>
                <w:sz w:val="18"/>
                <w:szCs w:val="18"/>
                <w:lang w:val="en-GB"/>
              </w:rPr>
              <w:t>713</w:t>
            </w:r>
          </w:p>
        </w:tc>
        <w:tc>
          <w:tcPr>
            <w:tcW w:w="4758" w:type="dxa"/>
            <w:shd w:val="clear" w:color="auto" w:fill="auto"/>
          </w:tcPr>
          <w:p w14:paraId="2001C642" w14:textId="77777777" w:rsidR="00AD505C" w:rsidRPr="00462F1B" w:rsidRDefault="000652FA" w:rsidP="00BA2D50">
            <w:pPr>
              <w:rPr>
                <w:rFonts w:ascii="Courier New" w:hAnsi="Courier New" w:cs="Courier New"/>
                <w:sz w:val="18"/>
                <w:szCs w:val="18"/>
                <w:lang w:val="en-GB"/>
              </w:rPr>
            </w:pPr>
            <w:r>
              <w:rPr>
                <w:rFonts w:ascii="Courier New" w:hAnsi="Courier New" w:cs="Courier New"/>
                <w:sz w:val="18"/>
                <w:szCs w:val="18"/>
                <w:lang w:val="en-GB"/>
              </w:rPr>
              <w:t>Invalid PT Token</w:t>
            </w:r>
          </w:p>
        </w:tc>
        <w:tc>
          <w:tcPr>
            <w:tcW w:w="2160" w:type="dxa"/>
            <w:shd w:val="clear" w:color="auto" w:fill="auto"/>
          </w:tcPr>
          <w:p w14:paraId="7F1F9B78"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7A9C42D0"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"REFUSE"</w:t>
            </w:r>
          </w:p>
        </w:tc>
      </w:tr>
      <w:tr w:rsidR="00AD505C" w14:paraId="4CF06172" w14:textId="77777777" w:rsidTr="00374E06">
        <w:tc>
          <w:tcPr>
            <w:tcW w:w="889" w:type="dxa"/>
            <w:shd w:val="clear" w:color="auto" w:fill="auto"/>
          </w:tcPr>
          <w:p w14:paraId="67B12592" w14:textId="77777777" w:rsidR="00AD505C" w:rsidRPr="00462F1B" w:rsidRDefault="000652FA" w:rsidP="00374E06">
            <w:pPr>
              <w:jc w:val="center"/>
              <w:rPr>
                <w:rFonts w:ascii="Courier New" w:hAnsi="Courier New" w:cs="Courier New"/>
                <w:sz w:val="18"/>
                <w:szCs w:val="18"/>
                <w:lang w:val="en-GB"/>
              </w:rPr>
            </w:pPr>
            <w:r>
              <w:rPr>
                <w:rFonts w:ascii="Courier New" w:hAnsi="Courier New" w:cs="Courier New"/>
                <w:sz w:val="18"/>
                <w:szCs w:val="18"/>
                <w:lang w:val="en-GB"/>
              </w:rPr>
              <w:t>714</w:t>
            </w:r>
          </w:p>
        </w:tc>
        <w:tc>
          <w:tcPr>
            <w:tcW w:w="4758" w:type="dxa"/>
            <w:shd w:val="clear" w:color="auto" w:fill="auto"/>
          </w:tcPr>
          <w:p w14:paraId="11FB32B3" w14:textId="77777777" w:rsidR="00AD505C" w:rsidRPr="00462F1B" w:rsidRDefault="000652FA" w:rsidP="00BA2D50">
            <w:pPr>
              <w:rPr>
                <w:rFonts w:ascii="Courier New" w:hAnsi="Courier New" w:cs="Courier New"/>
                <w:sz w:val="18"/>
                <w:szCs w:val="18"/>
                <w:lang w:val="en-GB"/>
              </w:rPr>
            </w:pPr>
            <w:r>
              <w:rPr>
                <w:rFonts w:ascii="Courier New" w:hAnsi="Courier New" w:cs="Courier New"/>
                <w:sz w:val="18"/>
                <w:szCs w:val="18"/>
                <w:lang w:val="en-GB"/>
              </w:rPr>
              <w:t>Merchant does not subscribe to Merchant OMNI Tokenization</w:t>
            </w:r>
          </w:p>
        </w:tc>
        <w:tc>
          <w:tcPr>
            <w:tcW w:w="2160" w:type="dxa"/>
            <w:shd w:val="clear" w:color="auto" w:fill="auto"/>
          </w:tcPr>
          <w:p w14:paraId="6CD4BCA4"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3855C196"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"REFUSE"</w:t>
            </w:r>
          </w:p>
        </w:tc>
      </w:tr>
      <w:tr w:rsidR="00AD505C" w14:paraId="5345E488" w14:textId="77777777" w:rsidTr="00374E06">
        <w:tc>
          <w:tcPr>
            <w:tcW w:w="889" w:type="dxa"/>
            <w:shd w:val="clear" w:color="auto" w:fill="auto"/>
          </w:tcPr>
          <w:p w14:paraId="3CD736F8" w14:textId="77777777" w:rsidR="00AD505C" w:rsidRPr="00462F1B" w:rsidRDefault="000652FA" w:rsidP="00374E06">
            <w:pPr>
              <w:jc w:val="center"/>
              <w:rPr>
                <w:rFonts w:ascii="Courier New" w:hAnsi="Courier New" w:cs="Courier New"/>
                <w:sz w:val="18"/>
                <w:szCs w:val="18"/>
                <w:lang w:val="en-GB"/>
              </w:rPr>
            </w:pPr>
            <w:r>
              <w:rPr>
                <w:rFonts w:ascii="Courier New" w:hAnsi="Courier New" w:cs="Courier New"/>
                <w:sz w:val="18"/>
                <w:szCs w:val="18"/>
                <w:lang w:val="en-GB"/>
              </w:rPr>
              <w:t>715</w:t>
            </w:r>
          </w:p>
        </w:tc>
        <w:tc>
          <w:tcPr>
            <w:tcW w:w="4758" w:type="dxa"/>
            <w:shd w:val="clear" w:color="auto" w:fill="auto"/>
          </w:tcPr>
          <w:p w14:paraId="276498CB" w14:textId="77777777" w:rsidR="00AD505C" w:rsidRPr="00462F1B" w:rsidRDefault="000652FA" w:rsidP="00BA2D50">
            <w:pPr>
              <w:rPr>
                <w:rFonts w:ascii="Courier New" w:hAnsi="Courier New" w:cs="Courier New"/>
                <w:sz w:val="18"/>
                <w:szCs w:val="18"/>
                <w:lang w:val="en-GB"/>
              </w:rPr>
            </w:pPr>
            <w:r>
              <w:rPr>
                <w:rFonts w:ascii="Courier New" w:hAnsi="Courier New" w:cs="Courier New"/>
                <w:sz w:val="18"/>
                <w:szCs w:val="18"/>
                <w:lang w:val="en-GB"/>
              </w:rPr>
              <w:t>PT Token no present in request message</w:t>
            </w:r>
          </w:p>
        </w:tc>
        <w:tc>
          <w:tcPr>
            <w:tcW w:w="2160" w:type="dxa"/>
            <w:shd w:val="clear" w:color="auto" w:fill="auto"/>
          </w:tcPr>
          <w:p w14:paraId="59466F46"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7E27ADDD"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"REFUSE"</w:t>
            </w:r>
          </w:p>
        </w:tc>
      </w:tr>
      <w:tr w:rsidR="00AD505C" w14:paraId="4B0C4F02" w14:textId="77777777" w:rsidTr="00374E06">
        <w:tc>
          <w:tcPr>
            <w:tcW w:w="889" w:type="dxa"/>
            <w:shd w:val="clear" w:color="auto" w:fill="auto"/>
          </w:tcPr>
          <w:p w14:paraId="3B5D08F4" w14:textId="77777777" w:rsidR="00AD505C" w:rsidRPr="00462F1B" w:rsidRDefault="000652FA" w:rsidP="00374E06">
            <w:pPr>
              <w:jc w:val="center"/>
              <w:rPr>
                <w:rFonts w:ascii="Courier New" w:hAnsi="Courier New" w:cs="Courier New"/>
                <w:sz w:val="18"/>
                <w:szCs w:val="18"/>
                <w:lang w:val="en-GB"/>
              </w:rPr>
            </w:pPr>
            <w:r>
              <w:rPr>
                <w:rFonts w:ascii="Courier New" w:hAnsi="Courier New" w:cs="Courier New"/>
                <w:sz w:val="18"/>
                <w:szCs w:val="18"/>
                <w:lang w:val="en-GB"/>
              </w:rPr>
              <w:t>716</w:t>
            </w:r>
          </w:p>
        </w:tc>
        <w:tc>
          <w:tcPr>
            <w:tcW w:w="4758" w:type="dxa"/>
            <w:shd w:val="clear" w:color="auto" w:fill="auto"/>
          </w:tcPr>
          <w:p w14:paraId="7B2D406B" w14:textId="77777777" w:rsidR="00AD505C" w:rsidRPr="00462F1B" w:rsidRDefault="000652FA" w:rsidP="00BA2D50">
            <w:pPr>
              <w:rPr>
                <w:rFonts w:ascii="Courier New" w:hAnsi="Courier New" w:cs="Courier New"/>
                <w:sz w:val="18"/>
                <w:szCs w:val="18"/>
                <w:lang w:val="en-GB"/>
              </w:rPr>
            </w:pPr>
            <w:r>
              <w:rPr>
                <w:rFonts w:ascii="Courier New" w:hAnsi="Courier New" w:cs="Courier New"/>
                <w:sz w:val="18"/>
                <w:szCs w:val="18"/>
                <w:lang w:val="en-GB"/>
              </w:rPr>
              <w:t>PT Token is present, Expiry Date is not present</w:t>
            </w:r>
          </w:p>
        </w:tc>
        <w:tc>
          <w:tcPr>
            <w:tcW w:w="2160" w:type="dxa"/>
            <w:shd w:val="clear" w:color="auto" w:fill="auto"/>
          </w:tcPr>
          <w:p w14:paraId="120D4987"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22CA6EE0" w14:textId="77777777" w:rsidR="00AD505C" w:rsidRPr="00462F1B" w:rsidRDefault="000652FA" w:rsidP="00BA2D50">
            <w:pPr>
              <w:rPr>
                <w:rFonts w:ascii="Courier New" w:hAnsi="Courier New" w:cs="Courier New"/>
                <w:sz w:val="18"/>
                <w:szCs w:val="18"/>
              </w:rPr>
            </w:pPr>
            <w:r>
              <w:rPr>
                <w:rFonts w:ascii="Courier New" w:hAnsi="Courier New" w:cs="Courier New"/>
                <w:sz w:val="18"/>
                <w:szCs w:val="18"/>
              </w:rPr>
              <w:t>"REFUSE"</w:t>
            </w:r>
          </w:p>
        </w:tc>
      </w:tr>
      <w:tr w:rsidR="003D7C8A" w14:paraId="3F3E28EC" w14:textId="77777777" w:rsidTr="00374E06">
        <w:tc>
          <w:tcPr>
            <w:tcW w:w="889" w:type="dxa"/>
            <w:shd w:val="clear" w:color="auto" w:fill="auto"/>
          </w:tcPr>
          <w:p w14:paraId="754624BB" w14:textId="3FEAC7AC" w:rsidR="003D7C8A" w:rsidRPr="00462F1B" w:rsidRDefault="003D7C8A" w:rsidP="00374E06">
            <w:pPr>
              <w:jc w:val="center"/>
              <w:rPr>
                <w:rFonts w:ascii="Courier New" w:hAnsi="Courier New" w:cs="Courier New"/>
                <w:sz w:val="18"/>
                <w:szCs w:val="18"/>
                <w:lang w:val="en-GB"/>
              </w:rPr>
            </w:pPr>
            <w:r>
              <w:rPr>
                <w:rFonts w:ascii="Courier New" w:hAnsi="Courier New" w:cs="Courier New"/>
                <w:sz w:val="18"/>
                <w:szCs w:val="18"/>
                <w:lang w:val="en-GB"/>
              </w:rPr>
              <w:t>717</w:t>
            </w:r>
          </w:p>
        </w:tc>
        <w:tc>
          <w:tcPr>
            <w:tcW w:w="4758" w:type="dxa"/>
            <w:shd w:val="clear" w:color="auto" w:fill="auto"/>
          </w:tcPr>
          <w:p w14:paraId="1EFC1B1D" w14:textId="782DA789" w:rsidR="003D7C8A" w:rsidRPr="00462F1B" w:rsidRDefault="003D7C8A" w:rsidP="00BA2D50">
            <w:pPr>
              <w:rPr>
                <w:rFonts w:ascii="Courier New" w:hAnsi="Courier New" w:cs="Courier New"/>
                <w:sz w:val="18"/>
                <w:szCs w:val="18"/>
                <w:lang w:val="en-GB"/>
              </w:rPr>
            </w:pPr>
            <w:r>
              <w:rPr>
                <w:rFonts w:ascii="Courier New" w:hAnsi="Courier New" w:cs="Courier New"/>
                <w:sz w:val="18"/>
                <w:szCs w:val="18"/>
                <w:lang w:val="en-GB"/>
              </w:rPr>
              <w:t>OMNI Tokenization is disabled</w:t>
            </w:r>
          </w:p>
        </w:tc>
        <w:tc>
          <w:tcPr>
            <w:tcW w:w="2160" w:type="dxa"/>
            <w:shd w:val="clear" w:color="auto" w:fill="auto"/>
          </w:tcPr>
          <w:p w14:paraId="48A8E0B5" w14:textId="3E69ADFF" w:rsidR="003D7C8A" w:rsidRPr="00462F1B" w:rsidRDefault="003D7C8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11C149F0" w14:textId="4F0108F8" w:rsidR="003D7C8A" w:rsidRPr="00462F1B" w:rsidRDefault="003D7C8A" w:rsidP="00BA2D50">
            <w:pPr>
              <w:rPr>
                <w:rFonts w:ascii="Courier New" w:hAnsi="Courier New" w:cs="Courier New"/>
                <w:sz w:val="18"/>
                <w:szCs w:val="18"/>
              </w:rPr>
            </w:pPr>
            <w:r>
              <w:rPr>
                <w:rFonts w:ascii="Courier New" w:hAnsi="Courier New" w:cs="Courier New"/>
                <w:sz w:val="18"/>
                <w:szCs w:val="18"/>
              </w:rPr>
              <w:t>"REFUSE"</w:t>
            </w:r>
          </w:p>
        </w:tc>
      </w:tr>
      <w:tr w:rsidR="003D7C8A" w14:paraId="15DC3FA3" w14:textId="77777777" w:rsidTr="00374E06">
        <w:tc>
          <w:tcPr>
            <w:tcW w:w="889" w:type="dxa"/>
            <w:shd w:val="clear" w:color="auto" w:fill="auto"/>
          </w:tcPr>
          <w:p w14:paraId="77FBC846" w14:textId="49A71241" w:rsidR="003D7C8A" w:rsidRPr="00462F1B" w:rsidRDefault="003D7C8A" w:rsidP="00374E06">
            <w:pPr>
              <w:jc w:val="center"/>
              <w:rPr>
                <w:rFonts w:ascii="Courier New" w:hAnsi="Courier New" w:cs="Courier New"/>
                <w:sz w:val="18"/>
                <w:szCs w:val="18"/>
                <w:lang w:val="en-GB"/>
              </w:rPr>
            </w:pPr>
            <w:r>
              <w:rPr>
                <w:rFonts w:ascii="Courier New" w:hAnsi="Courier New" w:cs="Courier New"/>
                <w:sz w:val="18"/>
                <w:szCs w:val="18"/>
                <w:lang w:val="en-GB"/>
              </w:rPr>
              <w:t>718</w:t>
            </w:r>
          </w:p>
        </w:tc>
        <w:tc>
          <w:tcPr>
            <w:tcW w:w="4758" w:type="dxa"/>
            <w:shd w:val="clear" w:color="auto" w:fill="auto"/>
          </w:tcPr>
          <w:p w14:paraId="113F1CB8" w14:textId="35DDBEDF" w:rsidR="003D7C8A" w:rsidRPr="00462F1B" w:rsidRDefault="003D7C8A" w:rsidP="00BA2D50">
            <w:pPr>
              <w:rPr>
                <w:rFonts w:ascii="Courier New" w:hAnsi="Courier New" w:cs="Courier New"/>
                <w:sz w:val="18"/>
                <w:szCs w:val="18"/>
                <w:lang w:val="en-GB"/>
              </w:rPr>
            </w:pPr>
            <w:r>
              <w:rPr>
                <w:rFonts w:ascii="Courier New" w:hAnsi="Courier New" w:cs="Courier New"/>
                <w:sz w:val="18"/>
                <w:szCs w:val="18"/>
                <w:lang w:val="en-GB"/>
              </w:rPr>
              <w:t>Invalid API version</w:t>
            </w:r>
          </w:p>
        </w:tc>
        <w:tc>
          <w:tcPr>
            <w:tcW w:w="2160" w:type="dxa"/>
            <w:shd w:val="clear" w:color="auto" w:fill="auto"/>
          </w:tcPr>
          <w:p w14:paraId="3D3D78EA" w14:textId="781B0970" w:rsidR="003D7C8A" w:rsidRPr="00462F1B" w:rsidRDefault="003D7C8A" w:rsidP="00BA2D50">
            <w:pPr>
              <w:rPr>
                <w:rFonts w:ascii="Courier New" w:hAnsi="Courier New" w:cs="Courier New"/>
                <w:sz w:val="18"/>
                <w:szCs w:val="18"/>
              </w:rPr>
            </w:pPr>
            <w:r>
              <w:rPr>
                <w:rFonts w:ascii="Courier New" w:hAnsi="Courier New" w:cs="Courier New"/>
                <w:sz w:val="18"/>
                <w:szCs w:val="18"/>
              </w:rPr>
              <w:t>"DECLINE"</w:t>
            </w:r>
          </w:p>
        </w:tc>
        <w:tc>
          <w:tcPr>
            <w:tcW w:w="2340" w:type="dxa"/>
            <w:shd w:val="clear" w:color="auto" w:fill="auto"/>
          </w:tcPr>
          <w:p w14:paraId="7A547A14" w14:textId="3D5650F4" w:rsidR="003D7C8A" w:rsidRPr="00462F1B" w:rsidRDefault="003D7C8A" w:rsidP="00BA2D50">
            <w:pPr>
              <w:rPr>
                <w:rFonts w:ascii="Courier New" w:hAnsi="Courier New" w:cs="Courier New"/>
                <w:sz w:val="18"/>
                <w:szCs w:val="18"/>
              </w:rPr>
            </w:pPr>
            <w:r>
              <w:rPr>
                <w:rFonts w:ascii="Courier New" w:hAnsi="Courier New" w:cs="Courier New"/>
                <w:sz w:val="18"/>
                <w:szCs w:val="18"/>
              </w:rPr>
              <w:t>"REFUSE"</w:t>
            </w:r>
          </w:p>
        </w:tc>
      </w:tr>
      <w:tr w:rsidR="00AF088B" w14:paraId="283FB4E1" w14:textId="77777777" w:rsidTr="00374E06">
        <w:trPr>
          <w:ins w:id="2919" w:author="Fernandez, Susana" w:date="2023-01-26T14:05:00Z"/>
        </w:trPr>
        <w:tc>
          <w:tcPr>
            <w:tcW w:w="889" w:type="dxa"/>
            <w:shd w:val="clear" w:color="auto" w:fill="auto"/>
          </w:tcPr>
          <w:p w14:paraId="45EBAD7C" w14:textId="0AB3ED21" w:rsidR="00AF088B" w:rsidRPr="00462F1B" w:rsidRDefault="00AF088B" w:rsidP="00374E06">
            <w:pPr>
              <w:jc w:val="center"/>
              <w:rPr>
                <w:ins w:id="2920" w:author="Fernandez, Susana" w:date="2023-01-26T14:05:00Z"/>
                <w:rFonts w:ascii="Courier New" w:hAnsi="Courier New" w:cs="Courier New"/>
                <w:sz w:val="18"/>
                <w:szCs w:val="18"/>
                <w:lang w:val="en-GB"/>
              </w:rPr>
            </w:pPr>
            <w:ins w:id="2921" w:author="Fernandez, Susana" w:date="2023-01-26T14:06:00Z">
              <w:r>
                <w:rPr>
                  <w:rFonts w:ascii="Courier New" w:hAnsi="Courier New" w:cs="Courier New"/>
                  <w:sz w:val="18"/>
                  <w:szCs w:val="18"/>
                  <w:lang w:val="en-GB"/>
                </w:rPr>
                <w:t>720</w:t>
              </w:r>
            </w:ins>
          </w:p>
        </w:tc>
        <w:tc>
          <w:tcPr>
            <w:tcW w:w="4758" w:type="dxa"/>
            <w:shd w:val="clear" w:color="auto" w:fill="auto"/>
          </w:tcPr>
          <w:p w14:paraId="7D6B5765" w14:textId="133D3AFD" w:rsidR="00AF088B" w:rsidRPr="00462F1B" w:rsidRDefault="00AF088B" w:rsidP="00BA2D50">
            <w:pPr>
              <w:rPr>
                <w:ins w:id="2922" w:author="Fernandez, Susana" w:date="2023-01-26T14:05:00Z"/>
                <w:rFonts w:ascii="Courier New" w:hAnsi="Courier New" w:cs="Courier New"/>
                <w:sz w:val="18"/>
                <w:szCs w:val="18"/>
                <w:lang w:val="en-GB"/>
              </w:rPr>
            </w:pPr>
            <w:ins w:id="2923" w:author="Fernandez, Susana" w:date="2023-01-26T14:06:00Z">
              <w:r>
                <w:rPr>
                  <w:rFonts w:ascii="Courier New" w:hAnsi="Courier New" w:cs="Courier New"/>
                  <w:sz w:val="18"/>
                  <w:szCs w:val="18"/>
                  <w:lang w:val="en-GB"/>
                </w:rPr>
                <w:t>No surcharge applies</w:t>
              </w:r>
            </w:ins>
          </w:p>
        </w:tc>
        <w:tc>
          <w:tcPr>
            <w:tcW w:w="2160" w:type="dxa"/>
            <w:shd w:val="clear" w:color="auto" w:fill="auto"/>
          </w:tcPr>
          <w:p w14:paraId="1A04A65E" w14:textId="18D32CA4" w:rsidR="00AF088B" w:rsidRPr="00462F1B" w:rsidRDefault="00AF088B" w:rsidP="00BA2D50">
            <w:pPr>
              <w:rPr>
                <w:ins w:id="2924" w:author="Fernandez, Susana" w:date="2023-01-26T14:05:00Z"/>
                <w:rFonts w:ascii="Courier New" w:hAnsi="Courier New" w:cs="Courier New"/>
                <w:sz w:val="18"/>
                <w:szCs w:val="18"/>
              </w:rPr>
            </w:pPr>
            <w:ins w:id="2925" w:author="Fernandez, Susana" w:date="2023-01-26T14:06:00Z">
              <w:r>
                <w:rPr>
                  <w:rFonts w:ascii="Courier New" w:hAnsi="Courier New" w:cs="Courier New"/>
                  <w:sz w:val="18"/>
                  <w:szCs w:val="18"/>
                </w:rPr>
                <w:t>"NO SURCHARGE"</w:t>
              </w:r>
            </w:ins>
          </w:p>
        </w:tc>
        <w:tc>
          <w:tcPr>
            <w:tcW w:w="2340" w:type="dxa"/>
            <w:shd w:val="clear" w:color="auto" w:fill="auto"/>
          </w:tcPr>
          <w:p w14:paraId="3F6F348C" w14:textId="104D2883" w:rsidR="00AF088B" w:rsidRPr="00462F1B" w:rsidRDefault="00AF088B" w:rsidP="00BA2D50">
            <w:pPr>
              <w:rPr>
                <w:ins w:id="2926" w:author="Fernandez, Susana" w:date="2023-01-26T14:05:00Z"/>
                <w:rFonts w:ascii="Courier New" w:hAnsi="Courier New" w:cs="Courier New"/>
                <w:sz w:val="18"/>
                <w:szCs w:val="18"/>
              </w:rPr>
            </w:pPr>
            <w:ins w:id="2927" w:author="Fernandez, Susana" w:date="2023-01-26T14:06:00Z">
              <w:r>
                <w:rPr>
                  <w:rFonts w:ascii="Courier New" w:hAnsi="Courier New" w:cs="Courier New"/>
                  <w:sz w:val="18"/>
                  <w:szCs w:val="18"/>
                </w:rPr>
                <w:t xml:space="preserve">"AUCUN </w:t>
              </w:r>
            </w:ins>
            <w:ins w:id="2928" w:author="Fernandez, Susana" w:date="2023-01-26T14:07:00Z">
              <w:r w:rsidRPr="00AF088B">
                <w:rPr>
                  <w:rFonts w:ascii="Courier New" w:hAnsi="Courier New" w:cs="Courier New"/>
                  <w:sz w:val="18"/>
                  <w:szCs w:val="18"/>
                </w:rPr>
                <w:t>SUPPLÉMENT</w:t>
              </w:r>
              <w:r>
                <w:rPr>
                  <w:rFonts w:ascii="Courier New" w:hAnsi="Courier New" w:cs="Courier New"/>
                  <w:sz w:val="18"/>
                  <w:szCs w:val="18"/>
                </w:rPr>
                <w:t>"</w:t>
              </w:r>
            </w:ins>
          </w:p>
        </w:tc>
      </w:tr>
      <w:tr w:rsidR="00AF088B" w14:paraId="7C48127D" w14:textId="77777777" w:rsidTr="00374E06">
        <w:trPr>
          <w:ins w:id="2929" w:author="Fernandez, Susana" w:date="2023-01-26T14:05:00Z"/>
        </w:trPr>
        <w:tc>
          <w:tcPr>
            <w:tcW w:w="889" w:type="dxa"/>
            <w:shd w:val="clear" w:color="auto" w:fill="auto"/>
          </w:tcPr>
          <w:p w14:paraId="2F0AE34C" w14:textId="17511993" w:rsidR="00AF088B" w:rsidRPr="00462F1B" w:rsidRDefault="00AF088B" w:rsidP="00374E06">
            <w:pPr>
              <w:jc w:val="center"/>
              <w:rPr>
                <w:ins w:id="2930" w:author="Fernandez, Susana" w:date="2023-01-26T14:05:00Z"/>
                <w:rFonts w:ascii="Courier New" w:hAnsi="Courier New" w:cs="Courier New"/>
                <w:sz w:val="18"/>
                <w:szCs w:val="18"/>
                <w:lang w:val="en-GB"/>
              </w:rPr>
            </w:pPr>
            <w:ins w:id="2931" w:author="Fernandez, Susana" w:date="2023-01-26T14:07:00Z">
              <w:r>
                <w:rPr>
                  <w:rFonts w:ascii="Courier New" w:hAnsi="Courier New" w:cs="Courier New"/>
                  <w:sz w:val="18"/>
                  <w:szCs w:val="18"/>
                  <w:lang w:val="en-GB"/>
                </w:rPr>
                <w:t>721</w:t>
              </w:r>
            </w:ins>
          </w:p>
        </w:tc>
        <w:tc>
          <w:tcPr>
            <w:tcW w:w="4758" w:type="dxa"/>
            <w:shd w:val="clear" w:color="auto" w:fill="auto"/>
          </w:tcPr>
          <w:p w14:paraId="4FBE9FFE" w14:textId="4A2750C0" w:rsidR="00AF088B" w:rsidRPr="00462F1B" w:rsidRDefault="00AF088B" w:rsidP="00BA2D50">
            <w:pPr>
              <w:rPr>
                <w:ins w:id="2932" w:author="Fernandez, Susana" w:date="2023-01-26T14:05:00Z"/>
                <w:rFonts w:ascii="Courier New" w:hAnsi="Courier New" w:cs="Courier New"/>
                <w:sz w:val="18"/>
                <w:szCs w:val="18"/>
                <w:lang w:val="en-GB"/>
              </w:rPr>
            </w:pPr>
            <w:ins w:id="2933" w:author="Fernandez, Susana" w:date="2023-01-26T14:07:00Z">
              <w:r>
                <w:rPr>
                  <w:rFonts w:ascii="Courier New" w:hAnsi="Courier New" w:cs="Courier New"/>
                  <w:sz w:val="18"/>
                  <w:szCs w:val="18"/>
                  <w:lang w:val="en-GB"/>
                </w:rPr>
                <w:t>Surcharge applies</w:t>
              </w:r>
            </w:ins>
          </w:p>
        </w:tc>
        <w:tc>
          <w:tcPr>
            <w:tcW w:w="2160" w:type="dxa"/>
            <w:shd w:val="clear" w:color="auto" w:fill="auto"/>
          </w:tcPr>
          <w:p w14:paraId="5F0CB4C1" w14:textId="0DE3D39A" w:rsidR="00AF088B" w:rsidRPr="00462F1B" w:rsidRDefault="00AF088B" w:rsidP="00BA2D50">
            <w:pPr>
              <w:rPr>
                <w:ins w:id="2934" w:author="Fernandez, Susana" w:date="2023-01-26T14:05:00Z"/>
                <w:rFonts w:ascii="Courier New" w:hAnsi="Courier New" w:cs="Courier New"/>
                <w:sz w:val="18"/>
                <w:szCs w:val="18"/>
              </w:rPr>
            </w:pPr>
            <w:ins w:id="2935" w:author="Fernandez, Susana" w:date="2023-01-26T14:07:00Z">
              <w:r>
                <w:rPr>
                  <w:rFonts w:ascii="Courier New" w:hAnsi="Courier New" w:cs="Courier New"/>
                  <w:sz w:val="18"/>
                  <w:szCs w:val="18"/>
                </w:rPr>
                <w:t>"APPLY SURCHARGE"</w:t>
              </w:r>
            </w:ins>
          </w:p>
        </w:tc>
        <w:tc>
          <w:tcPr>
            <w:tcW w:w="2340" w:type="dxa"/>
            <w:shd w:val="clear" w:color="auto" w:fill="auto"/>
          </w:tcPr>
          <w:p w14:paraId="057F3605" w14:textId="2CB2820A" w:rsidR="00AF088B" w:rsidRPr="00462F1B" w:rsidRDefault="00AF088B" w:rsidP="00BA2D50">
            <w:pPr>
              <w:rPr>
                <w:ins w:id="2936" w:author="Fernandez, Susana" w:date="2023-01-26T14:05:00Z"/>
                <w:rFonts w:ascii="Courier New" w:hAnsi="Courier New" w:cs="Courier New"/>
                <w:sz w:val="18"/>
                <w:szCs w:val="18"/>
              </w:rPr>
            </w:pPr>
            <w:ins w:id="2937" w:author="Fernandez, Susana" w:date="2023-01-26T14:07:00Z">
              <w:r>
                <w:rPr>
                  <w:rFonts w:ascii="Courier New" w:hAnsi="Courier New" w:cs="Courier New"/>
                  <w:sz w:val="18"/>
                  <w:szCs w:val="18"/>
                </w:rPr>
                <w:t>"</w:t>
              </w:r>
              <w:r w:rsidRPr="00AF088B">
                <w:rPr>
                  <w:rFonts w:ascii="Courier New" w:hAnsi="Courier New" w:cs="Courier New"/>
                  <w:sz w:val="18"/>
                  <w:szCs w:val="18"/>
                </w:rPr>
                <w:t>APPLIQUER SUPPL</w:t>
              </w:r>
              <w:r>
                <w:rPr>
                  <w:rFonts w:ascii="Courier New" w:hAnsi="Courier New" w:cs="Courier New"/>
                  <w:sz w:val="18"/>
                  <w:szCs w:val="18"/>
                </w:rPr>
                <w:t>"</w:t>
              </w:r>
            </w:ins>
          </w:p>
        </w:tc>
      </w:tr>
      <w:tr w:rsidR="00AF088B" w14:paraId="7ED64A53" w14:textId="77777777" w:rsidTr="00374E06">
        <w:trPr>
          <w:ins w:id="2938" w:author="Fernandez, Susana" w:date="2023-01-26T14:05:00Z"/>
        </w:trPr>
        <w:tc>
          <w:tcPr>
            <w:tcW w:w="889" w:type="dxa"/>
            <w:shd w:val="clear" w:color="auto" w:fill="auto"/>
          </w:tcPr>
          <w:p w14:paraId="495D2DD9" w14:textId="2B33F890" w:rsidR="00AF088B" w:rsidRPr="00462F1B" w:rsidRDefault="00AF088B" w:rsidP="00374E06">
            <w:pPr>
              <w:jc w:val="center"/>
              <w:rPr>
                <w:ins w:id="2939" w:author="Fernandez, Susana" w:date="2023-01-26T14:05:00Z"/>
                <w:rFonts w:ascii="Courier New" w:hAnsi="Courier New" w:cs="Courier New"/>
                <w:sz w:val="18"/>
                <w:szCs w:val="18"/>
                <w:lang w:val="en-GB"/>
              </w:rPr>
            </w:pPr>
            <w:ins w:id="2940" w:author="Fernandez, Susana" w:date="2023-01-26T14:07:00Z">
              <w:r>
                <w:rPr>
                  <w:rFonts w:ascii="Courier New" w:hAnsi="Courier New" w:cs="Courier New"/>
                  <w:sz w:val="18"/>
                  <w:szCs w:val="18"/>
                  <w:lang w:val="en-GB"/>
                </w:rPr>
                <w:t>722</w:t>
              </w:r>
            </w:ins>
          </w:p>
        </w:tc>
        <w:tc>
          <w:tcPr>
            <w:tcW w:w="4758" w:type="dxa"/>
            <w:shd w:val="clear" w:color="auto" w:fill="auto"/>
          </w:tcPr>
          <w:p w14:paraId="1DF4C37A" w14:textId="77777777" w:rsidR="00AF088B" w:rsidRDefault="00AF088B" w:rsidP="00BA2D50">
            <w:pPr>
              <w:rPr>
                <w:ins w:id="2941" w:author="Fernandez, Susana" w:date="2023-01-26T14:08:00Z"/>
                <w:rFonts w:ascii="Courier New" w:hAnsi="Courier New" w:cs="Courier New"/>
                <w:sz w:val="18"/>
                <w:szCs w:val="18"/>
                <w:lang w:val="en-GB"/>
              </w:rPr>
            </w:pPr>
            <w:ins w:id="2942" w:author="Fernandez, Susana" w:date="2023-01-26T14:07:00Z">
              <w:r>
                <w:rPr>
                  <w:rFonts w:ascii="Courier New" w:hAnsi="Courier New" w:cs="Courier New"/>
                  <w:sz w:val="18"/>
                  <w:szCs w:val="18"/>
                  <w:lang w:val="en-GB"/>
                </w:rPr>
                <w:t>Exce</w:t>
              </w:r>
            </w:ins>
            <w:ins w:id="2943" w:author="Fernandez, Susana" w:date="2023-01-26T14:08:00Z">
              <w:r>
                <w:rPr>
                  <w:rFonts w:ascii="Courier New" w:hAnsi="Courier New" w:cs="Courier New"/>
                  <w:sz w:val="18"/>
                  <w:szCs w:val="18"/>
                  <w:lang w:val="en-GB"/>
                </w:rPr>
                <w:t>ssive surcharge</w:t>
              </w:r>
            </w:ins>
          </w:p>
          <w:p w14:paraId="575C3CCB" w14:textId="77777777" w:rsidR="00AF088B" w:rsidRDefault="00AF088B" w:rsidP="00AF088B">
            <w:pPr>
              <w:rPr>
                <w:ins w:id="2944" w:author="Fernandez, Susana" w:date="2023-01-26T14:08:00Z"/>
                <w:rFonts w:ascii="Courier New" w:hAnsi="Courier New" w:cs="Courier New"/>
                <w:sz w:val="18"/>
                <w:szCs w:val="18"/>
                <w:lang w:val="en-GB"/>
              </w:rPr>
            </w:pPr>
          </w:p>
          <w:p w14:paraId="60FF5903" w14:textId="7FCE9BFD" w:rsidR="00AF088B" w:rsidRPr="00AF088B" w:rsidRDefault="00AF088B" w:rsidP="00AF088B">
            <w:pPr>
              <w:rPr>
                <w:ins w:id="2945" w:author="Fernandez, Susana" w:date="2023-01-26T14:08:00Z"/>
                <w:rFonts w:ascii="Courier New" w:hAnsi="Courier New" w:cs="Courier New"/>
                <w:sz w:val="18"/>
                <w:szCs w:val="18"/>
                <w:lang w:val="en-GB"/>
              </w:rPr>
            </w:pPr>
            <w:ins w:id="2946" w:author="Fernandez, Susana" w:date="2023-01-26T14:08:00Z">
              <w:r w:rsidRPr="00AF088B">
                <w:rPr>
                  <w:rFonts w:ascii="Courier New" w:hAnsi="Courier New" w:cs="Courier New"/>
                  <w:sz w:val="18"/>
                  <w:szCs w:val="18"/>
                  <w:lang w:val="en-GB"/>
                </w:rPr>
                <w:t xml:space="preserve">This </w:t>
              </w:r>
              <w:r>
                <w:rPr>
                  <w:rFonts w:ascii="Courier New" w:hAnsi="Courier New" w:cs="Courier New"/>
                  <w:sz w:val="18"/>
                  <w:szCs w:val="18"/>
                  <w:lang w:val="en-GB"/>
                </w:rPr>
                <w:t>resp</w:t>
              </w:r>
            </w:ins>
            <w:ins w:id="2947" w:author="Fernandez, Susana" w:date="2023-01-26T14:09:00Z">
              <w:r>
                <w:rPr>
                  <w:rFonts w:ascii="Courier New" w:hAnsi="Courier New" w:cs="Courier New"/>
                  <w:sz w:val="18"/>
                  <w:szCs w:val="18"/>
                  <w:lang w:val="en-GB"/>
                </w:rPr>
                <w:t>onse code is returned when:</w:t>
              </w:r>
            </w:ins>
          </w:p>
          <w:p w14:paraId="7E0BA748" w14:textId="77777777" w:rsidR="00AF088B" w:rsidRPr="00AF088B" w:rsidRDefault="00AF088B" w:rsidP="00F3131C">
            <w:pPr>
              <w:pStyle w:val="ListParagraph"/>
              <w:numPr>
                <w:ilvl w:val="0"/>
                <w:numId w:val="187"/>
              </w:numPr>
              <w:ind w:left="360"/>
              <w:rPr>
                <w:ins w:id="2948" w:author="Fernandez, Susana" w:date="2023-01-26T14:08:00Z"/>
                <w:rFonts w:ascii="Courier New" w:hAnsi="Courier New" w:cs="Courier New"/>
                <w:sz w:val="18"/>
                <w:szCs w:val="18"/>
                <w:lang w:val="en-GB"/>
              </w:rPr>
            </w:pPr>
            <w:ins w:id="2949" w:author="Fernandez, Susana" w:date="2023-01-26T14:08:00Z">
              <w:r w:rsidRPr="00AF088B">
                <w:rPr>
                  <w:rFonts w:ascii="Courier New" w:hAnsi="Courier New" w:cs="Courier New"/>
                  <w:sz w:val="18"/>
                  <w:szCs w:val="18"/>
                  <w:lang w:val="en-GB"/>
                </w:rPr>
                <w:t>Credit card types that credit surcharge is &gt; 2.4%</w:t>
              </w:r>
            </w:ins>
          </w:p>
          <w:p w14:paraId="16B4CC81" w14:textId="201D7BA8" w:rsidR="00AF088B" w:rsidRPr="00AF088B" w:rsidRDefault="00AF088B" w:rsidP="00F3131C">
            <w:pPr>
              <w:pStyle w:val="ListParagraph"/>
              <w:numPr>
                <w:ilvl w:val="0"/>
                <w:numId w:val="187"/>
              </w:numPr>
              <w:ind w:left="360"/>
              <w:rPr>
                <w:ins w:id="2950" w:author="Fernandez, Susana" w:date="2023-01-26T14:05:00Z"/>
                <w:rFonts w:ascii="Courier New" w:hAnsi="Courier New" w:cs="Courier New"/>
                <w:sz w:val="18"/>
                <w:szCs w:val="18"/>
                <w:lang w:val="en-GB"/>
              </w:rPr>
            </w:pPr>
            <w:ins w:id="2951" w:author="Fernandez, Susana" w:date="2023-01-26T14:08:00Z">
              <w:r w:rsidRPr="00AF088B">
                <w:rPr>
                  <w:rFonts w:ascii="Courier New" w:hAnsi="Courier New" w:cs="Courier New"/>
                  <w:sz w:val="18"/>
                  <w:szCs w:val="18"/>
                  <w:lang w:val="en-GB"/>
                </w:rPr>
                <w:t>Card Verify if the credit surcharge amount is not = $0</w:t>
              </w:r>
            </w:ins>
          </w:p>
        </w:tc>
        <w:tc>
          <w:tcPr>
            <w:tcW w:w="2160" w:type="dxa"/>
            <w:shd w:val="clear" w:color="auto" w:fill="auto"/>
          </w:tcPr>
          <w:p w14:paraId="31162F34" w14:textId="22D95F21" w:rsidR="00AF088B" w:rsidRPr="00462F1B" w:rsidRDefault="00AF088B" w:rsidP="00BA2D50">
            <w:pPr>
              <w:rPr>
                <w:ins w:id="2952" w:author="Fernandez, Susana" w:date="2023-01-26T14:05:00Z"/>
                <w:rFonts w:ascii="Courier New" w:hAnsi="Courier New" w:cs="Courier New"/>
                <w:sz w:val="18"/>
                <w:szCs w:val="18"/>
              </w:rPr>
            </w:pPr>
            <w:ins w:id="2953" w:author="Fernandez, Susana" w:date="2023-01-26T14:08:00Z">
              <w:r>
                <w:rPr>
                  <w:rFonts w:ascii="Courier New" w:hAnsi="Courier New" w:cs="Courier New"/>
                  <w:sz w:val="18"/>
                  <w:szCs w:val="18"/>
                </w:rPr>
                <w:t>"EXCESS SURCHARGE"</w:t>
              </w:r>
            </w:ins>
          </w:p>
        </w:tc>
        <w:tc>
          <w:tcPr>
            <w:tcW w:w="2340" w:type="dxa"/>
            <w:shd w:val="clear" w:color="auto" w:fill="auto"/>
          </w:tcPr>
          <w:p w14:paraId="3B1DBC87" w14:textId="1017C897" w:rsidR="00AF088B" w:rsidRPr="00462F1B" w:rsidRDefault="00AF088B" w:rsidP="00BA2D50">
            <w:pPr>
              <w:rPr>
                <w:ins w:id="2954" w:author="Fernandez, Susana" w:date="2023-01-26T14:05:00Z"/>
                <w:rFonts w:ascii="Courier New" w:hAnsi="Courier New" w:cs="Courier New"/>
                <w:sz w:val="18"/>
                <w:szCs w:val="18"/>
              </w:rPr>
            </w:pPr>
            <w:ins w:id="2955" w:author="Fernandez, Susana" w:date="2023-01-26T14:08:00Z">
              <w:r>
                <w:rPr>
                  <w:rFonts w:ascii="Courier New" w:hAnsi="Courier New" w:cs="Courier New"/>
                  <w:sz w:val="18"/>
                  <w:szCs w:val="18"/>
                </w:rPr>
                <w:t>"SUPPL EXCESS"</w:t>
              </w:r>
            </w:ins>
          </w:p>
        </w:tc>
      </w:tr>
      <w:tr w:rsidR="00AF088B" w14:paraId="4A3C301C" w14:textId="77777777" w:rsidTr="00374E06">
        <w:trPr>
          <w:ins w:id="2956" w:author="Fernandez, Susana" w:date="2023-01-26T14:04:00Z"/>
        </w:trPr>
        <w:tc>
          <w:tcPr>
            <w:tcW w:w="889" w:type="dxa"/>
            <w:shd w:val="clear" w:color="auto" w:fill="auto"/>
          </w:tcPr>
          <w:p w14:paraId="233F87C6" w14:textId="320B35D0" w:rsidR="00AF088B" w:rsidRPr="00462F1B" w:rsidRDefault="00AF088B" w:rsidP="00374E06">
            <w:pPr>
              <w:jc w:val="center"/>
              <w:rPr>
                <w:ins w:id="2957" w:author="Fernandez, Susana" w:date="2023-01-26T14:04:00Z"/>
                <w:rFonts w:ascii="Courier New" w:hAnsi="Courier New" w:cs="Courier New"/>
                <w:sz w:val="18"/>
                <w:szCs w:val="18"/>
                <w:lang w:val="en-GB"/>
              </w:rPr>
            </w:pPr>
            <w:ins w:id="2958" w:author="Fernandez, Susana" w:date="2023-01-26T14:09:00Z">
              <w:r>
                <w:rPr>
                  <w:rFonts w:ascii="Courier New" w:hAnsi="Courier New" w:cs="Courier New"/>
                  <w:sz w:val="18"/>
                  <w:szCs w:val="18"/>
                  <w:lang w:val="en-GB"/>
                </w:rPr>
                <w:t>723</w:t>
              </w:r>
            </w:ins>
          </w:p>
        </w:tc>
        <w:tc>
          <w:tcPr>
            <w:tcW w:w="4758" w:type="dxa"/>
            <w:shd w:val="clear" w:color="auto" w:fill="auto"/>
          </w:tcPr>
          <w:p w14:paraId="5748823B" w14:textId="34017C22" w:rsidR="00AF088B" w:rsidRPr="00462F1B" w:rsidRDefault="00AF088B" w:rsidP="00BA2D50">
            <w:pPr>
              <w:rPr>
                <w:ins w:id="2959" w:author="Fernandez, Susana" w:date="2023-01-26T14:04:00Z"/>
                <w:rFonts w:ascii="Courier New" w:hAnsi="Courier New" w:cs="Courier New"/>
                <w:sz w:val="18"/>
                <w:szCs w:val="18"/>
                <w:lang w:val="en-GB"/>
              </w:rPr>
            </w:pPr>
            <w:ins w:id="2960" w:author="Fernandez, Susana" w:date="2023-01-26T14:09:00Z">
              <w:r>
                <w:rPr>
                  <w:rFonts w:ascii="Courier New" w:hAnsi="Courier New" w:cs="Courier New"/>
                  <w:sz w:val="18"/>
                  <w:szCs w:val="18"/>
                  <w:lang w:val="en-GB"/>
                </w:rPr>
                <w:t>Credit surcharge is not allowed</w:t>
              </w:r>
            </w:ins>
          </w:p>
        </w:tc>
        <w:tc>
          <w:tcPr>
            <w:tcW w:w="2160" w:type="dxa"/>
            <w:shd w:val="clear" w:color="auto" w:fill="auto"/>
          </w:tcPr>
          <w:p w14:paraId="13B90055" w14:textId="25253556" w:rsidR="00AF088B" w:rsidRPr="00462F1B" w:rsidRDefault="00AF088B" w:rsidP="00BA2D50">
            <w:pPr>
              <w:rPr>
                <w:ins w:id="2961" w:author="Fernandez, Susana" w:date="2023-01-26T14:04:00Z"/>
                <w:rFonts w:ascii="Courier New" w:hAnsi="Courier New" w:cs="Courier New"/>
                <w:sz w:val="18"/>
                <w:szCs w:val="18"/>
              </w:rPr>
            </w:pPr>
            <w:ins w:id="2962" w:author="Fernandez, Susana" w:date="2023-01-26T14:09:00Z">
              <w:r>
                <w:rPr>
                  <w:rFonts w:ascii="Courier New" w:hAnsi="Courier New" w:cs="Courier New"/>
                  <w:sz w:val="18"/>
                  <w:szCs w:val="18"/>
                </w:rPr>
                <w:t>"NO SURCHARGE"</w:t>
              </w:r>
            </w:ins>
          </w:p>
        </w:tc>
        <w:tc>
          <w:tcPr>
            <w:tcW w:w="2340" w:type="dxa"/>
            <w:shd w:val="clear" w:color="auto" w:fill="auto"/>
          </w:tcPr>
          <w:p w14:paraId="3B4E69C3" w14:textId="7081F7CF" w:rsidR="00AF088B" w:rsidRPr="00462F1B" w:rsidRDefault="00AF088B" w:rsidP="00BA2D50">
            <w:pPr>
              <w:rPr>
                <w:ins w:id="2963" w:author="Fernandez, Susana" w:date="2023-01-26T14:04:00Z"/>
                <w:rFonts w:ascii="Courier New" w:hAnsi="Courier New" w:cs="Courier New"/>
                <w:sz w:val="18"/>
                <w:szCs w:val="18"/>
              </w:rPr>
            </w:pPr>
            <w:ins w:id="2964" w:author="Fernandez, Susana" w:date="2023-01-26T14:10:00Z">
              <w:r>
                <w:rPr>
                  <w:rFonts w:ascii="Courier New" w:hAnsi="Courier New" w:cs="Courier New"/>
                  <w:sz w:val="18"/>
                  <w:szCs w:val="18"/>
                </w:rPr>
                <w:t xml:space="preserve">"AUCUN </w:t>
              </w:r>
              <w:r w:rsidRPr="00AF088B">
                <w:rPr>
                  <w:rFonts w:ascii="Courier New" w:hAnsi="Courier New" w:cs="Courier New"/>
                  <w:sz w:val="18"/>
                  <w:szCs w:val="18"/>
                </w:rPr>
                <w:t>SUPPLÉMENT</w:t>
              </w:r>
              <w:r>
                <w:rPr>
                  <w:rFonts w:ascii="Courier New" w:hAnsi="Courier New" w:cs="Courier New"/>
                  <w:sz w:val="18"/>
                  <w:szCs w:val="18"/>
                </w:rPr>
                <w:t>"</w:t>
              </w:r>
            </w:ins>
          </w:p>
        </w:tc>
      </w:tr>
      <w:tr w:rsidR="00BA2D50" w14:paraId="4086D6A8" w14:textId="77777777" w:rsidTr="00374E06">
        <w:tc>
          <w:tcPr>
            <w:tcW w:w="889" w:type="dxa"/>
            <w:shd w:val="clear" w:color="auto" w:fill="auto"/>
          </w:tcPr>
          <w:p w14:paraId="323FCC1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800</w:t>
            </w:r>
          </w:p>
        </w:tc>
        <w:tc>
          <w:tcPr>
            <w:tcW w:w="4758" w:type="dxa"/>
            <w:shd w:val="clear" w:color="auto" w:fill="auto"/>
          </w:tcPr>
          <w:p w14:paraId="5484F8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Bad Format</w:t>
            </w:r>
          </w:p>
        </w:tc>
        <w:tc>
          <w:tcPr>
            <w:tcW w:w="2160" w:type="dxa"/>
            <w:shd w:val="clear" w:color="auto" w:fill="auto"/>
          </w:tcPr>
          <w:p w14:paraId="0C42F86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0405EF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22509D6" w14:textId="77777777" w:rsidTr="00374E06">
        <w:tc>
          <w:tcPr>
            <w:tcW w:w="889" w:type="dxa"/>
            <w:shd w:val="clear" w:color="auto" w:fill="auto"/>
          </w:tcPr>
          <w:p w14:paraId="0FE5D117"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801</w:t>
            </w:r>
          </w:p>
        </w:tc>
        <w:tc>
          <w:tcPr>
            <w:tcW w:w="4758" w:type="dxa"/>
            <w:shd w:val="clear" w:color="auto" w:fill="auto"/>
          </w:tcPr>
          <w:p w14:paraId="7E9309F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Bad Data</w:t>
            </w:r>
          </w:p>
        </w:tc>
        <w:tc>
          <w:tcPr>
            <w:tcW w:w="2160" w:type="dxa"/>
            <w:shd w:val="clear" w:color="auto" w:fill="auto"/>
          </w:tcPr>
          <w:p w14:paraId="69F3164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DABC80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CA8683D" w14:textId="77777777" w:rsidTr="00374E06">
        <w:tc>
          <w:tcPr>
            <w:tcW w:w="889" w:type="dxa"/>
            <w:shd w:val="clear" w:color="auto" w:fill="auto"/>
          </w:tcPr>
          <w:p w14:paraId="51F71C0D"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802</w:t>
            </w:r>
          </w:p>
        </w:tc>
        <w:tc>
          <w:tcPr>
            <w:tcW w:w="4758" w:type="dxa"/>
            <w:shd w:val="clear" w:color="auto" w:fill="auto"/>
          </w:tcPr>
          <w:p w14:paraId="0FFBF93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Bad Employee</w:t>
            </w:r>
          </w:p>
        </w:tc>
        <w:tc>
          <w:tcPr>
            <w:tcW w:w="2160" w:type="dxa"/>
            <w:shd w:val="clear" w:color="auto" w:fill="auto"/>
          </w:tcPr>
          <w:p w14:paraId="50955CD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D16BE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A8FAB2B" w14:textId="77777777" w:rsidTr="00374E06">
        <w:tc>
          <w:tcPr>
            <w:tcW w:w="889" w:type="dxa"/>
            <w:shd w:val="clear" w:color="auto" w:fill="auto"/>
          </w:tcPr>
          <w:p w14:paraId="23B3BE95"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809</w:t>
            </w:r>
          </w:p>
        </w:tc>
        <w:tc>
          <w:tcPr>
            <w:tcW w:w="4758" w:type="dxa"/>
            <w:shd w:val="clear" w:color="auto" w:fill="auto"/>
          </w:tcPr>
          <w:p w14:paraId="41A32C7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Bad Close</w:t>
            </w:r>
          </w:p>
        </w:tc>
        <w:tc>
          <w:tcPr>
            <w:tcW w:w="2160" w:type="dxa"/>
            <w:shd w:val="clear" w:color="auto" w:fill="auto"/>
          </w:tcPr>
          <w:p w14:paraId="2BEE0FB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6DD158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E78CF7A" w14:textId="77777777" w:rsidTr="00374E06">
        <w:tc>
          <w:tcPr>
            <w:tcW w:w="889" w:type="dxa"/>
            <w:shd w:val="clear" w:color="auto" w:fill="auto"/>
          </w:tcPr>
          <w:p w14:paraId="04A66345"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810</w:t>
            </w:r>
          </w:p>
        </w:tc>
        <w:tc>
          <w:tcPr>
            <w:tcW w:w="4758" w:type="dxa"/>
            <w:shd w:val="clear" w:color="auto" w:fill="auto"/>
          </w:tcPr>
          <w:p w14:paraId="7E3B0EF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Timeout</w:t>
            </w:r>
          </w:p>
        </w:tc>
        <w:tc>
          <w:tcPr>
            <w:tcW w:w="2160" w:type="dxa"/>
            <w:shd w:val="clear" w:color="auto" w:fill="auto"/>
          </w:tcPr>
          <w:p w14:paraId="3AB98C0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“PLEASE TRY AGAIN”</w:t>
            </w:r>
          </w:p>
        </w:tc>
        <w:tc>
          <w:tcPr>
            <w:tcW w:w="2340" w:type="dxa"/>
            <w:shd w:val="clear" w:color="auto" w:fill="auto"/>
          </w:tcPr>
          <w:p w14:paraId="7B3D6C8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“RECOMMENCEZ SVP”</w:t>
            </w:r>
          </w:p>
        </w:tc>
      </w:tr>
      <w:tr w:rsidR="00BA2D50" w14:paraId="6E632CE6" w14:textId="77777777" w:rsidTr="00374E06">
        <w:tc>
          <w:tcPr>
            <w:tcW w:w="889" w:type="dxa"/>
            <w:shd w:val="clear" w:color="auto" w:fill="auto"/>
          </w:tcPr>
          <w:p w14:paraId="7BBC7F1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811</w:t>
            </w:r>
          </w:p>
        </w:tc>
        <w:tc>
          <w:tcPr>
            <w:tcW w:w="4758" w:type="dxa"/>
            <w:shd w:val="clear" w:color="auto" w:fill="auto"/>
          </w:tcPr>
          <w:p w14:paraId="09658F3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 xml:space="preserve">– </w:t>
            </w:r>
            <w:r w:rsidRPr="00462F1B">
              <w:rPr>
                <w:rFonts w:ascii="Courier New" w:hAnsi="Courier New" w:cs="Courier New"/>
                <w:sz w:val="18"/>
                <w:szCs w:val="18"/>
                <w:lang w:val="en-GB"/>
              </w:rPr>
              <w:t>System Error</w:t>
            </w:r>
          </w:p>
        </w:tc>
        <w:tc>
          <w:tcPr>
            <w:tcW w:w="2160" w:type="dxa"/>
            <w:shd w:val="clear" w:color="auto" w:fill="auto"/>
          </w:tcPr>
          <w:p w14:paraId="183431C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566A8B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6A98889" w14:textId="77777777" w:rsidTr="00374E06">
        <w:tc>
          <w:tcPr>
            <w:tcW w:w="889" w:type="dxa"/>
            <w:shd w:val="clear" w:color="auto" w:fill="auto"/>
          </w:tcPr>
          <w:p w14:paraId="6DBE6B23"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820</w:t>
            </w:r>
          </w:p>
        </w:tc>
        <w:tc>
          <w:tcPr>
            <w:tcW w:w="4758" w:type="dxa"/>
            <w:shd w:val="clear" w:color="auto" w:fill="auto"/>
          </w:tcPr>
          <w:p w14:paraId="3D211A0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Terminal Deactivated</w:t>
            </w:r>
          </w:p>
        </w:tc>
        <w:tc>
          <w:tcPr>
            <w:tcW w:w="2160" w:type="dxa"/>
            <w:shd w:val="clear" w:color="auto" w:fill="auto"/>
          </w:tcPr>
          <w:p w14:paraId="39F018D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AF5E6F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500DCA8" w14:textId="77777777" w:rsidTr="00374E06">
        <w:tc>
          <w:tcPr>
            <w:tcW w:w="889" w:type="dxa"/>
            <w:shd w:val="clear" w:color="auto" w:fill="auto"/>
          </w:tcPr>
          <w:p w14:paraId="40E7D992"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821</w:t>
            </w:r>
          </w:p>
        </w:tc>
        <w:tc>
          <w:tcPr>
            <w:tcW w:w="4758" w:type="dxa"/>
            <w:shd w:val="clear" w:color="auto" w:fill="auto"/>
          </w:tcPr>
          <w:p w14:paraId="19927BC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Error </w:t>
            </w:r>
            <w:r w:rsidRPr="00462F1B">
              <w:rPr>
                <w:rFonts w:ascii="Courier New" w:hAnsi="Courier New" w:cs="Courier New"/>
                <w:i/>
                <w:iCs/>
                <w:sz w:val="18"/>
                <w:szCs w:val="18"/>
                <w:lang w:val="en-GB"/>
              </w:rPr>
              <w:t>–</w:t>
            </w:r>
            <w:r w:rsidRPr="00462F1B">
              <w:rPr>
                <w:rFonts w:ascii="Courier New" w:hAnsi="Courier New" w:cs="Courier New"/>
                <w:sz w:val="18"/>
                <w:szCs w:val="18"/>
                <w:lang w:val="en-GB"/>
              </w:rPr>
              <w:t xml:space="preserve"> Bad Response Length</w:t>
            </w:r>
          </w:p>
        </w:tc>
        <w:tc>
          <w:tcPr>
            <w:tcW w:w="2160" w:type="dxa"/>
            <w:shd w:val="clear" w:color="auto" w:fill="auto"/>
          </w:tcPr>
          <w:p w14:paraId="23A41F1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A48C6D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F95871C" w14:textId="77777777" w:rsidTr="00374E06">
        <w:tc>
          <w:tcPr>
            <w:tcW w:w="889" w:type="dxa"/>
            <w:shd w:val="clear" w:color="auto" w:fill="auto"/>
          </w:tcPr>
          <w:p w14:paraId="0D1DD580"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4C945961"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7235BBD2"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12736279" w14:textId="77777777" w:rsidR="00BA2D50" w:rsidRPr="00462F1B" w:rsidRDefault="00BA2D50" w:rsidP="00BA2D50">
            <w:pPr>
              <w:rPr>
                <w:rFonts w:ascii="Courier New" w:hAnsi="Courier New" w:cs="Courier New"/>
                <w:sz w:val="18"/>
                <w:szCs w:val="18"/>
              </w:rPr>
            </w:pPr>
          </w:p>
        </w:tc>
      </w:tr>
      <w:tr w:rsidR="00BA2D50" w14:paraId="39CED99C" w14:textId="77777777" w:rsidTr="00374E06">
        <w:tc>
          <w:tcPr>
            <w:tcW w:w="889" w:type="dxa"/>
            <w:shd w:val="clear" w:color="auto" w:fill="auto"/>
          </w:tcPr>
          <w:p w14:paraId="566D1E21"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877</w:t>
            </w:r>
          </w:p>
        </w:tc>
        <w:tc>
          <w:tcPr>
            <w:tcW w:w="4758" w:type="dxa"/>
            <w:shd w:val="clear" w:color="auto" w:fill="auto"/>
          </w:tcPr>
          <w:p w14:paraId="3329B3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Invalid Pin Block</w:t>
            </w:r>
          </w:p>
        </w:tc>
        <w:tc>
          <w:tcPr>
            <w:tcW w:w="2160" w:type="dxa"/>
            <w:shd w:val="clear" w:color="auto" w:fill="auto"/>
          </w:tcPr>
          <w:p w14:paraId="61DCE09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71A09DB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10B805E7" w14:textId="77777777" w:rsidTr="00374E06">
        <w:tc>
          <w:tcPr>
            <w:tcW w:w="889" w:type="dxa"/>
            <w:shd w:val="clear" w:color="auto" w:fill="auto"/>
          </w:tcPr>
          <w:p w14:paraId="4F7EF9A2"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878</w:t>
            </w:r>
          </w:p>
        </w:tc>
        <w:tc>
          <w:tcPr>
            <w:tcW w:w="4758" w:type="dxa"/>
            <w:shd w:val="clear" w:color="auto" w:fill="auto"/>
          </w:tcPr>
          <w:p w14:paraId="553B8C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Pin Length Error</w:t>
            </w:r>
          </w:p>
        </w:tc>
        <w:tc>
          <w:tcPr>
            <w:tcW w:w="2160" w:type="dxa"/>
            <w:shd w:val="clear" w:color="auto" w:fill="auto"/>
          </w:tcPr>
          <w:p w14:paraId="6877A9A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51B465F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6FD0DEB5" w14:textId="77777777" w:rsidTr="00374E06">
        <w:tc>
          <w:tcPr>
            <w:tcW w:w="889" w:type="dxa"/>
            <w:shd w:val="clear" w:color="auto" w:fill="auto"/>
          </w:tcPr>
          <w:p w14:paraId="7EC73499"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lastRenderedPageBreak/>
              <w:t>889</w:t>
            </w:r>
          </w:p>
        </w:tc>
        <w:tc>
          <w:tcPr>
            <w:tcW w:w="4758" w:type="dxa"/>
            <w:shd w:val="clear" w:color="auto" w:fill="auto"/>
          </w:tcPr>
          <w:p w14:paraId="3B39CEF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Decline – KMAC Sync Error</w:t>
            </w:r>
          </w:p>
        </w:tc>
        <w:tc>
          <w:tcPr>
            <w:tcW w:w="2160" w:type="dxa"/>
            <w:shd w:val="clear" w:color="auto" w:fill="auto"/>
          </w:tcPr>
          <w:p w14:paraId="33C4A2A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19A1D0B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70287CD8" w14:textId="77777777" w:rsidTr="00374E06">
        <w:tc>
          <w:tcPr>
            <w:tcW w:w="889" w:type="dxa"/>
            <w:shd w:val="clear" w:color="auto" w:fill="auto"/>
          </w:tcPr>
          <w:p w14:paraId="3AFCCAFA"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898</w:t>
            </w:r>
          </w:p>
        </w:tc>
        <w:tc>
          <w:tcPr>
            <w:tcW w:w="4758" w:type="dxa"/>
            <w:shd w:val="clear" w:color="auto" w:fill="auto"/>
          </w:tcPr>
          <w:p w14:paraId="0F03B12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Bad MAC</w:t>
            </w:r>
          </w:p>
        </w:tc>
        <w:tc>
          <w:tcPr>
            <w:tcW w:w="2160" w:type="dxa"/>
            <w:shd w:val="clear" w:color="auto" w:fill="auto"/>
          </w:tcPr>
          <w:p w14:paraId="1BB051A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563952C0"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“APPEL SERV AIDE”</w:t>
            </w:r>
          </w:p>
        </w:tc>
      </w:tr>
      <w:tr w:rsidR="00BA2D50" w14:paraId="2DE814F5" w14:textId="77777777" w:rsidTr="00374E06">
        <w:tc>
          <w:tcPr>
            <w:tcW w:w="889" w:type="dxa"/>
            <w:shd w:val="clear" w:color="auto" w:fill="auto"/>
          </w:tcPr>
          <w:p w14:paraId="5C4A564A"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899</w:t>
            </w:r>
          </w:p>
        </w:tc>
        <w:tc>
          <w:tcPr>
            <w:tcW w:w="4758" w:type="dxa"/>
            <w:shd w:val="clear" w:color="auto" w:fill="auto"/>
          </w:tcPr>
          <w:p w14:paraId="2ADD3D6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Decline </w:t>
            </w:r>
            <w:r w:rsidRPr="00462F1B">
              <w:rPr>
                <w:rFonts w:ascii="Courier New" w:hAnsi="Courier New" w:cs="Courier New"/>
                <w:sz w:val="18"/>
                <w:szCs w:val="18"/>
                <w:lang w:val="en-GB"/>
              </w:rPr>
              <w:noBreakHyphen/>
              <w:t xml:space="preserve"> Bad Sequence Number</w:t>
            </w:r>
          </w:p>
        </w:tc>
        <w:tc>
          <w:tcPr>
            <w:tcW w:w="2160" w:type="dxa"/>
            <w:shd w:val="clear" w:color="auto" w:fill="auto"/>
          </w:tcPr>
          <w:p w14:paraId="0489A78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“DECLINE”</w:t>
            </w:r>
          </w:p>
        </w:tc>
        <w:tc>
          <w:tcPr>
            <w:tcW w:w="2340" w:type="dxa"/>
            <w:shd w:val="clear" w:color="auto" w:fill="auto"/>
          </w:tcPr>
          <w:p w14:paraId="2FECE3B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“REFUSE”</w:t>
            </w:r>
          </w:p>
        </w:tc>
      </w:tr>
      <w:tr w:rsidR="00BA2D50" w14:paraId="4F022F25" w14:textId="77777777" w:rsidTr="00374E06">
        <w:tc>
          <w:tcPr>
            <w:tcW w:w="889" w:type="dxa"/>
            <w:shd w:val="clear" w:color="auto" w:fill="auto"/>
          </w:tcPr>
          <w:p w14:paraId="3B78C70F"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23794BF0"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7F630695"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15007E83" w14:textId="77777777" w:rsidR="00BA2D50" w:rsidRPr="00462F1B" w:rsidRDefault="00BA2D50" w:rsidP="00BA2D50">
            <w:pPr>
              <w:rPr>
                <w:rFonts w:ascii="Courier New" w:hAnsi="Courier New" w:cs="Courier New"/>
                <w:sz w:val="18"/>
                <w:szCs w:val="18"/>
              </w:rPr>
            </w:pPr>
          </w:p>
        </w:tc>
      </w:tr>
      <w:tr w:rsidR="00BA2D50" w14:paraId="0FCB8AAC" w14:textId="77777777" w:rsidTr="00374E06">
        <w:tc>
          <w:tcPr>
            <w:tcW w:w="889" w:type="dxa"/>
            <w:shd w:val="clear" w:color="auto" w:fill="auto"/>
          </w:tcPr>
          <w:p w14:paraId="21D78A31"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900</w:t>
            </w:r>
          </w:p>
        </w:tc>
        <w:tc>
          <w:tcPr>
            <w:tcW w:w="4758" w:type="dxa"/>
            <w:shd w:val="clear" w:color="auto" w:fill="auto"/>
          </w:tcPr>
          <w:p w14:paraId="64DD34E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Pin Tries Exceeded</w:t>
            </w:r>
          </w:p>
        </w:tc>
        <w:tc>
          <w:tcPr>
            <w:tcW w:w="2160" w:type="dxa"/>
            <w:shd w:val="clear" w:color="auto" w:fill="auto"/>
          </w:tcPr>
          <w:p w14:paraId="1544014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6CF1B57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44C6432" w14:textId="77777777" w:rsidTr="00374E06">
        <w:tc>
          <w:tcPr>
            <w:tcW w:w="889" w:type="dxa"/>
            <w:shd w:val="clear" w:color="auto" w:fill="auto"/>
          </w:tcPr>
          <w:p w14:paraId="0E93A67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901</w:t>
            </w:r>
          </w:p>
        </w:tc>
        <w:tc>
          <w:tcPr>
            <w:tcW w:w="4758" w:type="dxa"/>
            <w:shd w:val="clear" w:color="auto" w:fill="auto"/>
          </w:tcPr>
          <w:p w14:paraId="51656BE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Expired Card</w:t>
            </w:r>
          </w:p>
        </w:tc>
        <w:tc>
          <w:tcPr>
            <w:tcW w:w="2160" w:type="dxa"/>
            <w:shd w:val="clear" w:color="auto" w:fill="auto"/>
          </w:tcPr>
          <w:p w14:paraId="3AEA87B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26553C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F115E59" w14:textId="77777777" w:rsidTr="00374E06">
        <w:tc>
          <w:tcPr>
            <w:tcW w:w="889" w:type="dxa"/>
            <w:shd w:val="clear" w:color="auto" w:fill="auto"/>
          </w:tcPr>
          <w:p w14:paraId="51AC96A6"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902</w:t>
            </w:r>
          </w:p>
        </w:tc>
        <w:tc>
          <w:tcPr>
            <w:tcW w:w="4758" w:type="dxa"/>
            <w:shd w:val="clear" w:color="auto" w:fill="auto"/>
          </w:tcPr>
          <w:p w14:paraId="651C38E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Neg Capture</w:t>
            </w:r>
          </w:p>
        </w:tc>
        <w:tc>
          <w:tcPr>
            <w:tcW w:w="2160" w:type="dxa"/>
            <w:shd w:val="clear" w:color="auto" w:fill="auto"/>
          </w:tcPr>
          <w:p w14:paraId="06BF73D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9CB15D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835449D" w14:textId="77777777" w:rsidTr="00374E06">
        <w:tc>
          <w:tcPr>
            <w:tcW w:w="889" w:type="dxa"/>
            <w:shd w:val="clear" w:color="auto" w:fill="auto"/>
          </w:tcPr>
          <w:p w14:paraId="585D71B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903</w:t>
            </w:r>
          </w:p>
        </w:tc>
        <w:tc>
          <w:tcPr>
            <w:tcW w:w="4758" w:type="dxa"/>
            <w:shd w:val="clear" w:color="auto" w:fill="auto"/>
          </w:tcPr>
          <w:p w14:paraId="13E1782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C</w:t>
            </w:r>
            <w:r w:rsidR="00374E06">
              <w:rPr>
                <w:rFonts w:ascii="Courier New" w:hAnsi="Courier New" w:cs="Courier New"/>
                <w:sz w:val="18"/>
                <w:szCs w:val="18"/>
                <w:lang w:val="en-GB"/>
              </w:rPr>
              <w:t>AF</w:t>
            </w:r>
            <w:r w:rsidRPr="00462F1B">
              <w:rPr>
                <w:rFonts w:ascii="Courier New" w:hAnsi="Courier New" w:cs="Courier New"/>
                <w:sz w:val="18"/>
                <w:szCs w:val="18"/>
                <w:lang w:val="en-GB"/>
              </w:rPr>
              <w:t xml:space="preserve"> Status 3</w:t>
            </w:r>
          </w:p>
        </w:tc>
        <w:tc>
          <w:tcPr>
            <w:tcW w:w="2160" w:type="dxa"/>
            <w:shd w:val="clear" w:color="auto" w:fill="auto"/>
          </w:tcPr>
          <w:p w14:paraId="4BCAC90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D8FFEF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4125CEA" w14:textId="77777777" w:rsidTr="00374E06">
        <w:tc>
          <w:tcPr>
            <w:tcW w:w="889" w:type="dxa"/>
            <w:shd w:val="clear" w:color="auto" w:fill="auto"/>
          </w:tcPr>
          <w:p w14:paraId="0E9610A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904</w:t>
            </w:r>
          </w:p>
        </w:tc>
        <w:tc>
          <w:tcPr>
            <w:tcW w:w="4758" w:type="dxa"/>
            <w:shd w:val="clear" w:color="auto" w:fill="auto"/>
          </w:tcPr>
          <w:p w14:paraId="2E0AAE4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Capture – Advance &lt; Minimum</w:t>
            </w:r>
          </w:p>
        </w:tc>
        <w:tc>
          <w:tcPr>
            <w:tcW w:w="2160" w:type="dxa"/>
            <w:shd w:val="clear" w:color="auto" w:fill="auto"/>
          </w:tcPr>
          <w:p w14:paraId="6ACD26D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B5918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7F56CB6D" w14:textId="77777777" w:rsidTr="00374E06">
        <w:tc>
          <w:tcPr>
            <w:tcW w:w="889" w:type="dxa"/>
            <w:shd w:val="clear" w:color="auto" w:fill="auto"/>
          </w:tcPr>
          <w:p w14:paraId="4F83259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905</w:t>
            </w:r>
          </w:p>
        </w:tc>
        <w:tc>
          <w:tcPr>
            <w:tcW w:w="4758" w:type="dxa"/>
            <w:shd w:val="clear" w:color="auto" w:fill="auto"/>
          </w:tcPr>
          <w:p w14:paraId="7547097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Num Times Used</w:t>
            </w:r>
          </w:p>
        </w:tc>
        <w:tc>
          <w:tcPr>
            <w:tcW w:w="2160" w:type="dxa"/>
            <w:shd w:val="clear" w:color="auto" w:fill="auto"/>
          </w:tcPr>
          <w:p w14:paraId="4143301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998A09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8182091" w14:textId="77777777" w:rsidTr="00374E06">
        <w:tc>
          <w:tcPr>
            <w:tcW w:w="889" w:type="dxa"/>
            <w:shd w:val="clear" w:color="auto" w:fill="auto"/>
          </w:tcPr>
          <w:p w14:paraId="3FC7025E"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906</w:t>
            </w:r>
          </w:p>
        </w:tc>
        <w:tc>
          <w:tcPr>
            <w:tcW w:w="4758" w:type="dxa"/>
            <w:shd w:val="clear" w:color="auto" w:fill="auto"/>
          </w:tcPr>
          <w:p w14:paraId="50B2AE0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Delinquent</w:t>
            </w:r>
          </w:p>
        </w:tc>
        <w:tc>
          <w:tcPr>
            <w:tcW w:w="2160" w:type="dxa"/>
            <w:shd w:val="clear" w:color="auto" w:fill="auto"/>
          </w:tcPr>
          <w:p w14:paraId="71CB599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13923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5C8E088" w14:textId="77777777" w:rsidTr="00374E06">
        <w:tc>
          <w:tcPr>
            <w:tcW w:w="889" w:type="dxa"/>
            <w:shd w:val="clear" w:color="auto" w:fill="auto"/>
          </w:tcPr>
          <w:p w14:paraId="40A62F0C"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907</w:t>
            </w:r>
          </w:p>
        </w:tc>
        <w:tc>
          <w:tcPr>
            <w:tcW w:w="4758" w:type="dxa"/>
            <w:shd w:val="clear" w:color="auto" w:fill="auto"/>
          </w:tcPr>
          <w:p w14:paraId="4267A71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Over Limit Table </w:t>
            </w:r>
          </w:p>
        </w:tc>
        <w:tc>
          <w:tcPr>
            <w:tcW w:w="2160" w:type="dxa"/>
            <w:shd w:val="clear" w:color="auto" w:fill="auto"/>
          </w:tcPr>
          <w:p w14:paraId="1D810A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A7C836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AB4B929" w14:textId="77777777" w:rsidTr="00374E06">
        <w:tc>
          <w:tcPr>
            <w:tcW w:w="889" w:type="dxa"/>
            <w:shd w:val="clear" w:color="auto" w:fill="auto"/>
          </w:tcPr>
          <w:p w14:paraId="565A6F30"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908</w:t>
            </w:r>
          </w:p>
        </w:tc>
        <w:tc>
          <w:tcPr>
            <w:tcW w:w="4758" w:type="dxa"/>
            <w:shd w:val="clear" w:color="auto" w:fill="auto"/>
          </w:tcPr>
          <w:p w14:paraId="66685D9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Pr="00462F1B">
              <w:rPr>
                <w:rFonts w:ascii="Courier New" w:hAnsi="Courier New" w:cs="Courier New"/>
                <w:sz w:val="18"/>
                <w:szCs w:val="18"/>
                <w:lang w:val="en-GB"/>
              </w:rPr>
              <w:noBreakHyphen/>
              <w:t xml:space="preserve"> Amt Over Maximum</w:t>
            </w:r>
          </w:p>
        </w:tc>
        <w:tc>
          <w:tcPr>
            <w:tcW w:w="2160" w:type="dxa"/>
            <w:shd w:val="clear" w:color="auto" w:fill="auto"/>
          </w:tcPr>
          <w:p w14:paraId="4CDBBCA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4E0449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9A4E2E5" w14:textId="77777777" w:rsidTr="00374E06">
        <w:tc>
          <w:tcPr>
            <w:tcW w:w="889" w:type="dxa"/>
            <w:shd w:val="clear" w:color="auto" w:fill="auto"/>
          </w:tcPr>
          <w:p w14:paraId="12304558"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909</w:t>
            </w:r>
          </w:p>
        </w:tc>
        <w:tc>
          <w:tcPr>
            <w:tcW w:w="4758" w:type="dxa"/>
            <w:shd w:val="clear" w:color="auto" w:fill="auto"/>
          </w:tcPr>
          <w:p w14:paraId="60E1069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 xml:space="preserve">Capture </w:t>
            </w:r>
            <w:r w:rsidR="008376AE">
              <w:rPr>
                <w:rFonts w:ascii="Courier New" w:hAnsi="Courier New" w:cs="Courier New"/>
                <w:sz w:val="18"/>
                <w:szCs w:val="18"/>
                <w:lang w:val="en-GB"/>
              </w:rPr>
              <w:t>–</w:t>
            </w:r>
            <w:r w:rsidRPr="00462F1B">
              <w:rPr>
                <w:rFonts w:ascii="Courier New" w:hAnsi="Courier New" w:cs="Courier New"/>
                <w:sz w:val="18"/>
                <w:szCs w:val="18"/>
                <w:lang w:val="en-GB"/>
              </w:rPr>
              <w:t xml:space="preserve"> </w:t>
            </w:r>
            <w:r w:rsidR="008376AE">
              <w:rPr>
                <w:rFonts w:ascii="Courier New" w:hAnsi="Courier New" w:cs="Courier New"/>
                <w:sz w:val="18"/>
                <w:szCs w:val="18"/>
                <w:lang w:val="en-GB"/>
              </w:rPr>
              <w:t>No Retry</w:t>
            </w:r>
          </w:p>
        </w:tc>
        <w:tc>
          <w:tcPr>
            <w:tcW w:w="2160" w:type="dxa"/>
            <w:shd w:val="clear" w:color="auto" w:fill="auto"/>
          </w:tcPr>
          <w:p w14:paraId="33C62BC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“HOLD CARD CALL”</w:t>
            </w:r>
          </w:p>
        </w:tc>
        <w:tc>
          <w:tcPr>
            <w:tcW w:w="2340" w:type="dxa"/>
            <w:shd w:val="clear" w:color="auto" w:fill="auto"/>
          </w:tcPr>
          <w:p w14:paraId="548ABDE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“RET CARTE APPEL”</w:t>
            </w:r>
          </w:p>
        </w:tc>
      </w:tr>
      <w:tr w:rsidR="00BA2D50" w14:paraId="7B37EB31" w14:textId="77777777" w:rsidTr="00374E06">
        <w:tc>
          <w:tcPr>
            <w:tcW w:w="889" w:type="dxa"/>
            <w:shd w:val="clear" w:color="auto" w:fill="auto"/>
          </w:tcPr>
          <w:p w14:paraId="75A15510"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910</w:t>
            </w:r>
          </w:p>
        </w:tc>
        <w:tc>
          <w:tcPr>
            <w:tcW w:w="4758" w:type="dxa"/>
            <w:shd w:val="clear" w:color="auto" w:fill="auto"/>
          </w:tcPr>
          <w:p w14:paraId="494939E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Capture – Authorization Request Cryptogram (ARQC)</w:t>
            </w:r>
          </w:p>
        </w:tc>
        <w:tc>
          <w:tcPr>
            <w:tcW w:w="2160" w:type="dxa"/>
            <w:shd w:val="clear" w:color="auto" w:fill="auto"/>
          </w:tcPr>
          <w:p w14:paraId="193F2CC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7A4E02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DEEB752" w14:textId="77777777" w:rsidTr="00374E06">
        <w:tc>
          <w:tcPr>
            <w:tcW w:w="889" w:type="dxa"/>
            <w:shd w:val="clear" w:color="auto" w:fill="auto"/>
          </w:tcPr>
          <w:p w14:paraId="2B46AB6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911</w:t>
            </w:r>
          </w:p>
        </w:tc>
        <w:tc>
          <w:tcPr>
            <w:tcW w:w="4758" w:type="dxa"/>
            <w:shd w:val="clear" w:color="auto" w:fill="auto"/>
          </w:tcPr>
          <w:p w14:paraId="5129E71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Capture – Card Verification Results (CVR)</w:t>
            </w:r>
          </w:p>
        </w:tc>
        <w:tc>
          <w:tcPr>
            <w:tcW w:w="2160" w:type="dxa"/>
            <w:shd w:val="clear" w:color="auto" w:fill="auto"/>
          </w:tcPr>
          <w:p w14:paraId="4F92DC9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5026073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D047A79" w14:textId="77777777" w:rsidTr="00374E06">
        <w:tc>
          <w:tcPr>
            <w:tcW w:w="889" w:type="dxa"/>
            <w:shd w:val="clear" w:color="auto" w:fill="auto"/>
          </w:tcPr>
          <w:p w14:paraId="29FB9A6F"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912</w:t>
            </w:r>
          </w:p>
        </w:tc>
        <w:tc>
          <w:tcPr>
            <w:tcW w:w="4758" w:type="dxa"/>
            <w:shd w:val="clear" w:color="auto" w:fill="auto"/>
          </w:tcPr>
          <w:p w14:paraId="34605F6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Capture - Terminal Verification Results (TVR)</w:t>
            </w:r>
          </w:p>
        </w:tc>
        <w:tc>
          <w:tcPr>
            <w:tcW w:w="2160" w:type="dxa"/>
            <w:shd w:val="clear" w:color="auto" w:fill="auto"/>
          </w:tcPr>
          <w:p w14:paraId="7038CC6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E06916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655F06D0" w14:textId="77777777" w:rsidTr="00374E06">
        <w:tc>
          <w:tcPr>
            <w:tcW w:w="889" w:type="dxa"/>
            <w:shd w:val="clear" w:color="auto" w:fill="auto"/>
          </w:tcPr>
          <w:p w14:paraId="5FDB694B" w14:textId="77777777" w:rsidR="00BA2D50" w:rsidRPr="00462F1B" w:rsidRDefault="00BA2D50" w:rsidP="00374E06">
            <w:pPr>
              <w:jc w:val="center"/>
              <w:rPr>
                <w:rFonts w:ascii="Courier New" w:hAnsi="Courier New" w:cs="Courier New"/>
                <w:sz w:val="18"/>
                <w:szCs w:val="18"/>
                <w:lang w:val="en-GB"/>
              </w:rPr>
            </w:pPr>
          </w:p>
        </w:tc>
        <w:tc>
          <w:tcPr>
            <w:tcW w:w="4758" w:type="dxa"/>
            <w:shd w:val="clear" w:color="auto" w:fill="auto"/>
          </w:tcPr>
          <w:p w14:paraId="7F634D77" w14:textId="77777777" w:rsidR="00BA2D50" w:rsidRPr="00462F1B" w:rsidRDefault="00BA2D50" w:rsidP="00BA2D50">
            <w:pPr>
              <w:rPr>
                <w:rFonts w:ascii="Courier New" w:hAnsi="Courier New" w:cs="Courier New"/>
                <w:sz w:val="18"/>
                <w:szCs w:val="18"/>
                <w:lang w:val="en-GB"/>
              </w:rPr>
            </w:pPr>
          </w:p>
        </w:tc>
        <w:tc>
          <w:tcPr>
            <w:tcW w:w="2160" w:type="dxa"/>
            <w:shd w:val="clear" w:color="auto" w:fill="auto"/>
          </w:tcPr>
          <w:p w14:paraId="1F9FCBAA" w14:textId="77777777" w:rsidR="00BA2D50" w:rsidRPr="00462F1B" w:rsidRDefault="00BA2D50" w:rsidP="00BA2D50">
            <w:pPr>
              <w:rPr>
                <w:rFonts w:ascii="Courier New" w:hAnsi="Courier New" w:cs="Courier New"/>
                <w:sz w:val="18"/>
                <w:szCs w:val="18"/>
              </w:rPr>
            </w:pPr>
          </w:p>
        </w:tc>
        <w:tc>
          <w:tcPr>
            <w:tcW w:w="2340" w:type="dxa"/>
            <w:shd w:val="clear" w:color="auto" w:fill="auto"/>
          </w:tcPr>
          <w:p w14:paraId="5054EEEE" w14:textId="77777777" w:rsidR="00BA2D50" w:rsidRPr="00462F1B" w:rsidRDefault="00BA2D50" w:rsidP="00BA2D50">
            <w:pPr>
              <w:rPr>
                <w:rFonts w:ascii="Courier New" w:hAnsi="Courier New" w:cs="Courier New"/>
                <w:sz w:val="18"/>
                <w:szCs w:val="18"/>
              </w:rPr>
            </w:pPr>
          </w:p>
        </w:tc>
      </w:tr>
      <w:tr w:rsidR="00BA2D50" w14:paraId="5E25DFAA" w14:textId="77777777" w:rsidTr="00374E06">
        <w:tc>
          <w:tcPr>
            <w:tcW w:w="889" w:type="dxa"/>
            <w:shd w:val="clear" w:color="auto" w:fill="auto"/>
          </w:tcPr>
          <w:p w14:paraId="0995380D"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950</w:t>
            </w:r>
          </w:p>
        </w:tc>
        <w:tc>
          <w:tcPr>
            <w:tcW w:w="4758" w:type="dxa"/>
            <w:shd w:val="clear" w:color="auto" w:fill="auto"/>
          </w:tcPr>
          <w:p w14:paraId="3C94001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Card Not Found</w:t>
            </w:r>
          </w:p>
        </w:tc>
        <w:tc>
          <w:tcPr>
            <w:tcW w:w="2160" w:type="dxa"/>
            <w:shd w:val="clear" w:color="auto" w:fill="auto"/>
          </w:tcPr>
          <w:p w14:paraId="14D398F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4A0213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1AF6535" w14:textId="77777777" w:rsidTr="00374E06">
        <w:tc>
          <w:tcPr>
            <w:tcW w:w="889" w:type="dxa"/>
            <w:shd w:val="clear" w:color="auto" w:fill="auto"/>
          </w:tcPr>
          <w:p w14:paraId="6E02638F"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951</w:t>
            </w:r>
          </w:p>
        </w:tc>
        <w:tc>
          <w:tcPr>
            <w:tcW w:w="4758" w:type="dxa"/>
            <w:shd w:val="clear" w:color="auto" w:fill="auto"/>
          </w:tcPr>
          <w:p w14:paraId="6CB246E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Card Not Allowed</w:t>
            </w:r>
          </w:p>
        </w:tc>
        <w:tc>
          <w:tcPr>
            <w:tcW w:w="2160" w:type="dxa"/>
            <w:shd w:val="clear" w:color="auto" w:fill="auto"/>
          </w:tcPr>
          <w:p w14:paraId="0E560F2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69087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86B9CBD" w14:textId="77777777" w:rsidTr="00374E06">
        <w:tc>
          <w:tcPr>
            <w:tcW w:w="889" w:type="dxa"/>
            <w:shd w:val="clear" w:color="auto" w:fill="auto"/>
          </w:tcPr>
          <w:p w14:paraId="00CA6D90"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952</w:t>
            </w:r>
          </w:p>
        </w:tc>
        <w:tc>
          <w:tcPr>
            <w:tcW w:w="4758" w:type="dxa"/>
            <w:shd w:val="clear" w:color="auto" w:fill="auto"/>
          </w:tcPr>
          <w:p w14:paraId="70D9CF7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Approved In Window</w:t>
            </w:r>
          </w:p>
        </w:tc>
        <w:tc>
          <w:tcPr>
            <w:tcW w:w="2160" w:type="dxa"/>
            <w:shd w:val="clear" w:color="auto" w:fill="auto"/>
          </w:tcPr>
          <w:p w14:paraId="6EF974E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307AC5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1B9AA62" w14:textId="77777777" w:rsidTr="00374E06">
        <w:tc>
          <w:tcPr>
            <w:tcW w:w="889" w:type="dxa"/>
            <w:shd w:val="clear" w:color="auto" w:fill="auto"/>
          </w:tcPr>
          <w:p w14:paraId="2368C060"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953</w:t>
            </w:r>
          </w:p>
        </w:tc>
        <w:tc>
          <w:tcPr>
            <w:tcW w:w="4758" w:type="dxa"/>
            <w:shd w:val="clear" w:color="auto" w:fill="auto"/>
          </w:tcPr>
          <w:p w14:paraId="04A8E1D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Approved Out Of Window</w:t>
            </w:r>
          </w:p>
        </w:tc>
        <w:tc>
          <w:tcPr>
            <w:tcW w:w="2160" w:type="dxa"/>
            <w:shd w:val="clear" w:color="auto" w:fill="auto"/>
          </w:tcPr>
          <w:p w14:paraId="5DEBD89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BE094C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4BEA99E9" w14:textId="77777777" w:rsidTr="00374E06">
        <w:tc>
          <w:tcPr>
            <w:tcW w:w="889" w:type="dxa"/>
            <w:shd w:val="clear" w:color="auto" w:fill="auto"/>
          </w:tcPr>
          <w:p w14:paraId="3ACA3BA2"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954</w:t>
            </w:r>
          </w:p>
        </w:tc>
        <w:tc>
          <w:tcPr>
            <w:tcW w:w="4758" w:type="dxa"/>
            <w:shd w:val="clear" w:color="auto" w:fill="auto"/>
          </w:tcPr>
          <w:p w14:paraId="7B5E7B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Approved Anytime</w:t>
            </w:r>
          </w:p>
        </w:tc>
        <w:tc>
          <w:tcPr>
            <w:tcW w:w="2160" w:type="dxa"/>
            <w:shd w:val="clear" w:color="auto" w:fill="auto"/>
          </w:tcPr>
          <w:p w14:paraId="72A1EEA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494DE22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F239A14" w14:textId="77777777" w:rsidTr="00374E06">
        <w:tc>
          <w:tcPr>
            <w:tcW w:w="889" w:type="dxa"/>
            <w:shd w:val="clear" w:color="auto" w:fill="auto"/>
          </w:tcPr>
          <w:p w14:paraId="021F570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955</w:t>
            </w:r>
          </w:p>
        </w:tc>
        <w:tc>
          <w:tcPr>
            <w:tcW w:w="4758" w:type="dxa"/>
            <w:shd w:val="clear" w:color="auto" w:fill="auto"/>
          </w:tcPr>
          <w:p w14:paraId="0759DFF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back/Approved Update</w:t>
            </w:r>
          </w:p>
        </w:tc>
        <w:tc>
          <w:tcPr>
            <w:tcW w:w="2160" w:type="dxa"/>
            <w:shd w:val="clear" w:color="auto" w:fill="auto"/>
          </w:tcPr>
          <w:p w14:paraId="1DF2B4D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3109B5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E9F887C" w14:textId="77777777" w:rsidTr="00374E06">
        <w:tc>
          <w:tcPr>
            <w:tcW w:w="889" w:type="dxa"/>
            <w:shd w:val="clear" w:color="auto" w:fill="auto"/>
          </w:tcPr>
          <w:p w14:paraId="03DAC81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956</w:t>
            </w:r>
          </w:p>
        </w:tc>
        <w:tc>
          <w:tcPr>
            <w:tcW w:w="4758" w:type="dxa"/>
            <w:shd w:val="clear" w:color="auto" w:fill="auto"/>
          </w:tcPr>
          <w:p w14:paraId="7B3A48B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back/Approved Update</w:t>
            </w:r>
          </w:p>
        </w:tc>
        <w:tc>
          <w:tcPr>
            <w:tcW w:w="2160" w:type="dxa"/>
            <w:shd w:val="clear" w:color="auto" w:fill="auto"/>
          </w:tcPr>
          <w:p w14:paraId="0604ABC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7C3F976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12A3837D" w14:textId="77777777" w:rsidTr="00374E06">
        <w:tc>
          <w:tcPr>
            <w:tcW w:w="889" w:type="dxa"/>
            <w:shd w:val="clear" w:color="auto" w:fill="auto"/>
          </w:tcPr>
          <w:p w14:paraId="3943B685"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957</w:t>
            </w:r>
          </w:p>
        </w:tc>
        <w:tc>
          <w:tcPr>
            <w:tcW w:w="4758" w:type="dxa"/>
            <w:shd w:val="clear" w:color="auto" w:fill="auto"/>
          </w:tcPr>
          <w:p w14:paraId="75BDCC0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back/Incorr</w:t>
            </w:r>
            <w:r w:rsidR="00374E06">
              <w:rPr>
                <w:rFonts w:ascii="Courier New" w:hAnsi="Courier New" w:cs="Courier New"/>
                <w:sz w:val="18"/>
                <w:szCs w:val="18"/>
                <w:lang w:val="en-GB"/>
              </w:rPr>
              <w:t>ec</w:t>
            </w:r>
            <w:r w:rsidRPr="00462F1B">
              <w:rPr>
                <w:rFonts w:ascii="Courier New" w:hAnsi="Courier New" w:cs="Courier New"/>
                <w:sz w:val="18"/>
                <w:szCs w:val="18"/>
                <w:lang w:val="en-GB"/>
              </w:rPr>
              <w:t>t Prefix</w:t>
            </w:r>
          </w:p>
        </w:tc>
        <w:tc>
          <w:tcPr>
            <w:tcW w:w="2160" w:type="dxa"/>
            <w:shd w:val="clear" w:color="auto" w:fill="auto"/>
          </w:tcPr>
          <w:p w14:paraId="0D482B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4B36E8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5501BC4B" w14:textId="77777777" w:rsidTr="00374E06">
        <w:tc>
          <w:tcPr>
            <w:tcW w:w="889" w:type="dxa"/>
            <w:shd w:val="clear" w:color="auto" w:fill="auto"/>
          </w:tcPr>
          <w:p w14:paraId="25F81B78"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958</w:t>
            </w:r>
          </w:p>
        </w:tc>
        <w:tc>
          <w:tcPr>
            <w:tcW w:w="4758" w:type="dxa"/>
            <w:shd w:val="clear" w:color="auto" w:fill="auto"/>
          </w:tcPr>
          <w:p w14:paraId="3A4281E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back/Incorr</w:t>
            </w:r>
            <w:r w:rsidR="00374E06">
              <w:rPr>
                <w:rFonts w:ascii="Courier New" w:hAnsi="Courier New" w:cs="Courier New"/>
                <w:sz w:val="18"/>
                <w:szCs w:val="18"/>
                <w:lang w:val="en-GB"/>
              </w:rPr>
              <w:t>ec</w:t>
            </w:r>
            <w:r w:rsidRPr="00462F1B">
              <w:rPr>
                <w:rFonts w:ascii="Courier New" w:hAnsi="Courier New" w:cs="Courier New"/>
                <w:sz w:val="18"/>
                <w:szCs w:val="18"/>
                <w:lang w:val="en-GB"/>
              </w:rPr>
              <w:t>t R</w:t>
            </w:r>
            <w:r w:rsidR="00374E06">
              <w:rPr>
                <w:rFonts w:ascii="Courier New" w:hAnsi="Courier New" w:cs="Courier New"/>
                <w:sz w:val="18"/>
                <w:szCs w:val="18"/>
                <w:lang w:val="en-GB"/>
              </w:rPr>
              <w:t>e</w:t>
            </w:r>
            <w:r w:rsidRPr="00462F1B">
              <w:rPr>
                <w:rFonts w:ascii="Courier New" w:hAnsi="Courier New" w:cs="Courier New"/>
                <w:sz w:val="18"/>
                <w:szCs w:val="18"/>
                <w:lang w:val="en-GB"/>
              </w:rPr>
              <w:t>s</w:t>
            </w:r>
            <w:r w:rsidR="00374E06">
              <w:rPr>
                <w:rFonts w:ascii="Courier New" w:hAnsi="Courier New" w:cs="Courier New"/>
                <w:sz w:val="18"/>
                <w:szCs w:val="18"/>
                <w:lang w:val="en-GB"/>
              </w:rPr>
              <w:t xml:space="preserve">ponse </w:t>
            </w:r>
            <w:r w:rsidRPr="00462F1B">
              <w:rPr>
                <w:rFonts w:ascii="Courier New" w:hAnsi="Courier New" w:cs="Courier New"/>
                <w:sz w:val="18"/>
                <w:szCs w:val="18"/>
                <w:lang w:val="en-GB"/>
              </w:rPr>
              <w:t>c</w:t>
            </w:r>
            <w:r w:rsidR="00374E06">
              <w:rPr>
                <w:rFonts w:ascii="Courier New" w:hAnsi="Courier New" w:cs="Courier New"/>
                <w:sz w:val="18"/>
                <w:szCs w:val="18"/>
                <w:lang w:val="en-GB"/>
              </w:rPr>
              <w:t>o</w:t>
            </w:r>
            <w:r w:rsidRPr="00462F1B">
              <w:rPr>
                <w:rFonts w:ascii="Courier New" w:hAnsi="Courier New" w:cs="Courier New"/>
                <w:sz w:val="18"/>
                <w:szCs w:val="18"/>
                <w:lang w:val="en-GB"/>
              </w:rPr>
              <w:t>de</w:t>
            </w:r>
          </w:p>
        </w:tc>
        <w:tc>
          <w:tcPr>
            <w:tcW w:w="2160" w:type="dxa"/>
            <w:shd w:val="clear" w:color="auto" w:fill="auto"/>
          </w:tcPr>
          <w:p w14:paraId="247DE3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C91EB6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8FF0570" w14:textId="77777777" w:rsidTr="00374E06">
        <w:tc>
          <w:tcPr>
            <w:tcW w:w="889" w:type="dxa"/>
            <w:shd w:val="clear" w:color="auto" w:fill="auto"/>
          </w:tcPr>
          <w:p w14:paraId="3EA16136"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959</w:t>
            </w:r>
          </w:p>
        </w:tc>
        <w:tc>
          <w:tcPr>
            <w:tcW w:w="4758" w:type="dxa"/>
            <w:shd w:val="clear" w:color="auto" w:fill="auto"/>
          </w:tcPr>
          <w:p w14:paraId="501B37E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Admin Tran No Support</w:t>
            </w:r>
          </w:p>
        </w:tc>
        <w:tc>
          <w:tcPr>
            <w:tcW w:w="2160" w:type="dxa"/>
            <w:shd w:val="clear" w:color="auto" w:fill="auto"/>
          </w:tcPr>
          <w:p w14:paraId="3F3C3FE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056B85F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0DBBCE89" w14:textId="77777777" w:rsidTr="00374E06">
        <w:tc>
          <w:tcPr>
            <w:tcW w:w="889" w:type="dxa"/>
            <w:shd w:val="clear" w:color="auto" w:fill="auto"/>
          </w:tcPr>
          <w:p w14:paraId="3A804FB6"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960</w:t>
            </w:r>
          </w:p>
        </w:tc>
        <w:tc>
          <w:tcPr>
            <w:tcW w:w="4758" w:type="dxa"/>
            <w:shd w:val="clear" w:color="auto" w:fill="auto"/>
          </w:tcPr>
          <w:p w14:paraId="677ED18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back/Appd Not Update</w:t>
            </w:r>
          </w:p>
        </w:tc>
        <w:tc>
          <w:tcPr>
            <w:tcW w:w="2160" w:type="dxa"/>
            <w:shd w:val="clear" w:color="auto" w:fill="auto"/>
          </w:tcPr>
          <w:p w14:paraId="0739352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38B834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285A843D" w14:textId="77777777" w:rsidTr="00374E06">
        <w:tc>
          <w:tcPr>
            <w:tcW w:w="889" w:type="dxa"/>
            <w:shd w:val="clear" w:color="auto" w:fill="auto"/>
          </w:tcPr>
          <w:p w14:paraId="78EF1FB4"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961</w:t>
            </w:r>
          </w:p>
        </w:tc>
        <w:tc>
          <w:tcPr>
            <w:tcW w:w="4758" w:type="dxa"/>
            <w:shd w:val="clear" w:color="auto" w:fill="auto"/>
          </w:tcPr>
          <w:p w14:paraId="08A0369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back/Appd Not Update</w:t>
            </w:r>
          </w:p>
        </w:tc>
        <w:tc>
          <w:tcPr>
            <w:tcW w:w="2160" w:type="dxa"/>
            <w:shd w:val="clear" w:color="auto" w:fill="auto"/>
          </w:tcPr>
          <w:p w14:paraId="055B6F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1FCA20D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r w:rsidR="00BA2D50" w14:paraId="34D0FD1E" w14:textId="77777777" w:rsidTr="00374E06">
        <w:tc>
          <w:tcPr>
            <w:tcW w:w="889" w:type="dxa"/>
            <w:shd w:val="clear" w:color="auto" w:fill="auto"/>
          </w:tcPr>
          <w:p w14:paraId="338FF17A" w14:textId="77777777" w:rsidR="00BA2D50" w:rsidRPr="00462F1B" w:rsidRDefault="00BA2D50" w:rsidP="00374E06">
            <w:pPr>
              <w:jc w:val="center"/>
              <w:rPr>
                <w:rFonts w:ascii="Courier New" w:hAnsi="Courier New" w:cs="Courier New"/>
                <w:sz w:val="18"/>
                <w:szCs w:val="18"/>
                <w:lang w:val="en-GB"/>
              </w:rPr>
            </w:pPr>
            <w:r w:rsidRPr="00462F1B">
              <w:rPr>
                <w:rFonts w:ascii="Courier New" w:hAnsi="Courier New" w:cs="Courier New"/>
                <w:sz w:val="18"/>
                <w:szCs w:val="18"/>
                <w:lang w:val="en-GB"/>
              </w:rPr>
              <w:t>962</w:t>
            </w:r>
          </w:p>
        </w:tc>
        <w:tc>
          <w:tcPr>
            <w:tcW w:w="4758" w:type="dxa"/>
            <w:shd w:val="clear" w:color="auto" w:fill="auto"/>
          </w:tcPr>
          <w:p w14:paraId="342F9C9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lang w:val="en-GB"/>
              </w:rPr>
              <w:t>Admin – Ch</w:t>
            </w:r>
            <w:r w:rsidR="00374E06">
              <w:rPr>
                <w:rFonts w:ascii="Courier New" w:hAnsi="Courier New" w:cs="Courier New"/>
                <w:sz w:val="18"/>
                <w:szCs w:val="18"/>
                <w:lang w:val="en-GB"/>
              </w:rPr>
              <w:t>a</w:t>
            </w:r>
            <w:r w:rsidRPr="00462F1B">
              <w:rPr>
                <w:rFonts w:ascii="Courier New" w:hAnsi="Courier New" w:cs="Courier New"/>
                <w:sz w:val="18"/>
                <w:szCs w:val="18"/>
                <w:lang w:val="en-GB"/>
              </w:rPr>
              <w:t>rg</w:t>
            </w:r>
            <w:r w:rsidR="00374E06">
              <w:rPr>
                <w:rFonts w:ascii="Courier New" w:hAnsi="Courier New" w:cs="Courier New"/>
                <w:sz w:val="18"/>
                <w:szCs w:val="18"/>
                <w:lang w:val="en-GB"/>
              </w:rPr>
              <w:t>e</w:t>
            </w:r>
            <w:r w:rsidRPr="00462F1B">
              <w:rPr>
                <w:rFonts w:ascii="Courier New" w:hAnsi="Courier New" w:cs="Courier New"/>
                <w:sz w:val="18"/>
                <w:szCs w:val="18"/>
                <w:lang w:val="en-GB"/>
              </w:rPr>
              <w:t>back/Accepted</w:t>
            </w:r>
          </w:p>
        </w:tc>
        <w:tc>
          <w:tcPr>
            <w:tcW w:w="2160" w:type="dxa"/>
            <w:shd w:val="clear" w:color="auto" w:fill="auto"/>
          </w:tcPr>
          <w:p w14:paraId="2196A9A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“CALL HELP DESK”</w:t>
            </w:r>
          </w:p>
        </w:tc>
        <w:tc>
          <w:tcPr>
            <w:tcW w:w="2340" w:type="dxa"/>
            <w:shd w:val="clear" w:color="auto" w:fill="auto"/>
          </w:tcPr>
          <w:p w14:paraId="2BF6C42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“APPEL SERV AIDE”</w:t>
            </w:r>
          </w:p>
        </w:tc>
      </w:tr>
    </w:tbl>
    <w:p w14:paraId="508B2AA9" w14:textId="2D6535FC" w:rsidR="00462F1B" w:rsidRDefault="00462F1B" w:rsidP="00462F1B"/>
    <w:p w14:paraId="05F0692B" w14:textId="77777777" w:rsidR="00C21BB6" w:rsidRDefault="00C21BB6"/>
    <w:p w14:paraId="72FF4CF1" w14:textId="77777777" w:rsidR="00C21BB6" w:rsidRDefault="00C21BB6" w:rsidP="00A91CB8">
      <w:pPr>
        <w:pStyle w:val="Heading1"/>
        <w:pageBreakBefore/>
      </w:pPr>
      <w:bookmarkStart w:id="2965" w:name="_Toc482088458"/>
      <w:bookmarkStart w:id="2966" w:name="_Toc485012242"/>
      <w:bookmarkStart w:id="2967" w:name="_Toc509286718"/>
      <w:bookmarkStart w:id="2968" w:name="_Toc75147383"/>
      <w:bookmarkStart w:id="2969" w:name="_Toc128225725"/>
      <w:bookmarkStart w:id="2970" w:name="_Toc181695943"/>
      <w:bookmarkStart w:id="2971" w:name="_Toc224977521"/>
      <w:bookmarkStart w:id="2972" w:name="_Toc379192398"/>
      <w:bookmarkStart w:id="2973" w:name="_Toc30407796"/>
      <w:bookmarkStart w:id="2974" w:name="_Toc126079368"/>
      <w:r>
        <w:lastRenderedPageBreak/>
        <w:t>APPENDIX D - ISO REASON CODES</w:t>
      </w:r>
      <w:bookmarkEnd w:id="2965"/>
      <w:bookmarkEnd w:id="2966"/>
      <w:bookmarkEnd w:id="2967"/>
      <w:bookmarkEnd w:id="2968"/>
      <w:bookmarkEnd w:id="2969"/>
      <w:bookmarkEnd w:id="2970"/>
      <w:bookmarkEnd w:id="2971"/>
      <w:bookmarkEnd w:id="2972"/>
      <w:bookmarkEnd w:id="2973"/>
      <w:bookmarkEnd w:id="2974"/>
    </w:p>
    <w:tbl>
      <w:tblPr>
        <w:tblW w:w="10075"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828"/>
        <w:gridCol w:w="2412"/>
        <w:gridCol w:w="6835"/>
      </w:tblGrid>
      <w:tr w:rsidR="00BA2D50" w14:paraId="03071A8F" w14:textId="77777777" w:rsidTr="004D7DB6">
        <w:trPr>
          <w:tblHeader/>
        </w:trPr>
        <w:tc>
          <w:tcPr>
            <w:tcW w:w="828" w:type="dxa"/>
            <w:shd w:val="clear" w:color="auto" w:fill="FFFFFF" w:themeFill="background1"/>
          </w:tcPr>
          <w:p w14:paraId="4737ADD7" w14:textId="77777777" w:rsidR="00BA2D50" w:rsidRPr="00462F1B" w:rsidRDefault="00BA2D50" w:rsidP="004D7DB6">
            <w:pPr>
              <w:jc w:val="center"/>
              <w:rPr>
                <w:rFonts w:cs="Arial"/>
                <w:b/>
                <w:sz w:val="18"/>
                <w:szCs w:val="18"/>
              </w:rPr>
            </w:pPr>
            <w:r w:rsidRPr="00462F1B">
              <w:rPr>
                <w:rFonts w:cs="Arial"/>
                <w:b/>
                <w:sz w:val="18"/>
                <w:szCs w:val="18"/>
              </w:rPr>
              <w:t>ISO</w:t>
            </w:r>
          </w:p>
          <w:p w14:paraId="3E14E759" w14:textId="77777777" w:rsidR="00BA2D50" w:rsidRPr="00462F1B" w:rsidRDefault="00BA2D50" w:rsidP="004D7DB6">
            <w:pPr>
              <w:jc w:val="center"/>
              <w:rPr>
                <w:rFonts w:cs="Arial"/>
                <w:b/>
                <w:sz w:val="18"/>
                <w:szCs w:val="18"/>
              </w:rPr>
            </w:pPr>
            <w:r w:rsidRPr="00462F1B">
              <w:rPr>
                <w:rFonts w:cs="Arial"/>
                <w:b/>
                <w:sz w:val="18"/>
                <w:szCs w:val="18"/>
              </w:rPr>
              <w:t>Resp</w:t>
            </w:r>
          </w:p>
          <w:p w14:paraId="42FC1DCB" w14:textId="77777777" w:rsidR="00BA2D50" w:rsidRPr="00462F1B" w:rsidRDefault="00BA2D50" w:rsidP="004D7DB6">
            <w:pPr>
              <w:jc w:val="center"/>
              <w:rPr>
                <w:rFonts w:cs="Arial"/>
                <w:b/>
                <w:sz w:val="18"/>
                <w:szCs w:val="18"/>
              </w:rPr>
            </w:pPr>
            <w:r w:rsidRPr="00462F1B">
              <w:rPr>
                <w:rFonts w:cs="Arial"/>
                <w:b/>
                <w:sz w:val="18"/>
                <w:szCs w:val="18"/>
              </w:rPr>
              <w:t>Code</w:t>
            </w:r>
          </w:p>
        </w:tc>
        <w:tc>
          <w:tcPr>
            <w:tcW w:w="2412" w:type="dxa"/>
            <w:shd w:val="clear" w:color="auto" w:fill="FFFFFF" w:themeFill="background1"/>
          </w:tcPr>
          <w:p w14:paraId="5D0FD421" w14:textId="77777777" w:rsidR="00BA2D50" w:rsidRPr="00462F1B" w:rsidRDefault="00BA2D50" w:rsidP="00BA2D50">
            <w:pPr>
              <w:rPr>
                <w:rFonts w:cs="Arial"/>
                <w:b/>
                <w:sz w:val="18"/>
                <w:szCs w:val="18"/>
              </w:rPr>
            </w:pPr>
            <w:r w:rsidRPr="00462F1B">
              <w:rPr>
                <w:rFonts w:cs="Arial"/>
                <w:b/>
                <w:sz w:val="18"/>
                <w:szCs w:val="18"/>
              </w:rPr>
              <w:t>Description</w:t>
            </w:r>
          </w:p>
        </w:tc>
        <w:tc>
          <w:tcPr>
            <w:tcW w:w="6835" w:type="dxa"/>
            <w:shd w:val="clear" w:color="auto" w:fill="FFFFFF" w:themeFill="background1"/>
          </w:tcPr>
          <w:p w14:paraId="4349D898" w14:textId="77777777" w:rsidR="00BA2D50" w:rsidRPr="00462F1B" w:rsidRDefault="00BA2D50" w:rsidP="00BA2D50">
            <w:pPr>
              <w:rPr>
                <w:rFonts w:cs="Arial"/>
                <w:b/>
                <w:color w:val="FF0000"/>
                <w:sz w:val="18"/>
                <w:szCs w:val="18"/>
              </w:rPr>
            </w:pPr>
            <w:r w:rsidRPr="00462F1B">
              <w:rPr>
                <w:rFonts w:cs="Arial"/>
                <w:b/>
                <w:sz w:val="18"/>
                <w:szCs w:val="18"/>
              </w:rPr>
              <w:t xml:space="preserve">Text returned in FID f (PINPAD/Receipt display), and FID g (Terminal display), for Debit Card Transactions.  Shown in both English (ENG) and </w:t>
            </w:r>
            <w:r w:rsidRPr="00462F1B">
              <w:rPr>
                <w:rFonts w:cs="Arial"/>
                <w:b/>
                <w:color w:val="0000FF"/>
                <w:sz w:val="18"/>
                <w:szCs w:val="18"/>
              </w:rPr>
              <w:t>French (FRE)</w:t>
            </w:r>
          </w:p>
        </w:tc>
      </w:tr>
      <w:tr w:rsidR="00BA2D50" w:rsidRPr="00D8386F" w14:paraId="08DCA562" w14:textId="77777777" w:rsidTr="004D7DB6">
        <w:tc>
          <w:tcPr>
            <w:tcW w:w="828" w:type="dxa"/>
            <w:shd w:val="clear" w:color="auto" w:fill="auto"/>
          </w:tcPr>
          <w:p w14:paraId="4292A389"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00</w:t>
            </w:r>
          </w:p>
        </w:tc>
        <w:tc>
          <w:tcPr>
            <w:tcW w:w="2412" w:type="dxa"/>
            <w:shd w:val="clear" w:color="auto" w:fill="auto"/>
          </w:tcPr>
          <w:p w14:paraId="0E98927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Approved</w:t>
            </w:r>
          </w:p>
        </w:tc>
        <w:tc>
          <w:tcPr>
            <w:tcW w:w="6835" w:type="dxa"/>
            <w:shd w:val="clear" w:color="auto" w:fill="auto"/>
          </w:tcPr>
          <w:p w14:paraId="0E37CBF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“APPROVED-THANKS 00 APPROVED-THANK YOU”</w:t>
            </w:r>
          </w:p>
          <w:p w14:paraId="0D9818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“APPROVED-THANKS 00 APPROVED-THANK YOU”</w:t>
            </w:r>
          </w:p>
          <w:p w14:paraId="1EF56275"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“APPROUVE-MERCI  00 APPROUVE-MERCI”</w:t>
            </w:r>
          </w:p>
          <w:p w14:paraId="46CEDC0C"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“APPROUVE-MERCI  00 APPROUVE-MERCI”</w:t>
            </w:r>
          </w:p>
        </w:tc>
      </w:tr>
      <w:tr w:rsidR="00BA2D50" w:rsidRPr="00540C6C" w14:paraId="7952D4E7" w14:textId="77777777" w:rsidTr="004D7DB6">
        <w:tc>
          <w:tcPr>
            <w:tcW w:w="828" w:type="dxa"/>
            <w:shd w:val="clear" w:color="auto" w:fill="auto"/>
          </w:tcPr>
          <w:p w14:paraId="13C15F18"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05</w:t>
            </w:r>
          </w:p>
        </w:tc>
        <w:tc>
          <w:tcPr>
            <w:tcW w:w="2412" w:type="dxa"/>
            <w:shd w:val="clear" w:color="auto" w:fill="auto"/>
          </w:tcPr>
          <w:p w14:paraId="7C69E1E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Do no honour</w:t>
            </w:r>
          </w:p>
        </w:tc>
        <w:tc>
          <w:tcPr>
            <w:tcW w:w="6835" w:type="dxa"/>
            <w:shd w:val="clear" w:color="auto" w:fill="auto"/>
          </w:tcPr>
          <w:p w14:paraId="050D228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“CARD CANCELLED  05 TRANSACTION NOT APPROVED”</w:t>
            </w:r>
          </w:p>
          <w:p w14:paraId="63F18DC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“CARD CANCELLED  05 TRANSACTION NOT APPROVED”</w:t>
            </w:r>
          </w:p>
          <w:p w14:paraId="44D9AA45"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“CARTE ANNULEE   05 OPERATION REFUSEE”</w:t>
            </w:r>
          </w:p>
          <w:p w14:paraId="6D65E6C4"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“CARTE ANNULEE   05 OPERATION REFUSEE”</w:t>
            </w:r>
          </w:p>
        </w:tc>
      </w:tr>
      <w:tr w:rsidR="00BA2D50" w:rsidRPr="00462F1B" w14:paraId="2F01F75C" w14:textId="77777777" w:rsidTr="004D7DB6">
        <w:tc>
          <w:tcPr>
            <w:tcW w:w="828" w:type="dxa"/>
            <w:shd w:val="clear" w:color="auto" w:fill="auto"/>
          </w:tcPr>
          <w:p w14:paraId="79BE8ABD"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06</w:t>
            </w:r>
          </w:p>
        </w:tc>
        <w:tc>
          <w:tcPr>
            <w:tcW w:w="2412" w:type="dxa"/>
            <w:shd w:val="clear" w:color="auto" w:fill="auto"/>
          </w:tcPr>
          <w:p w14:paraId="1DDD795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Edit Error</w:t>
            </w:r>
          </w:p>
        </w:tc>
        <w:tc>
          <w:tcPr>
            <w:tcW w:w="6835" w:type="dxa"/>
            <w:shd w:val="clear" w:color="auto" w:fill="auto"/>
          </w:tcPr>
          <w:p w14:paraId="54858C4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AGAIN06 TRANSACTION NOT COMPLETED”</w:t>
            </w:r>
          </w:p>
          <w:p w14:paraId="226328B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AGAIN06 TRANSACTION NOT COMPLETED”</w:t>
            </w:r>
          </w:p>
          <w:p w14:paraId="511D61F9"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06 OPERATION NON COMPLETEE”</w:t>
            </w:r>
          </w:p>
          <w:p w14:paraId="6F446C77"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06 OPERATION NON COMPLETEE”</w:t>
            </w:r>
          </w:p>
        </w:tc>
      </w:tr>
      <w:tr w:rsidR="00BA2D50" w:rsidRPr="00462F1B" w14:paraId="56043A2A" w14:textId="77777777" w:rsidTr="004D7DB6">
        <w:tc>
          <w:tcPr>
            <w:tcW w:w="828" w:type="dxa"/>
            <w:shd w:val="clear" w:color="auto" w:fill="auto"/>
          </w:tcPr>
          <w:p w14:paraId="797B4E13" w14:textId="77777777" w:rsidR="00BA2D50" w:rsidRPr="00462F1B" w:rsidRDefault="00BA2D50" w:rsidP="004D7DB6">
            <w:pPr>
              <w:jc w:val="center"/>
              <w:rPr>
                <w:rFonts w:ascii="Courier New" w:hAnsi="Courier New" w:cs="Courier New"/>
                <w:sz w:val="18"/>
                <w:szCs w:val="18"/>
                <w:lang w:val="sv-SE"/>
              </w:rPr>
            </w:pPr>
            <w:r w:rsidRPr="00462F1B">
              <w:rPr>
                <w:rFonts w:ascii="Courier New" w:hAnsi="Courier New" w:cs="Courier New"/>
                <w:sz w:val="18"/>
                <w:szCs w:val="18"/>
                <w:lang w:val="sv-SE"/>
              </w:rPr>
              <w:t>12</w:t>
            </w:r>
          </w:p>
        </w:tc>
        <w:tc>
          <w:tcPr>
            <w:tcW w:w="2412" w:type="dxa"/>
            <w:shd w:val="clear" w:color="auto" w:fill="auto"/>
          </w:tcPr>
          <w:p w14:paraId="0A6F1DF3" w14:textId="77777777" w:rsidR="00BA2D50" w:rsidRPr="00462F1B" w:rsidRDefault="00BA2D50" w:rsidP="00BA2D50">
            <w:pPr>
              <w:rPr>
                <w:rFonts w:ascii="Courier New" w:hAnsi="Courier New" w:cs="Courier New"/>
                <w:sz w:val="18"/>
                <w:szCs w:val="18"/>
                <w:lang w:val="sv-SE"/>
              </w:rPr>
            </w:pPr>
            <w:r w:rsidRPr="00462F1B">
              <w:rPr>
                <w:rFonts w:ascii="Courier New" w:hAnsi="Courier New" w:cs="Courier New"/>
                <w:sz w:val="18"/>
                <w:szCs w:val="18"/>
                <w:lang w:val="sv-SE"/>
              </w:rPr>
              <w:t>Invalid Processing Code</w:t>
            </w:r>
          </w:p>
        </w:tc>
        <w:tc>
          <w:tcPr>
            <w:tcW w:w="6835" w:type="dxa"/>
            <w:shd w:val="clear" w:color="auto" w:fill="auto"/>
          </w:tcPr>
          <w:p w14:paraId="63DCAE3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AGAIN12 TRANSACTION NOT COMPLETED”</w:t>
            </w:r>
          </w:p>
          <w:p w14:paraId="24157ED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AGAIN12 TRANSACTION NOT COMPLETED”</w:t>
            </w:r>
          </w:p>
          <w:p w14:paraId="67B05479"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12 OPERATION NON COMPLETEE”</w:t>
            </w:r>
          </w:p>
          <w:p w14:paraId="72A599A5"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12 OPERATION NON COMPLETEE”</w:t>
            </w:r>
          </w:p>
        </w:tc>
      </w:tr>
      <w:tr w:rsidR="00BA2D50" w:rsidRPr="00462F1B" w14:paraId="2B6862DE" w14:textId="77777777" w:rsidTr="004D7DB6">
        <w:tc>
          <w:tcPr>
            <w:tcW w:w="828" w:type="dxa"/>
            <w:shd w:val="clear" w:color="auto" w:fill="auto"/>
          </w:tcPr>
          <w:p w14:paraId="7B383465" w14:textId="77777777" w:rsidR="00BA2D50" w:rsidRPr="00462F1B" w:rsidRDefault="00BA2D50" w:rsidP="004D7DB6">
            <w:pPr>
              <w:jc w:val="center"/>
              <w:rPr>
                <w:rFonts w:ascii="Courier New" w:hAnsi="Courier New" w:cs="Courier New"/>
                <w:sz w:val="18"/>
                <w:szCs w:val="18"/>
                <w:lang w:val="sv-SE"/>
              </w:rPr>
            </w:pPr>
            <w:r w:rsidRPr="00462F1B">
              <w:rPr>
                <w:rFonts w:ascii="Courier New" w:hAnsi="Courier New" w:cs="Courier New"/>
                <w:sz w:val="18"/>
                <w:szCs w:val="18"/>
                <w:lang w:val="sv-SE"/>
              </w:rPr>
              <w:t>13</w:t>
            </w:r>
          </w:p>
        </w:tc>
        <w:tc>
          <w:tcPr>
            <w:tcW w:w="2412" w:type="dxa"/>
            <w:shd w:val="clear" w:color="auto" w:fill="auto"/>
          </w:tcPr>
          <w:p w14:paraId="363F1069" w14:textId="77777777" w:rsidR="00BA2D50" w:rsidRPr="00462F1B" w:rsidRDefault="00BA2D50" w:rsidP="00BA2D50">
            <w:pPr>
              <w:rPr>
                <w:rFonts w:ascii="Courier New" w:hAnsi="Courier New" w:cs="Courier New"/>
                <w:sz w:val="18"/>
                <w:szCs w:val="18"/>
                <w:lang w:val="sv-SE"/>
              </w:rPr>
            </w:pPr>
            <w:r w:rsidRPr="00462F1B">
              <w:rPr>
                <w:rFonts w:ascii="Courier New" w:hAnsi="Courier New" w:cs="Courier New"/>
                <w:sz w:val="18"/>
                <w:szCs w:val="18"/>
                <w:lang w:val="sv-SE"/>
              </w:rPr>
              <w:t>Invalid Amount</w:t>
            </w:r>
          </w:p>
        </w:tc>
        <w:tc>
          <w:tcPr>
            <w:tcW w:w="6835" w:type="dxa"/>
            <w:shd w:val="clear" w:color="auto" w:fill="auto"/>
          </w:tcPr>
          <w:p w14:paraId="2C65609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AGAIN13 TRANSACTION NOT COMPLETED”</w:t>
            </w:r>
          </w:p>
          <w:p w14:paraId="48374F8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AGAIN13 TRANSACTION NOT COMPLETED”</w:t>
            </w:r>
          </w:p>
          <w:p w14:paraId="0CF2E39C"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13 OPERATION NON COMPLETEE”</w:t>
            </w:r>
          </w:p>
          <w:p w14:paraId="5D128AEC"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13 OPERATION NON COMPLETEE”</w:t>
            </w:r>
          </w:p>
        </w:tc>
      </w:tr>
      <w:tr w:rsidR="00BA2D50" w:rsidRPr="00462F1B" w14:paraId="4D3BA601" w14:textId="77777777" w:rsidTr="004D7DB6">
        <w:tc>
          <w:tcPr>
            <w:tcW w:w="828" w:type="dxa"/>
            <w:shd w:val="clear" w:color="auto" w:fill="auto"/>
          </w:tcPr>
          <w:p w14:paraId="5EA59E09" w14:textId="77777777" w:rsidR="00BA2D50" w:rsidRPr="00462F1B" w:rsidRDefault="00BA2D50" w:rsidP="004D7DB6">
            <w:pPr>
              <w:jc w:val="center"/>
              <w:rPr>
                <w:rFonts w:ascii="Courier New" w:hAnsi="Courier New" w:cs="Courier New"/>
                <w:sz w:val="18"/>
                <w:szCs w:val="18"/>
                <w:lang w:val="sv-SE"/>
              </w:rPr>
            </w:pPr>
            <w:r w:rsidRPr="00462F1B">
              <w:rPr>
                <w:rFonts w:ascii="Courier New" w:hAnsi="Courier New" w:cs="Courier New"/>
                <w:sz w:val="18"/>
                <w:szCs w:val="18"/>
                <w:lang w:val="sv-SE"/>
              </w:rPr>
              <w:t>14</w:t>
            </w:r>
          </w:p>
        </w:tc>
        <w:tc>
          <w:tcPr>
            <w:tcW w:w="2412" w:type="dxa"/>
            <w:shd w:val="clear" w:color="auto" w:fill="auto"/>
          </w:tcPr>
          <w:p w14:paraId="12ACB2BD" w14:textId="77777777" w:rsidR="00BA2D50" w:rsidRPr="00462F1B" w:rsidRDefault="00BA2D50" w:rsidP="00BA2D50">
            <w:pPr>
              <w:rPr>
                <w:rFonts w:ascii="Courier New" w:hAnsi="Courier New" w:cs="Courier New"/>
                <w:sz w:val="18"/>
                <w:szCs w:val="18"/>
                <w:lang w:val="sv-SE"/>
              </w:rPr>
            </w:pPr>
            <w:r w:rsidRPr="00462F1B">
              <w:rPr>
                <w:rFonts w:ascii="Courier New" w:hAnsi="Courier New" w:cs="Courier New"/>
                <w:sz w:val="18"/>
                <w:szCs w:val="18"/>
                <w:lang w:val="sv-SE"/>
              </w:rPr>
              <w:t>Invalid Card Number</w:t>
            </w:r>
          </w:p>
        </w:tc>
        <w:tc>
          <w:tcPr>
            <w:tcW w:w="6835" w:type="dxa"/>
            <w:shd w:val="clear" w:color="auto" w:fill="auto"/>
          </w:tcPr>
          <w:p w14:paraId="0651AC9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AGAIN14 TRANSACTION NOT COMPLETED”</w:t>
            </w:r>
          </w:p>
          <w:p w14:paraId="0657E67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AGAIN14 TRANSACTION NOT COMPLETED”</w:t>
            </w:r>
          </w:p>
          <w:p w14:paraId="75313E7D"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14 OPERATION NON COMPLETEE”</w:t>
            </w:r>
          </w:p>
          <w:p w14:paraId="7D374AC0"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14 OPERATION NON COMPLETEE”</w:t>
            </w:r>
          </w:p>
        </w:tc>
      </w:tr>
      <w:tr w:rsidR="00BA2D50" w:rsidRPr="00462F1B" w14:paraId="02267094" w14:textId="77777777" w:rsidTr="004D7DB6">
        <w:tc>
          <w:tcPr>
            <w:tcW w:w="828" w:type="dxa"/>
            <w:shd w:val="clear" w:color="auto" w:fill="auto"/>
          </w:tcPr>
          <w:p w14:paraId="045C50C1" w14:textId="77777777" w:rsidR="00BA2D50" w:rsidRPr="00462F1B" w:rsidRDefault="00BA2D50" w:rsidP="004D7DB6">
            <w:pPr>
              <w:jc w:val="center"/>
              <w:rPr>
                <w:rFonts w:ascii="Courier New" w:hAnsi="Courier New" w:cs="Courier New"/>
                <w:sz w:val="18"/>
                <w:szCs w:val="18"/>
                <w:lang w:val="sv-SE"/>
              </w:rPr>
            </w:pPr>
            <w:r w:rsidRPr="00462F1B">
              <w:rPr>
                <w:rFonts w:ascii="Courier New" w:hAnsi="Courier New" w:cs="Courier New"/>
                <w:sz w:val="18"/>
                <w:szCs w:val="18"/>
                <w:lang w:val="sv-SE"/>
              </w:rPr>
              <w:t>19</w:t>
            </w:r>
          </w:p>
        </w:tc>
        <w:tc>
          <w:tcPr>
            <w:tcW w:w="2412" w:type="dxa"/>
            <w:shd w:val="clear" w:color="auto" w:fill="auto"/>
          </w:tcPr>
          <w:p w14:paraId="6492AE2A" w14:textId="77777777" w:rsidR="00BA2D50" w:rsidRPr="00462F1B" w:rsidRDefault="00BA2D50" w:rsidP="00BA2D50">
            <w:pPr>
              <w:rPr>
                <w:rFonts w:ascii="Courier New" w:hAnsi="Courier New" w:cs="Courier New"/>
                <w:sz w:val="18"/>
                <w:szCs w:val="18"/>
                <w:lang w:val="sv-SE"/>
              </w:rPr>
            </w:pPr>
            <w:r w:rsidRPr="00462F1B">
              <w:rPr>
                <w:rFonts w:ascii="Courier New" w:hAnsi="Courier New" w:cs="Courier New"/>
                <w:sz w:val="18"/>
                <w:szCs w:val="18"/>
                <w:lang w:val="sv-SE"/>
              </w:rPr>
              <w:t>RFI Error</w:t>
            </w:r>
          </w:p>
        </w:tc>
        <w:tc>
          <w:tcPr>
            <w:tcW w:w="6835" w:type="dxa"/>
            <w:shd w:val="clear" w:color="auto" w:fill="auto"/>
          </w:tcPr>
          <w:p w14:paraId="6A3067F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AGAIN19 TRANSACTION NOT COMPLETED”</w:t>
            </w:r>
          </w:p>
          <w:p w14:paraId="5E12098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AGAIN19 TRANSACTION NOT COMPLETED”</w:t>
            </w:r>
          </w:p>
          <w:p w14:paraId="7503ADB2"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19 OPERATION NON COMPLETEE”</w:t>
            </w:r>
          </w:p>
          <w:p w14:paraId="292B6DF7"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19 OPERATION NON COMPLETEE”</w:t>
            </w:r>
          </w:p>
        </w:tc>
      </w:tr>
      <w:tr w:rsidR="00BA2D50" w:rsidRPr="00462F1B" w14:paraId="6B380598" w14:textId="77777777" w:rsidTr="004D7DB6">
        <w:tc>
          <w:tcPr>
            <w:tcW w:w="828" w:type="dxa"/>
            <w:shd w:val="clear" w:color="auto" w:fill="auto"/>
          </w:tcPr>
          <w:p w14:paraId="17B99B0F" w14:textId="77777777" w:rsidR="00BA2D50" w:rsidRPr="00462F1B" w:rsidRDefault="00BA2D50" w:rsidP="004D7DB6">
            <w:pPr>
              <w:jc w:val="center"/>
              <w:rPr>
                <w:rFonts w:ascii="Courier New" w:hAnsi="Courier New" w:cs="Courier New"/>
                <w:sz w:val="18"/>
                <w:szCs w:val="18"/>
                <w:lang w:val="sv-SE"/>
              </w:rPr>
            </w:pPr>
            <w:r w:rsidRPr="00462F1B">
              <w:rPr>
                <w:rFonts w:ascii="Courier New" w:hAnsi="Courier New" w:cs="Courier New"/>
                <w:sz w:val="18"/>
                <w:szCs w:val="18"/>
                <w:lang w:val="sv-SE"/>
              </w:rPr>
              <w:t>40</w:t>
            </w:r>
          </w:p>
        </w:tc>
        <w:tc>
          <w:tcPr>
            <w:tcW w:w="2412" w:type="dxa"/>
            <w:shd w:val="clear" w:color="auto" w:fill="auto"/>
          </w:tcPr>
          <w:p w14:paraId="467E5842" w14:textId="77777777" w:rsidR="00BA2D50" w:rsidRPr="00462F1B" w:rsidRDefault="00BA2D50" w:rsidP="00BA2D50">
            <w:pPr>
              <w:rPr>
                <w:rFonts w:ascii="Courier New" w:hAnsi="Courier New" w:cs="Courier New"/>
                <w:sz w:val="18"/>
                <w:szCs w:val="18"/>
                <w:lang w:val="sv-SE"/>
              </w:rPr>
            </w:pPr>
            <w:r w:rsidRPr="00462F1B">
              <w:rPr>
                <w:rFonts w:ascii="Courier New" w:hAnsi="Courier New" w:cs="Courier New"/>
                <w:sz w:val="18"/>
                <w:szCs w:val="18"/>
                <w:lang w:val="sv-SE"/>
              </w:rPr>
              <w:t>Request function not supported</w:t>
            </w:r>
          </w:p>
        </w:tc>
        <w:tc>
          <w:tcPr>
            <w:tcW w:w="6835" w:type="dxa"/>
            <w:shd w:val="clear" w:color="auto" w:fill="auto"/>
          </w:tcPr>
          <w:p w14:paraId="780CA33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“CANNOT PROCESS  40 TRANSACTION NOT COMPLETED”</w:t>
            </w:r>
          </w:p>
          <w:p w14:paraId="17DF04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“CANNOT PROCESS  40 TRANSACTION NOT COMPLETED”</w:t>
            </w:r>
          </w:p>
          <w:p w14:paraId="61C3063C"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“NON TRAITABLE   40 OPERATION NON COMPLETEE”</w:t>
            </w:r>
          </w:p>
          <w:p w14:paraId="11D31E24"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“NON TRAITABLE   40 OPERATION NON COMPLETEE”</w:t>
            </w:r>
          </w:p>
        </w:tc>
      </w:tr>
      <w:tr w:rsidR="003C0B0C" w:rsidRPr="000053A5" w14:paraId="05FE5E2A" w14:textId="77777777" w:rsidTr="004D7DB6">
        <w:tc>
          <w:tcPr>
            <w:tcW w:w="828" w:type="dxa"/>
            <w:shd w:val="clear" w:color="auto" w:fill="auto"/>
          </w:tcPr>
          <w:p w14:paraId="5217086B" w14:textId="65346E37" w:rsidR="003C0B0C" w:rsidRPr="00462F1B" w:rsidRDefault="003C0B0C" w:rsidP="004D7DB6">
            <w:pPr>
              <w:jc w:val="center"/>
              <w:rPr>
                <w:rFonts w:ascii="Courier New" w:hAnsi="Courier New" w:cs="Courier New"/>
                <w:sz w:val="18"/>
                <w:szCs w:val="18"/>
                <w:lang w:val="it-IT"/>
              </w:rPr>
            </w:pPr>
            <w:r>
              <w:rPr>
                <w:rFonts w:ascii="Courier New" w:hAnsi="Courier New" w:cs="Courier New"/>
                <w:sz w:val="18"/>
                <w:szCs w:val="18"/>
                <w:lang w:val="it-IT"/>
              </w:rPr>
              <w:t>41</w:t>
            </w:r>
          </w:p>
        </w:tc>
        <w:tc>
          <w:tcPr>
            <w:tcW w:w="2412" w:type="dxa"/>
            <w:shd w:val="clear" w:color="auto" w:fill="auto"/>
          </w:tcPr>
          <w:p w14:paraId="58AAE47C" w14:textId="671014B5" w:rsidR="003C0B0C" w:rsidRPr="00462F1B" w:rsidRDefault="003C0B0C" w:rsidP="00BA2D50">
            <w:pPr>
              <w:rPr>
                <w:rFonts w:ascii="Courier New" w:hAnsi="Courier New" w:cs="Courier New"/>
                <w:sz w:val="18"/>
                <w:szCs w:val="18"/>
                <w:lang w:val="it-IT"/>
              </w:rPr>
            </w:pPr>
            <w:r>
              <w:rPr>
                <w:rFonts w:ascii="Courier New" w:hAnsi="Courier New" w:cs="Courier New"/>
                <w:sz w:val="18"/>
                <w:szCs w:val="18"/>
                <w:lang w:val="it-IT"/>
              </w:rPr>
              <w:t>Lost or stolen</w:t>
            </w:r>
          </w:p>
        </w:tc>
        <w:tc>
          <w:tcPr>
            <w:tcW w:w="6835" w:type="dxa"/>
            <w:shd w:val="clear" w:color="auto" w:fill="auto"/>
          </w:tcPr>
          <w:p w14:paraId="1F96EAB0" w14:textId="6ACD8E90"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 xml:space="preserve">FID f (ENG): “CARD CANCELLED  </w:t>
            </w:r>
            <w:r>
              <w:rPr>
                <w:rFonts w:ascii="Courier New" w:hAnsi="Courier New" w:cs="Courier New"/>
                <w:sz w:val="18"/>
                <w:szCs w:val="18"/>
              </w:rPr>
              <w:t>41</w:t>
            </w:r>
            <w:r w:rsidRPr="00462F1B">
              <w:rPr>
                <w:rFonts w:ascii="Courier New" w:hAnsi="Courier New" w:cs="Courier New"/>
                <w:sz w:val="18"/>
                <w:szCs w:val="18"/>
              </w:rPr>
              <w:t xml:space="preserve"> TRANSACTION NOT APPROVED”</w:t>
            </w:r>
          </w:p>
          <w:p w14:paraId="7BB6304F" w14:textId="68C5CAB4"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 xml:space="preserve">FID g (ENG): “CARD CANCELLED  </w:t>
            </w:r>
            <w:r>
              <w:rPr>
                <w:rFonts w:ascii="Courier New" w:hAnsi="Courier New" w:cs="Courier New"/>
                <w:sz w:val="18"/>
                <w:szCs w:val="18"/>
              </w:rPr>
              <w:t>41</w:t>
            </w:r>
            <w:r w:rsidRPr="00462F1B">
              <w:rPr>
                <w:rFonts w:ascii="Courier New" w:hAnsi="Courier New" w:cs="Courier New"/>
                <w:sz w:val="18"/>
                <w:szCs w:val="18"/>
              </w:rPr>
              <w:t xml:space="preserve"> TRANSACTION NOT APPROVED”</w:t>
            </w:r>
          </w:p>
          <w:p w14:paraId="176846C1" w14:textId="2B7FC3E9" w:rsidR="00FE7605" w:rsidRPr="00462F1B" w:rsidRDefault="00FE7605" w:rsidP="00FE7605">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 xml:space="preserve">“CARTE ANNULEE   </w:t>
            </w:r>
            <w:r>
              <w:rPr>
                <w:rFonts w:ascii="Courier New" w:hAnsi="Courier New" w:cs="Courier New"/>
                <w:color w:val="0000FF"/>
                <w:sz w:val="18"/>
                <w:szCs w:val="18"/>
              </w:rPr>
              <w:t>41</w:t>
            </w:r>
            <w:r w:rsidRPr="00462F1B">
              <w:rPr>
                <w:rFonts w:ascii="Courier New" w:hAnsi="Courier New" w:cs="Courier New"/>
                <w:color w:val="0000FF"/>
                <w:sz w:val="18"/>
                <w:szCs w:val="18"/>
              </w:rPr>
              <w:t xml:space="preserve"> OPERATION REFUSEE”</w:t>
            </w:r>
          </w:p>
          <w:p w14:paraId="2F0C4D4D" w14:textId="62E777A3" w:rsidR="003C0B0C"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rPr>
              <w:t xml:space="preserve">FID g (FRE): “CARTE ANNULEE   </w:t>
            </w:r>
            <w:r>
              <w:rPr>
                <w:rFonts w:ascii="Courier New" w:hAnsi="Courier New" w:cs="Courier New"/>
                <w:color w:val="0000FF"/>
                <w:sz w:val="18"/>
                <w:szCs w:val="18"/>
              </w:rPr>
              <w:t>41</w:t>
            </w:r>
            <w:r w:rsidRPr="00462F1B">
              <w:rPr>
                <w:rFonts w:ascii="Courier New" w:hAnsi="Courier New" w:cs="Courier New"/>
                <w:color w:val="0000FF"/>
                <w:sz w:val="18"/>
                <w:szCs w:val="18"/>
              </w:rPr>
              <w:t xml:space="preserve"> OPERATION REFUSEE”</w:t>
            </w:r>
          </w:p>
        </w:tc>
      </w:tr>
      <w:tr w:rsidR="00BA2D50" w:rsidRPr="000053A5" w14:paraId="6AE904B3" w14:textId="77777777" w:rsidTr="004D7DB6">
        <w:tc>
          <w:tcPr>
            <w:tcW w:w="828" w:type="dxa"/>
            <w:shd w:val="clear" w:color="auto" w:fill="auto"/>
          </w:tcPr>
          <w:p w14:paraId="5F3B9319"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51</w:t>
            </w:r>
          </w:p>
        </w:tc>
        <w:tc>
          <w:tcPr>
            <w:tcW w:w="2412" w:type="dxa"/>
            <w:shd w:val="clear" w:color="auto" w:fill="auto"/>
          </w:tcPr>
          <w:p w14:paraId="0B872218"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Non-Sufficient Funds</w:t>
            </w:r>
          </w:p>
        </w:tc>
        <w:tc>
          <w:tcPr>
            <w:tcW w:w="6835" w:type="dxa"/>
            <w:shd w:val="clear" w:color="auto" w:fill="auto"/>
          </w:tcPr>
          <w:p w14:paraId="5A33976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“INSUFF FUNDS    51 TRANSACTION NOT APPROVED”</w:t>
            </w:r>
          </w:p>
          <w:p w14:paraId="0845575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“DECLINE         51 TRANSACTION NOT APPROVED”</w:t>
            </w:r>
          </w:p>
          <w:p w14:paraId="673377AB" w14:textId="77777777" w:rsidR="00BA2D50" w:rsidRPr="00AA14F9" w:rsidRDefault="00BA2D50" w:rsidP="00BA2D50">
            <w:pPr>
              <w:rPr>
                <w:rFonts w:ascii="Courier New" w:hAnsi="Courier New" w:cs="Courier New"/>
                <w:color w:val="0000FF"/>
                <w:sz w:val="18"/>
                <w:szCs w:val="18"/>
                <w:lang w:val="fr-CA"/>
              </w:rPr>
            </w:pPr>
            <w:r w:rsidRPr="00AA14F9">
              <w:rPr>
                <w:rFonts w:ascii="Courier New" w:hAnsi="Courier New" w:cs="Courier New"/>
                <w:color w:val="0000FF"/>
                <w:sz w:val="18"/>
                <w:szCs w:val="18"/>
                <w:lang w:val="fr-CA"/>
              </w:rPr>
              <w:t>FID f (FRE):</w:t>
            </w:r>
            <w:r w:rsidRPr="00AA14F9">
              <w:rPr>
                <w:color w:val="0000FF"/>
                <w:lang w:val="fr-CA"/>
              </w:rPr>
              <w:t xml:space="preserve">  </w:t>
            </w:r>
            <w:r w:rsidRPr="00AA14F9">
              <w:rPr>
                <w:rFonts w:ascii="Courier New" w:hAnsi="Courier New" w:cs="Courier New"/>
                <w:color w:val="0000FF"/>
                <w:sz w:val="18"/>
                <w:szCs w:val="18"/>
                <w:lang w:val="fr-CA"/>
              </w:rPr>
              <w:t>“MANQUE DE FONDS 51 OPERATION REFUSEE”</w:t>
            </w:r>
          </w:p>
          <w:p w14:paraId="3C82D2A2" w14:textId="77777777" w:rsidR="00BA2D50" w:rsidRPr="00AA14F9" w:rsidRDefault="00BA2D50" w:rsidP="00BA2D50">
            <w:pPr>
              <w:rPr>
                <w:rFonts w:ascii="Courier New" w:hAnsi="Courier New" w:cs="Courier New"/>
                <w:color w:val="0000FF"/>
                <w:sz w:val="18"/>
                <w:szCs w:val="18"/>
                <w:lang w:val="fr-CA"/>
              </w:rPr>
            </w:pPr>
            <w:r w:rsidRPr="00AA14F9">
              <w:rPr>
                <w:rFonts w:ascii="Courier New" w:hAnsi="Courier New" w:cs="Courier New"/>
                <w:color w:val="0000FF"/>
                <w:sz w:val="18"/>
                <w:szCs w:val="18"/>
                <w:lang w:val="fr-CA"/>
              </w:rPr>
              <w:t>FID g (FRE): “MANQUE DE FONDS 51 OPERATION REFUSEE”</w:t>
            </w:r>
          </w:p>
          <w:p w14:paraId="01D75FD5" w14:textId="77777777" w:rsidR="00BA2D50" w:rsidRPr="00AA14F9" w:rsidRDefault="00BA2D50" w:rsidP="00BA2D50">
            <w:pPr>
              <w:rPr>
                <w:rFonts w:ascii="Courier New" w:hAnsi="Courier New" w:cs="Courier New"/>
                <w:color w:val="0000FF"/>
                <w:sz w:val="18"/>
                <w:szCs w:val="18"/>
                <w:lang w:val="fr-CA"/>
              </w:rPr>
            </w:pPr>
          </w:p>
          <w:p w14:paraId="3E840CBA" w14:textId="77777777" w:rsidR="00BA2D50" w:rsidRPr="00462F1B" w:rsidRDefault="00BA2D50" w:rsidP="00BA2D50">
            <w:pPr>
              <w:rPr>
                <w:rFonts w:ascii="Courier New" w:hAnsi="Courier New" w:cs="Courier New"/>
                <w:color w:val="FF0000"/>
                <w:sz w:val="18"/>
                <w:szCs w:val="18"/>
              </w:rPr>
            </w:pPr>
            <w:r w:rsidRPr="00462F1B">
              <w:rPr>
                <w:rFonts w:ascii="Courier New" w:hAnsi="Courier New" w:cs="Courier New"/>
                <w:color w:val="FF0000"/>
                <w:sz w:val="18"/>
                <w:szCs w:val="18"/>
              </w:rPr>
              <w:t>Note:  Customer display and Cashier display are different</w:t>
            </w:r>
          </w:p>
        </w:tc>
      </w:tr>
      <w:tr w:rsidR="00BA2D50" w:rsidRPr="00D8386F" w14:paraId="487AF329" w14:textId="77777777" w:rsidTr="004D7DB6">
        <w:tc>
          <w:tcPr>
            <w:tcW w:w="828" w:type="dxa"/>
            <w:shd w:val="clear" w:color="auto" w:fill="auto"/>
          </w:tcPr>
          <w:p w14:paraId="086642AA"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52</w:t>
            </w:r>
          </w:p>
        </w:tc>
        <w:tc>
          <w:tcPr>
            <w:tcW w:w="2412" w:type="dxa"/>
            <w:shd w:val="clear" w:color="auto" w:fill="auto"/>
          </w:tcPr>
          <w:p w14:paraId="56181C25"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No Chequing Account</w:t>
            </w:r>
          </w:p>
        </w:tc>
        <w:tc>
          <w:tcPr>
            <w:tcW w:w="6835" w:type="dxa"/>
            <w:shd w:val="clear" w:color="auto" w:fill="auto"/>
          </w:tcPr>
          <w:p w14:paraId="75FC8D9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“CHEQ NOT SET UP 52 TRANSACTION NOT COMPLETED”</w:t>
            </w:r>
          </w:p>
          <w:p w14:paraId="74D16F2A"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“CHEQ NOT SET UP 52 TRANSACTION NOT COMPLETED”</w:t>
            </w:r>
          </w:p>
          <w:p w14:paraId="21A281D7"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“CPTE NON ETABLI 52 OPERATION NON COMPLETEE”</w:t>
            </w:r>
          </w:p>
          <w:p w14:paraId="725BD804"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“CPTE NON ETABLI 52 OPERATION NON COMPLETEE”</w:t>
            </w:r>
          </w:p>
        </w:tc>
      </w:tr>
      <w:tr w:rsidR="00BA2D50" w:rsidRPr="00D8386F" w14:paraId="2C8F8C7C" w14:textId="77777777" w:rsidTr="004D7DB6">
        <w:tc>
          <w:tcPr>
            <w:tcW w:w="828" w:type="dxa"/>
            <w:shd w:val="clear" w:color="auto" w:fill="auto"/>
          </w:tcPr>
          <w:p w14:paraId="2FCF4057"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53</w:t>
            </w:r>
          </w:p>
        </w:tc>
        <w:tc>
          <w:tcPr>
            <w:tcW w:w="2412" w:type="dxa"/>
            <w:shd w:val="clear" w:color="auto" w:fill="auto"/>
          </w:tcPr>
          <w:p w14:paraId="3CE41848"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No Saving Account</w:t>
            </w:r>
          </w:p>
        </w:tc>
        <w:tc>
          <w:tcPr>
            <w:tcW w:w="6835" w:type="dxa"/>
            <w:shd w:val="clear" w:color="auto" w:fill="auto"/>
          </w:tcPr>
          <w:p w14:paraId="1584515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“SAV NOT SET UP  53 TRANSACTION NOT COMPLETED”</w:t>
            </w:r>
          </w:p>
          <w:p w14:paraId="1031E9A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“SAV NOT SET UP  53 TRANSACTION NOT COMPLETED”</w:t>
            </w:r>
          </w:p>
          <w:p w14:paraId="65DE4E9D"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“CPTE NON ETABLI 53 OPERATION NON COMPLETEE”</w:t>
            </w:r>
          </w:p>
          <w:p w14:paraId="1C7AC2CA"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“CPTE NON ETABLI 53 OPERATION NON COMPLETEE”</w:t>
            </w:r>
          </w:p>
        </w:tc>
      </w:tr>
      <w:tr w:rsidR="00BA2D50" w:rsidRPr="009F5C5E" w14:paraId="37178128" w14:textId="77777777" w:rsidTr="004D7DB6">
        <w:tc>
          <w:tcPr>
            <w:tcW w:w="828" w:type="dxa"/>
            <w:shd w:val="clear" w:color="auto" w:fill="auto"/>
          </w:tcPr>
          <w:p w14:paraId="1A0D475E"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54</w:t>
            </w:r>
          </w:p>
        </w:tc>
        <w:tc>
          <w:tcPr>
            <w:tcW w:w="2412" w:type="dxa"/>
            <w:shd w:val="clear" w:color="auto" w:fill="auto"/>
          </w:tcPr>
          <w:p w14:paraId="0A779E38"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Expired Card</w:t>
            </w:r>
          </w:p>
        </w:tc>
        <w:tc>
          <w:tcPr>
            <w:tcW w:w="6835" w:type="dxa"/>
            <w:shd w:val="clear" w:color="auto" w:fill="auto"/>
          </w:tcPr>
          <w:p w14:paraId="29FD7F3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“EXPIRED CARD    54 TRANSACTION NOT APPROVED”</w:t>
            </w:r>
          </w:p>
          <w:p w14:paraId="7D0750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“EXPIRED CARD    54 TRANSACTION NOT APPROVED”</w:t>
            </w:r>
          </w:p>
          <w:p w14:paraId="1CA83CAF"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“CARTE EXPIREE   54 OPERATION REFUSEE”</w:t>
            </w:r>
          </w:p>
          <w:p w14:paraId="7D2CB48D"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“CARTE EXPIREE   54 OPERATION REFUSEE”</w:t>
            </w:r>
          </w:p>
        </w:tc>
      </w:tr>
      <w:tr w:rsidR="00BA2D50" w:rsidRPr="009F5C5E" w14:paraId="0C36C231" w14:textId="77777777" w:rsidTr="004D7DB6">
        <w:tc>
          <w:tcPr>
            <w:tcW w:w="828" w:type="dxa"/>
            <w:shd w:val="clear" w:color="auto" w:fill="auto"/>
          </w:tcPr>
          <w:p w14:paraId="1BC29FCB"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55</w:t>
            </w:r>
          </w:p>
        </w:tc>
        <w:tc>
          <w:tcPr>
            <w:tcW w:w="2412" w:type="dxa"/>
            <w:shd w:val="clear" w:color="auto" w:fill="auto"/>
          </w:tcPr>
          <w:p w14:paraId="1478F46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Incorrect PIN</w:t>
            </w:r>
          </w:p>
        </w:tc>
        <w:tc>
          <w:tcPr>
            <w:tcW w:w="6835" w:type="dxa"/>
            <w:shd w:val="clear" w:color="auto" w:fill="auto"/>
          </w:tcPr>
          <w:p w14:paraId="7F45F6F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“PIN ERROR-RETRY 55 TRANSACTION NOT APPROVED”</w:t>
            </w:r>
          </w:p>
          <w:p w14:paraId="3A1FC40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lastRenderedPageBreak/>
              <w:t>FID g (ENG): “PIN ERROR-RETRY 55 TRANSACTION NOT APPROVED”</w:t>
            </w:r>
          </w:p>
          <w:p w14:paraId="6FB14FFC"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“NIP ERRONE      55 OPERATION REFUSEE”</w:t>
            </w:r>
          </w:p>
          <w:p w14:paraId="00565CE7"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“NIP ERRONE      55 OPERATION REFUSEE”</w:t>
            </w:r>
          </w:p>
        </w:tc>
      </w:tr>
      <w:tr w:rsidR="00BA2D50" w:rsidRPr="00462F1B" w14:paraId="6A35A5B9" w14:textId="77777777" w:rsidTr="004D7DB6">
        <w:tc>
          <w:tcPr>
            <w:tcW w:w="828" w:type="dxa"/>
            <w:shd w:val="clear" w:color="auto" w:fill="auto"/>
          </w:tcPr>
          <w:p w14:paraId="2BC49517"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lastRenderedPageBreak/>
              <w:t>56</w:t>
            </w:r>
          </w:p>
        </w:tc>
        <w:tc>
          <w:tcPr>
            <w:tcW w:w="2412" w:type="dxa"/>
            <w:shd w:val="clear" w:color="auto" w:fill="auto"/>
          </w:tcPr>
          <w:p w14:paraId="2F98598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No Card Record</w:t>
            </w:r>
          </w:p>
        </w:tc>
        <w:tc>
          <w:tcPr>
            <w:tcW w:w="6835" w:type="dxa"/>
            <w:shd w:val="clear" w:color="auto" w:fill="auto"/>
          </w:tcPr>
          <w:p w14:paraId="02B06EC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“CARD NOT SET UP 56 TRANSACTION NOT COMPLETED”</w:t>
            </w:r>
          </w:p>
          <w:p w14:paraId="4595628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“CARD NOT SET UP 56 TRANSACTION NOT COMPLETED”</w:t>
            </w:r>
          </w:p>
          <w:p w14:paraId="0EF19BAB"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“CARTE INACTIVE  56 OPERATION NON COMPLETEE”</w:t>
            </w:r>
          </w:p>
          <w:p w14:paraId="65EDADE9"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“CARTE INACTIVE  56 OPERATION NON COMPLETEE”</w:t>
            </w:r>
          </w:p>
        </w:tc>
      </w:tr>
      <w:tr w:rsidR="00BA2D50" w:rsidRPr="00B517D6" w14:paraId="76ABAA1E" w14:textId="77777777" w:rsidTr="004D7DB6">
        <w:tc>
          <w:tcPr>
            <w:tcW w:w="828" w:type="dxa"/>
            <w:shd w:val="clear" w:color="auto" w:fill="auto"/>
          </w:tcPr>
          <w:p w14:paraId="2723A17F"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57</w:t>
            </w:r>
          </w:p>
        </w:tc>
        <w:tc>
          <w:tcPr>
            <w:tcW w:w="2412" w:type="dxa"/>
            <w:shd w:val="clear" w:color="auto" w:fill="auto"/>
          </w:tcPr>
          <w:p w14:paraId="1CF73F3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Transaction Not Permitted to Cardholder</w:t>
            </w:r>
          </w:p>
        </w:tc>
        <w:tc>
          <w:tcPr>
            <w:tcW w:w="6835" w:type="dxa"/>
            <w:shd w:val="clear" w:color="auto" w:fill="auto"/>
          </w:tcPr>
          <w:p w14:paraId="5440A55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AGAIN57 TRANSACTION NOT APPROVED”</w:t>
            </w:r>
          </w:p>
          <w:p w14:paraId="4F134F8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AGAIN57 TRANSACTION NOT APPROVED”</w:t>
            </w:r>
          </w:p>
          <w:p w14:paraId="32DE9083"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“RECOMMENCEZ SVP 57 OPERATION REFUSEE”</w:t>
            </w:r>
          </w:p>
          <w:p w14:paraId="1F5ABA59"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“RECOMMENCEZ SVP 57 OPERATION REFUSEE”</w:t>
            </w:r>
          </w:p>
        </w:tc>
      </w:tr>
      <w:tr w:rsidR="00BA2D50" w:rsidRPr="00502D4D" w14:paraId="62B11D9B" w14:textId="77777777" w:rsidTr="004D7DB6">
        <w:tc>
          <w:tcPr>
            <w:tcW w:w="828" w:type="dxa"/>
            <w:shd w:val="clear" w:color="auto" w:fill="auto"/>
          </w:tcPr>
          <w:p w14:paraId="32AA2D2C"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58</w:t>
            </w:r>
          </w:p>
        </w:tc>
        <w:tc>
          <w:tcPr>
            <w:tcW w:w="2412" w:type="dxa"/>
            <w:shd w:val="clear" w:color="auto" w:fill="auto"/>
          </w:tcPr>
          <w:p w14:paraId="4593B69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Transaction Not Permitted to Terminal</w:t>
            </w:r>
          </w:p>
        </w:tc>
        <w:tc>
          <w:tcPr>
            <w:tcW w:w="6835" w:type="dxa"/>
            <w:shd w:val="clear" w:color="auto" w:fill="auto"/>
          </w:tcPr>
          <w:p w14:paraId="4ED0B53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AGAIN58 TRANSACTION NOT APPROVED”</w:t>
            </w:r>
          </w:p>
          <w:p w14:paraId="37C5E51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AGAIN58 TRANSACTION NOT APPROVED”</w:t>
            </w:r>
          </w:p>
          <w:p w14:paraId="3DF172FA"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“RECOMMENCEZ SVP 58 OPERATION REFUSEE”</w:t>
            </w:r>
          </w:p>
          <w:p w14:paraId="72D4A454"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“RECOMMENCEZ SVP 58 OPERATION REFUSEE”</w:t>
            </w:r>
          </w:p>
        </w:tc>
      </w:tr>
      <w:tr w:rsidR="00FE7605" w:rsidRPr="00502D4D" w14:paraId="341D7730" w14:textId="77777777" w:rsidTr="004D7DB6">
        <w:tc>
          <w:tcPr>
            <w:tcW w:w="828" w:type="dxa"/>
            <w:shd w:val="clear" w:color="auto" w:fill="auto"/>
          </w:tcPr>
          <w:p w14:paraId="3BD7B779" w14:textId="5F35AC84" w:rsidR="00FE7605" w:rsidRPr="00462F1B" w:rsidRDefault="00FE7605" w:rsidP="004D7DB6">
            <w:pPr>
              <w:jc w:val="center"/>
              <w:rPr>
                <w:rFonts w:ascii="Courier New" w:hAnsi="Courier New" w:cs="Courier New"/>
                <w:sz w:val="18"/>
                <w:szCs w:val="18"/>
                <w:lang w:val="it-IT"/>
              </w:rPr>
            </w:pPr>
            <w:r>
              <w:rPr>
                <w:rFonts w:ascii="Courier New" w:hAnsi="Courier New" w:cs="Courier New"/>
                <w:sz w:val="18"/>
                <w:szCs w:val="18"/>
                <w:lang w:val="it-IT"/>
              </w:rPr>
              <w:t>59</w:t>
            </w:r>
          </w:p>
        </w:tc>
        <w:tc>
          <w:tcPr>
            <w:tcW w:w="2412" w:type="dxa"/>
            <w:shd w:val="clear" w:color="auto" w:fill="auto"/>
          </w:tcPr>
          <w:p w14:paraId="5DA67811" w14:textId="49BC035B" w:rsidR="00FE7605" w:rsidRPr="00462F1B" w:rsidRDefault="00FE7605" w:rsidP="00BA2D50">
            <w:pPr>
              <w:rPr>
                <w:rFonts w:ascii="Courier New" w:hAnsi="Courier New" w:cs="Courier New"/>
                <w:sz w:val="18"/>
                <w:szCs w:val="18"/>
                <w:lang w:val="it-IT"/>
              </w:rPr>
            </w:pPr>
            <w:r>
              <w:rPr>
                <w:rFonts w:ascii="Courier New" w:hAnsi="Courier New" w:cs="Courier New"/>
                <w:sz w:val="18"/>
                <w:szCs w:val="18"/>
                <w:lang w:val="it-IT"/>
              </w:rPr>
              <w:t>ARQC Validation Error</w:t>
            </w:r>
          </w:p>
        </w:tc>
        <w:tc>
          <w:tcPr>
            <w:tcW w:w="6835" w:type="dxa"/>
            <w:shd w:val="clear" w:color="auto" w:fill="auto"/>
          </w:tcPr>
          <w:p w14:paraId="7310AEA8" w14:textId="5C599F5C"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f (ENG): “PLEASE TRY AGAIN</w:t>
            </w:r>
            <w:r>
              <w:rPr>
                <w:rFonts w:ascii="Courier New" w:hAnsi="Courier New" w:cs="Courier New"/>
                <w:sz w:val="18"/>
                <w:szCs w:val="18"/>
              </w:rPr>
              <w:t xml:space="preserve">59 </w:t>
            </w:r>
            <w:r w:rsidRPr="00462F1B">
              <w:rPr>
                <w:rFonts w:ascii="Courier New" w:hAnsi="Courier New" w:cs="Courier New"/>
                <w:sz w:val="18"/>
                <w:szCs w:val="18"/>
              </w:rPr>
              <w:t>TRANSACTION NOT COMPLETED”</w:t>
            </w:r>
          </w:p>
          <w:p w14:paraId="62095299" w14:textId="42044305"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g (ENG): “PLEASE TRY AGAIN</w:t>
            </w:r>
            <w:r>
              <w:rPr>
                <w:rFonts w:ascii="Courier New" w:hAnsi="Courier New" w:cs="Courier New"/>
                <w:sz w:val="18"/>
                <w:szCs w:val="18"/>
              </w:rPr>
              <w:t>59</w:t>
            </w:r>
            <w:r w:rsidRPr="00462F1B">
              <w:rPr>
                <w:rFonts w:ascii="Courier New" w:hAnsi="Courier New" w:cs="Courier New"/>
                <w:sz w:val="18"/>
                <w:szCs w:val="18"/>
              </w:rPr>
              <w:t xml:space="preserve"> TRANSACTION NOT COMPLETED”</w:t>
            </w:r>
          </w:p>
          <w:p w14:paraId="1AB2A342" w14:textId="75BA21CB" w:rsidR="00FE7605" w:rsidRPr="00462F1B" w:rsidRDefault="00FE7605" w:rsidP="00FE7605">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 xml:space="preserve">“RECOMMENCEZ SVP </w:t>
            </w:r>
            <w:r>
              <w:rPr>
                <w:rFonts w:ascii="Courier New" w:hAnsi="Courier New" w:cs="Courier New"/>
                <w:color w:val="0000FF"/>
                <w:sz w:val="18"/>
                <w:szCs w:val="18"/>
                <w:lang w:val="it-IT"/>
              </w:rPr>
              <w:t>59</w:t>
            </w:r>
            <w:r w:rsidRPr="00462F1B">
              <w:rPr>
                <w:rFonts w:ascii="Courier New" w:hAnsi="Courier New" w:cs="Courier New"/>
                <w:color w:val="0000FF"/>
                <w:sz w:val="18"/>
                <w:szCs w:val="18"/>
                <w:lang w:val="it-IT"/>
              </w:rPr>
              <w:t xml:space="preserve"> OPERATION NON COMPLETEE”</w:t>
            </w:r>
          </w:p>
          <w:p w14:paraId="56591F95" w14:textId="12E7C1D6" w:rsidR="00FE7605"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lang w:val="it-IT"/>
              </w:rPr>
              <w:t xml:space="preserve">FID g (FRE): “RECOMMENCEZ SVP </w:t>
            </w:r>
            <w:r>
              <w:rPr>
                <w:rFonts w:ascii="Courier New" w:hAnsi="Courier New" w:cs="Courier New"/>
                <w:color w:val="0000FF"/>
                <w:sz w:val="18"/>
                <w:szCs w:val="18"/>
                <w:lang w:val="it-IT"/>
              </w:rPr>
              <w:t>59</w:t>
            </w:r>
            <w:r w:rsidRPr="00462F1B">
              <w:rPr>
                <w:rFonts w:ascii="Courier New" w:hAnsi="Courier New" w:cs="Courier New"/>
                <w:color w:val="0000FF"/>
                <w:sz w:val="18"/>
                <w:szCs w:val="18"/>
                <w:lang w:val="it-IT"/>
              </w:rPr>
              <w:t xml:space="preserve"> OPERATION NON COMPLETEE”</w:t>
            </w:r>
          </w:p>
        </w:tc>
      </w:tr>
      <w:tr w:rsidR="00BA2D50" w:rsidRPr="00502D4D" w14:paraId="22F040F5" w14:textId="77777777" w:rsidTr="004D7DB6">
        <w:tc>
          <w:tcPr>
            <w:tcW w:w="828" w:type="dxa"/>
            <w:shd w:val="clear" w:color="auto" w:fill="auto"/>
          </w:tcPr>
          <w:p w14:paraId="3FC99D26"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61</w:t>
            </w:r>
          </w:p>
        </w:tc>
        <w:tc>
          <w:tcPr>
            <w:tcW w:w="2412" w:type="dxa"/>
            <w:shd w:val="clear" w:color="auto" w:fill="auto"/>
          </w:tcPr>
          <w:p w14:paraId="349E8C7A"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Exceeds Withdrawal Amount Limit</w:t>
            </w:r>
          </w:p>
        </w:tc>
        <w:tc>
          <w:tcPr>
            <w:tcW w:w="6835" w:type="dxa"/>
            <w:shd w:val="clear" w:color="auto" w:fill="auto"/>
          </w:tcPr>
          <w:p w14:paraId="417FFDB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 LIMIT EXCEEDED61 TRANSACTION NOT APPROVED”</w:t>
            </w:r>
          </w:p>
          <w:p w14:paraId="6634FD5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 LIMIT EXCEEDED61 TRANSACTION NOT APPROVED”</w:t>
            </w:r>
          </w:p>
          <w:p w14:paraId="19E7E4B9"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“LIMITE $ EXCEEDE61 OPERATION REFUSEE”</w:t>
            </w:r>
          </w:p>
          <w:p w14:paraId="703E592F"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“LIMITE $ EXCEEDE61 OPERATION REFUSEE”</w:t>
            </w:r>
          </w:p>
        </w:tc>
      </w:tr>
      <w:tr w:rsidR="00BA2D50" w:rsidRPr="00502D4D" w14:paraId="535A6287" w14:textId="77777777" w:rsidTr="004D7DB6">
        <w:tc>
          <w:tcPr>
            <w:tcW w:w="828" w:type="dxa"/>
            <w:shd w:val="clear" w:color="auto" w:fill="auto"/>
          </w:tcPr>
          <w:p w14:paraId="75F8CB98"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62</w:t>
            </w:r>
          </w:p>
        </w:tc>
        <w:tc>
          <w:tcPr>
            <w:tcW w:w="2412" w:type="dxa"/>
            <w:shd w:val="clear" w:color="auto" w:fill="auto"/>
          </w:tcPr>
          <w:p w14:paraId="64A78931"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Restricted Card</w:t>
            </w:r>
          </w:p>
        </w:tc>
        <w:tc>
          <w:tcPr>
            <w:tcW w:w="6835" w:type="dxa"/>
            <w:shd w:val="clear" w:color="auto" w:fill="auto"/>
          </w:tcPr>
          <w:p w14:paraId="0A470A2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“CARD USE LIMITED62 TRANSACTION NOT APPROVED”</w:t>
            </w:r>
          </w:p>
          <w:p w14:paraId="625C21A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“CARD USE LIMITED62 TRANSACTION NOT APPROVED”</w:t>
            </w:r>
          </w:p>
          <w:p w14:paraId="0382D337"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“USAGE RESTREINT 62 OPERATION REFUSEE”</w:t>
            </w:r>
          </w:p>
          <w:p w14:paraId="4CEDA186"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“USAGE RESTREINT 62 OPERATION REFUSEE”</w:t>
            </w:r>
          </w:p>
        </w:tc>
      </w:tr>
      <w:tr w:rsidR="00BA2D50" w:rsidRPr="00462F1B" w14:paraId="77AFFB8A" w14:textId="77777777" w:rsidTr="004D7DB6">
        <w:tc>
          <w:tcPr>
            <w:tcW w:w="828" w:type="dxa"/>
            <w:shd w:val="clear" w:color="auto" w:fill="auto"/>
          </w:tcPr>
          <w:p w14:paraId="4D82AE82"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63</w:t>
            </w:r>
          </w:p>
        </w:tc>
        <w:tc>
          <w:tcPr>
            <w:tcW w:w="2412" w:type="dxa"/>
            <w:shd w:val="clear" w:color="auto" w:fill="auto"/>
          </w:tcPr>
          <w:p w14:paraId="296D866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Security Violation.  MAC value is incorrect</w:t>
            </w:r>
          </w:p>
        </w:tc>
        <w:tc>
          <w:tcPr>
            <w:tcW w:w="6835" w:type="dxa"/>
            <w:shd w:val="clear" w:color="auto" w:fill="auto"/>
          </w:tcPr>
          <w:p w14:paraId="69CAA4D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AGAIN63 TRANSACTION NOT COMPLETED”</w:t>
            </w:r>
          </w:p>
          <w:p w14:paraId="1E23A50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AGAIN63 TRANSACTION NOT COMPLETED”</w:t>
            </w:r>
          </w:p>
          <w:p w14:paraId="587DCE5C"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63 OPERATION NON COMPLETEE”</w:t>
            </w:r>
          </w:p>
          <w:p w14:paraId="6D6285B2"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63 OPERATION NON COMPLETEE”</w:t>
            </w:r>
          </w:p>
        </w:tc>
      </w:tr>
      <w:tr w:rsidR="00BA2D50" w:rsidRPr="00502D4D" w14:paraId="2937D4E9" w14:textId="77777777" w:rsidTr="004D7DB6">
        <w:tc>
          <w:tcPr>
            <w:tcW w:w="828" w:type="dxa"/>
            <w:shd w:val="clear" w:color="auto" w:fill="auto"/>
          </w:tcPr>
          <w:p w14:paraId="3551E355"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65</w:t>
            </w:r>
          </w:p>
        </w:tc>
        <w:tc>
          <w:tcPr>
            <w:tcW w:w="2412" w:type="dxa"/>
            <w:shd w:val="clear" w:color="auto" w:fill="auto"/>
          </w:tcPr>
          <w:p w14:paraId="218AF3A5"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Exceeds Withdrawal Frequency Limit</w:t>
            </w:r>
          </w:p>
        </w:tc>
        <w:tc>
          <w:tcPr>
            <w:tcW w:w="6835" w:type="dxa"/>
            <w:shd w:val="clear" w:color="auto" w:fill="auto"/>
          </w:tcPr>
          <w:p w14:paraId="6AB1CA8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“USAGE EXCEEDED  65 TRANSACTION NOT APPROVED”</w:t>
            </w:r>
          </w:p>
          <w:p w14:paraId="41B3386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“USAGE EXCEEDED  65 TRANSACTION NOT APPROVED”</w:t>
            </w:r>
          </w:p>
          <w:p w14:paraId="138739A2"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“USAGE EXCEDE    65 OPERATION REFUSEE”</w:t>
            </w:r>
          </w:p>
          <w:p w14:paraId="45BAC582"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“USAGE EXCEDE    65 OPERATION REFUSEE”</w:t>
            </w:r>
          </w:p>
        </w:tc>
      </w:tr>
      <w:tr w:rsidR="00BA2D50" w:rsidRPr="00462F1B" w14:paraId="17FF9C6A" w14:textId="77777777" w:rsidTr="004D7DB6">
        <w:tc>
          <w:tcPr>
            <w:tcW w:w="828" w:type="dxa"/>
            <w:shd w:val="clear" w:color="auto" w:fill="auto"/>
          </w:tcPr>
          <w:p w14:paraId="5DEFA976"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68</w:t>
            </w:r>
          </w:p>
        </w:tc>
        <w:tc>
          <w:tcPr>
            <w:tcW w:w="2412" w:type="dxa"/>
            <w:shd w:val="clear" w:color="auto" w:fill="auto"/>
          </w:tcPr>
          <w:p w14:paraId="4E45044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Response Received Too Late (Timeout)</w:t>
            </w:r>
          </w:p>
        </w:tc>
        <w:tc>
          <w:tcPr>
            <w:tcW w:w="6835" w:type="dxa"/>
            <w:shd w:val="clear" w:color="auto" w:fill="auto"/>
          </w:tcPr>
          <w:p w14:paraId="48C1438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AGAIN68 TRANSACTION NOT COMPLETED”</w:t>
            </w:r>
          </w:p>
          <w:p w14:paraId="39475214"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AGAIN68 TRANSACTION NOT COMPLETED”</w:t>
            </w:r>
          </w:p>
          <w:p w14:paraId="0024952C"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68 OPERATION NON COMPLETEE”</w:t>
            </w:r>
          </w:p>
          <w:p w14:paraId="167B6C8A"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68 OPERATION NON COMPLETEE”</w:t>
            </w:r>
          </w:p>
        </w:tc>
      </w:tr>
      <w:tr w:rsidR="00BA2D50" w:rsidRPr="00D8386F" w14:paraId="3F0393E5" w14:textId="77777777" w:rsidTr="004D7DB6">
        <w:tc>
          <w:tcPr>
            <w:tcW w:w="828" w:type="dxa"/>
            <w:shd w:val="clear" w:color="auto" w:fill="auto"/>
          </w:tcPr>
          <w:p w14:paraId="44204BC8"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75</w:t>
            </w:r>
          </w:p>
        </w:tc>
        <w:tc>
          <w:tcPr>
            <w:tcW w:w="2412" w:type="dxa"/>
            <w:shd w:val="clear" w:color="auto" w:fill="auto"/>
          </w:tcPr>
          <w:p w14:paraId="26080950"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Allowable Number of PIN Tries Exceeded</w:t>
            </w:r>
          </w:p>
        </w:tc>
        <w:tc>
          <w:tcPr>
            <w:tcW w:w="6835" w:type="dxa"/>
            <w:shd w:val="clear" w:color="auto" w:fill="auto"/>
          </w:tcPr>
          <w:p w14:paraId="1D59FCF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“EXCESS PIN TRIES75 TRANSACTION NOT APPROVED”</w:t>
            </w:r>
          </w:p>
          <w:p w14:paraId="204A140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“EXCESS PIN TRIES75 TRANSACTION NOT APPROVED”</w:t>
            </w:r>
          </w:p>
          <w:p w14:paraId="54EE2B66" w14:textId="77777777" w:rsidR="00BA2D50" w:rsidRPr="00AA14F9" w:rsidRDefault="00BA2D50" w:rsidP="00BA2D50">
            <w:pPr>
              <w:rPr>
                <w:rFonts w:ascii="Courier New" w:hAnsi="Courier New" w:cs="Courier New"/>
                <w:color w:val="0000FF"/>
                <w:sz w:val="18"/>
                <w:szCs w:val="18"/>
                <w:lang w:val="fr-CA"/>
              </w:rPr>
            </w:pPr>
            <w:r w:rsidRPr="00AA14F9">
              <w:rPr>
                <w:rFonts w:ascii="Courier New" w:hAnsi="Courier New" w:cs="Courier New"/>
                <w:color w:val="0000FF"/>
                <w:sz w:val="18"/>
                <w:szCs w:val="18"/>
                <w:lang w:val="fr-CA"/>
              </w:rPr>
              <w:t>FID f (FRE):</w:t>
            </w:r>
            <w:r w:rsidRPr="00AA14F9">
              <w:rPr>
                <w:color w:val="0000FF"/>
                <w:lang w:val="fr-CA"/>
              </w:rPr>
              <w:t xml:space="preserve">  </w:t>
            </w:r>
            <w:r w:rsidRPr="00AA14F9">
              <w:rPr>
                <w:rFonts w:ascii="Courier New" w:hAnsi="Courier New" w:cs="Courier New"/>
                <w:color w:val="0000FF"/>
                <w:sz w:val="18"/>
                <w:szCs w:val="18"/>
                <w:lang w:val="fr-CA"/>
              </w:rPr>
              <w:t>“TROP ERREURS NIP75 OPERATION REFUSEE”</w:t>
            </w:r>
          </w:p>
          <w:p w14:paraId="5003DB5E" w14:textId="77777777" w:rsidR="00BA2D50" w:rsidRPr="00AA14F9" w:rsidRDefault="00BA2D50" w:rsidP="00BA2D50">
            <w:pPr>
              <w:rPr>
                <w:rFonts w:ascii="Courier New" w:hAnsi="Courier New" w:cs="Courier New"/>
                <w:sz w:val="18"/>
                <w:szCs w:val="18"/>
                <w:lang w:val="fr-CA"/>
              </w:rPr>
            </w:pPr>
            <w:r w:rsidRPr="00AA14F9">
              <w:rPr>
                <w:rFonts w:ascii="Courier New" w:hAnsi="Courier New" w:cs="Courier New"/>
                <w:color w:val="0000FF"/>
                <w:sz w:val="18"/>
                <w:szCs w:val="18"/>
                <w:lang w:val="fr-CA"/>
              </w:rPr>
              <w:t>FID g (FRE): “TROP ERREURS NIP75 OPERATION REFUSEE”</w:t>
            </w:r>
          </w:p>
        </w:tc>
      </w:tr>
      <w:tr w:rsidR="00BA2D50" w:rsidRPr="00462F1B" w14:paraId="478BF47D" w14:textId="77777777" w:rsidTr="004D7DB6">
        <w:tc>
          <w:tcPr>
            <w:tcW w:w="828" w:type="dxa"/>
            <w:shd w:val="clear" w:color="auto" w:fill="auto"/>
          </w:tcPr>
          <w:p w14:paraId="074D7D81"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77</w:t>
            </w:r>
          </w:p>
        </w:tc>
        <w:tc>
          <w:tcPr>
            <w:tcW w:w="2412" w:type="dxa"/>
            <w:shd w:val="clear" w:color="auto" w:fill="auto"/>
          </w:tcPr>
          <w:p w14:paraId="42D47203"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Invalid Capture Date</w:t>
            </w:r>
          </w:p>
        </w:tc>
        <w:tc>
          <w:tcPr>
            <w:tcW w:w="6835" w:type="dxa"/>
            <w:shd w:val="clear" w:color="auto" w:fill="auto"/>
          </w:tcPr>
          <w:p w14:paraId="6B26C71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AGAIN77 TRANSACTION NOT COMPLETED”</w:t>
            </w:r>
          </w:p>
          <w:p w14:paraId="49B17E3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AGAIN77 TRANSACTION NOT COMPLETED”</w:t>
            </w:r>
          </w:p>
          <w:p w14:paraId="39433C46"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77 OPERATION NON COMPLETEE”</w:t>
            </w:r>
          </w:p>
          <w:p w14:paraId="636C29C9"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77 OPERATION NON COMPLETEE”</w:t>
            </w:r>
          </w:p>
        </w:tc>
      </w:tr>
      <w:tr w:rsidR="00FE7605" w:rsidRPr="00462F1B" w14:paraId="2D4B3D14" w14:textId="77777777" w:rsidTr="004D7DB6">
        <w:tc>
          <w:tcPr>
            <w:tcW w:w="828" w:type="dxa"/>
            <w:shd w:val="clear" w:color="auto" w:fill="auto"/>
          </w:tcPr>
          <w:p w14:paraId="73CE8D86" w14:textId="67C02784" w:rsidR="00FE7605" w:rsidRPr="00462F1B" w:rsidRDefault="00FE7605" w:rsidP="004D7DB6">
            <w:pPr>
              <w:jc w:val="center"/>
              <w:rPr>
                <w:rFonts w:ascii="Courier New" w:hAnsi="Courier New" w:cs="Courier New"/>
                <w:sz w:val="18"/>
                <w:szCs w:val="18"/>
                <w:lang w:val="it-IT"/>
              </w:rPr>
            </w:pPr>
            <w:r>
              <w:rPr>
                <w:rFonts w:ascii="Courier New" w:hAnsi="Courier New" w:cs="Courier New"/>
                <w:sz w:val="18"/>
                <w:szCs w:val="18"/>
                <w:lang w:val="it-IT"/>
              </w:rPr>
              <w:t>78</w:t>
            </w:r>
          </w:p>
        </w:tc>
        <w:tc>
          <w:tcPr>
            <w:tcW w:w="2412" w:type="dxa"/>
            <w:shd w:val="clear" w:color="auto" w:fill="auto"/>
          </w:tcPr>
          <w:p w14:paraId="56183EF8" w14:textId="29920BEC" w:rsidR="00FE7605" w:rsidRPr="00462F1B" w:rsidRDefault="00FE7605" w:rsidP="00BA2D50">
            <w:pPr>
              <w:rPr>
                <w:rFonts w:ascii="Courier New" w:hAnsi="Courier New" w:cs="Courier New"/>
                <w:sz w:val="18"/>
                <w:szCs w:val="18"/>
                <w:lang w:val="it-IT"/>
              </w:rPr>
            </w:pPr>
            <w:r>
              <w:rPr>
                <w:rFonts w:ascii="Courier New" w:hAnsi="Courier New" w:cs="Courier New"/>
                <w:sz w:val="18"/>
                <w:szCs w:val="18"/>
                <w:lang w:val="it-IT"/>
              </w:rPr>
              <w:t>Pre-Authorization amount is greater than funds on hold</w:t>
            </w:r>
          </w:p>
        </w:tc>
        <w:tc>
          <w:tcPr>
            <w:tcW w:w="6835" w:type="dxa"/>
            <w:shd w:val="clear" w:color="auto" w:fill="auto"/>
          </w:tcPr>
          <w:p w14:paraId="6003F3D3" w14:textId="6874C0ED"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f (ENG): “PLEASE TRY AGAIN</w:t>
            </w:r>
            <w:r>
              <w:rPr>
                <w:rFonts w:ascii="Courier New" w:hAnsi="Courier New" w:cs="Courier New"/>
                <w:sz w:val="18"/>
                <w:szCs w:val="18"/>
              </w:rPr>
              <w:t>78</w:t>
            </w:r>
            <w:r w:rsidRPr="00462F1B">
              <w:rPr>
                <w:rFonts w:ascii="Courier New" w:hAnsi="Courier New" w:cs="Courier New"/>
                <w:sz w:val="18"/>
                <w:szCs w:val="18"/>
              </w:rPr>
              <w:t xml:space="preserve"> TRANSACTION NOT COMPLETED”</w:t>
            </w:r>
          </w:p>
          <w:p w14:paraId="12ADD1A1" w14:textId="46059301"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g (ENG): “PLEASE TRY AGAIN</w:t>
            </w:r>
            <w:r>
              <w:rPr>
                <w:rFonts w:ascii="Courier New" w:hAnsi="Courier New" w:cs="Courier New"/>
                <w:sz w:val="18"/>
                <w:szCs w:val="18"/>
              </w:rPr>
              <w:t>78</w:t>
            </w:r>
            <w:r w:rsidRPr="00462F1B">
              <w:rPr>
                <w:rFonts w:ascii="Courier New" w:hAnsi="Courier New" w:cs="Courier New"/>
                <w:sz w:val="18"/>
                <w:szCs w:val="18"/>
              </w:rPr>
              <w:t xml:space="preserve"> TRANSACTION NOT COMPLETED”</w:t>
            </w:r>
          </w:p>
          <w:p w14:paraId="314FB726" w14:textId="06FEEA1C" w:rsidR="00FE7605" w:rsidRPr="00462F1B" w:rsidRDefault="00FE7605" w:rsidP="00FE7605">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 xml:space="preserve">“RECOMMENCEZ SVP </w:t>
            </w:r>
            <w:r>
              <w:rPr>
                <w:rFonts w:ascii="Courier New" w:hAnsi="Courier New" w:cs="Courier New"/>
                <w:color w:val="0000FF"/>
                <w:sz w:val="18"/>
                <w:szCs w:val="18"/>
                <w:lang w:val="it-IT"/>
              </w:rPr>
              <w:t>78</w:t>
            </w:r>
            <w:r w:rsidRPr="00462F1B">
              <w:rPr>
                <w:rFonts w:ascii="Courier New" w:hAnsi="Courier New" w:cs="Courier New"/>
                <w:color w:val="0000FF"/>
                <w:sz w:val="18"/>
                <w:szCs w:val="18"/>
                <w:lang w:val="it-IT"/>
              </w:rPr>
              <w:t xml:space="preserve"> OPERATION NON COMPLETEE”</w:t>
            </w:r>
          </w:p>
          <w:p w14:paraId="7B34A282" w14:textId="1D4999C5" w:rsidR="00FE7605"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lang w:val="it-IT"/>
              </w:rPr>
              <w:t xml:space="preserve">FID g (FRE): “RECOMMENCEZ SVP </w:t>
            </w:r>
            <w:r>
              <w:rPr>
                <w:rFonts w:ascii="Courier New" w:hAnsi="Courier New" w:cs="Courier New"/>
                <w:color w:val="0000FF"/>
                <w:sz w:val="18"/>
                <w:szCs w:val="18"/>
                <w:lang w:val="it-IT"/>
              </w:rPr>
              <w:t>78</w:t>
            </w:r>
            <w:r w:rsidRPr="00462F1B">
              <w:rPr>
                <w:rFonts w:ascii="Courier New" w:hAnsi="Courier New" w:cs="Courier New"/>
                <w:color w:val="0000FF"/>
                <w:sz w:val="18"/>
                <w:szCs w:val="18"/>
                <w:lang w:val="it-IT"/>
              </w:rPr>
              <w:t xml:space="preserve"> OPERATION NON COMPLETEE”</w:t>
            </w:r>
          </w:p>
        </w:tc>
      </w:tr>
      <w:tr w:rsidR="00FE7605" w:rsidRPr="00462F1B" w14:paraId="3324D6B2" w14:textId="77777777" w:rsidTr="004D7DB6">
        <w:tc>
          <w:tcPr>
            <w:tcW w:w="828" w:type="dxa"/>
            <w:shd w:val="clear" w:color="auto" w:fill="auto"/>
          </w:tcPr>
          <w:p w14:paraId="4F50CDB5" w14:textId="5A8ED76E" w:rsidR="00FE7605" w:rsidRDefault="00FE7605" w:rsidP="004D7DB6">
            <w:pPr>
              <w:jc w:val="center"/>
              <w:rPr>
                <w:rFonts w:ascii="Courier New" w:hAnsi="Courier New" w:cs="Courier New"/>
                <w:sz w:val="18"/>
                <w:szCs w:val="18"/>
                <w:lang w:val="it-IT"/>
              </w:rPr>
            </w:pPr>
            <w:r>
              <w:rPr>
                <w:rFonts w:ascii="Courier New" w:hAnsi="Courier New" w:cs="Courier New"/>
                <w:sz w:val="18"/>
                <w:szCs w:val="18"/>
                <w:lang w:val="it-IT"/>
              </w:rPr>
              <w:t>79</w:t>
            </w:r>
          </w:p>
        </w:tc>
        <w:tc>
          <w:tcPr>
            <w:tcW w:w="2412" w:type="dxa"/>
            <w:shd w:val="clear" w:color="auto" w:fill="auto"/>
          </w:tcPr>
          <w:p w14:paraId="69F065EE" w14:textId="7C1CF1F1" w:rsidR="00FE7605" w:rsidRDefault="00FE7605" w:rsidP="00BA2D50">
            <w:pPr>
              <w:rPr>
                <w:rFonts w:ascii="Courier New" w:hAnsi="Courier New" w:cs="Courier New"/>
                <w:sz w:val="18"/>
                <w:szCs w:val="18"/>
                <w:lang w:val="it-IT"/>
              </w:rPr>
            </w:pPr>
            <w:r>
              <w:rPr>
                <w:rFonts w:ascii="Courier New" w:hAnsi="Courier New" w:cs="Courier New"/>
                <w:sz w:val="18"/>
                <w:szCs w:val="18"/>
                <w:lang w:val="it-IT"/>
              </w:rPr>
              <w:t>Pre-Authorization Completion hold on funds has expired</w:t>
            </w:r>
          </w:p>
        </w:tc>
        <w:tc>
          <w:tcPr>
            <w:tcW w:w="6835" w:type="dxa"/>
            <w:shd w:val="clear" w:color="auto" w:fill="auto"/>
          </w:tcPr>
          <w:p w14:paraId="2B9CE56C" w14:textId="14FD3965"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f (ENG): “PLEASE TRY AGAIN</w:t>
            </w:r>
            <w:r>
              <w:rPr>
                <w:rFonts w:ascii="Courier New" w:hAnsi="Courier New" w:cs="Courier New"/>
                <w:sz w:val="18"/>
                <w:szCs w:val="18"/>
              </w:rPr>
              <w:t>79</w:t>
            </w:r>
            <w:r w:rsidRPr="00462F1B">
              <w:rPr>
                <w:rFonts w:ascii="Courier New" w:hAnsi="Courier New" w:cs="Courier New"/>
                <w:sz w:val="18"/>
                <w:szCs w:val="18"/>
              </w:rPr>
              <w:t xml:space="preserve"> TRANSACTION NOT COMPLETED”</w:t>
            </w:r>
          </w:p>
          <w:p w14:paraId="3D1A2552" w14:textId="7DDEAE4B"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g (ENG): “PLEASE TRY AGAIN</w:t>
            </w:r>
            <w:r>
              <w:rPr>
                <w:rFonts w:ascii="Courier New" w:hAnsi="Courier New" w:cs="Courier New"/>
                <w:sz w:val="18"/>
                <w:szCs w:val="18"/>
              </w:rPr>
              <w:t>79</w:t>
            </w:r>
            <w:r w:rsidRPr="00462F1B">
              <w:rPr>
                <w:rFonts w:ascii="Courier New" w:hAnsi="Courier New" w:cs="Courier New"/>
                <w:sz w:val="18"/>
                <w:szCs w:val="18"/>
              </w:rPr>
              <w:t xml:space="preserve"> TRANSACTION NOT COMPLETED”</w:t>
            </w:r>
          </w:p>
          <w:p w14:paraId="2F168066" w14:textId="13DAAEC9" w:rsidR="00FE7605" w:rsidRPr="00462F1B" w:rsidRDefault="00FE7605" w:rsidP="00FE7605">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 xml:space="preserve">“RECOMMENCEZ SVP </w:t>
            </w:r>
            <w:r>
              <w:rPr>
                <w:rFonts w:ascii="Courier New" w:hAnsi="Courier New" w:cs="Courier New"/>
                <w:color w:val="0000FF"/>
                <w:sz w:val="18"/>
                <w:szCs w:val="18"/>
                <w:lang w:val="it-IT"/>
              </w:rPr>
              <w:t>79</w:t>
            </w:r>
            <w:r w:rsidRPr="00462F1B">
              <w:rPr>
                <w:rFonts w:ascii="Courier New" w:hAnsi="Courier New" w:cs="Courier New"/>
                <w:color w:val="0000FF"/>
                <w:sz w:val="18"/>
                <w:szCs w:val="18"/>
                <w:lang w:val="it-IT"/>
              </w:rPr>
              <w:t xml:space="preserve"> OPERATION NON COMPLETEE”</w:t>
            </w:r>
          </w:p>
          <w:p w14:paraId="468338BF" w14:textId="1A3F3C13" w:rsidR="00FE7605"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lang w:val="it-IT"/>
              </w:rPr>
              <w:t xml:space="preserve">FID g (FRE): “RECOMMENCEZ SVP </w:t>
            </w:r>
            <w:r>
              <w:rPr>
                <w:rFonts w:ascii="Courier New" w:hAnsi="Courier New" w:cs="Courier New"/>
                <w:color w:val="0000FF"/>
                <w:sz w:val="18"/>
                <w:szCs w:val="18"/>
                <w:lang w:val="it-IT"/>
              </w:rPr>
              <w:t>79</w:t>
            </w:r>
            <w:r w:rsidRPr="00462F1B">
              <w:rPr>
                <w:rFonts w:ascii="Courier New" w:hAnsi="Courier New" w:cs="Courier New"/>
                <w:color w:val="0000FF"/>
                <w:sz w:val="18"/>
                <w:szCs w:val="18"/>
                <w:lang w:val="it-IT"/>
              </w:rPr>
              <w:t xml:space="preserve"> OPERATION NON COMPLETEE”</w:t>
            </w:r>
          </w:p>
        </w:tc>
      </w:tr>
      <w:tr w:rsidR="00FE7605" w:rsidRPr="00462F1B" w14:paraId="5DB5EF7C" w14:textId="77777777" w:rsidTr="004D7DB6">
        <w:tc>
          <w:tcPr>
            <w:tcW w:w="828" w:type="dxa"/>
            <w:shd w:val="clear" w:color="auto" w:fill="auto"/>
          </w:tcPr>
          <w:p w14:paraId="57EC8446" w14:textId="5A02278D" w:rsidR="00FE7605" w:rsidRDefault="00FE7605" w:rsidP="004D7DB6">
            <w:pPr>
              <w:jc w:val="center"/>
              <w:rPr>
                <w:rFonts w:ascii="Courier New" w:hAnsi="Courier New" w:cs="Courier New"/>
                <w:sz w:val="18"/>
                <w:szCs w:val="18"/>
                <w:lang w:val="it-IT"/>
              </w:rPr>
            </w:pPr>
            <w:r>
              <w:rPr>
                <w:rFonts w:ascii="Courier New" w:hAnsi="Courier New" w:cs="Courier New"/>
                <w:sz w:val="18"/>
                <w:szCs w:val="18"/>
                <w:lang w:val="it-IT"/>
              </w:rPr>
              <w:t>80</w:t>
            </w:r>
          </w:p>
        </w:tc>
        <w:tc>
          <w:tcPr>
            <w:tcW w:w="2412" w:type="dxa"/>
            <w:shd w:val="clear" w:color="auto" w:fill="auto"/>
          </w:tcPr>
          <w:p w14:paraId="279B4AF9" w14:textId="672EADD6" w:rsidR="00FE7605" w:rsidRDefault="00FE7605" w:rsidP="00BA2D50">
            <w:pPr>
              <w:rPr>
                <w:rFonts w:ascii="Courier New" w:hAnsi="Courier New" w:cs="Courier New"/>
                <w:sz w:val="18"/>
                <w:szCs w:val="18"/>
                <w:lang w:val="it-IT"/>
              </w:rPr>
            </w:pPr>
            <w:r>
              <w:rPr>
                <w:rFonts w:ascii="Courier New" w:hAnsi="Courier New" w:cs="Courier New"/>
                <w:sz w:val="18"/>
                <w:szCs w:val="18"/>
                <w:lang w:val="it-IT"/>
              </w:rPr>
              <w:t>Resubmit not allowed</w:t>
            </w:r>
          </w:p>
        </w:tc>
        <w:tc>
          <w:tcPr>
            <w:tcW w:w="6835" w:type="dxa"/>
            <w:shd w:val="clear" w:color="auto" w:fill="auto"/>
          </w:tcPr>
          <w:p w14:paraId="06F063D9" w14:textId="301805CD"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f (ENG): “PLEASE TRY AGAIN</w:t>
            </w:r>
            <w:r>
              <w:rPr>
                <w:rFonts w:ascii="Courier New" w:hAnsi="Courier New" w:cs="Courier New"/>
                <w:sz w:val="18"/>
                <w:szCs w:val="18"/>
              </w:rPr>
              <w:t>80</w:t>
            </w:r>
            <w:r w:rsidRPr="00462F1B">
              <w:rPr>
                <w:rFonts w:ascii="Courier New" w:hAnsi="Courier New" w:cs="Courier New"/>
                <w:sz w:val="18"/>
                <w:szCs w:val="18"/>
              </w:rPr>
              <w:t xml:space="preserve"> TRANSACTION NOT COMPLETED”</w:t>
            </w:r>
          </w:p>
          <w:p w14:paraId="4F331F1F" w14:textId="138DA060"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g (ENG): “PLEASE TRY AGAIN</w:t>
            </w:r>
            <w:r>
              <w:rPr>
                <w:rFonts w:ascii="Courier New" w:hAnsi="Courier New" w:cs="Courier New"/>
                <w:sz w:val="18"/>
                <w:szCs w:val="18"/>
              </w:rPr>
              <w:t>80</w:t>
            </w:r>
            <w:r w:rsidRPr="00462F1B">
              <w:rPr>
                <w:rFonts w:ascii="Courier New" w:hAnsi="Courier New" w:cs="Courier New"/>
                <w:sz w:val="18"/>
                <w:szCs w:val="18"/>
              </w:rPr>
              <w:t xml:space="preserve"> TRANSACTION NOT COMPLETED”</w:t>
            </w:r>
          </w:p>
          <w:p w14:paraId="773DD74D" w14:textId="33CE94DF" w:rsidR="00FE7605" w:rsidRPr="00462F1B" w:rsidRDefault="00FE7605" w:rsidP="00FE7605">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 xml:space="preserve">“RECOMMENCEZ SVP </w:t>
            </w:r>
            <w:r>
              <w:rPr>
                <w:rFonts w:ascii="Courier New" w:hAnsi="Courier New" w:cs="Courier New"/>
                <w:color w:val="0000FF"/>
                <w:sz w:val="18"/>
                <w:szCs w:val="18"/>
                <w:lang w:val="it-IT"/>
              </w:rPr>
              <w:t>80</w:t>
            </w:r>
            <w:r w:rsidRPr="00462F1B">
              <w:rPr>
                <w:rFonts w:ascii="Courier New" w:hAnsi="Courier New" w:cs="Courier New"/>
                <w:color w:val="0000FF"/>
                <w:sz w:val="18"/>
                <w:szCs w:val="18"/>
                <w:lang w:val="it-IT"/>
              </w:rPr>
              <w:t xml:space="preserve"> OPERATION NON COMPLETEE”</w:t>
            </w:r>
          </w:p>
          <w:p w14:paraId="0B97E842" w14:textId="0F2ACB54" w:rsidR="00FE7605"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lang w:val="it-IT"/>
              </w:rPr>
              <w:t xml:space="preserve">FID g (FRE): “RECOMMENCEZ SVP </w:t>
            </w:r>
            <w:r>
              <w:rPr>
                <w:rFonts w:ascii="Courier New" w:hAnsi="Courier New" w:cs="Courier New"/>
                <w:color w:val="0000FF"/>
                <w:sz w:val="18"/>
                <w:szCs w:val="18"/>
                <w:lang w:val="it-IT"/>
              </w:rPr>
              <w:t>80</w:t>
            </w:r>
            <w:r w:rsidRPr="00462F1B">
              <w:rPr>
                <w:rFonts w:ascii="Courier New" w:hAnsi="Courier New" w:cs="Courier New"/>
                <w:color w:val="0000FF"/>
                <w:sz w:val="18"/>
                <w:szCs w:val="18"/>
                <w:lang w:val="it-IT"/>
              </w:rPr>
              <w:t xml:space="preserve"> OPERATION NON COMPLETEE”</w:t>
            </w:r>
          </w:p>
        </w:tc>
      </w:tr>
      <w:tr w:rsidR="00BA2D50" w:rsidRPr="00462F1B" w14:paraId="185E433C" w14:textId="77777777" w:rsidTr="004D7DB6">
        <w:tc>
          <w:tcPr>
            <w:tcW w:w="828" w:type="dxa"/>
            <w:shd w:val="clear" w:color="auto" w:fill="auto"/>
          </w:tcPr>
          <w:p w14:paraId="5F2F2B89"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lastRenderedPageBreak/>
              <w:t>81</w:t>
            </w:r>
          </w:p>
        </w:tc>
        <w:tc>
          <w:tcPr>
            <w:tcW w:w="2412" w:type="dxa"/>
            <w:shd w:val="clear" w:color="auto" w:fill="auto"/>
          </w:tcPr>
          <w:p w14:paraId="2FA61597"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Invalid PIN Block</w:t>
            </w:r>
          </w:p>
        </w:tc>
        <w:tc>
          <w:tcPr>
            <w:tcW w:w="6835" w:type="dxa"/>
            <w:shd w:val="clear" w:color="auto" w:fill="auto"/>
          </w:tcPr>
          <w:p w14:paraId="11970E2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AGAIN81 TRANSACTION NOT COMPLETED”</w:t>
            </w:r>
          </w:p>
          <w:p w14:paraId="6B0604B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AGAIN81 TRANSACTION NOT COMPLETED”</w:t>
            </w:r>
          </w:p>
          <w:p w14:paraId="60F0D76C"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81 OPERATION NON COMPLETEE”</w:t>
            </w:r>
          </w:p>
          <w:p w14:paraId="12852161"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81 OPERATION NON COMPLETEE”</w:t>
            </w:r>
          </w:p>
        </w:tc>
      </w:tr>
      <w:tr w:rsidR="00BA2D50" w:rsidRPr="00502D4D" w14:paraId="54C40B85" w14:textId="77777777" w:rsidTr="004D7DB6">
        <w:tc>
          <w:tcPr>
            <w:tcW w:w="828" w:type="dxa"/>
            <w:shd w:val="clear" w:color="auto" w:fill="auto"/>
          </w:tcPr>
          <w:p w14:paraId="734602BA"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82</w:t>
            </w:r>
          </w:p>
        </w:tc>
        <w:tc>
          <w:tcPr>
            <w:tcW w:w="2412" w:type="dxa"/>
            <w:shd w:val="clear" w:color="auto" w:fill="auto"/>
          </w:tcPr>
          <w:p w14:paraId="5FE380AC"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PIN Length Error</w:t>
            </w:r>
          </w:p>
        </w:tc>
        <w:tc>
          <w:tcPr>
            <w:tcW w:w="6835" w:type="dxa"/>
            <w:shd w:val="clear" w:color="auto" w:fill="auto"/>
          </w:tcPr>
          <w:p w14:paraId="35CC1DE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“PIN ERROR-RETRY 82 TRANSACTION NOT APPROVED”</w:t>
            </w:r>
          </w:p>
          <w:p w14:paraId="72A4E5F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“PIN ERROR-RETRY 82 TRANSACTION NOT APPROVED”</w:t>
            </w:r>
          </w:p>
          <w:p w14:paraId="3B16F88B" w14:textId="77777777" w:rsidR="00BA2D50" w:rsidRPr="00462F1B" w:rsidRDefault="00BA2D50" w:rsidP="00BA2D50">
            <w:pPr>
              <w:rPr>
                <w:rFonts w:ascii="Courier New" w:hAnsi="Courier New" w:cs="Courier New"/>
                <w:color w:val="0000FF"/>
                <w:sz w:val="18"/>
                <w:szCs w:val="18"/>
              </w:rPr>
            </w:pPr>
            <w:r w:rsidRPr="00462F1B">
              <w:rPr>
                <w:rFonts w:ascii="Courier New" w:hAnsi="Courier New" w:cs="Courier New"/>
                <w:color w:val="0000FF"/>
                <w:sz w:val="18"/>
                <w:szCs w:val="18"/>
              </w:rPr>
              <w:t>FID f (FRE):</w:t>
            </w:r>
            <w:r w:rsidRPr="00462F1B">
              <w:rPr>
                <w:color w:val="0000FF"/>
              </w:rPr>
              <w:t xml:space="preserve">  </w:t>
            </w:r>
            <w:r w:rsidRPr="00462F1B">
              <w:rPr>
                <w:rFonts w:ascii="Courier New" w:hAnsi="Courier New" w:cs="Courier New"/>
                <w:color w:val="0000FF"/>
                <w:sz w:val="18"/>
                <w:szCs w:val="18"/>
              </w:rPr>
              <w:t>“NIP ERRONE      82 OPERATION REFUSEE”</w:t>
            </w:r>
          </w:p>
          <w:p w14:paraId="7B49AECE" w14:textId="77777777" w:rsidR="00BA2D50" w:rsidRPr="00462F1B" w:rsidRDefault="00BA2D50" w:rsidP="00BA2D50">
            <w:pPr>
              <w:rPr>
                <w:rFonts w:ascii="Courier New" w:hAnsi="Courier New" w:cs="Courier New"/>
                <w:sz w:val="18"/>
                <w:szCs w:val="18"/>
              </w:rPr>
            </w:pPr>
            <w:r w:rsidRPr="00462F1B">
              <w:rPr>
                <w:rFonts w:ascii="Courier New" w:hAnsi="Courier New" w:cs="Courier New"/>
                <w:color w:val="0000FF"/>
                <w:sz w:val="18"/>
                <w:szCs w:val="18"/>
              </w:rPr>
              <w:t>FID g (FRE): “NIP ERRONE      82 OPERATION REFUSEE”</w:t>
            </w:r>
          </w:p>
        </w:tc>
      </w:tr>
      <w:tr w:rsidR="00FE7605" w:rsidRPr="00502D4D" w14:paraId="7916F458" w14:textId="77777777" w:rsidTr="004D7DB6">
        <w:tc>
          <w:tcPr>
            <w:tcW w:w="828" w:type="dxa"/>
            <w:shd w:val="clear" w:color="auto" w:fill="auto"/>
          </w:tcPr>
          <w:p w14:paraId="34ADFE50" w14:textId="66CC7A25" w:rsidR="00FE7605" w:rsidRPr="00462F1B" w:rsidRDefault="00FE7605" w:rsidP="004D7DB6">
            <w:pPr>
              <w:jc w:val="center"/>
              <w:rPr>
                <w:rFonts w:ascii="Courier New" w:hAnsi="Courier New" w:cs="Courier New"/>
                <w:sz w:val="18"/>
                <w:szCs w:val="18"/>
                <w:lang w:val="it-IT"/>
              </w:rPr>
            </w:pPr>
            <w:r>
              <w:rPr>
                <w:rFonts w:ascii="Courier New" w:hAnsi="Courier New" w:cs="Courier New"/>
                <w:sz w:val="18"/>
                <w:szCs w:val="18"/>
                <w:lang w:val="it-IT"/>
              </w:rPr>
              <w:t>83</w:t>
            </w:r>
          </w:p>
        </w:tc>
        <w:tc>
          <w:tcPr>
            <w:tcW w:w="2412" w:type="dxa"/>
            <w:shd w:val="clear" w:color="auto" w:fill="auto"/>
          </w:tcPr>
          <w:p w14:paraId="12020E72" w14:textId="5089C39C" w:rsidR="00FE7605" w:rsidRPr="00462F1B" w:rsidRDefault="00FE7605" w:rsidP="00BA2D50">
            <w:pPr>
              <w:rPr>
                <w:rFonts w:ascii="Courier New" w:hAnsi="Courier New" w:cs="Courier New"/>
                <w:sz w:val="18"/>
                <w:szCs w:val="18"/>
                <w:lang w:val="it-IT"/>
              </w:rPr>
            </w:pPr>
            <w:r>
              <w:rPr>
                <w:rFonts w:ascii="Courier New" w:hAnsi="Courier New" w:cs="Courier New"/>
                <w:sz w:val="18"/>
                <w:szCs w:val="18"/>
                <w:lang w:val="it-IT"/>
              </w:rPr>
              <w:t>Terminal SAF transaction not allowed</w:t>
            </w:r>
          </w:p>
        </w:tc>
        <w:tc>
          <w:tcPr>
            <w:tcW w:w="6835" w:type="dxa"/>
            <w:shd w:val="clear" w:color="auto" w:fill="auto"/>
          </w:tcPr>
          <w:p w14:paraId="77C7095D" w14:textId="05BEEFD8"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f (ENG): “PLEASE TRY AGAIN</w:t>
            </w:r>
            <w:r>
              <w:rPr>
                <w:rFonts w:ascii="Courier New" w:hAnsi="Courier New" w:cs="Courier New"/>
                <w:sz w:val="18"/>
                <w:szCs w:val="18"/>
              </w:rPr>
              <w:t>83</w:t>
            </w:r>
            <w:r w:rsidRPr="00462F1B">
              <w:rPr>
                <w:rFonts w:ascii="Courier New" w:hAnsi="Courier New" w:cs="Courier New"/>
                <w:sz w:val="18"/>
                <w:szCs w:val="18"/>
              </w:rPr>
              <w:t xml:space="preserve"> TRANSACTION NOT COMPLETED”</w:t>
            </w:r>
          </w:p>
          <w:p w14:paraId="29BF294D" w14:textId="13C6947F" w:rsidR="00FE7605" w:rsidRPr="00462F1B" w:rsidRDefault="00FE7605" w:rsidP="00FE7605">
            <w:pPr>
              <w:rPr>
                <w:rFonts w:ascii="Courier New" w:hAnsi="Courier New" w:cs="Courier New"/>
                <w:sz w:val="18"/>
                <w:szCs w:val="18"/>
              </w:rPr>
            </w:pPr>
            <w:r w:rsidRPr="00462F1B">
              <w:rPr>
                <w:rFonts w:ascii="Courier New" w:hAnsi="Courier New" w:cs="Courier New"/>
                <w:sz w:val="18"/>
                <w:szCs w:val="18"/>
              </w:rPr>
              <w:t>FID g (ENG): “PLEASE TRY AGAIN</w:t>
            </w:r>
            <w:r>
              <w:rPr>
                <w:rFonts w:ascii="Courier New" w:hAnsi="Courier New" w:cs="Courier New"/>
                <w:sz w:val="18"/>
                <w:szCs w:val="18"/>
              </w:rPr>
              <w:t>83</w:t>
            </w:r>
            <w:r w:rsidRPr="00462F1B">
              <w:rPr>
                <w:rFonts w:ascii="Courier New" w:hAnsi="Courier New" w:cs="Courier New"/>
                <w:sz w:val="18"/>
                <w:szCs w:val="18"/>
              </w:rPr>
              <w:t xml:space="preserve"> TRANSACTION NOT COMPLETED”</w:t>
            </w:r>
          </w:p>
          <w:p w14:paraId="25A033D5" w14:textId="7D4B9654" w:rsidR="00FE7605" w:rsidRPr="00462F1B" w:rsidRDefault="00FE7605" w:rsidP="00FE7605">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 xml:space="preserve">“RECOMMENCEZ SVP </w:t>
            </w:r>
            <w:r>
              <w:rPr>
                <w:rFonts w:ascii="Courier New" w:hAnsi="Courier New" w:cs="Courier New"/>
                <w:color w:val="0000FF"/>
                <w:sz w:val="18"/>
                <w:szCs w:val="18"/>
                <w:lang w:val="it-IT"/>
              </w:rPr>
              <w:t>83</w:t>
            </w:r>
            <w:r w:rsidRPr="00462F1B">
              <w:rPr>
                <w:rFonts w:ascii="Courier New" w:hAnsi="Courier New" w:cs="Courier New"/>
                <w:color w:val="0000FF"/>
                <w:sz w:val="18"/>
                <w:szCs w:val="18"/>
                <w:lang w:val="it-IT"/>
              </w:rPr>
              <w:t xml:space="preserve"> OPERATION NON COMPLETEE”</w:t>
            </w:r>
          </w:p>
          <w:p w14:paraId="73F0D48C" w14:textId="5DA8754C" w:rsidR="00FE7605" w:rsidRPr="00462F1B" w:rsidRDefault="00FE7605" w:rsidP="00FE7605">
            <w:pPr>
              <w:rPr>
                <w:rFonts w:ascii="Courier New" w:hAnsi="Courier New" w:cs="Courier New"/>
                <w:sz w:val="18"/>
                <w:szCs w:val="18"/>
              </w:rPr>
            </w:pPr>
            <w:r w:rsidRPr="00462F1B">
              <w:rPr>
                <w:rFonts w:ascii="Courier New" w:hAnsi="Courier New" w:cs="Courier New"/>
                <w:color w:val="0000FF"/>
                <w:sz w:val="18"/>
                <w:szCs w:val="18"/>
                <w:lang w:val="it-IT"/>
              </w:rPr>
              <w:t xml:space="preserve">FID g (FRE): “RECOMMENCEZ SVP </w:t>
            </w:r>
            <w:r>
              <w:rPr>
                <w:rFonts w:ascii="Courier New" w:hAnsi="Courier New" w:cs="Courier New"/>
                <w:color w:val="0000FF"/>
                <w:sz w:val="18"/>
                <w:szCs w:val="18"/>
                <w:lang w:val="it-IT"/>
              </w:rPr>
              <w:t>83</w:t>
            </w:r>
            <w:r w:rsidRPr="00462F1B">
              <w:rPr>
                <w:rFonts w:ascii="Courier New" w:hAnsi="Courier New" w:cs="Courier New"/>
                <w:color w:val="0000FF"/>
                <w:sz w:val="18"/>
                <w:szCs w:val="18"/>
                <w:lang w:val="it-IT"/>
              </w:rPr>
              <w:t xml:space="preserve"> OPERATION NON COMPLETEE”</w:t>
            </w:r>
          </w:p>
        </w:tc>
      </w:tr>
      <w:tr w:rsidR="00BA2D50" w:rsidRPr="00462F1B" w14:paraId="3FFEE2BB" w14:textId="77777777" w:rsidTr="004D7DB6">
        <w:tc>
          <w:tcPr>
            <w:tcW w:w="828" w:type="dxa"/>
            <w:shd w:val="clear" w:color="auto" w:fill="auto"/>
          </w:tcPr>
          <w:p w14:paraId="7FFAE2BA"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87</w:t>
            </w:r>
          </w:p>
        </w:tc>
        <w:tc>
          <w:tcPr>
            <w:tcW w:w="2412" w:type="dxa"/>
            <w:shd w:val="clear" w:color="auto" w:fill="auto"/>
          </w:tcPr>
          <w:p w14:paraId="56D8EB9C"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PIN Key Syncronization</w:t>
            </w:r>
          </w:p>
        </w:tc>
        <w:tc>
          <w:tcPr>
            <w:tcW w:w="6835" w:type="dxa"/>
            <w:shd w:val="clear" w:color="auto" w:fill="auto"/>
          </w:tcPr>
          <w:p w14:paraId="5AD3AB3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AGAIN87 TRANSACTION NOT COMPLETED”</w:t>
            </w:r>
          </w:p>
          <w:p w14:paraId="055B69B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AGAIN87 TRANSACTION NOT COMPLETED”</w:t>
            </w:r>
          </w:p>
          <w:p w14:paraId="1EF469EE"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87 OPERATION NON COMPLETEE”</w:t>
            </w:r>
          </w:p>
          <w:p w14:paraId="21908304"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87 OPERATION NON COMPLETEE”</w:t>
            </w:r>
          </w:p>
        </w:tc>
      </w:tr>
      <w:tr w:rsidR="00BA2D50" w:rsidRPr="00462F1B" w14:paraId="26348329" w14:textId="77777777" w:rsidTr="004D7DB6">
        <w:tc>
          <w:tcPr>
            <w:tcW w:w="828" w:type="dxa"/>
            <w:shd w:val="clear" w:color="auto" w:fill="auto"/>
          </w:tcPr>
          <w:p w14:paraId="304CF534"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88</w:t>
            </w:r>
          </w:p>
        </w:tc>
        <w:tc>
          <w:tcPr>
            <w:tcW w:w="2412" w:type="dxa"/>
            <w:shd w:val="clear" w:color="auto" w:fill="auto"/>
          </w:tcPr>
          <w:p w14:paraId="13679A7E"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MAC Key Syncronization</w:t>
            </w:r>
          </w:p>
        </w:tc>
        <w:tc>
          <w:tcPr>
            <w:tcW w:w="6835" w:type="dxa"/>
            <w:shd w:val="clear" w:color="auto" w:fill="auto"/>
          </w:tcPr>
          <w:p w14:paraId="089E9C0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AGAIN88 TRANSACTION NOT COMPLETED”</w:t>
            </w:r>
          </w:p>
          <w:p w14:paraId="47D3B019"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AGAIN88 TRANSACTION NOT COMPLETED”</w:t>
            </w:r>
          </w:p>
          <w:p w14:paraId="1F1791D7"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88 OPERATION NON COMPLETEE”</w:t>
            </w:r>
          </w:p>
          <w:p w14:paraId="6642A804"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88 OPERATION NON COMPLETEE”</w:t>
            </w:r>
          </w:p>
        </w:tc>
      </w:tr>
      <w:tr w:rsidR="00BA2D50" w:rsidRPr="00462F1B" w14:paraId="20385C7C" w14:textId="77777777" w:rsidTr="004D7DB6">
        <w:tc>
          <w:tcPr>
            <w:tcW w:w="828" w:type="dxa"/>
            <w:shd w:val="clear" w:color="auto" w:fill="auto"/>
          </w:tcPr>
          <w:p w14:paraId="47989057"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89</w:t>
            </w:r>
          </w:p>
        </w:tc>
        <w:tc>
          <w:tcPr>
            <w:tcW w:w="2412" w:type="dxa"/>
            <w:shd w:val="clear" w:color="auto" w:fill="auto"/>
          </w:tcPr>
          <w:p w14:paraId="42E62848"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Transaction to be Terminated in favour of Contact Interface</w:t>
            </w:r>
          </w:p>
        </w:tc>
        <w:tc>
          <w:tcPr>
            <w:tcW w:w="6835" w:type="dxa"/>
            <w:shd w:val="clear" w:color="auto" w:fill="auto"/>
          </w:tcPr>
          <w:p w14:paraId="12A4215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“PLS INSERT CARD 89 TRANSACTION NOT COMPLETED”</w:t>
            </w:r>
          </w:p>
          <w:p w14:paraId="3DA079A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“PLS INSERT CARD 89 TRANSACTION NOT COMPLETED”</w:t>
            </w:r>
          </w:p>
          <w:p w14:paraId="50689E9D"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“INSERER CARTE   89 OPERATION NON COMPLETEE”</w:t>
            </w:r>
          </w:p>
          <w:p w14:paraId="5899D2C9"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“INSERER CARTE   89 OPERATION NON COMPLETEE”</w:t>
            </w:r>
          </w:p>
        </w:tc>
      </w:tr>
      <w:tr w:rsidR="00BA2D50" w:rsidRPr="00462F1B" w14:paraId="4C209127" w14:textId="77777777" w:rsidTr="004D7DB6">
        <w:tc>
          <w:tcPr>
            <w:tcW w:w="828" w:type="dxa"/>
            <w:shd w:val="clear" w:color="auto" w:fill="auto"/>
          </w:tcPr>
          <w:p w14:paraId="2D40D75E"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91</w:t>
            </w:r>
          </w:p>
        </w:tc>
        <w:tc>
          <w:tcPr>
            <w:tcW w:w="2412" w:type="dxa"/>
            <w:shd w:val="clear" w:color="auto" w:fill="auto"/>
          </w:tcPr>
          <w:p w14:paraId="2B92EE3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Issuer or Switch is inoperative</w:t>
            </w:r>
          </w:p>
        </w:tc>
        <w:tc>
          <w:tcPr>
            <w:tcW w:w="6835" w:type="dxa"/>
            <w:shd w:val="clear" w:color="auto" w:fill="auto"/>
          </w:tcPr>
          <w:p w14:paraId="3EC98F3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“CANNOT PROCESS  91 TRANSACTION NOT COMPLETED”</w:t>
            </w:r>
          </w:p>
          <w:p w14:paraId="5589208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“CANNOT PROCESS  91 TRANSACTION NOT COMPLETED”</w:t>
            </w:r>
          </w:p>
          <w:p w14:paraId="08B0CCAF"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“NON TRAITABLE   91 OPERATION NON COMPLETEE”</w:t>
            </w:r>
          </w:p>
          <w:p w14:paraId="01A9048F"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“NON TRAITABLE   91 OPERATION NON COMPLETEE”</w:t>
            </w:r>
          </w:p>
        </w:tc>
      </w:tr>
      <w:tr w:rsidR="00BA2D50" w:rsidRPr="00D8386F" w14:paraId="60DF4E28" w14:textId="77777777" w:rsidTr="004D7DB6">
        <w:tc>
          <w:tcPr>
            <w:tcW w:w="828" w:type="dxa"/>
            <w:shd w:val="clear" w:color="auto" w:fill="auto"/>
          </w:tcPr>
          <w:p w14:paraId="186D6FA5"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92</w:t>
            </w:r>
          </w:p>
        </w:tc>
        <w:tc>
          <w:tcPr>
            <w:tcW w:w="2412" w:type="dxa"/>
            <w:shd w:val="clear" w:color="auto" w:fill="auto"/>
          </w:tcPr>
          <w:p w14:paraId="3960D027"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Financial Institution facility not found for Routing</w:t>
            </w:r>
          </w:p>
        </w:tc>
        <w:tc>
          <w:tcPr>
            <w:tcW w:w="6835" w:type="dxa"/>
            <w:shd w:val="clear" w:color="auto" w:fill="auto"/>
          </w:tcPr>
          <w:p w14:paraId="521E3F6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“INVALID CARD    92 TRANSACTION NOT APPROVED”</w:t>
            </w:r>
          </w:p>
          <w:p w14:paraId="6D727CEC"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“INVALID CARD    92 TRANSACTION NOT APPROVED”</w:t>
            </w:r>
          </w:p>
          <w:p w14:paraId="5C2F6045"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“CARTE NON VALIDE92 OPERATION REFUSEE”</w:t>
            </w:r>
          </w:p>
          <w:p w14:paraId="208D1EB2"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“CARTE NON VALIDE92 OPERATION REFUSEE”</w:t>
            </w:r>
          </w:p>
        </w:tc>
      </w:tr>
      <w:tr w:rsidR="00BA2D50" w:rsidRPr="00462F1B" w14:paraId="68735121" w14:textId="77777777" w:rsidTr="004D7DB6">
        <w:tc>
          <w:tcPr>
            <w:tcW w:w="828" w:type="dxa"/>
            <w:shd w:val="clear" w:color="auto" w:fill="auto"/>
          </w:tcPr>
          <w:p w14:paraId="71C636E9"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94</w:t>
            </w:r>
          </w:p>
        </w:tc>
        <w:tc>
          <w:tcPr>
            <w:tcW w:w="2412" w:type="dxa"/>
            <w:shd w:val="clear" w:color="auto" w:fill="auto"/>
          </w:tcPr>
          <w:p w14:paraId="5C357570"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Duplicate Transmission</w:t>
            </w:r>
          </w:p>
        </w:tc>
        <w:tc>
          <w:tcPr>
            <w:tcW w:w="6835" w:type="dxa"/>
            <w:shd w:val="clear" w:color="auto" w:fill="auto"/>
          </w:tcPr>
          <w:p w14:paraId="09E7400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AGAIN94 TRANSACTION NOT COMPLETED”</w:t>
            </w:r>
          </w:p>
          <w:p w14:paraId="078F1293"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AGAIN94 TRANSACTION NOT COMPLETED”</w:t>
            </w:r>
          </w:p>
          <w:p w14:paraId="16C84B53"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94 OPERATION NON COMPLETEE”</w:t>
            </w:r>
          </w:p>
          <w:p w14:paraId="1CFE724A"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94 OPERATION NON COMPLETEE”</w:t>
            </w:r>
          </w:p>
        </w:tc>
      </w:tr>
      <w:tr w:rsidR="00BA2D50" w:rsidRPr="00462F1B" w14:paraId="7A0F3F6C" w14:textId="77777777" w:rsidTr="004D7DB6">
        <w:tc>
          <w:tcPr>
            <w:tcW w:w="828" w:type="dxa"/>
            <w:shd w:val="clear" w:color="auto" w:fill="auto"/>
          </w:tcPr>
          <w:p w14:paraId="2AFC4D6F"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96</w:t>
            </w:r>
          </w:p>
        </w:tc>
        <w:tc>
          <w:tcPr>
            <w:tcW w:w="2412" w:type="dxa"/>
            <w:shd w:val="clear" w:color="auto" w:fill="auto"/>
          </w:tcPr>
          <w:p w14:paraId="2C336B20"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sz w:val="18"/>
                <w:szCs w:val="18"/>
                <w:lang w:val="it-IT"/>
              </w:rPr>
              <w:t>System Malfunction</w:t>
            </w:r>
          </w:p>
        </w:tc>
        <w:tc>
          <w:tcPr>
            <w:tcW w:w="6835" w:type="dxa"/>
            <w:shd w:val="clear" w:color="auto" w:fill="auto"/>
          </w:tcPr>
          <w:p w14:paraId="4BA16F4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AGAIN96 TRANSACTION NOT COMPLETED”</w:t>
            </w:r>
          </w:p>
          <w:p w14:paraId="0B361F81"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AGAIN96 TRANSACTION NOT COMPLETED”</w:t>
            </w:r>
          </w:p>
          <w:p w14:paraId="36635A40"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96 OPERATION NON COMPLETEE”</w:t>
            </w:r>
          </w:p>
          <w:p w14:paraId="1C8A208B"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96 OPERATION NON COMPLETEE”</w:t>
            </w:r>
          </w:p>
        </w:tc>
      </w:tr>
      <w:tr w:rsidR="00BA2D50" w:rsidRPr="00462F1B" w14:paraId="7694FBBE" w14:textId="77777777" w:rsidTr="004D7DB6">
        <w:tc>
          <w:tcPr>
            <w:tcW w:w="828" w:type="dxa"/>
            <w:shd w:val="clear" w:color="auto" w:fill="auto"/>
          </w:tcPr>
          <w:p w14:paraId="360104A7" w14:textId="77777777" w:rsidR="00BA2D50" w:rsidRPr="00462F1B" w:rsidRDefault="00BA2D50" w:rsidP="004D7DB6">
            <w:pPr>
              <w:jc w:val="center"/>
              <w:rPr>
                <w:rFonts w:ascii="Courier New" w:hAnsi="Courier New" w:cs="Courier New"/>
                <w:sz w:val="18"/>
                <w:szCs w:val="18"/>
                <w:lang w:val="it-IT"/>
              </w:rPr>
            </w:pPr>
            <w:r w:rsidRPr="00462F1B">
              <w:rPr>
                <w:rFonts w:ascii="Courier New" w:hAnsi="Courier New" w:cs="Courier New"/>
                <w:sz w:val="18"/>
                <w:szCs w:val="18"/>
                <w:lang w:val="it-IT"/>
              </w:rPr>
              <w:t>Q0</w:t>
            </w:r>
          </w:p>
        </w:tc>
        <w:tc>
          <w:tcPr>
            <w:tcW w:w="2412" w:type="dxa"/>
            <w:shd w:val="clear" w:color="auto" w:fill="auto"/>
          </w:tcPr>
          <w:p w14:paraId="601C3C3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Edit Error in Capture Date</w:t>
            </w:r>
          </w:p>
        </w:tc>
        <w:tc>
          <w:tcPr>
            <w:tcW w:w="6835" w:type="dxa"/>
            <w:shd w:val="clear" w:color="auto" w:fill="auto"/>
          </w:tcPr>
          <w:p w14:paraId="363F7ACD"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“PLEASE TRY AGAINQ0 TRANSACTION NOT COMPLETED”</w:t>
            </w:r>
          </w:p>
          <w:p w14:paraId="3C56DC5F"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“PLEASE TRY AGAINQ0 TRANSACTION NOT COMPLETED”</w:t>
            </w:r>
          </w:p>
          <w:p w14:paraId="6B50F071"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“RECOMMENCEZ SVP Q0 OPERATION NON COMPLETEE”</w:t>
            </w:r>
          </w:p>
          <w:p w14:paraId="1B250747"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“RECOMMENCEZ SVP Q0 OPERATION NON COMPLETEE”</w:t>
            </w:r>
          </w:p>
        </w:tc>
      </w:tr>
      <w:tr w:rsidR="00BA2D50" w:rsidRPr="00D8386F" w14:paraId="7DB0D836" w14:textId="77777777" w:rsidTr="004D7DB6">
        <w:tc>
          <w:tcPr>
            <w:tcW w:w="828" w:type="dxa"/>
            <w:shd w:val="clear" w:color="auto" w:fill="auto"/>
          </w:tcPr>
          <w:p w14:paraId="4C8A96C4"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Q7</w:t>
            </w:r>
          </w:p>
        </w:tc>
        <w:tc>
          <w:tcPr>
            <w:tcW w:w="2412" w:type="dxa"/>
            <w:shd w:val="clear" w:color="auto" w:fill="auto"/>
          </w:tcPr>
          <w:p w14:paraId="7BC6C906"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Exceeds Retailer Limit</w:t>
            </w:r>
          </w:p>
        </w:tc>
        <w:tc>
          <w:tcPr>
            <w:tcW w:w="6835" w:type="dxa"/>
            <w:shd w:val="clear" w:color="auto" w:fill="auto"/>
          </w:tcPr>
          <w:p w14:paraId="141AD3A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“CANNOT PROCESS  Q7 TRANSACTION NOT COMPLETED”</w:t>
            </w:r>
          </w:p>
          <w:p w14:paraId="6435A96B"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“CANNOT PROCESS  Q7 TRANSACTION NOT COMPLETED”</w:t>
            </w:r>
          </w:p>
          <w:p w14:paraId="79B15738"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“NON TRAITABLE   Q7 OPERATION NON COMPLETEE”</w:t>
            </w:r>
          </w:p>
          <w:p w14:paraId="236BE805"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“NON TRAITABLE   Q7 OPERATION NON COMPLETEE”</w:t>
            </w:r>
          </w:p>
        </w:tc>
      </w:tr>
      <w:tr w:rsidR="00BA2D50" w:rsidRPr="00D8386F" w14:paraId="0FFCCC07" w14:textId="77777777" w:rsidTr="004D7DB6">
        <w:tc>
          <w:tcPr>
            <w:tcW w:w="828" w:type="dxa"/>
            <w:shd w:val="clear" w:color="auto" w:fill="auto"/>
          </w:tcPr>
          <w:p w14:paraId="04638C01" w14:textId="77777777" w:rsidR="00BA2D50" w:rsidRPr="00462F1B" w:rsidRDefault="00BA2D50" w:rsidP="004D7DB6">
            <w:pPr>
              <w:jc w:val="center"/>
              <w:rPr>
                <w:rFonts w:ascii="Courier New" w:hAnsi="Courier New" w:cs="Courier New"/>
                <w:sz w:val="18"/>
                <w:szCs w:val="18"/>
              </w:rPr>
            </w:pPr>
            <w:r w:rsidRPr="00462F1B">
              <w:rPr>
                <w:rFonts w:ascii="Courier New" w:hAnsi="Courier New" w:cs="Courier New"/>
                <w:sz w:val="18"/>
                <w:szCs w:val="18"/>
              </w:rPr>
              <w:t>Q9</w:t>
            </w:r>
          </w:p>
        </w:tc>
        <w:tc>
          <w:tcPr>
            <w:tcW w:w="2412" w:type="dxa"/>
            <w:shd w:val="clear" w:color="auto" w:fill="auto"/>
          </w:tcPr>
          <w:p w14:paraId="79FEA38E"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Response not listed above has been received</w:t>
            </w:r>
          </w:p>
        </w:tc>
        <w:tc>
          <w:tcPr>
            <w:tcW w:w="6835" w:type="dxa"/>
            <w:shd w:val="clear" w:color="auto" w:fill="auto"/>
          </w:tcPr>
          <w:p w14:paraId="38D56A55"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f (ENG): “CANNOT PROCESS  Q9 TRANSACTION NOT COMPLETED”</w:t>
            </w:r>
          </w:p>
          <w:p w14:paraId="6E5D2082" w14:textId="77777777" w:rsidR="00BA2D50" w:rsidRPr="00462F1B" w:rsidRDefault="00BA2D50" w:rsidP="00BA2D50">
            <w:pPr>
              <w:rPr>
                <w:rFonts w:ascii="Courier New" w:hAnsi="Courier New" w:cs="Courier New"/>
                <w:sz w:val="18"/>
                <w:szCs w:val="18"/>
              </w:rPr>
            </w:pPr>
            <w:r w:rsidRPr="00462F1B">
              <w:rPr>
                <w:rFonts w:ascii="Courier New" w:hAnsi="Courier New" w:cs="Courier New"/>
                <w:sz w:val="18"/>
                <w:szCs w:val="18"/>
              </w:rPr>
              <w:t>FID g (ENG): “CANNOT PROCESS  Q9 TRANSACTION NOT COMPLETED”</w:t>
            </w:r>
          </w:p>
          <w:p w14:paraId="05B50F12" w14:textId="77777777" w:rsidR="00BA2D50" w:rsidRPr="00462F1B" w:rsidRDefault="00BA2D50" w:rsidP="00BA2D50">
            <w:pPr>
              <w:rPr>
                <w:rFonts w:ascii="Courier New" w:hAnsi="Courier New" w:cs="Courier New"/>
                <w:color w:val="0000FF"/>
                <w:sz w:val="18"/>
                <w:szCs w:val="18"/>
                <w:lang w:val="it-IT"/>
              </w:rPr>
            </w:pPr>
            <w:r w:rsidRPr="00462F1B">
              <w:rPr>
                <w:rFonts w:ascii="Courier New" w:hAnsi="Courier New" w:cs="Courier New"/>
                <w:color w:val="0000FF"/>
                <w:sz w:val="18"/>
                <w:szCs w:val="18"/>
                <w:lang w:val="it-IT"/>
              </w:rPr>
              <w:t>FID f (FRE):</w:t>
            </w:r>
            <w:r w:rsidRPr="00462F1B">
              <w:rPr>
                <w:color w:val="0000FF"/>
                <w:lang w:val="it-IT"/>
              </w:rPr>
              <w:t xml:space="preserve">  </w:t>
            </w:r>
            <w:r w:rsidRPr="00462F1B">
              <w:rPr>
                <w:rFonts w:ascii="Courier New" w:hAnsi="Courier New" w:cs="Courier New"/>
                <w:color w:val="0000FF"/>
                <w:sz w:val="18"/>
                <w:szCs w:val="18"/>
                <w:lang w:val="it-IT"/>
              </w:rPr>
              <w:t>“NON TRAITABLE   Q9 OPERATION NON COMPLETEE”</w:t>
            </w:r>
          </w:p>
          <w:p w14:paraId="0E0FD220" w14:textId="77777777" w:rsidR="00BA2D50" w:rsidRPr="00462F1B" w:rsidRDefault="00BA2D50" w:rsidP="00BA2D50">
            <w:pPr>
              <w:rPr>
                <w:rFonts w:ascii="Courier New" w:hAnsi="Courier New" w:cs="Courier New"/>
                <w:sz w:val="18"/>
                <w:szCs w:val="18"/>
                <w:lang w:val="it-IT"/>
              </w:rPr>
            </w:pPr>
            <w:r w:rsidRPr="00462F1B">
              <w:rPr>
                <w:rFonts w:ascii="Courier New" w:hAnsi="Courier New" w:cs="Courier New"/>
                <w:color w:val="0000FF"/>
                <w:sz w:val="18"/>
                <w:szCs w:val="18"/>
                <w:lang w:val="it-IT"/>
              </w:rPr>
              <w:t>FID g (FRE): “NON TRAITABLE   Q9 OPERATION NON COMPLETEE”</w:t>
            </w:r>
          </w:p>
        </w:tc>
      </w:tr>
    </w:tbl>
    <w:p w14:paraId="702BD712" w14:textId="77777777" w:rsidR="00462F1B" w:rsidRPr="000641AD" w:rsidRDefault="00462F1B" w:rsidP="00462F1B">
      <w:pPr>
        <w:rPr>
          <w:vanish/>
          <w:lang w:val="fr-CA"/>
        </w:rPr>
      </w:pPr>
    </w:p>
    <w:p w14:paraId="5CE6C606" w14:textId="77777777" w:rsidR="00C21BB6" w:rsidRDefault="00C21BB6" w:rsidP="00A91CB8">
      <w:pPr>
        <w:pStyle w:val="Heading1"/>
        <w:pageBreakBefore/>
      </w:pPr>
      <w:bookmarkStart w:id="2975" w:name="_Toc482088459"/>
      <w:bookmarkStart w:id="2976" w:name="_Toc485012243"/>
      <w:bookmarkStart w:id="2977" w:name="_Toc509286719"/>
      <w:bookmarkStart w:id="2978" w:name="_Toc75147384"/>
      <w:bookmarkStart w:id="2979" w:name="_Toc128225726"/>
      <w:bookmarkStart w:id="2980" w:name="_Toc181695944"/>
      <w:bookmarkStart w:id="2981" w:name="_Toc224977522"/>
      <w:bookmarkStart w:id="2982" w:name="_Toc379192399"/>
      <w:bookmarkStart w:id="2983" w:name="_Toc30407797"/>
      <w:bookmarkStart w:id="2984" w:name="_Toc126079369"/>
      <w:r>
        <w:lastRenderedPageBreak/>
        <w:t>APPENDIX E - TRACK 1 LAYOUT</w:t>
      </w:r>
      <w:bookmarkEnd w:id="2975"/>
      <w:bookmarkEnd w:id="2976"/>
      <w:bookmarkEnd w:id="2977"/>
      <w:bookmarkEnd w:id="2978"/>
      <w:bookmarkEnd w:id="2979"/>
      <w:bookmarkEnd w:id="2980"/>
      <w:bookmarkEnd w:id="2981"/>
      <w:bookmarkEnd w:id="2982"/>
      <w:bookmarkEnd w:id="2983"/>
      <w:bookmarkEnd w:id="2984"/>
    </w:p>
    <w:p w14:paraId="1C47B105" w14:textId="77777777" w:rsidR="00C21BB6" w:rsidRDefault="00C21BB6"/>
    <w:p w14:paraId="055EC252" w14:textId="77777777" w:rsidR="00C21BB6" w:rsidRDefault="00C21BB6">
      <w:r>
        <w:t>For 19-Digit Card Numbers</w:t>
      </w:r>
    </w:p>
    <w:p w14:paraId="1F516B6E" w14:textId="77777777" w:rsidR="004D7DB6" w:rsidRDefault="004D7DB6"/>
    <w:tbl>
      <w:tblPr>
        <w:tblW w:w="0" w:type="auto"/>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5040"/>
      </w:tblGrid>
      <w:tr w:rsidR="00C21BB6" w:rsidRPr="004D7DB6" w14:paraId="0BE42FE5" w14:textId="77777777" w:rsidTr="004D7DB6">
        <w:tc>
          <w:tcPr>
            <w:tcW w:w="4788" w:type="dxa"/>
            <w:shd w:val="clear" w:color="auto" w:fill="FFFFFF" w:themeFill="background1"/>
          </w:tcPr>
          <w:p w14:paraId="119311D0" w14:textId="77777777" w:rsidR="00C21BB6" w:rsidRPr="004D7DB6" w:rsidRDefault="00C21BB6" w:rsidP="004D7DB6">
            <w:pPr>
              <w:spacing w:before="60" w:after="60"/>
              <w:rPr>
                <w:b/>
                <w:bCs/>
              </w:rPr>
            </w:pPr>
            <w:r w:rsidRPr="004D7DB6">
              <w:rPr>
                <w:b/>
                <w:bCs/>
              </w:rPr>
              <w:t>Contents</w:t>
            </w:r>
          </w:p>
        </w:tc>
        <w:tc>
          <w:tcPr>
            <w:tcW w:w="5040" w:type="dxa"/>
            <w:shd w:val="clear" w:color="auto" w:fill="FFFFFF" w:themeFill="background1"/>
          </w:tcPr>
          <w:p w14:paraId="521F0A8A" w14:textId="77777777" w:rsidR="00C21BB6" w:rsidRPr="004D7DB6" w:rsidRDefault="00C21BB6" w:rsidP="004D7DB6">
            <w:pPr>
              <w:spacing w:before="60" w:after="60"/>
              <w:rPr>
                <w:b/>
                <w:bCs/>
              </w:rPr>
            </w:pPr>
            <w:r w:rsidRPr="004D7DB6">
              <w:rPr>
                <w:b/>
                <w:bCs/>
              </w:rPr>
              <w:t>Length</w:t>
            </w:r>
          </w:p>
        </w:tc>
      </w:tr>
      <w:tr w:rsidR="00C21BB6" w14:paraId="1B34557C" w14:textId="77777777" w:rsidTr="004D7DB6">
        <w:tc>
          <w:tcPr>
            <w:tcW w:w="4788" w:type="dxa"/>
          </w:tcPr>
          <w:p w14:paraId="4C0E1CE9" w14:textId="77777777" w:rsidR="00C21BB6" w:rsidRDefault="00C21BB6">
            <w:r>
              <w:t>Format Code</w:t>
            </w:r>
          </w:p>
        </w:tc>
        <w:tc>
          <w:tcPr>
            <w:tcW w:w="5040" w:type="dxa"/>
          </w:tcPr>
          <w:p w14:paraId="547803BD" w14:textId="77777777" w:rsidR="00C21BB6" w:rsidRDefault="00C21BB6">
            <w:r>
              <w:t>1</w:t>
            </w:r>
          </w:p>
        </w:tc>
      </w:tr>
      <w:tr w:rsidR="00C21BB6" w14:paraId="6CF9BDC3" w14:textId="77777777" w:rsidTr="004D7DB6">
        <w:tc>
          <w:tcPr>
            <w:tcW w:w="4788" w:type="dxa"/>
          </w:tcPr>
          <w:p w14:paraId="41C03822" w14:textId="77777777" w:rsidR="00C21BB6" w:rsidRDefault="00C21BB6">
            <w:r>
              <w:t>Card Number</w:t>
            </w:r>
          </w:p>
        </w:tc>
        <w:tc>
          <w:tcPr>
            <w:tcW w:w="5040" w:type="dxa"/>
          </w:tcPr>
          <w:p w14:paraId="06365223" w14:textId="77777777" w:rsidR="00C21BB6" w:rsidRDefault="00C21BB6">
            <w:r>
              <w:t>19</w:t>
            </w:r>
          </w:p>
        </w:tc>
      </w:tr>
      <w:tr w:rsidR="00C21BB6" w14:paraId="3FBCA4B0" w14:textId="77777777" w:rsidTr="004D7DB6">
        <w:tc>
          <w:tcPr>
            <w:tcW w:w="4788" w:type="dxa"/>
          </w:tcPr>
          <w:p w14:paraId="43F1D2C2" w14:textId="77777777" w:rsidR="00C21BB6" w:rsidRDefault="00C21BB6">
            <w:r>
              <w:t xml:space="preserve">Delimiter/Separator </w:t>
            </w:r>
          </w:p>
        </w:tc>
        <w:tc>
          <w:tcPr>
            <w:tcW w:w="5040" w:type="dxa"/>
          </w:tcPr>
          <w:p w14:paraId="2F2F2C20" w14:textId="77777777" w:rsidR="00C21BB6" w:rsidRDefault="00C21BB6">
            <w:r>
              <w:t>1</w:t>
            </w:r>
          </w:p>
        </w:tc>
      </w:tr>
      <w:tr w:rsidR="00C21BB6" w14:paraId="29E7D3A5" w14:textId="77777777" w:rsidTr="004D7DB6">
        <w:tc>
          <w:tcPr>
            <w:tcW w:w="4788" w:type="dxa"/>
          </w:tcPr>
          <w:p w14:paraId="4306BE57" w14:textId="77777777" w:rsidR="00C21BB6" w:rsidRDefault="00C21BB6">
            <w:r>
              <w:t>Name Information</w:t>
            </w:r>
          </w:p>
        </w:tc>
        <w:tc>
          <w:tcPr>
            <w:tcW w:w="5040" w:type="dxa"/>
          </w:tcPr>
          <w:p w14:paraId="74C0F79A" w14:textId="77777777" w:rsidR="00C21BB6" w:rsidRDefault="00C21BB6">
            <w:r>
              <w:t>To 26 characters</w:t>
            </w:r>
          </w:p>
        </w:tc>
      </w:tr>
      <w:tr w:rsidR="00C21BB6" w14:paraId="7A052D65" w14:textId="77777777" w:rsidTr="004D7DB6">
        <w:tc>
          <w:tcPr>
            <w:tcW w:w="4788" w:type="dxa"/>
          </w:tcPr>
          <w:p w14:paraId="3DAF2ECB" w14:textId="77777777" w:rsidR="00C21BB6" w:rsidRDefault="00C21BB6">
            <w:r>
              <w:t>Delimiter/Separator</w:t>
            </w:r>
          </w:p>
        </w:tc>
        <w:tc>
          <w:tcPr>
            <w:tcW w:w="5040" w:type="dxa"/>
          </w:tcPr>
          <w:p w14:paraId="04A2F106" w14:textId="77777777" w:rsidR="00C21BB6" w:rsidRDefault="00C21BB6">
            <w:r>
              <w:t>1</w:t>
            </w:r>
          </w:p>
        </w:tc>
      </w:tr>
      <w:tr w:rsidR="00C21BB6" w14:paraId="23C66F22" w14:textId="77777777" w:rsidTr="004D7DB6">
        <w:tc>
          <w:tcPr>
            <w:tcW w:w="4788" w:type="dxa"/>
          </w:tcPr>
          <w:p w14:paraId="33AB8111" w14:textId="77777777" w:rsidR="00C21BB6" w:rsidRDefault="00C21BB6">
            <w:r>
              <w:t>Expiration Date (format YYMM)</w:t>
            </w:r>
          </w:p>
        </w:tc>
        <w:tc>
          <w:tcPr>
            <w:tcW w:w="5040" w:type="dxa"/>
          </w:tcPr>
          <w:p w14:paraId="558328F0" w14:textId="77777777" w:rsidR="00C21BB6" w:rsidRDefault="00C21BB6">
            <w:r>
              <w:t>4</w:t>
            </w:r>
          </w:p>
        </w:tc>
      </w:tr>
      <w:tr w:rsidR="00C21BB6" w14:paraId="004FDC8F" w14:textId="77777777" w:rsidTr="004D7DB6">
        <w:tc>
          <w:tcPr>
            <w:tcW w:w="4788" w:type="dxa"/>
          </w:tcPr>
          <w:p w14:paraId="0EA22D11" w14:textId="77777777" w:rsidR="00C21BB6" w:rsidRDefault="00C21BB6">
            <w:r>
              <w:t>Service Code</w:t>
            </w:r>
          </w:p>
        </w:tc>
        <w:tc>
          <w:tcPr>
            <w:tcW w:w="5040" w:type="dxa"/>
          </w:tcPr>
          <w:p w14:paraId="7EA7A41D" w14:textId="77777777" w:rsidR="00C21BB6" w:rsidRDefault="00C21BB6">
            <w:r>
              <w:t>3</w:t>
            </w:r>
          </w:p>
        </w:tc>
      </w:tr>
      <w:tr w:rsidR="00C21BB6" w14:paraId="22D2092F" w14:textId="77777777" w:rsidTr="004D7DB6">
        <w:tc>
          <w:tcPr>
            <w:tcW w:w="4788" w:type="dxa"/>
          </w:tcPr>
          <w:p w14:paraId="12CCFC58" w14:textId="77777777" w:rsidR="00C21BB6" w:rsidRDefault="00C21BB6">
            <w:r>
              <w:t xml:space="preserve">Discretionary Data            </w:t>
            </w:r>
          </w:p>
          <w:p w14:paraId="5CF97DC1" w14:textId="77777777" w:rsidR="00C21BB6" w:rsidRDefault="00C21BB6">
            <w:r>
              <w:t xml:space="preserve">      CVV</w:t>
            </w:r>
          </w:p>
          <w:p w14:paraId="6A5A4FC0" w14:textId="77777777" w:rsidR="00C21BB6" w:rsidRDefault="00C21BB6">
            <w:r>
              <w:t xml:space="preserve">      Reserved (zoned zeros)</w:t>
            </w:r>
          </w:p>
          <w:p w14:paraId="25B267B9" w14:textId="77777777" w:rsidR="00C21BB6" w:rsidRDefault="00C21BB6">
            <w:r>
              <w:t xml:space="preserve">      Language Code</w:t>
            </w:r>
          </w:p>
          <w:p w14:paraId="4841D80F" w14:textId="77777777" w:rsidR="00C21BB6" w:rsidRDefault="00C21BB6">
            <w:r>
              <w:t xml:space="preserve">      Reserved (zoned zeros)</w:t>
            </w:r>
          </w:p>
        </w:tc>
        <w:tc>
          <w:tcPr>
            <w:tcW w:w="5040" w:type="dxa"/>
          </w:tcPr>
          <w:p w14:paraId="210A859A" w14:textId="77777777" w:rsidR="00C21BB6" w:rsidRDefault="00C21BB6"/>
          <w:p w14:paraId="2BB429BB" w14:textId="77777777" w:rsidR="00C21BB6" w:rsidRDefault="00C21BB6">
            <w:r>
              <w:t>4</w:t>
            </w:r>
          </w:p>
          <w:p w14:paraId="39B1BB08" w14:textId="77777777" w:rsidR="00C21BB6" w:rsidRDefault="00C21BB6">
            <w:r>
              <w:t>4</w:t>
            </w:r>
          </w:p>
          <w:p w14:paraId="72610269" w14:textId="77777777" w:rsidR="00C21BB6" w:rsidRDefault="00C21BB6">
            <w:r>
              <w:t>2</w:t>
            </w:r>
          </w:p>
          <w:p w14:paraId="0EA6748D" w14:textId="77777777" w:rsidR="00C21BB6" w:rsidRDefault="00C21BB6">
            <w:r>
              <w:t>remainder of Track 1 area to 79 overall characters</w:t>
            </w:r>
          </w:p>
        </w:tc>
      </w:tr>
    </w:tbl>
    <w:p w14:paraId="6EB7203F" w14:textId="77777777" w:rsidR="00A91CB8" w:rsidRPr="00A91CB8" w:rsidRDefault="00A91CB8" w:rsidP="00A91CB8">
      <w:pPr>
        <w:rPr>
          <w:rFonts w:cs="Arial"/>
        </w:rPr>
      </w:pPr>
    </w:p>
    <w:p w14:paraId="025CF85E" w14:textId="77777777" w:rsidR="00C21BB6" w:rsidRDefault="00C21BB6" w:rsidP="00A91CB8">
      <w:pPr>
        <w:pStyle w:val="Heading1"/>
        <w:pageBreakBefore/>
      </w:pPr>
      <w:bookmarkStart w:id="2985" w:name="_Toc482088460"/>
      <w:bookmarkStart w:id="2986" w:name="_Toc485012244"/>
      <w:bookmarkStart w:id="2987" w:name="_Toc509286720"/>
      <w:bookmarkStart w:id="2988" w:name="_Toc75147385"/>
      <w:bookmarkStart w:id="2989" w:name="_Toc128225727"/>
      <w:bookmarkStart w:id="2990" w:name="_Toc181695945"/>
      <w:bookmarkStart w:id="2991" w:name="_Toc224977523"/>
      <w:bookmarkStart w:id="2992" w:name="_Toc379192400"/>
      <w:bookmarkStart w:id="2993" w:name="_Toc30407798"/>
      <w:bookmarkStart w:id="2994" w:name="_Toc126079370"/>
      <w:r>
        <w:lastRenderedPageBreak/>
        <w:t>APPENDIX F - TRACK 2 LAYOUT</w:t>
      </w:r>
      <w:bookmarkEnd w:id="2985"/>
      <w:bookmarkEnd w:id="2986"/>
      <w:bookmarkEnd w:id="2987"/>
      <w:bookmarkEnd w:id="2988"/>
      <w:bookmarkEnd w:id="2989"/>
      <w:bookmarkEnd w:id="2990"/>
      <w:bookmarkEnd w:id="2991"/>
      <w:bookmarkEnd w:id="2992"/>
      <w:bookmarkEnd w:id="2993"/>
      <w:bookmarkEnd w:id="2994"/>
    </w:p>
    <w:p w14:paraId="43B0DBC8" w14:textId="77777777" w:rsidR="00C21BB6" w:rsidRDefault="00C21BB6"/>
    <w:p w14:paraId="72EC52E2" w14:textId="77777777" w:rsidR="00C21BB6" w:rsidRDefault="00C21BB6">
      <w:r>
        <w:t>For 19-Digit Card Numbers</w:t>
      </w:r>
    </w:p>
    <w:p w14:paraId="6F34A707" w14:textId="77777777" w:rsidR="004D7DB6" w:rsidRDefault="004D7DB6"/>
    <w:tbl>
      <w:tblPr>
        <w:tblW w:w="0" w:type="auto"/>
        <w:tblBorders>
          <w:top w:val="single" w:sz="4" w:space="0" w:color="auto"/>
          <w:bottom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2178"/>
        <w:gridCol w:w="2430"/>
        <w:gridCol w:w="5208"/>
      </w:tblGrid>
      <w:tr w:rsidR="00C21BB6" w:rsidRPr="004D7DB6" w14:paraId="1EF9D567" w14:textId="77777777" w:rsidTr="004D7DB6">
        <w:tc>
          <w:tcPr>
            <w:tcW w:w="2178" w:type="dxa"/>
            <w:shd w:val="clear" w:color="auto" w:fill="FFFFFF" w:themeFill="background1"/>
          </w:tcPr>
          <w:p w14:paraId="51F8AC5B" w14:textId="77777777" w:rsidR="00C21BB6" w:rsidRPr="004D7DB6" w:rsidRDefault="00C21BB6" w:rsidP="004D7DB6">
            <w:pPr>
              <w:spacing w:before="60" w:after="60"/>
              <w:rPr>
                <w:b/>
                <w:bCs/>
              </w:rPr>
            </w:pPr>
            <w:r w:rsidRPr="004D7DB6">
              <w:rPr>
                <w:b/>
                <w:bCs/>
              </w:rPr>
              <w:t>Start Position</w:t>
            </w:r>
          </w:p>
        </w:tc>
        <w:tc>
          <w:tcPr>
            <w:tcW w:w="2430" w:type="dxa"/>
            <w:shd w:val="clear" w:color="auto" w:fill="FFFFFF" w:themeFill="background1"/>
          </w:tcPr>
          <w:p w14:paraId="4BF8FFCA" w14:textId="77777777" w:rsidR="00C21BB6" w:rsidRPr="004D7DB6" w:rsidRDefault="00C21BB6" w:rsidP="004D7DB6">
            <w:pPr>
              <w:spacing w:before="60" w:after="60"/>
              <w:rPr>
                <w:b/>
                <w:bCs/>
              </w:rPr>
            </w:pPr>
            <w:r w:rsidRPr="004D7DB6">
              <w:rPr>
                <w:b/>
                <w:bCs/>
              </w:rPr>
              <w:t>Ending Position</w:t>
            </w:r>
          </w:p>
        </w:tc>
        <w:tc>
          <w:tcPr>
            <w:tcW w:w="5208" w:type="dxa"/>
            <w:shd w:val="clear" w:color="auto" w:fill="FFFFFF" w:themeFill="background1"/>
          </w:tcPr>
          <w:p w14:paraId="2A79D555" w14:textId="77777777" w:rsidR="00C21BB6" w:rsidRPr="004D7DB6" w:rsidRDefault="00C21BB6" w:rsidP="004D7DB6">
            <w:pPr>
              <w:spacing w:before="60" w:after="60"/>
              <w:rPr>
                <w:b/>
                <w:bCs/>
              </w:rPr>
            </w:pPr>
            <w:r w:rsidRPr="004D7DB6">
              <w:rPr>
                <w:b/>
                <w:bCs/>
              </w:rPr>
              <w:t>Contents</w:t>
            </w:r>
          </w:p>
        </w:tc>
      </w:tr>
      <w:tr w:rsidR="00C21BB6" w14:paraId="345424CA" w14:textId="77777777" w:rsidTr="004D7DB6">
        <w:tc>
          <w:tcPr>
            <w:tcW w:w="2178" w:type="dxa"/>
            <w:shd w:val="clear" w:color="auto" w:fill="FFFFFF" w:themeFill="background1"/>
          </w:tcPr>
          <w:p w14:paraId="717C9ABF" w14:textId="77777777" w:rsidR="00C21BB6" w:rsidRDefault="00C21BB6">
            <w:r>
              <w:t>1</w:t>
            </w:r>
          </w:p>
        </w:tc>
        <w:tc>
          <w:tcPr>
            <w:tcW w:w="2430" w:type="dxa"/>
            <w:shd w:val="clear" w:color="auto" w:fill="FFFFFF" w:themeFill="background1"/>
          </w:tcPr>
          <w:p w14:paraId="5449726B" w14:textId="77777777" w:rsidR="00C21BB6" w:rsidRDefault="00C21BB6">
            <w:r>
              <w:t>19</w:t>
            </w:r>
          </w:p>
        </w:tc>
        <w:tc>
          <w:tcPr>
            <w:tcW w:w="5208" w:type="dxa"/>
            <w:shd w:val="clear" w:color="auto" w:fill="FFFFFF" w:themeFill="background1"/>
          </w:tcPr>
          <w:p w14:paraId="20B75567" w14:textId="77777777" w:rsidR="00C21BB6" w:rsidRDefault="00C21BB6">
            <w:r>
              <w:t>Card Number</w:t>
            </w:r>
          </w:p>
        </w:tc>
      </w:tr>
      <w:tr w:rsidR="00C21BB6" w14:paraId="6B6DF2B7" w14:textId="77777777" w:rsidTr="004D7DB6">
        <w:tc>
          <w:tcPr>
            <w:tcW w:w="2178" w:type="dxa"/>
            <w:shd w:val="clear" w:color="auto" w:fill="FFFFFF" w:themeFill="background1"/>
          </w:tcPr>
          <w:p w14:paraId="1B142117" w14:textId="77777777" w:rsidR="00C21BB6" w:rsidRDefault="00C21BB6">
            <w:r>
              <w:t>20</w:t>
            </w:r>
          </w:p>
        </w:tc>
        <w:tc>
          <w:tcPr>
            <w:tcW w:w="2430" w:type="dxa"/>
            <w:shd w:val="clear" w:color="auto" w:fill="FFFFFF" w:themeFill="background1"/>
          </w:tcPr>
          <w:p w14:paraId="6E4642AC" w14:textId="77777777" w:rsidR="00C21BB6" w:rsidRDefault="00C21BB6">
            <w:r>
              <w:t>20</w:t>
            </w:r>
          </w:p>
        </w:tc>
        <w:tc>
          <w:tcPr>
            <w:tcW w:w="5208" w:type="dxa"/>
            <w:shd w:val="clear" w:color="auto" w:fill="FFFFFF" w:themeFill="background1"/>
          </w:tcPr>
          <w:p w14:paraId="1878C017" w14:textId="77777777" w:rsidR="00C21BB6" w:rsidRDefault="00C21BB6">
            <w:r>
              <w:t>Delimiter (value X'C4', or character "D")</w:t>
            </w:r>
          </w:p>
        </w:tc>
      </w:tr>
      <w:tr w:rsidR="00C21BB6" w14:paraId="7A460BB5" w14:textId="77777777" w:rsidTr="004D7DB6">
        <w:tc>
          <w:tcPr>
            <w:tcW w:w="2178" w:type="dxa"/>
            <w:shd w:val="clear" w:color="auto" w:fill="FFFFFF" w:themeFill="background1"/>
          </w:tcPr>
          <w:p w14:paraId="740557CE" w14:textId="77777777" w:rsidR="00C21BB6" w:rsidRDefault="00C21BB6">
            <w:r>
              <w:t>21</w:t>
            </w:r>
          </w:p>
        </w:tc>
        <w:tc>
          <w:tcPr>
            <w:tcW w:w="2430" w:type="dxa"/>
            <w:shd w:val="clear" w:color="auto" w:fill="FFFFFF" w:themeFill="background1"/>
          </w:tcPr>
          <w:p w14:paraId="0C066776" w14:textId="77777777" w:rsidR="00C21BB6" w:rsidRDefault="00C21BB6">
            <w:r>
              <w:t>24</w:t>
            </w:r>
          </w:p>
        </w:tc>
        <w:tc>
          <w:tcPr>
            <w:tcW w:w="5208" w:type="dxa"/>
            <w:shd w:val="clear" w:color="auto" w:fill="FFFFFF" w:themeFill="background1"/>
          </w:tcPr>
          <w:p w14:paraId="6CBBC373" w14:textId="77777777" w:rsidR="00C21BB6" w:rsidRDefault="00C21BB6">
            <w:r>
              <w:t>Expiry Date (format YYMM)</w:t>
            </w:r>
          </w:p>
        </w:tc>
      </w:tr>
      <w:tr w:rsidR="00C21BB6" w14:paraId="7BFD19FD" w14:textId="77777777" w:rsidTr="004D7DB6">
        <w:tc>
          <w:tcPr>
            <w:tcW w:w="2178" w:type="dxa"/>
            <w:shd w:val="clear" w:color="auto" w:fill="FFFFFF" w:themeFill="background1"/>
          </w:tcPr>
          <w:p w14:paraId="6C3C258C" w14:textId="77777777" w:rsidR="00C21BB6" w:rsidRDefault="00C21BB6">
            <w:r>
              <w:t>25</w:t>
            </w:r>
          </w:p>
        </w:tc>
        <w:tc>
          <w:tcPr>
            <w:tcW w:w="2430" w:type="dxa"/>
            <w:shd w:val="clear" w:color="auto" w:fill="FFFFFF" w:themeFill="background1"/>
          </w:tcPr>
          <w:p w14:paraId="5A79635E" w14:textId="77777777" w:rsidR="00C21BB6" w:rsidRDefault="00C21BB6">
            <w:r>
              <w:t>27</w:t>
            </w:r>
          </w:p>
        </w:tc>
        <w:tc>
          <w:tcPr>
            <w:tcW w:w="5208" w:type="dxa"/>
            <w:shd w:val="clear" w:color="auto" w:fill="FFFFFF" w:themeFill="background1"/>
          </w:tcPr>
          <w:p w14:paraId="7DE6028F" w14:textId="77777777" w:rsidR="00C21BB6" w:rsidRDefault="00C21BB6">
            <w:r>
              <w:t>Service Code (from the ISO standard, both the Interchange Designator and Service Code)</w:t>
            </w:r>
          </w:p>
        </w:tc>
      </w:tr>
      <w:tr w:rsidR="00C21BB6" w14:paraId="05A9D119" w14:textId="77777777" w:rsidTr="004D7DB6">
        <w:tc>
          <w:tcPr>
            <w:tcW w:w="2178" w:type="dxa"/>
            <w:shd w:val="clear" w:color="auto" w:fill="FFFFFF" w:themeFill="background1"/>
          </w:tcPr>
          <w:p w14:paraId="37DAEA6F" w14:textId="77777777" w:rsidR="00C21BB6" w:rsidRDefault="00C21BB6">
            <w:r>
              <w:t>28</w:t>
            </w:r>
          </w:p>
        </w:tc>
        <w:tc>
          <w:tcPr>
            <w:tcW w:w="2430" w:type="dxa"/>
            <w:shd w:val="clear" w:color="auto" w:fill="FFFFFF" w:themeFill="background1"/>
          </w:tcPr>
          <w:p w14:paraId="646070F9" w14:textId="77777777" w:rsidR="00C21BB6" w:rsidRDefault="00C21BB6">
            <w:r>
              <w:t>31</w:t>
            </w:r>
          </w:p>
        </w:tc>
        <w:tc>
          <w:tcPr>
            <w:tcW w:w="5208" w:type="dxa"/>
            <w:shd w:val="clear" w:color="auto" w:fill="FFFFFF" w:themeFill="background1"/>
          </w:tcPr>
          <w:p w14:paraId="62DAF9B0" w14:textId="77777777" w:rsidR="00C21BB6" w:rsidRDefault="00C21BB6">
            <w:r>
              <w:t>CVV</w:t>
            </w:r>
          </w:p>
        </w:tc>
      </w:tr>
      <w:tr w:rsidR="00C21BB6" w14:paraId="454F5F2A" w14:textId="77777777" w:rsidTr="004D7DB6">
        <w:tc>
          <w:tcPr>
            <w:tcW w:w="2178" w:type="dxa"/>
            <w:shd w:val="clear" w:color="auto" w:fill="FFFFFF" w:themeFill="background1"/>
          </w:tcPr>
          <w:p w14:paraId="5EC75EBB" w14:textId="77777777" w:rsidR="00C21BB6" w:rsidRDefault="00C21BB6">
            <w:r>
              <w:t>32</w:t>
            </w:r>
          </w:p>
        </w:tc>
        <w:tc>
          <w:tcPr>
            <w:tcW w:w="2430" w:type="dxa"/>
            <w:shd w:val="clear" w:color="auto" w:fill="FFFFFF" w:themeFill="background1"/>
          </w:tcPr>
          <w:p w14:paraId="218A240C" w14:textId="77777777" w:rsidR="00C21BB6" w:rsidRDefault="00C21BB6">
            <w:r>
              <w:t>35</w:t>
            </w:r>
          </w:p>
        </w:tc>
        <w:tc>
          <w:tcPr>
            <w:tcW w:w="5208" w:type="dxa"/>
            <w:shd w:val="clear" w:color="auto" w:fill="FFFFFF" w:themeFill="background1"/>
          </w:tcPr>
          <w:p w14:paraId="4B959A5A" w14:textId="77777777" w:rsidR="00C21BB6" w:rsidRDefault="00C21BB6">
            <w:r>
              <w:t>Reserved (value X'F0' for each byte)</w:t>
            </w:r>
          </w:p>
        </w:tc>
      </w:tr>
      <w:tr w:rsidR="00C21BB6" w14:paraId="1B9BB6FC" w14:textId="77777777" w:rsidTr="004D7DB6">
        <w:tc>
          <w:tcPr>
            <w:tcW w:w="2178" w:type="dxa"/>
            <w:shd w:val="clear" w:color="auto" w:fill="FFFFFF" w:themeFill="background1"/>
          </w:tcPr>
          <w:p w14:paraId="11029A63" w14:textId="77777777" w:rsidR="00C21BB6" w:rsidRDefault="00C21BB6">
            <w:r>
              <w:t>36</w:t>
            </w:r>
          </w:p>
        </w:tc>
        <w:tc>
          <w:tcPr>
            <w:tcW w:w="2430" w:type="dxa"/>
            <w:shd w:val="clear" w:color="auto" w:fill="FFFFFF" w:themeFill="background1"/>
          </w:tcPr>
          <w:p w14:paraId="2BE9906C" w14:textId="77777777" w:rsidR="00C21BB6" w:rsidRDefault="00C21BB6">
            <w:r>
              <w:t>37</w:t>
            </w:r>
          </w:p>
        </w:tc>
        <w:tc>
          <w:tcPr>
            <w:tcW w:w="5208" w:type="dxa"/>
            <w:shd w:val="clear" w:color="auto" w:fill="FFFFFF" w:themeFill="background1"/>
          </w:tcPr>
          <w:p w14:paraId="3A564B83" w14:textId="77777777" w:rsidR="00C21BB6" w:rsidRDefault="00C21BB6">
            <w:r>
              <w:t>Language Code</w:t>
            </w:r>
          </w:p>
        </w:tc>
      </w:tr>
    </w:tbl>
    <w:p w14:paraId="3FC7A595" w14:textId="77777777" w:rsidR="00C21BB6" w:rsidRDefault="00C21BB6"/>
    <w:p w14:paraId="69281C45" w14:textId="77777777" w:rsidR="00C21BB6" w:rsidRDefault="00C21BB6"/>
    <w:p w14:paraId="42D1666C" w14:textId="77777777" w:rsidR="00C21BB6" w:rsidRDefault="00C21BB6" w:rsidP="00A91CB8">
      <w:pPr>
        <w:pStyle w:val="Heading1"/>
        <w:pageBreakBefore/>
      </w:pPr>
      <w:bookmarkStart w:id="2995" w:name="_Toc128225728"/>
      <w:bookmarkStart w:id="2996" w:name="_Toc181695946"/>
      <w:bookmarkStart w:id="2997" w:name="_Toc224977524"/>
      <w:bookmarkStart w:id="2998" w:name="_Toc379192401"/>
      <w:bookmarkStart w:id="2999" w:name="_Toc30407799"/>
      <w:bookmarkStart w:id="3000" w:name="_Toc126079371"/>
      <w:r>
        <w:lastRenderedPageBreak/>
        <w:t>APPENDIX G – FULL TERMINAL DOWNLOAD EXAMPLE</w:t>
      </w:r>
      <w:bookmarkEnd w:id="2995"/>
      <w:bookmarkEnd w:id="2996"/>
      <w:bookmarkEnd w:id="2997"/>
      <w:bookmarkEnd w:id="2998"/>
      <w:bookmarkEnd w:id="2999"/>
      <w:bookmarkEnd w:id="3000"/>
    </w:p>
    <w:p w14:paraId="76531187" w14:textId="77777777" w:rsidR="00C21BB6" w:rsidRDefault="00C21BB6"/>
    <w:p w14:paraId="6BD44F24" w14:textId="77777777" w:rsidR="00C21BB6" w:rsidRDefault="00C21BB6">
      <w:r>
        <w:t>The following is an example of a full terminal download. Messaged below don’t include protocol headers or trailers. Field separators and the ETX character appear as “?”.</w:t>
      </w:r>
    </w:p>
    <w:p w14:paraId="4AED15E2" w14:textId="77777777" w:rsidR="00703E89" w:rsidRDefault="00703E89"/>
    <w:p w14:paraId="046D580C" w14:textId="77777777" w:rsidR="00703E89" w:rsidRDefault="00703E89" w:rsidP="00703E89">
      <w:pPr>
        <w:rPr>
          <w:rFonts w:ascii="Calibri" w:eastAsiaTheme="minorHAnsi" w:hAnsi="Calibri" w:cs="Calibri"/>
          <w:color w:val="1F497D"/>
          <w:szCs w:val="22"/>
        </w:rPr>
      </w:pPr>
      <w:r>
        <w:rPr>
          <w:rFonts w:ascii="Calibri" w:eastAsiaTheme="minorHAnsi" w:hAnsi="Calibri" w:cs="Calibri"/>
          <w:color w:val="1F497D"/>
          <w:szCs w:val="22"/>
        </w:rPr>
        <w:t>Note: This is not required for Fleet transactions.</w:t>
      </w:r>
    </w:p>
    <w:p w14:paraId="71D768C6" w14:textId="77777777" w:rsidR="00703E89" w:rsidRDefault="00703E89"/>
    <w:p w14:paraId="6FDB5868" w14:textId="77777777" w:rsidR="00C21BB6" w:rsidRDefault="00C21BB6">
      <w:pPr>
        <w:rPr>
          <w:rFonts w:ascii="Courier New" w:hAnsi="Courier New" w:cs="Courier New"/>
          <w:sz w:val="16"/>
        </w:rPr>
      </w:pPr>
    </w:p>
    <w:p w14:paraId="4CDB7DF3" w14:textId="77777777" w:rsidR="00C21BB6" w:rsidRPr="00A70080" w:rsidRDefault="00C21BB6">
      <w:pPr>
        <w:spacing w:line="240" w:lineRule="atLeast"/>
        <w:rPr>
          <w:rFonts w:ascii="Courier New" w:hAnsi="Courier New" w:cs="Courier New"/>
          <w:sz w:val="18"/>
          <w:szCs w:val="18"/>
          <w:lang w:val="fr-CA"/>
        </w:rPr>
      </w:pPr>
      <w:r>
        <w:rPr>
          <w:rFonts w:ascii="Courier New" w:hAnsi="Courier New" w:cs="Courier New"/>
          <w:sz w:val="18"/>
          <w:szCs w:val="18"/>
          <w:lang w:val="en-GB"/>
        </w:rPr>
        <w:t xml:space="preserve">       </w:t>
      </w:r>
      <w:r w:rsidRPr="00A70080">
        <w:rPr>
          <w:rFonts w:ascii="Courier New" w:hAnsi="Courier New" w:cs="Courier New"/>
          <w:sz w:val="18"/>
          <w:szCs w:val="18"/>
          <w:lang w:val="fr-CA"/>
        </w:rPr>
        <w:t xml:space="preserve">SOURCE POS DEVICE         </w:t>
      </w:r>
    </w:p>
    <w:p w14:paraId="1B7BA9F9" w14:textId="77777777" w:rsidR="00C21BB6" w:rsidRDefault="00C21BB6">
      <w:pPr>
        <w:spacing w:line="240" w:lineRule="atLeast"/>
        <w:rPr>
          <w:rFonts w:ascii="Courier New" w:hAnsi="Courier New" w:cs="Courier New"/>
          <w:sz w:val="18"/>
          <w:szCs w:val="18"/>
          <w:lang w:val="fr-CA"/>
        </w:rPr>
      </w:pPr>
      <w:r w:rsidRPr="00A70080">
        <w:rPr>
          <w:rFonts w:ascii="Courier New" w:hAnsi="Courier New" w:cs="Courier New"/>
          <w:sz w:val="18"/>
          <w:szCs w:val="18"/>
          <w:lang w:val="fr-CA"/>
        </w:rPr>
        <w:t xml:space="preserve">       </w:t>
      </w:r>
      <w:r>
        <w:rPr>
          <w:rFonts w:ascii="Courier New" w:hAnsi="Courier New" w:cs="Courier New"/>
          <w:sz w:val="18"/>
          <w:szCs w:val="18"/>
          <w:lang w:val="fr-CA"/>
        </w:rPr>
        <w:t xml:space="preserve">DEST   SPDH     </w:t>
      </w:r>
    </w:p>
    <w:p w14:paraId="72346F00" w14:textId="77777777" w:rsidR="00C21BB6" w:rsidRDefault="00C21BB6">
      <w:pPr>
        <w:spacing w:line="240" w:lineRule="atLeast"/>
        <w:rPr>
          <w:rFonts w:ascii="Courier New" w:hAnsi="Courier New" w:cs="Courier New"/>
          <w:sz w:val="18"/>
          <w:szCs w:val="18"/>
          <w:lang w:val="fr-CA"/>
        </w:rPr>
      </w:pPr>
    </w:p>
    <w:p w14:paraId="6093400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9.85TURBO0000014          041125093731AO90000000?U0?V001000000000000?</w:t>
      </w:r>
    </w:p>
    <w:p w14:paraId="0C0BE4C0" w14:textId="77777777" w:rsidR="00C21BB6" w:rsidRDefault="00C21BB6">
      <w:pPr>
        <w:spacing w:line="240" w:lineRule="atLeast"/>
        <w:rPr>
          <w:rFonts w:ascii="Courier New" w:hAnsi="Courier New" w:cs="Courier New"/>
          <w:sz w:val="18"/>
          <w:szCs w:val="18"/>
          <w:lang w:val="fr-CA"/>
        </w:rPr>
      </w:pPr>
    </w:p>
    <w:p w14:paraId="3F534090" w14:textId="77777777" w:rsidR="00C21BB6" w:rsidRDefault="00C21BB6">
      <w:pPr>
        <w:spacing w:line="240" w:lineRule="atLeast"/>
        <w:rPr>
          <w:rFonts w:ascii="Courier New" w:hAnsi="Courier New" w:cs="Courier New"/>
          <w:sz w:val="18"/>
          <w:szCs w:val="18"/>
          <w:lang w:val="fr-CA"/>
        </w:rPr>
      </w:pPr>
    </w:p>
    <w:p w14:paraId="77E0B19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020A19E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58901B77" w14:textId="77777777" w:rsidR="00C21BB6" w:rsidRDefault="00C21BB6">
      <w:pPr>
        <w:spacing w:line="240" w:lineRule="atLeast"/>
        <w:rPr>
          <w:rFonts w:ascii="Courier New" w:hAnsi="Courier New" w:cs="Courier New"/>
          <w:sz w:val="18"/>
          <w:szCs w:val="18"/>
          <w:lang w:val="fr-CA"/>
        </w:rPr>
      </w:pPr>
    </w:p>
    <w:p w14:paraId="2B7A83B1" w14:textId="77777777" w:rsidR="00C21BB6" w:rsidRPr="00D51F67" w:rsidRDefault="00C21BB6">
      <w:pPr>
        <w:spacing w:line="240" w:lineRule="atLeast"/>
        <w:rPr>
          <w:rFonts w:ascii="Courier New" w:hAnsi="Courier New" w:cs="Courier New"/>
          <w:sz w:val="18"/>
          <w:szCs w:val="18"/>
          <w:lang w:val="pt-BR"/>
        </w:rPr>
      </w:pPr>
      <w:r>
        <w:rPr>
          <w:rFonts w:ascii="Courier New" w:hAnsi="Courier New" w:cs="Courier New"/>
          <w:sz w:val="18"/>
          <w:szCs w:val="18"/>
          <w:lang w:val="fr-CA"/>
        </w:rPr>
        <w:t xml:space="preserve">       </w:t>
      </w:r>
      <w:r w:rsidRPr="00D51F67">
        <w:rPr>
          <w:rFonts w:ascii="Courier New" w:hAnsi="Courier New" w:cs="Courier New"/>
          <w:sz w:val="18"/>
          <w:szCs w:val="18"/>
          <w:lang w:val="pt-BR"/>
        </w:rPr>
        <w:t>9.85TURBO0000014          041125093719AO90000881?V002N 0000000000?W0?A 0</w:t>
      </w:r>
    </w:p>
    <w:p w14:paraId="161AF784" w14:textId="77777777" w:rsidR="00C21BB6" w:rsidRPr="00D51F67" w:rsidRDefault="00C21BB6">
      <w:pPr>
        <w:spacing w:line="240" w:lineRule="atLeast"/>
        <w:rPr>
          <w:rFonts w:ascii="Courier New" w:hAnsi="Courier New" w:cs="Courier New"/>
          <w:sz w:val="18"/>
          <w:szCs w:val="18"/>
          <w:lang w:val="pt-BR"/>
        </w:rPr>
      </w:pPr>
      <w:r w:rsidRPr="00D51F67">
        <w:rPr>
          <w:rFonts w:ascii="Courier New" w:hAnsi="Courier New" w:cs="Courier New"/>
          <w:sz w:val="18"/>
          <w:szCs w:val="18"/>
          <w:lang w:val="pt-BR"/>
        </w:rPr>
        <w:t xml:space="preserve">       000100000000000000000000000000000000000?C 7310211           5939407?E 11</w:t>
      </w:r>
    </w:p>
    <w:p w14:paraId="2396511B" w14:textId="77777777" w:rsidR="00C21BB6" w:rsidRPr="00D51F67" w:rsidRDefault="00C21BB6">
      <w:pPr>
        <w:spacing w:line="240" w:lineRule="atLeast"/>
        <w:rPr>
          <w:rFonts w:ascii="Courier New" w:hAnsi="Courier New" w:cs="Courier New"/>
          <w:sz w:val="18"/>
          <w:szCs w:val="18"/>
          <w:lang w:val="pt-BR"/>
        </w:rPr>
      </w:pPr>
      <w:r w:rsidRPr="00D51F67">
        <w:rPr>
          <w:rFonts w:ascii="Courier New" w:hAnsi="Courier New" w:cs="Courier New"/>
          <w:sz w:val="18"/>
          <w:szCs w:val="18"/>
          <w:lang w:val="pt-BR"/>
        </w:rPr>
        <w:t xml:space="preserve">       0201022200180?F 45 75 25 00 45 75 15 00?H TSDUFONE;UFONETRAN;?I 15?J 60?</w:t>
      </w:r>
    </w:p>
    <w:p w14:paraId="58B23D97" w14:textId="77777777" w:rsidR="00C21BB6" w:rsidRDefault="00C21BB6">
      <w:pPr>
        <w:spacing w:line="240" w:lineRule="atLeast"/>
        <w:rPr>
          <w:rFonts w:ascii="Courier New" w:hAnsi="Courier New" w:cs="Courier New"/>
          <w:sz w:val="18"/>
          <w:szCs w:val="18"/>
          <w:lang w:val="fr-CA"/>
        </w:rPr>
      </w:pPr>
      <w:r w:rsidRPr="00D51F67">
        <w:rPr>
          <w:rFonts w:ascii="Courier New" w:hAnsi="Courier New" w:cs="Courier New"/>
          <w:sz w:val="18"/>
          <w:szCs w:val="18"/>
          <w:lang w:val="pt-BR"/>
        </w:rPr>
        <w:t xml:space="preserve">       </w:t>
      </w:r>
      <w:r>
        <w:rPr>
          <w:rFonts w:ascii="Courier New" w:hAnsi="Courier New" w:cs="Courier New"/>
          <w:sz w:val="18"/>
          <w:szCs w:val="18"/>
          <w:lang w:val="fr-CA"/>
        </w:rPr>
        <w:t>K 60?L 10?M 0?N 0?</w:t>
      </w:r>
    </w:p>
    <w:p w14:paraId="48F1C051" w14:textId="77777777" w:rsidR="00C21BB6" w:rsidRDefault="00C21BB6">
      <w:pPr>
        <w:spacing w:line="240" w:lineRule="atLeast"/>
        <w:rPr>
          <w:rFonts w:ascii="Courier New" w:hAnsi="Courier New" w:cs="Courier New"/>
          <w:sz w:val="18"/>
          <w:szCs w:val="18"/>
          <w:lang w:val="fr-CA"/>
        </w:rPr>
      </w:pPr>
    </w:p>
    <w:p w14:paraId="7D6BC3EE" w14:textId="77777777" w:rsidR="00C21BB6" w:rsidRDefault="00C21BB6">
      <w:pPr>
        <w:spacing w:line="240" w:lineRule="atLeast"/>
        <w:rPr>
          <w:rFonts w:ascii="Courier New" w:hAnsi="Courier New" w:cs="Courier New"/>
          <w:sz w:val="18"/>
          <w:szCs w:val="18"/>
          <w:lang w:val="fr-CA"/>
        </w:rPr>
      </w:pPr>
    </w:p>
    <w:p w14:paraId="2A487FD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3A5E2B9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49BBCFD8" w14:textId="77777777" w:rsidR="00C21BB6" w:rsidRDefault="00C21BB6">
      <w:pPr>
        <w:spacing w:line="240" w:lineRule="atLeast"/>
        <w:rPr>
          <w:rFonts w:ascii="Courier New" w:hAnsi="Courier New" w:cs="Courier New"/>
          <w:sz w:val="18"/>
          <w:szCs w:val="18"/>
          <w:lang w:val="fr-CA"/>
        </w:rPr>
      </w:pPr>
    </w:p>
    <w:p w14:paraId="452178F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9.86TURBO0000014          041125093731AO90100000?U0?V002N 0000000000?</w:t>
      </w:r>
    </w:p>
    <w:p w14:paraId="3029AFD6" w14:textId="77777777" w:rsidR="00C21BB6" w:rsidRDefault="00C21BB6">
      <w:pPr>
        <w:spacing w:line="240" w:lineRule="atLeast"/>
        <w:rPr>
          <w:rFonts w:ascii="Courier New" w:hAnsi="Courier New" w:cs="Courier New"/>
          <w:sz w:val="18"/>
          <w:szCs w:val="18"/>
          <w:lang w:val="fr-CA"/>
        </w:rPr>
      </w:pPr>
    </w:p>
    <w:p w14:paraId="4A4B6900" w14:textId="77777777" w:rsidR="00C21BB6" w:rsidRDefault="00C21BB6">
      <w:pPr>
        <w:spacing w:line="240" w:lineRule="atLeast"/>
        <w:rPr>
          <w:rFonts w:ascii="Courier New" w:hAnsi="Courier New" w:cs="Courier New"/>
          <w:sz w:val="18"/>
          <w:szCs w:val="18"/>
          <w:lang w:val="fr-CA"/>
        </w:rPr>
      </w:pPr>
    </w:p>
    <w:p w14:paraId="4A08110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3282D05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5F7FE21D" w14:textId="77777777" w:rsidR="00C21BB6" w:rsidRDefault="00C21BB6">
      <w:pPr>
        <w:spacing w:line="240" w:lineRule="atLeast"/>
        <w:rPr>
          <w:rFonts w:ascii="Courier New" w:hAnsi="Courier New" w:cs="Courier New"/>
          <w:sz w:val="18"/>
          <w:szCs w:val="18"/>
          <w:lang w:val="fr-CA"/>
        </w:rPr>
      </w:pPr>
    </w:p>
    <w:p w14:paraId="48124F1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9.86TURBO0000014          041125093719AO90000881?V0020 0000000000?W0?0 1</w:t>
      </w:r>
    </w:p>
    <w:p w14:paraId="01704BE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9          4163644314          4163644526          99824838</w:t>
      </w:r>
    </w:p>
    <w:p w14:paraId="4C1C485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20444372    1111004DP00020?</w:t>
      </w:r>
    </w:p>
    <w:p w14:paraId="740F00C6" w14:textId="77777777" w:rsidR="00C21BB6" w:rsidRDefault="00C21BB6">
      <w:pPr>
        <w:spacing w:line="240" w:lineRule="atLeast"/>
        <w:rPr>
          <w:rFonts w:ascii="Courier New" w:hAnsi="Courier New" w:cs="Courier New"/>
          <w:sz w:val="18"/>
          <w:szCs w:val="18"/>
          <w:lang w:val="fr-CA"/>
        </w:rPr>
      </w:pPr>
    </w:p>
    <w:p w14:paraId="7E9D9DD1" w14:textId="77777777" w:rsidR="00C21BB6" w:rsidRDefault="00C21BB6">
      <w:pPr>
        <w:spacing w:line="240" w:lineRule="atLeast"/>
        <w:rPr>
          <w:rFonts w:ascii="Courier New" w:hAnsi="Courier New" w:cs="Courier New"/>
          <w:sz w:val="18"/>
          <w:szCs w:val="18"/>
          <w:lang w:val="fr-CA"/>
        </w:rPr>
      </w:pPr>
    </w:p>
    <w:p w14:paraId="7FBC5EB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788ACC86"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FD5317A" w14:textId="77777777" w:rsidR="00C21BB6" w:rsidRDefault="00C21BB6">
      <w:pPr>
        <w:spacing w:line="240" w:lineRule="atLeast"/>
        <w:rPr>
          <w:rFonts w:ascii="Courier New" w:hAnsi="Courier New" w:cs="Courier New"/>
          <w:sz w:val="18"/>
          <w:szCs w:val="18"/>
          <w:lang w:val="fr-CA"/>
        </w:rPr>
      </w:pPr>
    </w:p>
    <w:p w14:paraId="30D81ED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9.87TURBO0000014          041125093731AO90100000?U0?V0020 0000000000?</w:t>
      </w:r>
    </w:p>
    <w:p w14:paraId="6E22F763" w14:textId="77777777" w:rsidR="00C21BB6" w:rsidRDefault="00C21BB6">
      <w:pPr>
        <w:spacing w:line="240" w:lineRule="atLeast"/>
        <w:rPr>
          <w:rFonts w:ascii="Courier New" w:hAnsi="Courier New" w:cs="Courier New"/>
          <w:sz w:val="18"/>
          <w:szCs w:val="18"/>
          <w:lang w:val="fr-CA"/>
        </w:rPr>
      </w:pPr>
    </w:p>
    <w:p w14:paraId="4E798B66" w14:textId="77777777" w:rsidR="00C21BB6" w:rsidRDefault="00C21BB6">
      <w:pPr>
        <w:spacing w:line="240" w:lineRule="atLeast"/>
        <w:rPr>
          <w:rFonts w:ascii="Courier New" w:hAnsi="Courier New" w:cs="Courier New"/>
          <w:sz w:val="18"/>
          <w:szCs w:val="18"/>
          <w:lang w:val="fr-CA"/>
        </w:rPr>
      </w:pPr>
    </w:p>
    <w:p w14:paraId="27E59A6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2E612CC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61005D9B" w14:textId="77777777" w:rsidR="00C21BB6" w:rsidRDefault="00C21BB6">
      <w:pPr>
        <w:spacing w:line="240" w:lineRule="atLeast"/>
        <w:rPr>
          <w:rFonts w:ascii="Courier New" w:hAnsi="Courier New" w:cs="Courier New"/>
          <w:sz w:val="18"/>
          <w:szCs w:val="18"/>
          <w:lang w:val="fr-CA"/>
        </w:rPr>
      </w:pPr>
    </w:p>
    <w:p w14:paraId="6613F8C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9.87TURBO0000014          041125093719AO90000881?V0021 0000000000?W0?1 4</w:t>
      </w:r>
    </w:p>
    <w:p w14:paraId="273C7CC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5          4163644526          4163644526          99824838</w:t>
      </w:r>
    </w:p>
    <w:p w14:paraId="568ADF5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lastRenderedPageBreak/>
        <w:t xml:space="preserve">                20444372    1101104VI00020?</w:t>
      </w:r>
    </w:p>
    <w:p w14:paraId="28A7D82A" w14:textId="77777777" w:rsidR="00C21BB6" w:rsidRDefault="00C21BB6">
      <w:pPr>
        <w:spacing w:line="240" w:lineRule="atLeast"/>
        <w:rPr>
          <w:rFonts w:ascii="Courier New" w:hAnsi="Courier New" w:cs="Courier New"/>
          <w:sz w:val="18"/>
          <w:szCs w:val="18"/>
          <w:lang w:val="fr-CA"/>
        </w:rPr>
      </w:pPr>
    </w:p>
    <w:p w14:paraId="4A1C93E1" w14:textId="77777777" w:rsidR="00C21BB6" w:rsidRDefault="00C21BB6">
      <w:pPr>
        <w:spacing w:line="240" w:lineRule="atLeast"/>
        <w:rPr>
          <w:rFonts w:ascii="Courier New" w:hAnsi="Courier New" w:cs="Courier New"/>
          <w:sz w:val="18"/>
          <w:szCs w:val="18"/>
          <w:lang w:val="fr-CA"/>
        </w:rPr>
      </w:pPr>
    </w:p>
    <w:p w14:paraId="456209A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5D1979F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35684C26" w14:textId="77777777" w:rsidR="00C21BB6" w:rsidRDefault="00C21BB6">
      <w:pPr>
        <w:spacing w:line="240" w:lineRule="atLeast"/>
        <w:rPr>
          <w:rFonts w:ascii="Courier New" w:hAnsi="Courier New" w:cs="Courier New"/>
          <w:sz w:val="18"/>
          <w:szCs w:val="18"/>
          <w:lang w:val="fr-CA"/>
        </w:rPr>
      </w:pPr>
    </w:p>
    <w:p w14:paraId="7D3E24B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9.88TURBO0000014          041125093731AO90100000?U0?V0021 0000000000?</w:t>
      </w:r>
    </w:p>
    <w:p w14:paraId="54139BA8" w14:textId="77777777" w:rsidR="00C21BB6" w:rsidRDefault="00C21BB6">
      <w:pPr>
        <w:spacing w:line="240" w:lineRule="atLeast"/>
        <w:rPr>
          <w:rFonts w:ascii="Courier New" w:hAnsi="Courier New" w:cs="Courier New"/>
          <w:sz w:val="18"/>
          <w:szCs w:val="18"/>
          <w:lang w:val="fr-CA"/>
        </w:rPr>
      </w:pPr>
    </w:p>
    <w:p w14:paraId="0F475CC4" w14:textId="77777777" w:rsidR="00C21BB6" w:rsidRDefault="00C21BB6">
      <w:pPr>
        <w:spacing w:line="240" w:lineRule="atLeast"/>
        <w:rPr>
          <w:rFonts w:ascii="Courier New" w:hAnsi="Courier New" w:cs="Courier New"/>
          <w:sz w:val="18"/>
          <w:szCs w:val="18"/>
          <w:lang w:val="fr-CA"/>
        </w:rPr>
      </w:pPr>
    </w:p>
    <w:p w14:paraId="3FBE91C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0CEBA9E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47E1F39C" w14:textId="77777777" w:rsidR="00C21BB6" w:rsidRDefault="00C21BB6">
      <w:pPr>
        <w:spacing w:line="240" w:lineRule="atLeast"/>
        <w:rPr>
          <w:rFonts w:ascii="Courier New" w:hAnsi="Courier New" w:cs="Courier New"/>
          <w:sz w:val="18"/>
          <w:szCs w:val="18"/>
          <w:lang w:val="fr-CA"/>
        </w:rPr>
      </w:pPr>
    </w:p>
    <w:p w14:paraId="424B88B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9.88TURBO0000014          041125093719AO90000881?V0022 0000000000?W0?2 5</w:t>
      </w:r>
    </w:p>
    <w:p w14:paraId="66C843D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6          4163644526          4163644526          99824838</w:t>
      </w:r>
    </w:p>
    <w:p w14:paraId="2BDFA93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00213355    1101124MC00020?</w:t>
      </w:r>
    </w:p>
    <w:p w14:paraId="3E6C2EA0" w14:textId="77777777" w:rsidR="00C21BB6" w:rsidRDefault="00C21BB6">
      <w:pPr>
        <w:spacing w:line="240" w:lineRule="atLeast"/>
        <w:rPr>
          <w:rFonts w:ascii="Courier New" w:hAnsi="Courier New" w:cs="Courier New"/>
          <w:sz w:val="18"/>
          <w:szCs w:val="18"/>
          <w:lang w:val="fr-CA"/>
        </w:rPr>
      </w:pPr>
    </w:p>
    <w:p w14:paraId="57458312" w14:textId="77777777" w:rsidR="00C21BB6" w:rsidRDefault="00C21BB6">
      <w:pPr>
        <w:spacing w:line="240" w:lineRule="atLeast"/>
        <w:rPr>
          <w:rFonts w:ascii="Courier New" w:hAnsi="Courier New" w:cs="Courier New"/>
          <w:sz w:val="18"/>
          <w:szCs w:val="18"/>
          <w:lang w:val="fr-CA"/>
        </w:rPr>
      </w:pPr>
    </w:p>
    <w:p w14:paraId="20C2264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53442CD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97A12C4" w14:textId="77777777" w:rsidR="00C21BB6" w:rsidRDefault="00C21BB6">
      <w:pPr>
        <w:spacing w:line="240" w:lineRule="atLeast"/>
        <w:rPr>
          <w:rFonts w:ascii="Courier New" w:hAnsi="Courier New" w:cs="Courier New"/>
          <w:sz w:val="18"/>
          <w:szCs w:val="18"/>
          <w:lang w:val="fr-CA"/>
        </w:rPr>
      </w:pPr>
    </w:p>
    <w:p w14:paraId="5B2EEC6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9.89TURBO0000014          041125093731AO90100000?U0?V0022 0000000000?</w:t>
      </w:r>
    </w:p>
    <w:p w14:paraId="3230075B" w14:textId="77777777" w:rsidR="00C21BB6" w:rsidRDefault="00C21BB6">
      <w:pPr>
        <w:spacing w:line="240" w:lineRule="atLeast"/>
        <w:rPr>
          <w:rFonts w:ascii="Courier New" w:hAnsi="Courier New" w:cs="Courier New"/>
          <w:sz w:val="18"/>
          <w:szCs w:val="18"/>
          <w:lang w:val="fr-CA"/>
        </w:rPr>
      </w:pPr>
    </w:p>
    <w:p w14:paraId="77970306" w14:textId="77777777" w:rsidR="00C21BB6" w:rsidRDefault="00C21BB6">
      <w:pPr>
        <w:spacing w:line="240" w:lineRule="atLeast"/>
        <w:rPr>
          <w:rFonts w:ascii="Courier New" w:hAnsi="Courier New" w:cs="Courier New"/>
          <w:sz w:val="18"/>
          <w:szCs w:val="18"/>
          <w:lang w:val="fr-CA"/>
        </w:rPr>
      </w:pPr>
    </w:p>
    <w:p w14:paraId="775BFCA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1EF7ABA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1E8095DC" w14:textId="77777777" w:rsidR="00C21BB6" w:rsidRDefault="00C21BB6">
      <w:pPr>
        <w:spacing w:line="240" w:lineRule="atLeast"/>
        <w:rPr>
          <w:rFonts w:ascii="Courier New" w:hAnsi="Courier New" w:cs="Courier New"/>
          <w:sz w:val="18"/>
          <w:szCs w:val="18"/>
          <w:lang w:val="fr-CA"/>
        </w:rPr>
      </w:pPr>
    </w:p>
    <w:p w14:paraId="4601E63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9.89TURBO0000014          041125093720AO90000881?V0023 0000000000?W0?3 3</w:t>
      </w:r>
    </w:p>
    <w:p w14:paraId="51EAEA1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4         349999     4163644526          4163644526          99824838</w:t>
      </w:r>
    </w:p>
    <w:p w14:paraId="3C240B3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9300098374101101124AM00020?</w:t>
      </w:r>
    </w:p>
    <w:p w14:paraId="4DCFFF8C" w14:textId="77777777" w:rsidR="00C21BB6" w:rsidRDefault="00C21BB6">
      <w:pPr>
        <w:spacing w:line="240" w:lineRule="atLeast"/>
        <w:rPr>
          <w:rFonts w:ascii="Courier New" w:hAnsi="Courier New" w:cs="Courier New"/>
          <w:sz w:val="18"/>
          <w:szCs w:val="18"/>
          <w:lang w:val="fr-CA"/>
        </w:rPr>
      </w:pPr>
    </w:p>
    <w:p w14:paraId="3F8B7646" w14:textId="77777777" w:rsidR="00C21BB6" w:rsidRDefault="00C21BB6">
      <w:pPr>
        <w:spacing w:line="240" w:lineRule="atLeast"/>
        <w:rPr>
          <w:rFonts w:ascii="Courier New" w:hAnsi="Courier New" w:cs="Courier New"/>
          <w:sz w:val="18"/>
          <w:szCs w:val="18"/>
          <w:lang w:val="fr-CA"/>
        </w:rPr>
      </w:pPr>
    </w:p>
    <w:p w14:paraId="6445422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5007D37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5749763E" w14:textId="77777777" w:rsidR="00C21BB6" w:rsidRDefault="00C21BB6">
      <w:pPr>
        <w:spacing w:line="240" w:lineRule="atLeast"/>
        <w:rPr>
          <w:rFonts w:ascii="Courier New" w:hAnsi="Courier New" w:cs="Courier New"/>
          <w:sz w:val="18"/>
          <w:szCs w:val="18"/>
          <w:lang w:val="fr-CA"/>
        </w:rPr>
      </w:pPr>
    </w:p>
    <w:p w14:paraId="384A10D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9.90TURBO0000014          041125093731AO90100000?U0?V0023 0000000000?</w:t>
      </w:r>
    </w:p>
    <w:p w14:paraId="0C744280" w14:textId="77777777" w:rsidR="00C21BB6" w:rsidRDefault="00C21BB6">
      <w:pPr>
        <w:spacing w:line="240" w:lineRule="atLeast"/>
        <w:rPr>
          <w:rFonts w:ascii="Courier New" w:hAnsi="Courier New" w:cs="Courier New"/>
          <w:sz w:val="18"/>
          <w:szCs w:val="18"/>
          <w:lang w:val="fr-CA"/>
        </w:rPr>
      </w:pPr>
    </w:p>
    <w:p w14:paraId="6327E5CA" w14:textId="77777777" w:rsidR="00C21BB6" w:rsidRDefault="00C21BB6">
      <w:pPr>
        <w:spacing w:line="240" w:lineRule="atLeast"/>
        <w:rPr>
          <w:rFonts w:ascii="Courier New" w:hAnsi="Courier New" w:cs="Courier New"/>
          <w:sz w:val="18"/>
          <w:szCs w:val="18"/>
          <w:lang w:val="fr-CA"/>
        </w:rPr>
      </w:pPr>
    </w:p>
    <w:p w14:paraId="0CA7668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0D1605D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20EAE20C" w14:textId="77777777" w:rsidR="00C21BB6" w:rsidRDefault="00C21BB6">
      <w:pPr>
        <w:spacing w:line="240" w:lineRule="atLeast"/>
        <w:rPr>
          <w:rFonts w:ascii="Courier New" w:hAnsi="Courier New" w:cs="Courier New"/>
          <w:sz w:val="18"/>
          <w:szCs w:val="18"/>
          <w:lang w:val="fr-CA"/>
        </w:rPr>
      </w:pPr>
    </w:p>
    <w:p w14:paraId="6DEEB12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9.90TURBO0000014          041125093720AO90000881?V0024 0000000000?W0?4 3</w:t>
      </w:r>
    </w:p>
    <w:p w14:paraId="790E703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7         379999     4163644526           4163644526         4163644526</w:t>
      </w:r>
    </w:p>
    <w:p w14:paraId="39F2F7F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9300098374101101104AM00020?</w:t>
      </w:r>
    </w:p>
    <w:p w14:paraId="391FBBC9" w14:textId="77777777" w:rsidR="00C21BB6" w:rsidRDefault="00C21BB6">
      <w:pPr>
        <w:spacing w:line="240" w:lineRule="atLeast"/>
        <w:rPr>
          <w:rFonts w:ascii="Courier New" w:hAnsi="Courier New" w:cs="Courier New"/>
          <w:sz w:val="18"/>
          <w:szCs w:val="18"/>
          <w:lang w:val="fr-CA"/>
        </w:rPr>
      </w:pPr>
    </w:p>
    <w:p w14:paraId="1173EDEE" w14:textId="77777777" w:rsidR="00C21BB6" w:rsidRDefault="00C21BB6">
      <w:pPr>
        <w:spacing w:line="240" w:lineRule="atLeast"/>
        <w:rPr>
          <w:rFonts w:ascii="Courier New" w:hAnsi="Courier New" w:cs="Courier New"/>
          <w:sz w:val="18"/>
          <w:szCs w:val="18"/>
          <w:lang w:val="fr-CA"/>
        </w:rPr>
      </w:pPr>
    </w:p>
    <w:p w14:paraId="277B8A1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496E85C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300E0353" w14:textId="77777777" w:rsidR="00C21BB6" w:rsidRDefault="00C21BB6">
      <w:pPr>
        <w:spacing w:line="240" w:lineRule="atLeast"/>
        <w:rPr>
          <w:rFonts w:ascii="Courier New" w:hAnsi="Courier New" w:cs="Courier New"/>
          <w:sz w:val="18"/>
          <w:szCs w:val="18"/>
          <w:lang w:val="fr-CA"/>
        </w:rPr>
      </w:pPr>
    </w:p>
    <w:p w14:paraId="24A2423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9.91TURBO0000014          041125093731AO90100000?U0?V0024 0000000000?</w:t>
      </w:r>
    </w:p>
    <w:p w14:paraId="7FD25718" w14:textId="77777777" w:rsidR="00C21BB6" w:rsidRDefault="00C21BB6">
      <w:pPr>
        <w:spacing w:line="240" w:lineRule="atLeast"/>
        <w:rPr>
          <w:rFonts w:ascii="Courier New" w:hAnsi="Courier New" w:cs="Courier New"/>
          <w:sz w:val="18"/>
          <w:szCs w:val="18"/>
          <w:lang w:val="fr-CA"/>
        </w:rPr>
      </w:pPr>
    </w:p>
    <w:p w14:paraId="4364393E" w14:textId="77777777" w:rsidR="00C21BB6" w:rsidRDefault="00C21BB6">
      <w:pPr>
        <w:spacing w:line="240" w:lineRule="atLeast"/>
        <w:rPr>
          <w:rFonts w:ascii="Courier New" w:hAnsi="Courier New" w:cs="Courier New"/>
          <w:sz w:val="18"/>
          <w:szCs w:val="18"/>
          <w:lang w:val="fr-CA"/>
        </w:rPr>
      </w:pPr>
    </w:p>
    <w:p w14:paraId="76F4CD5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2877AB2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11EDB18A" w14:textId="77777777" w:rsidR="00C21BB6" w:rsidRDefault="00C21BB6">
      <w:pPr>
        <w:spacing w:line="240" w:lineRule="atLeast"/>
        <w:rPr>
          <w:rFonts w:ascii="Courier New" w:hAnsi="Courier New" w:cs="Courier New"/>
          <w:sz w:val="18"/>
          <w:szCs w:val="18"/>
          <w:lang w:val="fr-CA"/>
        </w:rPr>
      </w:pPr>
    </w:p>
    <w:p w14:paraId="66C0C1B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lastRenderedPageBreak/>
        <w:t xml:space="preserve">       9.91TURBO0000014          041125093720AO90000881?V0025 0000000000?W0?5 3</w:t>
      </w:r>
    </w:p>
    <w:p w14:paraId="0BD4675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045       305999     4163644526          4163644526          4163644526</w:t>
      </w:r>
    </w:p>
    <w:p w14:paraId="6E8E4B7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0552110074  1101104DC00020?</w:t>
      </w:r>
    </w:p>
    <w:p w14:paraId="63F2685A" w14:textId="77777777" w:rsidR="00C21BB6" w:rsidRDefault="00C21BB6">
      <w:pPr>
        <w:spacing w:line="240" w:lineRule="atLeast"/>
        <w:rPr>
          <w:rFonts w:ascii="Courier New" w:hAnsi="Courier New" w:cs="Courier New"/>
          <w:sz w:val="18"/>
          <w:szCs w:val="18"/>
          <w:lang w:val="fr-CA"/>
        </w:rPr>
      </w:pPr>
    </w:p>
    <w:p w14:paraId="659A2739" w14:textId="77777777" w:rsidR="00C21BB6" w:rsidRDefault="00C21BB6">
      <w:pPr>
        <w:spacing w:line="240" w:lineRule="atLeast"/>
        <w:rPr>
          <w:rFonts w:ascii="Courier New" w:hAnsi="Courier New" w:cs="Courier New"/>
          <w:sz w:val="18"/>
          <w:szCs w:val="18"/>
          <w:lang w:val="fr-CA"/>
        </w:rPr>
      </w:pPr>
    </w:p>
    <w:p w14:paraId="65DFB070" w14:textId="77777777" w:rsidR="00C21BB6" w:rsidRDefault="00C21BB6">
      <w:pPr>
        <w:spacing w:line="240" w:lineRule="atLeast"/>
        <w:rPr>
          <w:rFonts w:ascii="Courier New" w:hAnsi="Courier New" w:cs="Courier New"/>
          <w:sz w:val="18"/>
          <w:szCs w:val="18"/>
          <w:lang w:val="fr-CA"/>
        </w:rPr>
      </w:pPr>
    </w:p>
    <w:p w14:paraId="5180A6C2" w14:textId="77777777" w:rsidR="00C21BB6" w:rsidRDefault="00C21BB6">
      <w:pPr>
        <w:spacing w:line="240" w:lineRule="atLeast"/>
        <w:rPr>
          <w:rFonts w:ascii="Courier New" w:hAnsi="Courier New" w:cs="Courier New"/>
          <w:sz w:val="18"/>
          <w:szCs w:val="18"/>
          <w:lang w:val="fr-CA"/>
        </w:rPr>
      </w:pPr>
    </w:p>
    <w:p w14:paraId="4F8A33C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03F1F25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3EB26FB" w14:textId="77777777" w:rsidR="00C21BB6" w:rsidRDefault="00C21BB6">
      <w:pPr>
        <w:spacing w:line="240" w:lineRule="atLeast"/>
        <w:rPr>
          <w:rFonts w:ascii="Courier New" w:hAnsi="Courier New" w:cs="Courier New"/>
          <w:sz w:val="18"/>
          <w:szCs w:val="18"/>
          <w:lang w:val="fr-CA"/>
        </w:rPr>
      </w:pPr>
    </w:p>
    <w:p w14:paraId="1F43658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9.92TURBO0000014          041125093731AO90100000?U0?V0025 0000000000?</w:t>
      </w:r>
    </w:p>
    <w:p w14:paraId="779B50CC" w14:textId="77777777" w:rsidR="00C21BB6" w:rsidRDefault="00C21BB6">
      <w:pPr>
        <w:spacing w:line="240" w:lineRule="atLeast"/>
        <w:rPr>
          <w:rFonts w:ascii="Courier New" w:hAnsi="Courier New" w:cs="Courier New"/>
          <w:sz w:val="18"/>
          <w:szCs w:val="18"/>
          <w:lang w:val="fr-CA"/>
        </w:rPr>
      </w:pPr>
    </w:p>
    <w:p w14:paraId="1C779101" w14:textId="77777777" w:rsidR="00C21BB6" w:rsidRDefault="00C21BB6">
      <w:pPr>
        <w:spacing w:line="240" w:lineRule="atLeast"/>
        <w:rPr>
          <w:rFonts w:ascii="Courier New" w:hAnsi="Courier New" w:cs="Courier New"/>
          <w:sz w:val="18"/>
          <w:szCs w:val="18"/>
          <w:lang w:val="fr-CA"/>
        </w:rPr>
      </w:pPr>
    </w:p>
    <w:p w14:paraId="3202A69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2ABE80F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69658852" w14:textId="77777777" w:rsidR="00C21BB6" w:rsidRDefault="00C21BB6">
      <w:pPr>
        <w:spacing w:line="240" w:lineRule="atLeast"/>
        <w:rPr>
          <w:rFonts w:ascii="Courier New" w:hAnsi="Courier New" w:cs="Courier New"/>
          <w:sz w:val="18"/>
          <w:szCs w:val="18"/>
          <w:lang w:val="fr-CA"/>
        </w:rPr>
      </w:pPr>
    </w:p>
    <w:p w14:paraId="772BABC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9.92TURBO0000014          041125093720AO90000881?V0026 0000000000?W0?6 3</w:t>
      </w:r>
    </w:p>
    <w:p w14:paraId="616999A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600       369999     4163644526          4163644526          4163644526</w:t>
      </w:r>
    </w:p>
    <w:p w14:paraId="2B397E7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0552110074  1101104DC00020?</w:t>
      </w:r>
    </w:p>
    <w:p w14:paraId="57B5049A" w14:textId="77777777" w:rsidR="00C21BB6" w:rsidRDefault="00C21BB6">
      <w:pPr>
        <w:spacing w:line="240" w:lineRule="atLeast"/>
        <w:rPr>
          <w:rFonts w:ascii="Courier New" w:hAnsi="Courier New" w:cs="Courier New"/>
          <w:sz w:val="18"/>
          <w:szCs w:val="18"/>
          <w:lang w:val="fr-CA"/>
        </w:rPr>
      </w:pPr>
    </w:p>
    <w:p w14:paraId="567E6754" w14:textId="77777777" w:rsidR="00C21BB6" w:rsidRDefault="00C21BB6">
      <w:pPr>
        <w:spacing w:line="240" w:lineRule="atLeast"/>
        <w:rPr>
          <w:rFonts w:ascii="Courier New" w:hAnsi="Courier New" w:cs="Courier New"/>
          <w:sz w:val="18"/>
          <w:szCs w:val="18"/>
          <w:lang w:val="fr-CA"/>
        </w:rPr>
      </w:pPr>
    </w:p>
    <w:p w14:paraId="4A4EE41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4F925499" w14:textId="77777777" w:rsidR="00C21BB6" w:rsidRPr="00D51F67" w:rsidRDefault="00C21BB6">
      <w:pPr>
        <w:spacing w:line="240" w:lineRule="atLeast"/>
        <w:rPr>
          <w:rFonts w:ascii="Courier New" w:hAnsi="Courier New" w:cs="Courier New"/>
          <w:sz w:val="18"/>
          <w:szCs w:val="18"/>
          <w:lang w:val="pt-BR"/>
        </w:rPr>
      </w:pPr>
      <w:r>
        <w:rPr>
          <w:rFonts w:ascii="Courier New" w:hAnsi="Courier New" w:cs="Courier New"/>
          <w:sz w:val="18"/>
          <w:szCs w:val="18"/>
          <w:lang w:val="fr-CA"/>
        </w:rPr>
        <w:t xml:space="preserve">       </w:t>
      </w:r>
      <w:r w:rsidRPr="00D51F67">
        <w:rPr>
          <w:rFonts w:ascii="Courier New" w:hAnsi="Courier New" w:cs="Courier New"/>
          <w:sz w:val="18"/>
          <w:szCs w:val="18"/>
          <w:lang w:val="pt-BR"/>
        </w:rPr>
        <w:t>DEST   P1A^ASPDH          ( PRO 5 )</w:t>
      </w:r>
    </w:p>
    <w:p w14:paraId="3BC45B88" w14:textId="77777777" w:rsidR="00C21BB6" w:rsidRPr="00D51F67" w:rsidRDefault="00C21BB6">
      <w:pPr>
        <w:spacing w:line="240" w:lineRule="atLeast"/>
        <w:rPr>
          <w:rFonts w:ascii="Courier New" w:hAnsi="Courier New" w:cs="Courier New"/>
          <w:sz w:val="18"/>
          <w:szCs w:val="18"/>
          <w:lang w:val="pt-BR"/>
        </w:rPr>
      </w:pPr>
    </w:p>
    <w:p w14:paraId="76F84419" w14:textId="77777777" w:rsidR="00C21BB6" w:rsidRPr="00D51F67" w:rsidRDefault="00C21BB6">
      <w:pPr>
        <w:spacing w:line="240" w:lineRule="atLeast"/>
        <w:rPr>
          <w:rFonts w:ascii="Courier New" w:hAnsi="Courier New" w:cs="Courier New"/>
          <w:sz w:val="18"/>
          <w:szCs w:val="18"/>
          <w:lang w:val="pt-BR"/>
        </w:rPr>
      </w:pPr>
      <w:r w:rsidRPr="00D51F67">
        <w:rPr>
          <w:rFonts w:ascii="Courier New" w:hAnsi="Courier New" w:cs="Courier New"/>
          <w:sz w:val="18"/>
          <w:szCs w:val="18"/>
          <w:lang w:val="pt-BR"/>
        </w:rPr>
        <w:t xml:space="preserve">       9.93TURBO0000014          041125093732AO90100000?U0?V0026 0000000000?</w:t>
      </w:r>
    </w:p>
    <w:p w14:paraId="2D596F2A" w14:textId="77777777" w:rsidR="00C21BB6" w:rsidRPr="00D51F67" w:rsidRDefault="00C21BB6">
      <w:pPr>
        <w:spacing w:line="240" w:lineRule="atLeast"/>
        <w:rPr>
          <w:rFonts w:ascii="Courier New" w:hAnsi="Courier New" w:cs="Courier New"/>
          <w:sz w:val="18"/>
          <w:szCs w:val="18"/>
          <w:lang w:val="pt-BR"/>
        </w:rPr>
      </w:pPr>
    </w:p>
    <w:p w14:paraId="5B0A704E" w14:textId="77777777" w:rsidR="00C21BB6" w:rsidRPr="00D51F67" w:rsidRDefault="00C21BB6">
      <w:pPr>
        <w:spacing w:line="240" w:lineRule="atLeast"/>
        <w:rPr>
          <w:rFonts w:ascii="Courier New" w:hAnsi="Courier New" w:cs="Courier New"/>
          <w:sz w:val="18"/>
          <w:szCs w:val="18"/>
          <w:lang w:val="pt-BR"/>
        </w:rPr>
      </w:pPr>
    </w:p>
    <w:p w14:paraId="3A833634" w14:textId="77777777" w:rsidR="00C21BB6" w:rsidRDefault="00C21BB6">
      <w:pPr>
        <w:spacing w:line="240" w:lineRule="atLeast"/>
        <w:rPr>
          <w:rFonts w:ascii="Courier New" w:hAnsi="Courier New" w:cs="Courier New"/>
          <w:sz w:val="18"/>
          <w:szCs w:val="18"/>
          <w:lang w:val="fr-CA"/>
        </w:rPr>
      </w:pPr>
      <w:r w:rsidRPr="00D51F67">
        <w:rPr>
          <w:rFonts w:ascii="Courier New" w:hAnsi="Courier New" w:cs="Courier New"/>
          <w:sz w:val="18"/>
          <w:szCs w:val="18"/>
          <w:lang w:val="pt-BR"/>
        </w:rPr>
        <w:t xml:space="preserve">       </w:t>
      </w:r>
      <w:r>
        <w:rPr>
          <w:rFonts w:ascii="Courier New" w:hAnsi="Courier New" w:cs="Courier New"/>
          <w:sz w:val="18"/>
          <w:szCs w:val="18"/>
          <w:lang w:val="fr-CA"/>
        </w:rPr>
        <w:t xml:space="preserve">SOURCE SPDH     </w:t>
      </w:r>
    </w:p>
    <w:p w14:paraId="56C348D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1CCF8701" w14:textId="77777777" w:rsidR="00C21BB6" w:rsidRDefault="00C21BB6">
      <w:pPr>
        <w:spacing w:line="240" w:lineRule="atLeast"/>
        <w:rPr>
          <w:rFonts w:ascii="Courier New" w:hAnsi="Courier New" w:cs="Courier New"/>
          <w:sz w:val="18"/>
          <w:szCs w:val="18"/>
          <w:lang w:val="fr-CA"/>
        </w:rPr>
      </w:pPr>
    </w:p>
    <w:p w14:paraId="607AEBB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9.93TURBO0000014          041125093720AO90000881?V0027 0000000000?W0?7 3</w:t>
      </w:r>
    </w:p>
    <w:p w14:paraId="66B251E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81501     383999     4163644526          4163644526          4163644526</w:t>
      </w:r>
    </w:p>
    <w:p w14:paraId="61FC029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0552110074  1101104DC00020?</w:t>
      </w:r>
    </w:p>
    <w:p w14:paraId="1BFD7E75" w14:textId="77777777" w:rsidR="00C21BB6" w:rsidRDefault="00C21BB6">
      <w:pPr>
        <w:spacing w:line="240" w:lineRule="atLeast"/>
        <w:rPr>
          <w:rFonts w:ascii="Courier New" w:hAnsi="Courier New" w:cs="Courier New"/>
          <w:sz w:val="18"/>
          <w:szCs w:val="18"/>
          <w:lang w:val="fr-CA"/>
        </w:rPr>
      </w:pPr>
    </w:p>
    <w:p w14:paraId="66E9092C" w14:textId="77777777" w:rsidR="00C21BB6" w:rsidRDefault="00C21BB6">
      <w:pPr>
        <w:spacing w:line="240" w:lineRule="atLeast"/>
        <w:rPr>
          <w:rFonts w:ascii="Courier New" w:hAnsi="Courier New" w:cs="Courier New"/>
          <w:sz w:val="18"/>
          <w:szCs w:val="18"/>
          <w:lang w:val="fr-CA"/>
        </w:rPr>
      </w:pPr>
    </w:p>
    <w:p w14:paraId="1511BF7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64EA1F7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04C570F9" w14:textId="77777777" w:rsidR="00C21BB6" w:rsidRDefault="00C21BB6">
      <w:pPr>
        <w:spacing w:line="240" w:lineRule="atLeast"/>
        <w:rPr>
          <w:rFonts w:ascii="Courier New" w:hAnsi="Courier New" w:cs="Courier New"/>
          <w:sz w:val="18"/>
          <w:szCs w:val="18"/>
          <w:lang w:val="fr-CA"/>
        </w:rPr>
      </w:pPr>
    </w:p>
    <w:p w14:paraId="258BAD0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9.94TURBO0000014          041125093732AO90100000?U0?V0027 0000000000?</w:t>
      </w:r>
    </w:p>
    <w:p w14:paraId="7A7A3564" w14:textId="77777777" w:rsidR="00C21BB6" w:rsidRDefault="00C21BB6">
      <w:pPr>
        <w:spacing w:line="240" w:lineRule="atLeast"/>
        <w:rPr>
          <w:rFonts w:ascii="Courier New" w:hAnsi="Courier New" w:cs="Courier New"/>
          <w:sz w:val="18"/>
          <w:szCs w:val="18"/>
          <w:lang w:val="fr-CA"/>
        </w:rPr>
      </w:pPr>
    </w:p>
    <w:p w14:paraId="3D5F3896" w14:textId="77777777" w:rsidR="00C21BB6" w:rsidRDefault="00C21BB6">
      <w:pPr>
        <w:spacing w:line="240" w:lineRule="atLeast"/>
        <w:rPr>
          <w:rFonts w:ascii="Courier New" w:hAnsi="Courier New" w:cs="Courier New"/>
          <w:sz w:val="18"/>
          <w:szCs w:val="18"/>
          <w:lang w:val="fr-CA"/>
        </w:rPr>
      </w:pPr>
    </w:p>
    <w:p w14:paraId="090AA4B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785CD7B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1CCD6BC4" w14:textId="77777777" w:rsidR="00C21BB6" w:rsidRDefault="00C21BB6">
      <w:pPr>
        <w:spacing w:line="240" w:lineRule="atLeast"/>
        <w:rPr>
          <w:rFonts w:ascii="Courier New" w:hAnsi="Courier New" w:cs="Courier New"/>
          <w:sz w:val="18"/>
          <w:szCs w:val="18"/>
          <w:lang w:val="fr-CA"/>
        </w:rPr>
      </w:pPr>
    </w:p>
    <w:p w14:paraId="0FAC0CA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9.94TURBO0000014          041125093720AO90000881?V0028 0000000000?W0?8 3</w:t>
      </w:r>
    </w:p>
    <w:p w14:paraId="566E435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85000     38999      4163644526          4163644526          4163644526</w:t>
      </w:r>
    </w:p>
    <w:p w14:paraId="5F19AD2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0552110074  1101104DC00020?</w:t>
      </w:r>
    </w:p>
    <w:p w14:paraId="7713ACFE" w14:textId="77777777" w:rsidR="00C21BB6" w:rsidRDefault="00C21BB6">
      <w:pPr>
        <w:spacing w:line="240" w:lineRule="atLeast"/>
        <w:rPr>
          <w:rFonts w:ascii="Courier New" w:hAnsi="Courier New" w:cs="Courier New"/>
          <w:sz w:val="18"/>
          <w:szCs w:val="18"/>
          <w:lang w:val="fr-CA"/>
        </w:rPr>
      </w:pPr>
    </w:p>
    <w:p w14:paraId="48E07C97" w14:textId="77777777" w:rsidR="00C21BB6" w:rsidRDefault="00C21BB6">
      <w:pPr>
        <w:spacing w:line="240" w:lineRule="atLeast"/>
        <w:rPr>
          <w:rFonts w:ascii="Courier New" w:hAnsi="Courier New" w:cs="Courier New"/>
          <w:sz w:val="18"/>
          <w:szCs w:val="18"/>
          <w:lang w:val="fr-CA"/>
        </w:rPr>
      </w:pPr>
    </w:p>
    <w:p w14:paraId="6718917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349219B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63F148E3" w14:textId="77777777" w:rsidR="00C21BB6" w:rsidRDefault="00C21BB6">
      <w:pPr>
        <w:spacing w:line="240" w:lineRule="atLeast"/>
        <w:rPr>
          <w:rFonts w:ascii="Courier New" w:hAnsi="Courier New" w:cs="Courier New"/>
          <w:sz w:val="18"/>
          <w:szCs w:val="18"/>
          <w:lang w:val="fr-CA"/>
        </w:rPr>
      </w:pPr>
    </w:p>
    <w:p w14:paraId="3A860A4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9.95TURBO0000014          041125093732AO90100000?U0?V0028 0000000000?</w:t>
      </w:r>
    </w:p>
    <w:p w14:paraId="43450927" w14:textId="77777777" w:rsidR="00C21BB6" w:rsidRDefault="00C21BB6">
      <w:pPr>
        <w:spacing w:line="240" w:lineRule="atLeast"/>
        <w:rPr>
          <w:rFonts w:ascii="Courier New" w:hAnsi="Courier New" w:cs="Courier New"/>
          <w:sz w:val="18"/>
          <w:szCs w:val="18"/>
          <w:lang w:val="fr-CA"/>
        </w:rPr>
      </w:pPr>
    </w:p>
    <w:p w14:paraId="4A7D0252" w14:textId="77777777" w:rsidR="00C21BB6" w:rsidRDefault="00C21BB6">
      <w:pPr>
        <w:spacing w:line="240" w:lineRule="atLeast"/>
        <w:rPr>
          <w:rFonts w:ascii="Courier New" w:hAnsi="Courier New" w:cs="Courier New"/>
          <w:sz w:val="18"/>
          <w:szCs w:val="18"/>
          <w:lang w:val="fr-CA"/>
        </w:rPr>
      </w:pPr>
    </w:p>
    <w:p w14:paraId="38CEE5D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74556CE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0C40ED43" w14:textId="77777777" w:rsidR="00C21BB6" w:rsidRDefault="00C21BB6">
      <w:pPr>
        <w:spacing w:line="240" w:lineRule="atLeast"/>
        <w:rPr>
          <w:rFonts w:ascii="Courier New" w:hAnsi="Courier New" w:cs="Courier New"/>
          <w:sz w:val="18"/>
          <w:szCs w:val="18"/>
          <w:lang w:val="fr-CA"/>
        </w:rPr>
      </w:pPr>
    </w:p>
    <w:p w14:paraId="31DACE2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9.95TURBO0000014          041125093720AO90000881?V0029 0000000000?W0?9 3</w:t>
      </w:r>
    </w:p>
    <w:p w14:paraId="3222709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52        358        4163644526          4163644526          4163644526</w:t>
      </w:r>
    </w:p>
    <w:p w14:paraId="6E4688A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9300098374101101104AM00020?</w:t>
      </w:r>
    </w:p>
    <w:p w14:paraId="22F55E2A" w14:textId="77777777" w:rsidR="00C21BB6" w:rsidRDefault="00C21BB6">
      <w:pPr>
        <w:spacing w:line="240" w:lineRule="atLeast"/>
        <w:rPr>
          <w:rFonts w:ascii="Courier New" w:hAnsi="Courier New" w:cs="Courier New"/>
          <w:sz w:val="18"/>
          <w:szCs w:val="18"/>
          <w:lang w:val="fr-CA"/>
        </w:rPr>
      </w:pPr>
    </w:p>
    <w:p w14:paraId="3A2A2F86" w14:textId="77777777" w:rsidR="00C21BB6" w:rsidRDefault="00C21BB6">
      <w:pPr>
        <w:spacing w:line="240" w:lineRule="atLeast"/>
        <w:rPr>
          <w:rFonts w:ascii="Courier New" w:hAnsi="Courier New" w:cs="Courier New"/>
          <w:sz w:val="18"/>
          <w:szCs w:val="18"/>
          <w:lang w:val="fr-CA"/>
        </w:rPr>
      </w:pPr>
    </w:p>
    <w:p w14:paraId="7F6DFF5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39E9C0B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5793F08B" w14:textId="77777777" w:rsidR="00C21BB6" w:rsidRDefault="00C21BB6">
      <w:pPr>
        <w:spacing w:line="240" w:lineRule="atLeast"/>
        <w:rPr>
          <w:rFonts w:ascii="Courier New" w:hAnsi="Courier New" w:cs="Courier New"/>
          <w:sz w:val="18"/>
          <w:szCs w:val="18"/>
          <w:lang w:val="fr-CA"/>
        </w:rPr>
      </w:pPr>
    </w:p>
    <w:p w14:paraId="617FF53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9.96TURBO0000014          041125093732AO90100000?U0?V0029 0000000000?</w:t>
      </w:r>
    </w:p>
    <w:p w14:paraId="04EE1379" w14:textId="77777777" w:rsidR="00C21BB6" w:rsidRDefault="00C21BB6">
      <w:pPr>
        <w:spacing w:line="240" w:lineRule="atLeast"/>
        <w:rPr>
          <w:rFonts w:ascii="Courier New" w:hAnsi="Courier New" w:cs="Courier New"/>
          <w:sz w:val="18"/>
          <w:szCs w:val="18"/>
          <w:lang w:val="fr-CA"/>
        </w:rPr>
      </w:pPr>
    </w:p>
    <w:p w14:paraId="3C6DC50D" w14:textId="77777777" w:rsidR="00C21BB6" w:rsidRDefault="00C21BB6">
      <w:pPr>
        <w:spacing w:line="240" w:lineRule="atLeast"/>
        <w:rPr>
          <w:rFonts w:ascii="Courier New" w:hAnsi="Courier New" w:cs="Courier New"/>
          <w:sz w:val="18"/>
          <w:szCs w:val="18"/>
          <w:lang w:val="fr-CA"/>
        </w:rPr>
      </w:pPr>
    </w:p>
    <w:p w14:paraId="5A2D511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178E047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3E4DA916" w14:textId="77777777" w:rsidR="00C21BB6" w:rsidRDefault="00C21BB6">
      <w:pPr>
        <w:spacing w:line="240" w:lineRule="atLeast"/>
        <w:rPr>
          <w:rFonts w:ascii="Courier New" w:hAnsi="Courier New" w:cs="Courier New"/>
          <w:sz w:val="18"/>
          <w:szCs w:val="18"/>
          <w:lang w:val="fr-CA"/>
        </w:rPr>
      </w:pPr>
    </w:p>
    <w:p w14:paraId="445C8DC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9.96TURBO0000014          041125093720AO90000881?V002100000000000?W0?106</w:t>
      </w:r>
    </w:p>
    <w:p w14:paraId="2DB6FA0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28181     628182     4163644526          4163644526          99824838</w:t>
      </w:r>
    </w:p>
    <w:p w14:paraId="5FA1F0D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101202303   1111004HD00020?</w:t>
      </w:r>
    </w:p>
    <w:p w14:paraId="62A191AB" w14:textId="77777777" w:rsidR="00C21BB6" w:rsidRDefault="00C21BB6">
      <w:pPr>
        <w:spacing w:line="240" w:lineRule="atLeast"/>
        <w:rPr>
          <w:rFonts w:ascii="Courier New" w:hAnsi="Courier New" w:cs="Courier New"/>
          <w:sz w:val="18"/>
          <w:szCs w:val="18"/>
          <w:lang w:val="fr-CA"/>
        </w:rPr>
      </w:pPr>
    </w:p>
    <w:p w14:paraId="6B5E28FB" w14:textId="77777777" w:rsidR="00C21BB6" w:rsidRDefault="00C21BB6">
      <w:pPr>
        <w:spacing w:line="240" w:lineRule="atLeast"/>
        <w:rPr>
          <w:rFonts w:ascii="Courier New" w:hAnsi="Courier New" w:cs="Courier New"/>
          <w:sz w:val="18"/>
          <w:szCs w:val="18"/>
          <w:lang w:val="fr-CA"/>
        </w:rPr>
      </w:pPr>
    </w:p>
    <w:p w14:paraId="1657198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267BED26"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B4583BF" w14:textId="77777777" w:rsidR="00C21BB6" w:rsidRDefault="00C21BB6">
      <w:pPr>
        <w:spacing w:line="240" w:lineRule="atLeast"/>
        <w:rPr>
          <w:rFonts w:ascii="Courier New" w:hAnsi="Courier New" w:cs="Courier New"/>
          <w:sz w:val="18"/>
          <w:szCs w:val="18"/>
          <w:lang w:val="fr-CA"/>
        </w:rPr>
      </w:pPr>
    </w:p>
    <w:p w14:paraId="34DC386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9.97TURBO0000014          041125093732AO90100000?U0?V0021 0000000000?</w:t>
      </w:r>
    </w:p>
    <w:p w14:paraId="7F6C0D7F" w14:textId="77777777" w:rsidR="00C21BB6" w:rsidRDefault="00C21BB6">
      <w:pPr>
        <w:spacing w:line="240" w:lineRule="atLeast"/>
        <w:rPr>
          <w:rFonts w:ascii="Courier New" w:hAnsi="Courier New" w:cs="Courier New"/>
          <w:sz w:val="18"/>
          <w:szCs w:val="18"/>
          <w:lang w:val="fr-CA"/>
        </w:rPr>
      </w:pPr>
    </w:p>
    <w:p w14:paraId="6F4EB1AD" w14:textId="77777777" w:rsidR="00C21BB6" w:rsidRDefault="00C21BB6">
      <w:pPr>
        <w:spacing w:line="240" w:lineRule="atLeast"/>
        <w:rPr>
          <w:rFonts w:ascii="Courier New" w:hAnsi="Courier New" w:cs="Courier New"/>
          <w:sz w:val="18"/>
          <w:szCs w:val="18"/>
          <w:lang w:val="fr-CA"/>
        </w:rPr>
      </w:pPr>
    </w:p>
    <w:p w14:paraId="3903337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4AD9E1D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23BA3393" w14:textId="77777777" w:rsidR="00C21BB6" w:rsidRDefault="00C21BB6">
      <w:pPr>
        <w:spacing w:line="240" w:lineRule="atLeast"/>
        <w:rPr>
          <w:rFonts w:ascii="Courier New" w:hAnsi="Courier New" w:cs="Courier New"/>
          <w:sz w:val="18"/>
          <w:szCs w:val="18"/>
          <w:lang w:val="fr-CA"/>
        </w:rPr>
      </w:pPr>
    </w:p>
    <w:p w14:paraId="39595DE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9.97TURBO0000014          041125093720AO90000881?V002110000000000?W0?116</w:t>
      </w:r>
    </w:p>
    <w:p w14:paraId="3474360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5         69999      4163644526          4163644526          99824838</w:t>
      </w:r>
    </w:p>
    <w:p w14:paraId="694A16A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123456999   1101104HD00020?</w:t>
      </w:r>
    </w:p>
    <w:p w14:paraId="5A5378D4" w14:textId="77777777" w:rsidR="00C21BB6" w:rsidRDefault="00C21BB6">
      <w:pPr>
        <w:spacing w:line="240" w:lineRule="atLeast"/>
        <w:rPr>
          <w:rFonts w:ascii="Courier New" w:hAnsi="Courier New" w:cs="Courier New"/>
          <w:sz w:val="18"/>
          <w:szCs w:val="18"/>
          <w:lang w:val="fr-CA"/>
        </w:rPr>
      </w:pPr>
    </w:p>
    <w:p w14:paraId="4F4F4265" w14:textId="77777777" w:rsidR="00C21BB6" w:rsidRDefault="00C21BB6">
      <w:pPr>
        <w:spacing w:line="240" w:lineRule="atLeast"/>
        <w:rPr>
          <w:rFonts w:ascii="Courier New" w:hAnsi="Courier New" w:cs="Courier New"/>
          <w:sz w:val="18"/>
          <w:szCs w:val="18"/>
          <w:lang w:val="fr-CA"/>
        </w:rPr>
      </w:pPr>
    </w:p>
    <w:p w14:paraId="2EB2ED5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214700F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3BFDA51B" w14:textId="77777777" w:rsidR="00C21BB6" w:rsidRDefault="00C21BB6">
      <w:pPr>
        <w:spacing w:line="240" w:lineRule="atLeast"/>
        <w:rPr>
          <w:rFonts w:ascii="Courier New" w:hAnsi="Courier New" w:cs="Courier New"/>
          <w:sz w:val="18"/>
          <w:szCs w:val="18"/>
          <w:lang w:val="fr-CA"/>
        </w:rPr>
      </w:pPr>
    </w:p>
    <w:p w14:paraId="0CB3C35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9.98TURBO0000014          041125093732AO90100000?U0?V0021 0000000000?</w:t>
      </w:r>
    </w:p>
    <w:p w14:paraId="6758D157" w14:textId="77777777" w:rsidR="00C21BB6" w:rsidRDefault="00C21BB6">
      <w:pPr>
        <w:spacing w:line="240" w:lineRule="atLeast"/>
        <w:rPr>
          <w:rFonts w:ascii="Courier New" w:hAnsi="Courier New" w:cs="Courier New"/>
          <w:sz w:val="18"/>
          <w:szCs w:val="18"/>
          <w:lang w:val="fr-CA"/>
        </w:rPr>
      </w:pPr>
    </w:p>
    <w:p w14:paraId="5563EB6B" w14:textId="77777777" w:rsidR="00C21BB6" w:rsidRDefault="00C21BB6">
      <w:pPr>
        <w:spacing w:line="240" w:lineRule="atLeast"/>
        <w:rPr>
          <w:rFonts w:ascii="Courier New" w:hAnsi="Courier New" w:cs="Courier New"/>
          <w:sz w:val="18"/>
          <w:szCs w:val="18"/>
          <w:lang w:val="fr-CA"/>
        </w:rPr>
      </w:pPr>
    </w:p>
    <w:p w14:paraId="754B488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642A490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454026E6" w14:textId="77777777" w:rsidR="00C21BB6" w:rsidRDefault="00C21BB6">
      <w:pPr>
        <w:spacing w:line="240" w:lineRule="atLeast"/>
        <w:rPr>
          <w:rFonts w:ascii="Courier New" w:hAnsi="Courier New" w:cs="Courier New"/>
          <w:sz w:val="18"/>
          <w:szCs w:val="18"/>
          <w:lang w:val="fr-CA"/>
        </w:rPr>
      </w:pPr>
    </w:p>
    <w:p w14:paraId="4921167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9.98TURBO0000014          041125093721AO90000881?V002120000000000?W0?127</w:t>
      </w:r>
    </w:p>
    <w:p w14:paraId="156826C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7499       4163644526          4163644526          99824838</w:t>
      </w:r>
    </w:p>
    <w:p w14:paraId="57A38B2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123456999   1101124DS00020?</w:t>
      </w:r>
    </w:p>
    <w:p w14:paraId="381F7872" w14:textId="77777777" w:rsidR="00C21BB6" w:rsidRDefault="00C21BB6">
      <w:pPr>
        <w:spacing w:line="240" w:lineRule="atLeast"/>
        <w:rPr>
          <w:rFonts w:ascii="Courier New" w:hAnsi="Courier New" w:cs="Courier New"/>
          <w:sz w:val="18"/>
          <w:szCs w:val="18"/>
          <w:lang w:val="fr-CA"/>
        </w:rPr>
      </w:pPr>
    </w:p>
    <w:p w14:paraId="2A5C763F" w14:textId="77777777" w:rsidR="00C21BB6" w:rsidRDefault="00C21BB6">
      <w:pPr>
        <w:spacing w:line="240" w:lineRule="atLeast"/>
        <w:rPr>
          <w:rFonts w:ascii="Courier New" w:hAnsi="Courier New" w:cs="Courier New"/>
          <w:sz w:val="18"/>
          <w:szCs w:val="18"/>
          <w:lang w:val="fr-CA"/>
        </w:rPr>
      </w:pPr>
    </w:p>
    <w:p w14:paraId="383117A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4E64D6B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0D8E89D8" w14:textId="77777777" w:rsidR="00C21BB6" w:rsidRDefault="00C21BB6">
      <w:pPr>
        <w:spacing w:line="240" w:lineRule="atLeast"/>
        <w:rPr>
          <w:rFonts w:ascii="Courier New" w:hAnsi="Courier New" w:cs="Courier New"/>
          <w:sz w:val="18"/>
          <w:szCs w:val="18"/>
          <w:lang w:val="fr-CA"/>
        </w:rPr>
      </w:pPr>
    </w:p>
    <w:p w14:paraId="304AE90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lastRenderedPageBreak/>
        <w:t xml:space="preserve">       9.99TURBO0000014          041125093732AO90100000?U0?V0021 0000000000?</w:t>
      </w:r>
    </w:p>
    <w:p w14:paraId="44D9946B" w14:textId="77777777" w:rsidR="00C21BB6" w:rsidRDefault="00C21BB6">
      <w:pPr>
        <w:spacing w:line="240" w:lineRule="atLeast"/>
        <w:rPr>
          <w:rFonts w:ascii="Courier New" w:hAnsi="Courier New" w:cs="Courier New"/>
          <w:sz w:val="18"/>
          <w:szCs w:val="18"/>
          <w:lang w:val="fr-CA"/>
        </w:rPr>
      </w:pPr>
    </w:p>
    <w:p w14:paraId="6A1FAA87" w14:textId="77777777" w:rsidR="00C21BB6" w:rsidRDefault="00C21BB6">
      <w:pPr>
        <w:spacing w:line="240" w:lineRule="atLeast"/>
        <w:rPr>
          <w:rFonts w:ascii="Courier New" w:hAnsi="Courier New" w:cs="Courier New"/>
          <w:sz w:val="18"/>
          <w:szCs w:val="18"/>
          <w:lang w:val="fr-CA"/>
        </w:rPr>
      </w:pPr>
    </w:p>
    <w:p w14:paraId="5BDDFF31" w14:textId="77777777" w:rsidR="00C21BB6" w:rsidRDefault="00C21BB6">
      <w:pPr>
        <w:spacing w:line="240" w:lineRule="atLeast"/>
        <w:rPr>
          <w:rFonts w:ascii="Courier New" w:hAnsi="Courier New" w:cs="Courier New"/>
          <w:sz w:val="18"/>
          <w:szCs w:val="18"/>
          <w:lang w:val="fr-CA"/>
        </w:rPr>
      </w:pPr>
    </w:p>
    <w:p w14:paraId="6E93E832" w14:textId="77777777" w:rsidR="00C21BB6" w:rsidRDefault="00C21BB6">
      <w:pPr>
        <w:spacing w:line="240" w:lineRule="atLeast"/>
        <w:rPr>
          <w:rFonts w:ascii="Courier New" w:hAnsi="Courier New" w:cs="Courier New"/>
          <w:sz w:val="18"/>
          <w:szCs w:val="18"/>
          <w:lang w:val="fr-CA"/>
        </w:rPr>
      </w:pPr>
    </w:p>
    <w:p w14:paraId="3B3FA77F" w14:textId="77777777" w:rsidR="00C21BB6" w:rsidRDefault="00C21BB6">
      <w:pPr>
        <w:spacing w:line="240" w:lineRule="atLeast"/>
        <w:rPr>
          <w:rFonts w:ascii="Courier New" w:hAnsi="Courier New" w:cs="Courier New"/>
          <w:sz w:val="18"/>
          <w:szCs w:val="18"/>
          <w:lang w:val="fr-CA"/>
        </w:rPr>
      </w:pPr>
    </w:p>
    <w:p w14:paraId="14098B2E" w14:textId="77777777" w:rsidR="00C21BB6" w:rsidRDefault="00C21BB6">
      <w:pPr>
        <w:spacing w:line="240" w:lineRule="atLeast"/>
        <w:rPr>
          <w:rFonts w:ascii="Courier New" w:hAnsi="Courier New" w:cs="Courier New"/>
          <w:sz w:val="18"/>
          <w:szCs w:val="18"/>
          <w:lang w:val="fr-CA"/>
        </w:rPr>
      </w:pPr>
    </w:p>
    <w:p w14:paraId="4D2D279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5854E1C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4B66C79E" w14:textId="77777777" w:rsidR="00C21BB6" w:rsidRDefault="00C21BB6">
      <w:pPr>
        <w:spacing w:line="240" w:lineRule="atLeast"/>
        <w:rPr>
          <w:rFonts w:ascii="Courier New" w:hAnsi="Courier New" w:cs="Courier New"/>
          <w:sz w:val="18"/>
          <w:szCs w:val="18"/>
          <w:lang w:val="fr-CA"/>
        </w:rPr>
      </w:pPr>
    </w:p>
    <w:p w14:paraId="4104CBF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9.99TURBO0000014          041125093721AO90000881?V002130000000000?W0?138</w:t>
      </w:r>
    </w:p>
    <w:p w14:paraId="7010CAB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181       818199     4163644526          4163644526          99824838</w:t>
      </w:r>
    </w:p>
    <w:p w14:paraId="4F3CE8F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1101104DS00020?</w:t>
      </w:r>
    </w:p>
    <w:p w14:paraId="6EC1ADD5" w14:textId="77777777" w:rsidR="00C21BB6" w:rsidRDefault="00C21BB6">
      <w:pPr>
        <w:spacing w:line="240" w:lineRule="atLeast"/>
        <w:rPr>
          <w:rFonts w:ascii="Courier New" w:hAnsi="Courier New" w:cs="Courier New"/>
          <w:sz w:val="18"/>
          <w:szCs w:val="18"/>
          <w:lang w:val="fr-CA"/>
        </w:rPr>
      </w:pPr>
    </w:p>
    <w:p w14:paraId="1736B260" w14:textId="77777777" w:rsidR="00C21BB6" w:rsidRDefault="00C21BB6">
      <w:pPr>
        <w:spacing w:line="240" w:lineRule="atLeast"/>
        <w:rPr>
          <w:rFonts w:ascii="Courier New" w:hAnsi="Courier New" w:cs="Courier New"/>
          <w:sz w:val="18"/>
          <w:szCs w:val="18"/>
          <w:lang w:val="fr-CA"/>
        </w:rPr>
      </w:pPr>
    </w:p>
    <w:p w14:paraId="2865D93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664B636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532593C" w14:textId="77777777" w:rsidR="00C21BB6" w:rsidRDefault="00C21BB6">
      <w:pPr>
        <w:spacing w:line="240" w:lineRule="atLeast"/>
        <w:rPr>
          <w:rFonts w:ascii="Courier New" w:hAnsi="Courier New" w:cs="Courier New"/>
          <w:sz w:val="18"/>
          <w:szCs w:val="18"/>
          <w:lang w:val="fr-CA"/>
        </w:rPr>
      </w:pPr>
    </w:p>
    <w:p w14:paraId="279650A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9.01TURBO0000014          041125093732AO90100000?U0?V0021 0000000000?</w:t>
      </w:r>
    </w:p>
    <w:p w14:paraId="4CA1DCAE" w14:textId="77777777" w:rsidR="00C21BB6" w:rsidRDefault="00C21BB6">
      <w:pPr>
        <w:spacing w:line="240" w:lineRule="atLeast"/>
        <w:rPr>
          <w:rFonts w:ascii="Courier New" w:hAnsi="Courier New" w:cs="Courier New"/>
          <w:sz w:val="18"/>
          <w:szCs w:val="18"/>
          <w:lang w:val="fr-CA"/>
        </w:rPr>
      </w:pPr>
    </w:p>
    <w:p w14:paraId="789BE543" w14:textId="77777777" w:rsidR="00C21BB6" w:rsidRDefault="00C21BB6">
      <w:pPr>
        <w:spacing w:line="240" w:lineRule="atLeast"/>
        <w:rPr>
          <w:rFonts w:ascii="Courier New" w:hAnsi="Courier New" w:cs="Courier New"/>
          <w:sz w:val="18"/>
          <w:szCs w:val="18"/>
          <w:lang w:val="fr-CA"/>
        </w:rPr>
      </w:pPr>
    </w:p>
    <w:p w14:paraId="0FB7245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7FF8FD55"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0E1B91C7" w14:textId="77777777" w:rsidR="00C21BB6" w:rsidRDefault="00C21BB6">
      <w:pPr>
        <w:spacing w:line="240" w:lineRule="atLeast"/>
        <w:rPr>
          <w:rFonts w:ascii="Courier New" w:hAnsi="Courier New" w:cs="Courier New"/>
          <w:sz w:val="18"/>
          <w:szCs w:val="18"/>
          <w:lang w:val="fr-CA"/>
        </w:rPr>
      </w:pPr>
    </w:p>
    <w:p w14:paraId="52B4485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9.01TURBO0000014          041125093721AO90000881?V002140000000000?W0?146</w:t>
      </w:r>
    </w:p>
    <w:p w14:paraId="69485BF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00292     600293     4163644526          4163644526          99824838</w:t>
      </w:r>
    </w:p>
    <w:p w14:paraId="17FDFB1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1111004HB00020?</w:t>
      </w:r>
    </w:p>
    <w:p w14:paraId="05955BD9" w14:textId="77777777" w:rsidR="00C21BB6" w:rsidRDefault="00C21BB6">
      <w:pPr>
        <w:spacing w:line="240" w:lineRule="atLeast"/>
        <w:rPr>
          <w:rFonts w:ascii="Courier New" w:hAnsi="Courier New" w:cs="Courier New"/>
          <w:sz w:val="18"/>
          <w:szCs w:val="18"/>
          <w:lang w:val="fr-CA"/>
        </w:rPr>
      </w:pPr>
    </w:p>
    <w:p w14:paraId="4DF14ECD" w14:textId="77777777" w:rsidR="00C21BB6" w:rsidRDefault="00C21BB6">
      <w:pPr>
        <w:spacing w:line="240" w:lineRule="atLeast"/>
        <w:rPr>
          <w:rFonts w:ascii="Courier New" w:hAnsi="Courier New" w:cs="Courier New"/>
          <w:sz w:val="18"/>
          <w:szCs w:val="18"/>
          <w:lang w:val="fr-CA"/>
        </w:rPr>
      </w:pPr>
    </w:p>
    <w:p w14:paraId="3D68E67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7C5D39F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1F85AC6C" w14:textId="77777777" w:rsidR="00C21BB6" w:rsidRDefault="00C21BB6">
      <w:pPr>
        <w:spacing w:line="240" w:lineRule="atLeast"/>
        <w:rPr>
          <w:rFonts w:ascii="Courier New" w:hAnsi="Courier New" w:cs="Courier New"/>
          <w:sz w:val="18"/>
          <w:szCs w:val="18"/>
          <w:lang w:val="fr-CA"/>
        </w:rPr>
      </w:pPr>
    </w:p>
    <w:p w14:paraId="6634701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9.02TURBO0000014          041125093733AO90100000?U0?V0021 0000000000?</w:t>
      </w:r>
    </w:p>
    <w:p w14:paraId="04BD1FCA" w14:textId="77777777" w:rsidR="00C21BB6" w:rsidRDefault="00C21BB6">
      <w:pPr>
        <w:spacing w:line="240" w:lineRule="atLeast"/>
        <w:rPr>
          <w:rFonts w:ascii="Courier New" w:hAnsi="Courier New" w:cs="Courier New"/>
          <w:sz w:val="18"/>
          <w:szCs w:val="18"/>
          <w:lang w:val="fr-CA"/>
        </w:rPr>
      </w:pPr>
    </w:p>
    <w:p w14:paraId="66793E67" w14:textId="77777777" w:rsidR="00C21BB6" w:rsidRDefault="00C21BB6">
      <w:pPr>
        <w:spacing w:line="240" w:lineRule="atLeast"/>
        <w:rPr>
          <w:rFonts w:ascii="Courier New" w:hAnsi="Courier New" w:cs="Courier New"/>
          <w:sz w:val="18"/>
          <w:szCs w:val="18"/>
          <w:lang w:val="fr-CA"/>
        </w:rPr>
      </w:pPr>
    </w:p>
    <w:p w14:paraId="545BF43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66B408E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23C5EDCB" w14:textId="77777777" w:rsidR="00C21BB6" w:rsidRDefault="00C21BB6">
      <w:pPr>
        <w:spacing w:line="240" w:lineRule="atLeast"/>
        <w:rPr>
          <w:rFonts w:ascii="Courier New" w:hAnsi="Courier New" w:cs="Courier New"/>
          <w:sz w:val="18"/>
          <w:szCs w:val="18"/>
          <w:lang w:val="fr-CA"/>
        </w:rPr>
      </w:pPr>
    </w:p>
    <w:p w14:paraId="7B404BDA"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9.02TURBO0000014          041125093721AO90000881?V002150000000000?W0?156</w:t>
      </w:r>
    </w:p>
    <w:p w14:paraId="6CAAD27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5                    4163644314                              4163644314</w:t>
      </w:r>
    </w:p>
    <w:p w14:paraId="705A25F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1101104HD00020?</w:t>
      </w:r>
    </w:p>
    <w:p w14:paraId="4D6FF1EA" w14:textId="77777777" w:rsidR="00C21BB6" w:rsidRDefault="00C21BB6">
      <w:pPr>
        <w:spacing w:line="240" w:lineRule="atLeast"/>
        <w:rPr>
          <w:rFonts w:ascii="Courier New" w:hAnsi="Courier New" w:cs="Courier New"/>
          <w:sz w:val="18"/>
          <w:szCs w:val="18"/>
          <w:lang w:val="fr-CA"/>
        </w:rPr>
      </w:pPr>
    </w:p>
    <w:p w14:paraId="5AA06EDB" w14:textId="77777777" w:rsidR="00C21BB6" w:rsidRDefault="00C21BB6">
      <w:pPr>
        <w:spacing w:line="240" w:lineRule="atLeast"/>
        <w:rPr>
          <w:rFonts w:ascii="Courier New" w:hAnsi="Courier New" w:cs="Courier New"/>
          <w:sz w:val="18"/>
          <w:szCs w:val="18"/>
          <w:lang w:val="fr-CA"/>
        </w:rPr>
      </w:pPr>
    </w:p>
    <w:p w14:paraId="57C9A106"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6D33385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61068281" w14:textId="77777777" w:rsidR="00C21BB6" w:rsidRDefault="00C21BB6">
      <w:pPr>
        <w:spacing w:line="240" w:lineRule="atLeast"/>
        <w:rPr>
          <w:rFonts w:ascii="Courier New" w:hAnsi="Courier New" w:cs="Courier New"/>
          <w:sz w:val="18"/>
          <w:szCs w:val="18"/>
          <w:lang w:val="fr-CA"/>
        </w:rPr>
      </w:pPr>
    </w:p>
    <w:p w14:paraId="51C9819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9.03TURBO0000014          041125093733AO90100000?U0?V0021 0000000000?</w:t>
      </w:r>
    </w:p>
    <w:p w14:paraId="3A7CE820" w14:textId="77777777" w:rsidR="00C21BB6" w:rsidRDefault="00C21BB6">
      <w:pPr>
        <w:spacing w:line="240" w:lineRule="atLeast"/>
        <w:rPr>
          <w:rFonts w:ascii="Courier New" w:hAnsi="Courier New" w:cs="Courier New"/>
          <w:sz w:val="18"/>
          <w:szCs w:val="18"/>
          <w:lang w:val="fr-CA"/>
        </w:rPr>
      </w:pPr>
    </w:p>
    <w:p w14:paraId="64E1F9E6" w14:textId="77777777" w:rsidR="00C21BB6" w:rsidRDefault="00C21BB6">
      <w:pPr>
        <w:spacing w:line="240" w:lineRule="atLeast"/>
        <w:rPr>
          <w:rFonts w:ascii="Courier New" w:hAnsi="Courier New" w:cs="Courier New"/>
          <w:sz w:val="18"/>
          <w:szCs w:val="18"/>
          <w:lang w:val="fr-CA"/>
        </w:rPr>
      </w:pPr>
    </w:p>
    <w:p w14:paraId="4C3CEA6F"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57FA842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40ACD895" w14:textId="77777777" w:rsidR="00C21BB6" w:rsidRDefault="00C21BB6">
      <w:pPr>
        <w:spacing w:line="240" w:lineRule="atLeast"/>
        <w:rPr>
          <w:rFonts w:ascii="Courier New" w:hAnsi="Courier New" w:cs="Courier New"/>
          <w:sz w:val="18"/>
          <w:szCs w:val="18"/>
          <w:lang w:val="fr-CA"/>
        </w:rPr>
      </w:pPr>
    </w:p>
    <w:p w14:paraId="41FDB51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9.03TURBO0000014          041125093721AO90000881?V002160000000000?W0?166</w:t>
      </w:r>
    </w:p>
    <w:p w14:paraId="3D1992A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7499       4163644314          3606233             9824838</w:t>
      </w:r>
    </w:p>
    <w:p w14:paraId="191B8282"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lastRenderedPageBreak/>
        <w:t xml:space="preserve">                            1101104DS00020?</w:t>
      </w:r>
    </w:p>
    <w:p w14:paraId="4F6A8267" w14:textId="77777777" w:rsidR="00C21BB6" w:rsidRDefault="00C21BB6">
      <w:pPr>
        <w:spacing w:line="240" w:lineRule="atLeast"/>
        <w:rPr>
          <w:rFonts w:ascii="Courier New" w:hAnsi="Courier New" w:cs="Courier New"/>
          <w:sz w:val="18"/>
          <w:szCs w:val="18"/>
          <w:lang w:val="fr-CA"/>
        </w:rPr>
      </w:pPr>
    </w:p>
    <w:p w14:paraId="441986B4" w14:textId="77777777" w:rsidR="00C21BB6" w:rsidRDefault="00C21BB6">
      <w:pPr>
        <w:spacing w:line="240" w:lineRule="atLeast"/>
        <w:rPr>
          <w:rFonts w:ascii="Courier New" w:hAnsi="Courier New" w:cs="Courier New"/>
          <w:sz w:val="18"/>
          <w:szCs w:val="18"/>
          <w:lang w:val="fr-CA"/>
        </w:rPr>
      </w:pPr>
    </w:p>
    <w:p w14:paraId="225186B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2CA95CA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854C537" w14:textId="77777777" w:rsidR="00C21BB6" w:rsidRDefault="00C21BB6">
      <w:pPr>
        <w:spacing w:line="240" w:lineRule="atLeast"/>
        <w:rPr>
          <w:rFonts w:ascii="Courier New" w:hAnsi="Courier New" w:cs="Courier New"/>
          <w:sz w:val="18"/>
          <w:szCs w:val="18"/>
          <w:lang w:val="fr-CA"/>
        </w:rPr>
      </w:pPr>
    </w:p>
    <w:p w14:paraId="671EB88D"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9.04TURBO0000014          041125093733AO90100000?U0?V0021 0000000000?</w:t>
      </w:r>
    </w:p>
    <w:p w14:paraId="209AF6E1" w14:textId="77777777" w:rsidR="00C21BB6" w:rsidRDefault="00C21BB6">
      <w:pPr>
        <w:spacing w:line="240" w:lineRule="atLeast"/>
        <w:rPr>
          <w:rFonts w:ascii="Courier New" w:hAnsi="Courier New" w:cs="Courier New"/>
          <w:sz w:val="18"/>
          <w:szCs w:val="18"/>
          <w:lang w:val="fr-CA"/>
        </w:rPr>
      </w:pPr>
    </w:p>
    <w:p w14:paraId="73FDE0AA" w14:textId="77777777" w:rsidR="00C21BB6" w:rsidRDefault="00C21BB6">
      <w:pPr>
        <w:spacing w:line="240" w:lineRule="atLeast"/>
        <w:rPr>
          <w:rFonts w:ascii="Courier New" w:hAnsi="Courier New" w:cs="Courier New"/>
          <w:sz w:val="18"/>
          <w:szCs w:val="18"/>
          <w:lang w:val="fr-CA"/>
        </w:rPr>
      </w:pPr>
    </w:p>
    <w:p w14:paraId="6DA0CC2C"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4CC59BE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53FB1116" w14:textId="77777777" w:rsidR="00C21BB6" w:rsidRDefault="00C21BB6">
      <w:pPr>
        <w:spacing w:line="240" w:lineRule="atLeast"/>
        <w:rPr>
          <w:rFonts w:ascii="Courier New" w:hAnsi="Courier New" w:cs="Courier New"/>
          <w:sz w:val="18"/>
          <w:szCs w:val="18"/>
          <w:lang w:val="fr-CA"/>
        </w:rPr>
      </w:pPr>
    </w:p>
    <w:p w14:paraId="61CB51DB"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9.04TURBO0000014          041125093721AO90000881?V002b 0000000000?W0?177</w:t>
      </w:r>
    </w:p>
    <w:p w14:paraId="501028BB" w14:textId="77777777" w:rsidR="00C21BB6" w:rsidRPr="00D43073" w:rsidRDefault="00C21BB6">
      <w:pPr>
        <w:spacing w:line="240" w:lineRule="atLeast"/>
        <w:rPr>
          <w:rFonts w:ascii="Courier New" w:hAnsi="Courier New" w:cs="Courier New"/>
          <w:sz w:val="18"/>
          <w:szCs w:val="18"/>
        </w:rPr>
      </w:pPr>
      <w:r>
        <w:rPr>
          <w:rFonts w:ascii="Courier New" w:hAnsi="Courier New" w:cs="Courier New"/>
          <w:sz w:val="18"/>
          <w:szCs w:val="18"/>
          <w:lang w:val="fr-CA"/>
        </w:rPr>
        <w:t xml:space="preserve">       </w:t>
      </w:r>
      <w:r w:rsidRPr="00D43073">
        <w:rPr>
          <w:rFonts w:ascii="Courier New" w:hAnsi="Courier New" w:cs="Courier New"/>
          <w:sz w:val="18"/>
          <w:szCs w:val="18"/>
        </w:rPr>
        <w:t>5         7999       4163644314          3606233             9824838</w:t>
      </w:r>
    </w:p>
    <w:p w14:paraId="16F77689" w14:textId="77777777" w:rsidR="00C21BB6" w:rsidRDefault="00C21BB6">
      <w:pPr>
        <w:spacing w:line="240" w:lineRule="atLeast"/>
        <w:rPr>
          <w:rFonts w:ascii="Courier New" w:hAnsi="Courier New" w:cs="Courier New"/>
          <w:sz w:val="18"/>
          <w:szCs w:val="18"/>
          <w:lang w:val="en-GB"/>
        </w:rPr>
      </w:pPr>
      <w:r w:rsidRPr="00D43073">
        <w:rPr>
          <w:rFonts w:ascii="Courier New" w:hAnsi="Courier New" w:cs="Courier New"/>
          <w:sz w:val="18"/>
          <w:szCs w:val="18"/>
        </w:rPr>
        <w:t xml:space="preserve">                            </w:t>
      </w:r>
      <w:r>
        <w:rPr>
          <w:rFonts w:ascii="Courier New" w:hAnsi="Courier New" w:cs="Courier New"/>
          <w:sz w:val="18"/>
          <w:szCs w:val="18"/>
          <w:lang w:val="en-GB"/>
        </w:rPr>
        <w:t>1101104DS00020?a 79 WELLINGTON ST   M5K1A2?b TORONT</w:t>
      </w:r>
    </w:p>
    <w:p w14:paraId="2E8B2F20"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en-GB"/>
        </w:rPr>
        <w:t xml:space="preserve">       </w:t>
      </w:r>
      <w:r>
        <w:rPr>
          <w:rFonts w:ascii="Courier New" w:hAnsi="Courier New" w:cs="Courier New"/>
          <w:sz w:val="18"/>
          <w:szCs w:val="18"/>
          <w:lang w:val="fr-CA"/>
        </w:rPr>
        <w:t>O      ON?</w:t>
      </w:r>
    </w:p>
    <w:p w14:paraId="2C9BB1CC" w14:textId="77777777" w:rsidR="00C21BB6" w:rsidRDefault="00C21BB6">
      <w:pPr>
        <w:spacing w:line="240" w:lineRule="atLeast"/>
        <w:rPr>
          <w:rFonts w:ascii="Courier New" w:hAnsi="Courier New" w:cs="Courier New"/>
          <w:sz w:val="18"/>
          <w:szCs w:val="18"/>
          <w:lang w:val="fr-CA"/>
        </w:rPr>
      </w:pPr>
    </w:p>
    <w:p w14:paraId="6C00AA69" w14:textId="77777777" w:rsidR="00C21BB6" w:rsidRDefault="00C21BB6">
      <w:pPr>
        <w:spacing w:line="240" w:lineRule="atLeast"/>
        <w:rPr>
          <w:rFonts w:ascii="Courier New" w:hAnsi="Courier New" w:cs="Courier New"/>
          <w:sz w:val="18"/>
          <w:szCs w:val="18"/>
          <w:lang w:val="fr-CA"/>
        </w:rPr>
      </w:pPr>
    </w:p>
    <w:p w14:paraId="70966D0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55E1EBE1"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5722E915" w14:textId="77777777" w:rsidR="00C21BB6" w:rsidRDefault="00C21BB6">
      <w:pPr>
        <w:spacing w:line="240" w:lineRule="atLeast"/>
        <w:rPr>
          <w:rFonts w:ascii="Courier New" w:hAnsi="Courier New" w:cs="Courier New"/>
          <w:sz w:val="18"/>
          <w:szCs w:val="18"/>
          <w:lang w:val="fr-CA"/>
        </w:rPr>
      </w:pPr>
    </w:p>
    <w:p w14:paraId="7154BC5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9.05TURBO0000014          041125093733AO90100000?U0?V002b 0000000000?</w:t>
      </w:r>
    </w:p>
    <w:p w14:paraId="5ACB5802" w14:textId="77777777" w:rsidR="00C21BB6" w:rsidRDefault="00C21BB6">
      <w:pPr>
        <w:spacing w:line="240" w:lineRule="atLeast"/>
        <w:rPr>
          <w:rFonts w:ascii="Courier New" w:hAnsi="Courier New" w:cs="Courier New"/>
          <w:sz w:val="18"/>
          <w:szCs w:val="18"/>
          <w:lang w:val="fr-CA"/>
        </w:rPr>
      </w:pPr>
    </w:p>
    <w:p w14:paraId="45FC3A4A" w14:textId="77777777" w:rsidR="00C21BB6" w:rsidRDefault="00C21BB6">
      <w:pPr>
        <w:spacing w:line="240" w:lineRule="atLeast"/>
        <w:rPr>
          <w:rFonts w:ascii="Courier New" w:hAnsi="Courier New" w:cs="Courier New"/>
          <w:sz w:val="18"/>
          <w:szCs w:val="18"/>
          <w:lang w:val="fr-CA"/>
        </w:rPr>
      </w:pPr>
    </w:p>
    <w:p w14:paraId="7855027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704DA544"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6DCA0787" w14:textId="77777777" w:rsidR="00C21BB6" w:rsidRDefault="00C21BB6">
      <w:pPr>
        <w:spacing w:line="240" w:lineRule="atLeast"/>
        <w:rPr>
          <w:rFonts w:ascii="Courier New" w:hAnsi="Courier New" w:cs="Courier New"/>
          <w:sz w:val="18"/>
          <w:szCs w:val="18"/>
          <w:lang w:val="fr-CA"/>
        </w:rPr>
      </w:pPr>
    </w:p>
    <w:p w14:paraId="7A8FC08C" w14:textId="77777777" w:rsidR="00C21BB6" w:rsidRPr="00D51F67" w:rsidRDefault="00C21BB6">
      <w:pPr>
        <w:spacing w:line="240" w:lineRule="atLeast"/>
        <w:rPr>
          <w:rFonts w:ascii="Courier New" w:hAnsi="Courier New" w:cs="Courier New"/>
          <w:sz w:val="18"/>
          <w:szCs w:val="18"/>
          <w:lang w:val="pt-BR"/>
        </w:rPr>
      </w:pPr>
      <w:r w:rsidRPr="006A778B">
        <w:rPr>
          <w:rFonts w:ascii="Courier New" w:hAnsi="Courier New" w:cs="Courier New"/>
          <w:sz w:val="18"/>
          <w:szCs w:val="18"/>
          <w:lang w:val="fr-FR"/>
        </w:rPr>
        <w:t xml:space="preserve">       </w:t>
      </w:r>
      <w:r w:rsidRPr="00D51F67">
        <w:rPr>
          <w:rFonts w:ascii="Courier New" w:hAnsi="Courier New" w:cs="Courier New"/>
          <w:sz w:val="18"/>
          <w:szCs w:val="18"/>
          <w:lang w:val="pt-BR"/>
        </w:rPr>
        <w:t>9.05TURBO0000014          041125093721AO90000881?V102k 0000000000?W0?c D</w:t>
      </w:r>
    </w:p>
    <w:p w14:paraId="77DABA76" w14:textId="77777777" w:rsidR="00C21BB6" w:rsidRDefault="00C21BB6">
      <w:pPr>
        <w:spacing w:line="240" w:lineRule="atLeast"/>
        <w:rPr>
          <w:rFonts w:ascii="Courier New" w:hAnsi="Courier New" w:cs="Courier New"/>
          <w:sz w:val="18"/>
          <w:szCs w:val="18"/>
          <w:lang w:val="en-GB"/>
        </w:rPr>
      </w:pPr>
      <w:r w:rsidRPr="00D51F67">
        <w:rPr>
          <w:rFonts w:ascii="Courier New" w:hAnsi="Courier New" w:cs="Courier New"/>
          <w:sz w:val="18"/>
          <w:szCs w:val="18"/>
          <w:lang w:val="pt-BR"/>
        </w:rPr>
        <w:t xml:space="preserve">       </w:t>
      </w:r>
      <w:r>
        <w:rPr>
          <w:rFonts w:ascii="Courier New" w:hAnsi="Courier New" w:cs="Courier New"/>
          <w:sz w:val="18"/>
          <w:szCs w:val="18"/>
          <w:lang w:val="en-GB"/>
        </w:rPr>
        <w:t>EVELOPMENT TERMINAL?g 75D8DD9E004790EC?h 6CD8C8CFA8A1AA8F?i F?k UK000000</w:t>
      </w:r>
    </w:p>
    <w:p w14:paraId="1D302799"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en-GB"/>
        </w:rPr>
        <w:t xml:space="preserve">       </w:t>
      </w:r>
      <w:r>
        <w:rPr>
          <w:rFonts w:ascii="Courier New" w:hAnsi="Courier New" w:cs="Courier New"/>
          <w:sz w:val="18"/>
          <w:szCs w:val="18"/>
          <w:lang w:val="fr-CA"/>
        </w:rPr>
        <w:t>0000000000000000000000000000000P 0000000000000000000000000000000000001?</w:t>
      </w:r>
    </w:p>
    <w:p w14:paraId="5B6BCD41" w14:textId="77777777" w:rsidR="00C21BB6" w:rsidRDefault="00C21BB6">
      <w:pPr>
        <w:spacing w:line="240" w:lineRule="atLeast"/>
        <w:rPr>
          <w:rFonts w:ascii="Courier New" w:hAnsi="Courier New" w:cs="Courier New"/>
          <w:sz w:val="18"/>
          <w:szCs w:val="18"/>
          <w:lang w:val="fr-CA"/>
        </w:rPr>
      </w:pPr>
    </w:p>
    <w:p w14:paraId="51AE2B0D" w14:textId="77777777" w:rsidR="00C21BB6" w:rsidRDefault="00C21BB6">
      <w:pPr>
        <w:spacing w:line="240" w:lineRule="atLeast"/>
        <w:rPr>
          <w:rFonts w:ascii="Courier New" w:hAnsi="Courier New" w:cs="Courier New"/>
          <w:sz w:val="18"/>
          <w:szCs w:val="18"/>
          <w:lang w:val="fr-CA"/>
        </w:rPr>
      </w:pPr>
    </w:p>
    <w:p w14:paraId="21B675E7"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POS DEVICE         </w:t>
      </w:r>
    </w:p>
    <w:p w14:paraId="6FD5F323"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SPDH               </w:t>
      </w:r>
    </w:p>
    <w:p w14:paraId="7DDD65D8" w14:textId="77777777" w:rsidR="00C21BB6" w:rsidRDefault="00C21BB6">
      <w:pPr>
        <w:spacing w:line="240" w:lineRule="atLeast"/>
        <w:rPr>
          <w:rFonts w:ascii="Courier New" w:hAnsi="Courier New" w:cs="Courier New"/>
          <w:sz w:val="18"/>
          <w:szCs w:val="18"/>
          <w:lang w:val="fr-CA"/>
        </w:rPr>
      </w:pPr>
    </w:p>
    <w:p w14:paraId="3199117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9.06TURBO0000014          041125093733AO90100000?U0?V002k 0000000000?</w:t>
      </w:r>
    </w:p>
    <w:p w14:paraId="58400820" w14:textId="77777777" w:rsidR="00C21BB6" w:rsidRDefault="00C21BB6">
      <w:pPr>
        <w:spacing w:line="240" w:lineRule="atLeast"/>
        <w:rPr>
          <w:rFonts w:ascii="Courier New" w:hAnsi="Courier New" w:cs="Courier New"/>
          <w:sz w:val="18"/>
          <w:szCs w:val="18"/>
          <w:lang w:val="fr-CA"/>
        </w:rPr>
      </w:pPr>
    </w:p>
    <w:p w14:paraId="2B84A42B" w14:textId="77777777" w:rsidR="00C21BB6" w:rsidRDefault="00C21BB6">
      <w:pPr>
        <w:spacing w:line="240" w:lineRule="atLeast"/>
        <w:rPr>
          <w:rFonts w:ascii="Courier New" w:hAnsi="Courier New" w:cs="Courier New"/>
          <w:sz w:val="18"/>
          <w:szCs w:val="18"/>
          <w:lang w:val="fr-CA"/>
        </w:rPr>
      </w:pPr>
    </w:p>
    <w:p w14:paraId="1A9AD8B8"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SOURCE SPDH              </w:t>
      </w:r>
    </w:p>
    <w:p w14:paraId="4178CF2E" w14:textId="77777777" w:rsidR="00C21BB6" w:rsidRDefault="00C21BB6">
      <w:pPr>
        <w:spacing w:line="240" w:lineRule="atLeast"/>
        <w:rPr>
          <w:rFonts w:ascii="Courier New" w:hAnsi="Courier New" w:cs="Courier New"/>
          <w:sz w:val="18"/>
          <w:szCs w:val="18"/>
          <w:lang w:val="fr-CA"/>
        </w:rPr>
      </w:pPr>
      <w:r>
        <w:rPr>
          <w:rFonts w:ascii="Courier New" w:hAnsi="Courier New" w:cs="Courier New"/>
          <w:sz w:val="18"/>
          <w:szCs w:val="18"/>
          <w:lang w:val="fr-CA"/>
        </w:rPr>
        <w:t xml:space="preserve">       DEST   POS DEVICE         </w:t>
      </w:r>
    </w:p>
    <w:p w14:paraId="52B0E45D" w14:textId="77777777" w:rsidR="00C21BB6" w:rsidRDefault="00C21BB6">
      <w:pPr>
        <w:spacing w:line="240" w:lineRule="atLeast"/>
        <w:rPr>
          <w:rFonts w:ascii="Courier New" w:hAnsi="Courier New" w:cs="Courier New"/>
          <w:sz w:val="18"/>
          <w:szCs w:val="18"/>
          <w:lang w:val="fr-CA"/>
        </w:rPr>
      </w:pPr>
    </w:p>
    <w:p w14:paraId="673596A7" w14:textId="77777777" w:rsidR="00C21BB6" w:rsidRPr="00D51F67" w:rsidRDefault="00C21BB6">
      <w:pPr>
        <w:spacing w:line="240" w:lineRule="atLeast"/>
        <w:rPr>
          <w:rFonts w:ascii="Courier New" w:hAnsi="Courier New" w:cs="Courier New"/>
          <w:sz w:val="18"/>
          <w:szCs w:val="18"/>
          <w:lang w:val="pt-BR"/>
        </w:rPr>
      </w:pPr>
      <w:r w:rsidRPr="006A778B">
        <w:rPr>
          <w:rFonts w:ascii="Courier New" w:hAnsi="Courier New" w:cs="Courier New"/>
          <w:sz w:val="18"/>
          <w:szCs w:val="18"/>
          <w:lang w:val="fr-FR"/>
        </w:rPr>
        <w:t xml:space="preserve">       </w:t>
      </w:r>
      <w:r w:rsidRPr="00D51F67">
        <w:rPr>
          <w:rFonts w:ascii="Courier New" w:hAnsi="Courier New" w:cs="Courier New"/>
          <w:sz w:val="18"/>
          <w:szCs w:val="18"/>
          <w:lang w:val="pt-BR"/>
        </w:rPr>
        <w:t>9.06TURBO0000014          041125093721AO90000880?V002s 0000000000?W0?p 1</w:t>
      </w:r>
    </w:p>
    <w:p w14:paraId="0DE180D4" w14:textId="77777777" w:rsidR="00C21BB6" w:rsidRDefault="00C21BB6">
      <w:pPr>
        <w:spacing w:line="240" w:lineRule="atLeast"/>
        <w:rPr>
          <w:rFonts w:ascii="Courier New" w:hAnsi="Courier New" w:cs="Courier New"/>
          <w:sz w:val="18"/>
          <w:szCs w:val="18"/>
          <w:lang w:val="en-GB"/>
        </w:rPr>
      </w:pPr>
      <w:r w:rsidRPr="00D51F67">
        <w:rPr>
          <w:rFonts w:ascii="Courier New" w:hAnsi="Courier New" w:cs="Courier New"/>
          <w:sz w:val="18"/>
          <w:szCs w:val="18"/>
          <w:lang w:val="pt-BR"/>
        </w:rPr>
        <w:t xml:space="preserve">       </w:t>
      </w:r>
      <w:r>
        <w:rPr>
          <w:rFonts w:ascii="Courier New" w:hAnsi="Courier New" w:cs="Courier New"/>
          <w:sz w:val="18"/>
          <w:szCs w:val="18"/>
          <w:lang w:val="en-GB"/>
        </w:rPr>
        <w:t>11110010001101000000001100000?s 000400040006        0010001000100010</w:t>
      </w:r>
    </w:p>
    <w:p w14:paraId="1F17F7AB" w14:textId="77777777" w:rsidR="00C21BB6" w:rsidRDefault="00C21BB6">
      <w:pPr>
        <w:spacing w:line="240" w:lineRule="atLeast"/>
        <w:rPr>
          <w:rFonts w:ascii="Courier New" w:hAnsi="Courier New" w:cs="Courier New"/>
          <w:sz w:val="18"/>
          <w:szCs w:val="18"/>
          <w:lang w:val="en-GB"/>
        </w:rPr>
      </w:pPr>
      <w:r>
        <w:rPr>
          <w:rFonts w:ascii="Courier New" w:hAnsi="Courier New" w:cs="Courier New"/>
          <w:sz w:val="18"/>
          <w:szCs w:val="18"/>
          <w:lang w:val="en-GB"/>
        </w:rPr>
        <w:t xml:space="preserve">                   ?</w:t>
      </w:r>
    </w:p>
    <w:p w14:paraId="75852CDD" w14:textId="77777777" w:rsidR="00C21BB6" w:rsidRDefault="00C21BB6">
      <w:pPr>
        <w:spacing w:line="240" w:lineRule="atLeast"/>
        <w:rPr>
          <w:lang w:val="en-GB"/>
        </w:rPr>
      </w:pPr>
    </w:p>
    <w:p w14:paraId="11172102" w14:textId="77777777" w:rsidR="00C21BB6" w:rsidRDefault="00C21BB6"/>
    <w:p w14:paraId="3F5A13FB" w14:textId="77777777" w:rsidR="0049176E" w:rsidRDefault="0049176E">
      <w:r>
        <w:br w:type="page"/>
      </w:r>
    </w:p>
    <w:p w14:paraId="7DBD5E3E" w14:textId="77777777" w:rsidR="0049176E" w:rsidRDefault="0049176E" w:rsidP="0049176E">
      <w:pPr>
        <w:pStyle w:val="Heading1"/>
        <w:pageBreakBefore/>
      </w:pPr>
      <w:bookmarkStart w:id="3001" w:name="_Toc30407800"/>
      <w:bookmarkStart w:id="3002" w:name="_Toc126079372"/>
      <w:r>
        <w:lastRenderedPageBreak/>
        <w:t xml:space="preserve">APPENDIX H – </w:t>
      </w:r>
      <w:r w:rsidR="0024486B">
        <w:t xml:space="preserve">EMV Transactions </w:t>
      </w:r>
      <w:r w:rsidR="007A2B94">
        <w:t xml:space="preserve">Payment Networks </w:t>
      </w:r>
      <w:r w:rsidR="0024486B">
        <w:t>ONLINE/</w:t>
      </w:r>
      <w:r>
        <w:t>OFFLINE PI</w:t>
      </w:r>
      <w:r w:rsidR="00B63085">
        <w:t>N Support</w:t>
      </w:r>
      <w:bookmarkEnd w:id="3001"/>
      <w:bookmarkEnd w:id="3002"/>
    </w:p>
    <w:p w14:paraId="64D57D76" w14:textId="77777777" w:rsidR="00B63085" w:rsidRDefault="00B63085" w:rsidP="00B63085">
      <w:r>
        <w:t>Personal Identification Number (PIN) validation is a Cardholder Verification Method (CVM) used to authenticate the Cardmember at the Point of Sales (POS).</w:t>
      </w:r>
    </w:p>
    <w:p w14:paraId="6D3B0B54" w14:textId="77777777" w:rsidR="007A2B94" w:rsidRDefault="007A2B94" w:rsidP="00B63085"/>
    <w:p w14:paraId="0D2E9233" w14:textId="77777777" w:rsidR="00FC53B7" w:rsidRDefault="00B63085" w:rsidP="00B63085">
      <w:r>
        <w:t>The table</w:t>
      </w:r>
      <w:r w:rsidR="007A2B94">
        <w:t>s below illustrate</w:t>
      </w:r>
      <w:r>
        <w:t xml:space="preserve"> the </w:t>
      </w:r>
      <w:r w:rsidR="007A2B94">
        <w:t>support of ONLINE/OFFLINE PIN by Payment Network in the U.S. and Canadian Regions.</w:t>
      </w:r>
    </w:p>
    <w:p w14:paraId="4EAB6B98" w14:textId="77777777" w:rsidR="00B63085" w:rsidRDefault="00B63085" w:rsidP="00B63085"/>
    <w:p w14:paraId="214B817C" w14:textId="77777777" w:rsidR="0043297A" w:rsidRDefault="0043297A" w:rsidP="00B653AE">
      <w:pPr>
        <w:pStyle w:val="Heading2"/>
      </w:pPr>
      <w:bookmarkStart w:id="3003" w:name="_Toc126079373"/>
      <w:r>
        <w:t>U.S.</w:t>
      </w:r>
      <w:r w:rsidR="00B653AE">
        <w:t xml:space="preserve"> – </w:t>
      </w:r>
      <w:r>
        <w:t>Payment Networks – PIN support</w:t>
      </w:r>
      <w:bookmarkEnd w:id="3003"/>
    </w:p>
    <w:p w14:paraId="68B32EA9" w14:textId="77777777" w:rsidR="0043297A" w:rsidRDefault="0043297A" w:rsidP="003028AB">
      <w:pPr>
        <w:pStyle w:val="NoSpacing"/>
      </w:pPr>
    </w:p>
    <w:tbl>
      <w:tblPr>
        <w:tblW w:w="1061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8"/>
        <w:gridCol w:w="1405"/>
        <w:gridCol w:w="2461"/>
        <w:gridCol w:w="4860"/>
      </w:tblGrid>
      <w:tr w:rsidR="0043297A" w14:paraId="6299BC62" w14:textId="77777777" w:rsidTr="004D7DB6">
        <w:tc>
          <w:tcPr>
            <w:tcW w:w="1888" w:type="dxa"/>
            <w:tcMar>
              <w:top w:w="0" w:type="dxa"/>
              <w:left w:w="108" w:type="dxa"/>
              <w:bottom w:w="0" w:type="dxa"/>
              <w:right w:w="108" w:type="dxa"/>
            </w:tcMar>
            <w:hideMark/>
          </w:tcPr>
          <w:p w14:paraId="3D120793" w14:textId="77777777" w:rsidR="0043297A" w:rsidRDefault="0043297A">
            <w:pPr>
              <w:rPr>
                <w:rFonts w:ascii="Calibri" w:eastAsiaTheme="minorHAnsi" w:hAnsi="Calibri" w:cs="Calibri"/>
                <w:b/>
                <w:bCs/>
                <w:color w:val="000000"/>
                <w:szCs w:val="22"/>
              </w:rPr>
            </w:pPr>
            <w:r>
              <w:rPr>
                <w:b/>
                <w:bCs/>
                <w:color w:val="000000"/>
              </w:rPr>
              <w:t>Payment Network</w:t>
            </w:r>
          </w:p>
        </w:tc>
        <w:tc>
          <w:tcPr>
            <w:tcW w:w="1405" w:type="dxa"/>
            <w:tcMar>
              <w:top w:w="0" w:type="dxa"/>
              <w:left w:w="108" w:type="dxa"/>
              <w:bottom w:w="0" w:type="dxa"/>
              <w:right w:w="108" w:type="dxa"/>
            </w:tcMar>
            <w:hideMark/>
          </w:tcPr>
          <w:p w14:paraId="77B967BE" w14:textId="77777777" w:rsidR="0043297A" w:rsidRDefault="0043297A">
            <w:pPr>
              <w:rPr>
                <w:rFonts w:ascii="Calibri" w:eastAsiaTheme="minorHAnsi" w:hAnsi="Calibri" w:cs="Calibri"/>
                <w:b/>
                <w:bCs/>
                <w:color w:val="000000"/>
                <w:szCs w:val="22"/>
              </w:rPr>
            </w:pPr>
            <w:r>
              <w:rPr>
                <w:b/>
                <w:bCs/>
                <w:color w:val="000000"/>
              </w:rPr>
              <w:t>Type of card</w:t>
            </w:r>
          </w:p>
        </w:tc>
        <w:tc>
          <w:tcPr>
            <w:tcW w:w="2461" w:type="dxa"/>
            <w:tcMar>
              <w:top w:w="0" w:type="dxa"/>
              <w:left w:w="108" w:type="dxa"/>
              <w:bottom w:w="0" w:type="dxa"/>
              <w:right w:w="108" w:type="dxa"/>
            </w:tcMar>
            <w:hideMark/>
          </w:tcPr>
          <w:p w14:paraId="1ECDDFF5" w14:textId="77777777" w:rsidR="0043297A" w:rsidRDefault="0043297A">
            <w:pPr>
              <w:rPr>
                <w:rFonts w:ascii="Calibri" w:eastAsiaTheme="minorHAnsi" w:hAnsi="Calibri" w:cs="Calibri"/>
                <w:b/>
                <w:bCs/>
                <w:color w:val="000000"/>
                <w:szCs w:val="22"/>
              </w:rPr>
            </w:pPr>
            <w:r>
              <w:rPr>
                <w:b/>
                <w:bCs/>
                <w:color w:val="000000"/>
              </w:rPr>
              <w:t>PIN Interface support</w:t>
            </w:r>
          </w:p>
        </w:tc>
        <w:tc>
          <w:tcPr>
            <w:tcW w:w="4860" w:type="dxa"/>
            <w:tcMar>
              <w:top w:w="0" w:type="dxa"/>
              <w:left w:w="108" w:type="dxa"/>
              <w:bottom w:w="0" w:type="dxa"/>
              <w:right w:w="108" w:type="dxa"/>
            </w:tcMar>
            <w:hideMark/>
          </w:tcPr>
          <w:p w14:paraId="5B157E43" w14:textId="77777777" w:rsidR="0043297A" w:rsidRDefault="0043297A">
            <w:pPr>
              <w:rPr>
                <w:rFonts w:ascii="Calibri" w:eastAsiaTheme="minorHAnsi" w:hAnsi="Calibri" w:cs="Calibri"/>
                <w:b/>
                <w:bCs/>
                <w:color w:val="000000"/>
                <w:szCs w:val="22"/>
              </w:rPr>
            </w:pPr>
            <w:r>
              <w:rPr>
                <w:b/>
                <w:bCs/>
                <w:color w:val="000000"/>
              </w:rPr>
              <w:t>Destination</w:t>
            </w:r>
          </w:p>
        </w:tc>
      </w:tr>
      <w:tr w:rsidR="0043297A" w14:paraId="10EDCBDC" w14:textId="77777777" w:rsidTr="004D7DB6">
        <w:tc>
          <w:tcPr>
            <w:tcW w:w="1888" w:type="dxa"/>
            <w:tcMar>
              <w:top w:w="0" w:type="dxa"/>
              <w:left w:w="108" w:type="dxa"/>
              <w:bottom w:w="0" w:type="dxa"/>
              <w:right w:w="108" w:type="dxa"/>
            </w:tcMar>
            <w:hideMark/>
          </w:tcPr>
          <w:p w14:paraId="3EDCF8F5" w14:textId="77777777" w:rsidR="0043297A" w:rsidRDefault="0043297A">
            <w:pPr>
              <w:rPr>
                <w:rFonts w:ascii="Calibri" w:eastAsiaTheme="minorHAnsi" w:hAnsi="Calibri" w:cs="Calibri"/>
                <w:b/>
                <w:bCs/>
                <w:color w:val="000000"/>
                <w:szCs w:val="22"/>
              </w:rPr>
            </w:pPr>
            <w:r>
              <w:rPr>
                <w:b/>
                <w:bCs/>
                <w:color w:val="000000"/>
              </w:rPr>
              <w:t>American Express</w:t>
            </w:r>
          </w:p>
        </w:tc>
        <w:tc>
          <w:tcPr>
            <w:tcW w:w="1405" w:type="dxa"/>
            <w:tcMar>
              <w:top w:w="0" w:type="dxa"/>
              <w:left w:w="108" w:type="dxa"/>
              <w:bottom w:w="0" w:type="dxa"/>
              <w:right w:w="108" w:type="dxa"/>
            </w:tcMar>
            <w:hideMark/>
          </w:tcPr>
          <w:p w14:paraId="3E47A46C"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5D7B9FC5"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6AAD2EEB" w14:textId="77777777" w:rsidR="0043297A" w:rsidRDefault="0043297A">
            <w:pPr>
              <w:rPr>
                <w:rFonts w:ascii="Calibri" w:eastAsiaTheme="minorHAnsi" w:hAnsi="Calibri" w:cs="Calibri"/>
                <w:color w:val="000000"/>
                <w:szCs w:val="22"/>
              </w:rPr>
            </w:pPr>
            <w:r>
              <w:rPr>
                <w:color w:val="000000"/>
              </w:rPr>
              <w:t xml:space="preserve">Amex Interface </w:t>
            </w:r>
          </w:p>
        </w:tc>
      </w:tr>
      <w:tr w:rsidR="0043297A" w14:paraId="4D413E45" w14:textId="77777777" w:rsidTr="004D7DB6">
        <w:tc>
          <w:tcPr>
            <w:tcW w:w="1888" w:type="dxa"/>
            <w:tcMar>
              <w:top w:w="0" w:type="dxa"/>
              <w:left w:w="108" w:type="dxa"/>
              <w:bottom w:w="0" w:type="dxa"/>
              <w:right w:w="108" w:type="dxa"/>
            </w:tcMar>
            <w:hideMark/>
          </w:tcPr>
          <w:p w14:paraId="0DB26C46" w14:textId="77777777" w:rsidR="0043297A" w:rsidRDefault="0043297A">
            <w:pPr>
              <w:rPr>
                <w:rFonts w:ascii="Calibri" w:eastAsiaTheme="minorHAnsi" w:hAnsi="Calibri" w:cs="Calibri"/>
                <w:b/>
                <w:bCs/>
                <w:color w:val="000000"/>
                <w:szCs w:val="22"/>
              </w:rPr>
            </w:pPr>
            <w:r>
              <w:rPr>
                <w:b/>
                <w:bCs/>
                <w:color w:val="000000"/>
              </w:rPr>
              <w:t>Discover</w:t>
            </w:r>
          </w:p>
        </w:tc>
        <w:tc>
          <w:tcPr>
            <w:tcW w:w="1405" w:type="dxa"/>
            <w:tcMar>
              <w:top w:w="0" w:type="dxa"/>
              <w:left w:w="108" w:type="dxa"/>
              <w:bottom w:w="0" w:type="dxa"/>
              <w:right w:w="108" w:type="dxa"/>
            </w:tcMar>
            <w:hideMark/>
          </w:tcPr>
          <w:p w14:paraId="10F0797F"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7471BC39"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4A4ED4A9" w14:textId="77777777" w:rsidR="0043297A" w:rsidRDefault="0043297A">
            <w:pPr>
              <w:rPr>
                <w:rFonts w:ascii="Calibri" w:eastAsiaTheme="minorHAnsi" w:hAnsi="Calibri" w:cs="Calibri"/>
                <w:color w:val="000000"/>
                <w:szCs w:val="22"/>
              </w:rPr>
            </w:pPr>
            <w:r>
              <w:rPr>
                <w:color w:val="000000"/>
              </w:rPr>
              <w:t>Discover Interface (Includes JCB and UnionPay)</w:t>
            </w:r>
          </w:p>
        </w:tc>
      </w:tr>
      <w:tr w:rsidR="0043297A" w14:paraId="2B2DD304" w14:textId="77777777" w:rsidTr="004D7DB6">
        <w:tc>
          <w:tcPr>
            <w:tcW w:w="1888" w:type="dxa"/>
            <w:tcMar>
              <w:top w:w="0" w:type="dxa"/>
              <w:left w:w="108" w:type="dxa"/>
              <w:bottom w:w="0" w:type="dxa"/>
              <w:right w:w="108" w:type="dxa"/>
            </w:tcMar>
            <w:hideMark/>
          </w:tcPr>
          <w:p w14:paraId="5AFEC5F7" w14:textId="77777777" w:rsidR="0043297A" w:rsidRDefault="0043297A">
            <w:pPr>
              <w:rPr>
                <w:rFonts w:ascii="Calibri" w:eastAsiaTheme="minorHAnsi" w:hAnsi="Calibri" w:cs="Calibri"/>
                <w:b/>
                <w:bCs/>
                <w:color w:val="000000"/>
                <w:szCs w:val="22"/>
              </w:rPr>
            </w:pPr>
            <w:r>
              <w:rPr>
                <w:b/>
                <w:bCs/>
                <w:color w:val="000000"/>
              </w:rPr>
              <w:t>Discover</w:t>
            </w:r>
          </w:p>
        </w:tc>
        <w:tc>
          <w:tcPr>
            <w:tcW w:w="1405" w:type="dxa"/>
            <w:tcMar>
              <w:top w:w="0" w:type="dxa"/>
              <w:left w:w="108" w:type="dxa"/>
              <w:bottom w:w="0" w:type="dxa"/>
              <w:right w:w="108" w:type="dxa"/>
            </w:tcMar>
            <w:hideMark/>
          </w:tcPr>
          <w:p w14:paraId="7AFD79F5"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693C950D" w14:textId="77777777" w:rsidR="0043297A" w:rsidRDefault="0043297A">
            <w:pPr>
              <w:rPr>
                <w:rFonts w:ascii="Calibri" w:eastAsiaTheme="minorHAnsi" w:hAnsi="Calibri" w:cs="Calibri"/>
                <w:color w:val="000000"/>
                <w:szCs w:val="22"/>
              </w:rPr>
            </w:pPr>
            <w:r>
              <w:rPr>
                <w:color w:val="000000"/>
              </w:rPr>
              <w:t>OFFLINE/ONLINE</w:t>
            </w:r>
          </w:p>
        </w:tc>
        <w:tc>
          <w:tcPr>
            <w:tcW w:w="4860" w:type="dxa"/>
            <w:tcMar>
              <w:top w:w="0" w:type="dxa"/>
              <w:left w:w="108" w:type="dxa"/>
              <w:bottom w:w="0" w:type="dxa"/>
              <w:right w:w="108" w:type="dxa"/>
            </w:tcMar>
            <w:hideMark/>
          </w:tcPr>
          <w:p w14:paraId="542F0709" w14:textId="77777777" w:rsidR="0043297A" w:rsidRDefault="0043297A">
            <w:pPr>
              <w:rPr>
                <w:rFonts w:ascii="Calibri" w:eastAsiaTheme="minorHAnsi" w:hAnsi="Calibri" w:cs="Calibri"/>
                <w:color w:val="000000"/>
                <w:szCs w:val="22"/>
              </w:rPr>
            </w:pPr>
            <w:r>
              <w:rPr>
                <w:color w:val="000000"/>
              </w:rPr>
              <w:t>Visa PIN Debit Gateway Interface</w:t>
            </w:r>
          </w:p>
        </w:tc>
      </w:tr>
      <w:tr w:rsidR="0043297A" w14:paraId="28CC6FD3" w14:textId="77777777" w:rsidTr="004D7DB6">
        <w:tc>
          <w:tcPr>
            <w:tcW w:w="1888" w:type="dxa"/>
            <w:tcMar>
              <w:top w:w="0" w:type="dxa"/>
              <w:left w:w="108" w:type="dxa"/>
              <w:bottom w:w="0" w:type="dxa"/>
              <w:right w:w="108" w:type="dxa"/>
            </w:tcMar>
            <w:hideMark/>
          </w:tcPr>
          <w:p w14:paraId="180505C4" w14:textId="77777777" w:rsidR="0043297A" w:rsidRDefault="0043297A">
            <w:pPr>
              <w:rPr>
                <w:rFonts w:ascii="Calibri" w:eastAsiaTheme="minorHAnsi" w:hAnsi="Calibri" w:cs="Calibri"/>
                <w:b/>
                <w:bCs/>
                <w:color w:val="000000"/>
                <w:szCs w:val="22"/>
              </w:rPr>
            </w:pPr>
            <w:r>
              <w:rPr>
                <w:b/>
                <w:bCs/>
                <w:color w:val="000000"/>
              </w:rPr>
              <w:t>MasterCard</w:t>
            </w:r>
          </w:p>
        </w:tc>
        <w:tc>
          <w:tcPr>
            <w:tcW w:w="1405" w:type="dxa"/>
            <w:tcMar>
              <w:top w:w="0" w:type="dxa"/>
              <w:left w:w="108" w:type="dxa"/>
              <w:bottom w:w="0" w:type="dxa"/>
              <w:right w:w="108" w:type="dxa"/>
            </w:tcMar>
            <w:hideMark/>
          </w:tcPr>
          <w:p w14:paraId="13BAE45B"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03D73AB9" w14:textId="77777777" w:rsidR="0043297A" w:rsidRDefault="0043297A">
            <w:pPr>
              <w:rPr>
                <w:rFonts w:ascii="Calibri" w:eastAsiaTheme="minorHAnsi" w:hAnsi="Calibri" w:cs="Calibri"/>
                <w:color w:val="000000"/>
                <w:szCs w:val="22"/>
              </w:rPr>
            </w:pPr>
            <w:r>
              <w:rPr>
                <w:color w:val="000000"/>
              </w:rPr>
              <w:t>OFFLINE/ONLINE</w:t>
            </w:r>
          </w:p>
        </w:tc>
        <w:tc>
          <w:tcPr>
            <w:tcW w:w="4860" w:type="dxa"/>
            <w:tcMar>
              <w:top w:w="0" w:type="dxa"/>
              <w:left w:w="108" w:type="dxa"/>
              <w:bottom w:w="0" w:type="dxa"/>
              <w:right w:w="108" w:type="dxa"/>
            </w:tcMar>
            <w:hideMark/>
          </w:tcPr>
          <w:p w14:paraId="72F47F81" w14:textId="77777777" w:rsidR="0043297A" w:rsidRDefault="0043297A">
            <w:pPr>
              <w:rPr>
                <w:rFonts w:ascii="Calibri" w:eastAsiaTheme="minorHAnsi" w:hAnsi="Calibri" w:cs="Calibri"/>
                <w:color w:val="000000"/>
                <w:szCs w:val="22"/>
              </w:rPr>
            </w:pPr>
            <w:r>
              <w:rPr>
                <w:color w:val="000000"/>
              </w:rPr>
              <w:t>MasterCard  Interface</w:t>
            </w:r>
          </w:p>
        </w:tc>
      </w:tr>
      <w:tr w:rsidR="0043297A" w14:paraId="2211B068" w14:textId="77777777" w:rsidTr="004D7DB6">
        <w:tc>
          <w:tcPr>
            <w:tcW w:w="1888" w:type="dxa"/>
            <w:tcMar>
              <w:top w:w="0" w:type="dxa"/>
              <w:left w:w="108" w:type="dxa"/>
              <w:bottom w:w="0" w:type="dxa"/>
              <w:right w:w="108" w:type="dxa"/>
            </w:tcMar>
            <w:hideMark/>
          </w:tcPr>
          <w:p w14:paraId="45EAC426" w14:textId="77777777" w:rsidR="0043297A" w:rsidRDefault="0043297A">
            <w:pPr>
              <w:rPr>
                <w:rFonts w:ascii="Calibri" w:eastAsiaTheme="minorHAnsi" w:hAnsi="Calibri" w:cs="Calibri"/>
                <w:b/>
                <w:bCs/>
                <w:color w:val="000000"/>
                <w:szCs w:val="22"/>
              </w:rPr>
            </w:pPr>
            <w:r>
              <w:rPr>
                <w:b/>
                <w:bCs/>
                <w:color w:val="000000"/>
              </w:rPr>
              <w:t>MasterCard</w:t>
            </w:r>
          </w:p>
        </w:tc>
        <w:tc>
          <w:tcPr>
            <w:tcW w:w="1405" w:type="dxa"/>
            <w:tcMar>
              <w:top w:w="0" w:type="dxa"/>
              <w:left w:w="108" w:type="dxa"/>
              <w:bottom w:w="0" w:type="dxa"/>
              <w:right w:w="108" w:type="dxa"/>
            </w:tcMar>
            <w:hideMark/>
          </w:tcPr>
          <w:p w14:paraId="5A73BF1E"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2577CF85" w14:textId="77777777" w:rsidR="0043297A" w:rsidRDefault="0043297A">
            <w:pPr>
              <w:rPr>
                <w:rFonts w:ascii="Calibri" w:eastAsiaTheme="minorHAnsi" w:hAnsi="Calibri" w:cs="Calibri"/>
                <w:color w:val="000000"/>
                <w:szCs w:val="22"/>
              </w:rPr>
            </w:pPr>
            <w:r>
              <w:rPr>
                <w:color w:val="000000"/>
              </w:rPr>
              <w:t>OFFLINE/ONLINE</w:t>
            </w:r>
          </w:p>
        </w:tc>
        <w:tc>
          <w:tcPr>
            <w:tcW w:w="4860" w:type="dxa"/>
            <w:tcMar>
              <w:top w:w="0" w:type="dxa"/>
              <w:left w:w="108" w:type="dxa"/>
              <w:bottom w:w="0" w:type="dxa"/>
              <w:right w:w="108" w:type="dxa"/>
            </w:tcMar>
            <w:hideMark/>
          </w:tcPr>
          <w:p w14:paraId="0060F132" w14:textId="77777777" w:rsidR="0043297A" w:rsidRDefault="0043297A">
            <w:pPr>
              <w:rPr>
                <w:rFonts w:ascii="Calibri" w:eastAsiaTheme="minorHAnsi" w:hAnsi="Calibri" w:cs="Calibri"/>
                <w:color w:val="000000"/>
                <w:szCs w:val="22"/>
              </w:rPr>
            </w:pPr>
            <w:r>
              <w:rPr>
                <w:color w:val="000000"/>
              </w:rPr>
              <w:t>Visa PIN Debit Gateway Interface (includes Maestro)</w:t>
            </w:r>
          </w:p>
        </w:tc>
      </w:tr>
      <w:tr w:rsidR="0043297A" w14:paraId="6498618A" w14:textId="77777777" w:rsidTr="004D7DB6">
        <w:tc>
          <w:tcPr>
            <w:tcW w:w="1888" w:type="dxa"/>
            <w:tcMar>
              <w:top w:w="0" w:type="dxa"/>
              <w:left w:w="108" w:type="dxa"/>
              <w:bottom w:w="0" w:type="dxa"/>
              <w:right w:w="108" w:type="dxa"/>
            </w:tcMar>
            <w:hideMark/>
          </w:tcPr>
          <w:p w14:paraId="1BA943D3" w14:textId="77777777" w:rsidR="0043297A" w:rsidRDefault="0043297A">
            <w:pPr>
              <w:rPr>
                <w:rFonts w:ascii="Calibri" w:eastAsiaTheme="minorHAnsi" w:hAnsi="Calibri" w:cs="Calibri"/>
                <w:b/>
                <w:bCs/>
                <w:color w:val="000000"/>
                <w:szCs w:val="22"/>
              </w:rPr>
            </w:pPr>
            <w:r>
              <w:rPr>
                <w:b/>
                <w:bCs/>
                <w:color w:val="000000"/>
              </w:rPr>
              <w:t>Visa</w:t>
            </w:r>
          </w:p>
        </w:tc>
        <w:tc>
          <w:tcPr>
            <w:tcW w:w="1405" w:type="dxa"/>
            <w:tcMar>
              <w:top w:w="0" w:type="dxa"/>
              <w:left w:w="108" w:type="dxa"/>
              <w:bottom w:w="0" w:type="dxa"/>
              <w:right w:w="108" w:type="dxa"/>
            </w:tcMar>
            <w:hideMark/>
          </w:tcPr>
          <w:p w14:paraId="479BC6CD"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3E267573"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6474817C" w14:textId="77777777" w:rsidR="0043297A" w:rsidRDefault="0043297A">
            <w:pPr>
              <w:rPr>
                <w:rFonts w:ascii="Calibri" w:eastAsiaTheme="minorHAnsi" w:hAnsi="Calibri" w:cs="Calibri"/>
                <w:color w:val="000000"/>
                <w:szCs w:val="22"/>
              </w:rPr>
            </w:pPr>
            <w:r>
              <w:rPr>
                <w:color w:val="000000"/>
              </w:rPr>
              <w:t>Visa Interface</w:t>
            </w:r>
          </w:p>
        </w:tc>
      </w:tr>
      <w:tr w:rsidR="0043297A" w14:paraId="48D0721E" w14:textId="77777777" w:rsidTr="004D7DB6">
        <w:tc>
          <w:tcPr>
            <w:tcW w:w="1888" w:type="dxa"/>
            <w:tcMar>
              <w:top w:w="0" w:type="dxa"/>
              <w:left w:w="108" w:type="dxa"/>
              <w:bottom w:w="0" w:type="dxa"/>
              <w:right w:w="108" w:type="dxa"/>
            </w:tcMar>
            <w:hideMark/>
          </w:tcPr>
          <w:p w14:paraId="44E2CFC3" w14:textId="77777777" w:rsidR="0043297A" w:rsidRDefault="0043297A">
            <w:pPr>
              <w:rPr>
                <w:rFonts w:ascii="Calibri" w:eastAsiaTheme="minorHAnsi" w:hAnsi="Calibri" w:cs="Calibri"/>
                <w:b/>
                <w:bCs/>
                <w:color w:val="000000"/>
                <w:szCs w:val="22"/>
              </w:rPr>
            </w:pPr>
            <w:r>
              <w:rPr>
                <w:b/>
                <w:bCs/>
                <w:color w:val="000000"/>
              </w:rPr>
              <w:t>Visa</w:t>
            </w:r>
          </w:p>
        </w:tc>
        <w:tc>
          <w:tcPr>
            <w:tcW w:w="1405" w:type="dxa"/>
            <w:tcMar>
              <w:top w:w="0" w:type="dxa"/>
              <w:left w:w="108" w:type="dxa"/>
              <w:bottom w:w="0" w:type="dxa"/>
              <w:right w:w="108" w:type="dxa"/>
            </w:tcMar>
            <w:hideMark/>
          </w:tcPr>
          <w:p w14:paraId="4C494381"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31AF99A2" w14:textId="77777777" w:rsidR="0043297A" w:rsidRDefault="0043297A">
            <w:pPr>
              <w:rPr>
                <w:rFonts w:ascii="Calibri" w:eastAsiaTheme="minorHAnsi" w:hAnsi="Calibri" w:cs="Calibri"/>
                <w:color w:val="000000"/>
                <w:szCs w:val="22"/>
              </w:rPr>
            </w:pPr>
            <w:r>
              <w:rPr>
                <w:color w:val="000000"/>
              </w:rPr>
              <w:t>OFFLINE/ONLINE</w:t>
            </w:r>
          </w:p>
        </w:tc>
        <w:tc>
          <w:tcPr>
            <w:tcW w:w="4860" w:type="dxa"/>
            <w:tcMar>
              <w:top w:w="0" w:type="dxa"/>
              <w:left w:w="108" w:type="dxa"/>
              <w:bottom w:w="0" w:type="dxa"/>
              <w:right w:w="108" w:type="dxa"/>
            </w:tcMar>
            <w:hideMark/>
          </w:tcPr>
          <w:p w14:paraId="38A5B9AA" w14:textId="77777777" w:rsidR="0043297A" w:rsidRDefault="0043297A">
            <w:pPr>
              <w:rPr>
                <w:rFonts w:ascii="Calibri" w:eastAsiaTheme="minorHAnsi" w:hAnsi="Calibri" w:cs="Calibri"/>
                <w:color w:val="000000"/>
                <w:szCs w:val="22"/>
              </w:rPr>
            </w:pPr>
            <w:r>
              <w:rPr>
                <w:color w:val="000000"/>
              </w:rPr>
              <w:t>Visa PIN Debit Gateway Interface</w:t>
            </w:r>
          </w:p>
        </w:tc>
      </w:tr>
    </w:tbl>
    <w:p w14:paraId="7FB6CE0C" w14:textId="77777777" w:rsidR="0043297A" w:rsidRDefault="0043297A" w:rsidP="0043297A">
      <w:pPr>
        <w:rPr>
          <w:rFonts w:ascii="Calibri" w:eastAsiaTheme="minorHAnsi" w:hAnsi="Calibri" w:cs="Calibri"/>
        </w:rPr>
      </w:pPr>
    </w:p>
    <w:p w14:paraId="230BAACE" w14:textId="77777777" w:rsidR="0043297A" w:rsidRDefault="0043297A" w:rsidP="00B653AE">
      <w:pPr>
        <w:pStyle w:val="Heading2"/>
      </w:pPr>
      <w:bookmarkStart w:id="3004" w:name="_Toc126079374"/>
      <w:r>
        <w:t>Canada</w:t>
      </w:r>
      <w:r w:rsidR="00B653AE">
        <w:t xml:space="preserve"> – </w:t>
      </w:r>
      <w:r>
        <w:t>Payment Networks – PIN support</w:t>
      </w:r>
      <w:bookmarkEnd w:id="3004"/>
    </w:p>
    <w:p w14:paraId="11A471D6" w14:textId="77777777" w:rsidR="0043297A" w:rsidRDefault="0043297A" w:rsidP="0043297A"/>
    <w:tbl>
      <w:tblPr>
        <w:tblW w:w="1061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8"/>
        <w:gridCol w:w="1405"/>
        <w:gridCol w:w="2461"/>
        <w:gridCol w:w="4860"/>
      </w:tblGrid>
      <w:tr w:rsidR="0043297A" w14:paraId="5A722618" w14:textId="77777777" w:rsidTr="00B653AE">
        <w:tc>
          <w:tcPr>
            <w:tcW w:w="1888" w:type="dxa"/>
            <w:tcMar>
              <w:top w:w="0" w:type="dxa"/>
              <w:left w:w="108" w:type="dxa"/>
              <w:bottom w:w="0" w:type="dxa"/>
              <w:right w:w="108" w:type="dxa"/>
            </w:tcMar>
            <w:hideMark/>
          </w:tcPr>
          <w:p w14:paraId="6CAFDFC7" w14:textId="77777777" w:rsidR="0043297A" w:rsidRDefault="0043297A">
            <w:pPr>
              <w:rPr>
                <w:rFonts w:ascii="Calibri" w:eastAsiaTheme="minorHAnsi" w:hAnsi="Calibri" w:cs="Calibri"/>
                <w:b/>
                <w:bCs/>
                <w:color w:val="000000"/>
                <w:szCs w:val="22"/>
              </w:rPr>
            </w:pPr>
            <w:r>
              <w:rPr>
                <w:b/>
                <w:bCs/>
                <w:color w:val="000000"/>
              </w:rPr>
              <w:t>Payment Network</w:t>
            </w:r>
          </w:p>
        </w:tc>
        <w:tc>
          <w:tcPr>
            <w:tcW w:w="1405" w:type="dxa"/>
            <w:tcMar>
              <w:top w:w="0" w:type="dxa"/>
              <w:left w:w="108" w:type="dxa"/>
              <w:bottom w:w="0" w:type="dxa"/>
              <w:right w:w="108" w:type="dxa"/>
            </w:tcMar>
            <w:hideMark/>
          </w:tcPr>
          <w:p w14:paraId="3228C89C" w14:textId="77777777" w:rsidR="0043297A" w:rsidRDefault="0043297A">
            <w:pPr>
              <w:rPr>
                <w:rFonts w:ascii="Calibri" w:eastAsiaTheme="minorHAnsi" w:hAnsi="Calibri" w:cs="Calibri"/>
                <w:b/>
                <w:bCs/>
                <w:color w:val="000000"/>
                <w:szCs w:val="22"/>
              </w:rPr>
            </w:pPr>
            <w:r>
              <w:rPr>
                <w:b/>
                <w:bCs/>
                <w:color w:val="000000"/>
              </w:rPr>
              <w:t>Type of card</w:t>
            </w:r>
          </w:p>
        </w:tc>
        <w:tc>
          <w:tcPr>
            <w:tcW w:w="2461" w:type="dxa"/>
            <w:tcMar>
              <w:top w:w="0" w:type="dxa"/>
              <w:left w:w="108" w:type="dxa"/>
              <w:bottom w:w="0" w:type="dxa"/>
              <w:right w:w="108" w:type="dxa"/>
            </w:tcMar>
            <w:hideMark/>
          </w:tcPr>
          <w:p w14:paraId="61A4D120" w14:textId="77777777" w:rsidR="0043297A" w:rsidRDefault="0043297A">
            <w:pPr>
              <w:rPr>
                <w:rFonts w:ascii="Calibri" w:eastAsiaTheme="minorHAnsi" w:hAnsi="Calibri" w:cs="Calibri"/>
                <w:b/>
                <w:bCs/>
                <w:color w:val="000000"/>
                <w:szCs w:val="22"/>
              </w:rPr>
            </w:pPr>
            <w:r>
              <w:rPr>
                <w:b/>
                <w:bCs/>
                <w:color w:val="000000"/>
              </w:rPr>
              <w:t>PIN Interface support</w:t>
            </w:r>
          </w:p>
        </w:tc>
        <w:tc>
          <w:tcPr>
            <w:tcW w:w="4860" w:type="dxa"/>
            <w:tcMar>
              <w:top w:w="0" w:type="dxa"/>
              <w:left w:w="108" w:type="dxa"/>
              <w:bottom w:w="0" w:type="dxa"/>
              <w:right w:w="108" w:type="dxa"/>
            </w:tcMar>
            <w:hideMark/>
          </w:tcPr>
          <w:p w14:paraId="0AF7AB45" w14:textId="77777777" w:rsidR="0043297A" w:rsidRDefault="0043297A">
            <w:pPr>
              <w:rPr>
                <w:rFonts w:ascii="Calibri" w:eastAsiaTheme="minorHAnsi" w:hAnsi="Calibri" w:cs="Calibri"/>
                <w:b/>
                <w:bCs/>
                <w:color w:val="000000"/>
                <w:szCs w:val="22"/>
              </w:rPr>
            </w:pPr>
            <w:r>
              <w:rPr>
                <w:b/>
                <w:bCs/>
                <w:color w:val="000000"/>
              </w:rPr>
              <w:t>Destination</w:t>
            </w:r>
          </w:p>
        </w:tc>
      </w:tr>
      <w:tr w:rsidR="0043297A" w14:paraId="74A87910" w14:textId="77777777" w:rsidTr="00B653AE">
        <w:tc>
          <w:tcPr>
            <w:tcW w:w="1888" w:type="dxa"/>
            <w:tcMar>
              <w:top w:w="0" w:type="dxa"/>
              <w:left w:w="108" w:type="dxa"/>
              <w:bottom w:w="0" w:type="dxa"/>
              <w:right w:w="108" w:type="dxa"/>
            </w:tcMar>
            <w:hideMark/>
          </w:tcPr>
          <w:p w14:paraId="682C511D" w14:textId="77777777" w:rsidR="0043297A" w:rsidRDefault="0043297A">
            <w:pPr>
              <w:rPr>
                <w:rFonts w:ascii="Calibri" w:eastAsiaTheme="minorHAnsi" w:hAnsi="Calibri" w:cs="Calibri"/>
                <w:b/>
                <w:bCs/>
                <w:color w:val="000000"/>
                <w:szCs w:val="22"/>
              </w:rPr>
            </w:pPr>
            <w:r>
              <w:rPr>
                <w:b/>
                <w:bCs/>
                <w:color w:val="000000"/>
              </w:rPr>
              <w:t>American Express</w:t>
            </w:r>
          </w:p>
        </w:tc>
        <w:tc>
          <w:tcPr>
            <w:tcW w:w="1405" w:type="dxa"/>
            <w:tcMar>
              <w:top w:w="0" w:type="dxa"/>
              <w:left w:w="108" w:type="dxa"/>
              <w:bottom w:w="0" w:type="dxa"/>
              <w:right w:w="108" w:type="dxa"/>
            </w:tcMar>
            <w:hideMark/>
          </w:tcPr>
          <w:p w14:paraId="0730C30B"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74B739FC"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34387335" w14:textId="77777777" w:rsidR="0043297A" w:rsidRDefault="0043297A">
            <w:pPr>
              <w:rPr>
                <w:rFonts w:ascii="Calibri" w:eastAsiaTheme="minorHAnsi" w:hAnsi="Calibri" w:cs="Calibri"/>
                <w:color w:val="000000"/>
                <w:szCs w:val="22"/>
              </w:rPr>
            </w:pPr>
            <w:r>
              <w:rPr>
                <w:color w:val="000000"/>
              </w:rPr>
              <w:t>Amex Interface (includes JCB)</w:t>
            </w:r>
          </w:p>
        </w:tc>
      </w:tr>
      <w:tr w:rsidR="0043297A" w14:paraId="05E2D43D" w14:textId="77777777" w:rsidTr="00B653AE">
        <w:tc>
          <w:tcPr>
            <w:tcW w:w="1888" w:type="dxa"/>
            <w:tcMar>
              <w:top w:w="0" w:type="dxa"/>
              <w:left w:w="108" w:type="dxa"/>
              <w:bottom w:w="0" w:type="dxa"/>
              <w:right w:w="108" w:type="dxa"/>
            </w:tcMar>
            <w:hideMark/>
          </w:tcPr>
          <w:p w14:paraId="7E395F95" w14:textId="77777777" w:rsidR="0043297A" w:rsidRDefault="0043297A">
            <w:pPr>
              <w:rPr>
                <w:rFonts w:ascii="Calibri" w:eastAsiaTheme="minorHAnsi" w:hAnsi="Calibri" w:cs="Calibri"/>
                <w:b/>
                <w:bCs/>
                <w:color w:val="000000"/>
                <w:szCs w:val="22"/>
              </w:rPr>
            </w:pPr>
            <w:r>
              <w:rPr>
                <w:b/>
                <w:bCs/>
                <w:color w:val="000000"/>
              </w:rPr>
              <w:t>Discover</w:t>
            </w:r>
          </w:p>
        </w:tc>
        <w:tc>
          <w:tcPr>
            <w:tcW w:w="1405" w:type="dxa"/>
            <w:tcMar>
              <w:top w:w="0" w:type="dxa"/>
              <w:left w:w="108" w:type="dxa"/>
              <w:bottom w:w="0" w:type="dxa"/>
              <w:right w:w="108" w:type="dxa"/>
            </w:tcMar>
            <w:hideMark/>
          </w:tcPr>
          <w:p w14:paraId="7A14D23C"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0BD2326C"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19E51EFF" w14:textId="77777777" w:rsidR="0043297A" w:rsidRDefault="0043297A">
            <w:pPr>
              <w:rPr>
                <w:rFonts w:ascii="Calibri" w:eastAsiaTheme="minorHAnsi" w:hAnsi="Calibri" w:cs="Calibri"/>
                <w:color w:val="000000"/>
                <w:szCs w:val="22"/>
              </w:rPr>
            </w:pPr>
            <w:r>
              <w:rPr>
                <w:color w:val="000000"/>
              </w:rPr>
              <w:t>Discover Interface (includes Diners)</w:t>
            </w:r>
          </w:p>
        </w:tc>
      </w:tr>
      <w:tr w:rsidR="0043297A" w14:paraId="3FDD2B94" w14:textId="77777777" w:rsidTr="00B653AE">
        <w:tc>
          <w:tcPr>
            <w:tcW w:w="1888" w:type="dxa"/>
            <w:tcMar>
              <w:top w:w="0" w:type="dxa"/>
              <w:left w:w="108" w:type="dxa"/>
              <w:bottom w:w="0" w:type="dxa"/>
              <w:right w:w="108" w:type="dxa"/>
            </w:tcMar>
            <w:hideMark/>
          </w:tcPr>
          <w:p w14:paraId="69F4D318" w14:textId="77777777" w:rsidR="0043297A" w:rsidRDefault="0043297A">
            <w:pPr>
              <w:rPr>
                <w:rFonts w:ascii="Calibri" w:eastAsiaTheme="minorHAnsi" w:hAnsi="Calibri" w:cs="Calibri"/>
                <w:b/>
                <w:bCs/>
                <w:color w:val="000000"/>
                <w:szCs w:val="22"/>
              </w:rPr>
            </w:pPr>
            <w:r>
              <w:rPr>
                <w:b/>
                <w:bCs/>
                <w:color w:val="000000"/>
              </w:rPr>
              <w:t>Interac</w:t>
            </w:r>
          </w:p>
        </w:tc>
        <w:tc>
          <w:tcPr>
            <w:tcW w:w="1405" w:type="dxa"/>
            <w:tcMar>
              <w:top w:w="0" w:type="dxa"/>
              <w:left w:w="108" w:type="dxa"/>
              <w:bottom w:w="0" w:type="dxa"/>
              <w:right w:w="108" w:type="dxa"/>
            </w:tcMar>
            <w:hideMark/>
          </w:tcPr>
          <w:p w14:paraId="70531CA1"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3F7E2F52"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66EA26BE" w14:textId="77777777" w:rsidR="0043297A" w:rsidRDefault="0043297A">
            <w:pPr>
              <w:rPr>
                <w:rFonts w:ascii="Calibri" w:eastAsiaTheme="minorHAnsi" w:hAnsi="Calibri" w:cs="Calibri"/>
                <w:color w:val="000000"/>
                <w:szCs w:val="22"/>
              </w:rPr>
            </w:pPr>
            <w:r>
              <w:rPr>
                <w:color w:val="000000"/>
              </w:rPr>
              <w:t>Interac Interface</w:t>
            </w:r>
          </w:p>
        </w:tc>
      </w:tr>
      <w:tr w:rsidR="0043297A" w14:paraId="458B0D39" w14:textId="77777777" w:rsidTr="00B653AE">
        <w:tc>
          <w:tcPr>
            <w:tcW w:w="1888" w:type="dxa"/>
            <w:tcMar>
              <w:top w:w="0" w:type="dxa"/>
              <w:left w:w="108" w:type="dxa"/>
              <w:bottom w:w="0" w:type="dxa"/>
              <w:right w:w="108" w:type="dxa"/>
            </w:tcMar>
            <w:hideMark/>
          </w:tcPr>
          <w:p w14:paraId="22DD9D77" w14:textId="77777777" w:rsidR="0043297A" w:rsidRDefault="0043297A">
            <w:pPr>
              <w:rPr>
                <w:rFonts w:ascii="Calibri" w:eastAsiaTheme="minorHAnsi" w:hAnsi="Calibri" w:cs="Calibri"/>
                <w:b/>
                <w:bCs/>
                <w:color w:val="000000"/>
                <w:szCs w:val="22"/>
              </w:rPr>
            </w:pPr>
            <w:r>
              <w:rPr>
                <w:b/>
                <w:bCs/>
                <w:color w:val="000000"/>
              </w:rPr>
              <w:t>MasterCard</w:t>
            </w:r>
          </w:p>
        </w:tc>
        <w:tc>
          <w:tcPr>
            <w:tcW w:w="1405" w:type="dxa"/>
            <w:tcMar>
              <w:top w:w="0" w:type="dxa"/>
              <w:left w:w="108" w:type="dxa"/>
              <w:bottom w:w="0" w:type="dxa"/>
              <w:right w:w="108" w:type="dxa"/>
            </w:tcMar>
            <w:hideMark/>
          </w:tcPr>
          <w:p w14:paraId="2AEEA9C3"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20F354EA"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320D5BE4" w14:textId="77777777" w:rsidR="0043297A" w:rsidRDefault="0043297A">
            <w:pPr>
              <w:rPr>
                <w:rFonts w:ascii="Calibri" w:eastAsiaTheme="minorHAnsi" w:hAnsi="Calibri" w:cs="Calibri"/>
                <w:color w:val="000000"/>
                <w:szCs w:val="22"/>
              </w:rPr>
            </w:pPr>
            <w:r>
              <w:rPr>
                <w:color w:val="000000"/>
              </w:rPr>
              <w:t>MasterCard  Interface</w:t>
            </w:r>
          </w:p>
        </w:tc>
      </w:tr>
      <w:tr w:rsidR="0043297A" w14:paraId="5BE0BCA8" w14:textId="77777777" w:rsidTr="00B653AE">
        <w:tc>
          <w:tcPr>
            <w:tcW w:w="1888" w:type="dxa"/>
            <w:tcMar>
              <w:top w:w="0" w:type="dxa"/>
              <w:left w:w="108" w:type="dxa"/>
              <w:bottom w:w="0" w:type="dxa"/>
              <w:right w:w="108" w:type="dxa"/>
            </w:tcMar>
            <w:hideMark/>
          </w:tcPr>
          <w:p w14:paraId="028723EB" w14:textId="77777777" w:rsidR="0043297A" w:rsidRDefault="0043297A">
            <w:pPr>
              <w:rPr>
                <w:rFonts w:ascii="Calibri" w:eastAsiaTheme="minorHAnsi" w:hAnsi="Calibri" w:cs="Calibri"/>
                <w:b/>
                <w:bCs/>
                <w:color w:val="000000"/>
                <w:szCs w:val="22"/>
              </w:rPr>
            </w:pPr>
            <w:r>
              <w:rPr>
                <w:b/>
                <w:bCs/>
                <w:color w:val="000000"/>
              </w:rPr>
              <w:t>MasterCard</w:t>
            </w:r>
          </w:p>
        </w:tc>
        <w:tc>
          <w:tcPr>
            <w:tcW w:w="1405" w:type="dxa"/>
            <w:tcMar>
              <w:top w:w="0" w:type="dxa"/>
              <w:left w:w="108" w:type="dxa"/>
              <w:bottom w:w="0" w:type="dxa"/>
              <w:right w:w="108" w:type="dxa"/>
            </w:tcMar>
            <w:hideMark/>
          </w:tcPr>
          <w:p w14:paraId="1579AA8B"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77904480"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74A0E792" w14:textId="77777777" w:rsidR="0043297A" w:rsidRDefault="0043297A">
            <w:pPr>
              <w:rPr>
                <w:rFonts w:ascii="Calibri" w:eastAsiaTheme="minorHAnsi" w:hAnsi="Calibri" w:cs="Calibri"/>
                <w:color w:val="000000"/>
                <w:szCs w:val="22"/>
              </w:rPr>
            </w:pPr>
            <w:r>
              <w:rPr>
                <w:color w:val="000000"/>
              </w:rPr>
              <w:t>MasterCard Interface</w:t>
            </w:r>
          </w:p>
        </w:tc>
      </w:tr>
      <w:tr w:rsidR="0043297A" w14:paraId="4627ED1A" w14:textId="77777777" w:rsidTr="00B653AE">
        <w:tc>
          <w:tcPr>
            <w:tcW w:w="1888" w:type="dxa"/>
            <w:tcMar>
              <w:top w:w="0" w:type="dxa"/>
              <w:left w:w="108" w:type="dxa"/>
              <w:bottom w:w="0" w:type="dxa"/>
              <w:right w:w="108" w:type="dxa"/>
            </w:tcMar>
            <w:hideMark/>
          </w:tcPr>
          <w:p w14:paraId="57B2532B" w14:textId="77777777" w:rsidR="0043297A" w:rsidRDefault="0043297A">
            <w:pPr>
              <w:rPr>
                <w:rFonts w:ascii="Calibri" w:eastAsiaTheme="minorHAnsi" w:hAnsi="Calibri" w:cs="Calibri"/>
                <w:b/>
                <w:bCs/>
                <w:color w:val="000000"/>
                <w:szCs w:val="22"/>
              </w:rPr>
            </w:pPr>
            <w:r>
              <w:rPr>
                <w:b/>
                <w:bCs/>
                <w:color w:val="000000"/>
              </w:rPr>
              <w:t>UnionPay</w:t>
            </w:r>
          </w:p>
        </w:tc>
        <w:tc>
          <w:tcPr>
            <w:tcW w:w="1405" w:type="dxa"/>
            <w:tcMar>
              <w:top w:w="0" w:type="dxa"/>
              <w:left w:w="108" w:type="dxa"/>
              <w:bottom w:w="0" w:type="dxa"/>
              <w:right w:w="108" w:type="dxa"/>
            </w:tcMar>
            <w:hideMark/>
          </w:tcPr>
          <w:p w14:paraId="6F2D862A" w14:textId="77777777" w:rsidR="0043297A" w:rsidRDefault="0043297A">
            <w:pPr>
              <w:rPr>
                <w:rFonts w:ascii="Calibri" w:eastAsiaTheme="minorHAnsi" w:hAnsi="Calibri" w:cs="Calibri"/>
                <w:color w:val="000000"/>
                <w:szCs w:val="22"/>
              </w:rPr>
            </w:pPr>
            <w:r>
              <w:rPr>
                <w:color w:val="000000"/>
              </w:rPr>
              <w:t>Debit</w:t>
            </w:r>
          </w:p>
        </w:tc>
        <w:tc>
          <w:tcPr>
            <w:tcW w:w="2461" w:type="dxa"/>
            <w:tcMar>
              <w:top w:w="0" w:type="dxa"/>
              <w:left w:w="108" w:type="dxa"/>
              <w:bottom w:w="0" w:type="dxa"/>
              <w:right w:w="108" w:type="dxa"/>
            </w:tcMar>
            <w:hideMark/>
          </w:tcPr>
          <w:p w14:paraId="4080E887" w14:textId="77777777" w:rsidR="0043297A" w:rsidRDefault="0043297A">
            <w:pPr>
              <w:rPr>
                <w:rFonts w:ascii="Calibri" w:eastAsiaTheme="minorHAnsi" w:hAnsi="Calibri" w:cs="Calibri"/>
                <w:color w:val="000000"/>
                <w:szCs w:val="22"/>
              </w:rPr>
            </w:pPr>
            <w:r>
              <w:rPr>
                <w:color w:val="000000"/>
              </w:rPr>
              <w:t>ONLINE</w:t>
            </w:r>
            <w:r w:rsidR="00955D64">
              <w:rPr>
                <w:color w:val="000000"/>
              </w:rPr>
              <w:t>/OFFLINE</w:t>
            </w:r>
          </w:p>
        </w:tc>
        <w:tc>
          <w:tcPr>
            <w:tcW w:w="4860" w:type="dxa"/>
            <w:tcMar>
              <w:top w:w="0" w:type="dxa"/>
              <w:left w:w="108" w:type="dxa"/>
              <w:bottom w:w="0" w:type="dxa"/>
              <w:right w:w="108" w:type="dxa"/>
            </w:tcMar>
            <w:hideMark/>
          </w:tcPr>
          <w:p w14:paraId="2C6552D8" w14:textId="77777777" w:rsidR="0043297A" w:rsidRDefault="0043297A">
            <w:pPr>
              <w:rPr>
                <w:rFonts w:ascii="Calibri" w:eastAsiaTheme="minorHAnsi" w:hAnsi="Calibri" w:cs="Calibri"/>
                <w:color w:val="000000"/>
                <w:szCs w:val="22"/>
              </w:rPr>
            </w:pPr>
            <w:r>
              <w:rPr>
                <w:color w:val="000000"/>
              </w:rPr>
              <w:t>UnionPay Interface (PIN can be bypassed)</w:t>
            </w:r>
          </w:p>
        </w:tc>
      </w:tr>
      <w:tr w:rsidR="0043297A" w14:paraId="49BE259E" w14:textId="77777777" w:rsidTr="00B653AE">
        <w:tc>
          <w:tcPr>
            <w:tcW w:w="1888" w:type="dxa"/>
            <w:tcMar>
              <w:top w:w="0" w:type="dxa"/>
              <w:left w:w="108" w:type="dxa"/>
              <w:bottom w:w="0" w:type="dxa"/>
              <w:right w:w="108" w:type="dxa"/>
            </w:tcMar>
            <w:hideMark/>
          </w:tcPr>
          <w:p w14:paraId="04BFE6F9" w14:textId="77777777" w:rsidR="0043297A" w:rsidRDefault="0043297A">
            <w:pPr>
              <w:rPr>
                <w:rFonts w:ascii="Calibri" w:eastAsiaTheme="minorHAnsi" w:hAnsi="Calibri" w:cs="Calibri"/>
                <w:b/>
                <w:bCs/>
                <w:color w:val="000000"/>
                <w:szCs w:val="22"/>
              </w:rPr>
            </w:pPr>
            <w:r>
              <w:rPr>
                <w:b/>
                <w:bCs/>
                <w:color w:val="000000"/>
              </w:rPr>
              <w:t>UnionPay</w:t>
            </w:r>
          </w:p>
        </w:tc>
        <w:tc>
          <w:tcPr>
            <w:tcW w:w="1405" w:type="dxa"/>
            <w:tcMar>
              <w:top w:w="0" w:type="dxa"/>
              <w:left w:w="108" w:type="dxa"/>
              <w:bottom w:w="0" w:type="dxa"/>
              <w:right w:w="108" w:type="dxa"/>
            </w:tcMar>
            <w:hideMark/>
          </w:tcPr>
          <w:p w14:paraId="510CA0D8"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6C8355C2" w14:textId="77777777" w:rsidR="0043297A" w:rsidRDefault="0043297A">
            <w:pPr>
              <w:rPr>
                <w:rFonts w:ascii="Calibri" w:eastAsiaTheme="minorHAnsi" w:hAnsi="Calibri" w:cs="Calibri"/>
                <w:color w:val="000000"/>
                <w:szCs w:val="22"/>
              </w:rPr>
            </w:pPr>
            <w:r>
              <w:rPr>
                <w:color w:val="000000"/>
              </w:rPr>
              <w:t>ONLINE</w:t>
            </w:r>
            <w:r w:rsidR="00955D64">
              <w:rPr>
                <w:color w:val="000000"/>
              </w:rPr>
              <w:t>/OFFLINE</w:t>
            </w:r>
          </w:p>
        </w:tc>
        <w:tc>
          <w:tcPr>
            <w:tcW w:w="4860" w:type="dxa"/>
            <w:tcMar>
              <w:top w:w="0" w:type="dxa"/>
              <w:left w:w="108" w:type="dxa"/>
              <w:bottom w:w="0" w:type="dxa"/>
              <w:right w:w="108" w:type="dxa"/>
            </w:tcMar>
            <w:hideMark/>
          </w:tcPr>
          <w:p w14:paraId="057DE4C6" w14:textId="77777777" w:rsidR="0043297A" w:rsidRDefault="0043297A">
            <w:pPr>
              <w:rPr>
                <w:rFonts w:ascii="Calibri" w:eastAsiaTheme="minorHAnsi" w:hAnsi="Calibri" w:cs="Calibri"/>
                <w:color w:val="000000"/>
                <w:szCs w:val="22"/>
              </w:rPr>
            </w:pPr>
            <w:r>
              <w:rPr>
                <w:color w:val="000000"/>
              </w:rPr>
              <w:t>UnionPay Interface (PIN can be bypassed)</w:t>
            </w:r>
          </w:p>
        </w:tc>
      </w:tr>
      <w:tr w:rsidR="0043297A" w14:paraId="1F61D581" w14:textId="77777777" w:rsidTr="00B653AE">
        <w:tc>
          <w:tcPr>
            <w:tcW w:w="1888" w:type="dxa"/>
            <w:tcMar>
              <w:top w:w="0" w:type="dxa"/>
              <w:left w:w="108" w:type="dxa"/>
              <w:bottom w:w="0" w:type="dxa"/>
              <w:right w:w="108" w:type="dxa"/>
            </w:tcMar>
            <w:hideMark/>
          </w:tcPr>
          <w:p w14:paraId="1EB60640" w14:textId="77777777" w:rsidR="0043297A" w:rsidRDefault="0043297A">
            <w:pPr>
              <w:rPr>
                <w:rFonts w:ascii="Calibri" w:eastAsiaTheme="minorHAnsi" w:hAnsi="Calibri" w:cs="Calibri"/>
                <w:b/>
                <w:bCs/>
                <w:color w:val="000000"/>
                <w:szCs w:val="22"/>
              </w:rPr>
            </w:pPr>
            <w:r>
              <w:rPr>
                <w:b/>
                <w:bCs/>
                <w:color w:val="000000"/>
              </w:rPr>
              <w:t>Visa</w:t>
            </w:r>
          </w:p>
        </w:tc>
        <w:tc>
          <w:tcPr>
            <w:tcW w:w="1405" w:type="dxa"/>
            <w:tcMar>
              <w:top w:w="0" w:type="dxa"/>
              <w:left w:w="108" w:type="dxa"/>
              <w:bottom w:w="0" w:type="dxa"/>
              <w:right w:w="108" w:type="dxa"/>
            </w:tcMar>
            <w:hideMark/>
          </w:tcPr>
          <w:p w14:paraId="481A95A6" w14:textId="77777777" w:rsidR="0043297A" w:rsidRDefault="0043297A">
            <w:pPr>
              <w:rPr>
                <w:rFonts w:ascii="Calibri" w:eastAsiaTheme="minorHAnsi" w:hAnsi="Calibri" w:cs="Calibri"/>
                <w:color w:val="000000"/>
                <w:szCs w:val="22"/>
              </w:rPr>
            </w:pPr>
            <w:r>
              <w:rPr>
                <w:color w:val="000000"/>
              </w:rPr>
              <w:t>Credit</w:t>
            </w:r>
          </w:p>
        </w:tc>
        <w:tc>
          <w:tcPr>
            <w:tcW w:w="2461" w:type="dxa"/>
            <w:tcMar>
              <w:top w:w="0" w:type="dxa"/>
              <w:left w:w="108" w:type="dxa"/>
              <w:bottom w:w="0" w:type="dxa"/>
              <w:right w:w="108" w:type="dxa"/>
            </w:tcMar>
            <w:hideMark/>
          </w:tcPr>
          <w:p w14:paraId="3EEBD753" w14:textId="77777777" w:rsidR="0043297A" w:rsidRDefault="0043297A">
            <w:pPr>
              <w:rPr>
                <w:rFonts w:ascii="Calibri" w:eastAsiaTheme="minorHAnsi" w:hAnsi="Calibri" w:cs="Calibri"/>
                <w:color w:val="000000"/>
                <w:szCs w:val="22"/>
              </w:rPr>
            </w:pPr>
            <w:r>
              <w:rPr>
                <w:color w:val="000000"/>
              </w:rPr>
              <w:t>OFFLINE</w:t>
            </w:r>
          </w:p>
        </w:tc>
        <w:tc>
          <w:tcPr>
            <w:tcW w:w="4860" w:type="dxa"/>
            <w:tcMar>
              <w:top w:w="0" w:type="dxa"/>
              <w:left w:w="108" w:type="dxa"/>
              <w:bottom w:w="0" w:type="dxa"/>
              <w:right w:w="108" w:type="dxa"/>
            </w:tcMar>
            <w:hideMark/>
          </w:tcPr>
          <w:p w14:paraId="78B052B5" w14:textId="77777777" w:rsidR="0043297A" w:rsidRDefault="0043297A">
            <w:pPr>
              <w:rPr>
                <w:rFonts w:ascii="Calibri" w:eastAsiaTheme="minorHAnsi" w:hAnsi="Calibri" w:cs="Calibri"/>
                <w:color w:val="000000"/>
                <w:szCs w:val="22"/>
              </w:rPr>
            </w:pPr>
            <w:r>
              <w:rPr>
                <w:color w:val="000000"/>
              </w:rPr>
              <w:t>Visa Interface</w:t>
            </w:r>
          </w:p>
        </w:tc>
      </w:tr>
    </w:tbl>
    <w:p w14:paraId="07487123" w14:textId="77777777" w:rsidR="0043297A" w:rsidRDefault="0043297A" w:rsidP="0043297A">
      <w:pPr>
        <w:rPr>
          <w:rFonts w:ascii="Calibri" w:eastAsiaTheme="minorHAnsi" w:hAnsi="Calibri" w:cs="Calibri"/>
          <w:color w:val="1F497D"/>
          <w:szCs w:val="22"/>
        </w:rPr>
      </w:pPr>
    </w:p>
    <w:p w14:paraId="0128F2D5" w14:textId="77777777" w:rsidR="00703E89" w:rsidRDefault="00703E89" w:rsidP="0043297A">
      <w:pPr>
        <w:rPr>
          <w:rFonts w:ascii="Calibri" w:eastAsiaTheme="minorHAnsi" w:hAnsi="Calibri" w:cs="Calibri"/>
          <w:color w:val="1F497D"/>
          <w:szCs w:val="22"/>
        </w:rPr>
      </w:pPr>
    </w:p>
    <w:p w14:paraId="1AF881D0" w14:textId="77777777" w:rsidR="00703E89" w:rsidRDefault="00703E89" w:rsidP="00B653AE">
      <w:pPr>
        <w:rPr>
          <w:rFonts w:eastAsiaTheme="minorHAnsi"/>
        </w:rPr>
      </w:pPr>
      <w:r>
        <w:rPr>
          <w:rFonts w:eastAsiaTheme="minorHAnsi"/>
        </w:rPr>
        <w:t>Note: This is not required for Fleet transactions.</w:t>
      </w:r>
    </w:p>
    <w:p w14:paraId="4A98D763" w14:textId="77777777" w:rsidR="00703E89" w:rsidRDefault="00703E89" w:rsidP="00703E89">
      <w:pPr>
        <w:pStyle w:val="Heading1"/>
        <w:pageBreakBefore/>
      </w:pPr>
      <w:bookmarkStart w:id="3005" w:name="_Toc462172045"/>
      <w:bookmarkStart w:id="3006" w:name="_Toc30407801"/>
      <w:bookmarkStart w:id="3007" w:name="_Toc126079375"/>
      <w:r>
        <w:lastRenderedPageBreak/>
        <w:t xml:space="preserve">APPENDIX I – HOST 3 </w:t>
      </w:r>
      <w:r w:rsidR="00667A66">
        <w:t xml:space="preserve">FLEET </w:t>
      </w:r>
      <w:r>
        <w:t>TRANSACTION MESSAGE EXAMPLE</w:t>
      </w:r>
      <w:bookmarkEnd w:id="3005"/>
      <w:bookmarkEnd w:id="3006"/>
      <w:bookmarkEnd w:id="3007"/>
    </w:p>
    <w:p w14:paraId="648BD99A" w14:textId="77777777" w:rsidR="00703E89" w:rsidRDefault="00703E89" w:rsidP="00703E89">
      <w:pPr>
        <w:spacing w:line="240" w:lineRule="atLeast"/>
        <w:rPr>
          <w:snapToGrid w:val="0"/>
        </w:rPr>
      </w:pPr>
    </w:p>
    <w:p w14:paraId="6427C900" w14:textId="77777777" w:rsidR="00703E89" w:rsidRPr="00664394" w:rsidRDefault="00703E89" w:rsidP="00664394">
      <w:pPr>
        <w:rPr>
          <w:b/>
          <w:sz w:val="28"/>
          <w:szCs w:val="28"/>
        </w:rPr>
      </w:pPr>
      <w:bookmarkStart w:id="3008" w:name="_Toc462172046"/>
      <w:r w:rsidRPr="00664394">
        <w:rPr>
          <w:b/>
          <w:sz w:val="28"/>
          <w:szCs w:val="28"/>
        </w:rPr>
        <w:t>Transaction Request for Fleet &amp; Batch Close</w:t>
      </w:r>
      <w:bookmarkEnd w:id="3008"/>
    </w:p>
    <w:p w14:paraId="6556FFF5" w14:textId="77777777" w:rsidR="00703E89" w:rsidRDefault="00703E89" w:rsidP="00703E89">
      <w:pPr>
        <w:rPr>
          <w:snapToGrid w:val="0"/>
          <w:color w:val="000000"/>
        </w:rPr>
      </w:pPr>
    </w:p>
    <w:p w14:paraId="55A6369D" w14:textId="77777777" w:rsidR="00703E89" w:rsidRPr="002431D8" w:rsidRDefault="00703E89" w:rsidP="00703E89">
      <w:pPr>
        <w:rPr>
          <w:snapToGrid w:val="0"/>
          <w:color w:val="000000"/>
        </w:rPr>
      </w:pPr>
      <w:r w:rsidRPr="00B01318">
        <w:rPr>
          <w:snapToGrid w:val="0"/>
          <w:color w:val="000000"/>
          <w:u w:val="single"/>
        </w:rPr>
        <w:t>Note</w:t>
      </w:r>
      <w:r>
        <w:rPr>
          <w:snapToGrid w:val="0"/>
          <w:color w:val="000000"/>
        </w:rPr>
        <w:t xml:space="preserve">: All the transaction messages had the Hex character </w:t>
      </w:r>
      <w:r w:rsidRPr="002431D8">
        <w:rPr>
          <w:b/>
          <w:snapToGrid w:val="0"/>
          <w:color w:val="000000"/>
          <w:highlight w:val="yellow"/>
        </w:rPr>
        <w:t>"</w:t>
      </w:r>
      <w:r w:rsidRPr="002431D8">
        <w:rPr>
          <w:rFonts w:ascii="Courier New" w:hAnsi="Courier New" w:cs="Courier New"/>
          <w:b/>
          <w:sz w:val="18"/>
          <w:szCs w:val="18"/>
          <w:highlight w:val="yellow"/>
        </w:rPr>
        <w:t>~1c"</w:t>
      </w:r>
      <w:r w:rsidRPr="002431D8">
        <w:rPr>
          <w:rFonts w:ascii="Courier New" w:hAnsi="Courier New" w:cs="Courier New"/>
          <w:b/>
          <w:sz w:val="18"/>
          <w:szCs w:val="18"/>
        </w:rPr>
        <w:t xml:space="preserve"> </w:t>
      </w:r>
      <w:r w:rsidRPr="002431D8">
        <w:rPr>
          <w:rFonts w:ascii="Courier New" w:hAnsi="Courier New" w:cs="Courier New"/>
          <w:sz w:val="18"/>
          <w:szCs w:val="18"/>
        </w:rPr>
        <w:t>Field Separator and</w:t>
      </w:r>
      <w:r w:rsidRPr="002431D8">
        <w:rPr>
          <w:rFonts w:ascii="Courier New" w:hAnsi="Courier New" w:cs="Courier New"/>
          <w:b/>
          <w:sz w:val="18"/>
          <w:szCs w:val="18"/>
        </w:rPr>
        <w:t xml:space="preserve"> </w:t>
      </w:r>
      <w:r w:rsidRPr="002431D8">
        <w:rPr>
          <w:rFonts w:ascii="Courier New" w:hAnsi="Courier New" w:cs="Courier New"/>
          <w:b/>
          <w:sz w:val="18"/>
          <w:szCs w:val="18"/>
          <w:highlight w:val="yellow"/>
        </w:rPr>
        <w:t>"~1e</w:t>
      </w:r>
      <w:r w:rsidRPr="002431D8">
        <w:rPr>
          <w:rFonts w:ascii="Courier New" w:hAnsi="Courier New" w:cs="Courier New"/>
          <w:sz w:val="18"/>
          <w:szCs w:val="18"/>
          <w:highlight w:val="yellow"/>
        </w:rPr>
        <w:t>"</w:t>
      </w:r>
      <w:r w:rsidRPr="002431D8">
        <w:rPr>
          <w:rFonts w:ascii="Courier New" w:hAnsi="Courier New" w:cs="Courier New"/>
          <w:sz w:val="18"/>
          <w:szCs w:val="18"/>
        </w:rPr>
        <w:t xml:space="preserve"> Group Separator</w:t>
      </w:r>
      <w:r>
        <w:rPr>
          <w:rFonts w:ascii="Courier New" w:hAnsi="Courier New" w:cs="Courier New"/>
          <w:sz w:val="18"/>
          <w:szCs w:val="18"/>
        </w:rPr>
        <w:t xml:space="preserve"> </w:t>
      </w:r>
      <w:r w:rsidRPr="002431D8">
        <w:rPr>
          <w:snapToGrid w:val="0"/>
          <w:color w:val="000000"/>
        </w:rPr>
        <w:t>for reference</w:t>
      </w:r>
    </w:p>
    <w:p w14:paraId="648A125B" w14:textId="77777777" w:rsidR="00703E89" w:rsidRDefault="00703E89" w:rsidP="00703E89">
      <w:pPr>
        <w:rPr>
          <w:snapToGrid w:val="0"/>
          <w:color w:val="000000"/>
        </w:rPr>
      </w:pPr>
    </w:p>
    <w:p w14:paraId="1FEF076D" w14:textId="77777777" w:rsidR="00703E89" w:rsidRDefault="00703E89" w:rsidP="0008759F">
      <w:pPr>
        <w:pStyle w:val="Heading2"/>
      </w:pPr>
      <w:bookmarkStart w:id="3009" w:name="_Toc126079376"/>
      <w:r>
        <w:t>Normal Purchase Transaction (Fleet)</w:t>
      </w:r>
      <w:bookmarkEnd w:id="3009"/>
    </w:p>
    <w:p w14:paraId="2FFC9653" w14:textId="77777777" w:rsidR="00703E89" w:rsidRDefault="00703E89" w:rsidP="0008759F">
      <w:pPr>
        <w:pStyle w:val="Heading3"/>
      </w:pPr>
      <w:r>
        <w:t>Purchase Request SPDH Message</w:t>
      </w:r>
    </w:p>
    <w:p w14:paraId="081FAAB3" w14:textId="77777777" w:rsidR="00703E89" w:rsidRDefault="00703E89" w:rsidP="00703E89">
      <w:pPr>
        <w:autoSpaceDE w:val="0"/>
        <w:autoSpaceDN w:val="0"/>
        <w:adjustRightInd w:val="0"/>
        <w:rPr>
          <w:rFonts w:cs="Arial"/>
        </w:rPr>
      </w:pPr>
      <w:r>
        <w:rPr>
          <w:rFonts w:cs="Arial"/>
        </w:rPr>
        <w:t>Length 262</w:t>
      </w:r>
    </w:p>
    <w:p w14:paraId="41E43F83" w14:textId="77777777" w:rsidR="00703E89" w:rsidRDefault="00703E89" w:rsidP="00703E89">
      <w:pPr>
        <w:autoSpaceDE w:val="0"/>
        <w:autoSpaceDN w:val="0"/>
        <w:adjustRightInd w:val="0"/>
        <w:rPr>
          <w:rFonts w:cs="Arial"/>
        </w:rPr>
      </w:pPr>
    </w:p>
    <w:p w14:paraId="6C655E0D"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8.06CENTBL004813bbbbbbbbbb</w:t>
      </w:r>
    </w:p>
    <w:p w14:paraId="07D61448"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160628104222FO00000000~1cB1359~1ch0010320010~1cq;708008******6226=1404*****************~1ca160628115121001~1cP1~1cU0~1ce04~1cQCX~1cS512~1cd78220497263 ~1c6~1eD0008251.3300000109750000002620000001200000000000457980000000000012345000457690013457600000052~1eE021~1eF0</w:t>
      </w:r>
    </w:p>
    <w:p w14:paraId="3AD4D5DD" w14:textId="77777777" w:rsidR="00703E89" w:rsidRDefault="00703E89" w:rsidP="00703E89">
      <w:pPr>
        <w:autoSpaceDE w:val="0"/>
        <w:autoSpaceDN w:val="0"/>
        <w:adjustRightInd w:val="0"/>
        <w:rPr>
          <w:rFonts w:cs="Arial"/>
        </w:rPr>
      </w:pPr>
    </w:p>
    <w:p w14:paraId="121D529C" w14:textId="77777777" w:rsidR="0008759F" w:rsidRDefault="0008759F" w:rsidP="00703E89">
      <w:pPr>
        <w:autoSpaceDE w:val="0"/>
        <w:autoSpaceDN w:val="0"/>
        <w:adjustRightInd w:val="0"/>
        <w:rPr>
          <w:rFonts w:cs="Arial"/>
        </w:rPr>
      </w:pPr>
    </w:p>
    <w:tbl>
      <w:tblPr>
        <w:tblW w:w="10170"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3240"/>
        <w:gridCol w:w="1170"/>
        <w:gridCol w:w="1440"/>
        <w:gridCol w:w="3240"/>
      </w:tblGrid>
      <w:tr w:rsidR="00703E89" w:rsidRPr="00B653AE" w14:paraId="42AD6EEF" w14:textId="77777777" w:rsidTr="00B653AE">
        <w:trPr>
          <w:trHeight w:hRule="exact" w:val="406"/>
        </w:trPr>
        <w:tc>
          <w:tcPr>
            <w:tcW w:w="1080" w:type="dxa"/>
            <w:hideMark/>
          </w:tcPr>
          <w:p w14:paraId="09F6DD8D" w14:textId="77777777" w:rsidR="00703E89" w:rsidRPr="00B653AE" w:rsidRDefault="00703E89" w:rsidP="006F7B99">
            <w:pPr>
              <w:spacing w:before="60" w:after="60"/>
              <w:jc w:val="center"/>
              <w:rPr>
                <w:b/>
                <w:bCs/>
              </w:rPr>
            </w:pPr>
            <w:r w:rsidRPr="00B653AE">
              <w:rPr>
                <w:b/>
                <w:bCs/>
              </w:rPr>
              <w:t>Position</w:t>
            </w:r>
          </w:p>
        </w:tc>
        <w:tc>
          <w:tcPr>
            <w:tcW w:w="3240" w:type="dxa"/>
            <w:hideMark/>
          </w:tcPr>
          <w:p w14:paraId="5E9E2A82" w14:textId="77777777" w:rsidR="00703E89" w:rsidRPr="00B653AE" w:rsidRDefault="00703E89" w:rsidP="00B653AE">
            <w:pPr>
              <w:spacing w:before="60" w:after="60"/>
              <w:rPr>
                <w:b/>
                <w:bCs/>
              </w:rPr>
            </w:pPr>
            <w:r w:rsidRPr="00B653AE">
              <w:rPr>
                <w:b/>
                <w:bCs/>
              </w:rPr>
              <w:t>SPDH Header Field</w:t>
            </w:r>
          </w:p>
        </w:tc>
        <w:tc>
          <w:tcPr>
            <w:tcW w:w="1170" w:type="dxa"/>
            <w:hideMark/>
          </w:tcPr>
          <w:p w14:paraId="74D1B795" w14:textId="77777777" w:rsidR="00703E89" w:rsidRPr="00B653AE" w:rsidRDefault="00703E89" w:rsidP="00B653AE">
            <w:pPr>
              <w:spacing w:before="60" w:after="60"/>
              <w:jc w:val="center"/>
              <w:rPr>
                <w:b/>
                <w:bCs/>
              </w:rPr>
            </w:pPr>
            <w:r w:rsidRPr="00B653AE">
              <w:rPr>
                <w:b/>
                <w:bCs/>
                <w:spacing w:val="-1"/>
              </w:rPr>
              <w:t>Picture</w:t>
            </w:r>
          </w:p>
        </w:tc>
        <w:tc>
          <w:tcPr>
            <w:tcW w:w="1440" w:type="dxa"/>
            <w:hideMark/>
          </w:tcPr>
          <w:p w14:paraId="2C7CC0B9" w14:textId="77777777" w:rsidR="00703E89" w:rsidRPr="00B653AE" w:rsidRDefault="00703E89" w:rsidP="00B653AE">
            <w:pPr>
              <w:spacing w:before="60" w:after="60"/>
              <w:jc w:val="center"/>
              <w:rPr>
                <w:b/>
                <w:bCs/>
                <w:spacing w:val="-1"/>
              </w:rPr>
            </w:pPr>
            <w:r w:rsidRPr="00B653AE">
              <w:rPr>
                <w:b/>
                <w:bCs/>
                <w:spacing w:val="-1"/>
              </w:rPr>
              <w:t>Length</w:t>
            </w:r>
          </w:p>
        </w:tc>
        <w:tc>
          <w:tcPr>
            <w:tcW w:w="3240" w:type="dxa"/>
            <w:hideMark/>
          </w:tcPr>
          <w:p w14:paraId="48FA3AC5" w14:textId="77777777" w:rsidR="00703E89" w:rsidRPr="00B653AE" w:rsidRDefault="00703E89" w:rsidP="00B653AE">
            <w:pPr>
              <w:spacing w:before="60" w:after="60"/>
              <w:jc w:val="center"/>
              <w:rPr>
                <w:b/>
                <w:bCs/>
              </w:rPr>
            </w:pPr>
            <w:r w:rsidRPr="00B653AE">
              <w:rPr>
                <w:b/>
                <w:bCs/>
              </w:rPr>
              <w:t>Data</w:t>
            </w:r>
          </w:p>
        </w:tc>
      </w:tr>
      <w:tr w:rsidR="00703E89" w14:paraId="0724487A" w14:textId="77777777" w:rsidTr="00B653AE">
        <w:trPr>
          <w:trHeight w:hRule="exact" w:val="360"/>
        </w:trPr>
        <w:tc>
          <w:tcPr>
            <w:tcW w:w="1080" w:type="dxa"/>
            <w:hideMark/>
          </w:tcPr>
          <w:p w14:paraId="128598B9" w14:textId="77777777" w:rsidR="00703E89" w:rsidRDefault="00703E89" w:rsidP="006F7B99">
            <w:pPr>
              <w:jc w:val="center"/>
            </w:pPr>
            <w:r>
              <w:t>1-2</w:t>
            </w:r>
          </w:p>
        </w:tc>
        <w:tc>
          <w:tcPr>
            <w:tcW w:w="3240" w:type="dxa"/>
            <w:hideMark/>
          </w:tcPr>
          <w:p w14:paraId="2A40B924" w14:textId="77777777" w:rsidR="00703E89" w:rsidRDefault="00703E89" w:rsidP="0008759F">
            <w:pPr>
              <w:jc w:val="both"/>
            </w:pPr>
            <w:r>
              <w:t>De</w:t>
            </w:r>
            <w:r>
              <w:rPr>
                <w:spacing w:val="-1"/>
              </w:rPr>
              <w:t>vi</w:t>
            </w:r>
            <w:r>
              <w:t>ce</w:t>
            </w:r>
            <w:r>
              <w:rPr>
                <w:spacing w:val="-7"/>
              </w:rPr>
              <w:t xml:space="preserve"> </w:t>
            </w:r>
            <w:r>
              <w:rPr>
                <w:spacing w:val="3"/>
              </w:rPr>
              <w:t>T</w:t>
            </w:r>
            <w:r>
              <w:rPr>
                <w:spacing w:val="-6"/>
              </w:rPr>
              <w:t>y</w:t>
            </w:r>
            <w:r>
              <w:t>pe</w:t>
            </w:r>
          </w:p>
        </w:tc>
        <w:tc>
          <w:tcPr>
            <w:tcW w:w="1170" w:type="dxa"/>
            <w:hideMark/>
          </w:tcPr>
          <w:p w14:paraId="100B5BF1" w14:textId="77777777" w:rsidR="00703E89" w:rsidRDefault="00703E89" w:rsidP="00B653AE">
            <w:pPr>
              <w:jc w:val="center"/>
            </w:pPr>
            <w:r>
              <w:rPr>
                <w:spacing w:val="2"/>
              </w:rPr>
              <w:t>X</w:t>
            </w:r>
            <w:r>
              <w:t>(02)</w:t>
            </w:r>
          </w:p>
        </w:tc>
        <w:tc>
          <w:tcPr>
            <w:tcW w:w="1440" w:type="dxa"/>
            <w:hideMark/>
          </w:tcPr>
          <w:p w14:paraId="1ED2F96E" w14:textId="77777777" w:rsidR="00703E89" w:rsidRDefault="00703E89" w:rsidP="00B653AE">
            <w:pPr>
              <w:jc w:val="center"/>
              <w:rPr>
                <w:spacing w:val="2"/>
              </w:rPr>
            </w:pPr>
            <w:r>
              <w:rPr>
                <w:spacing w:val="2"/>
              </w:rPr>
              <w:t>2 bytes</w:t>
            </w:r>
          </w:p>
        </w:tc>
        <w:tc>
          <w:tcPr>
            <w:tcW w:w="3240" w:type="dxa"/>
          </w:tcPr>
          <w:p w14:paraId="1EB7B260"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8.</w:t>
            </w:r>
          </w:p>
          <w:p w14:paraId="0842D64F"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0837F98E" w14:textId="77777777" w:rsidTr="00B653AE">
        <w:trPr>
          <w:trHeight w:hRule="exact" w:val="360"/>
        </w:trPr>
        <w:tc>
          <w:tcPr>
            <w:tcW w:w="1080" w:type="dxa"/>
            <w:hideMark/>
          </w:tcPr>
          <w:p w14:paraId="15FD3781" w14:textId="77777777" w:rsidR="00703E89" w:rsidRDefault="00703E89" w:rsidP="006F7B99">
            <w:pPr>
              <w:jc w:val="center"/>
              <w:rPr>
                <w:spacing w:val="3"/>
              </w:rPr>
            </w:pPr>
            <w:r>
              <w:rPr>
                <w:spacing w:val="3"/>
              </w:rPr>
              <w:t>3-4</w:t>
            </w:r>
          </w:p>
        </w:tc>
        <w:tc>
          <w:tcPr>
            <w:tcW w:w="3240" w:type="dxa"/>
            <w:hideMark/>
          </w:tcPr>
          <w:p w14:paraId="2E4718C5" w14:textId="77777777" w:rsidR="00703E89" w:rsidRDefault="00703E89" w:rsidP="00B653AE">
            <w:r>
              <w:rPr>
                <w:spacing w:val="3"/>
              </w:rPr>
              <w:t>T</w:t>
            </w:r>
            <w:r>
              <w:t>rans</w:t>
            </w:r>
            <w:r>
              <w:rPr>
                <w:spacing w:val="4"/>
              </w:rPr>
              <w:t>m</w:t>
            </w:r>
            <w:r>
              <w:rPr>
                <w:spacing w:val="-1"/>
              </w:rPr>
              <w:t>i</w:t>
            </w:r>
            <w:r>
              <w:t>ss</w:t>
            </w:r>
            <w:r>
              <w:rPr>
                <w:spacing w:val="-1"/>
              </w:rPr>
              <w:t>i</w:t>
            </w:r>
            <w:r>
              <w:t>on</w:t>
            </w:r>
            <w:r>
              <w:rPr>
                <w:spacing w:val="-13"/>
              </w:rPr>
              <w:t xml:space="preserve"> </w:t>
            </w:r>
            <w:r>
              <w:t>Nu</w:t>
            </w:r>
            <w:r>
              <w:rPr>
                <w:spacing w:val="4"/>
              </w:rPr>
              <w:t>m</w:t>
            </w:r>
            <w:r>
              <w:t>ber</w:t>
            </w:r>
          </w:p>
        </w:tc>
        <w:tc>
          <w:tcPr>
            <w:tcW w:w="1170" w:type="dxa"/>
            <w:hideMark/>
          </w:tcPr>
          <w:p w14:paraId="788E0D49" w14:textId="77777777" w:rsidR="00703E89" w:rsidRDefault="00703E89" w:rsidP="00B653AE">
            <w:pPr>
              <w:jc w:val="center"/>
            </w:pPr>
            <w:r>
              <w:t>9(02)</w:t>
            </w:r>
          </w:p>
        </w:tc>
        <w:tc>
          <w:tcPr>
            <w:tcW w:w="1440" w:type="dxa"/>
            <w:hideMark/>
          </w:tcPr>
          <w:p w14:paraId="7CA0B3E9" w14:textId="77777777" w:rsidR="00703E89" w:rsidRDefault="00703E89" w:rsidP="00B653AE">
            <w:pPr>
              <w:jc w:val="center"/>
            </w:pPr>
            <w:r>
              <w:rPr>
                <w:spacing w:val="2"/>
              </w:rPr>
              <w:t>2 bytes</w:t>
            </w:r>
          </w:p>
        </w:tc>
        <w:tc>
          <w:tcPr>
            <w:tcW w:w="3240" w:type="dxa"/>
          </w:tcPr>
          <w:p w14:paraId="3C22DE5E"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06</w:t>
            </w:r>
          </w:p>
          <w:p w14:paraId="20B98535"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0FFB7DD4" w14:textId="77777777" w:rsidTr="00B653AE">
        <w:trPr>
          <w:trHeight w:hRule="exact" w:val="360"/>
        </w:trPr>
        <w:tc>
          <w:tcPr>
            <w:tcW w:w="1080" w:type="dxa"/>
            <w:hideMark/>
          </w:tcPr>
          <w:p w14:paraId="666D7202" w14:textId="77777777" w:rsidR="00703E89" w:rsidRDefault="00703E89" w:rsidP="006F7B99">
            <w:pPr>
              <w:jc w:val="center"/>
              <w:rPr>
                <w:spacing w:val="3"/>
              </w:rPr>
            </w:pPr>
            <w:r>
              <w:rPr>
                <w:spacing w:val="3"/>
              </w:rPr>
              <w:t>5-20</w:t>
            </w:r>
          </w:p>
        </w:tc>
        <w:tc>
          <w:tcPr>
            <w:tcW w:w="3240" w:type="dxa"/>
            <w:hideMark/>
          </w:tcPr>
          <w:p w14:paraId="0FBBA420" w14:textId="77777777" w:rsidR="00703E89" w:rsidRDefault="00703E89" w:rsidP="00B653AE">
            <w:r>
              <w:rPr>
                <w:spacing w:val="3"/>
              </w:rPr>
              <w:t>T</w:t>
            </w:r>
            <w:r>
              <w:t>er</w:t>
            </w:r>
            <w:r>
              <w:rPr>
                <w:spacing w:val="4"/>
              </w:rPr>
              <w:t>m</w:t>
            </w:r>
            <w:r>
              <w:rPr>
                <w:spacing w:val="-1"/>
              </w:rPr>
              <w:t>i</w:t>
            </w:r>
            <w:r>
              <w:t>nal</w:t>
            </w:r>
            <w:r>
              <w:rPr>
                <w:spacing w:val="-9"/>
              </w:rPr>
              <w:t xml:space="preserve"> </w:t>
            </w:r>
            <w:r>
              <w:t>ID</w:t>
            </w:r>
          </w:p>
        </w:tc>
        <w:tc>
          <w:tcPr>
            <w:tcW w:w="1170" w:type="dxa"/>
            <w:hideMark/>
          </w:tcPr>
          <w:p w14:paraId="2C941A98" w14:textId="77777777" w:rsidR="00703E89" w:rsidRDefault="00703E89" w:rsidP="00B653AE">
            <w:pPr>
              <w:jc w:val="center"/>
            </w:pPr>
            <w:r>
              <w:rPr>
                <w:spacing w:val="2"/>
              </w:rPr>
              <w:t>X</w:t>
            </w:r>
            <w:r>
              <w:t>(16)</w:t>
            </w:r>
          </w:p>
        </w:tc>
        <w:tc>
          <w:tcPr>
            <w:tcW w:w="1440" w:type="dxa"/>
            <w:hideMark/>
          </w:tcPr>
          <w:p w14:paraId="48CD112F" w14:textId="77777777" w:rsidR="00703E89" w:rsidRDefault="00703E89" w:rsidP="00B653AE">
            <w:pPr>
              <w:jc w:val="center"/>
              <w:rPr>
                <w:spacing w:val="2"/>
              </w:rPr>
            </w:pPr>
            <w:r>
              <w:rPr>
                <w:spacing w:val="2"/>
              </w:rPr>
              <w:t>16 bytes</w:t>
            </w:r>
          </w:p>
        </w:tc>
        <w:tc>
          <w:tcPr>
            <w:tcW w:w="3240" w:type="dxa"/>
          </w:tcPr>
          <w:p w14:paraId="7E191B5A"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CENTBL004813bbbb</w:t>
            </w:r>
          </w:p>
          <w:p w14:paraId="243B3F63"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17BBA7D7" w14:textId="77777777" w:rsidTr="00B653AE">
        <w:trPr>
          <w:trHeight w:hRule="exact" w:val="360"/>
        </w:trPr>
        <w:tc>
          <w:tcPr>
            <w:tcW w:w="1080" w:type="dxa"/>
            <w:hideMark/>
          </w:tcPr>
          <w:p w14:paraId="3E16DEB8" w14:textId="77777777" w:rsidR="00703E89" w:rsidRDefault="00703E89" w:rsidP="006F7B99">
            <w:pPr>
              <w:jc w:val="center"/>
              <w:rPr>
                <w:spacing w:val="-1"/>
              </w:rPr>
            </w:pPr>
            <w:r>
              <w:rPr>
                <w:spacing w:val="-1"/>
              </w:rPr>
              <w:t>21-26</w:t>
            </w:r>
          </w:p>
        </w:tc>
        <w:tc>
          <w:tcPr>
            <w:tcW w:w="3240" w:type="dxa"/>
            <w:hideMark/>
          </w:tcPr>
          <w:p w14:paraId="0E6B153C" w14:textId="77777777" w:rsidR="00703E89" w:rsidRDefault="00703E89" w:rsidP="00B653AE">
            <w:r>
              <w:rPr>
                <w:spacing w:val="-1"/>
              </w:rPr>
              <w:t>E</w:t>
            </w:r>
            <w:r>
              <w:rPr>
                <w:spacing w:val="4"/>
              </w:rPr>
              <w:t>m</w:t>
            </w:r>
            <w:r>
              <w:t>p</w:t>
            </w:r>
            <w:r>
              <w:rPr>
                <w:spacing w:val="-1"/>
              </w:rPr>
              <w:t>l</w:t>
            </w:r>
            <w:r>
              <w:t>o</w:t>
            </w:r>
            <w:r>
              <w:rPr>
                <w:spacing w:val="-6"/>
              </w:rPr>
              <w:t>y</w:t>
            </w:r>
            <w:r>
              <w:t>ee</w:t>
            </w:r>
            <w:r>
              <w:rPr>
                <w:spacing w:val="-10"/>
              </w:rPr>
              <w:t xml:space="preserve"> </w:t>
            </w:r>
            <w:r>
              <w:t>ID</w:t>
            </w:r>
          </w:p>
        </w:tc>
        <w:tc>
          <w:tcPr>
            <w:tcW w:w="1170" w:type="dxa"/>
            <w:hideMark/>
          </w:tcPr>
          <w:p w14:paraId="3D1A50D9" w14:textId="77777777" w:rsidR="00703E89" w:rsidRDefault="00703E89" w:rsidP="00B653AE">
            <w:pPr>
              <w:jc w:val="center"/>
            </w:pPr>
            <w:r>
              <w:rPr>
                <w:spacing w:val="2"/>
              </w:rPr>
              <w:t>X</w:t>
            </w:r>
            <w:r>
              <w:t>(06)</w:t>
            </w:r>
          </w:p>
        </w:tc>
        <w:tc>
          <w:tcPr>
            <w:tcW w:w="1440" w:type="dxa"/>
            <w:hideMark/>
          </w:tcPr>
          <w:p w14:paraId="359C7B8F" w14:textId="77777777" w:rsidR="00703E89" w:rsidRDefault="00703E89" w:rsidP="00B653AE">
            <w:pPr>
              <w:jc w:val="center"/>
              <w:rPr>
                <w:spacing w:val="2"/>
              </w:rPr>
            </w:pPr>
            <w:r>
              <w:rPr>
                <w:spacing w:val="2"/>
              </w:rPr>
              <w:t>6 bytes</w:t>
            </w:r>
          </w:p>
        </w:tc>
        <w:tc>
          <w:tcPr>
            <w:tcW w:w="3240" w:type="dxa"/>
          </w:tcPr>
          <w:p w14:paraId="4F3CF7E9"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bbbbbb</w:t>
            </w:r>
          </w:p>
          <w:p w14:paraId="70FF931D"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5779C070" w14:textId="77777777" w:rsidTr="00B653AE">
        <w:trPr>
          <w:trHeight w:hRule="exact" w:val="360"/>
        </w:trPr>
        <w:tc>
          <w:tcPr>
            <w:tcW w:w="1080" w:type="dxa"/>
            <w:hideMark/>
          </w:tcPr>
          <w:p w14:paraId="15229097" w14:textId="77777777" w:rsidR="00703E89" w:rsidRDefault="00703E89" w:rsidP="006F7B99">
            <w:pPr>
              <w:jc w:val="center"/>
            </w:pPr>
            <w:r>
              <w:t>27-32</w:t>
            </w:r>
          </w:p>
        </w:tc>
        <w:tc>
          <w:tcPr>
            <w:tcW w:w="3240" w:type="dxa"/>
            <w:hideMark/>
          </w:tcPr>
          <w:p w14:paraId="6A11AE25" w14:textId="77777777" w:rsidR="00703E89" w:rsidRDefault="00703E89" w:rsidP="00B653AE">
            <w:r>
              <w:t>Current</w:t>
            </w:r>
            <w:r>
              <w:rPr>
                <w:spacing w:val="-8"/>
              </w:rPr>
              <w:t xml:space="preserve"> </w:t>
            </w:r>
            <w:r>
              <w:t>Date</w:t>
            </w:r>
          </w:p>
        </w:tc>
        <w:tc>
          <w:tcPr>
            <w:tcW w:w="1170" w:type="dxa"/>
            <w:hideMark/>
          </w:tcPr>
          <w:p w14:paraId="4352B19C" w14:textId="77777777" w:rsidR="00703E89" w:rsidRDefault="00703E89" w:rsidP="00B653AE">
            <w:pPr>
              <w:jc w:val="center"/>
            </w:pPr>
            <w:r>
              <w:t>9(06)</w:t>
            </w:r>
          </w:p>
        </w:tc>
        <w:tc>
          <w:tcPr>
            <w:tcW w:w="1440" w:type="dxa"/>
            <w:hideMark/>
          </w:tcPr>
          <w:p w14:paraId="5674844A" w14:textId="77777777" w:rsidR="00703E89" w:rsidRDefault="00703E89" w:rsidP="00B653AE">
            <w:pPr>
              <w:jc w:val="center"/>
            </w:pPr>
            <w:r>
              <w:rPr>
                <w:spacing w:val="2"/>
              </w:rPr>
              <w:t>6 bytes</w:t>
            </w:r>
          </w:p>
        </w:tc>
        <w:tc>
          <w:tcPr>
            <w:tcW w:w="3240" w:type="dxa"/>
          </w:tcPr>
          <w:p w14:paraId="4F03E3D2"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160628</w:t>
            </w:r>
          </w:p>
          <w:p w14:paraId="6347E06E"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7AD91CAB" w14:textId="77777777" w:rsidTr="00B653AE">
        <w:trPr>
          <w:trHeight w:hRule="exact" w:val="360"/>
        </w:trPr>
        <w:tc>
          <w:tcPr>
            <w:tcW w:w="1080" w:type="dxa"/>
            <w:hideMark/>
          </w:tcPr>
          <w:p w14:paraId="74D878C7" w14:textId="77777777" w:rsidR="00703E89" w:rsidRDefault="00703E89" w:rsidP="006F7B99">
            <w:pPr>
              <w:jc w:val="center"/>
            </w:pPr>
            <w:r>
              <w:t>33-38</w:t>
            </w:r>
          </w:p>
        </w:tc>
        <w:tc>
          <w:tcPr>
            <w:tcW w:w="3240" w:type="dxa"/>
            <w:hideMark/>
          </w:tcPr>
          <w:p w14:paraId="2F9E604E" w14:textId="77777777" w:rsidR="00703E89" w:rsidRDefault="00703E89" w:rsidP="00B653AE">
            <w:r>
              <w:t>Current</w:t>
            </w:r>
            <w:r>
              <w:rPr>
                <w:spacing w:val="-8"/>
              </w:rPr>
              <w:t xml:space="preserve"> </w:t>
            </w:r>
            <w:r>
              <w:rPr>
                <w:spacing w:val="3"/>
              </w:rPr>
              <w:t>T</w:t>
            </w:r>
            <w:r>
              <w:rPr>
                <w:spacing w:val="-1"/>
              </w:rPr>
              <w:t>i</w:t>
            </w:r>
            <w:r>
              <w:rPr>
                <w:spacing w:val="4"/>
              </w:rPr>
              <w:t>m</w:t>
            </w:r>
            <w:r>
              <w:t>e</w:t>
            </w:r>
          </w:p>
        </w:tc>
        <w:tc>
          <w:tcPr>
            <w:tcW w:w="1170" w:type="dxa"/>
            <w:hideMark/>
          </w:tcPr>
          <w:p w14:paraId="69E16D78" w14:textId="77777777" w:rsidR="00703E89" w:rsidRDefault="00703E89" w:rsidP="00B653AE">
            <w:pPr>
              <w:jc w:val="center"/>
            </w:pPr>
            <w:r>
              <w:t>9(06)</w:t>
            </w:r>
          </w:p>
        </w:tc>
        <w:tc>
          <w:tcPr>
            <w:tcW w:w="1440" w:type="dxa"/>
            <w:hideMark/>
          </w:tcPr>
          <w:p w14:paraId="08318C55" w14:textId="77777777" w:rsidR="00703E89" w:rsidRDefault="00703E89" w:rsidP="00B653AE">
            <w:pPr>
              <w:jc w:val="center"/>
            </w:pPr>
            <w:r>
              <w:rPr>
                <w:spacing w:val="2"/>
              </w:rPr>
              <w:t>6 bytes</w:t>
            </w:r>
          </w:p>
        </w:tc>
        <w:tc>
          <w:tcPr>
            <w:tcW w:w="3240" w:type="dxa"/>
          </w:tcPr>
          <w:p w14:paraId="6FE15664"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104222</w:t>
            </w:r>
          </w:p>
          <w:p w14:paraId="32BC3F67" w14:textId="77777777" w:rsidR="00703E89" w:rsidRPr="006F7B99" w:rsidRDefault="00703E89" w:rsidP="00B653AE">
            <w:pPr>
              <w:jc w:val="center"/>
              <w:rPr>
                <w:rFonts w:ascii="Courier New" w:hAnsi="Courier New" w:cs="Courier New"/>
                <w:b/>
                <w:bCs/>
                <w:color w:val="538135" w:themeColor="accent3"/>
                <w:sz w:val="18"/>
                <w:szCs w:val="18"/>
              </w:rPr>
            </w:pPr>
          </w:p>
        </w:tc>
      </w:tr>
      <w:tr w:rsidR="00703E89" w14:paraId="44F9D981" w14:textId="77777777" w:rsidTr="00B653AE">
        <w:trPr>
          <w:trHeight w:hRule="exact" w:val="360"/>
        </w:trPr>
        <w:tc>
          <w:tcPr>
            <w:tcW w:w="1080" w:type="dxa"/>
            <w:hideMark/>
          </w:tcPr>
          <w:p w14:paraId="762DCC8C" w14:textId="77777777" w:rsidR="00703E89" w:rsidRDefault="00703E89" w:rsidP="006F7B99">
            <w:pPr>
              <w:jc w:val="center"/>
            </w:pPr>
            <w:r>
              <w:t>39</w:t>
            </w:r>
          </w:p>
        </w:tc>
        <w:tc>
          <w:tcPr>
            <w:tcW w:w="3240" w:type="dxa"/>
            <w:hideMark/>
          </w:tcPr>
          <w:p w14:paraId="560CFD96" w14:textId="77777777" w:rsidR="00703E89" w:rsidRDefault="00703E89" w:rsidP="00B653AE">
            <w:r>
              <w:t>Message</w:t>
            </w:r>
            <w:r>
              <w:rPr>
                <w:spacing w:val="-9"/>
              </w:rPr>
              <w:t xml:space="preserve"> </w:t>
            </w:r>
            <w:r>
              <w:rPr>
                <w:spacing w:val="3"/>
              </w:rPr>
              <w:t>T</w:t>
            </w:r>
            <w:r>
              <w:rPr>
                <w:spacing w:val="-6"/>
              </w:rPr>
              <w:t>y</w:t>
            </w:r>
            <w:r>
              <w:t>pe</w:t>
            </w:r>
          </w:p>
        </w:tc>
        <w:tc>
          <w:tcPr>
            <w:tcW w:w="1170" w:type="dxa"/>
            <w:hideMark/>
          </w:tcPr>
          <w:p w14:paraId="4B693E88" w14:textId="77777777" w:rsidR="00703E89" w:rsidRDefault="00703E89" w:rsidP="00B653AE">
            <w:pPr>
              <w:jc w:val="center"/>
            </w:pPr>
            <w:r>
              <w:rPr>
                <w:spacing w:val="2"/>
              </w:rPr>
              <w:t>X</w:t>
            </w:r>
            <w:r>
              <w:t>(01)</w:t>
            </w:r>
          </w:p>
        </w:tc>
        <w:tc>
          <w:tcPr>
            <w:tcW w:w="1440" w:type="dxa"/>
            <w:hideMark/>
          </w:tcPr>
          <w:p w14:paraId="1F90B57C" w14:textId="77777777" w:rsidR="00703E89" w:rsidRDefault="00703E89" w:rsidP="00B653AE">
            <w:pPr>
              <w:jc w:val="center"/>
              <w:rPr>
                <w:spacing w:val="2"/>
              </w:rPr>
            </w:pPr>
            <w:r>
              <w:rPr>
                <w:spacing w:val="2"/>
              </w:rPr>
              <w:t>1 byte</w:t>
            </w:r>
          </w:p>
        </w:tc>
        <w:tc>
          <w:tcPr>
            <w:tcW w:w="3240" w:type="dxa"/>
            <w:hideMark/>
          </w:tcPr>
          <w:p w14:paraId="0D8F13DE"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F</w:t>
            </w:r>
          </w:p>
        </w:tc>
      </w:tr>
      <w:tr w:rsidR="00703E89" w14:paraId="4A0F86DC" w14:textId="77777777" w:rsidTr="00B653AE">
        <w:trPr>
          <w:trHeight w:hRule="exact" w:val="360"/>
        </w:trPr>
        <w:tc>
          <w:tcPr>
            <w:tcW w:w="1080" w:type="dxa"/>
            <w:hideMark/>
          </w:tcPr>
          <w:p w14:paraId="401A09FF" w14:textId="77777777" w:rsidR="00703E89" w:rsidRDefault="00703E89" w:rsidP="006F7B99">
            <w:pPr>
              <w:jc w:val="center"/>
            </w:pPr>
            <w:r>
              <w:t>40</w:t>
            </w:r>
          </w:p>
        </w:tc>
        <w:tc>
          <w:tcPr>
            <w:tcW w:w="3240" w:type="dxa"/>
            <w:hideMark/>
          </w:tcPr>
          <w:p w14:paraId="41FE5733" w14:textId="77777777" w:rsidR="00703E89" w:rsidRDefault="00703E89" w:rsidP="00B653AE">
            <w:r>
              <w:t>Message</w:t>
            </w:r>
            <w:r>
              <w:rPr>
                <w:spacing w:val="-9"/>
              </w:rPr>
              <w:t xml:space="preserve"> </w:t>
            </w:r>
            <w:r>
              <w:rPr>
                <w:spacing w:val="-1"/>
              </w:rPr>
              <w:t>S</w:t>
            </w:r>
            <w:r>
              <w:t>ubt</w:t>
            </w:r>
            <w:r>
              <w:rPr>
                <w:spacing w:val="-6"/>
              </w:rPr>
              <w:t>y</w:t>
            </w:r>
            <w:r>
              <w:t>pe</w:t>
            </w:r>
          </w:p>
        </w:tc>
        <w:tc>
          <w:tcPr>
            <w:tcW w:w="1170" w:type="dxa"/>
            <w:hideMark/>
          </w:tcPr>
          <w:p w14:paraId="55641804" w14:textId="77777777" w:rsidR="00703E89" w:rsidRDefault="00703E89" w:rsidP="00B653AE">
            <w:pPr>
              <w:jc w:val="center"/>
            </w:pPr>
            <w:r>
              <w:rPr>
                <w:spacing w:val="2"/>
              </w:rPr>
              <w:t>X</w:t>
            </w:r>
            <w:r>
              <w:t>(01)</w:t>
            </w:r>
          </w:p>
        </w:tc>
        <w:tc>
          <w:tcPr>
            <w:tcW w:w="1440" w:type="dxa"/>
            <w:hideMark/>
          </w:tcPr>
          <w:p w14:paraId="7BFA3F25" w14:textId="77777777" w:rsidR="00703E89" w:rsidRDefault="00703E89" w:rsidP="00B653AE">
            <w:pPr>
              <w:jc w:val="center"/>
              <w:rPr>
                <w:spacing w:val="2"/>
              </w:rPr>
            </w:pPr>
            <w:r>
              <w:rPr>
                <w:spacing w:val="2"/>
              </w:rPr>
              <w:t>1 byte</w:t>
            </w:r>
          </w:p>
        </w:tc>
        <w:tc>
          <w:tcPr>
            <w:tcW w:w="3240" w:type="dxa"/>
            <w:hideMark/>
          </w:tcPr>
          <w:p w14:paraId="4A556BA5"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O</w:t>
            </w:r>
          </w:p>
        </w:tc>
      </w:tr>
      <w:tr w:rsidR="00703E89" w14:paraId="5038E72C" w14:textId="77777777" w:rsidTr="00B653AE">
        <w:trPr>
          <w:trHeight w:hRule="exact" w:val="360"/>
        </w:trPr>
        <w:tc>
          <w:tcPr>
            <w:tcW w:w="1080" w:type="dxa"/>
            <w:hideMark/>
          </w:tcPr>
          <w:p w14:paraId="50B591AB" w14:textId="77777777" w:rsidR="00703E89" w:rsidRDefault="00703E89" w:rsidP="006F7B99">
            <w:pPr>
              <w:jc w:val="center"/>
              <w:rPr>
                <w:spacing w:val="3"/>
              </w:rPr>
            </w:pPr>
            <w:r>
              <w:rPr>
                <w:spacing w:val="3"/>
              </w:rPr>
              <w:t>41-42</w:t>
            </w:r>
          </w:p>
        </w:tc>
        <w:tc>
          <w:tcPr>
            <w:tcW w:w="3240" w:type="dxa"/>
            <w:hideMark/>
          </w:tcPr>
          <w:p w14:paraId="60A22E9A" w14:textId="77777777" w:rsidR="00703E89" w:rsidRDefault="00703E89" w:rsidP="00B653AE">
            <w:r>
              <w:rPr>
                <w:spacing w:val="3"/>
              </w:rPr>
              <w:t>T</w:t>
            </w:r>
            <w:r>
              <w:t>ransact</w:t>
            </w:r>
            <w:r>
              <w:rPr>
                <w:spacing w:val="-1"/>
              </w:rPr>
              <w:t>i</w:t>
            </w:r>
            <w:r>
              <w:t>on</w:t>
            </w:r>
            <w:r>
              <w:rPr>
                <w:spacing w:val="-11"/>
              </w:rPr>
              <w:t xml:space="preserve"> </w:t>
            </w:r>
            <w:r>
              <w:t>Code</w:t>
            </w:r>
          </w:p>
        </w:tc>
        <w:tc>
          <w:tcPr>
            <w:tcW w:w="1170" w:type="dxa"/>
            <w:hideMark/>
          </w:tcPr>
          <w:p w14:paraId="48E2AFD9" w14:textId="77777777" w:rsidR="00703E89" w:rsidRDefault="00703E89" w:rsidP="00B653AE">
            <w:pPr>
              <w:jc w:val="center"/>
            </w:pPr>
            <w:r>
              <w:t>9(02)</w:t>
            </w:r>
          </w:p>
        </w:tc>
        <w:tc>
          <w:tcPr>
            <w:tcW w:w="1440" w:type="dxa"/>
            <w:hideMark/>
          </w:tcPr>
          <w:p w14:paraId="3B80F2DF" w14:textId="77777777" w:rsidR="00703E89" w:rsidRDefault="00703E89" w:rsidP="00B653AE">
            <w:pPr>
              <w:jc w:val="center"/>
            </w:pPr>
            <w:r>
              <w:rPr>
                <w:spacing w:val="2"/>
              </w:rPr>
              <w:t>2 bytes</w:t>
            </w:r>
          </w:p>
        </w:tc>
        <w:tc>
          <w:tcPr>
            <w:tcW w:w="3240" w:type="dxa"/>
            <w:hideMark/>
          </w:tcPr>
          <w:p w14:paraId="5CF22316"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00</w:t>
            </w:r>
          </w:p>
        </w:tc>
      </w:tr>
      <w:tr w:rsidR="00703E89" w14:paraId="04A63E5E" w14:textId="77777777" w:rsidTr="00B653AE">
        <w:trPr>
          <w:trHeight w:hRule="exact" w:val="360"/>
        </w:trPr>
        <w:tc>
          <w:tcPr>
            <w:tcW w:w="1080" w:type="dxa"/>
            <w:hideMark/>
          </w:tcPr>
          <w:p w14:paraId="32095734" w14:textId="77777777" w:rsidR="00703E89" w:rsidRDefault="00703E89" w:rsidP="006F7B99">
            <w:pPr>
              <w:jc w:val="center"/>
              <w:rPr>
                <w:spacing w:val="-1"/>
              </w:rPr>
            </w:pPr>
            <w:r>
              <w:rPr>
                <w:spacing w:val="-1"/>
              </w:rPr>
              <w:t>43</w:t>
            </w:r>
          </w:p>
        </w:tc>
        <w:tc>
          <w:tcPr>
            <w:tcW w:w="3240" w:type="dxa"/>
            <w:hideMark/>
          </w:tcPr>
          <w:p w14:paraId="2B634606" w14:textId="77777777" w:rsidR="00703E89" w:rsidRDefault="00703E89" w:rsidP="00B653AE">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1</w:t>
            </w:r>
          </w:p>
        </w:tc>
        <w:tc>
          <w:tcPr>
            <w:tcW w:w="1170" w:type="dxa"/>
            <w:hideMark/>
          </w:tcPr>
          <w:p w14:paraId="1A822FBF" w14:textId="77777777" w:rsidR="00703E89" w:rsidRDefault="00703E89" w:rsidP="00B653AE">
            <w:pPr>
              <w:jc w:val="center"/>
            </w:pPr>
            <w:r>
              <w:t>9(01)</w:t>
            </w:r>
          </w:p>
        </w:tc>
        <w:tc>
          <w:tcPr>
            <w:tcW w:w="1440" w:type="dxa"/>
            <w:hideMark/>
          </w:tcPr>
          <w:p w14:paraId="0F6E6484" w14:textId="77777777" w:rsidR="00703E89" w:rsidRDefault="00703E89" w:rsidP="00B653AE">
            <w:pPr>
              <w:jc w:val="center"/>
            </w:pPr>
            <w:r>
              <w:rPr>
                <w:spacing w:val="2"/>
              </w:rPr>
              <w:t>1 byte</w:t>
            </w:r>
          </w:p>
        </w:tc>
        <w:tc>
          <w:tcPr>
            <w:tcW w:w="3240" w:type="dxa"/>
            <w:hideMark/>
          </w:tcPr>
          <w:p w14:paraId="1912E34A"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w:t>
            </w:r>
          </w:p>
        </w:tc>
      </w:tr>
      <w:tr w:rsidR="00703E89" w14:paraId="42047441" w14:textId="77777777" w:rsidTr="00B653AE">
        <w:trPr>
          <w:trHeight w:hRule="exact" w:val="360"/>
        </w:trPr>
        <w:tc>
          <w:tcPr>
            <w:tcW w:w="1080" w:type="dxa"/>
            <w:hideMark/>
          </w:tcPr>
          <w:p w14:paraId="78B33D43" w14:textId="77777777" w:rsidR="00703E89" w:rsidRDefault="00703E89" w:rsidP="006F7B99">
            <w:pPr>
              <w:jc w:val="center"/>
              <w:rPr>
                <w:spacing w:val="-1"/>
              </w:rPr>
            </w:pPr>
            <w:r>
              <w:rPr>
                <w:spacing w:val="-1"/>
              </w:rPr>
              <w:t>44</w:t>
            </w:r>
          </w:p>
        </w:tc>
        <w:tc>
          <w:tcPr>
            <w:tcW w:w="3240" w:type="dxa"/>
            <w:hideMark/>
          </w:tcPr>
          <w:p w14:paraId="0F423E7C" w14:textId="77777777" w:rsidR="00703E89" w:rsidRDefault="00703E89" w:rsidP="00B653AE">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2</w:t>
            </w:r>
          </w:p>
        </w:tc>
        <w:tc>
          <w:tcPr>
            <w:tcW w:w="1170" w:type="dxa"/>
            <w:hideMark/>
          </w:tcPr>
          <w:p w14:paraId="7B63DA5C" w14:textId="77777777" w:rsidR="00703E89" w:rsidRDefault="00703E89" w:rsidP="00B653AE">
            <w:pPr>
              <w:jc w:val="center"/>
            </w:pPr>
            <w:r>
              <w:t>9(01)</w:t>
            </w:r>
          </w:p>
        </w:tc>
        <w:tc>
          <w:tcPr>
            <w:tcW w:w="1440" w:type="dxa"/>
            <w:hideMark/>
          </w:tcPr>
          <w:p w14:paraId="40BCE7EB" w14:textId="77777777" w:rsidR="00703E89" w:rsidRDefault="00703E89" w:rsidP="00B653AE">
            <w:pPr>
              <w:jc w:val="center"/>
            </w:pPr>
            <w:r>
              <w:rPr>
                <w:spacing w:val="2"/>
              </w:rPr>
              <w:t>1 byte</w:t>
            </w:r>
          </w:p>
        </w:tc>
        <w:tc>
          <w:tcPr>
            <w:tcW w:w="3240" w:type="dxa"/>
            <w:hideMark/>
          </w:tcPr>
          <w:p w14:paraId="2A19FCD0"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w:t>
            </w:r>
          </w:p>
        </w:tc>
      </w:tr>
      <w:tr w:rsidR="00703E89" w14:paraId="5AAA591C" w14:textId="77777777" w:rsidTr="00B653AE">
        <w:trPr>
          <w:trHeight w:hRule="exact" w:val="360"/>
        </w:trPr>
        <w:tc>
          <w:tcPr>
            <w:tcW w:w="1080" w:type="dxa"/>
            <w:hideMark/>
          </w:tcPr>
          <w:p w14:paraId="3FECC066" w14:textId="77777777" w:rsidR="00703E89" w:rsidRDefault="00703E89" w:rsidP="006F7B99">
            <w:pPr>
              <w:jc w:val="center"/>
              <w:rPr>
                <w:spacing w:val="-1"/>
              </w:rPr>
            </w:pPr>
            <w:r>
              <w:rPr>
                <w:spacing w:val="-1"/>
              </w:rPr>
              <w:t>45</w:t>
            </w:r>
          </w:p>
        </w:tc>
        <w:tc>
          <w:tcPr>
            <w:tcW w:w="3240" w:type="dxa"/>
            <w:hideMark/>
          </w:tcPr>
          <w:p w14:paraId="789DDA46" w14:textId="77777777" w:rsidR="00703E89" w:rsidRDefault="00703E89" w:rsidP="00B653AE">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3</w:t>
            </w:r>
          </w:p>
        </w:tc>
        <w:tc>
          <w:tcPr>
            <w:tcW w:w="1170" w:type="dxa"/>
            <w:hideMark/>
          </w:tcPr>
          <w:p w14:paraId="5ACBABBC" w14:textId="77777777" w:rsidR="00703E89" w:rsidRDefault="00703E89" w:rsidP="00B653AE">
            <w:pPr>
              <w:jc w:val="center"/>
            </w:pPr>
            <w:r>
              <w:t>9(01)</w:t>
            </w:r>
          </w:p>
        </w:tc>
        <w:tc>
          <w:tcPr>
            <w:tcW w:w="1440" w:type="dxa"/>
            <w:hideMark/>
          </w:tcPr>
          <w:p w14:paraId="52883253" w14:textId="77777777" w:rsidR="00703E89" w:rsidRDefault="00703E89" w:rsidP="00B653AE">
            <w:pPr>
              <w:jc w:val="center"/>
            </w:pPr>
            <w:r>
              <w:rPr>
                <w:spacing w:val="2"/>
              </w:rPr>
              <w:t>1 byte</w:t>
            </w:r>
          </w:p>
        </w:tc>
        <w:tc>
          <w:tcPr>
            <w:tcW w:w="3240" w:type="dxa"/>
            <w:hideMark/>
          </w:tcPr>
          <w:p w14:paraId="4DFF6AA0"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w:t>
            </w:r>
          </w:p>
        </w:tc>
      </w:tr>
      <w:tr w:rsidR="00703E89" w14:paraId="1B08A3DB" w14:textId="77777777" w:rsidTr="00B653AE">
        <w:trPr>
          <w:trHeight w:hRule="exact" w:val="360"/>
        </w:trPr>
        <w:tc>
          <w:tcPr>
            <w:tcW w:w="1080" w:type="dxa"/>
            <w:hideMark/>
          </w:tcPr>
          <w:p w14:paraId="542970F8" w14:textId="77777777" w:rsidR="00703E89" w:rsidRDefault="00703E89" w:rsidP="006F7B99">
            <w:pPr>
              <w:jc w:val="center"/>
              <w:rPr>
                <w:spacing w:val="-1"/>
              </w:rPr>
            </w:pPr>
            <w:r>
              <w:rPr>
                <w:spacing w:val="-1"/>
              </w:rPr>
              <w:t>46-48</w:t>
            </w:r>
          </w:p>
        </w:tc>
        <w:tc>
          <w:tcPr>
            <w:tcW w:w="3240" w:type="dxa"/>
            <w:hideMark/>
          </w:tcPr>
          <w:p w14:paraId="54DFC637" w14:textId="77777777" w:rsidR="00703E89" w:rsidRDefault="00703E89" w:rsidP="00B653AE">
            <w:r>
              <w:rPr>
                <w:spacing w:val="-1"/>
              </w:rPr>
              <w:t>Response Code</w:t>
            </w:r>
          </w:p>
        </w:tc>
        <w:tc>
          <w:tcPr>
            <w:tcW w:w="1170" w:type="dxa"/>
            <w:hideMark/>
          </w:tcPr>
          <w:p w14:paraId="27C409F1" w14:textId="77777777" w:rsidR="00703E89" w:rsidRDefault="00703E89" w:rsidP="00B653AE">
            <w:pPr>
              <w:jc w:val="center"/>
            </w:pPr>
            <w:r>
              <w:t>9(03)</w:t>
            </w:r>
          </w:p>
        </w:tc>
        <w:tc>
          <w:tcPr>
            <w:tcW w:w="1440" w:type="dxa"/>
            <w:hideMark/>
          </w:tcPr>
          <w:p w14:paraId="26BE33DA" w14:textId="77777777" w:rsidR="00703E89" w:rsidRDefault="00703E89" w:rsidP="00B653AE">
            <w:pPr>
              <w:jc w:val="center"/>
            </w:pPr>
            <w:r>
              <w:rPr>
                <w:spacing w:val="2"/>
              </w:rPr>
              <w:t>3 bytes</w:t>
            </w:r>
          </w:p>
        </w:tc>
        <w:tc>
          <w:tcPr>
            <w:tcW w:w="3240" w:type="dxa"/>
            <w:hideMark/>
          </w:tcPr>
          <w:p w14:paraId="69D7E8BE" w14:textId="77777777" w:rsidR="00703E89" w:rsidRPr="006F7B99" w:rsidRDefault="00703E89" w:rsidP="00B653AE">
            <w:pPr>
              <w:jc w:val="center"/>
              <w:rPr>
                <w:rFonts w:ascii="Courier New" w:hAnsi="Courier New" w:cs="Courier New"/>
                <w:b/>
                <w:bCs/>
                <w:color w:val="538135" w:themeColor="accent3"/>
                <w:sz w:val="18"/>
                <w:szCs w:val="18"/>
              </w:rPr>
            </w:pPr>
            <w:r w:rsidRPr="006F7B99">
              <w:rPr>
                <w:rFonts w:ascii="Courier New" w:hAnsi="Courier New" w:cs="Courier New"/>
                <w:b/>
                <w:bCs/>
                <w:color w:val="538135" w:themeColor="accent3"/>
                <w:sz w:val="18"/>
                <w:szCs w:val="18"/>
              </w:rPr>
              <w:t>000</w:t>
            </w:r>
          </w:p>
        </w:tc>
      </w:tr>
    </w:tbl>
    <w:p w14:paraId="3582D270" w14:textId="77777777" w:rsidR="00B653AE" w:rsidRDefault="00B653AE" w:rsidP="00703E89">
      <w:pPr>
        <w:autoSpaceDE w:val="0"/>
        <w:autoSpaceDN w:val="0"/>
        <w:adjustRightInd w:val="0"/>
        <w:rPr>
          <w:rFonts w:cs="Arial"/>
        </w:rPr>
      </w:pPr>
    </w:p>
    <w:p w14:paraId="76CFF045" w14:textId="77777777" w:rsidR="00B653AE" w:rsidRDefault="00B653AE">
      <w:pPr>
        <w:rPr>
          <w:rFonts w:cs="Arial"/>
        </w:rPr>
      </w:pPr>
      <w:r>
        <w:rPr>
          <w:rFonts w:cs="Arial"/>
        </w:rPr>
        <w:br w:type="page"/>
      </w:r>
    </w:p>
    <w:p w14:paraId="22418240" w14:textId="77777777" w:rsidR="00703E89" w:rsidRDefault="00703E89" w:rsidP="00703E89">
      <w:pPr>
        <w:autoSpaceDE w:val="0"/>
        <w:autoSpaceDN w:val="0"/>
        <w:adjustRightInd w:val="0"/>
        <w:rPr>
          <w:rFonts w:cs="Arial"/>
        </w:rPr>
      </w:pPr>
    </w:p>
    <w:tbl>
      <w:tblPr>
        <w:tblW w:w="10103" w:type="dxa"/>
        <w:tblInd w:w="-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373"/>
        <w:gridCol w:w="2160"/>
        <w:gridCol w:w="1440"/>
        <w:gridCol w:w="1800"/>
        <w:gridCol w:w="3330"/>
      </w:tblGrid>
      <w:tr w:rsidR="00703E89" w14:paraId="6C744F37" w14:textId="77777777" w:rsidTr="00B653AE">
        <w:tc>
          <w:tcPr>
            <w:tcW w:w="1373" w:type="dxa"/>
            <w:hideMark/>
          </w:tcPr>
          <w:p w14:paraId="462E9C67" w14:textId="77777777" w:rsidR="00703E89" w:rsidRDefault="00703E89" w:rsidP="004B49C6">
            <w:pPr>
              <w:spacing w:line="240" w:lineRule="atLeast"/>
              <w:jc w:val="center"/>
              <w:rPr>
                <w:b/>
                <w:snapToGrid w:val="0"/>
                <w:color w:val="000000"/>
              </w:rPr>
            </w:pPr>
            <w:r>
              <w:rPr>
                <w:b/>
                <w:snapToGrid w:val="0"/>
                <w:color w:val="000000"/>
              </w:rPr>
              <w:t xml:space="preserve">SPDH </w:t>
            </w:r>
          </w:p>
          <w:p w14:paraId="0532FC61"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1008CA5E"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3C48234F" w14:textId="77777777" w:rsidR="00703E89" w:rsidRDefault="00703E89" w:rsidP="004B49C6">
            <w:pPr>
              <w:spacing w:line="240" w:lineRule="atLeast"/>
              <w:jc w:val="center"/>
              <w:rPr>
                <w:b/>
                <w:snapToGrid w:val="0"/>
                <w:color w:val="000000"/>
              </w:rPr>
            </w:pPr>
            <w:r>
              <w:rPr>
                <w:b/>
                <w:snapToGrid w:val="0"/>
                <w:color w:val="000000"/>
              </w:rPr>
              <w:t>Picture</w:t>
            </w:r>
          </w:p>
        </w:tc>
        <w:tc>
          <w:tcPr>
            <w:tcW w:w="1800" w:type="dxa"/>
            <w:hideMark/>
          </w:tcPr>
          <w:p w14:paraId="367F5927" w14:textId="77777777" w:rsidR="00703E89" w:rsidRDefault="00703E89" w:rsidP="004B49C6">
            <w:pPr>
              <w:spacing w:line="240" w:lineRule="atLeast"/>
              <w:jc w:val="center"/>
              <w:rPr>
                <w:b/>
                <w:snapToGrid w:val="0"/>
                <w:color w:val="000000"/>
              </w:rPr>
            </w:pPr>
            <w:r>
              <w:rPr>
                <w:b/>
                <w:snapToGrid w:val="0"/>
                <w:color w:val="000000"/>
              </w:rPr>
              <w:t>Length</w:t>
            </w:r>
          </w:p>
        </w:tc>
        <w:tc>
          <w:tcPr>
            <w:tcW w:w="3330" w:type="dxa"/>
            <w:hideMark/>
          </w:tcPr>
          <w:p w14:paraId="4E8C03A2"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22D7D8FA" w14:textId="77777777" w:rsidTr="00B653AE">
        <w:tc>
          <w:tcPr>
            <w:tcW w:w="1373" w:type="dxa"/>
            <w:hideMark/>
          </w:tcPr>
          <w:p w14:paraId="450FEA5D" w14:textId="77777777" w:rsidR="00703E89" w:rsidRDefault="00703E89" w:rsidP="004B49C6">
            <w:pPr>
              <w:spacing w:line="240" w:lineRule="atLeast"/>
              <w:jc w:val="center"/>
              <w:rPr>
                <w:snapToGrid w:val="0"/>
                <w:color w:val="000000"/>
              </w:rPr>
            </w:pPr>
            <w:r>
              <w:rPr>
                <w:snapToGrid w:val="0"/>
                <w:color w:val="000000"/>
              </w:rPr>
              <w:t>B</w:t>
            </w:r>
          </w:p>
        </w:tc>
        <w:tc>
          <w:tcPr>
            <w:tcW w:w="2160" w:type="dxa"/>
            <w:hideMark/>
          </w:tcPr>
          <w:p w14:paraId="0E9ED585" w14:textId="77777777" w:rsidR="00703E89" w:rsidRDefault="00703E89" w:rsidP="004B49C6">
            <w:pPr>
              <w:spacing w:line="240" w:lineRule="atLeast"/>
              <w:rPr>
                <w:snapToGrid w:val="0"/>
                <w:color w:val="000000"/>
              </w:rPr>
            </w:pPr>
            <w:r>
              <w:rPr>
                <w:snapToGrid w:val="0"/>
                <w:color w:val="000000"/>
              </w:rPr>
              <w:t>Amount 1</w:t>
            </w:r>
          </w:p>
        </w:tc>
        <w:tc>
          <w:tcPr>
            <w:tcW w:w="1440" w:type="dxa"/>
            <w:hideMark/>
          </w:tcPr>
          <w:p w14:paraId="7E71F9B9" w14:textId="77777777" w:rsidR="00703E89" w:rsidRDefault="00703E89" w:rsidP="004B49C6">
            <w:pPr>
              <w:spacing w:line="240" w:lineRule="atLeast"/>
              <w:rPr>
                <w:snapToGrid w:val="0"/>
                <w:color w:val="000000"/>
              </w:rPr>
            </w:pPr>
            <w:r>
              <w:rPr>
                <w:snapToGrid w:val="0"/>
                <w:color w:val="000000"/>
              </w:rPr>
              <w:t>9(16)v99</w:t>
            </w:r>
          </w:p>
        </w:tc>
        <w:tc>
          <w:tcPr>
            <w:tcW w:w="1800" w:type="dxa"/>
            <w:hideMark/>
          </w:tcPr>
          <w:p w14:paraId="75862710" w14:textId="77777777" w:rsidR="00703E89" w:rsidRDefault="00703E89" w:rsidP="004B49C6">
            <w:pPr>
              <w:spacing w:line="240" w:lineRule="atLeast"/>
              <w:rPr>
                <w:snapToGrid w:val="0"/>
                <w:color w:val="000000"/>
              </w:rPr>
            </w:pPr>
            <w:r>
              <w:rPr>
                <w:snapToGrid w:val="0"/>
                <w:color w:val="000000"/>
              </w:rPr>
              <w:t>1 to 18 bytes</w:t>
            </w:r>
          </w:p>
        </w:tc>
        <w:tc>
          <w:tcPr>
            <w:tcW w:w="3330" w:type="dxa"/>
            <w:hideMark/>
          </w:tcPr>
          <w:p w14:paraId="36959091"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1cB1359</w:t>
            </w:r>
          </w:p>
        </w:tc>
      </w:tr>
      <w:tr w:rsidR="00703E89" w14:paraId="5AAC0159" w14:textId="77777777" w:rsidTr="00B653AE">
        <w:tc>
          <w:tcPr>
            <w:tcW w:w="1373" w:type="dxa"/>
            <w:hideMark/>
          </w:tcPr>
          <w:p w14:paraId="4DABC18A" w14:textId="77777777" w:rsidR="00703E89" w:rsidRDefault="00703E89" w:rsidP="004B49C6">
            <w:pPr>
              <w:spacing w:line="240" w:lineRule="atLeast"/>
              <w:jc w:val="center"/>
              <w:rPr>
                <w:snapToGrid w:val="0"/>
                <w:color w:val="000000"/>
              </w:rPr>
            </w:pPr>
            <w:r>
              <w:rPr>
                <w:snapToGrid w:val="0"/>
                <w:color w:val="000000"/>
              </w:rPr>
              <w:t>P</w:t>
            </w:r>
          </w:p>
        </w:tc>
        <w:tc>
          <w:tcPr>
            <w:tcW w:w="2160" w:type="dxa"/>
            <w:hideMark/>
          </w:tcPr>
          <w:p w14:paraId="512CB95A" w14:textId="77777777" w:rsidR="00703E89" w:rsidRDefault="00703E89" w:rsidP="004B49C6">
            <w:pPr>
              <w:spacing w:line="240" w:lineRule="atLeast"/>
              <w:rPr>
                <w:snapToGrid w:val="0"/>
                <w:color w:val="000000"/>
              </w:rPr>
            </w:pPr>
            <w:r>
              <w:rPr>
                <w:snapToGrid w:val="0"/>
                <w:color w:val="000000"/>
              </w:rPr>
              <w:t>Draft capture flag</w:t>
            </w:r>
          </w:p>
        </w:tc>
        <w:tc>
          <w:tcPr>
            <w:tcW w:w="1440" w:type="dxa"/>
            <w:hideMark/>
          </w:tcPr>
          <w:p w14:paraId="3BCF92F4" w14:textId="77777777" w:rsidR="00703E89" w:rsidRDefault="00703E89" w:rsidP="004B49C6">
            <w:pPr>
              <w:spacing w:line="240" w:lineRule="atLeast"/>
              <w:rPr>
                <w:snapToGrid w:val="0"/>
                <w:color w:val="000000"/>
              </w:rPr>
            </w:pPr>
            <w:r>
              <w:rPr>
                <w:snapToGrid w:val="0"/>
                <w:color w:val="000000"/>
              </w:rPr>
              <w:t>9(1)</w:t>
            </w:r>
          </w:p>
        </w:tc>
        <w:tc>
          <w:tcPr>
            <w:tcW w:w="1800" w:type="dxa"/>
            <w:hideMark/>
          </w:tcPr>
          <w:p w14:paraId="25456BA4" w14:textId="77777777" w:rsidR="00703E89" w:rsidRDefault="00703E89" w:rsidP="004B49C6">
            <w:pPr>
              <w:spacing w:line="240" w:lineRule="atLeast"/>
              <w:rPr>
                <w:snapToGrid w:val="0"/>
                <w:color w:val="000000"/>
              </w:rPr>
            </w:pPr>
            <w:r>
              <w:rPr>
                <w:snapToGrid w:val="0"/>
                <w:color w:val="000000"/>
              </w:rPr>
              <w:t>1 byte</w:t>
            </w:r>
          </w:p>
        </w:tc>
        <w:tc>
          <w:tcPr>
            <w:tcW w:w="3330" w:type="dxa"/>
            <w:hideMark/>
          </w:tcPr>
          <w:p w14:paraId="733F339D"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1cP1</w:t>
            </w:r>
          </w:p>
        </w:tc>
      </w:tr>
      <w:tr w:rsidR="00703E89" w14:paraId="6A58248A" w14:textId="77777777" w:rsidTr="00B653AE">
        <w:tc>
          <w:tcPr>
            <w:tcW w:w="1373" w:type="dxa"/>
            <w:hideMark/>
          </w:tcPr>
          <w:p w14:paraId="13BCA227"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46A57E72"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55F0B1CE" w14:textId="77777777" w:rsidR="00703E89" w:rsidRDefault="00703E89" w:rsidP="004B49C6">
            <w:pPr>
              <w:spacing w:line="240" w:lineRule="atLeast"/>
              <w:rPr>
                <w:snapToGrid w:val="0"/>
                <w:color w:val="000000"/>
              </w:rPr>
            </w:pPr>
            <w:r>
              <w:rPr>
                <w:snapToGrid w:val="0"/>
                <w:color w:val="000000"/>
              </w:rPr>
              <w:t>X(16)</w:t>
            </w:r>
          </w:p>
        </w:tc>
        <w:tc>
          <w:tcPr>
            <w:tcW w:w="1800" w:type="dxa"/>
            <w:hideMark/>
          </w:tcPr>
          <w:p w14:paraId="0DE2163D" w14:textId="77777777" w:rsidR="00703E89" w:rsidRDefault="00703E89" w:rsidP="004B49C6">
            <w:pPr>
              <w:spacing w:line="240" w:lineRule="atLeast"/>
              <w:rPr>
                <w:snapToGrid w:val="0"/>
                <w:color w:val="000000"/>
              </w:rPr>
            </w:pPr>
            <w:r>
              <w:rPr>
                <w:snapToGrid w:val="0"/>
                <w:color w:val="000000"/>
              </w:rPr>
              <w:t>1 to 16 bytes</w:t>
            </w:r>
          </w:p>
        </w:tc>
        <w:tc>
          <w:tcPr>
            <w:tcW w:w="3330" w:type="dxa"/>
            <w:hideMark/>
          </w:tcPr>
          <w:p w14:paraId="357BD2F0"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1cQCX</w:t>
            </w:r>
          </w:p>
        </w:tc>
      </w:tr>
      <w:tr w:rsidR="00703E89" w14:paraId="52576F49" w14:textId="77777777" w:rsidTr="00B653AE">
        <w:tc>
          <w:tcPr>
            <w:tcW w:w="1373" w:type="dxa"/>
            <w:hideMark/>
          </w:tcPr>
          <w:p w14:paraId="527EBCCA" w14:textId="77777777" w:rsidR="00703E89" w:rsidRDefault="00703E89" w:rsidP="004B49C6">
            <w:pPr>
              <w:spacing w:line="240" w:lineRule="atLeast"/>
              <w:jc w:val="center"/>
              <w:rPr>
                <w:snapToGrid w:val="0"/>
                <w:color w:val="000000"/>
              </w:rPr>
            </w:pPr>
            <w:r>
              <w:rPr>
                <w:snapToGrid w:val="0"/>
                <w:color w:val="000000"/>
              </w:rPr>
              <w:t>S</w:t>
            </w:r>
          </w:p>
        </w:tc>
        <w:tc>
          <w:tcPr>
            <w:tcW w:w="2160" w:type="dxa"/>
            <w:hideMark/>
          </w:tcPr>
          <w:p w14:paraId="631D787B" w14:textId="77777777" w:rsidR="00703E89" w:rsidRDefault="00703E89" w:rsidP="004B49C6">
            <w:pPr>
              <w:spacing w:line="240" w:lineRule="atLeast"/>
              <w:rPr>
                <w:snapToGrid w:val="0"/>
                <w:color w:val="000000"/>
              </w:rPr>
            </w:pPr>
            <w:r>
              <w:rPr>
                <w:snapToGrid w:val="0"/>
                <w:color w:val="000000"/>
              </w:rPr>
              <w:t>Invoice number</w:t>
            </w:r>
          </w:p>
        </w:tc>
        <w:tc>
          <w:tcPr>
            <w:tcW w:w="1440" w:type="dxa"/>
            <w:hideMark/>
          </w:tcPr>
          <w:p w14:paraId="7CA4047C" w14:textId="77777777" w:rsidR="00703E89" w:rsidRDefault="00703E89" w:rsidP="004B49C6">
            <w:pPr>
              <w:spacing w:line="240" w:lineRule="atLeast"/>
              <w:rPr>
                <w:snapToGrid w:val="0"/>
                <w:color w:val="000000"/>
              </w:rPr>
            </w:pPr>
            <w:r>
              <w:rPr>
                <w:snapToGrid w:val="0"/>
                <w:color w:val="000000"/>
              </w:rPr>
              <w:t>X(10)</w:t>
            </w:r>
          </w:p>
        </w:tc>
        <w:tc>
          <w:tcPr>
            <w:tcW w:w="1800" w:type="dxa"/>
            <w:hideMark/>
          </w:tcPr>
          <w:p w14:paraId="3B4D0847" w14:textId="77777777" w:rsidR="00703E89" w:rsidRDefault="00703E89" w:rsidP="004B49C6">
            <w:pPr>
              <w:spacing w:line="240" w:lineRule="atLeast"/>
              <w:rPr>
                <w:snapToGrid w:val="0"/>
                <w:color w:val="000000"/>
              </w:rPr>
            </w:pPr>
            <w:r>
              <w:rPr>
                <w:snapToGrid w:val="0"/>
                <w:color w:val="000000"/>
              </w:rPr>
              <w:t>1 to 10 bytes</w:t>
            </w:r>
          </w:p>
        </w:tc>
        <w:tc>
          <w:tcPr>
            <w:tcW w:w="3330" w:type="dxa"/>
            <w:hideMark/>
          </w:tcPr>
          <w:p w14:paraId="15434FC2"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1cS512</w:t>
            </w:r>
          </w:p>
        </w:tc>
      </w:tr>
      <w:tr w:rsidR="00703E89" w14:paraId="0BAB105E" w14:textId="77777777" w:rsidTr="00B653AE">
        <w:tc>
          <w:tcPr>
            <w:tcW w:w="1373" w:type="dxa"/>
            <w:hideMark/>
          </w:tcPr>
          <w:p w14:paraId="7F552AFE" w14:textId="77777777" w:rsidR="00703E89" w:rsidRDefault="00703E89" w:rsidP="004B49C6">
            <w:pPr>
              <w:spacing w:line="240" w:lineRule="atLeast"/>
              <w:jc w:val="center"/>
              <w:rPr>
                <w:snapToGrid w:val="0"/>
                <w:color w:val="000000"/>
              </w:rPr>
            </w:pPr>
            <w:r>
              <w:rPr>
                <w:snapToGrid w:val="0"/>
                <w:color w:val="000000"/>
              </w:rPr>
              <w:t>U</w:t>
            </w:r>
          </w:p>
        </w:tc>
        <w:tc>
          <w:tcPr>
            <w:tcW w:w="2160" w:type="dxa"/>
            <w:hideMark/>
          </w:tcPr>
          <w:p w14:paraId="015F4C90" w14:textId="77777777" w:rsidR="00703E89" w:rsidRDefault="00703E89" w:rsidP="004B49C6">
            <w:pPr>
              <w:spacing w:line="240" w:lineRule="atLeast"/>
              <w:rPr>
                <w:snapToGrid w:val="0"/>
                <w:color w:val="000000"/>
              </w:rPr>
            </w:pPr>
            <w:r>
              <w:rPr>
                <w:snapToGrid w:val="0"/>
                <w:color w:val="000000"/>
              </w:rPr>
              <w:t>Language code</w:t>
            </w:r>
          </w:p>
        </w:tc>
        <w:tc>
          <w:tcPr>
            <w:tcW w:w="1440" w:type="dxa"/>
            <w:hideMark/>
          </w:tcPr>
          <w:p w14:paraId="4008CE36" w14:textId="77777777" w:rsidR="00703E89" w:rsidRDefault="00703E89" w:rsidP="004B49C6">
            <w:pPr>
              <w:spacing w:line="240" w:lineRule="atLeast"/>
              <w:rPr>
                <w:snapToGrid w:val="0"/>
                <w:color w:val="000000"/>
              </w:rPr>
            </w:pPr>
            <w:r>
              <w:rPr>
                <w:snapToGrid w:val="0"/>
                <w:color w:val="000000"/>
              </w:rPr>
              <w:t>9(1)</w:t>
            </w:r>
          </w:p>
        </w:tc>
        <w:tc>
          <w:tcPr>
            <w:tcW w:w="1800" w:type="dxa"/>
            <w:hideMark/>
          </w:tcPr>
          <w:p w14:paraId="2CDBB34E" w14:textId="77777777" w:rsidR="00703E89" w:rsidRDefault="00703E89" w:rsidP="004B49C6">
            <w:pPr>
              <w:spacing w:line="240" w:lineRule="atLeast"/>
              <w:rPr>
                <w:snapToGrid w:val="0"/>
                <w:color w:val="000000"/>
              </w:rPr>
            </w:pPr>
            <w:r>
              <w:rPr>
                <w:snapToGrid w:val="0"/>
                <w:color w:val="000000"/>
              </w:rPr>
              <w:t>1 byte</w:t>
            </w:r>
          </w:p>
        </w:tc>
        <w:tc>
          <w:tcPr>
            <w:tcW w:w="3330" w:type="dxa"/>
            <w:hideMark/>
          </w:tcPr>
          <w:p w14:paraId="037A736F"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1cU0</w:t>
            </w:r>
          </w:p>
        </w:tc>
      </w:tr>
      <w:tr w:rsidR="00703E89" w14:paraId="208FA802" w14:textId="77777777" w:rsidTr="00B653AE">
        <w:tc>
          <w:tcPr>
            <w:tcW w:w="1373" w:type="dxa"/>
            <w:hideMark/>
          </w:tcPr>
          <w:p w14:paraId="3C9F8B9D" w14:textId="77777777" w:rsidR="00703E89" w:rsidRDefault="00703E89" w:rsidP="004B49C6">
            <w:pPr>
              <w:spacing w:line="240" w:lineRule="atLeast"/>
              <w:jc w:val="center"/>
              <w:rPr>
                <w:snapToGrid w:val="0"/>
                <w:color w:val="000000"/>
              </w:rPr>
            </w:pPr>
            <w:r>
              <w:rPr>
                <w:snapToGrid w:val="0"/>
                <w:color w:val="000000"/>
              </w:rPr>
              <w:t>a</w:t>
            </w:r>
          </w:p>
        </w:tc>
        <w:tc>
          <w:tcPr>
            <w:tcW w:w="2160" w:type="dxa"/>
            <w:hideMark/>
          </w:tcPr>
          <w:p w14:paraId="4FBBD8FB" w14:textId="77777777" w:rsidR="00703E89" w:rsidRDefault="00703E89" w:rsidP="004B49C6">
            <w:pPr>
              <w:spacing w:line="240" w:lineRule="atLeast"/>
              <w:rPr>
                <w:snapToGrid w:val="0"/>
                <w:color w:val="000000"/>
              </w:rPr>
            </w:pPr>
            <w:r>
              <w:rPr>
                <w:snapToGrid w:val="0"/>
                <w:color w:val="000000"/>
              </w:rPr>
              <w:t>Optional data</w:t>
            </w:r>
          </w:p>
        </w:tc>
        <w:tc>
          <w:tcPr>
            <w:tcW w:w="1440" w:type="dxa"/>
            <w:hideMark/>
          </w:tcPr>
          <w:p w14:paraId="747FF1F1" w14:textId="77777777" w:rsidR="00703E89" w:rsidRDefault="00703E89" w:rsidP="004B49C6">
            <w:pPr>
              <w:spacing w:line="240" w:lineRule="atLeast"/>
              <w:rPr>
                <w:snapToGrid w:val="0"/>
                <w:color w:val="000000"/>
              </w:rPr>
            </w:pPr>
            <w:r>
              <w:rPr>
                <w:snapToGrid w:val="0"/>
                <w:color w:val="000000"/>
              </w:rPr>
              <w:t>X(250)</w:t>
            </w:r>
          </w:p>
        </w:tc>
        <w:tc>
          <w:tcPr>
            <w:tcW w:w="1800" w:type="dxa"/>
            <w:hideMark/>
          </w:tcPr>
          <w:p w14:paraId="6B71A5CE" w14:textId="77777777" w:rsidR="00703E89" w:rsidRDefault="00703E89" w:rsidP="004B49C6">
            <w:pPr>
              <w:spacing w:line="240" w:lineRule="atLeast"/>
              <w:rPr>
                <w:snapToGrid w:val="0"/>
                <w:color w:val="000000"/>
              </w:rPr>
            </w:pPr>
            <w:r>
              <w:rPr>
                <w:snapToGrid w:val="0"/>
                <w:color w:val="000000"/>
              </w:rPr>
              <w:t>1 to 250 bytes</w:t>
            </w:r>
          </w:p>
          <w:p w14:paraId="01F2C866" w14:textId="77777777" w:rsidR="00703E89" w:rsidRDefault="00703E89" w:rsidP="004B49C6">
            <w:pPr>
              <w:spacing w:line="240" w:lineRule="atLeast"/>
              <w:rPr>
                <w:snapToGrid w:val="0"/>
                <w:color w:val="000000"/>
              </w:rPr>
            </w:pPr>
            <w:r>
              <w:rPr>
                <w:snapToGrid w:val="0"/>
                <w:color w:val="000000"/>
              </w:rPr>
              <w:t xml:space="preserve">TD only supports </w:t>
            </w:r>
          </w:p>
          <w:p w14:paraId="59FEAE92" w14:textId="77777777" w:rsidR="00703E89" w:rsidRDefault="00703E89" w:rsidP="004B49C6">
            <w:pPr>
              <w:spacing w:line="240" w:lineRule="atLeast"/>
              <w:rPr>
                <w:snapToGrid w:val="0"/>
                <w:color w:val="000000"/>
              </w:rPr>
            </w:pPr>
            <w:r>
              <w:rPr>
                <w:snapToGrid w:val="0"/>
                <w:color w:val="000000"/>
              </w:rPr>
              <w:t>80 bytes</w:t>
            </w:r>
          </w:p>
        </w:tc>
        <w:tc>
          <w:tcPr>
            <w:tcW w:w="3330" w:type="dxa"/>
            <w:hideMark/>
          </w:tcPr>
          <w:p w14:paraId="1A7BF5C1" w14:textId="77777777" w:rsidR="00703E89" w:rsidRPr="006F7B99" w:rsidRDefault="00703E89" w:rsidP="004B49C6">
            <w:pPr>
              <w:autoSpaceDE w:val="0"/>
              <w:autoSpaceDN w:val="0"/>
              <w:adjustRightInd w:val="0"/>
              <w:jc w:val="center"/>
              <w:rPr>
                <w:b/>
                <w:snapToGrid w:val="0"/>
                <w:color w:val="538135" w:themeColor="accent3"/>
                <w:sz w:val="18"/>
                <w:szCs w:val="18"/>
              </w:rPr>
            </w:pPr>
            <w:r w:rsidRPr="00A956A6">
              <w:rPr>
                <w:rFonts w:ascii="Courier New" w:hAnsi="Courier New" w:cs="Courier New"/>
                <w:b/>
                <w:color w:val="538135" w:themeColor="accent3"/>
                <w:sz w:val="18"/>
                <w:szCs w:val="18"/>
              </w:rPr>
              <w:t>1ca160628115121001</w:t>
            </w:r>
          </w:p>
        </w:tc>
      </w:tr>
      <w:tr w:rsidR="00703E89" w14:paraId="67CDB648" w14:textId="77777777" w:rsidTr="00B653AE">
        <w:tc>
          <w:tcPr>
            <w:tcW w:w="1373" w:type="dxa"/>
            <w:hideMark/>
          </w:tcPr>
          <w:p w14:paraId="422D25B9" w14:textId="77777777" w:rsidR="00703E89" w:rsidRDefault="00703E89" w:rsidP="004B49C6">
            <w:pPr>
              <w:spacing w:line="240" w:lineRule="atLeast"/>
              <w:jc w:val="center"/>
              <w:rPr>
                <w:snapToGrid w:val="0"/>
                <w:color w:val="000000"/>
              </w:rPr>
            </w:pPr>
            <w:r>
              <w:rPr>
                <w:snapToGrid w:val="0"/>
                <w:color w:val="000000"/>
              </w:rPr>
              <w:t>d</w:t>
            </w:r>
          </w:p>
        </w:tc>
        <w:tc>
          <w:tcPr>
            <w:tcW w:w="2160" w:type="dxa"/>
            <w:hideMark/>
          </w:tcPr>
          <w:p w14:paraId="590D119B" w14:textId="77777777" w:rsidR="00703E89" w:rsidRDefault="00703E89" w:rsidP="004B49C6">
            <w:pPr>
              <w:spacing w:line="240" w:lineRule="atLeast"/>
              <w:rPr>
                <w:snapToGrid w:val="0"/>
                <w:color w:val="000000"/>
              </w:rPr>
            </w:pPr>
            <w:r>
              <w:rPr>
                <w:snapToGrid w:val="0"/>
                <w:color w:val="000000"/>
              </w:rPr>
              <w:t>Retailer ID</w:t>
            </w:r>
          </w:p>
        </w:tc>
        <w:tc>
          <w:tcPr>
            <w:tcW w:w="1440" w:type="dxa"/>
            <w:hideMark/>
          </w:tcPr>
          <w:p w14:paraId="65695A9F" w14:textId="77777777" w:rsidR="00703E89" w:rsidRDefault="00703E89" w:rsidP="004B49C6">
            <w:pPr>
              <w:spacing w:line="240" w:lineRule="atLeast"/>
              <w:rPr>
                <w:snapToGrid w:val="0"/>
                <w:color w:val="000000"/>
              </w:rPr>
            </w:pPr>
            <w:r>
              <w:rPr>
                <w:snapToGrid w:val="0"/>
                <w:color w:val="000000"/>
              </w:rPr>
              <w:t>9(12)</w:t>
            </w:r>
          </w:p>
        </w:tc>
        <w:tc>
          <w:tcPr>
            <w:tcW w:w="1800" w:type="dxa"/>
            <w:hideMark/>
          </w:tcPr>
          <w:p w14:paraId="15C67482" w14:textId="77777777" w:rsidR="00703E89" w:rsidRDefault="00703E89" w:rsidP="004B49C6">
            <w:pPr>
              <w:spacing w:line="240" w:lineRule="atLeast"/>
              <w:rPr>
                <w:snapToGrid w:val="0"/>
                <w:color w:val="000000"/>
              </w:rPr>
            </w:pPr>
            <w:r>
              <w:rPr>
                <w:snapToGrid w:val="0"/>
                <w:color w:val="000000"/>
              </w:rPr>
              <w:t>1 to 12 bytes</w:t>
            </w:r>
          </w:p>
        </w:tc>
        <w:tc>
          <w:tcPr>
            <w:tcW w:w="3330" w:type="dxa"/>
            <w:hideMark/>
          </w:tcPr>
          <w:p w14:paraId="79706488"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1cd78220497263</w:t>
            </w:r>
          </w:p>
        </w:tc>
      </w:tr>
      <w:tr w:rsidR="00703E89" w14:paraId="703F45DE" w14:textId="77777777" w:rsidTr="00B653AE">
        <w:tc>
          <w:tcPr>
            <w:tcW w:w="1373" w:type="dxa"/>
            <w:hideMark/>
          </w:tcPr>
          <w:p w14:paraId="59D6D22E" w14:textId="77777777" w:rsidR="00703E89" w:rsidRDefault="00703E89" w:rsidP="004B49C6">
            <w:pPr>
              <w:spacing w:line="240" w:lineRule="atLeast"/>
              <w:jc w:val="center"/>
              <w:rPr>
                <w:snapToGrid w:val="0"/>
                <w:color w:val="000000"/>
              </w:rPr>
            </w:pPr>
            <w:r>
              <w:rPr>
                <w:snapToGrid w:val="0"/>
                <w:color w:val="000000"/>
              </w:rPr>
              <w:t>e</w:t>
            </w:r>
          </w:p>
        </w:tc>
        <w:tc>
          <w:tcPr>
            <w:tcW w:w="2160" w:type="dxa"/>
            <w:hideMark/>
          </w:tcPr>
          <w:p w14:paraId="214A0960" w14:textId="77777777" w:rsidR="00703E89" w:rsidRDefault="00703E89" w:rsidP="004B49C6">
            <w:pPr>
              <w:spacing w:line="240" w:lineRule="atLeast"/>
              <w:rPr>
                <w:snapToGrid w:val="0"/>
                <w:color w:val="000000"/>
              </w:rPr>
            </w:pPr>
            <w:r>
              <w:rPr>
                <w:snapToGrid w:val="0"/>
                <w:color w:val="000000"/>
              </w:rPr>
              <w:t>POS Condition code</w:t>
            </w:r>
          </w:p>
        </w:tc>
        <w:tc>
          <w:tcPr>
            <w:tcW w:w="1440" w:type="dxa"/>
            <w:hideMark/>
          </w:tcPr>
          <w:p w14:paraId="30567979" w14:textId="77777777" w:rsidR="00703E89" w:rsidRDefault="00703E89" w:rsidP="004B49C6">
            <w:pPr>
              <w:spacing w:line="240" w:lineRule="atLeast"/>
              <w:rPr>
                <w:snapToGrid w:val="0"/>
                <w:color w:val="000000"/>
              </w:rPr>
            </w:pPr>
            <w:r>
              <w:rPr>
                <w:snapToGrid w:val="0"/>
                <w:color w:val="000000"/>
              </w:rPr>
              <w:t>9(2)</w:t>
            </w:r>
          </w:p>
        </w:tc>
        <w:tc>
          <w:tcPr>
            <w:tcW w:w="1800" w:type="dxa"/>
            <w:hideMark/>
          </w:tcPr>
          <w:p w14:paraId="007EE962" w14:textId="77777777" w:rsidR="00703E89" w:rsidRDefault="00703E89" w:rsidP="004B49C6">
            <w:pPr>
              <w:spacing w:line="240" w:lineRule="atLeast"/>
              <w:rPr>
                <w:snapToGrid w:val="0"/>
                <w:color w:val="000000"/>
              </w:rPr>
            </w:pPr>
            <w:r>
              <w:rPr>
                <w:snapToGrid w:val="0"/>
                <w:color w:val="000000"/>
              </w:rPr>
              <w:t>2 bytes</w:t>
            </w:r>
          </w:p>
        </w:tc>
        <w:tc>
          <w:tcPr>
            <w:tcW w:w="3330" w:type="dxa"/>
            <w:hideMark/>
          </w:tcPr>
          <w:p w14:paraId="1FCC0096"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1ce04</w:t>
            </w:r>
          </w:p>
        </w:tc>
      </w:tr>
      <w:tr w:rsidR="00703E89" w14:paraId="4B4DD7EE" w14:textId="77777777" w:rsidTr="00B653AE">
        <w:tc>
          <w:tcPr>
            <w:tcW w:w="1373" w:type="dxa"/>
            <w:hideMark/>
          </w:tcPr>
          <w:p w14:paraId="46685703"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2BDEEBFA"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220FA027" w14:textId="77777777" w:rsidR="00703E89" w:rsidRDefault="00703E89" w:rsidP="004B49C6">
            <w:pPr>
              <w:spacing w:line="240" w:lineRule="atLeast"/>
              <w:rPr>
                <w:snapToGrid w:val="0"/>
                <w:color w:val="000000"/>
              </w:rPr>
            </w:pPr>
            <w:r>
              <w:rPr>
                <w:snapToGrid w:val="0"/>
                <w:color w:val="000000"/>
              </w:rPr>
              <w:t>X(10)</w:t>
            </w:r>
          </w:p>
        </w:tc>
        <w:tc>
          <w:tcPr>
            <w:tcW w:w="1800" w:type="dxa"/>
            <w:hideMark/>
          </w:tcPr>
          <w:p w14:paraId="4C7FB2D6" w14:textId="77777777" w:rsidR="00703E89" w:rsidRDefault="00703E89" w:rsidP="004B49C6">
            <w:pPr>
              <w:spacing w:line="240" w:lineRule="atLeast"/>
              <w:rPr>
                <w:snapToGrid w:val="0"/>
                <w:color w:val="000000"/>
              </w:rPr>
            </w:pPr>
            <w:r>
              <w:rPr>
                <w:snapToGrid w:val="0"/>
                <w:color w:val="000000"/>
              </w:rPr>
              <w:t>10 bytes</w:t>
            </w:r>
          </w:p>
        </w:tc>
        <w:tc>
          <w:tcPr>
            <w:tcW w:w="3330" w:type="dxa"/>
            <w:hideMark/>
          </w:tcPr>
          <w:p w14:paraId="59FC9E32"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1ch0010320010</w:t>
            </w:r>
          </w:p>
        </w:tc>
      </w:tr>
      <w:tr w:rsidR="00703E89" w14:paraId="0D5C1BCA" w14:textId="77777777" w:rsidTr="00B653AE">
        <w:tc>
          <w:tcPr>
            <w:tcW w:w="1373" w:type="dxa"/>
            <w:hideMark/>
          </w:tcPr>
          <w:p w14:paraId="0461914B"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2E0F96D4" w14:textId="77777777" w:rsidR="00703E89" w:rsidRDefault="00703E89" w:rsidP="004B49C6">
            <w:pPr>
              <w:spacing w:line="240" w:lineRule="atLeast"/>
              <w:rPr>
                <w:snapToGrid w:val="0"/>
                <w:color w:val="000000"/>
              </w:rPr>
            </w:pPr>
            <w:r>
              <w:rPr>
                <w:snapToGrid w:val="0"/>
                <w:color w:val="000000"/>
              </w:rPr>
              <w:t>Track 2/Customer</w:t>
            </w:r>
          </w:p>
        </w:tc>
        <w:tc>
          <w:tcPr>
            <w:tcW w:w="1440" w:type="dxa"/>
            <w:hideMark/>
          </w:tcPr>
          <w:p w14:paraId="271A1FC7" w14:textId="77777777" w:rsidR="00703E89" w:rsidRDefault="00703E89" w:rsidP="004B49C6">
            <w:pPr>
              <w:spacing w:line="240" w:lineRule="atLeast"/>
              <w:rPr>
                <w:snapToGrid w:val="0"/>
                <w:color w:val="000000"/>
              </w:rPr>
            </w:pPr>
            <w:r>
              <w:rPr>
                <w:snapToGrid w:val="0"/>
                <w:color w:val="000000"/>
              </w:rPr>
              <w:t>X(40)</w:t>
            </w:r>
          </w:p>
        </w:tc>
        <w:tc>
          <w:tcPr>
            <w:tcW w:w="1800" w:type="dxa"/>
            <w:hideMark/>
          </w:tcPr>
          <w:p w14:paraId="3041EA30" w14:textId="77777777" w:rsidR="00703E89" w:rsidRDefault="00703E89" w:rsidP="004B49C6">
            <w:pPr>
              <w:spacing w:line="240" w:lineRule="atLeast"/>
              <w:rPr>
                <w:snapToGrid w:val="0"/>
                <w:color w:val="000000"/>
              </w:rPr>
            </w:pPr>
            <w:r>
              <w:rPr>
                <w:snapToGrid w:val="0"/>
                <w:color w:val="000000"/>
              </w:rPr>
              <w:t>1 to 40 bytes</w:t>
            </w:r>
          </w:p>
        </w:tc>
        <w:tc>
          <w:tcPr>
            <w:tcW w:w="3330" w:type="dxa"/>
            <w:hideMark/>
          </w:tcPr>
          <w:p w14:paraId="6BC2058E"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1cq;708008******6226=1404*****************</w:t>
            </w:r>
          </w:p>
        </w:tc>
      </w:tr>
      <w:tr w:rsidR="00703E89" w14:paraId="6CF4E0AA" w14:textId="77777777" w:rsidTr="00B653AE">
        <w:tc>
          <w:tcPr>
            <w:tcW w:w="1373" w:type="dxa"/>
            <w:hideMark/>
          </w:tcPr>
          <w:p w14:paraId="21A2C9F5" w14:textId="77777777" w:rsidR="00703E89" w:rsidRDefault="00703E89" w:rsidP="004B49C6">
            <w:pPr>
              <w:spacing w:line="240" w:lineRule="atLeast"/>
              <w:jc w:val="center"/>
              <w:rPr>
                <w:snapToGrid w:val="0"/>
                <w:color w:val="000000"/>
              </w:rPr>
            </w:pPr>
            <w:r>
              <w:rPr>
                <w:snapToGrid w:val="0"/>
                <w:color w:val="000000"/>
              </w:rPr>
              <w:t>6 (SFID)</w:t>
            </w:r>
          </w:p>
        </w:tc>
        <w:tc>
          <w:tcPr>
            <w:tcW w:w="2160" w:type="dxa"/>
            <w:hideMark/>
          </w:tcPr>
          <w:p w14:paraId="7D2A90F8" w14:textId="77777777" w:rsidR="00703E89" w:rsidRDefault="00703E89" w:rsidP="004B49C6">
            <w:pPr>
              <w:spacing w:line="240" w:lineRule="atLeast"/>
              <w:rPr>
                <w:snapToGrid w:val="0"/>
                <w:color w:val="000000"/>
              </w:rPr>
            </w:pPr>
            <w:r>
              <w:rPr>
                <w:snapToGrid w:val="0"/>
                <w:color w:val="000000"/>
              </w:rPr>
              <w:t>Product SubFIDs</w:t>
            </w:r>
          </w:p>
        </w:tc>
        <w:tc>
          <w:tcPr>
            <w:tcW w:w="1440" w:type="dxa"/>
            <w:hideMark/>
          </w:tcPr>
          <w:p w14:paraId="6508798B" w14:textId="77777777" w:rsidR="00703E89" w:rsidRDefault="00703E89" w:rsidP="004B49C6">
            <w:pPr>
              <w:spacing w:line="240" w:lineRule="atLeast"/>
              <w:rPr>
                <w:snapToGrid w:val="0"/>
                <w:color w:val="000000"/>
              </w:rPr>
            </w:pPr>
            <w:r>
              <w:rPr>
                <w:snapToGrid w:val="0"/>
                <w:color w:val="000000"/>
              </w:rPr>
              <w:t>X(1043)</w:t>
            </w:r>
          </w:p>
        </w:tc>
        <w:tc>
          <w:tcPr>
            <w:tcW w:w="1800" w:type="dxa"/>
            <w:hideMark/>
          </w:tcPr>
          <w:p w14:paraId="112BC8A7" w14:textId="77777777" w:rsidR="00703E89" w:rsidRDefault="00703E89" w:rsidP="004B49C6">
            <w:pPr>
              <w:spacing w:line="240" w:lineRule="atLeast"/>
              <w:rPr>
                <w:snapToGrid w:val="0"/>
                <w:color w:val="000000"/>
              </w:rPr>
            </w:pPr>
            <w:r>
              <w:rPr>
                <w:snapToGrid w:val="0"/>
                <w:color w:val="000000"/>
              </w:rPr>
              <w:t>1 to 1043 bytes</w:t>
            </w:r>
          </w:p>
        </w:tc>
        <w:tc>
          <w:tcPr>
            <w:tcW w:w="3330" w:type="dxa"/>
            <w:hideMark/>
          </w:tcPr>
          <w:p w14:paraId="57BD6B82"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1c6</w:t>
            </w:r>
          </w:p>
          <w:p w14:paraId="18D246F3"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1eD</w:t>
            </w:r>
          </w:p>
          <w:p w14:paraId="55F8A142"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000825</w:t>
            </w:r>
          </w:p>
          <w:p w14:paraId="3E4F37AB"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1.330</w:t>
            </w:r>
          </w:p>
          <w:p w14:paraId="00177B09"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00001097</w:t>
            </w:r>
          </w:p>
          <w:p w14:paraId="1FD7A89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50</w:t>
            </w:r>
          </w:p>
          <w:p w14:paraId="2F6A812B"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00000262</w:t>
            </w:r>
          </w:p>
          <w:p w14:paraId="23EA2278"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00000012</w:t>
            </w:r>
          </w:p>
          <w:p w14:paraId="683912E2"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00000000</w:t>
            </w:r>
          </w:p>
          <w:p w14:paraId="70965844"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00045798</w:t>
            </w:r>
          </w:p>
          <w:p w14:paraId="52C525AF"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0000000000012345</w:t>
            </w:r>
          </w:p>
          <w:p w14:paraId="70438383"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00045769</w:t>
            </w:r>
          </w:p>
          <w:p w14:paraId="691929BB"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00134576</w:t>
            </w:r>
          </w:p>
          <w:p w14:paraId="0562CF9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00000052</w:t>
            </w:r>
          </w:p>
          <w:p w14:paraId="3AC19EFB"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1eE021</w:t>
            </w:r>
          </w:p>
          <w:p w14:paraId="30FCCA97"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1eF0</w:t>
            </w:r>
          </w:p>
        </w:tc>
      </w:tr>
    </w:tbl>
    <w:p w14:paraId="095BC37C" w14:textId="77777777" w:rsidR="00703E89" w:rsidRDefault="00703E89" w:rsidP="00703E89">
      <w:pPr>
        <w:autoSpaceDE w:val="0"/>
        <w:autoSpaceDN w:val="0"/>
        <w:adjustRightInd w:val="0"/>
        <w:rPr>
          <w:rFonts w:cs="Arial"/>
          <w:sz w:val="16"/>
          <w:szCs w:val="16"/>
        </w:rPr>
      </w:pPr>
    </w:p>
    <w:p w14:paraId="20672AEA" w14:textId="77777777" w:rsidR="00703E89" w:rsidRDefault="00703E89" w:rsidP="00703E89">
      <w:pPr>
        <w:autoSpaceDE w:val="0"/>
        <w:autoSpaceDN w:val="0"/>
        <w:adjustRightInd w:val="0"/>
        <w:rPr>
          <w:rFonts w:cs="Arial"/>
          <w:sz w:val="16"/>
          <w:szCs w:val="16"/>
        </w:rPr>
      </w:pPr>
    </w:p>
    <w:p w14:paraId="30E615B2" w14:textId="77777777" w:rsidR="00B653AE" w:rsidRDefault="00B653AE">
      <w:pPr>
        <w:rPr>
          <w:rFonts w:asciiTheme="majorHAnsi" w:eastAsiaTheme="majorEastAsia" w:hAnsiTheme="majorHAnsi" w:cstheme="majorBidi"/>
          <w:b/>
          <w:color w:val="70AD47" w:themeColor="accent2"/>
          <w:sz w:val="36"/>
          <w:szCs w:val="28"/>
        </w:rPr>
      </w:pPr>
      <w:r>
        <w:br w:type="page"/>
      </w:r>
    </w:p>
    <w:p w14:paraId="05DB1A78" w14:textId="77777777" w:rsidR="00703E89" w:rsidRDefault="00703E89" w:rsidP="0008759F">
      <w:pPr>
        <w:pStyle w:val="Heading3"/>
      </w:pPr>
      <w:r>
        <w:lastRenderedPageBreak/>
        <w:t>Purchase Response SPDH Message</w:t>
      </w:r>
    </w:p>
    <w:p w14:paraId="4193280A" w14:textId="77777777" w:rsidR="00703E89" w:rsidRDefault="00703E89" w:rsidP="00703E89">
      <w:pPr>
        <w:autoSpaceDE w:val="0"/>
        <w:autoSpaceDN w:val="0"/>
        <w:adjustRightInd w:val="0"/>
        <w:rPr>
          <w:rFonts w:cs="Arial"/>
        </w:rPr>
      </w:pPr>
      <w:r>
        <w:rPr>
          <w:rFonts w:cs="Arial"/>
        </w:rPr>
        <w:t>Length 126</w:t>
      </w:r>
    </w:p>
    <w:p w14:paraId="4573D52F" w14:textId="77777777" w:rsidR="00703E89" w:rsidRDefault="00703E89" w:rsidP="00703E89">
      <w:pPr>
        <w:autoSpaceDE w:val="0"/>
        <w:autoSpaceDN w:val="0"/>
        <w:adjustRightInd w:val="0"/>
        <w:rPr>
          <w:rFonts w:cs="Arial"/>
        </w:rPr>
      </w:pPr>
    </w:p>
    <w:p w14:paraId="07C645D8" w14:textId="77777777" w:rsidR="00703E89" w:rsidRDefault="00703E89" w:rsidP="00B653AE">
      <w:pPr>
        <w:pBdr>
          <w:top w:val="single" w:sz="4" w:space="1" w:color="auto"/>
          <w:left w:val="single" w:sz="4" w:space="1"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8.06CENTBL004813bbbbbbbbbb160628104222FO00000008~1ch0010320010~1cF28104222~1cgAPPROVE         AGAINST NAT'L NEG   Approved.   ~1cQCX</w:t>
      </w:r>
    </w:p>
    <w:p w14:paraId="5C7213CF" w14:textId="77777777" w:rsidR="00703E89" w:rsidRDefault="00703E89" w:rsidP="00703E89">
      <w:pPr>
        <w:autoSpaceDE w:val="0"/>
        <w:autoSpaceDN w:val="0"/>
        <w:adjustRightInd w:val="0"/>
        <w:rPr>
          <w:rFonts w:cs="Arial"/>
        </w:rPr>
      </w:pPr>
    </w:p>
    <w:tbl>
      <w:tblPr>
        <w:tblW w:w="10085" w:type="dxa"/>
        <w:tblInd w:w="85"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5"/>
        <w:gridCol w:w="3510"/>
        <w:gridCol w:w="1440"/>
        <w:gridCol w:w="1350"/>
        <w:gridCol w:w="2610"/>
      </w:tblGrid>
      <w:tr w:rsidR="00703E89" w14:paraId="2D444676" w14:textId="77777777" w:rsidTr="00B653AE">
        <w:trPr>
          <w:trHeight w:hRule="exact" w:val="360"/>
        </w:trPr>
        <w:tc>
          <w:tcPr>
            <w:tcW w:w="1175" w:type="dxa"/>
            <w:hideMark/>
          </w:tcPr>
          <w:p w14:paraId="1F6EC9B6" w14:textId="77777777" w:rsidR="00703E89" w:rsidRDefault="00703E89" w:rsidP="006F7B99">
            <w:pPr>
              <w:widowControl w:val="0"/>
              <w:autoSpaceDE w:val="0"/>
              <w:autoSpaceDN w:val="0"/>
              <w:adjustRightInd w:val="0"/>
              <w:spacing w:before="60" w:after="60" w:line="226" w:lineRule="exact"/>
              <w:ind w:right="-20"/>
              <w:jc w:val="center"/>
              <w:rPr>
                <w:rFonts w:cs="Arial"/>
                <w:b/>
                <w:bCs/>
                <w:spacing w:val="1"/>
              </w:rPr>
            </w:pPr>
            <w:r>
              <w:rPr>
                <w:rFonts w:cs="Arial"/>
                <w:b/>
                <w:bCs/>
                <w:spacing w:val="1"/>
              </w:rPr>
              <w:t>Position</w:t>
            </w:r>
          </w:p>
        </w:tc>
        <w:tc>
          <w:tcPr>
            <w:tcW w:w="3510" w:type="dxa"/>
            <w:hideMark/>
          </w:tcPr>
          <w:p w14:paraId="783D18F7" w14:textId="77777777" w:rsidR="00703E89" w:rsidRDefault="00703E89" w:rsidP="00B653AE">
            <w:pPr>
              <w:widowControl w:val="0"/>
              <w:autoSpaceDE w:val="0"/>
              <w:autoSpaceDN w:val="0"/>
              <w:adjustRightInd w:val="0"/>
              <w:spacing w:before="60" w:after="60" w:line="226" w:lineRule="exact"/>
              <w:ind w:right="-20"/>
              <w:jc w:val="both"/>
              <w:rPr>
                <w:rFonts w:cs="Arial"/>
              </w:rPr>
            </w:pPr>
            <w:r>
              <w:rPr>
                <w:rFonts w:cs="Arial"/>
                <w:b/>
                <w:bCs/>
                <w:spacing w:val="1"/>
              </w:rPr>
              <w:t>SPDH Header F</w:t>
            </w:r>
            <w:r>
              <w:rPr>
                <w:rFonts w:cs="Arial"/>
                <w:b/>
                <w:bCs/>
              </w:rPr>
              <w:t>ield</w:t>
            </w:r>
          </w:p>
        </w:tc>
        <w:tc>
          <w:tcPr>
            <w:tcW w:w="1440" w:type="dxa"/>
            <w:hideMark/>
          </w:tcPr>
          <w:p w14:paraId="5AF3B15E" w14:textId="77777777" w:rsidR="00703E89" w:rsidRDefault="00703E89" w:rsidP="006F7B99">
            <w:pPr>
              <w:widowControl w:val="0"/>
              <w:autoSpaceDE w:val="0"/>
              <w:autoSpaceDN w:val="0"/>
              <w:adjustRightInd w:val="0"/>
              <w:spacing w:before="60" w:after="60" w:line="226" w:lineRule="exact"/>
              <w:jc w:val="center"/>
              <w:rPr>
                <w:rFonts w:cs="Arial"/>
              </w:rPr>
            </w:pPr>
            <w:r>
              <w:rPr>
                <w:rFonts w:cs="Arial"/>
                <w:b/>
                <w:bCs/>
                <w:spacing w:val="-1"/>
              </w:rPr>
              <w:t>Picture</w:t>
            </w:r>
          </w:p>
        </w:tc>
        <w:tc>
          <w:tcPr>
            <w:tcW w:w="1350" w:type="dxa"/>
            <w:hideMark/>
          </w:tcPr>
          <w:p w14:paraId="51E843E1" w14:textId="77777777" w:rsidR="00703E89" w:rsidRDefault="00703E89" w:rsidP="006F7B99">
            <w:pPr>
              <w:widowControl w:val="0"/>
              <w:autoSpaceDE w:val="0"/>
              <w:autoSpaceDN w:val="0"/>
              <w:adjustRightInd w:val="0"/>
              <w:spacing w:before="60" w:after="60" w:line="226" w:lineRule="exact"/>
              <w:jc w:val="center"/>
              <w:rPr>
                <w:rFonts w:cs="Arial"/>
                <w:b/>
                <w:bCs/>
                <w:spacing w:val="-1"/>
              </w:rPr>
            </w:pPr>
            <w:r>
              <w:rPr>
                <w:rFonts w:cs="Arial"/>
                <w:b/>
                <w:bCs/>
                <w:spacing w:val="-1"/>
              </w:rPr>
              <w:t>Length</w:t>
            </w:r>
          </w:p>
        </w:tc>
        <w:tc>
          <w:tcPr>
            <w:tcW w:w="2610" w:type="dxa"/>
            <w:hideMark/>
          </w:tcPr>
          <w:p w14:paraId="5680FBAF" w14:textId="77777777" w:rsidR="00703E89" w:rsidRDefault="00703E89" w:rsidP="00B653AE">
            <w:pPr>
              <w:widowControl w:val="0"/>
              <w:autoSpaceDE w:val="0"/>
              <w:autoSpaceDN w:val="0"/>
              <w:adjustRightInd w:val="0"/>
              <w:spacing w:before="60" w:after="60" w:line="226" w:lineRule="exact"/>
              <w:ind w:left="138" w:right="-20"/>
              <w:jc w:val="center"/>
              <w:rPr>
                <w:rFonts w:cs="Arial"/>
              </w:rPr>
            </w:pPr>
            <w:r>
              <w:rPr>
                <w:rFonts w:cs="Arial"/>
                <w:b/>
                <w:bCs/>
              </w:rPr>
              <w:t>Data</w:t>
            </w:r>
          </w:p>
        </w:tc>
      </w:tr>
      <w:tr w:rsidR="00703E89" w14:paraId="139D39D8" w14:textId="77777777" w:rsidTr="00B653AE">
        <w:trPr>
          <w:trHeight w:hRule="exact" w:val="360"/>
        </w:trPr>
        <w:tc>
          <w:tcPr>
            <w:tcW w:w="1175" w:type="dxa"/>
            <w:hideMark/>
          </w:tcPr>
          <w:p w14:paraId="2F4FE733" w14:textId="77777777" w:rsidR="00703E89" w:rsidRDefault="00703E89" w:rsidP="006F7B99">
            <w:pPr>
              <w:widowControl w:val="0"/>
              <w:autoSpaceDE w:val="0"/>
              <w:autoSpaceDN w:val="0"/>
              <w:adjustRightInd w:val="0"/>
              <w:spacing w:before="1"/>
              <w:ind w:right="-20"/>
              <w:jc w:val="center"/>
              <w:rPr>
                <w:rFonts w:cs="Arial"/>
              </w:rPr>
            </w:pPr>
            <w:r>
              <w:rPr>
                <w:rFonts w:cs="Arial"/>
              </w:rPr>
              <w:t>1-2</w:t>
            </w:r>
          </w:p>
        </w:tc>
        <w:tc>
          <w:tcPr>
            <w:tcW w:w="3510" w:type="dxa"/>
            <w:hideMark/>
          </w:tcPr>
          <w:p w14:paraId="27654A33" w14:textId="77777777" w:rsidR="00703E89" w:rsidRDefault="00703E89" w:rsidP="006F7B99">
            <w:pPr>
              <w:widowControl w:val="0"/>
              <w:autoSpaceDE w:val="0"/>
              <w:autoSpaceDN w:val="0"/>
              <w:adjustRightInd w:val="0"/>
              <w:spacing w:before="1"/>
              <w:ind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440" w:type="dxa"/>
            <w:hideMark/>
          </w:tcPr>
          <w:p w14:paraId="73DC429E" w14:textId="77777777" w:rsidR="00703E89" w:rsidRDefault="00703E89" w:rsidP="006F7B99">
            <w:pPr>
              <w:widowControl w:val="0"/>
              <w:autoSpaceDE w:val="0"/>
              <w:autoSpaceDN w:val="0"/>
              <w:adjustRightInd w:val="0"/>
              <w:spacing w:before="1"/>
              <w:ind w:right="-20"/>
              <w:jc w:val="center"/>
              <w:rPr>
                <w:rFonts w:cs="Arial"/>
              </w:rPr>
            </w:pPr>
            <w:r>
              <w:rPr>
                <w:rFonts w:cs="Arial"/>
                <w:spacing w:val="2"/>
              </w:rPr>
              <w:t>X</w:t>
            </w:r>
            <w:r>
              <w:rPr>
                <w:rFonts w:cs="Arial"/>
                <w:spacing w:val="1"/>
              </w:rPr>
              <w:t>(</w:t>
            </w:r>
            <w:r>
              <w:rPr>
                <w:rFonts w:cs="Arial"/>
              </w:rPr>
              <w:t>02)</w:t>
            </w:r>
          </w:p>
        </w:tc>
        <w:tc>
          <w:tcPr>
            <w:tcW w:w="1350" w:type="dxa"/>
            <w:hideMark/>
          </w:tcPr>
          <w:p w14:paraId="63F49B29" w14:textId="77777777" w:rsidR="00703E89" w:rsidRDefault="00703E89" w:rsidP="006F7B99">
            <w:pPr>
              <w:widowControl w:val="0"/>
              <w:autoSpaceDE w:val="0"/>
              <w:autoSpaceDN w:val="0"/>
              <w:adjustRightInd w:val="0"/>
              <w:spacing w:before="1"/>
              <w:ind w:right="-20"/>
              <w:jc w:val="center"/>
              <w:rPr>
                <w:rFonts w:cs="Arial"/>
                <w:spacing w:val="2"/>
              </w:rPr>
            </w:pPr>
            <w:r>
              <w:rPr>
                <w:rFonts w:cs="Arial"/>
                <w:spacing w:val="2"/>
              </w:rPr>
              <w:t>2 bytes</w:t>
            </w:r>
          </w:p>
        </w:tc>
        <w:tc>
          <w:tcPr>
            <w:tcW w:w="2610" w:type="dxa"/>
          </w:tcPr>
          <w:p w14:paraId="39F16629"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8.</w:t>
            </w:r>
          </w:p>
          <w:p w14:paraId="7CE90CCE" w14:textId="77777777" w:rsidR="00703E89" w:rsidRPr="006F7B99"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64280C9C" w14:textId="77777777" w:rsidTr="00B653AE">
        <w:trPr>
          <w:trHeight w:hRule="exact" w:val="360"/>
        </w:trPr>
        <w:tc>
          <w:tcPr>
            <w:tcW w:w="1175" w:type="dxa"/>
            <w:hideMark/>
          </w:tcPr>
          <w:p w14:paraId="11C0C274"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3-4</w:t>
            </w:r>
          </w:p>
        </w:tc>
        <w:tc>
          <w:tcPr>
            <w:tcW w:w="3510" w:type="dxa"/>
            <w:hideMark/>
          </w:tcPr>
          <w:p w14:paraId="2AF08B59"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440" w:type="dxa"/>
            <w:hideMark/>
          </w:tcPr>
          <w:p w14:paraId="691E9971"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350" w:type="dxa"/>
            <w:hideMark/>
          </w:tcPr>
          <w:p w14:paraId="55F16229"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2 bytes</w:t>
            </w:r>
          </w:p>
        </w:tc>
        <w:tc>
          <w:tcPr>
            <w:tcW w:w="2610" w:type="dxa"/>
          </w:tcPr>
          <w:p w14:paraId="284F9E2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06</w:t>
            </w:r>
          </w:p>
          <w:p w14:paraId="11722CA9"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65DA6D36" w14:textId="77777777" w:rsidTr="00B653AE">
        <w:trPr>
          <w:trHeight w:hRule="exact" w:val="360"/>
        </w:trPr>
        <w:tc>
          <w:tcPr>
            <w:tcW w:w="1175" w:type="dxa"/>
            <w:hideMark/>
          </w:tcPr>
          <w:p w14:paraId="6F78A5DE"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5-20</w:t>
            </w:r>
          </w:p>
        </w:tc>
        <w:tc>
          <w:tcPr>
            <w:tcW w:w="3510" w:type="dxa"/>
            <w:hideMark/>
          </w:tcPr>
          <w:p w14:paraId="028036C1"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440" w:type="dxa"/>
            <w:hideMark/>
          </w:tcPr>
          <w:p w14:paraId="0BC13C65"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16)</w:t>
            </w:r>
          </w:p>
        </w:tc>
        <w:tc>
          <w:tcPr>
            <w:tcW w:w="1350" w:type="dxa"/>
            <w:hideMark/>
          </w:tcPr>
          <w:p w14:paraId="0F369D9A"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16 bytes</w:t>
            </w:r>
          </w:p>
        </w:tc>
        <w:tc>
          <w:tcPr>
            <w:tcW w:w="2610" w:type="dxa"/>
          </w:tcPr>
          <w:p w14:paraId="3D48DC2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CENTBL004813bbbb</w:t>
            </w:r>
          </w:p>
          <w:p w14:paraId="2F3380A1"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6EE7CC9F" w14:textId="77777777" w:rsidTr="00B653AE">
        <w:trPr>
          <w:trHeight w:hRule="exact" w:val="360"/>
        </w:trPr>
        <w:tc>
          <w:tcPr>
            <w:tcW w:w="1175" w:type="dxa"/>
            <w:hideMark/>
          </w:tcPr>
          <w:p w14:paraId="079CB0D3"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21-26</w:t>
            </w:r>
          </w:p>
        </w:tc>
        <w:tc>
          <w:tcPr>
            <w:tcW w:w="3510" w:type="dxa"/>
            <w:hideMark/>
          </w:tcPr>
          <w:p w14:paraId="213839F7"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440" w:type="dxa"/>
            <w:hideMark/>
          </w:tcPr>
          <w:p w14:paraId="05146BC3"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06)</w:t>
            </w:r>
          </w:p>
        </w:tc>
        <w:tc>
          <w:tcPr>
            <w:tcW w:w="1350" w:type="dxa"/>
            <w:hideMark/>
          </w:tcPr>
          <w:p w14:paraId="7B76BFB3"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6 bytes</w:t>
            </w:r>
          </w:p>
        </w:tc>
        <w:tc>
          <w:tcPr>
            <w:tcW w:w="2610" w:type="dxa"/>
          </w:tcPr>
          <w:p w14:paraId="15A52825"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bbbbbb</w:t>
            </w:r>
          </w:p>
          <w:p w14:paraId="7C01DF7E"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7D48571E" w14:textId="77777777" w:rsidTr="00B653AE">
        <w:trPr>
          <w:trHeight w:hRule="exact" w:val="360"/>
        </w:trPr>
        <w:tc>
          <w:tcPr>
            <w:tcW w:w="1175" w:type="dxa"/>
            <w:hideMark/>
          </w:tcPr>
          <w:p w14:paraId="4DA1E6AC"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27-32</w:t>
            </w:r>
          </w:p>
        </w:tc>
        <w:tc>
          <w:tcPr>
            <w:tcW w:w="3510" w:type="dxa"/>
            <w:hideMark/>
          </w:tcPr>
          <w:p w14:paraId="571B3883" w14:textId="77777777" w:rsidR="00703E89" w:rsidRDefault="00703E89" w:rsidP="006F7B99">
            <w:pPr>
              <w:widowControl w:val="0"/>
              <w:autoSpaceDE w:val="0"/>
              <w:autoSpaceDN w:val="0"/>
              <w:adjustRightInd w:val="0"/>
              <w:spacing w:line="219" w:lineRule="exact"/>
              <w:ind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440" w:type="dxa"/>
            <w:hideMark/>
          </w:tcPr>
          <w:p w14:paraId="4A53E63C"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350" w:type="dxa"/>
            <w:hideMark/>
          </w:tcPr>
          <w:p w14:paraId="0FB4742D"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6 bytes</w:t>
            </w:r>
          </w:p>
        </w:tc>
        <w:tc>
          <w:tcPr>
            <w:tcW w:w="2610" w:type="dxa"/>
          </w:tcPr>
          <w:p w14:paraId="18D996C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160628</w:t>
            </w:r>
          </w:p>
          <w:p w14:paraId="6E7AEFA4"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B5BEA19" w14:textId="77777777" w:rsidTr="00B653AE">
        <w:trPr>
          <w:trHeight w:hRule="exact" w:val="360"/>
        </w:trPr>
        <w:tc>
          <w:tcPr>
            <w:tcW w:w="1175" w:type="dxa"/>
            <w:hideMark/>
          </w:tcPr>
          <w:p w14:paraId="5B431381"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33-38</w:t>
            </w:r>
          </w:p>
        </w:tc>
        <w:tc>
          <w:tcPr>
            <w:tcW w:w="3510" w:type="dxa"/>
            <w:hideMark/>
          </w:tcPr>
          <w:p w14:paraId="37503493" w14:textId="77777777" w:rsidR="00703E89" w:rsidRDefault="00703E89" w:rsidP="006F7B99">
            <w:pPr>
              <w:widowControl w:val="0"/>
              <w:autoSpaceDE w:val="0"/>
              <w:autoSpaceDN w:val="0"/>
              <w:adjustRightInd w:val="0"/>
              <w:spacing w:line="219" w:lineRule="exact"/>
              <w:ind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440" w:type="dxa"/>
            <w:hideMark/>
          </w:tcPr>
          <w:p w14:paraId="1AFDB6C8"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350" w:type="dxa"/>
            <w:hideMark/>
          </w:tcPr>
          <w:p w14:paraId="1259E629"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6 bytes</w:t>
            </w:r>
          </w:p>
        </w:tc>
        <w:tc>
          <w:tcPr>
            <w:tcW w:w="2610" w:type="dxa"/>
          </w:tcPr>
          <w:p w14:paraId="1DDF5BA8"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104222</w:t>
            </w:r>
          </w:p>
          <w:p w14:paraId="1CCC0EAE"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20CF115" w14:textId="77777777" w:rsidTr="00B653AE">
        <w:trPr>
          <w:trHeight w:hRule="exact" w:val="360"/>
        </w:trPr>
        <w:tc>
          <w:tcPr>
            <w:tcW w:w="1175" w:type="dxa"/>
            <w:hideMark/>
          </w:tcPr>
          <w:p w14:paraId="7030A675"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39</w:t>
            </w:r>
          </w:p>
        </w:tc>
        <w:tc>
          <w:tcPr>
            <w:tcW w:w="3510" w:type="dxa"/>
            <w:hideMark/>
          </w:tcPr>
          <w:p w14:paraId="156ECD7E" w14:textId="77777777" w:rsidR="00703E89" w:rsidRDefault="00703E89" w:rsidP="006F7B99">
            <w:pPr>
              <w:widowControl w:val="0"/>
              <w:autoSpaceDE w:val="0"/>
              <w:autoSpaceDN w:val="0"/>
              <w:adjustRightInd w:val="0"/>
              <w:spacing w:line="219" w:lineRule="exact"/>
              <w:ind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440" w:type="dxa"/>
            <w:hideMark/>
          </w:tcPr>
          <w:p w14:paraId="56CE1F55"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350" w:type="dxa"/>
            <w:hideMark/>
          </w:tcPr>
          <w:p w14:paraId="3C94E170"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 byte</w:t>
            </w:r>
          </w:p>
        </w:tc>
        <w:tc>
          <w:tcPr>
            <w:tcW w:w="2610" w:type="dxa"/>
            <w:hideMark/>
          </w:tcPr>
          <w:p w14:paraId="36994C32"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F</w:t>
            </w:r>
          </w:p>
        </w:tc>
      </w:tr>
      <w:tr w:rsidR="00703E89" w14:paraId="53F9D036" w14:textId="77777777" w:rsidTr="00B653AE">
        <w:trPr>
          <w:trHeight w:hRule="exact" w:val="360"/>
        </w:trPr>
        <w:tc>
          <w:tcPr>
            <w:tcW w:w="1175" w:type="dxa"/>
            <w:hideMark/>
          </w:tcPr>
          <w:p w14:paraId="35898114"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40</w:t>
            </w:r>
          </w:p>
        </w:tc>
        <w:tc>
          <w:tcPr>
            <w:tcW w:w="3510" w:type="dxa"/>
            <w:hideMark/>
          </w:tcPr>
          <w:p w14:paraId="7729BCEC" w14:textId="77777777" w:rsidR="00703E89" w:rsidRDefault="00703E89" w:rsidP="006F7B99">
            <w:pPr>
              <w:widowControl w:val="0"/>
              <w:autoSpaceDE w:val="0"/>
              <w:autoSpaceDN w:val="0"/>
              <w:adjustRightInd w:val="0"/>
              <w:spacing w:line="219" w:lineRule="exact"/>
              <w:ind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440" w:type="dxa"/>
            <w:hideMark/>
          </w:tcPr>
          <w:p w14:paraId="17418FB7"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350" w:type="dxa"/>
            <w:hideMark/>
          </w:tcPr>
          <w:p w14:paraId="49331B33"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 byte</w:t>
            </w:r>
          </w:p>
        </w:tc>
        <w:tc>
          <w:tcPr>
            <w:tcW w:w="2610" w:type="dxa"/>
            <w:hideMark/>
          </w:tcPr>
          <w:p w14:paraId="48A74473"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O</w:t>
            </w:r>
          </w:p>
        </w:tc>
      </w:tr>
      <w:tr w:rsidR="00703E89" w14:paraId="49402644" w14:textId="77777777" w:rsidTr="00B653AE">
        <w:trPr>
          <w:trHeight w:hRule="exact" w:val="360"/>
        </w:trPr>
        <w:tc>
          <w:tcPr>
            <w:tcW w:w="1175" w:type="dxa"/>
            <w:hideMark/>
          </w:tcPr>
          <w:p w14:paraId="31B578B1"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41-42</w:t>
            </w:r>
          </w:p>
        </w:tc>
        <w:tc>
          <w:tcPr>
            <w:tcW w:w="3510" w:type="dxa"/>
            <w:hideMark/>
          </w:tcPr>
          <w:p w14:paraId="19E3E64F"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440" w:type="dxa"/>
            <w:hideMark/>
          </w:tcPr>
          <w:p w14:paraId="57072D87"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350" w:type="dxa"/>
            <w:hideMark/>
          </w:tcPr>
          <w:p w14:paraId="496A8329"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2 bytes</w:t>
            </w:r>
          </w:p>
        </w:tc>
        <w:tc>
          <w:tcPr>
            <w:tcW w:w="2610" w:type="dxa"/>
            <w:hideMark/>
          </w:tcPr>
          <w:p w14:paraId="1636A40C"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w:t>
            </w:r>
          </w:p>
        </w:tc>
      </w:tr>
      <w:tr w:rsidR="00703E89" w14:paraId="7F517E23" w14:textId="77777777" w:rsidTr="00B653AE">
        <w:trPr>
          <w:trHeight w:hRule="exact" w:val="360"/>
        </w:trPr>
        <w:tc>
          <w:tcPr>
            <w:tcW w:w="1175" w:type="dxa"/>
            <w:hideMark/>
          </w:tcPr>
          <w:p w14:paraId="3D08EA9A"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43</w:t>
            </w:r>
          </w:p>
        </w:tc>
        <w:tc>
          <w:tcPr>
            <w:tcW w:w="3510" w:type="dxa"/>
            <w:hideMark/>
          </w:tcPr>
          <w:p w14:paraId="1A1CDF01"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440" w:type="dxa"/>
            <w:hideMark/>
          </w:tcPr>
          <w:p w14:paraId="60A3E0A9"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350" w:type="dxa"/>
            <w:hideMark/>
          </w:tcPr>
          <w:p w14:paraId="09EE8F2F"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2610" w:type="dxa"/>
            <w:hideMark/>
          </w:tcPr>
          <w:p w14:paraId="1FF7C51C" w14:textId="77777777" w:rsidR="00703E89" w:rsidRPr="006F7B99"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5C158CD7" w14:textId="77777777" w:rsidTr="00B653AE">
        <w:trPr>
          <w:trHeight w:hRule="exact" w:val="360"/>
        </w:trPr>
        <w:tc>
          <w:tcPr>
            <w:tcW w:w="1175" w:type="dxa"/>
            <w:hideMark/>
          </w:tcPr>
          <w:p w14:paraId="7461030B"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44</w:t>
            </w:r>
          </w:p>
        </w:tc>
        <w:tc>
          <w:tcPr>
            <w:tcW w:w="3510" w:type="dxa"/>
            <w:hideMark/>
          </w:tcPr>
          <w:p w14:paraId="48BEA06D"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440" w:type="dxa"/>
            <w:hideMark/>
          </w:tcPr>
          <w:p w14:paraId="541D50EF"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350" w:type="dxa"/>
            <w:hideMark/>
          </w:tcPr>
          <w:p w14:paraId="03B6CAC7"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2610" w:type="dxa"/>
            <w:hideMark/>
          </w:tcPr>
          <w:p w14:paraId="168DE1A1" w14:textId="77777777" w:rsidR="00703E89" w:rsidRPr="006F7B99"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629497DF" w14:textId="77777777" w:rsidTr="00B653AE">
        <w:trPr>
          <w:trHeight w:hRule="exact" w:val="360"/>
        </w:trPr>
        <w:tc>
          <w:tcPr>
            <w:tcW w:w="1175" w:type="dxa"/>
            <w:hideMark/>
          </w:tcPr>
          <w:p w14:paraId="41C90C84"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45</w:t>
            </w:r>
          </w:p>
        </w:tc>
        <w:tc>
          <w:tcPr>
            <w:tcW w:w="3510" w:type="dxa"/>
            <w:hideMark/>
          </w:tcPr>
          <w:p w14:paraId="58F1F9D2"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440" w:type="dxa"/>
            <w:hideMark/>
          </w:tcPr>
          <w:p w14:paraId="5609CD45"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350" w:type="dxa"/>
            <w:hideMark/>
          </w:tcPr>
          <w:p w14:paraId="5114C40E"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2610" w:type="dxa"/>
            <w:hideMark/>
          </w:tcPr>
          <w:p w14:paraId="24B22DD2"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3BB2A6C6" w14:textId="77777777" w:rsidTr="00B653AE">
        <w:trPr>
          <w:trHeight w:hRule="exact" w:val="360"/>
        </w:trPr>
        <w:tc>
          <w:tcPr>
            <w:tcW w:w="1175" w:type="dxa"/>
            <w:hideMark/>
          </w:tcPr>
          <w:p w14:paraId="799323E5"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46-48</w:t>
            </w:r>
          </w:p>
        </w:tc>
        <w:tc>
          <w:tcPr>
            <w:tcW w:w="3510" w:type="dxa"/>
            <w:hideMark/>
          </w:tcPr>
          <w:p w14:paraId="1CD4F8E3"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Response Code</w:t>
            </w:r>
          </w:p>
        </w:tc>
        <w:tc>
          <w:tcPr>
            <w:tcW w:w="1440" w:type="dxa"/>
            <w:hideMark/>
          </w:tcPr>
          <w:p w14:paraId="315CD723"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03)</w:t>
            </w:r>
          </w:p>
        </w:tc>
        <w:tc>
          <w:tcPr>
            <w:tcW w:w="1350" w:type="dxa"/>
            <w:hideMark/>
          </w:tcPr>
          <w:p w14:paraId="51B615CE"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3 bytes</w:t>
            </w:r>
          </w:p>
        </w:tc>
        <w:tc>
          <w:tcPr>
            <w:tcW w:w="2610" w:type="dxa"/>
            <w:hideMark/>
          </w:tcPr>
          <w:p w14:paraId="516F7399"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008</w:t>
            </w:r>
          </w:p>
        </w:tc>
      </w:tr>
    </w:tbl>
    <w:p w14:paraId="4FB4CCE0" w14:textId="77777777" w:rsidR="00703E89" w:rsidRDefault="00703E89"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510"/>
        <w:gridCol w:w="1440"/>
        <w:gridCol w:w="1350"/>
        <w:gridCol w:w="2538"/>
      </w:tblGrid>
      <w:tr w:rsidR="00703E89" w14:paraId="26FD32A4" w14:textId="77777777" w:rsidTr="007F1B90">
        <w:tc>
          <w:tcPr>
            <w:tcW w:w="1152" w:type="dxa"/>
            <w:hideMark/>
          </w:tcPr>
          <w:p w14:paraId="66248A22" w14:textId="77777777" w:rsidR="00703E89" w:rsidRDefault="00703E89" w:rsidP="004B49C6">
            <w:pPr>
              <w:spacing w:line="240" w:lineRule="atLeast"/>
              <w:jc w:val="center"/>
              <w:rPr>
                <w:b/>
                <w:snapToGrid w:val="0"/>
                <w:color w:val="000000"/>
              </w:rPr>
            </w:pPr>
            <w:r>
              <w:rPr>
                <w:b/>
                <w:snapToGrid w:val="0"/>
                <w:color w:val="000000"/>
              </w:rPr>
              <w:t xml:space="preserve">SPDH </w:t>
            </w:r>
          </w:p>
          <w:p w14:paraId="22D4359C" w14:textId="77777777" w:rsidR="00703E89" w:rsidRDefault="00703E89" w:rsidP="004B49C6">
            <w:pPr>
              <w:spacing w:line="240" w:lineRule="atLeast"/>
              <w:jc w:val="center"/>
              <w:rPr>
                <w:b/>
                <w:snapToGrid w:val="0"/>
                <w:color w:val="000000"/>
              </w:rPr>
            </w:pPr>
            <w:r>
              <w:rPr>
                <w:b/>
                <w:snapToGrid w:val="0"/>
                <w:color w:val="000000"/>
              </w:rPr>
              <w:t>FID/SFID</w:t>
            </w:r>
          </w:p>
        </w:tc>
        <w:tc>
          <w:tcPr>
            <w:tcW w:w="3510" w:type="dxa"/>
            <w:hideMark/>
          </w:tcPr>
          <w:p w14:paraId="421973CB"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657C0F95" w14:textId="77777777" w:rsidR="00703E89" w:rsidRDefault="00703E89" w:rsidP="007F1B90">
            <w:pPr>
              <w:spacing w:line="240" w:lineRule="atLeast"/>
              <w:jc w:val="center"/>
              <w:rPr>
                <w:b/>
                <w:snapToGrid w:val="0"/>
                <w:color w:val="000000"/>
              </w:rPr>
            </w:pPr>
            <w:r>
              <w:rPr>
                <w:b/>
                <w:snapToGrid w:val="0"/>
                <w:color w:val="000000"/>
              </w:rPr>
              <w:t>Picture</w:t>
            </w:r>
          </w:p>
        </w:tc>
        <w:tc>
          <w:tcPr>
            <w:tcW w:w="1350" w:type="dxa"/>
            <w:hideMark/>
          </w:tcPr>
          <w:p w14:paraId="636EA2FD" w14:textId="77777777" w:rsidR="00703E89" w:rsidRDefault="00703E89" w:rsidP="007F1B90">
            <w:pPr>
              <w:spacing w:line="240" w:lineRule="atLeast"/>
              <w:jc w:val="center"/>
              <w:rPr>
                <w:b/>
                <w:snapToGrid w:val="0"/>
                <w:color w:val="000000"/>
              </w:rPr>
            </w:pPr>
            <w:r>
              <w:rPr>
                <w:b/>
                <w:snapToGrid w:val="0"/>
                <w:color w:val="000000"/>
              </w:rPr>
              <w:t>Length</w:t>
            </w:r>
          </w:p>
        </w:tc>
        <w:tc>
          <w:tcPr>
            <w:tcW w:w="2538" w:type="dxa"/>
            <w:hideMark/>
          </w:tcPr>
          <w:p w14:paraId="266FB847"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0F8CCA13" w14:textId="77777777" w:rsidTr="007F1B90">
        <w:tc>
          <w:tcPr>
            <w:tcW w:w="1152" w:type="dxa"/>
            <w:hideMark/>
          </w:tcPr>
          <w:p w14:paraId="5A8C95EB" w14:textId="77777777" w:rsidR="00703E89" w:rsidRDefault="00703E89" w:rsidP="004B49C6">
            <w:pPr>
              <w:spacing w:line="240" w:lineRule="atLeast"/>
              <w:jc w:val="center"/>
              <w:rPr>
                <w:snapToGrid w:val="0"/>
                <w:color w:val="000000"/>
              </w:rPr>
            </w:pPr>
            <w:r>
              <w:rPr>
                <w:snapToGrid w:val="0"/>
                <w:color w:val="000000"/>
              </w:rPr>
              <w:t>F</w:t>
            </w:r>
          </w:p>
        </w:tc>
        <w:tc>
          <w:tcPr>
            <w:tcW w:w="3510" w:type="dxa"/>
            <w:hideMark/>
          </w:tcPr>
          <w:p w14:paraId="5E603821" w14:textId="77777777" w:rsidR="00703E89" w:rsidRDefault="00703E89" w:rsidP="004B49C6">
            <w:pPr>
              <w:spacing w:line="240" w:lineRule="atLeast"/>
              <w:rPr>
                <w:snapToGrid w:val="0"/>
                <w:color w:val="000000"/>
              </w:rPr>
            </w:pPr>
            <w:r>
              <w:rPr>
                <w:snapToGrid w:val="0"/>
                <w:color w:val="000000"/>
              </w:rPr>
              <w:t>Approval code</w:t>
            </w:r>
          </w:p>
          <w:p w14:paraId="2C562913" w14:textId="77777777" w:rsidR="0008759F" w:rsidRDefault="0008759F" w:rsidP="004B49C6">
            <w:pPr>
              <w:spacing w:line="240" w:lineRule="atLeast"/>
              <w:rPr>
                <w:snapToGrid w:val="0"/>
                <w:color w:val="000000"/>
              </w:rPr>
            </w:pPr>
          </w:p>
        </w:tc>
        <w:tc>
          <w:tcPr>
            <w:tcW w:w="1440" w:type="dxa"/>
            <w:hideMark/>
          </w:tcPr>
          <w:p w14:paraId="007284A4" w14:textId="77777777" w:rsidR="00703E89" w:rsidRDefault="00703E89" w:rsidP="007F1B90">
            <w:pPr>
              <w:spacing w:line="240" w:lineRule="atLeast"/>
              <w:jc w:val="center"/>
              <w:rPr>
                <w:snapToGrid w:val="0"/>
                <w:color w:val="000000"/>
              </w:rPr>
            </w:pPr>
            <w:r>
              <w:rPr>
                <w:snapToGrid w:val="0"/>
                <w:color w:val="000000"/>
              </w:rPr>
              <w:t>X(8)</w:t>
            </w:r>
          </w:p>
        </w:tc>
        <w:tc>
          <w:tcPr>
            <w:tcW w:w="1350" w:type="dxa"/>
            <w:hideMark/>
          </w:tcPr>
          <w:p w14:paraId="445726AC" w14:textId="77777777" w:rsidR="00703E89" w:rsidRDefault="00703E89" w:rsidP="007F1B90">
            <w:pPr>
              <w:spacing w:line="240" w:lineRule="atLeast"/>
              <w:jc w:val="center"/>
              <w:rPr>
                <w:snapToGrid w:val="0"/>
                <w:color w:val="000000"/>
              </w:rPr>
            </w:pPr>
            <w:r>
              <w:rPr>
                <w:snapToGrid w:val="0"/>
                <w:color w:val="000000"/>
              </w:rPr>
              <w:t>8 byte</w:t>
            </w:r>
          </w:p>
        </w:tc>
        <w:tc>
          <w:tcPr>
            <w:tcW w:w="2538" w:type="dxa"/>
            <w:hideMark/>
          </w:tcPr>
          <w:p w14:paraId="5E737CEF" w14:textId="77777777" w:rsidR="00703E89" w:rsidRPr="006F7B99" w:rsidRDefault="00703E89" w:rsidP="004B49C6">
            <w:pPr>
              <w:spacing w:line="240" w:lineRule="atLeast"/>
              <w:jc w:val="center"/>
              <w:rPr>
                <w:rFonts w:ascii="Courier New" w:hAnsi="Courier New" w:cs="Courier New"/>
                <w:b/>
                <w:snapToGrid w:val="0"/>
                <w:color w:val="538135" w:themeColor="accent3"/>
                <w:sz w:val="18"/>
                <w:szCs w:val="18"/>
              </w:rPr>
            </w:pPr>
            <w:r w:rsidRPr="006F7B99">
              <w:rPr>
                <w:rFonts w:ascii="Courier New" w:hAnsi="Courier New" w:cs="Courier New"/>
                <w:b/>
                <w:color w:val="538135" w:themeColor="accent3"/>
                <w:sz w:val="18"/>
                <w:szCs w:val="18"/>
              </w:rPr>
              <w:t>1cF28104222</w:t>
            </w:r>
          </w:p>
        </w:tc>
      </w:tr>
      <w:tr w:rsidR="00703E89" w14:paraId="69512697" w14:textId="77777777" w:rsidTr="007F1B90">
        <w:tc>
          <w:tcPr>
            <w:tcW w:w="1152" w:type="dxa"/>
            <w:hideMark/>
          </w:tcPr>
          <w:p w14:paraId="2730E7F0" w14:textId="77777777" w:rsidR="00703E89" w:rsidRDefault="00703E89" w:rsidP="004B49C6">
            <w:pPr>
              <w:spacing w:line="240" w:lineRule="atLeast"/>
              <w:jc w:val="center"/>
              <w:rPr>
                <w:snapToGrid w:val="0"/>
                <w:color w:val="000000"/>
              </w:rPr>
            </w:pPr>
            <w:r>
              <w:rPr>
                <w:snapToGrid w:val="0"/>
                <w:color w:val="000000"/>
              </w:rPr>
              <w:t>Q</w:t>
            </w:r>
          </w:p>
        </w:tc>
        <w:tc>
          <w:tcPr>
            <w:tcW w:w="3510" w:type="dxa"/>
            <w:hideMark/>
          </w:tcPr>
          <w:p w14:paraId="1A3E9C09"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6EF4C16F" w14:textId="77777777" w:rsidR="00703E89" w:rsidRDefault="00703E89" w:rsidP="007F1B90">
            <w:pPr>
              <w:spacing w:line="240" w:lineRule="atLeast"/>
              <w:jc w:val="center"/>
              <w:rPr>
                <w:snapToGrid w:val="0"/>
                <w:color w:val="000000"/>
              </w:rPr>
            </w:pPr>
            <w:r>
              <w:rPr>
                <w:snapToGrid w:val="0"/>
                <w:color w:val="000000"/>
              </w:rPr>
              <w:t>X(16)</w:t>
            </w:r>
          </w:p>
        </w:tc>
        <w:tc>
          <w:tcPr>
            <w:tcW w:w="1350" w:type="dxa"/>
            <w:hideMark/>
          </w:tcPr>
          <w:p w14:paraId="3EADBA0F" w14:textId="77777777" w:rsidR="00703E89" w:rsidRDefault="00703E89" w:rsidP="007F1B90">
            <w:pPr>
              <w:spacing w:line="240" w:lineRule="atLeast"/>
              <w:jc w:val="center"/>
              <w:rPr>
                <w:snapToGrid w:val="0"/>
                <w:color w:val="000000"/>
              </w:rPr>
            </w:pPr>
            <w:r>
              <w:rPr>
                <w:snapToGrid w:val="0"/>
                <w:color w:val="000000"/>
              </w:rPr>
              <w:t>1 to 16 bytes</w:t>
            </w:r>
          </w:p>
        </w:tc>
        <w:tc>
          <w:tcPr>
            <w:tcW w:w="2538" w:type="dxa"/>
            <w:hideMark/>
          </w:tcPr>
          <w:p w14:paraId="29C7994F" w14:textId="77777777" w:rsidR="00703E89" w:rsidRPr="006F7B99"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6F7B99">
              <w:rPr>
                <w:rFonts w:ascii="Courier New" w:hAnsi="Courier New" w:cs="Courier New"/>
                <w:b/>
                <w:color w:val="538135" w:themeColor="accent3"/>
                <w:sz w:val="18"/>
                <w:szCs w:val="18"/>
              </w:rPr>
              <w:t>1cQCX</w:t>
            </w:r>
          </w:p>
        </w:tc>
      </w:tr>
      <w:tr w:rsidR="00703E89" w14:paraId="057AF2EF" w14:textId="77777777" w:rsidTr="007F1B90">
        <w:tc>
          <w:tcPr>
            <w:tcW w:w="1152" w:type="dxa"/>
            <w:hideMark/>
          </w:tcPr>
          <w:p w14:paraId="69426637" w14:textId="77777777" w:rsidR="00703E89" w:rsidRDefault="00703E89" w:rsidP="004B49C6">
            <w:pPr>
              <w:spacing w:line="240" w:lineRule="atLeast"/>
              <w:jc w:val="center"/>
              <w:rPr>
                <w:snapToGrid w:val="0"/>
                <w:color w:val="000000"/>
              </w:rPr>
            </w:pPr>
            <w:r>
              <w:rPr>
                <w:snapToGrid w:val="0"/>
                <w:color w:val="000000"/>
              </w:rPr>
              <w:t>g</w:t>
            </w:r>
          </w:p>
        </w:tc>
        <w:tc>
          <w:tcPr>
            <w:tcW w:w="3510" w:type="dxa"/>
            <w:hideMark/>
          </w:tcPr>
          <w:p w14:paraId="33583362" w14:textId="77777777" w:rsidR="00703E89" w:rsidRDefault="00703E89" w:rsidP="004B49C6">
            <w:pPr>
              <w:spacing w:line="240" w:lineRule="atLeast"/>
              <w:rPr>
                <w:snapToGrid w:val="0"/>
                <w:color w:val="000000"/>
              </w:rPr>
            </w:pPr>
            <w:r>
              <w:rPr>
                <w:snapToGrid w:val="0"/>
                <w:color w:val="000000"/>
              </w:rPr>
              <w:t>Response display</w:t>
            </w:r>
          </w:p>
        </w:tc>
        <w:tc>
          <w:tcPr>
            <w:tcW w:w="1440" w:type="dxa"/>
            <w:hideMark/>
          </w:tcPr>
          <w:p w14:paraId="59B8038D" w14:textId="77777777" w:rsidR="00703E89" w:rsidRDefault="00703E89" w:rsidP="007F1B90">
            <w:pPr>
              <w:spacing w:line="240" w:lineRule="atLeast"/>
              <w:jc w:val="center"/>
              <w:rPr>
                <w:snapToGrid w:val="0"/>
                <w:color w:val="000000"/>
              </w:rPr>
            </w:pPr>
            <w:r>
              <w:rPr>
                <w:snapToGrid w:val="0"/>
                <w:color w:val="000000"/>
              </w:rPr>
              <w:t>X(48)</w:t>
            </w:r>
          </w:p>
        </w:tc>
        <w:tc>
          <w:tcPr>
            <w:tcW w:w="1350" w:type="dxa"/>
            <w:hideMark/>
          </w:tcPr>
          <w:p w14:paraId="036D26F8" w14:textId="77777777" w:rsidR="00703E89" w:rsidRDefault="00703E89" w:rsidP="007F1B90">
            <w:pPr>
              <w:spacing w:line="240" w:lineRule="atLeast"/>
              <w:jc w:val="center"/>
              <w:rPr>
                <w:snapToGrid w:val="0"/>
                <w:color w:val="000000"/>
              </w:rPr>
            </w:pPr>
            <w:r>
              <w:rPr>
                <w:snapToGrid w:val="0"/>
                <w:color w:val="000000"/>
              </w:rPr>
              <w:t>1 to 48 bytes</w:t>
            </w:r>
          </w:p>
        </w:tc>
        <w:tc>
          <w:tcPr>
            <w:tcW w:w="2538" w:type="dxa"/>
            <w:hideMark/>
          </w:tcPr>
          <w:p w14:paraId="0D7CBD68" w14:textId="77777777" w:rsidR="00703E89" w:rsidRPr="006F7B99"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6F7B99">
              <w:rPr>
                <w:rFonts w:ascii="Courier New" w:hAnsi="Courier New" w:cs="Courier New"/>
                <w:b/>
                <w:color w:val="538135" w:themeColor="accent3"/>
                <w:sz w:val="18"/>
                <w:szCs w:val="18"/>
              </w:rPr>
              <w:t>1cgAPPROVE         AGAINST NAT'L NEG   Approved.bbb</w:t>
            </w:r>
          </w:p>
        </w:tc>
      </w:tr>
      <w:tr w:rsidR="00703E89" w14:paraId="14557F21" w14:textId="77777777" w:rsidTr="007F1B90">
        <w:tc>
          <w:tcPr>
            <w:tcW w:w="1152" w:type="dxa"/>
            <w:hideMark/>
          </w:tcPr>
          <w:p w14:paraId="58C67E7C" w14:textId="77777777" w:rsidR="00703E89" w:rsidRDefault="00703E89" w:rsidP="004B49C6">
            <w:pPr>
              <w:spacing w:line="240" w:lineRule="atLeast"/>
              <w:jc w:val="center"/>
              <w:rPr>
                <w:snapToGrid w:val="0"/>
                <w:color w:val="000000"/>
              </w:rPr>
            </w:pPr>
            <w:r>
              <w:rPr>
                <w:snapToGrid w:val="0"/>
                <w:color w:val="000000"/>
              </w:rPr>
              <w:t>h</w:t>
            </w:r>
          </w:p>
        </w:tc>
        <w:tc>
          <w:tcPr>
            <w:tcW w:w="3510" w:type="dxa"/>
            <w:hideMark/>
          </w:tcPr>
          <w:p w14:paraId="51EF35B6" w14:textId="77777777" w:rsidR="00703E89" w:rsidRDefault="00703E89" w:rsidP="004B49C6">
            <w:pPr>
              <w:spacing w:line="240" w:lineRule="atLeast"/>
              <w:rPr>
                <w:snapToGrid w:val="0"/>
                <w:color w:val="000000"/>
              </w:rPr>
            </w:pPr>
            <w:r>
              <w:rPr>
                <w:snapToGrid w:val="0"/>
                <w:color w:val="000000"/>
              </w:rPr>
              <w:t>Sequence number</w:t>
            </w:r>
          </w:p>
          <w:p w14:paraId="60EC58B6" w14:textId="77777777" w:rsidR="0008759F" w:rsidRDefault="0008759F" w:rsidP="004B49C6">
            <w:pPr>
              <w:spacing w:line="240" w:lineRule="atLeast"/>
              <w:rPr>
                <w:snapToGrid w:val="0"/>
                <w:color w:val="000000"/>
              </w:rPr>
            </w:pPr>
          </w:p>
        </w:tc>
        <w:tc>
          <w:tcPr>
            <w:tcW w:w="1440" w:type="dxa"/>
            <w:hideMark/>
          </w:tcPr>
          <w:p w14:paraId="661436E6" w14:textId="77777777" w:rsidR="00703E89" w:rsidRDefault="00703E89" w:rsidP="007F1B90">
            <w:pPr>
              <w:spacing w:line="240" w:lineRule="atLeast"/>
              <w:jc w:val="center"/>
              <w:rPr>
                <w:snapToGrid w:val="0"/>
                <w:color w:val="000000"/>
              </w:rPr>
            </w:pPr>
            <w:r>
              <w:rPr>
                <w:snapToGrid w:val="0"/>
                <w:color w:val="000000"/>
              </w:rPr>
              <w:t>X(10)</w:t>
            </w:r>
          </w:p>
        </w:tc>
        <w:tc>
          <w:tcPr>
            <w:tcW w:w="1350" w:type="dxa"/>
            <w:hideMark/>
          </w:tcPr>
          <w:p w14:paraId="308B0E44" w14:textId="77777777" w:rsidR="00703E89" w:rsidRDefault="00703E89" w:rsidP="007F1B90">
            <w:pPr>
              <w:spacing w:line="240" w:lineRule="atLeast"/>
              <w:jc w:val="center"/>
              <w:rPr>
                <w:snapToGrid w:val="0"/>
                <w:color w:val="000000"/>
              </w:rPr>
            </w:pPr>
            <w:r>
              <w:rPr>
                <w:snapToGrid w:val="0"/>
                <w:color w:val="000000"/>
              </w:rPr>
              <w:t>10 bytes</w:t>
            </w:r>
          </w:p>
        </w:tc>
        <w:tc>
          <w:tcPr>
            <w:tcW w:w="2538" w:type="dxa"/>
            <w:hideMark/>
          </w:tcPr>
          <w:p w14:paraId="61AF1214" w14:textId="77777777" w:rsidR="00703E89" w:rsidRPr="006F7B99"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6F7B99">
              <w:rPr>
                <w:rFonts w:ascii="Courier New" w:hAnsi="Courier New" w:cs="Courier New"/>
                <w:b/>
                <w:color w:val="538135" w:themeColor="accent3"/>
                <w:sz w:val="18"/>
                <w:szCs w:val="18"/>
              </w:rPr>
              <w:t>1ch0010320010</w:t>
            </w:r>
          </w:p>
        </w:tc>
      </w:tr>
    </w:tbl>
    <w:p w14:paraId="2EFAE41D" w14:textId="77777777" w:rsidR="00703E89" w:rsidRDefault="00703E89" w:rsidP="00703E89">
      <w:pPr>
        <w:autoSpaceDE w:val="0"/>
        <w:autoSpaceDN w:val="0"/>
        <w:adjustRightInd w:val="0"/>
      </w:pPr>
    </w:p>
    <w:p w14:paraId="6A0DFF2E" w14:textId="77777777" w:rsidR="00703E89" w:rsidRDefault="00703E89" w:rsidP="00703E89">
      <w:pPr>
        <w:autoSpaceDE w:val="0"/>
        <w:autoSpaceDN w:val="0"/>
        <w:adjustRightInd w:val="0"/>
      </w:pPr>
    </w:p>
    <w:p w14:paraId="36036EF7" w14:textId="77777777" w:rsidR="00703E89" w:rsidRDefault="00703E89" w:rsidP="007F1B90">
      <w:pPr>
        <w:pStyle w:val="Heading2"/>
      </w:pPr>
      <w:r>
        <w:br w:type="page"/>
      </w:r>
      <w:bookmarkStart w:id="3010" w:name="_Toc126079377"/>
      <w:r>
        <w:lastRenderedPageBreak/>
        <w:t>Pre-Authorization Purchase Transaction (Fleet)</w:t>
      </w:r>
      <w:bookmarkEnd w:id="3010"/>
    </w:p>
    <w:p w14:paraId="3CC4B8BF" w14:textId="77777777" w:rsidR="00703E89" w:rsidRDefault="00703E89" w:rsidP="007F1B90">
      <w:pPr>
        <w:pStyle w:val="Heading3"/>
      </w:pPr>
      <w:r>
        <w:t>Pre-Auth Request SPDH Message</w:t>
      </w:r>
    </w:p>
    <w:p w14:paraId="61F04802" w14:textId="77777777" w:rsidR="00703E89" w:rsidRDefault="00703E89" w:rsidP="00703E89">
      <w:pPr>
        <w:autoSpaceDE w:val="0"/>
        <w:autoSpaceDN w:val="0"/>
        <w:adjustRightInd w:val="0"/>
        <w:rPr>
          <w:rFonts w:cs="Arial"/>
        </w:rPr>
      </w:pPr>
      <w:r>
        <w:rPr>
          <w:rFonts w:cs="Arial"/>
        </w:rPr>
        <w:t>Length 262</w:t>
      </w:r>
    </w:p>
    <w:p w14:paraId="5A075FA6" w14:textId="77777777" w:rsidR="00703E89" w:rsidRDefault="00703E89" w:rsidP="00703E89">
      <w:pPr>
        <w:autoSpaceDE w:val="0"/>
        <w:autoSpaceDN w:val="0"/>
        <w:adjustRightInd w:val="0"/>
        <w:rPr>
          <w:rFonts w:cs="Arial"/>
        </w:rPr>
      </w:pPr>
    </w:p>
    <w:p w14:paraId="67ED44DC"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8.07CENTBL004813bbbbbbbbbb</w:t>
      </w:r>
    </w:p>
    <w:p w14:paraId="147798CC"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160628104319FO01000000~1cB2158~1ch0010320020~1cq;708008******6226=1404*****************~1ca160628115131001~1cP2~1cU0~1ce06~1cQCX~1cS513~1cd78220497263 ~1c6~1eD00010020.000000200020000001580000000800000000046758900000000000004567124576800134576800000095~1eE021~1eF0</w:t>
      </w:r>
    </w:p>
    <w:p w14:paraId="4B2D7AAA" w14:textId="77777777" w:rsidR="00703E89" w:rsidRDefault="00703E89" w:rsidP="00703E89">
      <w:pPr>
        <w:autoSpaceDE w:val="0"/>
        <w:autoSpaceDN w:val="0"/>
        <w:adjustRightInd w:val="0"/>
        <w:rPr>
          <w:rFonts w:cs="Arial"/>
        </w:rPr>
      </w:pPr>
    </w:p>
    <w:tbl>
      <w:tblPr>
        <w:tblW w:w="10071" w:type="dxa"/>
        <w:tblInd w:w="4" w:type="dxa"/>
        <w:tblCellMar>
          <w:left w:w="0" w:type="dxa"/>
          <w:right w:w="0" w:type="dxa"/>
        </w:tblCellMar>
        <w:tblLook w:val="04A0" w:firstRow="1" w:lastRow="0" w:firstColumn="1" w:lastColumn="0" w:noHBand="0" w:noVBand="1"/>
      </w:tblPr>
      <w:tblGrid>
        <w:gridCol w:w="1008"/>
        <w:gridCol w:w="2493"/>
        <w:gridCol w:w="1440"/>
        <w:gridCol w:w="1800"/>
        <w:gridCol w:w="3330"/>
      </w:tblGrid>
      <w:tr w:rsidR="00703E89" w14:paraId="0012E5E0" w14:textId="77777777" w:rsidTr="006F7B99">
        <w:trPr>
          <w:trHeight w:hRule="exact" w:val="360"/>
        </w:trPr>
        <w:tc>
          <w:tcPr>
            <w:tcW w:w="0" w:type="auto"/>
            <w:tcBorders>
              <w:top w:val="single" w:sz="4" w:space="0" w:color="000000"/>
              <w:left w:val="single" w:sz="4" w:space="0" w:color="000000"/>
              <w:bottom w:val="single" w:sz="4" w:space="0" w:color="000000"/>
              <w:right w:val="single" w:sz="6" w:space="0" w:color="000000"/>
            </w:tcBorders>
            <w:hideMark/>
          </w:tcPr>
          <w:p w14:paraId="2AC79A36" w14:textId="77777777" w:rsidR="00703E89" w:rsidRDefault="00703E89" w:rsidP="006F7B99">
            <w:pPr>
              <w:widowControl w:val="0"/>
              <w:autoSpaceDE w:val="0"/>
              <w:autoSpaceDN w:val="0"/>
              <w:adjustRightInd w:val="0"/>
              <w:spacing w:before="60" w:after="60" w:line="226" w:lineRule="exact"/>
              <w:ind w:right="-20"/>
              <w:jc w:val="center"/>
              <w:rPr>
                <w:rFonts w:cs="Arial"/>
                <w:b/>
                <w:bCs/>
                <w:spacing w:val="1"/>
              </w:rPr>
            </w:pPr>
            <w:r>
              <w:rPr>
                <w:rFonts w:cs="Arial"/>
                <w:b/>
                <w:bCs/>
                <w:spacing w:val="1"/>
              </w:rPr>
              <w:t>Position</w:t>
            </w:r>
          </w:p>
        </w:tc>
        <w:tc>
          <w:tcPr>
            <w:tcW w:w="2493" w:type="dxa"/>
            <w:tcBorders>
              <w:top w:val="single" w:sz="4" w:space="0" w:color="000000"/>
              <w:left w:val="single" w:sz="4" w:space="0" w:color="000000"/>
              <w:bottom w:val="single" w:sz="4" w:space="0" w:color="000000"/>
              <w:right w:val="single" w:sz="6" w:space="0" w:color="000000"/>
            </w:tcBorders>
            <w:hideMark/>
          </w:tcPr>
          <w:p w14:paraId="4673C3E9" w14:textId="77777777" w:rsidR="00703E89" w:rsidRDefault="00703E89" w:rsidP="006F7B99">
            <w:pPr>
              <w:widowControl w:val="0"/>
              <w:autoSpaceDE w:val="0"/>
              <w:autoSpaceDN w:val="0"/>
              <w:adjustRightInd w:val="0"/>
              <w:spacing w:before="60" w:after="60" w:line="226" w:lineRule="exact"/>
              <w:ind w:right="-20"/>
              <w:rPr>
                <w:rFonts w:cs="Arial"/>
              </w:rPr>
            </w:pPr>
            <w:r>
              <w:rPr>
                <w:rFonts w:cs="Arial"/>
                <w:b/>
                <w:bCs/>
                <w:spacing w:val="1"/>
              </w:rPr>
              <w:t>SPDH Header F</w:t>
            </w:r>
            <w:r>
              <w:rPr>
                <w:rFonts w:cs="Arial"/>
                <w:b/>
                <w:bCs/>
              </w:rPr>
              <w:t>ield</w:t>
            </w:r>
          </w:p>
        </w:tc>
        <w:tc>
          <w:tcPr>
            <w:tcW w:w="1440" w:type="dxa"/>
            <w:tcBorders>
              <w:top w:val="single" w:sz="4" w:space="0" w:color="000000"/>
              <w:left w:val="single" w:sz="6" w:space="0" w:color="000000"/>
              <w:bottom w:val="single" w:sz="4" w:space="0" w:color="000000"/>
              <w:right w:val="single" w:sz="6" w:space="0" w:color="000000"/>
            </w:tcBorders>
            <w:hideMark/>
          </w:tcPr>
          <w:p w14:paraId="622FA79F" w14:textId="77777777" w:rsidR="00703E89" w:rsidRDefault="00703E89" w:rsidP="006F7B99">
            <w:pPr>
              <w:widowControl w:val="0"/>
              <w:autoSpaceDE w:val="0"/>
              <w:autoSpaceDN w:val="0"/>
              <w:adjustRightInd w:val="0"/>
              <w:spacing w:before="60" w:after="60" w:line="226" w:lineRule="exact"/>
              <w:jc w:val="center"/>
              <w:rPr>
                <w:rFonts w:cs="Arial"/>
              </w:rPr>
            </w:pPr>
            <w:r>
              <w:rPr>
                <w:rFonts w:cs="Arial"/>
                <w:b/>
                <w:bCs/>
                <w:spacing w:val="-1"/>
              </w:rPr>
              <w:t>Picture</w:t>
            </w:r>
          </w:p>
        </w:tc>
        <w:tc>
          <w:tcPr>
            <w:tcW w:w="1800" w:type="dxa"/>
            <w:tcBorders>
              <w:top w:val="single" w:sz="4" w:space="0" w:color="000000"/>
              <w:left w:val="single" w:sz="6" w:space="0" w:color="000000"/>
              <w:bottom w:val="single" w:sz="4" w:space="0" w:color="000000"/>
              <w:right w:val="single" w:sz="6" w:space="0" w:color="000000"/>
            </w:tcBorders>
            <w:hideMark/>
          </w:tcPr>
          <w:p w14:paraId="593E60C4" w14:textId="77777777" w:rsidR="00703E89" w:rsidRDefault="00703E89" w:rsidP="006F7B99">
            <w:pPr>
              <w:widowControl w:val="0"/>
              <w:autoSpaceDE w:val="0"/>
              <w:autoSpaceDN w:val="0"/>
              <w:adjustRightInd w:val="0"/>
              <w:spacing w:before="60" w:after="60" w:line="226" w:lineRule="exact"/>
              <w:jc w:val="center"/>
              <w:rPr>
                <w:rFonts w:cs="Arial"/>
                <w:b/>
                <w:bCs/>
                <w:spacing w:val="-1"/>
              </w:rPr>
            </w:pPr>
            <w:r>
              <w:rPr>
                <w:rFonts w:cs="Arial"/>
                <w:b/>
                <w:bCs/>
                <w:spacing w:val="-1"/>
              </w:rPr>
              <w:t>Length</w:t>
            </w:r>
          </w:p>
        </w:tc>
        <w:tc>
          <w:tcPr>
            <w:tcW w:w="3330" w:type="dxa"/>
            <w:tcBorders>
              <w:top w:val="single" w:sz="4" w:space="0" w:color="000000"/>
              <w:left w:val="single" w:sz="6" w:space="0" w:color="000000"/>
              <w:bottom w:val="single" w:sz="4" w:space="0" w:color="000000"/>
              <w:right w:val="single" w:sz="4" w:space="0" w:color="000000"/>
            </w:tcBorders>
            <w:hideMark/>
          </w:tcPr>
          <w:p w14:paraId="49132F85" w14:textId="77777777" w:rsidR="00703E89" w:rsidRPr="006F7B99" w:rsidRDefault="00703E89" w:rsidP="006F7B99">
            <w:pPr>
              <w:widowControl w:val="0"/>
              <w:autoSpaceDE w:val="0"/>
              <w:autoSpaceDN w:val="0"/>
              <w:adjustRightInd w:val="0"/>
              <w:spacing w:before="60" w:after="60" w:line="226" w:lineRule="exact"/>
              <w:ind w:left="138" w:right="-20"/>
              <w:jc w:val="center"/>
              <w:rPr>
                <w:rFonts w:cs="Arial"/>
                <w:color w:val="538135" w:themeColor="accent3"/>
              </w:rPr>
            </w:pPr>
            <w:r w:rsidRPr="006F7B99">
              <w:rPr>
                <w:rFonts w:cs="Arial"/>
                <w:b/>
                <w:bCs/>
                <w:color w:val="538135" w:themeColor="accent3"/>
              </w:rPr>
              <w:t>Data</w:t>
            </w:r>
          </w:p>
        </w:tc>
      </w:tr>
      <w:tr w:rsidR="00703E89" w14:paraId="3706B75E" w14:textId="77777777" w:rsidTr="006F7B99">
        <w:trPr>
          <w:trHeight w:hRule="exact" w:val="360"/>
        </w:trPr>
        <w:tc>
          <w:tcPr>
            <w:tcW w:w="0" w:type="auto"/>
            <w:tcBorders>
              <w:top w:val="single" w:sz="4" w:space="0" w:color="000000"/>
              <w:left w:val="single" w:sz="6" w:space="0" w:color="000000"/>
              <w:bottom w:val="single" w:sz="6" w:space="0" w:color="000000"/>
              <w:right w:val="single" w:sz="6" w:space="0" w:color="000000"/>
            </w:tcBorders>
            <w:hideMark/>
          </w:tcPr>
          <w:p w14:paraId="70096CB5" w14:textId="77777777" w:rsidR="00703E89" w:rsidRDefault="00703E89" w:rsidP="006F7B99">
            <w:pPr>
              <w:widowControl w:val="0"/>
              <w:autoSpaceDE w:val="0"/>
              <w:autoSpaceDN w:val="0"/>
              <w:adjustRightInd w:val="0"/>
              <w:spacing w:before="1"/>
              <w:ind w:right="-20"/>
              <w:jc w:val="center"/>
              <w:rPr>
                <w:rFonts w:cs="Arial"/>
              </w:rPr>
            </w:pPr>
            <w:r>
              <w:rPr>
                <w:rFonts w:cs="Arial"/>
              </w:rPr>
              <w:t>1-2</w:t>
            </w:r>
          </w:p>
        </w:tc>
        <w:tc>
          <w:tcPr>
            <w:tcW w:w="2493" w:type="dxa"/>
            <w:tcBorders>
              <w:top w:val="single" w:sz="4" w:space="0" w:color="000000"/>
              <w:left w:val="single" w:sz="6" w:space="0" w:color="000000"/>
              <w:bottom w:val="single" w:sz="6" w:space="0" w:color="000000"/>
              <w:right w:val="single" w:sz="6" w:space="0" w:color="000000"/>
            </w:tcBorders>
            <w:hideMark/>
          </w:tcPr>
          <w:p w14:paraId="349C4DA6" w14:textId="77777777" w:rsidR="00703E89" w:rsidRDefault="00703E89" w:rsidP="006F7B99">
            <w:pPr>
              <w:widowControl w:val="0"/>
              <w:autoSpaceDE w:val="0"/>
              <w:autoSpaceDN w:val="0"/>
              <w:adjustRightInd w:val="0"/>
              <w:spacing w:before="1"/>
              <w:ind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440" w:type="dxa"/>
            <w:tcBorders>
              <w:top w:val="single" w:sz="4" w:space="0" w:color="000000"/>
              <w:left w:val="single" w:sz="6" w:space="0" w:color="000000"/>
              <w:bottom w:val="single" w:sz="6" w:space="0" w:color="000000"/>
              <w:right w:val="single" w:sz="6" w:space="0" w:color="000000"/>
            </w:tcBorders>
            <w:hideMark/>
          </w:tcPr>
          <w:p w14:paraId="6B5B9E29" w14:textId="77777777" w:rsidR="00703E89" w:rsidRDefault="00703E89" w:rsidP="006F7B99">
            <w:pPr>
              <w:widowControl w:val="0"/>
              <w:autoSpaceDE w:val="0"/>
              <w:autoSpaceDN w:val="0"/>
              <w:adjustRightInd w:val="0"/>
              <w:spacing w:before="1"/>
              <w:ind w:right="-20"/>
              <w:jc w:val="center"/>
              <w:rPr>
                <w:rFonts w:cs="Arial"/>
              </w:rPr>
            </w:pPr>
            <w:r>
              <w:rPr>
                <w:rFonts w:cs="Arial"/>
                <w:spacing w:val="2"/>
              </w:rPr>
              <w:t>X</w:t>
            </w:r>
            <w:r>
              <w:rPr>
                <w:rFonts w:cs="Arial"/>
                <w:spacing w:val="1"/>
              </w:rPr>
              <w:t>(</w:t>
            </w:r>
            <w:r>
              <w:rPr>
                <w:rFonts w:cs="Arial"/>
              </w:rPr>
              <w:t>02)</w:t>
            </w:r>
          </w:p>
        </w:tc>
        <w:tc>
          <w:tcPr>
            <w:tcW w:w="1800" w:type="dxa"/>
            <w:tcBorders>
              <w:top w:val="single" w:sz="4" w:space="0" w:color="000000"/>
              <w:left w:val="single" w:sz="6" w:space="0" w:color="000000"/>
              <w:bottom w:val="single" w:sz="6" w:space="0" w:color="000000"/>
              <w:right w:val="single" w:sz="6" w:space="0" w:color="000000"/>
            </w:tcBorders>
            <w:hideMark/>
          </w:tcPr>
          <w:p w14:paraId="34CF8853" w14:textId="77777777" w:rsidR="00703E89" w:rsidRDefault="00703E89" w:rsidP="006F7B99">
            <w:pPr>
              <w:widowControl w:val="0"/>
              <w:autoSpaceDE w:val="0"/>
              <w:autoSpaceDN w:val="0"/>
              <w:adjustRightInd w:val="0"/>
              <w:spacing w:before="1"/>
              <w:ind w:right="-20"/>
              <w:jc w:val="center"/>
              <w:rPr>
                <w:rFonts w:cs="Arial"/>
                <w:spacing w:val="2"/>
              </w:rPr>
            </w:pPr>
            <w:r>
              <w:rPr>
                <w:rFonts w:cs="Arial"/>
                <w:spacing w:val="2"/>
              </w:rPr>
              <w:t>2 bytes</w:t>
            </w:r>
          </w:p>
        </w:tc>
        <w:tc>
          <w:tcPr>
            <w:tcW w:w="3330" w:type="dxa"/>
            <w:tcBorders>
              <w:top w:val="single" w:sz="4" w:space="0" w:color="000000"/>
              <w:left w:val="single" w:sz="6" w:space="0" w:color="000000"/>
              <w:bottom w:val="single" w:sz="6" w:space="0" w:color="000000"/>
              <w:right w:val="single" w:sz="6" w:space="0" w:color="000000"/>
            </w:tcBorders>
          </w:tcPr>
          <w:p w14:paraId="18ADB4B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8.</w:t>
            </w:r>
          </w:p>
          <w:p w14:paraId="5AF9AA4A" w14:textId="77777777" w:rsidR="00703E89" w:rsidRPr="006F7B99"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083638B5"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17B56CDD"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3-4</w:t>
            </w:r>
          </w:p>
        </w:tc>
        <w:tc>
          <w:tcPr>
            <w:tcW w:w="2493" w:type="dxa"/>
            <w:tcBorders>
              <w:top w:val="single" w:sz="6" w:space="0" w:color="000000"/>
              <w:left w:val="single" w:sz="6" w:space="0" w:color="000000"/>
              <w:bottom w:val="single" w:sz="6" w:space="0" w:color="000000"/>
              <w:right w:val="single" w:sz="6" w:space="0" w:color="000000"/>
            </w:tcBorders>
            <w:hideMark/>
          </w:tcPr>
          <w:p w14:paraId="261E1A5A"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440" w:type="dxa"/>
            <w:tcBorders>
              <w:top w:val="single" w:sz="6" w:space="0" w:color="000000"/>
              <w:left w:val="single" w:sz="6" w:space="0" w:color="000000"/>
              <w:bottom w:val="single" w:sz="6" w:space="0" w:color="000000"/>
              <w:right w:val="single" w:sz="6" w:space="0" w:color="000000"/>
            </w:tcBorders>
            <w:hideMark/>
          </w:tcPr>
          <w:p w14:paraId="6BE5ADC8"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800" w:type="dxa"/>
            <w:tcBorders>
              <w:top w:val="single" w:sz="6" w:space="0" w:color="000000"/>
              <w:left w:val="single" w:sz="6" w:space="0" w:color="000000"/>
              <w:bottom w:val="single" w:sz="6" w:space="0" w:color="000000"/>
              <w:right w:val="single" w:sz="6" w:space="0" w:color="000000"/>
            </w:tcBorders>
            <w:hideMark/>
          </w:tcPr>
          <w:p w14:paraId="6548CF9C"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2 bytes</w:t>
            </w:r>
          </w:p>
        </w:tc>
        <w:tc>
          <w:tcPr>
            <w:tcW w:w="3330" w:type="dxa"/>
            <w:tcBorders>
              <w:top w:val="single" w:sz="6" w:space="0" w:color="000000"/>
              <w:left w:val="single" w:sz="6" w:space="0" w:color="000000"/>
              <w:bottom w:val="single" w:sz="6" w:space="0" w:color="000000"/>
              <w:right w:val="single" w:sz="6" w:space="0" w:color="000000"/>
            </w:tcBorders>
          </w:tcPr>
          <w:p w14:paraId="35517A8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07</w:t>
            </w:r>
          </w:p>
          <w:p w14:paraId="11D735C3"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F75DA1F"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232A3A71"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5-20</w:t>
            </w:r>
          </w:p>
        </w:tc>
        <w:tc>
          <w:tcPr>
            <w:tcW w:w="2493" w:type="dxa"/>
            <w:tcBorders>
              <w:top w:val="single" w:sz="6" w:space="0" w:color="000000"/>
              <w:left w:val="single" w:sz="6" w:space="0" w:color="000000"/>
              <w:bottom w:val="single" w:sz="6" w:space="0" w:color="000000"/>
              <w:right w:val="single" w:sz="6" w:space="0" w:color="000000"/>
            </w:tcBorders>
            <w:hideMark/>
          </w:tcPr>
          <w:p w14:paraId="2610CDDB"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440" w:type="dxa"/>
            <w:tcBorders>
              <w:top w:val="single" w:sz="6" w:space="0" w:color="000000"/>
              <w:left w:val="single" w:sz="6" w:space="0" w:color="000000"/>
              <w:bottom w:val="single" w:sz="6" w:space="0" w:color="000000"/>
              <w:right w:val="single" w:sz="6" w:space="0" w:color="000000"/>
            </w:tcBorders>
            <w:hideMark/>
          </w:tcPr>
          <w:p w14:paraId="6DB60500"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16)</w:t>
            </w:r>
          </w:p>
        </w:tc>
        <w:tc>
          <w:tcPr>
            <w:tcW w:w="1800" w:type="dxa"/>
            <w:tcBorders>
              <w:top w:val="single" w:sz="6" w:space="0" w:color="000000"/>
              <w:left w:val="single" w:sz="6" w:space="0" w:color="000000"/>
              <w:bottom w:val="single" w:sz="6" w:space="0" w:color="000000"/>
              <w:right w:val="single" w:sz="6" w:space="0" w:color="000000"/>
            </w:tcBorders>
            <w:hideMark/>
          </w:tcPr>
          <w:p w14:paraId="7AEAC4E9"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16 bytes</w:t>
            </w:r>
          </w:p>
        </w:tc>
        <w:tc>
          <w:tcPr>
            <w:tcW w:w="3330" w:type="dxa"/>
            <w:tcBorders>
              <w:top w:val="single" w:sz="6" w:space="0" w:color="000000"/>
              <w:left w:val="single" w:sz="6" w:space="0" w:color="000000"/>
              <w:bottom w:val="single" w:sz="6" w:space="0" w:color="000000"/>
              <w:right w:val="single" w:sz="6" w:space="0" w:color="000000"/>
            </w:tcBorders>
          </w:tcPr>
          <w:p w14:paraId="1B911ED9"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CENTBL004813bbbb</w:t>
            </w:r>
          </w:p>
          <w:p w14:paraId="29593C95"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DBB2DEF"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473DC7BB"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21-26</w:t>
            </w:r>
          </w:p>
        </w:tc>
        <w:tc>
          <w:tcPr>
            <w:tcW w:w="2493" w:type="dxa"/>
            <w:tcBorders>
              <w:top w:val="single" w:sz="6" w:space="0" w:color="000000"/>
              <w:left w:val="single" w:sz="6" w:space="0" w:color="000000"/>
              <w:bottom w:val="single" w:sz="6" w:space="0" w:color="000000"/>
              <w:right w:val="single" w:sz="6" w:space="0" w:color="000000"/>
            </w:tcBorders>
            <w:hideMark/>
          </w:tcPr>
          <w:p w14:paraId="28241D10"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440" w:type="dxa"/>
            <w:tcBorders>
              <w:top w:val="single" w:sz="6" w:space="0" w:color="000000"/>
              <w:left w:val="single" w:sz="6" w:space="0" w:color="000000"/>
              <w:bottom w:val="single" w:sz="6" w:space="0" w:color="000000"/>
              <w:right w:val="single" w:sz="6" w:space="0" w:color="000000"/>
            </w:tcBorders>
            <w:hideMark/>
          </w:tcPr>
          <w:p w14:paraId="0C7BB746"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06)</w:t>
            </w:r>
          </w:p>
        </w:tc>
        <w:tc>
          <w:tcPr>
            <w:tcW w:w="1800" w:type="dxa"/>
            <w:tcBorders>
              <w:top w:val="single" w:sz="6" w:space="0" w:color="000000"/>
              <w:left w:val="single" w:sz="6" w:space="0" w:color="000000"/>
              <w:bottom w:val="single" w:sz="6" w:space="0" w:color="000000"/>
              <w:right w:val="single" w:sz="6" w:space="0" w:color="000000"/>
            </w:tcBorders>
            <w:hideMark/>
          </w:tcPr>
          <w:p w14:paraId="01329E59"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6 bytes</w:t>
            </w:r>
          </w:p>
        </w:tc>
        <w:tc>
          <w:tcPr>
            <w:tcW w:w="3330" w:type="dxa"/>
            <w:tcBorders>
              <w:top w:val="single" w:sz="6" w:space="0" w:color="000000"/>
              <w:left w:val="single" w:sz="6" w:space="0" w:color="000000"/>
              <w:bottom w:val="single" w:sz="6" w:space="0" w:color="000000"/>
              <w:right w:val="single" w:sz="6" w:space="0" w:color="000000"/>
            </w:tcBorders>
          </w:tcPr>
          <w:p w14:paraId="0DF16C5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bbbbbb</w:t>
            </w:r>
          </w:p>
          <w:p w14:paraId="01D6EFD3"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74D59A0D"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00DDF579"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27-32</w:t>
            </w:r>
          </w:p>
        </w:tc>
        <w:tc>
          <w:tcPr>
            <w:tcW w:w="2493" w:type="dxa"/>
            <w:tcBorders>
              <w:top w:val="single" w:sz="6" w:space="0" w:color="000000"/>
              <w:left w:val="single" w:sz="6" w:space="0" w:color="000000"/>
              <w:bottom w:val="single" w:sz="6" w:space="0" w:color="000000"/>
              <w:right w:val="single" w:sz="6" w:space="0" w:color="000000"/>
            </w:tcBorders>
            <w:hideMark/>
          </w:tcPr>
          <w:p w14:paraId="5E1EC1F0" w14:textId="77777777" w:rsidR="00703E89" w:rsidRDefault="00703E89" w:rsidP="006F7B99">
            <w:pPr>
              <w:widowControl w:val="0"/>
              <w:autoSpaceDE w:val="0"/>
              <w:autoSpaceDN w:val="0"/>
              <w:adjustRightInd w:val="0"/>
              <w:spacing w:line="219" w:lineRule="exact"/>
              <w:ind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440" w:type="dxa"/>
            <w:tcBorders>
              <w:top w:val="single" w:sz="6" w:space="0" w:color="000000"/>
              <w:left w:val="single" w:sz="6" w:space="0" w:color="000000"/>
              <w:bottom w:val="single" w:sz="6" w:space="0" w:color="000000"/>
              <w:right w:val="single" w:sz="6" w:space="0" w:color="000000"/>
            </w:tcBorders>
            <w:hideMark/>
          </w:tcPr>
          <w:p w14:paraId="5D03055E"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800" w:type="dxa"/>
            <w:tcBorders>
              <w:top w:val="single" w:sz="6" w:space="0" w:color="000000"/>
              <w:left w:val="single" w:sz="6" w:space="0" w:color="000000"/>
              <w:bottom w:val="single" w:sz="6" w:space="0" w:color="000000"/>
              <w:right w:val="single" w:sz="6" w:space="0" w:color="000000"/>
            </w:tcBorders>
            <w:hideMark/>
          </w:tcPr>
          <w:p w14:paraId="57F1C76E"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6 bytes</w:t>
            </w:r>
          </w:p>
        </w:tc>
        <w:tc>
          <w:tcPr>
            <w:tcW w:w="3330" w:type="dxa"/>
            <w:tcBorders>
              <w:top w:val="single" w:sz="6" w:space="0" w:color="000000"/>
              <w:left w:val="single" w:sz="6" w:space="0" w:color="000000"/>
              <w:bottom w:val="single" w:sz="6" w:space="0" w:color="000000"/>
              <w:right w:val="single" w:sz="6" w:space="0" w:color="000000"/>
            </w:tcBorders>
          </w:tcPr>
          <w:p w14:paraId="717CB075"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160628</w:t>
            </w:r>
          </w:p>
          <w:p w14:paraId="578A6F1D"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62EBD51"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4183E1DA"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33-38</w:t>
            </w:r>
          </w:p>
        </w:tc>
        <w:tc>
          <w:tcPr>
            <w:tcW w:w="2493" w:type="dxa"/>
            <w:tcBorders>
              <w:top w:val="single" w:sz="6" w:space="0" w:color="000000"/>
              <w:left w:val="single" w:sz="6" w:space="0" w:color="000000"/>
              <w:bottom w:val="single" w:sz="6" w:space="0" w:color="000000"/>
              <w:right w:val="single" w:sz="6" w:space="0" w:color="000000"/>
            </w:tcBorders>
            <w:hideMark/>
          </w:tcPr>
          <w:p w14:paraId="7B7C4F38" w14:textId="77777777" w:rsidR="00703E89" w:rsidRDefault="00703E89" w:rsidP="006F7B99">
            <w:pPr>
              <w:widowControl w:val="0"/>
              <w:autoSpaceDE w:val="0"/>
              <w:autoSpaceDN w:val="0"/>
              <w:adjustRightInd w:val="0"/>
              <w:spacing w:line="219" w:lineRule="exact"/>
              <w:ind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440" w:type="dxa"/>
            <w:tcBorders>
              <w:top w:val="single" w:sz="6" w:space="0" w:color="000000"/>
              <w:left w:val="single" w:sz="6" w:space="0" w:color="000000"/>
              <w:bottom w:val="single" w:sz="6" w:space="0" w:color="000000"/>
              <w:right w:val="single" w:sz="6" w:space="0" w:color="000000"/>
            </w:tcBorders>
            <w:hideMark/>
          </w:tcPr>
          <w:p w14:paraId="6AF80E2E"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800" w:type="dxa"/>
            <w:tcBorders>
              <w:top w:val="single" w:sz="6" w:space="0" w:color="000000"/>
              <w:left w:val="single" w:sz="6" w:space="0" w:color="000000"/>
              <w:bottom w:val="single" w:sz="6" w:space="0" w:color="000000"/>
              <w:right w:val="single" w:sz="6" w:space="0" w:color="000000"/>
            </w:tcBorders>
            <w:hideMark/>
          </w:tcPr>
          <w:p w14:paraId="4944D7D9"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6 bytes</w:t>
            </w:r>
          </w:p>
        </w:tc>
        <w:tc>
          <w:tcPr>
            <w:tcW w:w="3330" w:type="dxa"/>
            <w:tcBorders>
              <w:top w:val="single" w:sz="6" w:space="0" w:color="000000"/>
              <w:left w:val="single" w:sz="6" w:space="0" w:color="000000"/>
              <w:bottom w:val="single" w:sz="6" w:space="0" w:color="000000"/>
              <w:right w:val="single" w:sz="6" w:space="0" w:color="000000"/>
            </w:tcBorders>
          </w:tcPr>
          <w:p w14:paraId="71197147"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104319</w:t>
            </w:r>
          </w:p>
          <w:p w14:paraId="781B9BA3"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4470A374"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5A21A511"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39</w:t>
            </w:r>
          </w:p>
        </w:tc>
        <w:tc>
          <w:tcPr>
            <w:tcW w:w="2493" w:type="dxa"/>
            <w:tcBorders>
              <w:top w:val="single" w:sz="6" w:space="0" w:color="000000"/>
              <w:left w:val="single" w:sz="6" w:space="0" w:color="000000"/>
              <w:bottom w:val="single" w:sz="6" w:space="0" w:color="000000"/>
              <w:right w:val="single" w:sz="6" w:space="0" w:color="000000"/>
            </w:tcBorders>
            <w:hideMark/>
          </w:tcPr>
          <w:p w14:paraId="57C65271" w14:textId="77777777" w:rsidR="00703E89" w:rsidRDefault="00703E89" w:rsidP="006F7B99">
            <w:pPr>
              <w:widowControl w:val="0"/>
              <w:autoSpaceDE w:val="0"/>
              <w:autoSpaceDN w:val="0"/>
              <w:adjustRightInd w:val="0"/>
              <w:spacing w:line="219" w:lineRule="exact"/>
              <w:ind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440" w:type="dxa"/>
            <w:tcBorders>
              <w:top w:val="single" w:sz="6" w:space="0" w:color="000000"/>
              <w:left w:val="single" w:sz="6" w:space="0" w:color="000000"/>
              <w:bottom w:val="single" w:sz="6" w:space="0" w:color="000000"/>
              <w:right w:val="single" w:sz="6" w:space="0" w:color="000000"/>
            </w:tcBorders>
            <w:hideMark/>
          </w:tcPr>
          <w:p w14:paraId="6E55AE03"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800" w:type="dxa"/>
            <w:tcBorders>
              <w:top w:val="single" w:sz="6" w:space="0" w:color="000000"/>
              <w:left w:val="single" w:sz="6" w:space="0" w:color="000000"/>
              <w:bottom w:val="single" w:sz="6" w:space="0" w:color="000000"/>
              <w:right w:val="single" w:sz="6" w:space="0" w:color="000000"/>
            </w:tcBorders>
            <w:hideMark/>
          </w:tcPr>
          <w:p w14:paraId="680197AF"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 byte</w:t>
            </w:r>
          </w:p>
        </w:tc>
        <w:tc>
          <w:tcPr>
            <w:tcW w:w="3330" w:type="dxa"/>
            <w:tcBorders>
              <w:top w:val="single" w:sz="6" w:space="0" w:color="000000"/>
              <w:left w:val="single" w:sz="6" w:space="0" w:color="000000"/>
              <w:bottom w:val="single" w:sz="6" w:space="0" w:color="000000"/>
              <w:right w:val="single" w:sz="6" w:space="0" w:color="000000"/>
            </w:tcBorders>
            <w:hideMark/>
          </w:tcPr>
          <w:p w14:paraId="2024F250"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F</w:t>
            </w:r>
          </w:p>
        </w:tc>
      </w:tr>
      <w:tr w:rsidR="00703E89" w14:paraId="3EFFFBFE"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303B826B"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40</w:t>
            </w:r>
          </w:p>
        </w:tc>
        <w:tc>
          <w:tcPr>
            <w:tcW w:w="2493" w:type="dxa"/>
            <w:tcBorders>
              <w:top w:val="single" w:sz="6" w:space="0" w:color="000000"/>
              <w:left w:val="single" w:sz="6" w:space="0" w:color="000000"/>
              <w:bottom w:val="single" w:sz="6" w:space="0" w:color="000000"/>
              <w:right w:val="single" w:sz="6" w:space="0" w:color="000000"/>
            </w:tcBorders>
            <w:hideMark/>
          </w:tcPr>
          <w:p w14:paraId="7606FE36" w14:textId="77777777" w:rsidR="00703E89" w:rsidRDefault="00703E89" w:rsidP="006F7B99">
            <w:pPr>
              <w:widowControl w:val="0"/>
              <w:autoSpaceDE w:val="0"/>
              <w:autoSpaceDN w:val="0"/>
              <w:adjustRightInd w:val="0"/>
              <w:spacing w:line="219" w:lineRule="exact"/>
              <w:ind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440" w:type="dxa"/>
            <w:tcBorders>
              <w:top w:val="single" w:sz="6" w:space="0" w:color="000000"/>
              <w:left w:val="single" w:sz="6" w:space="0" w:color="000000"/>
              <w:bottom w:val="single" w:sz="6" w:space="0" w:color="000000"/>
              <w:right w:val="single" w:sz="6" w:space="0" w:color="000000"/>
            </w:tcBorders>
            <w:hideMark/>
          </w:tcPr>
          <w:p w14:paraId="0553586E"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800" w:type="dxa"/>
            <w:tcBorders>
              <w:top w:val="single" w:sz="6" w:space="0" w:color="000000"/>
              <w:left w:val="single" w:sz="6" w:space="0" w:color="000000"/>
              <w:bottom w:val="single" w:sz="6" w:space="0" w:color="000000"/>
              <w:right w:val="single" w:sz="6" w:space="0" w:color="000000"/>
            </w:tcBorders>
            <w:hideMark/>
          </w:tcPr>
          <w:p w14:paraId="69741C58" w14:textId="77777777" w:rsidR="00703E89" w:rsidRDefault="00703E89" w:rsidP="006F7B99">
            <w:pPr>
              <w:widowControl w:val="0"/>
              <w:autoSpaceDE w:val="0"/>
              <w:autoSpaceDN w:val="0"/>
              <w:adjustRightInd w:val="0"/>
              <w:spacing w:line="219" w:lineRule="exact"/>
              <w:ind w:right="-20"/>
              <w:jc w:val="center"/>
              <w:rPr>
                <w:rFonts w:cs="Arial"/>
                <w:spacing w:val="2"/>
              </w:rPr>
            </w:pPr>
            <w:r>
              <w:rPr>
                <w:rFonts w:cs="Arial"/>
                <w:spacing w:val="2"/>
              </w:rPr>
              <w:t>1 byte</w:t>
            </w:r>
          </w:p>
        </w:tc>
        <w:tc>
          <w:tcPr>
            <w:tcW w:w="3330" w:type="dxa"/>
            <w:tcBorders>
              <w:top w:val="single" w:sz="6" w:space="0" w:color="000000"/>
              <w:left w:val="single" w:sz="6" w:space="0" w:color="000000"/>
              <w:bottom w:val="single" w:sz="6" w:space="0" w:color="000000"/>
              <w:right w:val="single" w:sz="6" w:space="0" w:color="000000"/>
            </w:tcBorders>
            <w:hideMark/>
          </w:tcPr>
          <w:p w14:paraId="26705880"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O</w:t>
            </w:r>
          </w:p>
        </w:tc>
      </w:tr>
      <w:tr w:rsidR="00703E89" w14:paraId="74E5880F"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7D7322C6" w14:textId="77777777" w:rsidR="00703E89" w:rsidRDefault="00703E89" w:rsidP="006F7B99">
            <w:pPr>
              <w:widowControl w:val="0"/>
              <w:autoSpaceDE w:val="0"/>
              <w:autoSpaceDN w:val="0"/>
              <w:adjustRightInd w:val="0"/>
              <w:spacing w:line="219" w:lineRule="exact"/>
              <w:ind w:right="-20"/>
              <w:jc w:val="center"/>
              <w:rPr>
                <w:rFonts w:cs="Arial"/>
                <w:spacing w:val="3"/>
              </w:rPr>
            </w:pPr>
            <w:r>
              <w:rPr>
                <w:rFonts w:cs="Arial"/>
                <w:spacing w:val="3"/>
              </w:rPr>
              <w:t>41-42</w:t>
            </w:r>
          </w:p>
        </w:tc>
        <w:tc>
          <w:tcPr>
            <w:tcW w:w="2493" w:type="dxa"/>
            <w:tcBorders>
              <w:top w:val="single" w:sz="6" w:space="0" w:color="000000"/>
              <w:left w:val="single" w:sz="6" w:space="0" w:color="000000"/>
              <w:bottom w:val="single" w:sz="6" w:space="0" w:color="000000"/>
              <w:right w:val="single" w:sz="6" w:space="0" w:color="000000"/>
            </w:tcBorders>
            <w:hideMark/>
          </w:tcPr>
          <w:p w14:paraId="450A0E86" w14:textId="77777777" w:rsidR="00703E89" w:rsidRDefault="00703E89" w:rsidP="006F7B99">
            <w:pPr>
              <w:widowControl w:val="0"/>
              <w:autoSpaceDE w:val="0"/>
              <w:autoSpaceDN w:val="0"/>
              <w:adjustRightInd w:val="0"/>
              <w:spacing w:line="219" w:lineRule="exact"/>
              <w:ind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440" w:type="dxa"/>
            <w:tcBorders>
              <w:top w:val="single" w:sz="6" w:space="0" w:color="000000"/>
              <w:left w:val="single" w:sz="6" w:space="0" w:color="000000"/>
              <w:bottom w:val="single" w:sz="6" w:space="0" w:color="000000"/>
              <w:right w:val="single" w:sz="6" w:space="0" w:color="000000"/>
            </w:tcBorders>
            <w:hideMark/>
          </w:tcPr>
          <w:p w14:paraId="2DDC099E"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800" w:type="dxa"/>
            <w:tcBorders>
              <w:top w:val="single" w:sz="6" w:space="0" w:color="000000"/>
              <w:left w:val="single" w:sz="6" w:space="0" w:color="000000"/>
              <w:bottom w:val="single" w:sz="6" w:space="0" w:color="000000"/>
              <w:right w:val="single" w:sz="6" w:space="0" w:color="000000"/>
            </w:tcBorders>
            <w:hideMark/>
          </w:tcPr>
          <w:p w14:paraId="6D69AB31"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2 bytes</w:t>
            </w:r>
          </w:p>
        </w:tc>
        <w:tc>
          <w:tcPr>
            <w:tcW w:w="3330" w:type="dxa"/>
            <w:tcBorders>
              <w:top w:val="single" w:sz="6" w:space="0" w:color="000000"/>
              <w:left w:val="single" w:sz="6" w:space="0" w:color="000000"/>
              <w:bottom w:val="single" w:sz="6" w:space="0" w:color="000000"/>
              <w:right w:val="single" w:sz="6" w:space="0" w:color="000000"/>
            </w:tcBorders>
            <w:hideMark/>
          </w:tcPr>
          <w:p w14:paraId="09D96ADE"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01</w:t>
            </w:r>
          </w:p>
        </w:tc>
      </w:tr>
      <w:tr w:rsidR="00703E89" w14:paraId="692C71F8" w14:textId="77777777" w:rsidTr="006F7B99">
        <w:trPr>
          <w:trHeight w:hRule="exact" w:val="360"/>
        </w:trPr>
        <w:tc>
          <w:tcPr>
            <w:tcW w:w="0" w:type="auto"/>
            <w:tcBorders>
              <w:top w:val="single" w:sz="6" w:space="0" w:color="000000"/>
              <w:left w:val="single" w:sz="6" w:space="0" w:color="000000"/>
              <w:bottom w:val="single" w:sz="6" w:space="0" w:color="000000"/>
              <w:right w:val="single" w:sz="6" w:space="0" w:color="000000"/>
            </w:tcBorders>
            <w:hideMark/>
          </w:tcPr>
          <w:p w14:paraId="24A1973F"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43</w:t>
            </w:r>
          </w:p>
        </w:tc>
        <w:tc>
          <w:tcPr>
            <w:tcW w:w="2493" w:type="dxa"/>
            <w:tcBorders>
              <w:top w:val="single" w:sz="6" w:space="0" w:color="000000"/>
              <w:left w:val="single" w:sz="6" w:space="0" w:color="000000"/>
              <w:bottom w:val="single" w:sz="6" w:space="0" w:color="000000"/>
              <w:right w:val="single" w:sz="6" w:space="0" w:color="000000"/>
            </w:tcBorders>
            <w:hideMark/>
          </w:tcPr>
          <w:p w14:paraId="6633FFA9"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440" w:type="dxa"/>
            <w:tcBorders>
              <w:top w:val="single" w:sz="6" w:space="0" w:color="000000"/>
              <w:left w:val="single" w:sz="6" w:space="0" w:color="000000"/>
              <w:bottom w:val="single" w:sz="6" w:space="0" w:color="000000"/>
              <w:right w:val="single" w:sz="6" w:space="0" w:color="000000"/>
            </w:tcBorders>
            <w:hideMark/>
          </w:tcPr>
          <w:p w14:paraId="73E3E3F0"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800" w:type="dxa"/>
            <w:tcBorders>
              <w:top w:val="single" w:sz="6" w:space="0" w:color="000000"/>
              <w:left w:val="single" w:sz="6" w:space="0" w:color="000000"/>
              <w:bottom w:val="single" w:sz="6" w:space="0" w:color="000000"/>
              <w:right w:val="single" w:sz="6" w:space="0" w:color="000000"/>
            </w:tcBorders>
            <w:hideMark/>
          </w:tcPr>
          <w:p w14:paraId="08AC5D76"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3330" w:type="dxa"/>
            <w:tcBorders>
              <w:top w:val="single" w:sz="6" w:space="0" w:color="000000"/>
              <w:left w:val="single" w:sz="6" w:space="0" w:color="000000"/>
              <w:bottom w:val="single" w:sz="6" w:space="0" w:color="000000"/>
              <w:right w:val="single" w:sz="6" w:space="0" w:color="000000"/>
            </w:tcBorders>
            <w:hideMark/>
          </w:tcPr>
          <w:p w14:paraId="578A214D" w14:textId="77777777" w:rsidR="00703E89" w:rsidRPr="006F7B99"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25715FEE" w14:textId="77777777" w:rsidTr="006F7B99">
        <w:trPr>
          <w:trHeight w:hRule="exact" w:val="360"/>
        </w:trPr>
        <w:tc>
          <w:tcPr>
            <w:tcW w:w="0" w:type="auto"/>
            <w:tcBorders>
              <w:top w:val="single" w:sz="6" w:space="0" w:color="000000"/>
              <w:left w:val="single" w:sz="6" w:space="0" w:color="000000"/>
              <w:bottom w:val="single" w:sz="4" w:space="0" w:color="000000"/>
              <w:right w:val="single" w:sz="6" w:space="0" w:color="000000"/>
            </w:tcBorders>
            <w:hideMark/>
          </w:tcPr>
          <w:p w14:paraId="691D1F9E"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44</w:t>
            </w:r>
          </w:p>
        </w:tc>
        <w:tc>
          <w:tcPr>
            <w:tcW w:w="2493" w:type="dxa"/>
            <w:tcBorders>
              <w:top w:val="single" w:sz="6" w:space="0" w:color="000000"/>
              <w:left w:val="single" w:sz="6" w:space="0" w:color="000000"/>
              <w:bottom w:val="single" w:sz="4" w:space="0" w:color="000000"/>
              <w:right w:val="single" w:sz="6" w:space="0" w:color="000000"/>
            </w:tcBorders>
            <w:hideMark/>
          </w:tcPr>
          <w:p w14:paraId="1D52D927"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440" w:type="dxa"/>
            <w:tcBorders>
              <w:top w:val="single" w:sz="6" w:space="0" w:color="000000"/>
              <w:left w:val="single" w:sz="6" w:space="0" w:color="000000"/>
              <w:bottom w:val="single" w:sz="4" w:space="0" w:color="000000"/>
              <w:right w:val="single" w:sz="6" w:space="0" w:color="000000"/>
            </w:tcBorders>
            <w:hideMark/>
          </w:tcPr>
          <w:p w14:paraId="0E615E19"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800" w:type="dxa"/>
            <w:tcBorders>
              <w:top w:val="single" w:sz="6" w:space="0" w:color="000000"/>
              <w:left w:val="single" w:sz="6" w:space="0" w:color="000000"/>
              <w:bottom w:val="single" w:sz="4" w:space="0" w:color="000000"/>
              <w:right w:val="single" w:sz="6" w:space="0" w:color="000000"/>
            </w:tcBorders>
            <w:hideMark/>
          </w:tcPr>
          <w:p w14:paraId="4863B003"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3330" w:type="dxa"/>
            <w:tcBorders>
              <w:top w:val="single" w:sz="6" w:space="0" w:color="000000"/>
              <w:left w:val="single" w:sz="6" w:space="0" w:color="000000"/>
              <w:bottom w:val="single" w:sz="4" w:space="0" w:color="000000"/>
              <w:right w:val="single" w:sz="6" w:space="0" w:color="000000"/>
            </w:tcBorders>
            <w:hideMark/>
          </w:tcPr>
          <w:p w14:paraId="33642F25" w14:textId="77777777" w:rsidR="00703E89" w:rsidRPr="006F7B99"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21B25515" w14:textId="77777777" w:rsidTr="006F7B99">
        <w:trPr>
          <w:trHeight w:hRule="exact" w:val="360"/>
        </w:trPr>
        <w:tc>
          <w:tcPr>
            <w:tcW w:w="0" w:type="auto"/>
            <w:tcBorders>
              <w:top w:val="single" w:sz="4" w:space="0" w:color="000000"/>
              <w:left w:val="single" w:sz="4" w:space="0" w:color="000000"/>
              <w:bottom w:val="single" w:sz="4" w:space="0" w:color="000000"/>
              <w:right w:val="single" w:sz="6" w:space="0" w:color="000000"/>
            </w:tcBorders>
            <w:hideMark/>
          </w:tcPr>
          <w:p w14:paraId="0979FDDD"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45</w:t>
            </w:r>
          </w:p>
        </w:tc>
        <w:tc>
          <w:tcPr>
            <w:tcW w:w="2493" w:type="dxa"/>
            <w:tcBorders>
              <w:top w:val="single" w:sz="4" w:space="0" w:color="000000"/>
              <w:left w:val="single" w:sz="4" w:space="0" w:color="000000"/>
              <w:bottom w:val="single" w:sz="4" w:space="0" w:color="000000"/>
              <w:right w:val="single" w:sz="6" w:space="0" w:color="000000"/>
            </w:tcBorders>
            <w:hideMark/>
          </w:tcPr>
          <w:p w14:paraId="280CB6F1"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440" w:type="dxa"/>
            <w:tcBorders>
              <w:top w:val="single" w:sz="4" w:space="0" w:color="000000"/>
              <w:left w:val="single" w:sz="6" w:space="0" w:color="000000"/>
              <w:bottom w:val="single" w:sz="4" w:space="0" w:color="000000"/>
              <w:right w:val="single" w:sz="6" w:space="0" w:color="000000"/>
            </w:tcBorders>
            <w:hideMark/>
          </w:tcPr>
          <w:p w14:paraId="0AD3031C"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800" w:type="dxa"/>
            <w:tcBorders>
              <w:top w:val="single" w:sz="4" w:space="0" w:color="000000"/>
              <w:left w:val="single" w:sz="6" w:space="0" w:color="000000"/>
              <w:bottom w:val="single" w:sz="4" w:space="0" w:color="000000"/>
              <w:right w:val="single" w:sz="6" w:space="0" w:color="000000"/>
            </w:tcBorders>
            <w:hideMark/>
          </w:tcPr>
          <w:p w14:paraId="5C2B0E8E"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1 byte</w:t>
            </w:r>
          </w:p>
        </w:tc>
        <w:tc>
          <w:tcPr>
            <w:tcW w:w="3330" w:type="dxa"/>
            <w:tcBorders>
              <w:top w:val="single" w:sz="4" w:space="0" w:color="000000"/>
              <w:left w:val="single" w:sz="6" w:space="0" w:color="000000"/>
              <w:bottom w:val="single" w:sz="4" w:space="0" w:color="000000"/>
              <w:right w:val="single" w:sz="4" w:space="0" w:color="000000"/>
            </w:tcBorders>
            <w:hideMark/>
          </w:tcPr>
          <w:p w14:paraId="7ADA3F10"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w:t>
            </w:r>
          </w:p>
        </w:tc>
      </w:tr>
      <w:tr w:rsidR="00703E89" w14:paraId="58B04281" w14:textId="77777777" w:rsidTr="006F7B99">
        <w:trPr>
          <w:trHeight w:hRule="exact" w:val="360"/>
        </w:trPr>
        <w:tc>
          <w:tcPr>
            <w:tcW w:w="0" w:type="auto"/>
            <w:tcBorders>
              <w:top w:val="single" w:sz="4" w:space="0" w:color="000000"/>
              <w:left w:val="single" w:sz="4" w:space="0" w:color="000000"/>
              <w:bottom w:val="single" w:sz="4" w:space="0" w:color="000000"/>
              <w:right w:val="single" w:sz="6" w:space="0" w:color="000000"/>
            </w:tcBorders>
            <w:hideMark/>
          </w:tcPr>
          <w:p w14:paraId="5176BB4E" w14:textId="77777777" w:rsidR="00703E89" w:rsidRDefault="00703E89" w:rsidP="006F7B99">
            <w:pPr>
              <w:widowControl w:val="0"/>
              <w:autoSpaceDE w:val="0"/>
              <w:autoSpaceDN w:val="0"/>
              <w:adjustRightInd w:val="0"/>
              <w:spacing w:line="219" w:lineRule="exact"/>
              <w:ind w:right="-20"/>
              <w:jc w:val="center"/>
              <w:rPr>
                <w:rFonts w:cs="Arial"/>
                <w:spacing w:val="-1"/>
              </w:rPr>
            </w:pPr>
            <w:r>
              <w:rPr>
                <w:rFonts w:cs="Arial"/>
                <w:spacing w:val="-1"/>
              </w:rPr>
              <w:t>46-48</w:t>
            </w:r>
          </w:p>
        </w:tc>
        <w:tc>
          <w:tcPr>
            <w:tcW w:w="2493" w:type="dxa"/>
            <w:tcBorders>
              <w:top w:val="single" w:sz="4" w:space="0" w:color="000000"/>
              <w:left w:val="single" w:sz="4" w:space="0" w:color="000000"/>
              <w:bottom w:val="single" w:sz="4" w:space="0" w:color="000000"/>
              <w:right w:val="single" w:sz="6" w:space="0" w:color="000000"/>
            </w:tcBorders>
            <w:hideMark/>
          </w:tcPr>
          <w:p w14:paraId="52FC6D69" w14:textId="77777777" w:rsidR="00703E89" w:rsidRDefault="00703E89" w:rsidP="006F7B99">
            <w:pPr>
              <w:widowControl w:val="0"/>
              <w:autoSpaceDE w:val="0"/>
              <w:autoSpaceDN w:val="0"/>
              <w:adjustRightInd w:val="0"/>
              <w:spacing w:line="219" w:lineRule="exact"/>
              <w:ind w:right="-20"/>
              <w:rPr>
                <w:rFonts w:cs="Arial"/>
              </w:rPr>
            </w:pPr>
            <w:r>
              <w:rPr>
                <w:rFonts w:cs="Arial"/>
                <w:spacing w:val="-1"/>
              </w:rPr>
              <w:t>Response Code</w:t>
            </w:r>
          </w:p>
        </w:tc>
        <w:tc>
          <w:tcPr>
            <w:tcW w:w="1440" w:type="dxa"/>
            <w:tcBorders>
              <w:top w:val="single" w:sz="4" w:space="0" w:color="000000"/>
              <w:left w:val="single" w:sz="6" w:space="0" w:color="000000"/>
              <w:bottom w:val="single" w:sz="4" w:space="0" w:color="000000"/>
              <w:right w:val="single" w:sz="6" w:space="0" w:color="000000"/>
            </w:tcBorders>
            <w:hideMark/>
          </w:tcPr>
          <w:p w14:paraId="38FE3953" w14:textId="77777777" w:rsidR="00703E89" w:rsidRDefault="00703E89" w:rsidP="006F7B99">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03)</w:t>
            </w:r>
          </w:p>
        </w:tc>
        <w:tc>
          <w:tcPr>
            <w:tcW w:w="1800" w:type="dxa"/>
            <w:tcBorders>
              <w:top w:val="single" w:sz="4" w:space="0" w:color="000000"/>
              <w:left w:val="single" w:sz="6" w:space="0" w:color="000000"/>
              <w:bottom w:val="single" w:sz="4" w:space="0" w:color="000000"/>
              <w:right w:val="single" w:sz="6" w:space="0" w:color="000000"/>
            </w:tcBorders>
            <w:hideMark/>
          </w:tcPr>
          <w:p w14:paraId="0BE9F960" w14:textId="77777777" w:rsidR="00703E89" w:rsidRDefault="00703E89" w:rsidP="006F7B99">
            <w:pPr>
              <w:widowControl w:val="0"/>
              <w:autoSpaceDE w:val="0"/>
              <w:autoSpaceDN w:val="0"/>
              <w:adjustRightInd w:val="0"/>
              <w:spacing w:line="219" w:lineRule="exact"/>
              <w:ind w:right="-20"/>
              <w:jc w:val="center"/>
              <w:rPr>
                <w:rFonts w:cs="Arial"/>
              </w:rPr>
            </w:pPr>
            <w:r>
              <w:rPr>
                <w:rFonts w:cs="Arial"/>
                <w:spacing w:val="2"/>
              </w:rPr>
              <w:t>3 bytes</w:t>
            </w:r>
          </w:p>
        </w:tc>
        <w:tc>
          <w:tcPr>
            <w:tcW w:w="3330" w:type="dxa"/>
            <w:tcBorders>
              <w:top w:val="single" w:sz="4" w:space="0" w:color="000000"/>
              <w:left w:val="single" w:sz="6" w:space="0" w:color="000000"/>
              <w:bottom w:val="single" w:sz="4" w:space="0" w:color="000000"/>
              <w:right w:val="single" w:sz="4" w:space="0" w:color="000000"/>
            </w:tcBorders>
            <w:hideMark/>
          </w:tcPr>
          <w:p w14:paraId="2A1091A5" w14:textId="77777777" w:rsidR="00703E89" w:rsidRPr="006F7B99"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w:t>
            </w:r>
          </w:p>
        </w:tc>
      </w:tr>
    </w:tbl>
    <w:p w14:paraId="7CF4275A" w14:textId="77777777" w:rsidR="00703E89" w:rsidRDefault="00703E89"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800"/>
        <w:gridCol w:w="3330"/>
      </w:tblGrid>
      <w:tr w:rsidR="00703E89" w14:paraId="596CE78E" w14:textId="77777777" w:rsidTr="00186806">
        <w:trPr>
          <w:tblHeader/>
        </w:trPr>
        <w:tc>
          <w:tcPr>
            <w:tcW w:w="1260" w:type="dxa"/>
            <w:hideMark/>
          </w:tcPr>
          <w:p w14:paraId="3D969564" w14:textId="77777777" w:rsidR="00703E89" w:rsidRDefault="00703E89" w:rsidP="004B49C6">
            <w:pPr>
              <w:spacing w:line="240" w:lineRule="atLeast"/>
              <w:jc w:val="center"/>
              <w:rPr>
                <w:b/>
                <w:snapToGrid w:val="0"/>
                <w:color w:val="000000"/>
              </w:rPr>
            </w:pPr>
            <w:r>
              <w:rPr>
                <w:b/>
                <w:snapToGrid w:val="0"/>
                <w:color w:val="000000"/>
              </w:rPr>
              <w:t xml:space="preserve">SPDH </w:t>
            </w:r>
          </w:p>
          <w:p w14:paraId="54EDF42B"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47BD0377"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393AD102" w14:textId="77777777" w:rsidR="00703E89" w:rsidRDefault="00703E89" w:rsidP="00186806">
            <w:pPr>
              <w:spacing w:line="240" w:lineRule="atLeast"/>
              <w:jc w:val="center"/>
              <w:rPr>
                <w:b/>
                <w:snapToGrid w:val="0"/>
                <w:color w:val="000000"/>
              </w:rPr>
            </w:pPr>
            <w:r>
              <w:rPr>
                <w:b/>
                <w:snapToGrid w:val="0"/>
                <w:color w:val="000000"/>
              </w:rPr>
              <w:t>Picture</w:t>
            </w:r>
          </w:p>
        </w:tc>
        <w:tc>
          <w:tcPr>
            <w:tcW w:w="1800" w:type="dxa"/>
            <w:hideMark/>
          </w:tcPr>
          <w:p w14:paraId="20711F55" w14:textId="77777777" w:rsidR="00703E89" w:rsidRDefault="00703E89" w:rsidP="00186806">
            <w:pPr>
              <w:spacing w:line="240" w:lineRule="atLeast"/>
              <w:jc w:val="center"/>
              <w:rPr>
                <w:b/>
                <w:snapToGrid w:val="0"/>
                <w:color w:val="000000"/>
              </w:rPr>
            </w:pPr>
            <w:r>
              <w:rPr>
                <w:b/>
                <w:snapToGrid w:val="0"/>
                <w:color w:val="000000"/>
              </w:rPr>
              <w:t>Length</w:t>
            </w:r>
          </w:p>
        </w:tc>
        <w:tc>
          <w:tcPr>
            <w:tcW w:w="3330" w:type="dxa"/>
            <w:hideMark/>
          </w:tcPr>
          <w:p w14:paraId="2ECBBF0B"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7955A2A2" w14:textId="77777777" w:rsidTr="00186806">
        <w:tc>
          <w:tcPr>
            <w:tcW w:w="1260" w:type="dxa"/>
            <w:hideMark/>
          </w:tcPr>
          <w:p w14:paraId="41FC1544" w14:textId="77777777" w:rsidR="00703E89" w:rsidRDefault="00703E89" w:rsidP="004B49C6">
            <w:pPr>
              <w:spacing w:line="240" w:lineRule="atLeast"/>
              <w:jc w:val="center"/>
              <w:rPr>
                <w:snapToGrid w:val="0"/>
                <w:color w:val="000000"/>
              </w:rPr>
            </w:pPr>
            <w:r>
              <w:rPr>
                <w:snapToGrid w:val="0"/>
                <w:color w:val="000000"/>
              </w:rPr>
              <w:t>B</w:t>
            </w:r>
          </w:p>
        </w:tc>
        <w:tc>
          <w:tcPr>
            <w:tcW w:w="2160" w:type="dxa"/>
            <w:hideMark/>
          </w:tcPr>
          <w:p w14:paraId="7EC8B401" w14:textId="77777777" w:rsidR="00703E89" w:rsidRDefault="00703E89" w:rsidP="004B49C6">
            <w:pPr>
              <w:spacing w:line="240" w:lineRule="atLeast"/>
              <w:rPr>
                <w:snapToGrid w:val="0"/>
                <w:color w:val="000000"/>
              </w:rPr>
            </w:pPr>
            <w:r>
              <w:rPr>
                <w:snapToGrid w:val="0"/>
                <w:color w:val="000000"/>
              </w:rPr>
              <w:t>Amount 1</w:t>
            </w:r>
          </w:p>
        </w:tc>
        <w:tc>
          <w:tcPr>
            <w:tcW w:w="1440" w:type="dxa"/>
            <w:hideMark/>
          </w:tcPr>
          <w:p w14:paraId="74AE968D" w14:textId="77777777" w:rsidR="00703E89" w:rsidRDefault="00703E89" w:rsidP="00186806">
            <w:pPr>
              <w:spacing w:line="240" w:lineRule="atLeast"/>
              <w:jc w:val="center"/>
              <w:rPr>
                <w:snapToGrid w:val="0"/>
                <w:color w:val="000000"/>
              </w:rPr>
            </w:pPr>
            <w:r>
              <w:rPr>
                <w:snapToGrid w:val="0"/>
                <w:color w:val="000000"/>
              </w:rPr>
              <w:t>9(16)v99</w:t>
            </w:r>
          </w:p>
        </w:tc>
        <w:tc>
          <w:tcPr>
            <w:tcW w:w="1800" w:type="dxa"/>
            <w:hideMark/>
          </w:tcPr>
          <w:p w14:paraId="68D299BA" w14:textId="77777777" w:rsidR="00703E89" w:rsidRDefault="00703E89" w:rsidP="00186806">
            <w:pPr>
              <w:spacing w:line="240" w:lineRule="atLeast"/>
              <w:jc w:val="center"/>
              <w:rPr>
                <w:snapToGrid w:val="0"/>
                <w:color w:val="000000"/>
              </w:rPr>
            </w:pPr>
            <w:r>
              <w:rPr>
                <w:snapToGrid w:val="0"/>
                <w:color w:val="000000"/>
              </w:rPr>
              <w:t>1 to 18 bytes</w:t>
            </w:r>
          </w:p>
        </w:tc>
        <w:tc>
          <w:tcPr>
            <w:tcW w:w="3330" w:type="dxa"/>
            <w:hideMark/>
          </w:tcPr>
          <w:p w14:paraId="7260742C"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1cB2158</w:t>
            </w:r>
          </w:p>
        </w:tc>
      </w:tr>
      <w:tr w:rsidR="00703E89" w14:paraId="57D2D172" w14:textId="77777777" w:rsidTr="00186806">
        <w:tc>
          <w:tcPr>
            <w:tcW w:w="1260" w:type="dxa"/>
            <w:hideMark/>
          </w:tcPr>
          <w:p w14:paraId="654D1B5B" w14:textId="77777777" w:rsidR="00703E89" w:rsidRDefault="00703E89" w:rsidP="004B49C6">
            <w:pPr>
              <w:spacing w:line="240" w:lineRule="atLeast"/>
              <w:jc w:val="center"/>
              <w:rPr>
                <w:snapToGrid w:val="0"/>
                <w:color w:val="000000"/>
              </w:rPr>
            </w:pPr>
            <w:r>
              <w:rPr>
                <w:snapToGrid w:val="0"/>
                <w:color w:val="000000"/>
              </w:rPr>
              <w:t>P</w:t>
            </w:r>
          </w:p>
        </w:tc>
        <w:tc>
          <w:tcPr>
            <w:tcW w:w="2160" w:type="dxa"/>
            <w:hideMark/>
          </w:tcPr>
          <w:p w14:paraId="5A1F71A9" w14:textId="77777777" w:rsidR="00703E89" w:rsidRDefault="00703E89" w:rsidP="004B49C6">
            <w:pPr>
              <w:spacing w:line="240" w:lineRule="atLeast"/>
              <w:rPr>
                <w:snapToGrid w:val="0"/>
                <w:color w:val="000000"/>
              </w:rPr>
            </w:pPr>
            <w:r>
              <w:rPr>
                <w:snapToGrid w:val="0"/>
                <w:color w:val="000000"/>
              </w:rPr>
              <w:t>Draft capture flag</w:t>
            </w:r>
          </w:p>
        </w:tc>
        <w:tc>
          <w:tcPr>
            <w:tcW w:w="1440" w:type="dxa"/>
            <w:hideMark/>
          </w:tcPr>
          <w:p w14:paraId="0358470D" w14:textId="77777777" w:rsidR="00703E89" w:rsidRDefault="00703E89" w:rsidP="00186806">
            <w:pPr>
              <w:spacing w:line="240" w:lineRule="atLeast"/>
              <w:jc w:val="center"/>
              <w:rPr>
                <w:snapToGrid w:val="0"/>
                <w:color w:val="000000"/>
              </w:rPr>
            </w:pPr>
            <w:r>
              <w:rPr>
                <w:snapToGrid w:val="0"/>
                <w:color w:val="000000"/>
              </w:rPr>
              <w:t>9(1)</w:t>
            </w:r>
          </w:p>
        </w:tc>
        <w:tc>
          <w:tcPr>
            <w:tcW w:w="1800" w:type="dxa"/>
            <w:hideMark/>
          </w:tcPr>
          <w:p w14:paraId="6CAA6B5A" w14:textId="77777777" w:rsidR="00703E89" w:rsidRDefault="00703E89" w:rsidP="00186806">
            <w:pPr>
              <w:spacing w:line="240" w:lineRule="atLeast"/>
              <w:jc w:val="center"/>
              <w:rPr>
                <w:snapToGrid w:val="0"/>
                <w:color w:val="000000"/>
              </w:rPr>
            </w:pPr>
            <w:r>
              <w:rPr>
                <w:snapToGrid w:val="0"/>
                <w:color w:val="000000"/>
              </w:rPr>
              <w:t>1 byte</w:t>
            </w:r>
          </w:p>
        </w:tc>
        <w:tc>
          <w:tcPr>
            <w:tcW w:w="3330" w:type="dxa"/>
            <w:hideMark/>
          </w:tcPr>
          <w:p w14:paraId="60E54D49"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1cP2</w:t>
            </w:r>
          </w:p>
        </w:tc>
      </w:tr>
      <w:tr w:rsidR="00703E89" w14:paraId="302ED924" w14:textId="77777777" w:rsidTr="00186806">
        <w:tc>
          <w:tcPr>
            <w:tcW w:w="1260" w:type="dxa"/>
            <w:hideMark/>
          </w:tcPr>
          <w:p w14:paraId="4DB9D9C8"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6DE49F8D"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76C9D284" w14:textId="77777777" w:rsidR="00703E89" w:rsidRDefault="00703E89" w:rsidP="00186806">
            <w:pPr>
              <w:spacing w:line="240" w:lineRule="atLeast"/>
              <w:jc w:val="center"/>
              <w:rPr>
                <w:snapToGrid w:val="0"/>
                <w:color w:val="000000"/>
              </w:rPr>
            </w:pPr>
            <w:r>
              <w:rPr>
                <w:snapToGrid w:val="0"/>
                <w:color w:val="000000"/>
              </w:rPr>
              <w:t>X(16)</w:t>
            </w:r>
          </w:p>
        </w:tc>
        <w:tc>
          <w:tcPr>
            <w:tcW w:w="1800" w:type="dxa"/>
            <w:hideMark/>
          </w:tcPr>
          <w:p w14:paraId="379DFA2E" w14:textId="77777777" w:rsidR="00703E89" w:rsidRDefault="00703E89" w:rsidP="00186806">
            <w:pPr>
              <w:spacing w:line="240" w:lineRule="atLeast"/>
              <w:jc w:val="center"/>
              <w:rPr>
                <w:snapToGrid w:val="0"/>
                <w:color w:val="000000"/>
              </w:rPr>
            </w:pPr>
            <w:r>
              <w:rPr>
                <w:snapToGrid w:val="0"/>
                <w:color w:val="000000"/>
              </w:rPr>
              <w:t>1 to 16 bytes</w:t>
            </w:r>
          </w:p>
        </w:tc>
        <w:tc>
          <w:tcPr>
            <w:tcW w:w="3330" w:type="dxa"/>
            <w:hideMark/>
          </w:tcPr>
          <w:p w14:paraId="429383AA"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1cQCX</w:t>
            </w:r>
          </w:p>
        </w:tc>
      </w:tr>
      <w:tr w:rsidR="00703E89" w14:paraId="34E7A6F6" w14:textId="77777777" w:rsidTr="00186806">
        <w:tc>
          <w:tcPr>
            <w:tcW w:w="1260" w:type="dxa"/>
            <w:hideMark/>
          </w:tcPr>
          <w:p w14:paraId="104CFF64" w14:textId="77777777" w:rsidR="00703E89" w:rsidRDefault="00703E89" w:rsidP="004B49C6">
            <w:pPr>
              <w:spacing w:line="240" w:lineRule="atLeast"/>
              <w:jc w:val="center"/>
              <w:rPr>
                <w:snapToGrid w:val="0"/>
                <w:color w:val="000000"/>
              </w:rPr>
            </w:pPr>
            <w:r>
              <w:rPr>
                <w:snapToGrid w:val="0"/>
                <w:color w:val="000000"/>
              </w:rPr>
              <w:t>S</w:t>
            </w:r>
          </w:p>
        </w:tc>
        <w:tc>
          <w:tcPr>
            <w:tcW w:w="2160" w:type="dxa"/>
            <w:hideMark/>
          </w:tcPr>
          <w:p w14:paraId="74EE537A" w14:textId="77777777" w:rsidR="00703E89" w:rsidRDefault="00703E89" w:rsidP="004B49C6">
            <w:pPr>
              <w:spacing w:line="240" w:lineRule="atLeast"/>
              <w:rPr>
                <w:snapToGrid w:val="0"/>
                <w:color w:val="000000"/>
              </w:rPr>
            </w:pPr>
            <w:r>
              <w:rPr>
                <w:snapToGrid w:val="0"/>
                <w:color w:val="000000"/>
              </w:rPr>
              <w:t>Invoice number</w:t>
            </w:r>
          </w:p>
        </w:tc>
        <w:tc>
          <w:tcPr>
            <w:tcW w:w="1440" w:type="dxa"/>
            <w:hideMark/>
          </w:tcPr>
          <w:p w14:paraId="76055957" w14:textId="77777777" w:rsidR="00703E89" w:rsidRDefault="00703E89" w:rsidP="00186806">
            <w:pPr>
              <w:spacing w:line="240" w:lineRule="atLeast"/>
              <w:jc w:val="center"/>
              <w:rPr>
                <w:snapToGrid w:val="0"/>
                <w:color w:val="000000"/>
              </w:rPr>
            </w:pPr>
            <w:r>
              <w:rPr>
                <w:snapToGrid w:val="0"/>
                <w:color w:val="000000"/>
              </w:rPr>
              <w:t>X(10)</w:t>
            </w:r>
          </w:p>
        </w:tc>
        <w:tc>
          <w:tcPr>
            <w:tcW w:w="1800" w:type="dxa"/>
            <w:hideMark/>
          </w:tcPr>
          <w:p w14:paraId="46415FB5" w14:textId="77777777" w:rsidR="00703E89" w:rsidRDefault="00703E89" w:rsidP="00186806">
            <w:pPr>
              <w:spacing w:line="240" w:lineRule="atLeast"/>
              <w:jc w:val="center"/>
              <w:rPr>
                <w:snapToGrid w:val="0"/>
                <w:color w:val="000000"/>
              </w:rPr>
            </w:pPr>
            <w:r>
              <w:rPr>
                <w:snapToGrid w:val="0"/>
                <w:color w:val="000000"/>
              </w:rPr>
              <w:t>1 to 10 bytes</w:t>
            </w:r>
          </w:p>
        </w:tc>
        <w:tc>
          <w:tcPr>
            <w:tcW w:w="3330" w:type="dxa"/>
            <w:hideMark/>
          </w:tcPr>
          <w:p w14:paraId="55017B65"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1cS513</w:t>
            </w:r>
          </w:p>
        </w:tc>
      </w:tr>
      <w:tr w:rsidR="00703E89" w14:paraId="3B877F1B" w14:textId="77777777" w:rsidTr="00186806">
        <w:tc>
          <w:tcPr>
            <w:tcW w:w="1260" w:type="dxa"/>
            <w:hideMark/>
          </w:tcPr>
          <w:p w14:paraId="35FCF9F8" w14:textId="77777777" w:rsidR="00703E89" w:rsidRDefault="00703E89" w:rsidP="004B49C6">
            <w:pPr>
              <w:spacing w:line="240" w:lineRule="atLeast"/>
              <w:jc w:val="center"/>
              <w:rPr>
                <w:snapToGrid w:val="0"/>
                <w:color w:val="000000"/>
              </w:rPr>
            </w:pPr>
            <w:r>
              <w:rPr>
                <w:snapToGrid w:val="0"/>
                <w:color w:val="000000"/>
              </w:rPr>
              <w:t>U</w:t>
            </w:r>
          </w:p>
        </w:tc>
        <w:tc>
          <w:tcPr>
            <w:tcW w:w="2160" w:type="dxa"/>
            <w:hideMark/>
          </w:tcPr>
          <w:p w14:paraId="450E6753" w14:textId="77777777" w:rsidR="00703E89" w:rsidRDefault="00703E89" w:rsidP="004B49C6">
            <w:pPr>
              <w:spacing w:line="240" w:lineRule="atLeast"/>
              <w:rPr>
                <w:snapToGrid w:val="0"/>
                <w:color w:val="000000"/>
              </w:rPr>
            </w:pPr>
            <w:r>
              <w:rPr>
                <w:snapToGrid w:val="0"/>
                <w:color w:val="000000"/>
              </w:rPr>
              <w:t>Language code</w:t>
            </w:r>
          </w:p>
        </w:tc>
        <w:tc>
          <w:tcPr>
            <w:tcW w:w="1440" w:type="dxa"/>
            <w:hideMark/>
          </w:tcPr>
          <w:p w14:paraId="549EB8E3" w14:textId="77777777" w:rsidR="00703E89" w:rsidRDefault="00703E89" w:rsidP="00186806">
            <w:pPr>
              <w:spacing w:line="240" w:lineRule="atLeast"/>
              <w:jc w:val="center"/>
              <w:rPr>
                <w:snapToGrid w:val="0"/>
                <w:color w:val="000000"/>
              </w:rPr>
            </w:pPr>
            <w:r>
              <w:rPr>
                <w:snapToGrid w:val="0"/>
                <w:color w:val="000000"/>
              </w:rPr>
              <w:t>9(1)</w:t>
            </w:r>
          </w:p>
        </w:tc>
        <w:tc>
          <w:tcPr>
            <w:tcW w:w="1800" w:type="dxa"/>
            <w:hideMark/>
          </w:tcPr>
          <w:p w14:paraId="6827BF38" w14:textId="77777777" w:rsidR="00703E89" w:rsidRDefault="00703E89" w:rsidP="00186806">
            <w:pPr>
              <w:spacing w:line="240" w:lineRule="atLeast"/>
              <w:jc w:val="center"/>
              <w:rPr>
                <w:snapToGrid w:val="0"/>
                <w:color w:val="000000"/>
              </w:rPr>
            </w:pPr>
            <w:r>
              <w:rPr>
                <w:snapToGrid w:val="0"/>
                <w:color w:val="000000"/>
              </w:rPr>
              <w:t>1 byte</w:t>
            </w:r>
          </w:p>
        </w:tc>
        <w:tc>
          <w:tcPr>
            <w:tcW w:w="3330" w:type="dxa"/>
            <w:hideMark/>
          </w:tcPr>
          <w:p w14:paraId="57DFB09E"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1cU0</w:t>
            </w:r>
          </w:p>
        </w:tc>
      </w:tr>
      <w:tr w:rsidR="00703E89" w14:paraId="06C851EF" w14:textId="77777777" w:rsidTr="00A956A6">
        <w:tc>
          <w:tcPr>
            <w:tcW w:w="1260" w:type="dxa"/>
            <w:hideMark/>
          </w:tcPr>
          <w:p w14:paraId="58240340" w14:textId="77777777" w:rsidR="00703E89" w:rsidRDefault="00703E89" w:rsidP="004B49C6">
            <w:pPr>
              <w:spacing w:line="240" w:lineRule="atLeast"/>
              <w:jc w:val="center"/>
              <w:rPr>
                <w:snapToGrid w:val="0"/>
                <w:color w:val="000000"/>
              </w:rPr>
            </w:pPr>
            <w:r>
              <w:rPr>
                <w:snapToGrid w:val="0"/>
                <w:color w:val="000000"/>
              </w:rPr>
              <w:t>a</w:t>
            </w:r>
          </w:p>
        </w:tc>
        <w:tc>
          <w:tcPr>
            <w:tcW w:w="2160" w:type="dxa"/>
            <w:hideMark/>
          </w:tcPr>
          <w:p w14:paraId="789DA349" w14:textId="77777777" w:rsidR="00703E89" w:rsidRDefault="00703E89" w:rsidP="004B49C6">
            <w:pPr>
              <w:spacing w:line="240" w:lineRule="atLeast"/>
              <w:rPr>
                <w:snapToGrid w:val="0"/>
                <w:color w:val="000000"/>
              </w:rPr>
            </w:pPr>
            <w:r>
              <w:rPr>
                <w:snapToGrid w:val="0"/>
                <w:color w:val="000000"/>
              </w:rPr>
              <w:t>Optional data</w:t>
            </w:r>
          </w:p>
        </w:tc>
        <w:tc>
          <w:tcPr>
            <w:tcW w:w="1440" w:type="dxa"/>
            <w:hideMark/>
          </w:tcPr>
          <w:p w14:paraId="528E1D15" w14:textId="77777777" w:rsidR="00703E89" w:rsidRDefault="00703E89" w:rsidP="00186806">
            <w:pPr>
              <w:spacing w:line="240" w:lineRule="atLeast"/>
              <w:jc w:val="center"/>
              <w:rPr>
                <w:snapToGrid w:val="0"/>
                <w:color w:val="000000"/>
              </w:rPr>
            </w:pPr>
            <w:r>
              <w:rPr>
                <w:snapToGrid w:val="0"/>
                <w:color w:val="000000"/>
              </w:rPr>
              <w:t>X(250)</w:t>
            </w:r>
          </w:p>
        </w:tc>
        <w:tc>
          <w:tcPr>
            <w:tcW w:w="1800" w:type="dxa"/>
            <w:hideMark/>
          </w:tcPr>
          <w:p w14:paraId="30FE8852" w14:textId="77777777" w:rsidR="00703E89" w:rsidRDefault="00703E89" w:rsidP="00186806">
            <w:pPr>
              <w:spacing w:line="240" w:lineRule="atLeast"/>
              <w:jc w:val="center"/>
              <w:rPr>
                <w:snapToGrid w:val="0"/>
                <w:color w:val="000000"/>
              </w:rPr>
            </w:pPr>
            <w:r>
              <w:rPr>
                <w:snapToGrid w:val="0"/>
                <w:color w:val="000000"/>
              </w:rPr>
              <w:t>1 to 250 bytes</w:t>
            </w:r>
          </w:p>
          <w:p w14:paraId="2FC07587" w14:textId="77777777" w:rsidR="00703E89" w:rsidRPr="0008759F" w:rsidRDefault="00703E89" w:rsidP="00186806">
            <w:pPr>
              <w:spacing w:line="240" w:lineRule="atLeast"/>
              <w:jc w:val="center"/>
              <w:rPr>
                <w:snapToGrid w:val="0"/>
                <w:color w:val="000000"/>
                <w:sz w:val="16"/>
                <w:szCs w:val="16"/>
              </w:rPr>
            </w:pPr>
            <w:r w:rsidRPr="0008759F">
              <w:rPr>
                <w:snapToGrid w:val="0"/>
                <w:color w:val="000000"/>
                <w:sz w:val="16"/>
                <w:szCs w:val="16"/>
              </w:rPr>
              <w:t>TD only supports</w:t>
            </w:r>
          </w:p>
          <w:p w14:paraId="05697751" w14:textId="77777777" w:rsidR="00703E89" w:rsidRDefault="00703E89" w:rsidP="00186806">
            <w:pPr>
              <w:spacing w:line="240" w:lineRule="atLeast"/>
              <w:jc w:val="center"/>
              <w:rPr>
                <w:snapToGrid w:val="0"/>
                <w:color w:val="000000"/>
              </w:rPr>
            </w:pPr>
            <w:r w:rsidRPr="0008759F">
              <w:rPr>
                <w:snapToGrid w:val="0"/>
                <w:color w:val="000000"/>
                <w:sz w:val="16"/>
                <w:szCs w:val="16"/>
              </w:rPr>
              <w:t>80 bytes</w:t>
            </w:r>
          </w:p>
        </w:tc>
        <w:tc>
          <w:tcPr>
            <w:tcW w:w="3330" w:type="dxa"/>
            <w:shd w:val="clear" w:color="auto" w:fill="auto"/>
            <w:hideMark/>
          </w:tcPr>
          <w:p w14:paraId="3A13058A"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A956A6">
              <w:rPr>
                <w:rFonts w:ascii="Courier New" w:hAnsi="Courier New" w:cs="Courier New"/>
                <w:b/>
                <w:color w:val="538135" w:themeColor="accent3"/>
                <w:sz w:val="18"/>
                <w:szCs w:val="18"/>
              </w:rPr>
              <w:t>1ca160628115131001</w:t>
            </w:r>
          </w:p>
        </w:tc>
      </w:tr>
      <w:tr w:rsidR="00703E89" w14:paraId="116C7A0C" w14:textId="77777777" w:rsidTr="00186806">
        <w:tc>
          <w:tcPr>
            <w:tcW w:w="1260" w:type="dxa"/>
            <w:hideMark/>
          </w:tcPr>
          <w:p w14:paraId="4DFBE649" w14:textId="77777777" w:rsidR="00703E89" w:rsidRDefault="00703E89" w:rsidP="004B49C6">
            <w:pPr>
              <w:spacing w:line="240" w:lineRule="atLeast"/>
              <w:jc w:val="center"/>
              <w:rPr>
                <w:snapToGrid w:val="0"/>
                <w:color w:val="000000"/>
              </w:rPr>
            </w:pPr>
            <w:r>
              <w:rPr>
                <w:snapToGrid w:val="0"/>
                <w:color w:val="000000"/>
              </w:rPr>
              <w:t>d</w:t>
            </w:r>
          </w:p>
        </w:tc>
        <w:tc>
          <w:tcPr>
            <w:tcW w:w="2160" w:type="dxa"/>
            <w:hideMark/>
          </w:tcPr>
          <w:p w14:paraId="53BE5BA8" w14:textId="77777777" w:rsidR="00703E89" w:rsidRDefault="00703E89" w:rsidP="004B49C6">
            <w:pPr>
              <w:spacing w:line="240" w:lineRule="atLeast"/>
              <w:rPr>
                <w:snapToGrid w:val="0"/>
                <w:color w:val="000000"/>
              </w:rPr>
            </w:pPr>
            <w:r>
              <w:rPr>
                <w:snapToGrid w:val="0"/>
                <w:color w:val="000000"/>
              </w:rPr>
              <w:t>Retailer ID</w:t>
            </w:r>
          </w:p>
        </w:tc>
        <w:tc>
          <w:tcPr>
            <w:tcW w:w="1440" w:type="dxa"/>
            <w:hideMark/>
          </w:tcPr>
          <w:p w14:paraId="48CF0D67" w14:textId="77777777" w:rsidR="00703E89" w:rsidRDefault="00703E89" w:rsidP="00186806">
            <w:pPr>
              <w:spacing w:line="240" w:lineRule="atLeast"/>
              <w:jc w:val="center"/>
              <w:rPr>
                <w:snapToGrid w:val="0"/>
                <w:color w:val="000000"/>
              </w:rPr>
            </w:pPr>
            <w:r>
              <w:rPr>
                <w:snapToGrid w:val="0"/>
                <w:color w:val="000000"/>
              </w:rPr>
              <w:t>9(12)</w:t>
            </w:r>
          </w:p>
        </w:tc>
        <w:tc>
          <w:tcPr>
            <w:tcW w:w="1800" w:type="dxa"/>
            <w:hideMark/>
          </w:tcPr>
          <w:p w14:paraId="4A420C4C" w14:textId="77777777" w:rsidR="00703E89" w:rsidRDefault="00703E89" w:rsidP="00186806">
            <w:pPr>
              <w:spacing w:line="240" w:lineRule="atLeast"/>
              <w:jc w:val="center"/>
              <w:rPr>
                <w:snapToGrid w:val="0"/>
                <w:color w:val="000000"/>
              </w:rPr>
            </w:pPr>
            <w:r>
              <w:rPr>
                <w:snapToGrid w:val="0"/>
                <w:color w:val="000000"/>
              </w:rPr>
              <w:t>1 to 12 bytes</w:t>
            </w:r>
          </w:p>
        </w:tc>
        <w:tc>
          <w:tcPr>
            <w:tcW w:w="3330" w:type="dxa"/>
            <w:hideMark/>
          </w:tcPr>
          <w:p w14:paraId="62DE9E51"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1cd78220497263</w:t>
            </w:r>
          </w:p>
        </w:tc>
      </w:tr>
      <w:tr w:rsidR="00703E89" w14:paraId="5B0828D7" w14:textId="77777777" w:rsidTr="00186806">
        <w:tc>
          <w:tcPr>
            <w:tcW w:w="1260" w:type="dxa"/>
            <w:hideMark/>
          </w:tcPr>
          <w:p w14:paraId="0992D210" w14:textId="77777777" w:rsidR="00703E89" w:rsidRDefault="00703E89" w:rsidP="004B49C6">
            <w:pPr>
              <w:spacing w:line="240" w:lineRule="atLeast"/>
              <w:jc w:val="center"/>
              <w:rPr>
                <w:snapToGrid w:val="0"/>
                <w:color w:val="000000"/>
              </w:rPr>
            </w:pPr>
            <w:r>
              <w:rPr>
                <w:snapToGrid w:val="0"/>
                <w:color w:val="000000"/>
              </w:rPr>
              <w:t>e</w:t>
            </w:r>
          </w:p>
        </w:tc>
        <w:tc>
          <w:tcPr>
            <w:tcW w:w="2160" w:type="dxa"/>
            <w:hideMark/>
          </w:tcPr>
          <w:p w14:paraId="60917006" w14:textId="77777777" w:rsidR="00703E89" w:rsidRDefault="00703E89" w:rsidP="004B49C6">
            <w:pPr>
              <w:spacing w:line="240" w:lineRule="atLeast"/>
              <w:rPr>
                <w:snapToGrid w:val="0"/>
                <w:color w:val="000000"/>
              </w:rPr>
            </w:pPr>
            <w:r>
              <w:rPr>
                <w:snapToGrid w:val="0"/>
                <w:color w:val="000000"/>
              </w:rPr>
              <w:t>POS Condition code</w:t>
            </w:r>
          </w:p>
        </w:tc>
        <w:tc>
          <w:tcPr>
            <w:tcW w:w="1440" w:type="dxa"/>
            <w:hideMark/>
          </w:tcPr>
          <w:p w14:paraId="46838992" w14:textId="77777777" w:rsidR="00703E89" w:rsidRDefault="00703E89" w:rsidP="00186806">
            <w:pPr>
              <w:spacing w:line="240" w:lineRule="atLeast"/>
              <w:jc w:val="center"/>
              <w:rPr>
                <w:snapToGrid w:val="0"/>
                <w:color w:val="000000"/>
              </w:rPr>
            </w:pPr>
            <w:r>
              <w:rPr>
                <w:snapToGrid w:val="0"/>
                <w:color w:val="000000"/>
              </w:rPr>
              <w:t>9(2)</w:t>
            </w:r>
          </w:p>
        </w:tc>
        <w:tc>
          <w:tcPr>
            <w:tcW w:w="1800" w:type="dxa"/>
            <w:hideMark/>
          </w:tcPr>
          <w:p w14:paraId="3F417563" w14:textId="77777777" w:rsidR="00703E89" w:rsidRDefault="00703E89" w:rsidP="00186806">
            <w:pPr>
              <w:spacing w:line="240" w:lineRule="atLeast"/>
              <w:jc w:val="center"/>
              <w:rPr>
                <w:snapToGrid w:val="0"/>
                <w:color w:val="000000"/>
              </w:rPr>
            </w:pPr>
            <w:r>
              <w:rPr>
                <w:snapToGrid w:val="0"/>
                <w:color w:val="000000"/>
              </w:rPr>
              <w:t>2 bytes</w:t>
            </w:r>
          </w:p>
        </w:tc>
        <w:tc>
          <w:tcPr>
            <w:tcW w:w="3330" w:type="dxa"/>
            <w:hideMark/>
          </w:tcPr>
          <w:p w14:paraId="4D413E84"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1ce06</w:t>
            </w:r>
          </w:p>
        </w:tc>
      </w:tr>
      <w:tr w:rsidR="00703E89" w14:paraId="5B903D2D" w14:textId="77777777" w:rsidTr="00186806">
        <w:tc>
          <w:tcPr>
            <w:tcW w:w="1260" w:type="dxa"/>
            <w:hideMark/>
          </w:tcPr>
          <w:p w14:paraId="6313A69B"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03EB74BC"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7AE9FD67" w14:textId="77777777" w:rsidR="00703E89" w:rsidRDefault="00703E89" w:rsidP="00186806">
            <w:pPr>
              <w:spacing w:line="240" w:lineRule="atLeast"/>
              <w:jc w:val="center"/>
              <w:rPr>
                <w:snapToGrid w:val="0"/>
                <w:color w:val="000000"/>
              </w:rPr>
            </w:pPr>
            <w:r>
              <w:rPr>
                <w:snapToGrid w:val="0"/>
                <w:color w:val="000000"/>
              </w:rPr>
              <w:t>X(10)</w:t>
            </w:r>
          </w:p>
        </w:tc>
        <w:tc>
          <w:tcPr>
            <w:tcW w:w="1800" w:type="dxa"/>
            <w:hideMark/>
          </w:tcPr>
          <w:p w14:paraId="7DAB3F97" w14:textId="77777777" w:rsidR="00703E89" w:rsidRDefault="00703E89" w:rsidP="00186806">
            <w:pPr>
              <w:spacing w:line="240" w:lineRule="atLeast"/>
              <w:jc w:val="center"/>
              <w:rPr>
                <w:snapToGrid w:val="0"/>
                <w:color w:val="000000"/>
              </w:rPr>
            </w:pPr>
            <w:r>
              <w:rPr>
                <w:snapToGrid w:val="0"/>
                <w:color w:val="000000"/>
              </w:rPr>
              <w:t>10 bytes</w:t>
            </w:r>
          </w:p>
        </w:tc>
        <w:tc>
          <w:tcPr>
            <w:tcW w:w="3330" w:type="dxa"/>
            <w:hideMark/>
          </w:tcPr>
          <w:p w14:paraId="2DB388B4"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1ch0010320020</w:t>
            </w:r>
          </w:p>
        </w:tc>
      </w:tr>
      <w:tr w:rsidR="00703E89" w14:paraId="16CB4507" w14:textId="77777777" w:rsidTr="00186806">
        <w:tc>
          <w:tcPr>
            <w:tcW w:w="1260" w:type="dxa"/>
            <w:hideMark/>
          </w:tcPr>
          <w:p w14:paraId="4787D4BE" w14:textId="77777777" w:rsidR="00703E89" w:rsidRDefault="00703E89" w:rsidP="004B49C6">
            <w:pPr>
              <w:spacing w:line="240" w:lineRule="atLeast"/>
              <w:jc w:val="center"/>
              <w:rPr>
                <w:snapToGrid w:val="0"/>
                <w:color w:val="000000"/>
              </w:rPr>
            </w:pPr>
            <w:r>
              <w:rPr>
                <w:snapToGrid w:val="0"/>
                <w:color w:val="000000"/>
              </w:rPr>
              <w:lastRenderedPageBreak/>
              <w:t>q</w:t>
            </w:r>
          </w:p>
        </w:tc>
        <w:tc>
          <w:tcPr>
            <w:tcW w:w="2160" w:type="dxa"/>
            <w:hideMark/>
          </w:tcPr>
          <w:p w14:paraId="40F95E5B" w14:textId="77777777" w:rsidR="00703E89" w:rsidRDefault="00703E89" w:rsidP="004B49C6">
            <w:pPr>
              <w:spacing w:line="240" w:lineRule="atLeast"/>
              <w:rPr>
                <w:snapToGrid w:val="0"/>
                <w:color w:val="000000"/>
              </w:rPr>
            </w:pPr>
            <w:r>
              <w:rPr>
                <w:snapToGrid w:val="0"/>
                <w:color w:val="000000"/>
              </w:rPr>
              <w:t>Track 2/Customer</w:t>
            </w:r>
          </w:p>
        </w:tc>
        <w:tc>
          <w:tcPr>
            <w:tcW w:w="1440" w:type="dxa"/>
            <w:hideMark/>
          </w:tcPr>
          <w:p w14:paraId="39A5A106" w14:textId="77777777" w:rsidR="00703E89" w:rsidRDefault="00703E89" w:rsidP="00186806">
            <w:pPr>
              <w:spacing w:line="240" w:lineRule="atLeast"/>
              <w:jc w:val="center"/>
              <w:rPr>
                <w:snapToGrid w:val="0"/>
                <w:color w:val="000000"/>
              </w:rPr>
            </w:pPr>
            <w:r>
              <w:rPr>
                <w:snapToGrid w:val="0"/>
                <w:color w:val="000000"/>
              </w:rPr>
              <w:t>X(40)</w:t>
            </w:r>
          </w:p>
        </w:tc>
        <w:tc>
          <w:tcPr>
            <w:tcW w:w="1800" w:type="dxa"/>
            <w:hideMark/>
          </w:tcPr>
          <w:p w14:paraId="221F4676" w14:textId="77777777" w:rsidR="00703E89" w:rsidRDefault="00703E89" w:rsidP="00186806">
            <w:pPr>
              <w:spacing w:line="240" w:lineRule="atLeast"/>
              <w:jc w:val="center"/>
              <w:rPr>
                <w:snapToGrid w:val="0"/>
                <w:color w:val="000000"/>
              </w:rPr>
            </w:pPr>
            <w:r>
              <w:rPr>
                <w:snapToGrid w:val="0"/>
                <w:color w:val="000000"/>
              </w:rPr>
              <w:t>1 to 40 bytes</w:t>
            </w:r>
          </w:p>
        </w:tc>
        <w:tc>
          <w:tcPr>
            <w:tcW w:w="3330" w:type="dxa"/>
            <w:hideMark/>
          </w:tcPr>
          <w:p w14:paraId="24DEEA32"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1cq;708008******6226=1404*****************</w:t>
            </w:r>
          </w:p>
        </w:tc>
      </w:tr>
      <w:tr w:rsidR="00703E89" w14:paraId="0ABCFCC5" w14:textId="77777777" w:rsidTr="00186806">
        <w:tc>
          <w:tcPr>
            <w:tcW w:w="1260" w:type="dxa"/>
            <w:hideMark/>
          </w:tcPr>
          <w:p w14:paraId="0F23CE40" w14:textId="77777777" w:rsidR="00703E89" w:rsidRDefault="00703E89" w:rsidP="004B49C6">
            <w:pPr>
              <w:spacing w:line="240" w:lineRule="atLeast"/>
              <w:jc w:val="center"/>
              <w:rPr>
                <w:snapToGrid w:val="0"/>
                <w:color w:val="000000"/>
              </w:rPr>
            </w:pPr>
            <w:r>
              <w:rPr>
                <w:snapToGrid w:val="0"/>
                <w:color w:val="000000"/>
              </w:rPr>
              <w:t>6 (SFID)</w:t>
            </w:r>
          </w:p>
        </w:tc>
        <w:tc>
          <w:tcPr>
            <w:tcW w:w="2160" w:type="dxa"/>
            <w:hideMark/>
          </w:tcPr>
          <w:p w14:paraId="6BAC2345" w14:textId="77777777" w:rsidR="00703E89" w:rsidRDefault="00703E89" w:rsidP="004B49C6">
            <w:pPr>
              <w:spacing w:line="240" w:lineRule="atLeast"/>
              <w:rPr>
                <w:snapToGrid w:val="0"/>
                <w:color w:val="000000"/>
              </w:rPr>
            </w:pPr>
            <w:r>
              <w:rPr>
                <w:snapToGrid w:val="0"/>
                <w:color w:val="000000"/>
              </w:rPr>
              <w:t>Product SubFIDs</w:t>
            </w:r>
          </w:p>
        </w:tc>
        <w:tc>
          <w:tcPr>
            <w:tcW w:w="1440" w:type="dxa"/>
            <w:hideMark/>
          </w:tcPr>
          <w:p w14:paraId="45D20CD8" w14:textId="77777777" w:rsidR="00703E89" w:rsidRDefault="00703E89" w:rsidP="00186806">
            <w:pPr>
              <w:spacing w:line="240" w:lineRule="atLeast"/>
              <w:jc w:val="center"/>
              <w:rPr>
                <w:snapToGrid w:val="0"/>
                <w:color w:val="000000"/>
              </w:rPr>
            </w:pPr>
            <w:r>
              <w:rPr>
                <w:snapToGrid w:val="0"/>
                <w:color w:val="000000"/>
              </w:rPr>
              <w:t>X(1043)</w:t>
            </w:r>
          </w:p>
        </w:tc>
        <w:tc>
          <w:tcPr>
            <w:tcW w:w="1800" w:type="dxa"/>
            <w:hideMark/>
          </w:tcPr>
          <w:p w14:paraId="2643A133" w14:textId="77777777" w:rsidR="00703E89" w:rsidRDefault="00703E89" w:rsidP="00186806">
            <w:pPr>
              <w:spacing w:line="240" w:lineRule="atLeast"/>
              <w:jc w:val="center"/>
              <w:rPr>
                <w:snapToGrid w:val="0"/>
                <w:color w:val="000000"/>
              </w:rPr>
            </w:pPr>
            <w:r>
              <w:rPr>
                <w:snapToGrid w:val="0"/>
                <w:color w:val="000000"/>
              </w:rPr>
              <w:t>1 to 1043 bytes</w:t>
            </w:r>
          </w:p>
        </w:tc>
        <w:tc>
          <w:tcPr>
            <w:tcW w:w="3330" w:type="dxa"/>
            <w:hideMark/>
          </w:tcPr>
          <w:p w14:paraId="0B8BD62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1c6</w:t>
            </w:r>
          </w:p>
          <w:p w14:paraId="0EA27719"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1eD</w:t>
            </w:r>
          </w:p>
          <w:p w14:paraId="09BFBC06"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000100</w:t>
            </w:r>
          </w:p>
          <w:p w14:paraId="1B9CDFAA"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20.00</w:t>
            </w:r>
          </w:p>
          <w:p w14:paraId="6C3D3A0C"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00002000</w:t>
            </w:r>
          </w:p>
          <w:p w14:paraId="03E8CE88"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20</w:t>
            </w:r>
          </w:p>
          <w:p w14:paraId="1547E7B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00000158</w:t>
            </w:r>
          </w:p>
          <w:p w14:paraId="0291F736"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00000008</w:t>
            </w:r>
          </w:p>
          <w:p w14:paraId="34C572EA"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00000000</w:t>
            </w:r>
          </w:p>
          <w:p w14:paraId="15D63981"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04675890</w:t>
            </w:r>
          </w:p>
          <w:p w14:paraId="5668C0B6"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0000000000004567</w:t>
            </w:r>
          </w:p>
          <w:p w14:paraId="0BB5DE76"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12457680</w:t>
            </w:r>
          </w:p>
          <w:p w14:paraId="5B240E43"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01345768</w:t>
            </w:r>
          </w:p>
          <w:p w14:paraId="1143FF6D"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00000095</w:t>
            </w:r>
          </w:p>
          <w:p w14:paraId="78AABF54" w14:textId="77777777" w:rsidR="00703E89" w:rsidRPr="006F7B99" w:rsidRDefault="00703E89" w:rsidP="004B49C6">
            <w:pPr>
              <w:autoSpaceDE w:val="0"/>
              <w:autoSpaceDN w:val="0"/>
              <w:adjustRightInd w:val="0"/>
              <w:jc w:val="center"/>
              <w:rPr>
                <w:rFonts w:ascii="Courier New" w:hAnsi="Courier New" w:cs="Courier New"/>
                <w:b/>
                <w:color w:val="538135" w:themeColor="accent3"/>
                <w:sz w:val="18"/>
                <w:szCs w:val="18"/>
              </w:rPr>
            </w:pPr>
            <w:r w:rsidRPr="006F7B99">
              <w:rPr>
                <w:rFonts w:ascii="Courier New" w:hAnsi="Courier New" w:cs="Courier New"/>
                <w:b/>
                <w:color w:val="538135" w:themeColor="accent3"/>
                <w:sz w:val="18"/>
                <w:szCs w:val="18"/>
              </w:rPr>
              <w:t>1eE021</w:t>
            </w:r>
          </w:p>
          <w:p w14:paraId="497AE556" w14:textId="77777777" w:rsidR="00703E89" w:rsidRPr="006F7B99" w:rsidRDefault="00703E89" w:rsidP="004B49C6">
            <w:pPr>
              <w:autoSpaceDE w:val="0"/>
              <w:autoSpaceDN w:val="0"/>
              <w:adjustRightInd w:val="0"/>
              <w:jc w:val="center"/>
              <w:rPr>
                <w:b/>
                <w:snapToGrid w:val="0"/>
                <w:color w:val="538135" w:themeColor="accent3"/>
                <w:sz w:val="18"/>
                <w:szCs w:val="18"/>
              </w:rPr>
            </w:pPr>
            <w:r w:rsidRPr="006F7B99">
              <w:rPr>
                <w:rFonts w:ascii="Courier New" w:hAnsi="Courier New" w:cs="Courier New"/>
                <w:b/>
                <w:color w:val="538135" w:themeColor="accent3"/>
                <w:sz w:val="18"/>
                <w:szCs w:val="18"/>
              </w:rPr>
              <w:t>1eF0</w:t>
            </w:r>
          </w:p>
        </w:tc>
      </w:tr>
    </w:tbl>
    <w:p w14:paraId="0F39D3F5" w14:textId="77777777" w:rsidR="00703E89" w:rsidRDefault="00703E89" w:rsidP="00703E89">
      <w:pPr>
        <w:autoSpaceDE w:val="0"/>
        <w:autoSpaceDN w:val="0"/>
        <w:adjustRightInd w:val="0"/>
        <w:rPr>
          <w:rFonts w:cs="Arial"/>
          <w:sz w:val="16"/>
          <w:szCs w:val="16"/>
        </w:rPr>
      </w:pPr>
    </w:p>
    <w:p w14:paraId="38850EEF" w14:textId="77777777" w:rsidR="00703E89" w:rsidRDefault="00703E89" w:rsidP="00703E89">
      <w:pPr>
        <w:autoSpaceDE w:val="0"/>
        <w:autoSpaceDN w:val="0"/>
        <w:adjustRightInd w:val="0"/>
        <w:rPr>
          <w:rFonts w:cs="Arial"/>
          <w:sz w:val="16"/>
          <w:szCs w:val="16"/>
        </w:rPr>
      </w:pPr>
    </w:p>
    <w:p w14:paraId="639AB1C0" w14:textId="77777777" w:rsidR="00703E89" w:rsidRDefault="00703E89" w:rsidP="00186806">
      <w:pPr>
        <w:pStyle w:val="Heading3"/>
      </w:pPr>
      <w:r>
        <w:t>Pre-Auth Response SPDH Message</w:t>
      </w:r>
    </w:p>
    <w:p w14:paraId="40A2052A" w14:textId="77777777" w:rsidR="00703E89" w:rsidRDefault="00703E89" w:rsidP="00703E89">
      <w:pPr>
        <w:autoSpaceDE w:val="0"/>
        <w:autoSpaceDN w:val="0"/>
        <w:adjustRightInd w:val="0"/>
        <w:rPr>
          <w:rFonts w:cs="Arial"/>
        </w:rPr>
      </w:pPr>
      <w:r>
        <w:rPr>
          <w:rFonts w:cs="Arial"/>
        </w:rPr>
        <w:t>Length 126</w:t>
      </w:r>
    </w:p>
    <w:p w14:paraId="22AD041C" w14:textId="77777777" w:rsidR="00703E89" w:rsidRDefault="00703E89" w:rsidP="00703E89">
      <w:pPr>
        <w:autoSpaceDE w:val="0"/>
        <w:autoSpaceDN w:val="0"/>
        <w:adjustRightInd w:val="0"/>
      </w:pPr>
    </w:p>
    <w:p w14:paraId="62837691"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8.07CENTBL004813bbbbbbbbbb160628104319FO01000008~1ch0010320020~1cF28104318~1cgAPPROVE         AGAINST NAT'L NEG   Approved.   ~1cQCX</w:t>
      </w:r>
    </w:p>
    <w:p w14:paraId="6868950E" w14:textId="77777777" w:rsidR="00703E89" w:rsidRDefault="00703E89" w:rsidP="00703E89">
      <w:pPr>
        <w:autoSpaceDE w:val="0"/>
        <w:autoSpaceDN w:val="0"/>
        <w:adjustRightInd w:val="0"/>
        <w:rPr>
          <w:rFonts w:cs="Arial"/>
        </w:rPr>
      </w:pPr>
    </w:p>
    <w:tbl>
      <w:tblPr>
        <w:tblW w:w="1016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1"/>
        <w:gridCol w:w="2340"/>
        <w:gridCol w:w="1530"/>
        <w:gridCol w:w="1710"/>
        <w:gridCol w:w="3420"/>
      </w:tblGrid>
      <w:tr w:rsidR="00703E89" w14:paraId="0E037E58" w14:textId="77777777" w:rsidTr="00186806">
        <w:trPr>
          <w:trHeight w:hRule="exact" w:val="360"/>
        </w:trPr>
        <w:tc>
          <w:tcPr>
            <w:tcW w:w="1161" w:type="dxa"/>
            <w:hideMark/>
          </w:tcPr>
          <w:p w14:paraId="0F2B2802" w14:textId="77777777" w:rsidR="00703E89" w:rsidRDefault="00703E89" w:rsidP="00186806">
            <w:pPr>
              <w:widowControl w:val="0"/>
              <w:autoSpaceDE w:val="0"/>
              <w:autoSpaceDN w:val="0"/>
              <w:adjustRightInd w:val="0"/>
              <w:spacing w:line="226" w:lineRule="exact"/>
              <w:ind w:right="-20"/>
              <w:jc w:val="center"/>
              <w:rPr>
                <w:rFonts w:cs="Arial"/>
                <w:b/>
                <w:bCs/>
                <w:spacing w:val="1"/>
              </w:rPr>
            </w:pPr>
            <w:r>
              <w:rPr>
                <w:rFonts w:cs="Arial"/>
                <w:b/>
                <w:bCs/>
                <w:spacing w:val="1"/>
              </w:rPr>
              <w:t>Position</w:t>
            </w:r>
          </w:p>
        </w:tc>
        <w:tc>
          <w:tcPr>
            <w:tcW w:w="2340" w:type="dxa"/>
            <w:hideMark/>
          </w:tcPr>
          <w:p w14:paraId="05AA9A1D" w14:textId="77777777" w:rsidR="00703E89" w:rsidRDefault="00703E89" w:rsidP="004B49C6">
            <w:pPr>
              <w:widowControl w:val="0"/>
              <w:autoSpaceDE w:val="0"/>
              <w:autoSpaceDN w:val="0"/>
              <w:adjustRightInd w:val="0"/>
              <w:spacing w:line="226" w:lineRule="exact"/>
              <w:ind w:left="142" w:right="-20"/>
              <w:jc w:val="center"/>
              <w:rPr>
                <w:rFonts w:cs="Arial"/>
              </w:rPr>
            </w:pPr>
            <w:r>
              <w:rPr>
                <w:rFonts w:cs="Arial"/>
                <w:b/>
                <w:bCs/>
                <w:spacing w:val="1"/>
              </w:rPr>
              <w:t>SPDH Header F</w:t>
            </w:r>
            <w:r>
              <w:rPr>
                <w:rFonts w:cs="Arial"/>
                <w:b/>
                <w:bCs/>
              </w:rPr>
              <w:t>ield</w:t>
            </w:r>
          </w:p>
        </w:tc>
        <w:tc>
          <w:tcPr>
            <w:tcW w:w="1530" w:type="dxa"/>
            <w:hideMark/>
          </w:tcPr>
          <w:p w14:paraId="7CE705A6" w14:textId="77777777" w:rsidR="00703E89" w:rsidRDefault="00703E89" w:rsidP="00186806">
            <w:pPr>
              <w:widowControl w:val="0"/>
              <w:autoSpaceDE w:val="0"/>
              <w:autoSpaceDN w:val="0"/>
              <w:adjustRightInd w:val="0"/>
              <w:spacing w:line="226" w:lineRule="exact"/>
              <w:jc w:val="center"/>
              <w:rPr>
                <w:rFonts w:cs="Arial"/>
              </w:rPr>
            </w:pPr>
            <w:r>
              <w:rPr>
                <w:rFonts w:cs="Arial"/>
                <w:b/>
                <w:bCs/>
                <w:spacing w:val="-1"/>
              </w:rPr>
              <w:t>Picture</w:t>
            </w:r>
          </w:p>
        </w:tc>
        <w:tc>
          <w:tcPr>
            <w:tcW w:w="1710" w:type="dxa"/>
            <w:hideMark/>
          </w:tcPr>
          <w:p w14:paraId="45D0BD92" w14:textId="77777777" w:rsidR="00703E89" w:rsidRDefault="00703E89" w:rsidP="00186806">
            <w:pPr>
              <w:widowControl w:val="0"/>
              <w:autoSpaceDE w:val="0"/>
              <w:autoSpaceDN w:val="0"/>
              <w:adjustRightInd w:val="0"/>
              <w:spacing w:line="226" w:lineRule="exact"/>
              <w:jc w:val="center"/>
              <w:rPr>
                <w:rFonts w:cs="Arial"/>
                <w:b/>
                <w:bCs/>
                <w:spacing w:val="-1"/>
              </w:rPr>
            </w:pPr>
            <w:r>
              <w:rPr>
                <w:rFonts w:cs="Arial"/>
                <w:b/>
                <w:bCs/>
                <w:spacing w:val="-1"/>
              </w:rPr>
              <w:t>Length</w:t>
            </w:r>
          </w:p>
        </w:tc>
        <w:tc>
          <w:tcPr>
            <w:tcW w:w="3420" w:type="dxa"/>
            <w:hideMark/>
          </w:tcPr>
          <w:p w14:paraId="74056513" w14:textId="77777777" w:rsidR="00703E89" w:rsidRDefault="00703E89" w:rsidP="004B49C6">
            <w:pPr>
              <w:widowControl w:val="0"/>
              <w:autoSpaceDE w:val="0"/>
              <w:autoSpaceDN w:val="0"/>
              <w:adjustRightInd w:val="0"/>
              <w:spacing w:line="226" w:lineRule="exact"/>
              <w:ind w:left="138" w:right="-20"/>
              <w:jc w:val="center"/>
              <w:rPr>
                <w:rFonts w:cs="Arial"/>
              </w:rPr>
            </w:pPr>
            <w:r>
              <w:rPr>
                <w:rFonts w:cs="Arial"/>
                <w:b/>
                <w:bCs/>
              </w:rPr>
              <w:t>Data</w:t>
            </w:r>
          </w:p>
        </w:tc>
      </w:tr>
      <w:tr w:rsidR="00703E89" w14:paraId="65E54A00" w14:textId="77777777" w:rsidTr="00186806">
        <w:trPr>
          <w:trHeight w:hRule="exact" w:val="360"/>
        </w:trPr>
        <w:tc>
          <w:tcPr>
            <w:tcW w:w="1161" w:type="dxa"/>
            <w:hideMark/>
          </w:tcPr>
          <w:p w14:paraId="3712B3EF" w14:textId="77777777" w:rsidR="00703E89" w:rsidRDefault="00703E89" w:rsidP="00186806">
            <w:pPr>
              <w:widowControl w:val="0"/>
              <w:autoSpaceDE w:val="0"/>
              <w:autoSpaceDN w:val="0"/>
              <w:adjustRightInd w:val="0"/>
              <w:spacing w:before="1"/>
              <w:ind w:right="-20"/>
              <w:jc w:val="center"/>
              <w:rPr>
                <w:rFonts w:cs="Arial"/>
              </w:rPr>
            </w:pPr>
            <w:r>
              <w:rPr>
                <w:rFonts w:cs="Arial"/>
              </w:rPr>
              <w:t>1-2</w:t>
            </w:r>
          </w:p>
        </w:tc>
        <w:tc>
          <w:tcPr>
            <w:tcW w:w="2340" w:type="dxa"/>
            <w:hideMark/>
          </w:tcPr>
          <w:p w14:paraId="638DB9FA" w14:textId="77777777" w:rsidR="00703E89" w:rsidRDefault="00703E89" w:rsidP="004B49C6">
            <w:pPr>
              <w:widowControl w:val="0"/>
              <w:autoSpaceDE w:val="0"/>
              <w:autoSpaceDN w:val="0"/>
              <w:adjustRightInd w:val="0"/>
              <w:spacing w:before="1"/>
              <w:ind w:left="138"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530" w:type="dxa"/>
            <w:hideMark/>
          </w:tcPr>
          <w:p w14:paraId="4F24AA13" w14:textId="77777777" w:rsidR="00703E89" w:rsidRDefault="00703E89" w:rsidP="00186806">
            <w:pPr>
              <w:widowControl w:val="0"/>
              <w:autoSpaceDE w:val="0"/>
              <w:autoSpaceDN w:val="0"/>
              <w:adjustRightInd w:val="0"/>
              <w:spacing w:before="1"/>
              <w:ind w:right="-20"/>
              <w:jc w:val="center"/>
              <w:rPr>
                <w:rFonts w:cs="Arial"/>
              </w:rPr>
            </w:pPr>
            <w:r>
              <w:rPr>
                <w:rFonts w:cs="Arial"/>
                <w:spacing w:val="2"/>
              </w:rPr>
              <w:t>X</w:t>
            </w:r>
            <w:r>
              <w:rPr>
                <w:rFonts w:cs="Arial"/>
                <w:spacing w:val="1"/>
              </w:rPr>
              <w:t>(</w:t>
            </w:r>
            <w:r>
              <w:rPr>
                <w:rFonts w:cs="Arial"/>
              </w:rPr>
              <w:t>02)</w:t>
            </w:r>
          </w:p>
        </w:tc>
        <w:tc>
          <w:tcPr>
            <w:tcW w:w="1710" w:type="dxa"/>
            <w:hideMark/>
          </w:tcPr>
          <w:p w14:paraId="4C9D7737" w14:textId="77777777" w:rsidR="00703E89" w:rsidRDefault="00703E89" w:rsidP="00186806">
            <w:pPr>
              <w:widowControl w:val="0"/>
              <w:autoSpaceDE w:val="0"/>
              <w:autoSpaceDN w:val="0"/>
              <w:adjustRightInd w:val="0"/>
              <w:spacing w:before="1"/>
              <w:ind w:right="-20"/>
              <w:jc w:val="center"/>
              <w:rPr>
                <w:rFonts w:cs="Arial"/>
                <w:spacing w:val="2"/>
              </w:rPr>
            </w:pPr>
            <w:r>
              <w:rPr>
                <w:rFonts w:cs="Arial"/>
                <w:spacing w:val="2"/>
              </w:rPr>
              <w:t>2 bytes</w:t>
            </w:r>
          </w:p>
        </w:tc>
        <w:tc>
          <w:tcPr>
            <w:tcW w:w="3420" w:type="dxa"/>
          </w:tcPr>
          <w:p w14:paraId="4FF34A6D"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8.</w:t>
            </w:r>
          </w:p>
          <w:p w14:paraId="437B2272" w14:textId="77777777" w:rsidR="00703E89" w:rsidRPr="00186806"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72E97843" w14:textId="77777777" w:rsidTr="00186806">
        <w:trPr>
          <w:trHeight w:hRule="exact" w:val="360"/>
        </w:trPr>
        <w:tc>
          <w:tcPr>
            <w:tcW w:w="1161" w:type="dxa"/>
            <w:hideMark/>
          </w:tcPr>
          <w:p w14:paraId="2854D2FE" w14:textId="77777777" w:rsidR="00703E89" w:rsidRDefault="00703E89" w:rsidP="00186806">
            <w:pPr>
              <w:widowControl w:val="0"/>
              <w:autoSpaceDE w:val="0"/>
              <w:autoSpaceDN w:val="0"/>
              <w:adjustRightInd w:val="0"/>
              <w:spacing w:line="219" w:lineRule="exact"/>
              <w:ind w:right="-20"/>
              <w:jc w:val="center"/>
              <w:rPr>
                <w:rFonts w:cs="Arial"/>
                <w:spacing w:val="3"/>
              </w:rPr>
            </w:pPr>
            <w:r>
              <w:rPr>
                <w:rFonts w:cs="Arial"/>
                <w:spacing w:val="3"/>
              </w:rPr>
              <w:t>3-4</w:t>
            </w:r>
          </w:p>
        </w:tc>
        <w:tc>
          <w:tcPr>
            <w:tcW w:w="2340" w:type="dxa"/>
            <w:hideMark/>
          </w:tcPr>
          <w:p w14:paraId="592F30D0"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530" w:type="dxa"/>
            <w:hideMark/>
          </w:tcPr>
          <w:p w14:paraId="027093E7"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710" w:type="dxa"/>
            <w:hideMark/>
          </w:tcPr>
          <w:p w14:paraId="33E6AD75"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2 bytes</w:t>
            </w:r>
          </w:p>
        </w:tc>
        <w:tc>
          <w:tcPr>
            <w:tcW w:w="3420" w:type="dxa"/>
          </w:tcPr>
          <w:p w14:paraId="33991F40"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07</w:t>
            </w:r>
          </w:p>
          <w:p w14:paraId="14509825"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A341AC1" w14:textId="77777777" w:rsidTr="00186806">
        <w:trPr>
          <w:trHeight w:hRule="exact" w:val="360"/>
        </w:trPr>
        <w:tc>
          <w:tcPr>
            <w:tcW w:w="1161" w:type="dxa"/>
            <w:hideMark/>
          </w:tcPr>
          <w:p w14:paraId="01B7A4B8" w14:textId="77777777" w:rsidR="00703E89" w:rsidRDefault="00703E89" w:rsidP="00186806">
            <w:pPr>
              <w:widowControl w:val="0"/>
              <w:autoSpaceDE w:val="0"/>
              <w:autoSpaceDN w:val="0"/>
              <w:adjustRightInd w:val="0"/>
              <w:spacing w:line="219" w:lineRule="exact"/>
              <w:ind w:right="-20"/>
              <w:jc w:val="center"/>
              <w:rPr>
                <w:rFonts w:cs="Arial"/>
                <w:spacing w:val="3"/>
              </w:rPr>
            </w:pPr>
            <w:r>
              <w:rPr>
                <w:rFonts w:cs="Arial"/>
                <w:spacing w:val="3"/>
              </w:rPr>
              <w:t>5-20</w:t>
            </w:r>
          </w:p>
        </w:tc>
        <w:tc>
          <w:tcPr>
            <w:tcW w:w="2340" w:type="dxa"/>
            <w:hideMark/>
          </w:tcPr>
          <w:p w14:paraId="7D36DC6A"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530" w:type="dxa"/>
            <w:hideMark/>
          </w:tcPr>
          <w:p w14:paraId="3CB2C9D8"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16)</w:t>
            </w:r>
          </w:p>
        </w:tc>
        <w:tc>
          <w:tcPr>
            <w:tcW w:w="1710" w:type="dxa"/>
            <w:hideMark/>
          </w:tcPr>
          <w:p w14:paraId="31F62D46" w14:textId="77777777" w:rsidR="00703E89" w:rsidRDefault="00703E89" w:rsidP="00186806">
            <w:pPr>
              <w:widowControl w:val="0"/>
              <w:autoSpaceDE w:val="0"/>
              <w:autoSpaceDN w:val="0"/>
              <w:adjustRightInd w:val="0"/>
              <w:spacing w:line="219" w:lineRule="exact"/>
              <w:ind w:right="-20"/>
              <w:jc w:val="center"/>
              <w:rPr>
                <w:rFonts w:cs="Arial"/>
                <w:spacing w:val="2"/>
              </w:rPr>
            </w:pPr>
            <w:r>
              <w:rPr>
                <w:rFonts w:cs="Arial"/>
                <w:spacing w:val="2"/>
              </w:rPr>
              <w:t>16 bytes</w:t>
            </w:r>
          </w:p>
        </w:tc>
        <w:tc>
          <w:tcPr>
            <w:tcW w:w="3420" w:type="dxa"/>
          </w:tcPr>
          <w:p w14:paraId="4C33AD0C"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CENTBL004813bbbb</w:t>
            </w:r>
          </w:p>
          <w:p w14:paraId="75827E4C"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7F9863C" w14:textId="77777777" w:rsidTr="00186806">
        <w:trPr>
          <w:trHeight w:hRule="exact" w:val="360"/>
        </w:trPr>
        <w:tc>
          <w:tcPr>
            <w:tcW w:w="1161" w:type="dxa"/>
            <w:hideMark/>
          </w:tcPr>
          <w:p w14:paraId="2BF31C61" w14:textId="77777777" w:rsidR="00703E89" w:rsidRDefault="00703E89" w:rsidP="00186806">
            <w:pPr>
              <w:widowControl w:val="0"/>
              <w:autoSpaceDE w:val="0"/>
              <w:autoSpaceDN w:val="0"/>
              <w:adjustRightInd w:val="0"/>
              <w:spacing w:line="219" w:lineRule="exact"/>
              <w:ind w:right="-20"/>
              <w:jc w:val="center"/>
              <w:rPr>
                <w:rFonts w:cs="Arial"/>
                <w:spacing w:val="-1"/>
              </w:rPr>
            </w:pPr>
            <w:r>
              <w:rPr>
                <w:rFonts w:cs="Arial"/>
                <w:spacing w:val="-1"/>
              </w:rPr>
              <w:t>21-26</w:t>
            </w:r>
          </w:p>
        </w:tc>
        <w:tc>
          <w:tcPr>
            <w:tcW w:w="2340" w:type="dxa"/>
            <w:hideMark/>
          </w:tcPr>
          <w:p w14:paraId="28948CE8"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530" w:type="dxa"/>
            <w:hideMark/>
          </w:tcPr>
          <w:p w14:paraId="65EE67B0"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06)</w:t>
            </w:r>
          </w:p>
        </w:tc>
        <w:tc>
          <w:tcPr>
            <w:tcW w:w="1710" w:type="dxa"/>
            <w:hideMark/>
          </w:tcPr>
          <w:p w14:paraId="060CA8C0" w14:textId="77777777" w:rsidR="00703E89" w:rsidRDefault="00703E89" w:rsidP="00186806">
            <w:pPr>
              <w:widowControl w:val="0"/>
              <w:autoSpaceDE w:val="0"/>
              <w:autoSpaceDN w:val="0"/>
              <w:adjustRightInd w:val="0"/>
              <w:spacing w:line="219" w:lineRule="exact"/>
              <w:ind w:right="-20"/>
              <w:jc w:val="center"/>
              <w:rPr>
                <w:rFonts w:cs="Arial"/>
                <w:spacing w:val="2"/>
              </w:rPr>
            </w:pPr>
            <w:r>
              <w:rPr>
                <w:rFonts w:cs="Arial"/>
                <w:spacing w:val="2"/>
              </w:rPr>
              <w:t>6 bytes</w:t>
            </w:r>
          </w:p>
        </w:tc>
        <w:tc>
          <w:tcPr>
            <w:tcW w:w="3420" w:type="dxa"/>
          </w:tcPr>
          <w:p w14:paraId="2EB2911D"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bbbbbb</w:t>
            </w:r>
          </w:p>
          <w:p w14:paraId="1375C454"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0D0532C9" w14:textId="77777777" w:rsidTr="00186806">
        <w:trPr>
          <w:trHeight w:hRule="exact" w:val="360"/>
        </w:trPr>
        <w:tc>
          <w:tcPr>
            <w:tcW w:w="1161" w:type="dxa"/>
            <w:hideMark/>
          </w:tcPr>
          <w:p w14:paraId="2A9F7CB9"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27-32</w:t>
            </w:r>
          </w:p>
        </w:tc>
        <w:tc>
          <w:tcPr>
            <w:tcW w:w="2340" w:type="dxa"/>
            <w:hideMark/>
          </w:tcPr>
          <w:p w14:paraId="43807F47"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530" w:type="dxa"/>
            <w:hideMark/>
          </w:tcPr>
          <w:p w14:paraId="339F97DE"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710" w:type="dxa"/>
            <w:hideMark/>
          </w:tcPr>
          <w:p w14:paraId="0C91E7A8"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6 bytes</w:t>
            </w:r>
          </w:p>
        </w:tc>
        <w:tc>
          <w:tcPr>
            <w:tcW w:w="3420" w:type="dxa"/>
          </w:tcPr>
          <w:p w14:paraId="5470E0DC"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160628</w:t>
            </w:r>
          </w:p>
          <w:p w14:paraId="096F470B"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FCF86A6" w14:textId="77777777" w:rsidTr="00186806">
        <w:trPr>
          <w:trHeight w:hRule="exact" w:val="360"/>
        </w:trPr>
        <w:tc>
          <w:tcPr>
            <w:tcW w:w="1161" w:type="dxa"/>
            <w:hideMark/>
          </w:tcPr>
          <w:p w14:paraId="1B7A0EEE"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33-38</w:t>
            </w:r>
          </w:p>
        </w:tc>
        <w:tc>
          <w:tcPr>
            <w:tcW w:w="2340" w:type="dxa"/>
            <w:hideMark/>
          </w:tcPr>
          <w:p w14:paraId="349B85FF"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530" w:type="dxa"/>
            <w:hideMark/>
          </w:tcPr>
          <w:p w14:paraId="4D7050B1"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06)</w:t>
            </w:r>
          </w:p>
        </w:tc>
        <w:tc>
          <w:tcPr>
            <w:tcW w:w="1710" w:type="dxa"/>
            <w:hideMark/>
          </w:tcPr>
          <w:p w14:paraId="68D473F5"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6 bytes</w:t>
            </w:r>
          </w:p>
        </w:tc>
        <w:tc>
          <w:tcPr>
            <w:tcW w:w="3420" w:type="dxa"/>
          </w:tcPr>
          <w:p w14:paraId="39718028"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104319</w:t>
            </w:r>
          </w:p>
          <w:p w14:paraId="524E4590"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91082B5" w14:textId="77777777" w:rsidTr="00186806">
        <w:trPr>
          <w:trHeight w:hRule="exact" w:val="360"/>
        </w:trPr>
        <w:tc>
          <w:tcPr>
            <w:tcW w:w="1161" w:type="dxa"/>
            <w:hideMark/>
          </w:tcPr>
          <w:p w14:paraId="776D3FE7"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39</w:t>
            </w:r>
          </w:p>
        </w:tc>
        <w:tc>
          <w:tcPr>
            <w:tcW w:w="2340" w:type="dxa"/>
            <w:hideMark/>
          </w:tcPr>
          <w:p w14:paraId="35398A90"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530" w:type="dxa"/>
            <w:hideMark/>
          </w:tcPr>
          <w:p w14:paraId="7B8583B6"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710" w:type="dxa"/>
            <w:hideMark/>
          </w:tcPr>
          <w:p w14:paraId="4C1ACF4F" w14:textId="77777777" w:rsidR="00703E89" w:rsidRDefault="00703E89" w:rsidP="00186806">
            <w:pPr>
              <w:widowControl w:val="0"/>
              <w:autoSpaceDE w:val="0"/>
              <w:autoSpaceDN w:val="0"/>
              <w:adjustRightInd w:val="0"/>
              <w:spacing w:line="219" w:lineRule="exact"/>
              <w:ind w:right="-20"/>
              <w:jc w:val="center"/>
              <w:rPr>
                <w:rFonts w:cs="Arial"/>
                <w:spacing w:val="2"/>
              </w:rPr>
            </w:pPr>
            <w:r>
              <w:rPr>
                <w:rFonts w:cs="Arial"/>
                <w:spacing w:val="2"/>
              </w:rPr>
              <w:t>1 byte</w:t>
            </w:r>
          </w:p>
        </w:tc>
        <w:tc>
          <w:tcPr>
            <w:tcW w:w="3420" w:type="dxa"/>
            <w:hideMark/>
          </w:tcPr>
          <w:p w14:paraId="3B8FDCA5"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F</w:t>
            </w:r>
          </w:p>
        </w:tc>
      </w:tr>
      <w:tr w:rsidR="00703E89" w14:paraId="095348CE" w14:textId="77777777" w:rsidTr="00186806">
        <w:trPr>
          <w:trHeight w:hRule="exact" w:val="360"/>
        </w:trPr>
        <w:tc>
          <w:tcPr>
            <w:tcW w:w="1161" w:type="dxa"/>
            <w:hideMark/>
          </w:tcPr>
          <w:p w14:paraId="29730849"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40</w:t>
            </w:r>
          </w:p>
        </w:tc>
        <w:tc>
          <w:tcPr>
            <w:tcW w:w="2340" w:type="dxa"/>
            <w:hideMark/>
          </w:tcPr>
          <w:p w14:paraId="3D11AAA4"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530" w:type="dxa"/>
            <w:hideMark/>
          </w:tcPr>
          <w:p w14:paraId="69CC3269"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X</w:t>
            </w:r>
            <w:r>
              <w:rPr>
                <w:rFonts w:cs="Arial"/>
                <w:spacing w:val="1"/>
              </w:rPr>
              <w:t>(</w:t>
            </w:r>
            <w:r>
              <w:rPr>
                <w:rFonts w:cs="Arial"/>
              </w:rPr>
              <w:t>01)</w:t>
            </w:r>
          </w:p>
        </w:tc>
        <w:tc>
          <w:tcPr>
            <w:tcW w:w="1710" w:type="dxa"/>
            <w:hideMark/>
          </w:tcPr>
          <w:p w14:paraId="59B6E85E" w14:textId="77777777" w:rsidR="00703E89" w:rsidRDefault="00703E89" w:rsidP="00186806">
            <w:pPr>
              <w:widowControl w:val="0"/>
              <w:autoSpaceDE w:val="0"/>
              <w:autoSpaceDN w:val="0"/>
              <w:adjustRightInd w:val="0"/>
              <w:spacing w:line="219" w:lineRule="exact"/>
              <w:ind w:right="-20"/>
              <w:jc w:val="center"/>
              <w:rPr>
                <w:rFonts w:cs="Arial"/>
                <w:spacing w:val="2"/>
              </w:rPr>
            </w:pPr>
            <w:r>
              <w:rPr>
                <w:rFonts w:cs="Arial"/>
                <w:spacing w:val="2"/>
              </w:rPr>
              <w:t>1 byte</w:t>
            </w:r>
          </w:p>
        </w:tc>
        <w:tc>
          <w:tcPr>
            <w:tcW w:w="3420" w:type="dxa"/>
            <w:hideMark/>
          </w:tcPr>
          <w:p w14:paraId="58FD5283"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O</w:t>
            </w:r>
          </w:p>
        </w:tc>
      </w:tr>
      <w:tr w:rsidR="00703E89" w14:paraId="087060D5" w14:textId="77777777" w:rsidTr="00186806">
        <w:trPr>
          <w:trHeight w:hRule="exact" w:val="360"/>
        </w:trPr>
        <w:tc>
          <w:tcPr>
            <w:tcW w:w="1161" w:type="dxa"/>
            <w:hideMark/>
          </w:tcPr>
          <w:p w14:paraId="5B1CB8D0" w14:textId="77777777" w:rsidR="00703E89" w:rsidRDefault="00703E89" w:rsidP="00186806">
            <w:pPr>
              <w:widowControl w:val="0"/>
              <w:autoSpaceDE w:val="0"/>
              <w:autoSpaceDN w:val="0"/>
              <w:adjustRightInd w:val="0"/>
              <w:spacing w:line="219" w:lineRule="exact"/>
              <w:ind w:right="-20"/>
              <w:jc w:val="center"/>
              <w:rPr>
                <w:rFonts w:cs="Arial"/>
                <w:spacing w:val="3"/>
              </w:rPr>
            </w:pPr>
            <w:r>
              <w:rPr>
                <w:rFonts w:cs="Arial"/>
                <w:spacing w:val="3"/>
              </w:rPr>
              <w:t>41-42</w:t>
            </w:r>
          </w:p>
        </w:tc>
        <w:tc>
          <w:tcPr>
            <w:tcW w:w="2340" w:type="dxa"/>
            <w:hideMark/>
          </w:tcPr>
          <w:p w14:paraId="77EAE351"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530" w:type="dxa"/>
            <w:hideMark/>
          </w:tcPr>
          <w:p w14:paraId="091F9FE0"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02)</w:t>
            </w:r>
          </w:p>
        </w:tc>
        <w:tc>
          <w:tcPr>
            <w:tcW w:w="1710" w:type="dxa"/>
            <w:hideMark/>
          </w:tcPr>
          <w:p w14:paraId="1D451B2F"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2 bytes</w:t>
            </w:r>
          </w:p>
        </w:tc>
        <w:tc>
          <w:tcPr>
            <w:tcW w:w="3420" w:type="dxa"/>
            <w:hideMark/>
          </w:tcPr>
          <w:p w14:paraId="7F30A67F" w14:textId="77777777" w:rsidR="00703E89" w:rsidRPr="00186806" w:rsidRDefault="00703E89" w:rsidP="004B49C6">
            <w:pPr>
              <w:autoSpaceDE w:val="0"/>
              <w:autoSpaceDN w:val="0"/>
              <w:adjustRightInd w:val="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01</w:t>
            </w:r>
          </w:p>
        </w:tc>
      </w:tr>
      <w:tr w:rsidR="00703E89" w14:paraId="0BE47F5A" w14:textId="77777777" w:rsidTr="00186806">
        <w:trPr>
          <w:trHeight w:hRule="exact" w:val="360"/>
        </w:trPr>
        <w:tc>
          <w:tcPr>
            <w:tcW w:w="1161" w:type="dxa"/>
            <w:hideMark/>
          </w:tcPr>
          <w:p w14:paraId="5A3F873F" w14:textId="77777777" w:rsidR="00703E89" w:rsidRDefault="00703E89" w:rsidP="00186806">
            <w:pPr>
              <w:widowControl w:val="0"/>
              <w:autoSpaceDE w:val="0"/>
              <w:autoSpaceDN w:val="0"/>
              <w:adjustRightInd w:val="0"/>
              <w:spacing w:line="219" w:lineRule="exact"/>
              <w:ind w:right="-20"/>
              <w:jc w:val="center"/>
              <w:rPr>
                <w:rFonts w:cs="Arial"/>
                <w:spacing w:val="-1"/>
              </w:rPr>
            </w:pPr>
            <w:r>
              <w:rPr>
                <w:rFonts w:cs="Arial"/>
                <w:spacing w:val="-1"/>
              </w:rPr>
              <w:t>43</w:t>
            </w:r>
          </w:p>
        </w:tc>
        <w:tc>
          <w:tcPr>
            <w:tcW w:w="2340" w:type="dxa"/>
            <w:hideMark/>
          </w:tcPr>
          <w:p w14:paraId="52345ABF"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530" w:type="dxa"/>
            <w:hideMark/>
          </w:tcPr>
          <w:p w14:paraId="3D8A2994"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710" w:type="dxa"/>
            <w:hideMark/>
          </w:tcPr>
          <w:p w14:paraId="7869E496"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1 byte</w:t>
            </w:r>
          </w:p>
        </w:tc>
        <w:tc>
          <w:tcPr>
            <w:tcW w:w="3420" w:type="dxa"/>
            <w:hideMark/>
          </w:tcPr>
          <w:p w14:paraId="117335D2" w14:textId="77777777" w:rsidR="00703E89" w:rsidRPr="00186806"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0</w:t>
            </w:r>
          </w:p>
        </w:tc>
      </w:tr>
      <w:tr w:rsidR="00703E89" w14:paraId="5B6F0DB1" w14:textId="77777777" w:rsidTr="00186806">
        <w:trPr>
          <w:trHeight w:hRule="exact" w:val="360"/>
        </w:trPr>
        <w:tc>
          <w:tcPr>
            <w:tcW w:w="1161" w:type="dxa"/>
            <w:hideMark/>
          </w:tcPr>
          <w:p w14:paraId="57F64CCD" w14:textId="77777777" w:rsidR="00703E89" w:rsidRDefault="00703E89" w:rsidP="00186806">
            <w:pPr>
              <w:widowControl w:val="0"/>
              <w:autoSpaceDE w:val="0"/>
              <w:autoSpaceDN w:val="0"/>
              <w:adjustRightInd w:val="0"/>
              <w:spacing w:line="219" w:lineRule="exact"/>
              <w:ind w:right="-20"/>
              <w:jc w:val="center"/>
              <w:rPr>
                <w:rFonts w:cs="Arial"/>
                <w:spacing w:val="-1"/>
              </w:rPr>
            </w:pPr>
            <w:r>
              <w:rPr>
                <w:rFonts w:cs="Arial"/>
                <w:spacing w:val="-1"/>
              </w:rPr>
              <w:t>44</w:t>
            </w:r>
          </w:p>
        </w:tc>
        <w:tc>
          <w:tcPr>
            <w:tcW w:w="2340" w:type="dxa"/>
            <w:hideMark/>
          </w:tcPr>
          <w:p w14:paraId="1EED3BA7"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530" w:type="dxa"/>
            <w:hideMark/>
          </w:tcPr>
          <w:p w14:paraId="0E162DB8"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710" w:type="dxa"/>
            <w:hideMark/>
          </w:tcPr>
          <w:p w14:paraId="03E49A3A"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1 byte</w:t>
            </w:r>
          </w:p>
        </w:tc>
        <w:tc>
          <w:tcPr>
            <w:tcW w:w="3420" w:type="dxa"/>
            <w:hideMark/>
          </w:tcPr>
          <w:p w14:paraId="73FD6741" w14:textId="77777777" w:rsidR="00703E89" w:rsidRPr="00186806"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0</w:t>
            </w:r>
          </w:p>
        </w:tc>
      </w:tr>
      <w:tr w:rsidR="00703E89" w14:paraId="687B5FA6" w14:textId="77777777" w:rsidTr="00186806">
        <w:trPr>
          <w:trHeight w:hRule="exact" w:val="360"/>
        </w:trPr>
        <w:tc>
          <w:tcPr>
            <w:tcW w:w="1161" w:type="dxa"/>
            <w:hideMark/>
          </w:tcPr>
          <w:p w14:paraId="4E6D1A7D" w14:textId="77777777" w:rsidR="00703E89" w:rsidRDefault="00703E89" w:rsidP="00186806">
            <w:pPr>
              <w:widowControl w:val="0"/>
              <w:autoSpaceDE w:val="0"/>
              <w:autoSpaceDN w:val="0"/>
              <w:adjustRightInd w:val="0"/>
              <w:spacing w:line="219" w:lineRule="exact"/>
              <w:ind w:right="-20"/>
              <w:jc w:val="center"/>
              <w:rPr>
                <w:rFonts w:cs="Arial"/>
                <w:spacing w:val="-1"/>
              </w:rPr>
            </w:pPr>
            <w:r>
              <w:rPr>
                <w:rFonts w:cs="Arial"/>
                <w:spacing w:val="-1"/>
              </w:rPr>
              <w:t>45</w:t>
            </w:r>
          </w:p>
        </w:tc>
        <w:tc>
          <w:tcPr>
            <w:tcW w:w="2340" w:type="dxa"/>
            <w:hideMark/>
          </w:tcPr>
          <w:p w14:paraId="4A9E096C"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530" w:type="dxa"/>
            <w:hideMark/>
          </w:tcPr>
          <w:p w14:paraId="2BDC502C"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01)</w:t>
            </w:r>
          </w:p>
        </w:tc>
        <w:tc>
          <w:tcPr>
            <w:tcW w:w="1710" w:type="dxa"/>
            <w:hideMark/>
          </w:tcPr>
          <w:p w14:paraId="3DFC7CF4"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1 byte</w:t>
            </w:r>
          </w:p>
        </w:tc>
        <w:tc>
          <w:tcPr>
            <w:tcW w:w="3420" w:type="dxa"/>
            <w:hideMark/>
          </w:tcPr>
          <w:p w14:paraId="1A5275BC"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0</w:t>
            </w:r>
          </w:p>
        </w:tc>
      </w:tr>
      <w:tr w:rsidR="00703E89" w14:paraId="77271943" w14:textId="77777777" w:rsidTr="00186806">
        <w:trPr>
          <w:trHeight w:hRule="exact" w:val="360"/>
        </w:trPr>
        <w:tc>
          <w:tcPr>
            <w:tcW w:w="1161" w:type="dxa"/>
            <w:hideMark/>
          </w:tcPr>
          <w:p w14:paraId="60113F8A" w14:textId="77777777" w:rsidR="00703E89" w:rsidRDefault="00703E89" w:rsidP="00186806">
            <w:pPr>
              <w:widowControl w:val="0"/>
              <w:autoSpaceDE w:val="0"/>
              <w:autoSpaceDN w:val="0"/>
              <w:adjustRightInd w:val="0"/>
              <w:spacing w:line="219" w:lineRule="exact"/>
              <w:ind w:right="-20"/>
              <w:jc w:val="center"/>
              <w:rPr>
                <w:rFonts w:cs="Arial"/>
                <w:spacing w:val="-1"/>
              </w:rPr>
            </w:pPr>
            <w:r>
              <w:rPr>
                <w:rFonts w:cs="Arial"/>
                <w:spacing w:val="-1"/>
              </w:rPr>
              <w:t>46-48</w:t>
            </w:r>
          </w:p>
        </w:tc>
        <w:tc>
          <w:tcPr>
            <w:tcW w:w="2340" w:type="dxa"/>
            <w:hideMark/>
          </w:tcPr>
          <w:p w14:paraId="10BF81FA"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Response Code</w:t>
            </w:r>
          </w:p>
        </w:tc>
        <w:tc>
          <w:tcPr>
            <w:tcW w:w="1530" w:type="dxa"/>
            <w:hideMark/>
          </w:tcPr>
          <w:p w14:paraId="1DEA1C6E" w14:textId="77777777" w:rsidR="00703E89" w:rsidRDefault="00703E89" w:rsidP="00186806">
            <w:pPr>
              <w:widowControl w:val="0"/>
              <w:autoSpaceDE w:val="0"/>
              <w:autoSpaceDN w:val="0"/>
              <w:adjustRightInd w:val="0"/>
              <w:spacing w:line="219" w:lineRule="exact"/>
              <w:ind w:right="-20"/>
              <w:jc w:val="center"/>
              <w:rPr>
                <w:rFonts w:cs="Arial"/>
              </w:rPr>
            </w:pPr>
            <w:r>
              <w:rPr>
                <w:rFonts w:cs="Arial"/>
              </w:rPr>
              <w:t>9</w:t>
            </w:r>
            <w:r>
              <w:rPr>
                <w:rFonts w:cs="Arial"/>
                <w:spacing w:val="1"/>
              </w:rPr>
              <w:t>(</w:t>
            </w:r>
            <w:r>
              <w:rPr>
                <w:rFonts w:cs="Arial"/>
              </w:rPr>
              <w:t>03)</w:t>
            </w:r>
          </w:p>
        </w:tc>
        <w:tc>
          <w:tcPr>
            <w:tcW w:w="1710" w:type="dxa"/>
            <w:hideMark/>
          </w:tcPr>
          <w:p w14:paraId="39515BD0" w14:textId="77777777" w:rsidR="00703E89" w:rsidRDefault="00703E89" w:rsidP="00186806">
            <w:pPr>
              <w:widowControl w:val="0"/>
              <w:autoSpaceDE w:val="0"/>
              <w:autoSpaceDN w:val="0"/>
              <w:adjustRightInd w:val="0"/>
              <w:spacing w:line="219" w:lineRule="exact"/>
              <w:ind w:right="-20"/>
              <w:jc w:val="center"/>
              <w:rPr>
                <w:rFonts w:cs="Arial"/>
              </w:rPr>
            </w:pPr>
            <w:r>
              <w:rPr>
                <w:rFonts w:cs="Arial"/>
                <w:spacing w:val="2"/>
              </w:rPr>
              <w:t>3 bytes</w:t>
            </w:r>
          </w:p>
        </w:tc>
        <w:tc>
          <w:tcPr>
            <w:tcW w:w="3420" w:type="dxa"/>
            <w:hideMark/>
          </w:tcPr>
          <w:p w14:paraId="013C08B8" w14:textId="77777777" w:rsidR="00703E89" w:rsidRPr="00186806"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186806">
              <w:rPr>
                <w:rFonts w:ascii="Courier New" w:hAnsi="Courier New" w:cs="Courier New"/>
                <w:b/>
                <w:color w:val="538135" w:themeColor="accent3"/>
                <w:sz w:val="18"/>
                <w:szCs w:val="18"/>
              </w:rPr>
              <w:t>008</w:t>
            </w:r>
          </w:p>
        </w:tc>
      </w:tr>
    </w:tbl>
    <w:p w14:paraId="320115CE" w14:textId="77777777" w:rsidR="00703E89" w:rsidRDefault="00703E89" w:rsidP="00703E89">
      <w:pPr>
        <w:autoSpaceDE w:val="0"/>
        <w:autoSpaceDN w:val="0"/>
        <w:adjustRightInd w:val="0"/>
        <w:rPr>
          <w:rFonts w:cs="Arial"/>
        </w:rPr>
      </w:pPr>
    </w:p>
    <w:p w14:paraId="6EAE4597" w14:textId="77777777" w:rsidR="0008759F" w:rsidRDefault="0008759F" w:rsidP="00703E89">
      <w:pPr>
        <w:autoSpaceDE w:val="0"/>
        <w:autoSpaceDN w:val="0"/>
        <w:adjustRightInd w:val="0"/>
        <w:rPr>
          <w:rFonts w:cs="Arial"/>
        </w:rPr>
      </w:pPr>
    </w:p>
    <w:p w14:paraId="2EB0B62E" w14:textId="77777777" w:rsidR="00186806" w:rsidRDefault="00186806" w:rsidP="00703E89">
      <w:pPr>
        <w:autoSpaceDE w:val="0"/>
        <w:autoSpaceDN w:val="0"/>
        <w:adjustRightInd w:val="0"/>
        <w:rPr>
          <w:rFonts w:cs="Arial"/>
        </w:rPr>
      </w:pPr>
    </w:p>
    <w:tbl>
      <w:tblPr>
        <w:tblW w:w="101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2363"/>
        <w:gridCol w:w="1440"/>
        <w:gridCol w:w="1710"/>
        <w:gridCol w:w="3420"/>
      </w:tblGrid>
      <w:tr w:rsidR="00703E89" w14:paraId="3A6BF096" w14:textId="77777777" w:rsidTr="00186806">
        <w:tc>
          <w:tcPr>
            <w:tcW w:w="1170" w:type="dxa"/>
            <w:tcBorders>
              <w:top w:val="single" w:sz="4" w:space="0" w:color="auto"/>
              <w:left w:val="single" w:sz="4" w:space="0" w:color="auto"/>
              <w:bottom w:val="single" w:sz="4" w:space="0" w:color="auto"/>
              <w:right w:val="single" w:sz="4" w:space="0" w:color="auto"/>
            </w:tcBorders>
            <w:hideMark/>
          </w:tcPr>
          <w:p w14:paraId="4C49D428" w14:textId="77777777" w:rsidR="00703E89" w:rsidRDefault="00703E89" w:rsidP="004B49C6">
            <w:pPr>
              <w:spacing w:line="240" w:lineRule="atLeast"/>
              <w:jc w:val="center"/>
              <w:rPr>
                <w:b/>
                <w:snapToGrid w:val="0"/>
                <w:color w:val="000000"/>
              </w:rPr>
            </w:pPr>
            <w:r>
              <w:rPr>
                <w:b/>
                <w:snapToGrid w:val="0"/>
                <w:color w:val="000000"/>
              </w:rPr>
              <w:lastRenderedPageBreak/>
              <w:t xml:space="preserve">SPDH </w:t>
            </w:r>
          </w:p>
          <w:p w14:paraId="475CED61" w14:textId="77777777" w:rsidR="00703E89" w:rsidRDefault="00703E89" w:rsidP="004B49C6">
            <w:pPr>
              <w:spacing w:line="240" w:lineRule="atLeast"/>
              <w:jc w:val="center"/>
              <w:rPr>
                <w:b/>
                <w:snapToGrid w:val="0"/>
                <w:color w:val="000000"/>
              </w:rPr>
            </w:pPr>
            <w:r>
              <w:rPr>
                <w:b/>
                <w:snapToGrid w:val="0"/>
                <w:color w:val="000000"/>
              </w:rPr>
              <w:t>FID/SFID</w:t>
            </w:r>
          </w:p>
        </w:tc>
        <w:tc>
          <w:tcPr>
            <w:tcW w:w="2363" w:type="dxa"/>
            <w:tcBorders>
              <w:top w:val="single" w:sz="4" w:space="0" w:color="auto"/>
              <w:left w:val="single" w:sz="4" w:space="0" w:color="auto"/>
              <w:bottom w:val="single" w:sz="4" w:space="0" w:color="auto"/>
              <w:right w:val="single" w:sz="4" w:space="0" w:color="auto"/>
            </w:tcBorders>
            <w:hideMark/>
          </w:tcPr>
          <w:p w14:paraId="530B7CD3"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tcBorders>
              <w:top w:val="single" w:sz="4" w:space="0" w:color="auto"/>
              <w:left w:val="single" w:sz="4" w:space="0" w:color="auto"/>
              <w:bottom w:val="single" w:sz="4" w:space="0" w:color="auto"/>
              <w:right w:val="single" w:sz="4" w:space="0" w:color="auto"/>
            </w:tcBorders>
            <w:hideMark/>
          </w:tcPr>
          <w:p w14:paraId="7AC09BA4" w14:textId="77777777" w:rsidR="00703E89" w:rsidRDefault="00703E89" w:rsidP="004B49C6">
            <w:pPr>
              <w:spacing w:line="240" w:lineRule="atLeast"/>
              <w:jc w:val="center"/>
              <w:rPr>
                <w:b/>
                <w:snapToGrid w:val="0"/>
                <w:color w:val="000000"/>
              </w:rPr>
            </w:pPr>
            <w:r>
              <w:rPr>
                <w:b/>
                <w:snapToGrid w:val="0"/>
                <w:color w:val="000000"/>
              </w:rPr>
              <w:t>Picture</w:t>
            </w:r>
          </w:p>
        </w:tc>
        <w:tc>
          <w:tcPr>
            <w:tcW w:w="1710" w:type="dxa"/>
            <w:tcBorders>
              <w:top w:val="single" w:sz="4" w:space="0" w:color="auto"/>
              <w:left w:val="single" w:sz="4" w:space="0" w:color="auto"/>
              <w:bottom w:val="single" w:sz="4" w:space="0" w:color="auto"/>
              <w:right w:val="single" w:sz="4" w:space="0" w:color="auto"/>
            </w:tcBorders>
            <w:hideMark/>
          </w:tcPr>
          <w:p w14:paraId="4A1FDF7C" w14:textId="77777777" w:rsidR="00703E89" w:rsidRDefault="00703E89" w:rsidP="004B49C6">
            <w:pPr>
              <w:spacing w:line="240" w:lineRule="atLeast"/>
              <w:jc w:val="center"/>
              <w:rPr>
                <w:b/>
                <w:snapToGrid w:val="0"/>
                <w:color w:val="000000"/>
              </w:rPr>
            </w:pPr>
            <w:r>
              <w:rPr>
                <w:b/>
                <w:snapToGrid w:val="0"/>
                <w:color w:val="000000"/>
              </w:rPr>
              <w:t>Length</w:t>
            </w:r>
          </w:p>
        </w:tc>
        <w:tc>
          <w:tcPr>
            <w:tcW w:w="3420" w:type="dxa"/>
            <w:tcBorders>
              <w:top w:val="single" w:sz="4" w:space="0" w:color="auto"/>
              <w:left w:val="single" w:sz="4" w:space="0" w:color="auto"/>
              <w:bottom w:val="single" w:sz="4" w:space="0" w:color="auto"/>
              <w:right w:val="single" w:sz="4" w:space="0" w:color="auto"/>
            </w:tcBorders>
            <w:hideMark/>
          </w:tcPr>
          <w:p w14:paraId="43CD6A18"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1E115207" w14:textId="77777777" w:rsidTr="00186806">
        <w:tc>
          <w:tcPr>
            <w:tcW w:w="1170" w:type="dxa"/>
            <w:tcBorders>
              <w:top w:val="single" w:sz="4" w:space="0" w:color="auto"/>
              <w:left w:val="single" w:sz="4" w:space="0" w:color="auto"/>
              <w:bottom w:val="single" w:sz="4" w:space="0" w:color="auto"/>
              <w:right w:val="single" w:sz="4" w:space="0" w:color="auto"/>
            </w:tcBorders>
            <w:hideMark/>
          </w:tcPr>
          <w:p w14:paraId="59F98A79" w14:textId="77777777" w:rsidR="00703E89" w:rsidRDefault="00703E89" w:rsidP="004B49C6">
            <w:pPr>
              <w:spacing w:line="240" w:lineRule="atLeast"/>
              <w:jc w:val="center"/>
              <w:rPr>
                <w:snapToGrid w:val="0"/>
                <w:color w:val="000000"/>
              </w:rPr>
            </w:pPr>
            <w:r>
              <w:rPr>
                <w:snapToGrid w:val="0"/>
                <w:color w:val="000000"/>
              </w:rPr>
              <w:t>F</w:t>
            </w:r>
          </w:p>
        </w:tc>
        <w:tc>
          <w:tcPr>
            <w:tcW w:w="2363" w:type="dxa"/>
            <w:tcBorders>
              <w:top w:val="single" w:sz="4" w:space="0" w:color="auto"/>
              <w:left w:val="single" w:sz="4" w:space="0" w:color="auto"/>
              <w:bottom w:val="single" w:sz="4" w:space="0" w:color="auto"/>
              <w:right w:val="single" w:sz="4" w:space="0" w:color="auto"/>
            </w:tcBorders>
            <w:hideMark/>
          </w:tcPr>
          <w:p w14:paraId="554237F2" w14:textId="77777777" w:rsidR="00703E89" w:rsidRDefault="00703E89" w:rsidP="004B49C6">
            <w:pPr>
              <w:spacing w:line="240" w:lineRule="atLeast"/>
              <w:rPr>
                <w:snapToGrid w:val="0"/>
                <w:color w:val="000000"/>
              </w:rPr>
            </w:pPr>
            <w:r>
              <w:rPr>
                <w:snapToGrid w:val="0"/>
                <w:color w:val="000000"/>
              </w:rPr>
              <w:t>Approval code</w:t>
            </w:r>
          </w:p>
        </w:tc>
        <w:tc>
          <w:tcPr>
            <w:tcW w:w="1440" w:type="dxa"/>
            <w:tcBorders>
              <w:top w:val="single" w:sz="4" w:space="0" w:color="auto"/>
              <w:left w:val="single" w:sz="4" w:space="0" w:color="auto"/>
              <w:bottom w:val="single" w:sz="4" w:space="0" w:color="auto"/>
              <w:right w:val="single" w:sz="4" w:space="0" w:color="auto"/>
            </w:tcBorders>
            <w:hideMark/>
          </w:tcPr>
          <w:p w14:paraId="68691FA5" w14:textId="77777777" w:rsidR="00703E89" w:rsidRDefault="00703E89" w:rsidP="004B49C6">
            <w:pPr>
              <w:spacing w:line="240" w:lineRule="atLeast"/>
              <w:rPr>
                <w:snapToGrid w:val="0"/>
                <w:color w:val="000000"/>
              </w:rPr>
            </w:pPr>
            <w:r>
              <w:rPr>
                <w:snapToGrid w:val="0"/>
                <w:color w:val="000000"/>
              </w:rPr>
              <w:t>X(8)</w:t>
            </w:r>
          </w:p>
        </w:tc>
        <w:tc>
          <w:tcPr>
            <w:tcW w:w="1710" w:type="dxa"/>
            <w:tcBorders>
              <w:top w:val="single" w:sz="4" w:space="0" w:color="auto"/>
              <w:left w:val="single" w:sz="4" w:space="0" w:color="auto"/>
              <w:bottom w:val="single" w:sz="4" w:space="0" w:color="auto"/>
              <w:right w:val="single" w:sz="4" w:space="0" w:color="auto"/>
            </w:tcBorders>
            <w:hideMark/>
          </w:tcPr>
          <w:p w14:paraId="23EFE9E4" w14:textId="77777777" w:rsidR="00703E89" w:rsidRDefault="00703E89" w:rsidP="004B49C6">
            <w:pPr>
              <w:spacing w:line="240" w:lineRule="atLeast"/>
              <w:rPr>
                <w:snapToGrid w:val="0"/>
                <w:color w:val="000000"/>
              </w:rPr>
            </w:pPr>
            <w:r>
              <w:rPr>
                <w:snapToGrid w:val="0"/>
                <w:color w:val="000000"/>
              </w:rPr>
              <w:t>8 byte</w:t>
            </w:r>
          </w:p>
        </w:tc>
        <w:tc>
          <w:tcPr>
            <w:tcW w:w="3420" w:type="dxa"/>
            <w:tcBorders>
              <w:top w:val="single" w:sz="4" w:space="0" w:color="auto"/>
              <w:left w:val="single" w:sz="4" w:space="0" w:color="auto"/>
              <w:bottom w:val="single" w:sz="4" w:space="0" w:color="auto"/>
              <w:right w:val="single" w:sz="4" w:space="0" w:color="auto"/>
            </w:tcBorders>
            <w:hideMark/>
          </w:tcPr>
          <w:p w14:paraId="45EC875A" w14:textId="77777777" w:rsidR="00703E89" w:rsidRPr="00A942EE" w:rsidRDefault="00703E89" w:rsidP="004B49C6">
            <w:pPr>
              <w:spacing w:line="240" w:lineRule="atLeast"/>
              <w:jc w:val="center"/>
              <w:rPr>
                <w:rFonts w:ascii="Courier New" w:hAnsi="Courier New" w:cs="Courier New"/>
                <w:b/>
                <w:snapToGrid w:val="0"/>
                <w:color w:val="538135" w:themeColor="accent3"/>
                <w:sz w:val="18"/>
                <w:szCs w:val="18"/>
              </w:rPr>
            </w:pPr>
            <w:r w:rsidRPr="00A942EE">
              <w:rPr>
                <w:rFonts w:ascii="Courier New" w:hAnsi="Courier New" w:cs="Courier New"/>
                <w:b/>
                <w:color w:val="538135" w:themeColor="accent3"/>
                <w:sz w:val="18"/>
                <w:szCs w:val="18"/>
              </w:rPr>
              <w:t>1cF28104318</w:t>
            </w:r>
          </w:p>
        </w:tc>
      </w:tr>
      <w:tr w:rsidR="00703E89" w14:paraId="0D2A7EA8" w14:textId="77777777" w:rsidTr="00186806">
        <w:tc>
          <w:tcPr>
            <w:tcW w:w="1170" w:type="dxa"/>
            <w:tcBorders>
              <w:top w:val="single" w:sz="4" w:space="0" w:color="auto"/>
              <w:left w:val="single" w:sz="4" w:space="0" w:color="auto"/>
              <w:bottom w:val="single" w:sz="4" w:space="0" w:color="auto"/>
              <w:right w:val="single" w:sz="4" w:space="0" w:color="auto"/>
            </w:tcBorders>
            <w:hideMark/>
          </w:tcPr>
          <w:p w14:paraId="19849137" w14:textId="77777777" w:rsidR="00703E89" w:rsidRDefault="00703E89" w:rsidP="004B49C6">
            <w:pPr>
              <w:spacing w:line="240" w:lineRule="atLeast"/>
              <w:jc w:val="center"/>
              <w:rPr>
                <w:snapToGrid w:val="0"/>
                <w:color w:val="000000"/>
              </w:rPr>
            </w:pPr>
            <w:r>
              <w:rPr>
                <w:snapToGrid w:val="0"/>
                <w:color w:val="000000"/>
              </w:rPr>
              <w:t>Q</w:t>
            </w:r>
          </w:p>
        </w:tc>
        <w:tc>
          <w:tcPr>
            <w:tcW w:w="2363" w:type="dxa"/>
            <w:tcBorders>
              <w:top w:val="single" w:sz="4" w:space="0" w:color="auto"/>
              <w:left w:val="single" w:sz="4" w:space="0" w:color="auto"/>
              <w:bottom w:val="single" w:sz="4" w:space="0" w:color="auto"/>
              <w:right w:val="single" w:sz="4" w:space="0" w:color="auto"/>
            </w:tcBorders>
            <w:hideMark/>
          </w:tcPr>
          <w:p w14:paraId="0DC3A714" w14:textId="77777777" w:rsidR="00703E89" w:rsidRDefault="00703E89" w:rsidP="004B49C6">
            <w:pPr>
              <w:spacing w:line="240" w:lineRule="atLeast"/>
              <w:rPr>
                <w:snapToGrid w:val="0"/>
                <w:color w:val="000000"/>
              </w:rPr>
            </w:pPr>
            <w:r>
              <w:rPr>
                <w:snapToGrid w:val="0"/>
                <w:color w:val="000000"/>
              </w:rPr>
              <w:t>Echo data</w:t>
            </w:r>
          </w:p>
        </w:tc>
        <w:tc>
          <w:tcPr>
            <w:tcW w:w="1440" w:type="dxa"/>
            <w:tcBorders>
              <w:top w:val="single" w:sz="4" w:space="0" w:color="auto"/>
              <w:left w:val="single" w:sz="4" w:space="0" w:color="auto"/>
              <w:bottom w:val="single" w:sz="4" w:space="0" w:color="auto"/>
              <w:right w:val="single" w:sz="4" w:space="0" w:color="auto"/>
            </w:tcBorders>
            <w:hideMark/>
          </w:tcPr>
          <w:p w14:paraId="25ED514E" w14:textId="77777777" w:rsidR="00703E89" w:rsidRDefault="00703E89" w:rsidP="004B49C6">
            <w:pPr>
              <w:spacing w:line="240" w:lineRule="atLeast"/>
              <w:rPr>
                <w:snapToGrid w:val="0"/>
                <w:color w:val="000000"/>
              </w:rPr>
            </w:pPr>
            <w:r>
              <w:rPr>
                <w:snapToGrid w:val="0"/>
                <w:color w:val="000000"/>
              </w:rPr>
              <w:t>X(16)</w:t>
            </w:r>
          </w:p>
        </w:tc>
        <w:tc>
          <w:tcPr>
            <w:tcW w:w="1710" w:type="dxa"/>
            <w:tcBorders>
              <w:top w:val="single" w:sz="4" w:space="0" w:color="auto"/>
              <w:left w:val="single" w:sz="4" w:space="0" w:color="auto"/>
              <w:bottom w:val="single" w:sz="4" w:space="0" w:color="auto"/>
              <w:right w:val="single" w:sz="4" w:space="0" w:color="auto"/>
            </w:tcBorders>
            <w:hideMark/>
          </w:tcPr>
          <w:p w14:paraId="1C54E92A" w14:textId="77777777" w:rsidR="00703E89" w:rsidRDefault="00703E89" w:rsidP="004B49C6">
            <w:pPr>
              <w:spacing w:line="240" w:lineRule="atLeast"/>
              <w:rPr>
                <w:snapToGrid w:val="0"/>
                <w:color w:val="000000"/>
              </w:rPr>
            </w:pPr>
            <w:r>
              <w:rPr>
                <w:snapToGrid w:val="0"/>
                <w:color w:val="000000"/>
              </w:rPr>
              <w:t>1 to 16 bytes</w:t>
            </w:r>
          </w:p>
        </w:tc>
        <w:tc>
          <w:tcPr>
            <w:tcW w:w="3420" w:type="dxa"/>
            <w:tcBorders>
              <w:top w:val="single" w:sz="4" w:space="0" w:color="auto"/>
              <w:left w:val="single" w:sz="4" w:space="0" w:color="auto"/>
              <w:bottom w:val="single" w:sz="4" w:space="0" w:color="auto"/>
              <w:right w:val="single" w:sz="4" w:space="0" w:color="auto"/>
            </w:tcBorders>
            <w:hideMark/>
          </w:tcPr>
          <w:p w14:paraId="0081C335" w14:textId="77777777" w:rsidR="00703E89" w:rsidRPr="00A942EE"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A942EE">
              <w:rPr>
                <w:rFonts w:ascii="Courier New" w:hAnsi="Courier New" w:cs="Courier New"/>
                <w:b/>
                <w:color w:val="538135" w:themeColor="accent3"/>
                <w:sz w:val="18"/>
                <w:szCs w:val="18"/>
              </w:rPr>
              <w:t>1cQCX</w:t>
            </w:r>
          </w:p>
        </w:tc>
      </w:tr>
      <w:tr w:rsidR="00703E89" w14:paraId="3665ABB1" w14:textId="77777777" w:rsidTr="00186806">
        <w:tc>
          <w:tcPr>
            <w:tcW w:w="1170" w:type="dxa"/>
            <w:tcBorders>
              <w:top w:val="single" w:sz="4" w:space="0" w:color="auto"/>
              <w:left w:val="single" w:sz="4" w:space="0" w:color="auto"/>
              <w:bottom w:val="single" w:sz="4" w:space="0" w:color="auto"/>
              <w:right w:val="single" w:sz="4" w:space="0" w:color="auto"/>
            </w:tcBorders>
            <w:hideMark/>
          </w:tcPr>
          <w:p w14:paraId="3249A190" w14:textId="77777777" w:rsidR="00703E89" w:rsidRDefault="00703E89" w:rsidP="004B49C6">
            <w:pPr>
              <w:spacing w:line="240" w:lineRule="atLeast"/>
              <w:jc w:val="center"/>
              <w:rPr>
                <w:snapToGrid w:val="0"/>
                <w:color w:val="000000"/>
              </w:rPr>
            </w:pPr>
            <w:r>
              <w:rPr>
                <w:snapToGrid w:val="0"/>
                <w:color w:val="000000"/>
              </w:rPr>
              <w:t>g</w:t>
            </w:r>
          </w:p>
        </w:tc>
        <w:tc>
          <w:tcPr>
            <w:tcW w:w="2363" w:type="dxa"/>
            <w:tcBorders>
              <w:top w:val="single" w:sz="4" w:space="0" w:color="auto"/>
              <w:left w:val="single" w:sz="4" w:space="0" w:color="auto"/>
              <w:bottom w:val="single" w:sz="4" w:space="0" w:color="auto"/>
              <w:right w:val="single" w:sz="4" w:space="0" w:color="auto"/>
            </w:tcBorders>
            <w:hideMark/>
          </w:tcPr>
          <w:p w14:paraId="4DC7EEEF" w14:textId="77777777" w:rsidR="00703E89" w:rsidRDefault="00703E89" w:rsidP="004B49C6">
            <w:pPr>
              <w:spacing w:line="240" w:lineRule="atLeast"/>
              <w:rPr>
                <w:snapToGrid w:val="0"/>
                <w:color w:val="000000"/>
              </w:rPr>
            </w:pPr>
            <w:r>
              <w:rPr>
                <w:snapToGrid w:val="0"/>
                <w:color w:val="000000"/>
              </w:rPr>
              <w:t>Response display</w:t>
            </w:r>
          </w:p>
        </w:tc>
        <w:tc>
          <w:tcPr>
            <w:tcW w:w="1440" w:type="dxa"/>
            <w:tcBorders>
              <w:top w:val="single" w:sz="4" w:space="0" w:color="auto"/>
              <w:left w:val="single" w:sz="4" w:space="0" w:color="auto"/>
              <w:bottom w:val="single" w:sz="4" w:space="0" w:color="auto"/>
              <w:right w:val="single" w:sz="4" w:space="0" w:color="auto"/>
            </w:tcBorders>
            <w:hideMark/>
          </w:tcPr>
          <w:p w14:paraId="0A263250" w14:textId="77777777" w:rsidR="00703E89" w:rsidRDefault="00703E89" w:rsidP="004B49C6">
            <w:pPr>
              <w:spacing w:line="240" w:lineRule="atLeast"/>
              <w:rPr>
                <w:snapToGrid w:val="0"/>
                <w:color w:val="000000"/>
              </w:rPr>
            </w:pPr>
            <w:r>
              <w:rPr>
                <w:snapToGrid w:val="0"/>
                <w:color w:val="000000"/>
              </w:rPr>
              <w:t>X(48)</w:t>
            </w:r>
          </w:p>
        </w:tc>
        <w:tc>
          <w:tcPr>
            <w:tcW w:w="1710" w:type="dxa"/>
            <w:tcBorders>
              <w:top w:val="single" w:sz="4" w:space="0" w:color="auto"/>
              <w:left w:val="single" w:sz="4" w:space="0" w:color="auto"/>
              <w:bottom w:val="single" w:sz="4" w:space="0" w:color="auto"/>
              <w:right w:val="single" w:sz="4" w:space="0" w:color="auto"/>
            </w:tcBorders>
            <w:hideMark/>
          </w:tcPr>
          <w:p w14:paraId="7664DD02" w14:textId="77777777" w:rsidR="00703E89" w:rsidRDefault="00703E89" w:rsidP="004B49C6">
            <w:pPr>
              <w:spacing w:line="240" w:lineRule="atLeast"/>
              <w:rPr>
                <w:snapToGrid w:val="0"/>
                <w:color w:val="000000"/>
              </w:rPr>
            </w:pPr>
            <w:r>
              <w:rPr>
                <w:snapToGrid w:val="0"/>
                <w:color w:val="000000"/>
              </w:rPr>
              <w:t>1 to 48 bytes</w:t>
            </w:r>
          </w:p>
        </w:tc>
        <w:tc>
          <w:tcPr>
            <w:tcW w:w="3420" w:type="dxa"/>
            <w:tcBorders>
              <w:top w:val="single" w:sz="4" w:space="0" w:color="auto"/>
              <w:left w:val="single" w:sz="4" w:space="0" w:color="auto"/>
              <w:bottom w:val="single" w:sz="4" w:space="0" w:color="auto"/>
              <w:right w:val="single" w:sz="4" w:space="0" w:color="auto"/>
            </w:tcBorders>
            <w:hideMark/>
          </w:tcPr>
          <w:p w14:paraId="167F8D8A" w14:textId="77777777" w:rsidR="00703E89" w:rsidRPr="00A942EE"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A942EE">
              <w:rPr>
                <w:rFonts w:ascii="Courier New" w:hAnsi="Courier New" w:cs="Courier New"/>
                <w:b/>
                <w:color w:val="538135" w:themeColor="accent3"/>
                <w:sz w:val="18"/>
                <w:szCs w:val="18"/>
              </w:rPr>
              <w:t>1cgAPPROVE         AGAINST NAT'L NEG   Approved.bbb</w:t>
            </w:r>
          </w:p>
        </w:tc>
      </w:tr>
      <w:tr w:rsidR="00703E89" w14:paraId="4E3154E6" w14:textId="77777777" w:rsidTr="00186806">
        <w:tc>
          <w:tcPr>
            <w:tcW w:w="1170" w:type="dxa"/>
            <w:tcBorders>
              <w:top w:val="single" w:sz="4" w:space="0" w:color="auto"/>
              <w:left w:val="single" w:sz="4" w:space="0" w:color="auto"/>
              <w:bottom w:val="single" w:sz="4" w:space="0" w:color="auto"/>
              <w:right w:val="single" w:sz="4" w:space="0" w:color="auto"/>
            </w:tcBorders>
            <w:hideMark/>
          </w:tcPr>
          <w:p w14:paraId="757886DB" w14:textId="77777777" w:rsidR="00703E89" w:rsidRDefault="00703E89" w:rsidP="004B49C6">
            <w:pPr>
              <w:spacing w:line="240" w:lineRule="atLeast"/>
              <w:jc w:val="center"/>
              <w:rPr>
                <w:snapToGrid w:val="0"/>
                <w:color w:val="000000"/>
              </w:rPr>
            </w:pPr>
            <w:r>
              <w:rPr>
                <w:snapToGrid w:val="0"/>
                <w:color w:val="000000"/>
              </w:rPr>
              <w:t>h</w:t>
            </w:r>
          </w:p>
        </w:tc>
        <w:tc>
          <w:tcPr>
            <w:tcW w:w="2363" w:type="dxa"/>
            <w:tcBorders>
              <w:top w:val="single" w:sz="4" w:space="0" w:color="auto"/>
              <w:left w:val="single" w:sz="4" w:space="0" w:color="auto"/>
              <w:bottom w:val="single" w:sz="4" w:space="0" w:color="auto"/>
              <w:right w:val="single" w:sz="4" w:space="0" w:color="auto"/>
            </w:tcBorders>
            <w:hideMark/>
          </w:tcPr>
          <w:p w14:paraId="2BDA6C6E" w14:textId="77777777" w:rsidR="00703E89" w:rsidRDefault="00703E89" w:rsidP="004B49C6">
            <w:pPr>
              <w:spacing w:line="240" w:lineRule="atLeast"/>
              <w:rPr>
                <w:snapToGrid w:val="0"/>
                <w:color w:val="000000"/>
              </w:rPr>
            </w:pPr>
            <w:r>
              <w:rPr>
                <w:snapToGrid w:val="0"/>
                <w:color w:val="000000"/>
              </w:rPr>
              <w:t>Sequence number</w:t>
            </w:r>
          </w:p>
        </w:tc>
        <w:tc>
          <w:tcPr>
            <w:tcW w:w="1440" w:type="dxa"/>
            <w:tcBorders>
              <w:top w:val="single" w:sz="4" w:space="0" w:color="auto"/>
              <w:left w:val="single" w:sz="4" w:space="0" w:color="auto"/>
              <w:bottom w:val="single" w:sz="4" w:space="0" w:color="auto"/>
              <w:right w:val="single" w:sz="4" w:space="0" w:color="auto"/>
            </w:tcBorders>
            <w:hideMark/>
          </w:tcPr>
          <w:p w14:paraId="757E8EF3" w14:textId="77777777" w:rsidR="00703E89" w:rsidRDefault="00703E89" w:rsidP="004B49C6">
            <w:pPr>
              <w:spacing w:line="240" w:lineRule="atLeast"/>
              <w:rPr>
                <w:snapToGrid w:val="0"/>
                <w:color w:val="000000"/>
              </w:rPr>
            </w:pPr>
            <w:r>
              <w:rPr>
                <w:snapToGrid w:val="0"/>
                <w:color w:val="000000"/>
              </w:rPr>
              <w:t>X(10)</w:t>
            </w:r>
          </w:p>
        </w:tc>
        <w:tc>
          <w:tcPr>
            <w:tcW w:w="1710" w:type="dxa"/>
            <w:tcBorders>
              <w:top w:val="single" w:sz="4" w:space="0" w:color="auto"/>
              <w:left w:val="single" w:sz="4" w:space="0" w:color="auto"/>
              <w:bottom w:val="single" w:sz="4" w:space="0" w:color="auto"/>
              <w:right w:val="single" w:sz="4" w:space="0" w:color="auto"/>
            </w:tcBorders>
            <w:hideMark/>
          </w:tcPr>
          <w:p w14:paraId="133EFC10" w14:textId="77777777" w:rsidR="00703E89" w:rsidRDefault="00703E89" w:rsidP="004B49C6">
            <w:pPr>
              <w:spacing w:line="240" w:lineRule="atLeast"/>
              <w:rPr>
                <w:snapToGrid w:val="0"/>
                <w:color w:val="000000"/>
              </w:rPr>
            </w:pPr>
            <w:r>
              <w:rPr>
                <w:snapToGrid w:val="0"/>
                <w:color w:val="000000"/>
              </w:rPr>
              <w:t>10 bytes</w:t>
            </w:r>
          </w:p>
        </w:tc>
        <w:tc>
          <w:tcPr>
            <w:tcW w:w="3420" w:type="dxa"/>
            <w:tcBorders>
              <w:top w:val="single" w:sz="4" w:space="0" w:color="auto"/>
              <w:left w:val="single" w:sz="4" w:space="0" w:color="auto"/>
              <w:bottom w:val="single" w:sz="4" w:space="0" w:color="auto"/>
              <w:right w:val="single" w:sz="4" w:space="0" w:color="auto"/>
            </w:tcBorders>
            <w:hideMark/>
          </w:tcPr>
          <w:p w14:paraId="7258A7FC" w14:textId="77777777" w:rsidR="00703E89" w:rsidRPr="00A942EE"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A942EE">
              <w:rPr>
                <w:rFonts w:ascii="Courier New" w:hAnsi="Courier New" w:cs="Courier New"/>
                <w:b/>
                <w:color w:val="538135" w:themeColor="accent3"/>
                <w:sz w:val="18"/>
                <w:szCs w:val="18"/>
              </w:rPr>
              <w:t>1ch0010320020</w:t>
            </w:r>
          </w:p>
        </w:tc>
      </w:tr>
    </w:tbl>
    <w:p w14:paraId="5592DA30" w14:textId="77777777" w:rsidR="00703E89" w:rsidRDefault="00703E89" w:rsidP="00703E89">
      <w:pPr>
        <w:autoSpaceDE w:val="0"/>
        <w:autoSpaceDN w:val="0"/>
        <w:adjustRightInd w:val="0"/>
      </w:pPr>
    </w:p>
    <w:p w14:paraId="7DC94D15" w14:textId="77777777" w:rsidR="00703E89" w:rsidRDefault="00703E89" w:rsidP="00703E89">
      <w:pPr>
        <w:autoSpaceDE w:val="0"/>
        <w:autoSpaceDN w:val="0"/>
        <w:adjustRightInd w:val="0"/>
      </w:pPr>
    </w:p>
    <w:p w14:paraId="2A155BA0" w14:textId="77777777" w:rsidR="00703E89" w:rsidRDefault="00703E89" w:rsidP="00186806">
      <w:pPr>
        <w:pStyle w:val="Heading2"/>
      </w:pPr>
      <w:bookmarkStart w:id="3011" w:name="_Toc126079378"/>
      <w:r>
        <w:t>Pre-Authorization Purchase Completion Transaction (Fleet)</w:t>
      </w:r>
      <w:bookmarkEnd w:id="3011"/>
    </w:p>
    <w:p w14:paraId="1068E0A5" w14:textId="77777777" w:rsidR="00703E89" w:rsidRDefault="00703E89" w:rsidP="0008759F">
      <w:pPr>
        <w:pStyle w:val="Heading3"/>
      </w:pPr>
      <w:r>
        <w:t>Pre-Auth Completion Request SPDH Message</w:t>
      </w:r>
    </w:p>
    <w:p w14:paraId="227ED36A" w14:textId="77777777" w:rsidR="00703E89" w:rsidRDefault="00703E89" w:rsidP="00703E89">
      <w:pPr>
        <w:autoSpaceDE w:val="0"/>
        <w:autoSpaceDN w:val="0"/>
        <w:adjustRightInd w:val="0"/>
        <w:rPr>
          <w:rFonts w:cs="Arial"/>
        </w:rPr>
      </w:pPr>
      <w:r>
        <w:rPr>
          <w:rFonts w:cs="Arial"/>
        </w:rPr>
        <w:t>Length 272</w:t>
      </w:r>
    </w:p>
    <w:p w14:paraId="76814932" w14:textId="77777777" w:rsidR="00703E89" w:rsidRDefault="00703E89" w:rsidP="00703E89">
      <w:pPr>
        <w:autoSpaceDE w:val="0"/>
        <w:autoSpaceDN w:val="0"/>
        <w:adjustRightInd w:val="0"/>
        <w:rPr>
          <w:rFonts w:cs="Arial"/>
        </w:rPr>
      </w:pPr>
    </w:p>
    <w:p w14:paraId="58E1EC23"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8.08CENTBL004813bbbbbbbbbb</w:t>
      </w:r>
    </w:p>
    <w:p w14:paraId="6E2CE6FC"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160628104358FS02000000~1cB2158~1ch0010320030~1cq;708008******6226=1404*****************~1cF28104318~1ca160628115141001~1cP3~1cU0~1ce06~1cQCX~1cS514~1cd78220497263 ~1c6~1eD0015041.3300000200020000001580000000800000000046758900000000000004567124576800134576800000000~1eE021~1eF0</w:t>
      </w:r>
    </w:p>
    <w:p w14:paraId="556C7CFB" w14:textId="77777777" w:rsidR="00185756" w:rsidRDefault="00185756" w:rsidP="00703E89">
      <w:pPr>
        <w:autoSpaceDE w:val="0"/>
        <w:autoSpaceDN w:val="0"/>
        <w:adjustRightInd w:val="0"/>
        <w:rPr>
          <w:rFonts w:cs="Arial"/>
        </w:rPr>
      </w:pPr>
    </w:p>
    <w:p w14:paraId="43900778" w14:textId="77777777" w:rsidR="00703E89" w:rsidRDefault="00703E89" w:rsidP="00703E89">
      <w:pPr>
        <w:autoSpaceDE w:val="0"/>
        <w:autoSpaceDN w:val="0"/>
        <w:adjustRightInd w:val="0"/>
        <w:rPr>
          <w:rFonts w:cs="Arial"/>
        </w:rPr>
      </w:pPr>
    </w:p>
    <w:tbl>
      <w:tblPr>
        <w:tblW w:w="10080" w:type="dxa"/>
        <w:tblInd w:w="85" w:type="dxa"/>
        <w:tblLayout w:type="fixed"/>
        <w:tblCellMar>
          <w:left w:w="0" w:type="dxa"/>
          <w:right w:w="0" w:type="dxa"/>
        </w:tblCellMar>
        <w:tblLook w:val="04A0" w:firstRow="1" w:lastRow="0" w:firstColumn="1" w:lastColumn="0" w:noHBand="0" w:noVBand="1"/>
      </w:tblPr>
      <w:tblGrid>
        <w:gridCol w:w="1260"/>
        <w:gridCol w:w="2880"/>
        <w:gridCol w:w="1350"/>
        <w:gridCol w:w="1440"/>
        <w:gridCol w:w="3150"/>
      </w:tblGrid>
      <w:tr w:rsidR="00703E89" w14:paraId="0C371400" w14:textId="77777777" w:rsidTr="00185756">
        <w:trPr>
          <w:trHeight w:val="360"/>
          <w:tblHeader/>
        </w:trPr>
        <w:tc>
          <w:tcPr>
            <w:tcW w:w="1260" w:type="dxa"/>
            <w:tcBorders>
              <w:top w:val="single" w:sz="4" w:space="0" w:color="000000"/>
              <w:left w:val="single" w:sz="4" w:space="0" w:color="000000"/>
              <w:bottom w:val="single" w:sz="4" w:space="0" w:color="000000"/>
              <w:right w:val="single" w:sz="6" w:space="0" w:color="000000"/>
            </w:tcBorders>
            <w:hideMark/>
          </w:tcPr>
          <w:p w14:paraId="077B6442" w14:textId="77777777" w:rsidR="00703E89" w:rsidRDefault="00703E89" w:rsidP="00A942EE">
            <w:pPr>
              <w:widowControl w:val="0"/>
              <w:autoSpaceDE w:val="0"/>
              <w:autoSpaceDN w:val="0"/>
              <w:adjustRightInd w:val="0"/>
              <w:jc w:val="center"/>
              <w:rPr>
                <w:rFonts w:cs="Arial"/>
                <w:b/>
                <w:bCs/>
                <w:spacing w:val="1"/>
              </w:rPr>
            </w:pPr>
            <w:r>
              <w:rPr>
                <w:rFonts w:cs="Arial"/>
                <w:b/>
                <w:bCs/>
                <w:spacing w:val="1"/>
              </w:rPr>
              <w:t>Position</w:t>
            </w:r>
          </w:p>
        </w:tc>
        <w:tc>
          <w:tcPr>
            <w:tcW w:w="2880" w:type="dxa"/>
            <w:tcBorders>
              <w:top w:val="single" w:sz="4" w:space="0" w:color="000000"/>
              <w:left w:val="single" w:sz="4" w:space="0" w:color="000000"/>
              <w:bottom w:val="single" w:sz="4" w:space="0" w:color="000000"/>
              <w:right w:val="single" w:sz="6" w:space="0" w:color="000000"/>
            </w:tcBorders>
            <w:hideMark/>
          </w:tcPr>
          <w:p w14:paraId="23C1ED67" w14:textId="77777777" w:rsidR="00703E89" w:rsidRDefault="00703E89" w:rsidP="00A942EE">
            <w:pPr>
              <w:widowControl w:val="0"/>
              <w:autoSpaceDE w:val="0"/>
              <w:autoSpaceDN w:val="0"/>
              <w:adjustRightInd w:val="0"/>
              <w:rPr>
                <w:rFonts w:cs="Arial"/>
              </w:rPr>
            </w:pPr>
            <w:r>
              <w:rPr>
                <w:rFonts w:cs="Arial"/>
                <w:b/>
                <w:bCs/>
                <w:spacing w:val="1"/>
              </w:rPr>
              <w:t>SPDH Header F</w:t>
            </w:r>
            <w:r>
              <w:rPr>
                <w:rFonts w:cs="Arial"/>
                <w:b/>
                <w:bCs/>
              </w:rPr>
              <w:t>ield</w:t>
            </w:r>
          </w:p>
        </w:tc>
        <w:tc>
          <w:tcPr>
            <w:tcW w:w="1350" w:type="dxa"/>
            <w:tcBorders>
              <w:top w:val="single" w:sz="4" w:space="0" w:color="000000"/>
              <w:left w:val="single" w:sz="6" w:space="0" w:color="000000"/>
              <w:bottom w:val="single" w:sz="4" w:space="0" w:color="000000"/>
              <w:right w:val="single" w:sz="6" w:space="0" w:color="000000"/>
            </w:tcBorders>
            <w:hideMark/>
          </w:tcPr>
          <w:p w14:paraId="61BD4F73" w14:textId="77777777" w:rsidR="00703E89" w:rsidRDefault="00703E89" w:rsidP="00A942EE">
            <w:pPr>
              <w:widowControl w:val="0"/>
              <w:autoSpaceDE w:val="0"/>
              <w:autoSpaceDN w:val="0"/>
              <w:adjustRightInd w:val="0"/>
              <w:jc w:val="center"/>
              <w:rPr>
                <w:rFonts w:cs="Arial"/>
              </w:rPr>
            </w:pPr>
            <w:r>
              <w:rPr>
                <w:rFonts w:cs="Arial"/>
                <w:b/>
                <w:bCs/>
                <w:spacing w:val="-1"/>
              </w:rPr>
              <w:t>Picture</w:t>
            </w:r>
          </w:p>
        </w:tc>
        <w:tc>
          <w:tcPr>
            <w:tcW w:w="1440" w:type="dxa"/>
            <w:tcBorders>
              <w:top w:val="single" w:sz="4" w:space="0" w:color="000000"/>
              <w:left w:val="single" w:sz="6" w:space="0" w:color="000000"/>
              <w:bottom w:val="single" w:sz="4" w:space="0" w:color="000000"/>
              <w:right w:val="single" w:sz="6" w:space="0" w:color="000000"/>
            </w:tcBorders>
            <w:hideMark/>
          </w:tcPr>
          <w:p w14:paraId="369DD01C" w14:textId="77777777" w:rsidR="00703E89" w:rsidRDefault="00703E89" w:rsidP="00A942EE">
            <w:pPr>
              <w:widowControl w:val="0"/>
              <w:autoSpaceDE w:val="0"/>
              <w:autoSpaceDN w:val="0"/>
              <w:adjustRightInd w:val="0"/>
              <w:jc w:val="center"/>
              <w:rPr>
                <w:rFonts w:cs="Arial"/>
                <w:b/>
                <w:bCs/>
                <w:spacing w:val="-1"/>
              </w:rPr>
            </w:pPr>
            <w:r>
              <w:rPr>
                <w:rFonts w:cs="Arial"/>
                <w:b/>
                <w:bCs/>
                <w:spacing w:val="-1"/>
              </w:rPr>
              <w:t>Length</w:t>
            </w:r>
          </w:p>
        </w:tc>
        <w:tc>
          <w:tcPr>
            <w:tcW w:w="3150" w:type="dxa"/>
            <w:tcBorders>
              <w:top w:val="single" w:sz="4" w:space="0" w:color="000000"/>
              <w:left w:val="single" w:sz="6" w:space="0" w:color="000000"/>
              <w:bottom w:val="single" w:sz="4" w:space="0" w:color="000000"/>
              <w:right w:val="single" w:sz="4" w:space="0" w:color="000000"/>
            </w:tcBorders>
            <w:hideMark/>
          </w:tcPr>
          <w:p w14:paraId="5F459A23" w14:textId="77777777" w:rsidR="00703E89" w:rsidRDefault="00703E89" w:rsidP="00A942EE">
            <w:pPr>
              <w:widowControl w:val="0"/>
              <w:autoSpaceDE w:val="0"/>
              <w:autoSpaceDN w:val="0"/>
              <w:adjustRightInd w:val="0"/>
              <w:jc w:val="center"/>
              <w:rPr>
                <w:rFonts w:cs="Arial"/>
              </w:rPr>
            </w:pPr>
            <w:r>
              <w:rPr>
                <w:rFonts w:cs="Arial"/>
                <w:b/>
                <w:bCs/>
              </w:rPr>
              <w:t>Data</w:t>
            </w:r>
          </w:p>
        </w:tc>
      </w:tr>
      <w:tr w:rsidR="00A942EE" w:rsidRPr="00A942EE" w14:paraId="540599D8" w14:textId="77777777" w:rsidTr="00185756">
        <w:trPr>
          <w:trHeight w:val="360"/>
          <w:tblHeader/>
        </w:trPr>
        <w:tc>
          <w:tcPr>
            <w:tcW w:w="1260" w:type="dxa"/>
            <w:tcBorders>
              <w:top w:val="single" w:sz="4" w:space="0" w:color="000000"/>
              <w:left w:val="single" w:sz="6" w:space="0" w:color="000000"/>
              <w:bottom w:val="single" w:sz="6" w:space="0" w:color="000000"/>
              <w:right w:val="single" w:sz="6" w:space="0" w:color="000000"/>
            </w:tcBorders>
            <w:hideMark/>
          </w:tcPr>
          <w:p w14:paraId="3806EAF7" w14:textId="77777777" w:rsidR="00703E89" w:rsidRDefault="00703E89" w:rsidP="00A942EE">
            <w:pPr>
              <w:widowControl w:val="0"/>
              <w:autoSpaceDE w:val="0"/>
              <w:autoSpaceDN w:val="0"/>
              <w:adjustRightInd w:val="0"/>
              <w:jc w:val="center"/>
              <w:rPr>
                <w:rFonts w:cs="Arial"/>
              </w:rPr>
            </w:pPr>
            <w:r>
              <w:rPr>
                <w:rFonts w:cs="Arial"/>
              </w:rPr>
              <w:t>1-2</w:t>
            </w:r>
          </w:p>
        </w:tc>
        <w:tc>
          <w:tcPr>
            <w:tcW w:w="2880" w:type="dxa"/>
            <w:tcBorders>
              <w:top w:val="single" w:sz="4" w:space="0" w:color="000000"/>
              <w:left w:val="single" w:sz="6" w:space="0" w:color="000000"/>
              <w:bottom w:val="single" w:sz="6" w:space="0" w:color="000000"/>
              <w:right w:val="single" w:sz="6" w:space="0" w:color="000000"/>
            </w:tcBorders>
            <w:hideMark/>
          </w:tcPr>
          <w:p w14:paraId="7C70CA96" w14:textId="77777777" w:rsidR="00703E89" w:rsidRDefault="00703E89" w:rsidP="00A942EE">
            <w:pPr>
              <w:widowControl w:val="0"/>
              <w:autoSpaceDE w:val="0"/>
              <w:autoSpaceDN w:val="0"/>
              <w:adjustRightInd w:val="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350" w:type="dxa"/>
            <w:tcBorders>
              <w:top w:val="single" w:sz="4" w:space="0" w:color="000000"/>
              <w:left w:val="single" w:sz="6" w:space="0" w:color="000000"/>
              <w:bottom w:val="single" w:sz="6" w:space="0" w:color="000000"/>
              <w:right w:val="single" w:sz="6" w:space="0" w:color="000000"/>
            </w:tcBorders>
            <w:hideMark/>
          </w:tcPr>
          <w:p w14:paraId="0E18D9ED" w14:textId="77777777" w:rsidR="00703E89" w:rsidRDefault="00703E89" w:rsidP="00A942EE">
            <w:pPr>
              <w:widowControl w:val="0"/>
              <w:autoSpaceDE w:val="0"/>
              <w:autoSpaceDN w:val="0"/>
              <w:adjustRightInd w:val="0"/>
              <w:jc w:val="center"/>
              <w:rPr>
                <w:rFonts w:cs="Arial"/>
              </w:rPr>
            </w:pPr>
            <w:r>
              <w:rPr>
                <w:rFonts w:cs="Arial"/>
                <w:spacing w:val="2"/>
              </w:rPr>
              <w:t>X</w:t>
            </w:r>
            <w:r>
              <w:rPr>
                <w:rFonts w:cs="Arial"/>
                <w:spacing w:val="1"/>
              </w:rPr>
              <w:t>(</w:t>
            </w:r>
            <w:r>
              <w:rPr>
                <w:rFonts w:cs="Arial"/>
              </w:rPr>
              <w:t>02)</w:t>
            </w:r>
          </w:p>
        </w:tc>
        <w:tc>
          <w:tcPr>
            <w:tcW w:w="1440" w:type="dxa"/>
            <w:tcBorders>
              <w:top w:val="single" w:sz="4" w:space="0" w:color="000000"/>
              <w:left w:val="single" w:sz="6" w:space="0" w:color="000000"/>
              <w:bottom w:val="single" w:sz="6" w:space="0" w:color="000000"/>
              <w:right w:val="single" w:sz="6" w:space="0" w:color="000000"/>
            </w:tcBorders>
            <w:hideMark/>
          </w:tcPr>
          <w:p w14:paraId="6A6D0F45" w14:textId="77777777" w:rsidR="00703E89" w:rsidRDefault="00703E89" w:rsidP="00A942EE">
            <w:pPr>
              <w:widowControl w:val="0"/>
              <w:autoSpaceDE w:val="0"/>
              <w:autoSpaceDN w:val="0"/>
              <w:adjustRightInd w:val="0"/>
              <w:jc w:val="center"/>
              <w:rPr>
                <w:rFonts w:cs="Arial"/>
                <w:spacing w:val="2"/>
              </w:rPr>
            </w:pPr>
            <w:r>
              <w:rPr>
                <w:rFonts w:cs="Arial"/>
                <w:spacing w:val="2"/>
              </w:rPr>
              <w:t>2 bytes</w:t>
            </w:r>
          </w:p>
        </w:tc>
        <w:tc>
          <w:tcPr>
            <w:tcW w:w="3150" w:type="dxa"/>
            <w:tcBorders>
              <w:top w:val="single" w:sz="4" w:space="0" w:color="000000"/>
              <w:left w:val="single" w:sz="6" w:space="0" w:color="000000"/>
              <w:bottom w:val="single" w:sz="6" w:space="0" w:color="000000"/>
              <w:right w:val="single" w:sz="6" w:space="0" w:color="000000"/>
            </w:tcBorders>
          </w:tcPr>
          <w:p w14:paraId="74EFB06A"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8.</w:t>
            </w:r>
          </w:p>
          <w:p w14:paraId="2A4FD75B"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6ACA54D8"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75EBE0DC" w14:textId="77777777" w:rsidR="00703E89" w:rsidRDefault="00703E89" w:rsidP="00A942EE">
            <w:pPr>
              <w:widowControl w:val="0"/>
              <w:autoSpaceDE w:val="0"/>
              <w:autoSpaceDN w:val="0"/>
              <w:adjustRightInd w:val="0"/>
              <w:jc w:val="center"/>
              <w:rPr>
                <w:rFonts w:cs="Arial"/>
                <w:spacing w:val="3"/>
              </w:rPr>
            </w:pPr>
            <w:r>
              <w:rPr>
                <w:rFonts w:cs="Arial"/>
                <w:spacing w:val="3"/>
              </w:rPr>
              <w:t>3-4</w:t>
            </w:r>
          </w:p>
        </w:tc>
        <w:tc>
          <w:tcPr>
            <w:tcW w:w="2880" w:type="dxa"/>
            <w:tcBorders>
              <w:top w:val="single" w:sz="6" w:space="0" w:color="000000"/>
              <w:left w:val="single" w:sz="6" w:space="0" w:color="000000"/>
              <w:bottom w:val="single" w:sz="6" w:space="0" w:color="000000"/>
              <w:right w:val="single" w:sz="6" w:space="0" w:color="000000"/>
            </w:tcBorders>
            <w:hideMark/>
          </w:tcPr>
          <w:p w14:paraId="751E5F9D" w14:textId="77777777" w:rsidR="00703E89" w:rsidRDefault="00703E89" w:rsidP="00A942EE">
            <w:pPr>
              <w:widowControl w:val="0"/>
              <w:autoSpaceDE w:val="0"/>
              <w:autoSpaceDN w:val="0"/>
              <w:adjustRightInd w:val="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350" w:type="dxa"/>
            <w:tcBorders>
              <w:top w:val="single" w:sz="6" w:space="0" w:color="000000"/>
              <w:left w:val="single" w:sz="6" w:space="0" w:color="000000"/>
              <w:bottom w:val="single" w:sz="6" w:space="0" w:color="000000"/>
              <w:right w:val="single" w:sz="6" w:space="0" w:color="000000"/>
            </w:tcBorders>
            <w:hideMark/>
          </w:tcPr>
          <w:p w14:paraId="29470871"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02)</w:t>
            </w:r>
          </w:p>
        </w:tc>
        <w:tc>
          <w:tcPr>
            <w:tcW w:w="1440" w:type="dxa"/>
            <w:tcBorders>
              <w:top w:val="single" w:sz="6" w:space="0" w:color="000000"/>
              <w:left w:val="single" w:sz="6" w:space="0" w:color="000000"/>
              <w:bottom w:val="single" w:sz="6" w:space="0" w:color="000000"/>
              <w:right w:val="single" w:sz="6" w:space="0" w:color="000000"/>
            </w:tcBorders>
            <w:hideMark/>
          </w:tcPr>
          <w:p w14:paraId="251B9B03" w14:textId="77777777" w:rsidR="00703E89" w:rsidRDefault="00703E89" w:rsidP="00A942EE">
            <w:pPr>
              <w:widowControl w:val="0"/>
              <w:autoSpaceDE w:val="0"/>
              <w:autoSpaceDN w:val="0"/>
              <w:adjustRightInd w:val="0"/>
              <w:jc w:val="center"/>
              <w:rPr>
                <w:rFonts w:cs="Arial"/>
              </w:rPr>
            </w:pPr>
            <w:r>
              <w:rPr>
                <w:rFonts w:cs="Arial"/>
                <w:spacing w:val="2"/>
              </w:rPr>
              <w:t>2 bytes</w:t>
            </w:r>
          </w:p>
        </w:tc>
        <w:tc>
          <w:tcPr>
            <w:tcW w:w="3150" w:type="dxa"/>
            <w:tcBorders>
              <w:top w:val="single" w:sz="6" w:space="0" w:color="000000"/>
              <w:left w:val="single" w:sz="6" w:space="0" w:color="000000"/>
              <w:bottom w:val="single" w:sz="6" w:space="0" w:color="000000"/>
              <w:right w:val="single" w:sz="6" w:space="0" w:color="000000"/>
            </w:tcBorders>
          </w:tcPr>
          <w:p w14:paraId="2F169244"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08</w:t>
            </w:r>
          </w:p>
          <w:p w14:paraId="0FF5FBD2"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5649AC9D"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6F25CD17" w14:textId="77777777" w:rsidR="00703E89" w:rsidRDefault="00703E89" w:rsidP="00A942EE">
            <w:pPr>
              <w:widowControl w:val="0"/>
              <w:autoSpaceDE w:val="0"/>
              <w:autoSpaceDN w:val="0"/>
              <w:adjustRightInd w:val="0"/>
              <w:jc w:val="center"/>
              <w:rPr>
                <w:rFonts w:cs="Arial"/>
                <w:spacing w:val="3"/>
              </w:rPr>
            </w:pPr>
            <w:r>
              <w:rPr>
                <w:rFonts w:cs="Arial"/>
                <w:spacing w:val="3"/>
              </w:rPr>
              <w:t>5-20</w:t>
            </w:r>
          </w:p>
        </w:tc>
        <w:tc>
          <w:tcPr>
            <w:tcW w:w="2880" w:type="dxa"/>
            <w:tcBorders>
              <w:top w:val="single" w:sz="6" w:space="0" w:color="000000"/>
              <w:left w:val="single" w:sz="6" w:space="0" w:color="000000"/>
              <w:bottom w:val="single" w:sz="6" w:space="0" w:color="000000"/>
              <w:right w:val="single" w:sz="6" w:space="0" w:color="000000"/>
            </w:tcBorders>
            <w:hideMark/>
          </w:tcPr>
          <w:p w14:paraId="1839D77B" w14:textId="77777777" w:rsidR="00703E89" w:rsidRDefault="00703E89" w:rsidP="00A942EE">
            <w:pPr>
              <w:widowControl w:val="0"/>
              <w:autoSpaceDE w:val="0"/>
              <w:autoSpaceDN w:val="0"/>
              <w:adjustRightInd w:val="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350" w:type="dxa"/>
            <w:tcBorders>
              <w:top w:val="single" w:sz="6" w:space="0" w:color="000000"/>
              <w:left w:val="single" w:sz="6" w:space="0" w:color="000000"/>
              <w:bottom w:val="single" w:sz="6" w:space="0" w:color="000000"/>
              <w:right w:val="single" w:sz="6" w:space="0" w:color="000000"/>
            </w:tcBorders>
            <w:hideMark/>
          </w:tcPr>
          <w:p w14:paraId="7E0C415A" w14:textId="77777777" w:rsidR="00703E89" w:rsidRDefault="00703E89" w:rsidP="00A942EE">
            <w:pPr>
              <w:widowControl w:val="0"/>
              <w:autoSpaceDE w:val="0"/>
              <w:autoSpaceDN w:val="0"/>
              <w:adjustRightInd w:val="0"/>
              <w:jc w:val="center"/>
              <w:rPr>
                <w:rFonts w:cs="Arial"/>
              </w:rPr>
            </w:pPr>
            <w:r>
              <w:rPr>
                <w:rFonts w:cs="Arial"/>
                <w:spacing w:val="2"/>
              </w:rPr>
              <w:t>X</w:t>
            </w:r>
            <w:r>
              <w:rPr>
                <w:rFonts w:cs="Arial"/>
                <w:spacing w:val="1"/>
              </w:rPr>
              <w:t>(</w:t>
            </w:r>
            <w:r>
              <w:rPr>
                <w:rFonts w:cs="Arial"/>
              </w:rPr>
              <w:t>16)</w:t>
            </w:r>
          </w:p>
        </w:tc>
        <w:tc>
          <w:tcPr>
            <w:tcW w:w="1440" w:type="dxa"/>
            <w:tcBorders>
              <w:top w:val="single" w:sz="6" w:space="0" w:color="000000"/>
              <w:left w:val="single" w:sz="6" w:space="0" w:color="000000"/>
              <w:bottom w:val="single" w:sz="6" w:space="0" w:color="000000"/>
              <w:right w:val="single" w:sz="6" w:space="0" w:color="000000"/>
            </w:tcBorders>
            <w:hideMark/>
          </w:tcPr>
          <w:p w14:paraId="37341853" w14:textId="77777777" w:rsidR="00703E89" w:rsidRDefault="00703E89" w:rsidP="00A942EE">
            <w:pPr>
              <w:widowControl w:val="0"/>
              <w:autoSpaceDE w:val="0"/>
              <w:autoSpaceDN w:val="0"/>
              <w:adjustRightInd w:val="0"/>
              <w:jc w:val="center"/>
              <w:rPr>
                <w:rFonts w:cs="Arial"/>
                <w:spacing w:val="2"/>
              </w:rPr>
            </w:pPr>
            <w:r>
              <w:rPr>
                <w:rFonts w:cs="Arial"/>
                <w:spacing w:val="2"/>
              </w:rPr>
              <w:t>16 bytes</w:t>
            </w:r>
          </w:p>
        </w:tc>
        <w:tc>
          <w:tcPr>
            <w:tcW w:w="3150" w:type="dxa"/>
            <w:tcBorders>
              <w:top w:val="single" w:sz="6" w:space="0" w:color="000000"/>
              <w:left w:val="single" w:sz="6" w:space="0" w:color="000000"/>
              <w:bottom w:val="single" w:sz="6" w:space="0" w:color="000000"/>
              <w:right w:val="single" w:sz="6" w:space="0" w:color="000000"/>
            </w:tcBorders>
          </w:tcPr>
          <w:p w14:paraId="64960117"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CENTBL004813bbbb</w:t>
            </w:r>
          </w:p>
          <w:p w14:paraId="69B4C07F"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50A887FE"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636FF320" w14:textId="77777777" w:rsidR="00703E89" w:rsidRDefault="00703E89" w:rsidP="00A942EE">
            <w:pPr>
              <w:widowControl w:val="0"/>
              <w:autoSpaceDE w:val="0"/>
              <w:autoSpaceDN w:val="0"/>
              <w:adjustRightInd w:val="0"/>
              <w:jc w:val="center"/>
              <w:rPr>
                <w:rFonts w:cs="Arial"/>
                <w:spacing w:val="-1"/>
              </w:rPr>
            </w:pPr>
            <w:r>
              <w:rPr>
                <w:rFonts w:cs="Arial"/>
                <w:spacing w:val="-1"/>
              </w:rPr>
              <w:t>21-26</w:t>
            </w:r>
          </w:p>
        </w:tc>
        <w:tc>
          <w:tcPr>
            <w:tcW w:w="2880" w:type="dxa"/>
            <w:tcBorders>
              <w:top w:val="single" w:sz="6" w:space="0" w:color="000000"/>
              <w:left w:val="single" w:sz="6" w:space="0" w:color="000000"/>
              <w:bottom w:val="single" w:sz="6" w:space="0" w:color="000000"/>
              <w:right w:val="single" w:sz="6" w:space="0" w:color="000000"/>
            </w:tcBorders>
            <w:hideMark/>
          </w:tcPr>
          <w:p w14:paraId="58CF08A3" w14:textId="77777777" w:rsidR="00703E89" w:rsidRDefault="00703E89" w:rsidP="00A942EE">
            <w:pPr>
              <w:widowControl w:val="0"/>
              <w:autoSpaceDE w:val="0"/>
              <w:autoSpaceDN w:val="0"/>
              <w:adjustRightInd w:val="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350" w:type="dxa"/>
            <w:tcBorders>
              <w:top w:val="single" w:sz="6" w:space="0" w:color="000000"/>
              <w:left w:val="single" w:sz="6" w:space="0" w:color="000000"/>
              <w:bottom w:val="single" w:sz="6" w:space="0" w:color="000000"/>
              <w:right w:val="single" w:sz="6" w:space="0" w:color="000000"/>
            </w:tcBorders>
            <w:hideMark/>
          </w:tcPr>
          <w:p w14:paraId="198B3247" w14:textId="77777777" w:rsidR="00703E89" w:rsidRDefault="00703E89" w:rsidP="00A942EE">
            <w:pPr>
              <w:widowControl w:val="0"/>
              <w:autoSpaceDE w:val="0"/>
              <w:autoSpaceDN w:val="0"/>
              <w:adjustRightInd w:val="0"/>
              <w:jc w:val="center"/>
              <w:rPr>
                <w:rFonts w:cs="Arial"/>
              </w:rPr>
            </w:pPr>
            <w:r>
              <w:rPr>
                <w:rFonts w:cs="Arial"/>
                <w:spacing w:val="2"/>
              </w:rPr>
              <w:t>X</w:t>
            </w:r>
            <w:r>
              <w:rPr>
                <w:rFonts w:cs="Arial"/>
                <w:spacing w:val="1"/>
              </w:rPr>
              <w:t>(</w:t>
            </w:r>
            <w:r>
              <w:rPr>
                <w:rFonts w:cs="Arial"/>
              </w:rPr>
              <w:t>06)</w:t>
            </w:r>
          </w:p>
        </w:tc>
        <w:tc>
          <w:tcPr>
            <w:tcW w:w="1440" w:type="dxa"/>
            <w:tcBorders>
              <w:top w:val="single" w:sz="6" w:space="0" w:color="000000"/>
              <w:left w:val="single" w:sz="6" w:space="0" w:color="000000"/>
              <w:bottom w:val="single" w:sz="6" w:space="0" w:color="000000"/>
              <w:right w:val="single" w:sz="6" w:space="0" w:color="000000"/>
            </w:tcBorders>
            <w:hideMark/>
          </w:tcPr>
          <w:p w14:paraId="0C149833" w14:textId="77777777" w:rsidR="00703E89" w:rsidRDefault="00703E89" w:rsidP="00A942EE">
            <w:pPr>
              <w:widowControl w:val="0"/>
              <w:autoSpaceDE w:val="0"/>
              <w:autoSpaceDN w:val="0"/>
              <w:adjustRightInd w:val="0"/>
              <w:jc w:val="center"/>
              <w:rPr>
                <w:rFonts w:cs="Arial"/>
                <w:spacing w:val="2"/>
              </w:rPr>
            </w:pPr>
            <w:r>
              <w:rPr>
                <w:rFonts w:cs="Arial"/>
                <w:spacing w:val="2"/>
              </w:rPr>
              <w:t>6 bytes</w:t>
            </w:r>
          </w:p>
        </w:tc>
        <w:tc>
          <w:tcPr>
            <w:tcW w:w="3150" w:type="dxa"/>
            <w:tcBorders>
              <w:top w:val="single" w:sz="6" w:space="0" w:color="000000"/>
              <w:left w:val="single" w:sz="6" w:space="0" w:color="000000"/>
              <w:bottom w:val="single" w:sz="6" w:space="0" w:color="000000"/>
              <w:right w:val="single" w:sz="6" w:space="0" w:color="000000"/>
            </w:tcBorders>
          </w:tcPr>
          <w:p w14:paraId="0D1F9E2B"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bbbbbb</w:t>
            </w:r>
          </w:p>
          <w:p w14:paraId="11038F99"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37193304"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6C7609F1" w14:textId="77777777" w:rsidR="00703E89" w:rsidRDefault="00703E89" w:rsidP="00A942EE">
            <w:pPr>
              <w:widowControl w:val="0"/>
              <w:autoSpaceDE w:val="0"/>
              <w:autoSpaceDN w:val="0"/>
              <w:adjustRightInd w:val="0"/>
              <w:jc w:val="center"/>
              <w:rPr>
                <w:rFonts w:cs="Arial"/>
              </w:rPr>
            </w:pPr>
            <w:r>
              <w:rPr>
                <w:rFonts w:cs="Arial"/>
              </w:rPr>
              <w:t>27-32</w:t>
            </w:r>
          </w:p>
        </w:tc>
        <w:tc>
          <w:tcPr>
            <w:tcW w:w="2880" w:type="dxa"/>
            <w:tcBorders>
              <w:top w:val="single" w:sz="6" w:space="0" w:color="000000"/>
              <w:left w:val="single" w:sz="6" w:space="0" w:color="000000"/>
              <w:bottom w:val="single" w:sz="6" w:space="0" w:color="000000"/>
              <w:right w:val="single" w:sz="6" w:space="0" w:color="000000"/>
            </w:tcBorders>
            <w:hideMark/>
          </w:tcPr>
          <w:p w14:paraId="07684742" w14:textId="77777777" w:rsidR="00703E89" w:rsidRDefault="00703E89" w:rsidP="00A942EE">
            <w:pPr>
              <w:widowControl w:val="0"/>
              <w:autoSpaceDE w:val="0"/>
              <w:autoSpaceDN w:val="0"/>
              <w:adjustRightInd w:val="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350" w:type="dxa"/>
            <w:tcBorders>
              <w:top w:val="single" w:sz="6" w:space="0" w:color="000000"/>
              <w:left w:val="single" w:sz="6" w:space="0" w:color="000000"/>
              <w:bottom w:val="single" w:sz="6" w:space="0" w:color="000000"/>
              <w:right w:val="single" w:sz="6" w:space="0" w:color="000000"/>
            </w:tcBorders>
            <w:hideMark/>
          </w:tcPr>
          <w:p w14:paraId="4682673F"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06)</w:t>
            </w:r>
          </w:p>
        </w:tc>
        <w:tc>
          <w:tcPr>
            <w:tcW w:w="1440" w:type="dxa"/>
            <w:tcBorders>
              <w:top w:val="single" w:sz="6" w:space="0" w:color="000000"/>
              <w:left w:val="single" w:sz="6" w:space="0" w:color="000000"/>
              <w:bottom w:val="single" w:sz="6" w:space="0" w:color="000000"/>
              <w:right w:val="single" w:sz="6" w:space="0" w:color="000000"/>
            </w:tcBorders>
            <w:hideMark/>
          </w:tcPr>
          <w:p w14:paraId="13BFC58A" w14:textId="77777777" w:rsidR="00703E89" w:rsidRDefault="00703E89" w:rsidP="00A942EE">
            <w:pPr>
              <w:widowControl w:val="0"/>
              <w:autoSpaceDE w:val="0"/>
              <w:autoSpaceDN w:val="0"/>
              <w:adjustRightInd w:val="0"/>
              <w:jc w:val="center"/>
              <w:rPr>
                <w:rFonts w:cs="Arial"/>
              </w:rPr>
            </w:pPr>
            <w:r>
              <w:rPr>
                <w:rFonts w:cs="Arial"/>
                <w:spacing w:val="2"/>
              </w:rPr>
              <w:t>6 bytes</w:t>
            </w:r>
          </w:p>
        </w:tc>
        <w:tc>
          <w:tcPr>
            <w:tcW w:w="3150" w:type="dxa"/>
            <w:tcBorders>
              <w:top w:val="single" w:sz="6" w:space="0" w:color="000000"/>
              <w:left w:val="single" w:sz="6" w:space="0" w:color="000000"/>
              <w:bottom w:val="single" w:sz="6" w:space="0" w:color="000000"/>
              <w:right w:val="single" w:sz="6" w:space="0" w:color="000000"/>
            </w:tcBorders>
          </w:tcPr>
          <w:p w14:paraId="3F09F6F4"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160628</w:t>
            </w:r>
          </w:p>
          <w:p w14:paraId="7C53D4D7"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169B7E94"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5CC7047B" w14:textId="77777777" w:rsidR="00703E89" w:rsidRDefault="00703E89" w:rsidP="00A942EE">
            <w:pPr>
              <w:widowControl w:val="0"/>
              <w:autoSpaceDE w:val="0"/>
              <w:autoSpaceDN w:val="0"/>
              <w:adjustRightInd w:val="0"/>
              <w:jc w:val="center"/>
              <w:rPr>
                <w:rFonts w:cs="Arial"/>
              </w:rPr>
            </w:pPr>
            <w:r>
              <w:rPr>
                <w:rFonts w:cs="Arial"/>
              </w:rPr>
              <w:t>33-38</w:t>
            </w:r>
          </w:p>
        </w:tc>
        <w:tc>
          <w:tcPr>
            <w:tcW w:w="2880" w:type="dxa"/>
            <w:tcBorders>
              <w:top w:val="single" w:sz="6" w:space="0" w:color="000000"/>
              <w:left w:val="single" w:sz="6" w:space="0" w:color="000000"/>
              <w:bottom w:val="single" w:sz="6" w:space="0" w:color="000000"/>
              <w:right w:val="single" w:sz="6" w:space="0" w:color="000000"/>
            </w:tcBorders>
            <w:hideMark/>
          </w:tcPr>
          <w:p w14:paraId="5A03CF54" w14:textId="77777777" w:rsidR="00703E89" w:rsidRDefault="00703E89" w:rsidP="00A942EE">
            <w:pPr>
              <w:widowControl w:val="0"/>
              <w:autoSpaceDE w:val="0"/>
              <w:autoSpaceDN w:val="0"/>
              <w:adjustRightInd w:val="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350" w:type="dxa"/>
            <w:tcBorders>
              <w:top w:val="single" w:sz="6" w:space="0" w:color="000000"/>
              <w:left w:val="single" w:sz="6" w:space="0" w:color="000000"/>
              <w:bottom w:val="single" w:sz="6" w:space="0" w:color="000000"/>
              <w:right w:val="single" w:sz="6" w:space="0" w:color="000000"/>
            </w:tcBorders>
            <w:hideMark/>
          </w:tcPr>
          <w:p w14:paraId="5F35B1E4"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06)</w:t>
            </w:r>
          </w:p>
        </w:tc>
        <w:tc>
          <w:tcPr>
            <w:tcW w:w="1440" w:type="dxa"/>
            <w:tcBorders>
              <w:top w:val="single" w:sz="6" w:space="0" w:color="000000"/>
              <w:left w:val="single" w:sz="6" w:space="0" w:color="000000"/>
              <w:bottom w:val="single" w:sz="6" w:space="0" w:color="000000"/>
              <w:right w:val="single" w:sz="6" w:space="0" w:color="000000"/>
            </w:tcBorders>
            <w:hideMark/>
          </w:tcPr>
          <w:p w14:paraId="29F652A5" w14:textId="77777777" w:rsidR="00703E89" w:rsidRDefault="00703E89" w:rsidP="00A942EE">
            <w:pPr>
              <w:widowControl w:val="0"/>
              <w:autoSpaceDE w:val="0"/>
              <w:autoSpaceDN w:val="0"/>
              <w:adjustRightInd w:val="0"/>
              <w:jc w:val="center"/>
              <w:rPr>
                <w:rFonts w:cs="Arial"/>
              </w:rPr>
            </w:pPr>
            <w:r>
              <w:rPr>
                <w:rFonts w:cs="Arial"/>
                <w:spacing w:val="2"/>
              </w:rPr>
              <w:t>6 bytes</w:t>
            </w:r>
          </w:p>
        </w:tc>
        <w:tc>
          <w:tcPr>
            <w:tcW w:w="3150" w:type="dxa"/>
            <w:tcBorders>
              <w:top w:val="single" w:sz="6" w:space="0" w:color="000000"/>
              <w:left w:val="single" w:sz="6" w:space="0" w:color="000000"/>
              <w:bottom w:val="single" w:sz="6" w:space="0" w:color="000000"/>
              <w:right w:val="single" w:sz="6" w:space="0" w:color="000000"/>
            </w:tcBorders>
          </w:tcPr>
          <w:p w14:paraId="69CD3D1C"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104358</w:t>
            </w:r>
          </w:p>
          <w:p w14:paraId="01AE4BB8"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p>
        </w:tc>
      </w:tr>
      <w:tr w:rsidR="00A942EE" w:rsidRPr="00A942EE" w14:paraId="068665A3"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6653B81A" w14:textId="77777777" w:rsidR="00703E89" w:rsidRDefault="00703E89" w:rsidP="00A942EE">
            <w:pPr>
              <w:widowControl w:val="0"/>
              <w:autoSpaceDE w:val="0"/>
              <w:autoSpaceDN w:val="0"/>
              <w:adjustRightInd w:val="0"/>
              <w:jc w:val="center"/>
              <w:rPr>
                <w:rFonts w:cs="Arial"/>
              </w:rPr>
            </w:pPr>
            <w:r>
              <w:rPr>
                <w:rFonts w:cs="Arial"/>
              </w:rPr>
              <w:t>39</w:t>
            </w:r>
          </w:p>
        </w:tc>
        <w:tc>
          <w:tcPr>
            <w:tcW w:w="2880" w:type="dxa"/>
            <w:tcBorders>
              <w:top w:val="single" w:sz="6" w:space="0" w:color="000000"/>
              <w:left w:val="single" w:sz="6" w:space="0" w:color="000000"/>
              <w:bottom w:val="single" w:sz="6" w:space="0" w:color="000000"/>
              <w:right w:val="single" w:sz="6" w:space="0" w:color="000000"/>
            </w:tcBorders>
            <w:hideMark/>
          </w:tcPr>
          <w:p w14:paraId="34CAA11A" w14:textId="77777777" w:rsidR="00703E89" w:rsidRDefault="00703E89" w:rsidP="00A942EE">
            <w:pPr>
              <w:widowControl w:val="0"/>
              <w:autoSpaceDE w:val="0"/>
              <w:autoSpaceDN w:val="0"/>
              <w:adjustRightInd w:val="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350" w:type="dxa"/>
            <w:tcBorders>
              <w:top w:val="single" w:sz="6" w:space="0" w:color="000000"/>
              <w:left w:val="single" w:sz="6" w:space="0" w:color="000000"/>
              <w:bottom w:val="single" w:sz="6" w:space="0" w:color="000000"/>
              <w:right w:val="single" w:sz="6" w:space="0" w:color="000000"/>
            </w:tcBorders>
            <w:hideMark/>
          </w:tcPr>
          <w:p w14:paraId="5C932C40" w14:textId="77777777" w:rsidR="00703E89" w:rsidRDefault="00703E89" w:rsidP="00A942EE">
            <w:pPr>
              <w:widowControl w:val="0"/>
              <w:autoSpaceDE w:val="0"/>
              <w:autoSpaceDN w:val="0"/>
              <w:adjustRightInd w:val="0"/>
              <w:jc w:val="center"/>
              <w:rPr>
                <w:rFonts w:cs="Arial"/>
              </w:rPr>
            </w:pPr>
            <w:r>
              <w:rPr>
                <w:rFonts w:cs="Arial"/>
                <w:spacing w:val="2"/>
              </w:rPr>
              <w:t>X</w:t>
            </w:r>
            <w:r>
              <w:rPr>
                <w:rFonts w:cs="Arial"/>
                <w:spacing w:val="1"/>
              </w:rPr>
              <w:t>(</w:t>
            </w:r>
            <w:r>
              <w:rPr>
                <w:rFonts w:cs="Arial"/>
              </w:rPr>
              <w:t>01)</w:t>
            </w:r>
          </w:p>
        </w:tc>
        <w:tc>
          <w:tcPr>
            <w:tcW w:w="1440" w:type="dxa"/>
            <w:tcBorders>
              <w:top w:val="single" w:sz="6" w:space="0" w:color="000000"/>
              <w:left w:val="single" w:sz="6" w:space="0" w:color="000000"/>
              <w:bottom w:val="single" w:sz="6" w:space="0" w:color="000000"/>
              <w:right w:val="single" w:sz="6" w:space="0" w:color="000000"/>
            </w:tcBorders>
            <w:hideMark/>
          </w:tcPr>
          <w:p w14:paraId="151569DF" w14:textId="77777777" w:rsidR="00703E89" w:rsidRDefault="00703E89" w:rsidP="00A942EE">
            <w:pPr>
              <w:widowControl w:val="0"/>
              <w:autoSpaceDE w:val="0"/>
              <w:autoSpaceDN w:val="0"/>
              <w:adjustRightInd w:val="0"/>
              <w:jc w:val="center"/>
              <w:rPr>
                <w:rFonts w:cs="Arial"/>
                <w:spacing w:val="2"/>
              </w:rPr>
            </w:pPr>
            <w:r>
              <w:rPr>
                <w:rFonts w:cs="Arial"/>
                <w:spacing w:val="2"/>
              </w:rPr>
              <w:t>1 byte</w:t>
            </w:r>
          </w:p>
        </w:tc>
        <w:tc>
          <w:tcPr>
            <w:tcW w:w="3150" w:type="dxa"/>
            <w:tcBorders>
              <w:top w:val="single" w:sz="6" w:space="0" w:color="000000"/>
              <w:left w:val="single" w:sz="6" w:space="0" w:color="000000"/>
              <w:bottom w:val="single" w:sz="6" w:space="0" w:color="000000"/>
              <w:right w:val="single" w:sz="6" w:space="0" w:color="000000"/>
            </w:tcBorders>
            <w:hideMark/>
          </w:tcPr>
          <w:p w14:paraId="718B4296"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F</w:t>
            </w:r>
          </w:p>
        </w:tc>
      </w:tr>
      <w:tr w:rsidR="00A942EE" w:rsidRPr="00A942EE" w14:paraId="7A5954DF"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6CF5DC7A" w14:textId="77777777" w:rsidR="00703E89" w:rsidRDefault="00703E89" w:rsidP="00A942EE">
            <w:pPr>
              <w:widowControl w:val="0"/>
              <w:autoSpaceDE w:val="0"/>
              <w:autoSpaceDN w:val="0"/>
              <w:adjustRightInd w:val="0"/>
              <w:jc w:val="center"/>
              <w:rPr>
                <w:rFonts w:cs="Arial"/>
              </w:rPr>
            </w:pPr>
            <w:r>
              <w:rPr>
                <w:rFonts w:cs="Arial"/>
              </w:rPr>
              <w:t>40</w:t>
            </w:r>
          </w:p>
        </w:tc>
        <w:tc>
          <w:tcPr>
            <w:tcW w:w="2880" w:type="dxa"/>
            <w:tcBorders>
              <w:top w:val="single" w:sz="6" w:space="0" w:color="000000"/>
              <w:left w:val="single" w:sz="6" w:space="0" w:color="000000"/>
              <w:bottom w:val="single" w:sz="6" w:space="0" w:color="000000"/>
              <w:right w:val="single" w:sz="6" w:space="0" w:color="000000"/>
            </w:tcBorders>
            <w:hideMark/>
          </w:tcPr>
          <w:p w14:paraId="2F18325A" w14:textId="77777777" w:rsidR="00703E89" w:rsidRDefault="00703E89" w:rsidP="00A942EE">
            <w:pPr>
              <w:widowControl w:val="0"/>
              <w:autoSpaceDE w:val="0"/>
              <w:autoSpaceDN w:val="0"/>
              <w:adjustRightInd w:val="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350" w:type="dxa"/>
            <w:tcBorders>
              <w:top w:val="single" w:sz="6" w:space="0" w:color="000000"/>
              <w:left w:val="single" w:sz="6" w:space="0" w:color="000000"/>
              <w:bottom w:val="single" w:sz="6" w:space="0" w:color="000000"/>
              <w:right w:val="single" w:sz="6" w:space="0" w:color="000000"/>
            </w:tcBorders>
            <w:hideMark/>
          </w:tcPr>
          <w:p w14:paraId="4E506E40" w14:textId="77777777" w:rsidR="00703E89" w:rsidRDefault="00703E89" w:rsidP="00A942EE">
            <w:pPr>
              <w:widowControl w:val="0"/>
              <w:autoSpaceDE w:val="0"/>
              <w:autoSpaceDN w:val="0"/>
              <w:adjustRightInd w:val="0"/>
              <w:jc w:val="center"/>
              <w:rPr>
                <w:rFonts w:cs="Arial"/>
              </w:rPr>
            </w:pPr>
            <w:r>
              <w:rPr>
                <w:rFonts w:cs="Arial"/>
                <w:spacing w:val="2"/>
              </w:rPr>
              <w:t>X</w:t>
            </w:r>
            <w:r>
              <w:rPr>
                <w:rFonts w:cs="Arial"/>
                <w:spacing w:val="1"/>
              </w:rPr>
              <w:t>(</w:t>
            </w:r>
            <w:r>
              <w:rPr>
                <w:rFonts w:cs="Arial"/>
              </w:rPr>
              <w:t>01)</w:t>
            </w:r>
          </w:p>
        </w:tc>
        <w:tc>
          <w:tcPr>
            <w:tcW w:w="1440" w:type="dxa"/>
            <w:tcBorders>
              <w:top w:val="single" w:sz="6" w:space="0" w:color="000000"/>
              <w:left w:val="single" w:sz="6" w:space="0" w:color="000000"/>
              <w:bottom w:val="single" w:sz="6" w:space="0" w:color="000000"/>
              <w:right w:val="single" w:sz="6" w:space="0" w:color="000000"/>
            </w:tcBorders>
            <w:hideMark/>
          </w:tcPr>
          <w:p w14:paraId="7EA278FE" w14:textId="77777777" w:rsidR="00703E89" w:rsidRDefault="00703E89" w:rsidP="00A942EE">
            <w:pPr>
              <w:widowControl w:val="0"/>
              <w:autoSpaceDE w:val="0"/>
              <w:autoSpaceDN w:val="0"/>
              <w:adjustRightInd w:val="0"/>
              <w:jc w:val="center"/>
              <w:rPr>
                <w:rFonts w:cs="Arial"/>
                <w:spacing w:val="2"/>
              </w:rPr>
            </w:pPr>
            <w:r>
              <w:rPr>
                <w:rFonts w:cs="Arial"/>
                <w:spacing w:val="2"/>
              </w:rPr>
              <w:t>1 byte</w:t>
            </w:r>
          </w:p>
        </w:tc>
        <w:tc>
          <w:tcPr>
            <w:tcW w:w="3150" w:type="dxa"/>
            <w:tcBorders>
              <w:top w:val="single" w:sz="6" w:space="0" w:color="000000"/>
              <w:left w:val="single" w:sz="6" w:space="0" w:color="000000"/>
              <w:bottom w:val="single" w:sz="6" w:space="0" w:color="000000"/>
              <w:right w:val="single" w:sz="6" w:space="0" w:color="000000"/>
            </w:tcBorders>
            <w:hideMark/>
          </w:tcPr>
          <w:p w14:paraId="3A08B01E"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S</w:t>
            </w:r>
          </w:p>
        </w:tc>
      </w:tr>
      <w:tr w:rsidR="00A942EE" w:rsidRPr="00A942EE" w14:paraId="72F74BB9"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5019F761" w14:textId="77777777" w:rsidR="00703E89" w:rsidRDefault="00703E89" w:rsidP="00A942EE">
            <w:pPr>
              <w:widowControl w:val="0"/>
              <w:autoSpaceDE w:val="0"/>
              <w:autoSpaceDN w:val="0"/>
              <w:adjustRightInd w:val="0"/>
              <w:jc w:val="center"/>
              <w:rPr>
                <w:rFonts w:cs="Arial"/>
                <w:spacing w:val="3"/>
              </w:rPr>
            </w:pPr>
            <w:r>
              <w:rPr>
                <w:rFonts w:cs="Arial"/>
                <w:spacing w:val="3"/>
              </w:rPr>
              <w:t>41-42</w:t>
            </w:r>
          </w:p>
        </w:tc>
        <w:tc>
          <w:tcPr>
            <w:tcW w:w="2880" w:type="dxa"/>
            <w:tcBorders>
              <w:top w:val="single" w:sz="6" w:space="0" w:color="000000"/>
              <w:left w:val="single" w:sz="6" w:space="0" w:color="000000"/>
              <w:bottom w:val="single" w:sz="6" w:space="0" w:color="000000"/>
              <w:right w:val="single" w:sz="6" w:space="0" w:color="000000"/>
            </w:tcBorders>
            <w:hideMark/>
          </w:tcPr>
          <w:p w14:paraId="0F34348F" w14:textId="77777777" w:rsidR="00703E89" w:rsidRDefault="00703E89" w:rsidP="00A942EE">
            <w:pPr>
              <w:widowControl w:val="0"/>
              <w:autoSpaceDE w:val="0"/>
              <w:autoSpaceDN w:val="0"/>
              <w:adjustRightInd w:val="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350" w:type="dxa"/>
            <w:tcBorders>
              <w:top w:val="single" w:sz="6" w:space="0" w:color="000000"/>
              <w:left w:val="single" w:sz="6" w:space="0" w:color="000000"/>
              <w:bottom w:val="single" w:sz="6" w:space="0" w:color="000000"/>
              <w:right w:val="single" w:sz="6" w:space="0" w:color="000000"/>
            </w:tcBorders>
            <w:hideMark/>
          </w:tcPr>
          <w:p w14:paraId="60D11023"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02)</w:t>
            </w:r>
          </w:p>
        </w:tc>
        <w:tc>
          <w:tcPr>
            <w:tcW w:w="1440" w:type="dxa"/>
            <w:tcBorders>
              <w:top w:val="single" w:sz="6" w:space="0" w:color="000000"/>
              <w:left w:val="single" w:sz="6" w:space="0" w:color="000000"/>
              <w:bottom w:val="single" w:sz="6" w:space="0" w:color="000000"/>
              <w:right w:val="single" w:sz="6" w:space="0" w:color="000000"/>
            </w:tcBorders>
            <w:hideMark/>
          </w:tcPr>
          <w:p w14:paraId="4F6505C6" w14:textId="77777777" w:rsidR="00703E89" w:rsidRDefault="00703E89" w:rsidP="00A942EE">
            <w:pPr>
              <w:widowControl w:val="0"/>
              <w:autoSpaceDE w:val="0"/>
              <w:autoSpaceDN w:val="0"/>
              <w:adjustRightInd w:val="0"/>
              <w:jc w:val="center"/>
              <w:rPr>
                <w:rFonts w:cs="Arial"/>
              </w:rPr>
            </w:pPr>
            <w:r>
              <w:rPr>
                <w:rFonts w:cs="Arial"/>
                <w:spacing w:val="2"/>
              </w:rPr>
              <w:t>2 bytes</w:t>
            </w:r>
          </w:p>
        </w:tc>
        <w:tc>
          <w:tcPr>
            <w:tcW w:w="3150" w:type="dxa"/>
            <w:tcBorders>
              <w:top w:val="single" w:sz="6" w:space="0" w:color="000000"/>
              <w:left w:val="single" w:sz="6" w:space="0" w:color="000000"/>
              <w:bottom w:val="single" w:sz="6" w:space="0" w:color="000000"/>
              <w:right w:val="single" w:sz="6" w:space="0" w:color="000000"/>
            </w:tcBorders>
            <w:hideMark/>
          </w:tcPr>
          <w:p w14:paraId="719B6ED1" w14:textId="77777777" w:rsidR="00703E89" w:rsidRPr="00A942EE" w:rsidRDefault="00703E89" w:rsidP="00A942EE">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02</w:t>
            </w:r>
          </w:p>
        </w:tc>
      </w:tr>
      <w:tr w:rsidR="00A942EE" w:rsidRPr="00A942EE" w14:paraId="78A40528" w14:textId="77777777" w:rsidTr="00185756">
        <w:trPr>
          <w:trHeight w:val="360"/>
          <w:tblHeader/>
        </w:trPr>
        <w:tc>
          <w:tcPr>
            <w:tcW w:w="1260" w:type="dxa"/>
            <w:tcBorders>
              <w:top w:val="single" w:sz="6" w:space="0" w:color="000000"/>
              <w:left w:val="single" w:sz="6" w:space="0" w:color="000000"/>
              <w:bottom w:val="single" w:sz="6" w:space="0" w:color="000000"/>
              <w:right w:val="single" w:sz="6" w:space="0" w:color="000000"/>
            </w:tcBorders>
            <w:hideMark/>
          </w:tcPr>
          <w:p w14:paraId="1420E588" w14:textId="77777777" w:rsidR="00703E89" w:rsidRDefault="00703E89" w:rsidP="00A942EE">
            <w:pPr>
              <w:widowControl w:val="0"/>
              <w:autoSpaceDE w:val="0"/>
              <w:autoSpaceDN w:val="0"/>
              <w:adjustRightInd w:val="0"/>
              <w:jc w:val="center"/>
              <w:rPr>
                <w:rFonts w:cs="Arial"/>
                <w:spacing w:val="-1"/>
              </w:rPr>
            </w:pPr>
            <w:r>
              <w:rPr>
                <w:rFonts w:cs="Arial"/>
                <w:spacing w:val="-1"/>
              </w:rPr>
              <w:t>43</w:t>
            </w:r>
          </w:p>
        </w:tc>
        <w:tc>
          <w:tcPr>
            <w:tcW w:w="2880" w:type="dxa"/>
            <w:tcBorders>
              <w:top w:val="single" w:sz="6" w:space="0" w:color="000000"/>
              <w:left w:val="single" w:sz="6" w:space="0" w:color="000000"/>
              <w:bottom w:val="single" w:sz="6" w:space="0" w:color="000000"/>
              <w:right w:val="single" w:sz="6" w:space="0" w:color="000000"/>
            </w:tcBorders>
            <w:hideMark/>
          </w:tcPr>
          <w:p w14:paraId="4D12467B" w14:textId="77777777" w:rsidR="00703E89" w:rsidRDefault="00703E89" w:rsidP="00A942EE">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350" w:type="dxa"/>
            <w:tcBorders>
              <w:top w:val="single" w:sz="6" w:space="0" w:color="000000"/>
              <w:left w:val="single" w:sz="6" w:space="0" w:color="000000"/>
              <w:bottom w:val="single" w:sz="6" w:space="0" w:color="000000"/>
              <w:right w:val="single" w:sz="6" w:space="0" w:color="000000"/>
            </w:tcBorders>
            <w:hideMark/>
          </w:tcPr>
          <w:p w14:paraId="5126BFBD"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440" w:type="dxa"/>
            <w:tcBorders>
              <w:top w:val="single" w:sz="6" w:space="0" w:color="000000"/>
              <w:left w:val="single" w:sz="6" w:space="0" w:color="000000"/>
              <w:bottom w:val="single" w:sz="6" w:space="0" w:color="000000"/>
              <w:right w:val="single" w:sz="6" w:space="0" w:color="000000"/>
            </w:tcBorders>
            <w:hideMark/>
          </w:tcPr>
          <w:p w14:paraId="56969472" w14:textId="77777777" w:rsidR="00703E89" w:rsidRDefault="00703E89" w:rsidP="00A942EE">
            <w:pPr>
              <w:widowControl w:val="0"/>
              <w:autoSpaceDE w:val="0"/>
              <w:autoSpaceDN w:val="0"/>
              <w:adjustRightInd w:val="0"/>
              <w:jc w:val="center"/>
              <w:rPr>
                <w:rFonts w:cs="Arial"/>
              </w:rPr>
            </w:pPr>
            <w:r>
              <w:rPr>
                <w:rFonts w:cs="Arial"/>
                <w:spacing w:val="2"/>
              </w:rPr>
              <w:t>1 byte</w:t>
            </w:r>
          </w:p>
        </w:tc>
        <w:tc>
          <w:tcPr>
            <w:tcW w:w="3150" w:type="dxa"/>
            <w:tcBorders>
              <w:top w:val="single" w:sz="6" w:space="0" w:color="000000"/>
              <w:left w:val="single" w:sz="6" w:space="0" w:color="000000"/>
              <w:bottom w:val="single" w:sz="6" w:space="0" w:color="000000"/>
              <w:right w:val="single" w:sz="6" w:space="0" w:color="000000"/>
            </w:tcBorders>
            <w:hideMark/>
          </w:tcPr>
          <w:p w14:paraId="69C9AAA2"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w:t>
            </w:r>
          </w:p>
        </w:tc>
      </w:tr>
      <w:tr w:rsidR="00A942EE" w:rsidRPr="00A942EE" w14:paraId="2483F152" w14:textId="77777777" w:rsidTr="00185756">
        <w:trPr>
          <w:trHeight w:val="360"/>
          <w:tblHeader/>
        </w:trPr>
        <w:tc>
          <w:tcPr>
            <w:tcW w:w="1260" w:type="dxa"/>
            <w:tcBorders>
              <w:top w:val="single" w:sz="6" w:space="0" w:color="000000"/>
              <w:left w:val="single" w:sz="6" w:space="0" w:color="000000"/>
              <w:bottom w:val="single" w:sz="4" w:space="0" w:color="000000"/>
              <w:right w:val="single" w:sz="6" w:space="0" w:color="000000"/>
            </w:tcBorders>
            <w:hideMark/>
          </w:tcPr>
          <w:p w14:paraId="4766B67C" w14:textId="77777777" w:rsidR="00703E89" w:rsidRDefault="00703E89" w:rsidP="00A942EE">
            <w:pPr>
              <w:widowControl w:val="0"/>
              <w:autoSpaceDE w:val="0"/>
              <w:autoSpaceDN w:val="0"/>
              <w:adjustRightInd w:val="0"/>
              <w:jc w:val="center"/>
              <w:rPr>
                <w:rFonts w:cs="Arial"/>
                <w:spacing w:val="-1"/>
              </w:rPr>
            </w:pPr>
            <w:r>
              <w:rPr>
                <w:rFonts w:cs="Arial"/>
                <w:spacing w:val="-1"/>
              </w:rPr>
              <w:t>44</w:t>
            </w:r>
          </w:p>
        </w:tc>
        <w:tc>
          <w:tcPr>
            <w:tcW w:w="2880" w:type="dxa"/>
            <w:tcBorders>
              <w:top w:val="single" w:sz="6" w:space="0" w:color="000000"/>
              <w:left w:val="single" w:sz="6" w:space="0" w:color="000000"/>
              <w:bottom w:val="single" w:sz="4" w:space="0" w:color="000000"/>
              <w:right w:val="single" w:sz="6" w:space="0" w:color="000000"/>
            </w:tcBorders>
            <w:hideMark/>
          </w:tcPr>
          <w:p w14:paraId="4A737CB3" w14:textId="77777777" w:rsidR="00703E89" w:rsidRDefault="00703E89" w:rsidP="00A942EE">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350" w:type="dxa"/>
            <w:tcBorders>
              <w:top w:val="single" w:sz="6" w:space="0" w:color="000000"/>
              <w:left w:val="single" w:sz="6" w:space="0" w:color="000000"/>
              <w:bottom w:val="single" w:sz="4" w:space="0" w:color="000000"/>
              <w:right w:val="single" w:sz="6" w:space="0" w:color="000000"/>
            </w:tcBorders>
            <w:hideMark/>
          </w:tcPr>
          <w:p w14:paraId="4B83CE12"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440" w:type="dxa"/>
            <w:tcBorders>
              <w:top w:val="single" w:sz="6" w:space="0" w:color="000000"/>
              <w:left w:val="single" w:sz="6" w:space="0" w:color="000000"/>
              <w:bottom w:val="single" w:sz="4" w:space="0" w:color="000000"/>
              <w:right w:val="single" w:sz="6" w:space="0" w:color="000000"/>
            </w:tcBorders>
            <w:hideMark/>
          </w:tcPr>
          <w:p w14:paraId="1A8569B9" w14:textId="77777777" w:rsidR="00703E89" w:rsidRDefault="00703E89" w:rsidP="00A942EE">
            <w:pPr>
              <w:widowControl w:val="0"/>
              <w:autoSpaceDE w:val="0"/>
              <w:autoSpaceDN w:val="0"/>
              <w:adjustRightInd w:val="0"/>
              <w:jc w:val="center"/>
              <w:rPr>
                <w:rFonts w:cs="Arial"/>
              </w:rPr>
            </w:pPr>
            <w:r>
              <w:rPr>
                <w:rFonts w:cs="Arial"/>
                <w:spacing w:val="2"/>
              </w:rPr>
              <w:t>1 byte</w:t>
            </w:r>
          </w:p>
        </w:tc>
        <w:tc>
          <w:tcPr>
            <w:tcW w:w="3150" w:type="dxa"/>
            <w:tcBorders>
              <w:top w:val="single" w:sz="6" w:space="0" w:color="000000"/>
              <w:left w:val="single" w:sz="6" w:space="0" w:color="000000"/>
              <w:bottom w:val="single" w:sz="4" w:space="0" w:color="000000"/>
              <w:right w:val="single" w:sz="6" w:space="0" w:color="000000"/>
            </w:tcBorders>
            <w:hideMark/>
          </w:tcPr>
          <w:p w14:paraId="0B35A83D"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w:t>
            </w:r>
          </w:p>
        </w:tc>
      </w:tr>
      <w:tr w:rsidR="00A942EE" w:rsidRPr="00A942EE" w14:paraId="7084C3D1" w14:textId="77777777" w:rsidTr="00185756">
        <w:trPr>
          <w:trHeight w:val="360"/>
          <w:tblHeader/>
        </w:trPr>
        <w:tc>
          <w:tcPr>
            <w:tcW w:w="1260" w:type="dxa"/>
            <w:tcBorders>
              <w:top w:val="single" w:sz="4" w:space="0" w:color="000000"/>
              <w:left w:val="single" w:sz="4" w:space="0" w:color="000000"/>
              <w:bottom w:val="single" w:sz="4" w:space="0" w:color="000000"/>
              <w:right w:val="single" w:sz="6" w:space="0" w:color="000000"/>
            </w:tcBorders>
            <w:hideMark/>
          </w:tcPr>
          <w:p w14:paraId="74CDA35D" w14:textId="77777777" w:rsidR="00703E89" w:rsidRDefault="00703E89" w:rsidP="00A942EE">
            <w:pPr>
              <w:widowControl w:val="0"/>
              <w:autoSpaceDE w:val="0"/>
              <w:autoSpaceDN w:val="0"/>
              <w:adjustRightInd w:val="0"/>
              <w:jc w:val="center"/>
              <w:rPr>
                <w:rFonts w:cs="Arial"/>
                <w:spacing w:val="-1"/>
              </w:rPr>
            </w:pPr>
            <w:r>
              <w:rPr>
                <w:rFonts w:cs="Arial"/>
                <w:spacing w:val="-1"/>
              </w:rPr>
              <w:t>45</w:t>
            </w:r>
          </w:p>
        </w:tc>
        <w:tc>
          <w:tcPr>
            <w:tcW w:w="2880" w:type="dxa"/>
            <w:tcBorders>
              <w:top w:val="single" w:sz="4" w:space="0" w:color="000000"/>
              <w:left w:val="single" w:sz="4" w:space="0" w:color="000000"/>
              <w:bottom w:val="single" w:sz="4" w:space="0" w:color="000000"/>
              <w:right w:val="single" w:sz="6" w:space="0" w:color="000000"/>
            </w:tcBorders>
            <w:hideMark/>
          </w:tcPr>
          <w:p w14:paraId="1001190E" w14:textId="77777777" w:rsidR="00703E89" w:rsidRDefault="00703E89" w:rsidP="00A942EE">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350" w:type="dxa"/>
            <w:tcBorders>
              <w:top w:val="single" w:sz="4" w:space="0" w:color="000000"/>
              <w:left w:val="single" w:sz="6" w:space="0" w:color="000000"/>
              <w:bottom w:val="single" w:sz="4" w:space="0" w:color="000000"/>
              <w:right w:val="single" w:sz="6" w:space="0" w:color="000000"/>
            </w:tcBorders>
            <w:hideMark/>
          </w:tcPr>
          <w:p w14:paraId="152AE1B7"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440" w:type="dxa"/>
            <w:tcBorders>
              <w:top w:val="single" w:sz="4" w:space="0" w:color="000000"/>
              <w:left w:val="single" w:sz="6" w:space="0" w:color="000000"/>
              <w:bottom w:val="single" w:sz="4" w:space="0" w:color="000000"/>
              <w:right w:val="single" w:sz="6" w:space="0" w:color="000000"/>
            </w:tcBorders>
            <w:hideMark/>
          </w:tcPr>
          <w:p w14:paraId="2921E2BA" w14:textId="77777777" w:rsidR="00703E89" w:rsidRDefault="00703E89" w:rsidP="00A942EE">
            <w:pPr>
              <w:widowControl w:val="0"/>
              <w:autoSpaceDE w:val="0"/>
              <w:autoSpaceDN w:val="0"/>
              <w:adjustRightInd w:val="0"/>
              <w:jc w:val="center"/>
              <w:rPr>
                <w:rFonts w:cs="Arial"/>
              </w:rPr>
            </w:pPr>
            <w:r>
              <w:rPr>
                <w:rFonts w:cs="Arial"/>
                <w:spacing w:val="2"/>
              </w:rPr>
              <w:t>1 byte</w:t>
            </w:r>
          </w:p>
        </w:tc>
        <w:tc>
          <w:tcPr>
            <w:tcW w:w="3150" w:type="dxa"/>
            <w:tcBorders>
              <w:top w:val="single" w:sz="4" w:space="0" w:color="000000"/>
              <w:left w:val="single" w:sz="6" w:space="0" w:color="000000"/>
              <w:bottom w:val="single" w:sz="4" w:space="0" w:color="000000"/>
              <w:right w:val="single" w:sz="4" w:space="0" w:color="000000"/>
            </w:tcBorders>
            <w:hideMark/>
          </w:tcPr>
          <w:p w14:paraId="1403CAB8"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w:t>
            </w:r>
          </w:p>
        </w:tc>
      </w:tr>
      <w:tr w:rsidR="00A942EE" w:rsidRPr="00A942EE" w14:paraId="3587482E" w14:textId="77777777" w:rsidTr="00185756">
        <w:trPr>
          <w:trHeight w:val="360"/>
          <w:tblHeader/>
        </w:trPr>
        <w:tc>
          <w:tcPr>
            <w:tcW w:w="1260" w:type="dxa"/>
            <w:tcBorders>
              <w:top w:val="single" w:sz="4" w:space="0" w:color="000000"/>
              <w:left w:val="single" w:sz="4" w:space="0" w:color="000000"/>
              <w:bottom w:val="single" w:sz="4" w:space="0" w:color="000000"/>
              <w:right w:val="single" w:sz="6" w:space="0" w:color="000000"/>
            </w:tcBorders>
            <w:hideMark/>
          </w:tcPr>
          <w:p w14:paraId="30591400" w14:textId="77777777" w:rsidR="00703E89" w:rsidRDefault="00703E89" w:rsidP="00A942EE">
            <w:pPr>
              <w:widowControl w:val="0"/>
              <w:autoSpaceDE w:val="0"/>
              <w:autoSpaceDN w:val="0"/>
              <w:adjustRightInd w:val="0"/>
              <w:jc w:val="center"/>
              <w:rPr>
                <w:rFonts w:cs="Arial"/>
                <w:spacing w:val="-1"/>
              </w:rPr>
            </w:pPr>
            <w:r>
              <w:rPr>
                <w:rFonts w:cs="Arial"/>
                <w:spacing w:val="-1"/>
              </w:rPr>
              <w:t>46-48</w:t>
            </w:r>
          </w:p>
        </w:tc>
        <w:tc>
          <w:tcPr>
            <w:tcW w:w="2880" w:type="dxa"/>
            <w:tcBorders>
              <w:top w:val="single" w:sz="4" w:space="0" w:color="000000"/>
              <w:left w:val="single" w:sz="4" w:space="0" w:color="000000"/>
              <w:bottom w:val="single" w:sz="4" w:space="0" w:color="000000"/>
              <w:right w:val="single" w:sz="6" w:space="0" w:color="000000"/>
            </w:tcBorders>
            <w:hideMark/>
          </w:tcPr>
          <w:p w14:paraId="64610D34" w14:textId="77777777" w:rsidR="00703E89" w:rsidRDefault="00703E89" w:rsidP="00A942EE">
            <w:pPr>
              <w:widowControl w:val="0"/>
              <w:autoSpaceDE w:val="0"/>
              <w:autoSpaceDN w:val="0"/>
              <w:adjustRightInd w:val="0"/>
              <w:rPr>
                <w:rFonts w:cs="Arial"/>
              </w:rPr>
            </w:pPr>
            <w:r>
              <w:rPr>
                <w:rFonts w:cs="Arial"/>
                <w:spacing w:val="-1"/>
              </w:rPr>
              <w:t>Response Code</w:t>
            </w:r>
          </w:p>
        </w:tc>
        <w:tc>
          <w:tcPr>
            <w:tcW w:w="1350" w:type="dxa"/>
            <w:tcBorders>
              <w:top w:val="single" w:sz="4" w:space="0" w:color="000000"/>
              <w:left w:val="single" w:sz="6" w:space="0" w:color="000000"/>
              <w:bottom w:val="single" w:sz="4" w:space="0" w:color="000000"/>
              <w:right w:val="single" w:sz="6" w:space="0" w:color="000000"/>
            </w:tcBorders>
            <w:hideMark/>
          </w:tcPr>
          <w:p w14:paraId="7A446F7C" w14:textId="77777777" w:rsidR="00703E89" w:rsidRDefault="00703E89" w:rsidP="00A942EE">
            <w:pPr>
              <w:widowControl w:val="0"/>
              <w:autoSpaceDE w:val="0"/>
              <w:autoSpaceDN w:val="0"/>
              <w:adjustRightInd w:val="0"/>
              <w:jc w:val="center"/>
              <w:rPr>
                <w:rFonts w:cs="Arial"/>
              </w:rPr>
            </w:pPr>
            <w:r>
              <w:rPr>
                <w:rFonts w:cs="Arial"/>
              </w:rPr>
              <w:t>9</w:t>
            </w:r>
            <w:r>
              <w:rPr>
                <w:rFonts w:cs="Arial"/>
                <w:spacing w:val="1"/>
              </w:rPr>
              <w:t>(</w:t>
            </w:r>
            <w:r>
              <w:rPr>
                <w:rFonts w:cs="Arial"/>
              </w:rPr>
              <w:t>03)</w:t>
            </w:r>
          </w:p>
        </w:tc>
        <w:tc>
          <w:tcPr>
            <w:tcW w:w="1440" w:type="dxa"/>
            <w:tcBorders>
              <w:top w:val="single" w:sz="4" w:space="0" w:color="000000"/>
              <w:left w:val="single" w:sz="6" w:space="0" w:color="000000"/>
              <w:bottom w:val="single" w:sz="4" w:space="0" w:color="000000"/>
              <w:right w:val="single" w:sz="6" w:space="0" w:color="000000"/>
            </w:tcBorders>
            <w:hideMark/>
          </w:tcPr>
          <w:p w14:paraId="2E75E1F5" w14:textId="77777777" w:rsidR="00703E89" w:rsidRDefault="00703E89" w:rsidP="00A942EE">
            <w:pPr>
              <w:widowControl w:val="0"/>
              <w:autoSpaceDE w:val="0"/>
              <w:autoSpaceDN w:val="0"/>
              <w:adjustRightInd w:val="0"/>
              <w:jc w:val="center"/>
              <w:rPr>
                <w:rFonts w:cs="Arial"/>
              </w:rPr>
            </w:pPr>
            <w:r>
              <w:rPr>
                <w:rFonts w:cs="Arial"/>
                <w:spacing w:val="2"/>
              </w:rPr>
              <w:t>3 bytes</w:t>
            </w:r>
          </w:p>
        </w:tc>
        <w:tc>
          <w:tcPr>
            <w:tcW w:w="3150" w:type="dxa"/>
            <w:tcBorders>
              <w:top w:val="single" w:sz="4" w:space="0" w:color="000000"/>
              <w:left w:val="single" w:sz="6" w:space="0" w:color="000000"/>
              <w:bottom w:val="single" w:sz="4" w:space="0" w:color="000000"/>
              <w:right w:val="single" w:sz="4" w:space="0" w:color="000000"/>
            </w:tcBorders>
            <w:hideMark/>
          </w:tcPr>
          <w:p w14:paraId="7B6A3BDB" w14:textId="77777777" w:rsidR="00703E89" w:rsidRPr="00A942EE" w:rsidRDefault="00703E89" w:rsidP="00A942EE">
            <w:pPr>
              <w:widowControl w:val="0"/>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w:t>
            </w:r>
          </w:p>
        </w:tc>
      </w:tr>
    </w:tbl>
    <w:p w14:paraId="33947D22" w14:textId="77777777" w:rsidR="00185756" w:rsidRDefault="00185756" w:rsidP="00703E89">
      <w:pPr>
        <w:autoSpaceDE w:val="0"/>
        <w:autoSpaceDN w:val="0"/>
        <w:adjustRightInd w:val="0"/>
        <w:rPr>
          <w:rFonts w:cs="Arial"/>
        </w:rPr>
      </w:pPr>
    </w:p>
    <w:p w14:paraId="7D940FE5" w14:textId="77777777" w:rsidR="00A942EE" w:rsidRDefault="00A942EE" w:rsidP="00703E89">
      <w:pPr>
        <w:autoSpaceDE w:val="0"/>
        <w:autoSpaceDN w:val="0"/>
        <w:adjustRightInd w:val="0"/>
        <w:rPr>
          <w:rFonts w:cs="Arial"/>
        </w:rPr>
      </w:pP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857"/>
        <w:gridCol w:w="1350"/>
        <w:gridCol w:w="1440"/>
        <w:gridCol w:w="3150"/>
      </w:tblGrid>
      <w:tr w:rsidR="00703E89" w14:paraId="3C639D33" w14:textId="77777777" w:rsidTr="00185756">
        <w:trPr>
          <w:tblHeader/>
        </w:trPr>
        <w:tc>
          <w:tcPr>
            <w:tcW w:w="1260" w:type="dxa"/>
            <w:tcBorders>
              <w:top w:val="single" w:sz="4" w:space="0" w:color="auto"/>
              <w:left w:val="single" w:sz="4" w:space="0" w:color="auto"/>
              <w:bottom w:val="single" w:sz="4" w:space="0" w:color="auto"/>
              <w:right w:val="single" w:sz="4" w:space="0" w:color="auto"/>
            </w:tcBorders>
            <w:hideMark/>
          </w:tcPr>
          <w:p w14:paraId="3432AF44" w14:textId="77777777" w:rsidR="00703E89" w:rsidRDefault="00703E89" w:rsidP="004B49C6">
            <w:pPr>
              <w:spacing w:line="240" w:lineRule="atLeast"/>
              <w:jc w:val="center"/>
              <w:rPr>
                <w:b/>
                <w:snapToGrid w:val="0"/>
                <w:color w:val="000000"/>
              </w:rPr>
            </w:pPr>
            <w:r>
              <w:rPr>
                <w:b/>
                <w:snapToGrid w:val="0"/>
                <w:color w:val="000000"/>
              </w:rPr>
              <w:lastRenderedPageBreak/>
              <w:t xml:space="preserve">SPDH </w:t>
            </w:r>
          </w:p>
          <w:p w14:paraId="177A8CE9" w14:textId="77777777" w:rsidR="00703E89" w:rsidRDefault="00703E89" w:rsidP="004B49C6">
            <w:pPr>
              <w:spacing w:line="240" w:lineRule="atLeast"/>
              <w:jc w:val="center"/>
              <w:rPr>
                <w:b/>
                <w:snapToGrid w:val="0"/>
                <w:color w:val="000000"/>
              </w:rPr>
            </w:pPr>
            <w:r>
              <w:rPr>
                <w:b/>
                <w:snapToGrid w:val="0"/>
                <w:color w:val="000000"/>
              </w:rPr>
              <w:t>FID/SFID</w:t>
            </w:r>
          </w:p>
        </w:tc>
        <w:tc>
          <w:tcPr>
            <w:tcW w:w="2857" w:type="dxa"/>
            <w:tcBorders>
              <w:top w:val="single" w:sz="4" w:space="0" w:color="auto"/>
              <w:left w:val="single" w:sz="4" w:space="0" w:color="auto"/>
              <w:bottom w:val="single" w:sz="4" w:space="0" w:color="auto"/>
              <w:right w:val="single" w:sz="4" w:space="0" w:color="auto"/>
            </w:tcBorders>
            <w:hideMark/>
          </w:tcPr>
          <w:p w14:paraId="537C8BE1" w14:textId="77777777" w:rsidR="00703E89" w:rsidRDefault="00703E89" w:rsidP="004B49C6">
            <w:pPr>
              <w:spacing w:line="240" w:lineRule="atLeast"/>
              <w:jc w:val="center"/>
              <w:rPr>
                <w:b/>
                <w:snapToGrid w:val="0"/>
                <w:color w:val="000000"/>
              </w:rPr>
            </w:pPr>
            <w:r>
              <w:rPr>
                <w:b/>
                <w:snapToGrid w:val="0"/>
                <w:color w:val="000000"/>
              </w:rPr>
              <w:t>Field Name</w:t>
            </w:r>
          </w:p>
        </w:tc>
        <w:tc>
          <w:tcPr>
            <w:tcW w:w="1350" w:type="dxa"/>
            <w:tcBorders>
              <w:top w:val="single" w:sz="4" w:space="0" w:color="auto"/>
              <w:left w:val="single" w:sz="4" w:space="0" w:color="auto"/>
              <w:bottom w:val="single" w:sz="4" w:space="0" w:color="auto"/>
              <w:right w:val="single" w:sz="4" w:space="0" w:color="auto"/>
            </w:tcBorders>
            <w:hideMark/>
          </w:tcPr>
          <w:p w14:paraId="6C0F0A48" w14:textId="77777777" w:rsidR="00703E89" w:rsidRDefault="00703E89" w:rsidP="00A942EE">
            <w:pPr>
              <w:spacing w:line="240" w:lineRule="atLeast"/>
              <w:jc w:val="center"/>
              <w:rPr>
                <w:b/>
                <w:snapToGrid w:val="0"/>
                <w:color w:val="000000"/>
              </w:rPr>
            </w:pPr>
            <w:r>
              <w:rPr>
                <w:b/>
                <w:snapToGrid w:val="0"/>
                <w:color w:val="000000"/>
              </w:rPr>
              <w:t>Picture</w:t>
            </w:r>
          </w:p>
        </w:tc>
        <w:tc>
          <w:tcPr>
            <w:tcW w:w="1440" w:type="dxa"/>
            <w:tcBorders>
              <w:top w:val="single" w:sz="4" w:space="0" w:color="auto"/>
              <w:left w:val="single" w:sz="4" w:space="0" w:color="auto"/>
              <w:bottom w:val="single" w:sz="4" w:space="0" w:color="auto"/>
              <w:right w:val="single" w:sz="4" w:space="0" w:color="auto"/>
            </w:tcBorders>
            <w:hideMark/>
          </w:tcPr>
          <w:p w14:paraId="180A5A4E" w14:textId="77777777" w:rsidR="00703E89" w:rsidRDefault="00703E89" w:rsidP="00A942EE">
            <w:pPr>
              <w:spacing w:line="240" w:lineRule="atLeast"/>
              <w:jc w:val="center"/>
              <w:rPr>
                <w:b/>
                <w:snapToGrid w:val="0"/>
                <w:color w:val="000000"/>
              </w:rPr>
            </w:pPr>
            <w:r>
              <w:rPr>
                <w:b/>
                <w:snapToGrid w:val="0"/>
                <w:color w:val="000000"/>
              </w:rPr>
              <w:t>Length</w:t>
            </w:r>
          </w:p>
        </w:tc>
        <w:tc>
          <w:tcPr>
            <w:tcW w:w="3150" w:type="dxa"/>
            <w:tcBorders>
              <w:top w:val="single" w:sz="4" w:space="0" w:color="auto"/>
              <w:left w:val="single" w:sz="4" w:space="0" w:color="auto"/>
              <w:bottom w:val="single" w:sz="4" w:space="0" w:color="auto"/>
              <w:right w:val="single" w:sz="4" w:space="0" w:color="auto"/>
            </w:tcBorders>
            <w:hideMark/>
          </w:tcPr>
          <w:p w14:paraId="60371669"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4EAD8EDA"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54928C50" w14:textId="77777777" w:rsidR="00703E89" w:rsidRDefault="00703E89" w:rsidP="004B49C6">
            <w:pPr>
              <w:spacing w:line="240" w:lineRule="atLeast"/>
              <w:jc w:val="center"/>
              <w:rPr>
                <w:snapToGrid w:val="0"/>
                <w:color w:val="000000"/>
              </w:rPr>
            </w:pPr>
            <w:r>
              <w:rPr>
                <w:snapToGrid w:val="0"/>
                <w:color w:val="000000"/>
              </w:rPr>
              <w:t>B</w:t>
            </w:r>
          </w:p>
        </w:tc>
        <w:tc>
          <w:tcPr>
            <w:tcW w:w="2857" w:type="dxa"/>
            <w:tcBorders>
              <w:top w:val="single" w:sz="4" w:space="0" w:color="auto"/>
              <w:left w:val="single" w:sz="4" w:space="0" w:color="auto"/>
              <w:bottom w:val="single" w:sz="4" w:space="0" w:color="auto"/>
              <w:right w:val="single" w:sz="4" w:space="0" w:color="auto"/>
            </w:tcBorders>
            <w:hideMark/>
          </w:tcPr>
          <w:p w14:paraId="151DAA4A" w14:textId="77777777" w:rsidR="00703E89" w:rsidRDefault="00703E89" w:rsidP="004B49C6">
            <w:pPr>
              <w:spacing w:line="240" w:lineRule="atLeast"/>
              <w:rPr>
                <w:snapToGrid w:val="0"/>
                <w:color w:val="000000"/>
              </w:rPr>
            </w:pPr>
            <w:r>
              <w:rPr>
                <w:snapToGrid w:val="0"/>
                <w:color w:val="000000"/>
              </w:rPr>
              <w:t>Amount 1</w:t>
            </w:r>
          </w:p>
        </w:tc>
        <w:tc>
          <w:tcPr>
            <w:tcW w:w="1350" w:type="dxa"/>
            <w:tcBorders>
              <w:top w:val="single" w:sz="4" w:space="0" w:color="auto"/>
              <w:left w:val="single" w:sz="4" w:space="0" w:color="auto"/>
              <w:bottom w:val="single" w:sz="4" w:space="0" w:color="auto"/>
              <w:right w:val="single" w:sz="4" w:space="0" w:color="auto"/>
            </w:tcBorders>
            <w:hideMark/>
          </w:tcPr>
          <w:p w14:paraId="2E1A8877" w14:textId="77777777" w:rsidR="00703E89" w:rsidRDefault="00703E89" w:rsidP="00A942EE">
            <w:pPr>
              <w:spacing w:line="240" w:lineRule="atLeast"/>
              <w:jc w:val="center"/>
              <w:rPr>
                <w:snapToGrid w:val="0"/>
                <w:color w:val="000000"/>
              </w:rPr>
            </w:pPr>
            <w:r>
              <w:rPr>
                <w:snapToGrid w:val="0"/>
                <w:color w:val="000000"/>
              </w:rPr>
              <w:t>9(16)v99</w:t>
            </w:r>
          </w:p>
        </w:tc>
        <w:tc>
          <w:tcPr>
            <w:tcW w:w="1440" w:type="dxa"/>
            <w:tcBorders>
              <w:top w:val="single" w:sz="4" w:space="0" w:color="auto"/>
              <w:left w:val="single" w:sz="4" w:space="0" w:color="auto"/>
              <w:bottom w:val="single" w:sz="4" w:space="0" w:color="auto"/>
              <w:right w:val="single" w:sz="4" w:space="0" w:color="auto"/>
            </w:tcBorders>
            <w:hideMark/>
          </w:tcPr>
          <w:p w14:paraId="4AF1FDD1" w14:textId="77777777" w:rsidR="00703E89" w:rsidRDefault="00703E89" w:rsidP="00A942EE">
            <w:pPr>
              <w:spacing w:line="240" w:lineRule="atLeast"/>
              <w:jc w:val="center"/>
              <w:rPr>
                <w:snapToGrid w:val="0"/>
                <w:color w:val="000000"/>
              </w:rPr>
            </w:pPr>
            <w:r>
              <w:rPr>
                <w:snapToGrid w:val="0"/>
                <w:color w:val="000000"/>
              </w:rPr>
              <w:t>1 to 18 bytes</w:t>
            </w:r>
          </w:p>
        </w:tc>
        <w:tc>
          <w:tcPr>
            <w:tcW w:w="3150" w:type="dxa"/>
            <w:tcBorders>
              <w:top w:val="single" w:sz="4" w:space="0" w:color="auto"/>
              <w:left w:val="single" w:sz="4" w:space="0" w:color="auto"/>
              <w:bottom w:val="single" w:sz="4" w:space="0" w:color="auto"/>
              <w:right w:val="single" w:sz="4" w:space="0" w:color="auto"/>
            </w:tcBorders>
            <w:hideMark/>
          </w:tcPr>
          <w:p w14:paraId="40A32ACB"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1cB2158</w:t>
            </w:r>
          </w:p>
        </w:tc>
      </w:tr>
      <w:tr w:rsidR="00703E89" w14:paraId="7B585518"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734E2A9E" w14:textId="77777777" w:rsidR="00703E89" w:rsidRDefault="00703E89" w:rsidP="004B49C6">
            <w:pPr>
              <w:spacing w:line="240" w:lineRule="atLeast"/>
              <w:jc w:val="center"/>
              <w:rPr>
                <w:snapToGrid w:val="0"/>
                <w:color w:val="000000"/>
              </w:rPr>
            </w:pPr>
            <w:r>
              <w:rPr>
                <w:snapToGrid w:val="0"/>
                <w:color w:val="000000"/>
              </w:rPr>
              <w:t>F</w:t>
            </w:r>
          </w:p>
        </w:tc>
        <w:tc>
          <w:tcPr>
            <w:tcW w:w="2857" w:type="dxa"/>
            <w:tcBorders>
              <w:top w:val="single" w:sz="4" w:space="0" w:color="auto"/>
              <w:left w:val="single" w:sz="4" w:space="0" w:color="auto"/>
              <w:bottom w:val="single" w:sz="4" w:space="0" w:color="auto"/>
              <w:right w:val="single" w:sz="4" w:space="0" w:color="auto"/>
            </w:tcBorders>
            <w:hideMark/>
          </w:tcPr>
          <w:p w14:paraId="18C5DF0B" w14:textId="77777777" w:rsidR="00703E89" w:rsidRDefault="00703E89" w:rsidP="004B49C6">
            <w:pPr>
              <w:spacing w:line="240" w:lineRule="atLeast"/>
              <w:rPr>
                <w:snapToGrid w:val="0"/>
                <w:color w:val="000000"/>
              </w:rPr>
            </w:pPr>
            <w:r>
              <w:rPr>
                <w:snapToGrid w:val="0"/>
                <w:color w:val="000000"/>
              </w:rPr>
              <w:t>Approval code</w:t>
            </w:r>
          </w:p>
        </w:tc>
        <w:tc>
          <w:tcPr>
            <w:tcW w:w="1350" w:type="dxa"/>
            <w:tcBorders>
              <w:top w:val="single" w:sz="4" w:space="0" w:color="auto"/>
              <w:left w:val="single" w:sz="4" w:space="0" w:color="auto"/>
              <w:bottom w:val="single" w:sz="4" w:space="0" w:color="auto"/>
              <w:right w:val="single" w:sz="4" w:space="0" w:color="auto"/>
            </w:tcBorders>
            <w:hideMark/>
          </w:tcPr>
          <w:p w14:paraId="7A0A7558" w14:textId="77777777" w:rsidR="00703E89" w:rsidRDefault="00703E89" w:rsidP="00A942EE">
            <w:pPr>
              <w:spacing w:line="240" w:lineRule="atLeast"/>
              <w:jc w:val="center"/>
              <w:rPr>
                <w:snapToGrid w:val="0"/>
                <w:color w:val="000000"/>
              </w:rPr>
            </w:pPr>
            <w:r>
              <w:rPr>
                <w:snapToGrid w:val="0"/>
                <w:color w:val="000000"/>
              </w:rPr>
              <w:t>X(8)</w:t>
            </w:r>
          </w:p>
        </w:tc>
        <w:tc>
          <w:tcPr>
            <w:tcW w:w="1440" w:type="dxa"/>
            <w:tcBorders>
              <w:top w:val="single" w:sz="4" w:space="0" w:color="auto"/>
              <w:left w:val="single" w:sz="4" w:space="0" w:color="auto"/>
              <w:bottom w:val="single" w:sz="4" w:space="0" w:color="auto"/>
              <w:right w:val="single" w:sz="4" w:space="0" w:color="auto"/>
            </w:tcBorders>
            <w:hideMark/>
          </w:tcPr>
          <w:p w14:paraId="7E44B4B0" w14:textId="77777777" w:rsidR="00703E89" w:rsidRDefault="00703E89" w:rsidP="00A942EE">
            <w:pPr>
              <w:spacing w:line="240" w:lineRule="atLeast"/>
              <w:jc w:val="center"/>
              <w:rPr>
                <w:snapToGrid w:val="0"/>
                <w:color w:val="000000"/>
              </w:rPr>
            </w:pPr>
            <w:r>
              <w:rPr>
                <w:snapToGrid w:val="0"/>
                <w:color w:val="000000"/>
              </w:rPr>
              <w:t>8 byte</w:t>
            </w:r>
          </w:p>
        </w:tc>
        <w:tc>
          <w:tcPr>
            <w:tcW w:w="3150" w:type="dxa"/>
            <w:tcBorders>
              <w:top w:val="single" w:sz="4" w:space="0" w:color="auto"/>
              <w:left w:val="single" w:sz="4" w:space="0" w:color="auto"/>
              <w:bottom w:val="single" w:sz="4" w:space="0" w:color="auto"/>
              <w:right w:val="single" w:sz="4" w:space="0" w:color="auto"/>
            </w:tcBorders>
            <w:hideMark/>
          </w:tcPr>
          <w:p w14:paraId="2CD4D0BB" w14:textId="77777777" w:rsidR="00703E89" w:rsidRPr="00A942EE" w:rsidRDefault="00703E89" w:rsidP="004B49C6">
            <w:pPr>
              <w:spacing w:line="240" w:lineRule="atLeast"/>
              <w:jc w:val="center"/>
              <w:rPr>
                <w:rFonts w:ascii="Courier New" w:hAnsi="Courier New" w:cs="Courier New"/>
                <w:b/>
                <w:snapToGrid w:val="0"/>
                <w:color w:val="538135" w:themeColor="accent3"/>
                <w:sz w:val="18"/>
                <w:szCs w:val="18"/>
              </w:rPr>
            </w:pPr>
            <w:r w:rsidRPr="00A942EE">
              <w:rPr>
                <w:rFonts w:ascii="Courier New" w:hAnsi="Courier New" w:cs="Courier New"/>
                <w:b/>
                <w:color w:val="538135" w:themeColor="accent3"/>
                <w:sz w:val="18"/>
                <w:szCs w:val="18"/>
              </w:rPr>
              <w:t>1cF28104318</w:t>
            </w:r>
          </w:p>
        </w:tc>
      </w:tr>
      <w:tr w:rsidR="00703E89" w14:paraId="508B4A55"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06C57EA5" w14:textId="77777777" w:rsidR="00703E89" w:rsidRDefault="00703E89" w:rsidP="004B49C6">
            <w:pPr>
              <w:spacing w:line="240" w:lineRule="atLeast"/>
              <w:jc w:val="center"/>
              <w:rPr>
                <w:snapToGrid w:val="0"/>
                <w:color w:val="000000"/>
              </w:rPr>
            </w:pPr>
            <w:r>
              <w:rPr>
                <w:snapToGrid w:val="0"/>
                <w:color w:val="000000"/>
              </w:rPr>
              <w:t>P</w:t>
            </w:r>
          </w:p>
        </w:tc>
        <w:tc>
          <w:tcPr>
            <w:tcW w:w="2857" w:type="dxa"/>
            <w:tcBorders>
              <w:top w:val="single" w:sz="4" w:space="0" w:color="auto"/>
              <w:left w:val="single" w:sz="4" w:space="0" w:color="auto"/>
              <w:bottom w:val="single" w:sz="4" w:space="0" w:color="auto"/>
              <w:right w:val="single" w:sz="4" w:space="0" w:color="auto"/>
            </w:tcBorders>
            <w:hideMark/>
          </w:tcPr>
          <w:p w14:paraId="61983C68" w14:textId="77777777" w:rsidR="00703E89" w:rsidRDefault="00703E89" w:rsidP="004B49C6">
            <w:pPr>
              <w:spacing w:line="240" w:lineRule="atLeast"/>
              <w:rPr>
                <w:snapToGrid w:val="0"/>
                <w:color w:val="000000"/>
              </w:rPr>
            </w:pPr>
            <w:r>
              <w:rPr>
                <w:snapToGrid w:val="0"/>
                <w:color w:val="000000"/>
              </w:rPr>
              <w:t>Draft capture flag</w:t>
            </w:r>
          </w:p>
        </w:tc>
        <w:tc>
          <w:tcPr>
            <w:tcW w:w="1350" w:type="dxa"/>
            <w:tcBorders>
              <w:top w:val="single" w:sz="4" w:space="0" w:color="auto"/>
              <w:left w:val="single" w:sz="4" w:space="0" w:color="auto"/>
              <w:bottom w:val="single" w:sz="4" w:space="0" w:color="auto"/>
              <w:right w:val="single" w:sz="4" w:space="0" w:color="auto"/>
            </w:tcBorders>
            <w:hideMark/>
          </w:tcPr>
          <w:p w14:paraId="28525207" w14:textId="77777777" w:rsidR="00703E89" w:rsidRDefault="00703E89" w:rsidP="00A942EE">
            <w:pPr>
              <w:spacing w:line="240" w:lineRule="atLeast"/>
              <w:jc w:val="center"/>
              <w:rPr>
                <w:snapToGrid w:val="0"/>
                <w:color w:val="000000"/>
              </w:rPr>
            </w:pPr>
            <w:r>
              <w:rPr>
                <w:snapToGrid w:val="0"/>
                <w:color w:val="000000"/>
              </w:rPr>
              <w:t>9(1)</w:t>
            </w:r>
          </w:p>
        </w:tc>
        <w:tc>
          <w:tcPr>
            <w:tcW w:w="1440" w:type="dxa"/>
            <w:tcBorders>
              <w:top w:val="single" w:sz="4" w:space="0" w:color="auto"/>
              <w:left w:val="single" w:sz="4" w:space="0" w:color="auto"/>
              <w:bottom w:val="single" w:sz="4" w:space="0" w:color="auto"/>
              <w:right w:val="single" w:sz="4" w:space="0" w:color="auto"/>
            </w:tcBorders>
            <w:hideMark/>
          </w:tcPr>
          <w:p w14:paraId="79218DC3" w14:textId="77777777" w:rsidR="00703E89" w:rsidRDefault="00703E89" w:rsidP="00A942EE">
            <w:pPr>
              <w:spacing w:line="240" w:lineRule="atLeast"/>
              <w:jc w:val="center"/>
              <w:rPr>
                <w:snapToGrid w:val="0"/>
                <w:color w:val="000000"/>
              </w:rPr>
            </w:pPr>
            <w:r>
              <w:rPr>
                <w:snapToGrid w:val="0"/>
                <w:color w:val="000000"/>
              </w:rPr>
              <w:t>1 byte</w:t>
            </w:r>
          </w:p>
        </w:tc>
        <w:tc>
          <w:tcPr>
            <w:tcW w:w="3150" w:type="dxa"/>
            <w:tcBorders>
              <w:top w:val="single" w:sz="4" w:space="0" w:color="auto"/>
              <w:left w:val="single" w:sz="4" w:space="0" w:color="auto"/>
              <w:bottom w:val="single" w:sz="4" w:space="0" w:color="auto"/>
              <w:right w:val="single" w:sz="4" w:space="0" w:color="auto"/>
            </w:tcBorders>
            <w:hideMark/>
          </w:tcPr>
          <w:p w14:paraId="17486D06"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 xml:space="preserve">1cP3 </w:t>
            </w:r>
          </w:p>
        </w:tc>
      </w:tr>
      <w:tr w:rsidR="00703E89" w14:paraId="4178AB9C"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0AAF7FD7" w14:textId="77777777" w:rsidR="00703E89" w:rsidRDefault="00703E89" w:rsidP="004B49C6">
            <w:pPr>
              <w:spacing w:line="240" w:lineRule="atLeast"/>
              <w:jc w:val="center"/>
              <w:rPr>
                <w:snapToGrid w:val="0"/>
                <w:color w:val="000000"/>
              </w:rPr>
            </w:pPr>
            <w:r>
              <w:rPr>
                <w:snapToGrid w:val="0"/>
                <w:color w:val="000000"/>
              </w:rPr>
              <w:t>Q</w:t>
            </w:r>
          </w:p>
        </w:tc>
        <w:tc>
          <w:tcPr>
            <w:tcW w:w="2857" w:type="dxa"/>
            <w:tcBorders>
              <w:top w:val="single" w:sz="4" w:space="0" w:color="auto"/>
              <w:left w:val="single" w:sz="4" w:space="0" w:color="auto"/>
              <w:bottom w:val="single" w:sz="4" w:space="0" w:color="auto"/>
              <w:right w:val="single" w:sz="4" w:space="0" w:color="auto"/>
            </w:tcBorders>
            <w:hideMark/>
          </w:tcPr>
          <w:p w14:paraId="09C8103C" w14:textId="77777777" w:rsidR="00703E89" w:rsidRDefault="00703E89" w:rsidP="004B49C6">
            <w:pPr>
              <w:spacing w:line="240" w:lineRule="atLeast"/>
              <w:rPr>
                <w:snapToGrid w:val="0"/>
                <w:color w:val="000000"/>
              </w:rPr>
            </w:pPr>
            <w:r>
              <w:rPr>
                <w:snapToGrid w:val="0"/>
                <w:color w:val="000000"/>
              </w:rPr>
              <w:t>Echo data</w:t>
            </w:r>
          </w:p>
        </w:tc>
        <w:tc>
          <w:tcPr>
            <w:tcW w:w="1350" w:type="dxa"/>
            <w:tcBorders>
              <w:top w:val="single" w:sz="4" w:space="0" w:color="auto"/>
              <w:left w:val="single" w:sz="4" w:space="0" w:color="auto"/>
              <w:bottom w:val="single" w:sz="4" w:space="0" w:color="auto"/>
              <w:right w:val="single" w:sz="4" w:space="0" w:color="auto"/>
            </w:tcBorders>
            <w:hideMark/>
          </w:tcPr>
          <w:p w14:paraId="5B2378F4" w14:textId="77777777" w:rsidR="00703E89" w:rsidRDefault="00703E89" w:rsidP="00A942EE">
            <w:pPr>
              <w:spacing w:line="240" w:lineRule="atLeast"/>
              <w:jc w:val="center"/>
              <w:rPr>
                <w:snapToGrid w:val="0"/>
                <w:color w:val="000000"/>
              </w:rPr>
            </w:pPr>
            <w:r>
              <w:rPr>
                <w:snapToGrid w:val="0"/>
                <w:color w:val="000000"/>
              </w:rPr>
              <w:t>X(16)</w:t>
            </w:r>
          </w:p>
        </w:tc>
        <w:tc>
          <w:tcPr>
            <w:tcW w:w="1440" w:type="dxa"/>
            <w:tcBorders>
              <w:top w:val="single" w:sz="4" w:space="0" w:color="auto"/>
              <w:left w:val="single" w:sz="4" w:space="0" w:color="auto"/>
              <w:bottom w:val="single" w:sz="4" w:space="0" w:color="auto"/>
              <w:right w:val="single" w:sz="4" w:space="0" w:color="auto"/>
            </w:tcBorders>
            <w:hideMark/>
          </w:tcPr>
          <w:p w14:paraId="7AE41A74" w14:textId="77777777" w:rsidR="00703E89" w:rsidRDefault="00703E89" w:rsidP="00A942EE">
            <w:pPr>
              <w:spacing w:line="240" w:lineRule="atLeast"/>
              <w:jc w:val="center"/>
              <w:rPr>
                <w:snapToGrid w:val="0"/>
                <w:color w:val="000000"/>
              </w:rPr>
            </w:pPr>
            <w:r>
              <w:rPr>
                <w:snapToGrid w:val="0"/>
                <w:color w:val="000000"/>
              </w:rPr>
              <w:t>1 to 16 bytes</w:t>
            </w:r>
          </w:p>
        </w:tc>
        <w:tc>
          <w:tcPr>
            <w:tcW w:w="3150" w:type="dxa"/>
            <w:tcBorders>
              <w:top w:val="single" w:sz="4" w:space="0" w:color="auto"/>
              <w:left w:val="single" w:sz="4" w:space="0" w:color="auto"/>
              <w:bottom w:val="single" w:sz="4" w:space="0" w:color="auto"/>
              <w:right w:val="single" w:sz="4" w:space="0" w:color="auto"/>
            </w:tcBorders>
            <w:hideMark/>
          </w:tcPr>
          <w:p w14:paraId="1BD7D0F9"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1cQCX</w:t>
            </w:r>
          </w:p>
        </w:tc>
      </w:tr>
      <w:tr w:rsidR="00703E89" w14:paraId="4593DB65"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4D5C60A1" w14:textId="77777777" w:rsidR="00703E89" w:rsidRDefault="00703E89" w:rsidP="004B49C6">
            <w:pPr>
              <w:spacing w:line="240" w:lineRule="atLeast"/>
              <w:jc w:val="center"/>
              <w:rPr>
                <w:snapToGrid w:val="0"/>
                <w:color w:val="000000"/>
              </w:rPr>
            </w:pPr>
            <w:r>
              <w:rPr>
                <w:snapToGrid w:val="0"/>
                <w:color w:val="000000"/>
              </w:rPr>
              <w:t>S</w:t>
            </w:r>
          </w:p>
        </w:tc>
        <w:tc>
          <w:tcPr>
            <w:tcW w:w="2857" w:type="dxa"/>
            <w:tcBorders>
              <w:top w:val="single" w:sz="4" w:space="0" w:color="auto"/>
              <w:left w:val="single" w:sz="4" w:space="0" w:color="auto"/>
              <w:bottom w:val="single" w:sz="4" w:space="0" w:color="auto"/>
              <w:right w:val="single" w:sz="4" w:space="0" w:color="auto"/>
            </w:tcBorders>
            <w:hideMark/>
          </w:tcPr>
          <w:p w14:paraId="6BF3DBF9" w14:textId="77777777" w:rsidR="00703E89" w:rsidRDefault="00703E89" w:rsidP="004B49C6">
            <w:pPr>
              <w:spacing w:line="240" w:lineRule="atLeast"/>
              <w:rPr>
                <w:snapToGrid w:val="0"/>
                <w:color w:val="000000"/>
              </w:rPr>
            </w:pPr>
            <w:r>
              <w:rPr>
                <w:snapToGrid w:val="0"/>
                <w:color w:val="000000"/>
              </w:rPr>
              <w:t>Invoice number</w:t>
            </w:r>
          </w:p>
        </w:tc>
        <w:tc>
          <w:tcPr>
            <w:tcW w:w="1350" w:type="dxa"/>
            <w:tcBorders>
              <w:top w:val="single" w:sz="4" w:space="0" w:color="auto"/>
              <w:left w:val="single" w:sz="4" w:space="0" w:color="auto"/>
              <w:bottom w:val="single" w:sz="4" w:space="0" w:color="auto"/>
              <w:right w:val="single" w:sz="4" w:space="0" w:color="auto"/>
            </w:tcBorders>
            <w:hideMark/>
          </w:tcPr>
          <w:p w14:paraId="054AD759" w14:textId="77777777" w:rsidR="00703E89" w:rsidRDefault="00703E89" w:rsidP="00A942EE">
            <w:pPr>
              <w:spacing w:line="240" w:lineRule="atLeast"/>
              <w:jc w:val="center"/>
              <w:rPr>
                <w:snapToGrid w:val="0"/>
                <w:color w:val="000000"/>
              </w:rPr>
            </w:pPr>
            <w:r>
              <w:rPr>
                <w:snapToGrid w:val="0"/>
                <w:color w:val="000000"/>
              </w:rPr>
              <w:t>X(10)</w:t>
            </w:r>
          </w:p>
        </w:tc>
        <w:tc>
          <w:tcPr>
            <w:tcW w:w="1440" w:type="dxa"/>
            <w:tcBorders>
              <w:top w:val="single" w:sz="4" w:space="0" w:color="auto"/>
              <w:left w:val="single" w:sz="4" w:space="0" w:color="auto"/>
              <w:bottom w:val="single" w:sz="4" w:space="0" w:color="auto"/>
              <w:right w:val="single" w:sz="4" w:space="0" w:color="auto"/>
            </w:tcBorders>
            <w:hideMark/>
          </w:tcPr>
          <w:p w14:paraId="2334166C" w14:textId="77777777" w:rsidR="00703E89" w:rsidRDefault="00703E89" w:rsidP="00A942EE">
            <w:pPr>
              <w:spacing w:line="240" w:lineRule="atLeast"/>
              <w:jc w:val="center"/>
              <w:rPr>
                <w:snapToGrid w:val="0"/>
                <w:color w:val="000000"/>
              </w:rPr>
            </w:pPr>
            <w:r>
              <w:rPr>
                <w:snapToGrid w:val="0"/>
                <w:color w:val="000000"/>
              </w:rPr>
              <w:t>1 to 10 bytes</w:t>
            </w:r>
          </w:p>
        </w:tc>
        <w:tc>
          <w:tcPr>
            <w:tcW w:w="3150" w:type="dxa"/>
            <w:tcBorders>
              <w:top w:val="single" w:sz="4" w:space="0" w:color="auto"/>
              <w:left w:val="single" w:sz="4" w:space="0" w:color="auto"/>
              <w:bottom w:val="single" w:sz="4" w:space="0" w:color="auto"/>
              <w:right w:val="single" w:sz="4" w:space="0" w:color="auto"/>
            </w:tcBorders>
            <w:hideMark/>
          </w:tcPr>
          <w:p w14:paraId="204D03B4"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1cS514</w:t>
            </w:r>
          </w:p>
        </w:tc>
      </w:tr>
      <w:tr w:rsidR="00703E89" w14:paraId="282F396D"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545484B6" w14:textId="77777777" w:rsidR="00703E89" w:rsidRDefault="00703E89" w:rsidP="004B49C6">
            <w:pPr>
              <w:spacing w:line="240" w:lineRule="atLeast"/>
              <w:jc w:val="center"/>
              <w:rPr>
                <w:snapToGrid w:val="0"/>
                <w:color w:val="000000"/>
              </w:rPr>
            </w:pPr>
            <w:r>
              <w:rPr>
                <w:snapToGrid w:val="0"/>
                <w:color w:val="000000"/>
              </w:rPr>
              <w:t>U</w:t>
            </w:r>
          </w:p>
        </w:tc>
        <w:tc>
          <w:tcPr>
            <w:tcW w:w="2857" w:type="dxa"/>
            <w:tcBorders>
              <w:top w:val="single" w:sz="4" w:space="0" w:color="auto"/>
              <w:left w:val="single" w:sz="4" w:space="0" w:color="auto"/>
              <w:bottom w:val="single" w:sz="4" w:space="0" w:color="auto"/>
              <w:right w:val="single" w:sz="4" w:space="0" w:color="auto"/>
            </w:tcBorders>
            <w:hideMark/>
          </w:tcPr>
          <w:p w14:paraId="49741DD9" w14:textId="77777777" w:rsidR="00703E89" w:rsidRDefault="00703E89" w:rsidP="004B49C6">
            <w:pPr>
              <w:spacing w:line="240" w:lineRule="atLeast"/>
              <w:rPr>
                <w:snapToGrid w:val="0"/>
                <w:color w:val="000000"/>
              </w:rPr>
            </w:pPr>
            <w:r>
              <w:rPr>
                <w:snapToGrid w:val="0"/>
                <w:color w:val="000000"/>
              </w:rPr>
              <w:t>Language code</w:t>
            </w:r>
          </w:p>
        </w:tc>
        <w:tc>
          <w:tcPr>
            <w:tcW w:w="1350" w:type="dxa"/>
            <w:tcBorders>
              <w:top w:val="single" w:sz="4" w:space="0" w:color="auto"/>
              <w:left w:val="single" w:sz="4" w:space="0" w:color="auto"/>
              <w:bottom w:val="single" w:sz="4" w:space="0" w:color="auto"/>
              <w:right w:val="single" w:sz="4" w:space="0" w:color="auto"/>
            </w:tcBorders>
            <w:hideMark/>
          </w:tcPr>
          <w:p w14:paraId="06A9DE9C" w14:textId="77777777" w:rsidR="00703E89" w:rsidRDefault="00703E89" w:rsidP="00A942EE">
            <w:pPr>
              <w:spacing w:line="240" w:lineRule="atLeast"/>
              <w:jc w:val="center"/>
              <w:rPr>
                <w:snapToGrid w:val="0"/>
                <w:color w:val="000000"/>
              </w:rPr>
            </w:pPr>
            <w:r>
              <w:rPr>
                <w:snapToGrid w:val="0"/>
                <w:color w:val="000000"/>
              </w:rPr>
              <w:t>9(1)</w:t>
            </w:r>
          </w:p>
        </w:tc>
        <w:tc>
          <w:tcPr>
            <w:tcW w:w="1440" w:type="dxa"/>
            <w:tcBorders>
              <w:top w:val="single" w:sz="4" w:space="0" w:color="auto"/>
              <w:left w:val="single" w:sz="4" w:space="0" w:color="auto"/>
              <w:bottom w:val="single" w:sz="4" w:space="0" w:color="auto"/>
              <w:right w:val="single" w:sz="4" w:space="0" w:color="auto"/>
            </w:tcBorders>
            <w:hideMark/>
          </w:tcPr>
          <w:p w14:paraId="3DCDB2CE" w14:textId="77777777" w:rsidR="00703E89" w:rsidRDefault="00703E89" w:rsidP="00A942EE">
            <w:pPr>
              <w:spacing w:line="240" w:lineRule="atLeast"/>
              <w:jc w:val="center"/>
              <w:rPr>
                <w:snapToGrid w:val="0"/>
                <w:color w:val="000000"/>
              </w:rPr>
            </w:pPr>
            <w:r>
              <w:rPr>
                <w:snapToGrid w:val="0"/>
                <w:color w:val="000000"/>
              </w:rPr>
              <w:t>1 byte</w:t>
            </w:r>
          </w:p>
        </w:tc>
        <w:tc>
          <w:tcPr>
            <w:tcW w:w="3150" w:type="dxa"/>
            <w:tcBorders>
              <w:top w:val="single" w:sz="4" w:space="0" w:color="auto"/>
              <w:left w:val="single" w:sz="4" w:space="0" w:color="auto"/>
              <w:bottom w:val="single" w:sz="4" w:space="0" w:color="auto"/>
              <w:right w:val="single" w:sz="4" w:space="0" w:color="auto"/>
            </w:tcBorders>
            <w:hideMark/>
          </w:tcPr>
          <w:p w14:paraId="17516227"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1cU0</w:t>
            </w:r>
          </w:p>
        </w:tc>
      </w:tr>
      <w:tr w:rsidR="00703E89" w14:paraId="2C9EA3D2"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36BADA79" w14:textId="77777777" w:rsidR="00703E89" w:rsidRDefault="00703E89" w:rsidP="004B49C6">
            <w:pPr>
              <w:spacing w:line="240" w:lineRule="atLeast"/>
              <w:jc w:val="center"/>
              <w:rPr>
                <w:snapToGrid w:val="0"/>
                <w:color w:val="000000"/>
              </w:rPr>
            </w:pPr>
            <w:r>
              <w:rPr>
                <w:snapToGrid w:val="0"/>
                <w:color w:val="000000"/>
              </w:rPr>
              <w:t>a</w:t>
            </w:r>
          </w:p>
        </w:tc>
        <w:tc>
          <w:tcPr>
            <w:tcW w:w="2857" w:type="dxa"/>
            <w:tcBorders>
              <w:top w:val="single" w:sz="4" w:space="0" w:color="auto"/>
              <w:left w:val="single" w:sz="4" w:space="0" w:color="auto"/>
              <w:bottom w:val="single" w:sz="4" w:space="0" w:color="auto"/>
              <w:right w:val="single" w:sz="4" w:space="0" w:color="auto"/>
            </w:tcBorders>
            <w:hideMark/>
          </w:tcPr>
          <w:p w14:paraId="395C1F8F" w14:textId="77777777" w:rsidR="00703E89" w:rsidRDefault="00703E89" w:rsidP="004B49C6">
            <w:pPr>
              <w:spacing w:line="240" w:lineRule="atLeast"/>
              <w:rPr>
                <w:snapToGrid w:val="0"/>
                <w:color w:val="000000"/>
              </w:rPr>
            </w:pPr>
            <w:r>
              <w:rPr>
                <w:snapToGrid w:val="0"/>
                <w:color w:val="000000"/>
              </w:rPr>
              <w:t>Optional data</w:t>
            </w:r>
          </w:p>
        </w:tc>
        <w:tc>
          <w:tcPr>
            <w:tcW w:w="1350" w:type="dxa"/>
            <w:tcBorders>
              <w:top w:val="single" w:sz="4" w:space="0" w:color="auto"/>
              <w:left w:val="single" w:sz="4" w:space="0" w:color="auto"/>
              <w:bottom w:val="single" w:sz="4" w:space="0" w:color="auto"/>
              <w:right w:val="single" w:sz="4" w:space="0" w:color="auto"/>
            </w:tcBorders>
            <w:hideMark/>
          </w:tcPr>
          <w:p w14:paraId="1E33955B" w14:textId="77777777" w:rsidR="00703E89" w:rsidRDefault="00703E89" w:rsidP="00A942EE">
            <w:pPr>
              <w:spacing w:line="240" w:lineRule="atLeast"/>
              <w:jc w:val="center"/>
              <w:rPr>
                <w:snapToGrid w:val="0"/>
                <w:color w:val="000000"/>
              </w:rPr>
            </w:pPr>
            <w:r>
              <w:rPr>
                <w:snapToGrid w:val="0"/>
                <w:color w:val="000000"/>
              </w:rPr>
              <w:t>X(250)</w:t>
            </w:r>
          </w:p>
        </w:tc>
        <w:tc>
          <w:tcPr>
            <w:tcW w:w="1440" w:type="dxa"/>
            <w:tcBorders>
              <w:top w:val="single" w:sz="4" w:space="0" w:color="auto"/>
              <w:left w:val="single" w:sz="4" w:space="0" w:color="auto"/>
              <w:bottom w:val="single" w:sz="4" w:space="0" w:color="auto"/>
              <w:right w:val="single" w:sz="4" w:space="0" w:color="auto"/>
            </w:tcBorders>
            <w:hideMark/>
          </w:tcPr>
          <w:p w14:paraId="3BF586D2" w14:textId="77777777" w:rsidR="00703E89" w:rsidRDefault="00703E89" w:rsidP="00A942EE">
            <w:pPr>
              <w:spacing w:line="240" w:lineRule="atLeast"/>
              <w:jc w:val="center"/>
              <w:rPr>
                <w:snapToGrid w:val="0"/>
                <w:color w:val="000000"/>
              </w:rPr>
            </w:pPr>
            <w:r>
              <w:rPr>
                <w:snapToGrid w:val="0"/>
                <w:color w:val="000000"/>
              </w:rPr>
              <w:t>1 to 250 bytes</w:t>
            </w:r>
          </w:p>
          <w:p w14:paraId="5541FA0F" w14:textId="77777777" w:rsidR="00703E89" w:rsidRPr="009525BF" w:rsidRDefault="00703E89" w:rsidP="00A942EE">
            <w:pPr>
              <w:spacing w:line="240" w:lineRule="atLeast"/>
              <w:jc w:val="center"/>
              <w:rPr>
                <w:snapToGrid w:val="0"/>
                <w:color w:val="000000"/>
                <w:sz w:val="16"/>
                <w:szCs w:val="16"/>
              </w:rPr>
            </w:pPr>
            <w:r w:rsidRPr="009525BF">
              <w:rPr>
                <w:snapToGrid w:val="0"/>
                <w:color w:val="000000"/>
                <w:sz w:val="16"/>
                <w:szCs w:val="16"/>
              </w:rPr>
              <w:t>TD only supports</w:t>
            </w:r>
          </w:p>
          <w:p w14:paraId="5F22EE22" w14:textId="77777777" w:rsidR="00703E89" w:rsidRDefault="00703E89" w:rsidP="00A942EE">
            <w:pPr>
              <w:spacing w:line="240" w:lineRule="atLeast"/>
              <w:jc w:val="center"/>
              <w:rPr>
                <w:snapToGrid w:val="0"/>
                <w:color w:val="000000"/>
              </w:rPr>
            </w:pPr>
            <w:r w:rsidRPr="009525BF">
              <w:rPr>
                <w:snapToGrid w:val="0"/>
                <w:color w:val="000000"/>
                <w:sz w:val="16"/>
                <w:szCs w:val="16"/>
              </w:rPr>
              <w:t>80 bytes</w:t>
            </w:r>
          </w:p>
        </w:tc>
        <w:tc>
          <w:tcPr>
            <w:tcW w:w="3150" w:type="dxa"/>
            <w:tcBorders>
              <w:top w:val="single" w:sz="4" w:space="0" w:color="auto"/>
              <w:left w:val="single" w:sz="4" w:space="0" w:color="auto"/>
              <w:bottom w:val="single" w:sz="4" w:space="0" w:color="auto"/>
              <w:right w:val="single" w:sz="4" w:space="0" w:color="auto"/>
            </w:tcBorders>
            <w:hideMark/>
          </w:tcPr>
          <w:p w14:paraId="5A1682A4"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56A6">
              <w:rPr>
                <w:rFonts w:ascii="Courier New" w:hAnsi="Courier New" w:cs="Courier New"/>
                <w:b/>
                <w:color w:val="538135" w:themeColor="accent3"/>
                <w:sz w:val="18"/>
                <w:szCs w:val="18"/>
              </w:rPr>
              <w:t>1ca160628115141001</w:t>
            </w:r>
          </w:p>
        </w:tc>
      </w:tr>
      <w:tr w:rsidR="00703E89" w14:paraId="1A0B4A49"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5CFF8BC0" w14:textId="77777777" w:rsidR="00703E89" w:rsidRDefault="00703E89" w:rsidP="004B49C6">
            <w:pPr>
              <w:spacing w:line="240" w:lineRule="atLeast"/>
              <w:jc w:val="center"/>
              <w:rPr>
                <w:snapToGrid w:val="0"/>
                <w:color w:val="000000"/>
              </w:rPr>
            </w:pPr>
            <w:r>
              <w:rPr>
                <w:snapToGrid w:val="0"/>
                <w:color w:val="000000"/>
              </w:rPr>
              <w:t>d</w:t>
            </w:r>
          </w:p>
        </w:tc>
        <w:tc>
          <w:tcPr>
            <w:tcW w:w="2857" w:type="dxa"/>
            <w:tcBorders>
              <w:top w:val="single" w:sz="4" w:space="0" w:color="auto"/>
              <w:left w:val="single" w:sz="4" w:space="0" w:color="auto"/>
              <w:bottom w:val="single" w:sz="4" w:space="0" w:color="auto"/>
              <w:right w:val="single" w:sz="4" w:space="0" w:color="auto"/>
            </w:tcBorders>
            <w:hideMark/>
          </w:tcPr>
          <w:p w14:paraId="52A12422" w14:textId="77777777" w:rsidR="00703E89" w:rsidRDefault="00703E89" w:rsidP="004B49C6">
            <w:pPr>
              <w:spacing w:line="240" w:lineRule="atLeast"/>
              <w:rPr>
                <w:snapToGrid w:val="0"/>
                <w:color w:val="000000"/>
              </w:rPr>
            </w:pPr>
            <w:r>
              <w:rPr>
                <w:snapToGrid w:val="0"/>
                <w:color w:val="000000"/>
              </w:rPr>
              <w:t>Retailer ID</w:t>
            </w:r>
          </w:p>
        </w:tc>
        <w:tc>
          <w:tcPr>
            <w:tcW w:w="1350" w:type="dxa"/>
            <w:tcBorders>
              <w:top w:val="single" w:sz="4" w:space="0" w:color="auto"/>
              <w:left w:val="single" w:sz="4" w:space="0" w:color="auto"/>
              <w:bottom w:val="single" w:sz="4" w:space="0" w:color="auto"/>
              <w:right w:val="single" w:sz="4" w:space="0" w:color="auto"/>
            </w:tcBorders>
            <w:hideMark/>
          </w:tcPr>
          <w:p w14:paraId="0AF40EF6" w14:textId="77777777" w:rsidR="00703E89" w:rsidRDefault="00703E89" w:rsidP="00A942EE">
            <w:pPr>
              <w:spacing w:line="240" w:lineRule="atLeast"/>
              <w:jc w:val="center"/>
              <w:rPr>
                <w:snapToGrid w:val="0"/>
                <w:color w:val="000000"/>
              </w:rPr>
            </w:pPr>
            <w:r>
              <w:rPr>
                <w:snapToGrid w:val="0"/>
                <w:color w:val="000000"/>
              </w:rPr>
              <w:t>9(12)</w:t>
            </w:r>
          </w:p>
        </w:tc>
        <w:tc>
          <w:tcPr>
            <w:tcW w:w="1440" w:type="dxa"/>
            <w:tcBorders>
              <w:top w:val="single" w:sz="4" w:space="0" w:color="auto"/>
              <w:left w:val="single" w:sz="4" w:space="0" w:color="auto"/>
              <w:bottom w:val="single" w:sz="4" w:space="0" w:color="auto"/>
              <w:right w:val="single" w:sz="4" w:space="0" w:color="auto"/>
            </w:tcBorders>
            <w:hideMark/>
          </w:tcPr>
          <w:p w14:paraId="4FEEA857" w14:textId="77777777" w:rsidR="00703E89" w:rsidRDefault="00703E89" w:rsidP="00A942EE">
            <w:pPr>
              <w:spacing w:line="240" w:lineRule="atLeast"/>
              <w:jc w:val="center"/>
              <w:rPr>
                <w:snapToGrid w:val="0"/>
                <w:color w:val="000000"/>
              </w:rPr>
            </w:pPr>
            <w:r>
              <w:rPr>
                <w:snapToGrid w:val="0"/>
                <w:color w:val="000000"/>
              </w:rPr>
              <w:t>1 to 12 bytes</w:t>
            </w:r>
          </w:p>
        </w:tc>
        <w:tc>
          <w:tcPr>
            <w:tcW w:w="3150" w:type="dxa"/>
            <w:tcBorders>
              <w:top w:val="single" w:sz="4" w:space="0" w:color="auto"/>
              <w:left w:val="single" w:sz="4" w:space="0" w:color="auto"/>
              <w:bottom w:val="single" w:sz="4" w:space="0" w:color="auto"/>
              <w:right w:val="single" w:sz="4" w:space="0" w:color="auto"/>
            </w:tcBorders>
            <w:hideMark/>
          </w:tcPr>
          <w:p w14:paraId="11BCFB8F"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1cd78220497263</w:t>
            </w:r>
          </w:p>
        </w:tc>
      </w:tr>
      <w:tr w:rsidR="00703E89" w14:paraId="7CCEBA01"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3E2D81E0" w14:textId="77777777" w:rsidR="00703E89" w:rsidRDefault="00703E89" w:rsidP="004B49C6">
            <w:pPr>
              <w:spacing w:line="240" w:lineRule="atLeast"/>
              <w:jc w:val="center"/>
              <w:rPr>
                <w:snapToGrid w:val="0"/>
                <w:color w:val="000000"/>
              </w:rPr>
            </w:pPr>
            <w:r>
              <w:rPr>
                <w:snapToGrid w:val="0"/>
                <w:color w:val="000000"/>
              </w:rPr>
              <w:t>e</w:t>
            </w:r>
          </w:p>
        </w:tc>
        <w:tc>
          <w:tcPr>
            <w:tcW w:w="2857" w:type="dxa"/>
            <w:tcBorders>
              <w:top w:val="single" w:sz="4" w:space="0" w:color="auto"/>
              <w:left w:val="single" w:sz="4" w:space="0" w:color="auto"/>
              <w:bottom w:val="single" w:sz="4" w:space="0" w:color="auto"/>
              <w:right w:val="single" w:sz="4" w:space="0" w:color="auto"/>
            </w:tcBorders>
            <w:hideMark/>
          </w:tcPr>
          <w:p w14:paraId="72DC406B" w14:textId="77777777" w:rsidR="00703E89" w:rsidRDefault="00703E89" w:rsidP="004B49C6">
            <w:pPr>
              <w:spacing w:line="240" w:lineRule="atLeast"/>
              <w:rPr>
                <w:snapToGrid w:val="0"/>
                <w:color w:val="000000"/>
              </w:rPr>
            </w:pPr>
            <w:r>
              <w:rPr>
                <w:snapToGrid w:val="0"/>
                <w:color w:val="000000"/>
              </w:rPr>
              <w:t>POS Condition code</w:t>
            </w:r>
          </w:p>
        </w:tc>
        <w:tc>
          <w:tcPr>
            <w:tcW w:w="1350" w:type="dxa"/>
            <w:tcBorders>
              <w:top w:val="single" w:sz="4" w:space="0" w:color="auto"/>
              <w:left w:val="single" w:sz="4" w:space="0" w:color="auto"/>
              <w:bottom w:val="single" w:sz="4" w:space="0" w:color="auto"/>
              <w:right w:val="single" w:sz="4" w:space="0" w:color="auto"/>
            </w:tcBorders>
            <w:hideMark/>
          </w:tcPr>
          <w:p w14:paraId="06A0451B" w14:textId="77777777" w:rsidR="00703E89" w:rsidRDefault="00703E89" w:rsidP="00A942EE">
            <w:pPr>
              <w:spacing w:line="240" w:lineRule="atLeast"/>
              <w:jc w:val="center"/>
              <w:rPr>
                <w:snapToGrid w:val="0"/>
                <w:color w:val="000000"/>
              </w:rPr>
            </w:pPr>
            <w:r>
              <w:rPr>
                <w:snapToGrid w:val="0"/>
                <w:color w:val="000000"/>
              </w:rPr>
              <w:t>9(2)</w:t>
            </w:r>
          </w:p>
        </w:tc>
        <w:tc>
          <w:tcPr>
            <w:tcW w:w="1440" w:type="dxa"/>
            <w:tcBorders>
              <w:top w:val="single" w:sz="4" w:space="0" w:color="auto"/>
              <w:left w:val="single" w:sz="4" w:space="0" w:color="auto"/>
              <w:bottom w:val="single" w:sz="4" w:space="0" w:color="auto"/>
              <w:right w:val="single" w:sz="4" w:space="0" w:color="auto"/>
            </w:tcBorders>
            <w:hideMark/>
          </w:tcPr>
          <w:p w14:paraId="4D87D694" w14:textId="77777777" w:rsidR="00703E89" w:rsidRDefault="00703E89" w:rsidP="00A942EE">
            <w:pPr>
              <w:spacing w:line="240" w:lineRule="atLeast"/>
              <w:jc w:val="center"/>
              <w:rPr>
                <w:snapToGrid w:val="0"/>
                <w:color w:val="000000"/>
              </w:rPr>
            </w:pPr>
            <w:r>
              <w:rPr>
                <w:snapToGrid w:val="0"/>
                <w:color w:val="000000"/>
              </w:rPr>
              <w:t>2 bytes</w:t>
            </w:r>
          </w:p>
        </w:tc>
        <w:tc>
          <w:tcPr>
            <w:tcW w:w="3150" w:type="dxa"/>
            <w:tcBorders>
              <w:top w:val="single" w:sz="4" w:space="0" w:color="auto"/>
              <w:left w:val="single" w:sz="4" w:space="0" w:color="auto"/>
              <w:bottom w:val="single" w:sz="4" w:space="0" w:color="auto"/>
              <w:right w:val="single" w:sz="4" w:space="0" w:color="auto"/>
            </w:tcBorders>
            <w:hideMark/>
          </w:tcPr>
          <w:p w14:paraId="6F3FC753"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1ce06</w:t>
            </w:r>
          </w:p>
        </w:tc>
      </w:tr>
      <w:tr w:rsidR="00703E89" w14:paraId="5615DBA0"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21C2A623" w14:textId="77777777" w:rsidR="00703E89" w:rsidRDefault="00703E89" w:rsidP="004B49C6">
            <w:pPr>
              <w:spacing w:line="240" w:lineRule="atLeast"/>
              <w:jc w:val="center"/>
              <w:rPr>
                <w:snapToGrid w:val="0"/>
                <w:color w:val="000000"/>
              </w:rPr>
            </w:pPr>
            <w:r>
              <w:rPr>
                <w:snapToGrid w:val="0"/>
                <w:color w:val="000000"/>
              </w:rPr>
              <w:t>h</w:t>
            </w:r>
          </w:p>
        </w:tc>
        <w:tc>
          <w:tcPr>
            <w:tcW w:w="2857" w:type="dxa"/>
            <w:tcBorders>
              <w:top w:val="single" w:sz="4" w:space="0" w:color="auto"/>
              <w:left w:val="single" w:sz="4" w:space="0" w:color="auto"/>
              <w:bottom w:val="single" w:sz="4" w:space="0" w:color="auto"/>
              <w:right w:val="single" w:sz="4" w:space="0" w:color="auto"/>
            </w:tcBorders>
            <w:hideMark/>
          </w:tcPr>
          <w:p w14:paraId="436C443D" w14:textId="77777777" w:rsidR="00703E89" w:rsidRDefault="00703E89" w:rsidP="004B49C6">
            <w:pPr>
              <w:spacing w:line="240" w:lineRule="atLeast"/>
              <w:rPr>
                <w:snapToGrid w:val="0"/>
                <w:color w:val="000000"/>
              </w:rPr>
            </w:pPr>
            <w:r>
              <w:rPr>
                <w:snapToGrid w:val="0"/>
                <w:color w:val="000000"/>
              </w:rPr>
              <w:t>Sequence number</w:t>
            </w:r>
          </w:p>
        </w:tc>
        <w:tc>
          <w:tcPr>
            <w:tcW w:w="1350" w:type="dxa"/>
            <w:tcBorders>
              <w:top w:val="single" w:sz="4" w:space="0" w:color="auto"/>
              <w:left w:val="single" w:sz="4" w:space="0" w:color="auto"/>
              <w:bottom w:val="single" w:sz="4" w:space="0" w:color="auto"/>
              <w:right w:val="single" w:sz="4" w:space="0" w:color="auto"/>
            </w:tcBorders>
            <w:hideMark/>
          </w:tcPr>
          <w:p w14:paraId="2B82A27E" w14:textId="77777777" w:rsidR="00703E89" w:rsidRDefault="00703E89" w:rsidP="00A942EE">
            <w:pPr>
              <w:spacing w:line="240" w:lineRule="atLeast"/>
              <w:jc w:val="center"/>
              <w:rPr>
                <w:snapToGrid w:val="0"/>
                <w:color w:val="000000"/>
              </w:rPr>
            </w:pPr>
            <w:r>
              <w:rPr>
                <w:snapToGrid w:val="0"/>
                <w:color w:val="000000"/>
              </w:rPr>
              <w:t>X(10)</w:t>
            </w:r>
          </w:p>
        </w:tc>
        <w:tc>
          <w:tcPr>
            <w:tcW w:w="1440" w:type="dxa"/>
            <w:tcBorders>
              <w:top w:val="single" w:sz="4" w:space="0" w:color="auto"/>
              <w:left w:val="single" w:sz="4" w:space="0" w:color="auto"/>
              <w:bottom w:val="single" w:sz="4" w:space="0" w:color="auto"/>
              <w:right w:val="single" w:sz="4" w:space="0" w:color="auto"/>
            </w:tcBorders>
            <w:hideMark/>
          </w:tcPr>
          <w:p w14:paraId="4DA07671" w14:textId="77777777" w:rsidR="00703E89" w:rsidRDefault="00703E89" w:rsidP="00A942EE">
            <w:pPr>
              <w:spacing w:line="240" w:lineRule="atLeast"/>
              <w:jc w:val="center"/>
              <w:rPr>
                <w:snapToGrid w:val="0"/>
                <w:color w:val="000000"/>
              </w:rPr>
            </w:pPr>
            <w:r>
              <w:rPr>
                <w:snapToGrid w:val="0"/>
                <w:color w:val="000000"/>
              </w:rPr>
              <w:t>10 bytes</w:t>
            </w:r>
          </w:p>
        </w:tc>
        <w:tc>
          <w:tcPr>
            <w:tcW w:w="3150" w:type="dxa"/>
            <w:tcBorders>
              <w:top w:val="single" w:sz="4" w:space="0" w:color="auto"/>
              <w:left w:val="single" w:sz="4" w:space="0" w:color="auto"/>
              <w:bottom w:val="single" w:sz="4" w:space="0" w:color="auto"/>
              <w:right w:val="single" w:sz="4" w:space="0" w:color="auto"/>
            </w:tcBorders>
            <w:hideMark/>
          </w:tcPr>
          <w:p w14:paraId="1FECAF82"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1ch0010320030</w:t>
            </w:r>
          </w:p>
        </w:tc>
      </w:tr>
      <w:tr w:rsidR="00703E89" w14:paraId="2DE4E844"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1F977B51" w14:textId="77777777" w:rsidR="00703E89" w:rsidRDefault="00703E89" w:rsidP="004B49C6">
            <w:pPr>
              <w:spacing w:line="240" w:lineRule="atLeast"/>
              <w:jc w:val="center"/>
              <w:rPr>
                <w:snapToGrid w:val="0"/>
                <w:color w:val="000000"/>
              </w:rPr>
            </w:pPr>
            <w:r>
              <w:rPr>
                <w:snapToGrid w:val="0"/>
                <w:color w:val="000000"/>
              </w:rPr>
              <w:t>q</w:t>
            </w:r>
          </w:p>
        </w:tc>
        <w:tc>
          <w:tcPr>
            <w:tcW w:w="2857" w:type="dxa"/>
            <w:tcBorders>
              <w:top w:val="single" w:sz="4" w:space="0" w:color="auto"/>
              <w:left w:val="single" w:sz="4" w:space="0" w:color="auto"/>
              <w:bottom w:val="single" w:sz="4" w:space="0" w:color="auto"/>
              <w:right w:val="single" w:sz="4" w:space="0" w:color="auto"/>
            </w:tcBorders>
            <w:hideMark/>
          </w:tcPr>
          <w:p w14:paraId="1162A560" w14:textId="77777777" w:rsidR="00703E89" w:rsidRDefault="00703E89" w:rsidP="004B49C6">
            <w:pPr>
              <w:spacing w:line="240" w:lineRule="atLeast"/>
              <w:rPr>
                <w:snapToGrid w:val="0"/>
                <w:color w:val="000000"/>
              </w:rPr>
            </w:pPr>
            <w:r>
              <w:rPr>
                <w:snapToGrid w:val="0"/>
                <w:color w:val="000000"/>
              </w:rPr>
              <w:t>Track 2/Customer</w:t>
            </w:r>
          </w:p>
        </w:tc>
        <w:tc>
          <w:tcPr>
            <w:tcW w:w="1350" w:type="dxa"/>
            <w:tcBorders>
              <w:top w:val="single" w:sz="4" w:space="0" w:color="auto"/>
              <w:left w:val="single" w:sz="4" w:space="0" w:color="auto"/>
              <w:bottom w:val="single" w:sz="4" w:space="0" w:color="auto"/>
              <w:right w:val="single" w:sz="4" w:space="0" w:color="auto"/>
            </w:tcBorders>
            <w:hideMark/>
          </w:tcPr>
          <w:p w14:paraId="106F0A47" w14:textId="77777777" w:rsidR="00703E89" w:rsidRDefault="00703E89" w:rsidP="00A942EE">
            <w:pPr>
              <w:spacing w:line="240" w:lineRule="atLeast"/>
              <w:jc w:val="center"/>
              <w:rPr>
                <w:snapToGrid w:val="0"/>
                <w:color w:val="000000"/>
              </w:rPr>
            </w:pPr>
            <w:r>
              <w:rPr>
                <w:snapToGrid w:val="0"/>
                <w:color w:val="000000"/>
              </w:rPr>
              <w:t>X(40)</w:t>
            </w:r>
          </w:p>
        </w:tc>
        <w:tc>
          <w:tcPr>
            <w:tcW w:w="1440" w:type="dxa"/>
            <w:tcBorders>
              <w:top w:val="single" w:sz="4" w:space="0" w:color="auto"/>
              <w:left w:val="single" w:sz="4" w:space="0" w:color="auto"/>
              <w:bottom w:val="single" w:sz="4" w:space="0" w:color="auto"/>
              <w:right w:val="single" w:sz="4" w:space="0" w:color="auto"/>
            </w:tcBorders>
            <w:hideMark/>
          </w:tcPr>
          <w:p w14:paraId="0EE9F454" w14:textId="77777777" w:rsidR="00703E89" w:rsidRDefault="00703E89" w:rsidP="00A942EE">
            <w:pPr>
              <w:spacing w:line="240" w:lineRule="atLeast"/>
              <w:jc w:val="center"/>
              <w:rPr>
                <w:snapToGrid w:val="0"/>
                <w:color w:val="000000"/>
              </w:rPr>
            </w:pPr>
            <w:r>
              <w:rPr>
                <w:snapToGrid w:val="0"/>
                <w:color w:val="000000"/>
              </w:rPr>
              <w:t>1 to 40 bytes</w:t>
            </w:r>
          </w:p>
        </w:tc>
        <w:tc>
          <w:tcPr>
            <w:tcW w:w="3150" w:type="dxa"/>
            <w:tcBorders>
              <w:top w:val="single" w:sz="4" w:space="0" w:color="auto"/>
              <w:left w:val="single" w:sz="4" w:space="0" w:color="auto"/>
              <w:bottom w:val="single" w:sz="4" w:space="0" w:color="auto"/>
              <w:right w:val="single" w:sz="4" w:space="0" w:color="auto"/>
            </w:tcBorders>
            <w:hideMark/>
          </w:tcPr>
          <w:p w14:paraId="404EE646"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1cq;708008******6226=1404*****************</w:t>
            </w:r>
          </w:p>
        </w:tc>
      </w:tr>
      <w:tr w:rsidR="00703E89" w14:paraId="278CD478" w14:textId="77777777" w:rsidTr="00185756">
        <w:tc>
          <w:tcPr>
            <w:tcW w:w="1260" w:type="dxa"/>
            <w:tcBorders>
              <w:top w:val="single" w:sz="4" w:space="0" w:color="auto"/>
              <w:left w:val="single" w:sz="4" w:space="0" w:color="auto"/>
              <w:bottom w:val="single" w:sz="4" w:space="0" w:color="auto"/>
              <w:right w:val="single" w:sz="4" w:space="0" w:color="auto"/>
            </w:tcBorders>
            <w:hideMark/>
          </w:tcPr>
          <w:p w14:paraId="41AF5491" w14:textId="77777777" w:rsidR="00703E89" w:rsidRDefault="00703E89" w:rsidP="004B49C6">
            <w:pPr>
              <w:spacing w:line="240" w:lineRule="atLeast"/>
              <w:jc w:val="center"/>
              <w:rPr>
                <w:snapToGrid w:val="0"/>
                <w:color w:val="000000"/>
              </w:rPr>
            </w:pPr>
            <w:r>
              <w:rPr>
                <w:snapToGrid w:val="0"/>
                <w:color w:val="000000"/>
              </w:rPr>
              <w:t>6 (SFID)</w:t>
            </w:r>
          </w:p>
        </w:tc>
        <w:tc>
          <w:tcPr>
            <w:tcW w:w="2857" w:type="dxa"/>
            <w:tcBorders>
              <w:top w:val="single" w:sz="4" w:space="0" w:color="auto"/>
              <w:left w:val="single" w:sz="4" w:space="0" w:color="auto"/>
              <w:bottom w:val="single" w:sz="4" w:space="0" w:color="auto"/>
              <w:right w:val="single" w:sz="4" w:space="0" w:color="auto"/>
            </w:tcBorders>
            <w:hideMark/>
          </w:tcPr>
          <w:p w14:paraId="7E4C0CAC" w14:textId="77777777" w:rsidR="00703E89" w:rsidRDefault="00703E89" w:rsidP="004B49C6">
            <w:pPr>
              <w:spacing w:line="240" w:lineRule="atLeast"/>
              <w:rPr>
                <w:snapToGrid w:val="0"/>
                <w:color w:val="000000"/>
              </w:rPr>
            </w:pPr>
            <w:r>
              <w:rPr>
                <w:snapToGrid w:val="0"/>
                <w:color w:val="000000"/>
              </w:rPr>
              <w:t>Product SubFIDs</w:t>
            </w:r>
          </w:p>
        </w:tc>
        <w:tc>
          <w:tcPr>
            <w:tcW w:w="1350" w:type="dxa"/>
            <w:tcBorders>
              <w:top w:val="single" w:sz="4" w:space="0" w:color="auto"/>
              <w:left w:val="single" w:sz="4" w:space="0" w:color="auto"/>
              <w:bottom w:val="single" w:sz="4" w:space="0" w:color="auto"/>
              <w:right w:val="single" w:sz="4" w:space="0" w:color="auto"/>
            </w:tcBorders>
            <w:hideMark/>
          </w:tcPr>
          <w:p w14:paraId="468F260F" w14:textId="77777777" w:rsidR="00703E89" w:rsidRDefault="00703E89" w:rsidP="00A942EE">
            <w:pPr>
              <w:spacing w:line="240" w:lineRule="atLeast"/>
              <w:jc w:val="center"/>
              <w:rPr>
                <w:snapToGrid w:val="0"/>
                <w:color w:val="000000"/>
              </w:rPr>
            </w:pPr>
            <w:r>
              <w:rPr>
                <w:snapToGrid w:val="0"/>
                <w:color w:val="000000"/>
              </w:rPr>
              <w:t>X(1043)</w:t>
            </w:r>
          </w:p>
        </w:tc>
        <w:tc>
          <w:tcPr>
            <w:tcW w:w="1440" w:type="dxa"/>
            <w:tcBorders>
              <w:top w:val="single" w:sz="4" w:space="0" w:color="auto"/>
              <w:left w:val="single" w:sz="4" w:space="0" w:color="auto"/>
              <w:bottom w:val="single" w:sz="4" w:space="0" w:color="auto"/>
              <w:right w:val="single" w:sz="4" w:space="0" w:color="auto"/>
            </w:tcBorders>
            <w:hideMark/>
          </w:tcPr>
          <w:p w14:paraId="7CB3E5C9" w14:textId="77777777" w:rsidR="00703E89" w:rsidRDefault="00703E89" w:rsidP="00A942EE">
            <w:pPr>
              <w:spacing w:line="240" w:lineRule="atLeast"/>
              <w:jc w:val="center"/>
              <w:rPr>
                <w:snapToGrid w:val="0"/>
                <w:color w:val="000000"/>
              </w:rPr>
            </w:pPr>
            <w:r>
              <w:rPr>
                <w:snapToGrid w:val="0"/>
                <w:color w:val="000000"/>
              </w:rPr>
              <w:t>1 to 1043 bytes</w:t>
            </w:r>
          </w:p>
        </w:tc>
        <w:tc>
          <w:tcPr>
            <w:tcW w:w="3150" w:type="dxa"/>
            <w:tcBorders>
              <w:top w:val="single" w:sz="4" w:space="0" w:color="auto"/>
              <w:left w:val="single" w:sz="4" w:space="0" w:color="auto"/>
              <w:bottom w:val="single" w:sz="4" w:space="0" w:color="auto"/>
              <w:right w:val="single" w:sz="4" w:space="0" w:color="auto"/>
            </w:tcBorders>
          </w:tcPr>
          <w:p w14:paraId="1C835625"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1c6</w:t>
            </w:r>
          </w:p>
          <w:p w14:paraId="758C824F"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1eD</w:t>
            </w:r>
          </w:p>
          <w:p w14:paraId="2A700BBC"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001504</w:t>
            </w:r>
          </w:p>
          <w:p w14:paraId="277EE8AA"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1.330</w:t>
            </w:r>
          </w:p>
          <w:p w14:paraId="4AB09288"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00002000</w:t>
            </w:r>
          </w:p>
          <w:p w14:paraId="72F23DE6"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20</w:t>
            </w:r>
          </w:p>
          <w:p w14:paraId="523DA03B"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00000158</w:t>
            </w:r>
          </w:p>
          <w:p w14:paraId="2138E50E"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00000008</w:t>
            </w:r>
          </w:p>
          <w:p w14:paraId="1EB819F6"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00000000</w:t>
            </w:r>
          </w:p>
          <w:p w14:paraId="17C8BDF9"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04675890</w:t>
            </w:r>
          </w:p>
          <w:p w14:paraId="0B2CB780"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0000000000004567</w:t>
            </w:r>
          </w:p>
          <w:p w14:paraId="4D886C43"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12457680</w:t>
            </w:r>
          </w:p>
          <w:p w14:paraId="05AE1A1D"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01345768</w:t>
            </w:r>
          </w:p>
          <w:p w14:paraId="032C80DD"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00000000</w:t>
            </w:r>
          </w:p>
          <w:p w14:paraId="5D5845D9"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p>
          <w:p w14:paraId="1E7C6C14" w14:textId="77777777" w:rsidR="00703E89" w:rsidRPr="00A942EE" w:rsidRDefault="00703E89" w:rsidP="004B49C6">
            <w:pPr>
              <w:autoSpaceDE w:val="0"/>
              <w:autoSpaceDN w:val="0"/>
              <w:adjustRightInd w:val="0"/>
              <w:jc w:val="center"/>
              <w:rPr>
                <w:rFonts w:ascii="Courier New" w:hAnsi="Courier New" w:cs="Courier New"/>
                <w:b/>
                <w:color w:val="538135" w:themeColor="accent3"/>
                <w:sz w:val="18"/>
                <w:szCs w:val="18"/>
              </w:rPr>
            </w:pPr>
            <w:r w:rsidRPr="00A942EE">
              <w:rPr>
                <w:rFonts w:ascii="Courier New" w:hAnsi="Courier New" w:cs="Courier New"/>
                <w:b/>
                <w:color w:val="538135" w:themeColor="accent3"/>
                <w:sz w:val="18"/>
                <w:szCs w:val="18"/>
              </w:rPr>
              <w:t>1eE021</w:t>
            </w:r>
          </w:p>
          <w:p w14:paraId="264B085E" w14:textId="77777777" w:rsidR="00703E89" w:rsidRPr="00A942EE" w:rsidRDefault="00703E89" w:rsidP="004B49C6">
            <w:pPr>
              <w:autoSpaceDE w:val="0"/>
              <w:autoSpaceDN w:val="0"/>
              <w:adjustRightInd w:val="0"/>
              <w:jc w:val="center"/>
              <w:rPr>
                <w:b/>
                <w:snapToGrid w:val="0"/>
                <w:color w:val="538135" w:themeColor="accent3"/>
                <w:sz w:val="18"/>
                <w:szCs w:val="18"/>
              </w:rPr>
            </w:pPr>
            <w:r w:rsidRPr="00A942EE">
              <w:rPr>
                <w:rFonts w:ascii="Courier New" w:hAnsi="Courier New" w:cs="Courier New"/>
                <w:b/>
                <w:color w:val="538135" w:themeColor="accent3"/>
                <w:sz w:val="18"/>
                <w:szCs w:val="18"/>
              </w:rPr>
              <w:t>1eF0</w:t>
            </w:r>
          </w:p>
        </w:tc>
      </w:tr>
    </w:tbl>
    <w:p w14:paraId="60BFBCA9" w14:textId="77777777" w:rsidR="00703E89" w:rsidRDefault="00703E89" w:rsidP="00703E89">
      <w:pPr>
        <w:autoSpaceDE w:val="0"/>
        <w:autoSpaceDN w:val="0"/>
        <w:adjustRightInd w:val="0"/>
        <w:rPr>
          <w:rFonts w:cs="Arial"/>
          <w:sz w:val="16"/>
          <w:szCs w:val="16"/>
        </w:rPr>
      </w:pPr>
    </w:p>
    <w:p w14:paraId="36B57AA8" w14:textId="77777777" w:rsidR="00703E89" w:rsidRDefault="00703E89" w:rsidP="00703E89">
      <w:pPr>
        <w:autoSpaceDE w:val="0"/>
        <w:autoSpaceDN w:val="0"/>
        <w:adjustRightInd w:val="0"/>
        <w:rPr>
          <w:rFonts w:cs="Arial"/>
          <w:sz w:val="16"/>
          <w:szCs w:val="16"/>
        </w:rPr>
      </w:pPr>
    </w:p>
    <w:p w14:paraId="598E8533" w14:textId="77777777" w:rsidR="00185756" w:rsidRDefault="00185756">
      <w:pPr>
        <w:rPr>
          <w:rFonts w:asciiTheme="majorHAnsi" w:eastAsiaTheme="majorEastAsia" w:hAnsiTheme="majorHAnsi" w:cstheme="majorBidi"/>
          <w:b/>
          <w:color w:val="538135" w:themeColor="accent3"/>
          <w:sz w:val="34"/>
          <w:szCs w:val="24"/>
        </w:rPr>
      </w:pPr>
      <w:r>
        <w:br w:type="page"/>
      </w:r>
    </w:p>
    <w:p w14:paraId="07821620" w14:textId="384F697C" w:rsidR="00A956A6" w:rsidRDefault="00A956A6" w:rsidP="00A956A6">
      <w:pPr>
        <w:pStyle w:val="Heading3"/>
      </w:pPr>
      <w:r>
        <w:lastRenderedPageBreak/>
        <w:t>Pre-Auth Completion Response SPDH Message</w:t>
      </w:r>
    </w:p>
    <w:p w14:paraId="649869BE" w14:textId="77777777" w:rsidR="00A956A6" w:rsidRDefault="00A956A6" w:rsidP="00A956A6">
      <w:pPr>
        <w:autoSpaceDE w:val="0"/>
        <w:autoSpaceDN w:val="0"/>
        <w:adjustRightInd w:val="0"/>
        <w:rPr>
          <w:rFonts w:cs="Arial"/>
        </w:rPr>
      </w:pPr>
      <w:r>
        <w:rPr>
          <w:rFonts w:cs="Arial"/>
        </w:rPr>
        <w:t>Length 113</w:t>
      </w:r>
    </w:p>
    <w:p w14:paraId="461D875F" w14:textId="77777777" w:rsidR="00A956A6" w:rsidRDefault="00A956A6" w:rsidP="00A956A6">
      <w:pPr>
        <w:autoSpaceDE w:val="0"/>
        <w:autoSpaceDN w:val="0"/>
        <w:adjustRightInd w:val="0"/>
      </w:pPr>
    </w:p>
    <w:p w14:paraId="75DF302F" w14:textId="77777777" w:rsidR="00A956A6" w:rsidRDefault="00A956A6" w:rsidP="00A956A6">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8.08CENTBL004813bbbbbbbbbb160628104358FS02000005~1ch0010320030~1cF28104318~1cgAPPROVE         BLIND~09             ~1cQCX</w:t>
      </w:r>
    </w:p>
    <w:p w14:paraId="0E4871C4" w14:textId="629152DF" w:rsidR="00A956A6" w:rsidRDefault="00A956A6" w:rsidP="00A956A6">
      <w:pPr>
        <w:autoSpaceDE w:val="0"/>
        <w:autoSpaceDN w:val="0"/>
        <w:adjustRightInd w:val="0"/>
      </w:pPr>
    </w:p>
    <w:p w14:paraId="7C2526D3" w14:textId="77777777" w:rsidR="00185756" w:rsidRDefault="00185756" w:rsidP="00A956A6">
      <w:pPr>
        <w:autoSpaceDE w:val="0"/>
        <w:autoSpaceDN w:val="0"/>
        <w:adjustRightInd w:val="0"/>
      </w:pPr>
    </w:p>
    <w:tbl>
      <w:tblPr>
        <w:tblW w:w="0" w:type="auto"/>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6"/>
        <w:gridCol w:w="2070"/>
        <w:gridCol w:w="1440"/>
        <w:gridCol w:w="1800"/>
        <w:gridCol w:w="3330"/>
      </w:tblGrid>
      <w:tr w:rsidR="00185756" w:rsidRPr="00A956A6" w14:paraId="05A86E91" w14:textId="77777777" w:rsidTr="00185756">
        <w:trPr>
          <w:trHeight w:hRule="exact" w:val="451"/>
          <w:tblHeader/>
        </w:trPr>
        <w:tc>
          <w:tcPr>
            <w:tcW w:w="1436" w:type="dxa"/>
            <w:hideMark/>
          </w:tcPr>
          <w:p w14:paraId="0C4114E5" w14:textId="77777777" w:rsidR="00A956A6" w:rsidRPr="00A956A6" w:rsidRDefault="00A956A6" w:rsidP="00185756">
            <w:pPr>
              <w:spacing w:before="60" w:after="60"/>
              <w:jc w:val="center"/>
              <w:rPr>
                <w:b/>
                <w:bCs/>
              </w:rPr>
            </w:pPr>
            <w:r w:rsidRPr="00A956A6">
              <w:rPr>
                <w:b/>
                <w:bCs/>
              </w:rPr>
              <w:t>Position</w:t>
            </w:r>
          </w:p>
        </w:tc>
        <w:tc>
          <w:tcPr>
            <w:tcW w:w="2070" w:type="dxa"/>
            <w:hideMark/>
          </w:tcPr>
          <w:p w14:paraId="37CB3A82" w14:textId="77777777" w:rsidR="00A956A6" w:rsidRPr="00A956A6" w:rsidRDefault="00A956A6" w:rsidP="00A956A6">
            <w:pPr>
              <w:spacing w:before="60" w:after="60"/>
              <w:rPr>
                <w:b/>
                <w:bCs/>
              </w:rPr>
            </w:pPr>
            <w:r w:rsidRPr="00A956A6">
              <w:rPr>
                <w:b/>
                <w:bCs/>
              </w:rPr>
              <w:t>SPDH Header Field</w:t>
            </w:r>
          </w:p>
        </w:tc>
        <w:tc>
          <w:tcPr>
            <w:tcW w:w="1440" w:type="dxa"/>
            <w:hideMark/>
          </w:tcPr>
          <w:p w14:paraId="0A90523D" w14:textId="77777777" w:rsidR="00A956A6" w:rsidRPr="00A956A6" w:rsidRDefault="00A956A6" w:rsidP="00185756">
            <w:pPr>
              <w:spacing w:before="60" w:after="60"/>
              <w:jc w:val="center"/>
              <w:rPr>
                <w:b/>
                <w:bCs/>
              </w:rPr>
            </w:pPr>
            <w:r w:rsidRPr="00A956A6">
              <w:rPr>
                <w:b/>
                <w:bCs/>
                <w:spacing w:val="-1"/>
              </w:rPr>
              <w:t>Picture</w:t>
            </w:r>
          </w:p>
        </w:tc>
        <w:tc>
          <w:tcPr>
            <w:tcW w:w="1800" w:type="dxa"/>
            <w:hideMark/>
          </w:tcPr>
          <w:p w14:paraId="5DAFACCC" w14:textId="77777777" w:rsidR="00A956A6" w:rsidRPr="00A956A6" w:rsidRDefault="00A956A6" w:rsidP="00185756">
            <w:pPr>
              <w:spacing w:before="60" w:after="60"/>
              <w:jc w:val="center"/>
              <w:rPr>
                <w:b/>
                <w:bCs/>
                <w:spacing w:val="-1"/>
              </w:rPr>
            </w:pPr>
            <w:r w:rsidRPr="00A956A6">
              <w:rPr>
                <w:b/>
                <w:bCs/>
                <w:spacing w:val="-1"/>
              </w:rPr>
              <w:t>Length</w:t>
            </w:r>
          </w:p>
        </w:tc>
        <w:tc>
          <w:tcPr>
            <w:tcW w:w="3330" w:type="dxa"/>
            <w:hideMark/>
          </w:tcPr>
          <w:p w14:paraId="3785089E" w14:textId="77777777" w:rsidR="00A956A6" w:rsidRPr="00A956A6" w:rsidRDefault="00A956A6" w:rsidP="00185756">
            <w:pPr>
              <w:spacing w:before="60" w:after="60"/>
              <w:jc w:val="center"/>
              <w:rPr>
                <w:b/>
                <w:bCs/>
              </w:rPr>
            </w:pPr>
            <w:r w:rsidRPr="00A956A6">
              <w:rPr>
                <w:b/>
                <w:bCs/>
              </w:rPr>
              <w:t>Data</w:t>
            </w:r>
          </w:p>
        </w:tc>
      </w:tr>
      <w:tr w:rsidR="00185756" w14:paraId="7C9AC631" w14:textId="77777777" w:rsidTr="00185756">
        <w:trPr>
          <w:trHeight w:hRule="exact" w:val="360"/>
        </w:trPr>
        <w:tc>
          <w:tcPr>
            <w:tcW w:w="1436" w:type="dxa"/>
            <w:hideMark/>
          </w:tcPr>
          <w:p w14:paraId="29A669FF" w14:textId="77777777" w:rsidR="00A956A6" w:rsidRDefault="00A956A6" w:rsidP="00185756">
            <w:pPr>
              <w:jc w:val="center"/>
            </w:pPr>
            <w:r>
              <w:t>1-2</w:t>
            </w:r>
          </w:p>
        </w:tc>
        <w:tc>
          <w:tcPr>
            <w:tcW w:w="2070" w:type="dxa"/>
            <w:hideMark/>
          </w:tcPr>
          <w:p w14:paraId="703D33C0" w14:textId="77777777" w:rsidR="00A956A6" w:rsidRDefault="00A956A6" w:rsidP="00A956A6">
            <w:r>
              <w:t>De</w:t>
            </w:r>
            <w:r>
              <w:rPr>
                <w:spacing w:val="-1"/>
              </w:rPr>
              <w:t>vi</w:t>
            </w:r>
            <w:r>
              <w:t>ce</w:t>
            </w:r>
            <w:r>
              <w:rPr>
                <w:spacing w:val="-7"/>
              </w:rPr>
              <w:t xml:space="preserve"> </w:t>
            </w:r>
            <w:r>
              <w:rPr>
                <w:spacing w:val="3"/>
              </w:rPr>
              <w:t>T</w:t>
            </w:r>
            <w:r>
              <w:rPr>
                <w:spacing w:val="-6"/>
              </w:rPr>
              <w:t>y</w:t>
            </w:r>
            <w:r>
              <w:t>pe</w:t>
            </w:r>
          </w:p>
        </w:tc>
        <w:tc>
          <w:tcPr>
            <w:tcW w:w="1440" w:type="dxa"/>
            <w:hideMark/>
          </w:tcPr>
          <w:p w14:paraId="76F73DF7" w14:textId="77777777" w:rsidR="00A956A6" w:rsidRDefault="00A956A6" w:rsidP="00185756">
            <w:pPr>
              <w:jc w:val="center"/>
            </w:pPr>
            <w:r>
              <w:rPr>
                <w:spacing w:val="2"/>
              </w:rPr>
              <w:t>X</w:t>
            </w:r>
            <w:r>
              <w:t>(02)</w:t>
            </w:r>
          </w:p>
        </w:tc>
        <w:tc>
          <w:tcPr>
            <w:tcW w:w="1800" w:type="dxa"/>
            <w:hideMark/>
          </w:tcPr>
          <w:p w14:paraId="06111842" w14:textId="77777777" w:rsidR="00A956A6" w:rsidRDefault="00A956A6" w:rsidP="00185756">
            <w:pPr>
              <w:jc w:val="center"/>
              <w:rPr>
                <w:spacing w:val="2"/>
              </w:rPr>
            </w:pPr>
            <w:r>
              <w:rPr>
                <w:spacing w:val="2"/>
              </w:rPr>
              <w:t>2 bytes</w:t>
            </w:r>
          </w:p>
        </w:tc>
        <w:tc>
          <w:tcPr>
            <w:tcW w:w="3330" w:type="dxa"/>
          </w:tcPr>
          <w:p w14:paraId="58DC4244"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8.</w:t>
            </w:r>
          </w:p>
          <w:p w14:paraId="14E6FD94"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0EBD6CA6" w14:textId="77777777" w:rsidTr="00185756">
        <w:trPr>
          <w:trHeight w:hRule="exact" w:val="360"/>
        </w:trPr>
        <w:tc>
          <w:tcPr>
            <w:tcW w:w="1436" w:type="dxa"/>
            <w:hideMark/>
          </w:tcPr>
          <w:p w14:paraId="58B2452D" w14:textId="77777777" w:rsidR="00A956A6" w:rsidRDefault="00A956A6" w:rsidP="00185756">
            <w:pPr>
              <w:jc w:val="center"/>
              <w:rPr>
                <w:spacing w:val="3"/>
              </w:rPr>
            </w:pPr>
            <w:r>
              <w:rPr>
                <w:spacing w:val="3"/>
              </w:rPr>
              <w:t>3-4</w:t>
            </w:r>
          </w:p>
        </w:tc>
        <w:tc>
          <w:tcPr>
            <w:tcW w:w="2070" w:type="dxa"/>
            <w:hideMark/>
          </w:tcPr>
          <w:p w14:paraId="4A14C775" w14:textId="77777777" w:rsidR="00A956A6" w:rsidRDefault="00A956A6" w:rsidP="00A956A6">
            <w:r>
              <w:rPr>
                <w:spacing w:val="3"/>
              </w:rPr>
              <w:t>T</w:t>
            </w:r>
            <w:r>
              <w:t>rans</w:t>
            </w:r>
            <w:r>
              <w:rPr>
                <w:spacing w:val="4"/>
              </w:rPr>
              <w:t>m</w:t>
            </w:r>
            <w:r>
              <w:rPr>
                <w:spacing w:val="-1"/>
              </w:rPr>
              <w:t>i</w:t>
            </w:r>
            <w:r>
              <w:t>ss</w:t>
            </w:r>
            <w:r>
              <w:rPr>
                <w:spacing w:val="-1"/>
              </w:rPr>
              <w:t>i</w:t>
            </w:r>
            <w:r>
              <w:t>on</w:t>
            </w:r>
            <w:r>
              <w:rPr>
                <w:spacing w:val="-13"/>
              </w:rPr>
              <w:t xml:space="preserve"> </w:t>
            </w:r>
            <w:r>
              <w:t>Nu</w:t>
            </w:r>
            <w:r>
              <w:rPr>
                <w:spacing w:val="4"/>
              </w:rPr>
              <w:t>m</w:t>
            </w:r>
            <w:r>
              <w:t>ber</w:t>
            </w:r>
          </w:p>
        </w:tc>
        <w:tc>
          <w:tcPr>
            <w:tcW w:w="1440" w:type="dxa"/>
            <w:hideMark/>
          </w:tcPr>
          <w:p w14:paraId="1A34B3DD" w14:textId="77777777" w:rsidR="00A956A6" w:rsidRDefault="00A956A6" w:rsidP="00185756">
            <w:pPr>
              <w:jc w:val="center"/>
            </w:pPr>
            <w:r>
              <w:t>9(02)</w:t>
            </w:r>
          </w:p>
        </w:tc>
        <w:tc>
          <w:tcPr>
            <w:tcW w:w="1800" w:type="dxa"/>
            <w:hideMark/>
          </w:tcPr>
          <w:p w14:paraId="72E4EF63" w14:textId="77777777" w:rsidR="00A956A6" w:rsidRDefault="00A956A6" w:rsidP="00185756">
            <w:pPr>
              <w:jc w:val="center"/>
            </w:pPr>
            <w:r>
              <w:rPr>
                <w:spacing w:val="2"/>
              </w:rPr>
              <w:t>2 bytes</w:t>
            </w:r>
          </w:p>
        </w:tc>
        <w:tc>
          <w:tcPr>
            <w:tcW w:w="3330" w:type="dxa"/>
          </w:tcPr>
          <w:p w14:paraId="53C09B74"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08</w:t>
            </w:r>
          </w:p>
          <w:p w14:paraId="1F189FF6"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0D9C4BAD" w14:textId="77777777" w:rsidTr="00185756">
        <w:trPr>
          <w:trHeight w:hRule="exact" w:val="360"/>
        </w:trPr>
        <w:tc>
          <w:tcPr>
            <w:tcW w:w="1436" w:type="dxa"/>
            <w:hideMark/>
          </w:tcPr>
          <w:p w14:paraId="13FDCC56" w14:textId="77777777" w:rsidR="00A956A6" w:rsidRDefault="00A956A6" w:rsidP="00185756">
            <w:pPr>
              <w:jc w:val="center"/>
              <w:rPr>
                <w:spacing w:val="3"/>
              </w:rPr>
            </w:pPr>
            <w:r>
              <w:rPr>
                <w:spacing w:val="3"/>
              </w:rPr>
              <w:t>5-20</w:t>
            </w:r>
          </w:p>
        </w:tc>
        <w:tc>
          <w:tcPr>
            <w:tcW w:w="2070" w:type="dxa"/>
            <w:hideMark/>
          </w:tcPr>
          <w:p w14:paraId="0A94C348" w14:textId="77777777" w:rsidR="00A956A6" w:rsidRDefault="00A956A6" w:rsidP="00A956A6">
            <w:r>
              <w:rPr>
                <w:spacing w:val="3"/>
              </w:rPr>
              <w:t>T</w:t>
            </w:r>
            <w:r>
              <w:t>er</w:t>
            </w:r>
            <w:r>
              <w:rPr>
                <w:spacing w:val="4"/>
              </w:rPr>
              <w:t>m</w:t>
            </w:r>
            <w:r>
              <w:rPr>
                <w:spacing w:val="-1"/>
              </w:rPr>
              <w:t>i</w:t>
            </w:r>
            <w:r>
              <w:t>nal</w:t>
            </w:r>
            <w:r>
              <w:rPr>
                <w:spacing w:val="-9"/>
              </w:rPr>
              <w:t xml:space="preserve"> </w:t>
            </w:r>
            <w:r>
              <w:t>ID</w:t>
            </w:r>
          </w:p>
        </w:tc>
        <w:tc>
          <w:tcPr>
            <w:tcW w:w="1440" w:type="dxa"/>
            <w:hideMark/>
          </w:tcPr>
          <w:p w14:paraId="081451F0" w14:textId="77777777" w:rsidR="00A956A6" w:rsidRDefault="00A956A6" w:rsidP="00185756">
            <w:pPr>
              <w:jc w:val="center"/>
            </w:pPr>
            <w:r>
              <w:rPr>
                <w:spacing w:val="2"/>
              </w:rPr>
              <w:t>X</w:t>
            </w:r>
            <w:r>
              <w:t>(16)</w:t>
            </w:r>
          </w:p>
        </w:tc>
        <w:tc>
          <w:tcPr>
            <w:tcW w:w="1800" w:type="dxa"/>
            <w:hideMark/>
          </w:tcPr>
          <w:p w14:paraId="0E98212F" w14:textId="77777777" w:rsidR="00A956A6" w:rsidRDefault="00A956A6" w:rsidP="00185756">
            <w:pPr>
              <w:jc w:val="center"/>
              <w:rPr>
                <w:spacing w:val="2"/>
              </w:rPr>
            </w:pPr>
            <w:r>
              <w:rPr>
                <w:spacing w:val="2"/>
              </w:rPr>
              <w:t>16 bytes</w:t>
            </w:r>
          </w:p>
        </w:tc>
        <w:tc>
          <w:tcPr>
            <w:tcW w:w="3330" w:type="dxa"/>
          </w:tcPr>
          <w:p w14:paraId="7D3DB600"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CENTBL004813bbbb</w:t>
            </w:r>
          </w:p>
          <w:p w14:paraId="437C2B77"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2B2AEF3C" w14:textId="77777777" w:rsidTr="00185756">
        <w:trPr>
          <w:trHeight w:hRule="exact" w:val="360"/>
        </w:trPr>
        <w:tc>
          <w:tcPr>
            <w:tcW w:w="1436" w:type="dxa"/>
            <w:hideMark/>
          </w:tcPr>
          <w:p w14:paraId="400FDE5A" w14:textId="77777777" w:rsidR="00A956A6" w:rsidRDefault="00A956A6" w:rsidP="00185756">
            <w:pPr>
              <w:jc w:val="center"/>
              <w:rPr>
                <w:spacing w:val="-1"/>
              </w:rPr>
            </w:pPr>
            <w:r>
              <w:rPr>
                <w:spacing w:val="-1"/>
              </w:rPr>
              <w:t>21-26</w:t>
            </w:r>
          </w:p>
        </w:tc>
        <w:tc>
          <w:tcPr>
            <w:tcW w:w="2070" w:type="dxa"/>
            <w:hideMark/>
          </w:tcPr>
          <w:p w14:paraId="3BD1E682" w14:textId="77777777" w:rsidR="00A956A6" w:rsidRDefault="00A956A6" w:rsidP="00A956A6">
            <w:r>
              <w:rPr>
                <w:spacing w:val="-1"/>
              </w:rPr>
              <w:t>E</w:t>
            </w:r>
            <w:r>
              <w:rPr>
                <w:spacing w:val="4"/>
              </w:rPr>
              <w:t>m</w:t>
            </w:r>
            <w:r>
              <w:t>p</w:t>
            </w:r>
            <w:r>
              <w:rPr>
                <w:spacing w:val="-1"/>
              </w:rPr>
              <w:t>l</w:t>
            </w:r>
            <w:r>
              <w:t>o</w:t>
            </w:r>
            <w:r>
              <w:rPr>
                <w:spacing w:val="-6"/>
              </w:rPr>
              <w:t>y</w:t>
            </w:r>
            <w:r>
              <w:t>ee</w:t>
            </w:r>
            <w:r>
              <w:rPr>
                <w:spacing w:val="-10"/>
              </w:rPr>
              <w:t xml:space="preserve"> </w:t>
            </w:r>
            <w:r>
              <w:t>ID</w:t>
            </w:r>
          </w:p>
        </w:tc>
        <w:tc>
          <w:tcPr>
            <w:tcW w:w="1440" w:type="dxa"/>
            <w:hideMark/>
          </w:tcPr>
          <w:p w14:paraId="7E84CB76" w14:textId="77777777" w:rsidR="00A956A6" w:rsidRDefault="00A956A6" w:rsidP="00185756">
            <w:pPr>
              <w:jc w:val="center"/>
            </w:pPr>
            <w:r>
              <w:rPr>
                <w:spacing w:val="2"/>
              </w:rPr>
              <w:t>X</w:t>
            </w:r>
            <w:r>
              <w:t>(06)</w:t>
            </w:r>
          </w:p>
        </w:tc>
        <w:tc>
          <w:tcPr>
            <w:tcW w:w="1800" w:type="dxa"/>
            <w:hideMark/>
          </w:tcPr>
          <w:p w14:paraId="477E5D96" w14:textId="77777777" w:rsidR="00A956A6" w:rsidRDefault="00A956A6" w:rsidP="00185756">
            <w:pPr>
              <w:jc w:val="center"/>
              <w:rPr>
                <w:spacing w:val="2"/>
              </w:rPr>
            </w:pPr>
            <w:r>
              <w:rPr>
                <w:spacing w:val="2"/>
              </w:rPr>
              <w:t>6 bytes</w:t>
            </w:r>
          </w:p>
        </w:tc>
        <w:tc>
          <w:tcPr>
            <w:tcW w:w="3330" w:type="dxa"/>
          </w:tcPr>
          <w:p w14:paraId="55D916BD"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bbbbbb</w:t>
            </w:r>
          </w:p>
          <w:p w14:paraId="044A22EF"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5E64D558" w14:textId="77777777" w:rsidTr="00185756">
        <w:trPr>
          <w:trHeight w:hRule="exact" w:val="360"/>
        </w:trPr>
        <w:tc>
          <w:tcPr>
            <w:tcW w:w="1436" w:type="dxa"/>
            <w:hideMark/>
          </w:tcPr>
          <w:p w14:paraId="2928A46B" w14:textId="77777777" w:rsidR="00A956A6" w:rsidRDefault="00A956A6" w:rsidP="00185756">
            <w:pPr>
              <w:jc w:val="center"/>
            </w:pPr>
            <w:r>
              <w:t>27-32</w:t>
            </w:r>
          </w:p>
        </w:tc>
        <w:tc>
          <w:tcPr>
            <w:tcW w:w="2070" w:type="dxa"/>
            <w:hideMark/>
          </w:tcPr>
          <w:p w14:paraId="17386BA0" w14:textId="77777777" w:rsidR="00A956A6" w:rsidRDefault="00A956A6" w:rsidP="00A956A6">
            <w:r>
              <w:t>Current</w:t>
            </w:r>
            <w:r>
              <w:rPr>
                <w:spacing w:val="-8"/>
              </w:rPr>
              <w:t xml:space="preserve"> </w:t>
            </w:r>
            <w:r>
              <w:t>Date</w:t>
            </w:r>
          </w:p>
        </w:tc>
        <w:tc>
          <w:tcPr>
            <w:tcW w:w="1440" w:type="dxa"/>
            <w:hideMark/>
          </w:tcPr>
          <w:p w14:paraId="6A8588ED" w14:textId="77777777" w:rsidR="00A956A6" w:rsidRDefault="00A956A6" w:rsidP="00185756">
            <w:pPr>
              <w:jc w:val="center"/>
            </w:pPr>
            <w:r>
              <w:t>9(06)</w:t>
            </w:r>
          </w:p>
        </w:tc>
        <w:tc>
          <w:tcPr>
            <w:tcW w:w="1800" w:type="dxa"/>
            <w:hideMark/>
          </w:tcPr>
          <w:p w14:paraId="1FE2E7F5" w14:textId="77777777" w:rsidR="00A956A6" w:rsidRDefault="00A956A6" w:rsidP="00185756">
            <w:pPr>
              <w:jc w:val="center"/>
            </w:pPr>
            <w:r>
              <w:rPr>
                <w:spacing w:val="2"/>
              </w:rPr>
              <w:t>6 bytes</w:t>
            </w:r>
          </w:p>
        </w:tc>
        <w:tc>
          <w:tcPr>
            <w:tcW w:w="3330" w:type="dxa"/>
          </w:tcPr>
          <w:p w14:paraId="5EE95F25"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160628</w:t>
            </w:r>
          </w:p>
          <w:p w14:paraId="39F3F0AC"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4E1C02EF" w14:textId="77777777" w:rsidTr="00185756">
        <w:trPr>
          <w:trHeight w:hRule="exact" w:val="360"/>
        </w:trPr>
        <w:tc>
          <w:tcPr>
            <w:tcW w:w="1436" w:type="dxa"/>
            <w:hideMark/>
          </w:tcPr>
          <w:p w14:paraId="5D596928" w14:textId="77777777" w:rsidR="00A956A6" w:rsidRDefault="00A956A6" w:rsidP="00185756">
            <w:pPr>
              <w:jc w:val="center"/>
            </w:pPr>
            <w:r>
              <w:t>33-38</w:t>
            </w:r>
          </w:p>
        </w:tc>
        <w:tc>
          <w:tcPr>
            <w:tcW w:w="2070" w:type="dxa"/>
            <w:hideMark/>
          </w:tcPr>
          <w:p w14:paraId="4A241BB7" w14:textId="77777777" w:rsidR="00A956A6" w:rsidRDefault="00A956A6" w:rsidP="00A956A6">
            <w:r>
              <w:t>Current</w:t>
            </w:r>
            <w:r>
              <w:rPr>
                <w:spacing w:val="-8"/>
              </w:rPr>
              <w:t xml:space="preserve"> </w:t>
            </w:r>
            <w:r>
              <w:rPr>
                <w:spacing w:val="3"/>
              </w:rPr>
              <w:t>T</w:t>
            </w:r>
            <w:r>
              <w:rPr>
                <w:spacing w:val="-1"/>
              </w:rPr>
              <w:t>i</w:t>
            </w:r>
            <w:r>
              <w:rPr>
                <w:spacing w:val="4"/>
              </w:rPr>
              <w:t>m</w:t>
            </w:r>
            <w:r>
              <w:t>e</w:t>
            </w:r>
          </w:p>
        </w:tc>
        <w:tc>
          <w:tcPr>
            <w:tcW w:w="1440" w:type="dxa"/>
            <w:hideMark/>
          </w:tcPr>
          <w:p w14:paraId="664822CE" w14:textId="77777777" w:rsidR="00A956A6" w:rsidRDefault="00A956A6" w:rsidP="00185756">
            <w:pPr>
              <w:jc w:val="center"/>
            </w:pPr>
            <w:r>
              <w:t>9(06)</w:t>
            </w:r>
          </w:p>
        </w:tc>
        <w:tc>
          <w:tcPr>
            <w:tcW w:w="1800" w:type="dxa"/>
            <w:hideMark/>
          </w:tcPr>
          <w:p w14:paraId="786C252E" w14:textId="77777777" w:rsidR="00A956A6" w:rsidRDefault="00A956A6" w:rsidP="00185756">
            <w:pPr>
              <w:jc w:val="center"/>
            </w:pPr>
            <w:r>
              <w:rPr>
                <w:spacing w:val="2"/>
              </w:rPr>
              <w:t>6 bytes</w:t>
            </w:r>
          </w:p>
        </w:tc>
        <w:tc>
          <w:tcPr>
            <w:tcW w:w="3330" w:type="dxa"/>
          </w:tcPr>
          <w:p w14:paraId="67DB4893"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104358</w:t>
            </w:r>
          </w:p>
          <w:p w14:paraId="627C1AC6" w14:textId="77777777" w:rsidR="00A956A6" w:rsidRPr="00580FD2" w:rsidRDefault="00A956A6" w:rsidP="00185756">
            <w:pPr>
              <w:jc w:val="center"/>
              <w:rPr>
                <w:rFonts w:ascii="Courier New" w:hAnsi="Courier New" w:cs="Courier New"/>
                <w:color w:val="538135" w:themeColor="accent3"/>
                <w:sz w:val="18"/>
                <w:szCs w:val="18"/>
              </w:rPr>
            </w:pPr>
          </w:p>
        </w:tc>
      </w:tr>
      <w:tr w:rsidR="00185756" w14:paraId="5E4B217F" w14:textId="77777777" w:rsidTr="00185756">
        <w:trPr>
          <w:trHeight w:hRule="exact" w:val="360"/>
        </w:trPr>
        <w:tc>
          <w:tcPr>
            <w:tcW w:w="1436" w:type="dxa"/>
            <w:hideMark/>
          </w:tcPr>
          <w:p w14:paraId="23A95EF9" w14:textId="77777777" w:rsidR="00A956A6" w:rsidRDefault="00A956A6" w:rsidP="00185756">
            <w:pPr>
              <w:jc w:val="center"/>
            </w:pPr>
            <w:r>
              <w:t>39</w:t>
            </w:r>
          </w:p>
        </w:tc>
        <w:tc>
          <w:tcPr>
            <w:tcW w:w="2070" w:type="dxa"/>
            <w:hideMark/>
          </w:tcPr>
          <w:p w14:paraId="33AD2942" w14:textId="77777777" w:rsidR="00A956A6" w:rsidRDefault="00A956A6" w:rsidP="00A956A6">
            <w:r>
              <w:t>Message</w:t>
            </w:r>
            <w:r>
              <w:rPr>
                <w:spacing w:val="-9"/>
              </w:rPr>
              <w:t xml:space="preserve"> </w:t>
            </w:r>
            <w:r>
              <w:rPr>
                <w:spacing w:val="3"/>
              </w:rPr>
              <w:t>T</w:t>
            </w:r>
            <w:r>
              <w:rPr>
                <w:spacing w:val="-6"/>
              </w:rPr>
              <w:t>y</w:t>
            </w:r>
            <w:r>
              <w:t>pe</w:t>
            </w:r>
          </w:p>
        </w:tc>
        <w:tc>
          <w:tcPr>
            <w:tcW w:w="1440" w:type="dxa"/>
            <w:hideMark/>
          </w:tcPr>
          <w:p w14:paraId="1514A8AA" w14:textId="77777777" w:rsidR="00A956A6" w:rsidRDefault="00A956A6" w:rsidP="00185756">
            <w:pPr>
              <w:jc w:val="center"/>
            </w:pPr>
            <w:r>
              <w:rPr>
                <w:spacing w:val="2"/>
              </w:rPr>
              <w:t>X</w:t>
            </w:r>
            <w:r>
              <w:t>(01)</w:t>
            </w:r>
          </w:p>
        </w:tc>
        <w:tc>
          <w:tcPr>
            <w:tcW w:w="1800" w:type="dxa"/>
            <w:hideMark/>
          </w:tcPr>
          <w:p w14:paraId="54973382" w14:textId="77777777" w:rsidR="00A956A6" w:rsidRDefault="00A956A6" w:rsidP="00185756">
            <w:pPr>
              <w:jc w:val="center"/>
              <w:rPr>
                <w:spacing w:val="2"/>
              </w:rPr>
            </w:pPr>
            <w:r>
              <w:rPr>
                <w:spacing w:val="2"/>
              </w:rPr>
              <w:t>1 byte</w:t>
            </w:r>
          </w:p>
        </w:tc>
        <w:tc>
          <w:tcPr>
            <w:tcW w:w="3330" w:type="dxa"/>
            <w:hideMark/>
          </w:tcPr>
          <w:p w14:paraId="479FF371"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F</w:t>
            </w:r>
          </w:p>
        </w:tc>
      </w:tr>
      <w:tr w:rsidR="00185756" w14:paraId="0A02363F" w14:textId="77777777" w:rsidTr="00185756">
        <w:trPr>
          <w:trHeight w:hRule="exact" w:val="360"/>
        </w:trPr>
        <w:tc>
          <w:tcPr>
            <w:tcW w:w="1436" w:type="dxa"/>
            <w:hideMark/>
          </w:tcPr>
          <w:p w14:paraId="0350F11D" w14:textId="77777777" w:rsidR="00A956A6" w:rsidRDefault="00A956A6" w:rsidP="00185756">
            <w:pPr>
              <w:jc w:val="center"/>
            </w:pPr>
            <w:r>
              <w:t>40</w:t>
            </w:r>
          </w:p>
        </w:tc>
        <w:tc>
          <w:tcPr>
            <w:tcW w:w="2070" w:type="dxa"/>
            <w:hideMark/>
          </w:tcPr>
          <w:p w14:paraId="533E8F32" w14:textId="77777777" w:rsidR="00A956A6" w:rsidRDefault="00A956A6" w:rsidP="00A956A6">
            <w:r>
              <w:t>Message</w:t>
            </w:r>
            <w:r>
              <w:rPr>
                <w:spacing w:val="-9"/>
              </w:rPr>
              <w:t xml:space="preserve"> </w:t>
            </w:r>
            <w:r>
              <w:rPr>
                <w:spacing w:val="-1"/>
              </w:rPr>
              <w:t>S</w:t>
            </w:r>
            <w:r>
              <w:t>ubt</w:t>
            </w:r>
            <w:r>
              <w:rPr>
                <w:spacing w:val="-6"/>
              </w:rPr>
              <w:t>y</w:t>
            </w:r>
            <w:r>
              <w:t>pe</w:t>
            </w:r>
          </w:p>
        </w:tc>
        <w:tc>
          <w:tcPr>
            <w:tcW w:w="1440" w:type="dxa"/>
            <w:hideMark/>
          </w:tcPr>
          <w:p w14:paraId="22084AB5" w14:textId="77777777" w:rsidR="00A956A6" w:rsidRDefault="00A956A6" w:rsidP="00185756">
            <w:pPr>
              <w:jc w:val="center"/>
            </w:pPr>
            <w:r>
              <w:rPr>
                <w:spacing w:val="2"/>
              </w:rPr>
              <w:t>X</w:t>
            </w:r>
            <w:r>
              <w:t>(01)</w:t>
            </w:r>
          </w:p>
        </w:tc>
        <w:tc>
          <w:tcPr>
            <w:tcW w:w="1800" w:type="dxa"/>
            <w:hideMark/>
          </w:tcPr>
          <w:p w14:paraId="3326CE8E" w14:textId="77777777" w:rsidR="00A956A6" w:rsidRDefault="00A956A6" w:rsidP="00185756">
            <w:pPr>
              <w:jc w:val="center"/>
              <w:rPr>
                <w:spacing w:val="2"/>
              </w:rPr>
            </w:pPr>
            <w:r>
              <w:rPr>
                <w:spacing w:val="2"/>
              </w:rPr>
              <w:t>1 byte</w:t>
            </w:r>
          </w:p>
        </w:tc>
        <w:tc>
          <w:tcPr>
            <w:tcW w:w="3330" w:type="dxa"/>
            <w:hideMark/>
          </w:tcPr>
          <w:p w14:paraId="72CEFE64"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S</w:t>
            </w:r>
          </w:p>
        </w:tc>
      </w:tr>
      <w:tr w:rsidR="00185756" w14:paraId="5F4FA966" w14:textId="77777777" w:rsidTr="00185756">
        <w:trPr>
          <w:trHeight w:hRule="exact" w:val="360"/>
        </w:trPr>
        <w:tc>
          <w:tcPr>
            <w:tcW w:w="1436" w:type="dxa"/>
            <w:hideMark/>
          </w:tcPr>
          <w:p w14:paraId="11E7C25E" w14:textId="77777777" w:rsidR="00A956A6" w:rsidRDefault="00A956A6" w:rsidP="00185756">
            <w:pPr>
              <w:jc w:val="center"/>
              <w:rPr>
                <w:spacing w:val="3"/>
              </w:rPr>
            </w:pPr>
            <w:r>
              <w:rPr>
                <w:spacing w:val="3"/>
              </w:rPr>
              <w:t>41-42</w:t>
            </w:r>
          </w:p>
        </w:tc>
        <w:tc>
          <w:tcPr>
            <w:tcW w:w="2070" w:type="dxa"/>
            <w:hideMark/>
          </w:tcPr>
          <w:p w14:paraId="03183B76" w14:textId="77777777" w:rsidR="00A956A6" w:rsidRDefault="00A956A6" w:rsidP="00A956A6">
            <w:r>
              <w:rPr>
                <w:spacing w:val="3"/>
              </w:rPr>
              <w:t>T</w:t>
            </w:r>
            <w:r>
              <w:t>ransact</w:t>
            </w:r>
            <w:r>
              <w:rPr>
                <w:spacing w:val="-1"/>
              </w:rPr>
              <w:t>i</w:t>
            </w:r>
            <w:r>
              <w:t>on</w:t>
            </w:r>
            <w:r>
              <w:rPr>
                <w:spacing w:val="-11"/>
              </w:rPr>
              <w:t xml:space="preserve"> </w:t>
            </w:r>
            <w:r>
              <w:t>Code</w:t>
            </w:r>
          </w:p>
        </w:tc>
        <w:tc>
          <w:tcPr>
            <w:tcW w:w="1440" w:type="dxa"/>
            <w:hideMark/>
          </w:tcPr>
          <w:p w14:paraId="53ADD0E4" w14:textId="77777777" w:rsidR="00A956A6" w:rsidRDefault="00A956A6" w:rsidP="00185756">
            <w:pPr>
              <w:jc w:val="center"/>
            </w:pPr>
            <w:r>
              <w:t>9(02)</w:t>
            </w:r>
          </w:p>
        </w:tc>
        <w:tc>
          <w:tcPr>
            <w:tcW w:w="1800" w:type="dxa"/>
            <w:hideMark/>
          </w:tcPr>
          <w:p w14:paraId="4E33AF6B" w14:textId="77777777" w:rsidR="00A956A6" w:rsidRDefault="00A956A6" w:rsidP="00185756">
            <w:pPr>
              <w:jc w:val="center"/>
            </w:pPr>
            <w:r>
              <w:rPr>
                <w:spacing w:val="2"/>
              </w:rPr>
              <w:t>2 bytes</w:t>
            </w:r>
          </w:p>
        </w:tc>
        <w:tc>
          <w:tcPr>
            <w:tcW w:w="3330" w:type="dxa"/>
            <w:hideMark/>
          </w:tcPr>
          <w:p w14:paraId="2FDD7EA1"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02</w:t>
            </w:r>
          </w:p>
        </w:tc>
      </w:tr>
      <w:tr w:rsidR="00185756" w14:paraId="03B76130" w14:textId="77777777" w:rsidTr="00185756">
        <w:trPr>
          <w:trHeight w:hRule="exact" w:val="360"/>
        </w:trPr>
        <w:tc>
          <w:tcPr>
            <w:tcW w:w="1436" w:type="dxa"/>
            <w:hideMark/>
          </w:tcPr>
          <w:p w14:paraId="0E228FC4" w14:textId="77777777" w:rsidR="00A956A6" w:rsidRDefault="00A956A6" w:rsidP="00185756">
            <w:pPr>
              <w:jc w:val="center"/>
              <w:rPr>
                <w:spacing w:val="-1"/>
              </w:rPr>
            </w:pPr>
            <w:r>
              <w:rPr>
                <w:spacing w:val="-1"/>
              </w:rPr>
              <w:t>43</w:t>
            </w:r>
          </w:p>
        </w:tc>
        <w:tc>
          <w:tcPr>
            <w:tcW w:w="2070" w:type="dxa"/>
            <w:hideMark/>
          </w:tcPr>
          <w:p w14:paraId="5EF20048" w14:textId="77777777" w:rsidR="00A956A6" w:rsidRDefault="00A956A6" w:rsidP="00A956A6">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1</w:t>
            </w:r>
          </w:p>
        </w:tc>
        <w:tc>
          <w:tcPr>
            <w:tcW w:w="1440" w:type="dxa"/>
            <w:hideMark/>
          </w:tcPr>
          <w:p w14:paraId="0501BF33" w14:textId="77777777" w:rsidR="00A956A6" w:rsidRDefault="00A956A6" w:rsidP="00185756">
            <w:pPr>
              <w:jc w:val="center"/>
            </w:pPr>
            <w:r>
              <w:t>9(01)</w:t>
            </w:r>
          </w:p>
        </w:tc>
        <w:tc>
          <w:tcPr>
            <w:tcW w:w="1800" w:type="dxa"/>
            <w:hideMark/>
          </w:tcPr>
          <w:p w14:paraId="2F10B05D" w14:textId="77777777" w:rsidR="00A956A6" w:rsidRDefault="00A956A6" w:rsidP="00185756">
            <w:pPr>
              <w:jc w:val="center"/>
            </w:pPr>
            <w:r>
              <w:rPr>
                <w:spacing w:val="2"/>
              </w:rPr>
              <w:t>1 byte</w:t>
            </w:r>
          </w:p>
        </w:tc>
        <w:tc>
          <w:tcPr>
            <w:tcW w:w="3330" w:type="dxa"/>
            <w:hideMark/>
          </w:tcPr>
          <w:p w14:paraId="2E4AB967"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w:t>
            </w:r>
          </w:p>
        </w:tc>
      </w:tr>
      <w:tr w:rsidR="00185756" w14:paraId="442DA0A2" w14:textId="77777777" w:rsidTr="00185756">
        <w:trPr>
          <w:trHeight w:hRule="exact" w:val="360"/>
        </w:trPr>
        <w:tc>
          <w:tcPr>
            <w:tcW w:w="1436" w:type="dxa"/>
            <w:hideMark/>
          </w:tcPr>
          <w:p w14:paraId="2D182DD4" w14:textId="77777777" w:rsidR="00A956A6" w:rsidRDefault="00A956A6" w:rsidP="00185756">
            <w:pPr>
              <w:jc w:val="center"/>
              <w:rPr>
                <w:spacing w:val="-1"/>
              </w:rPr>
            </w:pPr>
            <w:r>
              <w:rPr>
                <w:spacing w:val="-1"/>
              </w:rPr>
              <w:t>44</w:t>
            </w:r>
          </w:p>
        </w:tc>
        <w:tc>
          <w:tcPr>
            <w:tcW w:w="2070" w:type="dxa"/>
            <w:hideMark/>
          </w:tcPr>
          <w:p w14:paraId="13A2EB1F" w14:textId="77777777" w:rsidR="00A956A6" w:rsidRDefault="00A956A6" w:rsidP="00A956A6">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2</w:t>
            </w:r>
          </w:p>
        </w:tc>
        <w:tc>
          <w:tcPr>
            <w:tcW w:w="1440" w:type="dxa"/>
            <w:hideMark/>
          </w:tcPr>
          <w:p w14:paraId="6C22B437" w14:textId="77777777" w:rsidR="00A956A6" w:rsidRDefault="00A956A6" w:rsidP="00185756">
            <w:pPr>
              <w:jc w:val="center"/>
            </w:pPr>
            <w:r>
              <w:t>9(01)</w:t>
            </w:r>
          </w:p>
        </w:tc>
        <w:tc>
          <w:tcPr>
            <w:tcW w:w="1800" w:type="dxa"/>
            <w:hideMark/>
          </w:tcPr>
          <w:p w14:paraId="0A68856A" w14:textId="77777777" w:rsidR="00A956A6" w:rsidRDefault="00A956A6" w:rsidP="00185756">
            <w:pPr>
              <w:jc w:val="center"/>
            </w:pPr>
            <w:r>
              <w:rPr>
                <w:spacing w:val="2"/>
              </w:rPr>
              <w:t>1 byte</w:t>
            </w:r>
          </w:p>
        </w:tc>
        <w:tc>
          <w:tcPr>
            <w:tcW w:w="3330" w:type="dxa"/>
            <w:hideMark/>
          </w:tcPr>
          <w:p w14:paraId="66D2E87B"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w:t>
            </w:r>
          </w:p>
        </w:tc>
      </w:tr>
      <w:tr w:rsidR="00185756" w14:paraId="15C42649" w14:textId="77777777" w:rsidTr="00185756">
        <w:trPr>
          <w:trHeight w:hRule="exact" w:val="360"/>
        </w:trPr>
        <w:tc>
          <w:tcPr>
            <w:tcW w:w="1436" w:type="dxa"/>
            <w:hideMark/>
          </w:tcPr>
          <w:p w14:paraId="25783A8C" w14:textId="77777777" w:rsidR="00A956A6" w:rsidRDefault="00A956A6" w:rsidP="00185756">
            <w:pPr>
              <w:jc w:val="center"/>
              <w:rPr>
                <w:spacing w:val="-1"/>
              </w:rPr>
            </w:pPr>
            <w:r>
              <w:rPr>
                <w:spacing w:val="-1"/>
              </w:rPr>
              <w:t>45</w:t>
            </w:r>
          </w:p>
        </w:tc>
        <w:tc>
          <w:tcPr>
            <w:tcW w:w="2070" w:type="dxa"/>
            <w:hideMark/>
          </w:tcPr>
          <w:p w14:paraId="106AE295" w14:textId="77777777" w:rsidR="00A956A6" w:rsidRDefault="00A956A6" w:rsidP="00A956A6">
            <w:r>
              <w:rPr>
                <w:spacing w:val="-1"/>
              </w:rPr>
              <w:t>P</w:t>
            </w:r>
            <w:r>
              <w:t>rocess</w:t>
            </w:r>
            <w:r>
              <w:rPr>
                <w:spacing w:val="-1"/>
              </w:rPr>
              <w:t>i</w:t>
            </w:r>
            <w:r>
              <w:t>ng</w:t>
            </w:r>
            <w:r>
              <w:rPr>
                <w:spacing w:val="-11"/>
              </w:rPr>
              <w:t xml:space="preserve"> </w:t>
            </w:r>
            <w:r>
              <w:t>F</w:t>
            </w:r>
            <w:r>
              <w:rPr>
                <w:spacing w:val="-1"/>
              </w:rPr>
              <w:t>l</w:t>
            </w:r>
            <w:r>
              <w:t>ag</w:t>
            </w:r>
            <w:r>
              <w:rPr>
                <w:spacing w:val="-5"/>
              </w:rPr>
              <w:t xml:space="preserve"> </w:t>
            </w:r>
            <w:r>
              <w:t>3</w:t>
            </w:r>
          </w:p>
        </w:tc>
        <w:tc>
          <w:tcPr>
            <w:tcW w:w="1440" w:type="dxa"/>
            <w:hideMark/>
          </w:tcPr>
          <w:p w14:paraId="6F8319CF" w14:textId="77777777" w:rsidR="00A956A6" w:rsidRDefault="00A956A6" w:rsidP="00185756">
            <w:pPr>
              <w:jc w:val="center"/>
            </w:pPr>
            <w:r>
              <w:t>9(01)</w:t>
            </w:r>
          </w:p>
        </w:tc>
        <w:tc>
          <w:tcPr>
            <w:tcW w:w="1800" w:type="dxa"/>
            <w:hideMark/>
          </w:tcPr>
          <w:p w14:paraId="1382166F" w14:textId="77777777" w:rsidR="00A956A6" w:rsidRDefault="00A956A6" w:rsidP="00185756">
            <w:pPr>
              <w:jc w:val="center"/>
            </w:pPr>
            <w:r>
              <w:rPr>
                <w:spacing w:val="2"/>
              </w:rPr>
              <w:t>1 byte</w:t>
            </w:r>
          </w:p>
        </w:tc>
        <w:tc>
          <w:tcPr>
            <w:tcW w:w="3330" w:type="dxa"/>
            <w:hideMark/>
          </w:tcPr>
          <w:p w14:paraId="00A35A19"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w:t>
            </w:r>
          </w:p>
        </w:tc>
      </w:tr>
      <w:tr w:rsidR="00185756" w14:paraId="5B6B65D9" w14:textId="77777777" w:rsidTr="00185756">
        <w:trPr>
          <w:trHeight w:hRule="exact" w:val="360"/>
        </w:trPr>
        <w:tc>
          <w:tcPr>
            <w:tcW w:w="1436" w:type="dxa"/>
            <w:hideMark/>
          </w:tcPr>
          <w:p w14:paraId="20FD70A6" w14:textId="77777777" w:rsidR="00A956A6" w:rsidRDefault="00A956A6" w:rsidP="00185756">
            <w:pPr>
              <w:jc w:val="center"/>
              <w:rPr>
                <w:spacing w:val="-1"/>
              </w:rPr>
            </w:pPr>
            <w:r>
              <w:rPr>
                <w:spacing w:val="-1"/>
              </w:rPr>
              <w:t>46-48</w:t>
            </w:r>
          </w:p>
        </w:tc>
        <w:tc>
          <w:tcPr>
            <w:tcW w:w="2070" w:type="dxa"/>
            <w:hideMark/>
          </w:tcPr>
          <w:p w14:paraId="35D76324" w14:textId="77777777" w:rsidR="00A956A6" w:rsidRDefault="00A956A6" w:rsidP="00A956A6">
            <w:r>
              <w:rPr>
                <w:spacing w:val="-1"/>
              </w:rPr>
              <w:t>Response Code</w:t>
            </w:r>
          </w:p>
        </w:tc>
        <w:tc>
          <w:tcPr>
            <w:tcW w:w="1440" w:type="dxa"/>
            <w:hideMark/>
          </w:tcPr>
          <w:p w14:paraId="23031B35" w14:textId="77777777" w:rsidR="00A956A6" w:rsidRDefault="00A956A6" w:rsidP="00185756">
            <w:pPr>
              <w:jc w:val="center"/>
            </w:pPr>
            <w:r>
              <w:t>9(03)</w:t>
            </w:r>
          </w:p>
        </w:tc>
        <w:tc>
          <w:tcPr>
            <w:tcW w:w="1800" w:type="dxa"/>
            <w:hideMark/>
          </w:tcPr>
          <w:p w14:paraId="4937882F" w14:textId="77777777" w:rsidR="00A956A6" w:rsidRDefault="00A956A6" w:rsidP="00185756">
            <w:pPr>
              <w:jc w:val="center"/>
            </w:pPr>
            <w:r>
              <w:rPr>
                <w:spacing w:val="2"/>
              </w:rPr>
              <w:t>3 bytes</w:t>
            </w:r>
          </w:p>
        </w:tc>
        <w:tc>
          <w:tcPr>
            <w:tcW w:w="3330" w:type="dxa"/>
            <w:shd w:val="clear" w:color="auto" w:fill="auto"/>
            <w:hideMark/>
          </w:tcPr>
          <w:p w14:paraId="72705B4C" w14:textId="77777777" w:rsidR="00A956A6" w:rsidRPr="00580FD2" w:rsidRDefault="00A956A6" w:rsidP="00185756">
            <w:pPr>
              <w:jc w:val="center"/>
              <w:rPr>
                <w:rFonts w:ascii="Courier New" w:hAnsi="Courier New" w:cs="Courier New"/>
                <w:color w:val="538135" w:themeColor="accent3"/>
                <w:sz w:val="18"/>
                <w:szCs w:val="18"/>
              </w:rPr>
            </w:pPr>
            <w:r w:rsidRPr="00580FD2">
              <w:rPr>
                <w:rFonts w:ascii="Courier New" w:hAnsi="Courier New" w:cs="Courier New"/>
                <w:color w:val="538135" w:themeColor="accent3"/>
                <w:sz w:val="18"/>
                <w:szCs w:val="18"/>
              </w:rPr>
              <w:t>005</w:t>
            </w:r>
          </w:p>
        </w:tc>
      </w:tr>
    </w:tbl>
    <w:p w14:paraId="422F1DC2" w14:textId="4B98D67C" w:rsidR="00A956A6" w:rsidRDefault="00A956A6" w:rsidP="00A956A6">
      <w:pPr>
        <w:autoSpaceDE w:val="0"/>
        <w:autoSpaceDN w:val="0"/>
        <w:adjustRightInd w:val="0"/>
        <w:rPr>
          <w:rFonts w:cs="Arial"/>
        </w:rPr>
      </w:pPr>
    </w:p>
    <w:p w14:paraId="41692E89" w14:textId="77777777" w:rsidR="00185756" w:rsidRDefault="00185756" w:rsidP="00A956A6">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710"/>
        <w:gridCol w:w="3420"/>
      </w:tblGrid>
      <w:tr w:rsidR="00A956A6" w14:paraId="4F25880F" w14:textId="77777777" w:rsidTr="00185756">
        <w:tc>
          <w:tcPr>
            <w:tcW w:w="1260" w:type="dxa"/>
            <w:hideMark/>
          </w:tcPr>
          <w:p w14:paraId="249572D8" w14:textId="77777777" w:rsidR="00A956A6" w:rsidRDefault="00A956A6" w:rsidP="00A1130F">
            <w:pPr>
              <w:spacing w:line="240" w:lineRule="atLeast"/>
              <w:jc w:val="center"/>
              <w:rPr>
                <w:b/>
                <w:snapToGrid w:val="0"/>
                <w:color w:val="000000"/>
              </w:rPr>
            </w:pPr>
            <w:r>
              <w:rPr>
                <w:b/>
                <w:snapToGrid w:val="0"/>
                <w:color w:val="000000"/>
              </w:rPr>
              <w:t xml:space="preserve">SPDH </w:t>
            </w:r>
          </w:p>
          <w:p w14:paraId="14639A5E" w14:textId="77777777" w:rsidR="00A956A6" w:rsidRDefault="00A956A6" w:rsidP="00A1130F">
            <w:pPr>
              <w:spacing w:line="240" w:lineRule="atLeast"/>
              <w:jc w:val="center"/>
              <w:rPr>
                <w:b/>
                <w:snapToGrid w:val="0"/>
                <w:color w:val="000000"/>
              </w:rPr>
            </w:pPr>
            <w:r>
              <w:rPr>
                <w:b/>
                <w:snapToGrid w:val="0"/>
                <w:color w:val="000000"/>
              </w:rPr>
              <w:t>FID/SFID</w:t>
            </w:r>
          </w:p>
        </w:tc>
        <w:tc>
          <w:tcPr>
            <w:tcW w:w="2160" w:type="dxa"/>
            <w:hideMark/>
          </w:tcPr>
          <w:p w14:paraId="4C25D014" w14:textId="77777777" w:rsidR="00A956A6" w:rsidRDefault="00A956A6" w:rsidP="00A1130F">
            <w:pPr>
              <w:spacing w:line="240" w:lineRule="atLeast"/>
              <w:jc w:val="center"/>
              <w:rPr>
                <w:b/>
                <w:snapToGrid w:val="0"/>
                <w:color w:val="000000"/>
              </w:rPr>
            </w:pPr>
            <w:r>
              <w:rPr>
                <w:b/>
                <w:snapToGrid w:val="0"/>
                <w:color w:val="000000"/>
              </w:rPr>
              <w:t>Field Name</w:t>
            </w:r>
          </w:p>
        </w:tc>
        <w:tc>
          <w:tcPr>
            <w:tcW w:w="1440" w:type="dxa"/>
            <w:hideMark/>
          </w:tcPr>
          <w:p w14:paraId="61AC777D" w14:textId="77777777" w:rsidR="00A956A6" w:rsidRDefault="00A956A6" w:rsidP="00185756">
            <w:pPr>
              <w:spacing w:line="240" w:lineRule="atLeast"/>
              <w:jc w:val="center"/>
              <w:rPr>
                <w:b/>
                <w:snapToGrid w:val="0"/>
                <w:color w:val="000000"/>
              </w:rPr>
            </w:pPr>
            <w:r>
              <w:rPr>
                <w:b/>
                <w:snapToGrid w:val="0"/>
                <w:color w:val="000000"/>
              </w:rPr>
              <w:t>Picture</w:t>
            </w:r>
          </w:p>
        </w:tc>
        <w:tc>
          <w:tcPr>
            <w:tcW w:w="1710" w:type="dxa"/>
            <w:hideMark/>
          </w:tcPr>
          <w:p w14:paraId="3070E9A7" w14:textId="77777777" w:rsidR="00A956A6" w:rsidRDefault="00A956A6" w:rsidP="00185756">
            <w:pPr>
              <w:spacing w:line="240" w:lineRule="atLeast"/>
              <w:jc w:val="center"/>
              <w:rPr>
                <w:b/>
                <w:snapToGrid w:val="0"/>
                <w:color w:val="000000"/>
              </w:rPr>
            </w:pPr>
            <w:r>
              <w:rPr>
                <w:b/>
                <w:snapToGrid w:val="0"/>
                <w:color w:val="000000"/>
              </w:rPr>
              <w:t>Length</w:t>
            </w:r>
          </w:p>
        </w:tc>
        <w:tc>
          <w:tcPr>
            <w:tcW w:w="3420" w:type="dxa"/>
            <w:hideMark/>
          </w:tcPr>
          <w:p w14:paraId="76C06D14" w14:textId="77777777" w:rsidR="00A956A6" w:rsidRDefault="00A956A6" w:rsidP="00A1130F">
            <w:pPr>
              <w:spacing w:line="240" w:lineRule="atLeast"/>
              <w:jc w:val="center"/>
              <w:rPr>
                <w:b/>
                <w:snapToGrid w:val="0"/>
                <w:color w:val="000000"/>
              </w:rPr>
            </w:pPr>
            <w:r>
              <w:rPr>
                <w:b/>
                <w:snapToGrid w:val="0"/>
                <w:color w:val="000000"/>
              </w:rPr>
              <w:t>Data</w:t>
            </w:r>
          </w:p>
        </w:tc>
      </w:tr>
      <w:tr w:rsidR="00A956A6" w14:paraId="72D7146E" w14:textId="77777777" w:rsidTr="00185756">
        <w:tc>
          <w:tcPr>
            <w:tcW w:w="1260" w:type="dxa"/>
            <w:hideMark/>
          </w:tcPr>
          <w:p w14:paraId="6DE18196" w14:textId="77777777" w:rsidR="00A956A6" w:rsidRDefault="00A956A6" w:rsidP="00A1130F">
            <w:pPr>
              <w:spacing w:line="240" w:lineRule="atLeast"/>
              <w:jc w:val="center"/>
              <w:rPr>
                <w:snapToGrid w:val="0"/>
                <w:color w:val="000000"/>
              </w:rPr>
            </w:pPr>
            <w:r>
              <w:rPr>
                <w:snapToGrid w:val="0"/>
                <w:color w:val="000000"/>
              </w:rPr>
              <w:t>F</w:t>
            </w:r>
          </w:p>
        </w:tc>
        <w:tc>
          <w:tcPr>
            <w:tcW w:w="2160" w:type="dxa"/>
            <w:hideMark/>
          </w:tcPr>
          <w:p w14:paraId="7F354509" w14:textId="77777777" w:rsidR="00A956A6" w:rsidRDefault="00A956A6" w:rsidP="00A1130F">
            <w:pPr>
              <w:spacing w:line="240" w:lineRule="atLeast"/>
              <w:rPr>
                <w:snapToGrid w:val="0"/>
                <w:color w:val="000000"/>
              </w:rPr>
            </w:pPr>
            <w:r>
              <w:rPr>
                <w:snapToGrid w:val="0"/>
                <w:color w:val="000000"/>
              </w:rPr>
              <w:t>Approval code</w:t>
            </w:r>
          </w:p>
        </w:tc>
        <w:tc>
          <w:tcPr>
            <w:tcW w:w="1440" w:type="dxa"/>
            <w:hideMark/>
          </w:tcPr>
          <w:p w14:paraId="39A659B0" w14:textId="77777777" w:rsidR="00A956A6" w:rsidRDefault="00A956A6" w:rsidP="00185756">
            <w:pPr>
              <w:spacing w:line="240" w:lineRule="atLeast"/>
              <w:jc w:val="center"/>
              <w:rPr>
                <w:snapToGrid w:val="0"/>
                <w:color w:val="000000"/>
              </w:rPr>
            </w:pPr>
            <w:r>
              <w:rPr>
                <w:snapToGrid w:val="0"/>
                <w:color w:val="000000"/>
              </w:rPr>
              <w:t>X(8)</w:t>
            </w:r>
          </w:p>
        </w:tc>
        <w:tc>
          <w:tcPr>
            <w:tcW w:w="1710" w:type="dxa"/>
            <w:hideMark/>
          </w:tcPr>
          <w:p w14:paraId="3DCB92AC" w14:textId="77777777" w:rsidR="00A956A6" w:rsidRDefault="00A956A6" w:rsidP="00185756">
            <w:pPr>
              <w:spacing w:line="240" w:lineRule="atLeast"/>
              <w:jc w:val="center"/>
              <w:rPr>
                <w:snapToGrid w:val="0"/>
                <w:color w:val="000000"/>
              </w:rPr>
            </w:pPr>
            <w:r>
              <w:rPr>
                <w:snapToGrid w:val="0"/>
                <w:color w:val="000000"/>
              </w:rPr>
              <w:t>8 byte</w:t>
            </w:r>
          </w:p>
        </w:tc>
        <w:tc>
          <w:tcPr>
            <w:tcW w:w="3420" w:type="dxa"/>
            <w:hideMark/>
          </w:tcPr>
          <w:p w14:paraId="45C6B33D" w14:textId="77777777" w:rsidR="00A956A6" w:rsidRPr="00580FD2" w:rsidRDefault="00A956A6" w:rsidP="00A1130F">
            <w:pPr>
              <w:spacing w:line="240" w:lineRule="atLeast"/>
              <w:jc w:val="center"/>
              <w:rPr>
                <w:rFonts w:ascii="Courier New" w:hAnsi="Courier New" w:cs="Courier New"/>
                <w:b/>
                <w:snapToGrid w:val="0"/>
                <w:color w:val="538135" w:themeColor="accent3"/>
                <w:sz w:val="18"/>
                <w:szCs w:val="18"/>
              </w:rPr>
            </w:pPr>
            <w:r w:rsidRPr="00580FD2">
              <w:rPr>
                <w:rFonts w:ascii="Courier New" w:hAnsi="Courier New" w:cs="Courier New"/>
                <w:b/>
                <w:color w:val="538135" w:themeColor="accent3"/>
                <w:sz w:val="18"/>
                <w:szCs w:val="18"/>
              </w:rPr>
              <w:t>1cF28104318</w:t>
            </w:r>
          </w:p>
        </w:tc>
      </w:tr>
      <w:tr w:rsidR="00A956A6" w14:paraId="3A952510" w14:textId="77777777" w:rsidTr="00185756">
        <w:tc>
          <w:tcPr>
            <w:tcW w:w="1260" w:type="dxa"/>
            <w:hideMark/>
          </w:tcPr>
          <w:p w14:paraId="4037C808" w14:textId="77777777" w:rsidR="00A956A6" w:rsidRDefault="00A956A6" w:rsidP="00A1130F">
            <w:pPr>
              <w:spacing w:line="240" w:lineRule="atLeast"/>
              <w:jc w:val="center"/>
              <w:rPr>
                <w:snapToGrid w:val="0"/>
                <w:color w:val="000000"/>
              </w:rPr>
            </w:pPr>
            <w:r>
              <w:rPr>
                <w:snapToGrid w:val="0"/>
                <w:color w:val="000000"/>
              </w:rPr>
              <w:t>Q</w:t>
            </w:r>
          </w:p>
        </w:tc>
        <w:tc>
          <w:tcPr>
            <w:tcW w:w="2160" w:type="dxa"/>
            <w:hideMark/>
          </w:tcPr>
          <w:p w14:paraId="3701AF5A" w14:textId="77777777" w:rsidR="00A956A6" w:rsidRDefault="00A956A6" w:rsidP="00A1130F">
            <w:pPr>
              <w:spacing w:line="240" w:lineRule="atLeast"/>
              <w:rPr>
                <w:snapToGrid w:val="0"/>
                <w:color w:val="000000"/>
              </w:rPr>
            </w:pPr>
            <w:r>
              <w:rPr>
                <w:snapToGrid w:val="0"/>
                <w:color w:val="000000"/>
              </w:rPr>
              <w:t>Echo data</w:t>
            </w:r>
          </w:p>
        </w:tc>
        <w:tc>
          <w:tcPr>
            <w:tcW w:w="1440" w:type="dxa"/>
            <w:hideMark/>
          </w:tcPr>
          <w:p w14:paraId="56B0DE5E" w14:textId="77777777" w:rsidR="00A956A6" w:rsidRDefault="00A956A6" w:rsidP="00185756">
            <w:pPr>
              <w:spacing w:line="240" w:lineRule="atLeast"/>
              <w:jc w:val="center"/>
              <w:rPr>
                <w:snapToGrid w:val="0"/>
                <w:color w:val="000000"/>
              </w:rPr>
            </w:pPr>
            <w:r>
              <w:rPr>
                <w:snapToGrid w:val="0"/>
                <w:color w:val="000000"/>
              </w:rPr>
              <w:t>X(16)</w:t>
            </w:r>
          </w:p>
        </w:tc>
        <w:tc>
          <w:tcPr>
            <w:tcW w:w="1710" w:type="dxa"/>
            <w:hideMark/>
          </w:tcPr>
          <w:p w14:paraId="5A4FB1B6" w14:textId="77777777" w:rsidR="00A956A6" w:rsidRDefault="00A956A6" w:rsidP="00185756">
            <w:pPr>
              <w:spacing w:line="240" w:lineRule="atLeast"/>
              <w:jc w:val="center"/>
              <w:rPr>
                <w:snapToGrid w:val="0"/>
                <w:color w:val="000000"/>
              </w:rPr>
            </w:pPr>
            <w:r>
              <w:rPr>
                <w:snapToGrid w:val="0"/>
                <w:color w:val="000000"/>
              </w:rPr>
              <w:t>1 to 16 bytes</w:t>
            </w:r>
          </w:p>
        </w:tc>
        <w:tc>
          <w:tcPr>
            <w:tcW w:w="3420" w:type="dxa"/>
            <w:hideMark/>
          </w:tcPr>
          <w:p w14:paraId="3E616CBB" w14:textId="77777777" w:rsidR="00A956A6" w:rsidRPr="00580FD2" w:rsidRDefault="00A956A6" w:rsidP="00A1130F">
            <w:pPr>
              <w:autoSpaceDE w:val="0"/>
              <w:autoSpaceDN w:val="0"/>
              <w:adjustRightInd w:val="0"/>
              <w:jc w:val="center"/>
              <w:rPr>
                <w:rFonts w:ascii="Courier New" w:hAnsi="Courier New" w:cs="Courier New"/>
                <w:b/>
                <w:snapToGrid w:val="0"/>
                <w:color w:val="538135" w:themeColor="accent3"/>
                <w:sz w:val="18"/>
                <w:szCs w:val="18"/>
              </w:rPr>
            </w:pPr>
            <w:r w:rsidRPr="00580FD2">
              <w:rPr>
                <w:rFonts w:ascii="Courier New" w:hAnsi="Courier New" w:cs="Courier New"/>
                <w:b/>
                <w:color w:val="538135" w:themeColor="accent3"/>
                <w:sz w:val="18"/>
                <w:szCs w:val="18"/>
              </w:rPr>
              <w:t>1cQCX</w:t>
            </w:r>
          </w:p>
        </w:tc>
      </w:tr>
      <w:tr w:rsidR="00A956A6" w14:paraId="2055511D" w14:textId="77777777" w:rsidTr="00185756">
        <w:tc>
          <w:tcPr>
            <w:tcW w:w="1260" w:type="dxa"/>
            <w:hideMark/>
          </w:tcPr>
          <w:p w14:paraId="06BBBC92" w14:textId="77777777" w:rsidR="00A956A6" w:rsidRDefault="00A956A6" w:rsidP="00A1130F">
            <w:pPr>
              <w:spacing w:line="240" w:lineRule="atLeast"/>
              <w:jc w:val="center"/>
              <w:rPr>
                <w:snapToGrid w:val="0"/>
                <w:color w:val="000000"/>
              </w:rPr>
            </w:pPr>
            <w:r>
              <w:rPr>
                <w:snapToGrid w:val="0"/>
                <w:color w:val="000000"/>
              </w:rPr>
              <w:t>g</w:t>
            </w:r>
          </w:p>
        </w:tc>
        <w:tc>
          <w:tcPr>
            <w:tcW w:w="2160" w:type="dxa"/>
            <w:hideMark/>
          </w:tcPr>
          <w:p w14:paraId="6B3DD3C6" w14:textId="77777777" w:rsidR="00A956A6" w:rsidRDefault="00A956A6" w:rsidP="00A1130F">
            <w:pPr>
              <w:spacing w:line="240" w:lineRule="atLeast"/>
              <w:rPr>
                <w:snapToGrid w:val="0"/>
                <w:color w:val="000000"/>
              </w:rPr>
            </w:pPr>
            <w:r>
              <w:rPr>
                <w:snapToGrid w:val="0"/>
                <w:color w:val="000000"/>
              </w:rPr>
              <w:t>Response display</w:t>
            </w:r>
          </w:p>
        </w:tc>
        <w:tc>
          <w:tcPr>
            <w:tcW w:w="1440" w:type="dxa"/>
            <w:hideMark/>
          </w:tcPr>
          <w:p w14:paraId="3DF24F9C" w14:textId="77777777" w:rsidR="00A956A6" w:rsidRDefault="00A956A6" w:rsidP="00185756">
            <w:pPr>
              <w:spacing w:line="240" w:lineRule="atLeast"/>
              <w:jc w:val="center"/>
              <w:rPr>
                <w:snapToGrid w:val="0"/>
                <w:color w:val="000000"/>
              </w:rPr>
            </w:pPr>
            <w:r>
              <w:rPr>
                <w:snapToGrid w:val="0"/>
                <w:color w:val="000000"/>
              </w:rPr>
              <w:t>X(48)</w:t>
            </w:r>
          </w:p>
        </w:tc>
        <w:tc>
          <w:tcPr>
            <w:tcW w:w="1710" w:type="dxa"/>
            <w:hideMark/>
          </w:tcPr>
          <w:p w14:paraId="13E4F71B" w14:textId="77777777" w:rsidR="00A956A6" w:rsidRDefault="00A956A6" w:rsidP="00185756">
            <w:pPr>
              <w:spacing w:line="240" w:lineRule="atLeast"/>
              <w:jc w:val="center"/>
              <w:rPr>
                <w:snapToGrid w:val="0"/>
                <w:color w:val="000000"/>
              </w:rPr>
            </w:pPr>
            <w:r>
              <w:rPr>
                <w:snapToGrid w:val="0"/>
                <w:color w:val="000000"/>
              </w:rPr>
              <w:t>1 to 48 bytes</w:t>
            </w:r>
          </w:p>
        </w:tc>
        <w:tc>
          <w:tcPr>
            <w:tcW w:w="3420" w:type="dxa"/>
            <w:hideMark/>
          </w:tcPr>
          <w:p w14:paraId="51E87BB5" w14:textId="77777777" w:rsidR="00A956A6" w:rsidRPr="00580FD2" w:rsidRDefault="00A956A6" w:rsidP="00A1130F">
            <w:pPr>
              <w:autoSpaceDE w:val="0"/>
              <w:autoSpaceDN w:val="0"/>
              <w:adjustRightInd w:val="0"/>
              <w:rPr>
                <w:rFonts w:ascii="Courier New" w:hAnsi="Courier New" w:cs="Courier New"/>
                <w:b/>
                <w:color w:val="538135" w:themeColor="accent3"/>
                <w:sz w:val="18"/>
                <w:szCs w:val="18"/>
              </w:rPr>
            </w:pPr>
            <w:r w:rsidRPr="00580FD2">
              <w:rPr>
                <w:rFonts w:ascii="Courier New" w:hAnsi="Courier New" w:cs="Courier New"/>
                <w:b/>
                <w:color w:val="538135" w:themeColor="accent3"/>
                <w:sz w:val="18"/>
                <w:szCs w:val="18"/>
              </w:rPr>
              <w:t xml:space="preserve">1cgAPPROVE         BLIND~09   </w:t>
            </w:r>
          </w:p>
          <w:p w14:paraId="5EDEB1BC" w14:textId="77777777" w:rsidR="00A956A6" w:rsidRPr="00580FD2" w:rsidRDefault="00A956A6" w:rsidP="00A1130F">
            <w:pPr>
              <w:autoSpaceDE w:val="0"/>
              <w:autoSpaceDN w:val="0"/>
              <w:adjustRightInd w:val="0"/>
              <w:rPr>
                <w:rFonts w:ascii="Courier New" w:hAnsi="Courier New" w:cs="Courier New"/>
                <w:b/>
                <w:snapToGrid w:val="0"/>
                <w:color w:val="538135" w:themeColor="accent3"/>
                <w:sz w:val="18"/>
                <w:szCs w:val="18"/>
              </w:rPr>
            </w:pPr>
            <w:r w:rsidRPr="00580FD2">
              <w:rPr>
                <w:rFonts w:ascii="Courier New" w:hAnsi="Courier New" w:cs="Courier New"/>
                <w:b/>
                <w:color w:val="538135" w:themeColor="accent3"/>
                <w:sz w:val="18"/>
                <w:szCs w:val="18"/>
              </w:rPr>
              <w:t xml:space="preserve">          </w:t>
            </w:r>
          </w:p>
        </w:tc>
      </w:tr>
      <w:tr w:rsidR="00A956A6" w14:paraId="41B3527E" w14:textId="77777777" w:rsidTr="00185756">
        <w:tc>
          <w:tcPr>
            <w:tcW w:w="1260" w:type="dxa"/>
            <w:hideMark/>
          </w:tcPr>
          <w:p w14:paraId="04159AE2" w14:textId="77777777" w:rsidR="00A956A6" w:rsidRDefault="00A956A6" w:rsidP="00A1130F">
            <w:pPr>
              <w:spacing w:line="240" w:lineRule="atLeast"/>
              <w:jc w:val="center"/>
              <w:rPr>
                <w:snapToGrid w:val="0"/>
                <w:color w:val="000000"/>
              </w:rPr>
            </w:pPr>
            <w:r>
              <w:rPr>
                <w:snapToGrid w:val="0"/>
                <w:color w:val="000000"/>
              </w:rPr>
              <w:t>h</w:t>
            </w:r>
          </w:p>
        </w:tc>
        <w:tc>
          <w:tcPr>
            <w:tcW w:w="2160" w:type="dxa"/>
            <w:hideMark/>
          </w:tcPr>
          <w:p w14:paraId="4BE37F4E" w14:textId="77777777" w:rsidR="00A956A6" w:rsidRDefault="00A956A6" w:rsidP="00A1130F">
            <w:pPr>
              <w:spacing w:line="240" w:lineRule="atLeast"/>
              <w:rPr>
                <w:snapToGrid w:val="0"/>
                <w:color w:val="000000"/>
              </w:rPr>
            </w:pPr>
            <w:r>
              <w:rPr>
                <w:snapToGrid w:val="0"/>
                <w:color w:val="000000"/>
              </w:rPr>
              <w:t>Sequence number</w:t>
            </w:r>
          </w:p>
        </w:tc>
        <w:tc>
          <w:tcPr>
            <w:tcW w:w="1440" w:type="dxa"/>
            <w:hideMark/>
          </w:tcPr>
          <w:p w14:paraId="7197BDCE" w14:textId="77777777" w:rsidR="00A956A6" w:rsidRDefault="00A956A6" w:rsidP="00185756">
            <w:pPr>
              <w:spacing w:line="240" w:lineRule="atLeast"/>
              <w:jc w:val="center"/>
              <w:rPr>
                <w:snapToGrid w:val="0"/>
                <w:color w:val="000000"/>
              </w:rPr>
            </w:pPr>
            <w:r>
              <w:rPr>
                <w:snapToGrid w:val="0"/>
                <w:color w:val="000000"/>
              </w:rPr>
              <w:t>X(10)</w:t>
            </w:r>
          </w:p>
        </w:tc>
        <w:tc>
          <w:tcPr>
            <w:tcW w:w="1710" w:type="dxa"/>
            <w:hideMark/>
          </w:tcPr>
          <w:p w14:paraId="65598C4F" w14:textId="77777777" w:rsidR="00A956A6" w:rsidRDefault="00A956A6" w:rsidP="00185756">
            <w:pPr>
              <w:spacing w:line="240" w:lineRule="atLeast"/>
              <w:jc w:val="center"/>
              <w:rPr>
                <w:snapToGrid w:val="0"/>
                <w:color w:val="000000"/>
              </w:rPr>
            </w:pPr>
            <w:r>
              <w:rPr>
                <w:snapToGrid w:val="0"/>
                <w:color w:val="000000"/>
              </w:rPr>
              <w:t>10 bytes</w:t>
            </w:r>
          </w:p>
        </w:tc>
        <w:tc>
          <w:tcPr>
            <w:tcW w:w="3420" w:type="dxa"/>
            <w:hideMark/>
          </w:tcPr>
          <w:p w14:paraId="376891EF" w14:textId="77777777" w:rsidR="00A956A6" w:rsidRPr="00580FD2" w:rsidRDefault="00A956A6" w:rsidP="00A1130F">
            <w:pPr>
              <w:autoSpaceDE w:val="0"/>
              <w:autoSpaceDN w:val="0"/>
              <w:adjustRightInd w:val="0"/>
              <w:jc w:val="center"/>
              <w:rPr>
                <w:rFonts w:ascii="Courier New" w:hAnsi="Courier New" w:cs="Courier New"/>
                <w:b/>
                <w:snapToGrid w:val="0"/>
                <w:color w:val="538135" w:themeColor="accent3"/>
                <w:sz w:val="18"/>
                <w:szCs w:val="18"/>
              </w:rPr>
            </w:pPr>
            <w:r w:rsidRPr="00580FD2">
              <w:rPr>
                <w:rFonts w:ascii="Courier New" w:hAnsi="Courier New" w:cs="Courier New"/>
                <w:b/>
                <w:color w:val="538135" w:themeColor="accent3"/>
                <w:sz w:val="18"/>
                <w:szCs w:val="18"/>
              </w:rPr>
              <w:t>1ch0010320030</w:t>
            </w:r>
          </w:p>
        </w:tc>
      </w:tr>
    </w:tbl>
    <w:p w14:paraId="17708F5B" w14:textId="77777777" w:rsidR="00A956A6" w:rsidRDefault="00A956A6" w:rsidP="00A956A6">
      <w:pPr>
        <w:autoSpaceDE w:val="0"/>
        <w:autoSpaceDN w:val="0"/>
        <w:adjustRightInd w:val="0"/>
      </w:pPr>
    </w:p>
    <w:p w14:paraId="6B2F6202" w14:textId="77777777" w:rsidR="00A942EE" w:rsidRDefault="00A942EE">
      <w:pPr>
        <w:rPr>
          <w:rFonts w:asciiTheme="majorHAnsi" w:eastAsiaTheme="majorEastAsia" w:hAnsiTheme="majorHAnsi" w:cstheme="majorBidi"/>
          <w:b/>
          <w:color w:val="538135" w:themeColor="accent3"/>
          <w:sz w:val="34"/>
          <w:szCs w:val="24"/>
        </w:rPr>
      </w:pPr>
      <w:r>
        <w:br w:type="page"/>
      </w:r>
    </w:p>
    <w:p w14:paraId="13CFE4E9" w14:textId="77777777" w:rsidR="00703E89" w:rsidRDefault="00703E89" w:rsidP="0008759F">
      <w:pPr>
        <w:pStyle w:val="Heading3"/>
      </w:pPr>
      <w:r>
        <w:lastRenderedPageBreak/>
        <w:t>Fleet Pre-Authorization and Pre-Authorization Completion SPDH SFID 6, FID D Breakdown</w:t>
      </w:r>
    </w:p>
    <w:p w14:paraId="298D6DA0" w14:textId="77777777" w:rsidR="00703E89" w:rsidRDefault="00703E89" w:rsidP="00703E89">
      <w:pPr>
        <w:autoSpaceDE w:val="0"/>
        <w:autoSpaceDN w:val="0"/>
        <w:adjustRightInd w:val="0"/>
      </w:pPr>
    </w:p>
    <w:tbl>
      <w:tblPr>
        <w:tblW w:w="9809" w:type="dxa"/>
        <w:tblInd w:w="93"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40"/>
        <w:gridCol w:w="1536"/>
        <w:gridCol w:w="2986"/>
        <w:gridCol w:w="2114"/>
        <w:gridCol w:w="2114"/>
      </w:tblGrid>
      <w:tr w:rsidR="00703E89" w:rsidRPr="00A942EE" w14:paraId="4C9A5401" w14:textId="77777777" w:rsidTr="00A942EE">
        <w:trPr>
          <w:trHeight w:val="300"/>
        </w:trPr>
        <w:tc>
          <w:tcPr>
            <w:tcW w:w="1140" w:type="dxa"/>
            <w:shd w:val="clear" w:color="auto" w:fill="auto"/>
            <w:noWrap/>
            <w:vAlign w:val="center"/>
            <w:hideMark/>
          </w:tcPr>
          <w:p w14:paraId="31B368B2" w14:textId="77777777" w:rsidR="00703E89" w:rsidRPr="00A942EE" w:rsidRDefault="00703E89" w:rsidP="00A942EE">
            <w:pPr>
              <w:spacing w:before="60" w:after="60"/>
              <w:jc w:val="center"/>
              <w:rPr>
                <w:b/>
                <w:bCs/>
              </w:rPr>
            </w:pPr>
            <w:r w:rsidRPr="00A942EE">
              <w:rPr>
                <w:b/>
                <w:bCs/>
              </w:rPr>
              <w:t>Position</w:t>
            </w:r>
          </w:p>
        </w:tc>
        <w:tc>
          <w:tcPr>
            <w:tcW w:w="1536" w:type="dxa"/>
            <w:shd w:val="clear" w:color="auto" w:fill="auto"/>
            <w:noWrap/>
            <w:vAlign w:val="center"/>
            <w:hideMark/>
          </w:tcPr>
          <w:p w14:paraId="4AC438C6" w14:textId="77777777" w:rsidR="00703E89" w:rsidRPr="00A942EE" w:rsidRDefault="00703E89" w:rsidP="00A942EE">
            <w:pPr>
              <w:spacing w:before="60" w:after="60"/>
              <w:jc w:val="center"/>
              <w:rPr>
                <w:b/>
                <w:bCs/>
              </w:rPr>
            </w:pPr>
            <w:r w:rsidRPr="00A942EE">
              <w:rPr>
                <w:b/>
                <w:bCs/>
              </w:rPr>
              <w:t>Length/Type</w:t>
            </w:r>
          </w:p>
        </w:tc>
        <w:tc>
          <w:tcPr>
            <w:tcW w:w="2986" w:type="dxa"/>
            <w:shd w:val="clear" w:color="auto" w:fill="auto"/>
            <w:noWrap/>
            <w:vAlign w:val="center"/>
            <w:hideMark/>
          </w:tcPr>
          <w:p w14:paraId="64C2E20A" w14:textId="77777777" w:rsidR="00703E89" w:rsidRPr="00A942EE" w:rsidRDefault="00703E89" w:rsidP="00A942EE">
            <w:pPr>
              <w:spacing w:before="60" w:after="60"/>
              <w:rPr>
                <w:b/>
                <w:bCs/>
              </w:rPr>
            </w:pPr>
            <w:r w:rsidRPr="00A942EE">
              <w:rPr>
                <w:b/>
                <w:bCs/>
              </w:rPr>
              <w:t>Description</w:t>
            </w:r>
          </w:p>
        </w:tc>
        <w:tc>
          <w:tcPr>
            <w:tcW w:w="2033" w:type="dxa"/>
            <w:shd w:val="clear" w:color="auto" w:fill="auto"/>
            <w:noWrap/>
            <w:vAlign w:val="bottom"/>
            <w:hideMark/>
          </w:tcPr>
          <w:p w14:paraId="236678DE" w14:textId="77777777" w:rsidR="00703E89" w:rsidRPr="00A942EE" w:rsidRDefault="00703E89" w:rsidP="00A942EE">
            <w:pPr>
              <w:spacing w:before="60" w:after="60"/>
              <w:rPr>
                <w:b/>
                <w:bCs/>
              </w:rPr>
            </w:pPr>
            <w:r w:rsidRPr="00A942EE">
              <w:rPr>
                <w:b/>
                <w:bCs/>
              </w:rPr>
              <w:t>Pre-Auth</w:t>
            </w:r>
          </w:p>
        </w:tc>
        <w:tc>
          <w:tcPr>
            <w:tcW w:w="2114" w:type="dxa"/>
            <w:shd w:val="clear" w:color="auto" w:fill="auto"/>
            <w:noWrap/>
            <w:vAlign w:val="bottom"/>
            <w:hideMark/>
          </w:tcPr>
          <w:p w14:paraId="2D37B152" w14:textId="77777777" w:rsidR="00703E89" w:rsidRPr="00A942EE" w:rsidRDefault="00703E89" w:rsidP="00A942EE">
            <w:pPr>
              <w:spacing w:before="60" w:after="60"/>
              <w:rPr>
                <w:b/>
                <w:bCs/>
              </w:rPr>
            </w:pPr>
            <w:r w:rsidRPr="00A942EE">
              <w:rPr>
                <w:b/>
                <w:bCs/>
              </w:rPr>
              <w:t>Pre-Auth Comp</w:t>
            </w:r>
          </w:p>
        </w:tc>
      </w:tr>
      <w:tr w:rsidR="00703E89" w14:paraId="491BFCD6" w14:textId="77777777" w:rsidTr="00A942EE">
        <w:trPr>
          <w:trHeight w:val="300"/>
        </w:trPr>
        <w:tc>
          <w:tcPr>
            <w:tcW w:w="1140" w:type="dxa"/>
            <w:shd w:val="clear" w:color="auto" w:fill="auto"/>
            <w:noWrap/>
            <w:vAlign w:val="center"/>
            <w:hideMark/>
          </w:tcPr>
          <w:p w14:paraId="57959390" w14:textId="77777777" w:rsidR="00703E89" w:rsidRDefault="00703E89" w:rsidP="00A942EE">
            <w:pPr>
              <w:jc w:val="center"/>
            </w:pPr>
            <w:r>
              <w:t>01-06</w:t>
            </w:r>
          </w:p>
        </w:tc>
        <w:tc>
          <w:tcPr>
            <w:tcW w:w="1536" w:type="dxa"/>
            <w:shd w:val="clear" w:color="auto" w:fill="auto"/>
            <w:noWrap/>
            <w:vAlign w:val="center"/>
            <w:hideMark/>
          </w:tcPr>
          <w:p w14:paraId="204AD60E" w14:textId="77777777" w:rsidR="00703E89" w:rsidRDefault="00703E89" w:rsidP="00A942EE">
            <w:pPr>
              <w:jc w:val="center"/>
            </w:pPr>
            <w:r>
              <w:t>6-numeric</w:t>
            </w:r>
          </w:p>
        </w:tc>
        <w:tc>
          <w:tcPr>
            <w:tcW w:w="2986" w:type="dxa"/>
            <w:shd w:val="clear" w:color="auto" w:fill="auto"/>
            <w:noWrap/>
            <w:vAlign w:val="center"/>
            <w:hideMark/>
          </w:tcPr>
          <w:p w14:paraId="72028949" w14:textId="77777777" w:rsidR="00703E89" w:rsidRDefault="00703E89" w:rsidP="00A942EE">
            <w:r>
              <w:t>Quantity</w:t>
            </w:r>
          </w:p>
        </w:tc>
        <w:tc>
          <w:tcPr>
            <w:tcW w:w="2033" w:type="dxa"/>
            <w:noWrap/>
            <w:vAlign w:val="bottom"/>
            <w:hideMark/>
          </w:tcPr>
          <w:p w14:paraId="6659AA2E" w14:textId="77777777" w:rsidR="00703E89" w:rsidRDefault="00703E89" w:rsidP="00A942EE">
            <w:r>
              <w:t>000100</w:t>
            </w:r>
          </w:p>
        </w:tc>
        <w:tc>
          <w:tcPr>
            <w:tcW w:w="2114" w:type="dxa"/>
            <w:noWrap/>
            <w:vAlign w:val="bottom"/>
            <w:hideMark/>
          </w:tcPr>
          <w:p w14:paraId="18E29FDF" w14:textId="77777777" w:rsidR="00703E89" w:rsidRDefault="00703E89" w:rsidP="00A942EE">
            <w:r>
              <w:t>001504</w:t>
            </w:r>
          </w:p>
        </w:tc>
      </w:tr>
      <w:tr w:rsidR="00703E89" w14:paraId="354895D5" w14:textId="77777777" w:rsidTr="00A942EE">
        <w:trPr>
          <w:trHeight w:val="300"/>
        </w:trPr>
        <w:tc>
          <w:tcPr>
            <w:tcW w:w="1140" w:type="dxa"/>
            <w:shd w:val="clear" w:color="auto" w:fill="auto"/>
            <w:noWrap/>
            <w:vAlign w:val="center"/>
            <w:hideMark/>
          </w:tcPr>
          <w:p w14:paraId="51BF7AE1" w14:textId="77777777" w:rsidR="00703E89" w:rsidRDefault="00703E89" w:rsidP="00A942EE">
            <w:pPr>
              <w:jc w:val="center"/>
            </w:pPr>
            <w:r>
              <w:t>07-11</w:t>
            </w:r>
          </w:p>
        </w:tc>
        <w:tc>
          <w:tcPr>
            <w:tcW w:w="1536" w:type="dxa"/>
            <w:shd w:val="clear" w:color="auto" w:fill="auto"/>
            <w:noWrap/>
            <w:vAlign w:val="center"/>
            <w:hideMark/>
          </w:tcPr>
          <w:p w14:paraId="39D9DB1C" w14:textId="77777777" w:rsidR="00703E89" w:rsidRDefault="00703E89" w:rsidP="00A942EE">
            <w:pPr>
              <w:jc w:val="center"/>
            </w:pPr>
            <w:r>
              <w:t>5-numeric</w:t>
            </w:r>
          </w:p>
        </w:tc>
        <w:tc>
          <w:tcPr>
            <w:tcW w:w="2986" w:type="dxa"/>
            <w:shd w:val="clear" w:color="auto" w:fill="auto"/>
            <w:noWrap/>
            <w:vAlign w:val="center"/>
            <w:hideMark/>
          </w:tcPr>
          <w:p w14:paraId="75B7A50C" w14:textId="77777777" w:rsidR="00703E89" w:rsidRDefault="00703E89" w:rsidP="00A942EE">
            <w:r>
              <w:t>Unit Price</w:t>
            </w:r>
          </w:p>
        </w:tc>
        <w:tc>
          <w:tcPr>
            <w:tcW w:w="2033" w:type="dxa"/>
            <w:noWrap/>
            <w:vAlign w:val="bottom"/>
            <w:hideMark/>
          </w:tcPr>
          <w:p w14:paraId="2143C26F" w14:textId="77777777" w:rsidR="00703E89" w:rsidRDefault="00703E89" w:rsidP="00A942EE">
            <w:r>
              <w:t>1.330</w:t>
            </w:r>
          </w:p>
        </w:tc>
        <w:tc>
          <w:tcPr>
            <w:tcW w:w="2114" w:type="dxa"/>
            <w:noWrap/>
            <w:vAlign w:val="bottom"/>
            <w:hideMark/>
          </w:tcPr>
          <w:p w14:paraId="3F86E694" w14:textId="77777777" w:rsidR="00703E89" w:rsidRDefault="00703E89" w:rsidP="00A942EE">
            <w:r>
              <w:t>1.330</w:t>
            </w:r>
          </w:p>
        </w:tc>
      </w:tr>
      <w:tr w:rsidR="00703E89" w14:paraId="083CD4ED" w14:textId="77777777" w:rsidTr="00A942EE">
        <w:trPr>
          <w:trHeight w:val="300"/>
        </w:trPr>
        <w:tc>
          <w:tcPr>
            <w:tcW w:w="1140" w:type="dxa"/>
            <w:shd w:val="clear" w:color="auto" w:fill="auto"/>
            <w:noWrap/>
            <w:vAlign w:val="center"/>
            <w:hideMark/>
          </w:tcPr>
          <w:p w14:paraId="3CA8CC98" w14:textId="77777777" w:rsidR="00703E89" w:rsidRDefault="00703E89" w:rsidP="00A942EE">
            <w:pPr>
              <w:jc w:val="center"/>
            </w:pPr>
            <w:r>
              <w:t>12-19</w:t>
            </w:r>
          </w:p>
        </w:tc>
        <w:tc>
          <w:tcPr>
            <w:tcW w:w="1536" w:type="dxa"/>
            <w:shd w:val="clear" w:color="auto" w:fill="auto"/>
            <w:noWrap/>
            <w:vAlign w:val="center"/>
            <w:hideMark/>
          </w:tcPr>
          <w:p w14:paraId="32BDB03F" w14:textId="77777777" w:rsidR="00703E89" w:rsidRDefault="00703E89" w:rsidP="00A942EE">
            <w:pPr>
              <w:jc w:val="center"/>
            </w:pPr>
            <w:r>
              <w:t>8-numeric</w:t>
            </w:r>
          </w:p>
        </w:tc>
        <w:tc>
          <w:tcPr>
            <w:tcW w:w="2986" w:type="dxa"/>
            <w:shd w:val="clear" w:color="auto" w:fill="auto"/>
            <w:noWrap/>
            <w:vAlign w:val="center"/>
            <w:hideMark/>
          </w:tcPr>
          <w:p w14:paraId="321F303D" w14:textId="77777777" w:rsidR="00703E89" w:rsidRDefault="00703E89" w:rsidP="00A942EE">
            <w:r>
              <w:t>Fuel Sale (including taxes)</w:t>
            </w:r>
          </w:p>
        </w:tc>
        <w:tc>
          <w:tcPr>
            <w:tcW w:w="2033" w:type="dxa"/>
            <w:noWrap/>
            <w:vAlign w:val="bottom"/>
            <w:hideMark/>
          </w:tcPr>
          <w:p w14:paraId="718A5558" w14:textId="77777777" w:rsidR="00703E89" w:rsidRDefault="00703E89" w:rsidP="00A942EE">
            <w:r>
              <w:t>00002000</w:t>
            </w:r>
          </w:p>
        </w:tc>
        <w:tc>
          <w:tcPr>
            <w:tcW w:w="2114" w:type="dxa"/>
            <w:noWrap/>
            <w:vAlign w:val="bottom"/>
            <w:hideMark/>
          </w:tcPr>
          <w:p w14:paraId="62F91238" w14:textId="77777777" w:rsidR="00703E89" w:rsidRDefault="00703E89" w:rsidP="00A942EE">
            <w:r>
              <w:t>00002000</w:t>
            </w:r>
          </w:p>
        </w:tc>
      </w:tr>
      <w:tr w:rsidR="00703E89" w14:paraId="0C9B5F19" w14:textId="77777777" w:rsidTr="00A942EE">
        <w:trPr>
          <w:trHeight w:val="300"/>
        </w:trPr>
        <w:tc>
          <w:tcPr>
            <w:tcW w:w="1140" w:type="dxa"/>
            <w:shd w:val="clear" w:color="auto" w:fill="auto"/>
            <w:noWrap/>
            <w:vAlign w:val="center"/>
            <w:hideMark/>
          </w:tcPr>
          <w:p w14:paraId="20C12EC3" w14:textId="77777777" w:rsidR="00703E89" w:rsidRDefault="00703E89" w:rsidP="00A942EE">
            <w:pPr>
              <w:jc w:val="center"/>
            </w:pPr>
            <w:r>
              <w:t>20-21</w:t>
            </w:r>
          </w:p>
        </w:tc>
        <w:tc>
          <w:tcPr>
            <w:tcW w:w="1536" w:type="dxa"/>
            <w:shd w:val="clear" w:color="auto" w:fill="auto"/>
            <w:noWrap/>
            <w:vAlign w:val="center"/>
            <w:hideMark/>
          </w:tcPr>
          <w:p w14:paraId="2E2BBE31" w14:textId="77777777" w:rsidR="00703E89" w:rsidRDefault="00703E89" w:rsidP="00A942EE">
            <w:pPr>
              <w:jc w:val="center"/>
            </w:pPr>
            <w:r>
              <w:t>2-numeric</w:t>
            </w:r>
          </w:p>
        </w:tc>
        <w:tc>
          <w:tcPr>
            <w:tcW w:w="2986" w:type="dxa"/>
            <w:shd w:val="clear" w:color="auto" w:fill="auto"/>
            <w:noWrap/>
            <w:vAlign w:val="center"/>
            <w:hideMark/>
          </w:tcPr>
          <w:p w14:paraId="5F2C1EFD" w14:textId="77777777" w:rsidR="00703E89" w:rsidRDefault="00703E89" w:rsidP="00A942EE">
            <w:r>
              <w:t>Fuel Type</w:t>
            </w:r>
          </w:p>
        </w:tc>
        <w:tc>
          <w:tcPr>
            <w:tcW w:w="2033" w:type="dxa"/>
            <w:noWrap/>
            <w:vAlign w:val="bottom"/>
            <w:hideMark/>
          </w:tcPr>
          <w:p w14:paraId="3AADAACC" w14:textId="77777777" w:rsidR="00703E89" w:rsidRDefault="00703E89" w:rsidP="00A942EE">
            <w:r>
              <w:t>20</w:t>
            </w:r>
          </w:p>
        </w:tc>
        <w:tc>
          <w:tcPr>
            <w:tcW w:w="2114" w:type="dxa"/>
            <w:noWrap/>
            <w:vAlign w:val="bottom"/>
            <w:hideMark/>
          </w:tcPr>
          <w:p w14:paraId="337E3A9D" w14:textId="77777777" w:rsidR="00703E89" w:rsidRDefault="00703E89" w:rsidP="00A942EE">
            <w:r>
              <w:t>20</w:t>
            </w:r>
          </w:p>
        </w:tc>
      </w:tr>
      <w:tr w:rsidR="00703E89" w14:paraId="7551177E" w14:textId="77777777" w:rsidTr="00A942EE">
        <w:trPr>
          <w:trHeight w:val="300"/>
        </w:trPr>
        <w:tc>
          <w:tcPr>
            <w:tcW w:w="1140" w:type="dxa"/>
            <w:shd w:val="clear" w:color="auto" w:fill="auto"/>
            <w:noWrap/>
            <w:vAlign w:val="center"/>
            <w:hideMark/>
          </w:tcPr>
          <w:p w14:paraId="3F9BEF30" w14:textId="77777777" w:rsidR="00703E89" w:rsidRDefault="00703E89" w:rsidP="00A942EE">
            <w:pPr>
              <w:jc w:val="center"/>
            </w:pPr>
            <w:r>
              <w:t>22-29</w:t>
            </w:r>
          </w:p>
        </w:tc>
        <w:tc>
          <w:tcPr>
            <w:tcW w:w="1536" w:type="dxa"/>
            <w:shd w:val="clear" w:color="auto" w:fill="auto"/>
            <w:noWrap/>
            <w:vAlign w:val="center"/>
            <w:hideMark/>
          </w:tcPr>
          <w:p w14:paraId="5C33EB9D" w14:textId="77777777" w:rsidR="00703E89" w:rsidRDefault="00703E89" w:rsidP="00A942EE">
            <w:pPr>
              <w:jc w:val="center"/>
            </w:pPr>
            <w:r>
              <w:t>8-numeric</w:t>
            </w:r>
          </w:p>
        </w:tc>
        <w:tc>
          <w:tcPr>
            <w:tcW w:w="2986" w:type="dxa"/>
            <w:shd w:val="clear" w:color="auto" w:fill="auto"/>
            <w:noWrap/>
            <w:vAlign w:val="center"/>
            <w:hideMark/>
          </w:tcPr>
          <w:p w14:paraId="4EE2C472" w14:textId="77777777" w:rsidR="00703E89" w:rsidRDefault="00703E89" w:rsidP="00A942EE">
            <w:r>
              <w:t>Other Sales (including taxes)</w:t>
            </w:r>
          </w:p>
        </w:tc>
        <w:tc>
          <w:tcPr>
            <w:tcW w:w="2033" w:type="dxa"/>
            <w:noWrap/>
            <w:vAlign w:val="bottom"/>
            <w:hideMark/>
          </w:tcPr>
          <w:p w14:paraId="6C971E28" w14:textId="77777777" w:rsidR="00703E89" w:rsidRDefault="00703E89" w:rsidP="00A942EE">
            <w:r>
              <w:t>00000158</w:t>
            </w:r>
          </w:p>
        </w:tc>
        <w:tc>
          <w:tcPr>
            <w:tcW w:w="2114" w:type="dxa"/>
            <w:noWrap/>
            <w:vAlign w:val="bottom"/>
            <w:hideMark/>
          </w:tcPr>
          <w:p w14:paraId="7C6CCF13" w14:textId="77777777" w:rsidR="00703E89" w:rsidRDefault="00703E89" w:rsidP="00A942EE">
            <w:r>
              <w:t>00000158</w:t>
            </w:r>
          </w:p>
        </w:tc>
      </w:tr>
      <w:tr w:rsidR="00703E89" w14:paraId="2BF358A3" w14:textId="77777777" w:rsidTr="00A942EE">
        <w:trPr>
          <w:trHeight w:val="300"/>
        </w:trPr>
        <w:tc>
          <w:tcPr>
            <w:tcW w:w="1140" w:type="dxa"/>
            <w:shd w:val="clear" w:color="auto" w:fill="auto"/>
            <w:noWrap/>
            <w:vAlign w:val="center"/>
            <w:hideMark/>
          </w:tcPr>
          <w:p w14:paraId="42FF25E6" w14:textId="77777777" w:rsidR="00703E89" w:rsidRDefault="00703E89" w:rsidP="00A942EE">
            <w:pPr>
              <w:jc w:val="center"/>
            </w:pPr>
            <w:r>
              <w:t>30-37</w:t>
            </w:r>
          </w:p>
        </w:tc>
        <w:tc>
          <w:tcPr>
            <w:tcW w:w="1536" w:type="dxa"/>
            <w:shd w:val="clear" w:color="auto" w:fill="auto"/>
            <w:noWrap/>
            <w:vAlign w:val="center"/>
            <w:hideMark/>
          </w:tcPr>
          <w:p w14:paraId="515DBC66" w14:textId="77777777" w:rsidR="00703E89" w:rsidRDefault="00703E89" w:rsidP="00A942EE">
            <w:pPr>
              <w:jc w:val="center"/>
            </w:pPr>
            <w:r>
              <w:t>8-numeric</w:t>
            </w:r>
          </w:p>
        </w:tc>
        <w:tc>
          <w:tcPr>
            <w:tcW w:w="2986" w:type="dxa"/>
            <w:shd w:val="clear" w:color="auto" w:fill="auto"/>
            <w:noWrap/>
            <w:vAlign w:val="center"/>
            <w:hideMark/>
          </w:tcPr>
          <w:p w14:paraId="141178B6" w14:textId="77777777" w:rsidR="00703E89" w:rsidRDefault="00703E89" w:rsidP="00A942EE">
            <w:r>
              <w:t>HST/GST (on Other Sales)</w:t>
            </w:r>
          </w:p>
        </w:tc>
        <w:tc>
          <w:tcPr>
            <w:tcW w:w="2033" w:type="dxa"/>
            <w:noWrap/>
            <w:vAlign w:val="bottom"/>
            <w:hideMark/>
          </w:tcPr>
          <w:p w14:paraId="7D50A7EB" w14:textId="77777777" w:rsidR="00703E89" w:rsidRDefault="00703E89" w:rsidP="00A942EE">
            <w:r>
              <w:t>00000008</w:t>
            </w:r>
          </w:p>
        </w:tc>
        <w:tc>
          <w:tcPr>
            <w:tcW w:w="2114" w:type="dxa"/>
            <w:noWrap/>
            <w:vAlign w:val="bottom"/>
            <w:hideMark/>
          </w:tcPr>
          <w:p w14:paraId="1A46DF5B" w14:textId="77777777" w:rsidR="00703E89" w:rsidRDefault="00703E89" w:rsidP="00A942EE">
            <w:r>
              <w:t>00000008</w:t>
            </w:r>
          </w:p>
        </w:tc>
      </w:tr>
      <w:tr w:rsidR="00703E89" w14:paraId="1A8A14C6" w14:textId="77777777" w:rsidTr="00A942EE">
        <w:trPr>
          <w:trHeight w:val="300"/>
        </w:trPr>
        <w:tc>
          <w:tcPr>
            <w:tcW w:w="1140" w:type="dxa"/>
            <w:shd w:val="clear" w:color="auto" w:fill="auto"/>
            <w:noWrap/>
            <w:vAlign w:val="center"/>
            <w:hideMark/>
          </w:tcPr>
          <w:p w14:paraId="319C2FFF" w14:textId="77777777" w:rsidR="00703E89" w:rsidRDefault="00703E89" w:rsidP="00A942EE">
            <w:pPr>
              <w:jc w:val="center"/>
            </w:pPr>
            <w:r>
              <w:t>38-45</w:t>
            </w:r>
          </w:p>
        </w:tc>
        <w:tc>
          <w:tcPr>
            <w:tcW w:w="1536" w:type="dxa"/>
            <w:shd w:val="clear" w:color="auto" w:fill="auto"/>
            <w:noWrap/>
            <w:vAlign w:val="center"/>
            <w:hideMark/>
          </w:tcPr>
          <w:p w14:paraId="4FEA07C0" w14:textId="77777777" w:rsidR="00703E89" w:rsidRDefault="00703E89" w:rsidP="00A942EE">
            <w:pPr>
              <w:jc w:val="center"/>
            </w:pPr>
            <w:r>
              <w:t>8-numeric</w:t>
            </w:r>
          </w:p>
        </w:tc>
        <w:tc>
          <w:tcPr>
            <w:tcW w:w="2986" w:type="dxa"/>
            <w:shd w:val="clear" w:color="auto" w:fill="auto"/>
            <w:noWrap/>
            <w:vAlign w:val="center"/>
            <w:hideMark/>
          </w:tcPr>
          <w:p w14:paraId="603840D7" w14:textId="77777777" w:rsidR="00703E89" w:rsidRDefault="00703E89" w:rsidP="00A942EE">
            <w:r>
              <w:t>PST (on Other Sales)</w:t>
            </w:r>
          </w:p>
        </w:tc>
        <w:tc>
          <w:tcPr>
            <w:tcW w:w="2033" w:type="dxa"/>
            <w:noWrap/>
            <w:vAlign w:val="bottom"/>
            <w:hideMark/>
          </w:tcPr>
          <w:p w14:paraId="691C6E1E" w14:textId="77777777" w:rsidR="00703E89" w:rsidRDefault="00703E89" w:rsidP="00A942EE">
            <w:r>
              <w:t>00000000</w:t>
            </w:r>
          </w:p>
        </w:tc>
        <w:tc>
          <w:tcPr>
            <w:tcW w:w="2114" w:type="dxa"/>
            <w:noWrap/>
            <w:vAlign w:val="bottom"/>
            <w:hideMark/>
          </w:tcPr>
          <w:p w14:paraId="02B951F7" w14:textId="77777777" w:rsidR="00703E89" w:rsidRDefault="00703E89" w:rsidP="00A942EE">
            <w:r>
              <w:t>00000000</w:t>
            </w:r>
          </w:p>
        </w:tc>
      </w:tr>
      <w:tr w:rsidR="00703E89" w14:paraId="62BD91A5" w14:textId="77777777" w:rsidTr="00A942EE">
        <w:trPr>
          <w:trHeight w:val="300"/>
        </w:trPr>
        <w:tc>
          <w:tcPr>
            <w:tcW w:w="1140" w:type="dxa"/>
            <w:shd w:val="clear" w:color="auto" w:fill="auto"/>
            <w:noWrap/>
            <w:vAlign w:val="center"/>
            <w:hideMark/>
          </w:tcPr>
          <w:p w14:paraId="3E4BB192" w14:textId="77777777" w:rsidR="00703E89" w:rsidRDefault="00703E89" w:rsidP="00A942EE">
            <w:pPr>
              <w:jc w:val="center"/>
            </w:pPr>
            <w:r>
              <w:t>46-53</w:t>
            </w:r>
          </w:p>
        </w:tc>
        <w:tc>
          <w:tcPr>
            <w:tcW w:w="1536" w:type="dxa"/>
            <w:shd w:val="clear" w:color="auto" w:fill="auto"/>
            <w:noWrap/>
            <w:vAlign w:val="center"/>
            <w:hideMark/>
          </w:tcPr>
          <w:p w14:paraId="78E7FD03" w14:textId="77777777" w:rsidR="00703E89" w:rsidRDefault="00703E89" w:rsidP="00A942EE">
            <w:pPr>
              <w:jc w:val="center"/>
            </w:pPr>
            <w:r>
              <w:t>8-numeric</w:t>
            </w:r>
          </w:p>
        </w:tc>
        <w:tc>
          <w:tcPr>
            <w:tcW w:w="2986" w:type="dxa"/>
            <w:shd w:val="clear" w:color="auto" w:fill="auto"/>
            <w:noWrap/>
            <w:vAlign w:val="center"/>
            <w:hideMark/>
          </w:tcPr>
          <w:p w14:paraId="76E24729" w14:textId="77777777" w:rsidR="00703E89" w:rsidRDefault="00703E89" w:rsidP="00A942EE">
            <w:r>
              <w:t>Unit Number</w:t>
            </w:r>
          </w:p>
        </w:tc>
        <w:tc>
          <w:tcPr>
            <w:tcW w:w="2033" w:type="dxa"/>
            <w:noWrap/>
            <w:vAlign w:val="bottom"/>
            <w:hideMark/>
          </w:tcPr>
          <w:p w14:paraId="61D0DF76" w14:textId="77777777" w:rsidR="00703E89" w:rsidRDefault="00703E89" w:rsidP="00A942EE">
            <w:r>
              <w:t>04675890</w:t>
            </w:r>
          </w:p>
        </w:tc>
        <w:tc>
          <w:tcPr>
            <w:tcW w:w="2114" w:type="dxa"/>
            <w:noWrap/>
            <w:vAlign w:val="bottom"/>
            <w:hideMark/>
          </w:tcPr>
          <w:p w14:paraId="25199D8B" w14:textId="77777777" w:rsidR="00703E89" w:rsidRDefault="00703E89" w:rsidP="00A942EE">
            <w:r>
              <w:t>04675890</w:t>
            </w:r>
          </w:p>
        </w:tc>
      </w:tr>
      <w:tr w:rsidR="00703E89" w14:paraId="673841F3" w14:textId="77777777" w:rsidTr="00A942EE">
        <w:trPr>
          <w:trHeight w:val="300"/>
        </w:trPr>
        <w:tc>
          <w:tcPr>
            <w:tcW w:w="1140" w:type="dxa"/>
            <w:shd w:val="clear" w:color="auto" w:fill="auto"/>
            <w:noWrap/>
            <w:vAlign w:val="center"/>
            <w:hideMark/>
          </w:tcPr>
          <w:p w14:paraId="1D8950F8" w14:textId="77777777" w:rsidR="00703E89" w:rsidRDefault="00703E89" w:rsidP="00A942EE">
            <w:pPr>
              <w:jc w:val="center"/>
            </w:pPr>
            <w:r>
              <w:t>54-69</w:t>
            </w:r>
          </w:p>
        </w:tc>
        <w:tc>
          <w:tcPr>
            <w:tcW w:w="1536" w:type="dxa"/>
            <w:shd w:val="clear" w:color="auto" w:fill="auto"/>
            <w:noWrap/>
            <w:vAlign w:val="center"/>
            <w:hideMark/>
          </w:tcPr>
          <w:p w14:paraId="37F3EE65" w14:textId="77777777" w:rsidR="00703E89" w:rsidRDefault="00703E89" w:rsidP="00A942EE">
            <w:pPr>
              <w:jc w:val="center"/>
            </w:pPr>
            <w:r>
              <w:t>16-numeric</w:t>
            </w:r>
          </w:p>
        </w:tc>
        <w:tc>
          <w:tcPr>
            <w:tcW w:w="2986" w:type="dxa"/>
            <w:shd w:val="clear" w:color="auto" w:fill="auto"/>
            <w:noWrap/>
            <w:vAlign w:val="center"/>
            <w:hideMark/>
          </w:tcPr>
          <w:p w14:paraId="240D6A4A" w14:textId="77777777" w:rsidR="00703E89" w:rsidRDefault="00703E89" w:rsidP="00A942EE">
            <w:r>
              <w:t>Driver License</w:t>
            </w:r>
          </w:p>
        </w:tc>
        <w:tc>
          <w:tcPr>
            <w:tcW w:w="2033" w:type="dxa"/>
            <w:noWrap/>
            <w:vAlign w:val="bottom"/>
            <w:hideMark/>
          </w:tcPr>
          <w:p w14:paraId="31B36B4E" w14:textId="77777777" w:rsidR="00703E89" w:rsidRDefault="00703E89" w:rsidP="00A942EE">
            <w:r>
              <w:t>0000000000004567</w:t>
            </w:r>
          </w:p>
        </w:tc>
        <w:tc>
          <w:tcPr>
            <w:tcW w:w="2114" w:type="dxa"/>
            <w:noWrap/>
            <w:vAlign w:val="bottom"/>
            <w:hideMark/>
          </w:tcPr>
          <w:p w14:paraId="4B2861AF" w14:textId="77777777" w:rsidR="00703E89" w:rsidRDefault="00703E89" w:rsidP="00A942EE">
            <w:r>
              <w:t>0000000000004567</w:t>
            </w:r>
          </w:p>
        </w:tc>
      </w:tr>
      <w:tr w:rsidR="00703E89" w14:paraId="761624C9" w14:textId="77777777" w:rsidTr="00A942EE">
        <w:trPr>
          <w:trHeight w:val="300"/>
        </w:trPr>
        <w:tc>
          <w:tcPr>
            <w:tcW w:w="1140" w:type="dxa"/>
            <w:shd w:val="clear" w:color="auto" w:fill="auto"/>
            <w:noWrap/>
            <w:vAlign w:val="center"/>
            <w:hideMark/>
          </w:tcPr>
          <w:p w14:paraId="7446FD23" w14:textId="77777777" w:rsidR="00703E89" w:rsidRDefault="00703E89" w:rsidP="00A942EE">
            <w:pPr>
              <w:jc w:val="center"/>
            </w:pPr>
            <w:r>
              <w:t>70-77</w:t>
            </w:r>
          </w:p>
        </w:tc>
        <w:tc>
          <w:tcPr>
            <w:tcW w:w="1536" w:type="dxa"/>
            <w:shd w:val="clear" w:color="auto" w:fill="auto"/>
            <w:noWrap/>
            <w:vAlign w:val="center"/>
            <w:hideMark/>
          </w:tcPr>
          <w:p w14:paraId="626A1D33" w14:textId="77777777" w:rsidR="00703E89" w:rsidRDefault="00703E89" w:rsidP="00A942EE">
            <w:pPr>
              <w:jc w:val="center"/>
            </w:pPr>
            <w:r>
              <w:t>8-numeric</w:t>
            </w:r>
          </w:p>
        </w:tc>
        <w:tc>
          <w:tcPr>
            <w:tcW w:w="2986" w:type="dxa"/>
            <w:shd w:val="clear" w:color="auto" w:fill="auto"/>
            <w:noWrap/>
            <w:vAlign w:val="center"/>
            <w:hideMark/>
          </w:tcPr>
          <w:p w14:paraId="1BEF268A" w14:textId="77777777" w:rsidR="00703E89" w:rsidRDefault="00703E89" w:rsidP="00A942EE">
            <w:r>
              <w:t>Odometer Number</w:t>
            </w:r>
          </w:p>
        </w:tc>
        <w:tc>
          <w:tcPr>
            <w:tcW w:w="2033" w:type="dxa"/>
            <w:noWrap/>
            <w:vAlign w:val="bottom"/>
            <w:hideMark/>
          </w:tcPr>
          <w:p w14:paraId="40A63D05" w14:textId="77777777" w:rsidR="00703E89" w:rsidRDefault="00703E89" w:rsidP="00A942EE">
            <w:r>
              <w:t>00124576</w:t>
            </w:r>
          </w:p>
        </w:tc>
        <w:tc>
          <w:tcPr>
            <w:tcW w:w="2114" w:type="dxa"/>
            <w:noWrap/>
            <w:vAlign w:val="bottom"/>
            <w:hideMark/>
          </w:tcPr>
          <w:p w14:paraId="447FCE32" w14:textId="77777777" w:rsidR="00703E89" w:rsidRDefault="00703E89" w:rsidP="00A942EE">
            <w:r>
              <w:t>12457680</w:t>
            </w:r>
          </w:p>
        </w:tc>
      </w:tr>
      <w:tr w:rsidR="00703E89" w14:paraId="4F8BDAB7" w14:textId="77777777" w:rsidTr="00A942EE">
        <w:trPr>
          <w:trHeight w:val="300"/>
        </w:trPr>
        <w:tc>
          <w:tcPr>
            <w:tcW w:w="1140" w:type="dxa"/>
            <w:shd w:val="clear" w:color="auto" w:fill="auto"/>
            <w:noWrap/>
            <w:vAlign w:val="center"/>
            <w:hideMark/>
          </w:tcPr>
          <w:p w14:paraId="4A8E1DF1" w14:textId="77777777" w:rsidR="00703E89" w:rsidRDefault="00703E89" w:rsidP="00A942EE">
            <w:pPr>
              <w:jc w:val="center"/>
            </w:pPr>
            <w:r>
              <w:t>78-85</w:t>
            </w:r>
          </w:p>
        </w:tc>
        <w:tc>
          <w:tcPr>
            <w:tcW w:w="1536" w:type="dxa"/>
            <w:shd w:val="clear" w:color="auto" w:fill="auto"/>
            <w:noWrap/>
            <w:vAlign w:val="center"/>
            <w:hideMark/>
          </w:tcPr>
          <w:p w14:paraId="491F882F" w14:textId="77777777" w:rsidR="00703E89" w:rsidRDefault="00703E89" w:rsidP="00A942EE">
            <w:pPr>
              <w:jc w:val="center"/>
            </w:pPr>
            <w:r>
              <w:t>8-numeric</w:t>
            </w:r>
          </w:p>
        </w:tc>
        <w:tc>
          <w:tcPr>
            <w:tcW w:w="2986" w:type="dxa"/>
            <w:shd w:val="clear" w:color="auto" w:fill="auto"/>
            <w:noWrap/>
            <w:vAlign w:val="center"/>
            <w:hideMark/>
          </w:tcPr>
          <w:p w14:paraId="59B8408D" w14:textId="77777777" w:rsidR="00703E89" w:rsidRDefault="00703E89" w:rsidP="00A942EE">
            <w:r>
              <w:t>Purchase Order Number</w:t>
            </w:r>
          </w:p>
        </w:tc>
        <w:tc>
          <w:tcPr>
            <w:tcW w:w="2033" w:type="dxa"/>
            <w:noWrap/>
            <w:vAlign w:val="bottom"/>
            <w:hideMark/>
          </w:tcPr>
          <w:p w14:paraId="0C913406" w14:textId="77777777" w:rsidR="00703E89" w:rsidRDefault="00703E89" w:rsidP="00A942EE">
            <w:r>
              <w:t>01345768</w:t>
            </w:r>
          </w:p>
        </w:tc>
        <w:tc>
          <w:tcPr>
            <w:tcW w:w="2114" w:type="dxa"/>
            <w:noWrap/>
            <w:vAlign w:val="bottom"/>
            <w:hideMark/>
          </w:tcPr>
          <w:p w14:paraId="398572A4" w14:textId="77777777" w:rsidR="00703E89" w:rsidRDefault="00703E89" w:rsidP="00A942EE">
            <w:r>
              <w:t>01345768</w:t>
            </w:r>
          </w:p>
        </w:tc>
      </w:tr>
      <w:tr w:rsidR="00703E89" w14:paraId="65AA087D" w14:textId="77777777" w:rsidTr="00A942EE">
        <w:trPr>
          <w:trHeight w:val="300"/>
        </w:trPr>
        <w:tc>
          <w:tcPr>
            <w:tcW w:w="1140" w:type="dxa"/>
            <w:shd w:val="clear" w:color="auto" w:fill="auto"/>
            <w:noWrap/>
            <w:vAlign w:val="center"/>
            <w:hideMark/>
          </w:tcPr>
          <w:p w14:paraId="43526FDA" w14:textId="77777777" w:rsidR="00703E89" w:rsidRDefault="00703E89" w:rsidP="00A942EE">
            <w:pPr>
              <w:jc w:val="center"/>
            </w:pPr>
            <w:r>
              <w:t>86-93</w:t>
            </w:r>
          </w:p>
        </w:tc>
        <w:tc>
          <w:tcPr>
            <w:tcW w:w="1536" w:type="dxa"/>
            <w:shd w:val="clear" w:color="auto" w:fill="auto"/>
            <w:noWrap/>
            <w:vAlign w:val="center"/>
            <w:hideMark/>
          </w:tcPr>
          <w:p w14:paraId="4C99E213" w14:textId="77777777" w:rsidR="00703E89" w:rsidRDefault="00703E89" w:rsidP="00A942EE">
            <w:pPr>
              <w:jc w:val="center"/>
            </w:pPr>
            <w:r>
              <w:t>8-numeric</w:t>
            </w:r>
          </w:p>
        </w:tc>
        <w:tc>
          <w:tcPr>
            <w:tcW w:w="2986" w:type="dxa"/>
            <w:shd w:val="clear" w:color="auto" w:fill="auto"/>
            <w:noWrap/>
            <w:vAlign w:val="center"/>
            <w:hideMark/>
          </w:tcPr>
          <w:p w14:paraId="4682D19D" w14:textId="77777777" w:rsidR="00703E89" w:rsidRDefault="00703E89" w:rsidP="00A942EE">
            <w:r>
              <w:t>HST/GST (on Fuel Sale)</w:t>
            </w:r>
          </w:p>
        </w:tc>
        <w:tc>
          <w:tcPr>
            <w:tcW w:w="2033" w:type="dxa"/>
            <w:noWrap/>
            <w:vAlign w:val="bottom"/>
            <w:hideMark/>
          </w:tcPr>
          <w:p w14:paraId="23B03E4B" w14:textId="77777777" w:rsidR="00703E89" w:rsidRDefault="00703E89" w:rsidP="00A942EE">
            <w:r>
              <w:t>00000095</w:t>
            </w:r>
          </w:p>
        </w:tc>
        <w:tc>
          <w:tcPr>
            <w:tcW w:w="2114" w:type="dxa"/>
            <w:noWrap/>
            <w:vAlign w:val="bottom"/>
            <w:hideMark/>
          </w:tcPr>
          <w:p w14:paraId="3B5276F2" w14:textId="77777777" w:rsidR="00703E89" w:rsidRDefault="00703E89" w:rsidP="00A942EE">
            <w:r>
              <w:t>00000095</w:t>
            </w:r>
          </w:p>
        </w:tc>
      </w:tr>
    </w:tbl>
    <w:p w14:paraId="471496CD" w14:textId="77777777" w:rsidR="00703E89" w:rsidRDefault="00703E89" w:rsidP="00703E89">
      <w:pPr>
        <w:autoSpaceDE w:val="0"/>
        <w:autoSpaceDN w:val="0"/>
        <w:adjustRightInd w:val="0"/>
      </w:pPr>
    </w:p>
    <w:p w14:paraId="7BEA05D2" w14:textId="77777777" w:rsidR="00703E89" w:rsidRDefault="00703E89" w:rsidP="00703E89">
      <w:pPr>
        <w:autoSpaceDE w:val="0"/>
        <w:autoSpaceDN w:val="0"/>
        <w:adjustRightInd w:val="0"/>
      </w:pPr>
    </w:p>
    <w:p w14:paraId="5BEE30D7" w14:textId="77777777" w:rsidR="00703E89" w:rsidRDefault="00703E89" w:rsidP="0008759F">
      <w:pPr>
        <w:pStyle w:val="Heading2"/>
      </w:pPr>
      <w:bookmarkStart w:id="3012" w:name="_Toc126079379"/>
      <w:r>
        <w:t>Decline Normal Purchase Transaction (Fleet)</w:t>
      </w:r>
      <w:bookmarkEnd w:id="3012"/>
    </w:p>
    <w:p w14:paraId="5BD48324" w14:textId="77777777" w:rsidR="00703E89" w:rsidRDefault="00703E89" w:rsidP="0008759F">
      <w:pPr>
        <w:pStyle w:val="Heading3"/>
      </w:pPr>
      <w:r>
        <w:t>Decline Purchase Request SPDH Message</w:t>
      </w:r>
    </w:p>
    <w:p w14:paraId="02B7F085" w14:textId="77777777" w:rsidR="00703E89" w:rsidRDefault="00703E89" w:rsidP="00703E89">
      <w:pPr>
        <w:autoSpaceDE w:val="0"/>
        <w:autoSpaceDN w:val="0"/>
        <w:adjustRightInd w:val="0"/>
        <w:rPr>
          <w:rFonts w:cs="Arial"/>
        </w:rPr>
      </w:pPr>
      <w:r>
        <w:rPr>
          <w:rFonts w:cs="Arial"/>
        </w:rPr>
        <w:t>Length 164</w:t>
      </w:r>
    </w:p>
    <w:p w14:paraId="6592DC21" w14:textId="77777777" w:rsidR="00703E89" w:rsidRDefault="00703E89" w:rsidP="00703E89">
      <w:pPr>
        <w:autoSpaceDE w:val="0"/>
        <w:autoSpaceDN w:val="0"/>
        <w:adjustRightInd w:val="0"/>
        <w:rPr>
          <w:rFonts w:cs="Arial"/>
        </w:rPr>
      </w:pPr>
    </w:p>
    <w:p w14:paraId="4E13D893"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8.16CENTBL004813bbbbbbbbbb</w:t>
      </w:r>
    </w:p>
    <w:p w14:paraId="6A68502C"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160628123437FO00000000~1cB594~1ch0010320110~1cq;708008******6226=1404*****************~1ca160628115221001~1cP1~1cU0~1ce04~1cQCX~1cS522~1cd78220497263~1c6~1eE021~1eF</w:t>
      </w:r>
      <w:r w:rsidRPr="00185756">
        <w:rPr>
          <w:rFonts w:ascii="Courier New" w:hAnsi="Courier New" w:cs="Courier New"/>
          <w:sz w:val="18"/>
          <w:szCs w:val="18"/>
        </w:rPr>
        <w:t>?</w:t>
      </w:r>
    </w:p>
    <w:p w14:paraId="3ED8A0D8" w14:textId="77777777" w:rsidR="00703E89" w:rsidRDefault="00703E89" w:rsidP="00703E89">
      <w:pPr>
        <w:autoSpaceDE w:val="0"/>
        <w:autoSpaceDN w:val="0"/>
        <w:adjustRightInd w:val="0"/>
      </w:pPr>
    </w:p>
    <w:p w14:paraId="179F57C9" w14:textId="77777777" w:rsidR="009525BF" w:rsidRDefault="009525BF" w:rsidP="00703E89">
      <w:pPr>
        <w:autoSpaceDE w:val="0"/>
        <w:autoSpaceDN w:val="0"/>
        <w:adjustRightInd w:val="0"/>
      </w:pPr>
    </w:p>
    <w:tbl>
      <w:tblPr>
        <w:tblStyle w:val="TableGrid"/>
        <w:tblW w:w="10080" w:type="dxa"/>
        <w:tblBorders>
          <w:left w:val="none" w:sz="0" w:space="0" w:color="auto"/>
          <w:right w:val="none" w:sz="0" w:space="0" w:color="auto"/>
        </w:tblBorders>
        <w:tblLook w:val="04A0" w:firstRow="1" w:lastRow="0" w:firstColumn="1" w:lastColumn="0" w:noHBand="0" w:noVBand="1"/>
      </w:tblPr>
      <w:tblGrid>
        <w:gridCol w:w="1170"/>
        <w:gridCol w:w="2610"/>
        <w:gridCol w:w="1260"/>
        <w:gridCol w:w="1710"/>
        <w:gridCol w:w="3330"/>
      </w:tblGrid>
      <w:tr w:rsidR="009525BF" w14:paraId="57E300C5" w14:textId="77777777" w:rsidTr="0053050C">
        <w:trPr>
          <w:tblHeader/>
        </w:trPr>
        <w:tc>
          <w:tcPr>
            <w:tcW w:w="1170" w:type="dxa"/>
          </w:tcPr>
          <w:p w14:paraId="56F78146" w14:textId="77777777" w:rsidR="009525BF" w:rsidRDefault="009525BF" w:rsidP="0053050C">
            <w:pPr>
              <w:pStyle w:val="BodyText2"/>
              <w:spacing w:before="60" w:after="60"/>
              <w:jc w:val="center"/>
              <w:rPr>
                <w:color w:val="auto"/>
              </w:rPr>
            </w:pPr>
            <w:r w:rsidRPr="009161F7">
              <w:rPr>
                <w:b/>
                <w:color w:val="auto"/>
              </w:rPr>
              <w:t>Position</w:t>
            </w:r>
          </w:p>
        </w:tc>
        <w:tc>
          <w:tcPr>
            <w:tcW w:w="2610" w:type="dxa"/>
          </w:tcPr>
          <w:p w14:paraId="702750AA" w14:textId="77777777" w:rsidR="009525BF" w:rsidRPr="0053050C" w:rsidRDefault="009525BF" w:rsidP="0053050C">
            <w:pPr>
              <w:pStyle w:val="BodyText2"/>
              <w:spacing w:before="60" w:after="60"/>
              <w:rPr>
                <w:b/>
                <w:bCs/>
                <w:color w:val="auto"/>
              </w:rPr>
            </w:pPr>
            <w:r w:rsidRPr="0053050C">
              <w:rPr>
                <w:b/>
                <w:bCs/>
                <w:color w:val="auto"/>
              </w:rPr>
              <w:t>SPDH Header Field</w:t>
            </w:r>
          </w:p>
        </w:tc>
        <w:tc>
          <w:tcPr>
            <w:tcW w:w="1260" w:type="dxa"/>
          </w:tcPr>
          <w:p w14:paraId="2F4E7BBA" w14:textId="77777777" w:rsidR="009525BF" w:rsidRDefault="009525BF" w:rsidP="0053050C">
            <w:pPr>
              <w:pStyle w:val="BodyText2"/>
              <w:spacing w:before="60" w:after="60"/>
              <w:jc w:val="center"/>
              <w:rPr>
                <w:color w:val="auto"/>
              </w:rPr>
            </w:pPr>
            <w:r>
              <w:rPr>
                <w:b/>
                <w:color w:val="auto"/>
              </w:rPr>
              <w:t>Picture</w:t>
            </w:r>
          </w:p>
        </w:tc>
        <w:tc>
          <w:tcPr>
            <w:tcW w:w="1710" w:type="dxa"/>
          </w:tcPr>
          <w:p w14:paraId="70ED4CAF" w14:textId="77777777" w:rsidR="009525BF" w:rsidRPr="009161F7" w:rsidRDefault="009525BF" w:rsidP="0053050C">
            <w:pPr>
              <w:pStyle w:val="BodyText2"/>
              <w:spacing w:before="60" w:after="60"/>
              <w:jc w:val="center"/>
              <w:rPr>
                <w:b/>
                <w:color w:val="auto"/>
              </w:rPr>
            </w:pPr>
            <w:r>
              <w:rPr>
                <w:b/>
                <w:color w:val="auto"/>
              </w:rPr>
              <w:t>Length</w:t>
            </w:r>
          </w:p>
        </w:tc>
        <w:tc>
          <w:tcPr>
            <w:tcW w:w="3330" w:type="dxa"/>
          </w:tcPr>
          <w:p w14:paraId="5AA3C5AA" w14:textId="77777777" w:rsidR="009525BF" w:rsidRDefault="009525BF" w:rsidP="0053050C">
            <w:pPr>
              <w:pStyle w:val="BodyText2"/>
              <w:spacing w:before="60" w:after="60"/>
              <w:jc w:val="center"/>
              <w:rPr>
                <w:b/>
                <w:color w:val="auto"/>
              </w:rPr>
            </w:pPr>
            <w:r>
              <w:rPr>
                <w:b/>
                <w:color w:val="auto"/>
              </w:rPr>
              <w:t>Data</w:t>
            </w:r>
          </w:p>
        </w:tc>
      </w:tr>
      <w:tr w:rsidR="009525BF" w:rsidRPr="00EA747F" w14:paraId="209E200C" w14:textId="77777777" w:rsidTr="0053050C">
        <w:tc>
          <w:tcPr>
            <w:tcW w:w="1170" w:type="dxa"/>
          </w:tcPr>
          <w:p w14:paraId="3AA162A1" w14:textId="77777777" w:rsidR="009525BF" w:rsidRPr="00EA747F" w:rsidRDefault="0053050C" w:rsidP="00D33627">
            <w:pPr>
              <w:pStyle w:val="BodyText2"/>
              <w:jc w:val="center"/>
              <w:rPr>
                <w:color w:val="auto"/>
              </w:rPr>
            </w:pPr>
            <w:r w:rsidRPr="0053050C">
              <w:rPr>
                <w:color w:val="auto"/>
              </w:rPr>
              <w:t>1-2</w:t>
            </w:r>
          </w:p>
        </w:tc>
        <w:tc>
          <w:tcPr>
            <w:tcW w:w="2610" w:type="dxa"/>
          </w:tcPr>
          <w:p w14:paraId="5C5184E4" w14:textId="77777777" w:rsidR="009525BF" w:rsidRPr="00EA747F" w:rsidRDefault="0053050C" w:rsidP="0053050C">
            <w:pPr>
              <w:pStyle w:val="BodyText2"/>
              <w:rPr>
                <w:color w:val="auto"/>
              </w:rPr>
            </w:pPr>
            <w:r w:rsidRPr="0053050C">
              <w:rPr>
                <w:color w:val="auto"/>
              </w:rPr>
              <w:t>De</w:t>
            </w:r>
            <w:r w:rsidRPr="0053050C">
              <w:rPr>
                <w:color w:val="auto"/>
                <w:spacing w:val="-1"/>
              </w:rPr>
              <w:t>vi</w:t>
            </w:r>
            <w:r w:rsidRPr="0053050C">
              <w:rPr>
                <w:color w:val="auto"/>
                <w:spacing w:val="1"/>
              </w:rPr>
              <w:t>c</w:t>
            </w:r>
            <w:r w:rsidRPr="0053050C">
              <w:rPr>
                <w:color w:val="auto"/>
              </w:rPr>
              <w:t>e</w:t>
            </w:r>
            <w:r w:rsidRPr="0053050C">
              <w:rPr>
                <w:color w:val="auto"/>
                <w:spacing w:val="-7"/>
              </w:rPr>
              <w:t xml:space="preserve"> </w:t>
            </w:r>
            <w:r w:rsidRPr="0053050C">
              <w:rPr>
                <w:color w:val="auto"/>
                <w:spacing w:val="3"/>
              </w:rPr>
              <w:t>T</w:t>
            </w:r>
            <w:r w:rsidRPr="0053050C">
              <w:rPr>
                <w:color w:val="auto"/>
                <w:spacing w:val="-6"/>
              </w:rPr>
              <w:t>y</w:t>
            </w:r>
            <w:r w:rsidRPr="0053050C">
              <w:rPr>
                <w:color w:val="auto"/>
              </w:rPr>
              <w:t>pe</w:t>
            </w:r>
          </w:p>
        </w:tc>
        <w:tc>
          <w:tcPr>
            <w:tcW w:w="1260" w:type="dxa"/>
          </w:tcPr>
          <w:p w14:paraId="3E6406D4" w14:textId="77777777" w:rsidR="009525BF" w:rsidRPr="00EA747F" w:rsidRDefault="0053050C" w:rsidP="0053050C">
            <w:pPr>
              <w:jc w:val="center"/>
            </w:pPr>
            <w:r>
              <w:rPr>
                <w:spacing w:val="2"/>
              </w:rPr>
              <w:t>X</w:t>
            </w:r>
            <w:r>
              <w:rPr>
                <w:spacing w:val="1"/>
              </w:rPr>
              <w:t>(</w:t>
            </w:r>
            <w:r>
              <w:t>02)</w:t>
            </w:r>
          </w:p>
        </w:tc>
        <w:tc>
          <w:tcPr>
            <w:tcW w:w="1710" w:type="dxa"/>
          </w:tcPr>
          <w:p w14:paraId="1E66D15A" w14:textId="77777777" w:rsidR="009525BF" w:rsidRPr="00EA747F" w:rsidRDefault="0053050C" w:rsidP="00D33627">
            <w:pPr>
              <w:autoSpaceDE w:val="0"/>
              <w:autoSpaceDN w:val="0"/>
              <w:adjustRightInd w:val="0"/>
              <w:ind w:left="340" w:hanging="340"/>
              <w:jc w:val="center"/>
              <w:rPr>
                <w:snapToGrid w:val="0"/>
              </w:rPr>
            </w:pPr>
            <w:r>
              <w:rPr>
                <w:spacing w:val="2"/>
              </w:rPr>
              <w:t>2 bytes</w:t>
            </w:r>
          </w:p>
        </w:tc>
        <w:tc>
          <w:tcPr>
            <w:tcW w:w="3330" w:type="dxa"/>
          </w:tcPr>
          <w:p w14:paraId="697A3778"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8.</w:t>
            </w:r>
          </w:p>
          <w:p w14:paraId="10AEE544" w14:textId="77777777" w:rsidR="009525BF" w:rsidRPr="00F32B74" w:rsidRDefault="009525BF" w:rsidP="00D33627">
            <w:pPr>
              <w:autoSpaceDE w:val="0"/>
              <w:autoSpaceDN w:val="0"/>
              <w:adjustRightInd w:val="0"/>
              <w:ind w:left="340" w:hanging="340"/>
              <w:jc w:val="center"/>
              <w:rPr>
                <w:color w:val="538135" w:themeColor="accent3"/>
              </w:rPr>
            </w:pPr>
          </w:p>
        </w:tc>
      </w:tr>
      <w:tr w:rsidR="0053050C" w:rsidRPr="00EA747F" w14:paraId="3220908D" w14:textId="77777777" w:rsidTr="0053050C">
        <w:tc>
          <w:tcPr>
            <w:tcW w:w="1170" w:type="dxa"/>
          </w:tcPr>
          <w:p w14:paraId="6D4024A1" w14:textId="77777777" w:rsidR="0053050C" w:rsidRPr="0053050C" w:rsidRDefault="0053050C" w:rsidP="00D33627">
            <w:pPr>
              <w:pStyle w:val="BodyText2"/>
              <w:jc w:val="center"/>
              <w:rPr>
                <w:color w:val="auto"/>
              </w:rPr>
            </w:pPr>
            <w:r w:rsidRPr="0053050C">
              <w:rPr>
                <w:color w:val="auto"/>
                <w:spacing w:val="3"/>
              </w:rPr>
              <w:t>3-4</w:t>
            </w:r>
          </w:p>
        </w:tc>
        <w:tc>
          <w:tcPr>
            <w:tcW w:w="2610" w:type="dxa"/>
          </w:tcPr>
          <w:p w14:paraId="50CA1E23" w14:textId="77777777" w:rsidR="0053050C" w:rsidRPr="0053050C" w:rsidRDefault="0053050C" w:rsidP="0053050C">
            <w:pPr>
              <w:pStyle w:val="BodyText2"/>
              <w:rPr>
                <w:color w:val="auto"/>
              </w:rPr>
            </w:pPr>
            <w:r w:rsidRPr="0053050C">
              <w:rPr>
                <w:color w:val="auto"/>
                <w:spacing w:val="3"/>
              </w:rPr>
              <w:t>T</w:t>
            </w:r>
            <w:r w:rsidRPr="0053050C">
              <w:rPr>
                <w:color w:val="auto"/>
                <w:spacing w:val="1"/>
              </w:rPr>
              <w:t>r</w:t>
            </w:r>
            <w:r w:rsidRPr="0053050C">
              <w:rPr>
                <w:color w:val="auto"/>
              </w:rPr>
              <w:t>an</w:t>
            </w:r>
            <w:r w:rsidRPr="0053050C">
              <w:rPr>
                <w:color w:val="auto"/>
                <w:spacing w:val="1"/>
              </w:rPr>
              <w:t>s</w:t>
            </w:r>
            <w:r w:rsidRPr="0053050C">
              <w:rPr>
                <w:color w:val="auto"/>
                <w:spacing w:val="4"/>
              </w:rPr>
              <w:t>m</w:t>
            </w:r>
            <w:r w:rsidRPr="0053050C">
              <w:rPr>
                <w:color w:val="auto"/>
                <w:spacing w:val="-1"/>
              </w:rPr>
              <w:t>i</w:t>
            </w:r>
            <w:r w:rsidRPr="0053050C">
              <w:rPr>
                <w:color w:val="auto"/>
                <w:spacing w:val="1"/>
              </w:rPr>
              <w:t>ss</w:t>
            </w:r>
            <w:r w:rsidRPr="0053050C">
              <w:rPr>
                <w:color w:val="auto"/>
                <w:spacing w:val="-1"/>
              </w:rPr>
              <w:t>i</w:t>
            </w:r>
            <w:r w:rsidRPr="0053050C">
              <w:rPr>
                <w:color w:val="auto"/>
              </w:rPr>
              <w:t>on</w:t>
            </w:r>
            <w:r w:rsidRPr="0053050C">
              <w:rPr>
                <w:color w:val="auto"/>
                <w:spacing w:val="-13"/>
              </w:rPr>
              <w:t xml:space="preserve"> </w:t>
            </w:r>
            <w:r w:rsidRPr="0053050C">
              <w:rPr>
                <w:color w:val="auto"/>
              </w:rPr>
              <w:t>Nu</w:t>
            </w:r>
            <w:r w:rsidRPr="0053050C">
              <w:rPr>
                <w:color w:val="auto"/>
                <w:spacing w:val="4"/>
              </w:rPr>
              <w:t>m</w:t>
            </w:r>
            <w:r w:rsidRPr="0053050C">
              <w:rPr>
                <w:color w:val="auto"/>
              </w:rPr>
              <w:t>be</w:t>
            </w:r>
            <w:r w:rsidRPr="0053050C">
              <w:rPr>
                <w:color w:val="auto"/>
                <w:spacing w:val="1"/>
              </w:rPr>
              <w:t>r</w:t>
            </w:r>
          </w:p>
        </w:tc>
        <w:tc>
          <w:tcPr>
            <w:tcW w:w="1260" w:type="dxa"/>
          </w:tcPr>
          <w:p w14:paraId="74F3030C" w14:textId="77777777" w:rsidR="0053050C" w:rsidRDefault="0053050C" w:rsidP="0053050C">
            <w:pPr>
              <w:jc w:val="center"/>
              <w:rPr>
                <w:spacing w:val="2"/>
              </w:rPr>
            </w:pPr>
            <w:r>
              <w:t>9</w:t>
            </w:r>
            <w:r>
              <w:rPr>
                <w:spacing w:val="1"/>
              </w:rPr>
              <w:t>(</w:t>
            </w:r>
            <w:r>
              <w:t>02)</w:t>
            </w:r>
          </w:p>
        </w:tc>
        <w:tc>
          <w:tcPr>
            <w:tcW w:w="1710" w:type="dxa"/>
          </w:tcPr>
          <w:p w14:paraId="29C8D780" w14:textId="77777777" w:rsidR="0053050C" w:rsidRDefault="0053050C" w:rsidP="00D33627">
            <w:pPr>
              <w:autoSpaceDE w:val="0"/>
              <w:autoSpaceDN w:val="0"/>
              <w:adjustRightInd w:val="0"/>
              <w:ind w:left="340" w:hanging="340"/>
              <w:jc w:val="center"/>
              <w:rPr>
                <w:spacing w:val="2"/>
              </w:rPr>
            </w:pPr>
            <w:r>
              <w:rPr>
                <w:spacing w:val="2"/>
              </w:rPr>
              <w:t>2 bytes</w:t>
            </w:r>
          </w:p>
        </w:tc>
        <w:tc>
          <w:tcPr>
            <w:tcW w:w="3330" w:type="dxa"/>
          </w:tcPr>
          <w:p w14:paraId="190011F5"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16</w:t>
            </w:r>
          </w:p>
          <w:p w14:paraId="32BDB048"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p>
        </w:tc>
      </w:tr>
      <w:tr w:rsidR="0053050C" w:rsidRPr="00EA747F" w14:paraId="5DF6EFDC" w14:textId="77777777" w:rsidTr="0053050C">
        <w:tc>
          <w:tcPr>
            <w:tcW w:w="1170" w:type="dxa"/>
          </w:tcPr>
          <w:p w14:paraId="26563542" w14:textId="77777777" w:rsidR="0053050C" w:rsidRPr="0053050C" w:rsidRDefault="0053050C" w:rsidP="00D33627">
            <w:pPr>
              <w:pStyle w:val="BodyText2"/>
              <w:jc w:val="center"/>
              <w:rPr>
                <w:color w:val="auto"/>
                <w:spacing w:val="3"/>
              </w:rPr>
            </w:pPr>
            <w:r w:rsidRPr="0053050C">
              <w:rPr>
                <w:color w:val="auto"/>
                <w:spacing w:val="3"/>
              </w:rPr>
              <w:t>5-20</w:t>
            </w:r>
          </w:p>
        </w:tc>
        <w:tc>
          <w:tcPr>
            <w:tcW w:w="2610" w:type="dxa"/>
          </w:tcPr>
          <w:p w14:paraId="5445FC1E" w14:textId="77777777" w:rsidR="0053050C" w:rsidRPr="0053050C" w:rsidRDefault="0053050C" w:rsidP="0053050C">
            <w:pPr>
              <w:pStyle w:val="BodyText2"/>
              <w:rPr>
                <w:color w:val="auto"/>
                <w:spacing w:val="3"/>
              </w:rPr>
            </w:pPr>
            <w:r w:rsidRPr="0053050C">
              <w:rPr>
                <w:color w:val="auto"/>
                <w:spacing w:val="3"/>
              </w:rPr>
              <w:t>T</w:t>
            </w:r>
            <w:r w:rsidRPr="0053050C">
              <w:rPr>
                <w:color w:val="auto"/>
              </w:rPr>
              <w:t>e</w:t>
            </w:r>
            <w:r w:rsidRPr="0053050C">
              <w:rPr>
                <w:color w:val="auto"/>
                <w:spacing w:val="1"/>
              </w:rPr>
              <w:t>r</w:t>
            </w:r>
            <w:r w:rsidRPr="0053050C">
              <w:rPr>
                <w:color w:val="auto"/>
                <w:spacing w:val="4"/>
              </w:rPr>
              <w:t>m</w:t>
            </w:r>
            <w:r w:rsidRPr="0053050C">
              <w:rPr>
                <w:color w:val="auto"/>
                <w:spacing w:val="-1"/>
              </w:rPr>
              <w:t>i</w:t>
            </w:r>
            <w:r w:rsidRPr="0053050C">
              <w:rPr>
                <w:color w:val="auto"/>
              </w:rPr>
              <w:t>nal</w:t>
            </w:r>
            <w:r w:rsidRPr="0053050C">
              <w:rPr>
                <w:color w:val="auto"/>
                <w:spacing w:val="-9"/>
              </w:rPr>
              <w:t xml:space="preserve"> </w:t>
            </w:r>
            <w:r w:rsidRPr="0053050C">
              <w:rPr>
                <w:color w:val="auto"/>
              </w:rPr>
              <w:t>ID</w:t>
            </w:r>
          </w:p>
        </w:tc>
        <w:tc>
          <w:tcPr>
            <w:tcW w:w="1260" w:type="dxa"/>
          </w:tcPr>
          <w:p w14:paraId="1BE5EE42" w14:textId="77777777" w:rsidR="0053050C" w:rsidRDefault="0053050C" w:rsidP="0053050C">
            <w:pPr>
              <w:jc w:val="center"/>
            </w:pPr>
            <w:r>
              <w:rPr>
                <w:spacing w:val="2"/>
              </w:rPr>
              <w:t>X</w:t>
            </w:r>
            <w:r>
              <w:rPr>
                <w:spacing w:val="1"/>
              </w:rPr>
              <w:t>(</w:t>
            </w:r>
            <w:r>
              <w:t>16)</w:t>
            </w:r>
          </w:p>
        </w:tc>
        <w:tc>
          <w:tcPr>
            <w:tcW w:w="1710" w:type="dxa"/>
          </w:tcPr>
          <w:p w14:paraId="5EF207E8" w14:textId="77777777" w:rsidR="0053050C" w:rsidRDefault="0053050C" w:rsidP="00D33627">
            <w:pPr>
              <w:autoSpaceDE w:val="0"/>
              <w:autoSpaceDN w:val="0"/>
              <w:adjustRightInd w:val="0"/>
              <w:ind w:left="340" w:hanging="340"/>
              <w:jc w:val="center"/>
              <w:rPr>
                <w:spacing w:val="2"/>
              </w:rPr>
            </w:pPr>
            <w:r>
              <w:rPr>
                <w:spacing w:val="2"/>
              </w:rPr>
              <w:t>16 bytes</w:t>
            </w:r>
          </w:p>
        </w:tc>
        <w:tc>
          <w:tcPr>
            <w:tcW w:w="3330" w:type="dxa"/>
          </w:tcPr>
          <w:p w14:paraId="06263663"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CENTBL004813bbbb</w:t>
            </w:r>
          </w:p>
          <w:p w14:paraId="0301250C"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p>
        </w:tc>
      </w:tr>
      <w:tr w:rsidR="0053050C" w:rsidRPr="00EA747F" w14:paraId="65A0D721" w14:textId="77777777" w:rsidTr="0053050C">
        <w:tc>
          <w:tcPr>
            <w:tcW w:w="1170" w:type="dxa"/>
          </w:tcPr>
          <w:p w14:paraId="655CB518" w14:textId="77777777" w:rsidR="0053050C" w:rsidRPr="0053050C" w:rsidRDefault="0053050C" w:rsidP="00D33627">
            <w:pPr>
              <w:pStyle w:val="BodyText2"/>
              <w:jc w:val="center"/>
              <w:rPr>
                <w:color w:val="auto"/>
                <w:spacing w:val="3"/>
              </w:rPr>
            </w:pPr>
            <w:r w:rsidRPr="0053050C">
              <w:rPr>
                <w:color w:val="auto"/>
                <w:spacing w:val="-1"/>
              </w:rPr>
              <w:t>21-26</w:t>
            </w:r>
          </w:p>
        </w:tc>
        <w:tc>
          <w:tcPr>
            <w:tcW w:w="2610" w:type="dxa"/>
          </w:tcPr>
          <w:p w14:paraId="309C5953" w14:textId="77777777" w:rsidR="0053050C" w:rsidRPr="0053050C" w:rsidRDefault="0053050C" w:rsidP="0053050C">
            <w:pPr>
              <w:pStyle w:val="BodyText2"/>
              <w:rPr>
                <w:color w:val="auto"/>
                <w:spacing w:val="3"/>
              </w:rPr>
            </w:pPr>
            <w:r w:rsidRPr="0053050C">
              <w:rPr>
                <w:color w:val="auto"/>
                <w:spacing w:val="-1"/>
              </w:rPr>
              <w:t>E</w:t>
            </w:r>
            <w:r w:rsidRPr="0053050C">
              <w:rPr>
                <w:color w:val="auto"/>
                <w:spacing w:val="4"/>
              </w:rPr>
              <w:t>m</w:t>
            </w:r>
            <w:r w:rsidRPr="0053050C">
              <w:rPr>
                <w:color w:val="auto"/>
              </w:rPr>
              <w:t>p</w:t>
            </w:r>
            <w:r w:rsidRPr="0053050C">
              <w:rPr>
                <w:color w:val="auto"/>
                <w:spacing w:val="-1"/>
              </w:rPr>
              <w:t>l</w:t>
            </w:r>
            <w:r w:rsidRPr="0053050C">
              <w:rPr>
                <w:color w:val="auto"/>
              </w:rPr>
              <w:t>o</w:t>
            </w:r>
            <w:r w:rsidRPr="0053050C">
              <w:rPr>
                <w:color w:val="auto"/>
                <w:spacing w:val="-6"/>
              </w:rPr>
              <w:t>y</w:t>
            </w:r>
            <w:r w:rsidRPr="0053050C">
              <w:rPr>
                <w:color w:val="auto"/>
              </w:rPr>
              <w:t>ee</w:t>
            </w:r>
            <w:r w:rsidRPr="0053050C">
              <w:rPr>
                <w:color w:val="auto"/>
                <w:spacing w:val="-10"/>
              </w:rPr>
              <w:t xml:space="preserve"> </w:t>
            </w:r>
            <w:r w:rsidRPr="0053050C">
              <w:rPr>
                <w:color w:val="auto"/>
              </w:rPr>
              <w:t>ID</w:t>
            </w:r>
          </w:p>
        </w:tc>
        <w:tc>
          <w:tcPr>
            <w:tcW w:w="1260" w:type="dxa"/>
          </w:tcPr>
          <w:p w14:paraId="791B8570" w14:textId="77777777" w:rsidR="0053050C" w:rsidRDefault="0053050C" w:rsidP="0053050C">
            <w:pPr>
              <w:jc w:val="center"/>
              <w:rPr>
                <w:spacing w:val="2"/>
              </w:rPr>
            </w:pPr>
            <w:r>
              <w:rPr>
                <w:spacing w:val="2"/>
              </w:rPr>
              <w:t>X</w:t>
            </w:r>
            <w:r>
              <w:rPr>
                <w:spacing w:val="1"/>
              </w:rPr>
              <w:t>(</w:t>
            </w:r>
            <w:r>
              <w:t>06)</w:t>
            </w:r>
          </w:p>
        </w:tc>
        <w:tc>
          <w:tcPr>
            <w:tcW w:w="1710" w:type="dxa"/>
          </w:tcPr>
          <w:p w14:paraId="2FDB140C" w14:textId="77777777" w:rsidR="0053050C" w:rsidRDefault="0053050C" w:rsidP="00D33627">
            <w:pPr>
              <w:autoSpaceDE w:val="0"/>
              <w:autoSpaceDN w:val="0"/>
              <w:adjustRightInd w:val="0"/>
              <w:ind w:left="340" w:hanging="340"/>
              <w:jc w:val="center"/>
              <w:rPr>
                <w:spacing w:val="2"/>
              </w:rPr>
            </w:pPr>
            <w:r>
              <w:rPr>
                <w:spacing w:val="2"/>
              </w:rPr>
              <w:t>6 bytes</w:t>
            </w:r>
          </w:p>
        </w:tc>
        <w:tc>
          <w:tcPr>
            <w:tcW w:w="3330" w:type="dxa"/>
          </w:tcPr>
          <w:p w14:paraId="029CDBAB"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bbbbbb</w:t>
            </w:r>
          </w:p>
          <w:p w14:paraId="56A3D14A"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p>
        </w:tc>
      </w:tr>
      <w:tr w:rsidR="0053050C" w:rsidRPr="00EA747F" w14:paraId="1E8D72C5" w14:textId="77777777" w:rsidTr="0053050C">
        <w:tc>
          <w:tcPr>
            <w:tcW w:w="1170" w:type="dxa"/>
          </w:tcPr>
          <w:p w14:paraId="6669F643" w14:textId="77777777" w:rsidR="0053050C" w:rsidRPr="0053050C" w:rsidRDefault="0053050C" w:rsidP="00D33627">
            <w:pPr>
              <w:pStyle w:val="BodyText2"/>
              <w:jc w:val="center"/>
              <w:rPr>
                <w:color w:val="auto"/>
                <w:spacing w:val="-1"/>
              </w:rPr>
            </w:pPr>
            <w:r w:rsidRPr="0053050C">
              <w:rPr>
                <w:color w:val="auto"/>
              </w:rPr>
              <w:t>27-32</w:t>
            </w:r>
          </w:p>
        </w:tc>
        <w:tc>
          <w:tcPr>
            <w:tcW w:w="2610" w:type="dxa"/>
          </w:tcPr>
          <w:p w14:paraId="0A194A0D" w14:textId="77777777" w:rsidR="0053050C" w:rsidRPr="0053050C" w:rsidRDefault="0053050C" w:rsidP="0053050C">
            <w:pPr>
              <w:pStyle w:val="BodyText2"/>
              <w:rPr>
                <w:color w:val="auto"/>
                <w:spacing w:val="-1"/>
              </w:rPr>
            </w:pPr>
            <w:r w:rsidRPr="0053050C">
              <w:rPr>
                <w:color w:val="auto"/>
              </w:rPr>
              <w:t>Cu</w:t>
            </w:r>
            <w:r w:rsidRPr="0053050C">
              <w:rPr>
                <w:color w:val="auto"/>
                <w:spacing w:val="1"/>
              </w:rPr>
              <w:t>rr</w:t>
            </w:r>
            <w:r w:rsidRPr="0053050C">
              <w:rPr>
                <w:color w:val="auto"/>
              </w:rPr>
              <w:t>ent</w:t>
            </w:r>
            <w:r w:rsidRPr="0053050C">
              <w:rPr>
                <w:color w:val="auto"/>
                <w:spacing w:val="-8"/>
              </w:rPr>
              <w:t xml:space="preserve"> </w:t>
            </w:r>
            <w:r w:rsidRPr="0053050C">
              <w:rPr>
                <w:color w:val="auto"/>
              </w:rPr>
              <w:t>Date</w:t>
            </w:r>
          </w:p>
        </w:tc>
        <w:tc>
          <w:tcPr>
            <w:tcW w:w="1260" w:type="dxa"/>
          </w:tcPr>
          <w:p w14:paraId="073A82CF" w14:textId="77777777" w:rsidR="0053050C" w:rsidRDefault="0053050C" w:rsidP="0053050C">
            <w:pPr>
              <w:jc w:val="center"/>
              <w:rPr>
                <w:spacing w:val="2"/>
              </w:rPr>
            </w:pPr>
            <w:r>
              <w:t>9</w:t>
            </w:r>
            <w:r>
              <w:rPr>
                <w:spacing w:val="1"/>
              </w:rPr>
              <w:t>(</w:t>
            </w:r>
            <w:r>
              <w:t>06)</w:t>
            </w:r>
          </w:p>
        </w:tc>
        <w:tc>
          <w:tcPr>
            <w:tcW w:w="1710" w:type="dxa"/>
          </w:tcPr>
          <w:p w14:paraId="6AB8E782" w14:textId="77777777" w:rsidR="0053050C" w:rsidRDefault="0053050C" w:rsidP="00D33627">
            <w:pPr>
              <w:autoSpaceDE w:val="0"/>
              <w:autoSpaceDN w:val="0"/>
              <w:adjustRightInd w:val="0"/>
              <w:ind w:left="340" w:hanging="340"/>
              <w:jc w:val="center"/>
              <w:rPr>
                <w:spacing w:val="2"/>
              </w:rPr>
            </w:pPr>
            <w:r>
              <w:rPr>
                <w:spacing w:val="2"/>
              </w:rPr>
              <w:t>6 bytes</w:t>
            </w:r>
          </w:p>
        </w:tc>
        <w:tc>
          <w:tcPr>
            <w:tcW w:w="3330" w:type="dxa"/>
          </w:tcPr>
          <w:p w14:paraId="52965BCA"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160628</w:t>
            </w:r>
          </w:p>
          <w:p w14:paraId="6D4C2DFF"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p>
        </w:tc>
      </w:tr>
      <w:tr w:rsidR="0053050C" w:rsidRPr="00EA747F" w14:paraId="1CC2FD09" w14:textId="77777777" w:rsidTr="0053050C">
        <w:tc>
          <w:tcPr>
            <w:tcW w:w="1170" w:type="dxa"/>
          </w:tcPr>
          <w:p w14:paraId="3378AF08" w14:textId="77777777" w:rsidR="0053050C" w:rsidRPr="0053050C" w:rsidRDefault="0053050C" w:rsidP="00D33627">
            <w:pPr>
              <w:pStyle w:val="BodyText2"/>
              <w:jc w:val="center"/>
              <w:rPr>
                <w:color w:val="auto"/>
              </w:rPr>
            </w:pPr>
            <w:r w:rsidRPr="0053050C">
              <w:rPr>
                <w:color w:val="auto"/>
              </w:rPr>
              <w:t>33-38</w:t>
            </w:r>
          </w:p>
        </w:tc>
        <w:tc>
          <w:tcPr>
            <w:tcW w:w="2610" w:type="dxa"/>
          </w:tcPr>
          <w:p w14:paraId="37DF99FA" w14:textId="77777777" w:rsidR="0053050C" w:rsidRPr="0053050C" w:rsidRDefault="0053050C" w:rsidP="0053050C">
            <w:pPr>
              <w:pStyle w:val="BodyText2"/>
              <w:rPr>
                <w:color w:val="auto"/>
              </w:rPr>
            </w:pPr>
            <w:r w:rsidRPr="0053050C">
              <w:rPr>
                <w:color w:val="auto"/>
              </w:rPr>
              <w:t>Cu</w:t>
            </w:r>
            <w:r w:rsidRPr="0053050C">
              <w:rPr>
                <w:color w:val="auto"/>
                <w:spacing w:val="1"/>
              </w:rPr>
              <w:t>rr</w:t>
            </w:r>
            <w:r w:rsidRPr="0053050C">
              <w:rPr>
                <w:color w:val="auto"/>
              </w:rPr>
              <w:t>ent</w:t>
            </w:r>
            <w:r w:rsidRPr="0053050C">
              <w:rPr>
                <w:color w:val="auto"/>
                <w:spacing w:val="-8"/>
              </w:rPr>
              <w:t xml:space="preserve"> </w:t>
            </w:r>
            <w:r w:rsidRPr="0053050C">
              <w:rPr>
                <w:color w:val="auto"/>
                <w:spacing w:val="3"/>
              </w:rPr>
              <w:t>T</w:t>
            </w:r>
            <w:r w:rsidRPr="0053050C">
              <w:rPr>
                <w:color w:val="auto"/>
                <w:spacing w:val="-1"/>
              </w:rPr>
              <w:t>i</w:t>
            </w:r>
            <w:r w:rsidRPr="0053050C">
              <w:rPr>
                <w:color w:val="auto"/>
                <w:spacing w:val="4"/>
              </w:rPr>
              <w:t>m</w:t>
            </w:r>
            <w:r w:rsidRPr="0053050C">
              <w:rPr>
                <w:color w:val="auto"/>
              </w:rPr>
              <w:t>e</w:t>
            </w:r>
          </w:p>
        </w:tc>
        <w:tc>
          <w:tcPr>
            <w:tcW w:w="1260" w:type="dxa"/>
          </w:tcPr>
          <w:p w14:paraId="1822DE05" w14:textId="77777777" w:rsidR="0053050C" w:rsidRDefault="0053050C" w:rsidP="0053050C">
            <w:pPr>
              <w:jc w:val="center"/>
            </w:pPr>
            <w:r>
              <w:t>9</w:t>
            </w:r>
            <w:r>
              <w:rPr>
                <w:spacing w:val="1"/>
              </w:rPr>
              <w:t>(</w:t>
            </w:r>
            <w:r>
              <w:t>06)</w:t>
            </w:r>
          </w:p>
        </w:tc>
        <w:tc>
          <w:tcPr>
            <w:tcW w:w="1710" w:type="dxa"/>
          </w:tcPr>
          <w:p w14:paraId="0CAC2343" w14:textId="77777777" w:rsidR="0053050C" w:rsidRDefault="0053050C" w:rsidP="00D33627">
            <w:pPr>
              <w:autoSpaceDE w:val="0"/>
              <w:autoSpaceDN w:val="0"/>
              <w:adjustRightInd w:val="0"/>
              <w:ind w:left="340" w:hanging="340"/>
              <w:jc w:val="center"/>
              <w:rPr>
                <w:spacing w:val="2"/>
              </w:rPr>
            </w:pPr>
            <w:r>
              <w:rPr>
                <w:spacing w:val="2"/>
              </w:rPr>
              <w:t>6 bytes</w:t>
            </w:r>
          </w:p>
        </w:tc>
        <w:tc>
          <w:tcPr>
            <w:tcW w:w="3330" w:type="dxa"/>
          </w:tcPr>
          <w:p w14:paraId="42D172B8"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123437</w:t>
            </w:r>
          </w:p>
          <w:p w14:paraId="782ACB37"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p>
        </w:tc>
      </w:tr>
      <w:tr w:rsidR="0053050C" w:rsidRPr="00EA747F" w14:paraId="383BB46F" w14:textId="77777777" w:rsidTr="0053050C">
        <w:tc>
          <w:tcPr>
            <w:tcW w:w="1170" w:type="dxa"/>
          </w:tcPr>
          <w:p w14:paraId="7F720613" w14:textId="77777777" w:rsidR="0053050C" w:rsidRPr="0053050C" w:rsidRDefault="0053050C" w:rsidP="00D33627">
            <w:pPr>
              <w:pStyle w:val="BodyText2"/>
              <w:jc w:val="center"/>
              <w:rPr>
                <w:color w:val="auto"/>
              </w:rPr>
            </w:pPr>
            <w:r w:rsidRPr="0053050C">
              <w:rPr>
                <w:color w:val="auto"/>
              </w:rPr>
              <w:t>39</w:t>
            </w:r>
          </w:p>
        </w:tc>
        <w:tc>
          <w:tcPr>
            <w:tcW w:w="2610" w:type="dxa"/>
          </w:tcPr>
          <w:p w14:paraId="546015DD" w14:textId="77777777" w:rsidR="0053050C" w:rsidRPr="0053050C" w:rsidRDefault="0053050C" w:rsidP="0053050C">
            <w:pPr>
              <w:pStyle w:val="BodyText2"/>
              <w:rPr>
                <w:color w:val="auto"/>
              </w:rPr>
            </w:pPr>
            <w:r w:rsidRPr="0053050C">
              <w:rPr>
                <w:color w:val="auto"/>
              </w:rPr>
              <w:t>Me</w:t>
            </w:r>
            <w:r w:rsidRPr="0053050C">
              <w:rPr>
                <w:color w:val="auto"/>
                <w:spacing w:val="1"/>
              </w:rPr>
              <w:t>ss</w:t>
            </w:r>
            <w:r w:rsidRPr="0053050C">
              <w:rPr>
                <w:color w:val="auto"/>
              </w:rPr>
              <w:t>age</w:t>
            </w:r>
            <w:r w:rsidRPr="0053050C">
              <w:rPr>
                <w:color w:val="auto"/>
                <w:spacing w:val="-9"/>
              </w:rPr>
              <w:t xml:space="preserve"> </w:t>
            </w:r>
            <w:r w:rsidRPr="0053050C">
              <w:rPr>
                <w:color w:val="auto"/>
                <w:spacing w:val="3"/>
              </w:rPr>
              <w:t>T</w:t>
            </w:r>
            <w:r w:rsidRPr="0053050C">
              <w:rPr>
                <w:color w:val="auto"/>
                <w:spacing w:val="-6"/>
              </w:rPr>
              <w:t>y</w:t>
            </w:r>
            <w:r w:rsidRPr="0053050C">
              <w:rPr>
                <w:color w:val="auto"/>
              </w:rPr>
              <w:t>pe</w:t>
            </w:r>
          </w:p>
        </w:tc>
        <w:tc>
          <w:tcPr>
            <w:tcW w:w="1260" w:type="dxa"/>
          </w:tcPr>
          <w:p w14:paraId="0533AF02" w14:textId="77777777" w:rsidR="0053050C" w:rsidRDefault="0053050C" w:rsidP="0053050C">
            <w:pPr>
              <w:jc w:val="center"/>
            </w:pPr>
            <w:r>
              <w:rPr>
                <w:spacing w:val="2"/>
              </w:rPr>
              <w:t>X</w:t>
            </w:r>
            <w:r>
              <w:rPr>
                <w:spacing w:val="1"/>
              </w:rPr>
              <w:t>(</w:t>
            </w:r>
            <w:r>
              <w:t>01)</w:t>
            </w:r>
          </w:p>
        </w:tc>
        <w:tc>
          <w:tcPr>
            <w:tcW w:w="1710" w:type="dxa"/>
          </w:tcPr>
          <w:p w14:paraId="2ACD8C89" w14:textId="77777777" w:rsidR="0053050C" w:rsidRDefault="0053050C" w:rsidP="00D33627">
            <w:pPr>
              <w:autoSpaceDE w:val="0"/>
              <w:autoSpaceDN w:val="0"/>
              <w:adjustRightInd w:val="0"/>
              <w:ind w:left="340" w:hanging="340"/>
              <w:jc w:val="center"/>
              <w:rPr>
                <w:spacing w:val="2"/>
              </w:rPr>
            </w:pPr>
            <w:r>
              <w:rPr>
                <w:spacing w:val="2"/>
              </w:rPr>
              <w:t>1 byte</w:t>
            </w:r>
          </w:p>
        </w:tc>
        <w:tc>
          <w:tcPr>
            <w:tcW w:w="3330" w:type="dxa"/>
          </w:tcPr>
          <w:p w14:paraId="2A952F13"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F</w:t>
            </w:r>
          </w:p>
        </w:tc>
      </w:tr>
      <w:tr w:rsidR="0053050C" w:rsidRPr="00EA747F" w14:paraId="4E50541F" w14:textId="77777777" w:rsidTr="0053050C">
        <w:tc>
          <w:tcPr>
            <w:tcW w:w="1170" w:type="dxa"/>
          </w:tcPr>
          <w:p w14:paraId="6585D991" w14:textId="77777777" w:rsidR="0053050C" w:rsidRPr="0053050C" w:rsidRDefault="0053050C" w:rsidP="00D33627">
            <w:pPr>
              <w:pStyle w:val="BodyText2"/>
              <w:jc w:val="center"/>
              <w:rPr>
                <w:color w:val="auto"/>
              </w:rPr>
            </w:pPr>
            <w:r w:rsidRPr="0053050C">
              <w:rPr>
                <w:color w:val="auto"/>
              </w:rPr>
              <w:t>40</w:t>
            </w:r>
          </w:p>
        </w:tc>
        <w:tc>
          <w:tcPr>
            <w:tcW w:w="2610" w:type="dxa"/>
          </w:tcPr>
          <w:p w14:paraId="5AF8884F" w14:textId="77777777" w:rsidR="0053050C" w:rsidRPr="0053050C" w:rsidRDefault="0053050C" w:rsidP="0053050C">
            <w:pPr>
              <w:pStyle w:val="BodyText2"/>
              <w:rPr>
                <w:color w:val="auto"/>
              </w:rPr>
            </w:pPr>
            <w:r w:rsidRPr="0053050C">
              <w:rPr>
                <w:color w:val="auto"/>
              </w:rPr>
              <w:t>Me</w:t>
            </w:r>
            <w:r w:rsidRPr="0053050C">
              <w:rPr>
                <w:color w:val="auto"/>
                <w:spacing w:val="1"/>
              </w:rPr>
              <w:t>ss</w:t>
            </w:r>
            <w:r w:rsidRPr="0053050C">
              <w:rPr>
                <w:color w:val="auto"/>
              </w:rPr>
              <w:t>age</w:t>
            </w:r>
            <w:r w:rsidRPr="0053050C">
              <w:rPr>
                <w:color w:val="auto"/>
                <w:spacing w:val="-9"/>
              </w:rPr>
              <w:t xml:space="preserve"> </w:t>
            </w:r>
            <w:r w:rsidRPr="0053050C">
              <w:rPr>
                <w:color w:val="auto"/>
                <w:spacing w:val="-1"/>
              </w:rPr>
              <w:t>S</w:t>
            </w:r>
            <w:r w:rsidRPr="0053050C">
              <w:rPr>
                <w:color w:val="auto"/>
              </w:rPr>
              <w:t>ubt</w:t>
            </w:r>
            <w:r w:rsidRPr="0053050C">
              <w:rPr>
                <w:color w:val="auto"/>
                <w:spacing w:val="-6"/>
              </w:rPr>
              <w:t>y</w:t>
            </w:r>
            <w:r w:rsidRPr="0053050C">
              <w:rPr>
                <w:color w:val="auto"/>
              </w:rPr>
              <w:t>pe</w:t>
            </w:r>
          </w:p>
        </w:tc>
        <w:tc>
          <w:tcPr>
            <w:tcW w:w="1260" w:type="dxa"/>
          </w:tcPr>
          <w:p w14:paraId="0B92297A" w14:textId="77777777" w:rsidR="0053050C" w:rsidRDefault="0053050C" w:rsidP="0053050C">
            <w:pPr>
              <w:jc w:val="center"/>
              <w:rPr>
                <w:spacing w:val="2"/>
              </w:rPr>
            </w:pPr>
            <w:r>
              <w:rPr>
                <w:spacing w:val="2"/>
              </w:rPr>
              <w:t>X</w:t>
            </w:r>
            <w:r>
              <w:rPr>
                <w:spacing w:val="1"/>
              </w:rPr>
              <w:t>(</w:t>
            </w:r>
            <w:r>
              <w:t>01)</w:t>
            </w:r>
          </w:p>
        </w:tc>
        <w:tc>
          <w:tcPr>
            <w:tcW w:w="1710" w:type="dxa"/>
          </w:tcPr>
          <w:p w14:paraId="014DDA95" w14:textId="77777777" w:rsidR="0053050C" w:rsidRDefault="0053050C" w:rsidP="00D33627">
            <w:pPr>
              <w:autoSpaceDE w:val="0"/>
              <w:autoSpaceDN w:val="0"/>
              <w:adjustRightInd w:val="0"/>
              <w:ind w:left="340" w:hanging="340"/>
              <w:jc w:val="center"/>
              <w:rPr>
                <w:spacing w:val="2"/>
              </w:rPr>
            </w:pPr>
            <w:r>
              <w:rPr>
                <w:spacing w:val="2"/>
              </w:rPr>
              <w:t>1 byte</w:t>
            </w:r>
          </w:p>
        </w:tc>
        <w:tc>
          <w:tcPr>
            <w:tcW w:w="3330" w:type="dxa"/>
          </w:tcPr>
          <w:p w14:paraId="22C72E84"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O</w:t>
            </w:r>
          </w:p>
        </w:tc>
      </w:tr>
      <w:tr w:rsidR="0053050C" w:rsidRPr="00EA747F" w14:paraId="58D9755B" w14:textId="77777777" w:rsidTr="0053050C">
        <w:tc>
          <w:tcPr>
            <w:tcW w:w="1170" w:type="dxa"/>
          </w:tcPr>
          <w:p w14:paraId="7AB80A41" w14:textId="77777777" w:rsidR="0053050C" w:rsidRPr="0053050C" w:rsidRDefault="0053050C" w:rsidP="00D33627">
            <w:pPr>
              <w:pStyle w:val="BodyText2"/>
              <w:jc w:val="center"/>
              <w:rPr>
                <w:color w:val="auto"/>
              </w:rPr>
            </w:pPr>
            <w:r w:rsidRPr="0053050C">
              <w:rPr>
                <w:color w:val="auto"/>
                <w:spacing w:val="3"/>
              </w:rPr>
              <w:lastRenderedPageBreak/>
              <w:t>41-42</w:t>
            </w:r>
          </w:p>
        </w:tc>
        <w:tc>
          <w:tcPr>
            <w:tcW w:w="2610" w:type="dxa"/>
          </w:tcPr>
          <w:p w14:paraId="016E51CF" w14:textId="77777777" w:rsidR="0053050C" w:rsidRPr="0053050C" w:rsidRDefault="0053050C" w:rsidP="0053050C">
            <w:pPr>
              <w:pStyle w:val="BodyText2"/>
              <w:rPr>
                <w:color w:val="auto"/>
              </w:rPr>
            </w:pPr>
            <w:r w:rsidRPr="0053050C">
              <w:rPr>
                <w:color w:val="auto"/>
                <w:spacing w:val="3"/>
              </w:rPr>
              <w:t>T</w:t>
            </w:r>
            <w:r w:rsidRPr="0053050C">
              <w:rPr>
                <w:color w:val="auto"/>
                <w:spacing w:val="1"/>
              </w:rPr>
              <w:t>r</w:t>
            </w:r>
            <w:r w:rsidRPr="0053050C">
              <w:rPr>
                <w:color w:val="auto"/>
              </w:rPr>
              <w:t>an</w:t>
            </w:r>
            <w:r w:rsidRPr="0053050C">
              <w:rPr>
                <w:color w:val="auto"/>
                <w:spacing w:val="1"/>
              </w:rPr>
              <w:t>s</w:t>
            </w:r>
            <w:r w:rsidRPr="0053050C">
              <w:rPr>
                <w:color w:val="auto"/>
              </w:rPr>
              <w:t>a</w:t>
            </w:r>
            <w:r w:rsidRPr="0053050C">
              <w:rPr>
                <w:color w:val="auto"/>
                <w:spacing w:val="1"/>
              </w:rPr>
              <w:t>c</w:t>
            </w:r>
            <w:r w:rsidRPr="0053050C">
              <w:rPr>
                <w:color w:val="auto"/>
              </w:rPr>
              <w:t>t</w:t>
            </w:r>
            <w:r w:rsidRPr="0053050C">
              <w:rPr>
                <w:color w:val="auto"/>
                <w:spacing w:val="-1"/>
              </w:rPr>
              <w:t>i</w:t>
            </w:r>
            <w:r w:rsidRPr="0053050C">
              <w:rPr>
                <w:color w:val="auto"/>
              </w:rPr>
              <w:t>on</w:t>
            </w:r>
            <w:r w:rsidRPr="0053050C">
              <w:rPr>
                <w:color w:val="auto"/>
                <w:spacing w:val="-11"/>
              </w:rPr>
              <w:t xml:space="preserve"> </w:t>
            </w:r>
            <w:r w:rsidRPr="0053050C">
              <w:rPr>
                <w:color w:val="auto"/>
              </w:rPr>
              <w:t>Code</w:t>
            </w:r>
          </w:p>
        </w:tc>
        <w:tc>
          <w:tcPr>
            <w:tcW w:w="1260" w:type="dxa"/>
          </w:tcPr>
          <w:p w14:paraId="00451EC9" w14:textId="77777777" w:rsidR="0053050C" w:rsidRDefault="0053050C" w:rsidP="0053050C">
            <w:pPr>
              <w:jc w:val="center"/>
              <w:rPr>
                <w:spacing w:val="2"/>
              </w:rPr>
            </w:pPr>
            <w:r>
              <w:t>9</w:t>
            </w:r>
            <w:r>
              <w:rPr>
                <w:spacing w:val="1"/>
              </w:rPr>
              <w:t>(</w:t>
            </w:r>
            <w:r>
              <w:t>02)</w:t>
            </w:r>
          </w:p>
        </w:tc>
        <w:tc>
          <w:tcPr>
            <w:tcW w:w="1710" w:type="dxa"/>
          </w:tcPr>
          <w:p w14:paraId="76BABB6A" w14:textId="77777777" w:rsidR="0053050C" w:rsidRDefault="0053050C" w:rsidP="00D33627">
            <w:pPr>
              <w:autoSpaceDE w:val="0"/>
              <w:autoSpaceDN w:val="0"/>
              <w:adjustRightInd w:val="0"/>
              <w:ind w:left="340" w:hanging="340"/>
              <w:jc w:val="center"/>
              <w:rPr>
                <w:spacing w:val="2"/>
              </w:rPr>
            </w:pPr>
            <w:r>
              <w:rPr>
                <w:spacing w:val="2"/>
              </w:rPr>
              <w:t>2 bytes</w:t>
            </w:r>
          </w:p>
        </w:tc>
        <w:tc>
          <w:tcPr>
            <w:tcW w:w="3330" w:type="dxa"/>
          </w:tcPr>
          <w:p w14:paraId="74B4D843" w14:textId="77777777" w:rsidR="0053050C" w:rsidRPr="00F32B74" w:rsidRDefault="0053050C"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w:t>
            </w:r>
          </w:p>
        </w:tc>
      </w:tr>
      <w:tr w:rsidR="0053050C" w:rsidRPr="00EA747F" w14:paraId="41C1496F" w14:textId="77777777" w:rsidTr="0053050C">
        <w:tc>
          <w:tcPr>
            <w:tcW w:w="1170" w:type="dxa"/>
          </w:tcPr>
          <w:p w14:paraId="2977F702" w14:textId="77777777" w:rsidR="0053050C" w:rsidRPr="0053050C" w:rsidRDefault="00F32B74" w:rsidP="00D33627">
            <w:pPr>
              <w:pStyle w:val="BodyText2"/>
              <w:jc w:val="center"/>
              <w:rPr>
                <w:color w:val="auto"/>
                <w:spacing w:val="3"/>
              </w:rPr>
            </w:pPr>
            <w:r w:rsidRPr="00F32B74">
              <w:rPr>
                <w:color w:val="auto"/>
                <w:spacing w:val="-1"/>
              </w:rPr>
              <w:t>43</w:t>
            </w:r>
          </w:p>
        </w:tc>
        <w:tc>
          <w:tcPr>
            <w:tcW w:w="2610" w:type="dxa"/>
          </w:tcPr>
          <w:p w14:paraId="7A4BBE1F" w14:textId="77777777" w:rsidR="0053050C" w:rsidRPr="0053050C" w:rsidRDefault="00F32B74" w:rsidP="0053050C">
            <w:pPr>
              <w:pStyle w:val="BodyText2"/>
              <w:rPr>
                <w:color w:val="auto"/>
                <w:spacing w:val="3"/>
              </w:rPr>
            </w:pPr>
            <w:r w:rsidRPr="00F32B74">
              <w:rPr>
                <w:color w:val="auto"/>
                <w:spacing w:val="-1"/>
              </w:rPr>
              <w:t>P</w:t>
            </w:r>
            <w:r w:rsidRPr="00F32B74">
              <w:rPr>
                <w:color w:val="auto"/>
                <w:spacing w:val="1"/>
              </w:rPr>
              <w:t>r</w:t>
            </w:r>
            <w:r w:rsidRPr="00F32B74">
              <w:rPr>
                <w:color w:val="auto"/>
              </w:rPr>
              <w:t>o</w:t>
            </w:r>
            <w:r w:rsidRPr="00F32B74">
              <w:rPr>
                <w:color w:val="auto"/>
                <w:spacing w:val="1"/>
              </w:rPr>
              <w:t>c</w:t>
            </w:r>
            <w:r w:rsidRPr="00F32B74">
              <w:rPr>
                <w:color w:val="auto"/>
              </w:rPr>
              <w:t>e</w:t>
            </w:r>
            <w:r w:rsidRPr="00F32B74">
              <w:rPr>
                <w:color w:val="auto"/>
                <w:spacing w:val="1"/>
              </w:rPr>
              <w:t>ss</w:t>
            </w:r>
            <w:r w:rsidRPr="00F32B74">
              <w:rPr>
                <w:color w:val="auto"/>
                <w:spacing w:val="-1"/>
              </w:rPr>
              <w:t>i</w:t>
            </w:r>
            <w:r w:rsidRPr="00F32B74">
              <w:rPr>
                <w:color w:val="auto"/>
              </w:rPr>
              <w:t>ng</w:t>
            </w:r>
            <w:r w:rsidRPr="00F32B74">
              <w:rPr>
                <w:color w:val="auto"/>
                <w:spacing w:val="-11"/>
              </w:rPr>
              <w:t xml:space="preserve"> </w:t>
            </w:r>
            <w:r w:rsidRPr="00F32B74">
              <w:rPr>
                <w:color w:val="auto"/>
                <w:spacing w:val="1"/>
              </w:rPr>
              <w:t>F</w:t>
            </w:r>
            <w:r w:rsidRPr="00F32B74">
              <w:rPr>
                <w:color w:val="auto"/>
                <w:spacing w:val="-1"/>
              </w:rPr>
              <w:t>l</w:t>
            </w:r>
            <w:r w:rsidRPr="00F32B74">
              <w:rPr>
                <w:color w:val="auto"/>
              </w:rPr>
              <w:t>ag</w:t>
            </w:r>
            <w:r w:rsidRPr="00F32B74">
              <w:rPr>
                <w:color w:val="auto"/>
                <w:spacing w:val="-5"/>
              </w:rPr>
              <w:t xml:space="preserve"> </w:t>
            </w:r>
            <w:r w:rsidRPr="00F32B74">
              <w:rPr>
                <w:color w:val="auto"/>
              </w:rPr>
              <w:t>1</w:t>
            </w:r>
          </w:p>
        </w:tc>
        <w:tc>
          <w:tcPr>
            <w:tcW w:w="1260" w:type="dxa"/>
          </w:tcPr>
          <w:p w14:paraId="46C9A685" w14:textId="77777777" w:rsidR="0053050C" w:rsidRDefault="00F32B74" w:rsidP="0053050C">
            <w:pPr>
              <w:jc w:val="center"/>
            </w:pPr>
            <w:r>
              <w:t>9</w:t>
            </w:r>
            <w:r>
              <w:rPr>
                <w:spacing w:val="1"/>
              </w:rPr>
              <w:t>(</w:t>
            </w:r>
            <w:r>
              <w:t>01)</w:t>
            </w:r>
          </w:p>
        </w:tc>
        <w:tc>
          <w:tcPr>
            <w:tcW w:w="1710" w:type="dxa"/>
          </w:tcPr>
          <w:p w14:paraId="41060E83" w14:textId="77777777" w:rsidR="0053050C" w:rsidRDefault="00F32B74" w:rsidP="00D33627">
            <w:pPr>
              <w:autoSpaceDE w:val="0"/>
              <w:autoSpaceDN w:val="0"/>
              <w:adjustRightInd w:val="0"/>
              <w:ind w:left="340" w:hanging="340"/>
              <w:jc w:val="center"/>
              <w:rPr>
                <w:spacing w:val="2"/>
              </w:rPr>
            </w:pPr>
            <w:r>
              <w:rPr>
                <w:spacing w:val="2"/>
              </w:rPr>
              <w:t>1 byte</w:t>
            </w:r>
          </w:p>
        </w:tc>
        <w:tc>
          <w:tcPr>
            <w:tcW w:w="3330" w:type="dxa"/>
          </w:tcPr>
          <w:p w14:paraId="20679B66" w14:textId="77777777" w:rsidR="0053050C" w:rsidRPr="00F32B74" w:rsidRDefault="00F32B74"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F32B74" w:rsidRPr="00EA747F" w14:paraId="4C74E434" w14:textId="77777777" w:rsidTr="0053050C">
        <w:tc>
          <w:tcPr>
            <w:tcW w:w="1170" w:type="dxa"/>
          </w:tcPr>
          <w:p w14:paraId="2F2AF5B3" w14:textId="77777777" w:rsidR="00F32B74" w:rsidRPr="00F32B74" w:rsidRDefault="00F32B74" w:rsidP="00D33627">
            <w:pPr>
              <w:pStyle w:val="BodyText2"/>
              <w:jc w:val="center"/>
              <w:rPr>
                <w:color w:val="auto"/>
                <w:spacing w:val="-1"/>
              </w:rPr>
            </w:pPr>
            <w:r w:rsidRPr="00F32B74">
              <w:rPr>
                <w:color w:val="auto"/>
                <w:spacing w:val="-1"/>
              </w:rPr>
              <w:t>44</w:t>
            </w:r>
          </w:p>
        </w:tc>
        <w:tc>
          <w:tcPr>
            <w:tcW w:w="2610" w:type="dxa"/>
          </w:tcPr>
          <w:p w14:paraId="1E20ADB8" w14:textId="77777777" w:rsidR="00F32B74" w:rsidRPr="00F32B74" w:rsidRDefault="00F32B74" w:rsidP="0053050C">
            <w:pPr>
              <w:pStyle w:val="BodyText2"/>
              <w:rPr>
                <w:color w:val="auto"/>
                <w:spacing w:val="-1"/>
              </w:rPr>
            </w:pPr>
            <w:r w:rsidRPr="00F32B74">
              <w:rPr>
                <w:color w:val="auto"/>
                <w:spacing w:val="-1"/>
              </w:rPr>
              <w:t>P</w:t>
            </w:r>
            <w:r w:rsidRPr="00F32B74">
              <w:rPr>
                <w:color w:val="auto"/>
                <w:spacing w:val="1"/>
              </w:rPr>
              <w:t>r</w:t>
            </w:r>
            <w:r w:rsidRPr="00F32B74">
              <w:rPr>
                <w:color w:val="auto"/>
              </w:rPr>
              <w:t>o</w:t>
            </w:r>
            <w:r w:rsidRPr="00F32B74">
              <w:rPr>
                <w:color w:val="auto"/>
                <w:spacing w:val="1"/>
              </w:rPr>
              <w:t>c</w:t>
            </w:r>
            <w:r w:rsidRPr="00F32B74">
              <w:rPr>
                <w:color w:val="auto"/>
              </w:rPr>
              <w:t>e</w:t>
            </w:r>
            <w:r w:rsidRPr="00F32B74">
              <w:rPr>
                <w:color w:val="auto"/>
                <w:spacing w:val="1"/>
              </w:rPr>
              <w:t>ss</w:t>
            </w:r>
            <w:r w:rsidRPr="00F32B74">
              <w:rPr>
                <w:color w:val="auto"/>
                <w:spacing w:val="-1"/>
              </w:rPr>
              <w:t>i</w:t>
            </w:r>
            <w:r w:rsidRPr="00F32B74">
              <w:rPr>
                <w:color w:val="auto"/>
              </w:rPr>
              <w:t>ng</w:t>
            </w:r>
            <w:r w:rsidRPr="00F32B74">
              <w:rPr>
                <w:color w:val="auto"/>
                <w:spacing w:val="-11"/>
              </w:rPr>
              <w:t xml:space="preserve"> </w:t>
            </w:r>
            <w:r w:rsidRPr="00F32B74">
              <w:rPr>
                <w:color w:val="auto"/>
                <w:spacing w:val="1"/>
              </w:rPr>
              <w:t>F</w:t>
            </w:r>
            <w:r w:rsidRPr="00F32B74">
              <w:rPr>
                <w:color w:val="auto"/>
                <w:spacing w:val="-1"/>
              </w:rPr>
              <w:t>l</w:t>
            </w:r>
            <w:r w:rsidRPr="00F32B74">
              <w:rPr>
                <w:color w:val="auto"/>
              </w:rPr>
              <w:t>ag</w:t>
            </w:r>
            <w:r w:rsidRPr="00F32B74">
              <w:rPr>
                <w:color w:val="auto"/>
                <w:spacing w:val="-5"/>
              </w:rPr>
              <w:t xml:space="preserve"> </w:t>
            </w:r>
            <w:r w:rsidRPr="00F32B74">
              <w:rPr>
                <w:color w:val="auto"/>
              </w:rPr>
              <w:t>2</w:t>
            </w:r>
          </w:p>
        </w:tc>
        <w:tc>
          <w:tcPr>
            <w:tcW w:w="1260" w:type="dxa"/>
          </w:tcPr>
          <w:p w14:paraId="66B52F94" w14:textId="77777777" w:rsidR="00F32B74" w:rsidRDefault="00F32B74" w:rsidP="0053050C">
            <w:pPr>
              <w:jc w:val="center"/>
            </w:pPr>
            <w:r>
              <w:t>9</w:t>
            </w:r>
            <w:r>
              <w:rPr>
                <w:spacing w:val="1"/>
              </w:rPr>
              <w:t>(</w:t>
            </w:r>
            <w:r>
              <w:t>01)</w:t>
            </w:r>
          </w:p>
        </w:tc>
        <w:tc>
          <w:tcPr>
            <w:tcW w:w="1710" w:type="dxa"/>
          </w:tcPr>
          <w:p w14:paraId="4FEF2266" w14:textId="77777777" w:rsidR="00F32B74" w:rsidRDefault="00F32B74" w:rsidP="00D33627">
            <w:pPr>
              <w:autoSpaceDE w:val="0"/>
              <w:autoSpaceDN w:val="0"/>
              <w:adjustRightInd w:val="0"/>
              <w:ind w:left="340" w:hanging="340"/>
              <w:jc w:val="center"/>
              <w:rPr>
                <w:spacing w:val="2"/>
              </w:rPr>
            </w:pPr>
            <w:r>
              <w:rPr>
                <w:spacing w:val="2"/>
              </w:rPr>
              <w:t>1 byte</w:t>
            </w:r>
          </w:p>
        </w:tc>
        <w:tc>
          <w:tcPr>
            <w:tcW w:w="3330" w:type="dxa"/>
          </w:tcPr>
          <w:p w14:paraId="24077088" w14:textId="77777777" w:rsidR="00F32B74" w:rsidRPr="00F32B74" w:rsidRDefault="00F32B74"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F32B74" w:rsidRPr="00EA747F" w14:paraId="390A76A9" w14:textId="77777777" w:rsidTr="0053050C">
        <w:tc>
          <w:tcPr>
            <w:tcW w:w="1170" w:type="dxa"/>
          </w:tcPr>
          <w:p w14:paraId="3B636DB7" w14:textId="77777777" w:rsidR="00F32B74" w:rsidRPr="00F32B74" w:rsidRDefault="00F32B74" w:rsidP="00D33627">
            <w:pPr>
              <w:pStyle w:val="BodyText2"/>
              <w:jc w:val="center"/>
              <w:rPr>
                <w:color w:val="auto"/>
                <w:spacing w:val="-1"/>
              </w:rPr>
            </w:pPr>
            <w:r w:rsidRPr="00F32B74">
              <w:rPr>
                <w:color w:val="auto"/>
                <w:spacing w:val="-1"/>
              </w:rPr>
              <w:t>45</w:t>
            </w:r>
          </w:p>
        </w:tc>
        <w:tc>
          <w:tcPr>
            <w:tcW w:w="2610" w:type="dxa"/>
          </w:tcPr>
          <w:p w14:paraId="7074E29D" w14:textId="77777777" w:rsidR="00F32B74" w:rsidRPr="00F32B74" w:rsidRDefault="00F32B74" w:rsidP="0053050C">
            <w:pPr>
              <w:pStyle w:val="BodyText2"/>
              <w:rPr>
                <w:color w:val="auto"/>
                <w:spacing w:val="-1"/>
              </w:rPr>
            </w:pPr>
            <w:r w:rsidRPr="00F32B74">
              <w:rPr>
                <w:color w:val="auto"/>
                <w:spacing w:val="-1"/>
              </w:rPr>
              <w:t>P</w:t>
            </w:r>
            <w:r w:rsidRPr="00F32B74">
              <w:rPr>
                <w:color w:val="auto"/>
                <w:spacing w:val="1"/>
              </w:rPr>
              <w:t>r</w:t>
            </w:r>
            <w:r w:rsidRPr="00F32B74">
              <w:rPr>
                <w:color w:val="auto"/>
              </w:rPr>
              <w:t>o</w:t>
            </w:r>
            <w:r w:rsidRPr="00F32B74">
              <w:rPr>
                <w:color w:val="auto"/>
                <w:spacing w:val="1"/>
              </w:rPr>
              <w:t>c</w:t>
            </w:r>
            <w:r w:rsidRPr="00F32B74">
              <w:rPr>
                <w:color w:val="auto"/>
              </w:rPr>
              <w:t>e</w:t>
            </w:r>
            <w:r w:rsidRPr="00F32B74">
              <w:rPr>
                <w:color w:val="auto"/>
                <w:spacing w:val="1"/>
              </w:rPr>
              <w:t>ss</w:t>
            </w:r>
            <w:r w:rsidRPr="00F32B74">
              <w:rPr>
                <w:color w:val="auto"/>
                <w:spacing w:val="-1"/>
              </w:rPr>
              <w:t>i</w:t>
            </w:r>
            <w:r w:rsidRPr="00F32B74">
              <w:rPr>
                <w:color w:val="auto"/>
              </w:rPr>
              <w:t>ng</w:t>
            </w:r>
            <w:r w:rsidRPr="00F32B74">
              <w:rPr>
                <w:color w:val="auto"/>
                <w:spacing w:val="-11"/>
              </w:rPr>
              <w:t xml:space="preserve"> </w:t>
            </w:r>
            <w:r w:rsidRPr="00F32B74">
              <w:rPr>
                <w:color w:val="auto"/>
                <w:spacing w:val="1"/>
              </w:rPr>
              <w:t>F</w:t>
            </w:r>
            <w:r w:rsidRPr="00F32B74">
              <w:rPr>
                <w:color w:val="auto"/>
                <w:spacing w:val="-1"/>
              </w:rPr>
              <w:t>l</w:t>
            </w:r>
            <w:r w:rsidRPr="00F32B74">
              <w:rPr>
                <w:color w:val="auto"/>
              </w:rPr>
              <w:t>ag</w:t>
            </w:r>
            <w:r w:rsidRPr="00F32B74">
              <w:rPr>
                <w:color w:val="auto"/>
                <w:spacing w:val="-5"/>
              </w:rPr>
              <w:t xml:space="preserve"> </w:t>
            </w:r>
            <w:r w:rsidRPr="00F32B74">
              <w:rPr>
                <w:color w:val="auto"/>
              </w:rPr>
              <w:t>3</w:t>
            </w:r>
          </w:p>
        </w:tc>
        <w:tc>
          <w:tcPr>
            <w:tcW w:w="1260" w:type="dxa"/>
          </w:tcPr>
          <w:p w14:paraId="4F2698C5" w14:textId="77777777" w:rsidR="00F32B74" w:rsidRDefault="00F32B74" w:rsidP="0053050C">
            <w:pPr>
              <w:jc w:val="center"/>
            </w:pPr>
            <w:r>
              <w:t>9</w:t>
            </w:r>
            <w:r>
              <w:rPr>
                <w:spacing w:val="1"/>
              </w:rPr>
              <w:t>(</w:t>
            </w:r>
            <w:r>
              <w:t>01)</w:t>
            </w:r>
          </w:p>
        </w:tc>
        <w:tc>
          <w:tcPr>
            <w:tcW w:w="1710" w:type="dxa"/>
          </w:tcPr>
          <w:p w14:paraId="16BFA199" w14:textId="77777777" w:rsidR="00F32B74" w:rsidRDefault="00F32B74" w:rsidP="00D33627">
            <w:pPr>
              <w:autoSpaceDE w:val="0"/>
              <w:autoSpaceDN w:val="0"/>
              <w:adjustRightInd w:val="0"/>
              <w:ind w:left="340" w:hanging="340"/>
              <w:jc w:val="center"/>
              <w:rPr>
                <w:spacing w:val="2"/>
              </w:rPr>
            </w:pPr>
            <w:r>
              <w:rPr>
                <w:spacing w:val="2"/>
              </w:rPr>
              <w:t>1 byte</w:t>
            </w:r>
          </w:p>
        </w:tc>
        <w:tc>
          <w:tcPr>
            <w:tcW w:w="3330" w:type="dxa"/>
          </w:tcPr>
          <w:p w14:paraId="50A730DD" w14:textId="77777777" w:rsidR="00F32B74" w:rsidRPr="00F32B74" w:rsidRDefault="00F32B74"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F32B74" w:rsidRPr="00EA747F" w14:paraId="10CAD157" w14:textId="77777777" w:rsidTr="0053050C">
        <w:tc>
          <w:tcPr>
            <w:tcW w:w="1170" w:type="dxa"/>
          </w:tcPr>
          <w:p w14:paraId="61770C35" w14:textId="77777777" w:rsidR="00F32B74" w:rsidRPr="00F32B74" w:rsidRDefault="00F32B74" w:rsidP="00D33627">
            <w:pPr>
              <w:pStyle w:val="BodyText2"/>
              <w:jc w:val="center"/>
              <w:rPr>
                <w:color w:val="auto"/>
                <w:spacing w:val="-1"/>
              </w:rPr>
            </w:pPr>
            <w:r w:rsidRPr="00F32B74">
              <w:rPr>
                <w:color w:val="auto"/>
                <w:spacing w:val="-1"/>
              </w:rPr>
              <w:t>46-48</w:t>
            </w:r>
          </w:p>
        </w:tc>
        <w:tc>
          <w:tcPr>
            <w:tcW w:w="2610" w:type="dxa"/>
          </w:tcPr>
          <w:p w14:paraId="2F1C2CCA" w14:textId="77777777" w:rsidR="00F32B74" w:rsidRPr="00F32B74" w:rsidRDefault="00F32B74" w:rsidP="0053050C">
            <w:pPr>
              <w:pStyle w:val="BodyText2"/>
              <w:rPr>
                <w:color w:val="auto"/>
                <w:spacing w:val="-1"/>
              </w:rPr>
            </w:pPr>
            <w:r w:rsidRPr="00F32B74">
              <w:rPr>
                <w:color w:val="auto"/>
                <w:spacing w:val="-1"/>
              </w:rPr>
              <w:t>Response Code</w:t>
            </w:r>
          </w:p>
        </w:tc>
        <w:tc>
          <w:tcPr>
            <w:tcW w:w="1260" w:type="dxa"/>
          </w:tcPr>
          <w:p w14:paraId="66EF0B8F" w14:textId="77777777" w:rsidR="00F32B74" w:rsidRDefault="00F32B74" w:rsidP="0053050C">
            <w:pPr>
              <w:jc w:val="center"/>
            </w:pPr>
            <w:r>
              <w:t>9</w:t>
            </w:r>
            <w:r>
              <w:rPr>
                <w:spacing w:val="1"/>
              </w:rPr>
              <w:t>(</w:t>
            </w:r>
            <w:r>
              <w:t>03)</w:t>
            </w:r>
          </w:p>
        </w:tc>
        <w:tc>
          <w:tcPr>
            <w:tcW w:w="1710" w:type="dxa"/>
          </w:tcPr>
          <w:p w14:paraId="7B9B6668" w14:textId="77777777" w:rsidR="00F32B74" w:rsidRDefault="00F32B74" w:rsidP="00D33627">
            <w:pPr>
              <w:autoSpaceDE w:val="0"/>
              <w:autoSpaceDN w:val="0"/>
              <w:adjustRightInd w:val="0"/>
              <w:ind w:left="340" w:hanging="340"/>
              <w:jc w:val="center"/>
              <w:rPr>
                <w:spacing w:val="2"/>
              </w:rPr>
            </w:pPr>
            <w:r>
              <w:rPr>
                <w:spacing w:val="2"/>
              </w:rPr>
              <w:t>3 bytes</w:t>
            </w:r>
          </w:p>
        </w:tc>
        <w:tc>
          <w:tcPr>
            <w:tcW w:w="3330" w:type="dxa"/>
          </w:tcPr>
          <w:p w14:paraId="13B48E7B" w14:textId="77777777" w:rsidR="00F32B74" w:rsidRPr="00F32B74" w:rsidRDefault="00F32B74" w:rsidP="0053050C">
            <w:pPr>
              <w:keepNext/>
              <w:keepLines/>
              <w:widowControl w:val="0"/>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w:t>
            </w:r>
          </w:p>
        </w:tc>
      </w:tr>
    </w:tbl>
    <w:p w14:paraId="4FCDA31D" w14:textId="77777777" w:rsidR="009525BF" w:rsidRDefault="009525BF" w:rsidP="00703E89">
      <w:pPr>
        <w:autoSpaceDE w:val="0"/>
        <w:autoSpaceDN w:val="0"/>
        <w:adjustRightInd w:val="0"/>
      </w:pPr>
    </w:p>
    <w:p w14:paraId="13F72089" w14:textId="77777777" w:rsidR="00703E89" w:rsidRDefault="00703E89" w:rsidP="009525BF">
      <w:pPr>
        <w:keepNext/>
        <w:keepLines/>
        <w:widowControl w:val="0"/>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800"/>
        <w:gridCol w:w="3330"/>
      </w:tblGrid>
      <w:tr w:rsidR="00703E89" w14:paraId="47577097" w14:textId="77777777" w:rsidTr="00F32B74">
        <w:tc>
          <w:tcPr>
            <w:tcW w:w="1260" w:type="dxa"/>
            <w:hideMark/>
          </w:tcPr>
          <w:p w14:paraId="0AA7D328" w14:textId="77777777" w:rsidR="00703E89" w:rsidRDefault="00703E89" w:rsidP="004B49C6">
            <w:pPr>
              <w:spacing w:line="240" w:lineRule="atLeast"/>
              <w:jc w:val="center"/>
              <w:rPr>
                <w:b/>
                <w:snapToGrid w:val="0"/>
                <w:color w:val="000000"/>
              </w:rPr>
            </w:pPr>
            <w:r>
              <w:rPr>
                <w:b/>
                <w:snapToGrid w:val="0"/>
                <w:color w:val="000000"/>
              </w:rPr>
              <w:t xml:space="preserve">SPDH </w:t>
            </w:r>
          </w:p>
          <w:p w14:paraId="635C5F86"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69C98825"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7378E5EE" w14:textId="77777777" w:rsidR="00703E89" w:rsidRDefault="00703E89" w:rsidP="00F32B74">
            <w:pPr>
              <w:spacing w:line="240" w:lineRule="atLeast"/>
              <w:jc w:val="center"/>
              <w:rPr>
                <w:b/>
                <w:snapToGrid w:val="0"/>
                <w:color w:val="000000"/>
              </w:rPr>
            </w:pPr>
            <w:r>
              <w:rPr>
                <w:b/>
                <w:snapToGrid w:val="0"/>
                <w:color w:val="000000"/>
              </w:rPr>
              <w:t>Picture</w:t>
            </w:r>
          </w:p>
        </w:tc>
        <w:tc>
          <w:tcPr>
            <w:tcW w:w="1800" w:type="dxa"/>
            <w:hideMark/>
          </w:tcPr>
          <w:p w14:paraId="0019CA49" w14:textId="77777777" w:rsidR="00703E89" w:rsidRDefault="00703E89" w:rsidP="00F32B74">
            <w:pPr>
              <w:spacing w:line="240" w:lineRule="atLeast"/>
              <w:jc w:val="center"/>
              <w:rPr>
                <w:b/>
                <w:snapToGrid w:val="0"/>
                <w:color w:val="000000"/>
              </w:rPr>
            </w:pPr>
            <w:r>
              <w:rPr>
                <w:b/>
                <w:snapToGrid w:val="0"/>
                <w:color w:val="000000"/>
              </w:rPr>
              <w:t>Length</w:t>
            </w:r>
          </w:p>
        </w:tc>
        <w:tc>
          <w:tcPr>
            <w:tcW w:w="3330" w:type="dxa"/>
            <w:hideMark/>
          </w:tcPr>
          <w:p w14:paraId="7871F881"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6C342638" w14:textId="77777777" w:rsidTr="00F32B74">
        <w:tc>
          <w:tcPr>
            <w:tcW w:w="1260" w:type="dxa"/>
            <w:hideMark/>
          </w:tcPr>
          <w:p w14:paraId="00871E8F" w14:textId="77777777" w:rsidR="00703E89" w:rsidRDefault="00703E89" w:rsidP="004B49C6">
            <w:pPr>
              <w:spacing w:line="240" w:lineRule="atLeast"/>
              <w:jc w:val="center"/>
              <w:rPr>
                <w:snapToGrid w:val="0"/>
                <w:color w:val="000000"/>
              </w:rPr>
            </w:pPr>
            <w:r>
              <w:rPr>
                <w:snapToGrid w:val="0"/>
                <w:color w:val="000000"/>
              </w:rPr>
              <w:t>B</w:t>
            </w:r>
          </w:p>
        </w:tc>
        <w:tc>
          <w:tcPr>
            <w:tcW w:w="2160" w:type="dxa"/>
            <w:hideMark/>
          </w:tcPr>
          <w:p w14:paraId="5AAC1549" w14:textId="77777777" w:rsidR="00703E89" w:rsidRDefault="00703E89" w:rsidP="004B49C6">
            <w:pPr>
              <w:spacing w:line="240" w:lineRule="atLeast"/>
              <w:rPr>
                <w:snapToGrid w:val="0"/>
                <w:color w:val="000000"/>
              </w:rPr>
            </w:pPr>
            <w:r>
              <w:rPr>
                <w:snapToGrid w:val="0"/>
                <w:color w:val="000000"/>
              </w:rPr>
              <w:t>Amount 1</w:t>
            </w:r>
          </w:p>
        </w:tc>
        <w:tc>
          <w:tcPr>
            <w:tcW w:w="1440" w:type="dxa"/>
            <w:hideMark/>
          </w:tcPr>
          <w:p w14:paraId="16B97A59" w14:textId="77777777" w:rsidR="00703E89" w:rsidRDefault="00703E89" w:rsidP="00F32B74">
            <w:pPr>
              <w:spacing w:line="240" w:lineRule="atLeast"/>
              <w:jc w:val="center"/>
              <w:rPr>
                <w:snapToGrid w:val="0"/>
                <w:color w:val="000000"/>
              </w:rPr>
            </w:pPr>
            <w:r>
              <w:rPr>
                <w:snapToGrid w:val="0"/>
                <w:color w:val="000000"/>
              </w:rPr>
              <w:t>9(16)v99</w:t>
            </w:r>
          </w:p>
        </w:tc>
        <w:tc>
          <w:tcPr>
            <w:tcW w:w="1800" w:type="dxa"/>
            <w:hideMark/>
          </w:tcPr>
          <w:p w14:paraId="64976BB1" w14:textId="77777777" w:rsidR="00703E89" w:rsidRDefault="00703E89" w:rsidP="00F32B74">
            <w:pPr>
              <w:spacing w:line="240" w:lineRule="atLeast"/>
              <w:jc w:val="center"/>
              <w:rPr>
                <w:snapToGrid w:val="0"/>
                <w:color w:val="000000"/>
              </w:rPr>
            </w:pPr>
            <w:r>
              <w:rPr>
                <w:snapToGrid w:val="0"/>
                <w:color w:val="000000"/>
              </w:rPr>
              <w:t>1 to 18 bytes</w:t>
            </w:r>
          </w:p>
        </w:tc>
        <w:tc>
          <w:tcPr>
            <w:tcW w:w="3330" w:type="dxa"/>
            <w:hideMark/>
          </w:tcPr>
          <w:p w14:paraId="200B4A75"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1cB594</w:t>
            </w:r>
          </w:p>
        </w:tc>
      </w:tr>
      <w:tr w:rsidR="00703E89" w14:paraId="6C244A87" w14:textId="77777777" w:rsidTr="00F32B74">
        <w:tc>
          <w:tcPr>
            <w:tcW w:w="1260" w:type="dxa"/>
            <w:hideMark/>
          </w:tcPr>
          <w:p w14:paraId="27AB29A2" w14:textId="77777777" w:rsidR="00703E89" w:rsidRDefault="00703E89" w:rsidP="004B49C6">
            <w:pPr>
              <w:spacing w:line="240" w:lineRule="atLeast"/>
              <w:jc w:val="center"/>
              <w:rPr>
                <w:snapToGrid w:val="0"/>
                <w:color w:val="000000"/>
              </w:rPr>
            </w:pPr>
            <w:r>
              <w:rPr>
                <w:snapToGrid w:val="0"/>
                <w:color w:val="000000"/>
              </w:rPr>
              <w:t>P</w:t>
            </w:r>
          </w:p>
        </w:tc>
        <w:tc>
          <w:tcPr>
            <w:tcW w:w="2160" w:type="dxa"/>
            <w:hideMark/>
          </w:tcPr>
          <w:p w14:paraId="6C68E5EB" w14:textId="77777777" w:rsidR="00703E89" w:rsidRDefault="00703E89" w:rsidP="004B49C6">
            <w:pPr>
              <w:spacing w:line="240" w:lineRule="atLeast"/>
              <w:rPr>
                <w:snapToGrid w:val="0"/>
                <w:color w:val="000000"/>
              </w:rPr>
            </w:pPr>
            <w:r>
              <w:rPr>
                <w:snapToGrid w:val="0"/>
                <w:color w:val="000000"/>
              </w:rPr>
              <w:t>Draft capture flag</w:t>
            </w:r>
          </w:p>
        </w:tc>
        <w:tc>
          <w:tcPr>
            <w:tcW w:w="1440" w:type="dxa"/>
            <w:hideMark/>
          </w:tcPr>
          <w:p w14:paraId="0F495FCF" w14:textId="77777777" w:rsidR="00703E89" w:rsidRDefault="00703E89" w:rsidP="00F32B74">
            <w:pPr>
              <w:spacing w:line="240" w:lineRule="atLeast"/>
              <w:jc w:val="center"/>
              <w:rPr>
                <w:snapToGrid w:val="0"/>
                <w:color w:val="000000"/>
              </w:rPr>
            </w:pPr>
            <w:r>
              <w:rPr>
                <w:snapToGrid w:val="0"/>
                <w:color w:val="000000"/>
              </w:rPr>
              <w:t>9(1)</w:t>
            </w:r>
          </w:p>
        </w:tc>
        <w:tc>
          <w:tcPr>
            <w:tcW w:w="1800" w:type="dxa"/>
            <w:hideMark/>
          </w:tcPr>
          <w:p w14:paraId="0CED505C" w14:textId="77777777" w:rsidR="00703E89" w:rsidRDefault="00703E89" w:rsidP="00F32B74">
            <w:pPr>
              <w:spacing w:line="240" w:lineRule="atLeast"/>
              <w:jc w:val="center"/>
              <w:rPr>
                <w:snapToGrid w:val="0"/>
                <w:color w:val="000000"/>
              </w:rPr>
            </w:pPr>
            <w:r>
              <w:rPr>
                <w:snapToGrid w:val="0"/>
                <w:color w:val="000000"/>
              </w:rPr>
              <w:t>1 byte</w:t>
            </w:r>
          </w:p>
        </w:tc>
        <w:tc>
          <w:tcPr>
            <w:tcW w:w="3330" w:type="dxa"/>
            <w:hideMark/>
          </w:tcPr>
          <w:p w14:paraId="073089D4"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1cP1</w:t>
            </w:r>
          </w:p>
        </w:tc>
      </w:tr>
      <w:tr w:rsidR="00703E89" w14:paraId="2FE4046D" w14:textId="77777777" w:rsidTr="00F32B74">
        <w:tc>
          <w:tcPr>
            <w:tcW w:w="1260" w:type="dxa"/>
            <w:hideMark/>
          </w:tcPr>
          <w:p w14:paraId="474C05F1"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4A8CD3C7"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17A56258" w14:textId="77777777" w:rsidR="00703E89" w:rsidRDefault="00703E89" w:rsidP="00F32B74">
            <w:pPr>
              <w:spacing w:line="240" w:lineRule="atLeast"/>
              <w:jc w:val="center"/>
              <w:rPr>
                <w:snapToGrid w:val="0"/>
                <w:color w:val="000000"/>
              </w:rPr>
            </w:pPr>
            <w:r>
              <w:rPr>
                <w:snapToGrid w:val="0"/>
                <w:color w:val="000000"/>
              </w:rPr>
              <w:t>X(16)</w:t>
            </w:r>
          </w:p>
        </w:tc>
        <w:tc>
          <w:tcPr>
            <w:tcW w:w="1800" w:type="dxa"/>
            <w:hideMark/>
          </w:tcPr>
          <w:p w14:paraId="3EBA96C5" w14:textId="77777777" w:rsidR="00703E89" w:rsidRDefault="00703E89" w:rsidP="00F32B74">
            <w:pPr>
              <w:spacing w:line="240" w:lineRule="atLeast"/>
              <w:jc w:val="center"/>
              <w:rPr>
                <w:snapToGrid w:val="0"/>
                <w:color w:val="000000"/>
              </w:rPr>
            </w:pPr>
            <w:r>
              <w:rPr>
                <w:snapToGrid w:val="0"/>
                <w:color w:val="000000"/>
              </w:rPr>
              <w:t>1 to 16 bytes</w:t>
            </w:r>
          </w:p>
        </w:tc>
        <w:tc>
          <w:tcPr>
            <w:tcW w:w="3330" w:type="dxa"/>
            <w:hideMark/>
          </w:tcPr>
          <w:p w14:paraId="1736E460"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1cQCX</w:t>
            </w:r>
          </w:p>
        </w:tc>
      </w:tr>
      <w:tr w:rsidR="00703E89" w14:paraId="507540C9" w14:textId="77777777" w:rsidTr="00F32B74">
        <w:tc>
          <w:tcPr>
            <w:tcW w:w="1260" w:type="dxa"/>
            <w:hideMark/>
          </w:tcPr>
          <w:p w14:paraId="598AA35C" w14:textId="77777777" w:rsidR="00703E89" w:rsidRDefault="00703E89" w:rsidP="004B49C6">
            <w:pPr>
              <w:spacing w:line="240" w:lineRule="atLeast"/>
              <w:jc w:val="center"/>
              <w:rPr>
                <w:snapToGrid w:val="0"/>
                <w:color w:val="000000"/>
              </w:rPr>
            </w:pPr>
            <w:r>
              <w:rPr>
                <w:snapToGrid w:val="0"/>
                <w:color w:val="000000"/>
              </w:rPr>
              <w:t>S</w:t>
            </w:r>
          </w:p>
        </w:tc>
        <w:tc>
          <w:tcPr>
            <w:tcW w:w="2160" w:type="dxa"/>
            <w:hideMark/>
          </w:tcPr>
          <w:p w14:paraId="36A9F17D" w14:textId="77777777" w:rsidR="00703E89" w:rsidRDefault="00703E89" w:rsidP="004B49C6">
            <w:pPr>
              <w:spacing w:line="240" w:lineRule="atLeast"/>
              <w:rPr>
                <w:snapToGrid w:val="0"/>
                <w:color w:val="000000"/>
              </w:rPr>
            </w:pPr>
            <w:r>
              <w:rPr>
                <w:snapToGrid w:val="0"/>
                <w:color w:val="000000"/>
              </w:rPr>
              <w:t>Invoice number</w:t>
            </w:r>
          </w:p>
        </w:tc>
        <w:tc>
          <w:tcPr>
            <w:tcW w:w="1440" w:type="dxa"/>
            <w:hideMark/>
          </w:tcPr>
          <w:p w14:paraId="30A225EC" w14:textId="77777777" w:rsidR="00703E89" w:rsidRDefault="00703E89" w:rsidP="00F32B74">
            <w:pPr>
              <w:spacing w:line="240" w:lineRule="atLeast"/>
              <w:jc w:val="center"/>
              <w:rPr>
                <w:snapToGrid w:val="0"/>
                <w:color w:val="000000"/>
              </w:rPr>
            </w:pPr>
            <w:r>
              <w:rPr>
                <w:snapToGrid w:val="0"/>
                <w:color w:val="000000"/>
              </w:rPr>
              <w:t>X(10)</w:t>
            </w:r>
          </w:p>
        </w:tc>
        <w:tc>
          <w:tcPr>
            <w:tcW w:w="1800" w:type="dxa"/>
            <w:hideMark/>
          </w:tcPr>
          <w:p w14:paraId="57959C95" w14:textId="77777777" w:rsidR="00703E89" w:rsidRDefault="00703E89" w:rsidP="00F32B74">
            <w:pPr>
              <w:spacing w:line="240" w:lineRule="atLeast"/>
              <w:jc w:val="center"/>
              <w:rPr>
                <w:snapToGrid w:val="0"/>
                <w:color w:val="000000"/>
              </w:rPr>
            </w:pPr>
            <w:r>
              <w:rPr>
                <w:snapToGrid w:val="0"/>
                <w:color w:val="000000"/>
              </w:rPr>
              <w:t>1 to 10 bytes</w:t>
            </w:r>
          </w:p>
        </w:tc>
        <w:tc>
          <w:tcPr>
            <w:tcW w:w="3330" w:type="dxa"/>
            <w:hideMark/>
          </w:tcPr>
          <w:p w14:paraId="21A4F5C5"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1cS522</w:t>
            </w:r>
          </w:p>
        </w:tc>
      </w:tr>
      <w:tr w:rsidR="00703E89" w14:paraId="77714839" w14:textId="77777777" w:rsidTr="00F32B74">
        <w:tc>
          <w:tcPr>
            <w:tcW w:w="1260" w:type="dxa"/>
            <w:hideMark/>
          </w:tcPr>
          <w:p w14:paraId="3D433E07" w14:textId="77777777" w:rsidR="00703E89" w:rsidRDefault="00703E89" w:rsidP="004B49C6">
            <w:pPr>
              <w:spacing w:line="240" w:lineRule="atLeast"/>
              <w:jc w:val="center"/>
              <w:rPr>
                <w:snapToGrid w:val="0"/>
                <w:color w:val="000000"/>
              </w:rPr>
            </w:pPr>
            <w:r>
              <w:rPr>
                <w:snapToGrid w:val="0"/>
                <w:color w:val="000000"/>
              </w:rPr>
              <w:t>U</w:t>
            </w:r>
          </w:p>
        </w:tc>
        <w:tc>
          <w:tcPr>
            <w:tcW w:w="2160" w:type="dxa"/>
            <w:hideMark/>
          </w:tcPr>
          <w:p w14:paraId="57AF78AB" w14:textId="77777777" w:rsidR="00703E89" w:rsidRDefault="00703E89" w:rsidP="004B49C6">
            <w:pPr>
              <w:spacing w:line="240" w:lineRule="atLeast"/>
              <w:rPr>
                <w:snapToGrid w:val="0"/>
                <w:color w:val="000000"/>
              </w:rPr>
            </w:pPr>
            <w:r>
              <w:rPr>
                <w:snapToGrid w:val="0"/>
                <w:color w:val="000000"/>
              </w:rPr>
              <w:t>Language code</w:t>
            </w:r>
          </w:p>
        </w:tc>
        <w:tc>
          <w:tcPr>
            <w:tcW w:w="1440" w:type="dxa"/>
            <w:hideMark/>
          </w:tcPr>
          <w:p w14:paraId="01B52811" w14:textId="77777777" w:rsidR="00703E89" w:rsidRDefault="00703E89" w:rsidP="00F32B74">
            <w:pPr>
              <w:spacing w:line="240" w:lineRule="atLeast"/>
              <w:jc w:val="center"/>
              <w:rPr>
                <w:snapToGrid w:val="0"/>
                <w:color w:val="000000"/>
              </w:rPr>
            </w:pPr>
            <w:r>
              <w:rPr>
                <w:snapToGrid w:val="0"/>
                <w:color w:val="000000"/>
              </w:rPr>
              <w:t>9(1)</w:t>
            </w:r>
          </w:p>
        </w:tc>
        <w:tc>
          <w:tcPr>
            <w:tcW w:w="1800" w:type="dxa"/>
            <w:hideMark/>
          </w:tcPr>
          <w:p w14:paraId="1DCED5E4" w14:textId="77777777" w:rsidR="00703E89" w:rsidRDefault="00703E89" w:rsidP="00F32B74">
            <w:pPr>
              <w:spacing w:line="240" w:lineRule="atLeast"/>
              <w:jc w:val="center"/>
              <w:rPr>
                <w:snapToGrid w:val="0"/>
                <w:color w:val="000000"/>
              </w:rPr>
            </w:pPr>
            <w:r>
              <w:rPr>
                <w:snapToGrid w:val="0"/>
                <w:color w:val="000000"/>
              </w:rPr>
              <w:t>1 byte</w:t>
            </w:r>
          </w:p>
        </w:tc>
        <w:tc>
          <w:tcPr>
            <w:tcW w:w="3330" w:type="dxa"/>
            <w:hideMark/>
          </w:tcPr>
          <w:p w14:paraId="22F04AC6"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1cU0</w:t>
            </w:r>
          </w:p>
        </w:tc>
      </w:tr>
      <w:tr w:rsidR="00703E89" w14:paraId="14B71697" w14:textId="77777777" w:rsidTr="00F32B74">
        <w:tc>
          <w:tcPr>
            <w:tcW w:w="1260" w:type="dxa"/>
            <w:hideMark/>
          </w:tcPr>
          <w:p w14:paraId="4FEC98AF" w14:textId="77777777" w:rsidR="00703E89" w:rsidRDefault="00703E89" w:rsidP="004B49C6">
            <w:pPr>
              <w:spacing w:line="240" w:lineRule="atLeast"/>
              <w:jc w:val="center"/>
              <w:rPr>
                <w:snapToGrid w:val="0"/>
                <w:color w:val="000000"/>
              </w:rPr>
            </w:pPr>
            <w:r>
              <w:rPr>
                <w:snapToGrid w:val="0"/>
                <w:color w:val="000000"/>
              </w:rPr>
              <w:t>a</w:t>
            </w:r>
          </w:p>
        </w:tc>
        <w:tc>
          <w:tcPr>
            <w:tcW w:w="2160" w:type="dxa"/>
            <w:hideMark/>
          </w:tcPr>
          <w:p w14:paraId="42AA53A8" w14:textId="77777777" w:rsidR="00703E89" w:rsidRDefault="00703E89" w:rsidP="004B49C6">
            <w:pPr>
              <w:spacing w:line="240" w:lineRule="atLeast"/>
              <w:rPr>
                <w:snapToGrid w:val="0"/>
                <w:color w:val="000000"/>
              </w:rPr>
            </w:pPr>
            <w:r>
              <w:rPr>
                <w:snapToGrid w:val="0"/>
                <w:color w:val="000000"/>
              </w:rPr>
              <w:t>Optional data</w:t>
            </w:r>
          </w:p>
        </w:tc>
        <w:tc>
          <w:tcPr>
            <w:tcW w:w="1440" w:type="dxa"/>
            <w:hideMark/>
          </w:tcPr>
          <w:p w14:paraId="1B5824F5" w14:textId="77777777" w:rsidR="00703E89" w:rsidRDefault="00703E89" w:rsidP="00F32B74">
            <w:pPr>
              <w:spacing w:line="240" w:lineRule="atLeast"/>
              <w:jc w:val="center"/>
              <w:rPr>
                <w:snapToGrid w:val="0"/>
                <w:color w:val="000000"/>
              </w:rPr>
            </w:pPr>
            <w:r>
              <w:rPr>
                <w:snapToGrid w:val="0"/>
                <w:color w:val="000000"/>
              </w:rPr>
              <w:t>X(250)</w:t>
            </w:r>
          </w:p>
        </w:tc>
        <w:tc>
          <w:tcPr>
            <w:tcW w:w="1800" w:type="dxa"/>
            <w:hideMark/>
          </w:tcPr>
          <w:p w14:paraId="1F8E8513" w14:textId="77777777" w:rsidR="00703E89" w:rsidRDefault="00703E89" w:rsidP="00F32B74">
            <w:pPr>
              <w:spacing w:line="240" w:lineRule="atLeast"/>
              <w:jc w:val="center"/>
              <w:rPr>
                <w:snapToGrid w:val="0"/>
                <w:color w:val="000000"/>
              </w:rPr>
            </w:pPr>
            <w:r>
              <w:rPr>
                <w:snapToGrid w:val="0"/>
                <w:color w:val="000000"/>
              </w:rPr>
              <w:t>1 to 250 bytes</w:t>
            </w:r>
          </w:p>
          <w:p w14:paraId="3993FAFA" w14:textId="77777777" w:rsidR="00703E89" w:rsidRPr="00F32B74" w:rsidRDefault="00703E89" w:rsidP="00F32B74">
            <w:pPr>
              <w:spacing w:line="240" w:lineRule="atLeast"/>
              <w:jc w:val="center"/>
              <w:rPr>
                <w:snapToGrid w:val="0"/>
                <w:color w:val="000000"/>
                <w:sz w:val="16"/>
                <w:szCs w:val="16"/>
              </w:rPr>
            </w:pPr>
            <w:r w:rsidRPr="00F32B74">
              <w:rPr>
                <w:snapToGrid w:val="0"/>
                <w:color w:val="000000"/>
                <w:sz w:val="16"/>
                <w:szCs w:val="16"/>
              </w:rPr>
              <w:t>TD only supports</w:t>
            </w:r>
          </w:p>
          <w:p w14:paraId="7D1010D3" w14:textId="77777777" w:rsidR="00703E89" w:rsidRDefault="00703E89" w:rsidP="00F32B74">
            <w:pPr>
              <w:spacing w:line="240" w:lineRule="atLeast"/>
              <w:jc w:val="center"/>
              <w:rPr>
                <w:snapToGrid w:val="0"/>
                <w:color w:val="000000"/>
              </w:rPr>
            </w:pPr>
            <w:r w:rsidRPr="00F32B74">
              <w:rPr>
                <w:snapToGrid w:val="0"/>
                <w:color w:val="000000"/>
                <w:sz w:val="16"/>
                <w:szCs w:val="16"/>
              </w:rPr>
              <w:t>80 bytes</w:t>
            </w:r>
          </w:p>
        </w:tc>
        <w:tc>
          <w:tcPr>
            <w:tcW w:w="3330" w:type="dxa"/>
            <w:hideMark/>
          </w:tcPr>
          <w:p w14:paraId="6C625DD8" w14:textId="77777777" w:rsidR="00703E89" w:rsidRPr="00185756" w:rsidRDefault="00703E89" w:rsidP="004B49C6">
            <w:pPr>
              <w:autoSpaceDE w:val="0"/>
              <w:autoSpaceDN w:val="0"/>
              <w:adjustRightInd w:val="0"/>
              <w:jc w:val="center"/>
              <w:rPr>
                <w:b/>
                <w:snapToGrid w:val="0"/>
                <w:color w:val="538135" w:themeColor="accent3"/>
                <w:sz w:val="18"/>
                <w:szCs w:val="18"/>
              </w:rPr>
            </w:pPr>
            <w:r w:rsidRPr="00185756">
              <w:rPr>
                <w:rFonts w:ascii="Courier New" w:hAnsi="Courier New" w:cs="Courier New"/>
                <w:b/>
                <w:color w:val="538135" w:themeColor="accent3"/>
                <w:sz w:val="18"/>
                <w:szCs w:val="18"/>
              </w:rPr>
              <w:t>1ca160628115221001</w:t>
            </w:r>
          </w:p>
        </w:tc>
      </w:tr>
      <w:tr w:rsidR="00703E89" w14:paraId="5838C7BB" w14:textId="77777777" w:rsidTr="00F32B74">
        <w:tc>
          <w:tcPr>
            <w:tcW w:w="1260" w:type="dxa"/>
            <w:hideMark/>
          </w:tcPr>
          <w:p w14:paraId="4EEA60B8" w14:textId="77777777" w:rsidR="00703E89" w:rsidRDefault="00703E89" w:rsidP="004B49C6">
            <w:pPr>
              <w:spacing w:line="240" w:lineRule="atLeast"/>
              <w:jc w:val="center"/>
              <w:rPr>
                <w:snapToGrid w:val="0"/>
                <w:color w:val="000000"/>
              </w:rPr>
            </w:pPr>
            <w:r>
              <w:rPr>
                <w:snapToGrid w:val="0"/>
                <w:color w:val="000000"/>
              </w:rPr>
              <w:t>d</w:t>
            </w:r>
          </w:p>
        </w:tc>
        <w:tc>
          <w:tcPr>
            <w:tcW w:w="2160" w:type="dxa"/>
            <w:hideMark/>
          </w:tcPr>
          <w:p w14:paraId="108D3FB9" w14:textId="77777777" w:rsidR="00703E89" w:rsidRDefault="00703E89" w:rsidP="004B49C6">
            <w:pPr>
              <w:spacing w:line="240" w:lineRule="atLeast"/>
              <w:rPr>
                <w:snapToGrid w:val="0"/>
                <w:color w:val="000000"/>
              </w:rPr>
            </w:pPr>
            <w:r>
              <w:rPr>
                <w:snapToGrid w:val="0"/>
                <w:color w:val="000000"/>
              </w:rPr>
              <w:t>Retailer ID</w:t>
            </w:r>
          </w:p>
        </w:tc>
        <w:tc>
          <w:tcPr>
            <w:tcW w:w="1440" w:type="dxa"/>
            <w:hideMark/>
          </w:tcPr>
          <w:p w14:paraId="15D25D9F" w14:textId="77777777" w:rsidR="00703E89" w:rsidRDefault="00703E89" w:rsidP="00F32B74">
            <w:pPr>
              <w:spacing w:line="240" w:lineRule="atLeast"/>
              <w:jc w:val="center"/>
              <w:rPr>
                <w:snapToGrid w:val="0"/>
                <w:color w:val="000000"/>
              </w:rPr>
            </w:pPr>
            <w:r>
              <w:rPr>
                <w:snapToGrid w:val="0"/>
                <w:color w:val="000000"/>
              </w:rPr>
              <w:t>9(12)</w:t>
            </w:r>
          </w:p>
        </w:tc>
        <w:tc>
          <w:tcPr>
            <w:tcW w:w="1800" w:type="dxa"/>
            <w:hideMark/>
          </w:tcPr>
          <w:p w14:paraId="425E6631" w14:textId="77777777" w:rsidR="00703E89" w:rsidRDefault="00703E89" w:rsidP="00F32B74">
            <w:pPr>
              <w:spacing w:line="240" w:lineRule="atLeast"/>
              <w:jc w:val="center"/>
              <w:rPr>
                <w:snapToGrid w:val="0"/>
                <w:color w:val="000000"/>
              </w:rPr>
            </w:pPr>
            <w:r>
              <w:rPr>
                <w:snapToGrid w:val="0"/>
                <w:color w:val="000000"/>
              </w:rPr>
              <w:t>1 to 12 bytes</w:t>
            </w:r>
          </w:p>
        </w:tc>
        <w:tc>
          <w:tcPr>
            <w:tcW w:w="3330" w:type="dxa"/>
            <w:hideMark/>
          </w:tcPr>
          <w:p w14:paraId="3A833FF1"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1cd78220497263</w:t>
            </w:r>
          </w:p>
        </w:tc>
      </w:tr>
      <w:tr w:rsidR="00703E89" w14:paraId="699C755E" w14:textId="77777777" w:rsidTr="00F32B74">
        <w:tc>
          <w:tcPr>
            <w:tcW w:w="1260" w:type="dxa"/>
            <w:hideMark/>
          </w:tcPr>
          <w:p w14:paraId="15534034" w14:textId="77777777" w:rsidR="00703E89" w:rsidRDefault="00703E89" w:rsidP="004B49C6">
            <w:pPr>
              <w:spacing w:line="240" w:lineRule="atLeast"/>
              <w:jc w:val="center"/>
              <w:rPr>
                <w:snapToGrid w:val="0"/>
                <w:color w:val="000000"/>
              </w:rPr>
            </w:pPr>
            <w:r>
              <w:rPr>
                <w:snapToGrid w:val="0"/>
                <w:color w:val="000000"/>
              </w:rPr>
              <w:t>e</w:t>
            </w:r>
          </w:p>
        </w:tc>
        <w:tc>
          <w:tcPr>
            <w:tcW w:w="2160" w:type="dxa"/>
            <w:hideMark/>
          </w:tcPr>
          <w:p w14:paraId="35D2DA9E" w14:textId="77777777" w:rsidR="00703E89" w:rsidRDefault="00703E89" w:rsidP="004B49C6">
            <w:pPr>
              <w:spacing w:line="240" w:lineRule="atLeast"/>
              <w:rPr>
                <w:snapToGrid w:val="0"/>
                <w:color w:val="000000"/>
              </w:rPr>
            </w:pPr>
            <w:r>
              <w:rPr>
                <w:snapToGrid w:val="0"/>
                <w:color w:val="000000"/>
              </w:rPr>
              <w:t>POS Condition code</w:t>
            </w:r>
          </w:p>
        </w:tc>
        <w:tc>
          <w:tcPr>
            <w:tcW w:w="1440" w:type="dxa"/>
            <w:hideMark/>
          </w:tcPr>
          <w:p w14:paraId="75199D10" w14:textId="77777777" w:rsidR="00703E89" w:rsidRDefault="00703E89" w:rsidP="00F32B74">
            <w:pPr>
              <w:spacing w:line="240" w:lineRule="atLeast"/>
              <w:jc w:val="center"/>
              <w:rPr>
                <w:snapToGrid w:val="0"/>
                <w:color w:val="000000"/>
              </w:rPr>
            </w:pPr>
            <w:r>
              <w:rPr>
                <w:snapToGrid w:val="0"/>
                <w:color w:val="000000"/>
              </w:rPr>
              <w:t>9(2)</w:t>
            </w:r>
          </w:p>
        </w:tc>
        <w:tc>
          <w:tcPr>
            <w:tcW w:w="1800" w:type="dxa"/>
            <w:hideMark/>
          </w:tcPr>
          <w:p w14:paraId="72AB5B75" w14:textId="77777777" w:rsidR="00703E89" w:rsidRDefault="00703E89" w:rsidP="00F32B74">
            <w:pPr>
              <w:spacing w:line="240" w:lineRule="atLeast"/>
              <w:jc w:val="center"/>
              <w:rPr>
                <w:snapToGrid w:val="0"/>
                <w:color w:val="000000"/>
              </w:rPr>
            </w:pPr>
            <w:r>
              <w:rPr>
                <w:snapToGrid w:val="0"/>
                <w:color w:val="000000"/>
              </w:rPr>
              <w:t>2 bytes</w:t>
            </w:r>
          </w:p>
        </w:tc>
        <w:tc>
          <w:tcPr>
            <w:tcW w:w="3330" w:type="dxa"/>
            <w:hideMark/>
          </w:tcPr>
          <w:p w14:paraId="32E08008"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1ce04</w:t>
            </w:r>
          </w:p>
        </w:tc>
      </w:tr>
      <w:tr w:rsidR="00703E89" w14:paraId="0068C6B6" w14:textId="77777777" w:rsidTr="00F32B74">
        <w:tc>
          <w:tcPr>
            <w:tcW w:w="1260" w:type="dxa"/>
            <w:hideMark/>
          </w:tcPr>
          <w:p w14:paraId="324F7569"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2D5803F4"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249C7412" w14:textId="77777777" w:rsidR="00703E89" w:rsidRDefault="00703E89" w:rsidP="00F32B74">
            <w:pPr>
              <w:spacing w:line="240" w:lineRule="atLeast"/>
              <w:jc w:val="center"/>
              <w:rPr>
                <w:snapToGrid w:val="0"/>
                <w:color w:val="000000"/>
              </w:rPr>
            </w:pPr>
            <w:r>
              <w:rPr>
                <w:snapToGrid w:val="0"/>
                <w:color w:val="000000"/>
              </w:rPr>
              <w:t>X(10)</w:t>
            </w:r>
          </w:p>
        </w:tc>
        <w:tc>
          <w:tcPr>
            <w:tcW w:w="1800" w:type="dxa"/>
            <w:hideMark/>
          </w:tcPr>
          <w:p w14:paraId="211D9482" w14:textId="77777777" w:rsidR="00703E89" w:rsidRDefault="00703E89" w:rsidP="00F32B74">
            <w:pPr>
              <w:spacing w:line="240" w:lineRule="atLeast"/>
              <w:jc w:val="center"/>
              <w:rPr>
                <w:snapToGrid w:val="0"/>
                <w:color w:val="000000"/>
              </w:rPr>
            </w:pPr>
            <w:r>
              <w:rPr>
                <w:snapToGrid w:val="0"/>
                <w:color w:val="000000"/>
              </w:rPr>
              <w:t>10 bytes</w:t>
            </w:r>
          </w:p>
        </w:tc>
        <w:tc>
          <w:tcPr>
            <w:tcW w:w="3330" w:type="dxa"/>
            <w:hideMark/>
          </w:tcPr>
          <w:p w14:paraId="06D6FB06"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1ch0010320110</w:t>
            </w:r>
          </w:p>
        </w:tc>
      </w:tr>
      <w:tr w:rsidR="00703E89" w14:paraId="717FC390" w14:textId="77777777" w:rsidTr="00F32B74">
        <w:tc>
          <w:tcPr>
            <w:tcW w:w="1260" w:type="dxa"/>
            <w:hideMark/>
          </w:tcPr>
          <w:p w14:paraId="4E9BEA11"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4E6F5FA0" w14:textId="77777777" w:rsidR="00703E89" w:rsidRDefault="00703E89" w:rsidP="004B49C6">
            <w:pPr>
              <w:spacing w:line="240" w:lineRule="atLeast"/>
              <w:rPr>
                <w:snapToGrid w:val="0"/>
                <w:color w:val="000000"/>
              </w:rPr>
            </w:pPr>
            <w:r>
              <w:rPr>
                <w:snapToGrid w:val="0"/>
                <w:color w:val="000000"/>
              </w:rPr>
              <w:t>Track 2/Customer</w:t>
            </w:r>
          </w:p>
        </w:tc>
        <w:tc>
          <w:tcPr>
            <w:tcW w:w="1440" w:type="dxa"/>
            <w:hideMark/>
          </w:tcPr>
          <w:p w14:paraId="21B44FFF" w14:textId="77777777" w:rsidR="00703E89" w:rsidRDefault="00703E89" w:rsidP="00F32B74">
            <w:pPr>
              <w:spacing w:line="240" w:lineRule="atLeast"/>
              <w:jc w:val="center"/>
              <w:rPr>
                <w:snapToGrid w:val="0"/>
                <w:color w:val="000000"/>
              </w:rPr>
            </w:pPr>
            <w:r>
              <w:rPr>
                <w:snapToGrid w:val="0"/>
                <w:color w:val="000000"/>
              </w:rPr>
              <w:t>X(40)</w:t>
            </w:r>
          </w:p>
        </w:tc>
        <w:tc>
          <w:tcPr>
            <w:tcW w:w="1800" w:type="dxa"/>
            <w:hideMark/>
          </w:tcPr>
          <w:p w14:paraId="1D6DBF6F" w14:textId="77777777" w:rsidR="00703E89" w:rsidRDefault="00703E89" w:rsidP="00F32B74">
            <w:pPr>
              <w:spacing w:line="240" w:lineRule="atLeast"/>
              <w:jc w:val="center"/>
              <w:rPr>
                <w:snapToGrid w:val="0"/>
                <w:color w:val="000000"/>
              </w:rPr>
            </w:pPr>
            <w:r>
              <w:rPr>
                <w:snapToGrid w:val="0"/>
                <w:color w:val="000000"/>
              </w:rPr>
              <w:t>1 to 40 bytes</w:t>
            </w:r>
          </w:p>
        </w:tc>
        <w:tc>
          <w:tcPr>
            <w:tcW w:w="3330" w:type="dxa"/>
            <w:hideMark/>
          </w:tcPr>
          <w:p w14:paraId="1655B7FB"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1cq;708008******6226=1404*****************</w:t>
            </w:r>
          </w:p>
        </w:tc>
      </w:tr>
      <w:tr w:rsidR="00703E89" w14:paraId="0FD934B3" w14:textId="77777777" w:rsidTr="00F32B74">
        <w:tc>
          <w:tcPr>
            <w:tcW w:w="1260" w:type="dxa"/>
            <w:hideMark/>
          </w:tcPr>
          <w:p w14:paraId="4D7E7208" w14:textId="77777777" w:rsidR="00703E89" w:rsidRDefault="00703E89" w:rsidP="004B49C6">
            <w:pPr>
              <w:spacing w:line="240" w:lineRule="atLeast"/>
              <w:jc w:val="center"/>
              <w:rPr>
                <w:snapToGrid w:val="0"/>
                <w:color w:val="000000"/>
              </w:rPr>
            </w:pPr>
            <w:r>
              <w:rPr>
                <w:snapToGrid w:val="0"/>
                <w:color w:val="000000"/>
              </w:rPr>
              <w:t>6 (SFID)</w:t>
            </w:r>
          </w:p>
        </w:tc>
        <w:tc>
          <w:tcPr>
            <w:tcW w:w="2160" w:type="dxa"/>
            <w:hideMark/>
          </w:tcPr>
          <w:p w14:paraId="06E98D87" w14:textId="77777777" w:rsidR="00703E89" w:rsidRDefault="00703E89" w:rsidP="004B49C6">
            <w:pPr>
              <w:spacing w:line="240" w:lineRule="atLeast"/>
              <w:rPr>
                <w:snapToGrid w:val="0"/>
                <w:color w:val="000000"/>
              </w:rPr>
            </w:pPr>
            <w:r>
              <w:rPr>
                <w:snapToGrid w:val="0"/>
                <w:color w:val="000000"/>
              </w:rPr>
              <w:t>Product SubFIDs</w:t>
            </w:r>
          </w:p>
        </w:tc>
        <w:tc>
          <w:tcPr>
            <w:tcW w:w="1440" w:type="dxa"/>
            <w:hideMark/>
          </w:tcPr>
          <w:p w14:paraId="48E727BE" w14:textId="77777777" w:rsidR="00703E89" w:rsidRDefault="00703E89" w:rsidP="00F32B74">
            <w:pPr>
              <w:spacing w:line="240" w:lineRule="atLeast"/>
              <w:jc w:val="center"/>
              <w:rPr>
                <w:snapToGrid w:val="0"/>
                <w:color w:val="000000"/>
              </w:rPr>
            </w:pPr>
            <w:r>
              <w:rPr>
                <w:snapToGrid w:val="0"/>
                <w:color w:val="000000"/>
              </w:rPr>
              <w:t>X(1043)</w:t>
            </w:r>
          </w:p>
        </w:tc>
        <w:tc>
          <w:tcPr>
            <w:tcW w:w="1800" w:type="dxa"/>
            <w:hideMark/>
          </w:tcPr>
          <w:p w14:paraId="66EC8A99" w14:textId="77777777" w:rsidR="00703E89" w:rsidRDefault="00703E89" w:rsidP="00F32B74">
            <w:pPr>
              <w:spacing w:line="240" w:lineRule="atLeast"/>
              <w:jc w:val="center"/>
              <w:rPr>
                <w:snapToGrid w:val="0"/>
                <w:color w:val="000000"/>
              </w:rPr>
            </w:pPr>
            <w:r>
              <w:rPr>
                <w:snapToGrid w:val="0"/>
                <w:color w:val="000000"/>
              </w:rPr>
              <w:t>1 to 1043 bytes</w:t>
            </w:r>
          </w:p>
        </w:tc>
        <w:tc>
          <w:tcPr>
            <w:tcW w:w="3330" w:type="dxa"/>
            <w:hideMark/>
          </w:tcPr>
          <w:p w14:paraId="1B8E02F9"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1c6</w:t>
            </w:r>
          </w:p>
          <w:p w14:paraId="3214D9CF"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1eD</w:t>
            </w:r>
          </w:p>
          <w:p w14:paraId="64F49B63"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1eE021</w:t>
            </w:r>
          </w:p>
          <w:p w14:paraId="16F9FFDB"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1eF</w:t>
            </w:r>
            <w:r w:rsidRPr="00185756">
              <w:rPr>
                <w:rFonts w:ascii="Courier New" w:hAnsi="Courier New" w:cs="Courier New"/>
                <w:b/>
                <w:color w:val="538135" w:themeColor="accent3"/>
                <w:sz w:val="18"/>
                <w:szCs w:val="18"/>
              </w:rPr>
              <w:t>?</w:t>
            </w:r>
          </w:p>
        </w:tc>
      </w:tr>
    </w:tbl>
    <w:p w14:paraId="1AC77D17" w14:textId="77777777" w:rsidR="00703E89" w:rsidRDefault="00703E89" w:rsidP="00703E89">
      <w:pPr>
        <w:autoSpaceDE w:val="0"/>
        <w:autoSpaceDN w:val="0"/>
        <w:adjustRightInd w:val="0"/>
      </w:pPr>
    </w:p>
    <w:p w14:paraId="72168876" w14:textId="77777777" w:rsidR="00703E89" w:rsidRDefault="00703E89" w:rsidP="00703E89">
      <w:pPr>
        <w:autoSpaceDE w:val="0"/>
        <w:autoSpaceDN w:val="0"/>
        <w:adjustRightInd w:val="0"/>
      </w:pPr>
    </w:p>
    <w:p w14:paraId="657DFE0B" w14:textId="77777777" w:rsidR="00F32B74" w:rsidRDefault="00F32B74">
      <w:pPr>
        <w:rPr>
          <w:rFonts w:asciiTheme="majorHAnsi" w:eastAsiaTheme="majorEastAsia" w:hAnsiTheme="majorHAnsi" w:cstheme="majorBidi"/>
          <w:b/>
          <w:color w:val="538135" w:themeColor="accent3"/>
          <w:sz w:val="34"/>
          <w:szCs w:val="24"/>
        </w:rPr>
      </w:pPr>
      <w:r>
        <w:br w:type="page"/>
      </w:r>
    </w:p>
    <w:p w14:paraId="2D87CA7B" w14:textId="77777777" w:rsidR="00703E89" w:rsidRDefault="00703E89" w:rsidP="0008759F">
      <w:pPr>
        <w:pStyle w:val="Heading3"/>
      </w:pPr>
      <w:r>
        <w:lastRenderedPageBreak/>
        <w:t>Decline Purchase Response SPDH Message (MSG EDIT ERROR)</w:t>
      </w:r>
    </w:p>
    <w:p w14:paraId="4D6FAC65" w14:textId="77777777" w:rsidR="00703E89" w:rsidRDefault="00703E89" w:rsidP="00703E89">
      <w:pPr>
        <w:autoSpaceDE w:val="0"/>
        <w:autoSpaceDN w:val="0"/>
        <w:adjustRightInd w:val="0"/>
        <w:rPr>
          <w:rFonts w:cs="Arial"/>
        </w:rPr>
      </w:pPr>
      <w:r>
        <w:rPr>
          <w:rFonts w:cs="Arial"/>
        </w:rPr>
        <w:t>Length 125</w:t>
      </w:r>
    </w:p>
    <w:p w14:paraId="5035851E" w14:textId="77777777" w:rsidR="00703E89" w:rsidRDefault="00703E89" w:rsidP="00703E89">
      <w:pPr>
        <w:autoSpaceDE w:val="0"/>
        <w:autoSpaceDN w:val="0"/>
        <w:adjustRightInd w:val="0"/>
      </w:pPr>
    </w:p>
    <w:p w14:paraId="3040B55A"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8.16CENTBL004813bbbbbbbbbb</w:t>
      </w:r>
    </w:p>
    <w:p w14:paraId="3D7A1549"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160628123437FO00000069~1ch0010320110~1cF00000000~1cgDECLINE         MSG EDIT ERROR      MISS SFID D~1cQCX</w:t>
      </w:r>
    </w:p>
    <w:p w14:paraId="0F8F7853" w14:textId="77777777" w:rsidR="00703E89" w:rsidRDefault="00703E89" w:rsidP="00703E89">
      <w:pPr>
        <w:autoSpaceDE w:val="0"/>
        <w:autoSpaceDN w:val="0"/>
        <w:adjustRightInd w:val="0"/>
        <w:rPr>
          <w:rFonts w:cs="Arial"/>
        </w:rPr>
      </w:pPr>
    </w:p>
    <w:tbl>
      <w:tblPr>
        <w:tblW w:w="1016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2250"/>
        <w:gridCol w:w="1440"/>
        <w:gridCol w:w="1620"/>
        <w:gridCol w:w="3510"/>
      </w:tblGrid>
      <w:tr w:rsidR="00703E89" w14:paraId="7BE11EF3" w14:textId="77777777" w:rsidTr="00F32B74">
        <w:trPr>
          <w:trHeight w:hRule="exact" w:val="360"/>
          <w:tblHeader/>
        </w:trPr>
        <w:tc>
          <w:tcPr>
            <w:tcW w:w="1341" w:type="dxa"/>
            <w:hideMark/>
          </w:tcPr>
          <w:p w14:paraId="0E07C3B9" w14:textId="77777777" w:rsidR="00703E89" w:rsidRDefault="00703E89" w:rsidP="00F32B74">
            <w:pPr>
              <w:widowControl w:val="0"/>
              <w:autoSpaceDE w:val="0"/>
              <w:autoSpaceDN w:val="0"/>
              <w:adjustRightInd w:val="0"/>
              <w:jc w:val="center"/>
              <w:rPr>
                <w:rFonts w:cs="Arial"/>
                <w:b/>
                <w:bCs/>
                <w:spacing w:val="1"/>
              </w:rPr>
            </w:pPr>
            <w:r>
              <w:rPr>
                <w:rFonts w:cs="Arial"/>
                <w:b/>
                <w:bCs/>
                <w:spacing w:val="1"/>
              </w:rPr>
              <w:t>Position</w:t>
            </w:r>
          </w:p>
        </w:tc>
        <w:tc>
          <w:tcPr>
            <w:tcW w:w="2250" w:type="dxa"/>
            <w:hideMark/>
          </w:tcPr>
          <w:p w14:paraId="5AEC5331" w14:textId="77777777" w:rsidR="00703E89" w:rsidRDefault="00703E89" w:rsidP="00F32B74">
            <w:pPr>
              <w:widowControl w:val="0"/>
              <w:autoSpaceDE w:val="0"/>
              <w:autoSpaceDN w:val="0"/>
              <w:adjustRightInd w:val="0"/>
              <w:rPr>
                <w:rFonts w:cs="Arial"/>
              </w:rPr>
            </w:pPr>
            <w:r>
              <w:rPr>
                <w:rFonts w:cs="Arial"/>
                <w:b/>
                <w:bCs/>
                <w:spacing w:val="1"/>
              </w:rPr>
              <w:t>SPDH Header F</w:t>
            </w:r>
            <w:r>
              <w:rPr>
                <w:rFonts w:cs="Arial"/>
                <w:b/>
                <w:bCs/>
              </w:rPr>
              <w:t>ield</w:t>
            </w:r>
          </w:p>
        </w:tc>
        <w:tc>
          <w:tcPr>
            <w:tcW w:w="1440" w:type="dxa"/>
            <w:hideMark/>
          </w:tcPr>
          <w:p w14:paraId="3740677A" w14:textId="77777777" w:rsidR="00703E89" w:rsidRDefault="00703E89" w:rsidP="00F32B74">
            <w:pPr>
              <w:widowControl w:val="0"/>
              <w:autoSpaceDE w:val="0"/>
              <w:autoSpaceDN w:val="0"/>
              <w:adjustRightInd w:val="0"/>
              <w:jc w:val="center"/>
              <w:rPr>
                <w:rFonts w:cs="Arial"/>
              </w:rPr>
            </w:pPr>
            <w:r>
              <w:rPr>
                <w:rFonts w:cs="Arial"/>
                <w:b/>
                <w:bCs/>
                <w:spacing w:val="-1"/>
              </w:rPr>
              <w:t>Picture</w:t>
            </w:r>
          </w:p>
        </w:tc>
        <w:tc>
          <w:tcPr>
            <w:tcW w:w="1620" w:type="dxa"/>
            <w:hideMark/>
          </w:tcPr>
          <w:p w14:paraId="3CCE83A5" w14:textId="77777777" w:rsidR="00703E89" w:rsidRDefault="00703E89" w:rsidP="00F32B74">
            <w:pPr>
              <w:widowControl w:val="0"/>
              <w:autoSpaceDE w:val="0"/>
              <w:autoSpaceDN w:val="0"/>
              <w:adjustRightInd w:val="0"/>
              <w:jc w:val="center"/>
              <w:rPr>
                <w:rFonts w:cs="Arial"/>
                <w:b/>
                <w:bCs/>
                <w:spacing w:val="-1"/>
              </w:rPr>
            </w:pPr>
            <w:r>
              <w:rPr>
                <w:rFonts w:cs="Arial"/>
                <w:b/>
                <w:bCs/>
                <w:spacing w:val="-1"/>
              </w:rPr>
              <w:t>Length</w:t>
            </w:r>
          </w:p>
        </w:tc>
        <w:tc>
          <w:tcPr>
            <w:tcW w:w="3510" w:type="dxa"/>
            <w:hideMark/>
          </w:tcPr>
          <w:p w14:paraId="599D1FFD" w14:textId="77777777" w:rsidR="00703E89" w:rsidRDefault="00703E89" w:rsidP="004B49C6">
            <w:pPr>
              <w:widowControl w:val="0"/>
              <w:autoSpaceDE w:val="0"/>
              <w:autoSpaceDN w:val="0"/>
              <w:adjustRightInd w:val="0"/>
              <w:spacing w:line="226" w:lineRule="exact"/>
              <w:ind w:left="138" w:right="-20"/>
              <w:jc w:val="center"/>
              <w:rPr>
                <w:rFonts w:cs="Arial"/>
              </w:rPr>
            </w:pPr>
            <w:r>
              <w:rPr>
                <w:rFonts w:cs="Arial"/>
                <w:b/>
                <w:bCs/>
              </w:rPr>
              <w:t>Data</w:t>
            </w:r>
          </w:p>
        </w:tc>
      </w:tr>
      <w:tr w:rsidR="00703E89" w14:paraId="11A86C3B" w14:textId="77777777" w:rsidTr="00F32B74">
        <w:trPr>
          <w:trHeight w:hRule="exact" w:val="360"/>
          <w:tblHeader/>
        </w:trPr>
        <w:tc>
          <w:tcPr>
            <w:tcW w:w="1341" w:type="dxa"/>
            <w:hideMark/>
          </w:tcPr>
          <w:p w14:paraId="066D3BA7" w14:textId="77777777" w:rsidR="00703E89" w:rsidRDefault="00703E89" w:rsidP="00F32B74">
            <w:pPr>
              <w:widowControl w:val="0"/>
              <w:autoSpaceDE w:val="0"/>
              <w:autoSpaceDN w:val="0"/>
              <w:adjustRightInd w:val="0"/>
              <w:jc w:val="center"/>
              <w:rPr>
                <w:rFonts w:cs="Arial"/>
              </w:rPr>
            </w:pPr>
            <w:r>
              <w:rPr>
                <w:rFonts w:cs="Arial"/>
              </w:rPr>
              <w:t>1-2</w:t>
            </w:r>
          </w:p>
        </w:tc>
        <w:tc>
          <w:tcPr>
            <w:tcW w:w="2250" w:type="dxa"/>
            <w:hideMark/>
          </w:tcPr>
          <w:p w14:paraId="27963463" w14:textId="77777777" w:rsidR="00703E89" w:rsidRDefault="00703E89" w:rsidP="00F32B74">
            <w:pPr>
              <w:widowControl w:val="0"/>
              <w:autoSpaceDE w:val="0"/>
              <w:autoSpaceDN w:val="0"/>
              <w:adjustRightInd w:val="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440" w:type="dxa"/>
            <w:hideMark/>
          </w:tcPr>
          <w:p w14:paraId="48646EB7" w14:textId="77777777" w:rsidR="00703E89" w:rsidRDefault="00703E89" w:rsidP="00F32B74">
            <w:pPr>
              <w:widowControl w:val="0"/>
              <w:autoSpaceDE w:val="0"/>
              <w:autoSpaceDN w:val="0"/>
              <w:adjustRightInd w:val="0"/>
              <w:jc w:val="center"/>
              <w:rPr>
                <w:rFonts w:cs="Arial"/>
              </w:rPr>
            </w:pPr>
            <w:r>
              <w:rPr>
                <w:rFonts w:cs="Arial"/>
                <w:spacing w:val="2"/>
              </w:rPr>
              <w:t>X</w:t>
            </w:r>
            <w:r>
              <w:rPr>
                <w:rFonts w:cs="Arial"/>
                <w:spacing w:val="1"/>
              </w:rPr>
              <w:t>(</w:t>
            </w:r>
            <w:r>
              <w:rPr>
                <w:rFonts w:cs="Arial"/>
              </w:rPr>
              <w:t>02)</w:t>
            </w:r>
          </w:p>
        </w:tc>
        <w:tc>
          <w:tcPr>
            <w:tcW w:w="1620" w:type="dxa"/>
            <w:hideMark/>
          </w:tcPr>
          <w:p w14:paraId="4FF83786" w14:textId="77777777" w:rsidR="00703E89" w:rsidRDefault="00703E89" w:rsidP="00F32B74">
            <w:pPr>
              <w:widowControl w:val="0"/>
              <w:autoSpaceDE w:val="0"/>
              <w:autoSpaceDN w:val="0"/>
              <w:adjustRightInd w:val="0"/>
              <w:jc w:val="center"/>
              <w:rPr>
                <w:rFonts w:cs="Arial"/>
                <w:spacing w:val="2"/>
              </w:rPr>
            </w:pPr>
            <w:r>
              <w:rPr>
                <w:rFonts w:cs="Arial"/>
                <w:spacing w:val="2"/>
              </w:rPr>
              <w:t>2 bytes</w:t>
            </w:r>
          </w:p>
        </w:tc>
        <w:tc>
          <w:tcPr>
            <w:tcW w:w="3510" w:type="dxa"/>
          </w:tcPr>
          <w:p w14:paraId="0076EFBE"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8.</w:t>
            </w:r>
          </w:p>
          <w:p w14:paraId="6DD7FA40" w14:textId="77777777" w:rsidR="00703E89" w:rsidRPr="00F32B74"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689DF01B" w14:textId="77777777" w:rsidTr="00F32B74">
        <w:trPr>
          <w:trHeight w:hRule="exact" w:val="360"/>
          <w:tblHeader/>
        </w:trPr>
        <w:tc>
          <w:tcPr>
            <w:tcW w:w="1341" w:type="dxa"/>
            <w:hideMark/>
          </w:tcPr>
          <w:p w14:paraId="054CBF92" w14:textId="77777777" w:rsidR="00703E89" w:rsidRDefault="00703E89" w:rsidP="00F32B74">
            <w:pPr>
              <w:widowControl w:val="0"/>
              <w:autoSpaceDE w:val="0"/>
              <w:autoSpaceDN w:val="0"/>
              <w:adjustRightInd w:val="0"/>
              <w:jc w:val="center"/>
              <w:rPr>
                <w:rFonts w:cs="Arial"/>
                <w:spacing w:val="3"/>
              </w:rPr>
            </w:pPr>
            <w:r>
              <w:rPr>
                <w:rFonts w:cs="Arial"/>
                <w:spacing w:val="3"/>
              </w:rPr>
              <w:t>3-4</w:t>
            </w:r>
          </w:p>
        </w:tc>
        <w:tc>
          <w:tcPr>
            <w:tcW w:w="2250" w:type="dxa"/>
            <w:hideMark/>
          </w:tcPr>
          <w:p w14:paraId="6C5DF6FD" w14:textId="77777777" w:rsidR="00703E89" w:rsidRDefault="00703E89" w:rsidP="00F32B74">
            <w:pPr>
              <w:widowControl w:val="0"/>
              <w:autoSpaceDE w:val="0"/>
              <w:autoSpaceDN w:val="0"/>
              <w:adjustRightInd w:val="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440" w:type="dxa"/>
            <w:hideMark/>
          </w:tcPr>
          <w:p w14:paraId="6BD93587"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02)</w:t>
            </w:r>
          </w:p>
        </w:tc>
        <w:tc>
          <w:tcPr>
            <w:tcW w:w="1620" w:type="dxa"/>
            <w:hideMark/>
          </w:tcPr>
          <w:p w14:paraId="06E7725C" w14:textId="77777777" w:rsidR="00703E89" w:rsidRDefault="00703E89" w:rsidP="00F32B74">
            <w:pPr>
              <w:widowControl w:val="0"/>
              <w:autoSpaceDE w:val="0"/>
              <w:autoSpaceDN w:val="0"/>
              <w:adjustRightInd w:val="0"/>
              <w:jc w:val="center"/>
              <w:rPr>
                <w:rFonts w:cs="Arial"/>
              </w:rPr>
            </w:pPr>
            <w:r>
              <w:rPr>
                <w:rFonts w:cs="Arial"/>
                <w:spacing w:val="2"/>
              </w:rPr>
              <w:t>2 bytes</w:t>
            </w:r>
          </w:p>
        </w:tc>
        <w:tc>
          <w:tcPr>
            <w:tcW w:w="3510" w:type="dxa"/>
          </w:tcPr>
          <w:p w14:paraId="781ADFB4"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16</w:t>
            </w:r>
          </w:p>
          <w:p w14:paraId="3A04E3A4"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E6E4F30" w14:textId="77777777" w:rsidTr="00F32B74">
        <w:trPr>
          <w:trHeight w:hRule="exact" w:val="360"/>
          <w:tblHeader/>
        </w:trPr>
        <w:tc>
          <w:tcPr>
            <w:tcW w:w="1341" w:type="dxa"/>
            <w:hideMark/>
          </w:tcPr>
          <w:p w14:paraId="0E111A5F" w14:textId="77777777" w:rsidR="00703E89" w:rsidRDefault="00703E89" w:rsidP="00F32B74">
            <w:pPr>
              <w:widowControl w:val="0"/>
              <w:autoSpaceDE w:val="0"/>
              <w:autoSpaceDN w:val="0"/>
              <w:adjustRightInd w:val="0"/>
              <w:jc w:val="center"/>
              <w:rPr>
                <w:rFonts w:cs="Arial"/>
                <w:spacing w:val="3"/>
              </w:rPr>
            </w:pPr>
            <w:r>
              <w:rPr>
                <w:rFonts w:cs="Arial"/>
                <w:spacing w:val="3"/>
              </w:rPr>
              <w:t>5-20</w:t>
            </w:r>
          </w:p>
        </w:tc>
        <w:tc>
          <w:tcPr>
            <w:tcW w:w="2250" w:type="dxa"/>
            <w:hideMark/>
          </w:tcPr>
          <w:p w14:paraId="412D6AD4" w14:textId="77777777" w:rsidR="00703E89" w:rsidRDefault="00703E89" w:rsidP="00F32B74">
            <w:pPr>
              <w:widowControl w:val="0"/>
              <w:autoSpaceDE w:val="0"/>
              <w:autoSpaceDN w:val="0"/>
              <w:adjustRightInd w:val="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440" w:type="dxa"/>
            <w:hideMark/>
          </w:tcPr>
          <w:p w14:paraId="06682953" w14:textId="77777777" w:rsidR="00703E89" w:rsidRDefault="00703E89" w:rsidP="00F32B74">
            <w:pPr>
              <w:widowControl w:val="0"/>
              <w:autoSpaceDE w:val="0"/>
              <w:autoSpaceDN w:val="0"/>
              <w:adjustRightInd w:val="0"/>
              <w:jc w:val="center"/>
              <w:rPr>
                <w:rFonts w:cs="Arial"/>
              </w:rPr>
            </w:pPr>
            <w:r>
              <w:rPr>
                <w:rFonts w:cs="Arial"/>
                <w:spacing w:val="2"/>
              </w:rPr>
              <w:t>X</w:t>
            </w:r>
            <w:r>
              <w:rPr>
                <w:rFonts w:cs="Arial"/>
                <w:spacing w:val="1"/>
              </w:rPr>
              <w:t>(</w:t>
            </w:r>
            <w:r>
              <w:rPr>
                <w:rFonts w:cs="Arial"/>
              </w:rPr>
              <w:t>16)</w:t>
            </w:r>
          </w:p>
        </w:tc>
        <w:tc>
          <w:tcPr>
            <w:tcW w:w="1620" w:type="dxa"/>
            <w:hideMark/>
          </w:tcPr>
          <w:p w14:paraId="6506149D" w14:textId="77777777" w:rsidR="00703E89" w:rsidRDefault="00703E89" w:rsidP="00F32B74">
            <w:pPr>
              <w:widowControl w:val="0"/>
              <w:autoSpaceDE w:val="0"/>
              <w:autoSpaceDN w:val="0"/>
              <w:adjustRightInd w:val="0"/>
              <w:jc w:val="center"/>
              <w:rPr>
                <w:rFonts w:cs="Arial"/>
                <w:spacing w:val="2"/>
              </w:rPr>
            </w:pPr>
            <w:r>
              <w:rPr>
                <w:rFonts w:cs="Arial"/>
                <w:spacing w:val="2"/>
              </w:rPr>
              <w:t>16 bytes</w:t>
            </w:r>
          </w:p>
        </w:tc>
        <w:tc>
          <w:tcPr>
            <w:tcW w:w="3510" w:type="dxa"/>
          </w:tcPr>
          <w:p w14:paraId="3551C578"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CENTBL004813bbbb</w:t>
            </w:r>
          </w:p>
          <w:p w14:paraId="1D115ECB"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CFD48DB" w14:textId="77777777" w:rsidTr="00F32B74">
        <w:trPr>
          <w:trHeight w:hRule="exact" w:val="360"/>
          <w:tblHeader/>
        </w:trPr>
        <w:tc>
          <w:tcPr>
            <w:tcW w:w="1341" w:type="dxa"/>
            <w:hideMark/>
          </w:tcPr>
          <w:p w14:paraId="28E0BC2E" w14:textId="77777777" w:rsidR="00703E89" w:rsidRDefault="00703E89" w:rsidP="00F32B74">
            <w:pPr>
              <w:widowControl w:val="0"/>
              <w:autoSpaceDE w:val="0"/>
              <w:autoSpaceDN w:val="0"/>
              <w:adjustRightInd w:val="0"/>
              <w:jc w:val="center"/>
              <w:rPr>
                <w:rFonts w:cs="Arial"/>
                <w:spacing w:val="-1"/>
              </w:rPr>
            </w:pPr>
            <w:r>
              <w:rPr>
                <w:rFonts w:cs="Arial"/>
                <w:spacing w:val="-1"/>
              </w:rPr>
              <w:t>21-26</w:t>
            </w:r>
          </w:p>
        </w:tc>
        <w:tc>
          <w:tcPr>
            <w:tcW w:w="2250" w:type="dxa"/>
            <w:hideMark/>
          </w:tcPr>
          <w:p w14:paraId="509FFF16" w14:textId="77777777" w:rsidR="00703E89" w:rsidRDefault="00703E89" w:rsidP="00F32B74">
            <w:pPr>
              <w:widowControl w:val="0"/>
              <w:autoSpaceDE w:val="0"/>
              <w:autoSpaceDN w:val="0"/>
              <w:adjustRightInd w:val="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440" w:type="dxa"/>
            <w:hideMark/>
          </w:tcPr>
          <w:p w14:paraId="2509C8AF" w14:textId="77777777" w:rsidR="00703E89" w:rsidRDefault="00703E89" w:rsidP="00F32B74">
            <w:pPr>
              <w:widowControl w:val="0"/>
              <w:autoSpaceDE w:val="0"/>
              <w:autoSpaceDN w:val="0"/>
              <w:adjustRightInd w:val="0"/>
              <w:jc w:val="center"/>
              <w:rPr>
                <w:rFonts w:cs="Arial"/>
              </w:rPr>
            </w:pPr>
            <w:r>
              <w:rPr>
                <w:rFonts w:cs="Arial"/>
                <w:spacing w:val="2"/>
              </w:rPr>
              <w:t>X</w:t>
            </w:r>
            <w:r>
              <w:rPr>
                <w:rFonts w:cs="Arial"/>
                <w:spacing w:val="1"/>
              </w:rPr>
              <w:t>(</w:t>
            </w:r>
            <w:r>
              <w:rPr>
                <w:rFonts w:cs="Arial"/>
              </w:rPr>
              <w:t>06)</w:t>
            </w:r>
          </w:p>
        </w:tc>
        <w:tc>
          <w:tcPr>
            <w:tcW w:w="1620" w:type="dxa"/>
            <w:hideMark/>
          </w:tcPr>
          <w:p w14:paraId="0364A550" w14:textId="77777777" w:rsidR="00703E89" w:rsidRDefault="00703E89" w:rsidP="00F32B74">
            <w:pPr>
              <w:widowControl w:val="0"/>
              <w:autoSpaceDE w:val="0"/>
              <w:autoSpaceDN w:val="0"/>
              <w:adjustRightInd w:val="0"/>
              <w:jc w:val="center"/>
              <w:rPr>
                <w:rFonts w:cs="Arial"/>
                <w:spacing w:val="2"/>
              </w:rPr>
            </w:pPr>
            <w:r>
              <w:rPr>
                <w:rFonts w:cs="Arial"/>
                <w:spacing w:val="2"/>
              </w:rPr>
              <w:t>6 bytes</w:t>
            </w:r>
          </w:p>
        </w:tc>
        <w:tc>
          <w:tcPr>
            <w:tcW w:w="3510" w:type="dxa"/>
          </w:tcPr>
          <w:p w14:paraId="4726A955"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bbbbbb</w:t>
            </w:r>
          </w:p>
          <w:p w14:paraId="313AEF5B"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F9E3694" w14:textId="77777777" w:rsidTr="00F32B74">
        <w:trPr>
          <w:trHeight w:hRule="exact" w:val="360"/>
          <w:tblHeader/>
        </w:trPr>
        <w:tc>
          <w:tcPr>
            <w:tcW w:w="1341" w:type="dxa"/>
            <w:hideMark/>
          </w:tcPr>
          <w:p w14:paraId="5BE0C862" w14:textId="77777777" w:rsidR="00703E89" w:rsidRDefault="00703E89" w:rsidP="00F32B74">
            <w:pPr>
              <w:widowControl w:val="0"/>
              <w:autoSpaceDE w:val="0"/>
              <w:autoSpaceDN w:val="0"/>
              <w:adjustRightInd w:val="0"/>
              <w:jc w:val="center"/>
              <w:rPr>
                <w:rFonts w:cs="Arial"/>
              </w:rPr>
            </w:pPr>
            <w:r>
              <w:rPr>
                <w:rFonts w:cs="Arial"/>
              </w:rPr>
              <w:t>27-32</w:t>
            </w:r>
          </w:p>
        </w:tc>
        <w:tc>
          <w:tcPr>
            <w:tcW w:w="2250" w:type="dxa"/>
            <w:hideMark/>
          </w:tcPr>
          <w:p w14:paraId="597434BC" w14:textId="77777777" w:rsidR="00703E89" w:rsidRDefault="00703E89" w:rsidP="00F32B74">
            <w:pPr>
              <w:widowControl w:val="0"/>
              <w:autoSpaceDE w:val="0"/>
              <w:autoSpaceDN w:val="0"/>
              <w:adjustRightInd w:val="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440" w:type="dxa"/>
            <w:hideMark/>
          </w:tcPr>
          <w:p w14:paraId="5A180808"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06)</w:t>
            </w:r>
          </w:p>
        </w:tc>
        <w:tc>
          <w:tcPr>
            <w:tcW w:w="1620" w:type="dxa"/>
            <w:hideMark/>
          </w:tcPr>
          <w:p w14:paraId="66F8FEC9" w14:textId="77777777" w:rsidR="00703E89" w:rsidRDefault="00703E89" w:rsidP="00F32B74">
            <w:pPr>
              <w:widowControl w:val="0"/>
              <w:autoSpaceDE w:val="0"/>
              <w:autoSpaceDN w:val="0"/>
              <w:adjustRightInd w:val="0"/>
              <w:jc w:val="center"/>
              <w:rPr>
                <w:rFonts w:cs="Arial"/>
              </w:rPr>
            </w:pPr>
            <w:r>
              <w:rPr>
                <w:rFonts w:cs="Arial"/>
                <w:spacing w:val="2"/>
              </w:rPr>
              <w:t>6 bytes</w:t>
            </w:r>
          </w:p>
        </w:tc>
        <w:tc>
          <w:tcPr>
            <w:tcW w:w="3510" w:type="dxa"/>
          </w:tcPr>
          <w:p w14:paraId="795343BA"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160628</w:t>
            </w:r>
          </w:p>
          <w:p w14:paraId="0A5A2731"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3693E00" w14:textId="77777777" w:rsidTr="00F32B74">
        <w:trPr>
          <w:trHeight w:hRule="exact" w:val="360"/>
          <w:tblHeader/>
        </w:trPr>
        <w:tc>
          <w:tcPr>
            <w:tcW w:w="1341" w:type="dxa"/>
            <w:hideMark/>
          </w:tcPr>
          <w:p w14:paraId="33A092F3" w14:textId="77777777" w:rsidR="00703E89" w:rsidRDefault="00703E89" w:rsidP="00F32B74">
            <w:pPr>
              <w:widowControl w:val="0"/>
              <w:autoSpaceDE w:val="0"/>
              <w:autoSpaceDN w:val="0"/>
              <w:adjustRightInd w:val="0"/>
              <w:jc w:val="center"/>
              <w:rPr>
                <w:rFonts w:cs="Arial"/>
              </w:rPr>
            </w:pPr>
            <w:r>
              <w:rPr>
                <w:rFonts w:cs="Arial"/>
              </w:rPr>
              <w:t>33-38</w:t>
            </w:r>
          </w:p>
        </w:tc>
        <w:tc>
          <w:tcPr>
            <w:tcW w:w="2250" w:type="dxa"/>
            <w:hideMark/>
          </w:tcPr>
          <w:p w14:paraId="32323D2F" w14:textId="77777777" w:rsidR="00703E89" w:rsidRDefault="00703E89" w:rsidP="00F32B74">
            <w:pPr>
              <w:widowControl w:val="0"/>
              <w:autoSpaceDE w:val="0"/>
              <w:autoSpaceDN w:val="0"/>
              <w:adjustRightInd w:val="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440" w:type="dxa"/>
            <w:hideMark/>
          </w:tcPr>
          <w:p w14:paraId="4C6203CC"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06)</w:t>
            </w:r>
          </w:p>
        </w:tc>
        <w:tc>
          <w:tcPr>
            <w:tcW w:w="1620" w:type="dxa"/>
            <w:hideMark/>
          </w:tcPr>
          <w:p w14:paraId="67388D23" w14:textId="77777777" w:rsidR="00703E89" w:rsidRDefault="00703E89" w:rsidP="00F32B74">
            <w:pPr>
              <w:widowControl w:val="0"/>
              <w:autoSpaceDE w:val="0"/>
              <w:autoSpaceDN w:val="0"/>
              <w:adjustRightInd w:val="0"/>
              <w:jc w:val="center"/>
              <w:rPr>
                <w:rFonts w:cs="Arial"/>
              </w:rPr>
            </w:pPr>
            <w:r>
              <w:rPr>
                <w:rFonts w:cs="Arial"/>
                <w:spacing w:val="2"/>
              </w:rPr>
              <w:t>6 bytes</w:t>
            </w:r>
          </w:p>
        </w:tc>
        <w:tc>
          <w:tcPr>
            <w:tcW w:w="3510" w:type="dxa"/>
          </w:tcPr>
          <w:p w14:paraId="7F8B645B"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123437</w:t>
            </w:r>
          </w:p>
          <w:p w14:paraId="219605CD"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C00EE24" w14:textId="77777777" w:rsidTr="00F32B74">
        <w:trPr>
          <w:trHeight w:hRule="exact" w:val="360"/>
          <w:tblHeader/>
        </w:trPr>
        <w:tc>
          <w:tcPr>
            <w:tcW w:w="1341" w:type="dxa"/>
            <w:hideMark/>
          </w:tcPr>
          <w:p w14:paraId="477C4623" w14:textId="77777777" w:rsidR="00703E89" w:rsidRDefault="00703E89" w:rsidP="00F32B74">
            <w:pPr>
              <w:widowControl w:val="0"/>
              <w:autoSpaceDE w:val="0"/>
              <w:autoSpaceDN w:val="0"/>
              <w:adjustRightInd w:val="0"/>
              <w:jc w:val="center"/>
              <w:rPr>
                <w:rFonts w:cs="Arial"/>
              </w:rPr>
            </w:pPr>
            <w:r>
              <w:rPr>
                <w:rFonts w:cs="Arial"/>
              </w:rPr>
              <w:t>39</w:t>
            </w:r>
          </w:p>
        </w:tc>
        <w:tc>
          <w:tcPr>
            <w:tcW w:w="2250" w:type="dxa"/>
            <w:hideMark/>
          </w:tcPr>
          <w:p w14:paraId="059B9924" w14:textId="77777777" w:rsidR="00703E89" w:rsidRDefault="00703E89" w:rsidP="00F32B74">
            <w:pPr>
              <w:widowControl w:val="0"/>
              <w:autoSpaceDE w:val="0"/>
              <w:autoSpaceDN w:val="0"/>
              <w:adjustRightInd w:val="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440" w:type="dxa"/>
            <w:hideMark/>
          </w:tcPr>
          <w:p w14:paraId="3D4EA72F" w14:textId="77777777" w:rsidR="00703E89" w:rsidRDefault="00703E89" w:rsidP="00F32B74">
            <w:pPr>
              <w:widowControl w:val="0"/>
              <w:autoSpaceDE w:val="0"/>
              <w:autoSpaceDN w:val="0"/>
              <w:adjustRightInd w:val="0"/>
              <w:jc w:val="center"/>
              <w:rPr>
                <w:rFonts w:cs="Arial"/>
              </w:rPr>
            </w:pPr>
            <w:r>
              <w:rPr>
                <w:rFonts w:cs="Arial"/>
                <w:spacing w:val="2"/>
              </w:rPr>
              <w:t>X</w:t>
            </w:r>
            <w:r>
              <w:rPr>
                <w:rFonts w:cs="Arial"/>
                <w:spacing w:val="1"/>
              </w:rPr>
              <w:t>(</w:t>
            </w:r>
            <w:r>
              <w:rPr>
                <w:rFonts w:cs="Arial"/>
              </w:rPr>
              <w:t>01)</w:t>
            </w:r>
          </w:p>
        </w:tc>
        <w:tc>
          <w:tcPr>
            <w:tcW w:w="1620" w:type="dxa"/>
            <w:hideMark/>
          </w:tcPr>
          <w:p w14:paraId="0D709D41" w14:textId="77777777" w:rsidR="00703E89" w:rsidRDefault="00703E89" w:rsidP="00F32B74">
            <w:pPr>
              <w:widowControl w:val="0"/>
              <w:autoSpaceDE w:val="0"/>
              <w:autoSpaceDN w:val="0"/>
              <w:adjustRightInd w:val="0"/>
              <w:jc w:val="center"/>
              <w:rPr>
                <w:rFonts w:cs="Arial"/>
                <w:spacing w:val="2"/>
              </w:rPr>
            </w:pPr>
            <w:r>
              <w:rPr>
                <w:rFonts w:cs="Arial"/>
                <w:spacing w:val="2"/>
              </w:rPr>
              <w:t>1 byte</w:t>
            </w:r>
          </w:p>
        </w:tc>
        <w:tc>
          <w:tcPr>
            <w:tcW w:w="3510" w:type="dxa"/>
            <w:hideMark/>
          </w:tcPr>
          <w:p w14:paraId="344D7EA9"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F</w:t>
            </w:r>
          </w:p>
        </w:tc>
      </w:tr>
      <w:tr w:rsidR="00703E89" w14:paraId="2A347E9A" w14:textId="77777777" w:rsidTr="00F32B74">
        <w:trPr>
          <w:trHeight w:hRule="exact" w:val="360"/>
          <w:tblHeader/>
        </w:trPr>
        <w:tc>
          <w:tcPr>
            <w:tcW w:w="1341" w:type="dxa"/>
            <w:hideMark/>
          </w:tcPr>
          <w:p w14:paraId="6ABC9F43" w14:textId="77777777" w:rsidR="00703E89" w:rsidRDefault="00703E89" w:rsidP="00F32B74">
            <w:pPr>
              <w:widowControl w:val="0"/>
              <w:autoSpaceDE w:val="0"/>
              <w:autoSpaceDN w:val="0"/>
              <w:adjustRightInd w:val="0"/>
              <w:jc w:val="center"/>
              <w:rPr>
                <w:rFonts w:cs="Arial"/>
              </w:rPr>
            </w:pPr>
            <w:r>
              <w:rPr>
                <w:rFonts w:cs="Arial"/>
              </w:rPr>
              <w:t>40</w:t>
            </w:r>
          </w:p>
        </w:tc>
        <w:tc>
          <w:tcPr>
            <w:tcW w:w="2250" w:type="dxa"/>
            <w:hideMark/>
          </w:tcPr>
          <w:p w14:paraId="6136B26B" w14:textId="77777777" w:rsidR="00703E89" w:rsidRDefault="00703E89" w:rsidP="00F32B74">
            <w:pPr>
              <w:widowControl w:val="0"/>
              <w:autoSpaceDE w:val="0"/>
              <w:autoSpaceDN w:val="0"/>
              <w:adjustRightInd w:val="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440" w:type="dxa"/>
            <w:hideMark/>
          </w:tcPr>
          <w:p w14:paraId="0A678DFD" w14:textId="77777777" w:rsidR="00703E89" w:rsidRDefault="00703E89" w:rsidP="00F32B74">
            <w:pPr>
              <w:widowControl w:val="0"/>
              <w:autoSpaceDE w:val="0"/>
              <w:autoSpaceDN w:val="0"/>
              <w:adjustRightInd w:val="0"/>
              <w:jc w:val="center"/>
              <w:rPr>
                <w:rFonts w:cs="Arial"/>
              </w:rPr>
            </w:pPr>
            <w:r>
              <w:rPr>
                <w:rFonts w:cs="Arial"/>
                <w:spacing w:val="2"/>
              </w:rPr>
              <w:t>X</w:t>
            </w:r>
            <w:r>
              <w:rPr>
                <w:rFonts w:cs="Arial"/>
                <w:spacing w:val="1"/>
              </w:rPr>
              <w:t>(</w:t>
            </w:r>
            <w:r>
              <w:rPr>
                <w:rFonts w:cs="Arial"/>
              </w:rPr>
              <w:t>01)</w:t>
            </w:r>
          </w:p>
        </w:tc>
        <w:tc>
          <w:tcPr>
            <w:tcW w:w="1620" w:type="dxa"/>
            <w:hideMark/>
          </w:tcPr>
          <w:p w14:paraId="41BED197" w14:textId="77777777" w:rsidR="00703E89" w:rsidRDefault="00703E89" w:rsidP="00F32B74">
            <w:pPr>
              <w:widowControl w:val="0"/>
              <w:autoSpaceDE w:val="0"/>
              <w:autoSpaceDN w:val="0"/>
              <w:adjustRightInd w:val="0"/>
              <w:jc w:val="center"/>
              <w:rPr>
                <w:rFonts w:cs="Arial"/>
                <w:spacing w:val="2"/>
              </w:rPr>
            </w:pPr>
            <w:r>
              <w:rPr>
                <w:rFonts w:cs="Arial"/>
                <w:spacing w:val="2"/>
              </w:rPr>
              <w:t>1 byte</w:t>
            </w:r>
          </w:p>
        </w:tc>
        <w:tc>
          <w:tcPr>
            <w:tcW w:w="3510" w:type="dxa"/>
            <w:hideMark/>
          </w:tcPr>
          <w:p w14:paraId="507B6DEA"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O</w:t>
            </w:r>
          </w:p>
        </w:tc>
      </w:tr>
      <w:tr w:rsidR="00703E89" w14:paraId="3A24ADA0" w14:textId="77777777" w:rsidTr="00F32B74">
        <w:trPr>
          <w:trHeight w:hRule="exact" w:val="360"/>
          <w:tblHeader/>
        </w:trPr>
        <w:tc>
          <w:tcPr>
            <w:tcW w:w="1341" w:type="dxa"/>
            <w:hideMark/>
          </w:tcPr>
          <w:p w14:paraId="3AE9B68F" w14:textId="77777777" w:rsidR="00703E89" w:rsidRDefault="00703E89" w:rsidP="00F32B74">
            <w:pPr>
              <w:widowControl w:val="0"/>
              <w:autoSpaceDE w:val="0"/>
              <w:autoSpaceDN w:val="0"/>
              <w:adjustRightInd w:val="0"/>
              <w:jc w:val="center"/>
              <w:rPr>
                <w:rFonts w:cs="Arial"/>
                <w:spacing w:val="3"/>
              </w:rPr>
            </w:pPr>
            <w:r>
              <w:rPr>
                <w:rFonts w:cs="Arial"/>
                <w:spacing w:val="3"/>
              </w:rPr>
              <w:t>41-42</w:t>
            </w:r>
          </w:p>
        </w:tc>
        <w:tc>
          <w:tcPr>
            <w:tcW w:w="2250" w:type="dxa"/>
            <w:hideMark/>
          </w:tcPr>
          <w:p w14:paraId="330D52E8" w14:textId="77777777" w:rsidR="00703E89" w:rsidRDefault="00703E89" w:rsidP="00F32B74">
            <w:pPr>
              <w:widowControl w:val="0"/>
              <w:autoSpaceDE w:val="0"/>
              <w:autoSpaceDN w:val="0"/>
              <w:adjustRightInd w:val="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440" w:type="dxa"/>
            <w:hideMark/>
          </w:tcPr>
          <w:p w14:paraId="213268A6"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02)</w:t>
            </w:r>
          </w:p>
        </w:tc>
        <w:tc>
          <w:tcPr>
            <w:tcW w:w="1620" w:type="dxa"/>
            <w:hideMark/>
          </w:tcPr>
          <w:p w14:paraId="25E55E08" w14:textId="77777777" w:rsidR="00703E89" w:rsidRDefault="00703E89" w:rsidP="00F32B74">
            <w:pPr>
              <w:widowControl w:val="0"/>
              <w:autoSpaceDE w:val="0"/>
              <w:autoSpaceDN w:val="0"/>
              <w:adjustRightInd w:val="0"/>
              <w:jc w:val="center"/>
              <w:rPr>
                <w:rFonts w:cs="Arial"/>
              </w:rPr>
            </w:pPr>
            <w:r>
              <w:rPr>
                <w:rFonts w:cs="Arial"/>
                <w:spacing w:val="2"/>
              </w:rPr>
              <w:t>2 bytes</w:t>
            </w:r>
          </w:p>
        </w:tc>
        <w:tc>
          <w:tcPr>
            <w:tcW w:w="3510" w:type="dxa"/>
            <w:hideMark/>
          </w:tcPr>
          <w:p w14:paraId="6B551572"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w:t>
            </w:r>
          </w:p>
        </w:tc>
      </w:tr>
      <w:tr w:rsidR="00703E89" w14:paraId="0C8B6E0D" w14:textId="77777777" w:rsidTr="00F32B74">
        <w:trPr>
          <w:trHeight w:hRule="exact" w:val="360"/>
          <w:tblHeader/>
        </w:trPr>
        <w:tc>
          <w:tcPr>
            <w:tcW w:w="1341" w:type="dxa"/>
            <w:hideMark/>
          </w:tcPr>
          <w:p w14:paraId="2C25ACAA" w14:textId="77777777" w:rsidR="00703E89" w:rsidRDefault="00703E89" w:rsidP="00F32B74">
            <w:pPr>
              <w:widowControl w:val="0"/>
              <w:autoSpaceDE w:val="0"/>
              <w:autoSpaceDN w:val="0"/>
              <w:adjustRightInd w:val="0"/>
              <w:jc w:val="center"/>
              <w:rPr>
                <w:rFonts w:cs="Arial"/>
                <w:spacing w:val="-1"/>
              </w:rPr>
            </w:pPr>
            <w:r>
              <w:rPr>
                <w:rFonts w:cs="Arial"/>
                <w:spacing w:val="-1"/>
              </w:rPr>
              <w:t>43</w:t>
            </w:r>
          </w:p>
        </w:tc>
        <w:tc>
          <w:tcPr>
            <w:tcW w:w="2250" w:type="dxa"/>
            <w:hideMark/>
          </w:tcPr>
          <w:p w14:paraId="3C5DD1EC" w14:textId="77777777" w:rsidR="00703E89" w:rsidRDefault="00703E89" w:rsidP="00F32B74">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440" w:type="dxa"/>
            <w:hideMark/>
          </w:tcPr>
          <w:p w14:paraId="764B0E3E"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620" w:type="dxa"/>
            <w:hideMark/>
          </w:tcPr>
          <w:p w14:paraId="386E539D" w14:textId="77777777" w:rsidR="00703E89" w:rsidRDefault="00703E89" w:rsidP="00F32B74">
            <w:pPr>
              <w:widowControl w:val="0"/>
              <w:autoSpaceDE w:val="0"/>
              <w:autoSpaceDN w:val="0"/>
              <w:adjustRightInd w:val="0"/>
              <w:jc w:val="center"/>
              <w:rPr>
                <w:rFonts w:cs="Arial"/>
              </w:rPr>
            </w:pPr>
            <w:r>
              <w:rPr>
                <w:rFonts w:cs="Arial"/>
                <w:spacing w:val="2"/>
              </w:rPr>
              <w:t>1 byte</w:t>
            </w:r>
          </w:p>
        </w:tc>
        <w:tc>
          <w:tcPr>
            <w:tcW w:w="3510" w:type="dxa"/>
            <w:hideMark/>
          </w:tcPr>
          <w:p w14:paraId="7B8A87DF" w14:textId="77777777" w:rsidR="00703E89" w:rsidRPr="00F32B74"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0B4E6DF4" w14:textId="77777777" w:rsidTr="00F32B74">
        <w:trPr>
          <w:trHeight w:hRule="exact" w:val="360"/>
          <w:tblHeader/>
        </w:trPr>
        <w:tc>
          <w:tcPr>
            <w:tcW w:w="1341" w:type="dxa"/>
            <w:hideMark/>
          </w:tcPr>
          <w:p w14:paraId="5C099BE6" w14:textId="77777777" w:rsidR="00703E89" w:rsidRDefault="00703E89" w:rsidP="00F32B74">
            <w:pPr>
              <w:widowControl w:val="0"/>
              <w:autoSpaceDE w:val="0"/>
              <w:autoSpaceDN w:val="0"/>
              <w:adjustRightInd w:val="0"/>
              <w:jc w:val="center"/>
              <w:rPr>
                <w:rFonts w:cs="Arial"/>
                <w:spacing w:val="-1"/>
              </w:rPr>
            </w:pPr>
            <w:r>
              <w:rPr>
                <w:rFonts w:cs="Arial"/>
                <w:spacing w:val="-1"/>
              </w:rPr>
              <w:t>44</w:t>
            </w:r>
          </w:p>
        </w:tc>
        <w:tc>
          <w:tcPr>
            <w:tcW w:w="2250" w:type="dxa"/>
            <w:hideMark/>
          </w:tcPr>
          <w:p w14:paraId="77AEA2B7" w14:textId="77777777" w:rsidR="00703E89" w:rsidRDefault="00703E89" w:rsidP="00F32B74">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440" w:type="dxa"/>
            <w:hideMark/>
          </w:tcPr>
          <w:p w14:paraId="01A5305C"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620" w:type="dxa"/>
            <w:hideMark/>
          </w:tcPr>
          <w:p w14:paraId="393CDFDC" w14:textId="77777777" w:rsidR="00703E89" w:rsidRDefault="00703E89" w:rsidP="00F32B74">
            <w:pPr>
              <w:widowControl w:val="0"/>
              <w:autoSpaceDE w:val="0"/>
              <w:autoSpaceDN w:val="0"/>
              <w:adjustRightInd w:val="0"/>
              <w:jc w:val="center"/>
              <w:rPr>
                <w:rFonts w:cs="Arial"/>
              </w:rPr>
            </w:pPr>
            <w:r>
              <w:rPr>
                <w:rFonts w:cs="Arial"/>
                <w:spacing w:val="2"/>
              </w:rPr>
              <w:t>1 byte</w:t>
            </w:r>
          </w:p>
        </w:tc>
        <w:tc>
          <w:tcPr>
            <w:tcW w:w="3510" w:type="dxa"/>
            <w:hideMark/>
          </w:tcPr>
          <w:p w14:paraId="6F64DBBA" w14:textId="77777777" w:rsidR="00703E89" w:rsidRPr="00F32B74"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0B7677F6" w14:textId="77777777" w:rsidTr="00F32B74">
        <w:trPr>
          <w:trHeight w:hRule="exact" w:val="360"/>
          <w:tblHeader/>
        </w:trPr>
        <w:tc>
          <w:tcPr>
            <w:tcW w:w="1341" w:type="dxa"/>
            <w:hideMark/>
          </w:tcPr>
          <w:p w14:paraId="5ADCD506" w14:textId="77777777" w:rsidR="00703E89" w:rsidRDefault="00703E89" w:rsidP="00F32B74">
            <w:pPr>
              <w:widowControl w:val="0"/>
              <w:autoSpaceDE w:val="0"/>
              <w:autoSpaceDN w:val="0"/>
              <w:adjustRightInd w:val="0"/>
              <w:jc w:val="center"/>
              <w:rPr>
                <w:rFonts w:cs="Arial"/>
                <w:spacing w:val="-1"/>
              </w:rPr>
            </w:pPr>
            <w:r>
              <w:rPr>
                <w:rFonts w:cs="Arial"/>
                <w:spacing w:val="-1"/>
              </w:rPr>
              <w:t>45</w:t>
            </w:r>
          </w:p>
        </w:tc>
        <w:tc>
          <w:tcPr>
            <w:tcW w:w="2250" w:type="dxa"/>
            <w:hideMark/>
          </w:tcPr>
          <w:p w14:paraId="64E52789" w14:textId="77777777" w:rsidR="00703E89" w:rsidRDefault="00703E89" w:rsidP="00F32B74">
            <w:pPr>
              <w:widowControl w:val="0"/>
              <w:autoSpaceDE w:val="0"/>
              <w:autoSpaceDN w:val="0"/>
              <w:adjustRightInd w:val="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440" w:type="dxa"/>
            <w:hideMark/>
          </w:tcPr>
          <w:p w14:paraId="462AA33D"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01)</w:t>
            </w:r>
          </w:p>
        </w:tc>
        <w:tc>
          <w:tcPr>
            <w:tcW w:w="1620" w:type="dxa"/>
            <w:hideMark/>
          </w:tcPr>
          <w:p w14:paraId="6CC52749" w14:textId="77777777" w:rsidR="00703E89" w:rsidRDefault="00703E89" w:rsidP="00F32B74">
            <w:pPr>
              <w:widowControl w:val="0"/>
              <w:autoSpaceDE w:val="0"/>
              <w:autoSpaceDN w:val="0"/>
              <w:adjustRightInd w:val="0"/>
              <w:jc w:val="center"/>
              <w:rPr>
                <w:rFonts w:cs="Arial"/>
              </w:rPr>
            </w:pPr>
            <w:r>
              <w:rPr>
                <w:rFonts w:cs="Arial"/>
                <w:spacing w:val="2"/>
              </w:rPr>
              <w:t>1 byte</w:t>
            </w:r>
          </w:p>
        </w:tc>
        <w:tc>
          <w:tcPr>
            <w:tcW w:w="3510" w:type="dxa"/>
            <w:hideMark/>
          </w:tcPr>
          <w:p w14:paraId="62810A56"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38759494" w14:textId="77777777" w:rsidTr="00F32B74">
        <w:trPr>
          <w:trHeight w:hRule="exact" w:val="360"/>
          <w:tblHeader/>
        </w:trPr>
        <w:tc>
          <w:tcPr>
            <w:tcW w:w="1341" w:type="dxa"/>
            <w:hideMark/>
          </w:tcPr>
          <w:p w14:paraId="5AE4CF5D" w14:textId="77777777" w:rsidR="00703E89" w:rsidRDefault="00703E89" w:rsidP="00F32B74">
            <w:pPr>
              <w:widowControl w:val="0"/>
              <w:autoSpaceDE w:val="0"/>
              <w:autoSpaceDN w:val="0"/>
              <w:adjustRightInd w:val="0"/>
              <w:jc w:val="center"/>
              <w:rPr>
                <w:rFonts w:cs="Arial"/>
                <w:spacing w:val="-1"/>
              </w:rPr>
            </w:pPr>
            <w:r>
              <w:rPr>
                <w:rFonts w:cs="Arial"/>
                <w:spacing w:val="-1"/>
              </w:rPr>
              <w:t>46-48</w:t>
            </w:r>
          </w:p>
        </w:tc>
        <w:tc>
          <w:tcPr>
            <w:tcW w:w="2250" w:type="dxa"/>
            <w:hideMark/>
          </w:tcPr>
          <w:p w14:paraId="16F40911" w14:textId="77777777" w:rsidR="00703E89" w:rsidRDefault="00703E89" w:rsidP="00F32B74">
            <w:pPr>
              <w:widowControl w:val="0"/>
              <w:autoSpaceDE w:val="0"/>
              <w:autoSpaceDN w:val="0"/>
              <w:adjustRightInd w:val="0"/>
              <w:rPr>
                <w:rFonts w:cs="Arial"/>
              </w:rPr>
            </w:pPr>
            <w:r>
              <w:rPr>
                <w:rFonts w:cs="Arial"/>
                <w:spacing w:val="-1"/>
              </w:rPr>
              <w:t>Response Code</w:t>
            </w:r>
          </w:p>
        </w:tc>
        <w:tc>
          <w:tcPr>
            <w:tcW w:w="1440" w:type="dxa"/>
            <w:hideMark/>
          </w:tcPr>
          <w:p w14:paraId="2B0C8255" w14:textId="77777777" w:rsidR="00703E89" w:rsidRDefault="00703E89" w:rsidP="00F32B74">
            <w:pPr>
              <w:widowControl w:val="0"/>
              <w:autoSpaceDE w:val="0"/>
              <w:autoSpaceDN w:val="0"/>
              <w:adjustRightInd w:val="0"/>
              <w:jc w:val="center"/>
              <w:rPr>
                <w:rFonts w:cs="Arial"/>
              </w:rPr>
            </w:pPr>
            <w:r>
              <w:rPr>
                <w:rFonts w:cs="Arial"/>
              </w:rPr>
              <w:t>9</w:t>
            </w:r>
            <w:r>
              <w:rPr>
                <w:rFonts w:cs="Arial"/>
                <w:spacing w:val="1"/>
              </w:rPr>
              <w:t>(</w:t>
            </w:r>
            <w:r>
              <w:rPr>
                <w:rFonts w:cs="Arial"/>
              </w:rPr>
              <w:t>03)</w:t>
            </w:r>
          </w:p>
        </w:tc>
        <w:tc>
          <w:tcPr>
            <w:tcW w:w="1620" w:type="dxa"/>
            <w:hideMark/>
          </w:tcPr>
          <w:p w14:paraId="19F0B05A" w14:textId="77777777" w:rsidR="00703E89" w:rsidRDefault="00703E89" w:rsidP="00F32B74">
            <w:pPr>
              <w:widowControl w:val="0"/>
              <w:autoSpaceDE w:val="0"/>
              <w:autoSpaceDN w:val="0"/>
              <w:adjustRightInd w:val="0"/>
              <w:jc w:val="center"/>
              <w:rPr>
                <w:rFonts w:cs="Arial"/>
              </w:rPr>
            </w:pPr>
            <w:r>
              <w:rPr>
                <w:rFonts w:cs="Arial"/>
                <w:spacing w:val="2"/>
              </w:rPr>
              <w:t>3 bytes</w:t>
            </w:r>
          </w:p>
        </w:tc>
        <w:tc>
          <w:tcPr>
            <w:tcW w:w="3510" w:type="dxa"/>
            <w:hideMark/>
          </w:tcPr>
          <w:p w14:paraId="41AA2C62"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069</w:t>
            </w:r>
          </w:p>
        </w:tc>
      </w:tr>
    </w:tbl>
    <w:p w14:paraId="11D1B79A" w14:textId="77777777" w:rsidR="00703E89" w:rsidRDefault="00703E89"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710"/>
        <w:gridCol w:w="3420"/>
      </w:tblGrid>
      <w:tr w:rsidR="00703E89" w14:paraId="65243B85" w14:textId="77777777" w:rsidTr="00F32B74">
        <w:tc>
          <w:tcPr>
            <w:tcW w:w="1260" w:type="dxa"/>
            <w:hideMark/>
          </w:tcPr>
          <w:p w14:paraId="357D4D83" w14:textId="77777777" w:rsidR="00703E89" w:rsidRDefault="00703E89" w:rsidP="004B49C6">
            <w:pPr>
              <w:spacing w:line="240" w:lineRule="atLeast"/>
              <w:jc w:val="center"/>
              <w:rPr>
                <w:b/>
                <w:snapToGrid w:val="0"/>
                <w:color w:val="000000"/>
              </w:rPr>
            </w:pPr>
            <w:r>
              <w:rPr>
                <w:b/>
                <w:snapToGrid w:val="0"/>
                <w:color w:val="000000"/>
              </w:rPr>
              <w:t xml:space="preserve">SPDH </w:t>
            </w:r>
          </w:p>
          <w:p w14:paraId="231367C5"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3A80A77D"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74A645B7" w14:textId="77777777" w:rsidR="00703E89" w:rsidRDefault="00703E89" w:rsidP="004B49C6">
            <w:pPr>
              <w:spacing w:line="240" w:lineRule="atLeast"/>
              <w:jc w:val="center"/>
              <w:rPr>
                <w:b/>
                <w:snapToGrid w:val="0"/>
                <w:color w:val="000000"/>
              </w:rPr>
            </w:pPr>
            <w:r>
              <w:rPr>
                <w:b/>
                <w:snapToGrid w:val="0"/>
                <w:color w:val="000000"/>
              </w:rPr>
              <w:t>Picture</w:t>
            </w:r>
          </w:p>
        </w:tc>
        <w:tc>
          <w:tcPr>
            <w:tcW w:w="1710" w:type="dxa"/>
            <w:hideMark/>
          </w:tcPr>
          <w:p w14:paraId="29CD7F7C" w14:textId="77777777" w:rsidR="00703E89" w:rsidRDefault="00703E89" w:rsidP="004B49C6">
            <w:pPr>
              <w:spacing w:line="240" w:lineRule="atLeast"/>
              <w:jc w:val="center"/>
              <w:rPr>
                <w:b/>
                <w:snapToGrid w:val="0"/>
                <w:color w:val="000000"/>
              </w:rPr>
            </w:pPr>
            <w:r>
              <w:rPr>
                <w:b/>
                <w:snapToGrid w:val="0"/>
                <w:color w:val="000000"/>
              </w:rPr>
              <w:t>Length</w:t>
            </w:r>
          </w:p>
        </w:tc>
        <w:tc>
          <w:tcPr>
            <w:tcW w:w="3420" w:type="dxa"/>
            <w:hideMark/>
          </w:tcPr>
          <w:p w14:paraId="4BA07137"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10EEAF8F" w14:textId="77777777" w:rsidTr="00F32B74">
        <w:tc>
          <w:tcPr>
            <w:tcW w:w="1260" w:type="dxa"/>
            <w:hideMark/>
          </w:tcPr>
          <w:p w14:paraId="3A0C56C7" w14:textId="77777777" w:rsidR="00703E89" w:rsidRDefault="00703E89" w:rsidP="004B49C6">
            <w:pPr>
              <w:spacing w:line="240" w:lineRule="atLeast"/>
              <w:jc w:val="center"/>
              <w:rPr>
                <w:snapToGrid w:val="0"/>
                <w:color w:val="000000"/>
              </w:rPr>
            </w:pPr>
            <w:r>
              <w:rPr>
                <w:snapToGrid w:val="0"/>
                <w:color w:val="000000"/>
              </w:rPr>
              <w:t>F</w:t>
            </w:r>
          </w:p>
        </w:tc>
        <w:tc>
          <w:tcPr>
            <w:tcW w:w="2160" w:type="dxa"/>
            <w:hideMark/>
          </w:tcPr>
          <w:p w14:paraId="0669D4A2" w14:textId="77777777" w:rsidR="00703E89" w:rsidRDefault="00703E89" w:rsidP="004B49C6">
            <w:pPr>
              <w:spacing w:line="240" w:lineRule="atLeast"/>
              <w:rPr>
                <w:snapToGrid w:val="0"/>
                <w:color w:val="000000"/>
              </w:rPr>
            </w:pPr>
            <w:r>
              <w:rPr>
                <w:snapToGrid w:val="0"/>
                <w:color w:val="000000"/>
              </w:rPr>
              <w:t>Approval code</w:t>
            </w:r>
          </w:p>
        </w:tc>
        <w:tc>
          <w:tcPr>
            <w:tcW w:w="1440" w:type="dxa"/>
            <w:hideMark/>
          </w:tcPr>
          <w:p w14:paraId="250EF124" w14:textId="77777777" w:rsidR="00703E89" w:rsidRDefault="00703E89" w:rsidP="00F32B74">
            <w:pPr>
              <w:spacing w:line="240" w:lineRule="atLeast"/>
              <w:jc w:val="center"/>
              <w:rPr>
                <w:snapToGrid w:val="0"/>
                <w:color w:val="000000"/>
              </w:rPr>
            </w:pPr>
            <w:r>
              <w:rPr>
                <w:snapToGrid w:val="0"/>
                <w:color w:val="000000"/>
              </w:rPr>
              <w:t>X(8)</w:t>
            </w:r>
          </w:p>
        </w:tc>
        <w:tc>
          <w:tcPr>
            <w:tcW w:w="1710" w:type="dxa"/>
            <w:hideMark/>
          </w:tcPr>
          <w:p w14:paraId="4945C4F3" w14:textId="77777777" w:rsidR="00703E89" w:rsidRDefault="00703E89" w:rsidP="00F32B74">
            <w:pPr>
              <w:spacing w:line="240" w:lineRule="atLeast"/>
              <w:jc w:val="center"/>
              <w:rPr>
                <w:snapToGrid w:val="0"/>
                <w:color w:val="000000"/>
              </w:rPr>
            </w:pPr>
            <w:r>
              <w:rPr>
                <w:snapToGrid w:val="0"/>
                <w:color w:val="000000"/>
              </w:rPr>
              <w:t>8 byte</w:t>
            </w:r>
          </w:p>
        </w:tc>
        <w:tc>
          <w:tcPr>
            <w:tcW w:w="3420" w:type="dxa"/>
            <w:hideMark/>
          </w:tcPr>
          <w:p w14:paraId="14A17413" w14:textId="77777777" w:rsidR="00703E89" w:rsidRPr="00F32B74" w:rsidRDefault="00703E89" w:rsidP="004B49C6">
            <w:pPr>
              <w:spacing w:line="240" w:lineRule="atLeast"/>
              <w:jc w:val="center"/>
              <w:rPr>
                <w:rFonts w:ascii="Courier New" w:hAnsi="Courier New" w:cs="Courier New"/>
                <w:b/>
                <w:snapToGrid w:val="0"/>
                <w:color w:val="538135" w:themeColor="accent3"/>
                <w:sz w:val="18"/>
                <w:szCs w:val="18"/>
              </w:rPr>
            </w:pPr>
            <w:r w:rsidRPr="00F32B74">
              <w:rPr>
                <w:rFonts w:ascii="Courier New" w:hAnsi="Courier New" w:cs="Courier New"/>
                <w:b/>
                <w:color w:val="538135" w:themeColor="accent3"/>
                <w:sz w:val="18"/>
                <w:szCs w:val="18"/>
              </w:rPr>
              <w:t>1cF00000000</w:t>
            </w:r>
          </w:p>
        </w:tc>
      </w:tr>
      <w:tr w:rsidR="00703E89" w14:paraId="66F1D004" w14:textId="77777777" w:rsidTr="00F32B74">
        <w:tc>
          <w:tcPr>
            <w:tcW w:w="1260" w:type="dxa"/>
            <w:hideMark/>
          </w:tcPr>
          <w:p w14:paraId="2FD1AC56"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19CD193D"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6C4E0343" w14:textId="77777777" w:rsidR="00703E89" w:rsidRDefault="00703E89" w:rsidP="00F32B74">
            <w:pPr>
              <w:spacing w:line="240" w:lineRule="atLeast"/>
              <w:jc w:val="center"/>
              <w:rPr>
                <w:snapToGrid w:val="0"/>
                <w:color w:val="000000"/>
              </w:rPr>
            </w:pPr>
            <w:r>
              <w:rPr>
                <w:snapToGrid w:val="0"/>
                <w:color w:val="000000"/>
              </w:rPr>
              <w:t>X(16)</w:t>
            </w:r>
          </w:p>
        </w:tc>
        <w:tc>
          <w:tcPr>
            <w:tcW w:w="1710" w:type="dxa"/>
            <w:hideMark/>
          </w:tcPr>
          <w:p w14:paraId="07E013D6" w14:textId="77777777" w:rsidR="00703E89" w:rsidRDefault="00703E89" w:rsidP="00F32B74">
            <w:pPr>
              <w:spacing w:line="240" w:lineRule="atLeast"/>
              <w:jc w:val="center"/>
              <w:rPr>
                <w:snapToGrid w:val="0"/>
                <w:color w:val="000000"/>
              </w:rPr>
            </w:pPr>
            <w:r>
              <w:rPr>
                <w:snapToGrid w:val="0"/>
                <w:color w:val="000000"/>
              </w:rPr>
              <w:t>1 to 16 bytes</w:t>
            </w:r>
          </w:p>
        </w:tc>
        <w:tc>
          <w:tcPr>
            <w:tcW w:w="3420" w:type="dxa"/>
            <w:hideMark/>
          </w:tcPr>
          <w:p w14:paraId="3A659AD6" w14:textId="77777777" w:rsidR="00703E89" w:rsidRPr="00F32B74"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F32B74">
              <w:rPr>
                <w:rFonts w:ascii="Courier New" w:hAnsi="Courier New" w:cs="Courier New"/>
                <w:b/>
                <w:color w:val="538135" w:themeColor="accent3"/>
                <w:sz w:val="18"/>
                <w:szCs w:val="18"/>
              </w:rPr>
              <w:t>1cQCX</w:t>
            </w:r>
          </w:p>
        </w:tc>
      </w:tr>
      <w:tr w:rsidR="00703E89" w14:paraId="007E49BC" w14:textId="77777777" w:rsidTr="00F32B74">
        <w:tc>
          <w:tcPr>
            <w:tcW w:w="1260" w:type="dxa"/>
            <w:hideMark/>
          </w:tcPr>
          <w:p w14:paraId="65C62635" w14:textId="77777777" w:rsidR="00703E89" w:rsidRDefault="00703E89" w:rsidP="004B49C6">
            <w:pPr>
              <w:spacing w:line="240" w:lineRule="atLeast"/>
              <w:jc w:val="center"/>
              <w:rPr>
                <w:snapToGrid w:val="0"/>
                <w:color w:val="000000"/>
              </w:rPr>
            </w:pPr>
            <w:r>
              <w:rPr>
                <w:snapToGrid w:val="0"/>
                <w:color w:val="000000"/>
              </w:rPr>
              <w:t>g</w:t>
            </w:r>
          </w:p>
        </w:tc>
        <w:tc>
          <w:tcPr>
            <w:tcW w:w="2160" w:type="dxa"/>
            <w:hideMark/>
          </w:tcPr>
          <w:p w14:paraId="7DB4A9A6" w14:textId="77777777" w:rsidR="00703E89" w:rsidRDefault="00703E89" w:rsidP="004B49C6">
            <w:pPr>
              <w:spacing w:line="240" w:lineRule="atLeast"/>
              <w:rPr>
                <w:snapToGrid w:val="0"/>
                <w:color w:val="000000"/>
              </w:rPr>
            </w:pPr>
            <w:r>
              <w:rPr>
                <w:snapToGrid w:val="0"/>
                <w:color w:val="000000"/>
              </w:rPr>
              <w:t>Response display</w:t>
            </w:r>
          </w:p>
        </w:tc>
        <w:tc>
          <w:tcPr>
            <w:tcW w:w="1440" w:type="dxa"/>
            <w:hideMark/>
          </w:tcPr>
          <w:p w14:paraId="16DD42D0" w14:textId="77777777" w:rsidR="00703E89" w:rsidRDefault="00703E89" w:rsidP="00F32B74">
            <w:pPr>
              <w:spacing w:line="240" w:lineRule="atLeast"/>
              <w:jc w:val="center"/>
              <w:rPr>
                <w:snapToGrid w:val="0"/>
                <w:color w:val="000000"/>
              </w:rPr>
            </w:pPr>
            <w:r>
              <w:rPr>
                <w:snapToGrid w:val="0"/>
                <w:color w:val="000000"/>
              </w:rPr>
              <w:t>X(48)</w:t>
            </w:r>
          </w:p>
        </w:tc>
        <w:tc>
          <w:tcPr>
            <w:tcW w:w="1710" w:type="dxa"/>
            <w:hideMark/>
          </w:tcPr>
          <w:p w14:paraId="4158E2A1" w14:textId="77777777" w:rsidR="00703E89" w:rsidRDefault="00703E89" w:rsidP="00F32B74">
            <w:pPr>
              <w:spacing w:line="240" w:lineRule="atLeast"/>
              <w:jc w:val="center"/>
              <w:rPr>
                <w:snapToGrid w:val="0"/>
                <w:color w:val="000000"/>
              </w:rPr>
            </w:pPr>
            <w:r>
              <w:rPr>
                <w:snapToGrid w:val="0"/>
                <w:color w:val="000000"/>
              </w:rPr>
              <w:t>1 to 48 bytes</w:t>
            </w:r>
          </w:p>
        </w:tc>
        <w:tc>
          <w:tcPr>
            <w:tcW w:w="3420" w:type="dxa"/>
            <w:hideMark/>
          </w:tcPr>
          <w:p w14:paraId="09FB15C1" w14:textId="77777777" w:rsidR="00703E89" w:rsidRPr="00F32B74" w:rsidRDefault="00703E89" w:rsidP="004B49C6">
            <w:pPr>
              <w:autoSpaceDE w:val="0"/>
              <w:autoSpaceDN w:val="0"/>
              <w:adjustRightInd w:val="0"/>
              <w:rPr>
                <w:rFonts w:ascii="Courier New" w:hAnsi="Courier New" w:cs="Courier New"/>
                <w:b/>
                <w:snapToGrid w:val="0"/>
                <w:color w:val="538135" w:themeColor="accent3"/>
                <w:sz w:val="18"/>
                <w:szCs w:val="18"/>
              </w:rPr>
            </w:pPr>
            <w:r w:rsidRPr="00F32B74">
              <w:rPr>
                <w:rFonts w:ascii="Courier New" w:hAnsi="Courier New" w:cs="Courier New"/>
                <w:b/>
                <w:color w:val="538135" w:themeColor="accent3"/>
                <w:sz w:val="18"/>
                <w:szCs w:val="18"/>
              </w:rPr>
              <w:t>1cgDECLINE         MSG EDIT ERROR      MISS SFID D</w:t>
            </w:r>
          </w:p>
        </w:tc>
      </w:tr>
      <w:tr w:rsidR="00703E89" w14:paraId="113C20E6" w14:textId="77777777" w:rsidTr="00F32B74">
        <w:tc>
          <w:tcPr>
            <w:tcW w:w="1260" w:type="dxa"/>
            <w:hideMark/>
          </w:tcPr>
          <w:p w14:paraId="07DF62C1"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1FDC3519"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5DEDBAC9" w14:textId="77777777" w:rsidR="00703E89" w:rsidRDefault="00703E89" w:rsidP="00F32B74">
            <w:pPr>
              <w:spacing w:line="240" w:lineRule="atLeast"/>
              <w:jc w:val="center"/>
              <w:rPr>
                <w:snapToGrid w:val="0"/>
                <w:color w:val="000000"/>
              </w:rPr>
            </w:pPr>
            <w:r>
              <w:rPr>
                <w:snapToGrid w:val="0"/>
                <w:color w:val="000000"/>
              </w:rPr>
              <w:t>X(10)</w:t>
            </w:r>
          </w:p>
        </w:tc>
        <w:tc>
          <w:tcPr>
            <w:tcW w:w="1710" w:type="dxa"/>
            <w:hideMark/>
          </w:tcPr>
          <w:p w14:paraId="0423AA25" w14:textId="77777777" w:rsidR="00703E89" w:rsidRDefault="00703E89" w:rsidP="00F32B74">
            <w:pPr>
              <w:spacing w:line="240" w:lineRule="atLeast"/>
              <w:jc w:val="center"/>
              <w:rPr>
                <w:snapToGrid w:val="0"/>
                <w:color w:val="000000"/>
              </w:rPr>
            </w:pPr>
            <w:r>
              <w:rPr>
                <w:snapToGrid w:val="0"/>
                <w:color w:val="000000"/>
              </w:rPr>
              <w:t>10 bytes</w:t>
            </w:r>
          </w:p>
        </w:tc>
        <w:tc>
          <w:tcPr>
            <w:tcW w:w="3420" w:type="dxa"/>
            <w:hideMark/>
          </w:tcPr>
          <w:p w14:paraId="674305A3" w14:textId="77777777" w:rsidR="00703E89" w:rsidRPr="00F32B74"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F32B74">
              <w:rPr>
                <w:rFonts w:ascii="Courier New" w:hAnsi="Courier New" w:cs="Courier New"/>
                <w:b/>
                <w:color w:val="538135" w:themeColor="accent3"/>
                <w:sz w:val="18"/>
                <w:szCs w:val="18"/>
              </w:rPr>
              <w:t>1ch0010320110</w:t>
            </w:r>
          </w:p>
        </w:tc>
      </w:tr>
    </w:tbl>
    <w:p w14:paraId="4AC6D37F" w14:textId="77777777" w:rsidR="00703E89" w:rsidRDefault="00703E89" w:rsidP="00703E89">
      <w:pPr>
        <w:autoSpaceDE w:val="0"/>
        <w:autoSpaceDN w:val="0"/>
        <w:adjustRightInd w:val="0"/>
      </w:pPr>
    </w:p>
    <w:p w14:paraId="48AC94F7" w14:textId="77777777" w:rsidR="00703E89" w:rsidRDefault="00703E89" w:rsidP="00703E89">
      <w:pPr>
        <w:autoSpaceDE w:val="0"/>
        <w:autoSpaceDN w:val="0"/>
        <w:adjustRightInd w:val="0"/>
      </w:pPr>
    </w:p>
    <w:p w14:paraId="1FDB9BCD" w14:textId="77777777" w:rsidR="00703E89" w:rsidRDefault="00703E89" w:rsidP="00703E89">
      <w:pPr>
        <w:spacing w:after="200" w:line="276" w:lineRule="auto"/>
      </w:pPr>
      <w:r>
        <w:br w:type="page"/>
      </w:r>
    </w:p>
    <w:p w14:paraId="46F4D9AB" w14:textId="77777777" w:rsidR="00703E89" w:rsidRDefault="00703E89" w:rsidP="0008759F">
      <w:pPr>
        <w:pStyle w:val="Heading2"/>
      </w:pPr>
      <w:bookmarkStart w:id="3013" w:name="_Toc126079380"/>
      <w:r>
        <w:lastRenderedPageBreak/>
        <w:t>Decline Pre-Authorization Purchase Transaction (Fleet)</w:t>
      </w:r>
      <w:bookmarkEnd w:id="3013"/>
    </w:p>
    <w:p w14:paraId="3A4F58ED" w14:textId="77777777" w:rsidR="00703E89" w:rsidRDefault="00703E89" w:rsidP="00703E89">
      <w:pPr>
        <w:autoSpaceDE w:val="0"/>
        <w:autoSpaceDN w:val="0"/>
        <w:adjustRightInd w:val="0"/>
        <w:rPr>
          <w:rFonts w:cs="Arial"/>
          <w:b/>
        </w:rPr>
      </w:pPr>
    </w:p>
    <w:p w14:paraId="111353D8" w14:textId="77777777" w:rsidR="00703E89" w:rsidRDefault="00703E89" w:rsidP="0008759F">
      <w:pPr>
        <w:pStyle w:val="Heading3"/>
      </w:pPr>
      <w:r>
        <w:t>Decline Pre-Auth Request SPDH Message</w:t>
      </w:r>
    </w:p>
    <w:p w14:paraId="2D842D7B" w14:textId="77777777" w:rsidR="00703E89" w:rsidRDefault="00703E89" w:rsidP="00703E89">
      <w:pPr>
        <w:autoSpaceDE w:val="0"/>
        <w:autoSpaceDN w:val="0"/>
        <w:adjustRightInd w:val="0"/>
        <w:rPr>
          <w:rFonts w:cs="Arial"/>
        </w:rPr>
      </w:pPr>
      <w:r>
        <w:rPr>
          <w:rFonts w:cs="Arial"/>
        </w:rPr>
        <w:t>Length 260</w:t>
      </w:r>
    </w:p>
    <w:p w14:paraId="42D1A15F" w14:textId="77777777" w:rsidR="00703E89" w:rsidRDefault="00703E89" w:rsidP="00703E89">
      <w:pPr>
        <w:autoSpaceDE w:val="0"/>
        <w:autoSpaceDN w:val="0"/>
        <w:adjustRightInd w:val="0"/>
      </w:pPr>
    </w:p>
    <w:p w14:paraId="7F28A39B" w14:textId="77777777" w:rsidR="00703E89" w:rsidRDefault="00703E89" w:rsidP="00703E8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Pr>
          <w:rFonts w:ascii="Courier New" w:hAnsi="Courier New" w:cs="Courier New"/>
          <w:sz w:val="18"/>
          <w:szCs w:val="18"/>
        </w:rPr>
        <w:t>8.31CENTBL004813bbbbbbbbbb160628140231FO01000000~1cB2000~1ch0010320260~1cq;782533******5074=1702***************~1ca160628115361001~1cP2~1cU0~1ce06~1cQCX~1cS536~1cd78220497263~1c6~1eD00010020.000000200020000000000000000000000000000000780000000000123456000988560000094400000095~1eE021~1eF0</w:t>
      </w:r>
    </w:p>
    <w:p w14:paraId="5519794D" w14:textId="77777777" w:rsidR="00703E89" w:rsidRDefault="00703E89" w:rsidP="00703E89">
      <w:pPr>
        <w:autoSpaceDE w:val="0"/>
        <w:autoSpaceDN w:val="0"/>
        <w:adjustRightInd w:val="0"/>
      </w:pPr>
    </w:p>
    <w:tbl>
      <w:tblPr>
        <w:tblW w:w="1007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2340"/>
        <w:gridCol w:w="1260"/>
        <w:gridCol w:w="1800"/>
        <w:gridCol w:w="3330"/>
      </w:tblGrid>
      <w:tr w:rsidR="00703E89" w14:paraId="3BB34AE6" w14:textId="77777777" w:rsidTr="00F32B74">
        <w:trPr>
          <w:trHeight w:hRule="exact" w:val="360"/>
        </w:trPr>
        <w:tc>
          <w:tcPr>
            <w:tcW w:w="1341" w:type="dxa"/>
            <w:hideMark/>
          </w:tcPr>
          <w:p w14:paraId="4D4F72E3" w14:textId="77777777" w:rsidR="00703E89" w:rsidRDefault="00703E89" w:rsidP="00F32B74">
            <w:pPr>
              <w:widowControl w:val="0"/>
              <w:autoSpaceDE w:val="0"/>
              <w:autoSpaceDN w:val="0"/>
              <w:adjustRightInd w:val="0"/>
              <w:spacing w:before="60" w:after="60" w:line="226" w:lineRule="exact"/>
              <w:ind w:left="142" w:right="-20"/>
              <w:jc w:val="center"/>
              <w:rPr>
                <w:rFonts w:cs="Arial"/>
                <w:b/>
                <w:bCs/>
                <w:spacing w:val="1"/>
              </w:rPr>
            </w:pPr>
            <w:r>
              <w:rPr>
                <w:rFonts w:cs="Arial"/>
                <w:b/>
                <w:bCs/>
                <w:spacing w:val="1"/>
              </w:rPr>
              <w:t>Position</w:t>
            </w:r>
          </w:p>
        </w:tc>
        <w:tc>
          <w:tcPr>
            <w:tcW w:w="2340" w:type="dxa"/>
            <w:hideMark/>
          </w:tcPr>
          <w:p w14:paraId="7BF7483A" w14:textId="77777777" w:rsidR="00703E89" w:rsidRDefault="00703E89" w:rsidP="00F32B74">
            <w:pPr>
              <w:widowControl w:val="0"/>
              <w:autoSpaceDE w:val="0"/>
              <w:autoSpaceDN w:val="0"/>
              <w:adjustRightInd w:val="0"/>
              <w:spacing w:before="60" w:after="60" w:line="226" w:lineRule="exact"/>
              <w:ind w:right="-20"/>
              <w:jc w:val="center"/>
              <w:rPr>
                <w:rFonts w:cs="Arial"/>
              </w:rPr>
            </w:pPr>
            <w:r>
              <w:rPr>
                <w:rFonts w:cs="Arial"/>
                <w:b/>
                <w:bCs/>
                <w:spacing w:val="1"/>
              </w:rPr>
              <w:t>SPDH Header F</w:t>
            </w:r>
            <w:r>
              <w:rPr>
                <w:rFonts w:cs="Arial"/>
                <w:b/>
                <w:bCs/>
              </w:rPr>
              <w:t>ield</w:t>
            </w:r>
          </w:p>
        </w:tc>
        <w:tc>
          <w:tcPr>
            <w:tcW w:w="1260" w:type="dxa"/>
            <w:hideMark/>
          </w:tcPr>
          <w:p w14:paraId="589ACA23" w14:textId="77777777" w:rsidR="00703E89" w:rsidRDefault="00703E89" w:rsidP="00F32B74">
            <w:pPr>
              <w:widowControl w:val="0"/>
              <w:autoSpaceDE w:val="0"/>
              <w:autoSpaceDN w:val="0"/>
              <w:adjustRightInd w:val="0"/>
              <w:spacing w:before="60" w:after="60" w:line="226" w:lineRule="exact"/>
              <w:jc w:val="center"/>
              <w:rPr>
                <w:rFonts w:cs="Arial"/>
              </w:rPr>
            </w:pPr>
            <w:r>
              <w:rPr>
                <w:rFonts w:cs="Arial"/>
                <w:b/>
                <w:bCs/>
                <w:spacing w:val="-1"/>
              </w:rPr>
              <w:t>Picture</w:t>
            </w:r>
          </w:p>
        </w:tc>
        <w:tc>
          <w:tcPr>
            <w:tcW w:w="1800" w:type="dxa"/>
            <w:hideMark/>
          </w:tcPr>
          <w:p w14:paraId="45497E4D" w14:textId="77777777" w:rsidR="00703E89" w:rsidRDefault="00703E89" w:rsidP="00F32B74">
            <w:pPr>
              <w:widowControl w:val="0"/>
              <w:autoSpaceDE w:val="0"/>
              <w:autoSpaceDN w:val="0"/>
              <w:adjustRightInd w:val="0"/>
              <w:spacing w:before="60" w:after="60" w:line="226" w:lineRule="exact"/>
              <w:jc w:val="center"/>
              <w:rPr>
                <w:rFonts w:cs="Arial"/>
                <w:b/>
                <w:bCs/>
                <w:spacing w:val="-1"/>
              </w:rPr>
            </w:pPr>
            <w:r>
              <w:rPr>
                <w:rFonts w:cs="Arial"/>
                <w:b/>
                <w:bCs/>
                <w:spacing w:val="-1"/>
              </w:rPr>
              <w:t>Length</w:t>
            </w:r>
          </w:p>
        </w:tc>
        <w:tc>
          <w:tcPr>
            <w:tcW w:w="3330" w:type="dxa"/>
            <w:hideMark/>
          </w:tcPr>
          <w:p w14:paraId="2F7F24CB" w14:textId="77777777" w:rsidR="00703E89" w:rsidRDefault="00703E89" w:rsidP="00F32B74">
            <w:pPr>
              <w:widowControl w:val="0"/>
              <w:autoSpaceDE w:val="0"/>
              <w:autoSpaceDN w:val="0"/>
              <w:adjustRightInd w:val="0"/>
              <w:spacing w:before="60" w:after="60" w:line="226" w:lineRule="exact"/>
              <w:ind w:left="138" w:right="-20"/>
              <w:jc w:val="center"/>
              <w:rPr>
                <w:rFonts w:cs="Arial"/>
              </w:rPr>
            </w:pPr>
            <w:r>
              <w:rPr>
                <w:rFonts w:cs="Arial"/>
                <w:b/>
                <w:bCs/>
              </w:rPr>
              <w:t>Data</w:t>
            </w:r>
          </w:p>
        </w:tc>
      </w:tr>
      <w:tr w:rsidR="00703E89" w14:paraId="5F91E123" w14:textId="77777777" w:rsidTr="00F32B74">
        <w:trPr>
          <w:trHeight w:hRule="exact" w:val="360"/>
        </w:trPr>
        <w:tc>
          <w:tcPr>
            <w:tcW w:w="1341" w:type="dxa"/>
            <w:hideMark/>
          </w:tcPr>
          <w:p w14:paraId="684D3A82" w14:textId="77777777" w:rsidR="00703E89" w:rsidRDefault="00703E89" w:rsidP="00F32B74">
            <w:pPr>
              <w:widowControl w:val="0"/>
              <w:autoSpaceDE w:val="0"/>
              <w:autoSpaceDN w:val="0"/>
              <w:adjustRightInd w:val="0"/>
              <w:spacing w:before="1"/>
              <w:ind w:left="138" w:right="-20"/>
              <w:jc w:val="center"/>
              <w:rPr>
                <w:rFonts w:cs="Arial"/>
              </w:rPr>
            </w:pPr>
            <w:r>
              <w:rPr>
                <w:rFonts w:cs="Arial"/>
              </w:rPr>
              <w:t>1-2</w:t>
            </w:r>
          </w:p>
        </w:tc>
        <w:tc>
          <w:tcPr>
            <w:tcW w:w="2340" w:type="dxa"/>
            <w:hideMark/>
          </w:tcPr>
          <w:p w14:paraId="75CA8F13" w14:textId="77777777" w:rsidR="00703E89" w:rsidRDefault="00703E89" w:rsidP="004B49C6">
            <w:pPr>
              <w:widowControl w:val="0"/>
              <w:autoSpaceDE w:val="0"/>
              <w:autoSpaceDN w:val="0"/>
              <w:adjustRightInd w:val="0"/>
              <w:spacing w:before="1"/>
              <w:ind w:left="138"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260" w:type="dxa"/>
            <w:hideMark/>
          </w:tcPr>
          <w:p w14:paraId="76DFC3C9" w14:textId="77777777" w:rsidR="00703E89" w:rsidRDefault="00703E89" w:rsidP="00F32B74">
            <w:pPr>
              <w:widowControl w:val="0"/>
              <w:autoSpaceDE w:val="0"/>
              <w:autoSpaceDN w:val="0"/>
              <w:adjustRightInd w:val="0"/>
              <w:spacing w:before="1"/>
              <w:ind w:left="198" w:right="-20"/>
              <w:jc w:val="center"/>
              <w:rPr>
                <w:rFonts w:cs="Arial"/>
              </w:rPr>
            </w:pPr>
            <w:r>
              <w:rPr>
                <w:rFonts w:cs="Arial"/>
                <w:spacing w:val="2"/>
              </w:rPr>
              <w:t>X</w:t>
            </w:r>
            <w:r>
              <w:rPr>
                <w:rFonts w:cs="Arial"/>
                <w:spacing w:val="1"/>
              </w:rPr>
              <w:t>(</w:t>
            </w:r>
            <w:r>
              <w:rPr>
                <w:rFonts w:cs="Arial"/>
              </w:rPr>
              <w:t>02)</w:t>
            </w:r>
          </w:p>
        </w:tc>
        <w:tc>
          <w:tcPr>
            <w:tcW w:w="1800" w:type="dxa"/>
            <w:hideMark/>
          </w:tcPr>
          <w:p w14:paraId="0166E7D7" w14:textId="77777777" w:rsidR="00703E89" w:rsidRDefault="00703E89" w:rsidP="00F32B74">
            <w:pPr>
              <w:widowControl w:val="0"/>
              <w:autoSpaceDE w:val="0"/>
              <w:autoSpaceDN w:val="0"/>
              <w:adjustRightInd w:val="0"/>
              <w:spacing w:before="1"/>
              <w:ind w:left="198" w:right="-20"/>
              <w:jc w:val="center"/>
              <w:rPr>
                <w:rFonts w:cs="Arial"/>
                <w:spacing w:val="2"/>
              </w:rPr>
            </w:pPr>
            <w:r>
              <w:rPr>
                <w:rFonts w:cs="Arial"/>
                <w:spacing w:val="2"/>
              </w:rPr>
              <w:t>2 bytes</w:t>
            </w:r>
          </w:p>
        </w:tc>
        <w:tc>
          <w:tcPr>
            <w:tcW w:w="3330" w:type="dxa"/>
          </w:tcPr>
          <w:p w14:paraId="63D8D348"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8.</w:t>
            </w:r>
          </w:p>
          <w:p w14:paraId="102E697F" w14:textId="77777777" w:rsidR="00703E89" w:rsidRPr="00F32B74"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3625C7BF" w14:textId="77777777" w:rsidTr="00F32B74">
        <w:trPr>
          <w:trHeight w:hRule="exact" w:val="360"/>
        </w:trPr>
        <w:tc>
          <w:tcPr>
            <w:tcW w:w="1341" w:type="dxa"/>
            <w:hideMark/>
          </w:tcPr>
          <w:p w14:paraId="7A76D7CC" w14:textId="77777777" w:rsidR="00703E89" w:rsidRDefault="00703E89" w:rsidP="00F32B74">
            <w:pPr>
              <w:widowControl w:val="0"/>
              <w:autoSpaceDE w:val="0"/>
              <w:autoSpaceDN w:val="0"/>
              <w:adjustRightInd w:val="0"/>
              <w:spacing w:line="219" w:lineRule="exact"/>
              <w:ind w:left="138" w:right="-20"/>
              <w:jc w:val="center"/>
              <w:rPr>
                <w:rFonts w:cs="Arial"/>
                <w:spacing w:val="3"/>
              </w:rPr>
            </w:pPr>
            <w:r>
              <w:rPr>
                <w:rFonts w:cs="Arial"/>
                <w:spacing w:val="3"/>
              </w:rPr>
              <w:t>3-4</w:t>
            </w:r>
          </w:p>
        </w:tc>
        <w:tc>
          <w:tcPr>
            <w:tcW w:w="2340" w:type="dxa"/>
            <w:hideMark/>
          </w:tcPr>
          <w:p w14:paraId="3C41B661"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260" w:type="dxa"/>
            <w:hideMark/>
          </w:tcPr>
          <w:p w14:paraId="3FFE7816"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800" w:type="dxa"/>
            <w:hideMark/>
          </w:tcPr>
          <w:p w14:paraId="2051BD75"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2 bytes</w:t>
            </w:r>
          </w:p>
        </w:tc>
        <w:tc>
          <w:tcPr>
            <w:tcW w:w="3330" w:type="dxa"/>
          </w:tcPr>
          <w:p w14:paraId="7ADE06B2"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31</w:t>
            </w:r>
          </w:p>
          <w:p w14:paraId="32B3C8A9"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943959B" w14:textId="77777777" w:rsidTr="00F32B74">
        <w:trPr>
          <w:trHeight w:hRule="exact" w:val="360"/>
        </w:trPr>
        <w:tc>
          <w:tcPr>
            <w:tcW w:w="1341" w:type="dxa"/>
            <w:hideMark/>
          </w:tcPr>
          <w:p w14:paraId="626CC7BF" w14:textId="77777777" w:rsidR="00703E89" w:rsidRDefault="00703E89" w:rsidP="00F32B74">
            <w:pPr>
              <w:widowControl w:val="0"/>
              <w:autoSpaceDE w:val="0"/>
              <w:autoSpaceDN w:val="0"/>
              <w:adjustRightInd w:val="0"/>
              <w:spacing w:line="219" w:lineRule="exact"/>
              <w:ind w:left="138" w:right="-20"/>
              <w:jc w:val="center"/>
              <w:rPr>
                <w:rFonts w:cs="Arial"/>
                <w:spacing w:val="3"/>
              </w:rPr>
            </w:pPr>
            <w:r>
              <w:rPr>
                <w:rFonts w:cs="Arial"/>
                <w:spacing w:val="3"/>
              </w:rPr>
              <w:t>5-20</w:t>
            </w:r>
          </w:p>
        </w:tc>
        <w:tc>
          <w:tcPr>
            <w:tcW w:w="2340" w:type="dxa"/>
            <w:hideMark/>
          </w:tcPr>
          <w:p w14:paraId="0237D0AB"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260" w:type="dxa"/>
            <w:hideMark/>
          </w:tcPr>
          <w:p w14:paraId="324CE146" w14:textId="77777777" w:rsidR="00703E89" w:rsidRDefault="00703E89" w:rsidP="00F32B74">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16)</w:t>
            </w:r>
          </w:p>
        </w:tc>
        <w:tc>
          <w:tcPr>
            <w:tcW w:w="1800" w:type="dxa"/>
            <w:hideMark/>
          </w:tcPr>
          <w:p w14:paraId="4A6B1A44" w14:textId="77777777" w:rsidR="00703E89" w:rsidRDefault="00703E89" w:rsidP="00F32B74">
            <w:pPr>
              <w:widowControl w:val="0"/>
              <w:autoSpaceDE w:val="0"/>
              <w:autoSpaceDN w:val="0"/>
              <w:adjustRightInd w:val="0"/>
              <w:spacing w:line="219" w:lineRule="exact"/>
              <w:ind w:left="198" w:right="-20"/>
              <w:jc w:val="center"/>
              <w:rPr>
                <w:rFonts w:cs="Arial"/>
                <w:spacing w:val="2"/>
              </w:rPr>
            </w:pPr>
            <w:r>
              <w:rPr>
                <w:rFonts w:cs="Arial"/>
                <w:spacing w:val="2"/>
              </w:rPr>
              <w:t>16 bytes</w:t>
            </w:r>
          </w:p>
        </w:tc>
        <w:tc>
          <w:tcPr>
            <w:tcW w:w="3330" w:type="dxa"/>
          </w:tcPr>
          <w:p w14:paraId="09DB7966"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CENTBL004813bbbb</w:t>
            </w:r>
          </w:p>
          <w:p w14:paraId="43CCF79A"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3662095" w14:textId="77777777" w:rsidTr="00F32B74">
        <w:trPr>
          <w:trHeight w:hRule="exact" w:val="360"/>
        </w:trPr>
        <w:tc>
          <w:tcPr>
            <w:tcW w:w="1341" w:type="dxa"/>
            <w:hideMark/>
          </w:tcPr>
          <w:p w14:paraId="20CF19CD" w14:textId="77777777" w:rsidR="00703E89" w:rsidRDefault="00703E89" w:rsidP="00F32B74">
            <w:pPr>
              <w:widowControl w:val="0"/>
              <w:autoSpaceDE w:val="0"/>
              <w:autoSpaceDN w:val="0"/>
              <w:adjustRightInd w:val="0"/>
              <w:spacing w:line="219" w:lineRule="exact"/>
              <w:ind w:left="138" w:right="-20"/>
              <w:jc w:val="center"/>
              <w:rPr>
                <w:rFonts w:cs="Arial"/>
                <w:spacing w:val="-1"/>
              </w:rPr>
            </w:pPr>
            <w:r>
              <w:rPr>
                <w:rFonts w:cs="Arial"/>
                <w:spacing w:val="-1"/>
              </w:rPr>
              <w:t>21-26</w:t>
            </w:r>
          </w:p>
        </w:tc>
        <w:tc>
          <w:tcPr>
            <w:tcW w:w="2340" w:type="dxa"/>
            <w:hideMark/>
          </w:tcPr>
          <w:p w14:paraId="441D93AE"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260" w:type="dxa"/>
            <w:hideMark/>
          </w:tcPr>
          <w:p w14:paraId="3DB75B9E" w14:textId="77777777" w:rsidR="00703E89" w:rsidRDefault="00703E89" w:rsidP="00F32B74">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06)</w:t>
            </w:r>
          </w:p>
        </w:tc>
        <w:tc>
          <w:tcPr>
            <w:tcW w:w="1800" w:type="dxa"/>
            <w:hideMark/>
          </w:tcPr>
          <w:p w14:paraId="3E429B55" w14:textId="77777777" w:rsidR="00703E89" w:rsidRDefault="00703E89" w:rsidP="00F32B74">
            <w:pPr>
              <w:widowControl w:val="0"/>
              <w:autoSpaceDE w:val="0"/>
              <w:autoSpaceDN w:val="0"/>
              <w:adjustRightInd w:val="0"/>
              <w:spacing w:line="219" w:lineRule="exact"/>
              <w:ind w:left="198" w:right="-20"/>
              <w:jc w:val="center"/>
              <w:rPr>
                <w:rFonts w:cs="Arial"/>
                <w:spacing w:val="2"/>
              </w:rPr>
            </w:pPr>
            <w:r>
              <w:rPr>
                <w:rFonts w:cs="Arial"/>
                <w:spacing w:val="2"/>
              </w:rPr>
              <w:t>6 bytes</w:t>
            </w:r>
          </w:p>
        </w:tc>
        <w:tc>
          <w:tcPr>
            <w:tcW w:w="3330" w:type="dxa"/>
          </w:tcPr>
          <w:p w14:paraId="1C4DEB0A"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bbbbbb</w:t>
            </w:r>
          </w:p>
          <w:p w14:paraId="743EAC55"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36A7546" w14:textId="77777777" w:rsidTr="00F32B74">
        <w:trPr>
          <w:trHeight w:hRule="exact" w:val="360"/>
        </w:trPr>
        <w:tc>
          <w:tcPr>
            <w:tcW w:w="1341" w:type="dxa"/>
            <w:hideMark/>
          </w:tcPr>
          <w:p w14:paraId="1FFCB698" w14:textId="77777777" w:rsidR="00703E89" w:rsidRDefault="00703E89" w:rsidP="00F32B74">
            <w:pPr>
              <w:widowControl w:val="0"/>
              <w:autoSpaceDE w:val="0"/>
              <w:autoSpaceDN w:val="0"/>
              <w:adjustRightInd w:val="0"/>
              <w:spacing w:line="219" w:lineRule="exact"/>
              <w:ind w:left="138" w:right="-20"/>
              <w:jc w:val="center"/>
              <w:rPr>
                <w:rFonts w:cs="Arial"/>
              </w:rPr>
            </w:pPr>
            <w:r>
              <w:rPr>
                <w:rFonts w:cs="Arial"/>
              </w:rPr>
              <w:t>27-32</w:t>
            </w:r>
          </w:p>
        </w:tc>
        <w:tc>
          <w:tcPr>
            <w:tcW w:w="2340" w:type="dxa"/>
            <w:hideMark/>
          </w:tcPr>
          <w:p w14:paraId="3CF59D1E"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260" w:type="dxa"/>
            <w:hideMark/>
          </w:tcPr>
          <w:p w14:paraId="35994EB5"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800" w:type="dxa"/>
            <w:hideMark/>
          </w:tcPr>
          <w:p w14:paraId="556D422E"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6 bytes</w:t>
            </w:r>
          </w:p>
        </w:tc>
        <w:tc>
          <w:tcPr>
            <w:tcW w:w="3330" w:type="dxa"/>
          </w:tcPr>
          <w:p w14:paraId="5B90C30A"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160628</w:t>
            </w:r>
          </w:p>
          <w:p w14:paraId="5B9738CA"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A5EFC28" w14:textId="77777777" w:rsidTr="00F32B74">
        <w:trPr>
          <w:trHeight w:hRule="exact" w:val="360"/>
        </w:trPr>
        <w:tc>
          <w:tcPr>
            <w:tcW w:w="1341" w:type="dxa"/>
            <w:hideMark/>
          </w:tcPr>
          <w:p w14:paraId="3621DABE" w14:textId="77777777" w:rsidR="00703E89" w:rsidRDefault="00703E89" w:rsidP="00F32B74">
            <w:pPr>
              <w:widowControl w:val="0"/>
              <w:autoSpaceDE w:val="0"/>
              <w:autoSpaceDN w:val="0"/>
              <w:adjustRightInd w:val="0"/>
              <w:spacing w:line="219" w:lineRule="exact"/>
              <w:ind w:left="138" w:right="-20"/>
              <w:jc w:val="center"/>
              <w:rPr>
                <w:rFonts w:cs="Arial"/>
              </w:rPr>
            </w:pPr>
            <w:r>
              <w:rPr>
                <w:rFonts w:cs="Arial"/>
              </w:rPr>
              <w:t>33-38</w:t>
            </w:r>
          </w:p>
        </w:tc>
        <w:tc>
          <w:tcPr>
            <w:tcW w:w="2340" w:type="dxa"/>
            <w:hideMark/>
          </w:tcPr>
          <w:p w14:paraId="4BD17C78"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260" w:type="dxa"/>
            <w:hideMark/>
          </w:tcPr>
          <w:p w14:paraId="3EA0F271"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800" w:type="dxa"/>
            <w:hideMark/>
          </w:tcPr>
          <w:p w14:paraId="3F81B3A4"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6 bytes</w:t>
            </w:r>
          </w:p>
        </w:tc>
        <w:tc>
          <w:tcPr>
            <w:tcW w:w="3330" w:type="dxa"/>
          </w:tcPr>
          <w:p w14:paraId="6DD56534"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140231</w:t>
            </w:r>
          </w:p>
          <w:p w14:paraId="2E9878CC"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320CAEA" w14:textId="77777777" w:rsidTr="00F32B74">
        <w:trPr>
          <w:trHeight w:hRule="exact" w:val="360"/>
        </w:trPr>
        <w:tc>
          <w:tcPr>
            <w:tcW w:w="1341" w:type="dxa"/>
            <w:hideMark/>
          </w:tcPr>
          <w:p w14:paraId="18FC6067" w14:textId="77777777" w:rsidR="00703E89" w:rsidRDefault="00703E89" w:rsidP="00F32B74">
            <w:pPr>
              <w:widowControl w:val="0"/>
              <w:autoSpaceDE w:val="0"/>
              <w:autoSpaceDN w:val="0"/>
              <w:adjustRightInd w:val="0"/>
              <w:spacing w:line="219" w:lineRule="exact"/>
              <w:ind w:left="138" w:right="-20"/>
              <w:jc w:val="center"/>
              <w:rPr>
                <w:rFonts w:cs="Arial"/>
              </w:rPr>
            </w:pPr>
            <w:r>
              <w:rPr>
                <w:rFonts w:cs="Arial"/>
              </w:rPr>
              <w:t>39</w:t>
            </w:r>
          </w:p>
        </w:tc>
        <w:tc>
          <w:tcPr>
            <w:tcW w:w="2340" w:type="dxa"/>
            <w:hideMark/>
          </w:tcPr>
          <w:p w14:paraId="250B090A"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260" w:type="dxa"/>
            <w:hideMark/>
          </w:tcPr>
          <w:p w14:paraId="33669242" w14:textId="77777777" w:rsidR="00703E89" w:rsidRDefault="00703E89" w:rsidP="00F32B74">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800" w:type="dxa"/>
            <w:hideMark/>
          </w:tcPr>
          <w:p w14:paraId="0105CEB7" w14:textId="77777777" w:rsidR="00703E89" w:rsidRDefault="00703E89" w:rsidP="00F32B74">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330" w:type="dxa"/>
            <w:hideMark/>
          </w:tcPr>
          <w:p w14:paraId="56D7E2B3"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F</w:t>
            </w:r>
          </w:p>
        </w:tc>
      </w:tr>
      <w:tr w:rsidR="00703E89" w14:paraId="406F58F4" w14:textId="77777777" w:rsidTr="00F32B74">
        <w:trPr>
          <w:trHeight w:hRule="exact" w:val="360"/>
        </w:trPr>
        <w:tc>
          <w:tcPr>
            <w:tcW w:w="1341" w:type="dxa"/>
            <w:hideMark/>
          </w:tcPr>
          <w:p w14:paraId="0C1548CE" w14:textId="77777777" w:rsidR="00703E89" w:rsidRDefault="00703E89" w:rsidP="00F32B74">
            <w:pPr>
              <w:widowControl w:val="0"/>
              <w:autoSpaceDE w:val="0"/>
              <w:autoSpaceDN w:val="0"/>
              <w:adjustRightInd w:val="0"/>
              <w:spacing w:line="219" w:lineRule="exact"/>
              <w:ind w:left="138" w:right="-20"/>
              <w:jc w:val="center"/>
              <w:rPr>
                <w:rFonts w:cs="Arial"/>
              </w:rPr>
            </w:pPr>
            <w:r>
              <w:rPr>
                <w:rFonts w:cs="Arial"/>
              </w:rPr>
              <w:t>40</w:t>
            </w:r>
          </w:p>
        </w:tc>
        <w:tc>
          <w:tcPr>
            <w:tcW w:w="2340" w:type="dxa"/>
            <w:hideMark/>
          </w:tcPr>
          <w:p w14:paraId="2796B97D"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260" w:type="dxa"/>
            <w:hideMark/>
          </w:tcPr>
          <w:p w14:paraId="5C56C228" w14:textId="77777777" w:rsidR="00703E89" w:rsidRDefault="00703E89" w:rsidP="00F32B74">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800" w:type="dxa"/>
            <w:hideMark/>
          </w:tcPr>
          <w:p w14:paraId="076358E5" w14:textId="77777777" w:rsidR="00703E89" w:rsidRDefault="00703E89" w:rsidP="00F32B74">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330" w:type="dxa"/>
            <w:hideMark/>
          </w:tcPr>
          <w:p w14:paraId="0955ECF0"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O</w:t>
            </w:r>
          </w:p>
        </w:tc>
      </w:tr>
      <w:tr w:rsidR="00703E89" w14:paraId="4C9AD2A8" w14:textId="77777777" w:rsidTr="00F32B74">
        <w:trPr>
          <w:trHeight w:hRule="exact" w:val="360"/>
        </w:trPr>
        <w:tc>
          <w:tcPr>
            <w:tcW w:w="1341" w:type="dxa"/>
            <w:hideMark/>
          </w:tcPr>
          <w:p w14:paraId="0AB4511A" w14:textId="77777777" w:rsidR="00703E89" w:rsidRDefault="00703E89" w:rsidP="00F32B74">
            <w:pPr>
              <w:widowControl w:val="0"/>
              <w:autoSpaceDE w:val="0"/>
              <w:autoSpaceDN w:val="0"/>
              <w:adjustRightInd w:val="0"/>
              <w:spacing w:line="219" w:lineRule="exact"/>
              <w:ind w:left="138" w:right="-20"/>
              <w:jc w:val="center"/>
              <w:rPr>
                <w:rFonts w:cs="Arial"/>
                <w:spacing w:val="3"/>
              </w:rPr>
            </w:pPr>
            <w:r>
              <w:rPr>
                <w:rFonts w:cs="Arial"/>
                <w:spacing w:val="3"/>
              </w:rPr>
              <w:t>41-42</w:t>
            </w:r>
          </w:p>
        </w:tc>
        <w:tc>
          <w:tcPr>
            <w:tcW w:w="2340" w:type="dxa"/>
            <w:hideMark/>
          </w:tcPr>
          <w:p w14:paraId="4297F85C"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260" w:type="dxa"/>
            <w:hideMark/>
          </w:tcPr>
          <w:p w14:paraId="5B1FB7D0"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800" w:type="dxa"/>
            <w:hideMark/>
          </w:tcPr>
          <w:p w14:paraId="6ADB90F5"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2 bytes</w:t>
            </w:r>
          </w:p>
        </w:tc>
        <w:tc>
          <w:tcPr>
            <w:tcW w:w="3330" w:type="dxa"/>
            <w:hideMark/>
          </w:tcPr>
          <w:p w14:paraId="04550483"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01</w:t>
            </w:r>
          </w:p>
        </w:tc>
      </w:tr>
      <w:tr w:rsidR="00703E89" w14:paraId="76866E8B" w14:textId="77777777" w:rsidTr="00F32B74">
        <w:trPr>
          <w:trHeight w:hRule="exact" w:val="360"/>
        </w:trPr>
        <w:tc>
          <w:tcPr>
            <w:tcW w:w="1341" w:type="dxa"/>
            <w:hideMark/>
          </w:tcPr>
          <w:p w14:paraId="6A90524B" w14:textId="77777777" w:rsidR="00703E89" w:rsidRDefault="00703E89" w:rsidP="00F32B74">
            <w:pPr>
              <w:widowControl w:val="0"/>
              <w:autoSpaceDE w:val="0"/>
              <w:autoSpaceDN w:val="0"/>
              <w:adjustRightInd w:val="0"/>
              <w:spacing w:line="219" w:lineRule="exact"/>
              <w:ind w:left="138" w:right="-20"/>
              <w:jc w:val="center"/>
              <w:rPr>
                <w:rFonts w:cs="Arial"/>
                <w:spacing w:val="-1"/>
              </w:rPr>
            </w:pPr>
            <w:r>
              <w:rPr>
                <w:rFonts w:cs="Arial"/>
                <w:spacing w:val="-1"/>
              </w:rPr>
              <w:t>43</w:t>
            </w:r>
          </w:p>
        </w:tc>
        <w:tc>
          <w:tcPr>
            <w:tcW w:w="2340" w:type="dxa"/>
            <w:hideMark/>
          </w:tcPr>
          <w:p w14:paraId="3DB1EA3A"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260" w:type="dxa"/>
            <w:hideMark/>
          </w:tcPr>
          <w:p w14:paraId="6D738AE2"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04A3FBD0"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1 byte</w:t>
            </w:r>
          </w:p>
        </w:tc>
        <w:tc>
          <w:tcPr>
            <w:tcW w:w="3330" w:type="dxa"/>
            <w:hideMark/>
          </w:tcPr>
          <w:p w14:paraId="220009D8" w14:textId="77777777" w:rsidR="00703E89" w:rsidRPr="00F32B74"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62796DE6" w14:textId="77777777" w:rsidTr="00F32B74">
        <w:trPr>
          <w:trHeight w:hRule="exact" w:val="360"/>
        </w:trPr>
        <w:tc>
          <w:tcPr>
            <w:tcW w:w="1341" w:type="dxa"/>
            <w:hideMark/>
          </w:tcPr>
          <w:p w14:paraId="1E4BCADA" w14:textId="77777777" w:rsidR="00703E89" w:rsidRDefault="00703E89" w:rsidP="00F32B74">
            <w:pPr>
              <w:widowControl w:val="0"/>
              <w:autoSpaceDE w:val="0"/>
              <w:autoSpaceDN w:val="0"/>
              <w:adjustRightInd w:val="0"/>
              <w:spacing w:line="219" w:lineRule="exact"/>
              <w:ind w:left="138" w:right="-20"/>
              <w:jc w:val="center"/>
              <w:rPr>
                <w:rFonts w:cs="Arial"/>
                <w:spacing w:val="-1"/>
              </w:rPr>
            </w:pPr>
            <w:r>
              <w:rPr>
                <w:rFonts w:cs="Arial"/>
                <w:spacing w:val="-1"/>
              </w:rPr>
              <w:t>44</w:t>
            </w:r>
          </w:p>
        </w:tc>
        <w:tc>
          <w:tcPr>
            <w:tcW w:w="2340" w:type="dxa"/>
            <w:hideMark/>
          </w:tcPr>
          <w:p w14:paraId="5CB1C684"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260" w:type="dxa"/>
            <w:hideMark/>
          </w:tcPr>
          <w:p w14:paraId="2B198E12"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0E6C1365"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1 byte</w:t>
            </w:r>
          </w:p>
        </w:tc>
        <w:tc>
          <w:tcPr>
            <w:tcW w:w="3330" w:type="dxa"/>
            <w:hideMark/>
          </w:tcPr>
          <w:p w14:paraId="6330CEC6" w14:textId="77777777" w:rsidR="00703E89" w:rsidRPr="00F32B74"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6733B3DC" w14:textId="77777777" w:rsidTr="00F32B74">
        <w:trPr>
          <w:trHeight w:hRule="exact" w:val="360"/>
        </w:trPr>
        <w:tc>
          <w:tcPr>
            <w:tcW w:w="1341" w:type="dxa"/>
            <w:hideMark/>
          </w:tcPr>
          <w:p w14:paraId="677A06F0" w14:textId="77777777" w:rsidR="00703E89" w:rsidRDefault="00703E89" w:rsidP="00F32B74">
            <w:pPr>
              <w:widowControl w:val="0"/>
              <w:autoSpaceDE w:val="0"/>
              <w:autoSpaceDN w:val="0"/>
              <w:adjustRightInd w:val="0"/>
              <w:spacing w:line="219" w:lineRule="exact"/>
              <w:ind w:left="142" w:right="-20"/>
              <w:jc w:val="center"/>
              <w:rPr>
                <w:rFonts w:cs="Arial"/>
                <w:spacing w:val="-1"/>
              </w:rPr>
            </w:pPr>
            <w:r>
              <w:rPr>
                <w:rFonts w:cs="Arial"/>
                <w:spacing w:val="-1"/>
              </w:rPr>
              <w:t>45</w:t>
            </w:r>
          </w:p>
        </w:tc>
        <w:tc>
          <w:tcPr>
            <w:tcW w:w="2340" w:type="dxa"/>
            <w:hideMark/>
          </w:tcPr>
          <w:p w14:paraId="4F692517"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260" w:type="dxa"/>
            <w:hideMark/>
          </w:tcPr>
          <w:p w14:paraId="0FC0BF85"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708014D3"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1 byte</w:t>
            </w:r>
          </w:p>
        </w:tc>
        <w:tc>
          <w:tcPr>
            <w:tcW w:w="3330" w:type="dxa"/>
            <w:hideMark/>
          </w:tcPr>
          <w:p w14:paraId="7CABD5BD"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w:t>
            </w:r>
          </w:p>
        </w:tc>
      </w:tr>
      <w:tr w:rsidR="00703E89" w14:paraId="183A6BBD" w14:textId="77777777" w:rsidTr="00F32B74">
        <w:trPr>
          <w:trHeight w:hRule="exact" w:val="360"/>
        </w:trPr>
        <w:tc>
          <w:tcPr>
            <w:tcW w:w="1341" w:type="dxa"/>
            <w:hideMark/>
          </w:tcPr>
          <w:p w14:paraId="4587F708" w14:textId="77777777" w:rsidR="00703E89" w:rsidRDefault="00703E89" w:rsidP="00F32B74">
            <w:pPr>
              <w:widowControl w:val="0"/>
              <w:autoSpaceDE w:val="0"/>
              <w:autoSpaceDN w:val="0"/>
              <w:adjustRightInd w:val="0"/>
              <w:spacing w:line="219" w:lineRule="exact"/>
              <w:ind w:left="142" w:right="-20"/>
              <w:jc w:val="center"/>
              <w:rPr>
                <w:rFonts w:cs="Arial"/>
                <w:spacing w:val="-1"/>
              </w:rPr>
            </w:pPr>
            <w:r>
              <w:rPr>
                <w:rFonts w:cs="Arial"/>
                <w:spacing w:val="-1"/>
              </w:rPr>
              <w:t>46-48</w:t>
            </w:r>
          </w:p>
        </w:tc>
        <w:tc>
          <w:tcPr>
            <w:tcW w:w="2340" w:type="dxa"/>
            <w:hideMark/>
          </w:tcPr>
          <w:p w14:paraId="0C1CCE44"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Response Code</w:t>
            </w:r>
          </w:p>
        </w:tc>
        <w:tc>
          <w:tcPr>
            <w:tcW w:w="1260" w:type="dxa"/>
            <w:hideMark/>
          </w:tcPr>
          <w:p w14:paraId="4821D0CF"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03)</w:t>
            </w:r>
          </w:p>
        </w:tc>
        <w:tc>
          <w:tcPr>
            <w:tcW w:w="1800" w:type="dxa"/>
            <w:hideMark/>
          </w:tcPr>
          <w:p w14:paraId="54546153" w14:textId="77777777" w:rsidR="00703E89" w:rsidRDefault="00703E89" w:rsidP="00F32B74">
            <w:pPr>
              <w:widowControl w:val="0"/>
              <w:autoSpaceDE w:val="0"/>
              <w:autoSpaceDN w:val="0"/>
              <w:adjustRightInd w:val="0"/>
              <w:spacing w:line="219" w:lineRule="exact"/>
              <w:ind w:left="210" w:right="-20"/>
              <w:jc w:val="center"/>
              <w:rPr>
                <w:rFonts w:cs="Arial"/>
              </w:rPr>
            </w:pPr>
            <w:r>
              <w:rPr>
                <w:rFonts w:cs="Arial"/>
                <w:spacing w:val="2"/>
              </w:rPr>
              <w:t>3 bytes</w:t>
            </w:r>
          </w:p>
        </w:tc>
        <w:tc>
          <w:tcPr>
            <w:tcW w:w="3330" w:type="dxa"/>
            <w:hideMark/>
          </w:tcPr>
          <w:p w14:paraId="44269BF9" w14:textId="77777777" w:rsidR="00703E89" w:rsidRPr="00F32B74"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w:t>
            </w:r>
          </w:p>
        </w:tc>
      </w:tr>
    </w:tbl>
    <w:p w14:paraId="1443E1B1" w14:textId="77777777" w:rsidR="00703E89" w:rsidRDefault="00703E89"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800"/>
        <w:gridCol w:w="3330"/>
      </w:tblGrid>
      <w:tr w:rsidR="00703E89" w14:paraId="26E6B3D1" w14:textId="77777777" w:rsidTr="00D33627">
        <w:trPr>
          <w:tblHeader/>
        </w:trPr>
        <w:tc>
          <w:tcPr>
            <w:tcW w:w="1260" w:type="dxa"/>
            <w:hideMark/>
          </w:tcPr>
          <w:p w14:paraId="0B360757" w14:textId="77777777" w:rsidR="00703E89" w:rsidRDefault="00703E89" w:rsidP="004B49C6">
            <w:pPr>
              <w:spacing w:line="240" w:lineRule="atLeast"/>
              <w:jc w:val="center"/>
              <w:rPr>
                <w:b/>
                <w:snapToGrid w:val="0"/>
                <w:color w:val="000000"/>
              </w:rPr>
            </w:pPr>
            <w:r>
              <w:rPr>
                <w:b/>
                <w:snapToGrid w:val="0"/>
                <w:color w:val="000000"/>
              </w:rPr>
              <w:t xml:space="preserve">SPDH </w:t>
            </w:r>
          </w:p>
          <w:p w14:paraId="32C44563"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2EA6A3F5"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49ECC24C" w14:textId="77777777" w:rsidR="00703E89" w:rsidRDefault="00703E89" w:rsidP="00F32B74">
            <w:pPr>
              <w:spacing w:line="240" w:lineRule="atLeast"/>
              <w:jc w:val="center"/>
              <w:rPr>
                <w:b/>
                <w:snapToGrid w:val="0"/>
                <w:color w:val="000000"/>
              </w:rPr>
            </w:pPr>
            <w:r>
              <w:rPr>
                <w:b/>
                <w:snapToGrid w:val="0"/>
                <w:color w:val="000000"/>
              </w:rPr>
              <w:t>Picture</w:t>
            </w:r>
          </w:p>
        </w:tc>
        <w:tc>
          <w:tcPr>
            <w:tcW w:w="1800" w:type="dxa"/>
            <w:hideMark/>
          </w:tcPr>
          <w:p w14:paraId="1AE6C4B7" w14:textId="77777777" w:rsidR="00703E89" w:rsidRDefault="00703E89" w:rsidP="00F32B74">
            <w:pPr>
              <w:spacing w:line="240" w:lineRule="atLeast"/>
              <w:jc w:val="center"/>
              <w:rPr>
                <w:b/>
                <w:snapToGrid w:val="0"/>
                <w:color w:val="000000"/>
              </w:rPr>
            </w:pPr>
            <w:r>
              <w:rPr>
                <w:b/>
                <w:snapToGrid w:val="0"/>
                <w:color w:val="000000"/>
              </w:rPr>
              <w:t>Length</w:t>
            </w:r>
          </w:p>
        </w:tc>
        <w:tc>
          <w:tcPr>
            <w:tcW w:w="3330" w:type="dxa"/>
            <w:hideMark/>
          </w:tcPr>
          <w:p w14:paraId="22155190"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7E6977DA" w14:textId="77777777" w:rsidTr="00D33627">
        <w:tc>
          <w:tcPr>
            <w:tcW w:w="1260" w:type="dxa"/>
            <w:hideMark/>
          </w:tcPr>
          <w:p w14:paraId="7B8D1CBC" w14:textId="77777777" w:rsidR="00703E89" w:rsidRDefault="00703E89" w:rsidP="004B49C6">
            <w:pPr>
              <w:spacing w:line="240" w:lineRule="atLeast"/>
              <w:jc w:val="center"/>
              <w:rPr>
                <w:snapToGrid w:val="0"/>
                <w:color w:val="000000"/>
              </w:rPr>
            </w:pPr>
            <w:r>
              <w:rPr>
                <w:snapToGrid w:val="0"/>
                <w:color w:val="000000"/>
              </w:rPr>
              <w:t>B</w:t>
            </w:r>
          </w:p>
        </w:tc>
        <w:tc>
          <w:tcPr>
            <w:tcW w:w="2160" w:type="dxa"/>
            <w:hideMark/>
          </w:tcPr>
          <w:p w14:paraId="6F9440E5" w14:textId="77777777" w:rsidR="00703E89" w:rsidRDefault="00703E89" w:rsidP="004B49C6">
            <w:pPr>
              <w:spacing w:line="240" w:lineRule="atLeast"/>
              <w:rPr>
                <w:snapToGrid w:val="0"/>
                <w:color w:val="000000"/>
              </w:rPr>
            </w:pPr>
            <w:r>
              <w:rPr>
                <w:snapToGrid w:val="0"/>
                <w:color w:val="000000"/>
              </w:rPr>
              <w:t>Amount 1</w:t>
            </w:r>
          </w:p>
        </w:tc>
        <w:tc>
          <w:tcPr>
            <w:tcW w:w="1440" w:type="dxa"/>
            <w:hideMark/>
          </w:tcPr>
          <w:p w14:paraId="258A80E9" w14:textId="77777777" w:rsidR="00703E89" w:rsidRDefault="00703E89" w:rsidP="00F32B74">
            <w:pPr>
              <w:spacing w:line="240" w:lineRule="atLeast"/>
              <w:jc w:val="center"/>
              <w:rPr>
                <w:snapToGrid w:val="0"/>
                <w:color w:val="000000"/>
              </w:rPr>
            </w:pPr>
            <w:r>
              <w:rPr>
                <w:snapToGrid w:val="0"/>
                <w:color w:val="000000"/>
              </w:rPr>
              <w:t>9(16)v99</w:t>
            </w:r>
          </w:p>
        </w:tc>
        <w:tc>
          <w:tcPr>
            <w:tcW w:w="1800" w:type="dxa"/>
            <w:hideMark/>
          </w:tcPr>
          <w:p w14:paraId="4D803DE4" w14:textId="77777777" w:rsidR="00703E89" w:rsidRDefault="00703E89" w:rsidP="00F32B74">
            <w:pPr>
              <w:spacing w:line="240" w:lineRule="atLeast"/>
              <w:jc w:val="center"/>
              <w:rPr>
                <w:snapToGrid w:val="0"/>
                <w:color w:val="000000"/>
              </w:rPr>
            </w:pPr>
            <w:r>
              <w:rPr>
                <w:snapToGrid w:val="0"/>
                <w:color w:val="000000"/>
              </w:rPr>
              <w:t>1 to 18 bytes</w:t>
            </w:r>
          </w:p>
        </w:tc>
        <w:tc>
          <w:tcPr>
            <w:tcW w:w="3330" w:type="dxa"/>
            <w:hideMark/>
          </w:tcPr>
          <w:p w14:paraId="4BD32619"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1cB2000</w:t>
            </w:r>
          </w:p>
        </w:tc>
      </w:tr>
      <w:tr w:rsidR="00703E89" w14:paraId="58AE5812" w14:textId="77777777" w:rsidTr="00D33627">
        <w:tc>
          <w:tcPr>
            <w:tcW w:w="1260" w:type="dxa"/>
            <w:hideMark/>
          </w:tcPr>
          <w:p w14:paraId="2F27E02E" w14:textId="77777777" w:rsidR="00703E89" w:rsidRDefault="00703E89" w:rsidP="004B49C6">
            <w:pPr>
              <w:spacing w:line="240" w:lineRule="atLeast"/>
              <w:jc w:val="center"/>
              <w:rPr>
                <w:snapToGrid w:val="0"/>
                <w:color w:val="000000"/>
              </w:rPr>
            </w:pPr>
            <w:r>
              <w:rPr>
                <w:snapToGrid w:val="0"/>
                <w:color w:val="000000"/>
              </w:rPr>
              <w:t>P</w:t>
            </w:r>
          </w:p>
        </w:tc>
        <w:tc>
          <w:tcPr>
            <w:tcW w:w="2160" w:type="dxa"/>
            <w:hideMark/>
          </w:tcPr>
          <w:p w14:paraId="27D01376" w14:textId="77777777" w:rsidR="00703E89" w:rsidRDefault="00703E89" w:rsidP="004B49C6">
            <w:pPr>
              <w:spacing w:line="240" w:lineRule="atLeast"/>
              <w:rPr>
                <w:snapToGrid w:val="0"/>
                <w:color w:val="000000"/>
              </w:rPr>
            </w:pPr>
            <w:r>
              <w:rPr>
                <w:snapToGrid w:val="0"/>
                <w:color w:val="000000"/>
              </w:rPr>
              <w:t>Draft capture flag</w:t>
            </w:r>
          </w:p>
        </w:tc>
        <w:tc>
          <w:tcPr>
            <w:tcW w:w="1440" w:type="dxa"/>
            <w:hideMark/>
          </w:tcPr>
          <w:p w14:paraId="74876C08" w14:textId="77777777" w:rsidR="00703E89" w:rsidRDefault="00703E89" w:rsidP="00F32B74">
            <w:pPr>
              <w:spacing w:line="240" w:lineRule="atLeast"/>
              <w:jc w:val="center"/>
              <w:rPr>
                <w:snapToGrid w:val="0"/>
                <w:color w:val="000000"/>
              </w:rPr>
            </w:pPr>
            <w:r>
              <w:rPr>
                <w:snapToGrid w:val="0"/>
                <w:color w:val="000000"/>
              </w:rPr>
              <w:t>9(1)</w:t>
            </w:r>
          </w:p>
        </w:tc>
        <w:tc>
          <w:tcPr>
            <w:tcW w:w="1800" w:type="dxa"/>
            <w:hideMark/>
          </w:tcPr>
          <w:p w14:paraId="0A486AC4" w14:textId="77777777" w:rsidR="00703E89" w:rsidRDefault="00703E89" w:rsidP="00F32B74">
            <w:pPr>
              <w:spacing w:line="240" w:lineRule="atLeast"/>
              <w:jc w:val="center"/>
              <w:rPr>
                <w:snapToGrid w:val="0"/>
                <w:color w:val="000000"/>
              </w:rPr>
            </w:pPr>
            <w:r>
              <w:rPr>
                <w:snapToGrid w:val="0"/>
                <w:color w:val="000000"/>
              </w:rPr>
              <w:t>1 byte</w:t>
            </w:r>
          </w:p>
        </w:tc>
        <w:tc>
          <w:tcPr>
            <w:tcW w:w="3330" w:type="dxa"/>
            <w:hideMark/>
          </w:tcPr>
          <w:p w14:paraId="17349E6C"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1cP2</w:t>
            </w:r>
          </w:p>
        </w:tc>
      </w:tr>
      <w:tr w:rsidR="00703E89" w14:paraId="4E17E1C2" w14:textId="77777777" w:rsidTr="00D33627">
        <w:tc>
          <w:tcPr>
            <w:tcW w:w="1260" w:type="dxa"/>
            <w:hideMark/>
          </w:tcPr>
          <w:p w14:paraId="33758547"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3E86CD5C"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548110B9" w14:textId="77777777" w:rsidR="00703E89" w:rsidRDefault="00703E89" w:rsidP="00F32B74">
            <w:pPr>
              <w:spacing w:line="240" w:lineRule="atLeast"/>
              <w:jc w:val="center"/>
              <w:rPr>
                <w:snapToGrid w:val="0"/>
                <w:color w:val="000000"/>
              </w:rPr>
            </w:pPr>
            <w:r>
              <w:rPr>
                <w:snapToGrid w:val="0"/>
                <w:color w:val="000000"/>
              </w:rPr>
              <w:t>X(16)</w:t>
            </w:r>
          </w:p>
        </w:tc>
        <w:tc>
          <w:tcPr>
            <w:tcW w:w="1800" w:type="dxa"/>
            <w:hideMark/>
          </w:tcPr>
          <w:p w14:paraId="766B5BED" w14:textId="77777777" w:rsidR="00703E89" w:rsidRDefault="00703E89" w:rsidP="00F32B74">
            <w:pPr>
              <w:spacing w:line="240" w:lineRule="atLeast"/>
              <w:jc w:val="center"/>
              <w:rPr>
                <w:snapToGrid w:val="0"/>
                <w:color w:val="000000"/>
              </w:rPr>
            </w:pPr>
            <w:r>
              <w:rPr>
                <w:snapToGrid w:val="0"/>
                <w:color w:val="000000"/>
              </w:rPr>
              <w:t>1 to 16 bytes</w:t>
            </w:r>
          </w:p>
        </w:tc>
        <w:tc>
          <w:tcPr>
            <w:tcW w:w="3330" w:type="dxa"/>
            <w:hideMark/>
          </w:tcPr>
          <w:p w14:paraId="0FB28152"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1cQCX</w:t>
            </w:r>
          </w:p>
        </w:tc>
      </w:tr>
      <w:tr w:rsidR="00703E89" w14:paraId="5A6020A1" w14:textId="77777777" w:rsidTr="00D33627">
        <w:tc>
          <w:tcPr>
            <w:tcW w:w="1260" w:type="dxa"/>
            <w:hideMark/>
          </w:tcPr>
          <w:p w14:paraId="053CA772" w14:textId="77777777" w:rsidR="00703E89" w:rsidRDefault="00703E89" w:rsidP="004B49C6">
            <w:pPr>
              <w:spacing w:line="240" w:lineRule="atLeast"/>
              <w:jc w:val="center"/>
              <w:rPr>
                <w:snapToGrid w:val="0"/>
                <w:color w:val="000000"/>
              </w:rPr>
            </w:pPr>
            <w:r>
              <w:rPr>
                <w:snapToGrid w:val="0"/>
                <w:color w:val="000000"/>
              </w:rPr>
              <w:t>S</w:t>
            </w:r>
          </w:p>
        </w:tc>
        <w:tc>
          <w:tcPr>
            <w:tcW w:w="2160" w:type="dxa"/>
            <w:hideMark/>
          </w:tcPr>
          <w:p w14:paraId="02F07D56" w14:textId="77777777" w:rsidR="00703E89" w:rsidRDefault="00703E89" w:rsidP="004B49C6">
            <w:pPr>
              <w:spacing w:line="240" w:lineRule="atLeast"/>
              <w:rPr>
                <w:snapToGrid w:val="0"/>
                <w:color w:val="000000"/>
              </w:rPr>
            </w:pPr>
            <w:r>
              <w:rPr>
                <w:snapToGrid w:val="0"/>
                <w:color w:val="000000"/>
              </w:rPr>
              <w:t>Invoice number</w:t>
            </w:r>
          </w:p>
        </w:tc>
        <w:tc>
          <w:tcPr>
            <w:tcW w:w="1440" w:type="dxa"/>
            <w:hideMark/>
          </w:tcPr>
          <w:p w14:paraId="5F04F334" w14:textId="77777777" w:rsidR="00703E89" w:rsidRDefault="00703E89" w:rsidP="00F32B74">
            <w:pPr>
              <w:spacing w:line="240" w:lineRule="atLeast"/>
              <w:jc w:val="center"/>
              <w:rPr>
                <w:snapToGrid w:val="0"/>
                <w:color w:val="000000"/>
              </w:rPr>
            </w:pPr>
            <w:r>
              <w:rPr>
                <w:snapToGrid w:val="0"/>
                <w:color w:val="000000"/>
              </w:rPr>
              <w:t>X(10)</w:t>
            </w:r>
          </w:p>
        </w:tc>
        <w:tc>
          <w:tcPr>
            <w:tcW w:w="1800" w:type="dxa"/>
            <w:hideMark/>
          </w:tcPr>
          <w:p w14:paraId="5BF2FD1D" w14:textId="77777777" w:rsidR="00703E89" w:rsidRDefault="00703E89" w:rsidP="00F32B74">
            <w:pPr>
              <w:spacing w:line="240" w:lineRule="atLeast"/>
              <w:jc w:val="center"/>
              <w:rPr>
                <w:snapToGrid w:val="0"/>
                <w:color w:val="000000"/>
              </w:rPr>
            </w:pPr>
            <w:r>
              <w:rPr>
                <w:snapToGrid w:val="0"/>
                <w:color w:val="000000"/>
              </w:rPr>
              <w:t>1 to 10 bytes</w:t>
            </w:r>
          </w:p>
        </w:tc>
        <w:tc>
          <w:tcPr>
            <w:tcW w:w="3330" w:type="dxa"/>
            <w:hideMark/>
          </w:tcPr>
          <w:p w14:paraId="13E52F9C"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1cS536</w:t>
            </w:r>
          </w:p>
        </w:tc>
      </w:tr>
      <w:tr w:rsidR="00703E89" w14:paraId="69B66D84" w14:textId="77777777" w:rsidTr="00D33627">
        <w:tc>
          <w:tcPr>
            <w:tcW w:w="1260" w:type="dxa"/>
            <w:hideMark/>
          </w:tcPr>
          <w:p w14:paraId="34D099BB" w14:textId="77777777" w:rsidR="00703E89" w:rsidRDefault="00703E89" w:rsidP="004B49C6">
            <w:pPr>
              <w:spacing w:line="240" w:lineRule="atLeast"/>
              <w:jc w:val="center"/>
              <w:rPr>
                <w:snapToGrid w:val="0"/>
                <w:color w:val="000000"/>
              </w:rPr>
            </w:pPr>
            <w:r>
              <w:rPr>
                <w:snapToGrid w:val="0"/>
                <w:color w:val="000000"/>
              </w:rPr>
              <w:t>U</w:t>
            </w:r>
          </w:p>
        </w:tc>
        <w:tc>
          <w:tcPr>
            <w:tcW w:w="2160" w:type="dxa"/>
            <w:hideMark/>
          </w:tcPr>
          <w:p w14:paraId="41A65B39" w14:textId="77777777" w:rsidR="00703E89" w:rsidRDefault="00703E89" w:rsidP="004B49C6">
            <w:pPr>
              <w:spacing w:line="240" w:lineRule="atLeast"/>
              <w:rPr>
                <w:snapToGrid w:val="0"/>
                <w:color w:val="000000"/>
              </w:rPr>
            </w:pPr>
            <w:r>
              <w:rPr>
                <w:snapToGrid w:val="0"/>
                <w:color w:val="000000"/>
              </w:rPr>
              <w:t>Language code</w:t>
            </w:r>
          </w:p>
        </w:tc>
        <w:tc>
          <w:tcPr>
            <w:tcW w:w="1440" w:type="dxa"/>
            <w:hideMark/>
          </w:tcPr>
          <w:p w14:paraId="26066DB4" w14:textId="77777777" w:rsidR="00703E89" w:rsidRDefault="00703E89" w:rsidP="00F32B74">
            <w:pPr>
              <w:spacing w:line="240" w:lineRule="atLeast"/>
              <w:jc w:val="center"/>
              <w:rPr>
                <w:snapToGrid w:val="0"/>
                <w:color w:val="000000"/>
              </w:rPr>
            </w:pPr>
            <w:r>
              <w:rPr>
                <w:snapToGrid w:val="0"/>
                <w:color w:val="000000"/>
              </w:rPr>
              <w:t>9(1)</w:t>
            </w:r>
          </w:p>
        </w:tc>
        <w:tc>
          <w:tcPr>
            <w:tcW w:w="1800" w:type="dxa"/>
            <w:hideMark/>
          </w:tcPr>
          <w:p w14:paraId="5FAB5D9E" w14:textId="77777777" w:rsidR="00703E89" w:rsidRDefault="00703E89" w:rsidP="00F32B74">
            <w:pPr>
              <w:spacing w:line="240" w:lineRule="atLeast"/>
              <w:jc w:val="center"/>
              <w:rPr>
                <w:snapToGrid w:val="0"/>
                <w:color w:val="000000"/>
              </w:rPr>
            </w:pPr>
            <w:r>
              <w:rPr>
                <w:snapToGrid w:val="0"/>
                <w:color w:val="000000"/>
              </w:rPr>
              <w:t>1 byte</w:t>
            </w:r>
          </w:p>
        </w:tc>
        <w:tc>
          <w:tcPr>
            <w:tcW w:w="3330" w:type="dxa"/>
            <w:hideMark/>
          </w:tcPr>
          <w:p w14:paraId="4C335E53" w14:textId="77777777" w:rsidR="00703E89" w:rsidRPr="00185756" w:rsidRDefault="00703E89" w:rsidP="004B49C6">
            <w:pPr>
              <w:autoSpaceDE w:val="0"/>
              <w:autoSpaceDN w:val="0"/>
              <w:adjustRightInd w:val="0"/>
              <w:jc w:val="center"/>
              <w:rPr>
                <w:b/>
                <w:snapToGrid w:val="0"/>
                <w:color w:val="538135" w:themeColor="accent3"/>
                <w:sz w:val="18"/>
                <w:szCs w:val="18"/>
              </w:rPr>
            </w:pPr>
            <w:r w:rsidRPr="00185756">
              <w:rPr>
                <w:rFonts w:ascii="Courier New" w:hAnsi="Courier New" w:cs="Courier New"/>
                <w:b/>
                <w:color w:val="538135" w:themeColor="accent3"/>
                <w:sz w:val="18"/>
                <w:szCs w:val="18"/>
              </w:rPr>
              <w:t>1cU0</w:t>
            </w:r>
          </w:p>
        </w:tc>
      </w:tr>
      <w:tr w:rsidR="00703E89" w14:paraId="6599E3E9" w14:textId="77777777" w:rsidTr="00D33627">
        <w:tc>
          <w:tcPr>
            <w:tcW w:w="1260" w:type="dxa"/>
            <w:hideMark/>
          </w:tcPr>
          <w:p w14:paraId="16945937" w14:textId="77777777" w:rsidR="00703E89" w:rsidRDefault="00703E89" w:rsidP="004B49C6">
            <w:pPr>
              <w:spacing w:line="240" w:lineRule="atLeast"/>
              <w:jc w:val="center"/>
              <w:rPr>
                <w:snapToGrid w:val="0"/>
                <w:color w:val="000000"/>
              </w:rPr>
            </w:pPr>
            <w:r>
              <w:rPr>
                <w:snapToGrid w:val="0"/>
                <w:color w:val="000000"/>
              </w:rPr>
              <w:t>a</w:t>
            </w:r>
          </w:p>
        </w:tc>
        <w:tc>
          <w:tcPr>
            <w:tcW w:w="2160" w:type="dxa"/>
            <w:hideMark/>
          </w:tcPr>
          <w:p w14:paraId="542F5AE9" w14:textId="77777777" w:rsidR="00703E89" w:rsidRDefault="00703E89" w:rsidP="004B49C6">
            <w:pPr>
              <w:spacing w:line="240" w:lineRule="atLeast"/>
              <w:rPr>
                <w:snapToGrid w:val="0"/>
                <w:color w:val="000000"/>
              </w:rPr>
            </w:pPr>
            <w:r>
              <w:rPr>
                <w:snapToGrid w:val="0"/>
                <w:color w:val="000000"/>
              </w:rPr>
              <w:t>Optional data</w:t>
            </w:r>
          </w:p>
        </w:tc>
        <w:tc>
          <w:tcPr>
            <w:tcW w:w="1440" w:type="dxa"/>
            <w:hideMark/>
          </w:tcPr>
          <w:p w14:paraId="37BF84DF" w14:textId="77777777" w:rsidR="00703E89" w:rsidRDefault="00703E89" w:rsidP="00F32B74">
            <w:pPr>
              <w:spacing w:line="240" w:lineRule="atLeast"/>
              <w:jc w:val="center"/>
              <w:rPr>
                <w:snapToGrid w:val="0"/>
                <w:color w:val="000000"/>
              </w:rPr>
            </w:pPr>
            <w:r>
              <w:rPr>
                <w:snapToGrid w:val="0"/>
                <w:color w:val="000000"/>
              </w:rPr>
              <w:t>X(250)</w:t>
            </w:r>
          </w:p>
        </w:tc>
        <w:tc>
          <w:tcPr>
            <w:tcW w:w="1800" w:type="dxa"/>
            <w:hideMark/>
          </w:tcPr>
          <w:p w14:paraId="49592BE3" w14:textId="77777777" w:rsidR="00703E89" w:rsidRDefault="00703E89" w:rsidP="00F32B74">
            <w:pPr>
              <w:spacing w:line="240" w:lineRule="atLeast"/>
              <w:jc w:val="center"/>
              <w:rPr>
                <w:snapToGrid w:val="0"/>
                <w:color w:val="000000"/>
              </w:rPr>
            </w:pPr>
            <w:r>
              <w:rPr>
                <w:snapToGrid w:val="0"/>
                <w:color w:val="000000"/>
              </w:rPr>
              <w:t>1 to 250 bytes</w:t>
            </w:r>
          </w:p>
          <w:p w14:paraId="7CF58B3D" w14:textId="77777777" w:rsidR="00703E89" w:rsidRPr="00F32B74" w:rsidRDefault="00703E89" w:rsidP="00F32B74">
            <w:pPr>
              <w:spacing w:line="240" w:lineRule="atLeast"/>
              <w:jc w:val="center"/>
              <w:rPr>
                <w:snapToGrid w:val="0"/>
                <w:color w:val="000000"/>
                <w:sz w:val="16"/>
                <w:szCs w:val="16"/>
              </w:rPr>
            </w:pPr>
            <w:r w:rsidRPr="00F32B74">
              <w:rPr>
                <w:snapToGrid w:val="0"/>
                <w:color w:val="000000"/>
                <w:sz w:val="16"/>
                <w:szCs w:val="16"/>
              </w:rPr>
              <w:t>TD only supports</w:t>
            </w:r>
          </w:p>
          <w:p w14:paraId="72EB92F3" w14:textId="77777777" w:rsidR="00703E89" w:rsidRDefault="00703E89" w:rsidP="00F32B74">
            <w:pPr>
              <w:spacing w:line="240" w:lineRule="atLeast"/>
              <w:jc w:val="center"/>
              <w:rPr>
                <w:snapToGrid w:val="0"/>
                <w:color w:val="000000"/>
              </w:rPr>
            </w:pPr>
            <w:r w:rsidRPr="00F32B74">
              <w:rPr>
                <w:snapToGrid w:val="0"/>
                <w:color w:val="000000"/>
                <w:sz w:val="16"/>
                <w:szCs w:val="16"/>
              </w:rPr>
              <w:t>80 bytes</w:t>
            </w:r>
          </w:p>
        </w:tc>
        <w:tc>
          <w:tcPr>
            <w:tcW w:w="3330" w:type="dxa"/>
            <w:hideMark/>
          </w:tcPr>
          <w:p w14:paraId="527174C7" w14:textId="77777777" w:rsidR="00703E89" w:rsidRPr="00185756" w:rsidRDefault="00703E89" w:rsidP="004B49C6">
            <w:pPr>
              <w:autoSpaceDE w:val="0"/>
              <w:autoSpaceDN w:val="0"/>
              <w:adjustRightInd w:val="0"/>
              <w:jc w:val="center"/>
              <w:rPr>
                <w:rFonts w:ascii="Courier New" w:hAnsi="Courier New" w:cs="Courier New"/>
                <w:b/>
                <w:color w:val="538135" w:themeColor="accent3"/>
                <w:sz w:val="18"/>
                <w:szCs w:val="18"/>
              </w:rPr>
            </w:pPr>
            <w:r w:rsidRPr="00185756">
              <w:rPr>
                <w:rFonts w:ascii="Courier New" w:hAnsi="Courier New" w:cs="Courier New"/>
                <w:b/>
                <w:color w:val="538135" w:themeColor="accent3"/>
                <w:sz w:val="18"/>
                <w:szCs w:val="18"/>
              </w:rPr>
              <w:t>1ca160628115361001</w:t>
            </w:r>
          </w:p>
        </w:tc>
      </w:tr>
      <w:tr w:rsidR="00703E89" w14:paraId="38042458" w14:textId="77777777" w:rsidTr="00D33627">
        <w:tc>
          <w:tcPr>
            <w:tcW w:w="1260" w:type="dxa"/>
            <w:hideMark/>
          </w:tcPr>
          <w:p w14:paraId="5BC957E1" w14:textId="77777777" w:rsidR="00703E89" w:rsidRDefault="00703E89" w:rsidP="004B49C6">
            <w:pPr>
              <w:spacing w:line="240" w:lineRule="atLeast"/>
              <w:jc w:val="center"/>
              <w:rPr>
                <w:snapToGrid w:val="0"/>
                <w:color w:val="000000"/>
              </w:rPr>
            </w:pPr>
            <w:r>
              <w:rPr>
                <w:snapToGrid w:val="0"/>
                <w:color w:val="000000"/>
              </w:rPr>
              <w:t>d</w:t>
            </w:r>
          </w:p>
        </w:tc>
        <w:tc>
          <w:tcPr>
            <w:tcW w:w="2160" w:type="dxa"/>
            <w:hideMark/>
          </w:tcPr>
          <w:p w14:paraId="563D44B4" w14:textId="77777777" w:rsidR="00703E89" w:rsidRDefault="00703E89" w:rsidP="004B49C6">
            <w:pPr>
              <w:spacing w:line="240" w:lineRule="atLeast"/>
              <w:rPr>
                <w:snapToGrid w:val="0"/>
                <w:color w:val="000000"/>
              </w:rPr>
            </w:pPr>
            <w:r>
              <w:rPr>
                <w:snapToGrid w:val="0"/>
                <w:color w:val="000000"/>
              </w:rPr>
              <w:t>Retailer ID</w:t>
            </w:r>
          </w:p>
        </w:tc>
        <w:tc>
          <w:tcPr>
            <w:tcW w:w="1440" w:type="dxa"/>
            <w:hideMark/>
          </w:tcPr>
          <w:p w14:paraId="078191CC" w14:textId="77777777" w:rsidR="00703E89" w:rsidRDefault="00703E89" w:rsidP="00F32B74">
            <w:pPr>
              <w:spacing w:line="240" w:lineRule="atLeast"/>
              <w:jc w:val="center"/>
              <w:rPr>
                <w:snapToGrid w:val="0"/>
                <w:color w:val="000000"/>
              </w:rPr>
            </w:pPr>
            <w:r>
              <w:rPr>
                <w:snapToGrid w:val="0"/>
                <w:color w:val="000000"/>
              </w:rPr>
              <w:t>9(12)</w:t>
            </w:r>
          </w:p>
        </w:tc>
        <w:tc>
          <w:tcPr>
            <w:tcW w:w="1800" w:type="dxa"/>
            <w:hideMark/>
          </w:tcPr>
          <w:p w14:paraId="10C301E0" w14:textId="77777777" w:rsidR="00703E89" w:rsidRDefault="00703E89" w:rsidP="00F32B74">
            <w:pPr>
              <w:spacing w:line="240" w:lineRule="atLeast"/>
              <w:jc w:val="center"/>
              <w:rPr>
                <w:snapToGrid w:val="0"/>
                <w:color w:val="000000"/>
              </w:rPr>
            </w:pPr>
            <w:r>
              <w:rPr>
                <w:snapToGrid w:val="0"/>
                <w:color w:val="000000"/>
              </w:rPr>
              <w:t>1 to 12 bytes</w:t>
            </w:r>
          </w:p>
        </w:tc>
        <w:tc>
          <w:tcPr>
            <w:tcW w:w="3330" w:type="dxa"/>
            <w:hideMark/>
          </w:tcPr>
          <w:p w14:paraId="242B9BC9"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1cd78220497263</w:t>
            </w:r>
          </w:p>
        </w:tc>
      </w:tr>
      <w:tr w:rsidR="00703E89" w14:paraId="5F810384" w14:textId="77777777" w:rsidTr="00D33627">
        <w:tc>
          <w:tcPr>
            <w:tcW w:w="1260" w:type="dxa"/>
            <w:hideMark/>
          </w:tcPr>
          <w:p w14:paraId="11F311E6" w14:textId="77777777" w:rsidR="00703E89" w:rsidRDefault="00703E89" w:rsidP="004B49C6">
            <w:pPr>
              <w:spacing w:line="240" w:lineRule="atLeast"/>
              <w:jc w:val="center"/>
              <w:rPr>
                <w:snapToGrid w:val="0"/>
                <w:color w:val="000000"/>
              </w:rPr>
            </w:pPr>
            <w:r>
              <w:rPr>
                <w:snapToGrid w:val="0"/>
                <w:color w:val="000000"/>
              </w:rPr>
              <w:t>e</w:t>
            </w:r>
          </w:p>
        </w:tc>
        <w:tc>
          <w:tcPr>
            <w:tcW w:w="2160" w:type="dxa"/>
            <w:hideMark/>
          </w:tcPr>
          <w:p w14:paraId="3502546F" w14:textId="77777777" w:rsidR="00703E89" w:rsidRDefault="00703E89" w:rsidP="004B49C6">
            <w:pPr>
              <w:spacing w:line="240" w:lineRule="atLeast"/>
              <w:rPr>
                <w:snapToGrid w:val="0"/>
                <w:color w:val="000000"/>
              </w:rPr>
            </w:pPr>
            <w:r>
              <w:rPr>
                <w:snapToGrid w:val="0"/>
                <w:color w:val="000000"/>
              </w:rPr>
              <w:t>POS Condition code</w:t>
            </w:r>
          </w:p>
        </w:tc>
        <w:tc>
          <w:tcPr>
            <w:tcW w:w="1440" w:type="dxa"/>
            <w:hideMark/>
          </w:tcPr>
          <w:p w14:paraId="356E02C9" w14:textId="77777777" w:rsidR="00703E89" w:rsidRDefault="00703E89" w:rsidP="00F32B74">
            <w:pPr>
              <w:spacing w:line="240" w:lineRule="atLeast"/>
              <w:jc w:val="center"/>
              <w:rPr>
                <w:snapToGrid w:val="0"/>
                <w:color w:val="000000"/>
              </w:rPr>
            </w:pPr>
            <w:r>
              <w:rPr>
                <w:snapToGrid w:val="0"/>
                <w:color w:val="000000"/>
              </w:rPr>
              <w:t>9(2)</w:t>
            </w:r>
          </w:p>
        </w:tc>
        <w:tc>
          <w:tcPr>
            <w:tcW w:w="1800" w:type="dxa"/>
            <w:hideMark/>
          </w:tcPr>
          <w:p w14:paraId="586DB867" w14:textId="77777777" w:rsidR="00703E89" w:rsidRDefault="00703E89" w:rsidP="00F32B74">
            <w:pPr>
              <w:spacing w:line="240" w:lineRule="atLeast"/>
              <w:jc w:val="center"/>
              <w:rPr>
                <w:snapToGrid w:val="0"/>
                <w:color w:val="000000"/>
              </w:rPr>
            </w:pPr>
            <w:r>
              <w:rPr>
                <w:snapToGrid w:val="0"/>
                <w:color w:val="000000"/>
              </w:rPr>
              <w:t>2 bytes</w:t>
            </w:r>
          </w:p>
        </w:tc>
        <w:tc>
          <w:tcPr>
            <w:tcW w:w="3330" w:type="dxa"/>
            <w:hideMark/>
          </w:tcPr>
          <w:p w14:paraId="04482A07"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1ce06</w:t>
            </w:r>
          </w:p>
        </w:tc>
      </w:tr>
      <w:tr w:rsidR="00703E89" w14:paraId="7A949E06" w14:textId="77777777" w:rsidTr="00D33627">
        <w:tc>
          <w:tcPr>
            <w:tcW w:w="1260" w:type="dxa"/>
            <w:hideMark/>
          </w:tcPr>
          <w:p w14:paraId="7370C8E6"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48D8199D"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255B71D4" w14:textId="77777777" w:rsidR="00703E89" w:rsidRDefault="00703E89" w:rsidP="00F32B74">
            <w:pPr>
              <w:spacing w:line="240" w:lineRule="atLeast"/>
              <w:jc w:val="center"/>
              <w:rPr>
                <w:snapToGrid w:val="0"/>
                <w:color w:val="000000"/>
              </w:rPr>
            </w:pPr>
            <w:r>
              <w:rPr>
                <w:snapToGrid w:val="0"/>
                <w:color w:val="000000"/>
              </w:rPr>
              <w:t>X(10)</w:t>
            </w:r>
          </w:p>
        </w:tc>
        <w:tc>
          <w:tcPr>
            <w:tcW w:w="1800" w:type="dxa"/>
            <w:hideMark/>
          </w:tcPr>
          <w:p w14:paraId="402AAB08" w14:textId="77777777" w:rsidR="00703E89" w:rsidRDefault="00703E89" w:rsidP="00F32B74">
            <w:pPr>
              <w:spacing w:line="240" w:lineRule="atLeast"/>
              <w:jc w:val="center"/>
              <w:rPr>
                <w:snapToGrid w:val="0"/>
                <w:color w:val="000000"/>
              </w:rPr>
            </w:pPr>
            <w:r>
              <w:rPr>
                <w:snapToGrid w:val="0"/>
                <w:color w:val="000000"/>
              </w:rPr>
              <w:t>10 bytes</w:t>
            </w:r>
          </w:p>
        </w:tc>
        <w:tc>
          <w:tcPr>
            <w:tcW w:w="3330" w:type="dxa"/>
            <w:hideMark/>
          </w:tcPr>
          <w:p w14:paraId="3FF023A7"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1ch0010320260</w:t>
            </w:r>
          </w:p>
        </w:tc>
      </w:tr>
      <w:tr w:rsidR="00703E89" w14:paraId="08A798C0" w14:textId="77777777" w:rsidTr="00D33627">
        <w:tc>
          <w:tcPr>
            <w:tcW w:w="1260" w:type="dxa"/>
            <w:hideMark/>
          </w:tcPr>
          <w:p w14:paraId="327F3CA6" w14:textId="77777777" w:rsidR="00703E89" w:rsidRDefault="00703E89" w:rsidP="004B49C6">
            <w:pPr>
              <w:spacing w:line="240" w:lineRule="atLeast"/>
              <w:jc w:val="center"/>
              <w:rPr>
                <w:snapToGrid w:val="0"/>
                <w:color w:val="000000"/>
              </w:rPr>
            </w:pPr>
            <w:r>
              <w:rPr>
                <w:snapToGrid w:val="0"/>
                <w:color w:val="000000"/>
              </w:rPr>
              <w:lastRenderedPageBreak/>
              <w:t>q</w:t>
            </w:r>
          </w:p>
        </w:tc>
        <w:tc>
          <w:tcPr>
            <w:tcW w:w="2160" w:type="dxa"/>
            <w:hideMark/>
          </w:tcPr>
          <w:p w14:paraId="56467881" w14:textId="77777777" w:rsidR="00703E89" w:rsidRDefault="00703E89" w:rsidP="004B49C6">
            <w:pPr>
              <w:spacing w:line="240" w:lineRule="atLeast"/>
              <w:rPr>
                <w:snapToGrid w:val="0"/>
                <w:color w:val="000000"/>
              </w:rPr>
            </w:pPr>
            <w:r>
              <w:rPr>
                <w:snapToGrid w:val="0"/>
                <w:color w:val="000000"/>
              </w:rPr>
              <w:t>Track 2/Customer</w:t>
            </w:r>
          </w:p>
        </w:tc>
        <w:tc>
          <w:tcPr>
            <w:tcW w:w="1440" w:type="dxa"/>
            <w:hideMark/>
          </w:tcPr>
          <w:p w14:paraId="6889E2A6" w14:textId="77777777" w:rsidR="00703E89" w:rsidRDefault="00703E89" w:rsidP="00F32B74">
            <w:pPr>
              <w:spacing w:line="240" w:lineRule="atLeast"/>
              <w:jc w:val="center"/>
              <w:rPr>
                <w:snapToGrid w:val="0"/>
                <w:color w:val="000000"/>
              </w:rPr>
            </w:pPr>
            <w:r>
              <w:rPr>
                <w:snapToGrid w:val="0"/>
                <w:color w:val="000000"/>
              </w:rPr>
              <w:t>X(40)</w:t>
            </w:r>
          </w:p>
        </w:tc>
        <w:tc>
          <w:tcPr>
            <w:tcW w:w="1800" w:type="dxa"/>
            <w:hideMark/>
          </w:tcPr>
          <w:p w14:paraId="0CC8E8D4" w14:textId="77777777" w:rsidR="00703E89" w:rsidRDefault="00703E89" w:rsidP="00F32B74">
            <w:pPr>
              <w:spacing w:line="240" w:lineRule="atLeast"/>
              <w:jc w:val="center"/>
              <w:rPr>
                <w:snapToGrid w:val="0"/>
                <w:color w:val="000000"/>
              </w:rPr>
            </w:pPr>
            <w:r>
              <w:rPr>
                <w:snapToGrid w:val="0"/>
                <w:color w:val="000000"/>
              </w:rPr>
              <w:t>1 to 40 bytes</w:t>
            </w:r>
          </w:p>
        </w:tc>
        <w:tc>
          <w:tcPr>
            <w:tcW w:w="3330" w:type="dxa"/>
            <w:hideMark/>
          </w:tcPr>
          <w:p w14:paraId="1298BD6C"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1cq;782533******5074=1702***************</w:t>
            </w:r>
          </w:p>
        </w:tc>
      </w:tr>
      <w:tr w:rsidR="00703E89" w14:paraId="34276D49" w14:textId="77777777" w:rsidTr="00D33627">
        <w:tc>
          <w:tcPr>
            <w:tcW w:w="1260" w:type="dxa"/>
            <w:hideMark/>
          </w:tcPr>
          <w:p w14:paraId="209BC04A" w14:textId="77777777" w:rsidR="00703E89" w:rsidRDefault="00703E89" w:rsidP="004B49C6">
            <w:pPr>
              <w:spacing w:line="240" w:lineRule="atLeast"/>
              <w:jc w:val="center"/>
              <w:rPr>
                <w:snapToGrid w:val="0"/>
                <w:color w:val="000000"/>
              </w:rPr>
            </w:pPr>
            <w:r>
              <w:rPr>
                <w:snapToGrid w:val="0"/>
                <w:color w:val="000000"/>
              </w:rPr>
              <w:t>6 (SFID)</w:t>
            </w:r>
          </w:p>
        </w:tc>
        <w:tc>
          <w:tcPr>
            <w:tcW w:w="2160" w:type="dxa"/>
            <w:hideMark/>
          </w:tcPr>
          <w:p w14:paraId="122C95C0" w14:textId="77777777" w:rsidR="00703E89" w:rsidRDefault="00703E89" w:rsidP="004B49C6">
            <w:pPr>
              <w:spacing w:line="240" w:lineRule="atLeast"/>
              <w:rPr>
                <w:snapToGrid w:val="0"/>
                <w:color w:val="000000"/>
              </w:rPr>
            </w:pPr>
            <w:r>
              <w:rPr>
                <w:snapToGrid w:val="0"/>
                <w:color w:val="000000"/>
              </w:rPr>
              <w:t>Product SubFIDs</w:t>
            </w:r>
          </w:p>
        </w:tc>
        <w:tc>
          <w:tcPr>
            <w:tcW w:w="1440" w:type="dxa"/>
            <w:hideMark/>
          </w:tcPr>
          <w:p w14:paraId="5379A96F" w14:textId="77777777" w:rsidR="00703E89" w:rsidRDefault="00703E89" w:rsidP="00F32B74">
            <w:pPr>
              <w:spacing w:line="240" w:lineRule="atLeast"/>
              <w:jc w:val="center"/>
              <w:rPr>
                <w:snapToGrid w:val="0"/>
                <w:color w:val="000000"/>
              </w:rPr>
            </w:pPr>
            <w:r>
              <w:rPr>
                <w:snapToGrid w:val="0"/>
                <w:color w:val="000000"/>
              </w:rPr>
              <w:t>X(1043)</w:t>
            </w:r>
          </w:p>
        </w:tc>
        <w:tc>
          <w:tcPr>
            <w:tcW w:w="1800" w:type="dxa"/>
            <w:hideMark/>
          </w:tcPr>
          <w:p w14:paraId="7D65FA7C" w14:textId="77777777" w:rsidR="00703E89" w:rsidRDefault="00703E89" w:rsidP="00F32B74">
            <w:pPr>
              <w:spacing w:line="240" w:lineRule="atLeast"/>
              <w:jc w:val="center"/>
              <w:rPr>
                <w:snapToGrid w:val="0"/>
                <w:color w:val="000000"/>
              </w:rPr>
            </w:pPr>
            <w:r>
              <w:rPr>
                <w:snapToGrid w:val="0"/>
                <w:color w:val="000000"/>
              </w:rPr>
              <w:t>1 to 1043 bytes</w:t>
            </w:r>
          </w:p>
        </w:tc>
        <w:tc>
          <w:tcPr>
            <w:tcW w:w="3330" w:type="dxa"/>
            <w:hideMark/>
          </w:tcPr>
          <w:p w14:paraId="4C476E38"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1c6</w:t>
            </w:r>
          </w:p>
          <w:p w14:paraId="6B5C27E4"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1eD</w:t>
            </w:r>
          </w:p>
          <w:p w14:paraId="497355F5"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000100</w:t>
            </w:r>
          </w:p>
          <w:p w14:paraId="68B562DB"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20.00</w:t>
            </w:r>
          </w:p>
          <w:p w14:paraId="119E5702"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00002000</w:t>
            </w:r>
          </w:p>
          <w:p w14:paraId="027CAD57"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20</w:t>
            </w:r>
          </w:p>
          <w:p w14:paraId="04128C45"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00000000</w:t>
            </w:r>
          </w:p>
          <w:p w14:paraId="569BE63E"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00000000</w:t>
            </w:r>
          </w:p>
          <w:p w14:paraId="35DCCBAE"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00000000</w:t>
            </w:r>
          </w:p>
          <w:p w14:paraId="727EA3BB"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00000078</w:t>
            </w:r>
          </w:p>
          <w:p w14:paraId="7F5C2EBF"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0000000000123456</w:t>
            </w:r>
          </w:p>
          <w:p w14:paraId="0E7A524C"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00098856</w:t>
            </w:r>
          </w:p>
          <w:p w14:paraId="05B3D94C"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00000944</w:t>
            </w:r>
          </w:p>
          <w:p w14:paraId="5FA3E81D"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00000095</w:t>
            </w:r>
          </w:p>
          <w:p w14:paraId="2E0C8085" w14:textId="77777777" w:rsidR="00703E89" w:rsidRPr="00F32B74" w:rsidRDefault="00703E89" w:rsidP="004B49C6">
            <w:pPr>
              <w:autoSpaceDE w:val="0"/>
              <w:autoSpaceDN w:val="0"/>
              <w:adjustRightInd w:val="0"/>
              <w:jc w:val="center"/>
              <w:rPr>
                <w:rFonts w:ascii="Courier New" w:hAnsi="Courier New" w:cs="Courier New"/>
                <w:b/>
                <w:color w:val="538135" w:themeColor="accent3"/>
                <w:sz w:val="18"/>
                <w:szCs w:val="18"/>
              </w:rPr>
            </w:pPr>
            <w:r w:rsidRPr="00F32B74">
              <w:rPr>
                <w:rFonts w:ascii="Courier New" w:hAnsi="Courier New" w:cs="Courier New"/>
                <w:b/>
                <w:color w:val="538135" w:themeColor="accent3"/>
                <w:sz w:val="18"/>
                <w:szCs w:val="18"/>
              </w:rPr>
              <w:t>1eE021</w:t>
            </w:r>
          </w:p>
          <w:p w14:paraId="30AB3BF2" w14:textId="77777777" w:rsidR="00703E89" w:rsidRPr="00F32B74" w:rsidRDefault="00703E89" w:rsidP="004B49C6">
            <w:pPr>
              <w:autoSpaceDE w:val="0"/>
              <w:autoSpaceDN w:val="0"/>
              <w:adjustRightInd w:val="0"/>
              <w:jc w:val="center"/>
              <w:rPr>
                <w:b/>
                <w:snapToGrid w:val="0"/>
                <w:color w:val="538135" w:themeColor="accent3"/>
                <w:sz w:val="18"/>
                <w:szCs w:val="18"/>
              </w:rPr>
            </w:pPr>
            <w:r w:rsidRPr="00F32B74">
              <w:rPr>
                <w:rFonts w:ascii="Courier New" w:hAnsi="Courier New" w:cs="Courier New"/>
                <w:b/>
                <w:color w:val="538135" w:themeColor="accent3"/>
                <w:sz w:val="18"/>
                <w:szCs w:val="18"/>
              </w:rPr>
              <w:t>1eF0</w:t>
            </w:r>
          </w:p>
        </w:tc>
      </w:tr>
    </w:tbl>
    <w:p w14:paraId="6798501A" w14:textId="77777777" w:rsidR="00703E89" w:rsidRDefault="00703E89" w:rsidP="00703E89">
      <w:pPr>
        <w:autoSpaceDE w:val="0"/>
        <w:autoSpaceDN w:val="0"/>
        <w:adjustRightInd w:val="0"/>
      </w:pPr>
    </w:p>
    <w:p w14:paraId="5945D354" w14:textId="77777777" w:rsidR="00703E89" w:rsidRDefault="00703E89" w:rsidP="00703E89">
      <w:pPr>
        <w:autoSpaceDE w:val="0"/>
        <w:autoSpaceDN w:val="0"/>
        <w:adjustRightInd w:val="0"/>
      </w:pPr>
    </w:p>
    <w:p w14:paraId="66C92E35" w14:textId="77777777" w:rsidR="00D33627" w:rsidRDefault="00D33627">
      <w:pPr>
        <w:rPr>
          <w:rFonts w:asciiTheme="majorHAnsi" w:eastAsiaTheme="majorEastAsia" w:hAnsiTheme="majorHAnsi" w:cstheme="majorBidi"/>
          <w:b/>
          <w:color w:val="538135" w:themeColor="accent3"/>
          <w:sz w:val="34"/>
          <w:szCs w:val="24"/>
        </w:rPr>
      </w:pPr>
      <w:r>
        <w:br w:type="page"/>
      </w:r>
    </w:p>
    <w:p w14:paraId="4EFE8849" w14:textId="77777777" w:rsidR="00703E89" w:rsidRDefault="00703E89" w:rsidP="0008759F">
      <w:pPr>
        <w:pStyle w:val="Heading3"/>
      </w:pPr>
      <w:r>
        <w:lastRenderedPageBreak/>
        <w:t>Decline Pre-Auth Response SPDH Message</w:t>
      </w:r>
    </w:p>
    <w:p w14:paraId="15BF3AFA" w14:textId="77777777" w:rsidR="00703E89" w:rsidRDefault="00703E89" w:rsidP="00703E89">
      <w:pPr>
        <w:autoSpaceDE w:val="0"/>
        <w:autoSpaceDN w:val="0"/>
        <w:adjustRightInd w:val="0"/>
        <w:rPr>
          <w:rFonts w:cs="Arial"/>
        </w:rPr>
      </w:pPr>
      <w:r>
        <w:rPr>
          <w:rFonts w:cs="Arial"/>
        </w:rPr>
        <w:t>Length 126</w:t>
      </w:r>
    </w:p>
    <w:p w14:paraId="64465638" w14:textId="77777777" w:rsidR="00703E89" w:rsidRDefault="00703E89" w:rsidP="00703E89">
      <w:pPr>
        <w:autoSpaceDE w:val="0"/>
        <w:autoSpaceDN w:val="0"/>
        <w:adjustRightInd w:val="0"/>
      </w:pPr>
    </w:p>
    <w:p w14:paraId="79669488" w14:textId="77777777" w:rsidR="00703E89" w:rsidRDefault="00703E89" w:rsidP="00703E89">
      <w:pPr>
        <w:pBdr>
          <w:top w:val="single" w:sz="4" w:space="1" w:color="auto"/>
          <w:left w:val="single" w:sz="4" w:space="4" w:color="auto"/>
          <w:bottom w:val="single" w:sz="4" w:space="1" w:color="auto"/>
          <w:right w:val="single" w:sz="4" w:space="4" w:color="auto"/>
          <w:between w:val="single" w:sz="4" w:space="1" w:color="auto"/>
        </w:pBdr>
        <w:autoSpaceDE w:val="0"/>
        <w:autoSpaceDN w:val="0"/>
        <w:adjustRightInd w:val="0"/>
        <w:rPr>
          <w:rFonts w:ascii="Courier New" w:hAnsi="Courier New" w:cs="Courier New"/>
          <w:sz w:val="18"/>
          <w:szCs w:val="18"/>
        </w:rPr>
      </w:pPr>
      <w:r>
        <w:rPr>
          <w:rFonts w:ascii="Courier New" w:hAnsi="Courier New" w:cs="Courier New"/>
          <w:sz w:val="18"/>
          <w:szCs w:val="18"/>
        </w:rPr>
        <w:t>8.31CENTBL004813bbbbbbbbbb160628140231FO01000050~1ch0010320260~1cF00000000~1cgDECLINE         DECLINED            Bank Link Do~1cQCX</w:t>
      </w:r>
    </w:p>
    <w:p w14:paraId="6F5D1EB6" w14:textId="77777777" w:rsidR="00703E89" w:rsidRDefault="00703E89" w:rsidP="00703E89">
      <w:pPr>
        <w:autoSpaceDE w:val="0"/>
        <w:autoSpaceDN w:val="0"/>
        <w:adjustRightInd w:val="0"/>
      </w:pPr>
    </w:p>
    <w:tbl>
      <w:tblPr>
        <w:tblW w:w="1016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2430"/>
        <w:gridCol w:w="1260"/>
        <w:gridCol w:w="1620"/>
        <w:gridCol w:w="3510"/>
      </w:tblGrid>
      <w:tr w:rsidR="00703E89" w14:paraId="2818808C" w14:textId="77777777" w:rsidTr="00D33627">
        <w:trPr>
          <w:trHeight w:hRule="exact" w:val="360"/>
        </w:trPr>
        <w:tc>
          <w:tcPr>
            <w:tcW w:w="1341" w:type="dxa"/>
            <w:hideMark/>
          </w:tcPr>
          <w:p w14:paraId="62702F51" w14:textId="77777777" w:rsidR="00703E89" w:rsidRDefault="00703E89" w:rsidP="00D33627">
            <w:pPr>
              <w:widowControl w:val="0"/>
              <w:autoSpaceDE w:val="0"/>
              <w:autoSpaceDN w:val="0"/>
              <w:adjustRightInd w:val="0"/>
              <w:spacing w:before="60" w:after="60" w:line="226" w:lineRule="exact"/>
              <w:jc w:val="center"/>
              <w:rPr>
                <w:rFonts w:cs="Arial"/>
                <w:b/>
                <w:bCs/>
                <w:spacing w:val="1"/>
              </w:rPr>
            </w:pPr>
            <w:r>
              <w:rPr>
                <w:rFonts w:cs="Arial"/>
                <w:b/>
                <w:bCs/>
                <w:spacing w:val="1"/>
              </w:rPr>
              <w:t>Position</w:t>
            </w:r>
          </w:p>
        </w:tc>
        <w:tc>
          <w:tcPr>
            <w:tcW w:w="2430" w:type="dxa"/>
            <w:hideMark/>
          </w:tcPr>
          <w:p w14:paraId="04D4125E" w14:textId="77777777" w:rsidR="00703E89" w:rsidRDefault="00703E89" w:rsidP="00D33627">
            <w:pPr>
              <w:widowControl w:val="0"/>
              <w:autoSpaceDE w:val="0"/>
              <w:autoSpaceDN w:val="0"/>
              <w:adjustRightInd w:val="0"/>
              <w:spacing w:before="60" w:after="60" w:line="226" w:lineRule="exact"/>
              <w:jc w:val="center"/>
              <w:rPr>
                <w:rFonts w:cs="Arial"/>
              </w:rPr>
            </w:pPr>
            <w:r>
              <w:rPr>
                <w:rFonts w:cs="Arial"/>
                <w:b/>
                <w:bCs/>
                <w:spacing w:val="1"/>
              </w:rPr>
              <w:t>SPDH Header F</w:t>
            </w:r>
            <w:r>
              <w:rPr>
                <w:rFonts w:cs="Arial"/>
                <w:b/>
                <w:bCs/>
              </w:rPr>
              <w:t>ield</w:t>
            </w:r>
          </w:p>
        </w:tc>
        <w:tc>
          <w:tcPr>
            <w:tcW w:w="1260" w:type="dxa"/>
            <w:hideMark/>
          </w:tcPr>
          <w:p w14:paraId="56D14EC1" w14:textId="77777777" w:rsidR="00703E89" w:rsidRDefault="00703E89" w:rsidP="00D33627">
            <w:pPr>
              <w:widowControl w:val="0"/>
              <w:autoSpaceDE w:val="0"/>
              <w:autoSpaceDN w:val="0"/>
              <w:adjustRightInd w:val="0"/>
              <w:spacing w:before="60" w:after="60" w:line="226" w:lineRule="exact"/>
              <w:jc w:val="center"/>
              <w:rPr>
                <w:rFonts w:cs="Arial"/>
              </w:rPr>
            </w:pPr>
            <w:r>
              <w:rPr>
                <w:rFonts w:cs="Arial"/>
                <w:b/>
                <w:bCs/>
                <w:spacing w:val="-1"/>
              </w:rPr>
              <w:t>Picture</w:t>
            </w:r>
          </w:p>
        </w:tc>
        <w:tc>
          <w:tcPr>
            <w:tcW w:w="1620" w:type="dxa"/>
            <w:hideMark/>
          </w:tcPr>
          <w:p w14:paraId="36C71B34" w14:textId="77777777" w:rsidR="00703E89" w:rsidRDefault="00703E89" w:rsidP="00D33627">
            <w:pPr>
              <w:widowControl w:val="0"/>
              <w:autoSpaceDE w:val="0"/>
              <w:autoSpaceDN w:val="0"/>
              <w:adjustRightInd w:val="0"/>
              <w:spacing w:before="60" w:after="60" w:line="226" w:lineRule="exact"/>
              <w:jc w:val="center"/>
              <w:rPr>
                <w:rFonts w:cs="Arial"/>
                <w:b/>
                <w:bCs/>
                <w:spacing w:val="-1"/>
              </w:rPr>
            </w:pPr>
            <w:r>
              <w:rPr>
                <w:rFonts w:cs="Arial"/>
                <w:b/>
                <w:bCs/>
                <w:spacing w:val="-1"/>
              </w:rPr>
              <w:t>Length</w:t>
            </w:r>
          </w:p>
        </w:tc>
        <w:tc>
          <w:tcPr>
            <w:tcW w:w="3510" w:type="dxa"/>
            <w:hideMark/>
          </w:tcPr>
          <w:p w14:paraId="0F6B729C" w14:textId="77777777" w:rsidR="00703E89" w:rsidRDefault="00703E89" w:rsidP="00D33627">
            <w:pPr>
              <w:widowControl w:val="0"/>
              <w:autoSpaceDE w:val="0"/>
              <w:autoSpaceDN w:val="0"/>
              <w:adjustRightInd w:val="0"/>
              <w:spacing w:before="60" w:after="60" w:line="226" w:lineRule="exact"/>
              <w:jc w:val="center"/>
              <w:rPr>
                <w:rFonts w:cs="Arial"/>
              </w:rPr>
            </w:pPr>
            <w:r>
              <w:rPr>
                <w:rFonts w:cs="Arial"/>
                <w:b/>
                <w:bCs/>
              </w:rPr>
              <w:t>Data</w:t>
            </w:r>
          </w:p>
        </w:tc>
      </w:tr>
      <w:tr w:rsidR="00703E89" w14:paraId="2C1F27D3" w14:textId="77777777" w:rsidTr="00D33627">
        <w:trPr>
          <w:trHeight w:hRule="exact" w:val="360"/>
        </w:trPr>
        <w:tc>
          <w:tcPr>
            <w:tcW w:w="1341" w:type="dxa"/>
            <w:hideMark/>
          </w:tcPr>
          <w:p w14:paraId="4F084556" w14:textId="77777777" w:rsidR="00703E89" w:rsidRDefault="00703E89" w:rsidP="00D33627">
            <w:pPr>
              <w:widowControl w:val="0"/>
              <w:autoSpaceDE w:val="0"/>
              <w:autoSpaceDN w:val="0"/>
              <w:adjustRightInd w:val="0"/>
              <w:spacing w:before="1"/>
              <w:ind w:left="138" w:right="-20"/>
              <w:jc w:val="center"/>
              <w:rPr>
                <w:rFonts w:cs="Arial"/>
              </w:rPr>
            </w:pPr>
            <w:r>
              <w:rPr>
                <w:rFonts w:cs="Arial"/>
              </w:rPr>
              <w:t>1-2</w:t>
            </w:r>
          </w:p>
        </w:tc>
        <w:tc>
          <w:tcPr>
            <w:tcW w:w="2430" w:type="dxa"/>
            <w:hideMark/>
          </w:tcPr>
          <w:p w14:paraId="0B58E337" w14:textId="77777777" w:rsidR="00703E89" w:rsidRDefault="00703E89" w:rsidP="004B49C6">
            <w:pPr>
              <w:widowControl w:val="0"/>
              <w:autoSpaceDE w:val="0"/>
              <w:autoSpaceDN w:val="0"/>
              <w:adjustRightInd w:val="0"/>
              <w:spacing w:before="1"/>
              <w:ind w:left="138"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260" w:type="dxa"/>
            <w:hideMark/>
          </w:tcPr>
          <w:p w14:paraId="6C1168D4" w14:textId="77777777" w:rsidR="00703E89" w:rsidRDefault="00703E89" w:rsidP="00D33627">
            <w:pPr>
              <w:widowControl w:val="0"/>
              <w:autoSpaceDE w:val="0"/>
              <w:autoSpaceDN w:val="0"/>
              <w:adjustRightInd w:val="0"/>
              <w:spacing w:before="1"/>
              <w:ind w:left="198" w:right="-20"/>
              <w:jc w:val="center"/>
              <w:rPr>
                <w:rFonts w:cs="Arial"/>
              </w:rPr>
            </w:pPr>
            <w:r>
              <w:rPr>
                <w:rFonts w:cs="Arial"/>
                <w:spacing w:val="2"/>
              </w:rPr>
              <w:t>X</w:t>
            </w:r>
            <w:r>
              <w:rPr>
                <w:rFonts w:cs="Arial"/>
                <w:spacing w:val="1"/>
              </w:rPr>
              <w:t>(</w:t>
            </w:r>
            <w:r>
              <w:rPr>
                <w:rFonts w:cs="Arial"/>
              </w:rPr>
              <w:t>02)</w:t>
            </w:r>
          </w:p>
        </w:tc>
        <w:tc>
          <w:tcPr>
            <w:tcW w:w="1620" w:type="dxa"/>
            <w:hideMark/>
          </w:tcPr>
          <w:p w14:paraId="72EF8187" w14:textId="77777777" w:rsidR="00703E89" w:rsidRDefault="00703E89" w:rsidP="00D33627">
            <w:pPr>
              <w:widowControl w:val="0"/>
              <w:autoSpaceDE w:val="0"/>
              <w:autoSpaceDN w:val="0"/>
              <w:adjustRightInd w:val="0"/>
              <w:spacing w:before="1"/>
              <w:ind w:left="198" w:right="-20"/>
              <w:jc w:val="center"/>
              <w:rPr>
                <w:rFonts w:cs="Arial"/>
                <w:spacing w:val="2"/>
              </w:rPr>
            </w:pPr>
            <w:r>
              <w:rPr>
                <w:rFonts w:cs="Arial"/>
                <w:spacing w:val="2"/>
              </w:rPr>
              <w:t>2 bytes</w:t>
            </w:r>
          </w:p>
        </w:tc>
        <w:tc>
          <w:tcPr>
            <w:tcW w:w="3510" w:type="dxa"/>
          </w:tcPr>
          <w:p w14:paraId="69490343"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8.</w:t>
            </w:r>
          </w:p>
          <w:p w14:paraId="310F1ED9" w14:textId="77777777" w:rsidR="00703E89" w:rsidRPr="00D33627"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1E1ED41F" w14:textId="77777777" w:rsidTr="00D33627">
        <w:trPr>
          <w:trHeight w:hRule="exact" w:val="360"/>
        </w:trPr>
        <w:tc>
          <w:tcPr>
            <w:tcW w:w="1341" w:type="dxa"/>
            <w:hideMark/>
          </w:tcPr>
          <w:p w14:paraId="42479DF2"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3-4</w:t>
            </w:r>
          </w:p>
        </w:tc>
        <w:tc>
          <w:tcPr>
            <w:tcW w:w="2430" w:type="dxa"/>
            <w:hideMark/>
          </w:tcPr>
          <w:p w14:paraId="50833404"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260" w:type="dxa"/>
            <w:hideMark/>
          </w:tcPr>
          <w:p w14:paraId="546F54E5"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620" w:type="dxa"/>
            <w:hideMark/>
          </w:tcPr>
          <w:p w14:paraId="4E18AE0E"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510" w:type="dxa"/>
          </w:tcPr>
          <w:p w14:paraId="23DA3943"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31</w:t>
            </w:r>
          </w:p>
          <w:p w14:paraId="05D3819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7A0C281C" w14:textId="77777777" w:rsidTr="00D33627">
        <w:trPr>
          <w:trHeight w:hRule="exact" w:val="360"/>
        </w:trPr>
        <w:tc>
          <w:tcPr>
            <w:tcW w:w="1341" w:type="dxa"/>
            <w:hideMark/>
          </w:tcPr>
          <w:p w14:paraId="1FBC7C6F"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5-20</w:t>
            </w:r>
          </w:p>
        </w:tc>
        <w:tc>
          <w:tcPr>
            <w:tcW w:w="2430" w:type="dxa"/>
            <w:hideMark/>
          </w:tcPr>
          <w:p w14:paraId="1CFE79A1"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260" w:type="dxa"/>
            <w:hideMark/>
          </w:tcPr>
          <w:p w14:paraId="698CDE04"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16)</w:t>
            </w:r>
          </w:p>
        </w:tc>
        <w:tc>
          <w:tcPr>
            <w:tcW w:w="1620" w:type="dxa"/>
            <w:hideMark/>
          </w:tcPr>
          <w:p w14:paraId="5C2E390F"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16 bytes</w:t>
            </w:r>
          </w:p>
        </w:tc>
        <w:tc>
          <w:tcPr>
            <w:tcW w:w="3510" w:type="dxa"/>
          </w:tcPr>
          <w:p w14:paraId="744FED15"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CENTBL004813bbbb</w:t>
            </w:r>
          </w:p>
          <w:p w14:paraId="39472967"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4730F320" w14:textId="77777777" w:rsidTr="00D33627">
        <w:trPr>
          <w:trHeight w:hRule="exact" w:val="360"/>
        </w:trPr>
        <w:tc>
          <w:tcPr>
            <w:tcW w:w="1341" w:type="dxa"/>
            <w:hideMark/>
          </w:tcPr>
          <w:p w14:paraId="3F6BB641"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21-26</w:t>
            </w:r>
          </w:p>
        </w:tc>
        <w:tc>
          <w:tcPr>
            <w:tcW w:w="2430" w:type="dxa"/>
            <w:hideMark/>
          </w:tcPr>
          <w:p w14:paraId="223BADA9"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260" w:type="dxa"/>
            <w:hideMark/>
          </w:tcPr>
          <w:p w14:paraId="66820243"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06)</w:t>
            </w:r>
          </w:p>
        </w:tc>
        <w:tc>
          <w:tcPr>
            <w:tcW w:w="1620" w:type="dxa"/>
            <w:hideMark/>
          </w:tcPr>
          <w:p w14:paraId="249DA453"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6 bytes</w:t>
            </w:r>
          </w:p>
        </w:tc>
        <w:tc>
          <w:tcPr>
            <w:tcW w:w="3510" w:type="dxa"/>
          </w:tcPr>
          <w:p w14:paraId="4EB5D1C7"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bbbbbb</w:t>
            </w:r>
          </w:p>
          <w:p w14:paraId="303DA007"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4DE16032" w14:textId="77777777" w:rsidTr="00D33627">
        <w:trPr>
          <w:trHeight w:hRule="exact" w:val="360"/>
        </w:trPr>
        <w:tc>
          <w:tcPr>
            <w:tcW w:w="1341" w:type="dxa"/>
            <w:hideMark/>
          </w:tcPr>
          <w:p w14:paraId="3BEBF083"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27-32</w:t>
            </w:r>
          </w:p>
        </w:tc>
        <w:tc>
          <w:tcPr>
            <w:tcW w:w="2430" w:type="dxa"/>
            <w:hideMark/>
          </w:tcPr>
          <w:p w14:paraId="65769BEB"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260" w:type="dxa"/>
            <w:hideMark/>
          </w:tcPr>
          <w:p w14:paraId="12486768"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620" w:type="dxa"/>
            <w:hideMark/>
          </w:tcPr>
          <w:p w14:paraId="7EB3BCDF"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510" w:type="dxa"/>
            <w:hideMark/>
          </w:tcPr>
          <w:p w14:paraId="5061AAC6"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160628</w:t>
            </w:r>
          </w:p>
        </w:tc>
      </w:tr>
      <w:tr w:rsidR="00703E89" w14:paraId="364D7A64" w14:textId="77777777" w:rsidTr="00D33627">
        <w:trPr>
          <w:trHeight w:hRule="exact" w:val="360"/>
        </w:trPr>
        <w:tc>
          <w:tcPr>
            <w:tcW w:w="1341" w:type="dxa"/>
            <w:hideMark/>
          </w:tcPr>
          <w:p w14:paraId="5A343814"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33-38</w:t>
            </w:r>
          </w:p>
        </w:tc>
        <w:tc>
          <w:tcPr>
            <w:tcW w:w="2430" w:type="dxa"/>
            <w:hideMark/>
          </w:tcPr>
          <w:p w14:paraId="20582FE8"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260" w:type="dxa"/>
            <w:hideMark/>
          </w:tcPr>
          <w:p w14:paraId="7232AC8C"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620" w:type="dxa"/>
            <w:hideMark/>
          </w:tcPr>
          <w:p w14:paraId="1D126BD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510" w:type="dxa"/>
          </w:tcPr>
          <w:p w14:paraId="66BF45F5"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140231</w:t>
            </w:r>
          </w:p>
          <w:p w14:paraId="52EBACB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66170DF9" w14:textId="77777777" w:rsidTr="00D33627">
        <w:trPr>
          <w:trHeight w:hRule="exact" w:val="360"/>
        </w:trPr>
        <w:tc>
          <w:tcPr>
            <w:tcW w:w="1341" w:type="dxa"/>
            <w:hideMark/>
          </w:tcPr>
          <w:p w14:paraId="555D119D"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39</w:t>
            </w:r>
          </w:p>
        </w:tc>
        <w:tc>
          <w:tcPr>
            <w:tcW w:w="2430" w:type="dxa"/>
            <w:hideMark/>
          </w:tcPr>
          <w:p w14:paraId="6E799238"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260" w:type="dxa"/>
            <w:hideMark/>
          </w:tcPr>
          <w:p w14:paraId="48EB548C"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620" w:type="dxa"/>
            <w:hideMark/>
          </w:tcPr>
          <w:p w14:paraId="07174F69"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510" w:type="dxa"/>
            <w:hideMark/>
          </w:tcPr>
          <w:p w14:paraId="244E2CBD"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F</w:t>
            </w:r>
          </w:p>
        </w:tc>
      </w:tr>
      <w:tr w:rsidR="00703E89" w14:paraId="4CCC4611" w14:textId="77777777" w:rsidTr="00D33627">
        <w:trPr>
          <w:trHeight w:hRule="exact" w:val="360"/>
        </w:trPr>
        <w:tc>
          <w:tcPr>
            <w:tcW w:w="1341" w:type="dxa"/>
            <w:hideMark/>
          </w:tcPr>
          <w:p w14:paraId="1D7FF5F5"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40</w:t>
            </w:r>
          </w:p>
        </w:tc>
        <w:tc>
          <w:tcPr>
            <w:tcW w:w="2430" w:type="dxa"/>
            <w:hideMark/>
          </w:tcPr>
          <w:p w14:paraId="510B6C14"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260" w:type="dxa"/>
            <w:hideMark/>
          </w:tcPr>
          <w:p w14:paraId="3E3E1E52"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620" w:type="dxa"/>
            <w:hideMark/>
          </w:tcPr>
          <w:p w14:paraId="701E0E92"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510" w:type="dxa"/>
            <w:hideMark/>
          </w:tcPr>
          <w:p w14:paraId="4C21EEA0"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O</w:t>
            </w:r>
          </w:p>
        </w:tc>
      </w:tr>
      <w:tr w:rsidR="00703E89" w14:paraId="68FAE955" w14:textId="77777777" w:rsidTr="00D33627">
        <w:trPr>
          <w:trHeight w:hRule="exact" w:val="360"/>
        </w:trPr>
        <w:tc>
          <w:tcPr>
            <w:tcW w:w="1341" w:type="dxa"/>
            <w:hideMark/>
          </w:tcPr>
          <w:p w14:paraId="53A8E120"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41-42</w:t>
            </w:r>
          </w:p>
        </w:tc>
        <w:tc>
          <w:tcPr>
            <w:tcW w:w="2430" w:type="dxa"/>
            <w:hideMark/>
          </w:tcPr>
          <w:p w14:paraId="10D1787F"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260" w:type="dxa"/>
            <w:hideMark/>
          </w:tcPr>
          <w:p w14:paraId="4F085AE1"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620" w:type="dxa"/>
            <w:hideMark/>
          </w:tcPr>
          <w:p w14:paraId="0E93532A"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510" w:type="dxa"/>
            <w:hideMark/>
          </w:tcPr>
          <w:p w14:paraId="44EA3B8A"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01</w:t>
            </w:r>
          </w:p>
        </w:tc>
      </w:tr>
      <w:tr w:rsidR="00703E89" w14:paraId="12E82AA8" w14:textId="77777777" w:rsidTr="00D33627">
        <w:trPr>
          <w:trHeight w:hRule="exact" w:val="360"/>
        </w:trPr>
        <w:tc>
          <w:tcPr>
            <w:tcW w:w="1341" w:type="dxa"/>
            <w:hideMark/>
          </w:tcPr>
          <w:p w14:paraId="7CD657AA"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43</w:t>
            </w:r>
          </w:p>
        </w:tc>
        <w:tc>
          <w:tcPr>
            <w:tcW w:w="2430" w:type="dxa"/>
            <w:hideMark/>
          </w:tcPr>
          <w:p w14:paraId="45EE0347"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260" w:type="dxa"/>
            <w:hideMark/>
          </w:tcPr>
          <w:p w14:paraId="570091A2"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4BDFE1B2"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510" w:type="dxa"/>
            <w:hideMark/>
          </w:tcPr>
          <w:p w14:paraId="66E24E71"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5C5DC52A" w14:textId="77777777" w:rsidTr="00D33627">
        <w:trPr>
          <w:trHeight w:hRule="exact" w:val="360"/>
        </w:trPr>
        <w:tc>
          <w:tcPr>
            <w:tcW w:w="1341" w:type="dxa"/>
            <w:hideMark/>
          </w:tcPr>
          <w:p w14:paraId="6FB92E31"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44</w:t>
            </w:r>
          </w:p>
        </w:tc>
        <w:tc>
          <w:tcPr>
            <w:tcW w:w="2430" w:type="dxa"/>
            <w:hideMark/>
          </w:tcPr>
          <w:p w14:paraId="2E2E12BA"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260" w:type="dxa"/>
            <w:hideMark/>
          </w:tcPr>
          <w:p w14:paraId="3891260A"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336D178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510" w:type="dxa"/>
            <w:hideMark/>
          </w:tcPr>
          <w:p w14:paraId="7B2BDA2C"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79C47C95" w14:textId="77777777" w:rsidTr="00D33627">
        <w:trPr>
          <w:trHeight w:hRule="exact" w:val="360"/>
        </w:trPr>
        <w:tc>
          <w:tcPr>
            <w:tcW w:w="1341" w:type="dxa"/>
            <w:hideMark/>
          </w:tcPr>
          <w:p w14:paraId="1461CDC7"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45</w:t>
            </w:r>
          </w:p>
        </w:tc>
        <w:tc>
          <w:tcPr>
            <w:tcW w:w="2430" w:type="dxa"/>
            <w:hideMark/>
          </w:tcPr>
          <w:p w14:paraId="072005E4"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260" w:type="dxa"/>
            <w:hideMark/>
          </w:tcPr>
          <w:p w14:paraId="728EB0F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67275229"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510" w:type="dxa"/>
            <w:hideMark/>
          </w:tcPr>
          <w:p w14:paraId="6A87E0B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10AFA407" w14:textId="77777777" w:rsidTr="00D33627">
        <w:trPr>
          <w:trHeight w:hRule="exact" w:val="360"/>
        </w:trPr>
        <w:tc>
          <w:tcPr>
            <w:tcW w:w="1341" w:type="dxa"/>
            <w:hideMark/>
          </w:tcPr>
          <w:p w14:paraId="01EC5180"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46-48</w:t>
            </w:r>
          </w:p>
        </w:tc>
        <w:tc>
          <w:tcPr>
            <w:tcW w:w="2430" w:type="dxa"/>
            <w:hideMark/>
          </w:tcPr>
          <w:p w14:paraId="61FF483B"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Response Code</w:t>
            </w:r>
          </w:p>
        </w:tc>
        <w:tc>
          <w:tcPr>
            <w:tcW w:w="1260" w:type="dxa"/>
            <w:hideMark/>
          </w:tcPr>
          <w:p w14:paraId="1982EA2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03)</w:t>
            </w:r>
          </w:p>
        </w:tc>
        <w:tc>
          <w:tcPr>
            <w:tcW w:w="1620" w:type="dxa"/>
            <w:hideMark/>
          </w:tcPr>
          <w:p w14:paraId="4E5CFE01"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3 bytes</w:t>
            </w:r>
          </w:p>
        </w:tc>
        <w:tc>
          <w:tcPr>
            <w:tcW w:w="3510" w:type="dxa"/>
            <w:hideMark/>
          </w:tcPr>
          <w:p w14:paraId="60895C87"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050</w:t>
            </w:r>
          </w:p>
        </w:tc>
      </w:tr>
    </w:tbl>
    <w:p w14:paraId="3D34531F" w14:textId="77777777" w:rsidR="00703E89" w:rsidRDefault="00703E89" w:rsidP="00703E89">
      <w:pPr>
        <w:autoSpaceDE w:val="0"/>
        <w:autoSpaceDN w:val="0"/>
        <w:adjustRightInd w:val="0"/>
        <w:rPr>
          <w:rFonts w:cs="Arial"/>
        </w:rPr>
      </w:pPr>
    </w:p>
    <w:p w14:paraId="1B65970B" w14:textId="77777777" w:rsidR="00D33627" w:rsidRDefault="00D33627" w:rsidP="00703E89">
      <w:pPr>
        <w:autoSpaceDE w:val="0"/>
        <w:autoSpaceDN w:val="0"/>
        <w:adjustRightInd w:val="0"/>
        <w:rPr>
          <w:rFonts w:cs="Arial"/>
        </w:rPr>
      </w:pPr>
    </w:p>
    <w:p w14:paraId="23603F1D" w14:textId="77777777" w:rsidR="00D33627" w:rsidRDefault="00D33627"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710"/>
        <w:gridCol w:w="3420"/>
      </w:tblGrid>
      <w:tr w:rsidR="00703E89" w14:paraId="1F7E274E" w14:textId="77777777" w:rsidTr="00D33627">
        <w:tc>
          <w:tcPr>
            <w:tcW w:w="1260" w:type="dxa"/>
            <w:hideMark/>
          </w:tcPr>
          <w:p w14:paraId="3E620544" w14:textId="77777777" w:rsidR="00703E89" w:rsidRDefault="00703E89" w:rsidP="004B49C6">
            <w:pPr>
              <w:spacing w:line="240" w:lineRule="atLeast"/>
              <w:jc w:val="center"/>
              <w:rPr>
                <w:b/>
                <w:snapToGrid w:val="0"/>
                <w:color w:val="000000"/>
              </w:rPr>
            </w:pPr>
            <w:r>
              <w:rPr>
                <w:b/>
                <w:snapToGrid w:val="0"/>
                <w:color w:val="000000"/>
              </w:rPr>
              <w:t xml:space="preserve">SPDH </w:t>
            </w:r>
          </w:p>
          <w:p w14:paraId="5170D15A"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701C46C1"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07D34AE2" w14:textId="77777777" w:rsidR="00703E89" w:rsidRDefault="00703E89" w:rsidP="00D33627">
            <w:pPr>
              <w:spacing w:line="240" w:lineRule="atLeast"/>
              <w:jc w:val="center"/>
              <w:rPr>
                <w:b/>
                <w:snapToGrid w:val="0"/>
                <w:color w:val="000000"/>
              </w:rPr>
            </w:pPr>
            <w:r>
              <w:rPr>
                <w:b/>
                <w:snapToGrid w:val="0"/>
                <w:color w:val="000000"/>
              </w:rPr>
              <w:t>Picture</w:t>
            </w:r>
          </w:p>
        </w:tc>
        <w:tc>
          <w:tcPr>
            <w:tcW w:w="1710" w:type="dxa"/>
            <w:hideMark/>
          </w:tcPr>
          <w:p w14:paraId="4FEC81D0" w14:textId="77777777" w:rsidR="00703E89" w:rsidRDefault="00703E89" w:rsidP="00D33627">
            <w:pPr>
              <w:spacing w:line="240" w:lineRule="atLeast"/>
              <w:jc w:val="center"/>
              <w:rPr>
                <w:b/>
                <w:snapToGrid w:val="0"/>
                <w:color w:val="000000"/>
              </w:rPr>
            </w:pPr>
            <w:r>
              <w:rPr>
                <w:b/>
                <w:snapToGrid w:val="0"/>
                <w:color w:val="000000"/>
              </w:rPr>
              <w:t>Length</w:t>
            </w:r>
          </w:p>
        </w:tc>
        <w:tc>
          <w:tcPr>
            <w:tcW w:w="3420" w:type="dxa"/>
            <w:hideMark/>
          </w:tcPr>
          <w:p w14:paraId="3F3CEDDE"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62AAE23D" w14:textId="77777777" w:rsidTr="00D33627">
        <w:tc>
          <w:tcPr>
            <w:tcW w:w="1260" w:type="dxa"/>
            <w:hideMark/>
          </w:tcPr>
          <w:p w14:paraId="45B6A404" w14:textId="77777777" w:rsidR="00703E89" w:rsidRDefault="00703E89" w:rsidP="004B49C6">
            <w:pPr>
              <w:spacing w:line="240" w:lineRule="atLeast"/>
              <w:jc w:val="center"/>
              <w:rPr>
                <w:snapToGrid w:val="0"/>
                <w:color w:val="000000"/>
              </w:rPr>
            </w:pPr>
            <w:r>
              <w:rPr>
                <w:snapToGrid w:val="0"/>
                <w:color w:val="000000"/>
              </w:rPr>
              <w:t>F</w:t>
            </w:r>
          </w:p>
        </w:tc>
        <w:tc>
          <w:tcPr>
            <w:tcW w:w="2160" w:type="dxa"/>
            <w:hideMark/>
          </w:tcPr>
          <w:p w14:paraId="0ABF0EA4" w14:textId="77777777" w:rsidR="00703E89" w:rsidRDefault="00703E89" w:rsidP="004B49C6">
            <w:pPr>
              <w:spacing w:line="240" w:lineRule="atLeast"/>
              <w:rPr>
                <w:snapToGrid w:val="0"/>
                <w:color w:val="000000"/>
              </w:rPr>
            </w:pPr>
            <w:r>
              <w:rPr>
                <w:snapToGrid w:val="0"/>
                <w:color w:val="000000"/>
              </w:rPr>
              <w:t>Approval code</w:t>
            </w:r>
          </w:p>
        </w:tc>
        <w:tc>
          <w:tcPr>
            <w:tcW w:w="1440" w:type="dxa"/>
            <w:hideMark/>
          </w:tcPr>
          <w:p w14:paraId="5EA14D3E" w14:textId="77777777" w:rsidR="00703E89" w:rsidRDefault="00703E89" w:rsidP="00D33627">
            <w:pPr>
              <w:spacing w:line="240" w:lineRule="atLeast"/>
              <w:jc w:val="center"/>
              <w:rPr>
                <w:snapToGrid w:val="0"/>
                <w:color w:val="000000"/>
              </w:rPr>
            </w:pPr>
            <w:r>
              <w:rPr>
                <w:snapToGrid w:val="0"/>
                <w:color w:val="000000"/>
              </w:rPr>
              <w:t>X(8)</w:t>
            </w:r>
          </w:p>
        </w:tc>
        <w:tc>
          <w:tcPr>
            <w:tcW w:w="1710" w:type="dxa"/>
            <w:hideMark/>
          </w:tcPr>
          <w:p w14:paraId="6D1D2F0B" w14:textId="77777777" w:rsidR="00703E89" w:rsidRDefault="00703E89" w:rsidP="00D33627">
            <w:pPr>
              <w:spacing w:line="240" w:lineRule="atLeast"/>
              <w:jc w:val="center"/>
              <w:rPr>
                <w:snapToGrid w:val="0"/>
                <w:color w:val="000000"/>
              </w:rPr>
            </w:pPr>
            <w:r>
              <w:rPr>
                <w:snapToGrid w:val="0"/>
                <w:color w:val="000000"/>
              </w:rPr>
              <w:t>8 byte</w:t>
            </w:r>
          </w:p>
        </w:tc>
        <w:tc>
          <w:tcPr>
            <w:tcW w:w="3420" w:type="dxa"/>
            <w:hideMark/>
          </w:tcPr>
          <w:p w14:paraId="13A2ABF0" w14:textId="77777777" w:rsidR="00703E89" w:rsidRPr="00D33627" w:rsidRDefault="00703E89" w:rsidP="004B49C6">
            <w:pPr>
              <w:spacing w:line="240" w:lineRule="atLeast"/>
              <w:jc w:val="center"/>
              <w:rPr>
                <w:rFonts w:ascii="Courier New" w:hAnsi="Courier New" w:cs="Courier New"/>
                <w:b/>
                <w:snapToGrid w:val="0"/>
                <w:color w:val="538135" w:themeColor="accent3"/>
                <w:sz w:val="18"/>
                <w:szCs w:val="18"/>
              </w:rPr>
            </w:pPr>
            <w:r w:rsidRPr="00D33627">
              <w:rPr>
                <w:rFonts w:ascii="Courier New" w:hAnsi="Courier New" w:cs="Courier New"/>
                <w:b/>
                <w:color w:val="538135" w:themeColor="accent3"/>
                <w:sz w:val="18"/>
                <w:szCs w:val="18"/>
              </w:rPr>
              <w:t>1cF00000000</w:t>
            </w:r>
          </w:p>
        </w:tc>
      </w:tr>
      <w:tr w:rsidR="00703E89" w14:paraId="02430C83" w14:textId="77777777" w:rsidTr="00D33627">
        <w:tc>
          <w:tcPr>
            <w:tcW w:w="1260" w:type="dxa"/>
            <w:hideMark/>
          </w:tcPr>
          <w:p w14:paraId="50B62603" w14:textId="77777777" w:rsidR="00703E89" w:rsidRDefault="00703E89" w:rsidP="004B49C6">
            <w:pPr>
              <w:spacing w:line="240" w:lineRule="atLeast"/>
              <w:jc w:val="center"/>
              <w:rPr>
                <w:snapToGrid w:val="0"/>
                <w:color w:val="000000"/>
              </w:rPr>
            </w:pPr>
            <w:r>
              <w:rPr>
                <w:snapToGrid w:val="0"/>
                <w:color w:val="000000"/>
              </w:rPr>
              <w:t>Q</w:t>
            </w:r>
          </w:p>
        </w:tc>
        <w:tc>
          <w:tcPr>
            <w:tcW w:w="2160" w:type="dxa"/>
            <w:hideMark/>
          </w:tcPr>
          <w:p w14:paraId="76DD117C" w14:textId="77777777" w:rsidR="00703E89" w:rsidRDefault="00703E89" w:rsidP="004B49C6">
            <w:pPr>
              <w:spacing w:line="240" w:lineRule="atLeast"/>
              <w:rPr>
                <w:snapToGrid w:val="0"/>
                <w:color w:val="000000"/>
              </w:rPr>
            </w:pPr>
            <w:r>
              <w:rPr>
                <w:snapToGrid w:val="0"/>
                <w:color w:val="000000"/>
              </w:rPr>
              <w:t>Echo data</w:t>
            </w:r>
          </w:p>
        </w:tc>
        <w:tc>
          <w:tcPr>
            <w:tcW w:w="1440" w:type="dxa"/>
            <w:hideMark/>
          </w:tcPr>
          <w:p w14:paraId="19F4BE6E" w14:textId="77777777" w:rsidR="00703E89" w:rsidRDefault="00703E89" w:rsidP="00D33627">
            <w:pPr>
              <w:spacing w:line="240" w:lineRule="atLeast"/>
              <w:jc w:val="center"/>
              <w:rPr>
                <w:snapToGrid w:val="0"/>
                <w:color w:val="000000"/>
              </w:rPr>
            </w:pPr>
            <w:r>
              <w:rPr>
                <w:snapToGrid w:val="0"/>
                <w:color w:val="000000"/>
              </w:rPr>
              <w:t>X(16)</w:t>
            </w:r>
          </w:p>
        </w:tc>
        <w:tc>
          <w:tcPr>
            <w:tcW w:w="1710" w:type="dxa"/>
            <w:hideMark/>
          </w:tcPr>
          <w:p w14:paraId="5D3A4984" w14:textId="77777777" w:rsidR="00703E89" w:rsidRDefault="00703E89" w:rsidP="00D33627">
            <w:pPr>
              <w:spacing w:line="240" w:lineRule="atLeast"/>
              <w:jc w:val="center"/>
              <w:rPr>
                <w:snapToGrid w:val="0"/>
                <w:color w:val="000000"/>
              </w:rPr>
            </w:pPr>
            <w:r>
              <w:rPr>
                <w:snapToGrid w:val="0"/>
                <w:color w:val="000000"/>
              </w:rPr>
              <w:t>1 to 16 bytes</w:t>
            </w:r>
          </w:p>
        </w:tc>
        <w:tc>
          <w:tcPr>
            <w:tcW w:w="3420" w:type="dxa"/>
            <w:hideMark/>
          </w:tcPr>
          <w:p w14:paraId="202338B4" w14:textId="77777777" w:rsidR="00703E89" w:rsidRPr="00D33627"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D33627">
              <w:rPr>
                <w:rFonts w:ascii="Courier New" w:hAnsi="Courier New" w:cs="Courier New"/>
                <w:b/>
                <w:color w:val="538135" w:themeColor="accent3"/>
                <w:sz w:val="18"/>
                <w:szCs w:val="18"/>
              </w:rPr>
              <w:t>1cQCX</w:t>
            </w:r>
          </w:p>
        </w:tc>
      </w:tr>
      <w:tr w:rsidR="00703E89" w14:paraId="01A6DC19" w14:textId="77777777" w:rsidTr="00D33627">
        <w:tc>
          <w:tcPr>
            <w:tcW w:w="1260" w:type="dxa"/>
            <w:hideMark/>
          </w:tcPr>
          <w:p w14:paraId="6143BD21" w14:textId="77777777" w:rsidR="00703E89" w:rsidRDefault="00703E89" w:rsidP="004B49C6">
            <w:pPr>
              <w:spacing w:line="240" w:lineRule="atLeast"/>
              <w:jc w:val="center"/>
              <w:rPr>
                <w:snapToGrid w:val="0"/>
                <w:color w:val="000000"/>
              </w:rPr>
            </w:pPr>
            <w:r>
              <w:rPr>
                <w:snapToGrid w:val="0"/>
                <w:color w:val="000000"/>
              </w:rPr>
              <w:t>g</w:t>
            </w:r>
          </w:p>
        </w:tc>
        <w:tc>
          <w:tcPr>
            <w:tcW w:w="2160" w:type="dxa"/>
            <w:hideMark/>
          </w:tcPr>
          <w:p w14:paraId="7EBB7606" w14:textId="77777777" w:rsidR="00703E89" w:rsidRDefault="00703E89" w:rsidP="004B49C6">
            <w:pPr>
              <w:spacing w:line="240" w:lineRule="atLeast"/>
              <w:rPr>
                <w:snapToGrid w:val="0"/>
                <w:color w:val="000000"/>
              </w:rPr>
            </w:pPr>
            <w:r>
              <w:rPr>
                <w:snapToGrid w:val="0"/>
                <w:color w:val="000000"/>
              </w:rPr>
              <w:t>Response display</w:t>
            </w:r>
          </w:p>
        </w:tc>
        <w:tc>
          <w:tcPr>
            <w:tcW w:w="1440" w:type="dxa"/>
            <w:hideMark/>
          </w:tcPr>
          <w:p w14:paraId="78ABCF9E" w14:textId="77777777" w:rsidR="00703E89" w:rsidRDefault="00703E89" w:rsidP="00D33627">
            <w:pPr>
              <w:spacing w:line="240" w:lineRule="atLeast"/>
              <w:jc w:val="center"/>
              <w:rPr>
                <w:snapToGrid w:val="0"/>
                <w:color w:val="000000"/>
              </w:rPr>
            </w:pPr>
            <w:r>
              <w:rPr>
                <w:snapToGrid w:val="0"/>
                <w:color w:val="000000"/>
              </w:rPr>
              <w:t>X(48)</w:t>
            </w:r>
          </w:p>
        </w:tc>
        <w:tc>
          <w:tcPr>
            <w:tcW w:w="1710" w:type="dxa"/>
            <w:hideMark/>
          </w:tcPr>
          <w:p w14:paraId="7248E1F2" w14:textId="77777777" w:rsidR="00703E89" w:rsidRDefault="00703E89" w:rsidP="00D33627">
            <w:pPr>
              <w:spacing w:line="240" w:lineRule="atLeast"/>
              <w:jc w:val="center"/>
              <w:rPr>
                <w:snapToGrid w:val="0"/>
                <w:color w:val="000000"/>
              </w:rPr>
            </w:pPr>
            <w:r>
              <w:rPr>
                <w:snapToGrid w:val="0"/>
                <w:color w:val="000000"/>
              </w:rPr>
              <w:t>1 to 48 bytes</w:t>
            </w:r>
          </w:p>
        </w:tc>
        <w:tc>
          <w:tcPr>
            <w:tcW w:w="3420" w:type="dxa"/>
            <w:hideMark/>
          </w:tcPr>
          <w:p w14:paraId="7111035D" w14:textId="77777777" w:rsidR="00703E89" w:rsidRPr="00D33627" w:rsidRDefault="00703E89" w:rsidP="004B49C6">
            <w:pPr>
              <w:autoSpaceDE w:val="0"/>
              <w:autoSpaceDN w:val="0"/>
              <w:adjustRightInd w:val="0"/>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1cgDECLINE         DECLINED</w:t>
            </w:r>
          </w:p>
          <w:p w14:paraId="34BAE9C4" w14:textId="77777777" w:rsidR="00703E89" w:rsidRPr="00D33627" w:rsidRDefault="00703E89" w:rsidP="004B49C6">
            <w:pPr>
              <w:autoSpaceDE w:val="0"/>
              <w:autoSpaceDN w:val="0"/>
              <w:adjustRightInd w:val="0"/>
              <w:rPr>
                <w:rFonts w:ascii="Courier New" w:hAnsi="Courier New" w:cs="Courier New"/>
                <w:b/>
                <w:snapToGrid w:val="0"/>
                <w:color w:val="538135" w:themeColor="accent3"/>
                <w:sz w:val="18"/>
                <w:szCs w:val="18"/>
              </w:rPr>
            </w:pPr>
            <w:r w:rsidRPr="00D33627">
              <w:rPr>
                <w:rFonts w:ascii="Courier New" w:hAnsi="Courier New" w:cs="Courier New"/>
                <w:b/>
                <w:color w:val="538135" w:themeColor="accent3"/>
                <w:sz w:val="18"/>
                <w:szCs w:val="18"/>
              </w:rPr>
              <w:t xml:space="preserve">            Bank Link Do</w:t>
            </w:r>
          </w:p>
        </w:tc>
      </w:tr>
      <w:tr w:rsidR="00703E89" w14:paraId="0BCD0AE7" w14:textId="77777777" w:rsidTr="00D33627">
        <w:tc>
          <w:tcPr>
            <w:tcW w:w="1260" w:type="dxa"/>
            <w:hideMark/>
          </w:tcPr>
          <w:p w14:paraId="79566107"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01D5415C"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6D391028" w14:textId="77777777" w:rsidR="00703E89" w:rsidRDefault="00703E89" w:rsidP="00D33627">
            <w:pPr>
              <w:spacing w:line="240" w:lineRule="atLeast"/>
              <w:jc w:val="center"/>
              <w:rPr>
                <w:snapToGrid w:val="0"/>
                <w:color w:val="000000"/>
              </w:rPr>
            </w:pPr>
            <w:r>
              <w:rPr>
                <w:snapToGrid w:val="0"/>
                <w:color w:val="000000"/>
              </w:rPr>
              <w:t>X(10)</w:t>
            </w:r>
          </w:p>
        </w:tc>
        <w:tc>
          <w:tcPr>
            <w:tcW w:w="1710" w:type="dxa"/>
            <w:hideMark/>
          </w:tcPr>
          <w:p w14:paraId="412DAF0B" w14:textId="77777777" w:rsidR="00703E89" w:rsidRDefault="00703E89" w:rsidP="00D33627">
            <w:pPr>
              <w:spacing w:line="240" w:lineRule="atLeast"/>
              <w:jc w:val="center"/>
              <w:rPr>
                <w:snapToGrid w:val="0"/>
                <w:color w:val="000000"/>
              </w:rPr>
            </w:pPr>
            <w:r>
              <w:rPr>
                <w:snapToGrid w:val="0"/>
                <w:color w:val="000000"/>
              </w:rPr>
              <w:t>10 bytes</w:t>
            </w:r>
          </w:p>
        </w:tc>
        <w:tc>
          <w:tcPr>
            <w:tcW w:w="3420" w:type="dxa"/>
            <w:hideMark/>
          </w:tcPr>
          <w:p w14:paraId="10A101C1" w14:textId="77777777" w:rsidR="00703E89" w:rsidRPr="00D33627"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D33627">
              <w:rPr>
                <w:rFonts w:ascii="Courier New" w:hAnsi="Courier New" w:cs="Courier New"/>
                <w:b/>
                <w:color w:val="538135" w:themeColor="accent3"/>
                <w:sz w:val="18"/>
                <w:szCs w:val="18"/>
              </w:rPr>
              <w:t>1ch0010320260</w:t>
            </w:r>
          </w:p>
        </w:tc>
      </w:tr>
    </w:tbl>
    <w:p w14:paraId="542805D3" w14:textId="77777777" w:rsidR="00703E89" w:rsidRDefault="00703E89" w:rsidP="00703E89">
      <w:pPr>
        <w:autoSpaceDE w:val="0"/>
        <w:autoSpaceDN w:val="0"/>
        <w:adjustRightInd w:val="0"/>
      </w:pPr>
    </w:p>
    <w:p w14:paraId="1E745B8D" w14:textId="77777777" w:rsidR="00703E89" w:rsidRDefault="00703E89" w:rsidP="00703E89">
      <w:pPr>
        <w:autoSpaceDE w:val="0"/>
        <w:autoSpaceDN w:val="0"/>
        <w:adjustRightInd w:val="0"/>
      </w:pPr>
    </w:p>
    <w:p w14:paraId="70E8F946" w14:textId="77777777" w:rsidR="00703E89" w:rsidRDefault="00703E89" w:rsidP="00703E89">
      <w:pPr>
        <w:autoSpaceDE w:val="0"/>
        <w:autoSpaceDN w:val="0"/>
        <w:adjustRightInd w:val="0"/>
      </w:pPr>
    </w:p>
    <w:p w14:paraId="34AFF674" w14:textId="77777777" w:rsidR="00703E89" w:rsidRDefault="00703E89" w:rsidP="00703E89">
      <w:pPr>
        <w:spacing w:after="200" w:line="276" w:lineRule="auto"/>
      </w:pPr>
      <w:r>
        <w:br w:type="page"/>
      </w:r>
    </w:p>
    <w:p w14:paraId="5D8E9C13" w14:textId="77777777" w:rsidR="00703E89" w:rsidRDefault="00703E89" w:rsidP="0008759F">
      <w:pPr>
        <w:pStyle w:val="Heading2"/>
      </w:pPr>
      <w:bookmarkStart w:id="3014" w:name="_Toc126079381"/>
      <w:r>
        <w:lastRenderedPageBreak/>
        <w:t>Batch Close Administrative Transaction</w:t>
      </w:r>
      <w:bookmarkEnd w:id="3014"/>
    </w:p>
    <w:p w14:paraId="4306803C" w14:textId="77777777" w:rsidR="00703E89" w:rsidRDefault="00703E89" w:rsidP="00703E89">
      <w:pPr>
        <w:autoSpaceDE w:val="0"/>
        <w:autoSpaceDN w:val="0"/>
        <w:adjustRightInd w:val="0"/>
      </w:pPr>
    </w:p>
    <w:p w14:paraId="6B7256E2" w14:textId="77777777" w:rsidR="00703E89" w:rsidRDefault="00703E89" w:rsidP="0008759F">
      <w:pPr>
        <w:pStyle w:val="Heading3"/>
      </w:pPr>
      <w:r>
        <w:t>Batch Close Request SPDH Message</w:t>
      </w:r>
    </w:p>
    <w:p w14:paraId="1C7C1B2F" w14:textId="77777777" w:rsidR="00703E89" w:rsidRDefault="00703E89" w:rsidP="00703E89">
      <w:pPr>
        <w:autoSpaceDE w:val="0"/>
        <w:autoSpaceDN w:val="0"/>
        <w:adjustRightInd w:val="0"/>
        <w:rPr>
          <w:rFonts w:cs="Arial"/>
        </w:rPr>
      </w:pPr>
      <w:r>
        <w:rPr>
          <w:rFonts w:cs="Arial"/>
        </w:rPr>
        <w:t>Length 225</w:t>
      </w:r>
    </w:p>
    <w:p w14:paraId="602B8FF2" w14:textId="77777777" w:rsidR="00703E89" w:rsidRDefault="00703E89" w:rsidP="00703E89">
      <w:pPr>
        <w:autoSpaceDE w:val="0"/>
        <w:autoSpaceDN w:val="0"/>
        <w:adjustRightInd w:val="0"/>
      </w:pPr>
    </w:p>
    <w:p w14:paraId="023E27C3" w14:textId="77777777" w:rsidR="00703E89" w:rsidRDefault="00703E89" w:rsidP="00703E8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Pr>
          <w:rFonts w:ascii="Courier New" w:hAnsi="Courier New" w:cs="Courier New"/>
          <w:sz w:val="18"/>
          <w:szCs w:val="18"/>
        </w:rPr>
        <w:t>8.79CENTBP004024          151216145153AO60000000~1ch0010470140~1cU1~1cl0010470018+0000000000001461510000+0000000000000000000000+000000000000000000~1cm0010470018+0000000000001461510000+0000000000000000000000+000000000000000000</w:t>
      </w:r>
    </w:p>
    <w:p w14:paraId="25880616" w14:textId="77777777" w:rsidR="00703E89" w:rsidRDefault="00703E89" w:rsidP="00703E89">
      <w:pPr>
        <w:autoSpaceDE w:val="0"/>
        <w:autoSpaceDN w:val="0"/>
        <w:adjustRightInd w:val="0"/>
      </w:pPr>
    </w:p>
    <w:p w14:paraId="6E5E2DD8" w14:textId="77777777" w:rsidR="00703E89" w:rsidRDefault="00703E89" w:rsidP="00703E89">
      <w:pPr>
        <w:autoSpaceDE w:val="0"/>
        <w:autoSpaceDN w:val="0"/>
        <w:adjustRightInd w:val="0"/>
      </w:pPr>
    </w:p>
    <w:tbl>
      <w:tblPr>
        <w:tblW w:w="1016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2340"/>
        <w:gridCol w:w="1260"/>
        <w:gridCol w:w="1800"/>
        <w:gridCol w:w="3420"/>
      </w:tblGrid>
      <w:tr w:rsidR="00703E89" w14:paraId="5B2A5867" w14:textId="77777777" w:rsidTr="00D33627">
        <w:trPr>
          <w:trHeight w:hRule="exact" w:val="360"/>
        </w:trPr>
        <w:tc>
          <w:tcPr>
            <w:tcW w:w="1341" w:type="dxa"/>
            <w:hideMark/>
          </w:tcPr>
          <w:p w14:paraId="2E119CA0" w14:textId="77777777" w:rsidR="00703E89" w:rsidRDefault="00703E89" w:rsidP="00D33627">
            <w:pPr>
              <w:widowControl w:val="0"/>
              <w:autoSpaceDE w:val="0"/>
              <w:autoSpaceDN w:val="0"/>
              <w:adjustRightInd w:val="0"/>
              <w:spacing w:before="60" w:after="60" w:line="226" w:lineRule="exact"/>
              <w:jc w:val="center"/>
              <w:rPr>
                <w:rFonts w:cs="Arial"/>
                <w:b/>
                <w:bCs/>
                <w:spacing w:val="1"/>
              </w:rPr>
            </w:pPr>
            <w:r>
              <w:rPr>
                <w:rFonts w:cs="Arial"/>
                <w:b/>
                <w:bCs/>
                <w:spacing w:val="1"/>
              </w:rPr>
              <w:t>Position</w:t>
            </w:r>
          </w:p>
        </w:tc>
        <w:tc>
          <w:tcPr>
            <w:tcW w:w="2340" w:type="dxa"/>
            <w:hideMark/>
          </w:tcPr>
          <w:p w14:paraId="74B261FD" w14:textId="77777777" w:rsidR="00703E89" w:rsidRDefault="00D33627" w:rsidP="00D33627">
            <w:pPr>
              <w:widowControl w:val="0"/>
              <w:autoSpaceDE w:val="0"/>
              <w:autoSpaceDN w:val="0"/>
              <w:adjustRightInd w:val="0"/>
              <w:spacing w:before="60" w:after="60" w:line="226" w:lineRule="exact"/>
              <w:rPr>
                <w:rFonts w:cs="Arial"/>
              </w:rPr>
            </w:pPr>
            <w:r>
              <w:rPr>
                <w:rFonts w:cs="Arial"/>
                <w:b/>
                <w:bCs/>
                <w:spacing w:val="1"/>
              </w:rPr>
              <w:t xml:space="preserve"> </w:t>
            </w:r>
            <w:r w:rsidR="00703E89">
              <w:rPr>
                <w:rFonts w:cs="Arial"/>
                <w:b/>
                <w:bCs/>
                <w:spacing w:val="1"/>
              </w:rPr>
              <w:t>SPDH Header F</w:t>
            </w:r>
            <w:r w:rsidR="00703E89">
              <w:rPr>
                <w:rFonts w:cs="Arial"/>
                <w:b/>
                <w:bCs/>
              </w:rPr>
              <w:t>ield</w:t>
            </w:r>
          </w:p>
        </w:tc>
        <w:tc>
          <w:tcPr>
            <w:tcW w:w="1260" w:type="dxa"/>
            <w:hideMark/>
          </w:tcPr>
          <w:p w14:paraId="7A662C21" w14:textId="77777777" w:rsidR="00703E89" w:rsidRDefault="00703E89" w:rsidP="00D33627">
            <w:pPr>
              <w:widowControl w:val="0"/>
              <w:autoSpaceDE w:val="0"/>
              <w:autoSpaceDN w:val="0"/>
              <w:adjustRightInd w:val="0"/>
              <w:spacing w:before="60" w:after="60" w:line="226" w:lineRule="exact"/>
              <w:jc w:val="center"/>
              <w:rPr>
                <w:rFonts w:cs="Arial"/>
              </w:rPr>
            </w:pPr>
            <w:r>
              <w:rPr>
                <w:rFonts w:cs="Arial"/>
                <w:b/>
                <w:bCs/>
                <w:spacing w:val="-1"/>
              </w:rPr>
              <w:t>Picture</w:t>
            </w:r>
          </w:p>
        </w:tc>
        <w:tc>
          <w:tcPr>
            <w:tcW w:w="1800" w:type="dxa"/>
            <w:hideMark/>
          </w:tcPr>
          <w:p w14:paraId="3CB7ECB1" w14:textId="77777777" w:rsidR="00703E89" w:rsidRDefault="00703E89" w:rsidP="00D33627">
            <w:pPr>
              <w:widowControl w:val="0"/>
              <w:autoSpaceDE w:val="0"/>
              <w:autoSpaceDN w:val="0"/>
              <w:adjustRightInd w:val="0"/>
              <w:spacing w:before="60" w:after="60" w:line="226" w:lineRule="exact"/>
              <w:jc w:val="center"/>
              <w:rPr>
                <w:rFonts w:cs="Arial"/>
                <w:b/>
                <w:bCs/>
                <w:spacing w:val="-1"/>
              </w:rPr>
            </w:pPr>
            <w:r>
              <w:rPr>
                <w:rFonts w:cs="Arial"/>
                <w:b/>
                <w:bCs/>
                <w:spacing w:val="-1"/>
              </w:rPr>
              <w:t>Length</w:t>
            </w:r>
          </w:p>
        </w:tc>
        <w:tc>
          <w:tcPr>
            <w:tcW w:w="3420" w:type="dxa"/>
            <w:hideMark/>
          </w:tcPr>
          <w:p w14:paraId="77002222" w14:textId="77777777" w:rsidR="00703E89" w:rsidRDefault="00703E89" w:rsidP="00D33627">
            <w:pPr>
              <w:widowControl w:val="0"/>
              <w:autoSpaceDE w:val="0"/>
              <w:autoSpaceDN w:val="0"/>
              <w:adjustRightInd w:val="0"/>
              <w:spacing w:before="60" w:after="60" w:line="226" w:lineRule="exact"/>
              <w:jc w:val="center"/>
              <w:rPr>
                <w:rFonts w:cs="Arial"/>
              </w:rPr>
            </w:pPr>
            <w:r>
              <w:rPr>
                <w:rFonts w:cs="Arial"/>
                <w:b/>
                <w:bCs/>
              </w:rPr>
              <w:t>Data</w:t>
            </w:r>
          </w:p>
        </w:tc>
      </w:tr>
      <w:tr w:rsidR="00703E89" w14:paraId="09145574" w14:textId="77777777" w:rsidTr="00D33627">
        <w:trPr>
          <w:trHeight w:hRule="exact" w:val="360"/>
        </w:trPr>
        <w:tc>
          <w:tcPr>
            <w:tcW w:w="1341" w:type="dxa"/>
            <w:hideMark/>
          </w:tcPr>
          <w:p w14:paraId="028E508C" w14:textId="77777777" w:rsidR="00703E89" w:rsidRDefault="00703E89" w:rsidP="00D33627">
            <w:pPr>
              <w:widowControl w:val="0"/>
              <w:autoSpaceDE w:val="0"/>
              <w:autoSpaceDN w:val="0"/>
              <w:adjustRightInd w:val="0"/>
              <w:spacing w:before="1"/>
              <w:ind w:left="138" w:right="-20"/>
              <w:jc w:val="center"/>
              <w:rPr>
                <w:rFonts w:cs="Arial"/>
              </w:rPr>
            </w:pPr>
            <w:r>
              <w:rPr>
                <w:rFonts w:cs="Arial"/>
              </w:rPr>
              <w:t>1-2</w:t>
            </w:r>
          </w:p>
        </w:tc>
        <w:tc>
          <w:tcPr>
            <w:tcW w:w="2340" w:type="dxa"/>
            <w:hideMark/>
          </w:tcPr>
          <w:p w14:paraId="28B4B845" w14:textId="77777777" w:rsidR="00703E89" w:rsidRDefault="00703E89" w:rsidP="004B49C6">
            <w:pPr>
              <w:widowControl w:val="0"/>
              <w:autoSpaceDE w:val="0"/>
              <w:autoSpaceDN w:val="0"/>
              <w:adjustRightInd w:val="0"/>
              <w:spacing w:before="1"/>
              <w:ind w:left="138"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260" w:type="dxa"/>
            <w:hideMark/>
          </w:tcPr>
          <w:p w14:paraId="380DE564" w14:textId="77777777" w:rsidR="00703E89" w:rsidRDefault="00703E89" w:rsidP="00D33627">
            <w:pPr>
              <w:widowControl w:val="0"/>
              <w:autoSpaceDE w:val="0"/>
              <w:autoSpaceDN w:val="0"/>
              <w:adjustRightInd w:val="0"/>
              <w:spacing w:before="1"/>
              <w:ind w:left="198" w:right="-20"/>
              <w:jc w:val="center"/>
              <w:rPr>
                <w:rFonts w:cs="Arial"/>
              </w:rPr>
            </w:pPr>
            <w:r>
              <w:rPr>
                <w:rFonts w:cs="Arial"/>
                <w:spacing w:val="2"/>
              </w:rPr>
              <w:t>X</w:t>
            </w:r>
            <w:r>
              <w:rPr>
                <w:rFonts w:cs="Arial"/>
                <w:spacing w:val="1"/>
              </w:rPr>
              <w:t>(</w:t>
            </w:r>
            <w:r>
              <w:rPr>
                <w:rFonts w:cs="Arial"/>
              </w:rPr>
              <w:t>02)</w:t>
            </w:r>
          </w:p>
        </w:tc>
        <w:tc>
          <w:tcPr>
            <w:tcW w:w="1800" w:type="dxa"/>
            <w:hideMark/>
          </w:tcPr>
          <w:p w14:paraId="08261243" w14:textId="77777777" w:rsidR="00703E89" w:rsidRDefault="00703E89" w:rsidP="00D33627">
            <w:pPr>
              <w:widowControl w:val="0"/>
              <w:autoSpaceDE w:val="0"/>
              <w:autoSpaceDN w:val="0"/>
              <w:adjustRightInd w:val="0"/>
              <w:spacing w:before="1"/>
              <w:ind w:left="198" w:right="-20"/>
              <w:jc w:val="center"/>
              <w:rPr>
                <w:rFonts w:cs="Arial"/>
                <w:spacing w:val="2"/>
              </w:rPr>
            </w:pPr>
            <w:r>
              <w:rPr>
                <w:rFonts w:cs="Arial"/>
                <w:spacing w:val="2"/>
              </w:rPr>
              <w:t>2 bytes</w:t>
            </w:r>
          </w:p>
        </w:tc>
        <w:tc>
          <w:tcPr>
            <w:tcW w:w="3420" w:type="dxa"/>
          </w:tcPr>
          <w:p w14:paraId="37973B27"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8.</w:t>
            </w:r>
          </w:p>
          <w:p w14:paraId="3FC52474" w14:textId="77777777" w:rsidR="00703E89" w:rsidRPr="00D33627"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0941F8A0" w14:textId="77777777" w:rsidTr="00D33627">
        <w:trPr>
          <w:trHeight w:hRule="exact" w:val="360"/>
        </w:trPr>
        <w:tc>
          <w:tcPr>
            <w:tcW w:w="1341" w:type="dxa"/>
            <w:hideMark/>
          </w:tcPr>
          <w:p w14:paraId="6C1EF86A"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3-4</w:t>
            </w:r>
          </w:p>
        </w:tc>
        <w:tc>
          <w:tcPr>
            <w:tcW w:w="2340" w:type="dxa"/>
            <w:hideMark/>
          </w:tcPr>
          <w:p w14:paraId="7B2CD9F7"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260" w:type="dxa"/>
            <w:hideMark/>
          </w:tcPr>
          <w:p w14:paraId="02B2C275"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800" w:type="dxa"/>
            <w:hideMark/>
          </w:tcPr>
          <w:p w14:paraId="1EDAC15F"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420" w:type="dxa"/>
          </w:tcPr>
          <w:p w14:paraId="49391C33"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79</w:t>
            </w:r>
          </w:p>
          <w:p w14:paraId="2EFBB45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054AE66B" w14:textId="77777777" w:rsidTr="00D33627">
        <w:trPr>
          <w:trHeight w:hRule="exact" w:val="360"/>
        </w:trPr>
        <w:tc>
          <w:tcPr>
            <w:tcW w:w="1341" w:type="dxa"/>
            <w:hideMark/>
          </w:tcPr>
          <w:p w14:paraId="42EBBA23"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5-20</w:t>
            </w:r>
          </w:p>
        </w:tc>
        <w:tc>
          <w:tcPr>
            <w:tcW w:w="2340" w:type="dxa"/>
            <w:hideMark/>
          </w:tcPr>
          <w:p w14:paraId="6850AA67"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260" w:type="dxa"/>
            <w:hideMark/>
          </w:tcPr>
          <w:p w14:paraId="79A61B83"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16)</w:t>
            </w:r>
          </w:p>
        </w:tc>
        <w:tc>
          <w:tcPr>
            <w:tcW w:w="1800" w:type="dxa"/>
            <w:hideMark/>
          </w:tcPr>
          <w:p w14:paraId="747A7895"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16 bytes</w:t>
            </w:r>
          </w:p>
        </w:tc>
        <w:tc>
          <w:tcPr>
            <w:tcW w:w="3420" w:type="dxa"/>
          </w:tcPr>
          <w:p w14:paraId="1970E00C"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CENTBP004024bbbb</w:t>
            </w:r>
          </w:p>
          <w:p w14:paraId="1A4FDFD6"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A891A03" w14:textId="77777777" w:rsidTr="00D33627">
        <w:trPr>
          <w:trHeight w:hRule="exact" w:val="360"/>
        </w:trPr>
        <w:tc>
          <w:tcPr>
            <w:tcW w:w="1341" w:type="dxa"/>
            <w:hideMark/>
          </w:tcPr>
          <w:p w14:paraId="257649E6"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21-26</w:t>
            </w:r>
          </w:p>
        </w:tc>
        <w:tc>
          <w:tcPr>
            <w:tcW w:w="2340" w:type="dxa"/>
            <w:hideMark/>
          </w:tcPr>
          <w:p w14:paraId="45FDCAC8"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260" w:type="dxa"/>
            <w:hideMark/>
          </w:tcPr>
          <w:p w14:paraId="34592669"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06)</w:t>
            </w:r>
          </w:p>
        </w:tc>
        <w:tc>
          <w:tcPr>
            <w:tcW w:w="1800" w:type="dxa"/>
            <w:hideMark/>
          </w:tcPr>
          <w:p w14:paraId="5B23561F"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6 bytes</w:t>
            </w:r>
          </w:p>
        </w:tc>
        <w:tc>
          <w:tcPr>
            <w:tcW w:w="3420" w:type="dxa"/>
          </w:tcPr>
          <w:p w14:paraId="75ABC424"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bbbbbb</w:t>
            </w:r>
          </w:p>
          <w:p w14:paraId="599093F6"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2CC102C6" w14:textId="77777777" w:rsidTr="00D33627">
        <w:trPr>
          <w:trHeight w:hRule="exact" w:val="360"/>
        </w:trPr>
        <w:tc>
          <w:tcPr>
            <w:tcW w:w="1341" w:type="dxa"/>
            <w:hideMark/>
          </w:tcPr>
          <w:p w14:paraId="18B7B02C"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27-32</w:t>
            </w:r>
          </w:p>
        </w:tc>
        <w:tc>
          <w:tcPr>
            <w:tcW w:w="2340" w:type="dxa"/>
            <w:hideMark/>
          </w:tcPr>
          <w:p w14:paraId="59EE3B9C"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260" w:type="dxa"/>
            <w:hideMark/>
          </w:tcPr>
          <w:p w14:paraId="2371AF48"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800" w:type="dxa"/>
            <w:hideMark/>
          </w:tcPr>
          <w:p w14:paraId="5B5E2E4D"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420" w:type="dxa"/>
            <w:hideMark/>
          </w:tcPr>
          <w:p w14:paraId="4723354F"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151216</w:t>
            </w:r>
          </w:p>
        </w:tc>
      </w:tr>
      <w:tr w:rsidR="00703E89" w14:paraId="4DA959EE" w14:textId="77777777" w:rsidTr="00D33627">
        <w:trPr>
          <w:trHeight w:hRule="exact" w:val="360"/>
        </w:trPr>
        <w:tc>
          <w:tcPr>
            <w:tcW w:w="1341" w:type="dxa"/>
            <w:hideMark/>
          </w:tcPr>
          <w:p w14:paraId="03942F10"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33-38</w:t>
            </w:r>
          </w:p>
        </w:tc>
        <w:tc>
          <w:tcPr>
            <w:tcW w:w="2340" w:type="dxa"/>
            <w:hideMark/>
          </w:tcPr>
          <w:p w14:paraId="66DE3713"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260" w:type="dxa"/>
            <w:hideMark/>
          </w:tcPr>
          <w:p w14:paraId="75F3D1EE"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800" w:type="dxa"/>
            <w:hideMark/>
          </w:tcPr>
          <w:p w14:paraId="25C9853C"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420" w:type="dxa"/>
          </w:tcPr>
          <w:p w14:paraId="3F090652"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1405153</w:t>
            </w:r>
          </w:p>
          <w:p w14:paraId="5844421E"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17DB0BBC" w14:textId="77777777" w:rsidTr="00D33627">
        <w:trPr>
          <w:trHeight w:hRule="exact" w:val="360"/>
        </w:trPr>
        <w:tc>
          <w:tcPr>
            <w:tcW w:w="1341" w:type="dxa"/>
            <w:hideMark/>
          </w:tcPr>
          <w:p w14:paraId="74EBE1EA"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39</w:t>
            </w:r>
          </w:p>
        </w:tc>
        <w:tc>
          <w:tcPr>
            <w:tcW w:w="2340" w:type="dxa"/>
            <w:hideMark/>
          </w:tcPr>
          <w:p w14:paraId="1846C1C6"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260" w:type="dxa"/>
            <w:hideMark/>
          </w:tcPr>
          <w:p w14:paraId="6D8494D4"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800" w:type="dxa"/>
            <w:hideMark/>
          </w:tcPr>
          <w:p w14:paraId="124E894C"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420" w:type="dxa"/>
            <w:hideMark/>
          </w:tcPr>
          <w:p w14:paraId="69F5DAE2"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A</w:t>
            </w:r>
          </w:p>
        </w:tc>
      </w:tr>
      <w:tr w:rsidR="00703E89" w14:paraId="4A0B3671" w14:textId="77777777" w:rsidTr="00D33627">
        <w:trPr>
          <w:trHeight w:hRule="exact" w:val="360"/>
        </w:trPr>
        <w:tc>
          <w:tcPr>
            <w:tcW w:w="1341" w:type="dxa"/>
            <w:hideMark/>
          </w:tcPr>
          <w:p w14:paraId="495DF9E5"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40</w:t>
            </w:r>
          </w:p>
        </w:tc>
        <w:tc>
          <w:tcPr>
            <w:tcW w:w="2340" w:type="dxa"/>
            <w:hideMark/>
          </w:tcPr>
          <w:p w14:paraId="3548B4C9"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260" w:type="dxa"/>
            <w:hideMark/>
          </w:tcPr>
          <w:p w14:paraId="414C60C1"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800" w:type="dxa"/>
            <w:hideMark/>
          </w:tcPr>
          <w:p w14:paraId="2A28AEDF"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420" w:type="dxa"/>
            <w:hideMark/>
          </w:tcPr>
          <w:p w14:paraId="75C963EB"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O</w:t>
            </w:r>
          </w:p>
        </w:tc>
      </w:tr>
      <w:tr w:rsidR="00703E89" w14:paraId="4EA3D4D2" w14:textId="77777777" w:rsidTr="00D33627">
        <w:trPr>
          <w:trHeight w:hRule="exact" w:val="360"/>
        </w:trPr>
        <w:tc>
          <w:tcPr>
            <w:tcW w:w="1341" w:type="dxa"/>
            <w:hideMark/>
          </w:tcPr>
          <w:p w14:paraId="2B34617F"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41-42</w:t>
            </w:r>
          </w:p>
        </w:tc>
        <w:tc>
          <w:tcPr>
            <w:tcW w:w="2340" w:type="dxa"/>
            <w:hideMark/>
          </w:tcPr>
          <w:p w14:paraId="138D13D1"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260" w:type="dxa"/>
            <w:hideMark/>
          </w:tcPr>
          <w:p w14:paraId="263DE1C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800" w:type="dxa"/>
            <w:hideMark/>
          </w:tcPr>
          <w:p w14:paraId="2F0ACF75"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420" w:type="dxa"/>
            <w:hideMark/>
          </w:tcPr>
          <w:p w14:paraId="4CC57845"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60</w:t>
            </w:r>
          </w:p>
        </w:tc>
      </w:tr>
      <w:tr w:rsidR="00703E89" w14:paraId="1F797F76" w14:textId="77777777" w:rsidTr="00D33627">
        <w:trPr>
          <w:trHeight w:hRule="exact" w:val="360"/>
        </w:trPr>
        <w:tc>
          <w:tcPr>
            <w:tcW w:w="1341" w:type="dxa"/>
            <w:hideMark/>
          </w:tcPr>
          <w:p w14:paraId="7E284963"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43</w:t>
            </w:r>
          </w:p>
        </w:tc>
        <w:tc>
          <w:tcPr>
            <w:tcW w:w="2340" w:type="dxa"/>
            <w:hideMark/>
          </w:tcPr>
          <w:p w14:paraId="6A9457A5"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260" w:type="dxa"/>
            <w:hideMark/>
          </w:tcPr>
          <w:p w14:paraId="57F3385F"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28C66FC7"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5FBAE1E9"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12212930" w14:textId="77777777" w:rsidTr="00D33627">
        <w:trPr>
          <w:trHeight w:hRule="exact" w:val="360"/>
        </w:trPr>
        <w:tc>
          <w:tcPr>
            <w:tcW w:w="1341" w:type="dxa"/>
            <w:hideMark/>
          </w:tcPr>
          <w:p w14:paraId="131BA737"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44</w:t>
            </w:r>
          </w:p>
        </w:tc>
        <w:tc>
          <w:tcPr>
            <w:tcW w:w="2340" w:type="dxa"/>
            <w:hideMark/>
          </w:tcPr>
          <w:p w14:paraId="26EA9830"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260" w:type="dxa"/>
            <w:hideMark/>
          </w:tcPr>
          <w:p w14:paraId="10DD2D8D"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102931F9"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176ED655"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5369B48C" w14:textId="77777777" w:rsidTr="00D33627">
        <w:trPr>
          <w:trHeight w:hRule="exact" w:val="360"/>
        </w:trPr>
        <w:tc>
          <w:tcPr>
            <w:tcW w:w="1341" w:type="dxa"/>
            <w:hideMark/>
          </w:tcPr>
          <w:p w14:paraId="1D35D3A8"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45</w:t>
            </w:r>
          </w:p>
        </w:tc>
        <w:tc>
          <w:tcPr>
            <w:tcW w:w="2340" w:type="dxa"/>
            <w:hideMark/>
          </w:tcPr>
          <w:p w14:paraId="350596DE"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260" w:type="dxa"/>
            <w:hideMark/>
          </w:tcPr>
          <w:p w14:paraId="32799D6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800" w:type="dxa"/>
            <w:hideMark/>
          </w:tcPr>
          <w:p w14:paraId="7E97B787"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1D68AAB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1DEB4B93" w14:textId="77777777" w:rsidTr="00D33627">
        <w:trPr>
          <w:trHeight w:hRule="exact" w:val="360"/>
        </w:trPr>
        <w:tc>
          <w:tcPr>
            <w:tcW w:w="1341" w:type="dxa"/>
            <w:hideMark/>
          </w:tcPr>
          <w:p w14:paraId="1940540D"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46-48</w:t>
            </w:r>
          </w:p>
        </w:tc>
        <w:tc>
          <w:tcPr>
            <w:tcW w:w="2340" w:type="dxa"/>
            <w:hideMark/>
          </w:tcPr>
          <w:p w14:paraId="53E52D7F"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Response Code</w:t>
            </w:r>
          </w:p>
        </w:tc>
        <w:tc>
          <w:tcPr>
            <w:tcW w:w="1260" w:type="dxa"/>
            <w:hideMark/>
          </w:tcPr>
          <w:p w14:paraId="1A0F3283"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03)</w:t>
            </w:r>
          </w:p>
        </w:tc>
        <w:tc>
          <w:tcPr>
            <w:tcW w:w="1800" w:type="dxa"/>
            <w:hideMark/>
          </w:tcPr>
          <w:p w14:paraId="5411891B"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3 bytes</w:t>
            </w:r>
          </w:p>
        </w:tc>
        <w:tc>
          <w:tcPr>
            <w:tcW w:w="3420" w:type="dxa"/>
            <w:hideMark/>
          </w:tcPr>
          <w:p w14:paraId="3FC5AF8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000</w:t>
            </w:r>
          </w:p>
        </w:tc>
      </w:tr>
    </w:tbl>
    <w:p w14:paraId="66BEFA1A" w14:textId="77777777" w:rsidR="00703E89" w:rsidRDefault="00703E89" w:rsidP="00703E89">
      <w:pP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710"/>
        <w:gridCol w:w="3420"/>
      </w:tblGrid>
      <w:tr w:rsidR="00703E89" w14:paraId="116622A3" w14:textId="77777777" w:rsidTr="00D33627">
        <w:tc>
          <w:tcPr>
            <w:tcW w:w="1260" w:type="dxa"/>
            <w:hideMark/>
          </w:tcPr>
          <w:p w14:paraId="478D9E06" w14:textId="77777777" w:rsidR="00703E89" w:rsidRDefault="00703E89" w:rsidP="004B49C6">
            <w:pPr>
              <w:spacing w:line="240" w:lineRule="atLeast"/>
              <w:jc w:val="center"/>
              <w:rPr>
                <w:b/>
                <w:snapToGrid w:val="0"/>
                <w:color w:val="000000"/>
              </w:rPr>
            </w:pPr>
            <w:r>
              <w:rPr>
                <w:b/>
                <w:snapToGrid w:val="0"/>
                <w:color w:val="000000"/>
              </w:rPr>
              <w:t xml:space="preserve">SPDH </w:t>
            </w:r>
          </w:p>
          <w:p w14:paraId="1EF41935" w14:textId="77777777" w:rsidR="00703E89" w:rsidRDefault="00703E89" w:rsidP="004B49C6">
            <w:pPr>
              <w:spacing w:line="240" w:lineRule="atLeast"/>
              <w:jc w:val="center"/>
              <w:rPr>
                <w:b/>
                <w:snapToGrid w:val="0"/>
                <w:color w:val="000000"/>
              </w:rPr>
            </w:pPr>
            <w:r>
              <w:rPr>
                <w:b/>
                <w:snapToGrid w:val="0"/>
                <w:color w:val="000000"/>
              </w:rPr>
              <w:t>FID/SFID</w:t>
            </w:r>
          </w:p>
        </w:tc>
        <w:tc>
          <w:tcPr>
            <w:tcW w:w="2160" w:type="dxa"/>
            <w:hideMark/>
          </w:tcPr>
          <w:p w14:paraId="1577D59B" w14:textId="77777777" w:rsidR="00703E89" w:rsidRDefault="00703E89" w:rsidP="004B49C6">
            <w:pPr>
              <w:spacing w:line="240" w:lineRule="atLeast"/>
              <w:jc w:val="center"/>
              <w:rPr>
                <w:b/>
                <w:snapToGrid w:val="0"/>
                <w:color w:val="000000"/>
              </w:rPr>
            </w:pPr>
            <w:r>
              <w:rPr>
                <w:b/>
                <w:snapToGrid w:val="0"/>
                <w:color w:val="000000"/>
              </w:rPr>
              <w:t>Field Name</w:t>
            </w:r>
          </w:p>
        </w:tc>
        <w:tc>
          <w:tcPr>
            <w:tcW w:w="1440" w:type="dxa"/>
            <w:hideMark/>
          </w:tcPr>
          <w:p w14:paraId="314A5C7F" w14:textId="77777777" w:rsidR="00703E89" w:rsidRDefault="00703E89" w:rsidP="004B49C6">
            <w:pPr>
              <w:spacing w:line="240" w:lineRule="atLeast"/>
              <w:jc w:val="center"/>
              <w:rPr>
                <w:b/>
                <w:snapToGrid w:val="0"/>
                <w:color w:val="000000"/>
              </w:rPr>
            </w:pPr>
            <w:r>
              <w:rPr>
                <w:b/>
                <w:snapToGrid w:val="0"/>
                <w:color w:val="000000"/>
              </w:rPr>
              <w:t>Picture</w:t>
            </w:r>
          </w:p>
        </w:tc>
        <w:tc>
          <w:tcPr>
            <w:tcW w:w="1710" w:type="dxa"/>
            <w:hideMark/>
          </w:tcPr>
          <w:p w14:paraId="0CCB4F07" w14:textId="77777777" w:rsidR="00703E89" w:rsidRDefault="00703E89" w:rsidP="004B49C6">
            <w:pPr>
              <w:spacing w:line="240" w:lineRule="atLeast"/>
              <w:jc w:val="center"/>
              <w:rPr>
                <w:b/>
                <w:snapToGrid w:val="0"/>
                <w:color w:val="000000"/>
              </w:rPr>
            </w:pPr>
            <w:r>
              <w:rPr>
                <w:b/>
                <w:snapToGrid w:val="0"/>
                <w:color w:val="000000"/>
              </w:rPr>
              <w:t>Length</w:t>
            </w:r>
          </w:p>
        </w:tc>
        <w:tc>
          <w:tcPr>
            <w:tcW w:w="3420" w:type="dxa"/>
            <w:hideMark/>
          </w:tcPr>
          <w:p w14:paraId="6EA37FAE" w14:textId="77777777" w:rsidR="00703E89" w:rsidRDefault="00703E89" w:rsidP="004B49C6">
            <w:pPr>
              <w:spacing w:line="240" w:lineRule="atLeast"/>
              <w:jc w:val="center"/>
              <w:rPr>
                <w:b/>
                <w:snapToGrid w:val="0"/>
                <w:color w:val="000000"/>
              </w:rPr>
            </w:pPr>
            <w:r>
              <w:rPr>
                <w:b/>
                <w:snapToGrid w:val="0"/>
                <w:color w:val="000000"/>
              </w:rPr>
              <w:t>Data</w:t>
            </w:r>
          </w:p>
        </w:tc>
      </w:tr>
      <w:tr w:rsidR="00703E89" w14:paraId="031692BB" w14:textId="77777777" w:rsidTr="00D33627">
        <w:tc>
          <w:tcPr>
            <w:tcW w:w="1260" w:type="dxa"/>
            <w:hideMark/>
          </w:tcPr>
          <w:p w14:paraId="164B7466" w14:textId="77777777" w:rsidR="00703E89" w:rsidRDefault="00703E89" w:rsidP="004B49C6">
            <w:pPr>
              <w:spacing w:line="240" w:lineRule="atLeast"/>
              <w:jc w:val="center"/>
              <w:rPr>
                <w:snapToGrid w:val="0"/>
                <w:color w:val="000000"/>
              </w:rPr>
            </w:pPr>
            <w:r>
              <w:rPr>
                <w:snapToGrid w:val="0"/>
                <w:color w:val="000000"/>
              </w:rPr>
              <w:t>h</w:t>
            </w:r>
          </w:p>
        </w:tc>
        <w:tc>
          <w:tcPr>
            <w:tcW w:w="2160" w:type="dxa"/>
            <w:hideMark/>
          </w:tcPr>
          <w:p w14:paraId="67BD34D5" w14:textId="77777777" w:rsidR="00703E89" w:rsidRDefault="00703E89" w:rsidP="004B49C6">
            <w:pPr>
              <w:spacing w:line="240" w:lineRule="atLeast"/>
              <w:rPr>
                <w:snapToGrid w:val="0"/>
                <w:color w:val="000000"/>
              </w:rPr>
            </w:pPr>
            <w:r>
              <w:rPr>
                <w:snapToGrid w:val="0"/>
                <w:color w:val="000000"/>
              </w:rPr>
              <w:t>Sequence number</w:t>
            </w:r>
          </w:p>
        </w:tc>
        <w:tc>
          <w:tcPr>
            <w:tcW w:w="1440" w:type="dxa"/>
            <w:hideMark/>
          </w:tcPr>
          <w:p w14:paraId="60A0D007" w14:textId="77777777" w:rsidR="00703E89" w:rsidRDefault="00703E89" w:rsidP="004B49C6">
            <w:pPr>
              <w:spacing w:line="240" w:lineRule="atLeast"/>
              <w:rPr>
                <w:snapToGrid w:val="0"/>
                <w:color w:val="000000"/>
              </w:rPr>
            </w:pPr>
            <w:r>
              <w:rPr>
                <w:snapToGrid w:val="0"/>
                <w:color w:val="000000"/>
              </w:rPr>
              <w:t>X(10)</w:t>
            </w:r>
          </w:p>
        </w:tc>
        <w:tc>
          <w:tcPr>
            <w:tcW w:w="1710" w:type="dxa"/>
            <w:hideMark/>
          </w:tcPr>
          <w:p w14:paraId="14599807" w14:textId="77777777" w:rsidR="00703E89" w:rsidRDefault="00703E89" w:rsidP="004B49C6">
            <w:pPr>
              <w:spacing w:line="240" w:lineRule="atLeast"/>
              <w:rPr>
                <w:snapToGrid w:val="0"/>
                <w:color w:val="000000"/>
              </w:rPr>
            </w:pPr>
            <w:r>
              <w:rPr>
                <w:snapToGrid w:val="0"/>
                <w:color w:val="000000"/>
              </w:rPr>
              <w:t>10 bytes</w:t>
            </w:r>
          </w:p>
        </w:tc>
        <w:tc>
          <w:tcPr>
            <w:tcW w:w="3420" w:type="dxa"/>
            <w:hideMark/>
          </w:tcPr>
          <w:p w14:paraId="4C2A0535" w14:textId="77777777" w:rsidR="00703E89" w:rsidRPr="00D33627" w:rsidRDefault="00703E89" w:rsidP="004B49C6">
            <w:pPr>
              <w:autoSpaceDE w:val="0"/>
              <w:autoSpaceDN w:val="0"/>
              <w:adjustRightInd w:val="0"/>
              <w:jc w:val="center"/>
              <w:rPr>
                <w:rFonts w:ascii="Courier New" w:hAnsi="Courier New" w:cs="Courier New"/>
                <w:b/>
                <w:snapToGrid w:val="0"/>
                <w:color w:val="538135" w:themeColor="accent3"/>
                <w:sz w:val="18"/>
                <w:szCs w:val="18"/>
              </w:rPr>
            </w:pPr>
            <w:r w:rsidRPr="00D33627">
              <w:rPr>
                <w:rFonts w:ascii="Courier New" w:hAnsi="Courier New" w:cs="Courier New"/>
                <w:b/>
                <w:color w:val="538135" w:themeColor="accent3"/>
                <w:sz w:val="18"/>
                <w:szCs w:val="18"/>
              </w:rPr>
              <w:t>1ch0010470140</w:t>
            </w:r>
          </w:p>
        </w:tc>
      </w:tr>
      <w:tr w:rsidR="00703E89" w14:paraId="6BB62187" w14:textId="77777777" w:rsidTr="00D33627">
        <w:tc>
          <w:tcPr>
            <w:tcW w:w="1260" w:type="dxa"/>
            <w:hideMark/>
          </w:tcPr>
          <w:p w14:paraId="1407C68F" w14:textId="77777777" w:rsidR="00703E89" w:rsidRDefault="00703E89" w:rsidP="004B49C6">
            <w:pPr>
              <w:spacing w:line="240" w:lineRule="atLeast"/>
              <w:jc w:val="center"/>
              <w:rPr>
                <w:snapToGrid w:val="0"/>
                <w:color w:val="000000"/>
              </w:rPr>
            </w:pPr>
            <w:r>
              <w:rPr>
                <w:snapToGrid w:val="0"/>
                <w:color w:val="000000"/>
              </w:rPr>
              <w:t>U</w:t>
            </w:r>
          </w:p>
        </w:tc>
        <w:tc>
          <w:tcPr>
            <w:tcW w:w="2160" w:type="dxa"/>
            <w:hideMark/>
          </w:tcPr>
          <w:p w14:paraId="09591F64" w14:textId="77777777" w:rsidR="00703E89" w:rsidRDefault="00703E89" w:rsidP="004B49C6">
            <w:pPr>
              <w:spacing w:line="240" w:lineRule="atLeast"/>
              <w:rPr>
                <w:snapToGrid w:val="0"/>
                <w:color w:val="000000"/>
              </w:rPr>
            </w:pPr>
            <w:r>
              <w:rPr>
                <w:snapToGrid w:val="0"/>
                <w:color w:val="000000"/>
              </w:rPr>
              <w:t>Language code</w:t>
            </w:r>
          </w:p>
        </w:tc>
        <w:tc>
          <w:tcPr>
            <w:tcW w:w="1440" w:type="dxa"/>
            <w:hideMark/>
          </w:tcPr>
          <w:p w14:paraId="3B15F5BA" w14:textId="77777777" w:rsidR="00703E89" w:rsidRDefault="00703E89" w:rsidP="004B49C6">
            <w:pPr>
              <w:spacing w:line="240" w:lineRule="atLeast"/>
              <w:rPr>
                <w:snapToGrid w:val="0"/>
                <w:color w:val="000000"/>
              </w:rPr>
            </w:pPr>
            <w:r>
              <w:rPr>
                <w:snapToGrid w:val="0"/>
                <w:color w:val="000000"/>
              </w:rPr>
              <w:t>9(1)</w:t>
            </w:r>
          </w:p>
        </w:tc>
        <w:tc>
          <w:tcPr>
            <w:tcW w:w="1710" w:type="dxa"/>
            <w:hideMark/>
          </w:tcPr>
          <w:p w14:paraId="5480B577" w14:textId="77777777" w:rsidR="00703E89" w:rsidRDefault="00703E89" w:rsidP="004B49C6">
            <w:pPr>
              <w:spacing w:line="240" w:lineRule="atLeast"/>
              <w:rPr>
                <w:snapToGrid w:val="0"/>
                <w:color w:val="000000"/>
              </w:rPr>
            </w:pPr>
            <w:r>
              <w:rPr>
                <w:snapToGrid w:val="0"/>
                <w:color w:val="000000"/>
              </w:rPr>
              <w:t>1 byte</w:t>
            </w:r>
          </w:p>
        </w:tc>
        <w:tc>
          <w:tcPr>
            <w:tcW w:w="3420" w:type="dxa"/>
            <w:hideMark/>
          </w:tcPr>
          <w:p w14:paraId="68BE685A"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1cU1</w:t>
            </w:r>
          </w:p>
        </w:tc>
      </w:tr>
      <w:tr w:rsidR="00703E89" w14:paraId="4EA5F8F5" w14:textId="77777777" w:rsidTr="00D33627">
        <w:tc>
          <w:tcPr>
            <w:tcW w:w="1260" w:type="dxa"/>
            <w:hideMark/>
          </w:tcPr>
          <w:p w14:paraId="45313A45" w14:textId="77777777" w:rsidR="00703E89" w:rsidRDefault="00703E89" w:rsidP="004B49C6">
            <w:pPr>
              <w:spacing w:line="240" w:lineRule="atLeast"/>
              <w:jc w:val="center"/>
              <w:rPr>
                <w:snapToGrid w:val="0"/>
                <w:color w:val="000000"/>
              </w:rPr>
            </w:pPr>
            <w:r>
              <w:rPr>
                <w:snapToGrid w:val="0"/>
                <w:color w:val="000000"/>
              </w:rPr>
              <w:t>l</w:t>
            </w:r>
          </w:p>
        </w:tc>
        <w:tc>
          <w:tcPr>
            <w:tcW w:w="2160" w:type="dxa"/>
            <w:hideMark/>
          </w:tcPr>
          <w:p w14:paraId="0C953738" w14:textId="77777777" w:rsidR="00703E89" w:rsidRDefault="00703E89" w:rsidP="004B49C6">
            <w:pPr>
              <w:spacing w:line="240" w:lineRule="atLeast"/>
              <w:rPr>
                <w:snapToGrid w:val="0"/>
                <w:color w:val="000000"/>
              </w:rPr>
            </w:pPr>
            <w:r>
              <w:rPr>
                <w:snapToGrid w:val="0"/>
                <w:color w:val="000000"/>
              </w:rPr>
              <w:t>Totals/Batch</w:t>
            </w:r>
          </w:p>
        </w:tc>
        <w:tc>
          <w:tcPr>
            <w:tcW w:w="1440" w:type="dxa"/>
            <w:hideMark/>
          </w:tcPr>
          <w:p w14:paraId="53742421" w14:textId="77777777" w:rsidR="00703E89" w:rsidRDefault="00703E89" w:rsidP="004B49C6">
            <w:pPr>
              <w:spacing w:line="240" w:lineRule="atLeast"/>
              <w:rPr>
                <w:snapToGrid w:val="0"/>
                <w:color w:val="000000"/>
              </w:rPr>
            </w:pPr>
            <w:r>
              <w:rPr>
                <w:snapToGrid w:val="0"/>
                <w:color w:val="000000"/>
              </w:rPr>
              <w:t>9(75)</w:t>
            </w:r>
          </w:p>
        </w:tc>
        <w:tc>
          <w:tcPr>
            <w:tcW w:w="1710" w:type="dxa"/>
            <w:hideMark/>
          </w:tcPr>
          <w:p w14:paraId="299AD617" w14:textId="77777777" w:rsidR="00703E89" w:rsidRDefault="00703E89" w:rsidP="004B49C6">
            <w:pPr>
              <w:spacing w:line="240" w:lineRule="atLeast"/>
              <w:rPr>
                <w:snapToGrid w:val="0"/>
                <w:color w:val="000000"/>
              </w:rPr>
            </w:pPr>
            <w:r>
              <w:rPr>
                <w:snapToGrid w:val="0"/>
                <w:color w:val="000000"/>
              </w:rPr>
              <w:t>75 bytes</w:t>
            </w:r>
          </w:p>
        </w:tc>
        <w:tc>
          <w:tcPr>
            <w:tcW w:w="3420" w:type="dxa"/>
          </w:tcPr>
          <w:p w14:paraId="3413EA80"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1cl</w:t>
            </w:r>
          </w:p>
          <w:p w14:paraId="7B18088A"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(see below)</w:t>
            </w:r>
          </w:p>
          <w:p w14:paraId="640C8061"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p>
        </w:tc>
      </w:tr>
      <w:tr w:rsidR="00703E89" w14:paraId="607144B2" w14:textId="77777777" w:rsidTr="00D33627">
        <w:tc>
          <w:tcPr>
            <w:tcW w:w="1260" w:type="dxa"/>
            <w:hideMark/>
          </w:tcPr>
          <w:p w14:paraId="504CA22C" w14:textId="77777777" w:rsidR="00703E89" w:rsidRDefault="00703E89" w:rsidP="004B49C6">
            <w:pPr>
              <w:spacing w:line="240" w:lineRule="atLeast"/>
              <w:jc w:val="center"/>
              <w:rPr>
                <w:snapToGrid w:val="0"/>
                <w:color w:val="000000"/>
              </w:rPr>
            </w:pPr>
            <w:r>
              <w:rPr>
                <w:snapToGrid w:val="0"/>
                <w:color w:val="000000"/>
              </w:rPr>
              <w:t>m</w:t>
            </w:r>
          </w:p>
        </w:tc>
        <w:tc>
          <w:tcPr>
            <w:tcW w:w="2160" w:type="dxa"/>
            <w:hideMark/>
          </w:tcPr>
          <w:p w14:paraId="26F663A7" w14:textId="77777777" w:rsidR="00703E89" w:rsidRDefault="00703E89" w:rsidP="004B49C6">
            <w:pPr>
              <w:spacing w:line="240" w:lineRule="atLeast"/>
              <w:rPr>
                <w:snapToGrid w:val="0"/>
                <w:color w:val="000000"/>
              </w:rPr>
            </w:pPr>
            <w:r>
              <w:rPr>
                <w:snapToGrid w:val="0"/>
                <w:color w:val="000000"/>
              </w:rPr>
              <w:t>Totals/Day</w:t>
            </w:r>
          </w:p>
        </w:tc>
        <w:tc>
          <w:tcPr>
            <w:tcW w:w="1440" w:type="dxa"/>
            <w:hideMark/>
          </w:tcPr>
          <w:p w14:paraId="5559C633" w14:textId="77777777" w:rsidR="00703E89" w:rsidRDefault="00703E89" w:rsidP="004B49C6">
            <w:pPr>
              <w:spacing w:line="240" w:lineRule="atLeast"/>
              <w:rPr>
                <w:snapToGrid w:val="0"/>
                <w:color w:val="000000"/>
              </w:rPr>
            </w:pPr>
            <w:r>
              <w:rPr>
                <w:snapToGrid w:val="0"/>
                <w:color w:val="000000"/>
              </w:rPr>
              <w:t>9(75)</w:t>
            </w:r>
          </w:p>
        </w:tc>
        <w:tc>
          <w:tcPr>
            <w:tcW w:w="1710" w:type="dxa"/>
            <w:hideMark/>
          </w:tcPr>
          <w:p w14:paraId="701565C5" w14:textId="77777777" w:rsidR="00703E89" w:rsidRDefault="00703E89" w:rsidP="004B49C6">
            <w:pPr>
              <w:spacing w:line="240" w:lineRule="atLeast"/>
              <w:rPr>
                <w:snapToGrid w:val="0"/>
                <w:color w:val="000000"/>
              </w:rPr>
            </w:pPr>
            <w:r>
              <w:rPr>
                <w:snapToGrid w:val="0"/>
                <w:color w:val="000000"/>
              </w:rPr>
              <w:t>75 bytes</w:t>
            </w:r>
          </w:p>
        </w:tc>
        <w:tc>
          <w:tcPr>
            <w:tcW w:w="3420" w:type="dxa"/>
          </w:tcPr>
          <w:p w14:paraId="7FEE2F33"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1cm</w:t>
            </w:r>
          </w:p>
          <w:p w14:paraId="6F95A273"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(see below)</w:t>
            </w:r>
          </w:p>
          <w:p w14:paraId="5A85F768"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p>
        </w:tc>
      </w:tr>
    </w:tbl>
    <w:p w14:paraId="74653A6D" w14:textId="77777777" w:rsidR="00703E89" w:rsidRDefault="00703E89" w:rsidP="00703E89">
      <w:pPr>
        <w:autoSpaceDE w:val="0"/>
        <w:autoSpaceDN w:val="0"/>
        <w:adjustRightInd w:val="0"/>
      </w:pPr>
    </w:p>
    <w:p w14:paraId="6A7F58AA" w14:textId="77777777" w:rsidR="00D33627" w:rsidRDefault="00D33627">
      <w:pPr>
        <w:rPr>
          <w:b/>
        </w:rPr>
      </w:pPr>
      <w:r>
        <w:rPr>
          <w:b/>
        </w:rPr>
        <w:br w:type="page"/>
      </w:r>
    </w:p>
    <w:p w14:paraId="32794F58" w14:textId="77777777" w:rsidR="00703E89" w:rsidRDefault="00703E89" w:rsidP="00D33627">
      <w:pPr>
        <w:pStyle w:val="Heading4"/>
      </w:pPr>
      <w:r>
        <w:lastRenderedPageBreak/>
        <w:t>FID l - Totals Batch</w:t>
      </w:r>
    </w:p>
    <w:tbl>
      <w:tblPr>
        <w:tblW w:w="5480" w:type="dxa"/>
        <w:tblInd w:w="93"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60"/>
        <w:gridCol w:w="2320"/>
      </w:tblGrid>
      <w:tr w:rsidR="00703E89" w14:paraId="359DE7CD" w14:textId="77777777" w:rsidTr="00D33627">
        <w:trPr>
          <w:trHeight w:val="300"/>
        </w:trPr>
        <w:tc>
          <w:tcPr>
            <w:tcW w:w="3160" w:type="dxa"/>
            <w:noWrap/>
            <w:vAlign w:val="center"/>
            <w:hideMark/>
          </w:tcPr>
          <w:p w14:paraId="72E5B7C9" w14:textId="77777777" w:rsidR="00703E89" w:rsidRDefault="00703E89" w:rsidP="004B49C6">
            <w:pPr>
              <w:rPr>
                <w:rFonts w:cs="Arial"/>
                <w:color w:val="000000"/>
              </w:rPr>
            </w:pPr>
            <w:r>
              <w:rPr>
                <w:snapToGrid w:val="0"/>
                <w:color w:val="000000"/>
              </w:rPr>
              <w:t xml:space="preserve">Shift number </w:t>
            </w:r>
          </w:p>
        </w:tc>
        <w:tc>
          <w:tcPr>
            <w:tcW w:w="2320" w:type="dxa"/>
            <w:noWrap/>
            <w:vAlign w:val="bottom"/>
            <w:hideMark/>
          </w:tcPr>
          <w:p w14:paraId="71C88B88"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001</w:t>
            </w:r>
          </w:p>
        </w:tc>
      </w:tr>
      <w:tr w:rsidR="00703E89" w14:paraId="5534FC01" w14:textId="77777777" w:rsidTr="00D33627">
        <w:trPr>
          <w:trHeight w:val="300"/>
        </w:trPr>
        <w:tc>
          <w:tcPr>
            <w:tcW w:w="3160" w:type="dxa"/>
            <w:noWrap/>
            <w:vAlign w:val="center"/>
            <w:hideMark/>
          </w:tcPr>
          <w:p w14:paraId="05D28602" w14:textId="77777777" w:rsidR="00703E89" w:rsidRDefault="00703E89" w:rsidP="004B49C6">
            <w:pPr>
              <w:rPr>
                <w:rFonts w:cs="Arial"/>
                <w:color w:val="000000"/>
              </w:rPr>
            </w:pPr>
            <w:r>
              <w:rPr>
                <w:snapToGrid w:val="0"/>
                <w:color w:val="000000"/>
              </w:rPr>
              <w:t xml:space="preserve">Batch number </w:t>
            </w:r>
          </w:p>
        </w:tc>
        <w:tc>
          <w:tcPr>
            <w:tcW w:w="2320" w:type="dxa"/>
            <w:noWrap/>
            <w:vAlign w:val="bottom"/>
            <w:hideMark/>
          </w:tcPr>
          <w:p w14:paraId="786BA8BB"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047</w:t>
            </w:r>
          </w:p>
        </w:tc>
      </w:tr>
      <w:tr w:rsidR="00703E89" w14:paraId="0E3D731C" w14:textId="77777777" w:rsidTr="00D33627">
        <w:trPr>
          <w:trHeight w:val="300"/>
        </w:trPr>
        <w:tc>
          <w:tcPr>
            <w:tcW w:w="3160" w:type="dxa"/>
            <w:noWrap/>
            <w:vAlign w:val="center"/>
            <w:hideMark/>
          </w:tcPr>
          <w:p w14:paraId="6CB485C2" w14:textId="77777777" w:rsidR="00703E89" w:rsidRDefault="00703E89" w:rsidP="004B49C6">
            <w:pPr>
              <w:rPr>
                <w:rFonts w:cs="Arial"/>
                <w:color w:val="000000"/>
              </w:rPr>
            </w:pPr>
            <w:r>
              <w:rPr>
                <w:snapToGrid w:val="0"/>
                <w:color w:val="000000"/>
              </w:rPr>
              <w:t xml:space="preserve">Number of debits in batch </w:t>
            </w:r>
          </w:p>
        </w:tc>
        <w:tc>
          <w:tcPr>
            <w:tcW w:w="2320" w:type="dxa"/>
            <w:noWrap/>
            <w:vAlign w:val="bottom"/>
            <w:hideMark/>
          </w:tcPr>
          <w:p w14:paraId="647C43AF"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0018</w:t>
            </w:r>
          </w:p>
        </w:tc>
      </w:tr>
      <w:tr w:rsidR="00703E89" w14:paraId="44757731" w14:textId="77777777" w:rsidTr="00D33627">
        <w:trPr>
          <w:trHeight w:val="300"/>
        </w:trPr>
        <w:tc>
          <w:tcPr>
            <w:tcW w:w="3160" w:type="dxa"/>
            <w:noWrap/>
            <w:vAlign w:val="center"/>
            <w:hideMark/>
          </w:tcPr>
          <w:p w14:paraId="6675A72D" w14:textId="77777777" w:rsidR="00703E89" w:rsidRDefault="00703E89" w:rsidP="004B49C6">
            <w:pPr>
              <w:rPr>
                <w:rFonts w:cs="Arial"/>
                <w:color w:val="000000"/>
              </w:rPr>
            </w:pPr>
            <w:r>
              <w:rPr>
                <w:snapToGrid w:val="0"/>
                <w:color w:val="000000"/>
              </w:rPr>
              <w:t xml:space="preserve">Amount of debits in batch </w:t>
            </w:r>
          </w:p>
        </w:tc>
        <w:tc>
          <w:tcPr>
            <w:tcW w:w="2320" w:type="dxa"/>
            <w:noWrap/>
            <w:vAlign w:val="bottom"/>
            <w:hideMark/>
          </w:tcPr>
          <w:p w14:paraId="4A9B576B"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+000000000000146151</w:t>
            </w:r>
          </w:p>
        </w:tc>
      </w:tr>
      <w:tr w:rsidR="00703E89" w14:paraId="7CC19E83" w14:textId="77777777" w:rsidTr="00D33627">
        <w:trPr>
          <w:trHeight w:val="300"/>
        </w:trPr>
        <w:tc>
          <w:tcPr>
            <w:tcW w:w="3160" w:type="dxa"/>
            <w:noWrap/>
            <w:vAlign w:val="center"/>
            <w:hideMark/>
          </w:tcPr>
          <w:p w14:paraId="696A6C0A" w14:textId="77777777" w:rsidR="00703E89" w:rsidRDefault="00703E89" w:rsidP="004B49C6">
            <w:pPr>
              <w:rPr>
                <w:rFonts w:cs="Arial"/>
                <w:color w:val="000000"/>
              </w:rPr>
            </w:pPr>
            <w:r>
              <w:rPr>
                <w:snapToGrid w:val="0"/>
                <w:color w:val="000000"/>
              </w:rPr>
              <w:t xml:space="preserve">Number of credits in batch </w:t>
            </w:r>
          </w:p>
        </w:tc>
        <w:tc>
          <w:tcPr>
            <w:tcW w:w="2320" w:type="dxa"/>
            <w:noWrap/>
            <w:vAlign w:val="bottom"/>
            <w:hideMark/>
          </w:tcPr>
          <w:p w14:paraId="32BFA249"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w:t>
            </w:r>
          </w:p>
        </w:tc>
      </w:tr>
      <w:tr w:rsidR="00703E89" w14:paraId="54F0E195" w14:textId="77777777" w:rsidTr="00D33627">
        <w:trPr>
          <w:trHeight w:val="300"/>
        </w:trPr>
        <w:tc>
          <w:tcPr>
            <w:tcW w:w="3160" w:type="dxa"/>
            <w:noWrap/>
            <w:vAlign w:val="center"/>
            <w:hideMark/>
          </w:tcPr>
          <w:p w14:paraId="2AEAF92F" w14:textId="77777777" w:rsidR="00703E89" w:rsidRDefault="00703E89" w:rsidP="004B49C6">
            <w:pPr>
              <w:rPr>
                <w:rFonts w:cs="Arial"/>
                <w:color w:val="000000"/>
              </w:rPr>
            </w:pPr>
            <w:r>
              <w:rPr>
                <w:snapToGrid w:val="0"/>
                <w:color w:val="000000"/>
              </w:rPr>
              <w:t xml:space="preserve">Amount of credits in batch </w:t>
            </w:r>
          </w:p>
        </w:tc>
        <w:tc>
          <w:tcPr>
            <w:tcW w:w="2320" w:type="dxa"/>
            <w:noWrap/>
            <w:vAlign w:val="bottom"/>
            <w:hideMark/>
          </w:tcPr>
          <w:p w14:paraId="136641A4"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+000000000000000000</w:t>
            </w:r>
          </w:p>
        </w:tc>
      </w:tr>
      <w:tr w:rsidR="00703E89" w14:paraId="63C0492E" w14:textId="77777777" w:rsidTr="00D33627">
        <w:trPr>
          <w:trHeight w:val="300"/>
        </w:trPr>
        <w:tc>
          <w:tcPr>
            <w:tcW w:w="3160" w:type="dxa"/>
            <w:noWrap/>
            <w:vAlign w:val="center"/>
            <w:hideMark/>
          </w:tcPr>
          <w:p w14:paraId="380AE307" w14:textId="77777777" w:rsidR="00703E89" w:rsidRDefault="00703E89" w:rsidP="004B49C6">
            <w:pPr>
              <w:rPr>
                <w:rFonts w:cs="Arial"/>
                <w:color w:val="000000"/>
              </w:rPr>
            </w:pPr>
            <w:r>
              <w:rPr>
                <w:snapToGrid w:val="0"/>
                <w:color w:val="000000"/>
              </w:rPr>
              <w:t xml:space="preserve">Number of adjustments in batch </w:t>
            </w:r>
          </w:p>
        </w:tc>
        <w:tc>
          <w:tcPr>
            <w:tcW w:w="2320" w:type="dxa"/>
            <w:noWrap/>
            <w:vAlign w:val="bottom"/>
            <w:hideMark/>
          </w:tcPr>
          <w:p w14:paraId="14B44B7A"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w:t>
            </w:r>
          </w:p>
        </w:tc>
      </w:tr>
      <w:tr w:rsidR="00703E89" w14:paraId="763DE883" w14:textId="77777777" w:rsidTr="00D33627">
        <w:trPr>
          <w:trHeight w:val="300"/>
        </w:trPr>
        <w:tc>
          <w:tcPr>
            <w:tcW w:w="3160" w:type="dxa"/>
            <w:noWrap/>
            <w:vAlign w:val="bottom"/>
            <w:hideMark/>
          </w:tcPr>
          <w:p w14:paraId="62C45CF3" w14:textId="77777777" w:rsidR="00703E89" w:rsidRDefault="00703E89" w:rsidP="004B49C6">
            <w:pPr>
              <w:rPr>
                <w:rFonts w:cs="Arial"/>
                <w:color w:val="000000"/>
              </w:rPr>
            </w:pPr>
            <w:r>
              <w:rPr>
                <w:rFonts w:cs="Arial"/>
                <w:color w:val="000000"/>
              </w:rPr>
              <w:t xml:space="preserve">Amount of adjustments in batch </w:t>
            </w:r>
          </w:p>
        </w:tc>
        <w:tc>
          <w:tcPr>
            <w:tcW w:w="2320" w:type="dxa"/>
            <w:noWrap/>
            <w:vAlign w:val="bottom"/>
            <w:hideMark/>
          </w:tcPr>
          <w:p w14:paraId="222EBE0E"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+000000000000000000</w:t>
            </w:r>
          </w:p>
        </w:tc>
      </w:tr>
    </w:tbl>
    <w:p w14:paraId="400DEA18" w14:textId="77777777" w:rsidR="00703E89" w:rsidRDefault="00703E89" w:rsidP="00703E89">
      <w:pPr>
        <w:autoSpaceDE w:val="0"/>
        <w:autoSpaceDN w:val="0"/>
        <w:adjustRightInd w:val="0"/>
      </w:pPr>
    </w:p>
    <w:p w14:paraId="70DA61F9" w14:textId="77777777" w:rsidR="00703E89" w:rsidRDefault="00703E89" w:rsidP="00D33627">
      <w:pPr>
        <w:pStyle w:val="Heading4"/>
      </w:pPr>
      <w:r>
        <w:t>FID m - Totals Day</w:t>
      </w:r>
    </w:p>
    <w:tbl>
      <w:tblPr>
        <w:tblW w:w="5480" w:type="dxa"/>
        <w:tblInd w:w="93"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60"/>
        <w:gridCol w:w="2320"/>
      </w:tblGrid>
      <w:tr w:rsidR="00703E89" w14:paraId="497647D9" w14:textId="77777777" w:rsidTr="00D33627">
        <w:trPr>
          <w:trHeight w:val="300"/>
        </w:trPr>
        <w:tc>
          <w:tcPr>
            <w:tcW w:w="3160" w:type="dxa"/>
            <w:noWrap/>
            <w:vAlign w:val="center"/>
            <w:hideMark/>
          </w:tcPr>
          <w:p w14:paraId="04ED83B3" w14:textId="77777777" w:rsidR="00703E89" w:rsidRDefault="00703E89" w:rsidP="004B49C6">
            <w:pPr>
              <w:rPr>
                <w:rFonts w:cs="Arial"/>
                <w:color w:val="000000"/>
              </w:rPr>
            </w:pPr>
            <w:r>
              <w:rPr>
                <w:snapToGrid w:val="0"/>
                <w:color w:val="000000"/>
              </w:rPr>
              <w:t>Number of shift in day</w:t>
            </w:r>
          </w:p>
        </w:tc>
        <w:tc>
          <w:tcPr>
            <w:tcW w:w="2320" w:type="dxa"/>
            <w:noWrap/>
            <w:vAlign w:val="bottom"/>
            <w:hideMark/>
          </w:tcPr>
          <w:p w14:paraId="26E20F6B"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001</w:t>
            </w:r>
          </w:p>
        </w:tc>
      </w:tr>
      <w:tr w:rsidR="00703E89" w14:paraId="034F22A6" w14:textId="77777777" w:rsidTr="00D33627">
        <w:trPr>
          <w:trHeight w:val="300"/>
        </w:trPr>
        <w:tc>
          <w:tcPr>
            <w:tcW w:w="3160" w:type="dxa"/>
            <w:noWrap/>
            <w:vAlign w:val="center"/>
            <w:hideMark/>
          </w:tcPr>
          <w:p w14:paraId="59AF30B7" w14:textId="77777777" w:rsidR="00703E89" w:rsidRDefault="00703E89" w:rsidP="004B49C6">
            <w:pPr>
              <w:rPr>
                <w:rFonts w:cs="Arial"/>
                <w:color w:val="000000"/>
              </w:rPr>
            </w:pPr>
            <w:r>
              <w:rPr>
                <w:snapToGrid w:val="0"/>
                <w:color w:val="000000"/>
              </w:rPr>
              <w:t>Number of batches in day</w:t>
            </w:r>
          </w:p>
        </w:tc>
        <w:tc>
          <w:tcPr>
            <w:tcW w:w="2320" w:type="dxa"/>
            <w:noWrap/>
            <w:vAlign w:val="bottom"/>
            <w:hideMark/>
          </w:tcPr>
          <w:p w14:paraId="30ECB100"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047</w:t>
            </w:r>
          </w:p>
        </w:tc>
      </w:tr>
      <w:tr w:rsidR="00703E89" w14:paraId="1B948173" w14:textId="77777777" w:rsidTr="00D33627">
        <w:trPr>
          <w:trHeight w:val="300"/>
        </w:trPr>
        <w:tc>
          <w:tcPr>
            <w:tcW w:w="3160" w:type="dxa"/>
            <w:noWrap/>
            <w:vAlign w:val="center"/>
            <w:hideMark/>
          </w:tcPr>
          <w:p w14:paraId="0DF0DF06" w14:textId="77777777" w:rsidR="00703E89" w:rsidRDefault="00703E89" w:rsidP="004B49C6">
            <w:pPr>
              <w:rPr>
                <w:rFonts w:cs="Arial"/>
                <w:color w:val="000000"/>
              </w:rPr>
            </w:pPr>
            <w:r>
              <w:rPr>
                <w:snapToGrid w:val="0"/>
                <w:color w:val="000000"/>
              </w:rPr>
              <w:t xml:space="preserve">Number of debits in day </w:t>
            </w:r>
          </w:p>
        </w:tc>
        <w:tc>
          <w:tcPr>
            <w:tcW w:w="2320" w:type="dxa"/>
            <w:noWrap/>
            <w:vAlign w:val="bottom"/>
            <w:hideMark/>
          </w:tcPr>
          <w:p w14:paraId="6CA89CCE"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0018</w:t>
            </w:r>
          </w:p>
        </w:tc>
      </w:tr>
      <w:tr w:rsidR="00703E89" w14:paraId="461012BB" w14:textId="77777777" w:rsidTr="00D33627">
        <w:trPr>
          <w:trHeight w:val="300"/>
        </w:trPr>
        <w:tc>
          <w:tcPr>
            <w:tcW w:w="3160" w:type="dxa"/>
            <w:noWrap/>
            <w:vAlign w:val="center"/>
            <w:hideMark/>
          </w:tcPr>
          <w:p w14:paraId="2B36E0EF" w14:textId="77777777" w:rsidR="00703E89" w:rsidRDefault="00703E89" w:rsidP="004B49C6">
            <w:pPr>
              <w:rPr>
                <w:rFonts w:cs="Arial"/>
                <w:color w:val="000000"/>
              </w:rPr>
            </w:pPr>
            <w:r>
              <w:rPr>
                <w:snapToGrid w:val="0"/>
                <w:color w:val="000000"/>
              </w:rPr>
              <w:t>Amount of debits in day</w:t>
            </w:r>
          </w:p>
        </w:tc>
        <w:tc>
          <w:tcPr>
            <w:tcW w:w="2320" w:type="dxa"/>
            <w:noWrap/>
            <w:vAlign w:val="bottom"/>
            <w:hideMark/>
          </w:tcPr>
          <w:p w14:paraId="73600797"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+000000000000146151</w:t>
            </w:r>
          </w:p>
        </w:tc>
      </w:tr>
      <w:tr w:rsidR="00703E89" w14:paraId="6ECB553F" w14:textId="77777777" w:rsidTr="00D33627">
        <w:trPr>
          <w:trHeight w:val="300"/>
        </w:trPr>
        <w:tc>
          <w:tcPr>
            <w:tcW w:w="3160" w:type="dxa"/>
            <w:noWrap/>
            <w:vAlign w:val="center"/>
            <w:hideMark/>
          </w:tcPr>
          <w:p w14:paraId="71AB78E8" w14:textId="77777777" w:rsidR="00703E89" w:rsidRDefault="00703E89" w:rsidP="004B49C6">
            <w:pPr>
              <w:rPr>
                <w:rFonts w:cs="Arial"/>
                <w:color w:val="000000"/>
              </w:rPr>
            </w:pPr>
            <w:r>
              <w:rPr>
                <w:snapToGrid w:val="0"/>
                <w:color w:val="000000"/>
              </w:rPr>
              <w:t xml:space="preserve">Number of credits in day </w:t>
            </w:r>
          </w:p>
        </w:tc>
        <w:tc>
          <w:tcPr>
            <w:tcW w:w="2320" w:type="dxa"/>
            <w:noWrap/>
            <w:vAlign w:val="bottom"/>
            <w:hideMark/>
          </w:tcPr>
          <w:p w14:paraId="5A4A487A"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w:t>
            </w:r>
          </w:p>
        </w:tc>
      </w:tr>
      <w:tr w:rsidR="00703E89" w14:paraId="4604D427" w14:textId="77777777" w:rsidTr="00D33627">
        <w:trPr>
          <w:trHeight w:val="300"/>
        </w:trPr>
        <w:tc>
          <w:tcPr>
            <w:tcW w:w="3160" w:type="dxa"/>
            <w:noWrap/>
            <w:vAlign w:val="center"/>
            <w:hideMark/>
          </w:tcPr>
          <w:p w14:paraId="0992456E" w14:textId="77777777" w:rsidR="00703E89" w:rsidRDefault="00703E89" w:rsidP="004B49C6">
            <w:pPr>
              <w:rPr>
                <w:rFonts w:cs="Arial"/>
                <w:color w:val="000000"/>
              </w:rPr>
            </w:pPr>
            <w:r>
              <w:rPr>
                <w:snapToGrid w:val="0"/>
                <w:color w:val="000000"/>
              </w:rPr>
              <w:t xml:space="preserve">Amount of credits in day </w:t>
            </w:r>
          </w:p>
        </w:tc>
        <w:tc>
          <w:tcPr>
            <w:tcW w:w="2320" w:type="dxa"/>
            <w:noWrap/>
            <w:vAlign w:val="bottom"/>
            <w:hideMark/>
          </w:tcPr>
          <w:p w14:paraId="4B7E4408"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+000000000000000000</w:t>
            </w:r>
          </w:p>
        </w:tc>
      </w:tr>
      <w:tr w:rsidR="00703E89" w14:paraId="127C5BDA" w14:textId="77777777" w:rsidTr="00D33627">
        <w:trPr>
          <w:trHeight w:val="300"/>
        </w:trPr>
        <w:tc>
          <w:tcPr>
            <w:tcW w:w="3160" w:type="dxa"/>
            <w:noWrap/>
            <w:vAlign w:val="center"/>
            <w:hideMark/>
          </w:tcPr>
          <w:p w14:paraId="424BAF90" w14:textId="77777777" w:rsidR="00703E89" w:rsidRDefault="00703E89" w:rsidP="004B49C6">
            <w:pPr>
              <w:rPr>
                <w:rFonts w:cs="Arial"/>
                <w:color w:val="000000"/>
              </w:rPr>
            </w:pPr>
            <w:r>
              <w:rPr>
                <w:snapToGrid w:val="0"/>
                <w:color w:val="000000"/>
              </w:rPr>
              <w:t xml:space="preserve">Number of adjustments in day </w:t>
            </w:r>
          </w:p>
        </w:tc>
        <w:tc>
          <w:tcPr>
            <w:tcW w:w="2320" w:type="dxa"/>
            <w:noWrap/>
            <w:vAlign w:val="bottom"/>
            <w:hideMark/>
          </w:tcPr>
          <w:p w14:paraId="6C9B0785"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w:t>
            </w:r>
          </w:p>
        </w:tc>
      </w:tr>
      <w:tr w:rsidR="00703E89" w14:paraId="2A64DCCB" w14:textId="77777777" w:rsidTr="00D33627">
        <w:trPr>
          <w:trHeight w:val="300"/>
        </w:trPr>
        <w:tc>
          <w:tcPr>
            <w:tcW w:w="3160" w:type="dxa"/>
            <w:noWrap/>
            <w:vAlign w:val="bottom"/>
            <w:hideMark/>
          </w:tcPr>
          <w:p w14:paraId="47DC6847" w14:textId="77777777" w:rsidR="00703E89" w:rsidRDefault="00703E89" w:rsidP="004B49C6">
            <w:pPr>
              <w:rPr>
                <w:rFonts w:cs="Arial"/>
                <w:color w:val="000000"/>
              </w:rPr>
            </w:pPr>
            <w:r>
              <w:rPr>
                <w:rFonts w:cs="Arial"/>
                <w:color w:val="000000"/>
              </w:rPr>
              <w:t>Amount of adjustments in batch</w:t>
            </w:r>
          </w:p>
        </w:tc>
        <w:tc>
          <w:tcPr>
            <w:tcW w:w="2320" w:type="dxa"/>
            <w:noWrap/>
            <w:vAlign w:val="bottom"/>
            <w:hideMark/>
          </w:tcPr>
          <w:p w14:paraId="6D993A77" w14:textId="77777777" w:rsidR="00703E89" w:rsidRDefault="00703E89" w:rsidP="004B49C6">
            <w:pPr>
              <w:rPr>
                <w:rFonts w:ascii="Courier New" w:hAnsi="Courier New" w:cs="Courier New"/>
                <w:color w:val="000000"/>
                <w:sz w:val="18"/>
                <w:szCs w:val="18"/>
              </w:rPr>
            </w:pPr>
            <w:r>
              <w:rPr>
                <w:rFonts w:ascii="Courier New" w:hAnsi="Courier New" w:cs="Courier New"/>
                <w:color w:val="000000"/>
                <w:sz w:val="18"/>
                <w:szCs w:val="18"/>
              </w:rPr>
              <w:t>+000000000000000000</w:t>
            </w:r>
          </w:p>
        </w:tc>
      </w:tr>
    </w:tbl>
    <w:p w14:paraId="7A77316F" w14:textId="77777777" w:rsidR="00703E89" w:rsidRDefault="00703E89" w:rsidP="00703E89">
      <w:pPr>
        <w:autoSpaceDE w:val="0"/>
        <w:autoSpaceDN w:val="0"/>
        <w:adjustRightInd w:val="0"/>
      </w:pPr>
    </w:p>
    <w:p w14:paraId="49B0596C" w14:textId="77777777" w:rsidR="00703E89" w:rsidRDefault="00703E89" w:rsidP="00703E89">
      <w:pPr>
        <w:autoSpaceDE w:val="0"/>
        <w:autoSpaceDN w:val="0"/>
        <w:adjustRightInd w:val="0"/>
      </w:pPr>
    </w:p>
    <w:p w14:paraId="0D6365DF" w14:textId="77777777" w:rsidR="00D33627" w:rsidRDefault="00D33627">
      <w:pPr>
        <w:rPr>
          <w:rFonts w:asciiTheme="majorHAnsi" w:eastAsiaTheme="majorEastAsia" w:hAnsiTheme="majorHAnsi" w:cstheme="majorBidi"/>
          <w:b/>
          <w:color w:val="538135" w:themeColor="accent3"/>
          <w:sz w:val="34"/>
          <w:szCs w:val="24"/>
        </w:rPr>
      </w:pPr>
      <w:r>
        <w:br w:type="page"/>
      </w:r>
    </w:p>
    <w:p w14:paraId="3947C320" w14:textId="77777777" w:rsidR="00703E89" w:rsidRDefault="00703E89" w:rsidP="0008759F">
      <w:pPr>
        <w:pStyle w:val="Heading3"/>
      </w:pPr>
      <w:r>
        <w:lastRenderedPageBreak/>
        <w:t>Batch Close Response SPDH Message</w:t>
      </w:r>
    </w:p>
    <w:p w14:paraId="1115756D" w14:textId="77777777" w:rsidR="00703E89" w:rsidRDefault="00703E89" w:rsidP="00703E89">
      <w:pPr>
        <w:autoSpaceDE w:val="0"/>
        <w:autoSpaceDN w:val="0"/>
        <w:adjustRightInd w:val="0"/>
        <w:rPr>
          <w:rFonts w:cs="Arial"/>
        </w:rPr>
      </w:pPr>
      <w:r>
        <w:rPr>
          <w:rFonts w:cs="Arial"/>
        </w:rPr>
        <w:t>Length 098</w:t>
      </w:r>
    </w:p>
    <w:p w14:paraId="7F467F0E" w14:textId="77777777" w:rsidR="00703E89" w:rsidRDefault="00703E89" w:rsidP="00703E89">
      <w:pPr>
        <w:autoSpaceDE w:val="0"/>
        <w:autoSpaceDN w:val="0"/>
        <w:adjustRightInd w:val="0"/>
      </w:pPr>
    </w:p>
    <w:p w14:paraId="4E853F96" w14:textId="77777777" w:rsidR="00703E89" w:rsidRDefault="00703E89" w:rsidP="00703E8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lang w:val="fr-CA"/>
        </w:rPr>
      </w:pPr>
      <w:r>
        <w:rPr>
          <w:rFonts w:ascii="Courier New" w:hAnsi="Courier New" w:cs="Courier New"/>
          <w:sz w:val="18"/>
          <w:szCs w:val="18"/>
          <w:lang w:val="fr-CA"/>
        </w:rPr>
        <w:t xml:space="preserve">8.79CENTBP004024          151216145153AO60000007~1ch0010470140~1cgAPPROUVE        ADMIN TRAN          </w:t>
      </w:r>
    </w:p>
    <w:p w14:paraId="68E52EF0" w14:textId="77777777" w:rsidR="00703E89" w:rsidRDefault="00703E89" w:rsidP="00703E89">
      <w:pPr>
        <w:autoSpaceDE w:val="0"/>
        <w:autoSpaceDN w:val="0"/>
        <w:adjustRightInd w:val="0"/>
        <w:rPr>
          <w:lang w:val="fr-CA"/>
        </w:rPr>
      </w:pPr>
    </w:p>
    <w:p w14:paraId="3B469809" w14:textId="77777777" w:rsidR="00703E89" w:rsidRDefault="00703E89" w:rsidP="00703E89">
      <w:pPr>
        <w:autoSpaceDE w:val="0"/>
        <w:autoSpaceDN w:val="0"/>
        <w:adjustRightInd w:val="0"/>
        <w:rPr>
          <w:lang w:val="fr-CA"/>
        </w:rPr>
      </w:pPr>
    </w:p>
    <w:tbl>
      <w:tblPr>
        <w:tblW w:w="10071" w:type="dxa"/>
        <w:tblInd w:w="4"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1"/>
        <w:gridCol w:w="2430"/>
        <w:gridCol w:w="1260"/>
        <w:gridCol w:w="1620"/>
        <w:gridCol w:w="3420"/>
      </w:tblGrid>
      <w:tr w:rsidR="00703E89" w14:paraId="21754AFE" w14:textId="77777777" w:rsidTr="00D33627">
        <w:trPr>
          <w:trHeight w:hRule="exact" w:val="360"/>
        </w:trPr>
        <w:tc>
          <w:tcPr>
            <w:tcW w:w="1341" w:type="dxa"/>
            <w:hideMark/>
          </w:tcPr>
          <w:p w14:paraId="1E436BDC" w14:textId="77777777" w:rsidR="00703E89" w:rsidRDefault="00703E89" w:rsidP="00D33627">
            <w:pPr>
              <w:widowControl w:val="0"/>
              <w:autoSpaceDE w:val="0"/>
              <w:autoSpaceDN w:val="0"/>
              <w:adjustRightInd w:val="0"/>
              <w:spacing w:line="226" w:lineRule="exact"/>
              <w:ind w:left="142" w:right="-20"/>
              <w:jc w:val="center"/>
              <w:rPr>
                <w:rFonts w:cs="Arial"/>
                <w:b/>
                <w:bCs/>
                <w:spacing w:val="1"/>
              </w:rPr>
            </w:pPr>
            <w:r>
              <w:rPr>
                <w:rFonts w:cs="Arial"/>
                <w:b/>
                <w:bCs/>
                <w:spacing w:val="1"/>
              </w:rPr>
              <w:t>Position</w:t>
            </w:r>
          </w:p>
        </w:tc>
        <w:tc>
          <w:tcPr>
            <w:tcW w:w="2430" w:type="dxa"/>
            <w:hideMark/>
          </w:tcPr>
          <w:p w14:paraId="1B8DA18E" w14:textId="77777777" w:rsidR="00703E89" w:rsidRDefault="00703E89" w:rsidP="00D33627">
            <w:pPr>
              <w:widowControl w:val="0"/>
              <w:autoSpaceDE w:val="0"/>
              <w:autoSpaceDN w:val="0"/>
              <w:adjustRightInd w:val="0"/>
              <w:spacing w:line="226" w:lineRule="exact"/>
              <w:ind w:left="142" w:right="-20"/>
              <w:rPr>
                <w:rFonts w:cs="Arial"/>
              </w:rPr>
            </w:pPr>
            <w:r>
              <w:rPr>
                <w:rFonts w:cs="Arial"/>
                <w:b/>
                <w:bCs/>
                <w:spacing w:val="1"/>
              </w:rPr>
              <w:t>SPDH Header F</w:t>
            </w:r>
            <w:r>
              <w:rPr>
                <w:rFonts w:cs="Arial"/>
                <w:b/>
                <w:bCs/>
              </w:rPr>
              <w:t>ield</w:t>
            </w:r>
          </w:p>
        </w:tc>
        <w:tc>
          <w:tcPr>
            <w:tcW w:w="1260" w:type="dxa"/>
            <w:hideMark/>
          </w:tcPr>
          <w:p w14:paraId="237B74C4" w14:textId="77777777" w:rsidR="00703E89" w:rsidRDefault="00703E89" w:rsidP="00D33627">
            <w:pPr>
              <w:widowControl w:val="0"/>
              <w:autoSpaceDE w:val="0"/>
              <w:autoSpaceDN w:val="0"/>
              <w:adjustRightInd w:val="0"/>
              <w:spacing w:line="226" w:lineRule="exact"/>
              <w:jc w:val="center"/>
              <w:rPr>
                <w:rFonts w:cs="Arial"/>
              </w:rPr>
            </w:pPr>
            <w:r>
              <w:rPr>
                <w:rFonts w:cs="Arial"/>
                <w:b/>
                <w:bCs/>
                <w:spacing w:val="-1"/>
              </w:rPr>
              <w:t>Picture</w:t>
            </w:r>
          </w:p>
        </w:tc>
        <w:tc>
          <w:tcPr>
            <w:tcW w:w="1620" w:type="dxa"/>
            <w:hideMark/>
          </w:tcPr>
          <w:p w14:paraId="523B552D" w14:textId="77777777" w:rsidR="00703E89" w:rsidRDefault="00703E89" w:rsidP="00D33627">
            <w:pPr>
              <w:widowControl w:val="0"/>
              <w:autoSpaceDE w:val="0"/>
              <w:autoSpaceDN w:val="0"/>
              <w:adjustRightInd w:val="0"/>
              <w:spacing w:line="226" w:lineRule="exact"/>
              <w:jc w:val="center"/>
              <w:rPr>
                <w:rFonts w:cs="Arial"/>
                <w:b/>
                <w:bCs/>
                <w:spacing w:val="-1"/>
              </w:rPr>
            </w:pPr>
            <w:r>
              <w:rPr>
                <w:rFonts w:cs="Arial"/>
                <w:b/>
                <w:bCs/>
                <w:spacing w:val="-1"/>
              </w:rPr>
              <w:t>Length</w:t>
            </w:r>
          </w:p>
        </w:tc>
        <w:tc>
          <w:tcPr>
            <w:tcW w:w="3420" w:type="dxa"/>
            <w:hideMark/>
          </w:tcPr>
          <w:p w14:paraId="493F6E3F" w14:textId="77777777" w:rsidR="00703E89" w:rsidRDefault="00703E89" w:rsidP="004B49C6">
            <w:pPr>
              <w:widowControl w:val="0"/>
              <w:autoSpaceDE w:val="0"/>
              <w:autoSpaceDN w:val="0"/>
              <w:adjustRightInd w:val="0"/>
              <w:spacing w:line="226" w:lineRule="exact"/>
              <w:ind w:left="138" w:right="-20"/>
              <w:jc w:val="center"/>
              <w:rPr>
                <w:rFonts w:cs="Arial"/>
              </w:rPr>
            </w:pPr>
            <w:r>
              <w:rPr>
                <w:rFonts w:cs="Arial"/>
                <w:b/>
                <w:bCs/>
              </w:rPr>
              <w:t>Data</w:t>
            </w:r>
          </w:p>
        </w:tc>
      </w:tr>
      <w:tr w:rsidR="00703E89" w14:paraId="19EB6D22" w14:textId="77777777" w:rsidTr="00D33627">
        <w:trPr>
          <w:trHeight w:hRule="exact" w:val="360"/>
        </w:trPr>
        <w:tc>
          <w:tcPr>
            <w:tcW w:w="1341" w:type="dxa"/>
            <w:hideMark/>
          </w:tcPr>
          <w:p w14:paraId="2BCABF87" w14:textId="77777777" w:rsidR="00703E89" w:rsidRDefault="00703E89" w:rsidP="00D33627">
            <w:pPr>
              <w:widowControl w:val="0"/>
              <w:autoSpaceDE w:val="0"/>
              <w:autoSpaceDN w:val="0"/>
              <w:adjustRightInd w:val="0"/>
              <w:spacing w:before="1"/>
              <w:ind w:left="138" w:right="-20"/>
              <w:jc w:val="center"/>
              <w:rPr>
                <w:rFonts w:cs="Arial"/>
              </w:rPr>
            </w:pPr>
            <w:r>
              <w:rPr>
                <w:rFonts w:cs="Arial"/>
              </w:rPr>
              <w:t>1-2</w:t>
            </w:r>
          </w:p>
        </w:tc>
        <w:tc>
          <w:tcPr>
            <w:tcW w:w="2430" w:type="dxa"/>
            <w:hideMark/>
          </w:tcPr>
          <w:p w14:paraId="1C225BF0" w14:textId="77777777" w:rsidR="00703E89" w:rsidRDefault="00703E89" w:rsidP="004B49C6">
            <w:pPr>
              <w:widowControl w:val="0"/>
              <w:autoSpaceDE w:val="0"/>
              <w:autoSpaceDN w:val="0"/>
              <w:adjustRightInd w:val="0"/>
              <w:spacing w:before="1"/>
              <w:ind w:left="138" w:right="-20"/>
              <w:rPr>
                <w:rFonts w:cs="Arial"/>
              </w:rPr>
            </w:pPr>
            <w:r>
              <w:rPr>
                <w:rFonts w:cs="Arial"/>
              </w:rPr>
              <w:t>De</w:t>
            </w:r>
            <w:r>
              <w:rPr>
                <w:rFonts w:cs="Arial"/>
                <w:spacing w:val="-1"/>
              </w:rPr>
              <w:t>vi</w:t>
            </w:r>
            <w:r>
              <w:rPr>
                <w:rFonts w:cs="Arial"/>
                <w:spacing w:val="1"/>
              </w:rPr>
              <w:t>c</w:t>
            </w:r>
            <w:r>
              <w:rPr>
                <w:rFonts w:cs="Arial"/>
              </w:rPr>
              <w:t>e</w:t>
            </w:r>
            <w:r>
              <w:rPr>
                <w:rFonts w:cs="Arial"/>
                <w:spacing w:val="-7"/>
              </w:rPr>
              <w:t xml:space="preserve"> </w:t>
            </w:r>
            <w:r>
              <w:rPr>
                <w:rFonts w:cs="Arial"/>
                <w:spacing w:val="3"/>
              </w:rPr>
              <w:t>T</w:t>
            </w:r>
            <w:r>
              <w:rPr>
                <w:rFonts w:cs="Arial"/>
                <w:spacing w:val="-6"/>
              </w:rPr>
              <w:t>y</w:t>
            </w:r>
            <w:r>
              <w:rPr>
                <w:rFonts w:cs="Arial"/>
              </w:rPr>
              <w:t>pe</w:t>
            </w:r>
          </w:p>
        </w:tc>
        <w:tc>
          <w:tcPr>
            <w:tcW w:w="1260" w:type="dxa"/>
            <w:hideMark/>
          </w:tcPr>
          <w:p w14:paraId="6D2DBB02" w14:textId="77777777" w:rsidR="00703E89" w:rsidRDefault="00703E89" w:rsidP="00D33627">
            <w:pPr>
              <w:widowControl w:val="0"/>
              <w:autoSpaceDE w:val="0"/>
              <w:autoSpaceDN w:val="0"/>
              <w:adjustRightInd w:val="0"/>
              <w:spacing w:before="1"/>
              <w:ind w:left="198" w:right="-20"/>
              <w:jc w:val="center"/>
              <w:rPr>
                <w:rFonts w:cs="Arial"/>
              </w:rPr>
            </w:pPr>
            <w:r>
              <w:rPr>
                <w:rFonts w:cs="Arial"/>
                <w:spacing w:val="2"/>
              </w:rPr>
              <w:t>X</w:t>
            </w:r>
            <w:r>
              <w:rPr>
                <w:rFonts w:cs="Arial"/>
                <w:spacing w:val="1"/>
              </w:rPr>
              <w:t>(</w:t>
            </w:r>
            <w:r>
              <w:rPr>
                <w:rFonts w:cs="Arial"/>
              </w:rPr>
              <w:t>02)</w:t>
            </w:r>
          </w:p>
        </w:tc>
        <w:tc>
          <w:tcPr>
            <w:tcW w:w="1620" w:type="dxa"/>
            <w:hideMark/>
          </w:tcPr>
          <w:p w14:paraId="0E6C3E1B" w14:textId="77777777" w:rsidR="00703E89" w:rsidRDefault="00703E89" w:rsidP="00D33627">
            <w:pPr>
              <w:widowControl w:val="0"/>
              <w:autoSpaceDE w:val="0"/>
              <w:autoSpaceDN w:val="0"/>
              <w:adjustRightInd w:val="0"/>
              <w:spacing w:before="1"/>
              <w:ind w:left="198" w:right="-20"/>
              <w:jc w:val="center"/>
              <w:rPr>
                <w:rFonts w:cs="Arial"/>
                <w:spacing w:val="2"/>
              </w:rPr>
            </w:pPr>
            <w:r>
              <w:rPr>
                <w:rFonts w:cs="Arial"/>
                <w:spacing w:val="2"/>
              </w:rPr>
              <w:t>2 bytes</w:t>
            </w:r>
          </w:p>
        </w:tc>
        <w:tc>
          <w:tcPr>
            <w:tcW w:w="3420" w:type="dxa"/>
          </w:tcPr>
          <w:p w14:paraId="69974761"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8.</w:t>
            </w:r>
          </w:p>
          <w:p w14:paraId="6B9A4F91" w14:textId="77777777" w:rsidR="00703E89" w:rsidRPr="00D33627" w:rsidRDefault="00703E89" w:rsidP="004B49C6">
            <w:pPr>
              <w:widowControl w:val="0"/>
              <w:autoSpaceDE w:val="0"/>
              <w:autoSpaceDN w:val="0"/>
              <w:adjustRightInd w:val="0"/>
              <w:spacing w:before="1"/>
              <w:ind w:right="-20"/>
              <w:jc w:val="center"/>
              <w:rPr>
                <w:rFonts w:ascii="Courier New" w:hAnsi="Courier New" w:cs="Courier New"/>
                <w:b/>
                <w:color w:val="538135" w:themeColor="accent3"/>
                <w:sz w:val="18"/>
                <w:szCs w:val="18"/>
              </w:rPr>
            </w:pPr>
          </w:p>
        </w:tc>
      </w:tr>
      <w:tr w:rsidR="00703E89" w14:paraId="27209ECA" w14:textId="77777777" w:rsidTr="00D33627">
        <w:trPr>
          <w:trHeight w:hRule="exact" w:val="360"/>
        </w:trPr>
        <w:tc>
          <w:tcPr>
            <w:tcW w:w="1341" w:type="dxa"/>
            <w:hideMark/>
          </w:tcPr>
          <w:p w14:paraId="77C663C6"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3-4</w:t>
            </w:r>
          </w:p>
        </w:tc>
        <w:tc>
          <w:tcPr>
            <w:tcW w:w="2430" w:type="dxa"/>
            <w:hideMark/>
          </w:tcPr>
          <w:p w14:paraId="10EEAC80"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spacing w:val="4"/>
              </w:rPr>
              <w:t>m</w:t>
            </w:r>
            <w:r>
              <w:rPr>
                <w:rFonts w:cs="Arial"/>
                <w:spacing w:val="-1"/>
              </w:rPr>
              <w:t>i</w:t>
            </w:r>
            <w:r>
              <w:rPr>
                <w:rFonts w:cs="Arial"/>
                <w:spacing w:val="1"/>
              </w:rPr>
              <w:t>ss</w:t>
            </w:r>
            <w:r>
              <w:rPr>
                <w:rFonts w:cs="Arial"/>
                <w:spacing w:val="-1"/>
              </w:rPr>
              <w:t>i</w:t>
            </w:r>
            <w:r>
              <w:rPr>
                <w:rFonts w:cs="Arial"/>
              </w:rPr>
              <w:t>on</w:t>
            </w:r>
            <w:r>
              <w:rPr>
                <w:rFonts w:cs="Arial"/>
                <w:spacing w:val="-13"/>
              </w:rPr>
              <w:t xml:space="preserve"> </w:t>
            </w:r>
            <w:r>
              <w:rPr>
                <w:rFonts w:cs="Arial"/>
              </w:rPr>
              <w:t>Nu</w:t>
            </w:r>
            <w:r>
              <w:rPr>
                <w:rFonts w:cs="Arial"/>
                <w:spacing w:val="4"/>
              </w:rPr>
              <w:t>m</w:t>
            </w:r>
            <w:r>
              <w:rPr>
                <w:rFonts w:cs="Arial"/>
              </w:rPr>
              <w:t>be</w:t>
            </w:r>
            <w:r>
              <w:rPr>
                <w:rFonts w:cs="Arial"/>
                <w:spacing w:val="1"/>
              </w:rPr>
              <w:t>r</w:t>
            </w:r>
          </w:p>
        </w:tc>
        <w:tc>
          <w:tcPr>
            <w:tcW w:w="1260" w:type="dxa"/>
            <w:hideMark/>
          </w:tcPr>
          <w:p w14:paraId="2F5C70DC"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620" w:type="dxa"/>
            <w:hideMark/>
          </w:tcPr>
          <w:p w14:paraId="086270E8"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420" w:type="dxa"/>
          </w:tcPr>
          <w:p w14:paraId="4392249C"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79</w:t>
            </w:r>
          </w:p>
          <w:p w14:paraId="58935494"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4ADD626F" w14:textId="77777777" w:rsidTr="00D33627">
        <w:trPr>
          <w:trHeight w:hRule="exact" w:val="360"/>
        </w:trPr>
        <w:tc>
          <w:tcPr>
            <w:tcW w:w="1341" w:type="dxa"/>
            <w:hideMark/>
          </w:tcPr>
          <w:p w14:paraId="297869E0"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5-20</w:t>
            </w:r>
          </w:p>
        </w:tc>
        <w:tc>
          <w:tcPr>
            <w:tcW w:w="2430" w:type="dxa"/>
            <w:hideMark/>
          </w:tcPr>
          <w:p w14:paraId="0B827C96"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rPr>
              <w:t>e</w:t>
            </w:r>
            <w:r>
              <w:rPr>
                <w:rFonts w:cs="Arial"/>
                <w:spacing w:val="1"/>
              </w:rPr>
              <w:t>r</w:t>
            </w:r>
            <w:r>
              <w:rPr>
                <w:rFonts w:cs="Arial"/>
                <w:spacing w:val="4"/>
              </w:rPr>
              <w:t>m</w:t>
            </w:r>
            <w:r>
              <w:rPr>
                <w:rFonts w:cs="Arial"/>
                <w:spacing w:val="-1"/>
              </w:rPr>
              <w:t>i</w:t>
            </w:r>
            <w:r>
              <w:rPr>
                <w:rFonts w:cs="Arial"/>
              </w:rPr>
              <w:t>nal</w:t>
            </w:r>
            <w:r>
              <w:rPr>
                <w:rFonts w:cs="Arial"/>
                <w:spacing w:val="-9"/>
              </w:rPr>
              <w:t xml:space="preserve"> </w:t>
            </w:r>
            <w:r>
              <w:rPr>
                <w:rFonts w:cs="Arial"/>
              </w:rPr>
              <w:t>ID</w:t>
            </w:r>
          </w:p>
        </w:tc>
        <w:tc>
          <w:tcPr>
            <w:tcW w:w="1260" w:type="dxa"/>
            <w:hideMark/>
          </w:tcPr>
          <w:p w14:paraId="27F2418A"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16)</w:t>
            </w:r>
          </w:p>
        </w:tc>
        <w:tc>
          <w:tcPr>
            <w:tcW w:w="1620" w:type="dxa"/>
            <w:hideMark/>
          </w:tcPr>
          <w:p w14:paraId="13C903B5"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16 bytes</w:t>
            </w:r>
          </w:p>
        </w:tc>
        <w:tc>
          <w:tcPr>
            <w:tcW w:w="3420" w:type="dxa"/>
          </w:tcPr>
          <w:p w14:paraId="219FEF8D"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CENTBP004024bbbb</w:t>
            </w:r>
          </w:p>
          <w:p w14:paraId="0FB5C1ED"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E05713D" w14:textId="77777777" w:rsidTr="00D33627">
        <w:trPr>
          <w:trHeight w:hRule="exact" w:val="360"/>
        </w:trPr>
        <w:tc>
          <w:tcPr>
            <w:tcW w:w="1341" w:type="dxa"/>
            <w:hideMark/>
          </w:tcPr>
          <w:p w14:paraId="2A162527"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21-26</w:t>
            </w:r>
          </w:p>
        </w:tc>
        <w:tc>
          <w:tcPr>
            <w:tcW w:w="2430" w:type="dxa"/>
            <w:hideMark/>
          </w:tcPr>
          <w:p w14:paraId="2E9C0111"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E</w:t>
            </w:r>
            <w:r>
              <w:rPr>
                <w:rFonts w:cs="Arial"/>
                <w:spacing w:val="4"/>
              </w:rPr>
              <w:t>m</w:t>
            </w:r>
            <w:r>
              <w:rPr>
                <w:rFonts w:cs="Arial"/>
              </w:rPr>
              <w:t>p</w:t>
            </w:r>
            <w:r>
              <w:rPr>
                <w:rFonts w:cs="Arial"/>
                <w:spacing w:val="-1"/>
              </w:rPr>
              <w:t>l</w:t>
            </w:r>
            <w:r>
              <w:rPr>
                <w:rFonts w:cs="Arial"/>
              </w:rPr>
              <w:t>o</w:t>
            </w:r>
            <w:r>
              <w:rPr>
                <w:rFonts w:cs="Arial"/>
                <w:spacing w:val="-6"/>
              </w:rPr>
              <w:t>y</w:t>
            </w:r>
            <w:r>
              <w:rPr>
                <w:rFonts w:cs="Arial"/>
              </w:rPr>
              <w:t>ee</w:t>
            </w:r>
            <w:r>
              <w:rPr>
                <w:rFonts w:cs="Arial"/>
                <w:spacing w:val="-10"/>
              </w:rPr>
              <w:t xml:space="preserve"> </w:t>
            </w:r>
            <w:r>
              <w:rPr>
                <w:rFonts w:cs="Arial"/>
              </w:rPr>
              <w:t>ID</w:t>
            </w:r>
          </w:p>
        </w:tc>
        <w:tc>
          <w:tcPr>
            <w:tcW w:w="1260" w:type="dxa"/>
            <w:hideMark/>
          </w:tcPr>
          <w:p w14:paraId="31E1AFFC"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06)</w:t>
            </w:r>
          </w:p>
        </w:tc>
        <w:tc>
          <w:tcPr>
            <w:tcW w:w="1620" w:type="dxa"/>
            <w:hideMark/>
          </w:tcPr>
          <w:p w14:paraId="3A2922F9"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6 bytes</w:t>
            </w:r>
          </w:p>
        </w:tc>
        <w:tc>
          <w:tcPr>
            <w:tcW w:w="3420" w:type="dxa"/>
          </w:tcPr>
          <w:p w14:paraId="572F8EC9"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bbbbbb</w:t>
            </w:r>
          </w:p>
          <w:p w14:paraId="5685972D"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5FC6C3EA" w14:textId="77777777" w:rsidTr="00D33627">
        <w:trPr>
          <w:trHeight w:hRule="exact" w:val="360"/>
        </w:trPr>
        <w:tc>
          <w:tcPr>
            <w:tcW w:w="1341" w:type="dxa"/>
            <w:hideMark/>
          </w:tcPr>
          <w:p w14:paraId="11D60D7A"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27-32</w:t>
            </w:r>
          </w:p>
        </w:tc>
        <w:tc>
          <w:tcPr>
            <w:tcW w:w="2430" w:type="dxa"/>
            <w:hideMark/>
          </w:tcPr>
          <w:p w14:paraId="5BCFAC67"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rPr>
              <w:t>Date</w:t>
            </w:r>
          </w:p>
        </w:tc>
        <w:tc>
          <w:tcPr>
            <w:tcW w:w="1260" w:type="dxa"/>
            <w:hideMark/>
          </w:tcPr>
          <w:p w14:paraId="4915D644"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620" w:type="dxa"/>
            <w:hideMark/>
          </w:tcPr>
          <w:p w14:paraId="65C9C94A"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420" w:type="dxa"/>
            <w:hideMark/>
          </w:tcPr>
          <w:p w14:paraId="093C0CE1"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151216</w:t>
            </w:r>
          </w:p>
        </w:tc>
      </w:tr>
      <w:tr w:rsidR="00703E89" w14:paraId="1086C561" w14:textId="77777777" w:rsidTr="00D33627">
        <w:trPr>
          <w:trHeight w:hRule="exact" w:val="360"/>
        </w:trPr>
        <w:tc>
          <w:tcPr>
            <w:tcW w:w="1341" w:type="dxa"/>
            <w:hideMark/>
          </w:tcPr>
          <w:p w14:paraId="6756E057"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33-38</w:t>
            </w:r>
          </w:p>
        </w:tc>
        <w:tc>
          <w:tcPr>
            <w:tcW w:w="2430" w:type="dxa"/>
            <w:hideMark/>
          </w:tcPr>
          <w:p w14:paraId="0AE95EDF" w14:textId="77777777" w:rsidR="00703E89" w:rsidRDefault="00703E89" w:rsidP="004B49C6">
            <w:pPr>
              <w:widowControl w:val="0"/>
              <w:autoSpaceDE w:val="0"/>
              <w:autoSpaceDN w:val="0"/>
              <w:adjustRightInd w:val="0"/>
              <w:spacing w:line="219" w:lineRule="exact"/>
              <w:ind w:left="138" w:right="-20"/>
              <w:rPr>
                <w:rFonts w:cs="Arial"/>
              </w:rPr>
            </w:pPr>
            <w:r>
              <w:rPr>
                <w:rFonts w:cs="Arial"/>
              </w:rPr>
              <w:t>Cu</w:t>
            </w:r>
            <w:r>
              <w:rPr>
                <w:rFonts w:cs="Arial"/>
                <w:spacing w:val="1"/>
              </w:rPr>
              <w:t>rr</w:t>
            </w:r>
            <w:r>
              <w:rPr>
                <w:rFonts w:cs="Arial"/>
              </w:rPr>
              <w:t>ent</w:t>
            </w:r>
            <w:r>
              <w:rPr>
                <w:rFonts w:cs="Arial"/>
                <w:spacing w:val="-8"/>
              </w:rPr>
              <w:t xml:space="preserve"> </w:t>
            </w:r>
            <w:r>
              <w:rPr>
                <w:rFonts w:cs="Arial"/>
                <w:spacing w:val="3"/>
              </w:rPr>
              <w:t>T</w:t>
            </w:r>
            <w:r>
              <w:rPr>
                <w:rFonts w:cs="Arial"/>
                <w:spacing w:val="-1"/>
              </w:rPr>
              <w:t>i</w:t>
            </w:r>
            <w:r>
              <w:rPr>
                <w:rFonts w:cs="Arial"/>
                <w:spacing w:val="4"/>
              </w:rPr>
              <w:t>m</w:t>
            </w:r>
            <w:r>
              <w:rPr>
                <w:rFonts w:cs="Arial"/>
              </w:rPr>
              <w:t>e</w:t>
            </w:r>
          </w:p>
        </w:tc>
        <w:tc>
          <w:tcPr>
            <w:tcW w:w="1260" w:type="dxa"/>
            <w:hideMark/>
          </w:tcPr>
          <w:p w14:paraId="35E94EC1"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06)</w:t>
            </w:r>
          </w:p>
        </w:tc>
        <w:tc>
          <w:tcPr>
            <w:tcW w:w="1620" w:type="dxa"/>
            <w:hideMark/>
          </w:tcPr>
          <w:p w14:paraId="527F0F5D"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6 bytes</w:t>
            </w:r>
          </w:p>
        </w:tc>
        <w:tc>
          <w:tcPr>
            <w:tcW w:w="3420" w:type="dxa"/>
          </w:tcPr>
          <w:p w14:paraId="6F7D4709"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1405153</w:t>
            </w:r>
          </w:p>
          <w:p w14:paraId="341B25D2"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p>
        </w:tc>
      </w:tr>
      <w:tr w:rsidR="00703E89" w14:paraId="3CA73EE2" w14:textId="77777777" w:rsidTr="00D33627">
        <w:trPr>
          <w:trHeight w:hRule="exact" w:val="360"/>
        </w:trPr>
        <w:tc>
          <w:tcPr>
            <w:tcW w:w="1341" w:type="dxa"/>
            <w:hideMark/>
          </w:tcPr>
          <w:p w14:paraId="1D4ED6C8"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39</w:t>
            </w:r>
          </w:p>
        </w:tc>
        <w:tc>
          <w:tcPr>
            <w:tcW w:w="2430" w:type="dxa"/>
            <w:hideMark/>
          </w:tcPr>
          <w:p w14:paraId="74928780"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3"/>
              </w:rPr>
              <w:t>T</w:t>
            </w:r>
            <w:r>
              <w:rPr>
                <w:rFonts w:cs="Arial"/>
                <w:spacing w:val="-6"/>
              </w:rPr>
              <w:t>y</w:t>
            </w:r>
            <w:r>
              <w:rPr>
                <w:rFonts w:cs="Arial"/>
              </w:rPr>
              <w:t>pe</w:t>
            </w:r>
          </w:p>
        </w:tc>
        <w:tc>
          <w:tcPr>
            <w:tcW w:w="1260" w:type="dxa"/>
            <w:hideMark/>
          </w:tcPr>
          <w:p w14:paraId="34653954"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620" w:type="dxa"/>
            <w:hideMark/>
          </w:tcPr>
          <w:p w14:paraId="2A5520DC"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420" w:type="dxa"/>
            <w:hideMark/>
          </w:tcPr>
          <w:p w14:paraId="1EDA6D7E"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A</w:t>
            </w:r>
          </w:p>
        </w:tc>
      </w:tr>
      <w:tr w:rsidR="00703E89" w14:paraId="34457EFD" w14:textId="77777777" w:rsidTr="00D33627">
        <w:trPr>
          <w:trHeight w:hRule="exact" w:val="360"/>
        </w:trPr>
        <w:tc>
          <w:tcPr>
            <w:tcW w:w="1341" w:type="dxa"/>
            <w:hideMark/>
          </w:tcPr>
          <w:p w14:paraId="77244235" w14:textId="77777777" w:rsidR="00703E89" w:rsidRDefault="00703E89" w:rsidP="00D33627">
            <w:pPr>
              <w:widowControl w:val="0"/>
              <w:autoSpaceDE w:val="0"/>
              <w:autoSpaceDN w:val="0"/>
              <w:adjustRightInd w:val="0"/>
              <w:spacing w:line="219" w:lineRule="exact"/>
              <w:ind w:left="138" w:right="-20"/>
              <w:jc w:val="center"/>
              <w:rPr>
                <w:rFonts w:cs="Arial"/>
              </w:rPr>
            </w:pPr>
            <w:r>
              <w:rPr>
                <w:rFonts w:cs="Arial"/>
              </w:rPr>
              <w:t>40</w:t>
            </w:r>
          </w:p>
        </w:tc>
        <w:tc>
          <w:tcPr>
            <w:tcW w:w="2430" w:type="dxa"/>
            <w:hideMark/>
          </w:tcPr>
          <w:p w14:paraId="450CF0DA" w14:textId="77777777" w:rsidR="00703E89" w:rsidRDefault="00703E89" w:rsidP="004B49C6">
            <w:pPr>
              <w:widowControl w:val="0"/>
              <w:autoSpaceDE w:val="0"/>
              <w:autoSpaceDN w:val="0"/>
              <w:adjustRightInd w:val="0"/>
              <w:spacing w:line="219" w:lineRule="exact"/>
              <w:ind w:left="138" w:right="-20"/>
              <w:rPr>
                <w:rFonts w:cs="Arial"/>
              </w:rPr>
            </w:pPr>
            <w:r>
              <w:rPr>
                <w:rFonts w:cs="Arial"/>
              </w:rPr>
              <w:t>Me</w:t>
            </w:r>
            <w:r>
              <w:rPr>
                <w:rFonts w:cs="Arial"/>
                <w:spacing w:val="1"/>
              </w:rPr>
              <w:t>ss</w:t>
            </w:r>
            <w:r>
              <w:rPr>
                <w:rFonts w:cs="Arial"/>
              </w:rPr>
              <w:t>age</w:t>
            </w:r>
            <w:r>
              <w:rPr>
                <w:rFonts w:cs="Arial"/>
                <w:spacing w:val="-9"/>
              </w:rPr>
              <w:t xml:space="preserve"> </w:t>
            </w:r>
            <w:r>
              <w:rPr>
                <w:rFonts w:cs="Arial"/>
                <w:spacing w:val="-1"/>
              </w:rPr>
              <w:t>S</w:t>
            </w:r>
            <w:r>
              <w:rPr>
                <w:rFonts w:cs="Arial"/>
              </w:rPr>
              <w:t>ubt</w:t>
            </w:r>
            <w:r>
              <w:rPr>
                <w:rFonts w:cs="Arial"/>
                <w:spacing w:val="-6"/>
              </w:rPr>
              <w:t>y</w:t>
            </w:r>
            <w:r>
              <w:rPr>
                <w:rFonts w:cs="Arial"/>
              </w:rPr>
              <w:t>pe</w:t>
            </w:r>
          </w:p>
        </w:tc>
        <w:tc>
          <w:tcPr>
            <w:tcW w:w="1260" w:type="dxa"/>
            <w:hideMark/>
          </w:tcPr>
          <w:p w14:paraId="1C80AFF1" w14:textId="77777777" w:rsidR="00703E89" w:rsidRDefault="00703E89" w:rsidP="00D33627">
            <w:pPr>
              <w:widowControl w:val="0"/>
              <w:autoSpaceDE w:val="0"/>
              <w:autoSpaceDN w:val="0"/>
              <w:adjustRightInd w:val="0"/>
              <w:spacing w:line="219" w:lineRule="exact"/>
              <w:ind w:left="198" w:right="-20"/>
              <w:jc w:val="center"/>
              <w:rPr>
                <w:rFonts w:cs="Arial"/>
              </w:rPr>
            </w:pPr>
            <w:r>
              <w:rPr>
                <w:rFonts w:cs="Arial"/>
                <w:spacing w:val="2"/>
              </w:rPr>
              <w:t>X</w:t>
            </w:r>
            <w:r>
              <w:rPr>
                <w:rFonts w:cs="Arial"/>
                <w:spacing w:val="1"/>
              </w:rPr>
              <w:t>(</w:t>
            </w:r>
            <w:r>
              <w:rPr>
                <w:rFonts w:cs="Arial"/>
              </w:rPr>
              <w:t>01)</w:t>
            </w:r>
          </w:p>
        </w:tc>
        <w:tc>
          <w:tcPr>
            <w:tcW w:w="1620" w:type="dxa"/>
            <w:hideMark/>
          </w:tcPr>
          <w:p w14:paraId="0FEA74BD" w14:textId="77777777" w:rsidR="00703E89" w:rsidRDefault="00703E89" w:rsidP="00D33627">
            <w:pPr>
              <w:widowControl w:val="0"/>
              <w:autoSpaceDE w:val="0"/>
              <w:autoSpaceDN w:val="0"/>
              <w:adjustRightInd w:val="0"/>
              <w:spacing w:line="219" w:lineRule="exact"/>
              <w:ind w:left="198" w:right="-20"/>
              <w:jc w:val="center"/>
              <w:rPr>
                <w:rFonts w:cs="Arial"/>
                <w:spacing w:val="2"/>
              </w:rPr>
            </w:pPr>
            <w:r>
              <w:rPr>
                <w:rFonts w:cs="Arial"/>
                <w:spacing w:val="2"/>
              </w:rPr>
              <w:t>1 byte</w:t>
            </w:r>
          </w:p>
        </w:tc>
        <w:tc>
          <w:tcPr>
            <w:tcW w:w="3420" w:type="dxa"/>
            <w:hideMark/>
          </w:tcPr>
          <w:p w14:paraId="308D3560"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O</w:t>
            </w:r>
          </w:p>
        </w:tc>
      </w:tr>
      <w:tr w:rsidR="00703E89" w14:paraId="0D34C1D2" w14:textId="77777777" w:rsidTr="00D33627">
        <w:trPr>
          <w:trHeight w:hRule="exact" w:val="360"/>
        </w:trPr>
        <w:tc>
          <w:tcPr>
            <w:tcW w:w="1341" w:type="dxa"/>
            <w:hideMark/>
          </w:tcPr>
          <w:p w14:paraId="692584F4" w14:textId="77777777" w:rsidR="00703E89" w:rsidRDefault="00703E89" w:rsidP="00D33627">
            <w:pPr>
              <w:widowControl w:val="0"/>
              <w:autoSpaceDE w:val="0"/>
              <w:autoSpaceDN w:val="0"/>
              <w:adjustRightInd w:val="0"/>
              <w:spacing w:line="219" w:lineRule="exact"/>
              <w:ind w:left="138" w:right="-20"/>
              <w:jc w:val="center"/>
              <w:rPr>
                <w:rFonts w:cs="Arial"/>
                <w:spacing w:val="3"/>
              </w:rPr>
            </w:pPr>
            <w:r>
              <w:rPr>
                <w:rFonts w:cs="Arial"/>
                <w:spacing w:val="3"/>
              </w:rPr>
              <w:t>41-42</w:t>
            </w:r>
          </w:p>
        </w:tc>
        <w:tc>
          <w:tcPr>
            <w:tcW w:w="2430" w:type="dxa"/>
            <w:hideMark/>
          </w:tcPr>
          <w:p w14:paraId="5F6A64B2"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3"/>
              </w:rPr>
              <w:t>T</w:t>
            </w:r>
            <w:r>
              <w:rPr>
                <w:rFonts w:cs="Arial"/>
                <w:spacing w:val="1"/>
              </w:rPr>
              <w:t>r</w:t>
            </w:r>
            <w:r>
              <w:rPr>
                <w:rFonts w:cs="Arial"/>
              </w:rPr>
              <w:t>an</w:t>
            </w:r>
            <w:r>
              <w:rPr>
                <w:rFonts w:cs="Arial"/>
                <w:spacing w:val="1"/>
              </w:rPr>
              <w:t>s</w:t>
            </w:r>
            <w:r>
              <w:rPr>
                <w:rFonts w:cs="Arial"/>
              </w:rPr>
              <w:t>a</w:t>
            </w:r>
            <w:r>
              <w:rPr>
                <w:rFonts w:cs="Arial"/>
                <w:spacing w:val="1"/>
              </w:rPr>
              <w:t>c</w:t>
            </w:r>
            <w:r>
              <w:rPr>
                <w:rFonts w:cs="Arial"/>
              </w:rPr>
              <w:t>t</w:t>
            </w:r>
            <w:r>
              <w:rPr>
                <w:rFonts w:cs="Arial"/>
                <w:spacing w:val="-1"/>
              </w:rPr>
              <w:t>i</w:t>
            </w:r>
            <w:r>
              <w:rPr>
                <w:rFonts w:cs="Arial"/>
              </w:rPr>
              <w:t>on</w:t>
            </w:r>
            <w:r>
              <w:rPr>
                <w:rFonts w:cs="Arial"/>
                <w:spacing w:val="-11"/>
              </w:rPr>
              <w:t xml:space="preserve"> </w:t>
            </w:r>
            <w:r>
              <w:rPr>
                <w:rFonts w:cs="Arial"/>
              </w:rPr>
              <w:t>Code</w:t>
            </w:r>
          </w:p>
        </w:tc>
        <w:tc>
          <w:tcPr>
            <w:tcW w:w="1260" w:type="dxa"/>
            <w:hideMark/>
          </w:tcPr>
          <w:p w14:paraId="0FA5FBA0"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02)</w:t>
            </w:r>
          </w:p>
        </w:tc>
        <w:tc>
          <w:tcPr>
            <w:tcW w:w="1620" w:type="dxa"/>
            <w:hideMark/>
          </w:tcPr>
          <w:p w14:paraId="6DB2DF5F"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2 bytes</w:t>
            </w:r>
          </w:p>
        </w:tc>
        <w:tc>
          <w:tcPr>
            <w:tcW w:w="3420" w:type="dxa"/>
            <w:hideMark/>
          </w:tcPr>
          <w:p w14:paraId="02302CD6" w14:textId="77777777" w:rsidR="00703E89" w:rsidRPr="00D33627" w:rsidRDefault="00703E89" w:rsidP="004B49C6">
            <w:pPr>
              <w:autoSpaceDE w:val="0"/>
              <w:autoSpaceDN w:val="0"/>
              <w:adjustRightInd w:val="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60</w:t>
            </w:r>
          </w:p>
        </w:tc>
      </w:tr>
      <w:tr w:rsidR="00703E89" w14:paraId="4E86F53C" w14:textId="77777777" w:rsidTr="00D33627">
        <w:trPr>
          <w:trHeight w:hRule="exact" w:val="360"/>
        </w:trPr>
        <w:tc>
          <w:tcPr>
            <w:tcW w:w="1341" w:type="dxa"/>
            <w:hideMark/>
          </w:tcPr>
          <w:p w14:paraId="3BFC51FC"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43</w:t>
            </w:r>
          </w:p>
        </w:tc>
        <w:tc>
          <w:tcPr>
            <w:tcW w:w="2430" w:type="dxa"/>
            <w:hideMark/>
          </w:tcPr>
          <w:p w14:paraId="59E1FFF6"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1</w:t>
            </w:r>
          </w:p>
        </w:tc>
        <w:tc>
          <w:tcPr>
            <w:tcW w:w="1260" w:type="dxa"/>
            <w:hideMark/>
          </w:tcPr>
          <w:p w14:paraId="4E255F9A"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0AD16B9E"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1F1A499E"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6EC35ADB" w14:textId="77777777" w:rsidTr="00D33627">
        <w:trPr>
          <w:trHeight w:hRule="exact" w:val="360"/>
        </w:trPr>
        <w:tc>
          <w:tcPr>
            <w:tcW w:w="1341" w:type="dxa"/>
            <w:hideMark/>
          </w:tcPr>
          <w:p w14:paraId="2A7AD989" w14:textId="77777777" w:rsidR="00703E89" w:rsidRDefault="00703E89" w:rsidP="00D33627">
            <w:pPr>
              <w:widowControl w:val="0"/>
              <w:autoSpaceDE w:val="0"/>
              <w:autoSpaceDN w:val="0"/>
              <w:adjustRightInd w:val="0"/>
              <w:spacing w:line="219" w:lineRule="exact"/>
              <w:ind w:left="138" w:right="-20"/>
              <w:jc w:val="center"/>
              <w:rPr>
                <w:rFonts w:cs="Arial"/>
                <w:spacing w:val="-1"/>
              </w:rPr>
            </w:pPr>
            <w:r>
              <w:rPr>
                <w:rFonts w:cs="Arial"/>
                <w:spacing w:val="-1"/>
              </w:rPr>
              <w:t>44</w:t>
            </w:r>
          </w:p>
        </w:tc>
        <w:tc>
          <w:tcPr>
            <w:tcW w:w="2430" w:type="dxa"/>
            <w:hideMark/>
          </w:tcPr>
          <w:p w14:paraId="45F83556" w14:textId="77777777" w:rsidR="00703E89" w:rsidRDefault="00703E89" w:rsidP="004B49C6">
            <w:pPr>
              <w:widowControl w:val="0"/>
              <w:autoSpaceDE w:val="0"/>
              <w:autoSpaceDN w:val="0"/>
              <w:adjustRightInd w:val="0"/>
              <w:spacing w:line="219" w:lineRule="exact"/>
              <w:ind w:left="138"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2</w:t>
            </w:r>
          </w:p>
        </w:tc>
        <w:tc>
          <w:tcPr>
            <w:tcW w:w="1260" w:type="dxa"/>
            <w:hideMark/>
          </w:tcPr>
          <w:p w14:paraId="5E22F28A"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7DBF9137"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3932D933" w14:textId="77777777" w:rsidR="00703E89" w:rsidRPr="00D33627" w:rsidRDefault="00703E89" w:rsidP="004B49C6">
            <w:pPr>
              <w:widowControl w:val="0"/>
              <w:autoSpaceDE w:val="0"/>
              <w:autoSpaceDN w:val="0"/>
              <w:adjustRightInd w:val="0"/>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09D5561D" w14:textId="77777777" w:rsidTr="00D33627">
        <w:trPr>
          <w:trHeight w:hRule="exact" w:val="360"/>
        </w:trPr>
        <w:tc>
          <w:tcPr>
            <w:tcW w:w="1341" w:type="dxa"/>
            <w:hideMark/>
          </w:tcPr>
          <w:p w14:paraId="578181E3"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45</w:t>
            </w:r>
          </w:p>
        </w:tc>
        <w:tc>
          <w:tcPr>
            <w:tcW w:w="2430" w:type="dxa"/>
            <w:hideMark/>
          </w:tcPr>
          <w:p w14:paraId="1E60C4E6"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P</w:t>
            </w:r>
            <w:r>
              <w:rPr>
                <w:rFonts w:cs="Arial"/>
                <w:spacing w:val="1"/>
              </w:rPr>
              <w:t>r</w:t>
            </w:r>
            <w:r>
              <w:rPr>
                <w:rFonts w:cs="Arial"/>
              </w:rPr>
              <w:t>o</w:t>
            </w:r>
            <w:r>
              <w:rPr>
                <w:rFonts w:cs="Arial"/>
                <w:spacing w:val="1"/>
              </w:rPr>
              <w:t>c</w:t>
            </w:r>
            <w:r>
              <w:rPr>
                <w:rFonts w:cs="Arial"/>
              </w:rPr>
              <w:t>e</w:t>
            </w:r>
            <w:r>
              <w:rPr>
                <w:rFonts w:cs="Arial"/>
                <w:spacing w:val="1"/>
              </w:rPr>
              <w:t>ss</w:t>
            </w:r>
            <w:r>
              <w:rPr>
                <w:rFonts w:cs="Arial"/>
                <w:spacing w:val="-1"/>
              </w:rPr>
              <w:t>i</w:t>
            </w:r>
            <w:r>
              <w:rPr>
                <w:rFonts w:cs="Arial"/>
              </w:rPr>
              <w:t>ng</w:t>
            </w:r>
            <w:r>
              <w:rPr>
                <w:rFonts w:cs="Arial"/>
                <w:spacing w:val="-11"/>
              </w:rPr>
              <w:t xml:space="preserve"> </w:t>
            </w:r>
            <w:r>
              <w:rPr>
                <w:rFonts w:cs="Arial"/>
                <w:spacing w:val="1"/>
              </w:rPr>
              <w:t>F</w:t>
            </w:r>
            <w:r>
              <w:rPr>
                <w:rFonts w:cs="Arial"/>
                <w:spacing w:val="-1"/>
              </w:rPr>
              <w:t>l</w:t>
            </w:r>
            <w:r>
              <w:rPr>
                <w:rFonts w:cs="Arial"/>
              </w:rPr>
              <w:t>ag</w:t>
            </w:r>
            <w:r>
              <w:rPr>
                <w:rFonts w:cs="Arial"/>
                <w:spacing w:val="-5"/>
              </w:rPr>
              <w:t xml:space="preserve"> </w:t>
            </w:r>
            <w:r>
              <w:rPr>
                <w:rFonts w:cs="Arial"/>
              </w:rPr>
              <w:t>3</w:t>
            </w:r>
          </w:p>
        </w:tc>
        <w:tc>
          <w:tcPr>
            <w:tcW w:w="1260" w:type="dxa"/>
            <w:hideMark/>
          </w:tcPr>
          <w:p w14:paraId="016E6075"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01)</w:t>
            </w:r>
          </w:p>
        </w:tc>
        <w:tc>
          <w:tcPr>
            <w:tcW w:w="1620" w:type="dxa"/>
            <w:hideMark/>
          </w:tcPr>
          <w:p w14:paraId="02772520"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1 byte</w:t>
            </w:r>
          </w:p>
        </w:tc>
        <w:tc>
          <w:tcPr>
            <w:tcW w:w="3420" w:type="dxa"/>
            <w:hideMark/>
          </w:tcPr>
          <w:p w14:paraId="2FD7EE15"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w:t>
            </w:r>
          </w:p>
        </w:tc>
      </w:tr>
      <w:tr w:rsidR="00703E89" w14:paraId="6EC07BF1" w14:textId="77777777" w:rsidTr="00D33627">
        <w:trPr>
          <w:trHeight w:hRule="exact" w:val="360"/>
        </w:trPr>
        <w:tc>
          <w:tcPr>
            <w:tcW w:w="1341" w:type="dxa"/>
            <w:hideMark/>
          </w:tcPr>
          <w:p w14:paraId="58553D62" w14:textId="77777777" w:rsidR="00703E89" w:rsidRDefault="00703E89" w:rsidP="00D33627">
            <w:pPr>
              <w:widowControl w:val="0"/>
              <w:autoSpaceDE w:val="0"/>
              <w:autoSpaceDN w:val="0"/>
              <w:adjustRightInd w:val="0"/>
              <w:spacing w:line="219" w:lineRule="exact"/>
              <w:ind w:left="142" w:right="-20"/>
              <w:jc w:val="center"/>
              <w:rPr>
                <w:rFonts w:cs="Arial"/>
                <w:spacing w:val="-1"/>
              </w:rPr>
            </w:pPr>
            <w:r>
              <w:rPr>
                <w:rFonts w:cs="Arial"/>
                <w:spacing w:val="-1"/>
              </w:rPr>
              <w:t>46-48</w:t>
            </w:r>
          </w:p>
        </w:tc>
        <w:tc>
          <w:tcPr>
            <w:tcW w:w="2430" w:type="dxa"/>
            <w:hideMark/>
          </w:tcPr>
          <w:p w14:paraId="5920CC8D" w14:textId="77777777" w:rsidR="00703E89" w:rsidRDefault="00703E89" w:rsidP="004B49C6">
            <w:pPr>
              <w:widowControl w:val="0"/>
              <w:autoSpaceDE w:val="0"/>
              <w:autoSpaceDN w:val="0"/>
              <w:adjustRightInd w:val="0"/>
              <w:spacing w:line="219" w:lineRule="exact"/>
              <w:ind w:left="142" w:right="-20"/>
              <w:rPr>
                <w:rFonts w:cs="Arial"/>
              </w:rPr>
            </w:pPr>
            <w:r>
              <w:rPr>
                <w:rFonts w:cs="Arial"/>
                <w:spacing w:val="-1"/>
              </w:rPr>
              <w:t>Response Code</w:t>
            </w:r>
          </w:p>
        </w:tc>
        <w:tc>
          <w:tcPr>
            <w:tcW w:w="1260" w:type="dxa"/>
            <w:hideMark/>
          </w:tcPr>
          <w:p w14:paraId="5A542D9D"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rPr>
              <w:t>9</w:t>
            </w:r>
            <w:r>
              <w:rPr>
                <w:rFonts w:cs="Arial"/>
                <w:spacing w:val="1"/>
              </w:rPr>
              <w:t>(</w:t>
            </w:r>
            <w:r>
              <w:rPr>
                <w:rFonts w:cs="Arial"/>
              </w:rPr>
              <w:t>03)</w:t>
            </w:r>
          </w:p>
        </w:tc>
        <w:tc>
          <w:tcPr>
            <w:tcW w:w="1620" w:type="dxa"/>
            <w:hideMark/>
          </w:tcPr>
          <w:p w14:paraId="6A66CB8E" w14:textId="77777777" w:rsidR="00703E89" w:rsidRDefault="00703E89" w:rsidP="00D33627">
            <w:pPr>
              <w:widowControl w:val="0"/>
              <w:autoSpaceDE w:val="0"/>
              <w:autoSpaceDN w:val="0"/>
              <w:adjustRightInd w:val="0"/>
              <w:spacing w:line="219" w:lineRule="exact"/>
              <w:ind w:left="210" w:right="-20"/>
              <w:jc w:val="center"/>
              <w:rPr>
                <w:rFonts w:cs="Arial"/>
              </w:rPr>
            </w:pPr>
            <w:r>
              <w:rPr>
                <w:rFonts w:cs="Arial"/>
                <w:spacing w:val="2"/>
              </w:rPr>
              <w:t>3 bytes</w:t>
            </w:r>
          </w:p>
        </w:tc>
        <w:tc>
          <w:tcPr>
            <w:tcW w:w="3420" w:type="dxa"/>
            <w:hideMark/>
          </w:tcPr>
          <w:p w14:paraId="049BF988" w14:textId="77777777" w:rsidR="00703E89" w:rsidRPr="00D33627" w:rsidRDefault="00703E89" w:rsidP="004B49C6">
            <w:pPr>
              <w:widowControl w:val="0"/>
              <w:autoSpaceDE w:val="0"/>
              <w:autoSpaceDN w:val="0"/>
              <w:adjustRightInd w:val="0"/>
              <w:spacing w:line="219" w:lineRule="exact"/>
              <w:ind w:right="-20"/>
              <w:jc w:val="center"/>
              <w:rPr>
                <w:rFonts w:ascii="Courier New" w:hAnsi="Courier New" w:cs="Courier New"/>
                <w:b/>
                <w:color w:val="538135" w:themeColor="accent3"/>
                <w:sz w:val="18"/>
                <w:szCs w:val="18"/>
              </w:rPr>
            </w:pPr>
            <w:r w:rsidRPr="00D33627">
              <w:rPr>
                <w:rFonts w:ascii="Courier New" w:hAnsi="Courier New" w:cs="Courier New"/>
                <w:b/>
                <w:color w:val="538135" w:themeColor="accent3"/>
                <w:sz w:val="18"/>
                <w:szCs w:val="18"/>
              </w:rPr>
              <w:t>007</w:t>
            </w:r>
          </w:p>
        </w:tc>
      </w:tr>
    </w:tbl>
    <w:p w14:paraId="695FCCD3" w14:textId="77777777" w:rsidR="00703E89" w:rsidRDefault="00703E89" w:rsidP="00D33627">
      <w:pPr>
        <w:pBdr>
          <w:between w:val="single" w:sz="4" w:space="1" w:color="auto"/>
        </w:pBdr>
        <w:autoSpaceDE w:val="0"/>
        <w:autoSpaceDN w:val="0"/>
        <w:adjustRightInd w:val="0"/>
        <w:rPr>
          <w:rFonts w:cs="Arial"/>
        </w:rPr>
      </w:pPr>
    </w:p>
    <w:tbl>
      <w:tblPr>
        <w:tblW w:w="9990" w:type="dxa"/>
        <w:tblInd w:w="10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2160"/>
        <w:gridCol w:w="1440"/>
        <w:gridCol w:w="1710"/>
        <w:gridCol w:w="3420"/>
      </w:tblGrid>
      <w:tr w:rsidR="00703E89" w14:paraId="238B352A" w14:textId="77777777" w:rsidTr="0079009D">
        <w:tc>
          <w:tcPr>
            <w:tcW w:w="1260" w:type="dxa"/>
            <w:hideMark/>
          </w:tcPr>
          <w:p w14:paraId="1B41B9A9" w14:textId="77777777" w:rsidR="00703E89" w:rsidRDefault="00703E89" w:rsidP="00D33627">
            <w:pPr>
              <w:spacing w:line="240" w:lineRule="atLeast"/>
              <w:jc w:val="center"/>
              <w:rPr>
                <w:b/>
                <w:snapToGrid w:val="0"/>
                <w:color w:val="000000"/>
              </w:rPr>
            </w:pPr>
            <w:r>
              <w:rPr>
                <w:b/>
                <w:snapToGrid w:val="0"/>
                <w:color w:val="000000"/>
              </w:rPr>
              <w:t xml:space="preserve">SPDH </w:t>
            </w:r>
          </w:p>
          <w:p w14:paraId="437C374D" w14:textId="77777777" w:rsidR="00703E89" w:rsidRDefault="00703E89" w:rsidP="00D33627">
            <w:pPr>
              <w:spacing w:line="240" w:lineRule="atLeast"/>
              <w:jc w:val="center"/>
              <w:rPr>
                <w:b/>
                <w:snapToGrid w:val="0"/>
                <w:color w:val="000000"/>
              </w:rPr>
            </w:pPr>
            <w:r>
              <w:rPr>
                <w:b/>
                <w:snapToGrid w:val="0"/>
                <w:color w:val="000000"/>
              </w:rPr>
              <w:t>FID/SFID</w:t>
            </w:r>
          </w:p>
        </w:tc>
        <w:tc>
          <w:tcPr>
            <w:tcW w:w="2160" w:type="dxa"/>
            <w:hideMark/>
          </w:tcPr>
          <w:p w14:paraId="0F625393" w14:textId="77777777" w:rsidR="00703E89" w:rsidRDefault="00703E89" w:rsidP="00D33627">
            <w:pPr>
              <w:pBdr>
                <w:between w:val="single" w:sz="4" w:space="1" w:color="auto"/>
              </w:pBdr>
              <w:spacing w:line="240" w:lineRule="atLeast"/>
              <w:jc w:val="center"/>
              <w:rPr>
                <w:b/>
                <w:snapToGrid w:val="0"/>
                <w:color w:val="000000"/>
              </w:rPr>
            </w:pPr>
            <w:r>
              <w:rPr>
                <w:b/>
                <w:snapToGrid w:val="0"/>
                <w:color w:val="000000"/>
              </w:rPr>
              <w:t>Field Name</w:t>
            </w:r>
          </w:p>
        </w:tc>
        <w:tc>
          <w:tcPr>
            <w:tcW w:w="1440" w:type="dxa"/>
            <w:hideMark/>
          </w:tcPr>
          <w:p w14:paraId="4A2CF6A2" w14:textId="77777777" w:rsidR="00703E89" w:rsidRDefault="00703E89" w:rsidP="00D33627">
            <w:pPr>
              <w:pBdr>
                <w:between w:val="single" w:sz="4" w:space="1" w:color="auto"/>
              </w:pBdr>
              <w:spacing w:line="240" w:lineRule="atLeast"/>
              <w:jc w:val="center"/>
              <w:rPr>
                <w:b/>
                <w:snapToGrid w:val="0"/>
                <w:color w:val="000000"/>
              </w:rPr>
            </w:pPr>
            <w:r>
              <w:rPr>
                <w:b/>
                <w:snapToGrid w:val="0"/>
                <w:color w:val="000000"/>
              </w:rPr>
              <w:t>Picture</w:t>
            </w:r>
          </w:p>
        </w:tc>
        <w:tc>
          <w:tcPr>
            <w:tcW w:w="1710" w:type="dxa"/>
            <w:hideMark/>
          </w:tcPr>
          <w:p w14:paraId="39FE8296" w14:textId="77777777" w:rsidR="00703E89" w:rsidRDefault="00703E89" w:rsidP="00D33627">
            <w:pPr>
              <w:pBdr>
                <w:between w:val="single" w:sz="4" w:space="1" w:color="auto"/>
              </w:pBdr>
              <w:spacing w:line="240" w:lineRule="atLeast"/>
              <w:jc w:val="center"/>
              <w:rPr>
                <w:b/>
                <w:snapToGrid w:val="0"/>
                <w:color w:val="000000"/>
              </w:rPr>
            </w:pPr>
            <w:r>
              <w:rPr>
                <w:b/>
                <w:snapToGrid w:val="0"/>
                <w:color w:val="000000"/>
              </w:rPr>
              <w:t>Length</w:t>
            </w:r>
          </w:p>
        </w:tc>
        <w:tc>
          <w:tcPr>
            <w:tcW w:w="3420" w:type="dxa"/>
            <w:hideMark/>
          </w:tcPr>
          <w:p w14:paraId="73E4973F" w14:textId="77777777" w:rsidR="00703E89" w:rsidRDefault="00703E89" w:rsidP="00D33627">
            <w:pPr>
              <w:pBdr>
                <w:between w:val="single" w:sz="4" w:space="1" w:color="auto"/>
              </w:pBdr>
              <w:spacing w:line="240" w:lineRule="atLeast"/>
              <w:jc w:val="center"/>
              <w:rPr>
                <w:b/>
                <w:snapToGrid w:val="0"/>
                <w:color w:val="000000"/>
              </w:rPr>
            </w:pPr>
            <w:r>
              <w:rPr>
                <w:b/>
                <w:snapToGrid w:val="0"/>
                <w:color w:val="000000"/>
              </w:rPr>
              <w:t>Data</w:t>
            </w:r>
          </w:p>
        </w:tc>
      </w:tr>
      <w:tr w:rsidR="00703E89" w14:paraId="4612242D" w14:textId="77777777" w:rsidTr="0079009D">
        <w:tc>
          <w:tcPr>
            <w:tcW w:w="1260" w:type="dxa"/>
            <w:hideMark/>
          </w:tcPr>
          <w:p w14:paraId="2E8347AD" w14:textId="77777777" w:rsidR="00703E89" w:rsidRDefault="00703E89" w:rsidP="00D33627">
            <w:pPr>
              <w:pBdr>
                <w:between w:val="single" w:sz="4" w:space="1" w:color="auto"/>
              </w:pBdr>
              <w:spacing w:line="240" w:lineRule="atLeast"/>
              <w:jc w:val="center"/>
              <w:rPr>
                <w:snapToGrid w:val="0"/>
                <w:color w:val="000000"/>
              </w:rPr>
            </w:pPr>
            <w:r>
              <w:rPr>
                <w:snapToGrid w:val="0"/>
                <w:color w:val="000000"/>
              </w:rPr>
              <w:t>h</w:t>
            </w:r>
          </w:p>
        </w:tc>
        <w:tc>
          <w:tcPr>
            <w:tcW w:w="2160" w:type="dxa"/>
            <w:hideMark/>
          </w:tcPr>
          <w:p w14:paraId="7D619342" w14:textId="77777777" w:rsidR="00703E89" w:rsidRDefault="00703E89" w:rsidP="00D33627">
            <w:pPr>
              <w:pBdr>
                <w:between w:val="single" w:sz="4" w:space="1" w:color="auto"/>
              </w:pBdr>
              <w:spacing w:line="240" w:lineRule="atLeast"/>
              <w:rPr>
                <w:snapToGrid w:val="0"/>
                <w:color w:val="000000"/>
              </w:rPr>
            </w:pPr>
            <w:r>
              <w:rPr>
                <w:snapToGrid w:val="0"/>
                <w:color w:val="000000"/>
              </w:rPr>
              <w:t>Sequence number</w:t>
            </w:r>
          </w:p>
        </w:tc>
        <w:tc>
          <w:tcPr>
            <w:tcW w:w="1440" w:type="dxa"/>
            <w:hideMark/>
          </w:tcPr>
          <w:p w14:paraId="235B3BE5" w14:textId="77777777" w:rsidR="00703E89" w:rsidRDefault="00703E89" w:rsidP="00D33627">
            <w:pPr>
              <w:pBdr>
                <w:between w:val="single" w:sz="4" w:space="1" w:color="auto"/>
              </w:pBdr>
              <w:spacing w:line="240" w:lineRule="atLeast"/>
              <w:rPr>
                <w:snapToGrid w:val="0"/>
                <w:color w:val="000000"/>
              </w:rPr>
            </w:pPr>
            <w:r>
              <w:rPr>
                <w:snapToGrid w:val="0"/>
                <w:color w:val="000000"/>
              </w:rPr>
              <w:t>X(10)</w:t>
            </w:r>
          </w:p>
        </w:tc>
        <w:tc>
          <w:tcPr>
            <w:tcW w:w="1710" w:type="dxa"/>
            <w:hideMark/>
          </w:tcPr>
          <w:p w14:paraId="7E158FD6" w14:textId="77777777" w:rsidR="00703E89" w:rsidRDefault="00703E89" w:rsidP="00D33627">
            <w:pPr>
              <w:pBdr>
                <w:between w:val="single" w:sz="4" w:space="1" w:color="auto"/>
              </w:pBdr>
              <w:spacing w:line="240" w:lineRule="atLeast"/>
              <w:rPr>
                <w:snapToGrid w:val="0"/>
                <w:color w:val="000000"/>
              </w:rPr>
            </w:pPr>
            <w:r>
              <w:rPr>
                <w:snapToGrid w:val="0"/>
                <w:color w:val="000000"/>
              </w:rPr>
              <w:t>10 bytes</w:t>
            </w:r>
          </w:p>
        </w:tc>
        <w:tc>
          <w:tcPr>
            <w:tcW w:w="3420" w:type="dxa"/>
            <w:hideMark/>
          </w:tcPr>
          <w:p w14:paraId="1C3C082B" w14:textId="77777777" w:rsidR="00703E89" w:rsidRPr="0079009D" w:rsidRDefault="00703E89" w:rsidP="00D33627">
            <w:pPr>
              <w:pBdr>
                <w:between w:val="single" w:sz="4" w:space="1" w:color="auto"/>
              </w:pBdr>
              <w:autoSpaceDE w:val="0"/>
              <w:autoSpaceDN w:val="0"/>
              <w:adjustRightInd w:val="0"/>
              <w:jc w:val="center"/>
              <w:rPr>
                <w:rFonts w:ascii="Courier New" w:hAnsi="Courier New" w:cs="Courier New"/>
                <w:b/>
                <w:snapToGrid w:val="0"/>
                <w:color w:val="538135" w:themeColor="accent3"/>
                <w:sz w:val="18"/>
                <w:szCs w:val="18"/>
              </w:rPr>
            </w:pPr>
            <w:r w:rsidRPr="0079009D">
              <w:rPr>
                <w:rFonts w:ascii="Courier New" w:hAnsi="Courier New" w:cs="Courier New"/>
                <w:b/>
                <w:color w:val="538135" w:themeColor="accent3"/>
                <w:sz w:val="18"/>
                <w:szCs w:val="18"/>
              </w:rPr>
              <w:t>1ch0010470140</w:t>
            </w:r>
          </w:p>
        </w:tc>
      </w:tr>
      <w:tr w:rsidR="00703E89" w14:paraId="07D203C7" w14:textId="77777777" w:rsidTr="0079009D">
        <w:tc>
          <w:tcPr>
            <w:tcW w:w="1260" w:type="dxa"/>
            <w:hideMark/>
          </w:tcPr>
          <w:p w14:paraId="4102A1EC" w14:textId="77777777" w:rsidR="00703E89" w:rsidRDefault="00703E89" w:rsidP="00D33627">
            <w:pPr>
              <w:pBdr>
                <w:between w:val="single" w:sz="4" w:space="1" w:color="auto"/>
              </w:pBdr>
              <w:spacing w:line="240" w:lineRule="atLeast"/>
              <w:jc w:val="center"/>
              <w:rPr>
                <w:snapToGrid w:val="0"/>
                <w:color w:val="000000"/>
              </w:rPr>
            </w:pPr>
            <w:r>
              <w:rPr>
                <w:snapToGrid w:val="0"/>
                <w:color w:val="000000"/>
              </w:rPr>
              <w:t>g</w:t>
            </w:r>
          </w:p>
        </w:tc>
        <w:tc>
          <w:tcPr>
            <w:tcW w:w="2160" w:type="dxa"/>
            <w:hideMark/>
          </w:tcPr>
          <w:p w14:paraId="1D0AB0D4" w14:textId="77777777" w:rsidR="00703E89" w:rsidRDefault="00703E89" w:rsidP="00D33627">
            <w:pPr>
              <w:pBdr>
                <w:between w:val="single" w:sz="4" w:space="1" w:color="auto"/>
              </w:pBdr>
              <w:spacing w:line="240" w:lineRule="atLeast"/>
              <w:rPr>
                <w:snapToGrid w:val="0"/>
                <w:color w:val="000000"/>
              </w:rPr>
            </w:pPr>
            <w:r>
              <w:rPr>
                <w:snapToGrid w:val="0"/>
                <w:color w:val="000000"/>
              </w:rPr>
              <w:t>Response display</w:t>
            </w:r>
          </w:p>
        </w:tc>
        <w:tc>
          <w:tcPr>
            <w:tcW w:w="1440" w:type="dxa"/>
            <w:hideMark/>
          </w:tcPr>
          <w:p w14:paraId="3E2E838A" w14:textId="77777777" w:rsidR="00703E89" w:rsidRDefault="00703E89" w:rsidP="00D33627">
            <w:pPr>
              <w:pBdr>
                <w:between w:val="single" w:sz="4" w:space="1" w:color="auto"/>
              </w:pBdr>
              <w:spacing w:line="240" w:lineRule="atLeast"/>
              <w:rPr>
                <w:snapToGrid w:val="0"/>
                <w:color w:val="000000"/>
              </w:rPr>
            </w:pPr>
            <w:r>
              <w:rPr>
                <w:snapToGrid w:val="0"/>
                <w:color w:val="000000"/>
              </w:rPr>
              <w:t>X(48)</w:t>
            </w:r>
          </w:p>
        </w:tc>
        <w:tc>
          <w:tcPr>
            <w:tcW w:w="1710" w:type="dxa"/>
            <w:hideMark/>
          </w:tcPr>
          <w:p w14:paraId="19792CC3" w14:textId="77777777" w:rsidR="00703E89" w:rsidRDefault="00703E89" w:rsidP="00D33627">
            <w:pPr>
              <w:pBdr>
                <w:between w:val="single" w:sz="4" w:space="1" w:color="auto"/>
              </w:pBdr>
              <w:spacing w:line="240" w:lineRule="atLeast"/>
              <w:rPr>
                <w:snapToGrid w:val="0"/>
                <w:color w:val="000000"/>
              </w:rPr>
            </w:pPr>
            <w:r>
              <w:rPr>
                <w:snapToGrid w:val="0"/>
                <w:color w:val="000000"/>
              </w:rPr>
              <w:t>1 to 48 bytes</w:t>
            </w:r>
          </w:p>
        </w:tc>
        <w:tc>
          <w:tcPr>
            <w:tcW w:w="3420" w:type="dxa"/>
            <w:hideMark/>
          </w:tcPr>
          <w:p w14:paraId="58B6F055" w14:textId="77777777" w:rsidR="00703E89" w:rsidRPr="0079009D" w:rsidRDefault="00703E89" w:rsidP="0079009D">
            <w:pPr>
              <w:autoSpaceDE w:val="0"/>
              <w:autoSpaceDN w:val="0"/>
              <w:adjustRightInd w:val="0"/>
              <w:rPr>
                <w:rFonts w:ascii="Courier New" w:hAnsi="Courier New" w:cs="Courier New"/>
                <w:b/>
                <w:color w:val="538135" w:themeColor="accent3"/>
                <w:sz w:val="18"/>
                <w:szCs w:val="18"/>
                <w:lang w:val="fr-CA"/>
              </w:rPr>
            </w:pPr>
            <w:r w:rsidRPr="0079009D">
              <w:rPr>
                <w:rFonts w:ascii="Courier New" w:hAnsi="Courier New" w:cs="Courier New"/>
                <w:b/>
                <w:color w:val="538135" w:themeColor="accent3"/>
                <w:sz w:val="18"/>
                <w:szCs w:val="18"/>
              </w:rPr>
              <w:t>1cg</w:t>
            </w:r>
            <w:r w:rsidRPr="0079009D">
              <w:rPr>
                <w:rFonts w:ascii="Courier New" w:hAnsi="Courier New" w:cs="Courier New"/>
                <w:b/>
                <w:color w:val="538135" w:themeColor="accent3"/>
                <w:sz w:val="18"/>
                <w:szCs w:val="18"/>
                <w:lang w:val="fr-CA"/>
              </w:rPr>
              <w:t>APPROUVE        ADMIN TRAN</w:t>
            </w:r>
          </w:p>
          <w:p w14:paraId="7D2ECF42" w14:textId="77777777" w:rsidR="00703E89" w:rsidRPr="0079009D" w:rsidRDefault="00703E89" w:rsidP="00D33627">
            <w:pPr>
              <w:pBdr>
                <w:between w:val="single" w:sz="4" w:space="1" w:color="auto"/>
              </w:pBdr>
              <w:autoSpaceDE w:val="0"/>
              <w:autoSpaceDN w:val="0"/>
              <w:adjustRightInd w:val="0"/>
              <w:rPr>
                <w:rFonts w:ascii="Courier New" w:hAnsi="Courier New" w:cs="Courier New"/>
                <w:b/>
                <w:snapToGrid w:val="0"/>
                <w:color w:val="538135" w:themeColor="accent3"/>
                <w:sz w:val="18"/>
                <w:szCs w:val="18"/>
              </w:rPr>
            </w:pPr>
            <w:r w:rsidRPr="0079009D">
              <w:rPr>
                <w:rFonts w:ascii="Courier New" w:hAnsi="Courier New" w:cs="Courier New"/>
                <w:color w:val="538135" w:themeColor="accent3"/>
                <w:sz w:val="18"/>
                <w:szCs w:val="18"/>
                <w:lang w:val="fr-CA"/>
              </w:rPr>
              <w:t xml:space="preserve">          </w:t>
            </w:r>
          </w:p>
        </w:tc>
      </w:tr>
    </w:tbl>
    <w:p w14:paraId="1EE792E1" w14:textId="77777777" w:rsidR="00703E89" w:rsidRDefault="00703E89" w:rsidP="00703E89">
      <w:pPr>
        <w:autoSpaceDE w:val="0"/>
        <w:autoSpaceDN w:val="0"/>
        <w:adjustRightInd w:val="0"/>
      </w:pPr>
    </w:p>
    <w:p w14:paraId="34FA944F" w14:textId="77777777" w:rsidR="00667A66" w:rsidRDefault="00667A66">
      <w:r>
        <w:br w:type="page"/>
      </w:r>
    </w:p>
    <w:p w14:paraId="0C187AFC" w14:textId="77777777" w:rsidR="00667A66" w:rsidRPr="00664394" w:rsidRDefault="00667A66" w:rsidP="0008759F">
      <w:pPr>
        <w:pStyle w:val="Heading2"/>
      </w:pPr>
      <w:bookmarkStart w:id="3015" w:name="_Toc126079382"/>
      <w:r w:rsidRPr="00664394">
        <w:lastRenderedPageBreak/>
        <w:t>Transaction Request for Instant Credit</w:t>
      </w:r>
      <w:bookmarkEnd w:id="3015"/>
    </w:p>
    <w:p w14:paraId="2232D8AF" w14:textId="77777777" w:rsidR="00C21BB6" w:rsidRDefault="00C21BB6" w:rsidP="003028AB">
      <w:pPr>
        <w:pStyle w:val="NoSpacing"/>
      </w:pPr>
    </w:p>
    <w:p w14:paraId="13AF81D3" w14:textId="77777777" w:rsidR="00667A66" w:rsidRDefault="00667A66" w:rsidP="0008759F">
      <w:pPr>
        <w:pStyle w:val="Heading3"/>
        <w:rPr>
          <w:lang w:val="en-029"/>
        </w:rPr>
      </w:pPr>
      <w:r w:rsidRPr="0007425B">
        <w:rPr>
          <w:lang w:val="en-029"/>
        </w:rPr>
        <w:t>Instant Credit Request 176 Bytes</w:t>
      </w:r>
    </w:p>
    <w:p w14:paraId="4F1443BC" w14:textId="77777777" w:rsidR="0079009D" w:rsidRPr="0079009D" w:rsidRDefault="0079009D" w:rsidP="0079009D">
      <w:pPr>
        <w:rPr>
          <w:lang w:val="en-029"/>
        </w:rPr>
      </w:pPr>
    </w:p>
    <w:p w14:paraId="57775318" w14:textId="77777777" w:rsidR="00667A66"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2016/08/23 18:37:19.738 I-100001 TCPCOM3   TDSPDH1 :*  TDATA D(176,01i0100FS2033803801    2016-08-2318-37-1801       ~1cA200050441~1cB****************~1cC</w:t>
      </w:r>
      <w:r>
        <w:rPr>
          <w:rFonts w:ascii="Courier New" w:hAnsi="Courier New" w:cs="Courier New"/>
          <w:sz w:val="16"/>
          <w:szCs w:val="16"/>
        </w:rPr>
        <w:t>PARSON</w:t>
      </w:r>
      <w:r w:rsidRPr="00FA00BD">
        <w:rPr>
          <w:rFonts w:ascii="Courier New" w:hAnsi="Courier New" w:cs="Courier New"/>
          <w:sz w:val="16"/>
          <w:szCs w:val="16"/>
        </w:rPr>
        <w:t>~1cDADAM~1cEJ.MR~1cF1995-05-20~1cG6</w:t>
      </w:r>
      <w:r>
        <w:rPr>
          <w:rFonts w:ascii="Courier New" w:hAnsi="Courier New" w:cs="Courier New"/>
          <w:sz w:val="16"/>
          <w:szCs w:val="16"/>
        </w:rPr>
        <w:t>994564422</w:t>
      </w:r>
      <w:r w:rsidRPr="00FA00BD">
        <w:rPr>
          <w:rFonts w:ascii="Courier New" w:hAnsi="Courier New" w:cs="Courier New"/>
          <w:sz w:val="16"/>
          <w:szCs w:val="16"/>
        </w:rPr>
        <w:t>~1cIN~1cK9131~1Cl6</w:t>
      </w:r>
      <w:r>
        <w:rPr>
          <w:rFonts w:ascii="Courier New" w:hAnsi="Courier New" w:cs="Courier New"/>
          <w:sz w:val="16"/>
          <w:szCs w:val="16"/>
        </w:rPr>
        <w:t>994564422</w:t>
      </w:r>
      <w:r w:rsidRPr="00FA00BD">
        <w:rPr>
          <w:rFonts w:ascii="Courier New" w:hAnsi="Courier New" w:cs="Courier New"/>
          <w:sz w:val="16"/>
          <w:szCs w:val="16"/>
        </w:rPr>
        <w:t>~1cN1800~1cP00~1cUen~1cVen~1cZ20338038   ) N(7,TDSPDH1 -&gt; DRFTSPDH)</w:t>
      </w:r>
    </w:p>
    <w:p w14:paraId="17BBAAB8" w14:textId="77777777" w:rsidR="00667A66" w:rsidRDefault="00667A66" w:rsidP="00667A66">
      <w:pPr>
        <w:spacing w:line="360" w:lineRule="auto"/>
        <w:rPr>
          <w:lang w:val="en-029"/>
        </w:rPr>
      </w:pPr>
    </w:p>
    <w:p w14:paraId="15911702" w14:textId="77777777" w:rsidR="00667A66" w:rsidRDefault="00667A66" w:rsidP="00667A66">
      <w:r w:rsidRPr="00B27BE5">
        <w:t>Note: "~1c" is Hex Character "1C", only 1 byte representation.</w:t>
      </w:r>
    </w:p>
    <w:p w14:paraId="7A2C6A1C" w14:textId="77777777" w:rsidR="00667A66" w:rsidRDefault="00667A66" w:rsidP="00667A66"/>
    <w:p w14:paraId="14EFB1D4" w14:textId="77777777" w:rsidR="00667A66" w:rsidRDefault="00667A66" w:rsidP="00667A66">
      <w:pPr>
        <w:rPr>
          <w:b/>
          <w:bCs/>
          <w:color w:val="538135" w:themeColor="accent3"/>
        </w:rPr>
      </w:pPr>
      <w:r w:rsidRPr="0079009D">
        <w:rPr>
          <w:b/>
          <w:bCs/>
          <w:color w:val="538135" w:themeColor="accent3"/>
        </w:rPr>
        <w:t>Header</w:t>
      </w:r>
    </w:p>
    <w:p w14:paraId="4A85DD05" w14:textId="77777777" w:rsidR="0079009D" w:rsidRPr="0079009D" w:rsidRDefault="0079009D" w:rsidP="00667A66">
      <w:pPr>
        <w:rPr>
          <w:b/>
          <w:bCs/>
          <w:color w:val="538135" w:themeColor="accent3"/>
        </w:rPr>
      </w:pPr>
    </w:p>
    <w:p w14:paraId="0C7CDBD7" w14:textId="77777777" w:rsidR="00667A66" w:rsidRPr="0007425B" w:rsidRDefault="00667A66" w:rsidP="00667A66">
      <w:pPr>
        <w:autoSpaceDE w:val="0"/>
        <w:autoSpaceDN w:val="0"/>
        <w:adjustRightInd w:val="0"/>
        <w:rPr>
          <w:rFonts w:ascii="Courier New" w:hAnsi="Courier New" w:cs="Courier New"/>
          <w:sz w:val="16"/>
          <w:szCs w:val="16"/>
          <w:u w:val="single"/>
        </w:rPr>
      </w:pPr>
      <w:r w:rsidRPr="0007425B">
        <w:rPr>
          <w:rFonts w:ascii="Courier New" w:hAnsi="Courier New" w:cs="Courier New"/>
          <w:sz w:val="16"/>
          <w:szCs w:val="16"/>
          <w:u w:val="single"/>
        </w:rPr>
        <w:t>12345678901234567890123456789012345678901234567890</w:t>
      </w:r>
    </w:p>
    <w:p w14:paraId="2D0A8479" w14:textId="77777777" w:rsidR="00667A66" w:rsidRPr="0007425B" w:rsidRDefault="00667A66" w:rsidP="00667A66">
      <w:pPr>
        <w:rPr>
          <w:sz w:val="16"/>
          <w:szCs w:val="16"/>
        </w:rPr>
      </w:pPr>
      <w:r w:rsidRPr="0007425B">
        <w:rPr>
          <w:rFonts w:ascii="Courier New" w:hAnsi="Courier New" w:cs="Courier New"/>
          <w:sz w:val="16"/>
          <w:szCs w:val="16"/>
        </w:rPr>
        <w:t xml:space="preserve">01i0100FS2033803801    2016-08-2318-37-1801       </w:t>
      </w:r>
      <w:r w:rsidRPr="00FA00BD">
        <w:rPr>
          <w:rFonts w:ascii="Courier New" w:hAnsi="Courier New" w:cs="Courier New"/>
          <w:sz w:val="16"/>
          <w:szCs w:val="16"/>
        </w:rPr>
        <w:t>~1c</w:t>
      </w:r>
    </w:p>
    <w:p w14:paraId="0788E6BC" w14:textId="77777777" w:rsidR="00667A66" w:rsidRPr="00B27BE5" w:rsidRDefault="00667A66" w:rsidP="00667A66"/>
    <w:p w14:paraId="2A08666E"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Header='01i0100'</w:t>
      </w:r>
    </w:p>
    <w:p w14:paraId="1F4E6347"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Spdh Term ID='FS2033803801    '</w:t>
      </w:r>
    </w:p>
    <w:p w14:paraId="1D43620D"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Date='2016-08-23'</w:t>
      </w:r>
    </w:p>
    <w:p w14:paraId="3D155C99"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Time='18-37-18'</w:t>
      </w:r>
    </w:p>
    <w:p w14:paraId="778E252E" w14:textId="77777777" w:rsidR="00667A66" w:rsidRPr="00A70080"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fr-CA"/>
        </w:rPr>
      </w:pPr>
      <w:r w:rsidRPr="00FA00BD">
        <w:rPr>
          <w:rFonts w:ascii="Courier New" w:hAnsi="Courier New" w:cs="Courier New"/>
          <w:sz w:val="16"/>
          <w:szCs w:val="16"/>
        </w:rPr>
        <w:t xml:space="preserve">                                            </w:t>
      </w:r>
      <w:r w:rsidRPr="00A70080">
        <w:rPr>
          <w:rFonts w:ascii="Courier New" w:hAnsi="Courier New" w:cs="Courier New"/>
          <w:sz w:val="16"/>
          <w:szCs w:val="16"/>
          <w:lang w:val="fr-CA"/>
        </w:rPr>
        <w:t>Tran Type='01   '</w:t>
      </w:r>
    </w:p>
    <w:p w14:paraId="2335607B" w14:textId="77777777" w:rsidR="00667A66" w:rsidRPr="00A70080"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fr-CA"/>
        </w:rPr>
      </w:pPr>
      <w:r w:rsidRPr="00A70080">
        <w:rPr>
          <w:rFonts w:ascii="Courier New" w:hAnsi="Courier New" w:cs="Courier New"/>
          <w:sz w:val="16"/>
          <w:szCs w:val="16"/>
          <w:lang w:val="fr-CA"/>
        </w:rPr>
        <w:t xml:space="preserve">                                   Tran Response Code='   '</w:t>
      </w:r>
    </w:p>
    <w:p w14:paraId="51C31172"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A70080">
        <w:rPr>
          <w:rFonts w:ascii="Courier New" w:hAnsi="Courier New" w:cs="Courier New"/>
          <w:sz w:val="16"/>
          <w:szCs w:val="16"/>
          <w:lang w:val="fr-CA"/>
        </w:rPr>
        <w:t xml:space="preserve">                                          </w:t>
      </w:r>
      <w:r w:rsidRPr="00FA00BD">
        <w:rPr>
          <w:rFonts w:ascii="Courier New" w:hAnsi="Courier New" w:cs="Courier New"/>
          <w:sz w:val="16"/>
          <w:szCs w:val="16"/>
        </w:rPr>
        <w:t>Tran Status=' '</w:t>
      </w:r>
    </w:p>
    <w:p w14:paraId="4381162F"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Store Number='200050441'</w:t>
      </w:r>
    </w:p>
    <w:p w14:paraId="4A3CE5C3"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PAN ='****************'</w:t>
      </w:r>
    </w:p>
    <w:p w14:paraId="1D4737C5"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Family Name='</w:t>
      </w:r>
      <w:r>
        <w:rPr>
          <w:rFonts w:ascii="Courier New" w:hAnsi="Courier New" w:cs="Courier New"/>
          <w:sz w:val="16"/>
          <w:szCs w:val="16"/>
        </w:rPr>
        <w:t>PARSON</w:t>
      </w:r>
      <w:r w:rsidRPr="00FA00BD">
        <w:rPr>
          <w:rFonts w:ascii="Courier New" w:hAnsi="Courier New" w:cs="Courier New"/>
          <w:sz w:val="16"/>
          <w:szCs w:val="16"/>
        </w:rPr>
        <w:t>'</w:t>
      </w:r>
    </w:p>
    <w:p w14:paraId="50333072"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First Name='ADAM'</w:t>
      </w:r>
    </w:p>
    <w:p w14:paraId="56D661E0"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Middle Initial='J.MR'</w:t>
      </w:r>
    </w:p>
    <w:p w14:paraId="7975ADC1"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Date Of Birth='1995-05-20'</w:t>
      </w:r>
    </w:p>
    <w:p w14:paraId="3297CE15"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Home Phone='6</w:t>
      </w:r>
      <w:r>
        <w:rPr>
          <w:rFonts w:ascii="Courier New" w:hAnsi="Courier New" w:cs="Courier New"/>
          <w:sz w:val="16"/>
          <w:szCs w:val="16"/>
        </w:rPr>
        <w:t>994564422</w:t>
      </w:r>
      <w:r w:rsidRPr="00FA00BD">
        <w:rPr>
          <w:rFonts w:ascii="Courier New" w:hAnsi="Courier New" w:cs="Courier New"/>
          <w:sz w:val="16"/>
          <w:szCs w:val="16"/>
        </w:rPr>
        <w:t>'</w:t>
      </w:r>
    </w:p>
    <w:p w14:paraId="04C9D6F8"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Insurance Flag='N'</w:t>
      </w:r>
    </w:p>
    <w:p w14:paraId="4E48ABAE"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Associate Number='9131'</w:t>
      </w:r>
    </w:p>
    <w:p w14:paraId="54EF05E8"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Business Phone Number='6</w:t>
      </w:r>
      <w:r>
        <w:rPr>
          <w:rFonts w:ascii="Courier New" w:hAnsi="Courier New" w:cs="Courier New"/>
          <w:sz w:val="16"/>
          <w:szCs w:val="16"/>
        </w:rPr>
        <w:t>994564422</w:t>
      </w:r>
      <w:r w:rsidRPr="00FA00BD">
        <w:rPr>
          <w:rFonts w:ascii="Courier New" w:hAnsi="Courier New" w:cs="Courier New"/>
          <w:sz w:val="16"/>
          <w:szCs w:val="16"/>
        </w:rPr>
        <w:t>'</w:t>
      </w:r>
    </w:p>
    <w:p w14:paraId="70C26AFF"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Gross Monthly Income='1800'</w:t>
      </w:r>
    </w:p>
    <w:p w14:paraId="6D8FB10B"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Monthly Rent/Mortgage='00'</w:t>
      </w:r>
    </w:p>
    <w:p w14:paraId="3C87EF4D"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Terminal Language Code='en'</w:t>
      </w:r>
    </w:p>
    <w:p w14:paraId="45F44400"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Customer Language Code='en'</w:t>
      </w:r>
    </w:p>
    <w:p w14:paraId="46E18479"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Retailer ID='20338038    '</w:t>
      </w:r>
    </w:p>
    <w:p w14:paraId="54A3F2F1" w14:textId="77777777" w:rsidR="00667A66" w:rsidRDefault="00667A66" w:rsidP="00667A66"/>
    <w:p w14:paraId="30ABF15A" w14:textId="77777777" w:rsidR="00667A66" w:rsidRDefault="00667A66" w:rsidP="00667A66"/>
    <w:p w14:paraId="4F56CF74" w14:textId="77777777" w:rsidR="0079009D" w:rsidRDefault="0079009D">
      <w:pPr>
        <w:rPr>
          <w:rFonts w:asciiTheme="majorHAnsi" w:eastAsiaTheme="majorEastAsia" w:hAnsiTheme="majorHAnsi" w:cstheme="majorBidi"/>
          <w:b/>
          <w:color w:val="538135" w:themeColor="accent3"/>
          <w:sz w:val="34"/>
          <w:szCs w:val="24"/>
          <w:lang w:val="en-029"/>
        </w:rPr>
      </w:pPr>
      <w:r>
        <w:rPr>
          <w:lang w:val="en-029"/>
        </w:rPr>
        <w:br w:type="page"/>
      </w:r>
    </w:p>
    <w:p w14:paraId="5061731A" w14:textId="77777777" w:rsidR="00667A66" w:rsidRDefault="00667A66" w:rsidP="0008759F">
      <w:pPr>
        <w:pStyle w:val="Heading3"/>
        <w:rPr>
          <w:lang w:val="en-029"/>
        </w:rPr>
      </w:pPr>
      <w:r w:rsidRPr="0007425B">
        <w:rPr>
          <w:lang w:val="en-029"/>
        </w:rPr>
        <w:lastRenderedPageBreak/>
        <w:t>Instant Credit Response 89 Bytes</w:t>
      </w:r>
    </w:p>
    <w:p w14:paraId="45897DBE" w14:textId="77777777" w:rsidR="0079009D" w:rsidRPr="0079009D" w:rsidRDefault="0079009D" w:rsidP="0079009D">
      <w:pPr>
        <w:rPr>
          <w:lang w:val="en-029"/>
        </w:rPr>
      </w:pPr>
    </w:p>
    <w:p w14:paraId="46A9BEEF" w14:textId="77777777" w:rsidR="00667A66"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2016/08/23 18:37:20.660 I-100001 DRFTSPDH  TDSPDH1 :*  TSEND D(089,01i0100FS2033803801    2016-08-2318-37-1901   000A~1ca****************~1cb5500~1cc20162361837</w:t>
      </w:r>
      <w:r>
        <w:rPr>
          <w:rFonts w:ascii="Courier New" w:hAnsi="Courier New" w:cs="Courier New"/>
          <w:sz w:val="16"/>
          <w:szCs w:val="16"/>
        </w:rPr>
        <w:t>20</w:t>
      </w:r>
      <w:r w:rsidRPr="00FA00BD">
        <w:rPr>
          <w:rFonts w:ascii="Courier New" w:hAnsi="Courier New" w:cs="Courier New"/>
          <w:sz w:val="16"/>
          <w:szCs w:val="16"/>
        </w:rPr>
        <w:t>) N(7,TDSPDH1)</w:t>
      </w:r>
    </w:p>
    <w:p w14:paraId="790EB9A7" w14:textId="77777777" w:rsidR="00667A66" w:rsidRDefault="00667A66" w:rsidP="00667A66"/>
    <w:p w14:paraId="44F52BE9" w14:textId="77777777" w:rsidR="00667A66" w:rsidRDefault="00667A66" w:rsidP="00667A66">
      <w:r w:rsidRPr="00B27BE5">
        <w:t>Note: "~1c" is Hex Character "1C", only 1 byte representation.</w:t>
      </w:r>
    </w:p>
    <w:p w14:paraId="0CA26762" w14:textId="77777777" w:rsidR="00667A66" w:rsidRDefault="00667A66" w:rsidP="00667A66"/>
    <w:p w14:paraId="4D64D6FE" w14:textId="77777777" w:rsidR="00667A66" w:rsidRDefault="00667A66" w:rsidP="00667A66">
      <w:pPr>
        <w:rPr>
          <w:b/>
          <w:bCs/>
          <w:color w:val="538135" w:themeColor="accent3"/>
        </w:rPr>
      </w:pPr>
      <w:r w:rsidRPr="0079009D">
        <w:rPr>
          <w:b/>
          <w:bCs/>
          <w:color w:val="538135" w:themeColor="accent3"/>
        </w:rPr>
        <w:t>Header</w:t>
      </w:r>
    </w:p>
    <w:p w14:paraId="3098B78D" w14:textId="77777777" w:rsidR="0079009D" w:rsidRPr="0079009D" w:rsidRDefault="0079009D" w:rsidP="00667A66">
      <w:pPr>
        <w:rPr>
          <w:b/>
          <w:bCs/>
          <w:color w:val="538135" w:themeColor="accent3"/>
        </w:rPr>
      </w:pPr>
    </w:p>
    <w:p w14:paraId="6DC65790" w14:textId="77777777" w:rsidR="00667A66" w:rsidRDefault="00667A66" w:rsidP="00667A66">
      <w:pPr>
        <w:autoSpaceDE w:val="0"/>
        <w:autoSpaceDN w:val="0"/>
        <w:adjustRightInd w:val="0"/>
        <w:rPr>
          <w:rFonts w:ascii="Courier New" w:hAnsi="Courier New" w:cs="Courier New"/>
          <w:sz w:val="16"/>
          <w:szCs w:val="16"/>
          <w:u w:val="single"/>
        </w:rPr>
      </w:pPr>
      <w:r w:rsidRPr="0007425B">
        <w:rPr>
          <w:rFonts w:ascii="Courier New" w:hAnsi="Courier New" w:cs="Courier New"/>
          <w:sz w:val="16"/>
          <w:szCs w:val="16"/>
          <w:u w:val="single"/>
        </w:rPr>
        <w:t>12345678901234567890123456789012345678901234567890</w:t>
      </w:r>
    </w:p>
    <w:p w14:paraId="6D1A2A1E" w14:textId="77777777" w:rsidR="00667A66" w:rsidRPr="0007425B" w:rsidRDefault="00667A66" w:rsidP="00667A66">
      <w:pPr>
        <w:autoSpaceDE w:val="0"/>
        <w:autoSpaceDN w:val="0"/>
        <w:adjustRightInd w:val="0"/>
        <w:rPr>
          <w:rFonts w:ascii="Courier New" w:hAnsi="Courier New" w:cs="Courier New"/>
          <w:sz w:val="16"/>
          <w:szCs w:val="16"/>
          <w:u w:val="single"/>
        </w:rPr>
      </w:pPr>
      <w:r w:rsidRPr="00FA00BD">
        <w:rPr>
          <w:rFonts w:ascii="Courier New" w:hAnsi="Courier New" w:cs="Courier New"/>
          <w:sz w:val="16"/>
          <w:szCs w:val="16"/>
        </w:rPr>
        <w:t>01i0100FS2033803801    2016-08-2318-37-1901   000A~1</w:t>
      </w:r>
    </w:p>
    <w:p w14:paraId="1FCEB603" w14:textId="77777777" w:rsidR="00667A66" w:rsidRDefault="00667A66" w:rsidP="00667A66"/>
    <w:p w14:paraId="58296755" w14:textId="77777777" w:rsidR="00667A66" w:rsidRDefault="00667A66" w:rsidP="00667A66"/>
    <w:p w14:paraId="476E0457"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Header='01i0100'</w:t>
      </w:r>
    </w:p>
    <w:p w14:paraId="62A95CFD"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Spdh Term ID='FS2033803801    '</w:t>
      </w:r>
    </w:p>
    <w:p w14:paraId="16613885"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Date='2016-08-23'</w:t>
      </w:r>
    </w:p>
    <w:p w14:paraId="2AC1FB4B"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Time='18-37-19'</w:t>
      </w:r>
    </w:p>
    <w:p w14:paraId="6ED22FD4"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fr-CA"/>
        </w:rPr>
      </w:pPr>
      <w:r w:rsidRPr="00FA00BD">
        <w:rPr>
          <w:rFonts w:ascii="Courier New" w:hAnsi="Courier New" w:cs="Courier New"/>
          <w:sz w:val="16"/>
          <w:szCs w:val="16"/>
        </w:rPr>
        <w:t xml:space="preserve">                                              </w:t>
      </w:r>
      <w:r w:rsidRPr="00FA00BD">
        <w:rPr>
          <w:rFonts w:ascii="Courier New" w:hAnsi="Courier New" w:cs="Courier New"/>
          <w:sz w:val="16"/>
          <w:szCs w:val="16"/>
          <w:lang w:val="fr-CA"/>
        </w:rPr>
        <w:t>Tran Type='01   '</w:t>
      </w:r>
    </w:p>
    <w:p w14:paraId="1081D214"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lang w:val="fr-CA"/>
        </w:rPr>
      </w:pPr>
      <w:r w:rsidRPr="00FA00BD">
        <w:rPr>
          <w:rFonts w:ascii="Courier New" w:hAnsi="Courier New" w:cs="Courier New"/>
          <w:sz w:val="16"/>
          <w:szCs w:val="16"/>
          <w:lang w:val="fr-CA"/>
        </w:rPr>
        <w:t xml:space="preserve">                                     Tran Response Code='000'</w:t>
      </w:r>
    </w:p>
    <w:p w14:paraId="5F64F8B2"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lang w:val="fr-CA"/>
        </w:rPr>
        <w:t xml:space="preserve">                                            </w:t>
      </w:r>
      <w:r w:rsidRPr="00FA00BD">
        <w:rPr>
          <w:rFonts w:ascii="Courier New" w:hAnsi="Courier New" w:cs="Courier New"/>
          <w:sz w:val="16"/>
          <w:szCs w:val="16"/>
        </w:rPr>
        <w:t>Tran Status='A'</w:t>
      </w:r>
    </w:p>
    <w:p w14:paraId="3FA59DAE"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Account Number ='****************'</w:t>
      </w:r>
    </w:p>
    <w:p w14:paraId="4F9EEDF5" w14:textId="77777777" w:rsidR="00667A66" w:rsidRPr="00FA00BD"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Credit Limit='5500'</w:t>
      </w:r>
    </w:p>
    <w:p w14:paraId="1F1BB05D" w14:textId="77777777" w:rsidR="00667A66" w:rsidRPr="003A571F" w:rsidRDefault="00667A66" w:rsidP="00667A66">
      <w:pPr>
        <w:pBdr>
          <w:top w:val="single" w:sz="4" w:space="1" w:color="auto"/>
          <w:left w:val="single" w:sz="4" w:space="4" w:color="auto"/>
          <w:bottom w:val="single" w:sz="4" w:space="1" w:color="auto"/>
          <w:right w:val="single" w:sz="4" w:space="4" w:color="auto"/>
        </w:pBdr>
        <w:rPr>
          <w:rFonts w:ascii="Courier New" w:hAnsi="Courier New" w:cs="Courier New"/>
          <w:sz w:val="16"/>
          <w:szCs w:val="16"/>
        </w:rPr>
      </w:pPr>
      <w:r w:rsidRPr="00FA00BD">
        <w:rPr>
          <w:rFonts w:ascii="Courier New" w:hAnsi="Courier New" w:cs="Courier New"/>
          <w:sz w:val="16"/>
          <w:szCs w:val="16"/>
        </w:rPr>
        <w:t xml:space="preserve">                               Application ID Generated='20162361837</w:t>
      </w:r>
      <w:r>
        <w:rPr>
          <w:rFonts w:ascii="Courier New" w:hAnsi="Courier New" w:cs="Courier New"/>
          <w:sz w:val="16"/>
          <w:szCs w:val="16"/>
        </w:rPr>
        <w:t>20</w:t>
      </w:r>
      <w:r w:rsidRPr="00FA00BD">
        <w:rPr>
          <w:rFonts w:ascii="Courier New" w:hAnsi="Courier New" w:cs="Courier New"/>
          <w:sz w:val="16"/>
          <w:szCs w:val="16"/>
        </w:rPr>
        <w:t>'</w:t>
      </w:r>
    </w:p>
    <w:p w14:paraId="0449A9E5" w14:textId="77777777" w:rsidR="00703E89" w:rsidRPr="00667A66" w:rsidRDefault="00703E89">
      <w:pPr>
        <w:rPr>
          <w:lang w:val="en-029"/>
        </w:rPr>
      </w:pPr>
    </w:p>
    <w:p w14:paraId="19075BF5" w14:textId="77777777" w:rsidR="00703E89" w:rsidRDefault="00703E89"/>
    <w:sectPr w:rsidR="00703E89" w:rsidSect="00281455">
      <w:footerReference w:type="even" r:id="rId52"/>
      <w:pgSz w:w="12240" w:h="15840" w:code="1"/>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D63D9" w14:textId="77777777" w:rsidR="000E0536" w:rsidRDefault="000E0536">
      <w:r>
        <w:separator/>
      </w:r>
    </w:p>
  </w:endnote>
  <w:endnote w:type="continuationSeparator" w:id="0">
    <w:p w14:paraId="52DFB538" w14:textId="77777777" w:rsidR="000E0536" w:rsidRDefault="000E0536">
      <w:r>
        <w:continuationSeparator/>
      </w:r>
    </w:p>
  </w:endnote>
  <w:endnote w:type="continuationNotice" w:id="1">
    <w:p w14:paraId="5FFD4BF5" w14:textId="77777777" w:rsidR="000E0536" w:rsidRDefault="000E0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45 Ligh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Helv">
    <w:altName w:val="Arial"/>
    <w:panose1 w:val="020B0604020202030204"/>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UI-Identity-H">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7048A" w14:textId="104073F7" w:rsidR="00711941" w:rsidRDefault="00711941" w:rsidP="0084732D">
    <w:pPr>
      <w:pStyle w:val="Footer"/>
    </w:pPr>
    <w:r>
      <w:t xml:space="preserve"> </w:t>
    </w:r>
    <w:r>
      <w:fldChar w:fldCharType="begin"/>
    </w:r>
    <w:r w:rsidRPr="0084732D">
      <w:instrText xml:space="preserve"> DOCPROPERTY "aliashDocumentMarking" \* MERGEFORMAT </w:instrText>
    </w:r>
    <w:r>
      <w:fldChar w:fldCharType="separate"/>
    </w:r>
    <w:r>
      <w:t>Confidential</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A403" w14:textId="77777777" w:rsidR="00711941" w:rsidRDefault="00711941" w:rsidP="0084732D">
    <w:pPr>
      <w:pStyle w:val="Footer"/>
    </w:pPr>
    <w:r>
      <w:rPr>
        <w:noProof/>
      </w:rPr>
      <mc:AlternateContent>
        <mc:Choice Requires="wps">
          <w:drawing>
            <wp:anchor distT="0" distB="0" distL="114300" distR="114300" simplePos="0" relativeHeight="251663872" behindDoc="0" locked="0" layoutInCell="0" allowOverlap="1" wp14:anchorId="2E61FADD" wp14:editId="4A90DF51">
              <wp:simplePos x="0" y="0"/>
              <wp:positionH relativeFrom="page">
                <wp:posOffset>0</wp:posOffset>
              </wp:positionH>
              <wp:positionV relativeFrom="page">
                <wp:posOffset>9594850</wp:posOffset>
              </wp:positionV>
              <wp:extent cx="7772400" cy="273050"/>
              <wp:effectExtent l="0" t="0" r="0" b="12700"/>
              <wp:wrapNone/>
              <wp:docPr id="9" name="MSIPCM7fed47f89d69215ac039f045" descr="{&quot;HashCode&quot;:43920731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B547BB" w14:textId="5D24750B" w:rsidR="00711941" w:rsidRPr="002075A9" w:rsidRDefault="00711941" w:rsidP="002075A9">
                          <w:pPr>
                            <w:rPr>
                              <w:rFonts w:ascii="Calibri" w:hAnsi="Calibri" w:cs="Calibri"/>
                              <w:color w:val="000000"/>
                              <w:sz w:val="20"/>
                            </w:rPr>
                          </w:pPr>
                          <w:r w:rsidRPr="002075A9">
                            <w:rPr>
                              <w:rFonts w:ascii="Calibri" w:hAnsi="Calibri" w:cs="Calibri"/>
                              <w:color w:val="000000"/>
                              <w:sz w:val="20"/>
                            </w:rPr>
                            <w:t>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E61FADD" id="_x0000_t202" coordsize="21600,21600" o:spt="202" path="m,l,21600r21600,l21600,xe">
              <v:stroke joinstyle="miter"/>
              <v:path gradientshapeok="t" o:connecttype="rect"/>
            </v:shapetype>
            <v:shape id="MSIPCM7fed47f89d69215ac039f045" o:spid="_x0000_s1026" type="#_x0000_t202" alt="{&quot;HashCode&quot;:439207315,&quot;Height&quot;:792.0,&quot;Width&quot;:612.0,&quot;Placement&quot;:&quot;Footer&quot;,&quot;Index&quot;:&quot;Primary&quot;,&quot;Section&quot;:1,&quot;Top&quot;:0.0,&quot;Left&quot;:0.0}" style="position:absolute;margin-left:0;margin-top:755.5pt;width:612pt;height:21.5pt;z-index:25166387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" o:allowincell="f" filled="f" stroked="f" strokeweight=".5pt">
              <v:textbox inset="20pt,0,,0">
                <w:txbxContent>
                  <w:p w14:paraId="68B547BB" w14:textId="5D24750B" w:rsidR="00711941" w:rsidRPr="002075A9" w:rsidRDefault="00711941" w:rsidP="002075A9">
                    <w:pPr>
                      <w:rPr>
                        <w:rFonts w:ascii="Calibri" w:hAnsi="Calibri" w:cs="Calibri"/>
                        <w:color w:val="000000"/>
                        <w:sz w:val="20"/>
                      </w:rPr>
                    </w:pPr>
                    <w:r w:rsidRPr="002075A9">
                      <w:rPr>
                        <w:rFonts w:ascii="Calibri" w:hAnsi="Calibri" w:cs="Calibri"/>
                        <w:color w:val="000000"/>
                        <w:sz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ADED" w14:textId="024563A1" w:rsidR="00711941" w:rsidRDefault="00711941" w:rsidP="0084732D">
    <w:pPr>
      <w:pStyle w:val="Footer"/>
    </w:pPr>
    <w:r>
      <w:t xml:space="preserve"> </w:t>
    </w:r>
    <w:r>
      <w:fldChar w:fldCharType="begin"/>
    </w:r>
    <w:r w:rsidRPr="0084732D">
      <w:instrText xml:space="preserve"> DOCPROPERTY "aliashDocumentMarking" \* MERGEFORMAT </w:instrText>
    </w:r>
    <w:r>
      <w:fldChar w:fldCharType="separate"/>
    </w:r>
    <w:r>
      <w:t>Confidential</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28AE" w14:textId="77777777" w:rsidR="00711941" w:rsidRDefault="00711941" w:rsidP="0084732D">
    <w:pPr>
      <w:pStyle w:val="Footer"/>
      <w:pBdr>
        <w:top w:val="single" w:sz="4" w:space="1" w:color="auto"/>
      </w:pBdr>
      <w:tabs>
        <w:tab w:val="clear" w:pos="4320"/>
        <w:tab w:val="clear" w:pos="8640"/>
        <w:tab w:val="right" w:pos="9360"/>
      </w:tabs>
      <w:rPr>
        <w:rFonts w:cs="Arial"/>
        <w:sz w:val="16"/>
      </w:rPr>
    </w:pPr>
    <w:r w:rsidRPr="00832F66">
      <w:rPr>
        <w:rFonts w:cs="Arial"/>
        <w:noProof/>
        <w:color w:val="375623" w:themeColor="accent4"/>
        <w:sz w:val="16"/>
      </w:rPr>
      <mc:AlternateContent>
        <mc:Choice Requires="wps">
          <w:drawing>
            <wp:anchor distT="0" distB="0" distL="114300" distR="114300" simplePos="0" relativeHeight="251664896" behindDoc="0" locked="0" layoutInCell="0" allowOverlap="1" wp14:anchorId="7AF8DF6C" wp14:editId="5C7C09B8">
              <wp:simplePos x="0" y="0"/>
              <wp:positionH relativeFrom="page">
                <wp:posOffset>0</wp:posOffset>
              </wp:positionH>
              <wp:positionV relativeFrom="page">
                <wp:posOffset>9594850</wp:posOffset>
              </wp:positionV>
              <wp:extent cx="7772400" cy="273050"/>
              <wp:effectExtent l="0" t="0" r="0" b="12700"/>
              <wp:wrapNone/>
              <wp:docPr id="6" name="MSIPCM2f33463a9f990343e794a016" descr="{&quot;HashCode&quot;:439207315,&quot;Height&quot;:792.0,&quot;Width&quot;:612.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925775" w14:textId="43995D0C" w:rsidR="00711941" w:rsidRPr="002075A9" w:rsidRDefault="00711941" w:rsidP="002075A9">
                          <w:pPr>
                            <w:rPr>
                              <w:rFonts w:ascii="Calibri" w:hAnsi="Calibri" w:cs="Calibri"/>
                              <w:color w:val="000000"/>
                              <w:sz w:val="20"/>
                            </w:rPr>
                          </w:pPr>
                          <w:r w:rsidRPr="002075A9">
                            <w:rPr>
                              <w:rFonts w:ascii="Calibri" w:hAnsi="Calibri" w:cs="Calibri"/>
                              <w:color w:val="000000"/>
                              <w:sz w:val="20"/>
                            </w:rPr>
                            <w:t>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AF8DF6C" id="_x0000_t202" coordsize="21600,21600" o:spt="202" path="m,l,21600r21600,l21600,xe">
              <v:stroke joinstyle="miter"/>
              <v:path gradientshapeok="t" o:connecttype="rect"/>
            </v:shapetype>
            <v:shape id="MSIPCM2f33463a9f990343e794a016" o:spid="_x0000_s1027" type="#_x0000_t202" alt="{&quot;HashCode&quot;:439207315,&quot;Height&quot;:792.0,&quot;Width&quot;:612.0,&quot;Placement&quot;:&quot;Footer&quot;,&quot;Index&quot;:&quot;Primary&quot;,&quot;Section&quot;:2,&quot;Top&quot;:0.0,&quot;Left&quot;:0.0}" style="position:absolute;margin-left:0;margin-top:755.5pt;width:612pt;height:21.5pt;z-index:25166489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" o:allowincell="f" filled="f" stroked="f" strokeweight=".5pt">
              <v:textbox inset="20pt,0,,0">
                <w:txbxContent>
                  <w:p w14:paraId="0F925775" w14:textId="43995D0C" w:rsidR="00711941" w:rsidRPr="002075A9" w:rsidRDefault="00711941" w:rsidP="002075A9">
                    <w:pPr>
                      <w:rPr>
                        <w:rFonts w:ascii="Calibri" w:hAnsi="Calibri" w:cs="Calibri"/>
                        <w:color w:val="000000"/>
                        <w:sz w:val="20"/>
                      </w:rPr>
                    </w:pPr>
                    <w:r w:rsidRPr="002075A9">
                      <w:rPr>
                        <w:rFonts w:ascii="Calibri" w:hAnsi="Calibri" w:cs="Calibri"/>
                        <w:color w:val="000000"/>
                        <w:sz w:val="20"/>
                      </w:rPr>
                      <w:t>Internal</w:t>
                    </w:r>
                  </w:p>
                </w:txbxContent>
              </v:textbox>
              <w10:wrap anchorx="page" anchory="page"/>
            </v:shape>
          </w:pict>
        </mc:Fallback>
      </mc:AlternateContent>
    </w:r>
    <w:r w:rsidRPr="00832F66">
      <w:rPr>
        <w:rFonts w:cs="Arial"/>
        <w:color w:val="375623" w:themeColor="accent4"/>
        <w:sz w:val="16"/>
      </w:rPr>
      <w:t xml:space="preserve">TD Bank </w:t>
    </w:r>
    <w:r>
      <w:rPr>
        <w:rFonts w:cs="Arial"/>
        <w:color w:val="375623" w:themeColor="accent4"/>
        <w:sz w:val="16"/>
      </w:rPr>
      <w:t xml:space="preserve">Merchant Solutions – </w:t>
    </w:r>
    <w:r w:rsidRPr="00832F66">
      <w:rPr>
        <w:rFonts w:cs="Arial"/>
        <w:color w:val="375623" w:themeColor="accent4"/>
        <w:sz w:val="16"/>
      </w:rPr>
      <w:t>Proprietary</w:t>
    </w:r>
    <w:r>
      <w:rPr>
        <w:rFonts w:cs="Arial"/>
        <w:color w:val="375623" w:themeColor="accent4"/>
        <w:sz w:val="16"/>
      </w:rPr>
      <w:t xml:space="preserve"> &amp; Confidential</w:t>
    </w:r>
    <w:r w:rsidRPr="00832F66">
      <w:rPr>
        <w:rFonts w:cs="Arial"/>
        <w:color w:val="375623" w:themeColor="accent4"/>
        <w:sz w:val="16"/>
      </w:rPr>
      <w:tab/>
      <w:t xml:space="preserve">Page </w:t>
    </w:r>
    <w:r w:rsidRPr="00832F66">
      <w:rPr>
        <w:rFonts w:cs="Arial"/>
        <w:color w:val="375623" w:themeColor="accent4"/>
        <w:sz w:val="16"/>
      </w:rPr>
      <w:fldChar w:fldCharType="begin"/>
    </w:r>
    <w:r w:rsidRPr="00832F66">
      <w:rPr>
        <w:rFonts w:cs="Arial"/>
        <w:color w:val="375623" w:themeColor="accent4"/>
        <w:sz w:val="16"/>
      </w:rPr>
      <w:instrText xml:space="preserve"> PAGE </w:instrText>
    </w:r>
    <w:r w:rsidRPr="00832F66">
      <w:rPr>
        <w:rFonts w:cs="Arial"/>
        <w:color w:val="375623" w:themeColor="accent4"/>
        <w:sz w:val="16"/>
      </w:rPr>
      <w:fldChar w:fldCharType="separate"/>
    </w:r>
    <w:r w:rsidRPr="00832F66">
      <w:rPr>
        <w:rFonts w:cs="Arial"/>
        <w:noProof/>
        <w:color w:val="375623" w:themeColor="accent4"/>
        <w:sz w:val="16"/>
      </w:rPr>
      <w:t>2</w:t>
    </w:r>
    <w:r w:rsidRPr="00832F66">
      <w:rPr>
        <w:rFonts w:cs="Arial"/>
        <w:color w:val="375623" w:themeColor="accent4"/>
        <w:sz w:val="16"/>
      </w:rPr>
      <w:fldChar w:fldCharType="end"/>
    </w:r>
    <w:r w:rsidRPr="00832F66">
      <w:rPr>
        <w:rFonts w:cs="Arial"/>
        <w:color w:val="375623" w:themeColor="accent4"/>
        <w:sz w:val="16"/>
      </w:rPr>
      <w:t xml:space="preserve"> of </w:t>
    </w:r>
    <w:r w:rsidRPr="00832F66">
      <w:rPr>
        <w:rFonts w:cs="Arial"/>
        <w:color w:val="375623" w:themeColor="accent4"/>
        <w:sz w:val="16"/>
      </w:rPr>
      <w:fldChar w:fldCharType="begin"/>
    </w:r>
    <w:r w:rsidRPr="00832F66">
      <w:rPr>
        <w:rFonts w:cs="Arial"/>
        <w:color w:val="375623" w:themeColor="accent4"/>
        <w:sz w:val="16"/>
      </w:rPr>
      <w:instrText xml:space="preserve"> NUMPAGES </w:instrText>
    </w:r>
    <w:r w:rsidRPr="00832F66">
      <w:rPr>
        <w:rFonts w:cs="Arial"/>
        <w:color w:val="375623" w:themeColor="accent4"/>
        <w:sz w:val="16"/>
      </w:rPr>
      <w:fldChar w:fldCharType="separate"/>
    </w:r>
    <w:r w:rsidRPr="00832F66">
      <w:rPr>
        <w:rFonts w:cs="Arial"/>
        <w:noProof/>
        <w:color w:val="375623" w:themeColor="accent4"/>
        <w:sz w:val="16"/>
      </w:rPr>
      <w:t>134</w:t>
    </w:r>
    <w:r w:rsidRPr="00832F66">
      <w:rPr>
        <w:rFonts w:cs="Arial"/>
        <w:color w:val="375623" w:themeColor="accent4"/>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5B53E" w14:textId="77777777" w:rsidR="00711941" w:rsidRDefault="007119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F70189" w14:textId="77777777" w:rsidR="00711941" w:rsidRDefault="00711941">
    <w:pPr>
      <w:pStyle w:val="Footer"/>
      <w:framePr w:wrap="around" w:vAnchor="text" w:hAnchor="margin" w:xAlign="center" w:y="1"/>
      <w:rPr>
        <w:rStyle w:val="PageNumber"/>
      </w:rPr>
    </w:pPr>
  </w:p>
  <w:p w14:paraId="3A02C1D5" w14:textId="4C11F2F3" w:rsidR="00711941" w:rsidRDefault="00711941" w:rsidP="0084732D">
    <w:pPr>
      <w:pStyle w:val="Footer"/>
    </w:pPr>
    <w:r>
      <w:t xml:space="preserve"> </w:t>
    </w:r>
    <w:r>
      <w:fldChar w:fldCharType="begin"/>
    </w:r>
    <w:r w:rsidRPr="0084732D">
      <w:instrText xml:space="preserve"> DOCPROPERTY "aliashDocumentMarking" \* MERGEFORMAT </w:instrText>
    </w:r>
    <w:r>
      <w:fldChar w:fldCharType="separate"/>
    </w:r>
    <w:r>
      <w:t>Confidential</w:t>
    </w:r>
    <w:r>
      <w:fldChar w:fldCharType="end"/>
    </w:r>
  </w:p>
  <w:p w14:paraId="16D2D2C9" w14:textId="77777777" w:rsidR="00711941" w:rsidRDefault="007119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0E2B2" w14:textId="77777777" w:rsidR="000E0536" w:rsidRDefault="000E0536">
      <w:r>
        <w:separator/>
      </w:r>
    </w:p>
  </w:footnote>
  <w:footnote w:type="continuationSeparator" w:id="0">
    <w:p w14:paraId="5DC39B6E" w14:textId="77777777" w:rsidR="000E0536" w:rsidRDefault="000E0536">
      <w:r>
        <w:continuationSeparator/>
      </w:r>
    </w:p>
  </w:footnote>
  <w:footnote w:type="continuationNotice" w:id="1">
    <w:p w14:paraId="7C05032F" w14:textId="77777777" w:rsidR="000E0536" w:rsidRDefault="000E05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AE424" w14:textId="77777777" w:rsidR="00FF08BB" w:rsidRDefault="00FF0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91F0D" w14:textId="77777777" w:rsidR="00FF08BB" w:rsidRDefault="00FF08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23B4" w14:textId="77777777" w:rsidR="00FF08BB" w:rsidRDefault="00FF08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D7135" w14:textId="77777777" w:rsidR="00711941" w:rsidRPr="00D06F88" w:rsidRDefault="00711941" w:rsidP="00D06F88">
    <w:pPr>
      <w:pStyle w:val="Header"/>
      <w:pBdr>
        <w:bottom w:val="single" w:sz="4" w:space="1" w:color="auto"/>
      </w:pBdr>
      <w:tabs>
        <w:tab w:val="clear" w:pos="4320"/>
        <w:tab w:val="clear" w:pos="8640"/>
        <w:tab w:val="right" w:pos="9360"/>
      </w:tabs>
      <w:jc w:val="center"/>
      <w:rPr>
        <w:rFonts w:cs="Arial"/>
        <w:b/>
        <w:bCs/>
        <w:color w:val="375623" w:themeColor="accent4"/>
        <w:sz w:val="16"/>
        <w:lang w:val="fr-CA"/>
      </w:rPr>
    </w:pPr>
    <w:r w:rsidRPr="00D06F88">
      <w:rPr>
        <w:rFonts w:cs="Arial"/>
        <w:b/>
        <w:bCs/>
        <w:color w:val="375623" w:themeColor="accent4"/>
        <w:sz w:val="16"/>
        <w:lang w:val="fr-CA"/>
      </w:rPr>
      <w:t xml:space="preserve">TD BASE24 POS Standard POS Device Handler </w:t>
    </w:r>
  </w:p>
  <w:p w14:paraId="11BCC810" w14:textId="7F88BAD7" w:rsidR="00711941" w:rsidRPr="00D06F88" w:rsidRDefault="00711941" w:rsidP="00D06F88">
    <w:pPr>
      <w:pStyle w:val="Header"/>
      <w:pBdr>
        <w:bottom w:val="single" w:sz="4" w:space="1" w:color="auto"/>
      </w:pBdr>
      <w:tabs>
        <w:tab w:val="clear" w:pos="4320"/>
        <w:tab w:val="clear" w:pos="8640"/>
        <w:tab w:val="right" w:pos="9360"/>
      </w:tabs>
      <w:jc w:val="center"/>
      <w:rPr>
        <w:rFonts w:cs="Arial"/>
        <w:color w:val="538135" w:themeColor="accent3"/>
        <w:sz w:val="16"/>
        <w:lang w:val="fr-CA"/>
      </w:rPr>
    </w:pPr>
    <w:r w:rsidRPr="00D06F88">
      <w:rPr>
        <w:rFonts w:cs="Arial"/>
        <w:color w:val="538135" w:themeColor="accent3"/>
        <w:sz w:val="16"/>
        <w:lang w:val="fr-CA"/>
      </w:rPr>
      <w:t xml:space="preserve">Message </w:t>
    </w:r>
    <w:r w:rsidRPr="00D06F88">
      <w:rPr>
        <w:rFonts w:cs="Arial"/>
        <w:color w:val="538135" w:themeColor="accent3"/>
        <w:sz w:val="16"/>
        <w:lang w:val="en-CA"/>
      </w:rPr>
      <w:t>Specifications</w:t>
    </w:r>
    <w:r w:rsidRPr="00D06F88">
      <w:rPr>
        <w:rFonts w:cs="Arial"/>
        <w:color w:val="538135" w:themeColor="accent3"/>
        <w:sz w:val="16"/>
        <w:lang w:val="fr-CA"/>
      </w:rPr>
      <w:t xml:space="preserve"> v3.3</w:t>
    </w:r>
    <w:ins w:id="979" w:author="Fernandez, Susana" w:date="2023-01-26T13:19:00Z">
      <w:r w:rsidR="00136837">
        <w:rPr>
          <w:rFonts w:cs="Arial"/>
          <w:color w:val="538135" w:themeColor="accent3"/>
          <w:sz w:val="16"/>
          <w:lang w:val="fr-CA"/>
        </w:rPr>
        <w:t>6</w:t>
      </w:r>
    </w:ins>
    <w:del w:id="980" w:author="Fernandez, Susana" w:date="2023-01-26T13:19:00Z">
      <w:r w:rsidR="00F27868" w:rsidDel="00136837">
        <w:rPr>
          <w:rFonts w:cs="Arial"/>
          <w:color w:val="538135" w:themeColor="accent3"/>
          <w:sz w:val="16"/>
          <w:lang w:val="fr-CA"/>
        </w:rPr>
        <w:delText>5</w:delText>
      </w:r>
    </w:del>
  </w:p>
  <w:p w14:paraId="1253BE12" w14:textId="77777777" w:rsidR="00711941" w:rsidRDefault="00711941">
    <w:pPr>
      <w:pStyle w:val="Header"/>
      <w:rPr>
        <w:rFonts w:ascii="Arial Narrow" w:hAnsi="Arial Narrow"/>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58960546"/>
    <w:lvl w:ilvl="0">
      <w:start w:val="1"/>
      <w:numFmt w:val="decimal"/>
      <w:pStyle w:val="1"/>
      <w:lvlText w:val="%1."/>
      <w:lvlJc w:val="left"/>
      <w:pPr>
        <w:tabs>
          <w:tab w:val="num" w:pos="1440"/>
        </w:tabs>
      </w:pPr>
      <w:rPr>
        <w:rFonts w:ascii="Times New Roman" w:hAnsi="Times New Roman"/>
        <w:sz w:val="24"/>
      </w:rPr>
    </w:lvl>
    <w:lvl w:ilvl="1">
      <w:start w:val="2"/>
      <w:numFmt w:val="decimal"/>
      <w:isLgl/>
      <w:lvlText w:val="%1.%2"/>
      <w:lvlJc w:val="left"/>
      <w:pPr>
        <w:tabs>
          <w:tab w:val="num" w:pos="660"/>
        </w:tabs>
        <w:ind w:left="660" w:hanging="660"/>
      </w:pPr>
      <w:rPr>
        <w:rFonts w:hint="default"/>
      </w:rPr>
    </w:lvl>
    <w:lvl w:ilvl="2">
      <w:start w:val="3"/>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 w15:restartNumberingAfterBreak="0">
    <w:nsid w:val="007E7D59"/>
    <w:multiLevelType w:val="hybridMultilevel"/>
    <w:tmpl w:val="39F0F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A4236B"/>
    <w:multiLevelType w:val="hybridMultilevel"/>
    <w:tmpl w:val="7020F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506E6B"/>
    <w:multiLevelType w:val="hybridMultilevel"/>
    <w:tmpl w:val="7B46CBF0"/>
    <w:lvl w:ilvl="0" w:tplc="10090001">
      <w:start w:val="1"/>
      <w:numFmt w:val="bullet"/>
      <w:lvlText w:val=""/>
      <w:lvlJc w:val="left"/>
      <w:pPr>
        <w:ind w:left="144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3">
      <w:start w:val="1"/>
      <w:numFmt w:val="bullet"/>
      <w:lvlText w:val="o"/>
      <w:lvlJc w:val="left"/>
      <w:pPr>
        <w:ind w:left="1800" w:hanging="360"/>
      </w:pPr>
      <w:rPr>
        <w:rFonts w:ascii="Courier New" w:hAnsi="Courier New" w:cs="Courier New"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15:restartNumberingAfterBreak="0">
    <w:nsid w:val="027B6921"/>
    <w:multiLevelType w:val="hybridMultilevel"/>
    <w:tmpl w:val="E99C9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BB6FF9"/>
    <w:multiLevelType w:val="hybridMultilevel"/>
    <w:tmpl w:val="E9B2F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295C17"/>
    <w:multiLevelType w:val="hybridMultilevel"/>
    <w:tmpl w:val="34C0F212"/>
    <w:lvl w:ilvl="0" w:tplc="2C66CB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4A69E7"/>
    <w:multiLevelType w:val="hybridMultilevel"/>
    <w:tmpl w:val="2B7810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5C1053"/>
    <w:multiLevelType w:val="multilevel"/>
    <w:tmpl w:val="C428E300"/>
    <w:lvl w:ilvl="0">
      <w:start w:val="1"/>
      <w:numFmt w:val="decimal"/>
      <w:pStyle w:val="Style1"/>
      <w:lvlText w:val="%1"/>
      <w:lvlJc w:val="left"/>
      <w:pPr>
        <w:tabs>
          <w:tab w:val="num" w:pos="720"/>
        </w:tabs>
        <w:ind w:left="432" w:hanging="432"/>
      </w:pPr>
      <w:rPr>
        <w:rFonts w:hint="default"/>
      </w:rPr>
    </w:lvl>
    <w:lvl w:ilvl="1">
      <w:start w:val="1"/>
      <w:numFmt w:val="decimal"/>
      <w:pStyle w:val="OutlinedNumberingHeading2"/>
      <w:lvlText w:val="%1.%2"/>
      <w:lvlJc w:val="left"/>
      <w:pPr>
        <w:tabs>
          <w:tab w:val="num" w:pos="864"/>
        </w:tabs>
        <w:ind w:left="864" w:hanging="864"/>
      </w:pPr>
      <w:rPr>
        <w:rFonts w:hint="default"/>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1152"/>
        </w:tabs>
        <w:ind w:left="1152" w:hanging="1152"/>
      </w:pPr>
      <w:rPr>
        <w:rFonts w:hint="default"/>
        <w:sz w:val="24"/>
      </w:rPr>
    </w:lvl>
    <w:lvl w:ilvl="4">
      <w:start w:val="1"/>
      <w:numFmt w:val="decimal"/>
      <w:lvlText w:val="%1.%2.%3.%4.%5"/>
      <w:lvlJc w:val="left"/>
      <w:pPr>
        <w:tabs>
          <w:tab w:val="num" w:pos="1440"/>
        </w:tabs>
        <w:ind w:left="1008" w:hanging="1008"/>
      </w:pPr>
      <w:rPr>
        <w:rFonts w:ascii="Arial" w:hAnsi="Arial" w:hint="default"/>
        <w:b w:val="0"/>
        <w:i/>
        <w:sz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42F2CD7"/>
    <w:multiLevelType w:val="hybridMultilevel"/>
    <w:tmpl w:val="0B88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4A15E4"/>
    <w:multiLevelType w:val="hybridMultilevel"/>
    <w:tmpl w:val="E612EE5C"/>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C6CFA"/>
    <w:multiLevelType w:val="singleLevel"/>
    <w:tmpl w:val="0409000D"/>
    <w:lvl w:ilvl="0">
      <w:start w:val="1"/>
      <w:numFmt w:val="bullet"/>
      <w:lvlText w:val=""/>
      <w:lvlJc w:val="left"/>
      <w:pPr>
        <w:ind w:left="720" w:hanging="360"/>
      </w:pPr>
      <w:rPr>
        <w:rFonts w:ascii="Wingdings" w:hAnsi="Wingdings" w:hint="default"/>
      </w:rPr>
    </w:lvl>
  </w:abstractNum>
  <w:abstractNum w:abstractNumId="12" w15:restartNumberingAfterBreak="0">
    <w:nsid w:val="067D23C6"/>
    <w:multiLevelType w:val="hybridMultilevel"/>
    <w:tmpl w:val="28464800"/>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DC51BD"/>
    <w:multiLevelType w:val="hybridMultilevel"/>
    <w:tmpl w:val="F5E869E0"/>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E52A6B"/>
    <w:multiLevelType w:val="hybridMultilevel"/>
    <w:tmpl w:val="A768B5B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1">
      <w:start w:val="1"/>
      <w:numFmt w:val="bullet"/>
      <w:lvlText w:val=""/>
      <w:lvlJc w:val="left"/>
      <w:pPr>
        <w:ind w:left="3240" w:hanging="360"/>
      </w:pPr>
      <w:rPr>
        <w:rFonts w:ascii="Symbol" w:hAnsi="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79E6C90"/>
    <w:multiLevelType w:val="hybridMultilevel"/>
    <w:tmpl w:val="564C29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8990C36"/>
    <w:multiLevelType w:val="hybridMultilevel"/>
    <w:tmpl w:val="4F528FD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08E15CA7"/>
    <w:multiLevelType w:val="hybridMultilevel"/>
    <w:tmpl w:val="6A2C8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A11328"/>
    <w:multiLevelType w:val="hybridMultilevel"/>
    <w:tmpl w:val="0DA837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A922442"/>
    <w:multiLevelType w:val="hybridMultilevel"/>
    <w:tmpl w:val="F0B4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1B1270"/>
    <w:multiLevelType w:val="hybridMultilevel"/>
    <w:tmpl w:val="0A141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C82760C"/>
    <w:multiLevelType w:val="hybridMultilevel"/>
    <w:tmpl w:val="02A82CFC"/>
    <w:lvl w:ilvl="0" w:tplc="B8CCE200">
      <w:start w:val="1"/>
      <w:numFmt w:val="bullet"/>
      <w:lvlText w:val="-"/>
      <w:lvlJc w:val="left"/>
      <w:pPr>
        <w:tabs>
          <w:tab w:val="num" w:pos="216"/>
        </w:tabs>
        <w:ind w:left="216" w:hanging="216"/>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0D3F6569"/>
    <w:multiLevelType w:val="hybridMultilevel"/>
    <w:tmpl w:val="FFF4D0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BF7E52"/>
    <w:multiLevelType w:val="hybridMultilevel"/>
    <w:tmpl w:val="C25E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446110"/>
    <w:multiLevelType w:val="hybridMultilevel"/>
    <w:tmpl w:val="C016C1A2"/>
    <w:lvl w:ilvl="0" w:tplc="10090001">
      <w:start w:val="1"/>
      <w:numFmt w:val="bullet"/>
      <w:lvlText w:val=""/>
      <w:lvlJc w:val="left"/>
      <w:pPr>
        <w:ind w:left="180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100E2352"/>
    <w:multiLevelType w:val="hybridMultilevel"/>
    <w:tmpl w:val="815AFF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04565C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10CB6E86"/>
    <w:multiLevelType w:val="hybridMultilevel"/>
    <w:tmpl w:val="13CE2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244919"/>
    <w:multiLevelType w:val="hybridMultilevel"/>
    <w:tmpl w:val="3CD873F4"/>
    <w:lvl w:ilvl="0" w:tplc="04090001">
      <w:start w:val="1"/>
      <w:numFmt w:val="bullet"/>
      <w:lvlText w:val=""/>
      <w:lvlJc w:val="left"/>
      <w:pPr>
        <w:tabs>
          <w:tab w:val="num" w:pos="1152"/>
        </w:tabs>
        <w:ind w:left="1152"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29" w15:restartNumberingAfterBreak="0">
    <w:nsid w:val="114A0028"/>
    <w:multiLevelType w:val="hybridMultilevel"/>
    <w:tmpl w:val="54245B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1B328FA"/>
    <w:multiLevelType w:val="hybridMultilevel"/>
    <w:tmpl w:val="AB7065B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1F51B22"/>
    <w:multiLevelType w:val="hybridMultilevel"/>
    <w:tmpl w:val="2C8E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2E1221"/>
    <w:multiLevelType w:val="hybridMultilevel"/>
    <w:tmpl w:val="3D96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A91A13"/>
    <w:multiLevelType w:val="hybridMultilevel"/>
    <w:tmpl w:val="E78C7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3B132AA"/>
    <w:multiLevelType w:val="hybridMultilevel"/>
    <w:tmpl w:val="B70CD10C"/>
    <w:lvl w:ilvl="0" w:tplc="0409000F">
      <w:start w:val="1"/>
      <w:numFmt w:val="decimal"/>
      <w:lvlText w:val="%1."/>
      <w:lvlJc w:val="left"/>
      <w:pPr>
        <w:tabs>
          <w:tab w:val="num" w:pos="0"/>
        </w:tabs>
        <w:ind w:left="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141D5D4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15EC2A29"/>
    <w:multiLevelType w:val="hybridMultilevel"/>
    <w:tmpl w:val="52EA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951094"/>
    <w:multiLevelType w:val="hybridMultilevel"/>
    <w:tmpl w:val="43C2CE68"/>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432CA7"/>
    <w:multiLevelType w:val="hybridMultilevel"/>
    <w:tmpl w:val="8F8E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AE2163"/>
    <w:multiLevelType w:val="hybridMultilevel"/>
    <w:tmpl w:val="EED4C594"/>
    <w:lvl w:ilvl="0" w:tplc="0409000F">
      <w:start w:val="1"/>
      <w:numFmt w:val="decimal"/>
      <w:lvlText w:val="%1."/>
      <w:lvlJc w:val="left"/>
      <w:pPr>
        <w:tabs>
          <w:tab w:val="num" w:pos="1080"/>
        </w:tabs>
        <w:ind w:left="1080" w:hanging="360"/>
      </w:pPr>
      <w:rPr>
        <w:rFonts w:hint="default"/>
      </w:rPr>
    </w:lvl>
    <w:lvl w:ilvl="1" w:tplc="13F04B88">
      <w:start w:val="1"/>
      <w:numFmt w:val="decimal"/>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67A6A1B2">
      <w:start w:val="11"/>
      <w:numFmt w:val="bullet"/>
      <w:lvlText w:val="-"/>
      <w:lvlJc w:val="left"/>
      <w:pPr>
        <w:tabs>
          <w:tab w:val="num" w:pos="3240"/>
        </w:tabs>
        <w:ind w:left="3240" w:hanging="360"/>
      </w:pPr>
      <w:rPr>
        <w:rFonts w:ascii="Times New Roman" w:eastAsia="Times New Roman" w:hAnsi="Times New Roman" w:cs="Times New Roman"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17B35493"/>
    <w:multiLevelType w:val="hybridMultilevel"/>
    <w:tmpl w:val="DB1AFFA2"/>
    <w:lvl w:ilvl="0" w:tplc="4FC6BF48">
      <w:start w:val="1"/>
      <w:numFmt w:val="decimal"/>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7C169E4"/>
    <w:multiLevelType w:val="hybridMultilevel"/>
    <w:tmpl w:val="6AF0ED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7CD523C"/>
    <w:multiLevelType w:val="hybridMultilevel"/>
    <w:tmpl w:val="060AE6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8400A6A"/>
    <w:multiLevelType w:val="hybridMultilevel"/>
    <w:tmpl w:val="C030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81550B"/>
    <w:multiLevelType w:val="hybridMultilevel"/>
    <w:tmpl w:val="83F86A6C"/>
    <w:lvl w:ilvl="0" w:tplc="8236E2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9D0034D"/>
    <w:multiLevelType w:val="hybridMultilevel"/>
    <w:tmpl w:val="B58C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E51887"/>
    <w:multiLevelType w:val="hybridMultilevel"/>
    <w:tmpl w:val="0B9816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47" w15:restartNumberingAfterBreak="0">
    <w:nsid w:val="1A880528"/>
    <w:multiLevelType w:val="hybridMultilevel"/>
    <w:tmpl w:val="B0D69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1A9757DD"/>
    <w:multiLevelType w:val="hybridMultilevel"/>
    <w:tmpl w:val="1348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3237B0"/>
    <w:multiLevelType w:val="hybridMultilevel"/>
    <w:tmpl w:val="1E32E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E7D5727"/>
    <w:multiLevelType w:val="hybridMultilevel"/>
    <w:tmpl w:val="6512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EB238D2"/>
    <w:multiLevelType w:val="hybridMultilevel"/>
    <w:tmpl w:val="3456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8D0431"/>
    <w:multiLevelType w:val="hybridMultilevel"/>
    <w:tmpl w:val="E3DABB8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3" w15:restartNumberingAfterBreak="0">
    <w:nsid w:val="20E94FD5"/>
    <w:multiLevelType w:val="hybridMultilevel"/>
    <w:tmpl w:val="A8AC6B7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4" w15:restartNumberingAfterBreak="0">
    <w:nsid w:val="216E2CF6"/>
    <w:multiLevelType w:val="hybridMultilevel"/>
    <w:tmpl w:val="07B27F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21783571"/>
    <w:multiLevelType w:val="hybridMultilevel"/>
    <w:tmpl w:val="DF52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FD148E"/>
    <w:multiLevelType w:val="hybridMultilevel"/>
    <w:tmpl w:val="6A9E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8D3917"/>
    <w:multiLevelType w:val="hybridMultilevel"/>
    <w:tmpl w:val="AC361AAC"/>
    <w:lvl w:ilvl="0" w:tplc="8DEC1928">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3647475"/>
    <w:multiLevelType w:val="hybridMultilevel"/>
    <w:tmpl w:val="01046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47E2712"/>
    <w:multiLevelType w:val="hybridMultilevel"/>
    <w:tmpl w:val="24CC0520"/>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53E6D28"/>
    <w:multiLevelType w:val="hybridMultilevel"/>
    <w:tmpl w:val="7038A51A"/>
    <w:lvl w:ilvl="0" w:tplc="04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1" w15:restartNumberingAfterBreak="0">
    <w:nsid w:val="25685303"/>
    <w:multiLevelType w:val="hybridMultilevel"/>
    <w:tmpl w:val="D0D07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65712A3"/>
    <w:multiLevelType w:val="hybridMultilevel"/>
    <w:tmpl w:val="525AB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71D3051"/>
    <w:multiLevelType w:val="hybridMultilevel"/>
    <w:tmpl w:val="8300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89C2379"/>
    <w:multiLevelType w:val="hybridMultilevel"/>
    <w:tmpl w:val="3DFA0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A083A40"/>
    <w:multiLevelType w:val="hybridMultilevel"/>
    <w:tmpl w:val="DFCE986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6" w15:restartNumberingAfterBreak="0">
    <w:nsid w:val="2A6B7453"/>
    <w:multiLevelType w:val="hybridMultilevel"/>
    <w:tmpl w:val="A57A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B3B2365"/>
    <w:multiLevelType w:val="hybridMultilevel"/>
    <w:tmpl w:val="215AF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B87243A"/>
    <w:multiLevelType w:val="hybridMultilevel"/>
    <w:tmpl w:val="DD6C1F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C131B6C"/>
    <w:multiLevelType w:val="hybridMultilevel"/>
    <w:tmpl w:val="5CC20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CC5300A"/>
    <w:multiLevelType w:val="hybridMultilevel"/>
    <w:tmpl w:val="339070D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1" w15:restartNumberingAfterBreak="0">
    <w:nsid w:val="2D2D646E"/>
    <w:multiLevelType w:val="hybridMultilevel"/>
    <w:tmpl w:val="4A169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2FA334B0"/>
    <w:multiLevelType w:val="hybridMultilevel"/>
    <w:tmpl w:val="F36E4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0317548"/>
    <w:multiLevelType w:val="hybridMultilevel"/>
    <w:tmpl w:val="1A2EA9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08D60C0"/>
    <w:multiLevelType w:val="hybridMultilevel"/>
    <w:tmpl w:val="0056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1D909CB"/>
    <w:multiLevelType w:val="hybridMultilevel"/>
    <w:tmpl w:val="E0D4B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2A77A1B"/>
    <w:multiLevelType w:val="hybridMultilevel"/>
    <w:tmpl w:val="489C0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3561D22"/>
    <w:multiLevelType w:val="hybridMultilevel"/>
    <w:tmpl w:val="366C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44213E4"/>
    <w:multiLevelType w:val="hybridMultilevel"/>
    <w:tmpl w:val="65FC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4F43320"/>
    <w:multiLevelType w:val="hybridMultilevel"/>
    <w:tmpl w:val="1CDA3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34F56897"/>
    <w:multiLevelType w:val="hybridMultilevel"/>
    <w:tmpl w:val="802C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3D247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2" w15:restartNumberingAfterBreak="0">
    <w:nsid w:val="35B34D1A"/>
    <w:multiLevelType w:val="hybridMultilevel"/>
    <w:tmpl w:val="FC70E94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5DC726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4" w15:restartNumberingAfterBreak="0">
    <w:nsid w:val="37254933"/>
    <w:multiLevelType w:val="hybridMultilevel"/>
    <w:tmpl w:val="DCC866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5" w15:restartNumberingAfterBreak="0">
    <w:nsid w:val="37514AD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6" w15:restartNumberingAfterBreak="0">
    <w:nsid w:val="375D3C6A"/>
    <w:multiLevelType w:val="hybridMultilevel"/>
    <w:tmpl w:val="13A62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85B2F96"/>
    <w:multiLevelType w:val="hybridMultilevel"/>
    <w:tmpl w:val="AD20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DE5506"/>
    <w:multiLevelType w:val="hybridMultilevel"/>
    <w:tmpl w:val="3A9E4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8F007C4"/>
    <w:multiLevelType w:val="hybridMultilevel"/>
    <w:tmpl w:val="B70AB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9441C59"/>
    <w:multiLevelType w:val="hybridMultilevel"/>
    <w:tmpl w:val="95A21202"/>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120BCE"/>
    <w:multiLevelType w:val="hybridMultilevel"/>
    <w:tmpl w:val="3C782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3A755A4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93" w15:restartNumberingAfterBreak="0">
    <w:nsid w:val="3AD65EB9"/>
    <w:multiLevelType w:val="hybridMultilevel"/>
    <w:tmpl w:val="5DF4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B1130F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95" w15:restartNumberingAfterBreak="0">
    <w:nsid w:val="3B5C0AC4"/>
    <w:multiLevelType w:val="hybridMultilevel"/>
    <w:tmpl w:val="59B6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B823AD6"/>
    <w:multiLevelType w:val="hybridMultilevel"/>
    <w:tmpl w:val="41D4B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BEA4783"/>
    <w:multiLevelType w:val="hybridMultilevel"/>
    <w:tmpl w:val="58BA3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C2F15A0"/>
    <w:multiLevelType w:val="hybridMultilevel"/>
    <w:tmpl w:val="A7B0A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1510191"/>
    <w:multiLevelType w:val="hybridMultilevel"/>
    <w:tmpl w:val="855A3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1C14DA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01" w15:restartNumberingAfterBreak="0">
    <w:nsid w:val="42574B49"/>
    <w:multiLevelType w:val="hybridMultilevel"/>
    <w:tmpl w:val="FE32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A4555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03" w15:restartNumberingAfterBreak="0">
    <w:nsid w:val="43217BA2"/>
    <w:multiLevelType w:val="hybridMultilevel"/>
    <w:tmpl w:val="9370D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4150B32"/>
    <w:multiLevelType w:val="hybridMultilevel"/>
    <w:tmpl w:val="627CAFEE"/>
    <w:lvl w:ilvl="0" w:tplc="04090001">
      <w:start w:val="1"/>
      <w:numFmt w:val="bullet"/>
      <w:lvlText w:val=""/>
      <w:lvlJc w:val="left"/>
      <w:pPr>
        <w:tabs>
          <w:tab w:val="num" w:pos="1008"/>
        </w:tabs>
        <w:ind w:left="1008" w:hanging="360"/>
      </w:pPr>
      <w:rPr>
        <w:rFonts w:ascii="Symbol" w:hAnsi="Symbol" w:hint="default"/>
      </w:rPr>
    </w:lvl>
    <w:lvl w:ilvl="1" w:tplc="04090003">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5" w15:restartNumberingAfterBreak="0">
    <w:nsid w:val="444A7BCD"/>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06" w15:restartNumberingAfterBreak="0">
    <w:nsid w:val="44D72F66"/>
    <w:multiLevelType w:val="hybridMultilevel"/>
    <w:tmpl w:val="4C3CF5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5F04D6B"/>
    <w:multiLevelType w:val="hybridMultilevel"/>
    <w:tmpl w:val="A58A4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475309D9"/>
    <w:multiLevelType w:val="hybridMultilevel"/>
    <w:tmpl w:val="DF14983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9" w15:restartNumberingAfterBreak="0">
    <w:nsid w:val="47681BDC"/>
    <w:multiLevelType w:val="hybridMultilevel"/>
    <w:tmpl w:val="F75E8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7BF3BF4"/>
    <w:multiLevelType w:val="hybridMultilevel"/>
    <w:tmpl w:val="6EB20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483C5B75"/>
    <w:multiLevelType w:val="hybridMultilevel"/>
    <w:tmpl w:val="C452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8676045"/>
    <w:multiLevelType w:val="hybridMultilevel"/>
    <w:tmpl w:val="FF98ED76"/>
    <w:lvl w:ilvl="0" w:tplc="4AC0384E">
      <w:start w:val="1"/>
      <w:numFmt w:val="bulle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48A05428"/>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14" w15:restartNumberingAfterBreak="0">
    <w:nsid w:val="48AD4B0F"/>
    <w:multiLevelType w:val="hybridMultilevel"/>
    <w:tmpl w:val="94F03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49174446"/>
    <w:multiLevelType w:val="hybridMultilevel"/>
    <w:tmpl w:val="E482009E"/>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656"/>
        </w:tabs>
        <w:ind w:left="1656" w:hanging="360"/>
      </w:pPr>
    </w:lvl>
    <w:lvl w:ilvl="2" w:tplc="0409001B">
      <w:start w:val="1"/>
      <w:numFmt w:val="lowerRoman"/>
      <w:lvlText w:val="%3."/>
      <w:lvlJc w:val="right"/>
      <w:pPr>
        <w:tabs>
          <w:tab w:val="num" w:pos="2376"/>
        </w:tabs>
        <w:ind w:left="2376" w:hanging="180"/>
      </w:pPr>
    </w:lvl>
    <w:lvl w:ilvl="3" w:tplc="0409000F">
      <w:start w:val="1"/>
      <w:numFmt w:val="decimal"/>
      <w:lvlText w:val="%4."/>
      <w:lvlJc w:val="left"/>
      <w:pPr>
        <w:tabs>
          <w:tab w:val="num" w:pos="3096"/>
        </w:tabs>
        <w:ind w:left="3096" w:hanging="360"/>
      </w:pPr>
    </w:lvl>
    <w:lvl w:ilvl="4" w:tplc="04090019">
      <w:start w:val="1"/>
      <w:numFmt w:val="lowerLetter"/>
      <w:lvlText w:val="%5."/>
      <w:lvlJc w:val="left"/>
      <w:pPr>
        <w:tabs>
          <w:tab w:val="num" w:pos="3816"/>
        </w:tabs>
        <w:ind w:left="3816" w:hanging="360"/>
      </w:pPr>
    </w:lvl>
    <w:lvl w:ilvl="5" w:tplc="0409001B">
      <w:start w:val="1"/>
      <w:numFmt w:val="lowerRoman"/>
      <w:lvlText w:val="%6."/>
      <w:lvlJc w:val="right"/>
      <w:pPr>
        <w:tabs>
          <w:tab w:val="num" w:pos="4536"/>
        </w:tabs>
        <w:ind w:left="4536" w:hanging="180"/>
      </w:pPr>
    </w:lvl>
    <w:lvl w:ilvl="6" w:tplc="0409000F">
      <w:start w:val="1"/>
      <w:numFmt w:val="decimal"/>
      <w:lvlText w:val="%7."/>
      <w:lvlJc w:val="left"/>
      <w:pPr>
        <w:tabs>
          <w:tab w:val="num" w:pos="5256"/>
        </w:tabs>
        <w:ind w:left="5256" w:hanging="360"/>
      </w:pPr>
    </w:lvl>
    <w:lvl w:ilvl="7" w:tplc="04090019">
      <w:start w:val="1"/>
      <w:numFmt w:val="lowerLetter"/>
      <w:lvlText w:val="%8."/>
      <w:lvlJc w:val="left"/>
      <w:pPr>
        <w:tabs>
          <w:tab w:val="num" w:pos="5976"/>
        </w:tabs>
        <w:ind w:left="5976" w:hanging="360"/>
      </w:pPr>
    </w:lvl>
    <w:lvl w:ilvl="8" w:tplc="0409001B">
      <w:start w:val="1"/>
      <w:numFmt w:val="lowerRoman"/>
      <w:lvlText w:val="%9."/>
      <w:lvlJc w:val="right"/>
      <w:pPr>
        <w:tabs>
          <w:tab w:val="num" w:pos="6696"/>
        </w:tabs>
        <w:ind w:left="6696" w:hanging="180"/>
      </w:pPr>
    </w:lvl>
  </w:abstractNum>
  <w:abstractNum w:abstractNumId="116" w15:restartNumberingAfterBreak="0">
    <w:nsid w:val="4B5671C8"/>
    <w:multiLevelType w:val="hybridMultilevel"/>
    <w:tmpl w:val="5546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BAB1145"/>
    <w:multiLevelType w:val="hybridMultilevel"/>
    <w:tmpl w:val="E3A24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CF87F14"/>
    <w:multiLevelType w:val="hybridMultilevel"/>
    <w:tmpl w:val="0052A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4E4866E8"/>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20" w15:restartNumberingAfterBreak="0">
    <w:nsid w:val="4F681841"/>
    <w:multiLevelType w:val="hybridMultilevel"/>
    <w:tmpl w:val="6BCA9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8F68D7"/>
    <w:multiLevelType w:val="hybridMultilevel"/>
    <w:tmpl w:val="997A8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50DE142D"/>
    <w:multiLevelType w:val="hybridMultilevel"/>
    <w:tmpl w:val="604E2090"/>
    <w:lvl w:ilvl="0" w:tplc="04090003">
      <w:start w:val="1"/>
      <w:numFmt w:val="bullet"/>
      <w:lvlText w:val="o"/>
      <w:lvlJc w:val="left"/>
      <w:pPr>
        <w:tabs>
          <w:tab w:val="num" w:pos="1152"/>
        </w:tabs>
        <w:ind w:left="1152" w:hanging="360"/>
      </w:pPr>
      <w:rPr>
        <w:rFonts w:ascii="Courier New" w:hAnsi="Courier New" w:hint="default"/>
      </w:rPr>
    </w:lvl>
    <w:lvl w:ilvl="1" w:tplc="04090003">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23" w15:restartNumberingAfterBreak="0">
    <w:nsid w:val="52170820"/>
    <w:multiLevelType w:val="hybridMultilevel"/>
    <w:tmpl w:val="EE36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2282048"/>
    <w:multiLevelType w:val="hybridMultilevel"/>
    <w:tmpl w:val="5810C3D8"/>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3872299"/>
    <w:multiLevelType w:val="hybridMultilevel"/>
    <w:tmpl w:val="EDA69C9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53C56C78"/>
    <w:multiLevelType w:val="hybridMultilevel"/>
    <w:tmpl w:val="DC6E110A"/>
    <w:lvl w:ilvl="0" w:tplc="04090001">
      <w:start w:val="1"/>
      <w:numFmt w:val="bullet"/>
      <w:lvlText w:val=""/>
      <w:lvlJc w:val="left"/>
      <w:pPr>
        <w:ind w:left="720" w:hanging="360"/>
      </w:pPr>
      <w:rPr>
        <w:rFonts w:ascii="Symbol" w:hAnsi="Symbol" w:hint="default"/>
      </w:rPr>
    </w:lvl>
    <w:lvl w:ilvl="1" w:tplc="4452652C">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45035A1"/>
    <w:multiLevelType w:val="hybridMultilevel"/>
    <w:tmpl w:val="5510A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28" w15:restartNumberingAfterBreak="0">
    <w:nsid w:val="54AD425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29" w15:restartNumberingAfterBreak="0">
    <w:nsid w:val="54B913B0"/>
    <w:multiLevelType w:val="hybridMultilevel"/>
    <w:tmpl w:val="F23A43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54E409AB"/>
    <w:multiLevelType w:val="hybridMultilevel"/>
    <w:tmpl w:val="082E10D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1" w15:restartNumberingAfterBreak="0">
    <w:nsid w:val="554861C3"/>
    <w:multiLevelType w:val="singleLevel"/>
    <w:tmpl w:val="A334957E"/>
    <w:lvl w:ilvl="0">
      <w:numFmt w:val="bullet"/>
      <w:lvlText w:val="√"/>
      <w:lvlJc w:val="left"/>
      <w:pPr>
        <w:tabs>
          <w:tab w:val="num" w:pos="360"/>
        </w:tabs>
        <w:ind w:left="360" w:hanging="360"/>
      </w:pPr>
      <w:rPr>
        <w:rFonts w:ascii="Times New Roman" w:hAnsi="Times New Roman" w:hint="default"/>
      </w:rPr>
    </w:lvl>
  </w:abstractNum>
  <w:abstractNum w:abstractNumId="132" w15:restartNumberingAfterBreak="0">
    <w:nsid w:val="55BA021C"/>
    <w:multiLevelType w:val="hybridMultilevel"/>
    <w:tmpl w:val="1758F97C"/>
    <w:lvl w:ilvl="0" w:tplc="04090001">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3" w15:restartNumberingAfterBreak="0">
    <w:nsid w:val="56DA2B0A"/>
    <w:multiLevelType w:val="hybridMultilevel"/>
    <w:tmpl w:val="84321ABC"/>
    <w:lvl w:ilvl="0" w:tplc="04090001">
      <w:start w:val="1"/>
      <w:numFmt w:val="bullet"/>
      <w:lvlText w:val=""/>
      <w:lvlJc w:val="left"/>
      <w:pPr>
        <w:tabs>
          <w:tab w:val="num" w:pos="720"/>
        </w:tabs>
        <w:ind w:left="720" w:hanging="360"/>
      </w:pPr>
      <w:rPr>
        <w:rFonts w:ascii="Symbol" w:hAnsi="Symbol" w:hint="default"/>
      </w:rPr>
    </w:lvl>
    <w:lvl w:ilvl="1" w:tplc="8236E274">
      <w:start w:val="1"/>
      <w:numFmt w:val="decimal"/>
      <w:lvlText w:val="%2."/>
      <w:lvlJc w:val="left"/>
      <w:pPr>
        <w:tabs>
          <w:tab w:val="num" w:pos="1440"/>
        </w:tabs>
        <w:ind w:left="1440" w:hanging="360"/>
      </w:pPr>
      <w:rPr>
        <w:rFonts w:hint="default"/>
      </w:rPr>
    </w:lvl>
    <w:lvl w:ilvl="2" w:tplc="5410690C">
      <w:numFmt w:val="decimal"/>
      <w:lvlText w:val="%3"/>
      <w:lvlJc w:val="left"/>
      <w:pPr>
        <w:tabs>
          <w:tab w:val="num" w:pos="2520"/>
        </w:tabs>
        <w:ind w:left="2520" w:hanging="72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574954EB"/>
    <w:multiLevelType w:val="hybridMultilevel"/>
    <w:tmpl w:val="FF32B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7E117A0"/>
    <w:multiLevelType w:val="hybridMultilevel"/>
    <w:tmpl w:val="060AE6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58772029"/>
    <w:multiLevelType w:val="hybridMultilevel"/>
    <w:tmpl w:val="17BC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8A44C97"/>
    <w:multiLevelType w:val="hybridMultilevel"/>
    <w:tmpl w:val="34C0F212"/>
    <w:lvl w:ilvl="0" w:tplc="2C66CB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92B1945"/>
    <w:multiLevelType w:val="hybridMultilevel"/>
    <w:tmpl w:val="41B8B1C2"/>
    <w:lvl w:ilvl="0" w:tplc="04090001">
      <w:start w:val="1"/>
      <w:numFmt w:val="bullet"/>
      <w:lvlText w:val=""/>
      <w:lvlJc w:val="left"/>
      <w:pPr>
        <w:tabs>
          <w:tab w:val="num" w:pos="1080"/>
        </w:tabs>
        <w:ind w:left="1080" w:hanging="360"/>
      </w:pPr>
      <w:rPr>
        <w:rFonts w:ascii="Symbol" w:hAnsi="Symbol" w:hint="default"/>
      </w:rPr>
    </w:lvl>
    <w:lvl w:ilvl="1" w:tplc="8236E274">
      <w:start w:val="1"/>
      <w:numFmt w:val="decimal"/>
      <w:lvlText w:val="%2."/>
      <w:lvlJc w:val="left"/>
      <w:pPr>
        <w:tabs>
          <w:tab w:val="num" w:pos="1800"/>
        </w:tabs>
        <w:ind w:left="1800" w:hanging="360"/>
      </w:pPr>
      <w:rPr>
        <w:rFonts w:hint="default"/>
      </w:rPr>
    </w:lvl>
    <w:lvl w:ilvl="2" w:tplc="5410690C">
      <w:numFmt w:val="decimal"/>
      <w:lvlText w:val="%3"/>
      <w:lvlJc w:val="left"/>
      <w:pPr>
        <w:tabs>
          <w:tab w:val="num" w:pos="2880"/>
        </w:tabs>
        <w:ind w:left="2880" w:hanging="720"/>
      </w:pPr>
      <w:rPr>
        <w:rFont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9" w15:restartNumberingAfterBreak="0">
    <w:nsid w:val="5A390B7C"/>
    <w:multiLevelType w:val="hybridMultilevel"/>
    <w:tmpl w:val="91A85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AD31B4E"/>
    <w:multiLevelType w:val="hybridMultilevel"/>
    <w:tmpl w:val="9FDC27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5B7276A3"/>
    <w:multiLevelType w:val="hybridMultilevel"/>
    <w:tmpl w:val="543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B8B1BBF"/>
    <w:multiLevelType w:val="hybridMultilevel"/>
    <w:tmpl w:val="745EDDA0"/>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3" w15:restartNumberingAfterBreak="0">
    <w:nsid w:val="5CFA2942"/>
    <w:multiLevelType w:val="hybridMultilevel"/>
    <w:tmpl w:val="744AC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5D025ED4"/>
    <w:multiLevelType w:val="hybridMultilevel"/>
    <w:tmpl w:val="4FEEBFF8"/>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D9F55B2"/>
    <w:multiLevelType w:val="hybridMultilevel"/>
    <w:tmpl w:val="C5E2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E745144"/>
    <w:multiLevelType w:val="hybridMultilevel"/>
    <w:tmpl w:val="654EDC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5EB054C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48" w15:restartNumberingAfterBreak="0">
    <w:nsid w:val="5F325B52"/>
    <w:multiLevelType w:val="hybridMultilevel"/>
    <w:tmpl w:val="49689A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5F813385"/>
    <w:multiLevelType w:val="hybridMultilevel"/>
    <w:tmpl w:val="7FEC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0BC5086"/>
    <w:multiLevelType w:val="hybridMultilevel"/>
    <w:tmpl w:val="5644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3074EF3"/>
    <w:multiLevelType w:val="hybridMultilevel"/>
    <w:tmpl w:val="88C443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4264567"/>
    <w:multiLevelType w:val="hybridMultilevel"/>
    <w:tmpl w:val="AB9C1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65040FF3"/>
    <w:multiLevelType w:val="hybridMultilevel"/>
    <w:tmpl w:val="45402E8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4" w15:restartNumberingAfterBreak="0">
    <w:nsid w:val="653147F7"/>
    <w:multiLevelType w:val="hybridMultilevel"/>
    <w:tmpl w:val="0FF47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65315D22"/>
    <w:multiLevelType w:val="hybridMultilevel"/>
    <w:tmpl w:val="63AC50AC"/>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65105F0"/>
    <w:multiLevelType w:val="hybridMultilevel"/>
    <w:tmpl w:val="56C63A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7E10092"/>
    <w:multiLevelType w:val="hybridMultilevel"/>
    <w:tmpl w:val="0AEEA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67EC0D0E"/>
    <w:multiLevelType w:val="hybridMultilevel"/>
    <w:tmpl w:val="F5205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67F31141"/>
    <w:multiLevelType w:val="hybridMultilevel"/>
    <w:tmpl w:val="CFA4442A"/>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04090003">
      <w:start w:val="1"/>
      <w:numFmt w:val="bullet"/>
      <w:lvlText w:val="o"/>
      <w:lvlJc w:val="left"/>
      <w:pPr>
        <w:ind w:left="8016" w:hanging="360"/>
      </w:pPr>
      <w:rPr>
        <w:rFonts w:ascii="Courier New" w:hAnsi="Courier New" w:cs="Courier New"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0" w15:restartNumberingAfterBreak="0">
    <w:nsid w:val="685670C2"/>
    <w:multiLevelType w:val="hybridMultilevel"/>
    <w:tmpl w:val="60BCAA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6892654B"/>
    <w:multiLevelType w:val="hybridMultilevel"/>
    <w:tmpl w:val="B060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975006E"/>
    <w:multiLevelType w:val="hybridMultilevel"/>
    <w:tmpl w:val="76449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6A505F53"/>
    <w:multiLevelType w:val="hybridMultilevel"/>
    <w:tmpl w:val="698E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B5B3E2C"/>
    <w:multiLevelType w:val="hybridMultilevel"/>
    <w:tmpl w:val="981C0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6BF90CDB"/>
    <w:multiLevelType w:val="hybridMultilevel"/>
    <w:tmpl w:val="CE6C9B4C"/>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CC754E4"/>
    <w:multiLevelType w:val="hybridMultilevel"/>
    <w:tmpl w:val="2DB61E1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67" w15:restartNumberingAfterBreak="0">
    <w:nsid w:val="6D3F4F11"/>
    <w:multiLevelType w:val="hybridMultilevel"/>
    <w:tmpl w:val="2AE2969A"/>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D7F67C1"/>
    <w:multiLevelType w:val="hybridMultilevel"/>
    <w:tmpl w:val="886CFE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E70176A"/>
    <w:multiLevelType w:val="hybridMultilevel"/>
    <w:tmpl w:val="C8DC4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EF165A3"/>
    <w:multiLevelType w:val="hybridMultilevel"/>
    <w:tmpl w:val="1A38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08A1E73"/>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72" w15:restartNumberingAfterBreak="0">
    <w:nsid w:val="70B46B58"/>
    <w:multiLevelType w:val="hybridMultilevel"/>
    <w:tmpl w:val="A530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0D97E8E"/>
    <w:multiLevelType w:val="hybridMultilevel"/>
    <w:tmpl w:val="D8908F5A"/>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934C5248">
      <w:start w:val="1"/>
      <w:numFmt w:val="decimal"/>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70E60A27"/>
    <w:multiLevelType w:val="hybridMultilevel"/>
    <w:tmpl w:val="5B84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164635A"/>
    <w:multiLevelType w:val="hybridMultilevel"/>
    <w:tmpl w:val="E9C81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2447425"/>
    <w:multiLevelType w:val="hybridMultilevel"/>
    <w:tmpl w:val="E438F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756B48E4"/>
    <w:multiLevelType w:val="hybridMultilevel"/>
    <w:tmpl w:val="28BADA62"/>
    <w:lvl w:ilvl="0" w:tplc="10090001">
      <w:start w:val="1"/>
      <w:numFmt w:val="bullet"/>
      <w:lvlText w:val=""/>
      <w:lvlJc w:val="left"/>
      <w:pPr>
        <w:ind w:left="108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8" w15:restartNumberingAfterBreak="0">
    <w:nsid w:val="75F75AC2"/>
    <w:multiLevelType w:val="hybridMultilevel"/>
    <w:tmpl w:val="0230537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769B7C19"/>
    <w:multiLevelType w:val="hybridMultilevel"/>
    <w:tmpl w:val="31CE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6D4022F"/>
    <w:multiLevelType w:val="hybridMultilevel"/>
    <w:tmpl w:val="E6DC3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76A6CCD"/>
    <w:multiLevelType w:val="hybridMultilevel"/>
    <w:tmpl w:val="AAA28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841316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83" w15:restartNumberingAfterBreak="0">
    <w:nsid w:val="798E0726"/>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84" w15:restartNumberingAfterBreak="0">
    <w:nsid w:val="7A4758F8"/>
    <w:multiLevelType w:val="hybridMultilevel"/>
    <w:tmpl w:val="EC5C0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7A526C80"/>
    <w:multiLevelType w:val="hybridMultilevel"/>
    <w:tmpl w:val="5C28F0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3">
      <w:start w:val="1"/>
      <w:numFmt w:val="bullet"/>
      <w:lvlText w:val="o"/>
      <w:lvlJc w:val="left"/>
      <w:pPr>
        <w:ind w:left="1440" w:hanging="360"/>
      </w:pPr>
      <w:rPr>
        <w:rFonts w:ascii="Courier New" w:hAnsi="Courier New" w:cs="Courier New"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86" w15:restartNumberingAfterBreak="0">
    <w:nsid w:val="7A6139A8"/>
    <w:multiLevelType w:val="hybridMultilevel"/>
    <w:tmpl w:val="34AE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A6C418F"/>
    <w:multiLevelType w:val="hybridMultilevel"/>
    <w:tmpl w:val="E4AE89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7AE91A4E"/>
    <w:multiLevelType w:val="hybridMultilevel"/>
    <w:tmpl w:val="D70E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B814F9D"/>
    <w:multiLevelType w:val="hybridMultilevel"/>
    <w:tmpl w:val="06A66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BE718C3"/>
    <w:multiLevelType w:val="hybridMultilevel"/>
    <w:tmpl w:val="13F6295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7C3A1159"/>
    <w:multiLevelType w:val="hybridMultilevel"/>
    <w:tmpl w:val="A022B80A"/>
    <w:lvl w:ilvl="0" w:tplc="0409000D">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2" w15:restartNumberingAfterBreak="0">
    <w:nsid w:val="7C8E2B25"/>
    <w:multiLevelType w:val="hybridMultilevel"/>
    <w:tmpl w:val="C1265970"/>
    <w:lvl w:ilvl="0" w:tplc="10090001">
      <w:start w:val="1"/>
      <w:numFmt w:val="bullet"/>
      <w:lvlText w:val=""/>
      <w:lvlJc w:val="left"/>
      <w:pPr>
        <w:tabs>
          <w:tab w:val="num" w:pos="2498"/>
        </w:tabs>
        <w:ind w:left="2498" w:hanging="360"/>
      </w:pPr>
      <w:rPr>
        <w:rFonts w:ascii="Symbol" w:hAnsi="Symbol" w:hint="default"/>
      </w:rPr>
    </w:lvl>
    <w:lvl w:ilvl="1" w:tplc="04090003">
      <w:start w:val="1"/>
      <w:numFmt w:val="bullet"/>
      <w:lvlText w:val="o"/>
      <w:lvlJc w:val="left"/>
      <w:pPr>
        <w:tabs>
          <w:tab w:val="num" w:pos="3218"/>
        </w:tabs>
        <w:ind w:left="3218" w:hanging="360"/>
      </w:pPr>
      <w:rPr>
        <w:rFonts w:ascii="Courier New" w:hAnsi="Courier New" w:hint="default"/>
      </w:rPr>
    </w:lvl>
    <w:lvl w:ilvl="2" w:tplc="04090005" w:tentative="1">
      <w:start w:val="1"/>
      <w:numFmt w:val="bullet"/>
      <w:lvlText w:val=""/>
      <w:lvlJc w:val="left"/>
      <w:pPr>
        <w:tabs>
          <w:tab w:val="num" w:pos="3938"/>
        </w:tabs>
        <w:ind w:left="3938" w:hanging="360"/>
      </w:pPr>
      <w:rPr>
        <w:rFonts w:ascii="Wingdings" w:hAnsi="Wingdings" w:hint="default"/>
      </w:rPr>
    </w:lvl>
    <w:lvl w:ilvl="3" w:tplc="04090001" w:tentative="1">
      <w:start w:val="1"/>
      <w:numFmt w:val="bullet"/>
      <w:lvlText w:val=""/>
      <w:lvlJc w:val="left"/>
      <w:pPr>
        <w:tabs>
          <w:tab w:val="num" w:pos="4658"/>
        </w:tabs>
        <w:ind w:left="4658" w:hanging="360"/>
      </w:pPr>
      <w:rPr>
        <w:rFonts w:ascii="Symbol" w:hAnsi="Symbol" w:hint="default"/>
      </w:rPr>
    </w:lvl>
    <w:lvl w:ilvl="4" w:tplc="04090003" w:tentative="1">
      <w:start w:val="1"/>
      <w:numFmt w:val="bullet"/>
      <w:lvlText w:val="o"/>
      <w:lvlJc w:val="left"/>
      <w:pPr>
        <w:tabs>
          <w:tab w:val="num" w:pos="5378"/>
        </w:tabs>
        <w:ind w:left="5378" w:hanging="360"/>
      </w:pPr>
      <w:rPr>
        <w:rFonts w:ascii="Courier New" w:hAnsi="Courier New" w:hint="default"/>
      </w:rPr>
    </w:lvl>
    <w:lvl w:ilvl="5" w:tplc="04090005" w:tentative="1">
      <w:start w:val="1"/>
      <w:numFmt w:val="bullet"/>
      <w:lvlText w:val=""/>
      <w:lvlJc w:val="left"/>
      <w:pPr>
        <w:tabs>
          <w:tab w:val="num" w:pos="6098"/>
        </w:tabs>
        <w:ind w:left="6098" w:hanging="360"/>
      </w:pPr>
      <w:rPr>
        <w:rFonts w:ascii="Wingdings" w:hAnsi="Wingdings" w:hint="default"/>
      </w:rPr>
    </w:lvl>
    <w:lvl w:ilvl="6" w:tplc="04090001" w:tentative="1">
      <w:start w:val="1"/>
      <w:numFmt w:val="bullet"/>
      <w:lvlText w:val=""/>
      <w:lvlJc w:val="left"/>
      <w:pPr>
        <w:tabs>
          <w:tab w:val="num" w:pos="6818"/>
        </w:tabs>
        <w:ind w:left="6818" w:hanging="360"/>
      </w:pPr>
      <w:rPr>
        <w:rFonts w:ascii="Symbol" w:hAnsi="Symbol" w:hint="default"/>
      </w:rPr>
    </w:lvl>
    <w:lvl w:ilvl="7" w:tplc="04090003" w:tentative="1">
      <w:start w:val="1"/>
      <w:numFmt w:val="bullet"/>
      <w:lvlText w:val="o"/>
      <w:lvlJc w:val="left"/>
      <w:pPr>
        <w:tabs>
          <w:tab w:val="num" w:pos="7538"/>
        </w:tabs>
        <w:ind w:left="7538" w:hanging="360"/>
      </w:pPr>
      <w:rPr>
        <w:rFonts w:ascii="Courier New" w:hAnsi="Courier New" w:hint="default"/>
      </w:rPr>
    </w:lvl>
    <w:lvl w:ilvl="8" w:tplc="04090005" w:tentative="1">
      <w:start w:val="1"/>
      <w:numFmt w:val="bullet"/>
      <w:lvlText w:val=""/>
      <w:lvlJc w:val="left"/>
      <w:pPr>
        <w:tabs>
          <w:tab w:val="num" w:pos="8258"/>
        </w:tabs>
        <w:ind w:left="8258" w:hanging="360"/>
      </w:pPr>
      <w:rPr>
        <w:rFonts w:ascii="Wingdings" w:hAnsi="Wingdings" w:hint="default"/>
      </w:rPr>
    </w:lvl>
  </w:abstractNum>
  <w:abstractNum w:abstractNumId="193" w15:restartNumberingAfterBreak="0">
    <w:nsid w:val="7CAC295F"/>
    <w:multiLevelType w:val="hybridMultilevel"/>
    <w:tmpl w:val="9E000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7CFA5A93"/>
    <w:multiLevelType w:val="multilevel"/>
    <w:tmpl w:val="E4F4F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3245EA"/>
    <w:multiLevelType w:val="hybridMultilevel"/>
    <w:tmpl w:val="D2BE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E6074CE"/>
    <w:multiLevelType w:val="hybridMultilevel"/>
    <w:tmpl w:val="A3301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E6D6C5B"/>
    <w:multiLevelType w:val="hybridMultilevel"/>
    <w:tmpl w:val="782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E997C90"/>
    <w:multiLevelType w:val="hybridMultilevel"/>
    <w:tmpl w:val="F5A41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7EF3159E"/>
    <w:multiLevelType w:val="hybridMultilevel"/>
    <w:tmpl w:val="23FE2854"/>
    <w:lvl w:ilvl="0" w:tplc="A0C64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EF422A1"/>
    <w:multiLevelType w:val="hybridMultilevel"/>
    <w:tmpl w:val="721E4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7F117E3F"/>
    <w:multiLevelType w:val="hybridMultilevel"/>
    <w:tmpl w:val="33E8A528"/>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720"/>
        </w:tabs>
        <w:ind w:left="-720" w:hanging="360"/>
      </w:pPr>
    </w:lvl>
    <w:lvl w:ilvl="2" w:tplc="934C5248">
      <w:start w:val="1"/>
      <w:numFmt w:val="decimal"/>
      <w:lvlText w:val="%3)"/>
      <w:lvlJc w:val="left"/>
      <w:pPr>
        <w:ind w:left="180" w:hanging="360"/>
      </w:pPr>
      <w:rPr>
        <w:rFonts w:hint="default"/>
      </w:rPr>
    </w:lvl>
    <w:lvl w:ilvl="3" w:tplc="0409000F">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num w:numId="1">
    <w:abstractNumId w:val="0"/>
    <w:lvlOverride w:ilvl="0">
      <w:startOverride w:val="1"/>
      <w:lvl w:ilvl="0">
        <w:start w:val="1"/>
        <w:numFmt w:val="decimal"/>
        <w:pStyle w:val="1"/>
        <w:lvlText w:val="%1."/>
        <w:lvlJc w:val="left"/>
      </w:lvl>
    </w:lvlOverride>
  </w:num>
  <w:num w:numId="2">
    <w:abstractNumId w:val="85"/>
  </w:num>
  <w:num w:numId="3">
    <w:abstractNumId w:val="182"/>
  </w:num>
  <w:num w:numId="4">
    <w:abstractNumId w:val="11"/>
  </w:num>
  <w:num w:numId="5">
    <w:abstractNumId w:val="35"/>
  </w:num>
  <w:num w:numId="6">
    <w:abstractNumId w:val="92"/>
  </w:num>
  <w:num w:numId="7">
    <w:abstractNumId w:val="113"/>
  </w:num>
  <w:num w:numId="8">
    <w:abstractNumId w:val="102"/>
  </w:num>
  <w:num w:numId="9">
    <w:abstractNumId w:val="105"/>
  </w:num>
  <w:num w:numId="10">
    <w:abstractNumId w:val="94"/>
  </w:num>
  <w:num w:numId="11">
    <w:abstractNumId w:val="81"/>
  </w:num>
  <w:num w:numId="12">
    <w:abstractNumId w:val="147"/>
  </w:num>
  <w:num w:numId="13">
    <w:abstractNumId w:val="183"/>
  </w:num>
  <w:num w:numId="14">
    <w:abstractNumId w:val="171"/>
  </w:num>
  <w:num w:numId="15">
    <w:abstractNumId w:val="128"/>
  </w:num>
  <w:num w:numId="16">
    <w:abstractNumId w:val="26"/>
  </w:num>
  <w:num w:numId="17">
    <w:abstractNumId w:val="100"/>
  </w:num>
  <w:num w:numId="18">
    <w:abstractNumId w:val="119"/>
  </w:num>
  <w:num w:numId="19">
    <w:abstractNumId w:val="83"/>
  </w:num>
  <w:num w:numId="20">
    <w:abstractNumId w:val="131"/>
  </w:num>
  <w:num w:numId="21">
    <w:abstractNumId w:val="42"/>
  </w:num>
  <w:num w:numId="22">
    <w:abstractNumId w:val="39"/>
  </w:num>
  <w:num w:numId="23">
    <w:abstractNumId w:val="133"/>
  </w:num>
  <w:num w:numId="24">
    <w:abstractNumId w:val="104"/>
  </w:num>
  <w:num w:numId="25">
    <w:abstractNumId w:val="132"/>
  </w:num>
  <w:num w:numId="26">
    <w:abstractNumId w:val="28"/>
  </w:num>
  <w:num w:numId="27">
    <w:abstractNumId w:val="57"/>
  </w:num>
  <w:num w:numId="28">
    <w:abstractNumId w:val="52"/>
  </w:num>
  <w:num w:numId="29">
    <w:abstractNumId w:val="44"/>
  </w:num>
  <w:num w:numId="30">
    <w:abstractNumId w:val="84"/>
  </w:num>
  <w:num w:numId="31">
    <w:abstractNumId w:val="73"/>
  </w:num>
  <w:num w:numId="32">
    <w:abstractNumId w:val="146"/>
  </w:num>
  <w:num w:numId="33">
    <w:abstractNumId w:val="16"/>
  </w:num>
  <w:num w:numId="34">
    <w:abstractNumId w:val="53"/>
  </w:num>
  <w:num w:numId="35">
    <w:abstractNumId w:val="153"/>
  </w:num>
  <w:num w:numId="36">
    <w:abstractNumId w:val="138"/>
  </w:num>
  <w:num w:numId="37">
    <w:abstractNumId w:val="160"/>
  </w:num>
  <w:num w:numId="38">
    <w:abstractNumId w:val="34"/>
  </w:num>
  <w:num w:numId="39">
    <w:abstractNumId w:val="135"/>
  </w:num>
  <w:num w:numId="40">
    <w:abstractNumId w:val="47"/>
  </w:num>
  <w:num w:numId="41">
    <w:abstractNumId w:val="15"/>
  </w:num>
  <w:num w:numId="42">
    <w:abstractNumId w:val="133"/>
    <w:lvlOverride w:ilvl="0"/>
    <w:lvlOverride w:ilvl="1">
      <w:startOverride w:val="1"/>
    </w:lvlOverride>
    <w:lvlOverride w:ilvl="2"/>
    <w:lvlOverride w:ilvl="3"/>
    <w:lvlOverride w:ilvl="4"/>
    <w:lvlOverride w:ilvl="5"/>
    <w:lvlOverride w:ilvl="6"/>
    <w:lvlOverride w:ilvl="7"/>
    <w:lvlOverride w:ilvl="8"/>
  </w:num>
  <w:num w:numId="43">
    <w:abstractNumId w:val="126"/>
  </w:num>
  <w:num w:numId="44">
    <w:abstractNumId w:val="70"/>
  </w:num>
  <w:num w:numId="45">
    <w:abstractNumId w:val="126"/>
  </w:num>
  <w:num w:numId="46">
    <w:abstractNumId w:val="142"/>
  </w:num>
  <w:num w:numId="47">
    <w:abstractNumId w:val="191"/>
  </w:num>
  <w:num w:numId="48">
    <w:abstractNumId w:val="159"/>
  </w:num>
  <w:num w:numId="49">
    <w:abstractNumId w:val="192"/>
  </w:num>
  <w:num w:numId="50">
    <w:abstractNumId w:val="8"/>
  </w:num>
  <w:num w:numId="51">
    <w:abstractNumId w:val="112"/>
  </w:num>
  <w:num w:numId="52">
    <w:abstractNumId w:val="21"/>
  </w:num>
  <w:num w:numId="53">
    <w:abstractNumId w:val="65"/>
  </w:num>
  <w:num w:numId="54">
    <w:abstractNumId w:val="25"/>
  </w:num>
  <w:num w:numId="55">
    <w:abstractNumId w:val="60"/>
  </w:num>
  <w:num w:numId="56">
    <w:abstractNumId w:val="187"/>
  </w:num>
  <w:num w:numId="57">
    <w:abstractNumId w:val="190"/>
  </w:num>
  <w:num w:numId="58">
    <w:abstractNumId w:val="114"/>
  </w:num>
  <w:num w:numId="59">
    <w:abstractNumId w:val="107"/>
  </w:num>
  <w:num w:numId="60">
    <w:abstractNumId w:val="137"/>
  </w:num>
  <w:num w:numId="61">
    <w:abstractNumId w:val="61"/>
  </w:num>
  <w:num w:numId="62">
    <w:abstractNumId w:val="6"/>
  </w:num>
  <w:num w:numId="63">
    <w:abstractNumId w:val="201"/>
  </w:num>
  <w:num w:numId="64">
    <w:abstractNumId w:val="22"/>
  </w:num>
  <w:num w:numId="65">
    <w:abstractNumId w:val="162"/>
  </w:num>
  <w:num w:numId="66">
    <w:abstractNumId w:val="118"/>
  </w:num>
  <w:num w:numId="67">
    <w:abstractNumId w:val="96"/>
  </w:num>
  <w:num w:numId="68">
    <w:abstractNumId w:val="158"/>
  </w:num>
  <w:num w:numId="69">
    <w:abstractNumId w:val="140"/>
  </w:num>
  <w:num w:numId="70">
    <w:abstractNumId w:val="14"/>
  </w:num>
  <w:num w:numId="71">
    <w:abstractNumId w:val="86"/>
  </w:num>
  <w:num w:numId="72">
    <w:abstractNumId w:val="89"/>
  </w:num>
  <w:num w:numId="73">
    <w:abstractNumId w:val="82"/>
  </w:num>
  <w:num w:numId="74">
    <w:abstractNumId w:val="106"/>
  </w:num>
  <w:num w:numId="75">
    <w:abstractNumId w:val="177"/>
  </w:num>
  <w:num w:numId="76">
    <w:abstractNumId w:val="24"/>
  </w:num>
  <w:num w:numId="77">
    <w:abstractNumId w:val="3"/>
  </w:num>
  <w:num w:numId="78">
    <w:abstractNumId w:val="76"/>
  </w:num>
  <w:num w:numId="79">
    <w:abstractNumId w:val="109"/>
  </w:num>
  <w:num w:numId="80">
    <w:abstractNumId w:val="176"/>
  </w:num>
  <w:num w:numId="81">
    <w:abstractNumId w:val="108"/>
  </w:num>
  <w:num w:numId="82">
    <w:abstractNumId w:val="143"/>
  </w:num>
  <w:num w:numId="83">
    <w:abstractNumId w:val="66"/>
  </w:num>
  <w:num w:numId="84">
    <w:abstractNumId w:val="121"/>
  </w:num>
  <w:num w:numId="85">
    <w:abstractNumId w:val="166"/>
  </w:num>
  <w:num w:numId="86">
    <w:abstractNumId w:val="161"/>
  </w:num>
  <w:num w:numId="87">
    <w:abstractNumId w:val="36"/>
  </w:num>
  <w:num w:numId="88">
    <w:abstractNumId w:val="56"/>
  </w:num>
  <w:num w:numId="89">
    <w:abstractNumId w:val="149"/>
  </w:num>
  <w:num w:numId="90">
    <w:abstractNumId w:val="168"/>
  </w:num>
  <w:num w:numId="91">
    <w:abstractNumId w:val="30"/>
  </w:num>
  <w:num w:numId="92">
    <w:abstractNumId w:val="134"/>
  </w:num>
  <w:num w:numId="93">
    <w:abstractNumId w:val="27"/>
  </w:num>
  <w:num w:numId="94">
    <w:abstractNumId w:val="29"/>
  </w:num>
  <w:num w:numId="95">
    <w:abstractNumId w:val="175"/>
  </w:num>
  <w:num w:numId="96">
    <w:abstractNumId w:val="9"/>
  </w:num>
  <w:num w:numId="97">
    <w:abstractNumId w:val="18"/>
  </w:num>
  <w:num w:numId="98">
    <w:abstractNumId w:val="103"/>
  </w:num>
  <w:num w:numId="99">
    <w:abstractNumId w:val="122"/>
  </w:num>
  <w:num w:numId="100">
    <w:abstractNumId w:val="172"/>
  </w:num>
  <w:num w:numId="101">
    <w:abstractNumId w:val="93"/>
  </w:num>
  <w:num w:numId="102">
    <w:abstractNumId w:val="156"/>
  </w:num>
  <w:num w:numId="103">
    <w:abstractNumId w:val="141"/>
  </w:num>
  <w:num w:numId="104">
    <w:abstractNumId w:val="120"/>
  </w:num>
  <w:num w:numId="105">
    <w:abstractNumId w:val="50"/>
  </w:num>
  <w:num w:numId="106">
    <w:abstractNumId w:val="38"/>
  </w:num>
  <w:num w:numId="107">
    <w:abstractNumId w:val="90"/>
  </w:num>
  <w:num w:numId="108">
    <w:abstractNumId w:val="40"/>
  </w:num>
  <w:num w:numId="109">
    <w:abstractNumId w:val="199"/>
  </w:num>
  <w:num w:numId="110">
    <w:abstractNumId w:val="59"/>
  </w:num>
  <w:num w:numId="111">
    <w:abstractNumId w:val="167"/>
  </w:num>
  <w:num w:numId="112">
    <w:abstractNumId w:val="13"/>
  </w:num>
  <w:num w:numId="113">
    <w:abstractNumId w:val="10"/>
  </w:num>
  <w:num w:numId="114">
    <w:abstractNumId w:val="165"/>
  </w:num>
  <w:num w:numId="115">
    <w:abstractNumId w:val="144"/>
  </w:num>
  <w:num w:numId="116">
    <w:abstractNumId w:val="124"/>
  </w:num>
  <w:num w:numId="117">
    <w:abstractNumId w:val="37"/>
  </w:num>
  <w:num w:numId="118">
    <w:abstractNumId w:val="95"/>
  </w:num>
  <w:num w:numId="119">
    <w:abstractNumId w:val="77"/>
  </w:num>
  <w:num w:numId="120">
    <w:abstractNumId w:val="127"/>
  </w:num>
  <w:num w:numId="121">
    <w:abstractNumId w:val="151"/>
  </w:num>
  <w:num w:numId="122">
    <w:abstractNumId w:val="63"/>
  </w:num>
  <w:num w:numId="123">
    <w:abstractNumId w:val="155"/>
  </w:num>
  <w:num w:numId="124">
    <w:abstractNumId w:val="12"/>
  </w:num>
  <w:num w:numId="125">
    <w:abstractNumId w:val="150"/>
  </w:num>
  <w:num w:numId="126">
    <w:abstractNumId w:val="145"/>
  </w:num>
  <w:num w:numId="127">
    <w:abstractNumId w:val="115"/>
  </w:num>
  <w:num w:numId="128">
    <w:abstractNumId w:val="31"/>
  </w:num>
  <w:num w:numId="129">
    <w:abstractNumId w:val="196"/>
  </w:num>
  <w:num w:numId="130">
    <w:abstractNumId w:val="45"/>
  </w:num>
  <w:num w:numId="131">
    <w:abstractNumId w:val="101"/>
  </w:num>
  <w:num w:numId="132">
    <w:abstractNumId w:val="179"/>
  </w:num>
  <w:num w:numId="133">
    <w:abstractNumId w:val="125"/>
  </w:num>
  <w:num w:numId="134">
    <w:abstractNumId w:val="23"/>
  </w:num>
  <w:num w:numId="135">
    <w:abstractNumId w:val="32"/>
  </w:num>
  <w:num w:numId="136">
    <w:abstractNumId w:val="46"/>
  </w:num>
  <w:num w:numId="137">
    <w:abstractNumId w:val="185"/>
  </w:num>
  <w:num w:numId="138">
    <w:abstractNumId w:val="130"/>
  </w:num>
  <w:num w:numId="139">
    <w:abstractNumId w:val="200"/>
  </w:num>
  <w:num w:numId="140">
    <w:abstractNumId w:val="68"/>
  </w:num>
  <w:num w:numId="141">
    <w:abstractNumId w:val="7"/>
  </w:num>
  <w:num w:numId="142">
    <w:abstractNumId w:val="98"/>
  </w:num>
  <w:num w:numId="143">
    <w:abstractNumId w:val="148"/>
  </w:num>
  <w:num w:numId="144">
    <w:abstractNumId w:val="55"/>
  </w:num>
  <w:num w:numId="145">
    <w:abstractNumId w:val="19"/>
  </w:num>
  <w:num w:numId="146">
    <w:abstractNumId w:val="51"/>
  </w:num>
  <w:num w:numId="147">
    <w:abstractNumId w:val="136"/>
  </w:num>
  <w:num w:numId="148">
    <w:abstractNumId w:val="80"/>
  </w:num>
  <w:num w:numId="149">
    <w:abstractNumId w:val="173"/>
  </w:num>
  <w:num w:numId="150">
    <w:abstractNumId w:val="79"/>
  </w:num>
  <w:num w:numId="151">
    <w:abstractNumId w:val="2"/>
  </w:num>
  <w:num w:numId="152">
    <w:abstractNumId w:val="178"/>
  </w:num>
  <w:num w:numId="153">
    <w:abstractNumId w:val="64"/>
  </w:num>
  <w:num w:numId="154">
    <w:abstractNumId w:val="198"/>
  </w:num>
  <w:num w:numId="155">
    <w:abstractNumId w:val="154"/>
  </w:num>
  <w:num w:numId="156">
    <w:abstractNumId w:val="71"/>
  </w:num>
  <w:num w:numId="157">
    <w:abstractNumId w:val="20"/>
  </w:num>
  <w:num w:numId="158">
    <w:abstractNumId w:val="33"/>
  </w:num>
  <w:num w:numId="159">
    <w:abstractNumId w:val="110"/>
  </w:num>
  <w:num w:numId="160">
    <w:abstractNumId w:val="4"/>
  </w:num>
  <w:num w:numId="161">
    <w:abstractNumId w:val="99"/>
  </w:num>
  <w:num w:numId="162">
    <w:abstractNumId w:val="62"/>
  </w:num>
  <w:num w:numId="163">
    <w:abstractNumId w:val="54"/>
  </w:num>
  <w:num w:numId="164">
    <w:abstractNumId w:val="129"/>
  </w:num>
  <w:num w:numId="165">
    <w:abstractNumId w:val="163"/>
  </w:num>
  <w:num w:numId="166">
    <w:abstractNumId w:val="111"/>
  </w:num>
  <w:num w:numId="167">
    <w:abstractNumId w:val="17"/>
  </w:num>
  <w:num w:numId="168">
    <w:abstractNumId w:val="72"/>
  </w:num>
  <w:num w:numId="169">
    <w:abstractNumId w:val="91"/>
  </w:num>
  <w:num w:numId="170">
    <w:abstractNumId w:val="152"/>
  </w:num>
  <w:num w:numId="171">
    <w:abstractNumId w:val="67"/>
  </w:num>
  <w:num w:numId="172">
    <w:abstractNumId w:val="193"/>
  </w:num>
  <w:num w:numId="173">
    <w:abstractNumId w:val="123"/>
  </w:num>
  <w:num w:numId="174">
    <w:abstractNumId w:val="74"/>
  </w:num>
  <w:num w:numId="175">
    <w:abstractNumId w:val="188"/>
  </w:num>
  <w:num w:numId="176">
    <w:abstractNumId w:val="1"/>
  </w:num>
  <w:num w:numId="177">
    <w:abstractNumId w:val="184"/>
  </w:num>
  <w:num w:numId="178">
    <w:abstractNumId w:val="88"/>
  </w:num>
  <w:num w:numId="179">
    <w:abstractNumId w:val="157"/>
  </w:num>
  <w:num w:numId="180">
    <w:abstractNumId w:val="75"/>
  </w:num>
  <w:num w:numId="181">
    <w:abstractNumId w:val="69"/>
  </w:num>
  <w:num w:numId="182">
    <w:abstractNumId w:val="5"/>
  </w:num>
  <w:num w:numId="183">
    <w:abstractNumId w:val="139"/>
  </w:num>
  <w:num w:numId="184">
    <w:abstractNumId w:val="195"/>
  </w:num>
  <w:num w:numId="185">
    <w:abstractNumId w:val="116"/>
  </w:num>
  <w:num w:numId="186">
    <w:abstractNumId w:val="174"/>
  </w:num>
  <w:num w:numId="187">
    <w:abstractNumId w:val="78"/>
  </w:num>
  <w:num w:numId="188">
    <w:abstractNumId w:val="87"/>
  </w:num>
  <w:num w:numId="189">
    <w:abstractNumId w:val="117"/>
  </w:num>
  <w:num w:numId="190">
    <w:abstractNumId w:val="181"/>
  </w:num>
  <w:num w:numId="191">
    <w:abstractNumId w:val="189"/>
  </w:num>
  <w:num w:numId="192">
    <w:abstractNumId w:val="197"/>
  </w:num>
  <w:num w:numId="193">
    <w:abstractNumId w:val="170"/>
  </w:num>
  <w:num w:numId="194">
    <w:abstractNumId w:val="43"/>
  </w:num>
  <w:num w:numId="195">
    <w:abstractNumId w:val="48"/>
  </w:num>
  <w:num w:numId="196">
    <w:abstractNumId w:val="186"/>
  </w:num>
  <w:num w:numId="197">
    <w:abstractNumId w:val="97"/>
  </w:num>
  <w:num w:numId="198">
    <w:abstractNumId w:val="49"/>
  </w:num>
  <w:num w:numId="199">
    <w:abstractNumId w:val="41"/>
  </w:num>
  <w:num w:numId="200">
    <w:abstractNumId w:val="180"/>
  </w:num>
  <w:num w:numId="201">
    <w:abstractNumId w:val="58"/>
  </w:num>
  <w:num w:numId="202">
    <w:abstractNumId w:val="164"/>
  </w:num>
  <w:num w:numId="203">
    <w:abstractNumId w:val="169"/>
  </w:num>
  <w:num w:numId="204">
    <w:abstractNumId w:val="194"/>
  </w:num>
  <w:numIdMacAtCleanup w:val="2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manna, Angelo">
    <w15:presenceInfo w15:providerId="AD" w15:userId="S::angelo.lamanna@td.com::128f8431-4fcf-4d3f-9392-184d6a4fafee"/>
  </w15:person>
  <w15:person w15:author="Fernandez, Susana">
    <w15:presenceInfo w15:providerId="AD" w15:userId="S::Susana.Fernandez@td.com::07cdf79d-7613-4e8f-addc-0b33e009d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B3"/>
    <w:rsid w:val="00000A65"/>
    <w:rsid w:val="00000AEF"/>
    <w:rsid w:val="00000CF4"/>
    <w:rsid w:val="00000D22"/>
    <w:rsid w:val="00001426"/>
    <w:rsid w:val="000016CD"/>
    <w:rsid w:val="000033B1"/>
    <w:rsid w:val="000042FF"/>
    <w:rsid w:val="00005722"/>
    <w:rsid w:val="00005CDB"/>
    <w:rsid w:val="000101FE"/>
    <w:rsid w:val="00010C2B"/>
    <w:rsid w:val="0001157D"/>
    <w:rsid w:val="00011671"/>
    <w:rsid w:val="00014496"/>
    <w:rsid w:val="00016176"/>
    <w:rsid w:val="00020D9D"/>
    <w:rsid w:val="000218EA"/>
    <w:rsid w:val="00022516"/>
    <w:rsid w:val="00022CDD"/>
    <w:rsid w:val="00022D50"/>
    <w:rsid w:val="000235A9"/>
    <w:rsid w:val="00023760"/>
    <w:rsid w:val="00023B1A"/>
    <w:rsid w:val="00023F14"/>
    <w:rsid w:val="00024020"/>
    <w:rsid w:val="00024788"/>
    <w:rsid w:val="00024E4A"/>
    <w:rsid w:val="000257FE"/>
    <w:rsid w:val="00025F61"/>
    <w:rsid w:val="00027E1E"/>
    <w:rsid w:val="0003023F"/>
    <w:rsid w:val="00031C58"/>
    <w:rsid w:val="0003287C"/>
    <w:rsid w:val="0003326E"/>
    <w:rsid w:val="00033BA7"/>
    <w:rsid w:val="00033C3F"/>
    <w:rsid w:val="00034775"/>
    <w:rsid w:val="00034911"/>
    <w:rsid w:val="00034F49"/>
    <w:rsid w:val="00035544"/>
    <w:rsid w:val="00035E3C"/>
    <w:rsid w:val="00036381"/>
    <w:rsid w:val="0003670D"/>
    <w:rsid w:val="00036CCA"/>
    <w:rsid w:val="0003737A"/>
    <w:rsid w:val="00037D31"/>
    <w:rsid w:val="00040952"/>
    <w:rsid w:val="00041112"/>
    <w:rsid w:val="00041621"/>
    <w:rsid w:val="000416AE"/>
    <w:rsid w:val="00041CDF"/>
    <w:rsid w:val="00042E19"/>
    <w:rsid w:val="00042E39"/>
    <w:rsid w:val="00042F87"/>
    <w:rsid w:val="00043174"/>
    <w:rsid w:val="00043E38"/>
    <w:rsid w:val="00045D75"/>
    <w:rsid w:val="0004686E"/>
    <w:rsid w:val="00050604"/>
    <w:rsid w:val="00050784"/>
    <w:rsid w:val="000512E6"/>
    <w:rsid w:val="000516FE"/>
    <w:rsid w:val="00051F5B"/>
    <w:rsid w:val="000521B2"/>
    <w:rsid w:val="00053791"/>
    <w:rsid w:val="000538DB"/>
    <w:rsid w:val="00054308"/>
    <w:rsid w:val="00054F41"/>
    <w:rsid w:val="00055999"/>
    <w:rsid w:val="000565DD"/>
    <w:rsid w:val="00056C75"/>
    <w:rsid w:val="00057950"/>
    <w:rsid w:val="00057F62"/>
    <w:rsid w:val="00060939"/>
    <w:rsid w:val="00061E29"/>
    <w:rsid w:val="000625C3"/>
    <w:rsid w:val="00063465"/>
    <w:rsid w:val="000634E0"/>
    <w:rsid w:val="0006375A"/>
    <w:rsid w:val="000641AD"/>
    <w:rsid w:val="00064748"/>
    <w:rsid w:val="00064929"/>
    <w:rsid w:val="000652FA"/>
    <w:rsid w:val="0006534B"/>
    <w:rsid w:val="00065819"/>
    <w:rsid w:val="00065AEF"/>
    <w:rsid w:val="000661FF"/>
    <w:rsid w:val="00066AFC"/>
    <w:rsid w:val="00067C68"/>
    <w:rsid w:val="00067F85"/>
    <w:rsid w:val="00070AEA"/>
    <w:rsid w:val="00070FAB"/>
    <w:rsid w:val="0007103A"/>
    <w:rsid w:val="00072C45"/>
    <w:rsid w:val="0007447B"/>
    <w:rsid w:val="00074A15"/>
    <w:rsid w:val="0007537A"/>
    <w:rsid w:val="000756D4"/>
    <w:rsid w:val="0007632E"/>
    <w:rsid w:val="000777F1"/>
    <w:rsid w:val="000805E4"/>
    <w:rsid w:val="00080E03"/>
    <w:rsid w:val="0008253C"/>
    <w:rsid w:val="00082B06"/>
    <w:rsid w:val="000830F1"/>
    <w:rsid w:val="000834FF"/>
    <w:rsid w:val="00085D16"/>
    <w:rsid w:val="000866C0"/>
    <w:rsid w:val="0008753F"/>
    <w:rsid w:val="0008759F"/>
    <w:rsid w:val="000875D1"/>
    <w:rsid w:val="00090929"/>
    <w:rsid w:val="000914F9"/>
    <w:rsid w:val="000916CB"/>
    <w:rsid w:val="0009233A"/>
    <w:rsid w:val="00092E85"/>
    <w:rsid w:val="00094474"/>
    <w:rsid w:val="00094864"/>
    <w:rsid w:val="00094FCE"/>
    <w:rsid w:val="00097048"/>
    <w:rsid w:val="00097050"/>
    <w:rsid w:val="000A0683"/>
    <w:rsid w:val="000A090A"/>
    <w:rsid w:val="000A0975"/>
    <w:rsid w:val="000A0FCE"/>
    <w:rsid w:val="000A1162"/>
    <w:rsid w:val="000A1352"/>
    <w:rsid w:val="000A21C4"/>
    <w:rsid w:val="000A32DB"/>
    <w:rsid w:val="000A3EDE"/>
    <w:rsid w:val="000A452B"/>
    <w:rsid w:val="000A4BCC"/>
    <w:rsid w:val="000A5848"/>
    <w:rsid w:val="000A59C3"/>
    <w:rsid w:val="000A5CD7"/>
    <w:rsid w:val="000A62C5"/>
    <w:rsid w:val="000A674C"/>
    <w:rsid w:val="000A6838"/>
    <w:rsid w:val="000A7AF9"/>
    <w:rsid w:val="000B15C2"/>
    <w:rsid w:val="000B2341"/>
    <w:rsid w:val="000B2850"/>
    <w:rsid w:val="000B2DBC"/>
    <w:rsid w:val="000B2F64"/>
    <w:rsid w:val="000B3CB2"/>
    <w:rsid w:val="000B5308"/>
    <w:rsid w:val="000B5BCD"/>
    <w:rsid w:val="000B5F8E"/>
    <w:rsid w:val="000B6B89"/>
    <w:rsid w:val="000B76FA"/>
    <w:rsid w:val="000B7A28"/>
    <w:rsid w:val="000C09C4"/>
    <w:rsid w:val="000C155F"/>
    <w:rsid w:val="000C1877"/>
    <w:rsid w:val="000C2F2A"/>
    <w:rsid w:val="000C31AF"/>
    <w:rsid w:val="000C3C50"/>
    <w:rsid w:val="000C4ACF"/>
    <w:rsid w:val="000C4F91"/>
    <w:rsid w:val="000C5121"/>
    <w:rsid w:val="000C5475"/>
    <w:rsid w:val="000C54A3"/>
    <w:rsid w:val="000C54E1"/>
    <w:rsid w:val="000C5678"/>
    <w:rsid w:val="000C62C3"/>
    <w:rsid w:val="000C6B63"/>
    <w:rsid w:val="000C6CF0"/>
    <w:rsid w:val="000D2113"/>
    <w:rsid w:val="000D28F8"/>
    <w:rsid w:val="000D2D04"/>
    <w:rsid w:val="000D32EF"/>
    <w:rsid w:val="000D3691"/>
    <w:rsid w:val="000D3749"/>
    <w:rsid w:val="000D5224"/>
    <w:rsid w:val="000D583F"/>
    <w:rsid w:val="000D5C36"/>
    <w:rsid w:val="000D6146"/>
    <w:rsid w:val="000D7F88"/>
    <w:rsid w:val="000E0536"/>
    <w:rsid w:val="000E0CD0"/>
    <w:rsid w:val="000E1ADE"/>
    <w:rsid w:val="000E2E02"/>
    <w:rsid w:val="000E36B6"/>
    <w:rsid w:val="000E36F4"/>
    <w:rsid w:val="000E4D1F"/>
    <w:rsid w:val="000E6B8A"/>
    <w:rsid w:val="000E7655"/>
    <w:rsid w:val="000F020E"/>
    <w:rsid w:val="000F155B"/>
    <w:rsid w:val="000F18A6"/>
    <w:rsid w:val="000F3EBD"/>
    <w:rsid w:val="000F42D9"/>
    <w:rsid w:val="000F497B"/>
    <w:rsid w:val="000F60E2"/>
    <w:rsid w:val="000F672F"/>
    <w:rsid w:val="000F6FC9"/>
    <w:rsid w:val="000F7086"/>
    <w:rsid w:val="000F7153"/>
    <w:rsid w:val="000F7351"/>
    <w:rsid w:val="000F7E54"/>
    <w:rsid w:val="001006DC"/>
    <w:rsid w:val="001007D4"/>
    <w:rsid w:val="00102570"/>
    <w:rsid w:val="001045DF"/>
    <w:rsid w:val="00104A4E"/>
    <w:rsid w:val="00106494"/>
    <w:rsid w:val="0010698F"/>
    <w:rsid w:val="001073E5"/>
    <w:rsid w:val="0010785F"/>
    <w:rsid w:val="00107931"/>
    <w:rsid w:val="00107A64"/>
    <w:rsid w:val="001102C8"/>
    <w:rsid w:val="0011078F"/>
    <w:rsid w:val="001122E0"/>
    <w:rsid w:val="001128FF"/>
    <w:rsid w:val="00112910"/>
    <w:rsid w:val="00112D53"/>
    <w:rsid w:val="00113825"/>
    <w:rsid w:val="00113BD8"/>
    <w:rsid w:val="0011418D"/>
    <w:rsid w:val="001142F3"/>
    <w:rsid w:val="0011521B"/>
    <w:rsid w:val="00115C19"/>
    <w:rsid w:val="00115F10"/>
    <w:rsid w:val="00116AD2"/>
    <w:rsid w:val="00117192"/>
    <w:rsid w:val="0011772C"/>
    <w:rsid w:val="00117E54"/>
    <w:rsid w:val="00120082"/>
    <w:rsid w:val="00120CDD"/>
    <w:rsid w:val="0012211C"/>
    <w:rsid w:val="001223C2"/>
    <w:rsid w:val="001237FC"/>
    <w:rsid w:val="00123E1B"/>
    <w:rsid w:val="00123E39"/>
    <w:rsid w:val="001240E0"/>
    <w:rsid w:val="001245F8"/>
    <w:rsid w:val="001246E6"/>
    <w:rsid w:val="001247B9"/>
    <w:rsid w:val="001248B6"/>
    <w:rsid w:val="00124FB4"/>
    <w:rsid w:val="00125F6D"/>
    <w:rsid w:val="0012743B"/>
    <w:rsid w:val="00130008"/>
    <w:rsid w:val="00130E6D"/>
    <w:rsid w:val="001326F7"/>
    <w:rsid w:val="00133BBA"/>
    <w:rsid w:val="00133CCA"/>
    <w:rsid w:val="00133DA6"/>
    <w:rsid w:val="00133E40"/>
    <w:rsid w:val="00134317"/>
    <w:rsid w:val="001344F8"/>
    <w:rsid w:val="0013497C"/>
    <w:rsid w:val="00134C0C"/>
    <w:rsid w:val="0013564B"/>
    <w:rsid w:val="00136339"/>
    <w:rsid w:val="00136837"/>
    <w:rsid w:val="00136DAF"/>
    <w:rsid w:val="0013712C"/>
    <w:rsid w:val="00140622"/>
    <w:rsid w:val="00141B81"/>
    <w:rsid w:val="00141D49"/>
    <w:rsid w:val="00143D8F"/>
    <w:rsid w:val="00144400"/>
    <w:rsid w:val="00145249"/>
    <w:rsid w:val="00146326"/>
    <w:rsid w:val="00146EA5"/>
    <w:rsid w:val="00147C07"/>
    <w:rsid w:val="001501F9"/>
    <w:rsid w:val="0015124D"/>
    <w:rsid w:val="00151E72"/>
    <w:rsid w:val="00152639"/>
    <w:rsid w:val="001526AC"/>
    <w:rsid w:val="00153DBC"/>
    <w:rsid w:val="00154C0D"/>
    <w:rsid w:val="001571E6"/>
    <w:rsid w:val="00157626"/>
    <w:rsid w:val="0016045B"/>
    <w:rsid w:val="001608DD"/>
    <w:rsid w:val="00160A3B"/>
    <w:rsid w:val="00161311"/>
    <w:rsid w:val="00161A65"/>
    <w:rsid w:val="00161ABC"/>
    <w:rsid w:val="0016253A"/>
    <w:rsid w:val="00162AE6"/>
    <w:rsid w:val="0016311F"/>
    <w:rsid w:val="001638D9"/>
    <w:rsid w:val="00164382"/>
    <w:rsid w:val="00164D0E"/>
    <w:rsid w:val="00166BB2"/>
    <w:rsid w:val="00167222"/>
    <w:rsid w:val="001675CE"/>
    <w:rsid w:val="00170C1C"/>
    <w:rsid w:val="00170F45"/>
    <w:rsid w:val="00172159"/>
    <w:rsid w:val="0017259C"/>
    <w:rsid w:val="00172682"/>
    <w:rsid w:val="00172FA6"/>
    <w:rsid w:val="00173262"/>
    <w:rsid w:val="001732AD"/>
    <w:rsid w:val="001732DA"/>
    <w:rsid w:val="001744BC"/>
    <w:rsid w:val="00174951"/>
    <w:rsid w:val="0017497C"/>
    <w:rsid w:val="00175840"/>
    <w:rsid w:val="00175954"/>
    <w:rsid w:val="00175F9D"/>
    <w:rsid w:val="0017637B"/>
    <w:rsid w:val="001766E8"/>
    <w:rsid w:val="001770E2"/>
    <w:rsid w:val="0017786C"/>
    <w:rsid w:val="00180C07"/>
    <w:rsid w:val="00182328"/>
    <w:rsid w:val="00183F27"/>
    <w:rsid w:val="0018438B"/>
    <w:rsid w:val="0018448B"/>
    <w:rsid w:val="00184A98"/>
    <w:rsid w:val="00184D18"/>
    <w:rsid w:val="00185756"/>
    <w:rsid w:val="00185AA0"/>
    <w:rsid w:val="00185C22"/>
    <w:rsid w:val="00185EEC"/>
    <w:rsid w:val="0018652B"/>
    <w:rsid w:val="00186806"/>
    <w:rsid w:val="00186E18"/>
    <w:rsid w:val="00190092"/>
    <w:rsid w:val="00192C23"/>
    <w:rsid w:val="0019366D"/>
    <w:rsid w:val="00194504"/>
    <w:rsid w:val="00194572"/>
    <w:rsid w:val="001948A4"/>
    <w:rsid w:val="001948C7"/>
    <w:rsid w:val="00195394"/>
    <w:rsid w:val="00196DDA"/>
    <w:rsid w:val="001A01EB"/>
    <w:rsid w:val="001A027C"/>
    <w:rsid w:val="001A0507"/>
    <w:rsid w:val="001A15A3"/>
    <w:rsid w:val="001A2292"/>
    <w:rsid w:val="001A2C5E"/>
    <w:rsid w:val="001A2FE1"/>
    <w:rsid w:val="001A4686"/>
    <w:rsid w:val="001A46B8"/>
    <w:rsid w:val="001A47CC"/>
    <w:rsid w:val="001A4BB8"/>
    <w:rsid w:val="001A506C"/>
    <w:rsid w:val="001A53F6"/>
    <w:rsid w:val="001A5FD0"/>
    <w:rsid w:val="001A6370"/>
    <w:rsid w:val="001A69BE"/>
    <w:rsid w:val="001A6D14"/>
    <w:rsid w:val="001A728C"/>
    <w:rsid w:val="001B0FD9"/>
    <w:rsid w:val="001B1F60"/>
    <w:rsid w:val="001B2A2C"/>
    <w:rsid w:val="001B2E68"/>
    <w:rsid w:val="001B40D9"/>
    <w:rsid w:val="001B4B0E"/>
    <w:rsid w:val="001C10B3"/>
    <w:rsid w:val="001C1ABC"/>
    <w:rsid w:val="001C2A6B"/>
    <w:rsid w:val="001C2C54"/>
    <w:rsid w:val="001C39A1"/>
    <w:rsid w:val="001C3F59"/>
    <w:rsid w:val="001C3F9C"/>
    <w:rsid w:val="001C407C"/>
    <w:rsid w:val="001C44AD"/>
    <w:rsid w:val="001C46C4"/>
    <w:rsid w:val="001C4BC3"/>
    <w:rsid w:val="001C5278"/>
    <w:rsid w:val="001C6E60"/>
    <w:rsid w:val="001D0A98"/>
    <w:rsid w:val="001D0C06"/>
    <w:rsid w:val="001D10A9"/>
    <w:rsid w:val="001D2754"/>
    <w:rsid w:val="001D29C1"/>
    <w:rsid w:val="001D3140"/>
    <w:rsid w:val="001D35DB"/>
    <w:rsid w:val="001D3C26"/>
    <w:rsid w:val="001D42E3"/>
    <w:rsid w:val="001D512F"/>
    <w:rsid w:val="001D519C"/>
    <w:rsid w:val="001D541A"/>
    <w:rsid w:val="001D55C9"/>
    <w:rsid w:val="001D5A8F"/>
    <w:rsid w:val="001D5FC0"/>
    <w:rsid w:val="001D628A"/>
    <w:rsid w:val="001D650E"/>
    <w:rsid w:val="001D7440"/>
    <w:rsid w:val="001E07DB"/>
    <w:rsid w:val="001E0A2A"/>
    <w:rsid w:val="001E0A4E"/>
    <w:rsid w:val="001E1F21"/>
    <w:rsid w:val="001E1FBA"/>
    <w:rsid w:val="001E3031"/>
    <w:rsid w:val="001E3961"/>
    <w:rsid w:val="001E3965"/>
    <w:rsid w:val="001E4212"/>
    <w:rsid w:val="001E4A0B"/>
    <w:rsid w:val="001E5163"/>
    <w:rsid w:val="001E55B2"/>
    <w:rsid w:val="001E7285"/>
    <w:rsid w:val="001E7691"/>
    <w:rsid w:val="001E7AA0"/>
    <w:rsid w:val="001E7E54"/>
    <w:rsid w:val="001F0112"/>
    <w:rsid w:val="001F0FF7"/>
    <w:rsid w:val="001F11E4"/>
    <w:rsid w:val="001F1313"/>
    <w:rsid w:val="001F1995"/>
    <w:rsid w:val="001F1B9F"/>
    <w:rsid w:val="001F276F"/>
    <w:rsid w:val="001F29AF"/>
    <w:rsid w:val="001F3838"/>
    <w:rsid w:val="001F422F"/>
    <w:rsid w:val="001F4AB2"/>
    <w:rsid w:val="001F4AC9"/>
    <w:rsid w:val="001F4DD1"/>
    <w:rsid w:val="001F5BFA"/>
    <w:rsid w:val="001F77CF"/>
    <w:rsid w:val="0020015F"/>
    <w:rsid w:val="0020120E"/>
    <w:rsid w:val="0020238A"/>
    <w:rsid w:val="00202DE9"/>
    <w:rsid w:val="002031B7"/>
    <w:rsid w:val="002032CA"/>
    <w:rsid w:val="0020404B"/>
    <w:rsid w:val="00204CAB"/>
    <w:rsid w:val="002050B9"/>
    <w:rsid w:val="0020682D"/>
    <w:rsid w:val="00207280"/>
    <w:rsid w:val="00207515"/>
    <w:rsid w:val="002075A9"/>
    <w:rsid w:val="002076AD"/>
    <w:rsid w:val="00207AD4"/>
    <w:rsid w:val="00210E8C"/>
    <w:rsid w:val="00210F15"/>
    <w:rsid w:val="00211031"/>
    <w:rsid w:val="0021167A"/>
    <w:rsid w:val="00211E62"/>
    <w:rsid w:val="00212061"/>
    <w:rsid w:val="00213114"/>
    <w:rsid w:val="0021374A"/>
    <w:rsid w:val="00213C9E"/>
    <w:rsid w:val="0021468F"/>
    <w:rsid w:val="00214BB8"/>
    <w:rsid w:val="00215696"/>
    <w:rsid w:val="00216718"/>
    <w:rsid w:val="00216780"/>
    <w:rsid w:val="00216955"/>
    <w:rsid w:val="002169D2"/>
    <w:rsid w:val="00217481"/>
    <w:rsid w:val="00220226"/>
    <w:rsid w:val="0022045D"/>
    <w:rsid w:val="00220908"/>
    <w:rsid w:val="00220993"/>
    <w:rsid w:val="00221334"/>
    <w:rsid w:val="00221A06"/>
    <w:rsid w:val="002223BE"/>
    <w:rsid w:val="002223CD"/>
    <w:rsid w:val="00223239"/>
    <w:rsid w:val="002232ED"/>
    <w:rsid w:val="00224768"/>
    <w:rsid w:val="002248AB"/>
    <w:rsid w:val="00225CF4"/>
    <w:rsid w:val="002309FE"/>
    <w:rsid w:val="00232093"/>
    <w:rsid w:val="00232E96"/>
    <w:rsid w:val="00233002"/>
    <w:rsid w:val="00233725"/>
    <w:rsid w:val="0023391A"/>
    <w:rsid w:val="002339E1"/>
    <w:rsid w:val="0023448A"/>
    <w:rsid w:val="0023460B"/>
    <w:rsid w:val="00234E5F"/>
    <w:rsid w:val="00234F81"/>
    <w:rsid w:val="002350FE"/>
    <w:rsid w:val="00235D2A"/>
    <w:rsid w:val="00236B75"/>
    <w:rsid w:val="00236E2C"/>
    <w:rsid w:val="00236E2E"/>
    <w:rsid w:val="00240153"/>
    <w:rsid w:val="00241455"/>
    <w:rsid w:val="002415EC"/>
    <w:rsid w:val="00242610"/>
    <w:rsid w:val="00243288"/>
    <w:rsid w:val="002432F6"/>
    <w:rsid w:val="00243881"/>
    <w:rsid w:val="00244168"/>
    <w:rsid w:val="0024486B"/>
    <w:rsid w:val="00244B46"/>
    <w:rsid w:val="00245D22"/>
    <w:rsid w:val="002463BD"/>
    <w:rsid w:val="0024643F"/>
    <w:rsid w:val="00246953"/>
    <w:rsid w:val="0024713B"/>
    <w:rsid w:val="002474E9"/>
    <w:rsid w:val="002502EC"/>
    <w:rsid w:val="002508FD"/>
    <w:rsid w:val="00251862"/>
    <w:rsid w:val="002528A7"/>
    <w:rsid w:val="00252C71"/>
    <w:rsid w:val="0025307D"/>
    <w:rsid w:val="002546AC"/>
    <w:rsid w:val="00255F29"/>
    <w:rsid w:val="00260028"/>
    <w:rsid w:val="00260515"/>
    <w:rsid w:val="00260EA9"/>
    <w:rsid w:val="0026125D"/>
    <w:rsid w:val="00261ECE"/>
    <w:rsid w:val="00261EE2"/>
    <w:rsid w:val="00262980"/>
    <w:rsid w:val="00262FA5"/>
    <w:rsid w:val="00263698"/>
    <w:rsid w:val="0026480B"/>
    <w:rsid w:val="00264AAE"/>
    <w:rsid w:val="00264C54"/>
    <w:rsid w:val="0026500A"/>
    <w:rsid w:val="002650A4"/>
    <w:rsid w:val="002652F1"/>
    <w:rsid w:val="0026629E"/>
    <w:rsid w:val="00266434"/>
    <w:rsid w:val="00270210"/>
    <w:rsid w:val="00270337"/>
    <w:rsid w:val="0027058B"/>
    <w:rsid w:val="00270614"/>
    <w:rsid w:val="002707B6"/>
    <w:rsid w:val="00270E36"/>
    <w:rsid w:val="002717FE"/>
    <w:rsid w:val="002727E5"/>
    <w:rsid w:val="00274860"/>
    <w:rsid w:val="00274FDD"/>
    <w:rsid w:val="00274FFD"/>
    <w:rsid w:val="00276236"/>
    <w:rsid w:val="00276396"/>
    <w:rsid w:val="002766E9"/>
    <w:rsid w:val="00281455"/>
    <w:rsid w:val="0028154A"/>
    <w:rsid w:val="00281971"/>
    <w:rsid w:val="002827ED"/>
    <w:rsid w:val="002828CB"/>
    <w:rsid w:val="00282C46"/>
    <w:rsid w:val="00282F5F"/>
    <w:rsid w:val="002838D5"/>
    <w:rsid w:val="00283C7A"/>
    <w:rsid w:val="002846F9"/>
    <w:rsid w:val="002847C7"/>
    <w:rsid w:val="0028679A"/>
    <w:rsid w:val="00287C6A"/>
    <w:rsid w:val="00291483"/>
    <w:rsid w:val="00291BF1"/>
    <w:rsid w:val="002923D8"/>
    <w:rsid w:val="002926C9"/>
    <w:rsid w:val="002931E6"/>
    <w:rsid w:val="002936BD"/>
    <w:rsid w:val="00293AB0"/>
    <w:rsid w:val="002941C1"/>
    <w:rsid w:val="00294693"/>
    <w:rsid w:val="00295808"/>
    <w:rsid w:val="0029580A"/>
    <w:rsid w:val="002969D9"/>
    <w:rsid w:val="00297AA3"/>
    <w:rsid w:val="002A13EF"/>
    <w:rsid w:val="002A1C41"/>
    <w:rsid w:val="002A2143"/>
    <w:rsid w:val="002A4228"/>
    <w:rsid w:val="002A45FC"/>
    <w:rsid w:val="002A5548"/>
    <w:rsid w:val="002A6D20"/>
    <w:rsid w:val="002A727D"/>
    <w:rsid w:val="002B14DE"/>
    <w:rsid w:val="002B169B"/>
    <w:rsid w:val="002B24BB"/>
    <w:rsid w:val="002B2A62"/>
    <w:rsid w:val="002B2AE3"/>
    <w:rsid w:val="002B31CF"/>
    <w:rsid w:val="002B3D6A"/>
    <w:rsid w:val="002B3DAF"/>
    <w:rsid w:val="002B4DEC"/>
    <w:rsid w:val="002B4E83"/>
    <w:rsid w:val="002B51B7"/>
    <w:rsid w:val="002B5700"/>
    <w:rsid w:val="002B65AC"/>
    <w:rsid w:val="002B6911"/>
    <w:rsid w:val="002B6D53"/>
    <w:rsid w:val="002B6F21"/>
    <w:rsid w:val="002B7032"/>
    <w:rsid w:val="002B77D7"/>
    <w:rsid w:val="002C0362"/>
    <w:rsid w:val="002C03C0"/>
    <w:rsid w:val="002C053D"/>
    <w:rsid w:val="002C09FD"/>
    <w:rsid w:val="002C10CE"/>
    <w:rsid w:val="002C17D3"/>
    <w:rsid w:val="002C1C1A"/>
    <w:rsid w:val="002C25B1"/>
    <w:rsid w:val="002C26B6"/>
    <w:rsid w:val="002C3A8A"/>
    <w:rsid w:val="002C416C"/>
    <w:rsid w:val="002C4212"/>
    <w:rsid w:val="002C4997"/>
    <w:rsid w:val="002C4F9C"/>
    <w:rsid w:val="002C6097"/>
    <w:rsid w:val="002C6759"/>
    <w:rsid w:val="002C6918"/>
    <w:rsid w:val="002C6E39"/>
    <w:rsid w:val="002C7AFE"/>
    <w:rsid w:val="002D01EE"/>
    <w:rsid w:val="002D0328"/>
    <w:rsid w:val="002D0D2A"/>
    <w:rsid w:val="002D13DB"/>
    <w:rsid w:val="002D1A20"/>
    <w:rsid w:val="002D2027"/>
    <w:rsid w:val="002D2E14"/>
    <w:rsid w:val="002D2EDE"/>
    <w:rsid w:val="002D3001"/>
    <w:rsid w:val="002D4FE2"/>
    <w:rsid w:val="002D6BC0"/>
    <w:rsid w:val="002D796E"/>
    <w:rsid w:val="002E027A"/>
    <w:rsid w:val="002E10C4"/>
    <w:rsid w:val="002E25A0"/>
    <w:rsid w:val="002E34C8"/>
    <w:rsid w:val="002E42D5"/>
    <w:rsid w:val="002E5AEB"/>
    <w:rsid w:val="002E6039"/>
    <w:rsid w:val="002E7335"/>
    <w:rsid w:val="002E735B"/>
    <w:rsid w:val="002F0B0E"/>
    <w:rsid w:val="002F1987"/>
    <w:rsid w:val="002F1D9C"/>
    <w:rsid w:val="002F3857"/>
    <w:rsid w:val="002F3CC9"/>
    <w:rsid w:val="002F449A"/>
    <w:rsid w:val="002F4545"/>
    <w:rsid w:val="002F46C4"/>
    <w:rsid w:val="002F4849"/>
    <w:rsid w:val="002F4918"/>
    <w:rsid w:val="002F5670"/>
    <w:rsid w:val="002F5D63"/>
    <w:rsid w:val="002F62C9"/>
    <w:rsid w:val="002F64A2"/>
    <w:rsid w:val="002F74E3"/>
    <w:rsid w:val="003004FF"/>
    <w:rsid w:val="0030053E"/>
    <w:rsid w:val="00300985"/>
    <w:rsid w:val="00300A04"/>
    <w:rsid w:val="003011A9"/>
    <w:rsid w:val="0030120F"/>
    <w:rsid w:val="003016A9"/>
    <w:rsid w:val="00301DE1"/>
    <w:rsid w:val="003028AB"/>
    <w:rsid w:val="00302F1D"/>
    <w:rsid w:val="00303554"/>
    <w:rsid w:val="0030399A"/>
    <w:rsid w:val="003040FD"/>
    <w:rsid w:val="00304803"/>
    <w:rsid w:val="0030570D"/>
    <w:rsid w:val="00306699"/>
    <w:rsid w:val="003067A5"/>
    <w:rsid w:val="00306DF0"/>
    <w:rsid w:val="00306F05"/>
    <w:rsid w:val="00310771"/>
    <w:rsid w:val="00310BFB"/>
    <w:rsid w:val="00313176"/>
    <w:rsid w:val="0031404A"/>
    <w:rsid w:val="00314890"/>
    <w:rsid w:val="003152A1"/>
    <w:rsid w:val="00315393"/>
    <w:rsid w:val="00315C1A"/>
    <w:rsid w:val="00315F57"/>
    <w:rsid w:val="0031675F"/>
    <w:rsid w:val="0031770A"/>
    <w:rsid w:val="00320387"/>
    <w:rsid w:val="00320811"/>
    <w:rsid w:val="00320896"/>
    <w:rsid w:val="00320F75"/>
    <w:rsid w:val="00321082"/>
    <w:rsid w:val="00321C85"/>
    <w:rsid w:val="00322200"/>
    <w:rsid w:val="00323867"/>
    <w:rsid w:val="003239CE"/>
    <w:rsid w:val="003260A6"/>
    <w:rsid w:val="0032614C"/>
    <w:rsid w:val="003263E1"/>
    <w:rsid w:val="0032660E"/>
    <w:rsid w:val="00326719"/>
    <w:rsid w:val="00327501"/>
    <w:rsid w:val="0032774F"/>
    <w:rsid w:val="00332364"/>
    <w:rsid w:val="0033433E"/>
    <w:rsid w:val="00334553"/>
    <w:rsid w:val="00334E4C"/>
    <w:rsid w:val="00337FFD"/>
    <w:rsid w:val="00340D90"/>
    <w:rsid w:val="00341298"/>
    <w:rsid w:val="00341550"/>
    <w:rsid w:val="00341F4B"/>
    <w:rsid w:val="00342D35"/>
    <w:rsid w:val="00343724"/>
    <w:rsid w:val="00344D55"/>
    <w:rsid w:val="003450EF"/>
    <w:rsid w:val="00345DEF"/>
    <w:rsid w:val="0034710B"/>
    <w:rsid w:val="00347E4B"/>
    <w:rsid w:val="003500C8"/>
    <w:rsid w:val="0035035B"/>
    <w:rsid w:val="00350662"/>
    <w:rsid w:val="00350928"/>
    <w:rsid w:val="003512EB"/>
    <w:rsid w:val="00351AB3"/>
    <w:rsid w:val="003525CE"/>
    <w:rsid w:val="00352C93"/>
    <w:rsid w:val="00353510"/>
    <w:rsid w:val="00353F15"/>
    <w:rsid w:val="00354DC6"/>
    <w:rsid w:val="00354E21"/>
    <w:rsid w:val="003560C9"/>
    <w:rsid w:val="003562DC"/>
    <w:rsid w:val="0035698C"/>
    <w:rsid w:val="0035704F"/>
    <w:rsid w:val="00357482"/>
    <w:rsid w:val="00357DC5"/>
    <w:rsid w:val="0036043C"/>
    <w:rsid w:val="003617BE"/>
    <w:rsid w:val="00361A73"/>
    <w:rsid w:val="00362094"/>
    <w:rsid w:val="003634F0"/>
    <w:rsid w:val="0036390E"/>
    <w:rsid w:val="00363F3C"/>
    <w:rsid w:val="003648D0"/>
    <w:rsid w:val="00365A4E"/>
    <w:rsid w:val="00366061"/>
    <w:rsid w:val="00366263"/>
    <w:rsid w:val="00366C1D"/>
    <w:rsid w:val="00366DC3"/>
    <w:rsid w:val="00371FF8"/>
    <w:rsid w:val="003723CA"/>
    <w:rsid w:val="00372866"/>
    <w:rsid w:val="00372D94"/>
    <w:rsid w:val="003730D6"/>
    <w:rsid w:val="00373A79"/>
    <w:rsid w:val="00374E06"/>
    <w:rsid w:val="00374F06"/>
    <w:rsid w:val="00375751"/>
    <w:rsid w:val="003759BF"/>
    <w:rsid w:val="00375DE5"/>
    <w:rsid w:val="00376095"/>
    <w:rsid w:val="0037627D"/>
    <w:rsid w:val="003762A3"/>
    <w:rsid w:val="0037691C"/>
    <w:rsid w:val="0037708C"/>
    <w:rsid w:val="00380DE4"/>
    <w:rsid w:val="00380EA4"/>
    <w:rsid w:val="00381703"/>
    <w:rsid w:val="0038228D"/>
    <w:rsid w:val="00382876"/>
    <w:rsid w:val="003839C3"/>
    <w:rsid w:val="003841C3"/>
    <w:rsid w:val="00385361"/>
    <w:rsid w:val="003853C1"/>
    <w:rsid w:val="00385C2F"/>
    <w:rsid w:val="00385D3C"/>
    <w:rsid w:val="00385E9D"/>
    <w:rsid w:val="00385F09"/>
    <w:rsid w:val="00386346"/>
    <w:rsid w:val="00386E7B"/>
    <w:rsid w:val="00386F06"/>
    <w:rsid w:val="00387DA6"/>
    <w:rsid w:val="0039099D"/>
    <w:rsid w:val="00391736"/>
    <w:rsid w:val="003919EA"/>
    <w:rsid w:val="00391D40"/>
    <w:rsid w:val="00392765"/>
    <w:rsid w:val="00392951"/>
    <w:rsid w:val="00394014"/>
    <w:rsid w:val="0039414A"/>
    <w:rsid w:val="00395BA4"/>
    <w:rsid w:val="00396FE1"/>
    <w:rsid w:val="00397F14"/>
    <w:rsid w:val="003A00E1"/>
    <w:rsid w:val="003A165E"/>
    <w:rsid w:val="003A2656"/>
    <w:rsid w:val="003A26E2"/>
    <w:rsid w:val="003A2819"/>
    <w:rsid w:val="003A28DB"/>
    <w:rsid w:val="003A2B92"/>
    <w:rsid w:val="003A364A"/>
    <w:rsid w:val="003A3D5F"/>
    <w:rsid w:val="003A4592"/>
    <w:rsid w:val="003A4FAF"/>
    <w:rsid w:val="003A5566"/>
    <w:rsid w:val="003A7703"/>
    <w:rsid w:val="003A791D"/>
    <w:rsid w:val="003B023C"/>
    <w:rsid w:val="003B0F6D"/>
    <w:rsid w:val="003B144A"/>
    <w:rsid w:val="003B15F6"/>
    <w:rsid w:val="003B1EC4"/>
    <w:rsid w:val="003B340B"/>
    <w:rsid w:val="003B499E"/>
    <w:rsid w:val="003B4FEA"/>
    <w:rsid w:val="003B5263"/>
    <w:rsid w:val="003B61BE"/>
    <w:rsid w:val="003B717F"/>
    <w:rsid w:val="003C08E0"/>
    <w:rsid w:val="003C0B0C"/>
    <w:rsid w:val="003C13ED"/>
    <w:rsid w:val="003C2321"/>
    <w:rsid w:val="003C242A"/>
    <w:rsid w:val="003C2F0B"/>
    <w:rsid w:val="003C3453"/>
    <w:rsid w:val="003C392F"/>
    <w:rsid w:val="003C48F4"/>
    <w:rsid w:val="003C684D"/>
    <w:rsid w:val="003D00A1"/>
    <w:rsid w:val="003D0EA7"/>
    <w:rsid w:val="003D1B00"/>
    <w:rsid w:val="003D1E80"/>
    <w:rsid w:val="003D1ED4"/>
    <w:rsid w:val="003D2145"/>
    <w:rsid w:val="003D24F7"/>
    <w:rsid w:val="003D3035"/>
    <w:rsid w:val="003D3F34"/>
    <w:rsid w:val="003D4641"/>
    <w:rsid w:val="003D4752"/>
    <w:rsid w:val="003D47FE"/>
    <w:rsid w:val="003D4AC0"/>
    <w:rsid w:val="003D5383"/>
    <w:rsid w:val="003D5CCA"/>
    <w:rsid w:val="003D6801"/>
    <w:rsid w:val="003D6ACF"/>
    <w:rsid w:val="003D71EE"/>
    <w:rsid w:val="003D7284"/>
    <w:rsid w:val="003D75E3"/>
    <w:rsid w:val="003D7C8A"/>
    <w:rsid w:val="003E0D4A"/>
    <w:rsid w:val="003E12A1"/>
    <w:rsid w:val="003E1307"/>
    <w:rsid w:val="003E1701"/>
    <w:rsid w:val="003E2A65"/>
    <w:rsid w:val="003E2AF5"/>
    <w:rsid w:val="003E406D"/>
    <w:rsid w:val="003E4613"/>
    <w:rsid w:val="003E5108"/>
    <w:rsid w:val="003E51C6"/>
    <w:rsid w:val="003E69AC"/>
    <w:rsid w:val="003E6CAD"/>
    <w:rsid w:val="003E73AF"/>
    <w:rsid w:val="003F004E"/>
    <w:rsid w:val="003F13AC"/>
    <w:rsid w:val="003F1AC3"/>
    <w:rsid w:val="003F28BB"/>
    <w:rsid w:val="003F2B27"/>
    <w:rsid w:val="003F2D6A"/>
    <w:rsid w:val="003F3953"/>
    <w:rsid w:val="003F401A"/>
    <w:rsid w:val="003F4214"/>
    <w:rsid w:val="003F4A7B"/>
    <w:rsid w:val="003F50D3"/>
    <w:rsid w:val="003F554F"/>
    <w:rsid w:val="003F6471"/>
    <w:rsid w:val="003F65A6"/>
    <w:rsid w:val="003F6790"/>
    <w:rsid w:val="003F72F5"/>
    <w:rsid w:val="003F7726"/>
    <w:rsid w:val="003F7CE9"/>
    <w:rsid w:val="004006CA"/>
    <w:rsid w:val="004012B3"/>
    <w:rsid w:val="004024BC"/>
    <w:rsid w:val="00402642"/>
    <w:rsid w:val="00402CA8"/>
    <w:rsid w:val="00403607"/>
    <w:rsid w:val="00403B3F"/>
    <w:rsid w:val="004044B5"/>
    <w:rsid w:val="00404808"/>
    <w:rsid w:val="0040492F"/>
    <w:rsid w:val="00404F31"/>
    <w:rsid w:val="004066E0"/>
    <w:rsid w:val="00406CF4"/>
    <w:rsid w:val="004077DB"/>
    <w:rsid w:val="0040789B"/>
    <w:rsid w:val="004125A1"/>
    <w:rsid w:val="00412829"/>
    <w:rsid w:val="004131A9"/>
    <w:rsid w:val="004134E4"/>
    <w:rsid w:val="00413FD8"/>
    <w:rsid w:val="00414271"/>
    <w:rsid w:val="00414C95"/>
    <w:rsid w:val="00415300"/>
    <w:rsid w:val="00415A95"/>
    <w:rsid w:val="0041643C"/>
    <w:rsid w:val="00416D1F"/>
    <w:rsid w:val="0041776C"/>
    <w:rsid w:val="004177E7"/>
    <w:rsid w:val="00417B34"/>
    <w:rsid w:val="00417D36"/>
    <w:rsid w:val="004215D9"/>
    <w:rsid w:val="00421D47"/>
    <w:rsid w:val="004234AE"/>
    <w:rsid w:val="004234D4"/>
    <w:rsid w:val="00423A78"/>
    <w:rsid w:val="00424868"/>
    <w:rsid w:val="00424875"/>
    <w:rsid w:val="00424B3E"/>
    <w:rsid w:val="00424CC7"/>
    <w:rsid w:val="00424E81"/>
    <w:rsid w:val="004253B2"/>
    <w:rsid w:val="00425490"/>
    <w:rsid w:val="004263B6"/>
    <w:rsid w:val="0042685B"/>
    <w:rsid w:val="00426C54"/>
    <w:rsid w:val="00427360"/>
    <w:rsid w:val="004278C8"/>
    <w:rsid w:val="00427B18"/>
    <w:rsid w:val="00430322"/>
    <w:rsid w:val="00430380"/>
    <w:rsid w:val="0043044E"/>
    <w:rsid w:val="00430887"/>
    <w:rsid w:val="004315AE"/>
    <w:rsid w:val="004315FE"/>
    <w:rsid w:val="00431C32"/>
    <w:rsid w:val="004321EE"/>
    <w:rsid w:val="0043286B"/>
    <w:rsid w:val="0043297A"/>
    <w:rsid w:val="00435D46"/>
    <w:rsid w:val="00435EF2"/>
    <w:rsid w:val="00435F06"/>
    <w:rsid w:val="0043616A"/>
    <w:rsid w:val="0043669F"/>
    <w:rsid w:val="00436FE9"/>
    <w:rsid w:val="00437C4C"/>
    <w:rsid w:val="0044083C"/>
    <w:rsid w:val="004412F4"/>
    <w:rsid w:val="00441367"/>
    <w:rsid w:val="00442800"/>
    <w:rsid w:val="0044309F"/>
    <w:rsid w:val="004430A5"/>
    <w:rsid w:val="00443931"/>
    <w:rsid w:val="0044394C"/>
    <w:rsid w:val="00443A64"/>
    <w:rsid w:val="00443E2B"/>
    <w:rsid w:val="00444717"/>
    <w:rsid w:val="00445156"/>
    <w:rsid w:val="00446B3E"/>
    <w:rsid w:val="00446CAD"/>
    <w:rsid w:val="00446F54"/>
    <w:rsid w:val="00447697"/>
    <w:rsid w:val="00450FEA"/>
    <w:rsid w:val="00451582"/>
    <w:rsid w:val="00451D2E"/>
    <w:rsid w:val="00451F3E"/>
    <w:rsid w:val="0045213C"/>
    <w:rsid w:val="004528E6"/>
    <w:rsid w:val="00452DF8"/>
    <w:rsid w:val="00454207"/>
    <w:rsid w:val="004569E0"/>
    <w:rsid w:val="00457FEB"/>
    <w:rsid w:val="004608CE"/>
    <w:rsid w:val="00460B14"/>
    <w:rsid w:val="00461067"/>
    <w:rsid w:val="00461F48"/>
    <w:rsid w:val="004628F1"/>
    <w:rsid w:val="00462F1B"/>
    <w:rsid w:val="004642EC"/>
    <w:rsid w:val="004665A8"/>
    <w:rsid w:val="00466C8B"/>
    <w:rsid w:val="00466DE9"/>
    <w:rsid w:val="00467FB4"/>
    <w:rsid w:val="00470A51"/>
    <w:rsid w:val="00470A75"/>
    <w:rsid w:val="00470E73"/>
    <w:rsid w:val="00470EFF"/>
    <w:rsid w:val="00471825"/>
    <w:rsid w:val="0047204D"/>
    <w:rsid w:val="00472677"/>
    <w:rsid w:val="00473465"/>
    <w:rsid w:val="004735B0"/>
    <w:rsid w:val="00473AD0"/>
    <w:rsid w:val="00474C45"/>
    <w:rsid w:val="0047538B"/>
    <w:rsid w:val="0047667F"/>
    <w:rsid w:val="00476755"/>
    <w:rsid w:val="00476D28"/>
    <w:rsid w:val="00477615"/>
    <w:rsid w:val="00477AD0"/>
    <w:rsid w:val="00480CC3"/>
    <w:rsid w:val="004813E7"/>
    <w:rsid w:val="0048157A"/>
    <w:rsid w:val="004823FD"/>
    <w:rsid w:val="00483B34"/>
    <w:rsid w:val="004845E2"/>
    <w:rsid w:val="00484DE4"/>
    <w:rsid w:val="00485E25"/>
    <w:rsid w:val="00486040"/>
    <w:rsid w:val="00486DDB"/>
    <w:rsid w:val="0048702A"/>
    <w:rsid w:val="00487533"/>
    <w:rsid w:val="00490414"/>
    <w:rsid w:val="00490D9D"/>
    <w:rsid w:val="004916EB"/>
    <w:rsid w:val="0049176E"/>
    <w:rsid w:val="00492BF5"/>
    <w:rsid w:val="00492DD2"/>
    <w:rsid w:val="0049339F"/>
    <w:rsid w:val="00493BC2"/>
    <w:rsid w:val="004945A6"/>
    <w:rsid w:val="0049526A"/>
    <w:rsid w:val="00495E20"/>
    <w:rsid w:val="00496392"/>
    <w:rsid w:val="004968C2"/>
    <w:rsid w:val="004A0588"/>
    <w:rsid w:val="004A0676"/>
    <w:rsid w:val="004A1ED7"/>
    <w:rsid w:val="004A287D"/>
    <w:rsid w:val="004A3A27"/>
    <w:rsid w:val="004A3C73"/>
    <w:rsid w:val="004A3F89"/>
    <w:rsid w:val="004A4A5B"/>
    <w:rsid w:val="004A4FB4"/>
    <w:rsid w:val="004A52A7"/>
    <w:rsid w:val="004A5ABC"/>
    <w:rsid w:val="004A5E6D"/>
    <w:rsid w:val="004A726A"/>
    <w:rsid w:val="004A73C6"/>
    <w:rsid w:val="004B061B"/>
    <w:rsid w:val="004B0961"/>
    <w:rsid w:val="004B0FD3"/>
    <w:rsid w:val="004B1308"/>
    <w:rsid w:val="004B177B"/>
    <w:rsid w:val="004B1B34"/>
    <w:rsid w:val="004B1D6C"/>
    <w:rsid w:val="004B206B"/>
    <w:rsid w:val="004B33E0"/>
    <w:rsid w:val="004B35F5"/>
    <w:rsid w:val="004B3CE2"/>
    <w:rsid w:val="004B49C6"/>
    <w:rsid w:val="004B4D39"/>
    <w:rsid w:val="004B537E"/>
    <w:rsid w:val="004B57CD"/>
    <w:rsid w:val="004B68B5"/>
    <w:rsid w:val="004B6A9B"/>
    <w:rsid w:val="004B6C29"/>
    <w:rsid w:val="004B72DF"/>
    <w:rsid w:val="004C0696"/>
    <w:rsid w:val="004C110F"/>
    <w:rsid w:val="004C1131"/>
    <w:rsid w:val="004C1CFC"/>
    <w:rsid w:val="004C235B"/>
    <w:rsid w:val="004C2895"/>
    <w:rsid w:val="004C3C2B"/>
    <w:rsid w:val="004C3EB2"/>
    <w:rsid w:val="004C40B7"/>
    <w:rsid w:val="004C41D4"/>
    <w:rsid w:val="004C454E"/>
    <w:rsid w:val="004C57C3"/>
    <w:rsid w:val="004C5B30"/>
    <w:rsid w:val="004C5CFC"/>
    <w:rsid w:val="004C7953"/>
    <w:rsid w:val="004C7D38"/>
    <w:rsid w:val="004D088F"/>
    <w:rsid w:val="004D12AF"/>
    <w:rsid w:val="004D1823"/>
    <w:rsid w:val="004D19E1"/>
    <w:rsid w:val="004D1A61"/>
    <w:rsid w:val="004D302D"/>
    <w:rsid w:val="004D3D57"/>
    <w:rsid w:val="004D42A8"/>
    <w:rsid w:val="004D4A64"/>
    <w:rsid w:val="004D5373"/>
    <w:rsid w:val="004D5C2E"/>
    <w:rsid w:val="004D62D9"/>
    <w:rsid w:val="004D706C"/>
    <w:rsid w:val="004D7DB6"/>
    <w:rsid w:val="004E28E5"/>
    <w:rsid w:val="004E2A9F"/>
    <w:rsid w:val="004E39BB"/>
    <w:rsid w:val="004E3F7E"/>
    <w:rsid w:val="004E450C"/>
    <w:rsid w:val="004E4EE9"/>
    <w:rsid w:val="004E5CB1"/>
    <w:rsid w:val="004E5DB4"/>
    <w:rsid w:val="004E60D3"/>
    <w:rsid w:val="004E6517"/>
    <w:rsid w:val="004E6FD1"/>
    <w:rsid w:val="004F1669"/>
    <w:rsid w:val="004F29A0"/>
    <w:rsid w:val="004F3C48"/>
    <w:rsid w:val="004F40E9"/>
    <w:rsid w:val="004F451E"/>
    <w:rsid w:val="004F64BB"/>
    <w:rsid w:val="004F695D"/>
    <w:rsid w:val="004F71F4"/>
    <w:rsid w:val="005005F6"/>
    <w:rsid w:val="0050155D"/>
    <w:rsid w:val="00501A67"/>
    <w:rsid w:val="00501DF2"/>
    <w:rsid w:val="00501E62"/>
    <w:rsid w:val="00501EBB"/>
    <w:rsid w:val="00501ED4"/>
    <w:rsid w:val="00502628"/>
    <w:rsid w:val="005031BB"/>
    <w:rsid w:val="00503275"/>
    <w:rsid w:val="00503901"/>
    <w:rsid w:val="005041D7"/>
    <w:rsid w:val="00505A2D"/>
    <w:rsid w:val="00506505"/>
    <w:rsid w:val="00506593"/>
    <w:rsid w:val="005065AC"/>
    <w:rsid w:val="005066D6"/>
    <w:rsid w:val="00506DCE"/>
    <w:rsid w:val="00507507"/>
    <w:rsid w:val="0051057B"/>
    <w:rsid w:val="00510D56"/>
    <w:rsid w:val="00511879"/>
    <w:rsid w:val="00512F77"/>
    <w:rsid w:val="00513C32"/>
    <w:rsid w:val="005140D1"/>
    <w:rsid w:val="00514421"/>
    <w:rsid w:val="00515ECB"/>
    <w:rsid w:val="00516164"/>
    <w:rsid w:val="00516999"/>
    <w:rsid w:val="005171D7"/>
    <w:rsid w:val="00521426"/>
    <w:rsid w:val="0052147D"/>
    <w:rsid w:val="00521687"/>
    <w:rsid w:val="00521C65"/>
    <w:rsid w:val="00521D4C"/>
    <w:rsid w:val="00522070"/>
    <w:rsid w:val="0052273C"/>
    <w:rsid w:val="005227D3"/>
    <w:rsid w:val="00522895"/>
    <w:rsid w:val="00523832"/>
    <w:rsid w:val="00524273"/>
    <w:rsid w:val="00524482"/>
    <w:rsid w:val="00524926"/>
    <w:rsid w:val="00524CDE"/>
    <w:rsid w:val="00525314"/>
    <w:rsid w:val="005266D4"/>
    <w:rsid w:val="00526EE6"/>
    <w:rsid w:val="00527C3E"/>
    <w:rsid w:val="0053050C"/>
    <w:rsid w:val="005308E8"/>
    <w:rsid w:val="00530E7A"/>
    <w:rsid w:val="00530F0C"/>
    <w:rsid w:val="00531196"/>
    <w:rsid w:val="00531798"/>
    <w:rsid w:val="005341EF"/>
    <w:rsid w:val="00534ED8"/>
    <w:rsid w:val="00536488"/>
    <w:rsid w:val="00536C45"/>
    <w:rsid w:val="005371B1"/>
    <w:rsid w:val="00540930"/>
    <w:rsid w:val="00541416"/>
    <w:rsid w:val="00541710"/>
    <w:rsid w:val="00542584"/>
    <w:rsid w:val="00542EC2"/>
    <w:rsid w:val="00542FCB"/>
    <w:rsid w:val="00543B8E"/>
    <w:rsid w:val="00543C85"/>
    <w:rsid w:val="00543FC9"/>
    <w:rsid w:val="00544E2D"/>
    <w:rsid w:val="00545EDB"/>
    <w:rsid w:val="0054626F"/>
    <w:rsid w:val="005469D7"/>
    <w:rsid w:val="0055005A"/>
    <w:rsid w:val="0055061F"/>
    <w:rsid w:val="005509BC"/>
    <w:rsid w:val="00550B00"/>
    <w:rsid w:val="00551986"/>
    <w:rsid w:val="00551CF4"/>
    <w:rsid w:val="00552566"/>
    <w:rsid w:val="00552A23"/>
    <w:rsid w:val="00552B3B"/>
    <w:rsid w:val="00552DDC"/>
    <w:rsid w:val="005531A8"/>
    <w:rsid w:val="0055387A"/>
    <w:rsid w:val="005553D7"/>
    <w:rsid w:val="005554D4"/>
    <w:rsid w:val="00556871"/>
    <w:rsid w:val="00557904"/>
    <w:rsid w:val="00560818"/>
    <w:rsid w:val="00560C07"/>
    <w:rsid w:val="00560DD7"/>
    <w:rsid w:val="00560FCB"/>
    <w:rsid w:val="00562399"/>
    <w:rsid w:val="00562B1C"/>
    <w:rsid w:val="00562FBA"/>
    <w:rsid w:val="00563AE3"/>
    <w:rsid w:val="00563D9C"/>
    <w:rsid w:val="0056544B"/>
    <w:rsid w:val="005656D0"/>
    <w:rsid w:val="00565F24"/>
    <w:rsid w:val="0056601D"/>
    <w:rsid w:val="00566DFD"/>
    <w:rsid w:val="00570661"/>
    <w:rsid w:val="0057102F"/>
    <w:rsid w:val="0057197C"/>
    <w:rsid w:val="00571FB6"/>
    <w:rsid w:val="005720D4"/>
    <w:rsid w:val="005734A4"/>
    <w:rsid w:val="00573668"/>
    <w:rsid w:val="00574539"/>
    <w:rsid w:val="00575BFB"/>
    <w:rsid w:val="005760B4"/>
    <w:rsid w:val="00576DED"/>
    <w:rsid w:val="00576EA1"/>
    <w:rsid w:val="00580E1F"/>
    <w:rsid w:val="00580FD2"/>
    <w:rsid w:val="0058122B"/>
    <w:rsid w:val="00581F7C"/>
    <w:rsid w:val="00581FAF"/>
    <w:rsid w:val="005822D6"/>
    <w:rsid w:val="00583A1E"/>
    <w:rsid w:val="00583F97"/>
    <w:rsid w:val="00584FF9"/>
    <w:rsid w:val="00585A1F"/>
    <w:rsid w:val="0058607B"/>
    <w:rsid w:val="00587BF0"/>
    <w:rsid w:val="005903EA"/>
    <w:rsid w:val="005907E0"/>
    <w:rsid w:val="005918B2"/>
    <w:rsid w:val="00591949"/>
    <w:rsid w:val="005922C5"/>
    <w:rsid w:val="005929A1"/>
    <w:rsid w:val="00593E6A"/>
    <w:rsid w:val="00594822"/>
    <w:rsid w:val="00594892"/>
    <w:rsid w:val="005948E3"/>
    <w:rsid w:val="00594B85"/>
    <w:rsid w:val="00595178"/>
    <w:rsid w:val="00595213"/>
    <w:rsid w:val="00595C8C"/>
    <w:rsid w:val="005962C1"/>
    <w:rsid w:val="00596412"/>
    <w:rsid w:val="00596C24"/>
    <w:rsid w:val="005975D0"/>
    <w:rsid w:val="005A132E"/>
    <w:rsid w:val="005A1D4A"/>
    <w:rsid w:val="005A26B8"/>
    <w:rsid w:val="005A2DD6"/>
    <w:rsid w:val="005A326C"/>
    <w:rsid w:val="005A32FE"/>
    <w:rsid w:val="005A41AF"/>
    <w:rsid w:val="005A4CDE"/>
    <w:rsid w:val="005A4E0A"/>
    <w:rsid w:val="005A5D1F"/>
    <w:rsid w:val="005A62F0"/>
    <w:rsid w:val="005A63B0"/>
    <w:rsid w:val="005A6D2D"/>
    <w:rsid w:val="005A74B7"/>
    <w:rsid w:val="005B0378"/>
    <w:rsid w:val="005B0511"/>
    <w:rsid w:val="005B0919"/>
    <w:rsid w:val="005B1C53"/>
    <w:rsid w:val="005B2C57"/>
    <w:rsid w:val="005B3F24"/>
    <w:rsid w:val="005B62DE"/>
    <w:rsid w:val="005B6D43"/>
    <w:rsid w:val="005B761C"/>
    <w:rsid w:val="005C168A"/>
    <w:rsid w:val="005C1FC9"/>
    <w:rsid w:val="005C2490"/>
    <w:rsid w:val="005C2B2C"/>
    <w:rsid w:val="005C2F9D"/>
    <w:rsid w:val="005C4E08"/>
    <w:rsid w:val="005C5391"/>
    <w:rsid w:val="005C56D1"/>
    <w:rsid w:val="005C5738"/>
    <w:rsid w:val="005C6494"/>
    <w:rsid w:val="005C7D4C"/>
    <w:rsid w:val="005D0585"/>
    <w:rsid w:val="005D1F72"/>
    <w:rsid w:val="005D2DE8"/>
    <w:rsid w:val="005D4640"/>
    <w:rsid w:val="005D4D32"/>
    <w:rsid w:val="005D684E"/>
    <w:rsid w:val="005D6E74"/>
    <w:rsid w:val="005D71DB"/>
    <w:rsid w:val="005D7331"/>
    <w:rsid w:val="005D75F0"/>
    <w:rsid w:val="005E0C83"/>
    <w:rsid w:val="005E16C9"/>
    <w:rsid w:val="005E18D5"/>
    <w:rsid w:val="005E28F4"/>
    <w:rsid w:val="005E2F11"/>
    <w:rsid w:val="005E4094"/>
    <w:rsid w:val="005E4468"/>
    <w:rsid w:val="005E6146"/>
    <w:rsid w:val="005E673D"/>
    <w:rsid w:val="005E688A"/>
    <w:rsid w:val="005E6980"/>
    <w:rsid w:val="005E790E"/>
    <w:rsid w:val="005E7B88"/>
    <w:rsid w:val="005F2B2A"/>
    <w:rsid w:val="005F3A7C"/>
    <w:rsid w:val="005F3CDC"/>
    <w:rsid w:val="005F428A"/>
    <w:rsid w:val="005F56B9"/>
    <w:rsid w:val="005F58C2"/>
    <w:rsid w:val="005F5D1B"/>
    <w:rsid w:val="005F5DC0"/>
    <w:rsid w:val="005F5F11"/>
    <w:rsid w:val="005F6033"/>
    <w:rsid w:val="005F7916"/>
    <w:rsid w:val="005F7A19"/>
    <w:rsid w:val="005F7D8F"/>
    <w:rsid w:val="006002C9"/>
    <w:rsid w:val="0060060B"/>
    <w:rsid w:val="006012E2"/>
    <w:rsid w:val="006015E6"/>
    <w:rsid w:val="00601F16"/>
    <w:rsid w:val="00602814"/>
    <w:rsid w:val="006029FD"/>
    <w:rsid w:val="00602F5A"/>
    <w:rsid w:val="0060355F"/>
    <w:rsid w:val="006036C0"/>
    <w:rsid w:val="00603D56"/>
    <w:rsid w:val="00604F2D"/>
    <w:rsid w:val="00606CDB"/>
    <w:rsid w:val="00606DFE"/>
    <w:rsid w:val="006070C8"/>
    <w:rsid w:val="006078E1"/>
    <w:rsid w:val="00607FE5"/>
    <w:rsid w:val="00610107"/>
    <w:rsid w:val="00610B82"/>
    <w:rsid w:val="00610F9A"/>
    <w:rsid w:val="00611CC9"/>
    <w:rsid w:val="00612AC6"/>
    <w:rsid w:val="00612CB9"/>
    <w:rsid w:val="00612EDE"/>
    <w:rsid w:val="00613BDB"/>
    <w:rsid w:val="00613EAC"/>
    <w:rsid w:val="006144F8"/>
    <w:rsid w:val="0061472E"/>
    <w:rsid w:val="006149CA"/>
    <w:rsid w:val="00614A35"/>
    <w:rsid w:val="00614B4E"/>
    <w:rsid w:val="00614FF3"/>
    <w:rsid w:val="00615E39"/>
    <w:rsid w:val="006168BC"/>
    <w:rsid w:val="00616A82"/>
    <w:rsid w:val="00617CFE"/>
    <w:rsid w:val="0062014C"/>
    <w:rsid w:val="00620725"/>
    <w:rsid w:val="0062119F"/>
    <w:rsid w:val="00621DBD"/>
    <w:rsid w:val="00622C35"/>
    <w:rsid w:val="00623157"/>
    <w:rsid w:val="00624497"/>
    <w:rsid w:val="006248E9"/>
    <w:rsid w:val="00625A0A"/>
    <w:rsid w:val="006272D2"/>
    <w:rsid w:val="00627A3C"/>
    <w:rsid w:val="00627F7E"/>
    <w:rsid w:val="0063045C"/>
    <w:rsid w:val="00630A51"/>
    <w:rsid w:val="00630C25"/>
    <w:rsid w:val="006310BA"/>
    <w:rsid w:val="006310D0"/>
    <w:rsid w:val="00631224"/>
    <w:rsid w:val="00631ABE"/>
    <w:rsid w:val="006330D1"/>
    <w:rsid w:val="0063319E"/>
    <w:rsid w:val="006347A6"/>
    <w:rsid w:val="006348CB"/>
    <w:rsid w:val="006349D4"/>
    <w:rsid w:val="00634AEF"/>
    <w:rsid w:val="00634D07"/>
    <w:rsid w:val="00634EC7"/>
    <w:rsid w:val="00634FE9"/>
    <w:rsid w:val="0063676B"/>
    <w:rsid w:val="00636D65"/>
    <w:rsid w:val="00637284"/>
    <w:rsid w:val="00637EA7"/>
    <w:rsid w:val="0064023C"/>
    <w:rsid w:val="0064055E"/>
    <w:rsid w:val="00642846"/>
    <w:rsid w:val="006431C1"/>
    <w:rsid w:val="00643FF9"/>
    <w:rsid w:val="006451AE"/>
    <w:rsid w:val="0064603B"/>
    <w:rsid w:val="006462DB"/>
    <w:rsid w:val="00646786"/>
    <w:rsid w:val="00646F9B"/>
    <w:rsid w:val="006476AB"/>
    <w:rsid w:val="006477C8"/>
    <w:rsid w:val="00650085"/>
    <w:rsid w:val="00650E16"/>
    <w:rsid w:val="00652470"/>
    <w:rsid w:val="00652FA2"/>
    <w:rsid w:val="0065509F"/>
    <w:rsid w:val="006561AD"/>
    <w:rsid w:val="00656472"/>
    <w:rsid w:val="006564A1"/>
    <w:rsid w:val="00656A9C"/>
    <w:rsid w:val="00656F76"/>
    <w:rsid w:val="00657073"/>
    <w:rsid w:val="00657768"/>
    <w:rsid w:val="00660D91"/>
    <w:rsid w:val="00661177"/>
    <w:rsid w:val="00661533"/>
    <w:rsid w:val="00661BD1"/>
    <w:rsid w:val="00662534"/>
    <w:rsid w:val="00664394"/>
    <w:rsid w:val="00664462"/>
    <w:rsid w:val="006658DE"/>
    <w:rsid w:val="00665D22"/>
    <w:rsid w:val="00666A8F"/>
    <w:rsid w:val="00666BEA"/>
    <w:rsid w:val="00667A66"/>
    <w:rsid w:val="006700AC"/>
    <w:rsid w:val="00670507"/>
    <w:rsid w:val="006712CE"/>
    <w:rsid w:val="006716C9"/>
    <w:rsid w:val="00672016"/>
    <w:rsid w:val="00672213"/>
    <w:rsid w:val="0067281A"/>
    <w:rsid w:val="006732D8"/>
    <w:rsid w:val="006745D5"/>
    <w:rsid w:val="00675DEE"/>
    <w:rsid w:val="00676C9B"/>
    <w:rsid w:val="00677722"/>
    <w:rsid w:val="00677A3D"/>
    <w:rsid w:val="00677BBA"/>
    <w:rsid w:val="00677C5C"/>
    <w:rsid w:val="00677C79"/>
    <w:rsid w:val="00677EFD"/>
    <w:rsid w:val="006804DD"/>
    <w:rsid w:val="00680F37"/>
    <w:rsid w:val="00681396"/>
    <w:rsid w:val="006825A8"/>
    <w:rsid w:val="006826BE"/>
    <w:rsid w:val="00682872"/>
    <w:rsid w:val="00683A45"/>
    <w:rsid w:val="00683E68"/>
    <w:rsid w:val="0068424E"/>
    <w:rsid w:val="00687482"/>
    <w:rsid w:val="00690090"/>
    <w:rsid w:val="006920E3"/>
    <w:rsid w:val="006941CA"/>
    <w:rsid w:val="00694D0E"/>
    <w:rsid w:val="006953BB"/>
    <w:rsid w:val="006954A4"/>
    <w:rsid w:val="00696363"/>
    <w:rsid w:val="00696D8A"/>
    <w:rsid w:val="00696E9E"/>
    <w:rsid w:val="00697698"/>
    <w:rsid w:val="00697762"/>
    <w:rsid w:val="00697A82"/>
    <w:rsid w:val="006A0273"/>
    <w:rsid w:val="006A070F"/>
    <w:rsid w:val="006A1ABB"/>
    <w:rsid w:val="006A45A4"/>
    <w:rsid w:val="006A502A"/>
    <w:rsid w:val="006A530A"/>
    <w:rsid w:val="006A55CD"/>
    <w:rsid w:val="006A5E21"/>
    <w:rsid w:val="006A60E5"/>
    <w:rsid w:val="006A61B7"/>
    <w:rsid w:val="006A646B"/>
    <w:rsid w:val="006A6651"/>
    <w:rsid w:val="006A6C40"/>
    <w:rsid w:val="006A6E54"/>
    <w:rsid w:val="006A7304"/>
    <w:rsid w:val="006A778B"/>
    <w:rsid w:val="006A7D66"/>
    <w:rsid w:val="006B098E"/>
    <w:rsid w:val="006B0FFC"/>
    <w:rsid w:val="006B1F78"/>
    <w:rsid w:val="006B28FB"/>
    <w:rsid w:val="006B3AA2"/>
    <w:rsid w:val="006B3CD2"/>
    <w:rsid w:val="006B4D98"/>
    <w:rsid w:val="006B5400"/>
    <w:rsid w:val="006B594B"/>
    <w:rsid w:val="006B5962"/>
    <w:rsid w:val="006C02D4"/>
    <w:rsid w:val="006C05A1"/>
    <w:rsid w:val="006C062D"/>
    <w:rsid w:val="006C20A2"/>
    <w:rsid w:val="006C35AD"/>
    <w:rsid w:val="006C4493"/>
    <w:rsid w:val="006C44F1"/>
    <w:rsid w:val="006C4AAB"/>
    <w:rsid w:val="006C5778"/>
    <w:rsid w:val="006C5E1C"/>
    <w:rsid w:val="006C65A5"/>
    <w:rsid w:val="006C78F2"/>
    <w:rsid w:val="006C79D2"/>
    <w:rsid w:val="006C7EAC"/>
    <w:rsid w:val="006D0CB0"/>
    <w:rsid w:val="006D103D"/>
    <w:rsid w:val="006D1ACC"/>
    <w:rsid w:val="006D22CE"/>
    <w:rsid w:val="006D285F"/>
    <w:rsid w:val="006D45DB"/>
    <w:rsid w:val="006D477B"/>
    <w:rsid w:val="006D5430"/>
    <w:rsid w:val="006D7C95"/>
    <w:rsid w:val="006E02D8"/>
    <w:rsid w:val="006E0985"/>
    <w:rsid w:val="006E09F4"/>
    <w:rsid w:val="006E0D49"/>
    <w:rsid w:val="006E1C7A"/>
    <w:rsid w:val="006E1D85"/>
    <w:rsid w:val="006E22D2"/>
    <w:rsid w:val="006E262A"/>
    <w:rsid w:val="006E2866"/>
    <w:rsid w:val="006E3109"/>
    <w:rsid w:val="006E5277"/>
    <w:rsid w:val="006E55FE"/>
    <w:rsid w:val="006E62FA"/>
    <w:rsid w:val="006E6D45"/>
    <w:rsid w:val="006E7627"/>
    <w:rsid w:val="006E7FCC"/>
    <w:rsid w:val="006F00C9"/>
    <w:rsid w:val="006F05AE"/>
    <w:rsid w:val="006F1622"/>
    <w:rsid w:val="006F2B2C"/>
    <w:rsid w:val="006F36F7"/>
    <w:rsid w:val="006F3D60"/>
    <w:rsid w:val="006F4DE0"/>
    <w:rsid w:val="006F4E7C"/>
    <w:rsid w:val="006F57C1"/>
    <w:rsid w:val="006F67DE"/>
    <w:rsid w:val="006F6BE0"/>
    <w:rsid w:val="006F74BB"/>
    <w:rsid w:val="006F7938"/>
    <w:rsid w:val="006F7B99"/>
    <w:rsid w:val="006F7D8D"/>
    <w:rsid w:val="00700A45"/>
    <w:rsid w:val="00700A49"/>
    <w:rsid w:val="00700E2D"/>
    <w:rsid w:val="00701532"/>
    <w:rsid w:val="00701D87"/>
    <w:rsid w:val="00701E66"/>
    <w:rsid w:val="00702428"/>
    <w:rsid w:val="00702BB6"/>
    <w:rsid w:val="0070398E"/>
    <w:rsid w:val="00703E89"/>
    <w:rsid w:val="0070430B"/>
    <w:rsid w:val="0070499E"/>
    <w:rsid w:val="00704DBD"/>
    <w:rsid w:val="0070511D"/>
    <w:rsid w:val="007053A8"/>
    <w:rsid w:val="007058F8"/>
    <w:rsid w:val="00705E02"/>
    <w:rsid w:val="007060C1"/>
    <w:rsid w:val="007064AE"/>
    <w:rsid w:val="0070704C"/>
    <w:rsid w:val="00707E41"/>
    <w:rsid w:val="00707FB2"/>
    <w:rsid w:val="00710172"/>
    <w:rsid w:val="00711941"/>
    <w:rsid w:val="00712993"/>
    <w:rsid w:val="00713589"/>
    <w:rsid w:val="007136F7"/>
    <w:rsid w:val="007145FC"/>
    <w:rsid w:val="00714780"/>
    <w:rsid w:val="00714B04"/>
    <w:rsid w:val="00714DD2"/>
    <w:rsid w:val="00715097"/>
    <w:rsid w:val="00715F82"/>
    <w:rsid w:val="0072037C"/>
    <w:rsid w:val="007205C1"/>
    <w:rsid w:val="00721515"/>
    <w:rsid w:val="007218C8"/>
    <w:rsid w:val="00721DE6"/>
    <w:rsid w:val="00722B6E"/>
    <w:rsid w:val="00722F5B"/>
    <w:rsid w:val="00722FB4"/>
    <w:rsid w:val="00723A66"/>
    <w:rsid w:val="00724517"/>
    <w:rsid w:val="007248A8"/>
    <w:rsid w:val="00724D87"/>
    <w:rsid w:val="00725F1A"/>
    <w:rsid w:val="00727564"/>
    <w:rsid w:val="00727E70"/>
    <w:rsid w:val="007310F1"/>
    <w:rsid w:val="00731210"/>
    <w:rsid w:val="00731325"/>
    <w:rsid w:val="00731423"/>
    <w:rsid w:val="00731601"/>
    <w:rsid w:val="00731F43"/>
    <w:rsid w:val="00732228"/>
    <w:rsid w:val="00732C02"/>
    <w:rsid w:val="00733735"/>
    <w:rsid w:val="007338AF"/>
    <w:rsid w:val="00734BD7"/>
    <w:rsid w:val="00735828"/>
    <w:rsid w:val="00735873"/>
    <w:rsid w:val="007364F3"/>
    <w:rsid w:val="00737817"/>
    <w:rsid w:val="0073782F"/>
    <w:rsid w:val="00740240"/>
    <w:rsid w:val="00740E00"/>
    <w:rsid w:val="0074174A"/>
    <w:rsid w:val="00741D16"/>
    <w:rsid w:val="0074247E"/>
    <w:rsid w:val="00744935"/>
    <w:rsid w:val="00744A2A"/>
    <w:rsid w:val="00745C5D"/>
    <w:rsid w:val="007471E3"/>
    <w:rsid w:val="00747D06"/>
    <w:rsid w:val="00747E9D"/>
    <w:rsid w:val="00750103"/>
    <w:rsid w:val="00751147"/>
    <w:rsid w:val="00751A2F"/>
    <w:rsid w:val="00751D2F"/>
    <w:rsid w:val="00751E88"/>
    <w:rsid w:val="00752116"/>
    <w:rsid w:val="00752EAE"/>
    <w:rsid w:val="00753422"/>
    <w:rsid w:val="00753B50"/>
    <w:rsid w:val="0075401D"/>
    <w:rsid w:val="007547F3"/>
    <w:rsid w:val="00756B9B"/>
    <w:rsid w:val="007574E0"/>
    <w:rsid w:val="00757AE1"/>
    <w:rsid w:val="00760A46"/>
    <w:rsid w:val="00760ABA"/>
    <w:rsid w:val="0076174B"/>
    <w:rsid w:val="007628F4"/>
    <w:rsid w:val="0076374B"/>
    <w:rsid w:val="007638EC"/>
    <w:rsid w:val="00764F77"/>
    <w:rsid w:val="00765922"/>
    <w:rsid w:val="00765A1F"/>
    <w:rsid w:val="00765BB9"/>
    <w:rsid w:val="007667C0"/>
    <w:rsid w:val="007679EC"/>
    <w:rsid w:val="0077052F"/>
    <w:rsid w:val="007713E8"/>
    <w:rsid w:val="00772175"/>
    <w:rsid w:val="007725AC"/>
    <w:rsid w:val="007754EB"/>
    <w:rsid w:val="00775E51"/>
    <w:rsid w:val="00780141"/>
    <w:rsid w:val="00780690"/>
    <w:rsid w:val="00781DC4"/>
    <w:rsid w:val="007822C5"/>
    <w:rsid w:val="00783558"/>
    <w:rsid w:val="007841FA"/>
    <w:rsid w:val="00784BA9"/>
    <w:rsid w:val="007853C6"/>
    <w:rsid w:val="00785855"/>
    <w:rsid w:val="00785EDF"/>
    <w:rsid w:val="00786DF6"/>
    <w:rsid w:val="00786E37"/>
    <w:rsid w:val="00786F00"/>
    <w:rsid w:val="007879F1"/>
    <w:rsid w:val="0079007F"/>
    <w:rsid w:val="0079009D"/>
    <w:rsid w:val="00790C0D"/>
    <w:rsid w:val="00792016"/>
    <w:rsid w:val="007930C7"/>
    <w:rsid w:val="007931DE"/>
    <w:rsid w:val="007932C0"/>
    <w:rsid w:val="007934C3"/>
    <w:rsid w:val="0079351E"/>
    <w:rsid w:val="00795A5F"/>
    <w:rsid w:val="00795C8C"/>
    <w:rsid w:val="00796553"/>
    <w:rsid w:val="00796F10"/>
    <w:rsid w:val="007970FA"/>
    <w:rsid w:val="007972F3"/>
    <w:rsid w:val="00797860"/>
    <w:rsid w:val="007979D4"/>
    <w:rsid w:val="007A0FFD"/>
    <w:rsid w:val="007A14B1"/>
    <w:rsid w:val="007A2A23"/>
    <w:rsid w:val="007A2B94"/>
    <w:rsid w:val="007A4354"/>
    <w:rsid w:val="007A6813"/>
    <w:rsid w:val="007B1291"/>
    <w:rsid w:val="007B1CDF"/>
    <w:rsid w:val="007B274F"/>
    <w:rsid w:val="007B2758"/>
    <w:rsid w:val="007B2C37"/>
    <w:rsid w:val="007B36CC"/>
    <w:rsid w:val="007B4ABD"/>
    <w:rsid w:val="007B54DF"/>
    <w:rsid w:val="007B5C08"/>
    <w:rsid w:val="007B652A"/>
    <w:rsid w:val="007B6651"/>
    <w:rsid w:val="007B7636"/>
    <w:rsid w:val="007C0A1B"/>
    <w:rsid w:val="007C180A"/>
    <w:rsid w:val="007C18DE"/>
    <w:rsid w:val="007C21EC"/>
    <w:rsid w:val="007C280E"/>
    <w:rsid w:val="007C3304"/>
    <w:rsid w:val="007C3862"/>
    <w:rsid w:val="007C3D6B"/>
    <w:rsid w:val="007C3EF6"/>
    <w:rsid w:val="007C43B9"/>
    <w:rsid w:val="007C5E77"/>
    <w:rsid w:val="007C62D6"/>
    <w:rsid w:val="007C62DA"/>
    <w:rsid w:val="007C791F"/>
    <w:rsid w:val="007C7F92"/>
    <w:rsid w:val="007D0022"/>
    <w:rsid w:val="007D0B6D"/>
    <w:rsid w:val="007D0D04"/>
    <w:rsid w:val="007D0F79"/>
    <w:rsid w:val="007D0F80"/>
    <w:rsid w:val="007D1259"/>
    <w:rsid w:val="007D13E3"/>
    <w:rsid w:val="007D2C5B"/>
    <w:rsid w:val="007D2E1B"/>
    <w:rsid w:val="007D41B6"/>
    <w:rsid w:val="007D427D"/>
    <w:rsid w:val="007D4631"/>
    <w:rsid w:val="007D49BE"/>
    <w:rsid w:val="007D5470"/>
    <w:rsid w:val="007D5EA7"/>
    <w:rsid w:val="007D6E25"/>
    <w:rsid w:val="007D728D"/>
    <w:rsid w:val="007D7B24"/>
    <w:rsid w:val="007E0DB1"/>
    <w:rsid w:val="007E1C63"/>
    <w:rsid w:val="007E2F96"/>
    <w:rsid w:val="007E36B9"/>
    <w:rsid w:val="007E4AA5"/>
    <w:rsid w:val="007E4FA4"/>
    <w:rsid w:val="007E621F"/>
    <w:rsid w:val="007E63FE"/>
    <w:rsid w:val="007E64D8"/>
    <w:rsid w:val="007E64F9"/>
    <w:rsid w:val="007E6CE4"/>
    <w:rsid w:val="007E717F"/>
    <w:rsid w:val="007F068B"/>
    <w:rsid w:val="007F1B90"/>
    <w:rsid w:val="007F3F3C"/>
    <w:rsid w:val="007F3FF3"/>
    <w:rsid w:val="007F4372"/>
    <w:rsid w:val="007F4580"/>
    <w:rsid w:val="007F4EF4"/>
    <w:rsid w:val="007F517A"/>
    <w:rsid w:val="007F5DE0"/>
    <w:rsid w:val="007F5EE4"/>
    <w:rsid w:val="007F667C"/>
    <w:rsid w:val="007F74A0"/>
    <w:rsid w:val="007F74FD"/>
    <w:rsid w:val="007F7A79"/>
    <w:rsid w:val="00800044"/>
    <w:rsid w:val="008000DA"/>
    <w:rsid w:val="00800562"/>
    <w:rsid w:val="00800B7D"/>
    <w:rsid w:val="00801232"/>
    <w:rsid w:val="00803DEF"/>
    <w:rsid w:val="0080518F"/>
    <w:rsid w:val="00805C02"/>
    <w:rsid w:val="00806A2F"/>
    <w:rsid w:val="00806E47"/>
    <w:rsid w:val="008073C7"/>
    <w:rsid w:val="00807F63"/>
    <w:rsid w:val="0081238E"/>
    <w:rsid w:val="00813A14"/>
    <w:rsid w:val="00813D8E"/>
    <w:rsid w:val="00813FAC"/>
    <w:rsid w:val="00814356"/>
    <w:rsid w:val="00816962"/>
    <w:rsid w:val="00816A57"/>
    <w:rsid w:val="00817218"/>
    <w:rsid w:val="00817320"/>
    <w:rsid w:val="008201E0"/>
    <w:rsid w:val="00821D31"/>
    <w:rsid w:val="0082211C"/>
    <w:rsid w:val="00823F1F"/>
    <w:rsid w:val="00824774"/>
    <w:rsid w:val="008249FD"/>
    <w:rsid w:val="00824A2F"/>
    <w:rsid w:val="00824C60"/>
    <w:rsid w:val="00825B79"/>
    <w:rsid w:val="0082678B"/>
    <w:rsid w:val="008272BA"/>
    <w:rsid w:val="00827732"/>
    <w:rsid w:val="00830E02"/>
    <w:rsid w:val="00830EA4"/>
    <w:rsid w:val="0083152B"/>
    <w:rsid w:val="008320E0"/>
    <w:rsid w:val="00832E32"/>
    <w:rsid w:val="00832F66"/>
    <w:rsid w:val="008336A3"/>
    <w:rsid w:val="00834021"/>
    <w:rsid w:val="00834637"/>
    <w:rsid w:val="00834BC9"/>
    <w:rsid w:val="00834CA4"/>
    <w:rsid w:val="00834CAE"/>
    <w:rsid w:val="00834FBC"/>
    <w:rsid w:val="00834FF1"/>
    <w:rsid w:val="00835F30"/>
    <w:rsid w:val="008362A6"/>
    <w:rsid w:val="00836450"/>
    <w:rsid w:val="0083657C"/>
    <w:rsid w:val="008376AE"/>
    <w:rsid w:val="008400FA"/>
    <w:rsid w:val="008405A2"/>
    <w:rsid w:val="0084065F"/>
    <w:rsid w:val="00840690"/>
    <w:rsid w:val="00840972"/>
    <w:rsid w:val="00840982"/>
    <w:rsid w:val="00841449"/>
    <w:rsid w:val="0084227F"/>
    <w:rsid w:val="00842E35"/>
    <w:rsid w:val="0084340B"/>
    <w:rsid w:val="0084371B"/>
    <w:rsid w:val="008439BC"/>
    <w:rsid w:val="008443BD"/>
    <w:rsid w:val="00845AC3"/>
    <w:rsid w:val="0084689C"/>
    <w:rsid w:val="00846D01"/>
    <w:rsid w:val="00846EB0"/>
    <w:rsid w:val="0084732D"/>
    <w:rsid w:val="00847896"/>
    <w:rsid w:val="00851225"/>
    <w:rsid w:val="00851582"/>
    <w:rsid w:val="00851B14"/>
    <w:rsid w:val="00852DA9"/>
    <w:rsid w:val="00853606"/>
    <w:rsid w:val="0085363D"/>
    <w:rsid w:val="008552FA"/>
    <w:rsid w:val="0085544F"/>
    <w:rsid w:val="00857915"/>
    <w:rsid w:val="00857D73"/>
    <w:rsid w:val="00860316"/>
    <w:rsid w:val="00860849"/>
    <w:rsid w:val="00863327"/>
    <w:rsid w:val="00864351"/>
    <w:rsid w:val="00864618"/>
    <w:rsid w:val="0086555C"/>
    <w:rsid w:val="008660CA"/>
    <w:rsid w:val="00867314"/>
    <w:rsid w:val="00867535"/>
    <w:rsid w:val="00867A7E"/>
    <w:rsid w:val="0087044D"/>
    <w:rsid w:val="00870BE1"/>
    <w:rsid w:val="00871529"/>
    <w:rsid w:val="0087159C"/>
    <w:rsid w:val="00871B6E"/>
    <w:rsid w:val="00872BCA"/>
    <w:rsid w:val="00872FE2"/>
    <w:rsid w:val="00874091"/>
    <w:rsid w:val="008742FD"/>
    <w:rsid w:val="008760D0"/>
    <w:rsid w:val="00877892"/>
    <w:rsid w:val="008778A7"/>
    <w:rsid w:val="00880166"/>
    <w:rsid w:val="00880401"/>
    <w:rsid w:val="00880CA6"/>
    <w:rsid w:val="0088108B"/>
    <w:rsid w:val="00881B0B"/>
    <w:rsid w:val="00882ED7"/>
    <w:rsid w:val="008831BA"/>
    <w:rsid w:val="0088557A"/>
    <w:rsid w:val="008855AE"/>
    <w:rsid w:val="00885850"/>
    <w:rsid w:val="00885AD4"/>
    <w:rsid w:val="00885F5B"/>
    <w:rsid w:val="00887040"/>
    <w:rsid w:val="008871DD"/>
    <w:rsid w:val="00887320"/>
    <w:rsid w:val="008879AC"/>
    <w:rsid w:val="00890FEA"/>
    <w:rsid w:val="008910BB"/>
    <w:rsid w:val="00892523"/>
    <w:rsid w:val="00892B26"/>
    <w:rsid w:val="0089356D"/>
    <w:rsid w:val="008941C4"/>
    <w:rsid w:val="00894246"/>
    <w:rsid w:val="008951BB"/>
    <w:rsid w:val="00895850"/>
    <w:rsid w:val="00895940"/>
    <w:rsid w:val="00895CBF"/>
    <w:rsid w:val="0089703B"/>
    <w:rsid w:val="008974D9"/>
    <w:rsid w:val="008976EA"/>
    <w:rsid w:val="008A0206"/>
    <w:rsid w:val="008A0E05"/>
    <w:rsid w:val="008A102C"/>
    <w:rsid w:val="008A1786"/>
    <w:rsid w:val="008A2803"/>
    <w:rsid w:val="008A2D27"/>
    <w:rsid w:val="008A46E3"/>
    <w:rsid w:val="008A4881"/>
    <w:rsid w:val="008A48D7"/>
    <w:rsid w:val="008A556A"/>
    <w:rsid w:val="008A684B"/>
    <w:rsid w:val="008B1F47"/>
    <w:rsid w:val="008B23FE"/>
    <w:rsid w:val="008B28DC"/>
    <w:rsid w:val="008B321E"/>
    <w:rsid w:val="008B4304"/>
    <w:rsid w:val="008B4522"/>
    <w:rsid w:val="008B4952"/>
    <w:rsid w:val="008B4DA0"/>
    <w:rsid w:val="008B5D76"/>
    <w:rsid w:val="008B65DC"/>
    <w:rsid w:val="008B66C9"/>
    <w:rsid w:val="008B6A03"/>
    <w:rsid w:val="008B6A9C"/>
    <w:rsid w:val="008B6CC7"/>
    <w:rsid w:val="008B7063"/>
    <w:rsid w:val="008B7301"/>
    <w:rsid w:val="008C01FD"/>
    <w:rsid w:val="008C04B6"/>
    <w:rsid w:val="008C0855"/>
    <w:rsid w:val="008C2F3C"/>
    <w:rsid w:val="008C3F02"/>
    <w:rsid w:val="008C4CBE"/>
    <w:rsid w:val="008C4FAC"/>
    <w:rsid w:val="008C501C"/>
    <w:rsid w:val="008C5CF7"/>
    <w:rsid w:val="008C6C1B"/>
    <w:rsid w:val="008C74C6"/>
    <w:rsid w:val="008C7E19"/>
    <w:rsid w:val="008D0C26"/>
    <w:rsid w:val="008D1696"/>
    <w:rsid w:val="008D16A3"/>
    <w:rsid w:val="008D2748"/>
    <w:rsid w:val="008D28E5"/>
    <w:rsid w:val="008D2928"/>
    <w:rsid w:val="008D47DC"/>
    <w:rsid w:val="008D55E0"/>
    <w:rsid w:val="008D624A"/>
    <w:rsid w:val="008E0007"/>
    <w:rsid w:val="008E08F2"/>
    <w:rsid w:val="008E0F37"/>
    <w:rsid w:val="008E1713"/>
    <w:rsid w:val="008E213A"/>
    <w:rsid w:val="008E2C0B"/>
    <w:rsid w:val="008E2F60"/>
    <w:rsid w:val="008E2FF0"/>
    <w:rsid w:val="008E3C04"/>
    <w:rsid w:val="008E3E97"/>
    <w:rsid w:val="008E4D46"/>
    <w:rsid w:val="008E54CF"/>
    <w:rsid w:val="008E5DF4"/>
    <w:rsid w:val="008E689B"/>
    <w:rsid w:val="008E6F8B"/>
    <w:rsid w:val="008E7292"/>
    <w:rsid w:val="008E76E7"/>
    <w:rsid w:val="008E7DB9"/>
    <w:rsid w:val="008F0357"/>
    <w:rsid w:val="008F04AE"/>
    <w:rsid w:val="008F0B8C"/>
    <w:rsid w:val="008F0F85"/>
    <w:rsid w:val="008F1177"/>
    <w:rsid w:val="008F1265"/>
    <w:rsid w:val="008F14F7"/>
    <w:rsid w:val="008F20CD"/>
    <w:rsid w:val="008F245D"/>
    <w:rsid w:val="008F2673"/>
    <w:rsid w:val="008F2C87"/>
    <w:rsid w:val="008F4662"/>
    <w:rsid w:val="008F4E0A"/>
    <w:rsid w:val="008F6A45"/>
    <w:rsid w:val="008F6EB2"/>
    <w:rsid w:val="008F774E"/>
    <w:rsid w:val="00900367"/>
    <w:rsid w:val="0090164E"/>
    <w:rsid w:val="00901A83"/>
    <w:rsid w:val="009020A7"/>
    <w:rsid w:val="009026AB"/>
    <w:rsid w:val="00902C76"/>
    <w:rsid w:val="009037B3"/>
    <w:rsid w:val="0090417E"/>
    <w:rsid w:val="00904934"/>
    <w:rsid w:val="00904955"/>
    <w:rsid w:val="00904AD8"/>
    <w:rsid w:val="00905622"/>
    <w:rsid w:val="00905B5E"/>
    <w:rsid w:val="00906B46"/>
    <w:rsid w:val="009073E8"/>
    <w:rsid w:val="009077D3"/>
    <w:rsid w:val="00910260"/>
    <w:rsid w:val="009105C3"/>
    <w:rsid w:val="00910A1F"/>
    <w:rsid w:val="00910A81"/>
    <w:rsid w:val="0091113E"/>
    <w:rsid w:val="0091130B"/>
    <w:rsid w:val="0091141C"/>
    <w:rsid w:val="00911A92"/>
    <w:rsid w:val="0091269E"/>
    <w:rsid w:val="009129FF"/>
    <w:rsid w:val="00912E3D"/>
    <w:rsid w:val="009132A2"/>
    <w:rsid w:val="009137A1"/>
    <w:rsid w:val="00914240"/>
    <w:rsid w:val="0091440E"/>
    <w:rsid w:val="009161F7"/>
    <w:rsid w:val="00916BB1"/>
    <w:rsid w:val="0091759F"/>
    <w:rsid w:val="00920D11"/>
    <w:rsid w:val="009216B9"/>
    <w:rsid w:val="00921E0C"/>
    <w:rsid w:val="00921F0E"/>
    <w:rsid w:val="00923C31"/>
    <w:rsid w:val="00923E86"/>
    <w:rsid w:val="00924E0F"/>
    <w:rsid w:val="0092555C"/>
    <w:rsid w:val="00926CDE"/>
    <w:rsid w:val="00926DD1"/>
    <w:rsid w:val="00926FD7"/>
    <w:rsid w:val="009270CC"/>
    <w:rsid w:val="009273B4"/>
    <w:rsid w:val="00927610"/>
    <w:rsid w:val="00927B4F"/>
    <w:rsid w:val="00927CA5"/>
    <w:rsid w:val="00930461"/>
    <w:rsid w:val="0093050C"/>
    <w:rsid w:val="00930F85"/>
    <w:rsid w:val="00931B1B"/>
    <w:rsid w:val="00931B77"/>
    <w:rsid w:val="00931C8D"/>
    <w:rsid w:val="00932502"/>
    <w:rsid w:val="00932584"/>
    <w:rsid w:val="0093264B"/>
    <w:rsid w:val="00932A7D"/>
    <w:rsid w:val="00932FF2"/>
    <w:rsid w:val="009334FC"/>
    <w:rsid w:val="0093399E"/>
    <w:rsid w:val="00934CA7"/>
    <w:rsid w:val="00934DB0"/>
    <w:rsid w:val="009356A7"/>
    <w:rsid w:val="00935C3D"/>
    <w:rsid w:val="009361F0"/>
    <w:rsid w:val="009368BB"/>
    <w:rsid w:val="009373DB"/>
    <w:rsid w:val="00940ABB"/>
    <w:rsid w:val="00942031"/>
    <w:rsid w:val="009420CB"/>
    <w:rsid w:val="00943747"/>
    <w:rsid w:val="00944008"/>
    <w:rsid w:val="009445F3"/>
    <w:rsid w:val="009447DC"/>
    <w:rsid w:val="00944998"/>
    <w:rsid w:val="009451D8"/>
    <w:rsid w:val="00945A53"/>
    <w:rsid w:val="00946FFA"/>
    <w:rsid w:val="00947AC1"/>
    <w:rsid w:val="00947DEB"/>
    <w:rsid w:val="00947E05"/>
    <w:rsid w:val="009500AC"/>
    <w:rsid w:val="009513F3"/>
    <w:rsid w:val="009524D7"/>
    <w:rsid w:val="009525BF"/>
    <w:rsid w:val="00952C42"/>
    <w:rsid w:val="00953A9B"/>
    <w:rsid w:val="00953E43"/>
    <w:rsid w:val="00954333"/>
    <w:rsid w:val="00954DD6"/>
    <w:rsid w:val="009554D3"/>
    <w:rsid w:val="00955D64"/>
    <w:rsid w:val="0095602C"/>
    <w:rsid w:val="009574AE"/>
    <w:rsid w:val="00957520"/>
    <w:rsid w:val="0095755E"/>
    <w:rsid w:val="0095766A"/>
    <w:rsid w:val="0096005A"/>
    <w:rsid w:val="00962657"/>
    <w:rsid w:val="009629C8"/>
    <w:rsid w:val="00963296"/>
    <w:rsid w:val="00964281"/>
    <w:rsid w:val="00964479"/>
    <w:rsid w:val="009646DF"/>
    <w:rsid w:val="009648FA"/>
    <w:rsid w:val="00964A21"/>
    <w:rsid w:val="00965234"/>
    <w:rsid w:val="009666A1"/>
    <w:rsid w:val="00967142"/>
    <w:rsid w:val="00967580"/>
    <w:rsid w:val="009679CD"/>
    <w:rsid w:val="00970120"/>
    <w:rsid w:val="009710BE"/>
    <w:rsid w:val="00974263"/>
    <w:rsid w:val="00974445"/>
    <w:rsid w:val="0097474E"/>
    <w:rsid w:val="0097501F"/>
    <w:rsid w:val="00975523"/>
    <w:rsid w:val="00975980"/>
    <w:rsid w:val="00976545"/>
    <w:rsid w:val="00976A77"/>
    <w:rsid w:val="00980492"/>
    <w:rsid w:val="00980BBA"/>
    <w:rsid w:val="00981FAB"/>
    <w:rsid w:val="0098249C"/>
    <w:rsid w:val="009828D1"/>
    <w:rsid w:val="00982EE9"/>
    <w:rsid w:val="009833EA"/>
    <w:rsid w:val="00983551"/>
    <w:rsid w:val="00983CDD"/>
    <w:rsid w:val="009844C7"/>
    <w:rsid w:val="00985B36"/>
    <w:rsid w:val="00985FD0"/>
    <w:rsid w:val="00987E27"/>
    <w:rsid w:val="0099094F"/>
    <w:rsid w:val="00991DFA"/>
    <w:rsid w:val="0099236D"/>
    <w:rsid w:val="009931EE"/>
    <w:rsid w:val="0099320A"/>
    <w:rsid w:val="009947D1"/>
    <w:rsid w:val="00994AAF"/>
    <w:rsid w:val="00994F0E"/>
    <w:rsid w:val="00995699"/>
    <w:rsid w:val="009966F5"/>
    <w:rsid w:val="009969F7"/>
    <w:rsid w:val="00997583"/>
    <w:rsid w:val="009A0253"/>
    <w:rsid w:val="009A05F6"/>
    <w:rsid w:val="009A0701"/>
    <w:rsid w:val="009A13D4"/>
    <w:rsid w:val="009A1B80"/>
    <w:rsid w:val="009A2C20"/>
    <w:rsid w:val="009A3D94"/>
    <w:rsid w:val="009A428C"/>
    <w:rsid w:val="009A48AB"/>
    <w:rsid w:val="009A4B53"/>
    <w:rsid w:val="009A587C"/>
    <w:rsid w:val="009A5B78"/>
    <w:rsid w:val="009A65E7"/>
    <w:rsid w:val="009A68D4"/>
    <w:rsid w:val="009A7BB8"/>
    <w:rsid w:val="009B062C"/>
    <w:rsid w:val="009B0C46"/>
    <w:rsid w:val="009B128E"/>
    <w:rsid w:val="009B2AE4"/>
    <w:rsid w:val="009B32BF"/>
    <w:rsid w:val="009B47D7"/>
    <w:rsid w:val="009B4CE5"/>
    <w:rsid w:val="009B4D20"/>
    <w:rsid w:val="009B5CBB"/>
    <w:rsid w:val="009B6057"/>
    <w:rsid w:val="009C0D35"/>
    <w:rsid w:val="009C1299"/>
    <w:rsid w:val="009C1EE0"/>
    <w:rsid w:val="009C261D"/>
    <w:rsid w:val="009C26E7"/>
    <w:rsid w:val="009C2861"/>
    <w:rsid w:val="009C2D7C"/>
    <w:rsid w:val="009C3493"/>
    <w:rsid w:val="009C34CC"/>
    <w:rsid w:val="009C3857"/>
    <w:rsid w:val="009C5653"/>
    <w:rsid w:val="009C6376"/>
    <w:rsid w:val="009C6844"/>
    <w:rsid w:val="009C6BC2"/>
    <w:rsid w:val="009C7024"/>
    <w:rsid w:val="009C70F2"/>
    <w:rsid w:val="009C72B4"/>
    <w:rsid w:val="009D0C3D"/>
    <w:rsid w:val="009D0E93"/>
    <w:rsid w:val="009D1074"/>
    <w:rsid w:val="009D2360"/>
    <w:rsid w:val="009D3F45"/>
    <w:rsid w:val="009D4153"/>
    <w:rsid w:val="009D417C"/>
    <w:rsid w:val="009D43EE"/>
    <w:rsid w:val="009D50A8"/>
    <w:rsid w:val="009D61B7"/>
    <w:rsid w:val="009D629C"/>
    <w:rsid w:val="009D64B1"/>
    <w:rsid w:val="009D71BF"/>
    <w:rsid w:val="009E0027"/>
    <w:rsid w:val="009E2521"/>
    <w:rsid w:val="009E2A68"/>
    <w:rsid w:val="009E37F0"/>
    <w:rsid w:val="009E47CC"/>
    <w:rsid w:val="009E4B83"/>
    <w:rsid w:val="009E5501"/>
    <w:rsid w:val="009E5712"/>
    <w:rsid w:val="009E5D3B"/>
    <w:rsid w:val="009E6D00"/>
    <w:rsid w:val="009E6D4B"/>
    <w:rsid w:val="009E70A6"/>
    <w:rsid w:val="009E715F"/>
    <w:rsid w:val="009F1CBF"/>
    <w:rsid w:val="009F25E3"/>
    <w:rsid w:val="009F2647"/>
    <w:rsid w:val="009F277A"/>
    <w:rsid w:val="009F37AB"/>
    <w:rsid w:val="009F3BD3"/>
    <w:rsid w:val="009F41C4"/>
    <w:rsid w:val="009F4904"/>
    <w:rsid w:val="009F4F42"/>
    <w:rsid w:val="009F54B4"/>
    <w:rsid w:val="009F600D"/>
    <w:rsid w:val="009F60D4"/>
    <w:rsid w:val="009F656F"/>
    <w:rsid w:val="009F6E34"/>
    <w:rsid w:val="009F7163"/>
    <w:rsid w:val="009F74A2"/>
    <w:rsid w:val="00A00C10"/>
    <w:rsid w:val="00A00CB5"/>
    <w:rsid w:val="00A00FC6"/>
    <w:rsid w:val="00A010B8"/>
    <w:rsid w:val="00A01629"/>
    <w:rsid w:val="00A0237F"/>
    <w:rsid w:val="00A029C9"/>
    <w:rsid w:val="00A04844"/>
    <w:rsid w:val="00A04A41"/>
    <w:rsid w:val="00A05864"/>
    <w:rsid w:val="00A05AC9"/>
    <w:rsid w:val="00A05BDD"/>
    <w:rsid w:val="00A062D3"/>
    <w:rsid w:val="00A0636A"/>
    <w:rsid w:val="00A06608"/>
    <w:rsid w:val="00A077AD"/>
    <w:rsid w:val="00A078EC"/>
    <w:rsid w:val="00A07998"/>
    <w:rsid w:val="00A07CA0"/>
    <w:rsid w:val="00A10BB2"/>
    <w:rsid w:val="00A1130F"/>
    <w:rsid w:val="00A11D5E"/>
    <w:rsid w:val="00A126AF"/>
    <w:rsid w:val="00A1271B"/>
    <w:rsid w:val="00A12D36"/>
    <w:rsid w:val="00A130D1"/>
    <w:rsid w:val="00A137D3"/>
    <w:rsid w:val="00A13E2A"/>
    <w:rsid w:val="00A1401E"/>
    <w:rsid w:val="00A14A4E"/>
    <w:rsid w:val="00A14A89"/>
    <w:rsid w:val="00A15914"/>
    <w:rsid w:val="00A15A1A"/>
    <w:rsid w:val="00A16009"/>
    <w:rsid w:val="00A1642A"/>
    <w:rsid w:val="00A1702B"/>
    <w:rsid w:val="00A174C9"/>
    <w:rsid w:val="00A208EF"/>
    <w:rsid w:val="00A21BD2"/>
    <w:rsid w:val="00A21F09"/>
    <w:rsid w:val="00A226C3"/>
    <w:rsid w:val="00A22B0E"/>
    <w:rsid w:val="00A22CD1"/>
    <w:rsid w:val="00A22D72"/>
    <w:rsid w:val="00A23B4C"/>
    <w:rsid w:val="00A25400"/>
    <w:rsid w:val="00A25659"/>
    <w:rsid w:val="00A25A39"/>
    <w:rsid w:val="00A267EF"/>
    <w:rsid w:val="00A26815"/>
    <w:rsid w:val="00A27389"/>
    <w:rsid w:val="00A27505"/>
    <w:rsid w:val="00A30258"/>
    <w:rsid w:val="00A30D02"/>
    <w:rsid w:val="00A31F63"/>
    <w:rsid w:val="00A327E5"/>
    <w:rsid w:val="00A33388"/>
    <w:rsid w:val="00A33C8D"/>
    <w:rsid w:val="00A3407C"/>
    <w:rsid w:val="00A34B22"/>
    <w:rsid w:val="00A35043"/>
    <w:rsid w:val="00A35046"/>
    <w:rsid w:val="00A361EC"/>
    <w:rsid w:val="00A4026B"/>
    <w:rsid w:val="00A40B25"/>
    <w:rsid w:val="00A40B49"/>
    <w:rsid w:val="00A411CF"/>
    <w:rsid w:val="00A424D1"/>
    <w:rsid w:val="00A447B3"/>
    <w:rsid w:val="00A44BD9"/>
    <w:rsid w:val="00A4552C"/>
    <w:rsid w:val="00A45E82"/>
    <w:rsid w:val="00A45EB3"/>
    <w:rsid w:val="00A4617F"/>
    <w:rsid w:val="00A46650"/>
    <w:rsid w:val="00A46B22"/>
    <w:rsid w:val="00A4746B"/>
    <w:rsid w:val="00A474A4"/>
    <w:rsid w:val="00A47761"/>
    <w:rsid w:val="00A50935"/>
    <w:rsid w:val="00A52241"/>
    <w:rsid w:val="00A52A40"/>
    <w:rsid w:val="00A52F59"/>
    <w:rsid w:val="00A55177"/>
    <w:rsid w:val="00A553DA"/>
    <w:rsid w:val="00A5574F"/>
    <w:rsid w:val="00A55A7E"/>
    <w:rsid w:val="00A55B7D"/>
    <w:rsid w:val="00A61683"/>
    <w:rsid w:val="00A62135"/>
    <w:rsid w:val="00A62638"/>
    <w:rsid w:val="00A632F7"/>
    <w:rsid w:val="00A6396C"/>
    <w:rsid w:val="00A63A11"/>
    <w:rsid w:val="00A641AC"/>
    <w:rsid w:val="00A64369"/>
    <w:rsid w:val="00A64376"/>
    <w:rsid w:val="00A655B6"/>
    <w:rsid w:val="00A70080"/>
    <w:rsid w:val="00A70C10"/>
    <w:rsid w:val="00A710DA"/>
    <w:rsid w:val="00A71D60"/>
    <w:rsid w:val="00A721C8"/>
    <w:rsid w:val="00A7295A"/>
    <w:rsid w:val="00A72AFF"/>
    <w:rsid w:val="00A731D4"/>
    <w:rsid w:val="00A748DA"/>
    <w:rsid w:val="00A755D2"/>
    <w:rsid w:val="00A75C7C"/>
    <w:rsid w:val="00A767D7"/>
    <w:rsid w:val="00A7685A"/>
    <w:rsid w:val="00A76A56"/>
    <w:rsid w:val="00A77030"/>
    <w:rsid w:val="00A774DB"/>
    <w:rsid w:val="00A777EC"/>
    <w:rsid w:val="00A77CCA"/>
    <w:rsid w:val="00A80941"/>
    <w:rsid w:val="00A810A9"/>
    <w:rsid w:val="00A811EA"/>
    <w:rsid w:val="00A82191"/>
    <w:rsid w:val="00A83E9A"/>
    <w:rsid w:val="00A8436C"/>
    <w:rsid w:val="00A84416"/>
    <w:rsid w:val="00A8449B"/>
    <w:rsid w:val="00A845FB"/>
    <w:rsid w:val="00A84D1B"/>
    <w:rsid w:val="00A85836"/>
    <w:rsid w:val="00A86431"/>
    <w:rsid w:val="00A8683C"/>
    <w:rsid w:val="00A86928"/>
    <w:rsid w:val="00A86D67"/>
    <w:rsid w:val="00A87923"/>
    <w:rsid w:val="00A879FB"/>
    <w:rsid w:val="00A9020E"/>
    <w:rsid w:val="00A90294"/>
    <w:rsid w:val="00A90432"/>
    <w:rsid w:val="00A91B18"/>
    <w:rsid w:val="00A91CB8"/>
    <w:rsid w:val="00A92151"/>
    <w:rsid w:val="00A923EA"/>
    <w:rsid w:val="00A9315B"/>
    <w:rsid w:val="00A942EE"/>
    <w:rsid w:val="00A947F0"/>
    <w:rsid w:val="00A94E80"/>
    <w:rsid w:val="00A94EB1"/>
    <w:rsid w:val="00A95497"/>
    <w:rsid w:val="00A956A6"/>
    <w:rsid w:val="00A957AD"/>
    <w:rsid w:val="00A96503"/>
    <w:rsid w:val="00AA0765"/>
    <w:rsid w:val="00AA09CC"/>
    <w:rsid w:val="00AA14F9"/>
    <w:rsid w:val="00AA18B9"/>
    <w:rsid w:val="00AA1930"/>
    <w:rsid w:val="00AA1B35"/>
    <w:rsid w:val="00AA20EF"/>
    <w:rsid w:val="00AA2E09"/>
    <w:rsid w:val="00AA4330"/>
    <w:rsid w:val="00AA4931"/>
    <w:rsid w:val="00AA4E2D"/>
    <w:rsid w:val="00AA504F"/>
    <w:rsid w:val="00AA6018"/>
    <w:rsid w:val="00AA63D9"/>
    <w:rsid w:val="00AA6468"/>
    <w:rsid w:val="00AA64B6"/>
    <w:rsid w:val="00AA6576"/>
    <w:rsid w:val="00AA7E51"/>
    <w:rsid w:val="00AB0131"/>
    <w:rsid w:val="00AB09AD"/>
    <w:rsid w:val="00AB0B8E"/>
    <w:rsid w:val="00AB1A45"/>
    <w:rsid w:val="00AB1C62"/>
    <w:rsid w:val="00AB219F"/>
    <w:rsid w:val="00AB28FA"/>
    <w:rsid w:val="00AB2AC0"/>
    <w:rsid w:val="00AB31FF"/>
    <w:rsid w:val="00AB3EE5"/>
    <w:rsid w:val="00AB4A3C"/>
    <w:rsid w:val="00AB63CD"/>
    <w:rsid w:val="00AB665C"/>
    <w:rsid w:val="00AB6CA7"/>
    <w:rsid w:val="00AB7EFA"/>
    <w:rsid w:val="00AC0384"/>
    <w:rsid w:val="00AC0923"/>
    <w:rsid w:val="00AC0CA1"/>
    <w:rsid w:val="00AC1EE3"/>
    <w:rsid w:val="00AC31B0"/>
    <w:rsid w:val="00AC3789"/>
    <w:rsid w:val="00AC4284"/>
    <w:rsid w:val="00AC42EF"/>
    <w:rsid w:val="00AC43AA"/>
    <w:rsid w:val="00AC60DC"/>
    <w:rsid w:val="00AC611B"/>
    <w:rsid w:val="00AC6305"/>
    <w:rsid w:val="00AC67AF"/>
    <w:rsid w:val="00AC68C0"/>
    <w:rsid w:val="00AC69EF"/>
    <w:rsid w:val="00AC6B24"/>
    <w:rsid w:val="00AC6C72"/>
    <w:rsid w:val="00AC6DD4"/>
    <w:rsid w:val="00AD0169"/>
    <w:rsid w:val="00AD03E4"/>
    <w:rsid w:val="00AD1481"/>
    <w:rsid w:val="00AD1B07"/>
    <w:rsid w:val="00AD3CA2"/>
    <w:rsid w:val="00AD3E5F"/>
    <w:rsid w:val="00AD4622"/>
    <w:rsid w:val="00AD4776"/>
    <w:rsid w:val="00AD4E58"/>
    <w:rsid w:val="00AD505C"/>
    <w:rsid w:val="00AD5649"/>
    <w:rsid w:val="00AD5B60"/>
    <w:rsid w:val="00AD674A"/>
    <w:rsid w:val="00AD7434"/>
    <w:rsid w:val="00AE04B4"/>
    <w:rsid w:val="00AE061A"/>
    <w:rsid w:val="00AE077C"/>
    <w:rsid w:val="00AE16D0"/>
    <w:rsid w:val="00AE19C5"/>
    <w:rsid w:val="00AE20B4"/>
    <w:rsid w:val="00AE2362"/>
    <w:rsid w:val="00AE2F1C"/>
    <w:rsid w:val="00AE4577"/>
    <w:rsid w:val="00AE525C"/>
    <w:rsid w:val="00AE54C6"/>
    <w:rsid w:val="00AE562C"/>
    <w:rsid w:val="00AE5631"/>
    <w:rsid w:val="00AE72F0"/>
    <w:rsid w:val="00AF012E"/>
    <w:rsid w:val="00AF088B"/>
    <w:rsid w:val="00AF1782"/>
    <w:rsid w:val="00AF26A3"/>
    <w:rsid w:val="00AF2E59"/>
    <w:rsid w:val="00AF3360"/>
    <w:rsid w:val="00AF38F8"/>
    <w:rsid w:val="00AF46BE"/>
    <w:rsid w:val="00AF4B93"/>
    <w:rsid w:val="00AF4E94"/>
    <w:rsid w:val="00AF543B"/>
    <w:rsid w:val="00AF5B62"/>
    <w:rsid w:val="00AF730C"/>
    <w:rsid w:val="00AF7BF7"/>
    <w:rsid w:val="00B006FD"/>
    <w:rsid w:val="00B00A75"/>
    <w:rsid w:val="00B010ED"/>
    <w:rsid w:val="00B01C9F"/>
    <w:rsid w:val="00B01EA4"/>
    <w:rsid w:val="00B0234C"/>
    <w:rsid w:val="00B03D4E"/>
    <w:rsid w:val="00B067D1"/>
    <w:rsid w:val="00B06EA5"/>
    <w:rsid w:val="00B0798A"/>
    <w:rsid w:val="00B07A9A"/>
    <w:rsid w:val="00B07BC2"/>
    <w:rsid w:val="00B07F9C"/>
    <w:rsid w:val="00B10962"/>
    <w:rsid w:val="00B10DAD"/>
    <w:rsid w:val="00B11B85"/>
    <w:rsid w:val="00B11E32"/>
    <w:rsid w:val="00B123C5"/>
    <w:rsid w:val="00B12EC9"/>
    <w:rsid w:val="00B1401E"/>
    <w:rsid w:val="00B14157"/>
    <w:rsid w:val="00B144F6"/>
    <w:rsid w:val="00B1481D"/>
    <w:rsid w:val="00B14B27"/>
    <w:rsid w:val="00B14C13"/>
    <w:rsid w:val="00B14D84"/>
    <w:rsid w:val="00B15572"/>
    <w:rsid w:val="00B15A9C"/>
    <w:rsid w:val="00B15EE4"/>
    <w:rsid w:val="00B1608B"/>
    <w:rsid w:val="00B16A65"/>
    <w:rsid w:val="00B1759F"/>
    <w:rsid w:val="00B175D0"/>
    <w:rsid w:val="00B17756"/>
    <w:rsid w:val="00B17C36"/>
    <w:rsid w:val="00B17E1C"/>
    <w:rsid w:val="00B20645"/>
    <w:rsid w:val="00B207F0"/>
    <w:rsid w:val="00B21C25"/>
    <w:rsid w:val="00B226D3"/>
    <w:rsid w:val="00B2299F"/>
    <w:rsid w:val="00B23160"/>
    <w:rsid w:val="00B23CC7"/>
    <w:rsid w:val="00B23E7B"/>
    <w:rsid w:val="00B24981"/>
    <w:rsid w:val="00B24A18"/>
    <w:rsid w:val="00B24DB6"/>
    <w:rsid w:val="00B2531D"/>
    <w:rsid w:val="00B25899"/>
    <w:rsid w:val="00B258CF"/>
    <w:rsid w:val="00B2624D"/>
    <w:rsid w:val="00B27460"/>
    <w:rsid w:val="00B27672"/>
    <w:rsid w:val="00B27DF9"/>
    <w:rsid w:val="00B304FE"/>
    <w:rsid w:val="00B30558"/>
    <w:rsid w:val="00B30966"/>
    <w:rsid w:val="00B317E3"/>
    <w:rsid w:val="00B3222A"/>
    <w:rsid w:val="00B3400C"/>
    <w:rsid w:val="00B34F47"/>
    <w:rsid w:val="00B35069"/>
    <w:rsid w:val="00B35EFA"/>
    <w:rsid w:val="00B425A1"/>
    <w:rsid w:val="00B4376E"/>
    <w:rsid w:val="00B44BDB"/>
    <w:rsid w:val="00B45199"/>
    <w:rsid w:val="00B460DC"/>
    <w:rsid w:val="00B46654"/>
    <w:rsid w:val="00B46982"/>
    <w:rsid w:val="00B477E1"/>
    <w:rsid w:val="00B47C2E"/>
    <w:rsid w:val="00B50704"/>
    <w:rsid w:val="00B51607"/>
    <w:rsid w:val="00B51AF7"/>
    <w:rsid w:val="00B51B7C"/>
    <w:rsid w:val="00B51FEE"/>
    <w:rsid w:val="00B52106"/>
    <w:rsid w:val="00B52755"/>
    <w:rsid w:val="00B534D7"/>
    <w:rsid w:val="00B5445E"/>
    <w:rsid w:val="00B544D7"/>
    <w:rsid w:val="00B54DDE"/>
    <w:rsid w:val="00B56BF1"/>
    <w:rsid w:val="00B56C5A"/>
    <w:rsid w:val="00B56EAD"/>
    <w:rsid w:val="00B57DAB"/>
    <w:rsid w:val="00B60777"/>
    <w:rsid w:val="00B61110"/>
    <w:rsid w:val="00B62214"/>
    <w:rsid w:val="00B624F6"/>
    <w:rsid w:val="00B62A00"/>
    <w:rsid w:val="00B62B4A"/>
    <w:rsid w:val="00B63085"/>
    <w:rsid w:val="00B633A4"/>
    <w:rsid w:val="00B6421A"/>
    <w:rsid w:val="00B64C0D"/>
    <w:rsid w:val="00B6513A"/>
    <w:rsid w:val="00B653AE"/>
    <w:rsid w:val="00B6559E"/>
    <w:rsid w:val="00B65C44"/>
    <w:rsid w:val="00B66ED0"/>
    <w:rsid w:val="00B67714"/>
    <w:rsid w:val="00B6796B"/>
    <w:rsid w:val="00B70217"/>
    <w:rsid w:val="00B70EB1"/>
    <w:rsid w:val="00B7250F"/>
    <w:rsid w:val="00B7340E"/>
    <w:rsid w:val="00B73D3B"/>
    <w:rsid w:val="00B7403F"/>
    <w:rsid w:val="00B74448"/>
    <w:rsid w:val="00B75FA2"/>
    <w:rsid w:val="00B76701"/>
    <w:rsid w:val="00B77614"/>
    <w:rsid w:val="00B7763D"/>
    <w:rsid w:val="00B77BAD"/>
    <w:rsid w:val="00B80610"/>
    <w:rsid w:val="00B81381"/>
    <w:rsid w:val="00B82270"/>
    <w:rsid w:val="00B82A16"/>
    <w:rsid w:val="00B83268"/>
    <w:rsid w:val="00B843E1"/>
    <w:rsid w:val="00B86D06"/>
    <w:rsid w:val="00B900C6"/>
    <w:rsid w:val="00B916C9"/>
    <w:rsid w:val="00B93508"/>
    <w:rsid w:val="00B939FC"/>
    <w:rsid w:val="00B93F59"/>
    <w:rsid w:val="00B948F6"/>
    <w:rsid w:val="00B95A4F"/>
    <w:rsid w:val="00B9718E"/>
    <w:rsid w:val="00BA0AC9"/>
    <w:rsid w:val="00BA0CDE"/>
    <w:rsid w:val="00BA1008"/>
    <w:rsid w:val="00BA1B12"/>
    <w:rsid w:val="00BA1DB2"/>
    <w:rsid w:val="00BA1EA8"/>
    <w:rsid w:val="00BA23A8"/>
    <w:rsid w:val="00BA25BE"/>
    <w:rsid w:val="00BA297B"/>
    <w:rsid w:val="00BA2CEB"/>
    <w:rsid w:val="00BA2D50"/>
    <w:rsid w:val="00BA2F81"/>
    <w:rsid w:val="00BA3F80"/>
    <w:rsid w:val="00BA4C1C"/>
    <w:rsid w:val="00BA5B32"/>
    <w:rsid w:val="00BA684F"/>
    <w:rsid w:val="00BA770C"/>
    <w:rsid w:val="00BA7E4F"/>
    <w:rsid w:val="00BA7FEB"/>
    <w:rsid w:val="00BB0546"/>
    <w:rsid w:val="00BB0642"/>
    <w:rsid w:val="00BB0890"/>
    <w:rsid w:val="00BB16E7"/>
    <w:rsid w:val="00BB1DCE"/>
    <w:rsid w:val="00BB3949"/>
    <w:rsid w:val="00BB450E"/>
    <w:rsid w:val="00BB4B44"/>
    <w:rsid w:val="00BB58A4"/>
    <w:rsid w:val="00BB672A"/>
    <w:rsid w:val="00BB6850"/>
    <w:rsid w:val="00BB6EED"/>
    <w:rsid w:val="00BC028C"/>
    <w:rsid w:val="00BC06D3"/>
    <w:rsid w:val="00BC12C1"/>
    <w:rsid w:val="00BC1B24"/>
    <w:rsid w:val="00BC1C01"/>
    <w:rsid w:val="00BC2425"/>
    <w:rsid w:val="00BC2BE5"/>
    <w:rsid w:val="00BC3366"/>
    <w:rsid w:val="00BC33AB"/>
    <w:rsid w:val="00BC47AB"/>
    <w:rsid w:val="00BC4873"/>
    <w:rsid w:val="00BC49F2"/>
    <w:rsid w:val="00BC542E"/>
    <w:rsid w:val="00BC5E78"/>
    <w:rsid w:val="00BC60CD"/>
    <w:rsid w:val="00BC70E7"/>
    <w:rsid w:val="00BC7573"/>
    <w:rsid w:val="00BD04F5"/>
    <w:rsid w:val="00BD08AF"/>
    <w:rsid w:val="00BD0A5F"/>
    <w:rsid w:val="00BD2C6B"/>
    <w:rsid w:val="00BD357B"/>
    <w:rsid w:val="00BD3C85"/>
    <w:rsid w:val="00BD403F"/>
    <w:rsid w:val="00BD4422"/>
    <w:rsid w:val="00BD450C"/>
    <w:rsid w:val="00BD4DAF"/>
    <w:rsid w:val="00BD52DA"/>
    <w:rsid w:val="00BD5CCE"/>
    <w:rsid w:val="00BD60E7"/>
    <w:rsid w:val="00BD6833"/>
    <w:rsid w:val="00BD74CE"/>
    <w:rsid w:val="00BE093B"/>
    <w:rsid w:val="00BE34BD"/>
    <w:rsid w:val="00BE3959"/>
    <w:rsid w:val="00BE3C24"/>
    <w:rsid w:val="00BE42B7"/>
    <w:rsid w:val="00BE4AA4"/>
    <w:rsid w:val="00BE4B7E"/>
    <w:rsid w:val="00BE562C"/>
    <w:rsid w:val="00BE6986"/>
    <w:rsid w:val="00BE7030"/>
    <w:rsid w:val="00BE79A4"/>
    <w:rsid w:val="00BF095E"/>
    <w:rsid w:val="00BF1A3F"/>
    <w:rsid w:val="00BF1C38"/>
    <w:rsid w:val="00BF1F5E"/>
    <w:rsid w:val="00BF2974"/>
    <w:rsid w:val="00BF3D72"/>
    <w:rsid w:val="00BF3F61"/>
    <w:rsid w:val="00BF3FDC"/>
    <w:rsid w:val="00BF4DB1"/>
    <w:rsid w:val="00BF559F"/>
    <w:rsid w:val="00BF5774"/>
    <w:rsid w:val="00BF6E8E"/>
    <w:rsid w:val="00C00067"/>
    <w:rsid w:val="00C004E3"/>
    <w:rsid w:val="00C007F5"/>
    <w:rsid w:val="00C008C8"/>
    <w:rsid w:val="00C00F1F"/>
    <w:rsid w:val="00C01ADC"/>
    <w:rsid w:val="00C02739"/>
    <w:rsid w:val="00C039E7"/>
    <w:rsid w:val="00C046F8"/>
    <w:rsid w:val="00C04FEF"/>
    <w:rsid w:val="00C055DB"/>
    <w:rsid w:val="00C0604D"/>
    <w:rsid w:val="00C0786F"/>
    <w:rsid w:val="00C07929"/>
    <w:rsid w:val="00C07C5D"/>
    <w:rsid w:val="00C102E9"/>
    <w:rsid w:val="00C10347"/>
    <w:rsid w:val="00C10526"/>
    <w:rsid w:val="00C1158C"/>
    <w:rsid w:val="00C1213B"/>
    <w:rsid w:val="00C12BE1"/>
    <w:rsid w:val="00C13FA6"/>
    <w:rsid w:val="00C14093"/>
    <w:rsid w:val="00C14963"/>
    <w:rsid w:val="00C14C80"/>
    <w:rsid w:val="00C1585D"/>
    <w:rsid w:val="00C16EF0"/>
    <w:rsid w:val="00C170AC"/>
    <w:rsid w:val="00C17C53"/>
    <w:rsid w:val="00C20000"/>
    <w:rsid w:val="00C21BB6"/>
    <w:rsid w:val="00C21E2F"/>
    <w:rsid w:val="00C23BE0"/>
    <w:rsid w:val="00C24849"/>
    <w:rsid w:val="00C25031"/>
    <w:rsid w:val="00C255FF"/>
    <w:rsid w:val="00C26798"/>
    <w:rsid w:val="00C3092F"/>
    <w:rsid w:val="00C31090"/>
    <w:rsid w:val="00C31ECD"/>
    <w:rsid w:val="00C32673"/>
    <w:rsid w:val="00C33B4B"/>
    <w:rsid w:val="00C341AE"/>
    <w:rsid w:val="00C3481F"/>
    <w:rsid w:val="00C35792"/>
    <w:rsid w:val="00C35EC8"/>
    <w:rsid w:val="00C36D2B"/>
    <w:rsid w:val="00C36DF9"/>
    <w:rsid w:val="00C37748"/>
    <w:rsid w:val="00C40ECF"/>
    <w:rsid w:val="00C40ED4"/>
    <w:rsid w:val="00C41119"/>
    <w:rsid w:val="00C41E03"/>
    <w:rsid w:val="00C41E7C"/>
    <w:rsid w:val="00C422C1"/>
    <w:rsid w:val="00C4314E"/>
    <w:rsid w:val="00C433C5"/>
    <w:rsid w:val="00C44757"/>
    <w:rsid w:val="00C4532F"/>
    <w:rsid w:val="00C45EBD"/>
    <w:rsid w:val="00C463D2"/>
    <w:rsid w:val="00C47C10"/>
    <w:rsid w:val="00C47FE6"/>
    <w:rsid w:val="00C50521"/>
    <w:rsid w:val="00C5074D"/>
    <w:rsid w:val="00C51472"/>
    <w:rsid w:val="00C51959"/>
    <w:rsid w:val="00C51F43"/>
    <w:rsid w:val="00C523D5"/>
    <w:rsid w:val="00C528AE"/>
    <w:rsid w:val="00C54D74"/>
    <w:rsid w:val="00C55019"/>
    <w:rsid w:val="00C55983"/>
    <w:rsid w:val="00C559CF"/>
    <w:rsid w:val="00C573B8"/>
    <w:rsid w:val="00C57644"/>
    <w:rsid w:val="00C57ADB"/>
    <w:rsid w:val="00C604DD"/>
    <w:rsid w:val="00C61243"/>
    <w:rsid w:val="00C618BF"/>
    <w:rsid w:val="00C61C3B"/>
    <w:rsid w:val="00C61E6F"/>
    <w:rsid w:val="00C626E2"/>
    <w:rsid w:val="00C6314C"/>
    <w:rsid w:val="00C638C2"/>
    <w:rsid w:val="00C63C69"/>
    <w:rsid w:val="00C640B1"/>
    <w:rsid w:val="00C64BE1"/>
    <w:rsid w:val="00C65F82"/>
    <w:rsid w:val="00C662E1"/>
    <w:rsid w:val="00C666F9"/>
    <w:rsid w:val="00C668EB"/>
    <w:rsid w:val="00C66B03"/>
    <w:rsid w:val="00C67E50"/>
    <w:rsid w:val="00C709D8"/>
    <w:rsid w:val="00C70BA9"/>
    <w:rsid w:val="00C71CAA"/>
    <w:rsid w:val="00C721D1"/>
    <w:rsid w:val="00C7259C"/>
    <w:rsid w:val="00C7420C"/>
    <w:rsid w:val="00C74805"/>
    <w:rsid w:val="00C75377"/>
    <w:rsid w:val="00C7770C"/>
    <w:rsid w:val="00C77DEF"/>
    <w:rsid w:val="00C808FB"/>
    <w:rsid w:val="00C80F35"/>
    <w:rsid w:val="00C81579"/>
    <w:rsid w:val="00C816E6"/>
    <w:rsid w:val="00C81C4F"/>
    <w:rsid w:val="00C825D7"/>
    <w:rsid w:val="00C829F8"/>
    <w:rsid w:val="00C82D5D"/>
    <w:rsid w:val="00C82D62"/>
    <w:rsid w:val="00C82D79"/>
    <w:rsid w:val="00C82FA6"/>
    <w:rsid w:val="00C83111"/>
    <w:rsid w:val="00C831DD"/>
    <w:rsid w:val="00C831F0"/>
    <w:rsid w:val="00C8321B"/>
    <w:rsid w:val="00C83A1D"/>
    <w:rsid w:val="00C84B91"/>
    <w:rsid w:val="00C85BC3"/>
    <w:rsid w:val="00C85E4F"/>
    <w:rsid w:val="00C85EA4"/>
    <w:rsid w:val="00C865EA"/>
    <w:rsid w:val="00C86726"/>
    <w:rsid w:val="00C87E90"/>
    <w:rsid w:val="00C90296"/>
    <w:rsid w:val="00C90516"/>
    <w:rsid w:val="00C90F25"/>
    <w:rsid w:val="00C916CA"/>
    <w:rsid w:val="00C91D28"/>
    <w:rsid w:val="00C9221F"/>
    <w:rsid w:val="00C929CB"/>
    <w:rsid w:val="00C92D89"/>
    <w:rsid w:val="00C93F59"/>
    <w:rsid w:val="00C94400"/>
    <w:rsid w:val="00C9495E"/>
    <w:rsid w:val="00C95403"/>
    <w:rsid w:val="00C964B1"/>
    <w:rsid w:val="00C96D21"/>
    <w:rsid w:val="00C96F1A"/>
    <w:rsid w:val="00C9761D"/>
    <w:rsid w:val="00CA0268"/>
    <w:rsid w:val="00CA06A7"/>
    <w:rsid w:val="00CA0ABD"/>
    <w:rsid w:val="00CA0ECD"/>
    <w:rsid w:val="00CA26CC"/>
    <w:rsid w:val="00CA2709"/>
    <w:rsid w:val="00CA3526"/>
    <w:rsid w:val="00CA3E29"/>
    <w:rsid w:val="00CA3F0F"/>
    <w:rsid w:val="00CA525C"/>
    <w:rsid w:val="00CA5ACD"/>
    <w:rsid w:val="00CA5D93"/>
    <w:rsid w:val="00CA5E98"/>
    <w:rsid w:val="00CA7455"/>
    <w:rsid w:val="00CA7663"/>
    <w:rsid w:val="00CA7C0F"/>
    <w:rsid w:val="00CA7F01"/>
    <w:rsid w:val="00CB05B5"/>
    <w:rsid w:val="00CB11B6"/>
    <w:rsid w:val="00CB12D6"/>
    <w:rsid w:val="00CB27A5"/>
    <w:rsid w:val="00CB2C7B"/>
    <w:rsid w:val="00CB392E"/>
    <w:rsid w:val="00CB5C46"/>
    <w:rsid w:val="00CB6048"/>
    <w:rsid w:val="00CB7D44"/>
    <w:rsid w:val="00CC0331"/>
    <w:rsid w:val="00CC058A"/>
    <w:rsid w:val="00CC0AEB"/>
    <w:rsid w:val="00CC1885"/>
    <w:rsid w:val="00CC350B"/>
    <w:rsid w:val="00CC36CA"/>
    <w:rsid w:val="00CC4163"/>
    <w:rsid w:val="00CC48D9"/>
    <w:rsid w:val="00CC546D"/>
    <w:rsid w:val="00CC5F4E"/>
    <w:rsid w:val="00CC6049"/>
    <w:rsid w:val="00CC60AB"/>
    <w:rsid w:val="00CC635C"/>
    <w:rsid w:val="00CD04E1"/>
    <w:rsid w:val="00CD0729"/>
    <w:rsid w:val="00CD1EFA"/>
    <w:rsid w:val="00CD3E39"/>
    <w:rsid w:val="00CD627E"/>
    <w:rsid w:val="00CD6576"/>
    <w:rsid w:val="00CD65E8"/>
    <w:rsid w:val="00CE0780"/>
    <w:rsid w:val="00CE09AC"/>
    <w:rsid w:val="00CE0D13"/>
    <w:rsid w:val="00CE0FF2"/>
    <w:rsid w:val="00CE2BD1"/>
    <w:rsid w:val="00CE2C8A"/>
    <w:rsid w:val="00CE305A"/>
    <w:rsid w:val="00CE3514"/>
    <w:rsid w:val="00CE37F5"/>
    <w:rsid w:val="00CE399D"/>
    <w:rsid w:val="00CE3A6F"/>
    <w:rsid w:val="00CE3E0D"/>
    <w:rsid w:val="00CE51C5"/>
    <w:rsid w:val="00CE594A"/>
    <w:rsid w:val="00CE5B4B"/>
    <w:rsid w:val="00CE66CE"/>
    <w:rsid w:val="00CE6F83"/>
    <w:rsid w:val="00CE781B"/>
    <w:rsid w:val="00CE7EA8"/>
    <w:rsid w:val="00CF03DA"/>
    <w:rsid w:val="00CF0B69"/>
    <w:rsid w:val="00CF0CB3"/>
    <w:rsid w:val="00CF1783"/>
    <w:rsid w:val="00CF1CBA"/>
    <w:rsid w:val="00CF2066"/>
    <w:rsid w:val="00CF245A"/>
    <w:rsid w:val="00CF4F89"/>
    <w:rsid w:val="00CF5710"/>
    <w:rsid w:val="00CF61B1"/>
    <w:rsid w:val="00CF7029"/>
    <w:rsid w:val="00CF7F9D"/>
    <w:rsid w:val="00D009E4"/>
    <w:rsid w:val="00D00F56"/>
    <w:rsid w:val="00D010B3"/>
    <w:rsid w:val="00D016FB"/>
    <w:rsid w:val="00D02159"/>
    <w:rsid w:val="00D02245"/>
    <w:rsid w:val="00D02286"/>
    <w:rsid w:val="00D028D9"/>
    <w:rsid w:val="00D03483"/>
    <w:rsid w:val="00D055B3"/>
    <w:rsid w:val="00D058F6"/>
    <w:rsid w:val="00D06F88"/>
    <w:rsid w:val="00D07E3E"/>
    <w:rsid w:val="00D109E7"/>
    <w:rsid w:val="00D10D63"/>
    <w:rsid w:val="00D117CC"/>
    <w:rsid w:val="00D11CB2"/>
    <w:rsid w:val="00D12DAE"/>
    <w:rsid w:val="00D134CE"/>
    <w:rsid w:val="00D137E5"/>
    <w:rsid w:val="00D13EC5"/>
    <w:rsid w:val="00D14187"/>
    <w:rsid w:val="00D15C2D"/>
    <w:rsid w:val="00D17A04"/>
    <w:rsid w:val="00D2003F"/>
    <w:rsid w:val="00D2070C"/>
    <w:rsid w:val="00D20925"/>
    <w:rsid w:val="00D209FA"/>
    <w:rsid w:val="00D2137B"/>
    <w:rsid w:val="00D23B92"/>
    <w:rsid w:val="00D24F2F"/>
    <w:rsid w:val="00D253B1"/>
    <w:rsid w:val="00D25915"/>
    <w:rsid w:val="00D27C6A"/>
    <w:rsid w:val="00D30662"/>
    <w:rsid w:val="00D33627"/>
    <w:rsid w:val="00D369F2"/>
    <w:rsid w:val="00D36F17"/>
    <w:rsid w:val="00D4062D"/>
    <w:rsid w:val="00D4098C"/>
    <w:rsid w:val="00D41E24"/>
    <w:rsid w:val="00D42425"/>
    <w:rsid w:val="00D43073"/>
    <w:rsid w:val="00D4424E"/>
    <w:rsid w:val="00D44FA4"/>
    <w:rsid w:val="00D45AE7"/>
    <w:rsid w:val="00D46332"/>
    <w:rsid w:val="00D470E1"/>
    <w:rsid w:val="00D475D2"/>
    <w:rsid w:val="00D478B0"/>
    <w:rsid w:val="00D5014D"/>
    <w:rsid w:val="00D50867"/>
    <w:rsid w:val="00D50A11"/>
    <w:rsid w:val="00D51F67"/>
    <w:rsid w:val="00D51F8E"/>
    <w:rsid w:val="00D52021"/>
    <w:rsid w:val="00D525FE"/>
    <w:rsid w:val="00D52FEA"/>
    <w:rsid w:val="00D533E5"/>
    <w:rsid w:val="00D53496"/>
    <w:rsid w:val="00D53C09"/>
    <w:rsid w:val="00D5526B"/>
    <w:rsid w:val="00D5771F"/>
    <w:rsid w:val="00D57D9B"/>
    <w:rsid w:val="00D60495"/>
    <w:rsid w:val="00D60623"/>
    <w:rsid w:val="00D6071B"/>
    <w:rsid w:val="00D6077B"/>
    <w:rsid w:val="00D61010"/>
    <w:rsid w:val="00D61C30"/>
    <w:rsid w:val="00D61CEB"/>
    <w:rsid w:val="00D61E3D"/>
    <w:rsid w:val="00D63808"/>
    <w:rsid w:val="00D63B39"/>
    <w:rsid w:val="00D6410A"/>
    <w:rsid w:val="00D65CF9"/>
    <w:rsid w:val="00D6694C"/>
    <w:rsid w:val="00D6753C"/>
    <w:rsid w:val="00D70285"/>
    <w:rsid w:val="00D71392"/>
    <w:rsid w:val="00D72725"/>
    <w:rsid w:val="00D72A73"/>
    <w:rsid w:val="00D72BDE"/>
    <w:rsid w:val="00D756D1"/>
    <w:rsid w:val="00D75B27"/>
    <w:rsid w:val="00D75FE7"/>
    <w:rsid w:val="00D7602D"/>
    <w:rsid w:val="00D7608C"/>
    <w:rsid w:val="00D777CF"/>
    <w:rsid w:val="00D77F2B"/>
    <w:rsid w:val="00D81197"/>
    <w:rsid w:val="00D8161B"/>
    <w:rsid w:val="00D81AD1"/>
    <w:rsid w:val="00D81C8C"/>
    <w:rsid w:val="00D81D14"/>
    <w:rsid w:val="00D82B66"/>
    <w:rsid w:val="00D82C15"/>
    <w:rsid w:val="00D8386F"/>
    <w:rsid w:val="00D83B47"/>
    <w:rsid w:val="00D841B9"/>
    <w:rsid w:val="00D8424B"/>
    <w:rsid w:val="00D84512"/>
    <w:rsid w:val="00D84670"/>
    <w:rsid w:val="00D8544C"/>
    <w:rsid w:val="00D85B01"/>
    <w:rsid w:val="00D868A0"/>
    <w:rsid w:val="00D86A2D"/>
    <w:rsid w:val="00D86F81"/>
    <w:rsid w:val="00D8746D"/>
    <w:rsid w:val="00D87A95"/>
    <w:rsid w:val="00D91EF4"/>
    <w:rsid w:val="00D927DB"/>
    <w:rsid w:val="00D92E04"/>
    <w:rsid w:val="00D93939"/>
    <w:rsid w:val="00D93B66"/>
    <w:rsid w:val="00D95257"/>
    <w:rsid w:val="00D95465"/>
    <w:rsid w:val="00D96F96"/>
    <w:rsid w:val="00D97A04"/>
    <w:rsid w:val="00D97C5E"/>
    <w:rsid w:val="00DA07BD"/>
    <w:rsid w:val="00DA08C4"/>
    <w:rsid w:val="00DA1F53"/>
    <w:rsid w:val="00DA38DA"/>
    <w:rsid w:val="00DA395F"/>
    <w:rsid w:val="00DA41FC"/>
    <w:rsid w:val="00DA4751"/>
    <w:rsid w:val="00DA480A"/>
    <w:rsid w:val="00DA49E6"/>
    <w:rsid w:val="00DA4EB1"/>
    <w:rsid w:val="00DA4FAF"/>
    <w:rsid w:val="00DA5E07"/>
    <w:rsid w:val="00DA6028"/>
    <w:rsid w:val="00DA6425"/>
    <w:rsid w:val="00DA71AA"/>
    <w:rsid w:val="00DA76D4"/>
    <w:rsid w:val="00DA7A00"/>
    <w:rsid w:val="00DB0026"/>
    <w:rsid w:val="00DB00C1"/>
    <w:rsid w:val="00DB04C0"/>
    <w:rsid w:val="00DB05B7"/>
    <w:rsid w:val="00DB0ADB"/>
    <w:rsid w:val="00DB1D96"/>
    <w:rsid w:val="00DB25D1"/>
    <w:rsid w:val="00DB316B"/>
    <w:rsid w:val="00DB34A8"/>
    <w:rsid w:val="00DB366D"/>
    <w:rsid w:val="00DB3DE1"/>
    <w:rsid w:val="00DB489E"/>
    <w:rsid w:val="00DB5366"/>
    <w:rsid w:val="00DB54C7"/>
    <w:rsid w:val="00DB54F7"/>
    <w:rsid w:val="00DB647C"/>
    <w:rsid w:val="00DB7471"/>
    <w:rsid w:val="00DC06B5"/>
    <w:rsid w:val="00DC19B1"/>
    <w:rsid w:val="00DC25BF"/>
    <w:rsid w:val="00DC2FE2"/>
    <w:rsid w:val="00DC30FF"/>
    <w:rsid w:val="00DC368E"/>
    <w:rsid w:val="00DC45A3"/>
    <w:rsid w:val="00DC461D"/>
    <w:rsid w:val="00DC583D"/>
    <w:rsid w:val="00DC59CC"/>
    <w:rsid w:val="00DC60F1"/>
    <w:rsid w:val="00DC6195"/>
    <w:rsid w:val="00DC68DF"/>
    <w:rsid w:val="00DC6B6E"/>
    <w:rsid w:val="00DC7F9B"/>
    <w:rsid w:val="00DD0330"/>
    <w:rsid w:val="00DD0AE0"/>
    <w:rsid w:val="00DD1017"/>
    <w:rsid w:val="00DD1BB0"/>
    <w:rsid w:val="00DD1D55"/>
    <w:rsid w:val="00DD29CC"/>
    <w:rsid w:val="00DD39D4"/>
    <w:rsid w:val="00DD3B28"/>
    <w:rsid w:val="00DD4238"/>
    <w:rsid w:val="00DD44D0"/>
    <w:rsid w:val="00DD55AD"/>
    <w:rsid w:val="00DD5633"/>
    <w:rsid w:val="00DD646F"/>
    <w:rsid w:val="00DD6943"/>
    <w:rsid w:val="00DD72FF"/>
    <w:rsid w:val="00DE0F2D"/>
    <w:rsid w:val="00DE3481"/>
    <w:rsid w:val="00DE64F2"/>
    <w:rsid w:val="00DE709A"/>
    <w:rsid w:val="00DE7515"/>
    <w:rsid w:val="00DF1241"/>
    <w:rsid w:val="00DF1A71"/>
    <w:rsid w:val="00DF1C7C"/>
    <w:rsid w:val="00DF269B"/>
    <w:rsid w:val="00DF26DA"/>
    <w:rsid w:val="00DF2BFA"/>
    <w:rsid w:val="00DF40E5"/>
    <w:rsid w:val="00DF43BD"/>
    <w:rsid w:val="00DF454D"/>
    <w:rsid w:val="00DF4944"/>
    <w:rsid w:val="00DF5FDE"/>
    <w:rsid w:val="00DF6387"/>
    <w:rsid w:val="00DF6A02"/>
    <w:rsid w:val="00DF6C32"/>
    <w:rsid w:val="00DF6C47"/>
    <w:rsid w:val="00DF74FA"/>
    <w:rsid w:val="00DF7B8E"/>
    <w:rsid w:val="00E01DAC"/>
    <w:rsid w:val="00E01E22"/>
    <w:rsid w:val="00E0298D"/>
    <w:rsid w:val="00E02F65"/>
    <w:rsid w:val="00E02FA9"/>
    <w:rsid w:val="00E038C6"/>
    <w:rsid w:val="00E03C44"/>
    <w:rsid w:val="00E04D54"/>
    <w:rsid w:val="00E04EF4"/>
    <w:rsid w:val="00E05BA3"/>
    <w:rsid w:val="00E06159"/>
    <w:rsid w:val="00E06E37"/>
    <w:rsid w:val="00E07BFD"/>
    <w:rsid w:val="00E1089E"/>
    <w:rsid w:val="00E1367C"/>
    <w:rsid w:val="00E13A1C"/>
    <w:rsid w:val="00E13AB9"/>
    <w:rsid w:val="00E14131"/>
    <w:rsid w:val="00E14F3A"/>
    <w:rsid w:val="00E17286"/>
    <w:rsid w:val="00E17E95"/>
    <w:rsid w:val="00E2039A"/>
    <w:rsid w:val="00E21BB1"/>
    <w:rsid w:val="00E2289B"/>
    <w:rsid w:val="00E24333"/>
    <w:rsid w:val="00E254D1"/>
    <w:rsid w:val="00E25C5A"/>
    <w:rsid w:val="00E2637E"/>
    <w:rsid w:val="00E26EDC"/>
    <w:rsid w:val="00E270A6"/>
    <w:rsid w:val="00E27781"/>
    <w:rsid w:val="00E2795D"/>
    <w:rsid w:val="00E279C9"/>
    <w:rsid w:val="00E301C0"/>
    <w:rsid w:val="00E30F58"/>
    <w:rsid w:val="00E31AAB"/>
    <w:rsid w:val="00E31CDD"/>
    <w:rsid w:val="00E3245B"/>
    <w:rsid w:val="00E32FFD"/>
    <w:rsid w:val="00E35DCF"/>
    <w:rsid w:val="00E35EE2"/>
    <w:rsid w:val="00E37D29"/>
    <w:rsid w:val="00E40187"/>
    <w:rsid w:val="00E406C0"/>
    <w:rsid w:val="00E414C4"/>
    <w:rsid w:val="00E41E61"/>
    <w:rsid w:val="00E42A1E"/>
    <w:rsid w:val="00E42ABD"/>
    <w:rsid w:val="00E42EFF"/>
    <w:rsid w:val="00E4457B"/>
    <w:rsid w:val="00E44885"/>
    <w:rsid w:val="00E44917"/>
    <w:rsid w:val="00E45001"/>
    <w:rsid w:val="00E45267"/>
    <w:rsid w:val="00E45589"/>
    <w:rsid w:val="00E45C9D"/>
    <w:rsid w:val="00E45FC5"/>
    <w:rsid w:val="00E47736"/>
    <w:rsid w:val="00E47A96"/>
    <w:rsid w:val="00E47D3B"/>
    <w:rsid w:val="00E47FB0"/>
    <w:rsid w:val="00E50781"/>
    <w:rsid w:val="00E50A7B"/>
    <w:rsid w:val="00E51DAE"/>
    <w:rsid w:val="00E52069"/>
    <w:rsid w:val="00E52628"/>
    <w:rsid w:val="00E5347B"/>
    <w:rsid w:val="00E5543B"/>
    <w:rsid w:val="00E5652E"/>
    <w:rsid w:val="00E56B45"/>
    <w:rsid w:val="00E56E26"/>
    <w:rsid w:val="00E573FA"/>
    <w:rsid w:val="00E57BC5"/>
    <w:rsid w:val="00E60785"/>
    <w:rsid w:val="00E60EB7"/>
    <w:rsid w:val="00E61B82"/>
    <w:rsid w:val="00E61CE9"/>
    <w:rsid w:val="00E62017"/>
    <w:rsid w:val="00E621E6"/>
    <w:rsid w:val="00E623E3"/>
    <w:rsid w:val="00E62C95"/>
    <w:rsid w:val="00E62F39"/>
    <w:rsid w:val="00E633B9"/>
    <w:rsid w:val="00E636F8"/>
    <w:rsid w:val="00E65699"/>
    <w:rsid w:val="00E658B7"/>
    <w:rsid w:val="00E65B9D"/>
    <w:rsid w:val="00E65D53"/>
    <w:rsid w:val="00E662B8"/>
    <w:rsid w:val="00E66789"/>
    <w:rsid w:val="00E668F3"/>
    <w:rsid w:val="00E6711F"/>
    <w:rsid w:val="00E67D21"/>
    <w:rsid w:val="00E70365"/>
    <w:rsid w:val="00E703BC"/>
    <w:rsid w:val="00E70673"/>
    <w:rsid w:val="00E707E0"/>
    <w:rsid w:val="00E70AF3"/>
    <w:rsid w:val="00E71042"/>
    <w:rsid w:val="00E71CC6"/>
    <w:rsid w:val="00E7220E"/>
    <w:rsid w:val="00E729C9"/>
    <w:rsid w:val="00E732C4"/>
    <w:rsid w:val="00E73613"/>
    <w:rsid w:val="00E73879"/>
    <w:rsid w:val="00E74375"/>
    <w:rsid w:val="00E7487D"/>
    <w:rsid w:val="00E75DA3"/>
    <w:rsid w:val="00E75F9A"/>
    <w:rsid w:val="00E76052"/>
    <w:rsid w:val="00E7607A"/>
    <w:rsid w:val="00E768FC"/>
    <w:rsid w:val="00E76AEA"/>
    <w:rsid w:val="00E76C36"/>
    <w:rsid w:val="00E76F1E"/>
    <w:rsid w:val="00E7709C"/>
    <w:rsid w:val="00E7718C"/>
    <w:rsid w:val="00E77AF3"/>
    <w:rsid w:val="00E8151F"/>
    <w:rsid w:val="00E81FDE"/>
    <w:rsid w:val="00E82333"/>
    <w:rsid w:val="00E82C96"/>
    <w:rsid w:val="00E82FA1"/>
    <w:rsid w:val="00E83C97"/>
    <w:rsid w:val="00E843F6"/>
    <w:rsid w:val="00E85890"/>
    <w:rsid w:val="00E85B13"/>
    <w:rsid w:val="00E85EB0"/>
    <w:rsid w:val="00E85EDA"/>
    <w:rsid w:val="00E87F7C"/>
    <w:rsid w:val="00E9100E"/>
    <w:rsid w:val="00E9186A"/>
    <w:rsid w:val="00E9263F"/>
    <w:rsid w:val="00E93618"/>
    <w:rsid w:val="00E938B9"/>
    <w:rsid w:val="00E94F43"/>
    <w:rsid w:val="00E9504A"/>
    <w:rsid w:val="00E96521"/>
    <w:rsid w:val="00E9760F"/>
    <w:rsid w:val="00EA26CD"/>
    <w:rsid w:val="00EA3135"/>
    <w:rsid w:val="00EA3F5F"/>
    <w:rsid w:val="00EA4A3F"/>
    <w:rsid w:val="00EA747F"/>
    <w:rsid w:val="00EA783F"/>
    <w:rsid w:val="00EB0444"/>
    <w:rsid w:val="00EB086A"/>
    <w:rsid w:val="00EB0B23"/>
    <w:rsid w:val="00EB0C92"/>
    <w:rsid w:val="00EB0D05"/>
    <w:rsid w:val="00EB198F"/>
    <w:rsid w:val="00EB2C28"/>
    <w:rsid w:val="00EB2F3D"/>
    <w:rsid w:val="00EB32F6"/>
    <w:rsid w:val="00EB3F2A"/>
    <w:rsid w:val="00EB4981"/>
    <w:rsid w:val="00EB4CAB"/>
    <w:rsid w:val="00EB64B2"/>
    <w:rsid w:val="00EB6612"/>
    <w:rsid w:val="00EB6AEE"/>
    <w:rsid w:val="00EB7946"/>
    <w:rsid w:val="00EC0240"/>
    <w:rsid w:val="00EC06C7"/>
    <w:rsid w:val="00EC08FE"/>
    <w:rsid w:val="00EC0C67"/>
    <w:rsid w:val="00EC0CC9"/>
    <w:rsid w:val="00EC1016"/>
    <w:rsid w:val="00EC2230"/>
    <w:rsid w:val="00EC23A1"/>
    <w:rsid w:val="00EC2729"/>
    <w:rsid w:val="00EC3C51"/>
    <w:rsid w:val="00EC3E25"/>
    <w:rsid w:val="00EC3EC0"/>
    <w:rsid w:val="00EC409E"/>
    <w:rsid w:val="00EC4CFF"/>
    <w:rsid w:val="00EC651D"/>
    <w:rsid w:val="00EC718D"/>
    <w:rsid w:val="00ED0075"/>
    <w:rsid w:val="00ED23BE"/>
    <w:rsid w:val="00ED2ACC"/>
    <w:rsid w:val="00ED2E11"/>
    <w:rsid w:val="00ED384F"/>
    <w:rsid w:val="00ED3A3C"/>
    <w:rsid w:val="00ED4D3B"/>
    <w:rsid w:val="00ED4FD9"/>
    <w:rsid w:val="00ED5B42"/>
    <w:rsid w:val="00ED63C0"/>
    <w:rsid w:val="00ED7DCA"/>
    <w:rsid w:val="00EE0796"/>
    <w:rsid w:val="00EE083B"/>
    <w:rsid w:val="00EE1F7C"/>
    <w:rsid w:val="00EE2024"/>
    <w:rsid w:val="00EE315A"/>
    <w:rsid w:val="00EE3428"/>
    <w:rsid w:val="00EE3508"/>
    <w:rsid w:val="00EE4011"/>
    <w:rsid w:val="00EE55EA"/>
    <w:rsid w:val="00EE6E8A"/>
    <w:rsid w:val="00EF037D"/>
    <w:rsid w:val="00EF0F0A"/>
    <w:rsid w:val="00EF1175"/>
    <w:rsid w:val="00EF20A2"/>
    <w:rsid w:val="00EF3C68"/>
    <w:rsid w:val="00EF4526"/>
    <w:rsid w:val="00EF4C0C"/>
    <w:rsid w:val="00EF5637"/>
    <w:rsid w:val="00EF58F4"/>
    <w:rsid w:val="00EF7857"/>
    <w:rsid w:val="00F0084C"/>
    <w:rsid w:val="00F02DC0"/>
    <w:rsid w:val="00F03608"/>
    <w:rsid w:val="00F03B93"/>
    <w:rsid w:val="00F03C25"/>
    <w:rsid w:val="00F044B2"/>
    <w:rsid w:val="00F047B3"/>
    <w:rsid w:val="00F0528B"/>
    <w:rsid w:val="00F06657"/>
    <w:rsid w:val="00F07781"/>
    <w:rsid w:val="00F10169"/>
    <w:rsid w:val="00F10207"/>
    <w:rsid w:val="00F103D3"/>
    <w:rsid w:val="00F10971"/>
    <w:rsid w:val="00F10AC3"/>
    <w:rsid w:val="00F10BBA"/>
    <w:rsid w:val="00F10EC0"/>
    <w:rsid w:val="00F12805"/>
    <w:rsid w:val="00F130F7"/>
    <w:rsid w:val="00F16589"/>
    <w:rsid w:val="00F1707F"/>
    <w:rsid w:val="00F17AC7"/>
    <w:rsid w:val="00F21493"/>
    <w:rsid w:val="00F21D8C"/>
    <w:rsid w:val="00F2279B"/>
    <w:rsid w:val="00F22A00"/>
    <w:rsid w:val="00F234AF"/>
    <w:rsid w:val="00F23613"/>
    <w:rsid w:val="00F2440E"/>
    <w:rsid w:val="00F24F86"/>
    <w:rsid w:val="00F2506E"/>
    <w:rsid w:val="00F26BBA"/>
    <w:rsid w:val="00F26F2C"/>
    <w:rsid w:val="00F27868"/>
    <w:rsid w:val="00F30B5D"/>
    <w:rsid w:val="00F3131C"/>
    <w:rsid w:val="00F3182B"/>
    <w:rsid w:val="00F31B4F"/>
    <w:rsid w:val="00F31C39"/>
    <w:rsid w:val="00F31ED0"/>
    <w:rsid w:val="00F32873"/>
    <w:rsid w:val="00F32AEB"/>
    <w:rsid w:val="00F32B74"/>
    <w:rsid w:val="00F32C5A"/>
    <w:rsid w:val="00F32C6B"/>
    <w:rsid w:val="00F33456"/>
    <w:rsid w:val="00F352BA"/>
    <w:rsid w:val="00F3534E"/>
    <w:rsid w:val="00F354A1"/>
    <w:rsid w:val="00F35767"/>
    <w:rsid w:val="00F36F9A"/>
    <w:rsid w:val="00F37703"/>
    <w:rsid w:val="00F37804"/>
    <w:rsid w:val="00F40075"/>
    <w:rsid w:val="00F40931"/>
    <w:rsid w:val="00F40D48"/>
    <w:rsid w:val="00F42556"/>
    <w:rsid w:val="00F43943"/>
    <w:rsid w:val="00F44C34"/>
    <w:rsid w:val="00F44C40"/>
    <w:rsid w:val="00F4516F"/>
    <w:rsid w:val="00F45963"/>
    <w:rsid w:val="00F45BE0"/>
    <w:rsid w:val="00F461FA"/>
    <w:rsid w:val="00F468FD"/>
    <w:rsid w:val="00F46A0D"/>
    <w:rsid w:val="00F47164"/>
    <w:rsid w:val="00F50820"/>
    <w:rsid w:val="00F513EA"/>
    <w:rsid w:val="00F5142E"/>
    <w:rsid w:val="00F51CB2"/>
    <w:rsid w:val="00F52309"/>
    <w:rsid w:val="00F52ACD"/>
    <w:rsid w:val="00F52BAC"/>
    <w:rsid w:val="00F5339A"/>
    <w:rsid w:val="00F53FE4"/>
    <w:rsid w:val="00F55AB5"/>
    <w:rsid w:val="00F55F62"/>
    <w:rsid w:val="00F56067"/>
    <w:rsid w:val="00F56241"/>
    <w:rsid w:val="00F56456"/>
    <w:rsid w:val="00F576D0"/>
    <w:rsid w:val="00F57AE5"/>
    <w:rsid w:val="00F601AA"/>
    <w:rsid w:val="00F60E42"/>
    <w:rsid w:val="00F6113F"/>
    <w:rsid w:val="00F619A6"/>
    <w:rsid w:val="00F619C0"/>
    <w:rsid w:val="00F61A46"/>
    <w:rsid w:val="00F6201A"/>
    <w:rsid w:val="00F62759"/>
    <w:rsid w:val="00F627EF"/>
    <w:rsid w:val="00F62BDB"/>
    <w:rsid w:val="00F6341B"/>
    <w:rsid w:val="00F63952"/>
    <w:rsid w:val="00F65437"/>
    <w:rsid w:val="00F657D9"/>
    <w:rsid w:val="00F6707F"/>
    <w:rsid w:val="00F716B9"/>
    <w:rsid w:val="00F71A1C"/>
    <w:rsid w:val="00F71ACD"/>
    <w:rsid w:val="00F727CC"/>
    <w:rsid w:val="00F72FAF"/>
    <w:rsid w:val="00F73236"/>
    <w:rsid w:val="00F73B72"/>
    <w:rsid w:val="00F7503B"/>
    <w:rsid w:val="00F76325"/>
    <w:rsid w:val="00F76FDE"/>
    <w:rsid w:val="00F772FA"/>
    <w:rsid w:val="00F77C92"/>
    <w:rsid w:val="00F77D3D"/>
    <w:rsid w:val="00F8056C"/>
    <w:rsid w:val="00F8191D"/>
    <w:rsid w:val="00F81DB7"/>
    <w:rsid w:val="00F81E5A"/>
    <w:rsid w:val="00F82547"/>
    <w:rsid w:val="00F837FC"/>
    <w:rsid w:val="00F84056"/>
    <w:rsid w:val="00F84404"/>
    <w:rsid w:val="00F85DE0"/>
    <w:rsid w:val="00F867B9"/>
    <w:rsid w:val="00F871DE"/>
    <w:rsid w:val="00F87BB0"/>
    <w:rsid w:val="00F87DF5"/>
    <w:rsid w:val="00F903B4"/>
    <w:rsid w:val="00F90C75"/>
    <w:rsid w:val="00F912DA"/>
    <w:rsid w:val="00F92936"/>
    <w:rsid w:val="00F93882"/>
    <w:rsid w:val="00F93D2C"/>
    <w:rsid w:val="00F9468F"/>
    <w:rsid w:val="00F95D40"/>
    <w:rsid w:val="00F95D82"/>
    <w:rsid w:val="00F96DBB"/>
    <w:rsid w:val="00F97DF2"/>
    <w:rsid w:val="00FA0ADC"/>
    <w:rsid w:val="00FA2107"/>
    <w:rsid w:val="00FA2BE5"/>
    <w:rsid w:val="00FA3FFB"/>
    <w:rsid w:val="00FA4C69"/>
    <w:rsid w:val="00FA5031"/>
    <w:rsid w:val="00FA52BB"/>
    <w:rsid w:val="00FA63BE"/>
    <w:rsid w:val="00FA679A"/>
    <w:rsid w:val="00FA6A0E"/>
    <w:rsid w:val="00FA6EFE"/>
    <w:rsid w:val="00FA7BDE"/>
    <w:rsid w:val="00FB0183"/>
    <w:rsid w:val="00FB04D9"/>
    <w:rsid w:val="00FB0853"/>
    <w:rsid w:val="00FB20C6"/>
    <w:rsid w:val="00FB26D9"/>
    <w:rsid w:val="00FB33D2"/>
    <w:rsid w:val="00FB3C6A"/>
    <w:rsid w:val="00FB3DB9"/>
    <w:rsid w:val="00FB437B"/>
    <w:rsid w:val="00FB4BC9"/>
    <w:rsid w:val="00FB4E0C"/>
    <w:rsid w:val="00FB5AB8"/>
    <w:rsid w:val="00FB6218"/>
    <w:rsid w:val="00FB769F"/>
    <w:rsid w:val="00FC1F32"/>
    <w:rsid w:val="00FC3246"/>
    <w:rsid w:val="00FC47C8"/>
    <w:rsid w:val="00FC47FE"/>
    <w:rsid w:val="00FC4CFD"/>
    <w:rsid w:val="00FC4DC1"/>
    <w:rsid w:val="00FC53B7"/>
    <w:rsid w:val="00FC5871"/>
    <w:rsid w:val="00FC60AF"/>
    <w:rsid w:val="00FC60F2"/>
    <w:rsid w:val="00FC6476"/>
    <w:rsid w:val="00FC7246"/>
    <w:rsid w:val="00FD0E11"/>
    <w:rsid w:val="00FD12C4"/>
    <w:rsid w:val="00FD1485"/>
    <w:rsid w:val="00FD1736"/>
    <w:rsid w:val="00FD1AE0"/>
    <w:rsid w:val="00FD20BD"/>
    <w:rsid w:val="00FD20BF"/>
    <w:rsid w:val="00FD2E23"/>
    <w:rsid w:val="00FD3093"/>
    <w:rsid w:val="00FD3882"/>
    <w:rsid w:val="00FD5CF5"/>
    <w:rsid w:val="00FD6139"/>
    <w:rsid w:val="00FD676E"/>
    <w:rsid w:val="00FD7D73"/>
    <w:rsid w:val="00FD7DE1"/>
    <w:rsid w:val="00FD7E01"/>
    <w:rsid w:val="00FE000C"/>
    <w:rsid w:val="00FE0028"/>
    <w:rsid w:val="00FE0874"/>
    <w:rsid w:val="00FE09A5"/>
    <w:rsid w:val="00FE0B6D"/>
    <w:rsid w:val="00FE107E"/>
    <w:rsid w:val="00FE171B"/>
    <w:rsid w:val="00FE3923"/>
    <w:rsid w:val="00FE497F"/>
    <w:rsid w:val="00FE6610"/>
    <w:rsid w:val="00FE6967"/>
    <w:rsid w:val="00FE70C7"/>
    <w:rsid w:val="00FE72C0"/>
    <w:rsid w:val="00FE7605"/>
    <w:rsid w:val="00FE7793"/>
    <w:rsid w:val="00FF0132"/>
    <w:rsid w:val="00FF08BB"/>
    <w:rsid w:val="00FF0F5E"/>
    <w:rsid w:val="00FF1236"/>
    <w:rsid w:val="00FF2BF6"/>
    <w:rsid w:val="00FF5876"/>
    <w:rsid w:val="00FF7AF5"/>
    <w:rsid w:val="00FF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D9C710"/>
  <w15:docId w15:val="{71CF8F02-641E-4469-AD3A-F671C5AC1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4496"/>
    <w:rPr>
      <w:sz w:val="22"/>
    </w:rPr>
  </w:style>
  <w:style w:type="paragraph" w:styleId="Heading1">
    <w:name w:val="heading 1"/>
    <w:basedOn w:val="Normal"/>
    <w:next w:val="Normal"/>
    <w:link w:val="Heading1Char"/>
    <w:autoRedefine/>
    <w:uiPriority w:val="9"/>
    <w:qFormat/>
    <w:rsid w:val="00C1213B"/>
    <w:pPr>
      <w:keepNext/>
      <w:keepLines/>
      <w:spacing w:before="200" w:after="120"/>
      <w:outlineLvl w:val="0"/>
    </w:pPr>
    <w:rPr>
      <w:rFonts w:asciiTheme="majorHAnsi" w:eastAsiaTheme="majorEastAsia" w:hAnsiTheme="majorHAnsi" w:cstheme="majorBidi"/>
      <w:b/>
      <w:color w:val="538135" w:themeColor="accent6" w:themeShade="BF"/>
      <w:sz w:val="48"/>
      <w:szCs w:val="40"/>
    </w:rPr>
  </w:style>
  <w:style w:type="paragraph" w:styleId="Heading2">
    <w:name w:val="heading 2"/>
    <w:basedOn w:val="Normal"/>
    <w:next w:val="Normal"/>
    <w:link w:val="Heading2Char"/>
    <w:autoRedefine/>
    <w:uiPriority w:val="9"/>
    <w:unhideWhenUsed/>
    <w:qFormat/>
    <w:rsid w:val="00847896"/>
    <w:pPr>
      <w:keepNext/>
      <w:keepLines/>
      <w:spacing w:before="120" w:after="120"/>
      <w:outlineLvl w:val="1"/>
    </w:pPr>
    <w:rPr>
      <w:rFonts w:asciiTheme="majorHAnsi" w:eastAsiaTheme="majorEastAsia" w:hAnsiTheme="majorHAnsi" w:cstheme="majorBidi"/>
      <w:b/>
      <w:color w:val="70AD47" w:themeColor="accent2"/>
      <w:sz w:val="36"/>
      <w:szCs w:val="28"/>
    </w:rPr>
  </w:style>
  <w:style w:type="paragraph" w:styleId="Heading3">
    <w:name w:val="heading 3"/>
    <w:basedOn w:val="Normal"/>
    <w:next w:val="Normal"/>
    <w:link w:val="Heading3Char"/>
    <w:autoRedefine/>
    <w:uiPriority w:val="9"/>
    <w:unhideWhenUsed/>
    <w:qFormat/>
    <w:rsid w:val="00E9760F"/>
    <w:pPr>
      <w:keepNext/>
      <w:keepLines/>
      <w:spacing w:before="120" w:after="120"/>
      <w:outlineLvl w:val="2"/>
    </w:pPr>
    <w:rPr>
      <w:rFonts w:asciiTheme="majorHAnsi" w:eastAsiaTheme="majorEastAsia" w:hAnsiTheme="majorHAnsi" w:cstheme="majorBidi"/>
      <w:b/>
      <w:color w:val="538135" w:themeColor="accent3"/>
      <w:sz w:val="34"/>
      <w:szCs w:val="24"/>
    </w:rPr>
  </w:style>
  <w:style w:type="paragraph" w:styleId="Heading4">
    <w:name w:val="heading 4"/>
    <w:basedOn w:val="Normal"/>
    <w:next w:val="Normal"/>
    <w:link w:val="Heading4Char"/>
    <w:autoRedefine/>
    <w:uiPriority w:val="9"/>
    <w:unhideWhenUsed/>
    <w:qFormat/>
    <w:rsid w:val="008910BB"/>
    <w:pPr>
      <w:keepNext/>
      <w:keepLines/>
      <w:spacing w:before="120" w:after="120"/>
      <w:outlineLvl w:val="3"/>
    </w:pPr>
    <w:rPr>
      <w:rFonts w:asciiTheme="majorHAnsi" w:eastAsiaTheme="majorEastAsia" w:hAnsiTheme="majorHAnsi" w:cs="Arial"/>
      <w:b/>
      <w:snapToGrid w:val="0"/>
      <w:color w:val="375623" w:themeColor="accent4"/>
      <w:sz w:val="24"/>
      <w:szCs w:val="22"/>
      <w:lang w:val="en-GB"/>
    </w:rPr>
  </w:style>
  <w:style w:type="paragraph" w:styleId="Heading5">
    <w:name w:val="heading 5"/>
    <w:basedOn w:val="Normal"/>
    <w:next w:val="Normal"/>
    <w:link w:val="Heading5Char"/>
    <w:autoRedefine/>
    <w:uiPriority w:val="9"/>
    <w:unhideWhenUsed/>
    <w:qFormat/>
    <w:rsid w:val="000F497B"/>
    <w:pPr>
      <w:keepNext/>
      <w:keepLines/>
      <w:spacing w:before="120" w:after="120"/>
      <w:ind w:left="360"/>
      <w:outlineLvl w:val="4"/>
      <w:pPrChange w:id="0" w:author="Lamanna, Angelo" w:date="2023-01-30T12:24:00Z">
        <w:pPr>
          <w:keepNext/>
          <w:keepLines/>
          <w:spacing w:before="120" w:after="120"/>
          <w:outlineLvl w:val="4"/>
        </w:pPr>
      </w:pPrChange>
    </w:pPr>
    <w:rPr>
      <w:rFonts w:ascii="Segoe UI" w:eastAsiaTheme="majorEastAsia" w:hAnsi="Segoe UI" w:cs="Segoe UI"/>
      <w:b/>
      <w:i/>
      <w:iCs/>
      <w:snapToGrid w:val="0"/>
      <w:color w:val="172B4D"/>
      <w:sz w:val="21"/>
      <w:shd w:val="clear" w:color="auto" w:fill="FFFFFF"/>
      <w:rPrChange w:id="0" w:author="Lamanna, Angelo" w:date="2023-01-30T12:24:00Z">
        <w:rPr>
          <w:rFonts w:ascii="Segoe UI" w:eastAsiaTheme="majorEastAsia" w:hAnsi="Segoe UI" w:cs="Segoe UI"/>
          <w:b/>
          <w:i/>
          <w:iCs/>
          <w:snapToGrid w:val="0"/>
          <w:color w:val="172B4D"/>
          <w:sz w:val="21"/>
          <w:szCs w:val="21"/>
          <w:shd w:val="clear" w:color="auto" w:fill="FFFFFF"/>
          <w:lang w:val="en-US" w:eastAsia="en-US" w:bidi="ar-SA"/>
        </w:rPr>
      </w:rPrChange>
    </w:rPr>
  </w:style>
  <w:style w:type="paragraph" w:styleId="Heading6">
    <w:name w:val="heading 6"/>
    <w:basedOn w:val="Normal"/>
    <w:next w:val="Normal"/>
    <w:link w:val="Heading6Char"/>
    <w:uiPriority w:val="9"/>
    <w:unhideWhenUsed/>
    <w:qFormat/>
    <w:rsid w:val="00C1213B"/>
    <w:pPr>
      <w:keepNext/>
      <w:keepLines/>
      <w:spacing w:before="40"/>
      <w:outlineLvl w:val="5"/>
    </w:pPr>
    <w:rPr>
      <w:rFonts w:asciiTheme="majorHAnsi" w:eastAsiaTheme="majorEastAsia" w:hAnsiTheme="majorHAnsi" w:cstheme="majorBidi"/>
      <w:b/>
      <w:color w:val="70AD47" w:themeColor="accent6"/>
      <w:sz w:val="24"/>
    </w:rPr>
  </w:style>
  <w:style w:type="paragraph" w:styleId="Heading7">
    <w:name w:val="heading 7"/>
    <w:basedOn w:val="Normal"/>
    <w:next w:val="Normal"/>
    <w:link w:val="Heading7Char"/>
    <w:uiPriority w:val="9"/>
    <w:unhideWhenUsed/>
    <w:qFormat/>
    <w:rsid w:val="00A137D3"/>
    <w:pPr>
      <w:keepNext/>
      <w:keepLines/>
      <w:spacing w:before="4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unhideWhenUsed/>
    <w:qFormat/>
    <w:rsid w:val="00A137D3"/>
    <w:pPr>
      <w:keepNext/>
      <w:keepLines/>
      <w:spacing w:before="4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unhideWhenUsed/>
    <w:qFormat/>
    <w:rsid w:val="00A137D3"/>
    <w:pPr>
      <w:keepNext/>
      <w:keepLines/>
      <w:spacing w:before="4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aliases w:val="2,3"/>
    <w:basedOn w:val="Normal"/>
    <w:pPr>
      <w:widowControl w:val="0"/>
      <w:numPr>
        <w:numId w:val="1"/>
      </w:numPr>
      <w:ind w:left="1440" w:hanging="720"/>
    </w:pPr>
    <w:rPr>
      <w:snapToGrid w:val="0"/>
      <w:sz w:val="24"/>
    </w:rPr>
  </w:style>
  <w:style w:type="paragraph" w:styleId="Index1">
    <w:name w:val="index 1"/>
    <w:basedOn w:val="Normal"/>
    <w:next w:val="Normal"/>
    <w:autoRedefine/>
    <w:semiHidden/>
    <w:pPr>
      <w:ind w:left="200" w:hanging="200"/>
    </w:pPr>
  </w:style>
  <w:style w:type="paragraph" w:customStyle="1" w:styleId="DefaultText">
    <w:name w:val="Default Text"/>
    <w:basedOn w:val="Normal"/>
    <w:pPr>
      <w:jc w:val="both"/>
    </w:pPr>
    <w:rPr>
      <w:sz w:val="24"/>
    </w:rPr>
  </w:style>
  <w:style w:type="paragraph" w:customStyle="1" w:styleId="BodyText1">
    <w:name w:val="Body Text 1"/>
    <w:basedOn w:val="BodyText"/>
    <w:pPr>
      <w:spacing w:after="120" w:line="300" w:lineRule="exact"/>
      <w:ind w:left="720"/>
    </w:pPr>
    <w:rPr>
      <w:rFonts w:eastAsia="Times New Roman"/>
      <w:i w:val="0"/>
      <w:sz w:val="22"/>
      <w:szCs w:val="24"/>
      <w:lang w:val="en-CA" w:eastAsia="en-US"/>
    </w:rPr>
  </w:style>
  <w:style w:type="paragraph" w:styleId="BodyText">
    <w:name w:val="Body Text"/>
    <w:basedOn w:val="Normal"/>
    <w:link w:val="BodyTextChar"/>
    <w:uiPriority w:val="99"/>
    <w:rPr>
      <w:rFonts w:eastAsia="PMingLiU"/>
      <w:i/>
      <w:sz w:val="24"/>
      <w:lang w:eastAsia="zh-TW"/>
    </w:rPr>
  </w:style>
  <w:style w:type="paragraph" w:styleId="PlainText">
    <w:name w:val="Plain Text"/>
    <w:basedOn w:val="Normal"/>
    <w:link w:val="PlainTextChar"/>
    <w:pPr>
      <w:jc w:val="both"/>
    </w:pPr>
  </w:style>
  <w:style w:type="paragraph" w:styleId="Header">
    <w:name w:val="header"/>
    <w:basedOn w:val="Normal"/>
    <w:link w:val="HeaderChar"/>
    <w:pPr>
      <w:tabs>
        <w:tab w:val="center" w:pos="4320"/>
        <w:tab w:val="right" w:pos="8640"/>
      </w:tabs>
    </w:pPr>
  </w:style>
  <w:style w:type="paragraph" w:styleId="BodyTextIndent2">
    <w:name w:val="Body Text Indent 2"/>
    <w:basedOn w:val="Normal"/>
    <w:pPr>
      <w:tabs>
        <w:tab w:val="num" w:pos="1440"/>
        <w:tab w:val="num" w:pos="2520"/>
      </w:tabs>
      <w:ind w:left="2520" w:hanging="360"/>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tabs>
        <w:tab w:val="left" w:pos="288"/>
        <w:tab w:val="left" w:pos="720"/>
        <w:tab w:val="left" w:pos="1094"/>
        <w:tab w:val="left" w:pos="1440"/>
        <w:tab w:val="left" w:pos="4320"/>
        <w:tab w:val="left" w:pos="6681"/>
        <w:tab w:val="left" w:pos="8640"/>
        <w:tab w:val="left" w:pos="9331"/>
      </w:tabs>
      <w:ind w:left="288"/>
    </w:pPr>
    <w:rPr>
      <w:lang w:val="en-G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character" w:styleId="Hyperlink">
    <w:name w:val="Hyperlink"/>
    <w:uiPriority w:val="99"/>
    <w:rPr>
      <w:color w:val="0000FF"/>
      <w:u w:val="single"/>
    </w:rPr>
  </w:style>
  <w:style w:type="paragraph" w:styleId="BodyText2">
    <w:name w:val="Body Text 2"/>
    <w:basedOn w:val="Normal"/>
    <w:pPr>
      <w:tabs>
        <w:tab w:val="left" w:pos="0"/>
        <w:tab w:val="left" w:pos="720"/>
        <w:tab w:val="left" w:pos="1440"/>
        <w:tab w:val="left" w:pos="2160"/>
        <w:tab w:val="left" w:pos="2880"/>
        <w:tab w:val="left" w:pos="3600"/>
        <w:tab w:val="left" w:pos="4320"/>
      </w:tabs>
      <w:spacing w:line="240" w:lineRule="atLeast"/>
    </w:pPr>
    <w:rPr>
      <w:snapToGrid w:val="0"/>
      <w:color w:val="993366"/>
    </w:rPr>
  </w:style>
  <w:style w:type="paragraph" w:styleId="BodyTextIndent3">
    <w:name w:val="Body Text Indent 3"/>
    <w:basedOn w:val="Normal"/>
    <w:link w:val="BodyTextIndent3Char"/>
    <w:pPr>
      <w:ind w:left="720"/>
    </w:pPr>
    <w:rPr>
      <w:rFonts w:cs="Arial"/>
    </w:rPr>
  </w:style>
  <w:style w:type="character" w:styleId="PageNumber">
    <w:name w:val="page number"/>
    <w:basedOn w:val="DefaultParagraphFont"/>
  </w:style>
  <w:style w:type="paragraph" w:styleId="CommentText">
    <w:name w:val="annotation text"/>
    <w:basedOn w:val="Normal"/>
    <w:link w:val="CommentTextChar"/>
  </w:style>
  <w:style w:type="paragraph" w:customStyle="1" w:styleId="TableText">
    <w:name w:val="Table Text"/>
    <w:basedOn w:val="Normal"/>
    <w:pPr>
      <w:keepLines/>
      <w:spacing w:after="60"/>
    </w:pPr>
  </w:style>
  <w:style w:type="paragraph" w:styleId="List2">
    <w:name w:val="List 2"/>
    <w:basedOn w:val="Normal"/>
    <w:pPr>
      <w:ind w:left="720" w:hanging="360"/>
    </w:pPr>
  </w:style>
  <w:style w:type="paragraph" w:styleId="BodyText3">
    <w:name w:val="Body Text 3"/>
    <w:basedOn w:val="Normal"/>
    <w:link w:val="BodyText3Char"/>
    <w:pPr>
      <w:tabs>
        <w:tab w:val="left" w:pos="0"/>
        <w:tab w:val="left" w:pos="720"/>
        <w:tab w:val="left" w:pos="1440"/>
        <w:tab w:val="left" w:pos="2160"/>
        <w:tab w:val="left" w:pos="2880"/>
        <w:tab w:val="left" w:pos="3600"/>
        <w:tab w:val="left" w:pos="4320"/>
      </w:tabs>
      <w:spacing w:line="240" w:lineRule="atLeast"/>
    </w:pPr>
    <w:rPr>
      <w:rFonts w:cs="Arial"/>
      <w:snapToGrid w:val="0"/>
      <w:color w:val="000000"/>
    </w:rPr>
  </w:style>
  <w:style w:type="paragraph" w:styleId="DocumentMap">
    <w:name w:val="Document Map"/>
    <w:basedOn w:val="Normal"/>
    <w:semiHidden/>
    <w:pPr>
      <w:shd w:val="clear" w:color="auto" w:fill="000080"/>
    </w:pPr>
    <w:rPr>
      <w:rFonts w:ascii="Tahoma" w:hAnsi="Tahoma" w:cs="Tahoma"/>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rPr>
      <w:rFonts w:ascii="Tahoma" w:hAnsi="Tahoma" w:cs="Tahoma"/>
      <w:sz w:val="16"/>
      <w:szCs w:val="16"/>
    </w:rPr>
  </w:style>
  <w:style w:type="character" w:styleId="CommentReference">
    <w:name w:val="annotation reference"/>
    <w:semiHidden/>
    <w:rPr>
      <w:sz w:val="16"/>
      <w:szCs w:val="16"/>
    </w:rPr>
  </w:style>
  <w:style w:type="paragraph" w:styleId="CommentSubject">
    <w:name w:val="annotation subject"/>
    <w:basedOn w:val="CommentText"/>
    <w:next w:val="CommentText"/>
    <w:semiHidden/>
    <w:rPr>
      <w:rFonts w:ascii="Times New Roman" w:hAnsi="Times New Roman"/>
      <w:b/>
      <w:bCs/>
    </w:rPr>
  </w:style>
  <w:style w:type="table" w:styleId="TableGrid">
    <w:name w:val="Table Grid"/>
    <w:basedOn w:val="TableNormal"/>
    <w:uiPriority w:val="39"/>
    <w:rsid w:val="002B2A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43943"/>
    <w:pPr>
      <w:autoSpaceDE w:val="0"/>
      <w:autoSpaceDN w:val="0"/>
      <w:adjustRightInd w:val="0"/>
    </w:pPr>
    <w:rPr>
      <w:rFonts w:ascii="Frutiger 45 Light" w:hAnsi="Frutiger 45 Light" w:cs="Frutiger 45 Light"/>
      <w:color w:val="000000"/>
      <w:sz w:val="24"/>
      <w:szCs w:val="24"/>
    </w:rPr>
  </w:style>
  <w:style w:type="character" w:customStyle="1" w:styleId="emailstyle19">
    <w:name w:val="emailstyle19"/>
    <w:semiHidden/>
    <w:rsid w:val="00830EA4"/>
    <w:rPr>
      <w:rFonts w:ascii="Arial" w:hAnsi="Arial" w:cs="Arial" w:hint="default"/>
      <w:color w:val="auto"/>
    </w:rPr>
  </w:style>
  <w:style w:type="character" w:customStyle="1" w:styleId="ibraho2">
    <w:name w:val="ibraho2"/>
    <w:semiHidden/>
    <w:rsid w:val="00830EA4"/>
    <w:rPr>
      <w:rFonts w:ascii="Arial" w:hAnsi="Arial" w:cs="Arial"/>
      <w:color w:val="000080"/>
      <w:sz w:val="20"/>
      <w:szCs w:val="20"/>
    </w:rPr>
  </w:style>
  <w:style w:type="paragraph" w:styleId="ListParagraph">
    <w:name w:val="List Paragraph"/>
    <w:basedOn w:val="Normal"/>
    <w:link w:val="ListParagraphChar"/>
    <w:uiPriority w:val="34"/>
    <w:qFormat/>
    <w:rsid w:val="003A791D"/>
    <w:pPr>
      <w:ind w:left="720"/>
      <w:contextualSpacing/>
    </w:pPr>
  </w:style>
  <w:style w:type="paragraph" w:customStyle="1" w:styleId="TableTextindent4">
    <w:name w:val="Table Text indent 4"/>
    <w:basedOn w:val="Default"/>
    <w:next w:val="Default"/>
    <w:uiPriority w:val="99"/>
    <w:rsid w:val="001D541A"/>
    <w:rPr>
      <w:rFonts w:ascii="Arial" w:hAnsi="Arial" w:cs="Arial"/>
      <w:color w:val="auto"/>
    </w:rPr>
  </w:style>
  <w:style w:type="paragraph" w:customStyle="1" w:styleId="TableTextindent3">
    <w:name w:val="Table Text indent 3"/>
    <w:basedOn w:val="Default"/>
    <w:next w:val="Default"/>
    <w:uiPriority w:val="99"/>
    <w:rsid w:val="001D541A"/>
    <w:rPr>
      <w:rFonts w:ascii="Arial" w:hAnsi="Arial" w:cs="Arial"/>
      <w:color w:val="auto"/>
    </w:rPr>
  </w:style>
  <w:style w:type="character" w:customStyle="1" w:styleId="FooterChar">
    <w:name w:val="Footer Char"/>
    <w:basedOn w:val="DefaultParagraphFont"/>
    <w:link w:val="Footer"/>
    <w:uiPriority w:val="99"/>
    <w:rsid w:val="005C168A"/>
  </w:style>
  <w:style w:type="paragraph" w:customStyle="1" w:styleId="template">
    <w:name w:val="template"/>
    <w:basedOn w:val="Normal"/>
    <w:uiPriority w:val="99"/>
    <w:rsid w:val="005C168A"/>
    <w:pPr>
      <w:spacing w:line="240" w:lineRule="exact"/>
    </w:pPr>
    <w:rPr>
      <w:rFonts w:cs="Arial"/>
      <w:color w:val="0000FF"/>
    </w:rPr>
  </w:style>
  <w:style w:type="character" w:customStyle="1" w:styleId="CommentTextChar">
    <w:name w:val="Comment Text Char"/>
    <w:basedOn w:val="DefaultParagraphFont"/>
    <w:link w:val="CommentText"/>
    <w:rsid w:val="004642EC"/>
    <w:rPr>
      <w:rFonts w:ascii="Arial" w:hAnsi="Arial"/>
    </w:rPr>
  </w:style>
  <w:style w:type="paragraph" w:styleId="Revision">
    <w:name w:val="Revision"/>
    <w:hidden/>
    <w:uiPriority w:val="99"/>
    <w:semiHidden/>
    <w:rsid w:val="00B1608B"/>
  </w:style>
  <w:style w:type="table" w:styleId="TableSubtle1">
    <w:name w:val="Table Subtle 1"/>
    <w:basedOn w:val="TableNormal"/>
    <w:rsid w:val="0024486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2">
    <w:name w:val="Medium List 2"/>
    <w:basedOn w:val="TableNormal"/>
    <w:uiPriority w:val="66"/>
    <w:rsid w:val="0024486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E823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BodyTextIndentChar">
    <w:name w:val="Body Text Indent Char"/>
    <w:basedOn w:val="DefaultParagraphFont"/>
    <w:link w:val="BodyTextIndent"/>
    <w:rsid w:val="00C831F0"/>
    <w:rPr>
      <w:rFonts w:ascii="Arial" w:hAnsi="Arial"/>
      <w:lang w:val="en-GB"/>
    </w:rPr>
  </w:style>
  <w:style w:type="character" w:customStyle="1" w:styleId="Heading4Char">
    <w:name w:val="Heading 4 Char"/>
    <w:basedOn w:val="DefaultParagraphFont"/>
    <w:link w:val="Heading4"/>
    <w:uiPriority w:val="9"/>
    <w:rsid w:val="008910BB"/>
    <w:rPr>
      <w:rFonts w:asciiTheme="majorHAnsi" w:eastAsiaTheme="majorEastAsia" w:hAnsiTheme="majorHAnsi" w:cs="Arial"/>
      <w:b/>
      <w:snapToGrid w:val="0"/>
      <w:color w:val="375623" w:themeColor="accent4"/>
      <w:sz w:val="24"/>
      <w:szCs w:val="22"/>
      <w:lang w:val="en-GB"/>
    </w:rPr>
  </w:style>
  <w:style w:type="character" w:customStyle="1" w:styleId="BodyText3Char">
    <w:name w:val="Body Text 3 Char"/>
    <w:basedOn w:val="DefaultParagraphFont"/>
    <w:link w:val="BodyText3"/>
    <w:rsid w:val="00C831F0"/>
    <w:rPr>
      <w:rFonts w:ascii="Arial" w:hAnsi="Arial" w:cs="Arial"/>
      <w:snapToGrid w:val="0"/>
      <w:color w:val="000000"/>
    </w:rPr>
  </w:style>
  <w:style w:type="character" w:customStyle="1" w:styleId="HeaderChar">
    <w:name w:val="Header Char"/>
    <w:basedOn w:val="DefaultParagraphFont"/>
    <w:link w:val="Header"/>
    <w:rsid w:val="008E3C04"/>
  </w:style>
  <w:style w:type="character" w:customStyle="1" w:styleId="NoSpacingChar">
    <w:name w:val="No Spacing Char"/>
    <w:link w:val="NoSpacing"/>
    <w:uiPriority w:val="1"/>
    <w:locked/>
    <w:rsid w:val="003028AB"/>
    <w:rPr>
      <w:snapToGrid w:val="0"/>
      <w:sz w:val="22"/>
    </w:rPr>
  </w:style>
  <w:style w:type="paragraph" w:styleId="NoSpacing">
    <w:name w:val="No Spacing"/>
    <w:link w:val="NoSpacingChar"/>
    <w:autoRedefine/>
    <w:uiPriority w:val="1"/>
    <w:qFormat/>
    <w:rsid w:val="003028AB"/>
    <w:pPr>
      <w:ind w:left="360"/>
      <w:pPrChange w:id="1" w:author="Lamanna, Angelo" w:date="2023-01-27T16:29:00Z">
        <w:pPr>
          <w:ind w:left="360"/>
        </w:pPr>
      </w:pPrChange>
    </w:pPr>
    <w:rPr>
      <w:snapToGrid w:val="0"/>
      <w:sz w:val="22"/>
      <w:rPrChange w:id="1" w:author="Lamanna, Angelo" w:date="2023-01-27T16:29:00Z">
        <w:rPr>
          <w:rFonts w:asciiTheme="minorHAnsi" w:eastAsiaTheme="minorEastAsia" w:hAnsiTheme="minorHAnsi" w:cstheme="minorBidi"/>
          <w:bCs/>
          <w:snapToGrid w:val="0"/>
          <w:sz w:val="22"/>
          <w:szCs w:val="21"/>
          <w:lang w:val="en-US" w:eastAsia="en-US" w:bidi="ar-SA"/>
        </w:rPr>
      </w:rPrChange>
    </w:rPr>
  </w:style>
  <w:style w:type="character" w:customStyle="1" w:styleId="Heading2Char">
    <w:name w:val="Heading 2 Char"/>
    <w:basedOn w:val="DefaultParagraphFont"/>
    <w:link w:val="Heading2"/>
    <w:uiPriority w:val="9"/>
    <w:rsid w:val="00847896"/>
    <w:rPr>
      <w:rFonts w:asciiTheme="majorHAnsi" w:eastAsiaTheme="majorEastAsia" w:hAnsiTheme="majorHAnsi" w:cstheme="majorBidi"/>
      <w:b/>
      <w:color w:val="70AD47" w:themeColor="accent2"/>
      <w:sz w:val="36"/>
      <w:szCs w:val="28"/>
    </w:rPr>
  </w:style>
  <w:style w:type="character" w:customStyle="1" w:styleId="PlainTextChar">
    <w:name w:val="Plain Text Char"/>
    <w:basedOn w:val="DefaultParagraphFont"/>
    <w:link w:val="PlainText"/>
    <w:rsid w:val="005E4094"/>
    <w:rPr>
      <w:rFonts w:ascii="Arial" w:hAnsi="Arial"/>
    </w:rPr>
  </w:style>
  <w:style w:type="character" w:customStyle="1" w:styleId="Heading3Char">
    <w:name w:val="Heading 3 Char"/>
    <w:basedOn w:val="DefaultParagraphFont"/>
    <w:link w:val="Heading3"/>
    <w:uiPriority w:val="9"/>
    <w:rsid w:val="00E9760F"/>
    <w:rPr>
      <w:rFonts w:asciiTheme="majorHAnsi" w:eastAsiaTheme="majorEastAsia" w:hAnsiTheme="majorHAnsi" w:cstheme="majorBidi"/>
      <w:b/>
      <w:color w:val="538135" w:themeColor="accent3"/>
      <w:sz w:val="34"/>
      <w:szCs w:val="24"/>
    </w:rPr>
  </w:style>
  <w:style w:type="character" w:customStyle="1" w:styleId="Heading1Char">
    <w:name w:val="Heading 1 Char"/>
    <w:basedOn w:val="DefaultParagraphFont"/>
    <w:link w:val="Heading1"/>
    <w:uiPriority w:val="9"/>
    <w:rsid w:val="00C1213B"/>
    <w:rPr>
      <w:rFonts w:asciiTheme="majorHAnsi" w:eastAsiaTheme="majorEastAsia" w:hAnsiTheme="majorHAnsi" w:cstheme="majorBidi"/>
      <w:b/>
      <w:color w:val="538135" w:themeColor="accent6" w:themeShade="BF"/>
      <w:sz w:val="48"/>
      <w:szCs w:val="40"/>
    </w:rPr>
  </w:style>
  <w:style w:type="character" w:customStyle="1" w:styleId="Heading5Char">
    <w:name w:val="Heading 5 Char"/>
    <w:basedOn w:val="DefaultParagraphFont"/>
    <w:link w:val="Heading5"/>
    <w:uiPriority w:val="9"/>
    <w:rsid w:val="000F497B"/>
    <w:rPr>
      <w:rFonts w:ascii="Segoe UI" w:eastAsiaTheme="majorEastAsia" w:hAnsi="Segoe UI" w:cs="Segoe UI"/>
      <w:b/>
      <w:i/>
      <w:iCs/>
      <w:snapToGrid w:val="0"/>
      <w:color w:val="172B4D"/>
    </w:rPr>
  </w:style>
  <w:style w:type="character" w:customStyle="1" w:styleId="Heading6Char">
    <w:name w:val="Heading 6 Char"/>
    <w:basedOn w:val="DefaultParagraphFont"/>
    <w:link w:val="Heading6"/>
    <w:uiPriority w:val="9"/>
    <w:rsid w:val="00C1213B"/>
    <w:rPr>
      <w:rFonts w:asciiTheme="majorHAnsi" w:eastAsiaTheme="majorEastAsia" w:hAnsiTheme="majorHAnsi" w:cstheme="majorBidi"/>
      <w:b/>
      <w:color w:val="70AD47" w:themeColor="accent6"/>
      <w:sz w:val="24"/>
    </w:rPr>
  </w:style>
  <w:style w:type="character" w:customStyle="1" w:styleId="Heading7Char">
    <w:name w:val="Heading 7 Char"/>
    <w:basedOn w:val="DefaultParagraphFont"/>
    <w:link w:val="Heading7"/>
    <w:uiPriority w:val="9"/>
    <w:rsid w:val="00A137D3"/>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rsid w:val="00A137D3"/>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rsid w:val="00A137D3"/>
    <w:rPr>
      <w:rFonts w:asciiTheme="majorHAnsi" w:eastAsiaTheme="majorEastAsia" w:hAnsiTheme="majorHAnsi" w:cstheme="majorBidi"/>
      <w:i/>
      <w:iCs/>
      <w:color w:val="70AD47" w:themeColor="accent6"/>
      <w:sz w:val="20"/>
      <w:szCs w:val="20"/>
    </w:rPr>
  </w:style>
  <w:style w:type="character" w:customStyle="1" w:styleId="BodyTextChar">
    <w:name w:val="Body Text Char"/>
    <w:basedOn w:val="DefaultParagraphFont"/>
    <w:link w:val="BodyText"/>
    <w:uiPriority w:val="99"/>
    <w:rsid w:val="00703E89"/>
    <w:rPr>
      <w:rFonts w:eastAsia="PMingLiU"/>
      <w:i/>
      <w:sz w:val="24"/>
      <w:lang w:eastAsia="zh-TW"/>
    </w:rPr>
  </w:style>
  <w:style w:type="character" w:customStyle="1" w:styleId="BodyTextIndent3Char">
    <w:name w:val="Body Text Indent 3 Char"/>
    <w:basedOn w:val="DefaultParagraphFont"/>
    <w:link w:val="BodyTextIndent3"/>
    <w:rsid w:val="00703E89"/>
    <w:rPr>
      <w:rFonts w:ascii="Arial" w:hAnsi="Arial" w:cs="Arial"/>
    </w:rPr>
  </w:style>
  <w:style w:type="character" w:customStyle="1" w:styleId="BalloonTextChar">
    <w:name w:val="Balloon Text Char"/>
    <w:basedOn w:val="DefaultParagraphFont"/>
    <w:link w:val="BalloonText"/>
    <w:uiPriority w:val="99"/>
    <w:semiHidden/>
    <w:rsid w:val="00703E89"/>
    <w:rPr>
      <w:rFonts w:ascii="Tahoma" w:hAnsi="Tahoma" w:cs="Tahoma"/>
      <w:sz w:val="16"/>
      <w:szCs w:val="16"/>
    </w:rPr>
  </w:style>
  <w:style w:type="table" w:styleId="MediumShading1-Accent1">
    <w:name w:val="Medium Shading 1 Accent 1"/>
    <w:basedOn w:val="TableNormal"/>
    <w:uiPriority w:val="63"/>
    <w:rsid w:val="00703E89"/>
    <w:rPr>
      <w:rFonts w:ascii="Calibri" w:eastAsia="Calibri" w:hAnsi="Calibri"/>
    </w:rPr>
    <w:tblPr>
      <w:tblStyleRowBandSize w:val="1"/>
      <w:tblStyleColBandSize w:val="1"/>
      <w:tblInd w:w="0" w:type="nil"/>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Style1">
    <w:name w:val="Style1"/>
    <w:basedOn w:val="Heading3"/>
    <w:rsid w:val="002F1987"/>
    <w:pPr>
      <w:keepNext w:val="0"/>
      <w:numPr>
        <w:numId w:val="50"/>
      </w:numPr>
      <w:tabs>
        <w:tab w:val="clear" w:pos="720"/>
        <w:tab w:val="num" w:pos="360"/>
      </w:tabs>
      <w:overflowPunct w:val="0"/>
      <w:autoSpaceDE w:val="0"/>
      <w:autoSpaceDN w:val="0"/>
      <w:adjustRightInd w:val="0"/>
      <w:spacing w:before="240"/>
      <w:ind w:left="0" w:firstLine="0"/>
      <w:textAlignment w:val="baseline"/>
    </w:pPr>
    <w:rPr>
      <w:rFonts w:eastAsia="SimSun"/>
      <w:bCs/>
      <w:kern w:val="28"/>
      <w:sz w:val="28"/>
      <w:szCs w:val="26"/>
      <w:lang w:val="en-029" w:eastAsia="ja-JP"/>
    </w:rPr>
  </w:style>
  <w:style w:type="paragraph" w:customStyle="1" w:styleId="OutlinedNumberingHeading2">
    <w:name w:val="Outlined Numbering Heading 2"/>
    <w:basedOn w:val="Normal"/>
    <w:rsid w:val="002F1987"/>
    <w:pPr>
      <w:numPr>
        <w:ilvl w:val="1"/>
        <w:numId w:val="50"/>
      </w:numPr>
      <w:overflowPunct w:val="0"/>
      <w:autoSpaceDE w:val="0"/>
      <w:autoSpaceDN w:val="0"/>
      <w:adjustRightInd w:val="0"/>
      <w:textAlignment w:val="baseline"/>
    </w:pPr>
    <w:rPr>
      <w:rFonts w:eastAsia="MS Mincho"/>
      <w:szCs w:val="22"/>
      <w:lang w:val="en-CA" w:eastAsia="ja-JP"/>
    </w:rPr>
  </w:style>
  <w:style w:type="paragraph" w:customStyle="1" w:styleId="BRD-Normal">
    <w:name w:val="BRD-Normal"/>
    <w:basedOn w:val="Normal"/>
    <w:link w:val="BRD-NormalChar"/>
    <w:qFormat/>
    <w:rsid w:val="00070FAB"/>
    <w:pPr>
      <w:spacing w:before="60" w:after="40"/>
    </w:pPr>
  </w:style>
  <w:style w:type="character" w:customStyle="1" w:styleId="BRD-NormalChar">
    <w:name w:val="BRD-Normal Char"/>
    <w:link w:val="BRD-Normal"/>
    <w:rsid w:val="00070FAB"/>
    <w:rPr>
      <w:rFonts w:ascii="Arial" w:hAnsi="Arial"/>
    </w:rPr>
  </w:style>
  <w:style w:type="character" w:customStyle="1" w:styleId="ListParagraphChar">
    <w:name w:val="List Paragraph Char"/>
    <w:basedOn w:val="DefaultParagraphFont"/>
    <w:link w:val="ListParagraph"/>
    <w:uiPriority w:val="34"/>
    <w:locked/>
    <w:rsid w:val="009F37AB"/>
  </w:style>
  <w:style w:type="character" w:styleId="UnresolvedMention">
    <w:name w:val="Unresolved Mention"/>
    <w:basedOn w:val="DefaultParagraphFont"/>
    <w:uiPriority w:val="99"/>
    <w:semiHidden/>
    <w:unhideWhenUsed/>
    <w:rsid w:val="00A810A9"/>
    <w:rPr>
      <w:color w:val="808080"/>
      <w:shd w:val="clear" w:color="auto" w:fill="E6E6E6"/>
    </w:rPr>
  </w:style>
  <w:style w:type="paragraph" w:styleId="NormalWeb">
    <w:name w:val="Normal (Web)"/>
    <w:basedOn w:val="Normal"/>
    <w:uiPriority w:val="99"/>
    <w:semiHidden/>
    <w:unhideWhenUsed/>
    <w:rsid w:val="004E450C"/>
    <w:pPr>
      <w:spacing w:before="100" w:beforeAutospacing="1" w:after="100" w:afterAutospacing="1"/>
    </w:pPr>
    <w:rPr>
      <w:sz w:val="24"/>
      <w:szCs w:val="24"/>
    </w:rPr>
  </w:style>
  <w:style w:type="character" w:styleId="Strong">
    <w:name w:val="Strong"/>
    <w:basedOn w:val="DefaultParagraphFont"/>
    <w:uiPriority w:val="22"/>
    <w:qFormat/>
    <w:rsid w:val="00A137D3"/>
    <w:rPr>
      <w:b/>
      <w:bCs/>
    </w:rPr>
  </w:style>
  <w:style w:type="character" w:styleId="Emphasis">
    <w:name w:val="Emphasis"/>
    <w:basedOn w:val="DefaultParagraphFont"/>
    <w:uiPriority w:val="20"/>
    <w:qFormat/>
    <w:rsid w:val="00A137D3"/>
    <w:rPr>
      <w:i/>
      <w:iCs/>
      <w:color w:val="70AD47" w:themeColor="accent6"/>
    </w:rPr>
  </w:style>
  <w:style w:type="paragraph" w:styleId="Subtitle">
    <w:name w:val="Subtitle"/>
    <w:basedOn w:val="Normal"/>
    <w:next w:val="Normal"/>
    <w:link w:val="SubtitleChar"/>
    <w:uiPriority w:val="11"/>
    <w:qFormat/>
    <w:rsid w:val="00A137D3"/>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137D3"/>
    <w:rPr>
      <w:rFonts w:asciiTheme="majorHAnsi" w:eastAsiaTheme="majorEastAsia" w:hAnsiTheme="majorHAnsi" w:cstheme="majorBidi"/>
      <w:sz w:val="30"/>
      <w:szCs w:val="30"/>
    </w:rPr>
  </w:style>
  <w:style w:type="paragraph" w:styleId="Caption">
    <w:name w:val="caption"/>
    <w:basedOn w:val="Normal"/>
    <w:next w:val="Normal"/>
    <w:uiPriority w:val="35"/>
    <w:semiHidden/>
    <w:unhideWhenUsed/>
    <w:qFormat/>
    <w:rsid w:val="00A137D3"/>
    <w:rPr>
      <w:b/>
      <w:bCs/>
      <w:smallCaps/>
      <w:color w:val="595959" w:themeColor="text1" w:themeTint="A6"/>
    </w:rPr>
  </w:style>
  <w:style w:type="paragraph" w:styleId="Title">
    <w:name w:val="Title"/>
    <w:basedOn w:val="Normal"/>
    <w:next w:val="Normal"/>
    <w:link w:val="TitleChar"/>
    <w:uiPriority w:val="10"/>
    <w:qFormat/>
    <w:rsid w:val="00A137D3"/>
    <w:pPr>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137D3"/>
    <w:rPr>
      <w:rFonts w:asciiTheme="majorHAnsi" w:eastAsiaTheme="majorEastAsia" w:hAnsiTheme="majorHAnsi" w:cstheme="majorBidi"/>
      <w:color w:val="262626" w:themeColor="text1" w:themeTint="D9"/>
      <w:spacing w:val="-15"/>
      <w:sz w:val="96"/>
      <w:szCs w:val="96"/>
    </w:rPr>
  </w:style>
  <w:style w:type="paragraph" w:styleId="Quote">
    <w:name w:val="Quote"/>
    <w:basedOn w:val="Normal"/>
    <w:next w:val="Normal"/>
    <w:link w:val="QuoteChar"/>
    <w:uiPriority w:val="29"/>
    <w:qFormat/>
    <w:rsid w:val="00A137D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137D3"/>
    <w:rPr>
      <w:i/>
      <w:iCs/>
      <w:color w:val="262626" w:themeColor="text1" w:themeTint="D9"/>
    </w:rPr>
  </w:style>
  <w:style w:type="paragraph" w:styleId="IntenseQuote">
    <w:name w:val="Intense Quote"/>
    <w:basedOn w:val="Normal"/>
    <w:next w:val="Normal"/>
    <w:link w:val="IntenseQuoteChar"/>
    <w:uiPriority w:val="30"/>
    <w:qFormat/>
    <w:rsid w:val="00A137D3"/>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137D3"/>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137D3"/>
    <w:rPr>
      <w:i/>
      <w:iCs/>
    </w:rPr>
  </w:style>
  <w:style w:type="character" w:styleId="IntenseEmphasis">
    <w:name w:val="Intense Emphasis"/>
    <w:basedOn w:val="DefaultParagraphFont"/>
    <w:uiPriority w:val="21"/>
    <w:qFormat/>
    <w:rsid w:val="00A137D3"/>
    <w:rPr>
      <w:b/>
      <w:bCs/>
      <w:i/>
      <w:iCs/>
    </w:rPr>
  </w:style>
  <w:style w:type="character" w:styleId="SubtleReference">
    <w:name w:val="Subtle Reference"/>
    <w:basedOn w:val="DefaultParagraphFont"/>
    <w:uiPriority w:val="31"/>
    <w:qFormat/>
    <w:rsid w:val="00A137D3"/>
    <w:rPr>
      <w:smallCaps/>
      <w:color w:val="595959" w:themeColor="text1" w:themeTint="A6"/>
    </w:rPr>
  </w:style>
  <w:style w:type="character" w:styleId="IntenseReference">
    <w:name w:val="Intense Reference"/>
    <w:basedOn w:val="DefaultParagraphFont"/>
    <w:uiPriority w:val="32"/>
    <w:qFormat/>
    <w:rsid w:val="00A137D3"/>
    <w:rPr>
      <w:b/>
      <w:bCs/>
      <w:smallCaps/>
      <w:color w:val="70AD47" w:themeColor="accent6"/>
    </w:rPr>
  </w:style>
  <w:style w:type="character" w:styleId="BookTitle">
    <w:name w:val="Book Title"/>
    <w:basedOn w:val="DefaultParagraphFont"/>
    <w:uiPriority w:val="33"/>
    <w:qFormat/>
    <w:rsid w:val="00A137D3"/>
    <w:rPr>
      <w:b/>
      <w:bCs/>
      <w:caps w:val="0"/>
      <w:smallCaps/>
      <w:spacing w:val="7"/>
      <w:sz w:val="21"/>
      <w:szCs w:val="21"/>
    </w:rPr>
  </w:style>
  <w:style w:type="paragraph" w:styleId="TOCHeading">
    <w:name w:val="TOC Heading"/>
    <w:basedOn w:val="Heading1"/>
    <w:next w:val="Normal"/>
    <w:uiPriority w:val="39"/>
    <w:semiHidden/>
    <w:unhideWhenUsed/>
    <w:qFormat/>
    <w:rsid w:val="00A137D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8652">
      <w:bodyDiv w:val="1"/>
      <w:marLeft w:val="0"/>
      <w:marRight w:val="0"/>
      <w:marTop w:val="0"/>
      <w:marBottom w:val="0"/>
      <w:divBdr>
        <w:top w:val="none" w:sz="0" w:space="0" w:color="auto"/>
        <w:left w:val="none" w:sz="0" w:space="0" w:color="auto"/>
        <w:bottom w:val="none" w:sz="0" w:space="0" w:color="auto"/>
        <w:right w:val="none" w:sz="0" w:space="0" w:color="auto"/>
      </w:divBdr>
    </w:div>
    <w:div w:id="155845593">
      <w:bodyDiv w:val="1"/>
      <w:marLeft w:val="0"/>
      <w:marRight w:val="0"/>
      <w:marTop w:val="0"/>
      <w:marBottom w:val="0"/>
      <w:divBdr>
        <w:top w:val="none" w:sz="0" w:space="0" w:color="auto"/>
        <w:left w:val="none" w:sz="0" w:space="0" w:color="auto"/>
        <w:bottom w:val="none" w:sz="0" w:space="0" w:color="auto"/>
        <w:right w:val="none" w:sz="0" w:space="0" w:color="auto"/>
      </w:divBdr>
    </w:div>
    <w:div w:id="158618884">
      <w:bodyDiv w:val="1"/>
      <w:marLeft w:val="0"/>
      <w:marRight w:val="0"/>
      <w:marTop w:val="0"/>
      <w:marBottom w:val="0"/>
      <w:divBdr>
        <w:top w:val="none" w:sz="0" w:space="0" w:color="auto"/>
        <w:left w:val="none" w:sz="0" w:space="0" w:color="auto"/>
        <w:bottom w:val="none" w:sz="0" w:space="0" w:color="auto"/>
        <w:right w:val="none" w:sz="0" w:space="0" w:color="auto"/>
      </w:divBdr>
    </w:div>
    <w:div w:id="183638071">
      <w:bodyDiv w:val="1"/>
      <w:marLeft w:val="0"/>
      <w:marRight w:val="0"/>
      <w:marTop w:val="0"/>
      <w:marBottom w:val="0"/>
      <w:divBdr>
        <w:top w:val="none" w:sz="0" w:space="0" w:color="auto"/>
        <w:left w:val="none" w:sz="0" w:space="0" w:color="auto"/>
        <w:bottom w:val="none" w:sz="0" w:space="0" w:color="auto"/>
        <w:right w:val="none" w:sz="0" w:space="0" w:color="auto"/>
      </w:divBdr>
    </w:div>
    <w:div w:id="312418317">
      <w:bodyDiv w:val="1"/>
      <w:marLeft w:val="0"/>
      <w:marRight w:val="0"/>
      <w:marTop w:val="0"/>
      <w:marBottom w:val="0"/>
      <w:divBdr>
        <w:top w:val="none" w:sz="0" w:space="0" w:color="auto"/>
        <w:left w:val="none" w:sz="0" w:space="0" w:color="auto"/>
        <w:bottom w:val="none" w:sz="0" w:space="0" w:color="auto"/>
        <w:right w:val="none" w:sz="0" w:space="0" w:color="auto"/>
      </w:divBdr>
    </w:div>
    <w:div w:id="348724905">
      <w:bodyDiv w:val="1"/>
      <w:marLeft w:val="0"/>
      <w:marRight w:val="0"/>
      <w:marTop w:val="0"/>
      <w:marBottom w:val="0"/>
      <w:divBdr>
        <w:top w:val="none" w:sz="0" w:space="0" w:color="auto"/>
        <w:left w:val="none" w:sz="0" w:space="0" w:color="auto"/>
        <w:bottom w:val="none" w:sz="0" w:space="0" w:color="auto"/>
        <w:right w:val="none" w:sz="0" w:space="0" w:color="auto"/>
      </w:divBdr>
    </w:div>
    <w:div w:id="352194331">
      <w:bodyDiv w:val="1"/>
      <w:marLeft w:val="0"/>
      <w:marRight w:val="0"/>
      <w:marTop w:val="0"/>
      <w:marBottom w:val="0"/>
      <w:divBdr>
        <w:top w:val="none" w:sz="0" w:space="0" w:color="auto"/>
        <w:left w:val="none" w:sz="0" w:space="0" w:color="auto"/>
        <w:bottom w:val="none" w:sz="0" w:space="0" w:color="auto"/>
        <w:right w:val="none" w:sz="0" w:space="0" w:color="auto"/>
      </w:divBdr>
    </w:div>
    <w:div w:id="375085756">
      <w:bodyDiv w:val="1"/>
      <w:marLeft w:val="0"/>
      <w:marRight w:val="0"/>
      <w:marTop w:val="0"/>
      <w:marBottom w:val="0"/>
      <w:divBdr>
        <w:top w:val="none" w:sz="0" w:space="0" w:color="auto"/>
        <w:left w:val="none" w:sz="0" w:space="0" w:color="auto"/>
        <w:bottom w:val="none" w:sz="0" w:space="0" w:color="auto"/>
        <w:right w:val="none" w:sz="0" w:space="0" w:color="auto"/>
      </w:divBdr>
    </w:div>
    <w:div w:id="401098035">
      <w:bodyDiv w:val="1"/>
      <w:marLeft w:val="0"/>
      <w:marRight w:val="0"/>
      <w:marTop w:val="0"/>
      <w:marBottom w:val="0"/>
      <w:divBdr>
        <w:top w:val="none" w:sz="0" w:space="0" w:color="auto"/>
        <w:left w:val="none" w:sz="0" w:space="0" w:color="auto"/>
        <w:bottom w:val="none" w:sz="0" w:space="0" w:color="auto"/>
        <w:right w:val="none" w:sz="0" w:space="0" w:color="auto"/>
      </w:divBdr>
    </w:div>
    <w:div w:id="404258088">
      <w:bodyDiv w:val="1"/>
      <w:marLeft w:val="679"/>
      <w:marRight w:val="0"/>
      <w:marTop w:val="0"/>
      <w:marBottom w:val="0"/>
      <w:divBdr>
        <w:top w:val="none" w:sz="0" w:space="0" w:color="auto"/>
        <w:left w:val="none" w:sz="0" w:space="0" w:color="auto"/>
        <w:bottom w:val="none" w:sz="0" w:space="0" w:color="auto"/>
        <w:right w:val="none" w:sz="0" w:space="0" w:color="auto"/>
      </w:divBdr>
    </w:div>
    <w:div w:id="407072970">
      <w:bodyDiv w:val="1"/>
      <w:marLeft w:val="0"/>
      <w:marRight w:val="0"/>
      <w:marTop w:val="0"/>
      <w:marBottom w:val="0"/>
      <w:divBdr>
        <w:top w:val="none" w:sz="0" w:space="0" w:color="auto"/>
        <w:left w:val="none" w:sz="0" w:space="0" w:color="auto"/>
        <w:bottom w:val="none" w:sz="0" w:space="0" w:color="auto"/>
        <w:right w:val="none" w:sz="0" w:space="0" w:color="auto"/>
      </w:divBdr>
      <w:divsChild>
        <w:div w:id="2123182558">
          <w:marLeft w:val="0"/>
          <w:marRight w:val="0"/>
          <w:marTop w:val="0"/>
          <w:marBottom w:val="0"/>
          <w:divBdr>
            <w:top w:val="none" w:sz="0" w:space="0" w:color="auto"/>
            <w:left w:val="none" w:sz="0" w:space="0" w:color="auto"/>
            <w:bottom w:val="none" w:sz="0" w:space="0" w:color="auto"/>
            <w:right w:val="none" w:sz="0" w:space="0" w:color="auto"/>
          </w:divBdr>
        </w:div>
      </w:divsChild>
    </w:div>
    <w:div w:id="441535122">
      <w:bodyDiv w:val="1"/>
      <w:marLeft w:val="0"/>
      <w:marRight w:val="0"/>
      <w:marTop w:val="0"/>
      <w:marBottom w:val="0"/>
      <w:divBdr>
        <w:top w:val="none" w:sz="0" w:space="0" w:color="auto"/>
        <w:left w:val="none" w:sz="0" w:space="0" w:color="auto"/>
        <w:bottom w:val="none" w:sz="0" w:space="0" w:color="auto"/>
        <w:right w:val="none" w:sz="0" w:space="0" w:color="auto"/>
      </w:divBdr>
    </w:div>
    <w:div w:id="458647216">
      <w:bodyDiv w:val="1"/>
      <w:marLeft w:val="0"/>
      <w:marRight w:val="0"/>
      <w:marTop w:val="0"/>
      <w:marBottom w:val="0"/>
      <w:divBdr>
        <w:top w:val="none" w:sz="0" w:space="0" w:color="auto"/>
        <w:left w:val="none" w:sz="0" w:space="0" w:color="auto"/>
        <w:bottom w:val="none" w:sz="0" w:space="0" w:color="auto"/>
        <w:right w:val="none" w:sz="0" w:space="0" w:color="auto"/>
      </w:divBdr>
    </w:div>
    <w:div w:id="462625688">
      <w:bodyDiv w:val="1"/>
      <w:marLeft w:val="0"/>
      <w:marRight w:val="0"/>
      <w:marTop w:val="0"/>
      <w:marBottom w:val="0"/>
      <w:divBdr>
        <w:top w:val="none" w:sz="0" w:space="0" w:color="auto"/>
        <w:left w:val="none" w:sz="0" w:space="0" w:color="auto"/>
        <w:bottom w:val="none" w:sz="0" w:space="0" w:color="auto"/>
        <w:right w:val="none" w:sz="0" w:space="0" w:color="auto"/>
      </w:divBdr>
    </w:div>
    <w:div w:id="491028403">
      <w:bodyDiv w:val="1"/>
      <w:marLeft w:val="0"/>
      <w:marRight w:val="0"/>
      <w:marTop w:val="0"/>
      <w:marBottom w:val="0"/>
      <w:divBdr>
        <w:top w:val="none" w:sz="0" w:space="0" w:color="auto"/>
        <w:left w:val="none" w:sz="0" w:space="0" w:color="auto"/>
        <w:bottom w:val="none" w:sz="0" w:space="0" w:color="auto"/>
        <w:right w:val="none" w:sz="0" w:space="0" w:color="auto"/>
      </w:divBdr>
    </w:div>
    <w:div w:id="514423375">
      <w:bodyDiv w:val="1"/>
      <w:marLeft w:val="0"/>
      <w:marRight w:val="0"/>
      <w:marTop w:val="0"/>
      <w:marBottom w:val="0"/>
      <w:divBdr>
        <w:top w:val="none" w:sz="0" w:space="0" w:color="auto"/>
        <w:left w:val="none" w:sz="0" w:space="0" w:color="auto"/>
        <w:bottom w:val="none" w:sz="0" w:space="0" w:color="auto"/>
        <w:right w:val="none" w:sz="0" w:space="0" w:color="auto"/>
      </w:divBdr>
    </w:div>
    <w:div w:id="583488575">
      <w:bodyDiv w:val="1"/>
      <w:marLeft w:val="0"/>
      <w:marRight w:val="0"/>
      <w:marTop w:val="0"/>
      <w:marBottom w:val="0"/>
      <w:divBdr>
        <w:top w:val="none" w:sz="0" w:space="0" w:color="auto"/>
        <w:left w:val="none" w:sz="0" w:space="0" w:color="auto"/>
        <w:bottom w:val="none" w:sz="0" w:space="0" w:color="auto"/>
        <w:right w:val="none" w:sz="0" w:space="0" w:color="auto"/>
      </w:divBdr>
    </w:div>
    <w:div w:id="587156149">
      <w:bodyDiv w:val="1"/>
      <w:marLeft w:val="0"/>
      <w:marRight w:val="0"/>
      <w:marTop w:val="0"/>
      <w:marBottom w:val="0"/>
      <w:divBdr>
        <w:top w:val="none" w:sz="0" w:space="0" w:color="auto"/>
        <w:left w:val="none" w:sz="0" w:space="0" w:color="auto"/>
        <w:bottom w:val="none" w:sz="0" w:space="0" w:color="auto"/>
        <w:right w:val="none" w:sz="0" w:space="0" w:color="auto"/>
      </w:divBdr>
    </w:div>
    <w:div w:id="676159304">
      <w:bodyDiv w:val="1"/>
      <w:marLeft w:val="0"/>
      <w:marRight w:val="0"/>
      <w:marTop w:val="0"/>
      <w:marBottom w:val="0"/>
      <w:divBdr>
        <w:top w:val="none" w:sz="0" w:space="0" w:color="auto"/>
        <w:left w:val="none" w:sz="0" w:space="0" w:color="auto"/>
        <w:bottom w:val="none" w:sz="0" w:space="0" w:color="auto"/>
        <w:right w:val="none" w:sz="0" w:space="0" w:color="auto"/>
      </w:divBdr>
    </w:div>
    <w:div w:id="727341969">
      <w:bodyDiv w:val="1"/>
      <w:marLeft w:val="0"/>
      <w:marRight w:val="0"/>
      <w:marTop w:val="0"/>
      <w:marBottom w:val="0"/>
      <w:divBdr>
        <w:top w:val="none" w:sz="0" w:space="0" w:color="auto"/>
        <w:left w:val="none" w:sz="0" w:space="0" w:color="auto"/>
        <w:bottom w:val="none" w:sz="0" w:space="0" w:color="auto"/>
        <w:right w:val="none" w:sz="0" w:space="0" w:color="auto"/>
      </w:divBdr>
    </w:div>
    <w:div w:id="784353333">
      <w:bodyDiv w:val="1"/>
      <w:marLeft w:val="0"/>
      <w:marRight w:val="0"/>
      <w:marTop w:val="0"/>
      <w:marBottom w:val="0"/>
      <w:divBdr>
        <w:top w:val="none" w:sz="0" w:space="0" w:color="auto"/>
        <w:left w:val="none" w:sz="0" w:space="0" w:color="auto"/>
        <w:bottom w:val="none" w:sz="0" w:space="0" w:color="auto"/>
        <w:right w:val="none" w:sz="0" w:space="0" w:color="auto"/>
      </w:divBdr>
    </w:div>
    <w:div w:id="805003458">
      <w:bodyDiv w:val="1"/>
      <w:marLeft w:val="0"/>
      <w:marRight w:val="0"/>
      <w:marTop w:val="0"/>
      <w:marBottom w:val="0"/>
      <w:divBdr>
        <w:top w:val="none" w:sz="0" w:space="0" w:color="auto"/>
        <w:left w:val="none" w:sz="0" w:space="0" w:color="auto"/>
        <w:bottom w:val="none" w:sz="0" w:space="0" w:color="auto"/>
        <w:right w:val="none" w:sz="0" w:space="0" w:color="auto"/>
      </w:divBdr>
    </w:div>
    <w:div w:id="884830730">
      <w:bodyDiv w:val="1"/>
      <w:marLeft w:val="0"/>
      <w:marRight w:val="0"/>
      <w:marTop w:val="0"/>
      <w:marBottom w:val="0"/>
      <w:divBdr>
        <w:top w:val="none" w:sz="0" w:space="0" w:color="auto"/>
        <w:left w:val="none" w:sz="0" w:space="0" w:color="auto"/>
        <w:bottom w:val="none" w:sz="0" w:space="0" w:color="auto"/>
        <w:right w:val="none" w:sz="0" w:space="0" w:color="auto"/>
      </w:divBdr>
    </w:div>
    <w:div w:id="918487428">
      <w:bodyDiv w:val="1"/>
      <w:marLeft w:val="0"/>
      <w:marRight w:val="0"/>
      <w:marTop w:val="0"/>
      <w:marBottom w:val="0"/>
      <w:divBdr>
        <w:top w:val="none" w:sz="0" w:space="0" w:color="auto"/>
        <w:left w:val="none" w:sz="0" w:space="0" w:color="auto"/>
        <w:bottom w:val="none" w:sz="0" w:space="0" w:color="auto"/>
        <w:right w:val="none" w:sz="0" w:space="0" w:color="auto"/>
      </w:divBdr>
    </w:div>
    <w:div w:id="945498758">
      <w:bodyDiv w:val="1"/>
      <w:marLeft w:val="0"/>
      <w:marRight w:val="0"/>
      <w:marTop w:val="0"/>
      <w:marBottom w:val="0"/>
      <w:divBdr>
        <w:top w:val="none" w:sz="0" w:space="0" w:color="auto"/>
        <w:left w:val="none" w:sz="0" w:space="0" w:color="auto"/>
        <w:bottom w:val="none" w:sz="0" w:space="0" w:color="auto"/>
        <w:right w:val="none" w:sz="0" w:space="0" w:color="auto"/>
      </w:divBdr>
    </w:div>
    <w:div w:id="968172362">
      <w:bodyDiv w:val="1"/>
      <w:marLeft w:val="0"/>
      <w:marRight w:val="0"/>
      <w:marTop w:val="0"/>
      <w:marBottom w:val="0"/>
      <w:divBdr>
        <w:top w:val="none" w:sz="0" w:space="0" w:color="auto"/>
        <w:left w:val="none" w:sz="0" w:space="0" w:color="auto"/>
        <w:bottom w:val="none" w:sz="0" w:space="0" w:color="auto"/>
        <w:right w:val="none" w:sz="0" w:space="0" w:color="auto"/>
      </w:divBdr>
    </w:div>
    <w:div w:id="1059867225">
      <w:bodyDiv w:val="1"/>
      <w:marLeft w:val="0"/>
      <w:marRight w:val="0"/>
      <w:marTop w:val="0"/>
      <w:marBottom w:val="0"/>
      <w:divBdr>
        <w:top w:val="none" w:sz="0" w:space="0" w:color="auto"/>
        <w:left w:val="none" w:sz="0" w:space="0" w:color="auto"/>
        <w:bottom w:val="none" w:sz="0" w:space="0" w:color="auto"/>
        <w:right w:val="none" w:sz="0" w:space="0" w:color="auto"/>
      </w:divBdr>
    </w:div>
    <w:div w:id="1061368757">
      <w:bodyDiv w:val="1"/>
      <w:marLeft w:val="0"/>
      <w:marRight w:val="0"/>
      <w:marTop w:val="0"/>
      <w:marBottom w:val="0"/>
      <w:divBdr>
        <w:top w:val="none" w:sz="0" w:space="0" w:color="auto"/>
        <w:left w:val="none" w:sz="0" w:space="0" w:color="auto"/>
        <w:bottom w:val="none" w:sz="0" w:space="0" w:color="auto"/>
        <w:right w:val="none" w:sz="0" w:space="0" w:color="auto"/>
      </w:divBdr>
    </w:div>
    <w:div w:id="1182361038">
      <w:bodyDiv w:val="1"/>
      <w:marLeft w:val="0"/>
      <w:marRight w:val="0"/>
      <w:marTop w:val="0"/>
      <w:marBottom w:val="0"/>
      <w:divBdr>
        <w:top w:val="none" w:sz="0" w:space="0" w:color="auto"/>
        <w:left w:val="none" w:sz="0" w:space="0" w:color="auto"/>
        <w:bottom w:val="none" w:sz="0" w:space="0" w:color="auto"/>
        <w:right w:val="none" w:sz="0" w:space="0" w:color="auto"/>
      </w:divBdr>
    </w:div>
    <w:div w:id="1217355430">
      <w:bodyDiv w:val="1"/>
      <w:marLeft w:val="0"/>
      <w:marRight w:val="0"/>
      <w:marTop w:val="0"/>
      <w:marBottom w:val="0"/>
      <w:divBdr>
        <w:top w:val="none" w:sz="0" w:space="0" w:color="auto"/>
        <w:left w:val="none" w:sz="0" w:space="0" w:color="auto"/>
        <w:bottom w:val="none" w:sz="0" w:space="0" w:color="auto"/>
        <w:right w:val="none" w:sz="0" w:space="0" w:color="auto"/>
      </w:divBdr>
      <w:divsChild>
        <w:div w:id="336931965">
          <w:marLeft w:val="547"/>
          <w:marRight w:val="0"/>
          <w:marTop w:val="77"/>
          <w:marBottom w:val="0"/>
          <w:divBdr>
            <w:top w:val="none" w:sz="0" w:space="0" w:color="auto"/>
            <w:left w:val="none" w:sz="0" w:space="0" w:color="auto"/>
            <w:bottom w:val="none" w:sz="0" w:space="0" w:color="auto"/>
            <w:right w:val="none" w:sz="0" w:space="0" w:color="auto"/>
          </w:divBdr>
        </w:div>
      </w:divsChild>
    </w:div>
    <w:div w:id="1314674053">
      <w:bodyDiv w:val="1"/>
      <w:marLeft w:val="0"/>
      <w:marRight w:val="0"/>
      <w:marTop w:val="0"/>
      <w:marBottom w:val="0"/>
      <w:divBdr>
        <w:top w:val="none" w:sz="0" w:space="0" w:color="auto"/>
        <w:left w:val="none" w:sz="0" w:space="0" w:color="auto"/>
        <w:bottom w:val="none" w:sz="0" w:space="0" w:color="auto"/>
        <w:right w:val="none" w:sz="0" w:space="0" w:color="auto"/>
      </w:divBdr>
    </w:div>
    <w:div w:id="1458142020">
      <w:bodyDiv w:val="1"/>
      <w:marLeft w:val="0"/>
      <w:marRight w:val="0"/>
      <w:marTop w:val="0"/>
      <w:marBottom w:val="0"/>
      <w:divBdr>
        <w:top w:val="none" w:sz="0" w:space="0" w:color="auto"/>
        <w:left w:val="none" w:sz="0" w:space="0" w:color="auto"/>
        <w:bottom w:val="none" w:sz="0" w:space="0" w:color="auto"/>
        <w:right w:val="none" w:sz="0" w:space="0" w:color="auto"/>
      </w:divBdr>
    </w:div>
    <w:div w:id="1478187423">
      <w:bodyDiv w:val="1"/>
      <w:marLeft w:val="0"/>
      <w:marRight w:val="0"/>
      <w:marTop w:val="0"/>
      <w:marBottom w:val="0"/>
      <w:divBdr>
        <w:top w:val="none" w:sz="0" w:space="0" w:color="auto"/>
        <w:left w:val="none" w:sz="0" w:space="0" w:color="auto"/>
        <w:bottom w:val="none" w:sz="0" w:space="0" w:color="auto"/>
        <w:right w:val="none" w:sz="0" w:space="0" w:color="auto"/>
      </w:divBdr>
    </w:div>
    <w:div w:id="1486780422">
      <w:bodyDiv w:val="1"/>
      <w:marLeft w:val="0"/>
      <w:marRight w:val="0"/>
      <w:marTop w:val="0"/>
      <w:marBottom w:val="0"/>
      <w:divBdr>
        <w:top w:val="none" w:sz="0" w:space="0" w:color="auto"/>
        <w:left w:val="none" w:sz="0" w:space="0" w:color="auto"/>
        <w:bottom w:val="none" w:sz="0" w:space="0" w:color="auto"/>
        <w:right w:val="none" w:sz="0" w:space="0" w:color="auto"/>
      </w:divBdr>
    </w:div>
    <w:div w:id="1526479144">
      <w:bodyDiv w:val="1"/>
      <w:marLeft w:val="0"/>
      <w:marRight w:val="0"/>
      <w:marTop w:val="0"/>
      <w:marBottom w:val="0"/>
      <w:divBdr>
        <w:top w:val="none" w:sz="0" w:space="0" w:color="auto"/>
        <w:left w:val="none" w:sz="0" w:space="0" w:color="auto"/>
        <w:bottom w:val="none" w:sz="0" w:space="0" w:color="auto"/>
        <w:right w:val="none" w:sz="0" w:space="0" w:color="auto"/>
      </w:divBdr>
    </w:div>
    <w:div w:id="1625649386">
      <w:bodyDiv w:val="1"/>
      <w:marLeft w:val="0"/>
      <w:marRight w:val="0"/>
      <w:marTop w:val="0"/>
      <w:marBottom w:val="0"/>
      <w:divBdr>
        <w:top w:val="none" w:sz="0" w:space="0" w:color="auto"/>
        <w:left w:val="none" w:sz="0" w:space="0" w:color="auto"/>
        <w:bottom w:val="none" w:sz="0" w:space="0" w:color="auto"/>
        <w:right w:val="none" w:sz="0" w:space="0" w:color="auto"/>
      </w:divBdr>
      <w:divsChild>
        <w:div w:id="1128741004">
          <w:marLeft w:val="0"/>
          <w:marRight w:val="0"/>
          <w:marTop w:val="150"/>
          <w:marBottom w:val="0"/>
          <w:divBdr>
            <w:top w:val="none" w:sz="0" w:space="0" w:color="auto"/>
            <w:left w:val="none" w:sz="0" w:space="0" w:color="auto"/>
            <w:bottom w:val="none" w:sz="0" w:space="0" w:color="auto"/>
            <w:right w:val="none" w:sz="0" w:space="0" w:color="auto"/>
          </w:divBdr>
        </w:div>
        <w:div w:id="1339849527">
          <w:marLeft w:val="0"/>
          <w:marRight w:val="0"/>
          <w:marTop w:val="150"/>
          <w:marBottom w:val="0"/>
          <w:divBdr>
            <w:top w:val="none" w:sz="0" w:space="0" w:color="auto"/>
            <w:left w:val="none" w:sz="0" w:space="0" w:color="auto"/>
            <w:bottom w:val="none" w:sz="0" w:space="0" w:color="auto"/>
            <w:right w:val="none" w:sz="0" w:space="0" w:color="auto"/>
          </w:divBdr>
        </w:div>
        <w:div w:id="1368330781">
          <w:marLeft w:val="0"/>
          <w:marRight w:val="0"/>
          <w:marTop w:val="150"/>
          <w:marBottom w:val="0"/>
          <w:divBdr>
            <w:top w:val="none" w:sz="0" w:space="0" w:color="auto"/>
            <w:left w:val="none" w:sz="0" w:space="0" w:color="auto"/>
            <w:bottom w:val="none" w:sz="0" w:space="0" w:color="auto"/>
            <w:right w:val="none" w:sz="0" w:space="0" w:color="auto"/>
          </w:divBdr>
        </w:div>
      </w:divsChild>
    </w:div>
    <w:div w:id="1681393647">
      <w:bodyDiv w:val="1"/>
      <w:marLeft w:val="0"/>
      <w:marRight w:val="0"/>
      <w:marTop w:val="0"/>
      <w:marBottom w:val="0"/>
      <w:divBdr>
        <w:top w:val="none" w:sz="0" w:space="0" w:color="auto"/>
        <w:left w:val="none" w:sz="0" w:space="0" w:color="auto"/>
        <w:bottom w:val="none" w:sz="0" w:space="0" w:color="auto"/>
        <w:right w:val="none" w:sz="0" w:space="0" w:color="auto"/>
      </w:divBdr>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
    <w:div w:id="1721434660">
      <w:bodyDiv w:val="1"/>
      <w:marLeft w:val="0"/>
      <w:marRight w:val="0"/>
      <w:marTop w:val="0"/>
      <w:marBottom w:val="0"/>
      <w:divBdr>
        <w:top w:val="none" w:sz="0" w:space="0" w:color="auto"/>
        <w:left w:val="none" w:sz="0" w:space="0" w:color="auto"/>
        <w:bottom w:val="none" w:sz="0" w:space="0" w:color="auto"/>
        <w:right w:val="none" w:sz="0" w:space="0" w:color="auto"/>
      </w:divBdr>
    </w:div>
    <w:div w:id="1734230595">
      <w:bodyDiv w:val="1"/>
      <w:marLeft w:val="0"/>
      <w:marRight w:val="0"/>
      <w:marTop w:val="0"/>
      <w:marBottom w:val="0"/>
      <w:divBdr>
        <w:top w:val="none" w:sz="0" w:space="0" w:color="auto"/>
        <w:left w:val="none" w:sz="0" w:space="0" w:color="auto"/>
        <w:bottom w:val="none" w:sz="0" w:space="0" w:color="auto"/>
        <w:right w:val="none" w:sz="0" w:space="0" w:color="auto"/>
      </w:divBdr>
    </w:div>
    <w:div w:id="1778404216">
      <w:bodyDiv w:val="1"/>
      <w:marLeft w:val="0"/>
      <w:marRight w:val="0"/>
      <w:marTop w:val="0"/>
      <w:marBottom w:val="0"/>
      <w:divBdr>
        <w:top w:val="none" w:sz="0" w:space="0" w:color="auto"/>
        <w:left w:val="none" w:sz="0" w:space="0" w:color="auto"/>
        <w:bottom w:val="none" w:sz="0" w:space="0" w:color="auto"/>
        <w:right w:val="none" w:sz="0" w:space="0" w:color="auto"/>
      </w:divBdr>
    </w:div>
    <w:div w:id="1790510343">
      <w:bodyDiv w:val="1"/>
      <w:marLeft w:val="0"/>
      <w:marRight w:val="0"/>
      <w:marTop w:val="0"/>
      <w:marBottom w:val="0"/>
      <w:divBdr>
        <w:top w:val="none" w:sz="0" w:space="0" w:color="auto"/>
        <w:left w:val="none" w:sz="0" w:space="0" w:color="auto"/>
        <w:bottom w:val="none" w:sz="0" w:space="0" w:color="auto"/>
        <w:right w:val="none" w:sz="0" w:space="0" w:color="auto"/>
      </w:divBdr>
    </w:div>
    <w:div w:id="1807121403">
      <w:bodyDiv w:val="1"/>
      <w:marLeft w:val="0"/>
      <w:marRight w:val="0"/>
      <w:marTop w:val="0"/>
      <w:marBottom w:val="0"/>
      <w:divBdr>
        <w:top w:val="none" w:sz="0" w:space="0" w:color="auto"/>
        <w:left w:val="none" w:sz="0" w:space="0" w:color="auto"/>
        <w:bottom w:val="none" w:sz="0" w:space="0" w:color="auto"/>
        <w:right w:val="none" w:sz="0" w:space="0" w:color="auto"/>
      </w:divBdr>
    </w:div>
    <w:div w:id="1832015809">
      <w:bodyDiv w:val="1"/>
      <w:marLeft w:val="0"/>
      <w:marRight w:val="0"/>
      <w:marTop w:val="0"/>
      <w:marBottom w:val="0"/>
      <w:divBdr>
        <w:top w:val="none" w:sz="0" w:space="0" w:color="auto"/>
        <w:left w:val="none" w:sz="0" w:space="0" w:color="auto"/>
        <w:bottom w:val="none" w:sz="0" w:space="0" w:color="auto"/>
        <w:right w:val="none" w:sz="0" w:space="0" w:color="auto"/>
      </w:divBdr>
    </w:div>
    <w:div w:id="1935046013">
      <w:bodyDiv w:val="1"/>
      <w:marLeft w:val="0"/>
      <w:marRight w:val="0"/>
      <w:marTop w:val="0"/>
      <w:marBottom w:val="0"/>
      <w:divBdr>
        <w:top w:val="none" w:sz="0" w:space="0" w:color="auto"/>
        <w:left w:val="none" w:sz="0" w:space="0" w:color="auto"/>
        <w:bottom w:val="none" w:sz="0" w:space="0" w:color="auto"/>
        <w:right w:val="none" w:sz="0" w:space="0" w:color="auto"/>
      </w:divBdr>
    </w:div>
    <w:div w:id="1971668975">
      <w:bodyDiv w:val="1"/>
      <w:marLeft w:val="0"/>
      <w:marRight w:val="0"/>
      <w:marTop w:val="0"/>
      <w:marBottom w:val="0"/>
      <w:divBdr>
        <w:top w:val="none" w:sz="0" w:space="0" w:color="auto"/>
        <w:left w:val="none" w:sz="0" w:space="0" w:color="auto"/>
        <w:bottom w:val="none" w:sz="0" w:space="0" w:color="auto"/>
        <w:right w:val="none" w:sz="0" w:space="0" w:color="auto"/>
      </w:divBdr>
    </w:div>
    <w:div w:id="2010011924">
      <w:bodyDiv w:val="1"/>
      <w:marLeft w:val="0"/>
      <w:marRight w:val="0"/>
      <w:marTop w:val="0"/>
      <w:marBottom w:val="0"/>
      <w:divBdr>
        <w:top w:val="none" w:sz="0" w:space="0" w:color="auto"/>
        <w:left w:val="none" w:sz="0" w:space="0" w:color="auto"/>
        <w:bottom w:val="none" w:sz="0" w:space="0" w:color="auto"/>
        <w:right w:val="none" w:sz="0" w:space="0" w:color="auto"/>
      </w:divBdr>
    </w:div>
    <w:div w:id="2017462567">
      <w:bodyDiv w:val="1"/>
      <w:marLeft w:val="0"/>
      <w:marRight w:val="0"/>
      <w:marTop w:val="0"/>
      <w:marBottom w:val="0"/>
      <w:divBdr>
        <w:top w:val="none" w:sz="0" w:space="0" w:color="auto"/>
        <w:left w:val="none" w:sz="0" w:space="0" w:color="auto"/>
        <w:bottom w:val="none" w:sz="0" w:space="0" w:color="auto"/>
        <w:right w:val="none" w:sz="0" w:space="0" w:color="auto"/>
      </w:divBdr>
    </w:div>
    <w:div w:id="209547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Microsoft_Visio_2003-2010_Drawing.vsd"/><Relationship Id="rId26" Type="http://schemas.openxmlformats.org/officeDocument/2006/relationships/image" Target="media/image10.sv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emf"/><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svg"/><Relationship Id="rId29" Type="http://schemas.openxmlformats.org/officeDocument/2006/relationships/image" Target="media/image13.png"/><Relationship Id="rId41" Type="http://schemas.openxmlformats.org/officeDocument/2006/relationships/image" Target="media/image24.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19.png"/><Relationship Id="rId49" Type="http://schemas.openxmlformats.org/officeDocument/2006/relationships/image" Target="media/image3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png"/><Relationship Id="rId30" Type="http://schemas.openxmlformats.org/officeDocument/2006/relationships/oleObject" Target="embeddings/oleObject1.bin"/><Relationship Id="rId35" Type="http://schemas.openxmlformats.org/officeDocument/2006/relationships/image" Target="media/image18.wmf"/><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image" Target="media/image34.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00B050"/>
      </a:accent1>
      <a:accent2>
        <a:srgbClr val="70AD47"/>
      </a:accent2>
      <a:accent3>
        <a:srgbClr val="538135"/>
      </a:accent3>
      <a:accent4>
        <a:srgbClr val="375623"/>
      </a:accent4>
      <a:accent5>
        <a:srgbClr val="5B9BD5"/>
      </a:accent5>
      <a:accent6>
        <a:srgbClr val="70AD47"/>
      </a:accent6>
      <a:hlink>
        <a:srgbClr val="0563C1"/>
      </a:hlink>
      <a:folHlink>
        <a:srgbClr val="954F72"/>
      </a:folHlink>
    </a:clrScheme>
    <a:fontScheme name="Custom 2">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4FA55-8255-4198-9EA3-A21C9D2F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339</Pages>
  <Words>75136</Words>
  <Characters>428281</Characters>
  <Application>Microsoft Office Word</Application>
  <DocSecurity>2</DocSecurity>
  <Lines>3569</Lines>
  <Paragraphs>1004</Paragraphs>
  <ScaleCrop>false</ScaleCrop>
  <HeadingPairs>
    <vt:vector size="2" baseType="variant">
      <vt:variant>
        <vt:lpstr>Title</vt:lpstr>
      </vt:variant>
      <vt:variant>
        <vt:i4>1</vt:i4>
      </vt:variant>
    </vt:vector>
  </HeadingPairs>
  <TitlesOfParts>
    <vt:vector size="1" baseType="lpstr">
      <vt:lpstr>TD POS Message Specifications</vt:lpstr>
    </vt:vector>
  </TitlesOfParts>
  <Company>TDBFG</Company>
  <LinksUpToDate>false</LinksUpToDate>
  <CharactersWithSpaces>502413</CharactersWithSpaces>
  <SharedDoc>false</SharedDoc>
  <HLinks>
    <vt:vector size="258" baseType="variant">
      <vt:variant>
        <vt:i4>7274565</vt:i4>
      </vt:variant>
      <vt:variant>
        <vt:i4>267</vt:i4>
      </vt:variant>
      <vt:variant>
        <vt:i4>0</vt:i4>
      </vt:variant>
      <vt:variant>
        <vt:i4>5</vt:i4>
      </vt:variant>
      <vt:variant>
        <vt:lpwstr/>
      </vt:variant>
      <vt:variant>
        <vt:lpwstr>SFID_M</vt:lpwstr>
      </vt:variant>
      <vt:variant>
        <vt:i4>7209029</vt:i4>
      </vt:variant>
      <vt:variant>
        <vt:i4>264</vt:i4>
      </vt:variant>
      <vt:variant>
        <vt:i4>0</vt:i4>
      </vt:variant>
      <vt:variant>
        <vt:i4>5</vt:i4>
      </vt:variant>
      <vt:variant>
        <vt:lpwstr/>
      </vt:variant>
      <vt:variant>
        <vt:lpwstr>SFID_L</vt:lpwstr>
      </vt:variant>
      <vt:variant>
        <vt:i4>1835071</vt:i4>
      </vt:variant>
      <vt:variant>
        <vt:i4>245</vt:i4>
      </vt:variant>
      <vt:variant>
        <vt:i4>0</vt:i4>
      </vt:variant>
      <vt:variant>
        <vt:i4>5</vt:i4>
      </vt:variant>
      <vt:variant>
        <vt:lpwstr/>
      </vt:variant>
      <vt:variant>
        <vt:lpwstr>_Toc308427683</vt:lpwstr>
      </vt:variant>
      <vt:variant>
        <vt:i4>1835071</vt:i4>
      </vt:variant>
      <vt:variant>
        <vt:i4>239</vt:i4>
      </vt:variant>
      <vt:variant>
        <vt:i4>0</vt:i4>
      </vt:variant>
      <vt:variant>
        <vt:i4>5</vt:i4>
      </vt:variant>
      <vt:variant>
        <vt:lpwstr/>
      </vt:variant>
      <vt:variant>
        <vt:lpwstr>_Toc308427682</vt:lpwstr>
      </vt:variant>
      <vt:variant>
        <vt:i4>1835071</vt:i4>
      </vt:variant>
      <vt:variant>
        <vt:i4>233</vt:i4>
      </vt:variant>
      <vt:variant>
        <vt:i4>0</vt:i4>
      </vt:variant>
      <vt:variant>
        <vt:i4>5</vt:i4>
      </vt:variant>
      <vt:variant>
        <vt:lpwstr/>
      </vt:variant>
      <vt:variant>
        <vt:lpwstr>_Toc308427681</vt:lpwstr>
      </vt:variant>
      <vt:variant>
        <vt:i4>1835071</vt:i4>
      </vt:variant>
      <vt:variant>
        <vt:i4>227</vt:i4>
      </vt:variant>
      <vt:variant>
        <vt:i4>0</vt:i4>
      </vt:variant>
      <vt:variant>
        <vt:i4>5</vt:i4>
      </vt:variant>
      <vt:variant>
        <vt:lpwstr/>
      </vt:variant>
      <vt:variant>
        <vt:lpwstr>_Toc308427680</vt:lpwstr>
      </vt:variant>
      <vt:variant>
        <vt:i4>1245247</vt:i4>
      </vt:variant>
      <vt:variant>
        <vt:i4>221</vt:i4>
      </vt:variant>
      <vt:variant>
        <vt:i4>0</vt:i4>
      </vt:variant>
      <vt:variant>
        <vt:i4>5</vt:i4>
      </vt:variant>
      <vt:variant>
        <vt:lpwstr/>
      </vt:variant>
      <vt:variant>
        <vt:lpwstr>_Toc308427679</vt:lpwstr>
      </vt:variant>
      <vt:variant>
        <vt:i4>1245247</vt:i4>
      </vt:variant>
      <vt:variant>
        <vt:i4>215</vt:i4>
      </vt:variant>
      <vt:variant>
        <vt:i4>0</vt:i4>
      </vt:variant>
      <vt:variant>
        <vt:i4>5</vt:i4>
      </vt:variant>
      <vt:variant>
        <vt:lpwstr/>
      </vt:variant>
      <vt:variant>
        <vt:lpwstr>_Toc308427678</vt:lpwstr>
      </vt:variant>
      <vt:variant>
        <vt:i4>1245247</vt:i4>
      </vt:variant>
      <vt:variant>
        <vt:i4>209</vt:i4>
      </vt:variant>
      <vt:variant>
        <vt:i4>0</vt:i4>
      </vt:variant>
      <vt:variant>
        <vt:i4>5</vt:i4>
      </vt:variant>
      <vt:variant>
        <vt:lpwstr/>
      </vt:variant>
      <vt:variant>
        <vt:lpwstr>_Toc308427677</vt:lpwstr>
      </vt:variant>
      <vt:variant>
        <vt:i4>1245247</vt:i4>
      </vt:variant>
      <vt:variant>
        <vt:i4>203</vt:i4>
      </vt:variant>
      <vt:variant>
        <vt:i4>0</vt:i4>
      </vt:variant>
      <vt:variant>
        <vt:i4>5</vt:i4>
      </vt:variant>
      <vt:variant>
        <vt:lpwstr/>
      </vt:variant>
      <vt:variant>
        <vt:lpwstr>_Toc308427676</vt:lpwstr>
      </vt:variant>
      <vt:variant>
        <vt:i4>1245247</vt:i4>
      </vt:variant>
      <vt:variant>
        <vt:i4>197</vt:i4>
      </vt:variant>
      <vt:variant>
        <vt:i4>0</vt:i4>
      </vt:variant>
      <vt:variant>
        <vt:i4>5</vt:i4>
      </vt:variant>
      <vt:variant>
        <vt:lpwstr/>
      </vt:variant>
      <vt:variant>
        <vt:lpwstr>_Toc308427675</vt:lpwstr>
      </vt:variant>
      <vt:variant>
        <vt:i4>1245247</vt:i4>
      </vt:variant>
      <vt:variant>
        <vt:i4>191</vt:i4>
      </vt:variant>
      <vt:variant>
        <vt:i4>0</vt:i4>
      </vt:variant>
      <vt:variant>
        <vt:i4>5</vt:i4>
      </vt:variant>
      <vt:variant>
        <vt:lpwstr/>
      </vt:variant>
      <vt:variant>
        <vt:lpwstr>_Toc308427674</vt:lpwstr>
      </vt:variant>
      <vt:variant>
        <vt:i4>1245247</vt:i4>
      </vt:variant>
      <vt:variant>
        <vt:i4>185</vt:i4>
      </vt:variant>
      <vt:variant>
        <vt:i4>0</vt:i4>
      </vt:variant>
      <vt:variant>
        <vt:i4>5</vt:i4>
      </vt:variant>
      <vt:variant>
        <vt:lpwstr/>
      </vt:variant>
      <vt:variant>
        <vt:lpwstr>_Toc308427673</vt:lpwstr>
      </vt:variant>
      <vt:variant>
        <vt:i4>1245247</vt:i4>
      </vt:variant>
      <vt:variant>
        <vt:i4>179</vt:i4>
      </vt:variant>
      <vt:variant>
        <vt:i4>0</vt:i4>
      </vt:variant>
      <vt:variant>
        <vt:i4>5</vt:i4>
      </vt:variant>
      <vt:variant>
        <vt:lpwstr/>
      </vt:variant>
      <vt:variant>
        <vt:lpwstr>_Toc308427672</vt:lpwstr>
      </vt:variant>
      <vt:variant>
        <vt:i4>1245247</vt:i4>
      </vt:variant>
      <vt:variant>
        <vt:i4>173</vt:i4>
      </vt:variant>
      <vt:variant>
        <vt:i4>0</vt:i4>
      </vt:variant>
      <vt:variant>
        <vt:i4>5</vt:i4>
      </vt:variant>
      <vt:variant>
        <vt:lpwstr/>
      </vt:variant>
      <vt:variant>
        <vt:lpwstr>_Toc308427671</vt:lpwstr>
      </vt:variant>
      <vt:variant>
        <vt:i4>1245247</vt:i4>
      </vt:variant>
      <vt:variant>
        <vt:i4>167</vt:i4>
      </vt:variant>
      <vt:variant>
        <vt:i4>0</vt:i4>
      </vt:variant>
      <vt:variant>
        <vt:i4>5</vt:i4>
      </vt:variant>
      <vt:variant>
        <vt:lpwstr/>
      </vt:variant>
      <vt:variant>
        <vt:lpwstr>_Toc308427670</vt:lpwstr>
      </vt:variant>
      <vt:variant>
        <vt:i4>1179711</vt:i4>
      </vt:variant>
      <vt:variant>
        <vt:i4>161</vt:i4>
      </vt:variant>
      <vt:variant>
        <vt:i4>0</vt:i4>
      </vt:variant>
      <vt:variant>
        <vt:i4>5</vt:i4>
      </vt:variant>
      <vt:variant>
        <vt:lpwstr/>
      </vt:variant>
      <vt:variant>
        <vt:lpwstr>_Toc308427669</vt:lpwstr>
      </vt:variant>
      <vt:variant>
        <vt:i4>1179711</vt:i4>
      </vt:variant>
      <vt:variant>
        <vt:i4>155</vt:i4>
      </vt:variant>
      <vt:variant>
        <vt:i4>0</vt:i4>
      </vt:variant>
      <vt:variant>
        <vt:i4>5</vt:i4>
      </vt:variant>
      <vt:variant>
        <vt:lpwstr/>
      </vt:variant>
      <vt:variant>
        <vt:lpwstr>_Toc308427668</vt:lpwstr>
      </vt:variant>
      <vt:variant>
        <vt:i4>1179711</vt:i4>
      </vt:variant>
      <vt:variant>
        <vt:i4>149</vt:i4>
      </vt:variant>
      <vt:variant>
        <vt:i4>0</vt:i4>
      </vt:variant>
      <vt:variant>
        <vt:i4>5</vt:i4>
      </vt:variant>
      <vt:variant>
        <vt:lpwstr/>
      </vt:variant>
      <vt:variant>
        <vt:lpwstr>_Toc308427667</vt:lpwstr>
      </vt:variant>
      <vt:variant>
        <vt:i4>1179711</vt:i4>
      </vt:variant>
      <vt:variant>
        <vt:i4>143</vt:i4>
      </vt:variant>
      <vt:variant>
        <vt:i4>0</vt:i4>
      </vt:variant>
      <vt:variant>
        <vt:i4>5</vt:i4>
      </vt:variant>
      <vt:variant>
        <vt:lpwstr/>
      </vt:variant>
      <vt:variant>
        <vt:lpwstr>_Toc308427666</vt:lpwstr>
      </vt:variant>
      <vt:variant>
        <vt:i4>1179711</vt:i4>
      </vt:variant>
      <vt:variant>
        <vt:i4>137</vt:i4>
      </vt:variant>
      <vt:variant>
        <vt:i4>0</vt:i4>
      </vt:variant>
      <vt:variant>
        <vt:i4>5</vt:i4>
      </vt:variant>
      <vt:variant>
        <vt:lpwstr/>
      </vt:variant>
      <vt:variant>
        <vt:lpwstr>_Toc308427665</vt:lpwstr>
      </vt:variant>
      <vt:variant>
        <vt:i4>1179711</vt:i4>
      </vt:variant>
      <vt:variant>
        <vt:i4>131</vt:i4>
      </vt:variant>
      <vt:variant>
        <vt:i4>0</vt:i4>
      </vt:variant>
      <vt:variant>
        <vt:i4>5</vt:i4>
      </vt:variant>
      <vt:variant>
        <vt:lpwstr/>
      </vt:variant>
      <vt:variant>
        <vt:lpwstr>_Toc308427664</vt:lpwstr>
      </vt:variant>
      <vt:variant>
        <vt:i4>1179711</vt:i4>
      </vt:variant>
      <vt:variant>
        <vt:i4>125</vt:i4>
      </vt:variant>
      <vt:variant>
        <vt:i4>0</vt:i4>
      </vt:variant>
      <vt:variant>
        <vt:i4>5</vt:i4>
      </vt:variant>
      <vt:variant>
        <vt:lpwstr/>
      </vt:variant>
      <vt:variant>
        <vt:lpwstr>_Toc308427663</vt:lpwstr>
      </vt:variant>
      <vt:variant>
        <vt:i4>1179711</vt:i4>
      </vt:variant>
      <vt:variant>
        <vt:i4>119</vt:i4>
      </vt:variant>
      <vt:variant>
        <vt:i4>0</vt:i4>
      </vt:variant>
      <vt:variant>
        <vt:i4>5</vt:i4>
      </vt:variant>
      <vt:variant>
        <vt:lpwstr/>
      </vt:variant>
      <vt:variant>
        <vt:lpwstr>_Toc308427662</vt:lpwstr>
      </vt:variant>
      <vt:variant>
        <vt:i4>1179711</vt:i4>
      </vt:variant>
      <vt:variant>
        <vt:i4>113</vt:i4>
      </vt:variant>
      <vt:variant>
        <vt:i4>0</vt:i4>
      </vt:variant>
      <vt:variant>
        <vt:i4>5</vt:i4>
      </vt:variant>
      <vt:variant>
        <vt:lpwstr/>
      </vt:variant>
      <vt:variant>
        <vt:lpwstr>_Toc308427661</vt:lpwstr>
      </vt:variant>
      <vt:variant>
        <vt:i4>1179711</vt:i4>
      </vt:variant>
      <vt:variant>
        <vt:i4>107</vt:i4>
      </vt:variant>
      <vt:variant>
        <vt:i4>0</vt:i4>
      </vt:variant>
      <vt:variant>
        <vt:i4>5</vt:i4>
      </vt:variant>
      <vt:variant>
        <vt:lpwstr/>
      </vt:variant>
      <vt:variant>
        <vt:lpwstr>_Toc308427660</vt:lpwstr>
      </vt:variant>
      <vt:variant>
        <vt:i4>1114175</vt:i4>
      </vt:variant>
      <vt:variant>
        <vt:i4>101</vt:i4>
      </vt:variant>
      <vt:variant>
        <vt:i4>0</vt:i4>
      </vt:variant>
      <vt:variant>
        <vt:i4>5</vt:i4>
      </vt:variant>
      <vt:variant>
        <vt:lpwstr/>
      </vt:variant>
      <vt:variant>
        <vt:lpwstr>_Toc308427659</vt:lpwstr>
      </vt:variant>
      <vt:variant>
        <vt:i4>1114175</vt:i4>
      </vt:variant>
      <vt:variant>
        <vt:i4>95</vt:i4>
      </vt:variant>
      <vt:variant>
        <vt:i4>0</vt:i4>
      </vt:variant>
      <vt:variant>
        <vt:i4>5</vt:i4>
      </vt:variant>
      <vt:variant>
        <vt:lpwstr/>
      </vt:variant>
      <vt:variant>
        <vt:lpwstr>_Toc308427658</vt:lpwstr>
      </vt:variant>
      <vt:variant>
        <vt:i4>1114175</vt:i4>
      </vt:variant>
      <vt:variant>
        <vt:i4>89</vt:i4>
      </vt:variant>
      <vt:variant>
        <vt:i4>0</vt:i4>
      </vt:variant>
      <vt:variant>
        <vt:i4>5</vt:i4>
      </vt:variant>
      <vt:variant>
        <vt:lpwstr/>
      </vt:variant>
      <vt:variant>
        <vt:lpwstr>_Toc308427657</vt:lpwstr>
      </vt:variant>
      <vt:variant>
        <vt:i4>1114175</vt:i4>
      </vt:variant>
      <vt:variant>
        <vt:i4>83</vt:i4>
      </vt:variant>
      <vt:variant>
        <vt:i4>0</vt:i4>
      </vt:variant>
      <vt:variant>
        <vt:i4>5</vt:i4>
      </vt:variant>
      <vt:variant>
        <vt:lpwstr/>
      </vt:variant>
      <vt:variant>
        <vt:lpwstr>_Toc308427656</vt:lpwstr>
      </vt:variant>
      <vt:variant>
        <vt:i4>1114175</vt:i4>
      </vt:variant>
      <vt:variant>
        <vt:i4>77</vt:i4>
      </vt:variant>
      <vt:variant>
        <vt:i4>0</vt:i4>
      </vt:variant>
      <vt:variant>
        <vt:i4>5</vt:i4>
      </vt:variant>
      <vt:variant>
        <vt:lpwstr/>
      </vt:variant>
      <vt:variant>
        <vt:lpwstr>_Toc308427655</vt:lpwstr>
      </vt:variant>
      <vt:variant>
        <vt:i4>1114175</vt:i4>
      </vt:variant>
      <vt:variant>
        <vt:i4>71</vt:i4>
      </vt:variant>
      <vt:variant>
        <vt:i4>0</vt:i4>
      </vt:variant>
      <vt:variant>
        <vt:i4>5</vt:i4>
      </vt:variant>
      <vt:variant>
        <vt:lpwstr/>
      </vt:variant>
      <vt:variant>
        <vt:lpwstr>_Toc308427654</vt:lpwstr>
      </vt:variant>
      <vt:variant>
        <vt:i4>1114175</vt:i4>
      </vt:variant>
      <vt:variant>
        <vt:i4>65</vt:i4>
      </vt:variant>
      <vt:variant>
        <vt:i4>0</vt:i4>
      </vt:variant>
      <vt:variant>
        <vt:i4>5</vt:i4>
      </vt:variant>
      <vt:variant>
        <vt:lpwstr/>
      </vt:variant>
      <vt:variant>
        <vt:lpwstr>_Toc308427653</vt:lpwstr>
      </vt:variant>
      <vt:variant>
        <vt:i4>1114175</vt:i4>
      </vt:variant>
      <vt:variant>
        <vt:i4>59</vt:i4>
      </vt:variant>
      <vt:variant>
        <vt:i4>0</vt:i4>
      </vt:variant>
      <vt:variant>
        <vt:i4>5</vt:i4>
      </vt:variant>
      <vt:variant>
        <vt:lpwstr/>
      </vt:variant>
      <vt:variant>
        <vt:lpwstr>_Toc308427652</vt:lpwstr>
      </vt:variant>
      <vt:variant>
        <vt:i4>1114175</vt:i4>
      </vt:variant>
      <vt:variant>
        <vt:i4>53</vt:i4>
      </vt:variant>
      <vt:variant>
        <vt:i4>0</vt:i4>
      </vt:variant>
      <vt:variant>
        <vt:i4>5</vt:i4>
      </vt:variant>
      <vt:variant>
        <vt:lpwstr/>
      </vt:variant>
      <vt:variant>
        <vt:lpwstr>_Toc308427651</vt:lpwstr>
      </vt:variant>
      <vt:variant>
        <vt:i4>1114175</vt:i4>
      </vt:variant>
      <vt:variant>
        <vt:i4>47</vt:i4>
      </vt:variant>
      <vt:variant>
        <vt:i4>0</vt:i4>
      </vt:variant>
      <vt:variant>
        <vt:i4>5</vt:i4>
      </vt:variant>
      <vt:variant>
        <vt:lpwstr/>
      </vt:variant>
      <vt:variant>
        <vt:lpwstr>_Toc308427650</vt:lpwstr>
      </vt:variant>
      <vt:variant>
        <vt:i4>1048639</vt:i4>
      </vt:variant>
      <vt:variant>
        <vt:i4>41</vt:i4>
      </vt:variant>
      <vt:variant>
        <vt:i4>0</vt:i4>
      </vt:variant>
      <vt:variant>
        <vt:i4>5</vt:i4>
      </vt:variant>
      <vt:variant>
        <vt:lpwstr/>
      </vt:variant>
      <vt:variant>
        <vt:lpwstr>_Toc308427649</vt:lpwstr>
      </vt:variant>
      <vt:variant>
        <vt:i4>1048639</vt:i4>
      </vt:variant>
      <vt:variant>
        <vt:i4>35</vt:i4>
      </vt:variant>
      <vt:variant>
        <vt:i4>0</vt:i4>
      </vt:variant>
      <vt:variant>
        <vt:i4>5</vt:i4>
      </vt:variant>
      <vt:variant>
        <vt:lpwstr/>
      </vt:variant>
      <vt:variant>
        <vt:lpwstr>_Toc308427648</vt:lpwstr>
      </vt:variant>
      <vt:variant>
        <vt:i4>1048639</vt:i4>
      </vt:variant>
      <vt:variant>
        <vt:i4>29</vt:i4>
      </vt:variant>
      <vt:variant>
        <vt:i4>0</vt:i4>
      </vt:variant>
      <vt:variant>
        <vt:i4>5</vt:i4>
      </vt:variant>
      <vt:variant>
        <vt:lpwstr/>
      </vt:variant>
      <vt:variant>
        <vt:lpwstr>_Toc308427647</vt:lpwstr>
      </vt:variant>
      <vt:variant>
        <vt:i4>1048639</vt:i4>
      </vt:variant>
      <vt:variant>
        <vt:i4>23</vt:i4>
      </vt:variant>
      <vt:variant>
        <vt:i4>0</vt:i4>
      </vt:variant>
      <vt:variant>
        <vt:i4>5</vt:i4>
      </vt:variant>
      <vt:variant>
        <vt:lpwstr/>
      </vt:variant>
      <vt:variant>
        <vt:lpwstr>_Toc308427646</vt:lpwstr>
      </vt:variant>
      <vt:variant>
        <vt:i4>1048639</vt:i4>
      </vt:variant>
      <vt:variant>
        <vt:i4>17</vt:i4>
      </vt:variant>
      <vt:variant>
        <vt:i4>0</vt:i4>
      </vt:variant>
      <vt:variant>
        <vt:i4>5</vt:i4>
      </vt:variant>
      <vt:variant>
        <vt:lpwstr/>
      </vt:variant>
      <vt:variant>
        <vt:lpwstr>_Toc308427645</vt:lpwstr>
      </vt:variant>
      <vt:variant>
        <vt:i4>1048639</vt:i4>
      </vt:variant>
      <vt:variant>
        <vt:i4>11</vt:i4>
      </vt:variant>
      <vt:variant>
        <vt:i4>0</vt:i4>
      </vt:variant>
      <vt:variant>
        <vt:i4>5</vt:i4>
      </vt:variant>
      <vt:variant>
        <vt:lpwstr/>
      </vt:variant>
      <vt:variant>
        <vt:lpwstr>_Toc308427644</vt:lpwstr>
      </vt:variant>
      <vt:variant>
        <vt:i4>1048639</vt:i4>
      </vt:variant>
      <vt:variant>
        <vt:i4>5</vt:i4>
      </vt:variant>
      <vt:variant>
        <vt:i4>0</vt:i4>
      </vt:variant>
      <vt:variant>
        <vt:i4>5</vt:i4>
      </vt:variant>
      <vt:variant>
        <vt:lpwstr/>
      </vt:variant>
      <vt:variant>
        <vt:lpwstr>_Toc308427643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POS Message Specifications</dc:title>
  <dc:subject/>
  <dc:creator>TD Bank Base24 Development Team</dc:creator>
  <cp:keywords>Confidential</cp:keywords>
  <dc:description/>
  <cp:lastModifiedBy>Fernandez, Susana</cp:lastModifiedBy>
  <cp:revision>50</cp:revision>
  <cp:lastPrinted>2021-09-24T20:13:00Z</cp:lastPrinted>
  <dcterms:created xsi:type="dcterms:W3CDTF">2023-01-26T18:18:00Z</dcterms:created>
  <dcterms:modified xsi:type="dcterms:W3CDTF">2023-01-31T22:46:00Z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772625971</vt:i4>
  </property>
  <property fmtid="{D5CDD505-2E9C-101B-9397-08002B2CF9AE}" pid="3" name="TitusGUID">
    <vt:lpwstr>c0eddfd3-d3df-4f7d-a346-bd3e2de2a95f</vt:lpwstr>
  </property>
  <property fmtid="{D5CDD505-2E9C-101B-9397-08002B2CF9AE}" pid="4" name="aliashDocumentMarking">
    <vt:lpwstr>Confidential</vt:lpwstr>
  </property>
  <property fmtid="{D5CDD505-2E9C-101B-9397-08002B2CF9AE}" pid="5" name="TDDCSClassification">
    <vt:lpwstr>Confidential</vt:lpwstr>
  </property>
  <property fmtid="{D5CDD505-2E9C-101B-9397-08002B2CF9AE}" pid="6" name="kjhasxiQ">
    <vt:lpwstr>Confidential</vt:lpwstr>
  </property>
  <property fmtid="{D5CDD505-2E9C-101B-9397-08002B2CF9AE}" pid="7" name="TD_Classification">
    <vt:lpwstr>Internal</vt:lpwstr>
  </property>
  <property fmtid="{D5CDD505-2E9C-101B-9397-08002B2CF9AE}" pid="8" name="MSIP_Label_88c63503-0fb3-4712-a32e-7ecb4b7d79e8_Enabled">
    <vt:lpwstr>true</vt:lpwstr>
  </property>
  <property fmtid="{D5CDD505-2E9C-101B-9397-08002B2CF9AE}" pid="9" name="MSIP_Label_88c63503-0fb3-4712-a32e-7ecb4b7d79e8_SetDate">
    <vt:lpwstr>2023-01-31T22:46:51Z</vt:lpwstr>
  </property>
  <property fmtid="{D5CDD505-2E9C-101B-9397-08002B2CF9AE}" pid="10" name="MSIP_Label_88c63503-0fb3-4712-a32e-7ecb4b7d79e8_Method">
    <vt:lpwstr>Privileged</vt:lpwstr>
  </property>
  <property fmtid="{D5CDD505-2E9C-101B-9397-08002B2CF9AE}" pid="11" name="MSIP_Label_88c63503-0fb3-4712-a32e-7ecb4b7d79e8_Name">
    <vt:lpwstr>88c63503-0fb3-4712-a32e-7ecb4b7d79e8</vt:lpwstr>
  </property>
  <property fmtid="{D5CDD505-2E9C-101B-9397-08002B2CF9AE}" pid="12" name="MSIP_Label_88c63503-0fb3-4712-a32e-7ecb4b7d79e8_SiteId">
    <vt:lpwstr>d9da684f-2c03-432a-a7b6-ed714ffc7683</vt:lpwstr>
  </property>
  <property fmtid="{D5CDD505-2E9C-101B-9397-08002B2CF9AE}" pid="13" name="MSIP_Label_88c63503-0fb3-4712-a32e-7ecb4b7d79e8_ActionId">
    <vt:lpwstr>0888fcd3-9ca4-4f84-803d-379b9d7f35c0</vt:lpwstr>
  </property>
  <property fmtid="{D5CDD505-2E9C-101B-9397-08002B2CF9AE}" pid="14" name="MSIP_Label_88c63503-0fb3-4712-a32e-7ecb4b7d79e8_ContentBits">
    <vt:lpwstr>2</vt:lpwstr>
  </property>
</Properties>
</file>